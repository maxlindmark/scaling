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3823DE" w14:textId="6B922218" w:rsidR="00660D1C" w:rsidRPr="00972C7F" w:rsidRDefault="00660D1C" w:rsidP="002E3379">
      <w:pPr>
        <w:spacing w:line="480" w:lineRule="auto"/>
        <w:contextualSpacing/>
        <w:jc w:val="both"/>
        <w:rPr>
          <w:rFonts w:cstheme="minorHAnsi"/>
          <w:i/>
          <w:sz w:val="28"/>
          <w:szCs w:val="44"/>
          <w:lang w:val="en-GB"/>
        </w:rPr>
      </w:pPr>
      <w:commentRangeStart w:id="0"/>
      <w:commentRangeStart w:id="1"/>
      <w:commentRangeStart w:id="2"/>
      <w:r w:rsidRPr="00972C7F">
        <w:rPr>
          <w:rFonts w:cstheme="minorHAnsi"/>
          <w:i/>
          <w:sz w:val="28"/>
          <w:szCs w:val="44"/>
          <w:lang w:val="en-GB"/>
        </w:rPr>
        <w:t>Intraspecific scaling of individual growth, consumption and metabolism with temperature and body mass across fishes</w:t>
      </w:r>
      <w:commentRangeEnd w:id="0"/>
      <w:r w:rsidR="00AD3E75">
        <w:rPr>
          <w:rStyle w:val="CommentReference"/>
        </w:rPr>
        <w:commentReference w:id="0"/>
      </w:r>
      <w:commentRangeEnd w:id="1"/>
      <w:r w:rsidR="002555FD">
        <w:rPr>
          <w:rStyle w:val="CommentReference"/>
        </w:rPr>
        <w:commentReference w:id="1"/>
      </w:r>
      <w:commentRangeEnd w:id="2"/>
      <w:r w:rsidR="002D70E2">
        <w:rPr>
          <w:rStyle w:val="CommentReference"/>
        </w:rPr>
        <w:commentReference w:id="2"/>
      </w:r>
    </w:p>
    <w:p w14:paraId="07BE3285" w14:textId="7F5A985B" w:rsidR="00F274F5" w:rsidRPr="008A24A3" w:rsidRDefault="00F274F5" w:rsidP="002E3379">
      <w:pPr>
        <w:spacing w:line="480" w:lineRule="auto"/>
        <w:contextualSpacing/>
        <w:jc w:val="both"/>
        <w:rPr>
          <w:rFonts w:cstheme="minorHAnsi"/>
          <w:vertAlign w:val="superscript"/>
        </w:rPr>
      </w:pPr>
      <w:r w:rsidRPr="008A24A3">
        <w:rPr>
          <w:rFonts w:cstheme="minorHAnsi"/>
        </w:rPr>
        <w:t>Max Lindmark</w:t>
      </w:r>
      <w:r w:rsidRPr="008A24A3">
        <w:rPr>
          <w:rFonts w:cstheme="minorHAnsi"/>
          <w:vertAlign w:val="superscript"/>
        </w:rPr>
        <w:t>a,1</w:t>
      </w:r>
      <w:r w:rsidRPr="008A24A3">
        <w:rPr>
          <w:rFonts w:cstheme="minorHAnsi"/>
        </w:rPr>
        <w:t>, Jan Ohlberger</w:t>
      </w:r>
      <w:r w:rsidRPr="008A24A3">
        <w:rPr>
          <w:rFonts w:cstheme="minorHAnsi"/>
          <w:vertAlign w:val="superscript"/>
        </w:rPr>
        <w:t>b</w:t>
      </w:r>
      <w:r w:rsidRPr="008A24A3">
        <w:rPr>
          <w:rFonts w:cstheme="minorHAnsi"/>
        </w:rPr>
        <w:t>, Anna Gårdmark</w:t>
      </w:r>
      <w:r w:rsidRPr="008A24A3">
        <w:rPr>
          <w:rFonts w:cstheme="minorHAnsi"/>
          <w:vertAlign w:val="superscript"/>
        </w:rPr>
        <w:t>c</w:t>
      </w:r>
    </w:p>
    <w:p w14:paraId="26A4BCA9"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a </w:t>
      </w:r>
      <w:r w:rsidRPr="00972C7F">
        <w:rPr>
          <w:lang w:val="en-GB"/>
        </w:rPr>
        <w:t xml:space="preserve">Swedish University of Agricultural Sciences, Department of Aquatic Resources, Institute of Coastal Research, </w:t>
      </w:r>
      <w:proofErr w:type="spellStart"/>
      <w:r w:rsidRPr="00972C7F">
        <w:rPr>
          <w:lang w:val="en-GB"/>
        </w:rPr>
        <w:t>Skolgatan</w:t>
      </w:r>
      <w:proofErr w:type="spellEnd"/>
      <w:r w:rsidRPr="00972C7F">
        <w:rPr>
          <w:lang w:val="en-GB"/>
        </w:rPr>
        <w:t xml:space="preserve"> 6, </w:t>
      </w:r>
      <w:proofErr w:type="spellStart"/>
      <w:r w:rsidRPr="00972C7F">
        <w:rPr>
          <w:lang w:val="en-GB"/>
        </w:rPr>
        <w:t>Öregrund</w:t>
      </w:r>
      <w:proofErr w:type="spellEnd"/>
      <w:r w:rsidRPr="00972C7F">
        <w:rPr>
          <w:lang w:val="en-GB"/>
        </w:rPr>
        <w:t xml:space="preserve"> 742 42, Sweden</w:t>
      </w:r>
    </w:p>
    <w:p w14:paraId="18E6568B"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b </w:t>
      </w:r>
      <w:r w:rsidRPr="00972C7F">
        <w:rPr>
          <w:lang w:val="en-GB"/>
        </w:rPr>
        <w:t>School of Aquatic and Fishery Sciences (SAFS), University of Washington, Box 355020, Seattle, WA 98195-5020, USA</w:t>
      </w:r>
    </w:p>
    <w:p w14:paraId="5792E058"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c </w:t>
      </w:r>
      <w:r w:rsidRPr="00972C7F">
        <w:rPr>
          <w:lang w:val="en-GB"/>
        </w:rPr>
        <w:t xml:space="preserve">Swedish University of Agricultural Sciences, Department of Aquatic Resources, </w:t>
      </w:r>
      <w:proofErr w:type="spellStart"/>
      <w:r w:rsidRPr="00972C7F">
        <w:rPr>
          <w:lang w:val="en-GB"/>
        </w:rPr>
        <w:t>Skolgatan</w:t>
      </w:r>
      <w:proofErr w:type="spellEnd"/>
      <w:r w:rsidRPr="00972C7F">
        <w:rPr>
          <w:lang w:val="en-GB"/>
        </w:rPr>
        <w:t xml:space="preserve"> 6, SE-742 42 </w:t>
      </w:r>
      <w:proofErr w:type="spellStart"/>
      <w:r w:rsidRPr="00972C7F">
        <w:rPr>
          <w:lang w:val="en-GB"/>
        </w:rPr>
        <w:t>Öregrund</w:t>
      </w:r>
      <w:proofErr w:type="spellEnd"/>
      <w:r w:rsidRPr="00972C7F">
        <w:rPr>
          <w:lang w:val="en-GB"/>
        </w:rPr>
        <w:t xml:space="preserve">, Sweden </w:t>
      </w:r>
    </w:p>
    <w:p w14:paraId="38B5859B" w14:textId="77777777" w:rsidR="00F274F5" w:rsidRPr="00972C7F" w:rsidRDefault="00F274F5" w:rsidP="002E3379">
      <w:pPr>
        <w:spacing w:line="480" w:lineRule="auto"/>
        <w:contextualSpacing/>
        <w:jc w:val="both"/>
        <w:rPr>
          <w:rFonts w:cstheme="minorHAnsi"/>
          <w:lang w:val="en-GB"/>
        </w:rPr>
      </w:pPr>
      <w:r w:rsidRPr="00972C7F">
        <w:rPr>
          <w:rFonts w:cstheme="minorHAnsi"/>
          <w:vertAlign w:val="superscript"/>
          <w:lang w:val="en-GB"/>
        </w:rPr>
        <w:t>1</w:t>
      </w:r>
      <w:r w:rsidRPr="00972C7F">
        <w:rPr>
          <w:rFonts w:cstheme="minorHAnsi"/>
          <w:lang w:val="en-GB"/>
        </w:rPr>
        <w:t xml:space="preserve"> Author to whom correspondence should be addressed. Current address:</w:t>
      </w:r>
    </w:p>
    <w:p w14:paraId="26D36BE5" w14:textId="77777777" w:rsidR="00F274F5" w:rsidRPr="00972C7F" w:rsidRDefault="00F274F5" w:rsidP="002E3379">
      <w:pPr>
        <w:spacing w:line="480" w:lineRule="auto"/>
        <w:contextualSpacing/>
        <w:jc w:val="both"/>
        <w:rPr>
          <w:rFonts w:cstheme="minorHAnsi"/>
          <w:lang w:val="en-GB"/>
        </w:rPr>
      </w:pPr>
      <w:r w:rsidRPr="00972C7F">
        <w:rPr>
          <w:rFonts w:cstheme="minorHAnsi"/>
          <w:lang w:val="en-GB"/>
        </w:rPr>
        <w:t xml:space="preserve">Max Lindmark, Swedish University of Agricultural Sciences, Department of Aquatic Resources, Institute of Coastal Research, </w:t>
      </w:r>
      <w:proofErr w:type="spellStart"/>
      <w:r w:rsidRPr="00972C7F">
        <w:rPr>
          <w:rFonts w:cstheme="minorHAnsi"/>
          <w:lang w:val="en-GB"/>
        </w:rPr>
        <w:t>Skolgatan</w:t>
      </w:r>
      <w:proofErr w:type="spellEnd"/>
      <w:r w:rsidRPr="00972C7F">
        <w:rPr>
          <w:rFonts w:cstheme="minorHAnsi"/>
          <w:lang w:val="en-GB"/>
        </w:rPr>
        <w:t xml:space="preserve"> 6, </w:t>
      </w:r>
      <w:proofErr w:type="spellStart"/>
      <w:r w:rsidRPr="00972C7F">
        <w:rPr>
          <w:rFonts w:cstheme="minorHAnsi"/>
          <w:lang w:val="en-GB"/>
        </w:rPr>
        <w:t>Öregrund</w:t>
      </w:r>
      <w:proofErr w:type="spellEnd"/>
      <w:r w:rsidRPr="00972C7F">
        <w:rPr>
          <w:rFonts w:cstheme="minorHAnsi"/>
          <w:lang w:val="en-GB"/>
        </w:rPr>
        <w:t xml:space="preserve"> 742 42, Sweden, Tel.: +46(0)104784137, email: </w:t>
      </w:r>
      <w:hyperlink r:id="rId15" w:history="1">
        <w:r w:rsidRPr="00972C7F">
          <w:rPr>
            <w:rStyle w:val="Hyperlink"/>
            <w:rFonts w:cstheme="minorHAnsi"/>
            <w:lang w:val="en-GB"/>
          </w:rPr>
          <w:t>max.lindmark@slu.se</w:t>
        </w:r>
      </w:hyperlink>
    </w:p>
    <w:p w14:paraId="17DEE8D7" w14:textId="77777777" w:rsidR="00F274F5" w:rsidRPr="00972C7F" w:rsidRDefault="00F274F5" w:rsidP="002E3379">
      <w:pPr>
        <w:spacing w:line="480" w:lineRule="auto"/>
        <w:contextualSpacing/>
        <w:jc w:val="both"/>
        <w:rPr>
          <w:lang w:val="en-GB"/>
        </w:rPr>
      </w:pPr>
    </w:p>
    <w:p w14:paraId="359AA583" w14:textId="3C24C9EB" w:rsidR="0037173B" w:rsidRPr="00972C7F" w:rsidRDefault="00F274F5" w:rsidP="002E3379">
      <w:pPr>
        <w:tabs>
          <w:tab w:val="left" w:pos="6690"/>
        </w:tabs>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KEY WORDS</w:t>
      </w:r>
      <w:r w:rsidRPr="00972C7F">
        <w:rPr>
          <w:rFonts w:cstheme="minorHAnsi"/>
          <w:color w:val="333333"/>
          <w:shd w:val="clear" w:color="auto" w:fill="FFFFFF"/>
          <w:lang w:val="en-GB"/>
        </w:rPr>
        <w:t>:</w:t>
      </w:r>
      <w:r w:rsidR="00771E35" w:rsidRPr="00972C7F">
        <w:rPr>
          <w:rFonts w:cstheme="minorHAnsi"/>
          <w:color w:val="333333"/>
          <w:shd w:val="clear" w:color="auto" w:fill="FFFFFF"/>
          <w:lang w:val="en-GB"/>
        </w:rPr>
        <w:tab/>
      </w:r>
    </w:p>
    <w:p w14:paraId="16AFDA0C" w14:textId="77777777" w:rsidR="00EF519B" w:rsidRPr="00972C7F" w:rsidRDefault="00EF519B" w:rsidP="002E3379">
      <w:pPr>
        <w:spacing w:line="480" w:lineRule="auto"/>
        <w:contextualSpacing/>
        <w:jc w:val="both"/>
        <w:rPr>
          <w:rFonts w:cstheme="minorHAnsi"/>
          <w:b/>
          <w:color w:val="333333"/>
          <w:shd w:val="clear" w:color="auto" w:fill="FFFFFF"/>
          <w:lang w:val="en-GB"/>
        </w:rPr>
      </w:pPr>
    </w:p>
    <w:p w14:paraId="6B0A1161" w14:textId="77777777" w:rsidR="00387D02" w:rsidRPr="00972C7F" w:rsidRDefault="0037173B" w:rsidP="002E3379">
      <w:pPr>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WORD COUNT</w:t>
      </w:r>
      <w:r w:rsidRPr="00972C7F">
        <w:rPr>
          <w:rFonts w:cstheme="minorHAnsi"/>
          <w:color w:val="333333"/>
          <w:shd w:val="clear" w:color="auto" w:fill="FFFFFF"/>
          <w:lang w:val="en-GB"/>
        </w:rPr>
        <w:t>:</w:t>
      </w:r>
      <w:r w:rsidR="00E374D5" w:rsidRPr="00972C7F">
        <w:rPr>
          <w:rFonts w:cstheme="minorHAnsi"/>
          <w:color w:val="333333"/>
          <w:shd w:val="clear" w:color="auto" w:fill="FFFFFF"/>
          <w:lang w:val="en-GB"/>
        </w:rPr>
        <w:t xml:space="preserve"> </w:t>
      </w:r>
    </w:p>
    <w:p w14:paraId="502E660F" w14:textId="2E2FC478" w:rsidR="00387D02" w:rsidRPr="00972C7F" w:rsidRDefault="00E374D5"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Abstract: </w:t>
      </w:r>
      <w:r w:rsidR="00DB4AD8" w:rsidRPr="00972C7F">
        <w:rPr>
          <w:rFonts w:cstheme="minorHAnsi"/>
          <w:color w:val="333333"/>
          <w:shd w:val="clear" w:color="auto" w:fill="FFFFFF"/>
          <w:lang w:val="en-GB"/>
        </w:rPr>
        <w:t>~</w:t>
      </w:r>
      <w:r w:rsidR="000072CE" w:rsidRPr="00972C7F">
        <w:rPr>
          <w:rFonts w:cstheme="minorHAnsi"/>
          <w:color w:val="333333"/>
          <w:shd w:val="clear" w:color="auto" w:fill="FFFFFF"/>
          <w:lang w:val="en-GB"/>
        </w:rPr>
        <w:t>2</w:t>
      </w:r>
      <w:r w:rsidR="00D33126" w:rsidRPr="00972C7F">
        <w:rPr>
          <w:rFonts w:cstheme="minorHAnsi"/>
          <w:color w:val="333333"/>
          <w:shd w:val="clear" w:color="auto" w:fill="FFFFFF"/>
          <w:lang w:val="en-GB"/>
        </w:rPr>
        <w:t>34</w:t>
      </w:r>
    </w:p>
    <w:p w14:paraId="01F65DA7" w14:textId="780FD3EF" w:rsidR="00387D02" w:rsidRPr="00972C7F" w:rsidRDefault="00E374D5" w:rsidP="002E3379">
      <w:pPr>
        <w:spacing w:line="480" w:lineRule="auto"/>
        <w:contextualSpacing/>
        <w:jc w:val="both"/>
        <w:rPr>
          <w:rFonts w:cstheme="minorHAnsi"/>
          <w:color w:val="FF0000"/>
          <w:shd w:val="clear" w:color="auto" w:fill="FFFFFF"/>
          <w:lang w:val="en-GB"/>
        </w:rPr>
      </w:pPr>
      <w:r w:rsidRPr="00972C7F">
        <w:rPr>
          <w:rFonts w:cstheme="minorHAnsi"/>
          <w:color w:val="333333"/>
          <w:shd w:val="clear" w:color="auto" w:fill="FFFFFF"/>
          <w:lang w:val="en-GB"/>
        </w:rPr>
        <w:t xml:space="preserve">Introduction: </w:t>
      </w:r>
      <w:r w:rsidR="00DB4AD8" w:rsidRPr="00972C7F">
        <w:rPr>
          <w:rFonts w:cstheme="minorHAnsi"/>
          <w:shd w:val="clear" w:color="auto" w:fill="FFFFFF"/>
          <w:lang w:val="en-GB"/>
        </w:rPr>
        <w:t>~</w:t>
      </w:r>
      <w:r w:rsidR="00136DE1" w:rsidRPr="00972C7F">
        <w:rPr>
          <w:rFonts w:cstheme="minorHAnsi"/>
          <w:shd w:val="clear" w:color="auto" w:fill="FFFFFF"/>
          <w:lang w:val="en-GB"/>
        </w:rPr>
        <w:t>1400</w:t>
      </w:r>
    </w:p>
    <w:p w14:paraId="68A5535C" w14:textId="1F1EB77D" w:rsidR="00387D02" w:rsidRPr="00972C7F" w:rsidRDefault="00125A25"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Methods: </w:t>
      </w:r>
      <w:r w:rsidR="00AE68F9" w:rsidRPr="00972C7F">
        <w:rPr>
          <w:rFonts w:cstheme="minorHAnsi"/>
          <w:color w:val="333333"/>
          <w:shd w:val="clear" w:color="auto" w:fill="FFFFFF"/>
          <w:lang w:val="en-GB"/>
        </w:rPr>
        <w:t>~</w:t>
      </w:r>
      <w:r w:rsidR="00D33126" w:rsidRPr="00972C7F">
        <w:rPr>
          <w:rFonts w:cstheme="minorHAnsi"/>
          <w:color w:val="333333"/>
          <w:shd w:val="clear" w:color="auto" w:fill="FFFFFF"/>
          <w:lang w:val="en-GB"/>
        </w:rPr>
        <w:t xml:space="preserve"> 2000</w:t>
      </w:r>
    </w:p>
    <w:p w14:paraId="6B8B38DB" w14:textId="3EB9BDE7" w:rsidR="00387D02" w:rsidRPr="00972C7F" w:rsidRDefault="00BC0EF7"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Results: </w:t>
      </w:r>
      <w:r w:rsidR="00762BEA" w:rsidRPr="00972C7F">
        <w:rPr>
          <w:rFonts w:cstheme="minorHAnsi"/>
          <w:color w:val="333333"/>
          <w:shd w:val="clear" w:color="auto" w:fill="FFFFFF"/>
          <w:lang w:val="en-GB"/>
        </w:rPr>
        <w:t>~</w:t>
      </w:r>
      <w:r w:rsidR="00F462EF" w:rsidRPr="00972C7F">
        <w:rPr>
          <w:rFonts w:cstheme="minorHAnsi"/>
          <w:color w:val="333333"/>
          <w:shd w:val="clear" w:color="auto" w:fill="FFFFFF"/>
          <w:lang w:val="en-GB"/>
        </w:rPr>
        <w:t>1000</w:t>
      </w:r>
    </w:p>
    <w:p w14:paraId="5EDE250F" w14:textId="1E091C9A" w:rsidR="007C13D9" w:rsidRPr="00972C7F" w:rsidRDefault="00BC0EF7"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Discussion: </w:t>
      </w:r>
      <w:r w:rsidR="00762BEA" w:rsidRPr="00972C7F">
        <w:rPr>
          <w:rFonts w:cstheme="minorHAnsi"/>
          <w:color w:val="333333"/>
          <w:shd w:val="clear" w:color="auto" w:fill="FFFFFF"/>
          <w:lang w:val="en-GB"/>
        </w:rPr>
        <w:t>~</w:t>
      </w:r>
      <w:r w:rsidR="00D076D4" w:rsidRPr="00972C7F">
        <w:rPr>
          <w:rFonts w:cstheme="minorHAnsi"/>
          <w:color w:val="333333"/>
          <w:shd w:val="clear" w:color="auto" w:fill="FFFFFF"/>
          <w:lang w:val="en-GB"/>
        </w:rPr>
        <w:t>2100</w:t>
      </w:r>
    </w:p>
    <w:p w14:paraId="35C98543" w14:textId="223FC75A" w:rsidR="00EF519B" w:rsidRPr="00972C7F" w:rsidRDefault="002564E8"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Total: ~ </w:t>
      </w:r>
      <w:r w:rsidR="00732AE6" w:rsidRPr="00972C7F">
        <w:rPr>
          <w:rFonts w:cstheme="minorHAnsi"/>
          <w:color w:val="333333"/>
          <w:shd w:val="clear" w:color="auto" w:fill="FFFFFF"/>
          <w:lang w:val="en-GB"/>
        </w:rPr>
        <w:t>6</w:t>
      </w:r>
      <w:r w:rsidR="003E44B3" w:rsidRPr="00972C7F">
        <w:rPr>
          <w:rFonts w:cstheme="minorHAnsi"/>
          <w:color w:val="333333"/>
          <w:shd w:val="clear" w:color="auto" w:fill="FFFFFF"/>
          <w:lang w:val="en-GB"/>
        </w:rPr>
        <w:t>5</w:t>
      </w:r>
      <w:r w:rsidR="00081DFE" w:rsidRPr="00972C7F">
        <w:rPr>
          <w:rFonts w:cstheme="minorHAnsi"/>
          <w:color w:val="333333"/>
          <w:shd w:val="clear" w:color="auto" w:fill="FFFFFF"/>
          <w:lang w:val="en-GB"/>
        </w:rPr>
        <w:t>00</w:t>
      </w:r>
    </w:p>
    <w:p w14:paraId="68949B81" w14:textId="77777777" w:rsidR="00EF519B" w:rsidRPr="00972C7F" w:rsidRDefault="00EF519B" w:rsidP="002E3379">
      <w:pPr>
        <w:spacing w:line="480" w:lineRule="auto"/>
        <w:contextualSpacing/>
        <w:jc w:val="both"/>
        <w:rPr>
          <w:rFonts w:cstheme="minorHAnsi"/>
          <w:color w:val="333333"/>
          <w:shd w:val="clear" w:color="auto" w:fill="FFFFFF"/>
          <w:lang w:val="en-GB"/>
        </w:rPr>
      </w:pPr>
    </w:p>
    <w:p w14:paraId="145C3C71" w14:textId="31DD91C4" w:rsidR="006367A2" w:rsidRPr="004559BC" w:rsidRDefault="009E7C95" w:rsidP="002E3379">
      <w:pPr>
        <w:spacing w:line="480" w:lineRule="auto"/>
        <w:contextualSpacing/>
        <w:jc w:val="both"/>
        <w:rPr>
          <w:rFonts w:cstheme="minorHAnsi"/>
          <w:b/>
          <w:lang w:val="en-GB"/>
        </w:rPr>
      </w:pPr>
      <w:r w:rsidRPr="004559BC">
        <w:rPr>
          <w:rFonts w:cstheme="minorHAnsi"/>
          <w:b/>
          <w:lang w:val="en-GB"/>
        </w:rPr>
        <w:lastRenderedPageBreak/>
        <w:t>Abstract</w:t>
      </w:r>
    </w:p>
    <w:p w14:paraId="7E99AF2C" w14:textId="6B60D48E" w:rsidR="00B73BBC" w:rsidRPr="00C34579" w:rsidRDefault="007560DE" w:rsidP="004559BC">
      <w:pPr>
        <w:pStyle w:val="ListParagraph"/>
        <w:spacing w:line="480" w:lineRule="auto"/>
        <w:ind w:left="0"/>
        <w:jc w:val="both"/>
        <w:rPr>
          <w:rFonts w:cstheme="minorHAnsi"/>
          <w:lang w:val="en-GB"/>
        </w:rPr>
      </w:pPr>
      <w:r w:rsidRPr="00C34579">
        <w:rPr>
          <w:rFonts w:cstheme="minorHAnsi"/>
          <w:lang w:val="en-GB"/>
        </w:rPr>
        <w:t xml:space="preserve">Warming of aquatic </w:t>
      </w:r>
      <w:r w:rsidR="002E6261">
        <w:rPr>
          <w:rFonts w:cstheme="minorHAnsi"/>
          <w:lang w:val="en-GB"/>
        </w:rPr>
        <w:t>ecosystems</w:t>
      </w:r>
      <w:r w:rsidR="002E6261" w:rsidRPr="00C34579">
        <w:rPr>
          <w:rFonts w:cstheme="minorHAnsi"/>
          <w:lang w:val="en-GB"/>
        </w:rPr>
        <w:t xml:space="preserve"> </w:t>
      </w:r>
      <w:r w:rsidRPr="00C34579">
        <w:rPr>
          <w:rFonts w:cstheme="minorHAnsi"/>
          <w:lang w:val="en-GB"/>
        </w:rPr>
        <w:t xml:space="preserve">is </w:t>
      </w:r>
      <w:r w:rsidR="008C04A6" w:rsidRPr="009A5AD0">
        <w:rPr>
          <w:rFonts w:cstheme="minorHAnsi"/>
          <w:lang w:val="en-GB"/>
        </w:rPr>
        <w:t xml:space="preserve">generally </w:t>
      </w:r>
      <w:r w:rsidRPr="009A5AD0">
        <w:rPr>
          <w:rFonts w:cstheme="minorHAnsi"/>
          <w:lang w:val="en-GB"/>
        </w:rPr>
        <w:t xml:space="preserve">predicted to </w:t>
      </w:r>
      <w:r w:rsidR="0040595A" w:rsidRPr="009A5AD0">
        <w:rPr>
          <w:rFonts w:cstheme="minorHAnsi"/>
          <w:lang w:val="en-GB"/>
        </w:rPr>
        <w:t xml:space="preserve">increase </w:t>
      </w:r>
      <w:r w:rsidR="006F4D47" w:rsidRPr="009A5AD0">
        <w:rPr>
          <w:rFonts w:cstheme="minorHAnsi"/>
          <w:lang w:val="en-GB"/>
        </w:rPr>
        <w:t>individual</w:t>
      </w:r>
      <w:r w:rsidR="002951F3" w:rsidRPr="009A5AD0">
        <w:rPr>
          <w:rFonts w:cstheme="minorHAnsi"/>
          <w:lang w:val="en-GB"/>
        </w:rPr>
        <w:t xml:space="preserve"> </w:t>
      </w:r>
      <w:r w:rsidR="00C4149F" w:rsidRPr="009A5AD0">
        <w:rPr>
          <w:rFonts w:cstheme="minorHAnsi"/>
          <w:lang w:val="en-GB"/>
        </w:rPr>
        <w:t xml:space="preserve">growth rates and </w:t>
      </w:r>
      <w:r w:rsidR="005A6B09" w:rsidRPr="009A5AD0">
        <w:rPr>
          <w:rFonts w:cstheme="minorHAnsi"/>
          <w:lang w:val="en-GB"/>
        </w:rPr>
        <w:t>reduce</w:t>
      </w:r>
      <w:r w:rsidR="00C4149F" w:rsidRPr="009A5AD0">
        <w:rPr>
          <w:rFonts w:cstheme="minorHAnsi"/>
          <w:lang w:val="en-GB"/>
        </w:rPr>
        <w:t xml:space="preserve"> </w:t>
      </w:r>
      <w:r w:rsidRPr="009A5AD0">
        <w:rPr>
          <w:rFonts w:cstheme="minorHAnsi"/>
          <w:lang w:val="en-GB"/>
        </w:rPr>
        <w:t>asymptotic body</w:t>
      </w:r>
      <w:r w:rsidR="00221E16" w:rsidRPr="009A5AD0">
        <w:rPr>
          <w:rFonts w:cstheme="minorHAnsi"/>
          <w:lang w:val="en-GB"/>
        </w:rPr>
        <w:t xml:space="preserve"> sizes</w:t>
      </w:r>
      <w:r w:rsidR="004B2A5F" w:rsidRPr="009A5AD0">
        <w:rPr>
          <w:rFonts w:cstheme="minorHAnsi"/>
          <w:lang w:val="en-GB"/>
        </w:rPr>
        <w:t xml:space="preserve"> of ectotherms</w:t>
      </w:r>
      <w:r w:rsidR="00C4149F" w:rsidRPr="009A5AD0">
        <w:rPr>
          <w:rFonts w:cstheme="minorHAnsi"/>
          <w:lang w:val="en-GB"/>
        </w:rPr>
        <w:t xml:space="preserve">. </w:t>
      </w:r>
      <w:r w:rsidR="00C4149F" w:rsidRPr="006C7603">
        <w:rPr>
          <w:rFonts w:cstheme="minorHAnsi"/>
          <w:lang w:val="en-GB"/>
        </w:rPr>
        <w:t xml:space="preserve">However, </w:t>
      </w:r>
      <w:r w:rsidR="009E3FEF" w:rsidRPr="006C7603">
        <w:rPr>
          <w:rFonts w:cstheme="minorHAnsi"/>
          <w:lang w:val="en-GB"/>
        </w:rPr>
        <w:t xml:space="preserve">we lack a comprehensive </w:t>
      </w:r>
      <w:r w:rsidR="00457D7E" w:rsidRPr="006C7603">
        <w:rPr>
          <w:rFonts w:cstheme="minorHAnsi"/>
          <w:lang w:val="en-GB"/>
        </w:rPr>
        <w:t xml:space="preserve">understanding </w:t>
      </w:r>
      <w:r w:rsidR="009E3FEF" w:rsidRPr="006C7603">
        <w:rPr>
          <w:rFonts w:cstheme="minorHAnsi"/>
          <w:lang w:val="en-GB"/>
        </w:rPr>
        <w:t>of average intraspecific scaling of growth</w:t>
      </w:r>
      <w:r w:rsidR="009D408E" w:rsidRPr="006C7603">
        <w:rPr>
          <w:rFonts w:cstheme="minorHAnsi"/>
          <w:lang w:val="en-GB"/>
        </w:rPr>
        <w:t xml:space="preserve"> and </w:t>
      </w:r>
      <w:r w:rsidR="006478C8" w:rsidRPr="006C7603">
        <w:rPr>
          <w:rFonts w:cstheme="minorHAnsi"/>
          <w:lang w:val="en-GB"/>
        </w:rPr>
        <w:t xml:space="preserve">the key processes affecting it </w:t>
      </w:r>
      <w:r w:rsidR="006478C8" w:rsidRPr="006C7603">
        <w:rPr>
          <w:lang w:val="en-GB"/>
        </w:rPr>
        <w:t xml:space="preserve">(e.g., metabolism and consumption) </w:t>
      </w:r>
      <w:r w:rsidR="009E3FEF" w:rsidRPr="006C7603">
        <w:rPr>
          <w:rFonts w:cstheme="minorHAnsi"/>
          <w:lang w:val="en-GB"/>
        </w:rPr>
        <w:t xml:space="preserve">with body mass and </w:t>
      </w:r>
      <w:r w:rsidR="00F568DE" w:rsidRPr="006C7603">
        <w:rPr>
          <w:rFonts w:cstheme="minorHAnsi"/>
          <w:lang w:val="en-GB"/>
        </w:rPr>
        <w:t>temperature</w:t>
      </w:r>
      <w:r w:rsidR="000C765B" w:rsidRPr="006C7603">
        <w:rPr>
          <w:rFonts w:cstheme="minorHAnsi"/>
          <w:lang w:val="en-GB"/>
        </w:rPr>
        <w:t xml:space="preserve">. </w:t>
      </w:r>
      <w:r w:rsidR="003B5AC8" w:rsidRPr="006C7603">
        <w:rPr>
          <w:rFonts w:cstheme="minorHAnsi"/>
          <w:lang w:val="en-GB"/>
        </w:rPr>
        <w:t xml:space="preserve">This limits our ability </w:t>
      </w:r>
      <w:r w:rsidR="000F1CA5" w:rsidRPr="006C7603">
        <w:rPr>
          <w:rFonts w:cstheme="minorHAnsi"/>
          <w:lang w:val="en-GB"/>
        </w:rPr>
        <w:t>to</w:t>
      </w:r>
      <w:r w:rsidR="00F44315" w:rsidRPr="006C7603">
        <w:rPr>
          <w:rFonts w:cstheme="minorHAnsi"/>
          <w:lang w:val="en-GB"/>
        </w:rPr>
        <w:t xml:space="preserve"> inform </w:t>
      </w:r>
      <w:r w:rsidR="009D2A0D" w:rsidRPr="006C7603">
        <w:rPr>
          <w:rFonts w:cstheme="minorHAnsi"/>
          <w:lang w:val="en-GB"/>
        </w:rPr>
        <w:t>mechanistic growth models</w:t>
      </w:r>
      <w:r w:rsidR="00A06E29" w:rsidRPr="006C7603">
        <w:rPr>
          <w:rFonts w:cstheme="minorHAnsi"/>
          <w:lang w:val="en-GB"/>
        </w:rPr>
        <w:t>,</w:t>
      </w:r>
      <w:r w:rsidR="000F1CA5" w:rsidRPr="006C7603">
        <w:rPr>
          <w:rFonts w:cstheme="minorHAnsi"/>
          <w:lang w:val="en-GB"/>
        </w:rPr>
        <w:t xml:space="preserve"> </w:t>
      </w:r>
      <w:r w:rsidR="00457D7E" w:rsidRPr="006C7603">
        <w:rPr>
          <w:rFonts w:cstheme="minorHAnsi"/>
          <w:lang w:val="en-GB"/>
        </w:rPr>
        <w:t xml:space="preserve">to </w:t>
      </w:r>
      <w:r w:rsidR="00A10964" w:rsidRPr="006C7603">
        <w:rPr>
          <w:rFonts w:cstheme="minorHAnsi"/>
          <w:lang w:val="en-GB"/>
        </w:rPr>
        <w:t xml:space="preserve">link experimental data to </w:t>
      </w:r>
      <w:r w:rsidR="006F4D47" w:rsidRPr="006C7603">
        <w:rPr>
          <w:rFonts w:cstheme="minorHAnsi"/>
          <w:lang w:val="en-GB"/>
        </w:rPr>
        <w:t>observed</w:t>
      </w:r>
      <w:r w:rsidR="00A10964" w:rsidRPr="006C7603">
        <w:rPr>
          <w:rFonts w:cstheme="minorHAnsi"/>
          <w:lang w:val="en-GB"/>
        </w:rPr>
        <w:t xml:space="preserve"> patterns of growth</w:t>
      </w:r>
      <w:r w:rsidR="00A06E29" w:rsidRPr="006C7603">
        <w:rPr>
          <w:rFonts w:cstheme="minorHAnsi"/>
          <w:lang w:val="en-GB"/>
        </w:rPr>
        <w:t>,</w:t>
      </w:r>
      <w:r w:rsidR="00713311" w:rsidRPr="006C7603">
        <w:rPr>
          <w:rFonts w:cstheme="minorHAnsi"/>
          <w:lang w:val="en-GB"/>
        </w:rPr>
        <w:t xml:space="preserve"> and to advance mechanistic food web models</w:t>
      </w:r>
      <w:r w:rsidR="0035144A" w:rsidRPr="006C7603">
        <w:rPr>
          <w:rFonts w:cstheme="minorHAnsi"/>
          <w:lang w:val="en-GB"/>
        </w:rPr>
        <w:t>.</w:t>
      </w:r>
      <w:r w:rsidR="002F2D81" w:rsidRPr="00C30352">
        <w:rPr>
          <w:rFonts w:cstheme="minorHAnsi"/>
          <w:lang w:val="en-GB"/>
        </w:rPr>
        <w:t xml:space="preserve"> </w:t>
      </w:r>
      <w:r w:rsidR="003A2ED2" w:rsidRPr="00C30352">
        <w:rPr>
          <w:rFonts w:cstheme="minorHAnsi"/>
          <w:lang w:val="en-GB"/>
        </w:rPr>
        <w:t xml:space="preserve">To </w:t>
      </w:r>
      <w:r w:rsidR="009C5D5C" w:rsidRPr="00C30352">
        <w:rPr>
          <w:rFonts w:cstheme="minorHAnsi"/>
          <w:lang w:val="en-GB"/>
        </w:rPr>
        <w:t>es</w:t>
      </w:r>
      <w:r w:rsidR="009C5D5C" w:rsidRPr="00C34579">
        <w:rPr>
          <w:rFonts w:cstheme="minorHAnsi"/>
          <w:lang w:val="en-GB"/>
        </w:rPr>
        <w:t>timate</w:t>
      </w:r>
      <w:r w:rsidR="00AF7644" w:rsidRPr="00C34579">
        <w:rPr>
          <w:rFonts w:cstheme="minorHAnsi"/>
          <w:lang w:val="en-GB"/>
        </w:rPr>
        <w:t xml:space="preserve"> </w:t>
      </w:r>
      <w:r w:rsidR="00A80603" w:rsidRPr="00C34579">
        <w:rPr>
          <w:rFonts w:cstheme="minorHAnsi"/>
          <w:lang w:val="en-GB"/>
        </w:rPr>
        <w:t xml:space="preserve">the </w:t>
      </w:r>
      <w:r w:rsidR="00B537CC" w:rsidRPr="00C34579">
        <w:rPr>
          <w:rFonts w:cstheme="minorHAnsi"/>
          <w:lang w:val="en-GB"/>
        </w:rPr>
        <w:t>effect of body size and temperature on growth</w:t>
      </w:r>
      <w:r w:rsidR="00F348AC" w:rsidRPr="00C34579">
        <w:rPr>
          <w:rFonts w:cstheme="minorHAnsi"/>
          <w:lang w:val="en-GB"/>
        </w:rPr>
        <w:t xml:space="preserve">, </w:t>
      </w:r>
      <w:r w:rsidR="008A3E74" w:rsidRPr="00C34579">
        <w:rPr>
          <w:rFonts w:cstheme="minorHAnsi"/>
          <w:lang w:val="en-GB"/>
        </w:rPr>
        <w:t>and</w:t>
      </w:r>
      <w:r w:rsidR="00B537CC" w:rsidRPr="00C34579">
        <w:rPr>
          <w:rFonts w:cstheme="minorHAnsi"/>
          <w:lang w:val="en-GB"/>
        </w:rPr>
        <w:t xml:space="preserve"> </w:t>
      </w:r>
      <w:r w:rsidR="00F348AC" w:rsidRPr="00C34579">
        <w:rPr>
          <w:rFonts w:cstheme="minorHAnsi"/>
          <w:lang w:val="en-GB"/>
        </w:rPr>
        <w:t xml:space="preserve">to </w:t>
      </w:r>
      <w:r w:rsidR="00717293" w:rsidRPr="00C34579">
        <w:rPr>
          <w:rFonts w:cstheme="minorHAnsi"/>
          <w:lang w:val="en-GB"/>
        </w:rPr>
        <w:t xml:space="preserve">examine </w:t>
      </w:r>
      <w:r w:rsidR="00303480" w:rsidRPr="00C34579">
        <w:rPr>
          <w:rFonts w:cstheme="minorHAnsi"/>
          <w:lang w:val="en-GB"/>
        </w:rPr>
        <w:t>the link between growth</w:t>
      </w:r>
      <w:r w:rsidR="00FD7BF4" w:rsidRPr="00C34579">
        <w:rPr>
          <w:rFonts w:cstheme="minorHAnsi"/>
          <w:lang w:val="en-GB"/>
        </w:rPr>
        <w:t xml:space="preserve"> rate</w:t>
      </w:r>
      <w:r w:rsidR="00303480" w:rsidRPr="00C34579">
        <w:rPr>
          <w:rFonts w:cstheme="minorHAnsi"/>
          <w:lang w:val="en-GB"/>
        </w:rPr>
        <w:t xml:space="preserve"> </w:t>
      </w:r>
      <w:r w:rsidR="00053BB3" w:rsidRPr="00C34579">
        <w:rPr>
          <w:rFonts w:cstheme="minorHAnsi"/>
          <w:lang w:val="en-GB"/>
        </w:rPr>
        <w:t xml:space="preserve">and </w:t>
      </w:r>
      <w:r w:rsidR="00FD7BF4" w:rsidRPr="00C34579">
        <w:rPr>
          <w:rFonts w:cstheme="minorHAnsi"/>
          <w:lang w:val="en-GB"/>
        </w:rPr>
        <w:t xml:space="preserve">rates of </w:t>
      </w:r>
      <w:r w:rsidR="001E496D" w:rsidRPr="00C34579">
        <w:rPr>
          <w:rFonts w:cstheme="minorHAnsi"/>
          <w:lang w:val="en-GB"/>
        </w:rPr>
        <w:t>metaboli</w:t>
      </w:r>
      <w:r w:rsidR="00AD3E75" w:rsidRPr="00C34579">
        <w:rPr>
          <w:rFonts w:cstheme="minorHAnsi"/>
          <w:lang w:val="en-GB"/>
        </w:rPr>
        <w:t>sm</w:t>
      </w:r>
      <w:r w:rsidR="001E496D" w:rsidRPr="00C34579">
        <w:rPr>
          <w:rFonts w:cstheme="minorHAnsi"/>
          <w:lang w:val="en-GB"/>
        </w:rPr>
        <w:t xml:space="preserve"> and consumption</w:t>
      </w:r>
      <w:r w:rsidR="0087276B" w:rsidRPr="00C34579">
        <w:rPr>
          <w:rFonts w:cstheme="minorHAnsi"/>
          <w:lang w:val="en-GB"/>
        </w:rPr>
        <w:t>,</w:t>
      </w:r>
      <w:r w:rsidR="008B60E2" w:rsidRPr="00C34579">
        <w:rPr>
          <w:rFonts w:cstheme="minorHAnsi"/>
          <w:lang w:val="en-GB"/>
        </w:rPr>
        <w:t xml:space="preserve"> we </w:t>
      </w:r>
      <w:r w:rsidR="000256B7" w:rsidRPr="004559BC">
        <w:rPr>
          <w:rFonts w:cstheme="minorHAnsi"/>
          <w:lang w:val="en-GB"/>
        </w:rPr>
        <w:t>collated</w:t>
      </w:r>
      <w:r w:rsidR="00A22E51" w:rsidRPr="00C34579">
        <w:rPr>
          <w:rFonts w:cstheme="minorHAnsi"/>
          <w:lang w:val="en-GB"/>
        </w:rPr>
        <w:t xml:space="preserve"> </w:t>
      </w:r>
      <w:r w:rsidR="002D16E3" w:rsidRPr="00C34579">
        <w:rPr>
          <w:rFonts w:cstheme="minorHAnsi"/>
          <w:lang w:val="en-GB"/>
        </w:rPr>
        <w:t xml:space="preserve">experimental </w:t>
      </w:r>
      <w:r w:rsidR="00A22E51" w:rsidRPr="00C34579">
        <w:rPr>
          <w:rFonts w:cstheme="minorHAnsi"/>
          <w:lang w:val="en-GB"/>
        </w:rPr>
        <w:t xml:space="preserve">data </w:t>
      </w:r>
      <w:r w:rsidR="002951F3" w:rsidRPr="00C34579">
        <w:rPr>
          <w:rFonts w:cstheme="minorHAnsi"/>
          <w:lang w:val="en-GB"/>
        </w:rPr>
        <w:t xml:space="preserve">through </w:t>
      </w:r>
      <w:r w:rsidR="00A22E51" w:rsidRPr="00C34579">
        <w:rPr>
          <w:rFonts w:cstheme="minorHAnsi"/>
          <w:lang w:val="en-GB"/>
        </w:rPr>
        <w:t xml:space="preserve">a </w:t>
      </w:r>
      <w:r w:rsidR="00B80EF0" w:rsidRPr="00C34579">
        <w:rPr>
          <w:rFonts w:cstheme="minorHAnsi"/>
          <w:lang w:val="en-GB"/>
        </w:rPr>
        <w:t xml:space="preserve">systematic </w:t>
      </w:r>
      <w:r w:rsidR="002D16E3" w:rsidRPr="00C34579">
        <w:rPr>
          <w:rFonts w:cstheme="minorHAnsi"/>
          <w:lang w:val="en-GB"/>
        </w:rPr>
        <w:t xml:space="preserve">literature </w:t>
      </w:r>
      <w:r w:rsidR="00B80EF0" w:rsidRPr="00C34579">
        <w:rPr>
          <w:rFonts w:cstheme="minorHAnsi"/>
          <w:lang w:val="en-GB"/>
        </w:rPr>
        <w:t>review</w:t>
      </w:r>
      <w:r w:rsidR="00156D9D" w:rsidRPr="00C34579">
        <w:rPr>
          <w:rFonts w:cstheme="minorHAnsi"/>
          <w:lang w:val="en-GB"/>
        </w:rPr>
        <w:t xml:space="preserve">. We used only </w:t>
      </w:r>
      <w:r w:rsidR="00A274F4" w:rsidRPr="00C34579">
        <w:rPr>
          <w:rFonts w:cstheme="minorHAnsi"/>
          <w:lang w:val="en-GB"/>
        </w:rPr>
        <w:t xml:space="preserve">studies </w:t>
      </w:r>
      <w:r w:rsidR="00C205B8" w:rsidRPr="004559BC">
        <w:rPr>
          <w:rFonts w:cstheme="minorHAnsi"/>
          <w:lang w:val="en-GB"/>
        </w:rPr>
        <w:t>combining</w:t>
      </w:r>
      <w:r w:rsidR="000256B7" w:rsidRPr="004559BC">
        <w:rPr>
          <w:rFonts w:cstheme="minorHAnsi"/>
          <w:lang w:val="en-GB"/>
        </w:rPr>
        <w:t xml:space="preserve"> </w:t>
      </w:r>
      <w:r w:rsidR="00346DB9" w:rsidRPr="00C34579">
        <w:rPr>
          <w:rFonts w:cstheme="minorHAnsi"/>
          <w:lang w:val="en-GB"/>
        </w:rPr>
        <w:t>body mass</w:t>
      </w:r>
      <w:r w:rsidR="00F12000" w:rsidRPr="00C34579">
        <w:rPr>
          <w:rFonts w:cstheme="minorHAnsi"/>
          <w:lang w:val="en-GB"/>
        </w:rPr>
        <w:t xml:space="preserve"> and </w:t>
      </w:r>
      <w:r w:rsidR="00346DB9" w:rsidRPr="00C34579">
        <w:rPr>
          <w:rFonts w:cstheme="minorHAnsi"/>
          <w:lang w:val="en-GB"/>
        </w:rPr>
        <w:t xml:space="preserve">temperature </w:t>
      </w:r>
      <w:r w:rsidR="00F12000" w:rsidRPr="00C34579">
        <w:rPr>
          <w:rFonts w:cstheme="minorHAnsi"/>
          <w:lang w:val="en-GB"/>
        </w:rPr>
        <w:t>treatments</w:t>
      </w:r>
      <w:r w:rsidR="00457D7E">
        <w:rPr>
          <w:rFonts w:cstheme="minorHAnsi"/>
          <w:lang w:val="en-GB"/>
        </w:rPr>
        <w:t xml:space="preserve"> (in a factorial set-up)</w:t>
      </w:r>
      <w:r w:rsidR="002F1479" w:rsidRPr="004559BC">
        <w:rPr>
          <w:rFonts w:cstheme="minorHAnsi"/>
          <w:lang w:val="en-GB"/>
        </w:rPr>
        <w:t xml:space="preserve">, and </w:t>
      </w:r>
      <w:r w:rsidR="008F16B3" w:rsidRPr="00C34579">
        <w:rPr>
          <w:rFonts w:cstheme="minorHAnsi"/>
          <w:lang w:val="en-GB"/>
        </w:rPr>
        <w:t xml:space="preserve">fit </w:t>
      </w:r>
      <w:r w:rsidR="00D93E88" w:rsidRPr="00C34579">
        <w:rPr>
          <w:rFonts w:cstheme="minorHAnsi"/>
          <w:lang w:val="en-GB"/>
        </w:rPr>
        <w:t>hierarchical models</w:t>
      </w:r>
      <w:r w:rsidR="002A4A91" w:rsidRPr="00C34579">
        <w:rPr>
          <w:rFonts w:cstheme="minorHAnsi"/>
          <w:lang w:val="en-GB"/>
        </w:rPr>
        <w:t xml:space="preserve"> to </w:t>
      </w:r>
      <w:r w:rsidR="006577A6" w:rsidRPr="00C34579">
        <w:rPr>
          <w:rFonts w:cstheme="minorHAnsi"/>
          <w:lang w:val="en-GB"/>
        </w:rPr>
        <w:t>evaluate</w:t>
      </w:r>
      <w:r w:rsidR="00470B59" w:rsidRPr="00C34579">
        <w:rPr>
          <w:rFonts w:cstheme="minorHAnsi"/>
          <w:lang w:val="en-GB"/>
        </w:rPr>
        <w:t xml:space="preserve"> </w:t>
      </w:r>
      <w:r w:rsidR="00A063EA" w:rsidRPr="00C34579">
        <w:rPr>
          <w:rFonts w:cstheme="minorHAnsi"/>
          <w:lang w:val="en-GB"/>
        </w:rPr>
        <w:t>how</w:t>
      </w:r>
      <w:r w:rsidR="00CC5B97" w:rsidRPr="00C34579">
        <w:rPr>
          <w:rFonts w:cstheme="minorHAnsi"/>
          <w:lang w:val="en-GB"/>
        </w:rPr>
        <w:t xml:space="preserve"> </w:t>
      </w:r>
      <w:r w:rsidR="002A0422" w:rsidRPr="00C34579">
        <w:rPr>
          <w:rFonts w:cstheme="minorHAnsi"/>
          <w:lang w:val="en-GB"/>
        </w:rPr>
        <w:t xml:space="preserve">growth, metabolism and </w:t>
      </w:r>
      <w:r w:rsidR="00BC53C0" w:rsidRPr="00C34579">
        <w:rPr>
          <w:rFonts w:cstheme="minorHAnsi"/>
          <w:lang w:val="en-GB"/>
        </w:rPr>
        <w:t xml:space="preserve">maximum </w:t>
      </w:r>
      <w:r w:rsidR="002A0422" w:rsidRPr="00C34579">
        <w:rPr>
          <w:rFonts w:cstheme="minorHAnsi"/>
          <w:lang w:val="en-GB"/>
        </w:rPr>
        <w:t>consumption</w:t>
      </w:r>
      <w:r w:rsidR="00BA7DA3" w:rsidRPr="00C34579">
        <w:rPr>
          <w:rFonts w:cstheme="minorHAnsi"/>
          <w:lang w:val="en-GB"/>
        </w:rPr>
        <w:t xml:space="preserve"> rate </w:t>
      </w:r>
      <w:r w:rsidR="006C64A3" w:rsidRPr="00C34579">
        <w:rPr>
          <w:rFonts w:cstheme="minorHAnsi"/>
          <w:lang w:val="en-GB"/>
        </w:rPr>
        <w:t xml:space="preserve">scale </w:t>
      </w:r>
      <w:r w:rsidR="00DC6142" w:rsidRPr="00C34579">
        <w:rPr>
          <w:rFonts w:cstheme="minorHAnsi"/>
          <w:lang w:val="en-GB"/>
        </w:rPr>
        <w:t xml:space="preserve">jointly </w:t>
      </w:r>
      <w:r w:rsidR="004A74BF" w:rsidRPr="00C34579">
        <w:rPr>
          <w:rFonts w:cstheme="minorHAnsi"/>
          <w:lang w:val="en-GB"/>
        </w:rPr>
        <w:t xml:space="preserve">with </w:t>
      </w:r>
      <w:r w:rsidR="00976957" w:rsidRPr="00C34579">
        <w:rPr>
          <w:rFonts w:cstheme="minorHAnsi"/>
          <w:lang w:val="en-GB"/>
        </w:rPr>
        <w:t xml:space="preserve">mass and temperature </w:t>
      </w:r>
      <w:r w:rsidR="003805DD" w:rsidRPr="00C34579">
        <w:rPr>
          <w:rFonts w:cstheme="minorHAnsi"/>
          <w:lang w:val="en-GB"/>
        </w:rPr>
        <w:t xml:space="preserve">within </w:t>
      </w:r>
      <w:r w:rsidR="003526B5" w:rsidRPr="00C34579">
        <w:rPr>
          <w:rFonts w:cstheme="minorHAnsi"/>
          <w:lang w:val="en-GB"/>
        </w:rPr>
        <w:t>species</w:t>
      </w:r>
      <w:r w:rsidR="00C205B8" w:rsidRPr="00C34579">
        <w:rPr>
          <w:rFonts w:cstheme="minorHAnsi"/>
          <w:lang w:val="en-GB"/>
        </w:rPr>
        <w:t>,</w:t>
      </w:r>
      <w:r w:rsidR="003526B5" w:rsidRPr="00C34579">
        <w:rPr>
          <w:rFonts w:cstheme="minorHAnsi"/>
          <w:lang w:val="en-GB"/>
        </w:rPr>
        <w:t xml:space="preserve"> while accounting for variation between species.</w:t>
      </w:r>
      <w:r w:rsidR="00CC5B97" w:rsidRPr="00C34579">
        <w:rPr>
          <w:rFonts w:cstheme="minorHAnsi"/>
          <w:lang w:val="en-GB"/>
        </w:rPr>
        <w:t xml:space="preserve"> </w:t>
      </w:r>
      <w:r w:rsidR="00C34579" w:rsidRPr="00C34579">
        <w:rPr>
          <w:rFonts w:cstheme="minorHAnsi"/>
          <w:lang w:val="en-GB"/>
        </w:rPr>
        <w:t xml:space="preserve"> </w:t>
      </w:r>
      <w:r w:rsidR="0085367F" w:rsidRPr="004559BC">
        <w:rPr>
          <w:lang w:val="en-GB"/>
        </w:rPr>
        <w:t>M</w:t>
      </w:r>
      <w:r w:rsidR="00844D81" w:rsidRPr="00C34579">
        <w:rPr>
          <w:lang w:val="en-GB"/>
        </w:rPr>
        <w:t>ass</w:t>
      </w:r>
      <w:r w:rsidR="00B00225" w:rsidRPr="004559BC">
        <w:rPr>
          <w:lang w:val="en-GB"/>
        </w:rPr>
        <w:t>-</w:t>
      </w:r>
      <w:r w:rsidR="00844D81" w:rsidRPr="00C34579">
        <w:rPr>
          <w:lang w:val="en-GB"/>
        </w:rPr>
        <w:t xml:space="preserve">scaling </w:t>
      </w:r>
      <w:r w:rsidR="004B5E6A" w:rsidRPr="004559BC">
        <w:rPr>
          <w:lang w:val="en-GB"/>
        </w:rPr>
        <w:t xml:space="preserve">exponents </w:t>
      </w:r>
      <w:r w:rsidR="00126EF2" w:rsidRPr="004559BC">
        <w:rPr>
          <w:lang w:val="en-GB"/>
        </w:rPr>
        <w:t xml:space="preserve">of maximum consumption are </w:t>
      </w:r>
      <w:r w:rsidR="005E7332" w:rsidRPr="004559BC">
        <w:rPr>
          <w:lang w:val="en-GB"/>
        </w:rPr>
        <w:t>small</w:t>
      </w:r>
      <w:r w:rsidR="008716D6" w:rsidRPr="004559BC">
        <w:rPr>
          <w:lang w:val="en-GB"/>
        </w:rPr>
        <w:t>er</w:t>
      </w:r>
      <w:r w:rsidR="00126EF2" w:rsidRPr="004559BC">
        <w:rPr>
          <w:lang w:val="en-GB"/>
        </w:rPr>
        <w:t xml:space="preserve"> than</w:t>
      </w:r>
      <w:r w:rsidR="0005505B" w:rsidRPr="004559BC">
        <w:rPr>
          <w:lang w:val="en-GB"/>
        </w:rPr>
        <w:t xml:space="preserve"> </w:t>
      </w:r>
      <w:r w:rsidR="003F722F" w:rsidRPr="004559BC">
        <w:rPr>
          <w:lang w:val="en-GB"/>
        </w:rPr>
        <w:t xml:space="preserve">both </w:t>
      </w:r>
      <w:r w:rsidR="00EB5475" w:rsidRPr="004559BC">
        <w:rPr>
          <w:lang w:val="en-GB"/>
        </w:rPr>
        <w:t xml:space="preserve">the predicted </w:t>
      </w:r>
      <w:r w:rsidR="00953FE9" w:rsidRPr="004559BC">
        <w:rPr>
          <w:lang w:val="en-GB"/>
        </w:rPr>
        <w:t>¾</w:t>
      </w:r>
      <w:r w:rsidR="00953FE9" w:rsidRPr="004559BC">
        <w:rPr>
          <w:rFonts w:cstheme="minorHAnsi"/>
          <w:lang w:val="en-GB"/>
        </w:rPr>
        <w:t xml:space="preserve"> </w:t>
      </w:r>
      <w:r w:rsidR="00236710" w:rsidRPr="004559BC">
        <w:rPr>
          <w:rFonts w:cstheme="minorHAnsi"/>
          <w:lang w:val="en-GB"/>
        </w:rPr>
        <w:t>and metabolism-</w:t>
      </w:r>
      <w:r w:rsidR="00355BCD" w:rsidRPr="004559BC">
        <w:rPr>
          <w:rFonts w:cstheme="minorHAnsi"/>
          <w:lang w:val="en-GB"/>
        </w:rPr>
        <w:t>exponents and</w:t>
      </w:r>
      <w:r w:rsidR="00885FD7" w:rsidRPr="004559BC">
        <w:rPr>
          <w:rFonts w:cstheme="minorHAnsi"/>
          <w:lang w:val="en-GB"/>
        </w:rPr>
        <w:t xml:space="preserve"> are unimodal over the full temperature range. </w:t>
      </w:r>
      <w:r w:rsidR="00896FCB" w:rsidRPr="004559BC">
        <w:rPr>
          <w:rFonts w:cstheme="minorHAnsi"/>
          <w:lang w:val="en-GB"/>
        </w:rPr>
        <w:t xml:space="preserve">This contributes to unimodal </w:t>
      </w:r>
      <w:r w:rsidR="00003C71" w:rsidRPr="004559BC">
        <w:rPr>
          <w:rFonts w:cstheme="minorHAnsi"/>
          <w:lang w:val="en-GB"/>
        </w:rPr>
        <w:t>thermal responses of growth</w:t>
      </w:r>
      <w:r w:rsidR="00B44F81" w:rsidRPr="004559BC">
        <w:rPr>
          <w:rFonts w:cstheme="minorHAnsi"/>
          <w:lang w:val="en-GB"/>
        </w:rPr>
        <w:t>. These a</w:t>
      </w:r>
      <w:r w:rsidR="00805F8B" w:rsidRPr="004559BC">
        <w:rPr>
          <w:rFonts w:cstheme="minorHAnsi"/>
          <w:lang w:val="en-GB"/>
        </w:rPr>
        <w:t xml:space="preserve">re characterized by declining </w:t>
      </w:r>
      <w:r w:rsidR="00FA3B2F" w:rsidRPr="004559BC">
        <w:rPr>
          <w:rFonts w:cstheme="minorHAnsi"/>
          <w:lang w:val="en-GB"/>
        </w:rPr>
        <w:t xml:space="preserve">optimum </w:t>
      </w:r>
      <w:r w:rsidR="00805F8B" w:rsidRPr="004559BC">
        <w:rPr>
          <w:rFonts w:cstheme="minorHAnsi"/>
          <w:lang w:val="en-GB"/>
        </w:rPr>
        <w:t xml:space="preserve">temperatures for </w:t>
      </w:r>
      <w:r w:rsidR="0024287D" w:rsidRPr="004559BC">
        <w:rPr>
          <w:rFonts w:cstheme="minorHAnsi"/>
          <w:lang w:val="en-GB"/>
        </w:rPr>
        <w:t xml:space="preserve">body </w:t>
      </w:r>
      <w:r w:rsidR="00805F8B" w:rsidRPr="004559BC">
        <w:rPr>
          <w:rFonts w:cstheme="minorHAnsi"/>
          <w:lang w:val="en-GB"/>
        </w:rPr>
        <w:t>growth</w:t>
      </w:r>
      <w:r w:rsidR="00801CD5" w:rsidRPr="004559BC">
        <w:rPr>
          <w:rFonts w:cstheme="minorHAnsi"/>
          <w:lang w:val="en-GB"/>
        </w:rPr>
        <w:t xml:space="preserve"> to temperature</w:t>
      </w:r>
      <w:r w:rsidR="00A1521F" w:rsidRPr="004559BC">
        <w:rPr>
          <w:rFonts w:cstheme="minorHAnsi"/>
          <w:lang w:val="en-GB"/>
        </w:rPr>
        <w:t>. Accordingly, our analysis of growth data demonstrates that optimum growth temperatures declines as a function of body size within species</w:t>
      </w:r>
      <w:r w:rsidR="0007215D" w:rsidRPr="004559BC">
        <w:rPr>
          <w:rFonts w:cstheme="minorHAnsi"/>
          <w:lang w:val="en-GB"/>
        </w:rPr>
        <w:t xml:space="preserve">. </w:t>
      </w:r>
      <w:r w:rsidR="00F77DA9" w:rsidRPr="00C34579">
        <w:rPr>
          <w:rFonts w:cstheme="minorHAnsi"/>
          <w:lang w:val="en-GB"/>
        </w:rPr>
        <w:t xml:space="preserve">Thus, </w:t>
      </w:r>
      <w:r w:rsidR="000E594F" w:rsidRPr="00C34579">
        <w:rPr>
          <w:rFonts w:cstheme="minorHAnsi"/>
          <w:lang w:val="en-GB"/>
        </w:rPr>
        <w:t xml:space="preserve">small </w:t>
      </w:r>
      <w:r w:rsidR="00912DE5" w:rsidRPr="00C34579">
        <w:rPr>
          <w:rFonts w:cstheme="minorHAnsi"/>
          <w:lang w:val="en-GB"/>
        </w:rPr>
        <w:t xml:space="preserve">individuals within a species </w:t>
      </w:r>
      <w:r w:rsidR="000E594F" w:rsidRPr="00C34579">
        <w:rPr>
          <w:rFonts w:cstheme="minorHAnsi"/>
          <w:lang w:val="en-GB"/>
        </w:rPr>
        <w:t>will likely be able to increase their growth rates with initial warming</w:t>
      </w:r>
      <w:r w:rsidR="005D7FA3" w:rsidRPr="004559BC">
        <w:rPr>
          <w:rFonts w:cstheme="minorHAnsi"/>
          <w:lang w:val="en-GB"/>
        </w:rPr>
        <w:t xml:space="preserve"> and l</w:t>
      </w:r>
      <w:r w:rsidR="000E594F" w:rsidRPr="00C34579">
        <w:rPr>
          <w:rFonts w:cstheme="minorHAnsi"/>
          <w:lang w:val="en-GB"/>
        </w:rPr>
        <w:t xml:space="preserve">arger individuals </w:t>
      </w:r>
      <w:r w:rsidR="00B73BBC" w:rsidRPr="00C34579">
        <w:rPr>
          <w:rFonts w:cstheme="minorHAnsi"/>
          <w:lang w:val="en-GB"/>
        </w:rPr>
        <w:t>could</w:t>
      </w:r>
      <w:r w:rsidR="00B85626" w:rsidRPr="00C34579">
        <w:rPr>
          <w:rFonts w:cstheme="minorHAnsi"/>
          <w:lang w:val="en-GB"/>
        </w:rPr>
        <w:t xml:space="preserve"> </w:t>
      </w:r>
      <w:r w:rsidR="00620598" w:rsidRPr="00C34579">
        <w:rPr>
          <w:rFonts w:cstheme="minorHAnsi"/>
          <w:lang w:val="en-GB"/>
        </w:rPr>
        <w:t xml:space="preserve">be the </w:t>
      </w:r>
      <w:r w:rsidR="00B85626" w:rsidRPr="00C34579">
        <w:rPr>
          <w:rFonts w:cstheme="minorHAnsi"/>
          <w:lang w:val="en-GB"/>
        </w:rPr>
        <w:t xml:space="preserve">first </w:t>
      </w:r>
      <w:r w:rsidR="00620598" w:rsidRPr="00C34579">
        <w:rPr>
          <w:rFonts w:cstheme="minorHAnsi"/>
          <w:lang w:val="en-GB"/>
        </w:rPr>
        <w:t xml:space="preserve">to </w:t>
      </w:r>
      <w:r w:rsidR="00B85626" w:rsidRPr="00C34579">
        <w:rPr>
          <w:rFonts w:cstheme="minorHAnsi"/>
          <w:lang w:val="en-GB"/>
        </w:rPr>
        <w:t xml:space="preserve">experience </w:t>
      </w:r>
      <w:r w:rsidR="00AD3E75" w:rsidRPr="00C34579">
        <w:rPr>
          <w:rFonts w:cstheme="minorHAnsi"/>
          <w:lang w:val="en-GB"/>
        </w:rPr>
        <w:t xml:space="preserve">negative </w:t>
      </w:r>
      <w:r w:rsidR="00B85626" w:rsidRPr="00C34579">
        <w:rPr>
          <w:rFonts w:cstheme="minorHAnsi"/>
          <w:lang w:val="en-GB"/>
        </w:rPr>
        <w:t>effects of warming on growth</w:t>
      </w:r>
      <w:r w:rsidR="000E594F" w:rsidRPr="00C34579">
        <w:rPr>
          <w:rFonts w:cstheme="minorHAnsi"/>
          <w:lang w:val="en-GB"/>
        </w:rPr>
        <w:t xml:space="preserve">. </w:t>
      </w:r>
      <w:r w:rsidR="00B73BBC" w:rsidRPr="00C34579">
        <w:rPr>
          <w:rFonts w:cstheme="minorHAnsi"/>
          <w:lang w:val="en-GB"/>
        </w:rPr>
        <w:t>We argue that syntheses</w:t>
      </w:r>
      <w:r w:rsidR="001004D7" w:rsidRPr="00C34579">
        <w:rPr>
          <w:rFonts w:cstheme="minorHAnsi"/>
          <w:lang w:val="en-GB"/>
        </w:rPr>
        <w:t xml:space="preserve"> </w:t>
      </w:r>
      <w:r w:rsidR="00B73BBC" w:rsidRPr="00C34579">
        <w:rPr>
          <w:rFonts w:eastAsiaTheme="minorEastAsia" w:cstheme="minorHAnsi"/>
          <w:lang w:val="en-GB"/>
        </w:rPr>
        <w:t xml:space="preserve">of existing experimental data on intra-specific scaling of key physiological rates, accounting for uncertainty at </w:t>
      </w:r>
      <w:r w:rsidR="00B73BBC" w:rsidRPr="004559BC">
        <w:rPr>
          <w:rFonts w:eastAsiaTheme="minorEastAsia" w:cstheme="minorHAnsi"/>
          <w:lang w:val="en-GB"/>
        </w:rPr>
        <w:t xml:space="preserve">the </w:t>
      </w:r>
      <w:r w:rsidR="00B73BBC" w:rsidRPr="00C34579">
        <w:rPr>
          <w:rFonts w:eastAsiaTheme="minorEastAsia" w:cstheme="minorHAnsi"/>
          <w:lang w:val="en-GB"/>
        </w:rPr>
        <w:t>specie</w:t>
      </w:r>
      <w:r w:rsidR="00B73BBC" w:rsidRPr="004559BC">
        <w:rPr>
          <w:rFonts w:eastAsiaTheme="minorEastAsia" w:cstheme="minorHAnsi"/>
          <w:lang w:val="en-GB"/>
        </w:rPr>
        <w:t xml:space="preserve">s-level, </w:t>
      </w:r>
      <w:r w:rsidR="00B73BBC" w:rsidRPr="00C34579">
        <w:rPr>
          <w:rFonts w:cstheme="minorHAnsi"/>
          <w:lang w:val="en-GB"/>
        </w:rPr>
        <w:t>can help overcome the mismatch between mechanistic growth and food webs models, general scaling theory, and observations.</w:t>
      </w:r>
      <w:r w:rsidR="00B73BBC" w:rsidRPr="00C34579" w:rsidDel="00C205B8">
        <w:rPr>
          <w:rFonts w:cstheme="minorHAnsi"/>
          <w:lang w:val="en-GB"/>
        </w:rPr>
        <w:t xml:space="preserve"> </w:t>
      </w:r>
    </w:p>
    <w:p w14:paraId="75F1E64E" w14:textId="68E22903" w:rsidR="00C205B8" w:rsidRDefault="00C205B8" w:rsidP="00B73BBC">
      <w:pPr>
        <w:pStyle w:val="ListParagraph"/>
        <w:spacing w:line="480" w:lineRule="auto"/>
        <w:ind w:left="360"/>
        <w:jc w:val="both"/>
        <w:rPr>
          <w:rFonts w:cstheme="minorHAnsi"/>
          <w:lang w:val="en-GB"/>
        </w:rPr>
      </w:pPr>
    </w:p>
    <w:p w14:paraId="13D95014" w14:textId="56C87A91" w:rsidR="00A61137" w:rsidRPr="00972C7F" w:rsidRDefault="00A61137" w:rsidP="002E3379">
      <w:pPr>
        <w:spacing w:line="480" w:lineRule="auto"/>
        <w:contextualSpacing/>
        <w:jc w:val="both"/>
        <w:rPr>
          <w:rFonts w:cstheme="minorHAnsi"/>
          <w:b/>
          <w:lang w:val="en-GB"/>
        </w:rPr>
      </w:pPr>
      <w:r w:rsidRPr="00972C7F">
        <w:rPr>
          <w:rFonts w:cstheme="minorHAnsi"/>
          <w:b/>
          <w:lang w:val="en-GB"/>
        </w:rPr>
        <w:t>Introduction</w:t>
      </w:r>
    </w:p>
    <w:p w14:paraId="7C5A97BD" w14:textId="667A8A63" w:rsidR="00F14013" w:rsidRPr="00972C7F" w:rsidRDefault="00C3781A" w:rsidP="002E3379">
      <w:pPr>
        <w:spacing w:line="480" w:lineRule="auto"/>
        <w:contextualSpacing/>
        <w:jc w:val="both"/>
        <w:rPr>
          <w:rFonts w:eastAsiaTheme="minorEastAsia" w:cstheme="minorHAnsi"/>
          <w:lang w:val="en-GB"/>
        </w:rPr>
      </w:pPr>
      <w:r w:rsidRPr="00972C7F">
        <w:rPr>
          <w:rFonts w:eastAsiaTheme="minorEastAsia" w:cstheme="minorHAnsi"/>
          <w:lang w:val="en-GB"/>
        </w:rPr>
        <w:lastRenderedPageBreak/>
        <w:t xml:space="preserve">Individual body </w:t>
      </w:r>
      <w:r w:rsidR="007051E6" w:rsidRPr="00972C7F">
        <w:rPr>
          <w:rFonts w:eastAsiaTheme="minorEastAsia" w:cstheme="minorHAnsi"/>
          <w:lang w:val="en-GB"/>
        </w:rPr>
        <w:t>growth</w:t>
      </w:r>
      <w:r w:rsidRPr="00972C7F">
        <w:rPr>
          <w:rFonts w:eastAsiaTheme="minorEastAsia" w:cstheme="minorHAnsi"/>
          <w:lang w:val="en-GB"/>
        </w:rPr>
        <w:t xml:space="preserve"> </w:t>
      </w:r>
      <w:r w:rsidR="007051E6" w:rsidRPr="00972C7F">
        <w:rPr>
          <w:rFonts w:eastAsiaTheme="minorEastAsia" w:cstheme="minorHAnsi"/>
          <w:lang w:val="en-GB"/>
        </w:rPr>
        <w:t>is a fundamental process</w:t>
      </w:r>
      <w:r w:rsidR="0063359D" w:rsidRPr="004559BC">
        <w:rPr>
          <w:rFonts w:eastAsiaTheme="minorEastAsia" w:cstheme="minorHAnsi"/>
          <w:lang w:val="en-GB"/>
        </w:rPr>
        <w:t xml:space="preserve"> </w:t>
      </w:r>
      <w:r w:rsidR="000272BA" w:rsidRPr="004559BC">
        <w:rPr>
          <w:rFonts w:eastAsiaTheme="minorEastAsia" w:cstheme="minorHAnsi"/>
          <w:lang w:val="en-GB"/>
        </w:rPr>
        <w:t>powered by metabolism</w:t>
      </w:r>
      <w:r w:rsidR="00151647" w:rsidRPr="004559BC">
        <w:rPr>
          <w:rFonts w:eastAsiaTheme="minorEastAsia" w:cstheme="minorHAnsi"/>
          <w:lang w:val="en-GB"/>
        </w:rPr>
        <w:t xml:space="preserve">, </w:t>
      </w:r>
      <w:r w:rsidR="0063359D" w:rsidRPr="004559BC">
        <w:rPr>
          <w:rFonts w:eastAsiaTheme="minorEastAsia" w:cstheme="minorHAnsi"/>
          <w:lang w:val="en-GB"/>
        </w:rPr>
        <w:t>and thus depends on</w:t>
      </w:r>
      <w:r w:rsidR="009B7285" w:rsidRPr="004559BC">
        <w:rPr>
          <w:rFonts w:eastAsiaTheme="minorEastAsia" w:cstheme="minorHAnsi"/>
          <w:lang w:val="en-GB"/>
        </w:rPr>
        <w:t xml:space="preserve"> </w:t>
      </w:r>
      <w:r w:rsidR="0063359D" w:rsidRPr="004559BC">
        <w:rPr>
          <w:rFonts w:eastAsiaTheme="minorEastAsia" w:cstheme="minorHAnsi"/>
          <w:lang w:val="en-GB"/>
        </w:rPr>
        <w:t>body size and temperature</w:t>
      </w:r>
      <w:r w:rsidR="00F802C7" w:rsidRPr="004559BC">
        <w:rPr>
          <w:rFonts w:eastAsiaTheme="minorEastAsia" w:cstheme="minorHAnsi"/>
          <w:lang w:val="en-GB"/>
        </w:rPr>
        <w:t xml:space="preserve"> </w:t>
      </w:r>
      <w:r w:rsidR="00F802C7">
        <w:rPr>
          <w:rFonts w:eastAsiaTheme="minorEastAsia" w:cstheme="minorHAnsi"/>
        </w:rPr>
        <w:fldChar w:fldCharType="begin"/>
      </w:r>
      <w:r w:rsidR="009C66FD" w:rsidRPr="004559BC">
        <w:rPr>
          <w:rFonts w:eastAsiaTheme="minorEastAsia" w:cstheme="minorHAnsi"/>
          <w:lang w:val="en-GB"/>
        </w:rPr>
        <w:instrText xml:space="preserve"> ADDIN ZOTERO_ITEM CSL_CITATION {"citationID":"a2iuhid3u3f","properties":{"formattedCitation":"(Brown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9C66FD">
        <w:rPr>
          <w:rFonts w:eastAsiaTheme="minorEastAsia" w:cstheme="minorHAnsi"/>
        </w:rPr>
        <w:instrText>ﬁ</w:instrText>
      </w:r>
      <w:r w:rsidR="009C66FD" w:rsidRPr="004559BC">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F802C7">
        <w:rPr>
          <w:rFonts w:eastAsiaTheme="minorEastAsia" w:cstheme="minorHAnsi"/>
        </w:rPr>
        <w:fldChar w:fldCharType="separate"/>
      </w:r>
      <w:r w:rsidR="009C66FD" w:rsidRPr="009C66FD">
        <w:rPr>
          <w:rFonts w:ascii="Times New Roman" w:cs="Times New Roman"/>
          <w:lang w:val="en-GB"/>
        </w:rPr>
        <w:t xml:space="preserve">(Brown </w:t>
      </w:r>
      <w:r w:rsidR="009C66FD" w:rsidRPr="009C66FD">
        <w:rPr>
          <w:rFonts w:ascii="Times New Roman" w:cs="Times New Roman"/>
          <w:i/>
          <w:iCs/>
          <w:lang w:val="en-GB"/>
        </w:rPr>
        <w:t>et al.</w:t>
      </w:r>
      <w:r w:rsidR="009C66FD" w:rsidRPr="009C66FD">
        <w:rPr>
          <w:rFonts w:ascii="Times New Roman" w:cs="Times New Roman"/>
          <w:lang w:val="en-GB"/>
        </w:rPr>
        <w:t xml:space="preserve"> 2004)</w:t>
      </w:r>
      <w:r w:rsidR="00F802C7">
        <w:rPr>
          <w:rFonts w:eastAsiaTheme="minorEastAsia" w:cstheme="minorHAnsi"/>
        </w:rPr>
        <w:fldChar w:fldCharType="end"/>
      </w:r>
      <w:r w:rsidR="0063359D" w:rsidRPr="004559BC">
        <w:rPr>
          <w:rFonts w:eastAsiaTheme="minorEastAsia" w:cstheme="minorHAnsi"/>
          <w:lang w:val="en-GB"/>
        </w:rPr>
        <w:t>.</w:t>
      </w:r>
      <w:r w:rsidR="007051E6" w:rsidRPr="00972C7F">
        <w:rPr>
          <w:rFonts w:eastAsiaTheme="minorEastAsia" w:cstheme="minorHAnsi"/>
          <w:lang w:val="en-GB"/>
        </w:rPr>
        <w:t xml:space="preserve"> </w:t>
      </w:r>
      <w:r w:rsidR="00DB4B6E" w:rsidRPr="004559BC">
        <w:rPr>
          <w:rFonts w:eastAsiaTheme="minorEastAsia" w:cstheme="minorHAnsi"/>
          <w:lang w:val="en-GB"/>
        </w:rPr>
        <w:t xml:space="preserve">It </w:t>
      </w:r>
      <w:r w:rsidR="007051E6" w:rsidRPr="00972C7F">
        <w:rPr>
          <w:rFonts w:eastAsiaTheme="minorEastAsia" w:cstheme="minorHAnsi"/>
          <w:lang w:val="en-GB"/>
        </w:rPr>
        <w:t>affects individuals’ fitness and life history traits</w:t>
      </w:r>
      <w:r w:rsidR="007C71CD">
        <w:rPr>
          <w:rFonts w:eastAsiaTheme="minorEastAsia" w:cstheme="minorHAnsi"/>
          <w:lang w:val="en-GB"/>
        </w:rPr>
        <w:t>,</w:t>
      </w:r>
      <w:r w:rsidR="007051E6" w:rsidRPr="00972C7F">
        <w:rPr>
          <w:rFonts w:eastAsiaTheme="minorEastAsia" w:cstheme="minorHAnsi"/>
          <w:lang w:val="en-GB"/>
        </w:rPr>
        <w:t xml:space="preserve"> such as maturation size, population growth rates </w:t>
      </w:r>
      <w:r w:rsidR="007051E6" w:rsidRPr="0017726B">
        <w:rPr>
          <w:rFonts w:eastAsiaTheme="minorEastAsia" w:cstheme="minorHAnsi"/>
        </w:rPr>
        <w:fldChar w:fldCharType="begin"/>
      </w:r>
      <w:r w:rsidR="008D35D5">
        <w:rPr>
          <w:rFonts w:eastAsiaTheme="minorEastAsia" w:cstheme="minorHAnsi"/>
          <w:lang w:val="en-GB"/>
        </w:rPr>
        <w:instrText xml:space="preserve"> ADDIN ZOTERO_ITEM CSL_CITATION {"citationID":"hNb1pqTJ","properties":{"formattedCitation":"(Savage {\\i{}et al.} 2004)","plainCitation":"(Savage et al. 2004)","noteIndex":0},"citationItems":[{"id":"iQDEqMkn/N1DLBouc","uris":["http://zotero.org/users/local/FTg3Qpza/items/5EKRHGLR"],"uri":["http://zotero.org/users/local/FTg3Qpza/items/5EKRHGLR"],"itemData":{"id":914,"type":"article-journal","title":"Effects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17726B">
        <w:rPr>
          <w:rFonts w:eastAsiaTheme="minorEastAsia" w:cstheme="minorHAnsi"/>
        </w:rPr>
        <w:fldChar w:fldCharType="separate"/>
      </w:r>
      <w:r w:rsidR="0044238B" w:rsidRPr="0044238B">
        <w:rPr>
          <w:lang w:val="en-GB"/>
        </w:rPr>
        <w:t xml:space="preserve">(Savage </w:t>
      </w:r>
      <w:r w:rsidR="0044238B" w:rsidRPr="0044238B">
        <w:rPr>
          <w:i/>
          <w:iCs/>
          <w:lang w:val="en-GB"/>
        </w:rPr>
        <w:t>et al.</w:t>
      </w:r>
      <w:r w:rsidR="0044238B" w:rsidRPr="0044238B">
        <w:rPr>
          <w:lang w:val="en-GB"/>
        </w:rPr>
        <w:t xml:space="preserve"> 2004)</w:t>
      </w:r>
      <w:r w:rsidR="007051E6" w:rsidRPr="0017726B">
        <w:rPr>
          <w:rFonts w:eastAsiaTheme="minorEastAsia" w:cstheme="minorHAnsi"/>
        </w:rPr>
        <w:fldChar w:fldCharType="end"/>
      </w:r>
      <w:r w:rsidR="007051E6" w:rsidRPr="00972C7F">
        <w:rPr>
          <w:rFonts w:eastAsiaTheme="minorEastAsia" w:cstheme="minorHAnsi"/>
          <w:lang w:val="en-GB"/>
        </w:rPr>
        <w:t xml:space="preserve"> and ultimately energy transfer across trophic levels</w:t>
      </w:r>
      <w:r w:rsidR="000A44E7" w:rsidRPr="00972C7F">
        <w:rPr>
          <w:rFonts w:eastAsiaTheme="minorEastAsia" w:cstheme="minorHAnsi"/>
          <w:lang w:val="en-GB"/>
        </w:rPr>
        <w:t xml:space="preserve"> </w:t>
      </w:r>
      <w:r w:rsidR="00FD5E4F" w:rsidRPr="0017726B">
        <w:rPr>
          <w:rFonts w:eastAsiaTheme="minorEastAsia" w:cstheme="minorHAnsi"/>
        </w:rPr>
        <w:fldChar w:fldCharType="begin"/>
      </w:r>
      <w:r w:rsidR="008D35D5">
        <w:rPr>
          <w:rFonts w:eastAsiaTheme="minorEastAsia" w:cstheme="minorHAnsi"/>
          <w:lang w:val="en-GB"/>
        </w:rPr>
        <w:instrText xml:space="preserve"> ADDIN ZOTERO_ITEM CSL_CITATION {"citationID":"7z2MSq6f","properties":{"formattedCitation":"(Andersen {\\i{}et al.} 2009; Barneche &amp; Allen 2018)","plainCitation":"(Andersen et al. 2009; Barneche &amp; Allen 2018)","noteIndex":0},"citationItems":[{"id":557,"uris":["http://zotero.org/users/6116610/items/QMRZW56H"],"uri":["http://zotero.org/users/6116610/items/QMRZW56H"],"itemData":{"id":557,"type":"article-journal","container-title":"Proceedings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iQDEqMkn/5xG0JrAF","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17726B">
        <w:rPr>
          <w:rFonts w:eastAsiaTheme="minorEastAsia" w:cstheme="minorHAnsi"/>
        </w:rPr>
        <w:fldChar w:fldCharType="separate"/>
      </w:r>
      <w:r w:rsidR="008F2D15" w:rsidRPr="008F2D15">
        <w:rPr>
          <w:rFonts w:ascii="Times New Roman" w:cs="Times New Roman"/>
          <w:lang w:val="en-GB"/>
        </w:rPr>
        <w:t xml:space="preserve">(Andersen </w:t>
      </w:r>
      <w:r w:rsidR="008F2D15" w:rsidRPr="008F2D15">
        <w:rPr>
          <w:rFonts w:ascii="Times New Roman" w:cs="Times New Roman"/>
          <w:i/>
          <w:iCs/>
          <w:lang w:val="en-GB"/>
        </w:rPr>
        <w:t>et al.</w:t>
      </w:r>
      <w:r w:rsidR="008F2D15" w:rsidRPr="008F2D15">
        <w:rPr>
          <w:rFonts w:ascii="Times New Roman" w:cs="Times New Roman"/>
          <w:lang w:val="en-GB"/>
        </w:rPr>
        <w:t xml:space="preserve"> 2009; Barneche &amp; Allen 2018)</w:t>
      </w:r>
      <w:r w:rsidR="00FD5E4F" w:rsidRPr="0017726B">
        <w:rPr>
          <w:rFonts w:eastAsiaTheme="minorEastAsia" w:cstheme="minorHAnsi"/>
        </w:rPr>
        <w:fldChar w:fldCharType="end"/>
      </w:r>
      <w:r w:rsidR="007051E6" w:rsidRPr="008F2458">
        <w:rPr>
          <w:rFonts w:eastAsiaTheme="minorEastAsia" w:cstheme="minorHAnsi"/>
          <w:lang w:val="en-GB"/>
        </w:rPr>
        <w:t xml:space="preserve">. </w:t>
      </w:r>
      <w:r w:rsidR="009F10F5" w:rsidRPr="004559BC">
        <w:rPr>
          <w:rFonts w:eastAsiaTheme="minorEastAsia" w:cstheme="minorHAnsi"/>
          <w:lang w:val="en-GB"/>
        </w:rPr>
        <w:t xml:space="preserve">Therefore, </w:t>
      </w:r>
      <w:proofErr w:type="spellStart"/>
      <w:r w:rsidR="00FA72C9" w:rsidRPr="004559BC">
        <w:rPr>
          <w:rFonts w:eastAsiaTheme="minorEastAsia" w:cstheme="minorHAnsi"/>
          <w:lang w:val="en-GB"/>
        </w:rPr>
        <w:t>u</w:t>
      </w:r>
      <w:r w:rsidR="00062810" w:rsidRPr="00972C7F">
        <w:rPr>
          <w:rFonts w:eastAsiaTheme="minorEastAsia" w:cstheme="minorHAnsi"/>
          <w:lang w:val="en-GB"/>
        </w:rPr>
        <w:t>understanding</w:t>
      </w:r>
      <w:proofErr w:type="spellEnd"/>
      <w:r w:rsidR="0012082A" w:rsidRPr="00972C7F">
        <w:rPr>
          <w:rFonts w:eastAsiaTheme="minorEastAsia" w:cstheme="minorHAnsi"/>
          <w:lang w:val="en-GB"/>
        </w:rPr>
        <w:t xml:space="preserve"> how </w:t>
      </w:r>
      <w:r w:rsidR="00E616DD" w:rsidRPr="004559BC">
        <w:rPr>
          <w:rFonts w:eastAsiaTheme="minorEastAsia" w:cstheme="minorHAnsi"/>
          <w:lang w:val="en-GB"/>
        </w:rPr>
        <w:t xml:space="preserve">it </w:t>
      </w:r>
      <w:r w:rsidR="0012082A" w:rsidRPr="00972C7F">
        <w:rPr>
          <w:rFonts w:eastAsiaTheme="minorEastAsia" w:cstheme="minorHAnsi"/>
          <w:lang w:val="en-GB"/>
        </w:rPr>
        <w:t>scales with body size and temperature</w:t>
      </w:r>
      <w:r w:rsidR="00274560" w:rsidRPr="004559BC">
        <w:rPr>
          <w:rFonts w:eastAsiaTheme="minorEastAsia" w:cstheme="minorHAnsi"/>
          <w:lang w:val="en-GB"/>
        </w:rPr>
        <w:t xml:space="preserve"> </w:t>
      </w:r>
      <w:r w:rsidR="007B3CB5" w:rsidRPr="00972C7F">
        <w:rPr>
          <w:rFonts w:eastAsiaTheme="minorEastAsia" w:cstheme="minorHAnsi"/>
          <w:lang w:val="en-GB"/>
        </w:rPr>
        <w:t xml:space="preserve">is </w:t>
      </w:r>
      <w:r w:rsidR="006D43AC" w:rsidRPr="00972C7F">
        <w:rPr>
          <w:rFonts w:eastAsiaTheme="minorEastAsia" w:cstheme="minorHAnsi"/>
          <w:lang w:val="en-GB"/>
        </w:rPr>
        <w:t xml:space="preserve">important </w:t>
      </w:r>
      <w:r w:rsidR="00076FA9" w:rsidRPr="00972C7F">
        <w:rPr>
          <w:rFonts w:eastAsiaTheme="minorEastAsia" w:cstheme="minorHAnsi"/>
          <w:lang w:val="en-GB"/>
        </w:rPr>
        <w:t xml:space="preserve">for </w:t>
      </w:r>
      <w:r w:rsidR="006D43AC" w:rsidRPr="00972C7F">
        <w:rPr>
          <w:rFonts w:eastAsiaTheme="minorEastAsia" w:cstheme="minorHAnsi"/>
          <w:lang w:val="en-GB"/>
        </w:rPr>
        <w:t>predict</w:t>
      </w:r>
      <w:r w:rsidR="00076FA9" w:rsidRPr="00972C7F">
        <w:rPr>
          <w:rFonts w:eastAsiaTheme="minorEastAsia" w:cstheme="minorHAnsi"/>
          <w:lang w:val="en-GB"/>
        </w:rPr>
        <w:t>ing</w:t>
      </w:r>
      <w:r w:rsidR="006D43AC" w:rsidRPr="00972C7F">
        <w:rPr>
          <w:rFonts w:eastAsiaTheme="minorEastAsia" w:cstheme="minorHAnsi"/>
          <w:lang w:val="en-GB"/>
        </w:rPr>
        <w:t xml:space="preserve"> the impacts </w:t>
      </w:r>
      <w:r w:rsidR="004A4E19" w:rsidRPr="00972C7F">
        <w:rPr>
          <w:rFonts w:eastAsiaTheme="minorEastAsia" w:cstheme="minorHAnsi"/>
          <w:lang w:val="en-GB"/>
        </w:rPr>
        <w:t xml:space="preserve">of </w:t>
      </w:r>
      <w:r w:rsidR="007051E6" w:rsidRPr="00972C7F">
        <w:rPr>
          <w:rFonts w:eastAsiaTheme="minorEastAsia" w:cstheme="minorHAnsi"/>
          <w:lang w:val="en-GB"/>
        </w:rPr>
        <w:t>gl</w:t>
      </w:r>
      <w:r w:rsidR="00116F62" w:rsidRPr="00972C7F">
        <w:rPr>
          <w:rFonts w:eastAsiaTheme="minorEastAsia" w:cstheme="minorHAnsi"/>
          <w:lang w:val="en-GB"/>
        </w:rPr>
        <w:t xml:space="preserve">obal warming </w:t>
      </w:r>
      <w:r w:rsidR="00744715" w:rsidRPr="00972C7F">
        <w:rPr>
          <w:rFonts w:eastAsiaTheme="minorEastAsia" w:cstheme="minorHAnsi"/>
          <w:lang w:val="en-GB"/>
        </w:rPr>
        <w:t xml:space="preserve">on </w:t>
      </w:r>
      <w:r w:rsidR="00CF1290" w:rsidRPr="00972C7F">
        <w:rPr>
          <w:lang w:val="en-GB"/>
        </w:rPr>
        <w:t>the structure and functioning of ecosystems</w:t>
      </w:r>
      <w:r w:rsidR="007051E6" w:rsidRPr="00972C7F">
        <w:rPr>
          <w:rFonts w:eastAsiaTheme="minorEastAsia" w:cstheme="minorHAnsi"/>
          <w:lang w:val="en-GB"/>
        </w:rPr>
        <w:t>.</w:t>
      </w:r>
    </w:p>
    <w:p w14:paraId="003F9BB3" w14:textId="578C3CCE" w:rsidR="00B11CDE" w:rsidRPr="00C87062" w:rsidRDefault="00FE7846" w:rsidP="002E3379">
      <w:pPr>
        <w:spacing w:line="480" w:lineRule="auto"/>
        <w:ind w:firstLine="284"/>
        <w:contextualSpacing/>
        <w:jc w:val="both"/>
        <w:rPr>
          <w:rFonts w:eastAsiaTheme="minorEastAsia"/>
          <w:lang w:val="en-GB"/>
        </w:rPr>
      </w:pPr>
      <w:r w:rsidRPr="00972C7F">
        <w:rPr>
          <w:rFonts w:eastAsiaTheme="minorEastAsia" w:cstheme="minorHAnsi"/>
          <w:lang w:val="en-GB"/>
        </w:rPr>
        <w:t xml:space="preserve">Global warming is predicted to </w:t>
      </w:r>
      <w:r w:rsidR="005C06EB" w:rsidRPr="00972C7F">
        <w:rPr>
          <w:rFonts w:eastAsiaTheme="minorEastAsia" w:cstheme="minorHAnsi"/>
          <w:lang w:val="en-GB"/>
        </w:rPr>
        <w:t xml:space="preserve">lead to declines in </w:t>
      </w:r>
      <w:r w:rsidRPr="00972C7F">
        <w:rPr>
          <w:rFonts w:eastAsiaTheme="minorEastAsia" w:cstheme="minorHAnsi"/>
          <w:lang w:val="en-GB"/>
        </w:rPr>
        <w:t>the body size of organis</w:t>
      </w:r>
      <w:r w:rsidR="007768F3" w:rsidRPr="00972C7F">
        <w:rPr>
          <w:rFonts w:eastAsiaTheme="minorEastAsia" w:cstheme="minorHAnsi"/>
          <w:lang w:val="en-GB"/>
        </w:rPr>
        <w:t>ms</w:t>
      </w:r>
      <w:r w:rsidR="008C2256" w:rsidRPr="00972C7F">
        <w:rPr>
          <w:rFonts w:eastAsiaTheme="minorEastAsia" w:cstheme="minorHAnsi"/>
          <w:lang w:val="en-GB"/>
        </w:rPr>
        <w:t xml:space="preserve"> </w:t>
      </w:r>
      <w:r w:rsidR="00DB0FC1">
        <w:rPr>
          <w:rFonts w:eastAsiaTheme="minorEastAsia" w:cstheme="minorHAnsi"/>
        </w:rPr>
        <w:fldChar w:fldCharType="begin"/>
      </w:r>
      <w:r w:rsidR="00DB0FC1" w:rsidRPr="00972C7F">
        <w:rPr>
          <w:rFonts w:eastAsiaTheme="minorEastAsia" w:cstheme="minorHAnsi"/>
          <w:lang w:val="en-GB"/>
        </w:rPr>
        <w:instrText xml:space="preserve"> ADDIN ZOTERO_ITEM CSL_CITATION {"citationID":"AtK57ZpM","properties":{"formattedCitation":"(Daufresne {\\i{}et al.} 2009; Gardner {\\i{}et al.} 2011)","plainCitation":"(Daufresne et al. 2009; Gardner et al. 2011)","noteIndex":0},"citationItems":[{"id":171,"uris":["http://zotero.org/users/6116610/items/BYIQJ2UA"],"uri":["http://zotero.org/users/6116610/items/BYIQJ2UA"],"itemData":{"id":171,"type":"article-journal","abstract":"Understanding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109,"uris":["http://zotero.org/users/6116610/items/KEH233X3"],"uri":["http://zotero.org/users/6116610/items/KEH233X3"],"itemData":{"id":109,"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w:instrText>
      </w:r>
      <w:r w:rsidR="00DB0FC1" w:rsidRPr="008F2458">
        <w:rPr>
          <w:rFonts w:eastAsiaTheme="minorEastAsia" w:cstheme="minorHAnsi"/>
          <w:lang w:val="en-GB"/>
        </w:rPr>
        <w:instrText xml:space="preserve">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00DB0FC1">
        <w:rPr>
          <w:rFonts w:eastAsiaTheme="minorEastAsia" w:cstheme="minorHAnsi"/>
        </w:rPr>
        <w:fldChar w:fldCharType="separate"/>
      </w:r>
      <w:r w:rsidR="0044238B" w:rsidRPr="0044238B">
        <w:rPr>
          <w:lang w:val="en-GB"/>
        </w:rPr>
        <w:t xml:space="preserve">(Daufresne </w:t>
      </w:r>
      <w:r w:rsidR="0044238B" w:rsidRPr="0044238B">
        <w:rPr>
          <w:i/>
          <w:iCs/>
          <w:lang w:val="en-GB"/>
        </w:rPr>
        <w:t>et al.</w:t>
      </w:r>
      <w:r w:rsidR="0044238B" w:rsidRPr="0044238B">
        <w:rPr>
          <w:lang w:val="en-GB"/>
        </w:rPr>
        <w:t xml:space="preserve"> 2009; Gardner </w:t>
      </w:r>
      <w:r w:rsidR="0044238B" w:rsidRPr="0044238B">
        <w:rPr>
          <w:i/>
          <w:iCs/>
          <w:lang w:val="en-GB"/>
        </w:rPr>
        <w:t>et al.</w:t>
      </w:r>
      <w:r w:rsidR="0044238B" w:rsidRPr="0044238B">
        <w:rPr>
          <w:lang w:val="en-GB"/>
        </w:rPr>
        <w:t xml:space="preserve"> 2011)</w:t>
      </w:r>
      <w:r w:rsidR="00DB0FC1">
        <w:rPr>
          <w:rFonts w:eastAsiaTheme="minorEastAsia" w:cstheme="minorHAnsi"/>
        </w:rPr>
        <w:fldChar w:fldCharType="end"/>
      </w:r>
      <w:r w:rsidR="007768F3" w:rsidRPr="008F2458">
        <w:rPr>
          <w:rFonts w:eastAsiaTheme="minorEastAsia" w:cstheme="minorHAnsi"/>
          <w:lang w:val="en-GB"/>
        </w:rPr>
        <w:t xml:space="preserve">. </w:t>
      </w:r>
      <w:r w:rsidR="00C75FDF" w:rsidRPr="00972C7F">
        <w:rPr>
          <w:rFonts w:eastAsiaTheme="minorEastAsia" w:cstheme="minorHAnsi"/>
          <w:lang w:val="en-GB"/>
        </w:rPr>
        <w:t xml:space="preserve">The temperature size-rule </w:t>
      </w:r>
      <w:r w:rsidR="00754DEF" w:rsidRPr="00972C7F">
        <w:rPr>
          <w:rFonts w:eastAsiaTheme="minorEastAsia" w:cstheme="minorHAnsi"/>
          <w:lang w:val="en-GB"/>
        </w:rPr>
        <w:t>predicts</w:t>
      </w:r>
      <w:r w:rsidR="00C75FDF" w:rsidRPr="00972C7F">
        <w:rPr>
          <w:rFonts w:eastAsiaTheme="minorEastAsia" w:cstheme="minorHAnsi"/>
          <w:lang w:val="en-GB"/>
        </w:rPr>
        <w:t xml:space="preserve"> that warmer rearing temperatures </w:t>
      </w:r>
      <w:r w:rsidR="00A53A1E" w:rsidRPr="00972C7F">
        <w:rPr>
          <w:rFonts w:eastAsiaTheme="minorEastAsia" w:cstheme="minorHAnsi"/>
          <w:lang w:val="en-GB"/>
        </w:rPr>
        <w:t xml:space="preserve">lead to faster developmental times (and </w:t>
      </w:r>
      <w:r w:rsidR="00BB539B" w:rsidRPr="00972C7F">
        <w:rPr>
          <w:rFonts w:eastAsiaTheme="minorEastAsia" w:cstheme="minorHAnsi"/>
          <w:lang w:val="en-GB"/>
        </w:rPr>
        <w:t xml:space="preserve">larger initial </w:t>
      </w:r>
      <w:r w:rsidR="00A53A1E" w:rsidRPr="00972C7F">
        <w:rPr>
          <w:rFonts w:eastAsiaTheme="minorEastAsia" w:cstheme="minorHAnsi"/>
          <w:lang w:val="en-GB"/>
        </w:rPr>
        <w:t>size-at-age or size-at-life-stage), but smaller</w:t>
      </w:r>
      <w:r w:rsidR="00C5761B" w:rsidRPr="00972C7F">
        <w:rPr>
          <w:rFonts w:eastAsiaTheme="minorEastAsia" w:cstheme="minorHAnsi"/>
          <w:lang w:val="en-GB"/>
        </w:rPr>
        <w:t xml:space="preserve"> adult body sizes</w:t>
      </w:r>
      <w:r w:rsidR="00583C48" w:rsidRPr="00972C7F">
        <w:rPr>
          <w:rFonts w:eastAsiaTheme="minorEastAsia" w:cstheme="minorHAnsi"/>
          <w:lang w:val="en-GB"/>
        </w:rPr>
        <w:t xml:space="preserve"> </w:t>
      </w:r>
      <w:r w:rsidR="00583C48" w:rsidRPr="004B4EFD">
        <w:rPr>
          <w:rFonts w:eastAsiaTheme="minorEastAsia" w:cstheme="minorHAnsi"/>
        </w:rPr>
        <w:fldChar w:fldCharType="begin"/>
      </w:r>
      <w:r w:rsidR="00583C48" w:rsidRPr="00972C7F">
        <w:rPr>
          <w:rFonts w:eastAsiaTheme="minorEastAsia" w:cstheme="minorHAnsi"/>
          <w:lang w:val="en-GB"/>
        </w:rPr>
        <w:instrText xml:space="preserve"> ADDIN ZOTERO_ITEM CSL_CITATION {"citationID":"oKMk89It","properties":{"formattedCitation":"(Atkinson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583C48" w:rsidRPr="004B4EFD">
        <w:rPr>
          <w:rFonts w:eastAsiaTheme="minorEastAsia" w:cstheme="minorHAnsi"/>
        </w:rPr>
        <w:fldChar w:fldCharType="separate"/>
      </w:r>
      <w:r w:rsidR="0044238B" w:rsidRPr="00972C7F">
        <w:rPr>
          <w:rFonts w:eastAsiaTheme="minorEastAsia" w:cstheme="minorHAnsi"/>
          <w:noProof/>
          <w:lang w:val="en-GB"/>
        </w:rPr>
        <w:t>(Atkinson 1994)</w:t>
      </w:r>
      <w:r w:rsidR="00583C48" w:rsidRPr="004B4EFD">
        <w:rPr>
          <w:rFonts w:eastAsiaTheme="minorEastAsia" w:cstheme="minorHAnsi"/>
        </w:rPr>
        <w:fldChar w:fldCharType="end"/>
      </w:r>
      <w:r w:rsidR="00C5761B" w:rsidRPr="00972C7F">
        <w:rPr>
          <w:rFonts w:eastAsiaTheme="minorEastAsia" w:cstheme="minorHAnsi"/>
          <w:lang w:val="en-GB"/>
        </w:rPr>
        <w:t>.</w:t>
      </w:r>
      <w:r w:rsidR="00583C48" w:rsidRPr="00972C7F">
        <w:rPr>
          <w:rFonts w:eastAsiaTheme="minorEastAsia" w:cstheme="minorHAnsi"/>
          <w:lang w:val="en-GB"/>
        </w:rPr>
        <w:t xml:space="preserve"> This relationship is found in</w:t>
      </w:r>
      <w:r w:rsidR="00A53A1E" w:rsidRPr="00972C7F">
        <w:rPr>
          <w:rFonts w:eastAsiaTheme="minorEastAsia" w:cstheme="minorHAnsi"/>
          <w:lang w:val="en-GB"/>
        </w:rPr>
        <w:t xml:space="preserve"> </w:t>
      </w:r>
      <w:r w:rsidR="00871409" w:rsidRPr="00972C7F">
        <w:rPr>
          <w:rFonts w:eastAsiaTheme="minorEastAsia" w:cstheme="minorHAnsi"/>
          <w:lang w:val="en-GB"/>
        </w:rPr>
        <w:t>numerous experimental studies</w:t>
      </w:r>
      <w:r w:rsidR="00F30EB6" w:rsidRPr="00972C7F">
        <w:rPr>
          <w:rFonts w:eastAsiaTheme="minorEastAsia" w:cstheme="minorHAnsi"/>
          <w:lang w:val="en-GB"/>
        </w:rPr>
        <w:t xml:space="preserve"> </w:t>
      </w:r>
      <w:r w:rsidR="00F30EB6" w:rsidRPr="004B4EFD">
        <w:rPr>
          <w:rFonts w:eastAsiaTheme="minorEastAsia" w:cstheme="minorHAnsi"/>
        </w:rPr>
        <w:fldChar w:fldCharType="begin"/>
      </w:r>
      <w:r w:rsidR="00E10450" w:rsidRPr="00972C7F">
        <w:rPr>
          <w:rFonts w:eastAsiaTheme="minorEastAsia" w:cstheme="minorHAnsi"/>
          <w:lang w:val="en-GB"/>
        </w:rPr>
        <w:instrText xml:space="preserve"> ADDIN ZOTERO_ITEM CSL_CITATION {"citationID":"a2j5l3flk6h","properties":{"formattedCitation":"(Atkinson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30EB6" w:rsidRPr="004B4EFD">
        <w:rPr>
          <w:rFonts w:eastAsiaTheme="minorEastAsia" w:cstheme="minorHAnsi"/>
        </w:rPr>
        <w:fldChar w:fldCharType="separate"/>
      </w:r>
      <w:r w:rsidR="00E10450" w:rsidRPr="00E10450">
        <w:rPr>
          <w:rFonts w:ascii="Times New Roman" w:cs="Times New Roman"/>
          <w:lang w:val="en-GB"/>
        </w:rPr>
        <w:t>(Atkinson 1994)</w:t>
      </w:r>
      <w:r w:rsidR="00F30EB6" w:rsidRPr="004B4EFD">
        <w:rPr>
          <w:rFonts w:eastAsiaTheme="minorEastAsia" w:cstheme="minorHAnsi"/>
        </w:rPr>
        <w:fldChar w:fldCharType="end"/>
      </w:r>
      <w:r w:rsidR="00871409" w:rsidRPr="00972C7F">
        <w:rPr>
          <w:rFonts w:eastAsiaTheme="minorEastAsia" w:cstheme="minorHAnsi"/>
          <w:lang w:val="en-GB"/>
        </w:rPr>
        <w:t>,</w:t>
      </w:r>
      <w:r w:rsidR="00F30EB6" w:rsidRPr="00972C7F">
        <w:rPr>
          <w:rFonts w:eastAsiaTheme="minorEastAsia" w:cstheme="minorHAnsi"/>
          <w:lang w:val="en-GB"/>
        </w:rPr>
        <w:t xml:space="preserve"> as well as latitudinal gradient studies</w:t>
      </w:r>
      <w:r w:rsidR="006646C6" w:rsidRPr="00972C7F">
        <w:rPr>
          <w:rFonts w:eastAsiaTheme="minorEastAsia" w:cstheme="minorHAnsi"/>
          <w:lang w:val="en-GB"/>
        </w:rPr>
        <w:t xml:space="preserve"> </w:t>
      </w:r>
      <w:r w:rsidR="0009026F" w:rsidRPr="00972C7F">
        <w:rPr>
          <w:rFonts w:eastAsiaTheme="minorEastAsia" w:cstheme="minorHAnsi"/>
          <w:lang w:val="en-GB"/>
        </w:rPr>
        <w:t xml:space="preserve">of insects </w:t>
      </w:r>
      <w:r w:rsidR="0009026F" w:rsidRPr="004B4EFD">
        <w:rPr>
          <w:rFonts w:eastAsiaTheme="minorEastAsia" w:cstheme="minorHAnsi"/>
        </w:rPr>
        <w:fldChar w:fldCharType="begin"/>
      </w:r>
      <w:r w:rsidR="0009026F" w:rsidRPr="00972C7F">
        <w:rPr>
          <w:rFonts w:eastAsiaTheme="minorEastAsia" w:cstheme="minorHAnsi"/>
          <w:lang w:val="en-GB"/>
        </w:rPr>
        <w:instrText xml:space="preserve"> ADDIN ZOTERO_ITEM CSL_CITATION {"citationID":"ustyVCi6","properties":{"formattedCitation":"(Horne {\\i{}et al.} 2015)","plainCitation":"(Horne et al. 2015)","noteIndex":0},"citationItems":[{"id":795,"uris":["http://zotero.org/users/6116610/items/PDRYQAXM"],"uri":["http://zotero.org/users/6116610/items/PDRYQAXM"],"itemData":{"id":795,"type":"article-journal","abstract":"Two major intraspeci</w:instrText>
      </w:r>
      <w:r w:rsidR="0009026F" w:rsidRPr="004B4EFD">
        <w:rPr>
          <w:rFonts w:eastAsiaTheme="minorEastAsia" w:cstheme="minorHAnsi"/>
        </w:rPr>
        <w:instrText>ﬁ</w:instrText>
      </w:r>
      <w:r w:rsidR="0009026F" w:rsidRPr="00972C7F">
        <w:rPr>
          <w:rFonts w:eastAsiaTheme="minorEastAsia" w:cstheme="minorHAnsi"/>
          <w:lang w:val="en-GB"/>
        </w:rPr>
        <w:instrText>c patterns of adult size variation are plastic temperature-size</w:instrText>
      </w:r>
      <w:r w:rsidR="0009026F" w:rsidRPr="004B4EFD">
        <w:rPr>
          <w:rFonts w:eastAsiaTheme="minorEastAsia" w:cstheme="minorHAnsi"/>
        </w:rPr>
        <w:instrText xml:space="preserve"> (T-S) responses and latitude-size (L-S) clines. Yet, the degree to whi</w:instrText>
      </w:r>
      <w:r w:rsidR="0009026F" w:rsidRPr="002D70E2">
        <w:rPr>
          <w:rFonts w:eastAsiaTheme="minorEastAsia" w:cstheme="minorHAnsi"/>
          <w:lang w:val="en-GB"/>
        </w:rPr>
        <w:instrText xml:space="preserve">ch these co-vary and share explanatory mechanisms has not been systematically evaluated. We present the largest quantitative comparison of these gradients to date, and </w:instrText>
      </w:r>
      <w:r w:rsidR="0009026F" w:rsidRPr="004B4EFD">
        <w:rPr>
          <w:rFonts w:eastAsiaTheme="minorEastAsia" w:cstheme="minorHAnsi"/>
        </w:rPr>
        <w:instrText>ﬁ</w:instrText>
      </w:r>
      <w:r w:rsidR="0009026F" w:rsidRPr="002D70E2">
        <w:rPr>
          <w:rFonts w:eastAsiaTheme="minorEastAsia" w:cstheme="minorHAnsi"/>
          <w:lang w:val="en-GB"/>
        </w:rPr>
        <w:instrText xml:space="preserve">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4B4EFD">
        <w:rPr>
          <w:rFonts w:eastAsiaTheme="minorEastAsia" w:cstheme="minorHAnsi"/>
        </w:rPr>
        <w:fldChar w:fldCharType="separate"/>
      </w:r>
      <w:r w:rsidR="0044238B" w:rsidRPr="0044238B">
        <w:rPr>
          <w:lang w:val="en-GB"/>
        </w:rPr>
        <w:t xml:space="preserve">(Horne </w:t>
      </w:r>
      <w:r w:rsidR="0044238B" w:rsidRPr="0044238B">
        <w:rPr>
          <w:i/>
          <w:iCs/>
          <w:lang w:val="en-GB"/>
        </w:rPr>
        <w:t>et al.</w:t>
      </w:r>
      <w:r w:rsidR="0044238B" w:rsidRPr="0044238B">
        <w:rPr>
          <w:lang w:val="en-GB"/>
        </w:rPr>
        <w:t xml:space="preserve"> 2015)</w:t>
      </w:r>
      <w:r w:rsidR="0009026F" w:rsidRPr="004B4EFD">
        <w:rPr>
          <w:rFonts w:eastAsiaTheme="minorEastAsia" w:cstheme="minorHAnsi"/>
        </w:rPr>
        <w:fldChar w:fldCharType="end"/>
      </w:r>
      <w:r w:rsidR="00EE03B0" w:rsidRPr="002D70E2">
        <w:rPr>
          <w:rFonts w:eastAsiaTheme="minorEastAsia" w:cstheme="minorHAnsi"/>
          <w:lang w:val="en-GB"/>
        </w:rPr>
        <w:t>,</w:t>
      </w:r>
      <w:r w:rsidR="005C4AB1" w:rsidRPr="002D70E2">
        <w:rPr>
          <w:rFonts w:eastAsiaTheme="minorEastAsia" w:cstheme="minorHAnsi"/>
          <w:lang w:val="en-GB"/>
        </w:rPr>
        <w:t xml:space="preserve"> and is stronger in aquatic than terrestrial environments</w:t>
      </w:r>
      <w:r w:rsidR="00BC70AD" w:rsidRPr="004559BC">
        <w:rPr>
          <w:rFonts w:eastAsiaTheme="minorEastAsia" w:cstheme="minorHAnsi"/>
          <w:lang w:val="en-GB"/>
        </w:rPr>
        <w:t xml:space="preserve"> </w:t>
      </w:r>
      <w:r w:rsidR="00BC70AD">
        <w:rPr>
          <w:rFonts w:eastAsiaTheme="minorEastAsia" w:cstheme="minorHAnsi"/>
        </w:rPr>
        <w:fldChar w:fldCharType="begin"/>
      </w:r>
      <w:r w:rsidR="00E10450" w:rsidRPr="004559BC">
        <w:rPr>
          <w:rFonts w:eastAsiaTheme="minorEastAsia" w:cstheme="minorHAnsi"/>
          <w:lang w:val="en-GB"/>
        </w:rPr>
        <w:instrText xml:space="preserve"> ADDIN ZOTERO_ITEM CSL_CITATION {"citationID":"a1c0ek54g04","properties":{"formattedCitation":"(Forster {\\i{}et al.} 2012; Horne {\\i{}et al.} 2015)","plainCitation":"(Forster et al. 2012; Horne et al. 2015)","noteIndex":0},"citationItems":[{"id":1715,"uris":["http://zotero.org/users/6116610/items/AZTYYBDD"],"uri":["http://zotero.org/users/6116610/items/AZTYYBDD"],"itemData":{"id":1715,"type":"article-journal","abstract":"Most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w:instrText>
      </w:r>
      <w:r w:rsidR="00E10450">
        <w:rPr>
          <w:rFonts w:eastAsiaTheme="minorEastAsia" w:cstheme="minorHAnsi"/>
        </w:rPr>
        <w:instrText xml:space="preserve">. In animal species of </w:instrText>
      </w:r>
      <w:r w:rsidR="00E10450">
        <w:rPr>
          <w:rFonts w:ascii="Cambria Math" w:eastAsiaTheme="minorEastAsia" w:hAnsi="Cambria Math" w:cs="Cambria Math"/>
        </w:rPr>
        <w:instrText>∼</w:instrText>
      </w:r>
      <w:r w:rsidR="00E10450">
        <w:rPr>
          <w:rFonts w:eastAsiaTheme="minorEastAsia" w:cstheme="minorHAnsi"/>
        </w:rPr>
        <w:instrText>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G."},{"family":"Atkinson","given":"David"}],"issued":{"date-parts":[["2012",11,20]]}}},{"id":795,"uris":["http://zotero.org/users/6116610/items/PDRYQAXM"],"uri":["http://zotero.org/users/6116610/items/PDRYQAXM"],"itemData":{"id":795,"type":"article-journal","abstract":"Two major intraspeciﬁc patterns of adult size variation are plastic temperature-size (T-S) responses and latitude-size (L-S) clines. Yet, the degree to whi</w:instrText>
      </w:r>
      <w:r w:rsidR="00E10450" w:rsidRPr="004559BC">
        <w:rPr>
          <w:rFonts w:eastAsiaTheme="minorEastAsia" w:cstheme="minorHAnsi"/>
          <w:lang w:val="en-GB"/>
        </w:rPr>
        <w:instrText xml:space="preserve">ch these co-vary and share explanatory mechanisms has not been systematically evaluated. We present the largest quantitative comparison of these gradients to date, and </w:instrText>
      </w:r>
      <w:r w:rsidR="00E10450">
        <w:rPr>
          <w:rFonts w:eastAsiaTheme="minorEastAsia" w:cstheme="minorHAnsi"/>
        </w:rPr>
        <w:instrText>ﬁ</w:instrText>
      </w:r>
      <w:r w:rsidR="00E10450" w:rsidRPr="004559BC">
        <w:rPr>
          <w:rFonts w:eastAsiaTheme="minorEastAsia" w:cstheme="minorHAnsi"/>
          <w:lang w:val="en-GB"/>
        </w:rPr>
        <w:instrText xml:space="preserve">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BC70AD">
        <w:rPr>
          <w:rFonts w:eastAsiaTheme="minorEastAsia" w:cstheme="minorHAnsi"/>
        </w:rPr>
        <w:fldChar w:fldCharType="separate"/>
      </w:r>
      <w:r w:rsidR="00E10450" w:rsidRPr="00E10450">
        <w:rPr>
          <w:rFonts w:ascii="Times New Roman" w:cs="Times New Roman"/>
          <w:lang w:val="en-GB"/>
        </w:rPr>
        <w:t xml:space="preserve">(Forster </w:t>
      </w:r>
      <w:r w:rsidR="00E10450" w:rsidRPr="00E10450">
        <w:rPr>
          <w:rFonts w:ascii="Times New Roman" w:cs="Times New Roman"/>
          <w:i/>
          <w:iCs/>
          <w:lang w:val="en-GB"/>
        </w:rPr>
        <w:t>et al.</w:t>
      </w:r>
      <w:r w:rsidR="00E10450" w:rsidRPr="00E10450">
        <w:rPr>
          <w:rFonts w:ascii="Times New Roman" w:cs="Times New Roman"/>
          <w:lang w:val="en-GB"/>
        </w:rPr>
        <w:t xml:space="preserve"> 2012; Horne </w:t>
      </w:r>
      <w:r w:rsidR="00E10450" w:rsidRPr="00E10450">
        <w:rPr>
          <w:rFonts w:ascii="Times New Roman" w:cs="Times New Roman"/>
          <w:i/>
          <w:iCs/>
          <w:lang w:val="en-GB"/>
        </w:rPr>
        <w:t>et al.</w:t>
      </w:r>
      <w:r w:rsidR="00E10450" w:rsidRPr="00E10450">
        <w:rPr>
          <w:rFonts w:ascii="Times New Roman" w:cs="Times New Roman"/>
          <w:lang w:val="en-GB"/>
        </w:rPr>
        <w:t xml:space="preserve"> 2015)</w:t>
      </w:r>
      <w:r w:rsidR="00BC70AD">
        <w:rPr>
          <w:rFonts w:eastAsiaTheme="minorEastAsia" w:cstheme="minorHAnsi"/>
        </w:rPr>
        <w:fldChar w:fldCharType="end"/>
      </w:r>
      <w:r w:rsidR="00130B48" w:rsidRPr="008F2458">
        <w:rPr>
          <w:rFonts w:eastAsiaTheme="minorEastAsia" w:cstheme="minorHAnsi"/>
          <w:lang w:val="en-GB"/>
        </w:rPr>
        <w:t>.</w:t>
      </w:r>
      <w:r w:rsidR="007A54D2" w:rsidRPr="008F2458">
        <w:rPr>
          <w:rFonts w:eastAsiaTheme="minorEastAsia" w:cstheme="minorHAnsi"/>
          <w:lang w:val="en-GB"/>
        </w:rPr>
        <w:t xml:space="preserve"> </w:t>
      </w:r>
      <w:r w:rsidR="002709C8" w:rsidRPr="00972C7F">
        <w:rPr>
          <w:rFonts w:eastAsiaTheme="minorEastAsia" w:cstheme="minorHAnsi"/>
          <w:lang w:val="en-GB"/>
        </w:rPr>
        <w:t xml:space="preserve">The underlying mechanisms </w:t>
      </w:r>
      <w:r w:rsidR="00DC28E9" w:rsidRPr="00972C7F">
        <w:rPr>
          <w:rFonts w:eastAsiaTheme="minorEastAsia" w:cstheme="minorHAnsi"/>
          <w:lang w:val="en-GB"/>
        </w:rPr>
        <w:t xml:space="preserve">are not well understood, </w:t>
      </w:r>
      <w:r w:rsidR="00DE49F8" w:rsidRPr="00972C7F">
        <w:rPr>
          <w:rFonts w:eastAsiaTheme="minorEastAsia"/>
          <w:lang w:val="en-GB"/>
        </w:rPr>
        <w:t xml:space="preserve">but likely </w:t>
      </w:r>
      <w:r w:rsidR="002709C8" w:rsidRPr="00972C7F">
        <w:rPr>
          <w:rFonts w:eastAsiaTheme="minorEastAsia"/>
          <w:lang w:val="en-GB"/>
        </w:rPr>
        <w:t xml:space="preserve">results </w:t>
      </w:r>
      <w:r w:rsidR="007C71CD">
        <w:rPr>
          <w:rFonts w:eastAsiaTheme="minorEastAsia"/>
          <w:lang w:val="en-GB"/>
        </w:rPr>
        <w:t>from</w:t>
      </w:r>
      <w:r w:rsidR="002709C8" w:rsidRPr="00972C7F">
        <w:rPr>
          <w:rFonts w:eastAsiaTheme="minorEastAsia"/>
          <w:lang w:val="en-GB"/>
        </w:rPr>
        <w:t xml:space="preserve"> </w:t>
      </w:r>
      <w:r w:rsidR="003E7E69" w:rsidRPr="004559BC">
        <w:rPr>
          <w:rFonts w:eastAsiaTheme="minorEastAsia"/>
          <w:lang w:val="en-GB"/>
        </w:rPr>
        <w:t xml:space="preserve">an </w:t>
      </w:r>
      <w:r w:rsidR="002709C8" w:rsidRPr="00972C7F">
        <w:rPr>
          <w:rFonts w:eastAsiaTheme="minorEastAsia"/>
          <w:lang w:val="en-GB"/>
        </w:rPr>
        <w:t xml:space="preserve">interplay between ecology and physiology </w:t>
      </w:r>
      <w:r w:rsidR="002709C8" w:rsidRPr="004B4EFD">
        <w:rPr>
          <w:rFonts w:eastAsiaTheme="minorEastAsia"/>
        </w:rPr>
        <w:fldChar w:fldCharType="begin"/>
      </w:r>
      <w:r w:rsidR="00A51793" w:rsidRPr="00972C7F">
        <w:rPr>
          <w:rFonts w:eastAsiaTheme="minorEastAsia"/>
          <w:lang w:val="en-GB"/>
        </w:rPr>
        <w:instrText xml:space="preserve"> ADDIN ZOTERO_ITEM CSL_CITATION {"citationID":"Q6C728q6","properties":{"formattedCitation":"(Ohlberger 2013; Audzijonyte {\\i{}et al.} 2018; Neubauer &amp; Andersen 2019)","plainCitation":"(Ohlberger 2013;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w:instrText>
      </w:r>
      <w:r w:rsidR="00A51793" w:rsidRPr="004559BC">
        <w:rPr>
          <w:rFonts w:eastAsiaTheme="minorEastAsia"/>
          <w:lang w:val="en-GB"/>
        </w:rPr>
        <w:instrText>es</w:instrText>
      </w:r>
      <w:r w:rsidR="00A51793">
        <w:rPr>
          <w:rFonts w:eastAsiaTheme="minorEastAsia"/>
        </w:rPr>
        <w:instrText xml:space="preserve">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w:instrText>
      </w:r>
      <w:r w:rsidR="00A51793" w:rsidRPr="004559BC">
        <w:rPr>
          <w:rFonts w:eastAsiaTheme="minorEastAsia"/>
          <w:lang w:val="en-GB"/>
        </w:rPr>
        <w:instrText xml:space="preserve">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2709C8" w:rsidRPr="004B4EFD">
        <w:rPr>
          <w:rFonts w:eastAsiaTheme="minorEastAsia"/>
        </w:rPr>
        <w:fldChar w:fldCharType="separate"/>
      </w:r>
      <w:r w:rsidR="0044238B" w:rsidRPr="0044238B">
        <w:rPr>
          <w:lang w:val="en-GB"/>
        </w:rPr>
        <w:t xml:space="preserve">(Ohlberger 2013; Audzijonyte </w:t>
      </w:r>
      <w:r w:rsidR="0044238B" w:rsidRPr="0044238B">
        <w:rPr>
          <w:i/>
          <w:iCs/>
          <w:lang w:val="en-GB"/>
        </w:rPr>
        <w:t>et al.</w:t>
      </w:r>
      <w:r w:rsidR="0044238B" w:rsidRPr="0044238B">
        <w:rPr>
          <w:lang w:val="en-GB"/>
        </w:rPr>
        <w:t xml:space="preserve"> 2018; Neubauer &amp; Andersen 2019)</w:t>
      </w:r>
      <w:r w:rsidR="002709C8" w:rsidRPr="004B4EFD">
        <w:rPr>
          <w:rFonts w:eastAsiaTheme="minorEastAsia"/>
        </w:rPr>
        <w:fldChar w:fldCharType="end"/>
      </w:r>
      <w:r w:rsidR="002709C8" w:rsidRPr="004559BC">
        <w:rPr>
          <w:rFonts w:eastAsiaTheme="minorEastAsia"/>
          <w:lang w:val="en-GB"/>
        </w:rPr>
        <w:t xml:space="preserve">. </w:t>
      </w:r>
      <w:r w:rsidR="005F6B20" w:rsidRPr="004559BC">
        <w:rPr>
          <w:rFonts w:eastAsiaTheme="minorEastAsia"/>
          <w:lang w:val="en-GB"/>
        </w:rPr>
        <w:t>E</w:t>
      </w:r>
      <w:r w:rsidR="005F6B20" w:rsidRPr="00972C7F">
        <w:rPr>
          <w:rFonts w:eastAsiaTheme="minorEastAsia"/>
          <w:lang w:val="en-GB"/>
        </w:rPr>
        <w:t>mpirical</w:t>
      </w:r>
      <w:r w:rsidR="008C2D4A" w:rsidRPr="00972C7F">
        <w:rPr>
          <w:rFonts w:eastAsiaTheme="minorEastAsia"/>
          <w:lang w:val="en-GB"/>
        </w:rPr>
        <w:t xml:space="preserve"> </w:t>
      </w:r>
      <w:r w:rsidR="008E5D98" w:rsidRPr="00972C7F">
        <w:rPr>
          <w:rFonts w:eastAsiaTheme="minorEastAsia"/>
          <w:lang w:val="en-GB"/>
        </w:rPr>
        <w:t xml:space="preserve">evidence of </w:t>
      </w:r>
      <w:r w:rsidR="005B57E9" w:rsidRPr="00972C7F">
        <w:rPr>
          <w:rFonts w:eastAsiaTheme="minorEastAsia"/>
          <w:lang w:val="en-GB"/>
        </w:rPr>
        <w:t xml:space="preserve">climate signals </w:t>
      </w:r>
      <w:r w:rsidR="009E411C" w:rsidRPr="00972C7F">
        <w:rPr>
          <w:rFonts w:eastAsiaTheme="minorEastAsia"/>
          <w:lang w:val="en-GB"/>
        </w:rPr>
        <w:t xml:space="preserve">in time series </w:t>
      </w:r>
      <w:r w:rsidR="00A55E82" w:rsidRPr="00972C7F">
        <w:rPr>
          <w:rFonts w:eastAsiaTheme="minorEastAsia"/>
          <w:lang w:val="en-GB"/>
        </w:rPr>
        <w:t xml:space="preserve">of </w:t>
      </w:r>
      <w:r w:rsidR="00AD3E75" w:rsidRPr="00972C7F">
        <w:rPr>
          <w:rFonts w:eastAsiaTheme="minorEastAsia"/>
          <w:lang w:val="en-GB"/>
        </w:rPr>
        <w:t xml:space="preserve">individual </w:t>
      </w:r>
      <w:r w:rsidR="001D7880" w:rsidRPr="00972C7F">
        <w:rPr>
          <w:rFonts w:eastAsiaTheme="minorEastAsia"/>
          <w:lang w:val="en-GB"/>
        </w:rPr>
        <w:t xml:space="preserve">growth </w:t>
      </w:r>
      <w:r w:rsidR="00AD3E75" w:rsidRPr="00972C7F">
        <w:rPr>
          <w:rFonts w:eastAsiaTheme="minorEastAsia"/>
          <w:lang w:val="en-GB"/>
        </w:rPr>
        <w:t>rate is</w:t>
      </w:r>
      <w:r w:rsidR="000B2F93" w:rsidRPr="00972C7F">
        <w:rPr>
          <w:rFonts w:eastAsiaTheme="minorEastAsia"/>
          <w:lang w:val="en-GB"/>
        </w:rPr>
        <w:t xml:space="preserve"> </w:t>
      </w:r>
      <w:r w:rsidR="00C55127" w:rsidRPr="00972C7F">
        <w:rPr>
          <w:rFonts w:eastAsiaTheme="minorEastAsia"/>
          <w:lang w:val="en-GB"/>
        </w:rPr>
        <w:t>accumulat</w:t>
      </w:r>
      <w:r w:rsidR="002A28EA" w:rsidRPr="00972C7F">
        <w:rPr>
          <w:rFonts w:eastAsiaTheme="minorEastAsia"/>
          <w:lang w:val="en-GB"/>
        </w:rPr>
        <w:t>ing</w:t>
      </w:r>
      <w:r w:rsidR="001D7880" w:rsidRPr="00972C7F">
        <w:rPr>
          <w:rFonts w:eastAsiaTheme="minorEastAsia"/>
          <w:lang w:val="en-GB"/>
        </w:rPr>
        <w:t xml:space="preserve">. </w:t>
      </w:r>
      <w:r w:rsidR="00426904" w:rsidRPr="00972C7F">
        <w:rPr>
          <w:rFonts w:eastAsiaTheme="minorEastAsia"/>
          <w:lang w:val="en-GB"/>
        </w:rPr>
        <w:t xml:space="preserve">For instance, </w:t>
      </w:r>
      <w:r w:rsidR="00E413D0" w:rsidRPr="00972C7F">
        <w:rPr>
          <w:rFonts w:eastAsiaTheme="minorEastAsia" w:cstheme="minorHAnsi"/>
          <w:lang w:val="en-GB"/>
        </w:rPr>
        <w:t xml:space="preserve">reconstructed </w:t>
      </w:r>
      <w:r w:rsidR="007A54D2" w:rsidRPr="00972C7F">
        <w:rPr>
          <w:rFonts w:eastAsiaTheme="minorEastAsia" w:cstheme="minorHAnsi"/>
          <w:lang w:val="en-GB"/>
        </w:rPr>
        <w:t xml:space="preserve">growth histories </w:t>
      </w:r>
      <w:r w:rsidR="00385F1D" w:rsidRPr="00972C7F">
        <w:rPr>
          <w:rFonts w:eastAsiaTheme="minorEastAsia" w:cstheme="minorHAnsi"/>
          <w:lang w:val="en-GB"/>
        </w:rPr>
        <w:t>of</w:t>
      </w:r>
      <w:r w:rsidR="002E7A2A" w:rsidRPr="00972C7F">
        <w:rPr>
          <w:rFonts w:eastAsiaTheme="minorEastAsia" w:cstheme="minorHAnsi"/>
          <w:lang w:val="en-GB"/>
        </w:rPr>
        <w:t xml:space="preserve"> individual</w:t>
      </w:r>
      <w:r w:rsidR="008B1B0E" w:rsidRPr="00972C7F">
        <w:rPr>
          <w:rFonts w:eastAsiaTheme="minorEastAsia" w:cstheme="minorHAnsi"/>
          <w:lang w:val="en-GB"/>
        </w:rPr>
        <w:t xml:space="preserve"> fish </w:t>
      </w:r>
      <w:r w:rsidR="00EB4C8C" w:rsidRPr="00972C7F">
        <w:rPr>
          <w:rFonts w:eastAsiaTheme="minorEastAsia" w:cstheme="minorHAnsi"/>
          <w:lang w:val="en-GB"/>
        </w:rPr>
        <w:t xml:space="preserve">through ageing </w:t>
      </w:r>
      <w:r w:rsidR="00DD5CC3" w:rsidRPr="00972C7F">
        <w:rPr>
          <w:rFonts w:eastAsiaTheme="minorEastAsia" w:cstheme="minorHAnsi"/>
          <w:lang w:val="en-GB"/>
        </w:rPr>
        <w:t xml:space="preserve">based on </w:t>
      </w:r>
      <w:r w:rsidR="007140E0" w:rsidRPr="00972C7F">
        <w:rPr>
          <w:rFonts w:eastAsiaTheme="minorEastAsia" w:cstheme="minorHAnsi"/>
          <w:lang w:val="en-GB"/>
        </w:rPr>
        <w:t>bony structures</w:t>
      </w:r>
      <w:r w:rsidR="00ED1F96" w:rsidRPr="00972C7F">
        <w:rPr>
          <w:rFonts w:eastAsiaTheme="minorEastAsia" w:cstheme="minorHAnsi"/>
          <w:lang w:val="en-GB"/>
        </w:rPr>
        <w:t xml:space="preserve"> (otoliths)</w:t>
      </w:r>
      <w:r w:rsidR="008617ED" w:rsidRPr="00972C7F">
        <w:rPr>
          <w:rFonts w:eastAsiaTheme="minorEastAsia" w:cstheme="minorHAnsi"/>
          <w:lang w:val="en-GB"/>
        </w:rPr>
        <w:t xml:space="preserve"> </w:t>
      </w:r>
      <w:r w:rsidR="00245899" w:rsidRPr="00972C7F">
        <w:rPr>
          <w:rFonts w:eastAsiaTheme="minorEastAsia" w:cstheme="minorHAnsi"/>
          <w:lang w:val="en-GB"/>
        </w:rPr>
        <w:t xml:space="preserve">often show positive correlations </w:t>
      </w:r>
      <w:r w:rsidR="00E30F2A" w:rsidRPr="00972C7F">
        <w:rPr>
          <w:rFonts w:eastAsiaTheme="minorEastAsia" w:cstheme="minorHAnsi"/>
          <w:lang w:val="en-GB"/>
        </w:rPr>
        <w:t xml:space="preserve">between growth rates and </w:t>
      </w:r>
      <w:r w:rsidR="006D4B57" w:rsidRPr="00972C7F">
        <w:rPr>
          <w:rFonts w:eastAsiaTheme="minorEastAsia" w:cstheme="minorHAnsi"/>
          <w:lang w:val="en-GB"/>
        </w:rPr>
        <w:t xml:space="preserve">increasing temperatures </w:t>
      </w:r>
      <w:r w:rsidR="00F14FCD" w:rsidRPr="004B4EFD">
        <w:rPr>
          <w:rFonts w:eastAsiaTheme="minorEastAsia" w:cstheme="minorHAnsi"/>
        </w:rPr>
        <w:fldChar w:fldCharType="begin"/>
      </w:r>
      <w:r w:rsidR="008D35D5">
        <w:rPr>
          <w:rFonts w:eastAsiaTheme="minorEastAsia" w:cstheme="minorHAnsi"/>
          <w:lang w:val="en-GB"/>
        </w:rPr>
        <w:instrText xml:space="preserve"> ADDIN ZOTERO_ITEM CSL_CITATION {"citationID":"ncKOjXdM","properties":{"formattedCitation":"(Thresher {\\i{}et al.} 2007; Neuheimer {\\i{}et al.} 2011; Baudron {\\i{}et al.} 2014; Huss {\\i{}et al.} 2019)","plainCitation":"(Thresher et al. 2007; Neuheimer et al. 2011;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T"}],"issued":{"date-parts":[["2014"]]}}},{"id":"iQDEqMkn/KXXLLw9Q","uris":["http://zotero.org/users/6116610/items/3XTZM82V"],"uri":["http://zotero.org/users/6116610/items/3XTZM82V"],"itemData":{"id":607,"type":"article-journal","abstract":"A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w:instrText>
      </w:r>
      <w:r w:rsidR="008D35D5" w:rsidRPr="001B3A08">
        <w:rPr>
          <w:rFonts w:eastAsiaTheme="minorEastAsia" w:cstheme="minorHAnsi"/>
          <w:lang w:val="sv-SE"/>
        </w:rPr>
        <w:instrText xml:space="preserve">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F14FCD" w:rsidRPr="004B4EFD">
        <w:rPr>
          <w:rFonts w:eastAsiaTheme="minorEastAsia" w:cstheme="minorHAnsi"/>
        </w:rPr>
        <w:fldChar w:fldCharType="separate"/>
      </w:r>
      <w:r w:rsidR="0044238B" w:rsidRPr="008A24A3">
        <w:t xml:space="preserve">(Thresher </w:t>
      </w:r>
      <w:r w:rsidR="0044238B" w:rsidRPr="008A24A3">
        <w:rPr>
          <w:i/>
          <w:iCs/>
        </w:rPr>
        <w:t>et al.</w:t>
      </w:r>
      <w:r w:rsidR="0044238B" w:rsidRPr="008A24A3">
        <w:t xml:space="preserve"> 2007; Neuheimer </w:t>
      </w:r>
      <w:r w:rsidR="0044238B" w:rsidRPr="008A24A3">
        <w:rPr>
          <w:i/>
          <w:iCs/>
        </w:rPr>
        <w:t>et al.</w:t>
      </w:r>
      <w:r w:rsidR="0044238B" w:rsidRPr="008A24A3">
        <w:t xml:space="preserve"> 2011; Baudron </w:t>
      </w:r>
      <w:r w:rsidR="0044238B" w:rsidRPr="008A24A3">
        <w:rPr>
          <w:i/>
          <w:iCs/>
        </w:rPr>
        <w:t>et al.</w:t>
      </w:r>
      <w:r w:rsidR="0044238B" w:rsidRPr="008A24A3">
        <w:t xml:space="preserve"> 2014; Huss </w:t>
      </w:r>
      <w:r w:rsidR="0044238B" w:rsidRPr="008A24A3">
        <w:rPr>
          <w:i/>
          <w:iCs/>
        </w:rPr>
        <w:t>et al.</w:t>
      </w:r>
      <w:r w:rsidR="0044238B" w:rsidRPr="008A24A3">
        <w:t xml:space="preserve"> 2019)</w:t>
      </w:r>
      <w:r w:rsidR="00F14FCD" w:rsidRPr="004B4EFD">
        <w:rPr>
          <w:rFonts w:eastAsiaTheme="minorEastAsia" w:cstheme="minorHAnsi"/>
        </w:rPr>
        <w:fldChar w:fldCharType="end"/>
      </w:r>
      <w:r w:rsidR="007140E0" w:rsidRPr="008A24A3">
        <w:rPr>
          <w:rFonts w:eastAsiaTheme="minorEastAsia" w:cstheme="minorHAnsi"/>
        </w:rPr>
        <w:t>.</w:t>
      </w:r>
      <w:r w:rsidR="009B545F" w:rsidRPr="008A24A3">
        <w:rPr>
          <w:rFonts w:eastAsiaTheme="minorEastAsia" w:cstheme="minorHAnsi"/>
        </w:rPr>
        <w:t xml:space="preserve"> </w:t>
      </w:r>
      <w:r w:rsidR="0006685B" w:rsidRPr="00972C7F">
        <w:rPr>
          <w:rFonts w:eastAsiaTheme="minorEastAsia" w:cstheme="minorHAnsi"/>
          <w:lang w:val="en-GB"/>
        </w:rPr>
        <w:t>Th</w:t>
      </w:r>
      <w:r w:rsidR="007C52E9" w:rsidRPr="00972C7F">
        <w:rPr>
          <w:rFonts w:eastAsiaTheme="minorEastAsia" w:cstheme="minorHAnsi"/>
          <w:lang w:val="en-GB"/>
        </w:rPr>
        <w:t xml:space="preserve">is </w:t>
      </w:r>
      <w:r w:rsidR="0006685B" w:rsidRPr="00972C7F">
        <w:rPr>
          <w:rFonts w:eastAsiaTheme="minorEastAsia" w:cstheme="minorHAnsi"/>
          <w:lang w:val="en-GB"/>
        </w:rPr>
        <w:t xml:space="preserve">increased growth </w:t>
      </w:r>
      <w:r w:rsidR="006D4B57" w:rsidRPr="00972C7F">
        <w:rPr>
          <w:rFonts w:eastAsiaTheme="minorEastAsia" w:cstheme="minorHAnsi"/>
          <w:lang w:val="en-GB"/>
        </w:rPr>
        <w:t xml:space="preserve">rate </w:t>
      </w:r>
      <w:r w:rsidR="004B05DC" w:rsidRPr="00972C7F">
        <w:rPr>
          <w:rFonts w:eastAsiaTheme="minorEastAsia" w:cstheme="minorHAnsi"/>
          <w:lang w:val="en-GB"/>
        </w:rPr>
        <w:t xml:space="preserve">can </w:t>
      </w:r>
      <w:r w:rsidR="0059407A" w:rsidRPr="00972C7F">
        <w:rPr>
          <w:rFonts w:eastAsiaTheme="minorEastAsia" w:cstheme="minorHAnsi"/>
          <w:lang w:val="en-GB"/>
        </w:rPr>
        <w:t xml:space="preserve">also </w:t>
      </w:r>
      <w:r w:rsidR="004B05DC" w:rsidRPr="00972C7F">
        <w:rPr>
          <w:rFonts w:eastAsiaTheme="minorEastAsia" w:cstheme="minorHAnsi"/>
          <w:lang w:val="en-GB"/>
        </w:rPr>
        <w:t xml:space="preserve">be predicted from </w:t>
      </w:r>
      <w:r w:rsidR="00663B95" w:rsidRPr="00972C7F">
        <w:rPr>
          <w:rFonts w:eastAsiaTheme="minorEastAsia" w:cstheme="minorHAnsi"/>
          <w:lang w:val="en-GB"/>
        </w:rPr>
        <w:t xml:space="preserve">numerous experimental studies showing </w:t>
      </w:r>
      <w:r w:rsidR="00723111" w:rsidRPr="00972C7F">
        <w:rPr>
          <w:rFonts w:eastAsiaTheme="minorEastAsia" w:cstheme="minorHAnsi"/>
          <w:lang w:val="en-GB"/>
        </w:rPr>
        <w:t xml:space="preserve">growth increases with temperature until a peak is reached, after which </w:t>
      </w:r>
      <w:r w:rsidR="004F00D9" w:rsidRPr="00972C7F">
        <w:rPr>
          <w:rFonts w:eastAsiaTheme="minorEastAsia" w:cstheme="minorHAnsi"/>
          <w:lang w:val="en-GB"/>
        </w:rPr>
        <w:t>additional warming is deleterious</w:t>
      </w:r>
      <w:r w:rsidR="00723111" w:rsidRPr="00972C7F">
        <w:rPr>
          <w:rFonts w:eastAsiaTheme="minorEastAsia" w:cstheme="minorHAnsi"/>
          <w:lang w:val="en-GB"/>
        </w:rPr>
        <w:t xml:space="preserve"> </w:t>
      </w:r>
      <w:r w:rsidR="00723111" w:rsidRPr="004B4EFD">
        <w:rPr>
          <w:rFonts w:eastAsiaTheme="minorEastAsia" w:cstheme="minorHAnsi"/>
        </w:rPr>
        <w:fldChar w:fldCharType="begin"/>
      </w:r>
      <w:r w:rsidR="001F613A" w:rsidRPr="00972C7F">
        <w:rPr>
          <w:rFonts w:eastAsiaTheme="minorEastAsia" w:cstheme="minorHAnsi"/>
          <w:lang w:val="en-GB"/>
        </w:rPr>
        <w:instrText xml:space="preserve"> ADDIN ZOTERO_ITEM CSL_CITATION {"citationID":"a1jelo5mkhi","properties":{"formattedCitation":"(Brett {\\i{}et al.} 1969; Elliott &amp; Hurley 1995; Jobling 1997; Morita {\\i{}et al.} 2010; Garc\\uc0\\u237{}a Garc\\uc0\\u237{}a {\\i{}et al.} 2011)","plainCitation":"(Brett et al. 1969; Elliott &amp; Hurley 1995; Jobling 1997; Morita et al. 2010; García García et al. 2011)","noteIndex":0},"citationItems":[{"id":1646,"uris":["http://zotero.org/users/6116610/items/YG8DMK3F"],"uri":["http://zotero.org/users/6116610/items/YG8DMK3F"],"itemData":{"id":1646,"type":"article-journal","abstract":"The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w:instrText>
      </w:r>
      <w:r w:rsidR="001F613A">
        <w:rPr>
          <w:rFonts w:eastAsiaTheme="minorEastAsia" w:cstheme="minorHAnsi"/>
        </w:rPr>
        <w:instrText xml:space="preserve">:{"date-parts":[["1969",9,1]]}}},{"id":564,"uris":["http://zotero.org/users/6116610/items/R5JLMCFQ"],"uri":["http://zotero.org/users/6116610/items/R5JLMCFQ"],"itemData":{"id":564,"type":"article-journal","container-title":"Functional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23111" w:rsidRPr="004B4EFD">
        <w:rPr>
          <w:rFonts w:eastAsiaTheme="minorEastAsia" w:cstheme="minorHAnsi"/>
        </w:rPr>
        <w:fldChar w:fldCharType="separate"/>
      </w:r>
      <w:r w:rsidR="001F613A" w:rsidRPr="001F613A">
        <w:rPr>
          <w:rFonts w:ascii="Times New Roman" w:cs="Times New Roman"/>
        </w:rPr>
        <w:t xml:space="preserve">(Brett </w:t>
      </w:r>
      <w:r w:rsidR="001F613A" w:rsidRPr="001F613A">
        <w:rPr>
          <w:rFonts w:ascii="Times New Roman" w:cs="Times New Roman"/>
          <w:i/>
          <w:iCs/>
        </w:rPr>
        <w:t>et al.</w:t>
      </w:r>
      <w:r w:rsidR="001F613A" w:rsidRPr="001F613A">
        <w:rPr>
          <w:rFonts w:ascii="Times New Roman" w:cs="Times New Roman"/>
        </w:rPr>
        <w:t xml:space="preserve"> 1969; Elliott &amp; Hurley 1995; Jobling 1997; Morita </w:t>
      </w:r>
      <w:r w:rsidR="001F613A" w:rsidRPr="001F613A">
        <w:rPr>
          <w:rFonts w:ascii="Times New Roman" w:cs="Times New Roman"/>
          <w:i/>
          <w:iCs/>
        </w:rPr>
        <w:t>et al.</w:t>
      </w:r>
      <w:r w:rsidR="001F613A" w:rsidRPr="001F613A">
        <w:rPr>
          <w:rFonts w:ascii="Times New Roman" w:cs="Times New Roman"/>
        </w:rPr>
        <w:t xml:space="preserve"> 2010; García García </w:t>
      </w:r>
      <w:r w:rsidR="001F613A" w:rsidRPr="001F613A">
        <w:rPr>
          <w:rFonts w:ascii="Times New Roman" w:cs="Times New Roman"/>
          <w:i/>
          <w:iCs/>
        </w:rPr>
        <w:t>et al.</w:t>
      </w:r>
      <w:r w:rsidR="001F613A" w:rsidRPr="001F613A">
        <w:rPr>
          <w:rFonts w:ascii="Times New Roman" w:cs="Times New Roman"/>
        </w:rPr>
        <w:t xml:space="preserve"> 2011)</w:t>
      </w:r>
      <w:r w:rsidR="00723111" w:rsidRPr="004B4EFD">
        <w:rPr>
          <w:rFonts w:eastAsiaTheme="minorEastAsia" w:cstheme="minorHAnsi"/>
        </w:rPr>
        <w:fldChar w:fldCharType="end"/>
      </w:r>
      <w:r w:rsidR="00723111" w:rsidRPr="00F70220">
        <w:rPr>
          <w:rFonts w:eastAsiaTheme="minorEastAsia" w:cstheme="minorHAnsi"/>
        </w:rPr>
        <w:t>.</w:t>
      </w:r>
      <w:r w:rsidR="00731C1D" w:rsidRPr="00F70220">
        <w:rPr>
          <w:rFonts w:eastAsiaTheme="minorEastAsia" w:cstheme="minorHAnsi"/>
        </w:rPr>
        <w:t xml:space="preserve"> </w:t>
      </w:r>
      <w:r w:rsidR="001E5CA8" w:rsidRPr="00972C7F">
        <w:rPr>
          <w:rFonts w:eastAsiaTheme="minorEastAsia" w:cstheme="minorHAnsi"/>
          <w:lang w:val="en-GB"/>
        </w:rPr>
        <w:t>Less clear</w:t>
      </w:r>
      <w:r w:rsidR="006D4B57" w:rsidRPr="00972C7F">
        <w:rPr>
          <w:rFonts w:eastAsiaTheme="minorEastAsia" w:cstheme="minorHAnsi"/>
          <w:lang w:val="en-GB"/>
        </w:rPr>
        <w:t>,</w:t>
      </w:r>
      <w:r w:rsidR="001E5CA8" w:rsidRPr="00972C7F">
        <w:rPr>
          <w:rFonts w:eastAsiaTheme="minorEastAsia" w:cstheme="minorHAnsi"/>
          <w:lang w:val="en-GB"/>
        </w:rPr>
        <w:t xml:space="preserve"> however</w:t>
      </w:r>
      <w:r w:rsidR="006D4B57" w:rsidRPr="00972C7F">
        <w:rPr>
          <w:rFonts w:eastAsiaTheme="minorEastAsia" w:cstheme="minorHAnsi"/>
          <w:lang w:val="en-GB"/>
        </w:rPr>
        <w:t>,</w:t>
      </w:r>
      <w:r w:rsidR="001E5CA8" w:rsidRPr="00972C7F">
        <w:rPr>
          <w:rFonts w:eastAsiaTheme="minorEastAsia" w:cstheme="minorHAnsi"/>
          <w:lang w:val="en-GB"/>
        </w:rPr>
        <w:t xml:space="preserve"> is the negative effect of warming on </w:t>
      </w:r>
      <w:r w:rsidR="00C52EDF" w:rsidRPr="00972C7F">
        <w:rPr>
          <w:rFonts w:eastAsiaTheme="minorEastAsia" w:cstheme="minorHAnsi"/>
          <w:lang w:val="en-GB"/>
        </w:rPr>
        <w:t>the growth of large fish</w:t>
      </w:r>
      <w:r w:rsidR="00473FDA" w:rsidRPr="00972C7F">
        <w:rPr>
          <w:rFonts w:eastAsiaTheme="minorEastAsia" w:cstheme="minorHAnsi"/>
          <w:lang w:val="en-GB"/>
        </w:rPr>
        <w:t xml:space="preserve"> within populations</w:t>
      </w:r>
      <w:r w:rsidR="007351B1" w:rsidRPr="004559BC">
        <w:rPr>
          <w:rFonts w:eastAsiaTheme="minorEastAsia" w:cstheme="minorHAnsi"/>
          <w:lang w:val="en-GB"/>
        </w:rPr>
        <w:t>, as would be predicted form the temperature size-rule</w:t>
      </w:r>
      <w:r w:rsidR="00F14A63" w:rsidRPr="00972C7F">
        <w:rPr>
          <w:rFonts w:eastAsiaTheme="minorEastAsia" w:cstheme="minorHAnsi"/>
          <w:lang w:val="en-GB"/>
        </w:rPr>
        <w:t>.</w:t>
      </w:r>
      <w:r w:rsidR="00E10450" w:rsidRPr="00972C7F">
        <w:rPr>
          <w:lang w:val="en-GB"/>
        </w:rPr>
        <w:t xml:space="preserve"> </w:t>
      </w:r>
      <w:r w:rsidR="006803CA" w:rsidRPr="004559BC">
        <w:rPr>
          <w:lang w:val="en-GB"/>
        </w:rPr>
        <w:t>S</w:t>
      </w:r>
      <w:r w:rsidR="00E10450" w:rsidRPr="00972C7F">
        <w:rPr>
          <w:lang w:val="en-GB"/>
        </w:rPr>
        <w:t>ome studies have found negative correlations</w:t>
      </w:r>
      <w:r w:rsidR="00F303C9" w:rsidRPr="004559BC">
        <w:rPr>
          <w:lang w:val="en-GB"/>
        </w:rPr>
        <w:t xml:space="preserve"> between maximum or asymptotic body size and temperatures</w:t>
      </w:r>
      <w:r w:rsidR="00DA3836" w:rsidRPr="004559BC">
        <w:rPr>
          <w:lang w:val="en-GB"/>
        </w:rPr>
        <w:t xml:space="preserve"> in commercially exploited fish species</w:t>
      </w:r>
      <w:r w:rsidR="00896A69" w:rsidRPr="004559BC">
        <w:rPr>
          <w:lang w:val="en-GB"/>
        </w:rPr>
        <w:t xml:space="preserve"> </w:t>
      </w:r>
      <w:r w:rsidR="00896A69" w:rsidRPr="004B4EFD">
        <w:rPr>
          <w:rFonts w:eastAsiaTheme="minorEastAsia" w:cstheme="minorHAnsi"/>
        </w:rPr>
        <w:fldChar w:fldCharType="begin"/>
      </w:r>
      <w:r w:rsidR="00896A69" w:rsidRPr="00972C7F">
        <w:rPr>
          <w:rFonts w:eastAsiaTheme="minorEastAsia" w:cstheme="minorHAnsi"/>
          <w:lang w:val="en-GB"/>
        </w:rPr>
        <w:instrText xml:space="preserve"> ADDIN ZOTERO_ITEM CSL_CITATION {"citationID":"UEUsM4ma","properties":{"formattedCitation":"(Baudron {\\i{}et al.} 2014; van Rijn {\\i{}et al.} 2017)","plainCitation":"(Baudron et al. 2014; van Rijn et al. 2017)","noteIndex":0},"citationItems":[{"id":243,"uris":["http://zotero.org/users/6116610/items/576ZCBBY"],"uri":["http://zotero.org/users/6116610/items/576ZCBBY"],"itemData":{"id":243,"type":"article-journal","abstract":"Decreasing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w:instrText>
      </w:r>
      <w:r w:rsidR="00896A69" w:rsidRPr="004B4EFD">
        <w:rPr>
          <w:rFonts w:eastAsiaTheme="minorEastAsia" w:cstheme="minorHAnsi"/>
        </w:rPr>
        <w:instrText>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w:instrText>
      </w:r>
      <w:r w:rsidR="00896A69" w:rsidRPr="002D70E2">
        <w:rPr>
          <w:rFonts w:eastAsiaTheme="minorEastAsia" w:cstheme="minorHAnsi"/>
          <w:lang w:val="en-GB"/>
        </w:rPr>
        <w:instrText xml:space="preserve">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96A69" w:rsidRPr="004B4EFD">
        <w:rPr>
          <w:rFonts w:eastAsiaTheme="minorEastAsia" w:cstheme="minorHAnsi"/>
        </w:rPr>
        <w:fldChar w:fldCharType="separate"/>
      </w:r>
      <w:r w:rsidR="00896A69" w:rsidRPr="0044238B">
        <w:rPr>
          <w:lang w:val="en-GB"/>
        </w:rPr>
        <w:t xml:space="preserve">(Baudron </w:t>
      </w:r>
      <w:r w:rsidR="00896A69" w:rsidRPr="0044238B">
        <w:rPr>
          <w:i/>
          <w:iCs/>
          <w:lang w:val="en-GB"/>
        </w:rPr>
        <w:t>et al.</w:t>
      </w:r>
      <w:r w:rsidR="00896A69" w:rsidRPr="0044238B">
        <w:rPr>
          <w:lang w:val="en-GB"/>
        </w:rPr>
        <w:t xml:space="preserve"> </w:t>
      </w:r>
      <w:r w:rsidR="00896A69" w:rsidRPr="0044238B">
        <w:rPr>
          <w:lang w:val="en-GB"/>
        </w:rPr>
        <w:lastRenderedPageBreak/>
        <w:t xml:space="preserve">2014; van Rijn </w:t>
      </w:r>
      <w:r w:rsidR="00896A69" w:rsidRPr="0044238B">
        <w:rPr>
          <w:i/>
          <w:iCs/>
          <w:lang w:val="en-GB"/>
        </w:rPr>
        <w:t>et al.</w:t>
      </w:r>
      <w:r w:rsidR="00896A69" w:rsidRPr="0044238B">
        <w:rPr>
          <w:lang w:val="en-GB"/>
        </w:rPr>
        <w:t xml:space="preserve"> 2017)</w:t>
      </w:r>
      <w:r w:rsidR="00896A69" w:rsidRPr="004B4EFD">
        <w:rPr>
          <w:rFonts w:eastAsiaTheme="minorEastAsia" w:cstheme="minorHAnsi"/>
        </w:rPr>
        <w:fldChar w:fldCharType="end"/>
      </w:r>
      <w:r w:rsidR="00E10450" w:rsidRPr="002D70E2">
        <w:rPr>
          <w:lang w:val="en-GB"/>
        </w:rPr>
        <w:t xml:space="preserve">, whereas others, including </w:t>
      </w:r>
      <w:r w:rsidR="006F53C1" w:rsidRPr="004559BC">
        <w:rPr>
          <w:lang w:val="en-GB"/>
        </w:rPr>
        <w:t xml:space="preserve">large scale </w:t>
      </w:r>
      <w:r w:rsidR="00E10450" w:rsidRPr="002D70E2">
        <w:rPr>
          <w:lang w:val="en-GB"/>
        </w:rPr>
        <w:t>experiments</w:t>
      </w:r>
      <w:r w:rsidR="006F53C1" w:rsidRPr="004559BC">
        <w:rPr>
          <w:lang w:val="en-GB"/>
        </w:rPr>
        <w:t xml:space="preserve">, </w:t>
      </w:r>
      <w:r w:rsidR="001D73C3" w:rsidRPr="004559BC">
        <w:rPr>
          <w:lang w:val="en-GB"/>
        </w:rPr>
        <w:t>controlled</w:t>
      </w:r>
      <w:r w:rsidR="006F53C1" w:rsidRPr="004559BC">
        <w:rPr>
          <w:lang w:val="en-GB"/>
        </w:rPr>
        <w:t xml:space="preserve"> experiments and </w:t>
      </w:r>
      <w:r w:rsidR="001D73C3" w:rsidRPr="004559BC">
        <w:rPr>
          <w:lang w:val="en-GB"/>
        </w:rPr>
        <w:t>latitudinal</w:t>
      </w:r>
      <w:r w:rsidR="006F53C1" w:rsidRPr="004559BC">
        <w:rPr>
          <w:lang w:val="en-GB"/>
        </w:rPr>
        <w:t xml:space="preserve"> studies</w:t>
      </w:r>
      <w:r w:rsidR="00E10450" w:rsidRPr="002D70E2">
        <w:rPr>
          <w:lang w:val="en-GB"/>
        </w:rPr>
        <w:t xml:space="preserve">, have failed to find </w:t>
      </w:r>
      <w:r w:rsidR="00563D4D" w:rsidRPr="004559BC">
        <w:rPr>
          <w:lang w:val="en-GB"/>
        </w:rPr>
        <w:t xml:space="preserve">this </w:t>
      </w:r>
      <w:r w:rsidR="00E10450" w:rsidRPr="002D70E2">
        <w:rPr>
          <w:lang w:val="en-GB"/>
        </w:rPr>
        <w:t>relationship between maximum size</w:t>
      </w:r>
      <w:r w:rsidR="006F53C1" w:rsidRPr="004559BC">
        <w:rPr>
          <w:lang w:val="en-GB"/>
        </w:rPr>
        <w:t xml:space="preserve"> </w:t>
      </w:r>
      <w:r w:rsidR="00F802C7" w:rsidRPr="004559BC">
        <w:rPr>
          <w:lang w:val="en-GB"/>
        </w:rPr>
        <w:t xml:space="preserve">and temperature </w:t>
      </w:r>
      <w:r w:rsidR="003354C8">
        <w:fldChar w:fldCharType="begin"/>
      </w:r>
      <w:r w:rsidR="008D35D5">
        <w:rPr>
          <w:lang w:val="en-GB"/>
        </w:rPr>
        <w:instrText xml:space="preserve"> ADDIN ZOTERO_ITEM CSL_CITATION {"citationID":"aq2govic7q","properties":{"formattedCitation":"(Barneche {\\i{}et al.} 2019; Huss {\\i{}et al.} 2019; van Denderen {\\i{}et al.} 2019; van Dorst {\\i{}et al.} 2019)","plainCitation":"(Barneche et al. 2019; Huss et al. 2019; van Denderen et al. 2019; van Dorst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iQDEqMkn/KXXLLw9Q","uris":["http://zotero.org/users/6116610/items/3XTZM82V"],"uri":["http://zotero.org/users/6116610/items/3XTZM82V"],"itemData":{"id":"Am0Ezlm3/XQTJDnKR","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632,"uris":["http://zotero.org/users/6116610/items/3RY2N2II"],"uri":["http://zotero.org/users/6116610/items/3RY2N2II"],"itemData":{"id":632,"type":"article-journal","container-title":"EcoEvoRxiv 10.32942/osf.io/8cu4y","language":"en","source":"Zotero","title":"Little difference in average fish growth and maximum size across temperatures","author":[{"family":"Denderen","given":"P Daniël","non-dropping-particle":"van"},{"family":"Gislason","given":"Henrik"},{"family":"Andersen","given":"Ken H"}],"issued":{"date-parts":[["2019"]]}}},{"id":1928,"uris":["http://zotero.org/users/6116610/items/KVZ97R8F"],"uri":["http://zotero.org/users/6116610/items/KVZ97R8F"],"itemData":{"id":1928,"type":"article-journal","abstract":"Climate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w:instrText>
      </w:r>
      <w:r w:rsidR="008D35D5" w:rsidRPr="001B3A08">
        <w:rPr>
          <w:lang w:val="sv-SE"/>
        </w:rPr>
        <w:instrText xml:space="preserve">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003354C8">
        <w:fldChar w:fldCharType="separate"/>
      </w:r>
      <w:r w:rsidR="009D6C25" w:rsidRPr="009D6C25">
        <w:rPr>
          <w:rFonts w:ascii="Times New Roman" w:cs="Times New Roman"/>
        </w:rPr>
        <w:t xml:space="preserve">(Barneche </w:t>
      </w:r>
      <w:r w:rsidR="009D6C25" w:rsidRPr="009D6C25">
        <w:rPr>
          <w:rFonts w:ascii="Times New Roman" w:cs="Times New Roman"/>
          <w:i/>
          <w:iCs/>
        </w:rPr>
        <w:t>et al.</w:t>
      </w:r>
      <w:r w:rsidR="009D6C25" w:rsidRPr="009D6C25">
        <w:rPr>
          <w:rFonts w:ascii="Times New Roman" w:cs="Times New Roman"/>
        </w:rPr>
        <w:t xml:space="preserve"> 2019; Huss </w:t>
      </w:r>
      <w:r w:rsidR="009D6C25" w:rsidRPr="009D6C25">
        <w:rPr>
          <w:rFonts w:ascii="Times New Roman" w:cs="Times New Roman"/>
          <w:i/>
          <w:iCs/>
        </w:rPr>
        <w:t>et al.</w:t>
      </w:r>
      <w:r w:rsidR="009D6C25" w:rsidRPr="009D6C25">
        <w:rPr>
          <w:rFonts w:ascii="Times New Roman" w:cs="Times New Roman"/>
        </w:rPr>
        <w:t xml:space="preserve"> 2019; van Denderen </w:t>
      </w:r>
      <w:r w:rsidR="009D6C25" w:rsidRPr="009D6C25">
        <w:rPr>
          <w:rFonts w:ascii="Times New Roman" w:cs="Times New Roman"/>
          <w:i/>
          <w:iCs/>
        </w:rPr>
        <w:t>et al.</w:t>
      </w:r>
      <w:r w:rsidR="009D6C25" w:rsidRPr="009D6C25">
        <w:rPr>
          <w:rFonts w:ascii="Times New Roman" w:cs="Times New Roman"/>
        </w:rPr>
        <w:t xml:space="preserve"> 2019; van Dorst </w:t>
      </w:r>
      <w:r w:rsidR="009D6C25" w:rsidRPr="009D6C25">
        <w:rPr>
          <w:rFonts w:ascii="Times New Roman" w:cs="Times New Roman"/>
          <w:i/>
          <w:iCs/>
        </w:rPr>
        <w:t>et al.</w:t>
      </w:r>
      <w:r w:rsidR="009D6C25" w:rsidRPr="009D6C25">
        <w:rPr>
          <w:rFonts w:ascii="Times New Roman" w:cs="Times New Roman"/>
        </w:rPr>
        <w:t xml:space="preserve"> 2019)</w:t>
      </w:r>
      <w:r w:rsidR="003354C8">
        <w:fldChar w:fldCharType="end"/>
      </w:r>
      <w:r w:rsidR="00726D23" w:rsidRPr="003354C8">
        <w:t>.</w:t>
      </w:r>
      <w:r w:rsidR="00C7262F">
        <w:rPr>
          <w:rFonts w:eastAsiaTheme="minorEastAsia" w:cstheme="minorHAnsi"/>
        </w:rPr>
        <w:t xml:space="preserve"> </w:t>
      </w:r>
      <w:r w:rsidR="001D234D" w:rsidRPr="00972C7F">
        <w:rPr>
          <w:rFonts w:eastAsiaTheme="minorEastAsia" w:cstheme="minorHAnsi"/>
          <w:lang w:val="en-GB"/>
        </w:rPr>
        <w:t>Predictions about declines in asymptotic body mass</w:t>
      </w:r>
      <w:r w:rsidR="001E7916" w:rsidRPr="004559BC">
        <w:rPr>
          <w:rFonts w:eastAsiaTheme="minorEastAsia" w:cstheme="minorHAnsi"/>
          <w:lang w:val="en-GB"/>
        </w:rPr>
        <w:t xml:space="preserve">, and declines in optimum temperature for growth, </w:t>
      </w:r>
      <w:r w:rsidR="001D234D" w:rsidRPr="00972C7F">
        <w:rPr>
          <w:rFonts w:eastAsiaTheme="minorEastAsia" w:cstheme="minorHAnsi"/>
          <w:lang w:val="en-GB"/>
        </w:rPr>
        <w:t xml:space="preserve">have also been </w:t>
      </w:r>
      <w:r w:rsidR="001D234D" w:rsidRPr="009A5AD0">
        <w:rPr>
          <w:rFonts w:eastAsiaTheme="minorEastAsia" w:cstheme="minorHAnsi"/>
          <w:lang w:val="en-GB"/>
        </w:rPr>
        <w:t xml:space="preserve">made </w:t>
      </w:r>
      <w:r w:rsidR="00C07692" w:rsidRPr="009A5AD0">
        <w:rPr>
          <w:rFonts w:eastAsiaTheme="minorEastAsia" w:cstheme="minorHAnsi"/>
          <w:lang w:val="en-GB"/>
        </w:rPr>
        <w:t>from theoretical growth models</w:t>
      </w:r>
      <w:r w:rsidR="006A6277" w:rsidRPr="009A5AD0">
        <w:rPr>
          <w:rFonts w:eastAsiaTheme="minorEastAsia" w:cstheme="minorHAnsi"/>
          <w:lang w:val="en-GB"/>
        </w:rPr>
        <w:t xml:space="preserve">, such as the von </w:t>
      </w:r>
      <w:proofErr w:type="spellStart"/>
      <w:r w:rsidR="006A6277" w:rsidRPr="009A5AD0">
        <w:rPr>
          <w:rFonts w:eastAsiaTheme="minorEastAsia" w:cstheme="minorHAnsi"/>
          <w:lang w:val="en-GB"/>
        </w:rPr>
        <w:t>Bertalanffy</w:t>
      </w:r>
      <w:proofErr w:type="spellEnd"/>
      <w:r w:rsidR="006A6277" w:rsidRPr="009A5AD0">
        <w:rPr>
          <w:rFonts w:eastAsiaTheme="minorEastAsia" w:cstheme="minorHAnsi"/>
          <w:lang w:val="en-GB"/>
        </w:rPr>
        <w:t xml:space="preserve"> growth model</w:t>
      </w:r>
      <w:r w:rsidR="00A70567" w:rsidRPr="009A5AD0">
        <w:rPr>
          <w:rFonts w:eastAsiaTheme="minorEastAsia" w:cstheme="minorHAnsi"/>
          <w:lang w:val="en-GB"/>
        </w:rPr>
        <w:t xml:space="preserve"> </w:t>
      </w:r>
      <w:r w:rsidR="00EB177D" w:rsidRPr="009A5AD0">
        <w:rPr>
          <w:rFonts w:eastAsiaTheme="minorEastAsia" w:cstheme="minorHAnsi"/>
          <w:lang w:val="en-GB"/>
        </w:rPr>
        <w:t xml:space="preserve">(VBGM) </w:t>
      </w:r>
      <w:r w:rsidR="00A70567" w:rsidRPr="009A5AD0">
        <w:rPr>
          <w:rFonts w:eastAsiaTheme="minorEastAsia" w:cstheme="minorHAnsi"/>
          <w:lang w:val="en-GB"/>
        </w:rPr>
        <w:t xml:space="preserve">which is a special case of a </w:t>
      </w:r>
      <w:proofErr w:type="spellStart"/>
      <w:r w:rsidR="00A70567" w:rsidRPr="009A5AD0">
        <w:rPr>
          <w:rFonts w:eastAsiaTheme="minorEastAsia" w:cstheme="minorHAnsi"/>
          <w:lang w:val="en-GB"/>
        </w:rPr>
        <w:t>Pütter</w:t>
      </w:r>
      <w:proofErr w:type="spellEnd"/>
      <w:r w:rsidR="00A70567" w:rsidRPr="009A5AD0">
        <w:rPr>
          <w:rFonts w:eastAsiaTheme="minorEastAsia" w:cstheme="minorHAnsi"/>
          <w:lang w:val="en-GB"/>
        </w:rPr>
        <w:t xml:space="preserve"> model</w:t>
      </w:r>
      <w:r w:rsidR="00105DE9" w:rsidRPr="009A5AD0">
        <w:rPr>
          <w:rFonts w:eastAsiaTheme="minorEastAsia" w:cstheme="minorHAnsi"/>
          <w:lang w:val="en-GB"/>
        </w:rPr>
        <w:t xml:space="preserve"> </w:t>
      </w:r>
      <w:r w:rsidR="00105DE9" w:rsidRPr="00C87062">
        <w:rPr>
          <w:rFonts w:eastAsiaTheme="minorEastAsia" w:cstheme="minorHAnsi"/>
        </w:rPr>
        <w:fldChar w:fldCharType="begin"/>
      </w:r>
      <w:r w:rsidR="000B45B9">
        <w:rPr>
          <w:rFonts w:eastAsiaTheme="minorEastAsia" w:cstheme="minorHAnsi"/>
          <w:lang w:val="en-GB"/>
        </w:rPr>
        <w:instrText xml:space="preserve"> ADDIN ZOTERO_ITEM CSL_CITATION {"citationID":"a243k1v7qkc","properties":{"formattedCitation":"(P\\uc0\\u252{}tter 1920; von Bertalanffy 1938; Morita {\\i{}et al.} 2010; Pauly &amp; Cheung 2018b)","plainCitation":"(Pütter 1920; von Bertalanffy 1938; Morita et al. 2010; Pauly &amp; Cheung 2018b)","noteIndex":0},"citationItems":[{"id":1711,"uris":["http://zotero.org/users/6116610/items/563CFA8V"],"uri":["http://zotero.org/users/6116610/items/563CFA8V"],"itemData":{"id":1711,"type":"article-journal","container-title":"Pflüger's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105DE9" w:rsidRPr="00C87062">
        <w:rPr>
          <w:rFonts w:eastAsiaTheme="minorEastAsia" w:cstheme="minorHAnsi"/>
        </w:rPr>
        <w:fldChar w:fldCharType="separate"/>
      </w:r>
      <w:r w:rsidR="009D6C25" w:rsidRPr="00C87062">
        <w:rPr>
          <w:rFonts w:ascii="Times New Roman" w:cs="Times New Roman"/>
          <w:lang w:val="en-GB"/>
        </w:rPr>
        <w:t>(</w:t>
      </w:r>
      <w:proofErr w:type="spellStart"/>
      <w:r w:rsidR="009D6C25" w:rsidRPr="00C87062">
        <w:rPr>
          <w:rFonts w:ascii="Times New Roman" w:cs="Times New Roman"/>
          <w:lang w:val="en-GB"/>
        </w:rPr>
        <w:t>Pütter</w:t>
      </w:r>
      <w:proofErr w:type="spellEnd"/>
      <w:r w:rsidR="009D6C25" w:rsidRPr="00C87062">
        <w:rPr>
          <w:rFonts w:ascii="Times New Roman" w:cs="Times New Roman"/>
          <w:lang w:val="en-GB"/>
        </w:rPr>
        <w:t xml:space="preserve"> 1920; von Bertalanffy 1938; Morita </w:t>
      </w:r>
      <w:r w:rsidR="009D6C25" w:rsidRPr="00C87062">
        <w:rPr>
          <w:rFonts w:ascii="Times New Roman" w:cs="Times New Roman"/>
          <w:i/>
          <w:iCs/>
          <w:lang w:val="en-GB"/>
        </w:rPr>
        <w:t>et al.</w:t>
      </w:r>
      <w:r w:rsidR="009D6C25" w:rsidRPr="00C87062">
        <w:rPr>
          <w:rFonts w:ascii="Times New Roman" w:cs="Times New Roman"/>
          <w:lang w:val="en-GB"/>
        </w:rPr>
        <w:t xml:space="preserve"> 2010; Pauly &amp; Cheung 2018b)</w:t>
      </w:r>
      <w:r w:rsidR="00105DE9" w:rsidRPr="00C87062">
        <w:rPr>
          <w:rFonts w:eastAsiaTheme="minorEastAsia" w:cstheme="minorHAnsi"/>
        </w:rPr>
        <w:fldChar w:fldCharType="end"/>
      </w:r>
      <w:r w:rsidR="002928E4" w:rsidRPr="00C87062">
        <w:rPr>
          <w:rFonts w:eastAsiaTheme="minorEastAsia" w:cstheme="minorHAnsi"/>
          <w:lang w:val="en-GB"/>
        </w:rPr>
        <w:t xml:space="preserve">. </w:t>
      </w:r>
      <w:r w:rsidR="00C07692" w:rsidRPr="00C87062">
        <w:rPr>
          <w:rFonts w:eastAsiaTheme="minorEastAsia" w:cstheme="minorHAnsi"/>
          <w:lang w:val="en-GB"/>
        </w:rPr>
        <w:t xml:space="preserve">However, </w:t>
      </w:r>
      <w:r w:rsidR="00B773AC" w:rsidRPr="00C87062">
        <w:rPr>
          <w:lang w:val="en-GB"/>
        </w:rPr>
        <w:t>the physiological basis of these models has been questioned for multiple reasons</w:t>
      </w:r>
      <w:r w:rsidR="004D240D">
        <w:rPr>
          <w:lang w:val="en-GB"/>
        </w:rPr>
        <w:t xml:space="preserve">, </w:t>
      </w:r>
      <w:r w:rsidR="005A46BB">
        <w:rPr>
          <w:lang w:val="en-GB"/>
        </w:rPr>
        <w:t xml:space="preserve">including unrealistically large effects of temperature on asymptotic size and </w:t>
      </w:r>
      <w:r w:rsidR="004D240D">
        <w:rPr>
          <w:lang w:val="en-GB"/>
        </w:rPr>
        <w:t>mass scaling exponents not match</w:t>
      </w:r>
      <w:r w:rsidR="00EB68AE">
        <w:rPr>
          <w:lang w:val="en-GB"/>
        </w:rPr>
        <w:t xml:space="preserve">ing </w:t>
      </w:r>
      <w:r w:rsidR="004D240D">
        <w:rPr>
          <w:lang w:val="en-GB"/>
        </w:rPr>
        <w:t xml:space="preserve">empirical </w:t>
      </w:r>
      <w:r w:rsidR="00534169">
        <w:rPr>
          <w:lang w:val="en-GB"/>
        </w:rPr>
        <w:t xml:space="preserve">observations </w:t>
      </w:r>
      <w:r w:rsidR="009A5AD0" w:rsidRPr="00C87062">
        <w:rPr>
          <w:lang w:val="en-GB"/>
        </w:rPr>
        <w:fldChar w:fldCharType="begin"/>
      </w:r>
      <w:r w:rsidR="000B45B9">
        <w:rPr>
          <w:lang w:val="en-GB"/>
        </w:rPr>
        <w:instrText xml:space="preserve"> ADDIN ZOTERO_ITEM CSL_CITATION {"citationID":"a2esn0h1bl","properties":{"formattedCitation":"(Lefevre {\\i{}et al.} 2017; Marshall &amp; White 2019a, b)","plainCitation":"(Lefevre et al. 2017; Marshall &amp; White 2019a, b)","noteIndex":0},"citationItems":[{"id":581,"uris":["http://zotero.org/users/6116610/items/ZL6K8JKB"],"uri":["http://zotero.org/users/6116610/items/ZL6K8JKB"],"itemData":{"id":581,"type":"article-journal","abstract":"Some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9A5AD0" w:rsidRPr="00C87062">
        <w:rPr>
          <w:lang w:val="en-GB"/>
        </w:rPr>
        <w:fldChar w:fldCharType="separate"/>
      </w:r>
      <w:r w:rsidR="000B45B9" w:rsidRPr="000B45B9">
        <w:rPr>
          <w:rFonts w:ascii="Times New Roman" w:cs="Times New Roman"/>
          <w:lang w:val="en-GB"/>
        </w:rPr>
        <w:t xml:space="preserve">(Lefevre </w:t>
      </w:r>
      <w:r w:rsidR="000B45B9" w:rsidRPr="000B45B9">
        <w:rPr>
          <w:rFonts w:ascii="Times New Roman" w:cs="Times New Roman"/>
          <w:i/>
          <w:iCs/>
          <w:lang w:val="en-GB"/>
        </w:rPr>
        <w:t>et al.</w:t>
      </w:r>
      <w:r w:rsidR="000B45B9" w:rsidRPr="000B45B9">
        <w:rPr>
          <w:rFonts w:ascii="Times New Roman" w:cs="Times New Roman"/>
          <w:lang w:val="en-GB"/>
        </w:rPr>
        <w:t xml:space="preserve"> 2017; Marshall &amp; White 2019a, b)</w:t>
      </w:r>
      <w:r w:rsidR="009A5AD0" w:rsidRPr="00C87062">
        <w:rPr>
          <w:lang w:val="en-GB"/>
        </w:rPr>
        <w:fldChar w:fldCharType="end"/>
      </w:r>
      <w:r w:rsidR="00D176FD" w:rsidRPr="00C87062">
        <w:rPr>
          <w:rFonts w:eastAsiaTheme="minorEastAsia"/>
          <w:lang w:val="en-GB"/>
        </w:rPr>
        <w:t xml:space="preserve">. </w:t>
      </w:r>
      <w:r w:rsidR="0017062E" w:rsidRPr="00C87062">
        <w:rPr>
          <w:rFonts w:eastAsiaTheme="minorEastAsia"/>
          <w:lang w:val="en-GB"/>
        </w:rPr>
        <w:t xml:space="preserve">As </w:t>
      </w:r>
      <w:r w:rsidR="00293233" w:rsidRPr="00C87062">
        <w:rPr>
          <w:rFonts w:eastAsiaTheme="minorEastAsia"/>
          <w:lang w:val="en-GB"/>
        </w:rPr>
        <w:t xml:space="preserve">empirical findings </w:t>
      </w:r>
      <w:r w:rsidR="004507B0" w:rsidRPr="00C87062">
        <w:rPr>
          <w:rFonts w:eastAsiaTheme="minorEastAsia"/>
          <w:lang w:val="en-GB"/>
        </w:rPr>
        <w:t>vary</w:t>
      </w:r>
      <w:r w:rsidR="00293233" w:rsidRPr="00C87062">
        <w:rPr>
          <w:rFonts w:eastAsiaTheme="minorEastAsia"/>
          <w:lang w:val="en-GB"/>
        </w:rPr>
        <w:t xml:space="preserve"> and theoretical predictions</w:t>
      </w:r>
      <w:r w:rsidR="00A0241D" w:rsidRPr="00C87062">
        <w:rPr>
          <w:rFonts w:eastAsiaTheme="minorEastAsia"/>
          <w:lang w:val="en-GB"/>
        </w:rPr>
        <w:t xml:space="preserve"> </w:t>
      </w:r>
      <w:r w:rsidR="00854E89" w:rsidRPr="00C87062">
        <w:rPr>
          <w:rFonts w:eastAsiaTheme="minorEastAsia"/>
          <w:lang w:val="en-GB"/>
        </w:rPr>
        <w:t xml:space="preserve">are questioned, </w:t>
      </w:r>
      <w:r w:rsidR="00ED3B77" w:rsidRPr="00C87062">
        <w:rPr>
          <w:rFonts w:eastAsiaTheme="minorEastAsia"/>
          <w:lang w:val="en-GB"/>
        </w:rPr>
        <w:t xml:space="preserve">it </w:t>
      </w:r>
      <w:r w:rsidR="00854E89" w:rsidRPr="00C87062">
        <w:rPr>
          <w:rFonts w:eastAsiaTheme="minorEastAsia"/>
          <w:lang w:val="en-GB"/>
        </w:rPr>
        <w:t xml:space="preserve">remains unclear to which extent the growth of large fish within </w:t>
      </w:r>
      <w:r w:rsidR="00322AFB" w:rsidRPr="00C87062">
        <w:rPr>
          <w:rFonts w:eastAsiaTheme="minorEastAsia"/>
          <w:lang w:val="en-GB"/>
        </w:rPr>
        <w:t>population</w:t>
      </w:r>
      <w:r w:rsidR="000A6647" w:rsidRPr="00C87062">
        <w:rPr>
          <w:rFonts w:eastAsiaTheme="minorEastAsia"/>
          <w:lang w:val="en-GB"/>
        </w:rPr>
        <w:t>s</w:t>
      </w:r>
      <w:r w:rsidR="00854E89" w:rsidRPr="00C87062">
        <w:rPr>
          <w:rFonts w:eastAsiaTheme="minorEastAsia"/>
          <w:lang w:val="en-GB"/>
        </w:rPr>
        <w:t xml:space="preserve"> is limited by </w:t>
      </w:r>
      <w:r w:rsidR="002F5EAC" w:rsidRPr="00C87062">
        <w:rPr>
          <w:rFonts w:eastAsiaTheme="minorEastAsia"/>
          <w:lang w:val="en-GB"/>
        </w:rPr>
        <w:t>temperature</w:t>
      </w:r>
      <w:r w:rsidR="00C56C63" w:rsidRPr="00C87062">
        <w:rPr>
          <w:rFonts w:eastAsiaTheme="minorEastAsia"/>
          <w:lang w:val="en-GB"/>
        </w:rPr>
        <w:t xml:space="preserve">. </w:t>
      </w:r>
    </w:p>
    <w:p w14:paraId="4DEBBDBB" w14:textId="2E753AF4" w:rsidR="00F261A4" w:rsidRPr="00972C7F" w:rsidRDefault="00967649" w:rsidP="002E3379">
      <w:pPr>
        <w:spacing w:line="480" w:lineRule="auto"/>
        <w:ind w:firstLine="284"/>
        <w:contextualSpacing/>
        <w:jc w:val="both"/>
        <w:rPr>
          <w:rFonts w:eastAsiaTheme="minorEastAsia"/>
          <w:lang w:val="en-GB"/>
        </w:rPr>
      </w:pPr>
      <w:r w:rsidRPr="00C87062">
        <w:rPr>
          <w:rFonts w:eastAsiaTheme="minorEastAsia"/>
          <w:lang w:val="en-GB"/>
        </w:rPr>
        <w:t>T</w:t>
      </w:r>
      <w:r w:rsidR="00FF088C" w:rsidRPr="00C87062">
        <w:rPr>
          <w:rFonts w:eastAsiaTheme="minorEastAsia"/>
          <w:lang w:val="en-GB"/>
        </w:rPr>
        <w:t xml:space="preserve">he specific </w:t>
      </w:r>
      <w:r w:rsidR="00DF5EF8" w:rsidRPr="00C87062">
        <w:rPr>
          <w:rFonts w:eastAsiaTheme="minorEastAsia"/>
          <w:lang w:val="en-GB"/>
        </w:rPr>
        <w:t xml:space="preserve">somatic </w:t>
      </w:r>
      <w:r w:rsidR="00FF088C" w:rsidRPr="00C87062">
        <w:rPr>
          <w:rFonts w:eastAsiaTheme="minorEastAsia"/>
          <w:lang w:val="en-GB"/>
        </w:rPr>
        <w:t>g</w:t>
      </w:r>
      <w:r w:rsidR="00FF088C" w:rsidRPr="00972C7F">
        <w:rPr>
          <w:rFonts w:eastAsiaTheme="minorEastAsia"/>
          <w:lang w:val="en-GB"/>
        </w:rPr>
        <w:t xml:space="preserve">rowth rate </w:t>
      </w:r>
      <w:r w:rsidR="00B27638" w:rsidRPr="004559BC">
        <w:rPr>
          <w:rFonts w:eastAsiaTheme="minorEastAsia"/>
          <w:lang w:val="en-GB"/>
        </w:rPr>
        <w:t xml:space="preserve">of an </w:t>
      </w:r>
      <w:r w:rsidR="00537188" w:rsidRPr="00972C7F">
        <w:rPr>
          <w:rFonts w:eastAsiaTheme="minorEastAsia"/>
          <w:lang w:val="en-GB"/>
        </w:rPr>
        <w:t xml:space="preserve">individual </w:t>
      </w:r>
      <w:r w:rsidR="00D71D52" w:rsidRPr="00972C7F">
        <w:rPr>
          <w:rFonts w:eastAsiaTheme="minorEastAsia"/>
          <w:lang w:val="en-GB"/>
        </w:rPr>
        <w:t>can</w:t>
      </w:r>
      <w:r w:rsidR="00EB2461" w:rsidRPr="00972C7F">
        <w:rPr>
          <w:rFonts w:eastAsiaTheme="minorEastAsia"/>
          <w:lang w:val="en-GB"/>
        </w:rPr>
        <w:t xml:space="preserve"> be represented as the difference between </w:t>
      </w:r>
      <w:r w:rsidR="00D71D52" w:rsidRPr="00972C7F">
        <w:rPr>
          <w:rFonts w:eastAsiaTheme="minorEastAsia"/>
          <w:lang w:val="en-GB"/>
        </w:rPr>
        <w:t xml:space="preserve">energy </w:t>
      </w:r>
      <w:r w:rsidR="00A90200" w:rsidRPr="00972C7F">
        <w:rPr>
          <w:rFonts w:eastAsiaTheme="minorEastAsia"/>
          <w:lang w:val="en-GB"/>
        </w:rPr>
        <w:t>acquisition and expenditure</w:t>
      </w:r>
      <w:r w:rsidRPr="00972C7F">
        <w:rPr>
          <w:rFonts w:eastAsiaTheme="minorEastAsia"/>
          <w:lang w:val="en-GB"/>
        </w:rPr>
        <w:t xml:space="preserve"> </w:t>
      </w:r>
      <w:r w:rsidRPr="008D3594">
        <w:rPr>
          <w:rFonts w:eastAsiaTheme="minorEastAsia"/>
        </w:rPr>
        <w:fldChar w:fldCharType="begin"/>
      </w:r>
      <w:r w:rsidR="000B45B9">
        <w:rPr>
          <w:rFonts w:eastAsiaTheme="minorEastAsia"/>
          <w:lang w:val="en-GB"/>
        </w:rPr>
        <w:instrText xml:space="preserve"> ADDIN ZOTERO_ITEM CSL_CITATION {"citationID":"JmaCowIV","properties":{"formattedCitation":"(von Bertalanffy 1938; Kitchell {\\i{}et al.} 1977; Jobling 1997)","plainCitation":"(von Bertalanffy 1938; Kitchell et al. 1977; Jobling 1997)","noteIndex":0},"citationItems":[{"id":1712,"uris":["http://zotero.org/users/6116610/items/HZ3HNJIE"],"uri":["http://zotero.org/users/6116610/items/HZ3HNJIE"],"itemData":{"id":1712,"type":"article-journal","archive":"JSTOR","container-title":"Human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Pr="008D3594">
        <w:rPr>
          <w:rFonts w:eastAsiaTheme="minorEastAsia"/>
        </w:rPr>
        <w:fldChar w:fldCharType="separate"/>
      </w:r>
      <w:r w:rsidR="0044238B" w:rsidRPr="0044238B">
        <w:rPr>
          <w:lang w:val="en-GB"/>
        </w:rPr>
        <w:t xml:space="preserve">(von Bertalanffy 1938; Kitchell </w:t>
      </w:r>
      <w:r w:rsidR="0044238B" w:rsidRPr="0044238B">
        <w:rPr>
          <w:i/>
          <w:iCs/>
          <w:lang w:val="en-GB"/>
        </w:rPr>
        <w:t>et al.</w:t>
      </w:r>
      <w:r w:rsidR="0044238B" w:rsidRPr="0044238B">
        <w:rPr>
          <w:lang w:val="en-GB"/>
        </w:rPr>
        <w:t xml:space="preserve"> 1977; Jobling 1997)</w:t>
      </w:r>
      <w:r w:rsidRPr="008D3594">
        <w:rPr>
          <w:rFonts w:eastAsiaTheme="minorEastAsia"/>
        </w:rPr>
        <w:fldChar w:fldCharType="end"/>
      </w:r>
      <w:r w:rsidR="005A1690" w:rsidRPr="004559BC">
        <w:rPr>
          <w:rFonts w:eastAsiaTheme="minorEastAsia"/>
          <w:lang w:val="en-GB"/>
        </w:rPr>
        <w:t xml:space="preserve">. </w:t>
      </w:r>
      <w:r w:rsidR="00915E9A" w:rsidRPr="004559BC">
        <w:rPr>
          <w:rFonts w:eastAsiaTheme="minorEastAsia"/>
          <w:lang w:val="en-GB"/>
        </w:rPr>
        <w:t>In mature individuals</w:t>
      </w:r>
      <w:r w:rsidR="005A1690" w:rsidRPr="004559BC">
        <w:rPr>
          <w:rFonts w:eastAsiaTheme="minorEastAsia"/>
          <w:lang w:val="en-GB"/>
        </w:rPr>
        <w:t xml:space="preserve">, </w:t>
      </w:r>
      <w:r w:rsidR="009930B4" w:rsidRPr="004559BC">
        <w:rPr>
          <w:rFonts w:eastAsiaTheme="minorEastAsia"/>
          <w:lang w:val="en-GB"/>
        </w:rPr>
        <w:t xml:space="preserve">the remaining excess energy is partitioned between somatic growth and </w:t>
      </w:r>
      <w:r w:rsidR="00711D60" w:rsidRPr="004559BC">
        <w:rPr>
          <w:rFonts w:eastAsiaTheme="minorEastAsia"/>
          <w:lang w:val="en-GB"/>
        </w:rPr>
        <w:t>gonads</w:t>
      </w:r>
      <w:r w:rsidR="003A69D1" w:rsidRPr="004559BC">
        <w:rPr>
          <w:rFonts w:eastAsiaTheme="minorEastAsia"/>
          <w:lang w:val="en-GB"/>
        </w:rPr>
        <w:t>.</w:t>
      </w:r>
      <w:r w:rsidR="00A90200" w:rsidRPr="00972C7F">
        <w:rPr>
          <w:rFonts w:eastAsiaTheme="minorEastAsia"/>
          <w:lang w:val="en-GB"/>
        </w:rPr>
        <w:t xml:space="preserve"> </w:t>
      </w:r>
      <w:r w:rsidR="007D6E08" w:rsidRPr="00972C7F">
        <w:rPr>
          <w:rFonts w:eastAsiaTheme="minorEastAsia"/>
          <w:lang w:val="en-GB"/>
        </w:rPr>
        <w:t>E</w:t>
      </w:r>
      <w:r w:rsidR="00047B55" w:rsidRPr="00972C7F">
        <w:rPr>
          <w:rFonts w:eastAsiaTheme="minorEastAsia"/>
          <w:lang w:val="en-GB"/>
        </w:rPr>
        <w:t>nergy acquisition</w:t>
      </w:r>
      <w:r w:rsidR="007B2265" w:rsidRPr="00972C7F">
        <w:rPr>
          <w:rFonts w:eastAsiaTheme="minorEastAsia"/>
          <w:lang w:val="en-GB"/>
        </w:rPr>
        <w:t>,</w:t>
      </w:r>
      <w:r w:rsidR="00047B55" w:rsidRPr="00972C7F">
        <w:rPr>
          <w:rFonts w:eastAsiaTheme="minorEastAsia"/>
          <w:lang w:val="en-GB"/>
        </w:rPr>
        <w:t xml:space="preserve"> or assimilation</w:t>
      </w:r>
      <w:r w:rsidR="007B2265" w:rsidRPr="00972C7F">
        <w:rPr>
          <w:rFonts w:eastAsiaTheme="minorEastAsia"/>
          <w:lang w:val="en-GB"/>
        </w:rPr>
        <w:t>,</w:t>
      </w:r>
      <w:r w:rsidR="00047B55" w:rsidRPr="00972C7F">
        <w:rPr>
          <w:rFonts w:eastAsiaTheme="minorEastAsia"/>
          <w:lang w:val="en-GB"/>
        </w:rPr>
        <w:t xml:space="preserve"> is typically the </w:t>
      </w:r>
      <w:r w:rsidR="00943E8F" w:rsidRPr="00972C7F">
        <w:rPr>
          <w:rFonts w:eastAsiaTheme="minorEastAsia"/>
          <w:lang w:val="en-GB"/>
        </w:rPr>
        <w:t xml:space="preserve">amount of </w:t>
      </w:r>
      <w:r w:rsidR="00A114A8" w:rsidRPr="00972C7F">
        <w:rPr>
          <w:rFonts w:eastAsiaTheme="minorEastAsia"/>
          <w:lang w:val="en-GB"/>
        </w:rPr>
        <w:t xml:space="preserve">energy </w:t>
      </w:r>
      <w:r w:rsidR="00965FDC">
        <w:rPr>
          <w:rFonts w:eastAsiaTheme="minorEastAsia"/>
          <w:lang w:val="en-GB"/>
        </w:rPr>
        <w:t>extracted from</w:t>
      </w:r>
      <w:r w:rsidR="00A114A8" w:rsidRPr="00972C7F">
        <w:rPr>
          <w:rFonts w:eastAsiaTheme="minorEastAsia"/>
          <w:lang w:val="en-GB"/>
        </w:rPr>
        <w:t xml:space="preserve"> </w:t>
      </w:r>
      <w:r w:rsidR="00943E8F" w:rsidRPr="00972C7F">
        <w:rPr>
          <w:rFonts w:eastAsiaTheme="minorEastAsia"/>
          <w:lang w:val="en-GB"/>
        </w:rPr>
        <w:t xml:space="preserve">consumed </w:t>
      </w:r>
      <w:r w:rsidR="00A114A8" w:rsidRPr="00972C7F">
        <w:rPr>
          <w:rFonts w:eastAsiaTheme="minorEastAsia"/>
          <w:lang w:val="en-GB"/>
        </w:rPr>
        <w:t>food and e</w:t>
      </w:r>
      <w:r w:rsidR="00943E8F" w:rsidRPr="00972C7F">
        <w:rPr>
          <w:rFonts w:eastAsiaTheme="minorEastAsia"/>
          <w:lang w:val="en-GB"/>
        </w:rPr>
        <w:t xml:space="preserve">xpenditure is </w:t>
      </w:r>
      <w:r w:rsidR="00E15DE7" w:rsidRPr="00972C7F">
        <w:rPr>
          <w:rFonts w:eastAsiaTheme="minorEastAsia"/>
          <w:lang w:val="en-GB"/>
        </w:rPr>
        <w:t>defined as fasting, activity and feeding</w:t>
      </w:r>
      <w:r w:rsidR="006547B6" w:rsidRPr="00972C7F">
        <w:rPr>
          <w:rFonts w:eastAsiaTheme="minorEastAsia"/>
          <w:lang w:val="en-GB"/>
        </w:rPr>
        <w:t xml:space="preserve"> metabolism</w:t>
      </w:r>
      <w:r w:rsidR="00A35B35" w:rsidRPr="00972C7F">
        <w:rPr>
          <w:rFonts w:eastAsiaTheme="minorEastAsia"/>
          <w:lang w:val="en-GB"/>
        </w:rPr>
        <w:t xml:space="preserve">. </w:t>
      </w:r>
      <w:r w:rsidR="007A5C33" w:rsidRPr="00972C7F">
        <w:rPr>
          <w:rFonts w:eastAsiaTheme="minorEastAsia"/>
          <w:lang w:val="en-GB"/>
        </w:rPr>
        <w:t>M</w:t>
      </w:r>
      <w:r w:rsidR="00A35B35" w:rsidRPr="00972C7F">
        <w:rPr>
          <w:rFonts w:eastAsiaTheme="minorEastAsia"/>
          <w:lang w:val="en-GB"/>
        </w:rPr>
        <w:t xml:space="preserve">etabolic processes are in turn </w:t>
      </w:r>
      <w:r w:rsidR="00F05593" w:rsidRPr="00972C7F">
        <w:rPr>
          <w:rFonts w:eastAsiaTheme="minorEastAsia"/>
          <w:lang w:val="en-GB"/>
        </w:rPr>
        <w:t>usually</w:t>
      </w:r>
      <w:r w:rsidR="00444A65" w:rsidRPr="00972C7F">
        <w:rPr>
          <w:rFonts w:eastAsiaTheme="minorEastAsia"/>
          <w:lang w:val="en-GB"/>
        </w:rPr>
        <w:t xml:space="preserve"> </w:t>
      </w:r>
      <w:r w:rsidR="00D6415A" w:rsidRPr="00972C7F">
        <w:rPr>
          <w:rFonts w:eastAsiaTheme="minorEastAsia"/>
          <w:lang w:val="en-GB"/>
        </w:rPr>
        <w:t xml:space="preserve">assumed to be </w:t>
      </w:r>
      <w:r w:rsidR="00317DF2" w:rsidRPr="00972C7F">
        <w:rPr>
          <w:rFonts w:eastAsiaTheme="minorEastAsia"/>
          <w:lang w:val="en-GB"/>
        </w:rPr>
        <w:t xml:space="preserve">related to </w:t>
      </w:r>
      <w:r w:rsidR="008646EC" w:rsidRPr="00972C7F">
        <w:rPr>
          <w:rFonts w:eastAsiaTheme="minorEastAsia"/>
          <w:lang w:val="en-GB"/>
        </w:rPr>
        <w:t>resting metabolism</w:t>
      </w:r>
      <w:r w:rsidR="00FB0DE4" w:rsidRPr="00972C7F">
        <w:rPr>
          <w:rFonts w:eastAsiaTheme="minorEastAsia"/>
          <w:lang w:val="en-GB"/>
        </w:rPr>
        <w:t xml:space="preserve">, </w:t>
      </w:r>
      <w:r w:rsidR="003441F1" w:rsidRPr="00972C7F">
        <w:rPr>
          <w:rFonts w:eastAsiaTheme="minorEastAsia"/>
          <w:lang w:val="en-GB"/>
        </w:rPr>
        <w:t>often</w:t>
      </w:r>
      <w:r w:rsidR="00DF5565" w:rsidRPr="00972C7F">
        <w:rPr>
          <w:rFonts w:eastAsiaTheme="minorEastAsia"/>
          <w:lang w:val="en-GB"/>
        </w:rPr>
        <w:t xml:space="preserve"> </w:t>
      </w:r>
      <w:r w:rsidR="00FB0DE4" w:rsidRPr="00972C7F">
        <w:rPr>
          <w:rFonts w:eastAsiaTheme="minorEastAsia"/>
          <w:lang w:val="en-GB"/>
        </w:rPr>
        <w:t xml:space="preserve">measured as the oxygen consumption of </w:t>
      </w:r>
      <w:r w:rsidR="006F30E4" w:rsidRPr="00972C7F">
        <w:rPr>
          <w:rFonts w:eastAsiaTheme="minorEastAsia"/>
          <w:lang w:val="en-GB"/>
        </w:rPr>
        <w:t>unfed fish at rest</w:t>
      </w:r>
      <w:r w:rsidR="004A5152" w:rsidRPr="00972C7F">
        <w:rPr>
          <w:rFonts w:eastAsiaTheme="minorEastAsia"/>
          <w:lang w:val="en-GB"/>
        </w:rPr>
        <w:t xml:space="preserve"> </w:t>
      </w:r>
      <w:r w:rsidR="004A5152" w:rsidRPr="008D3594">
        <w:rPr>
          <w:rFonts w:eastAsiaTheme="minorEastAsia"/>
        </w:rPr>
        <w:fldChar w:fldCharType="begin"/>
      </w:r>
      <w:r w:rsidR="004A5152" w:rsidRPr="00972C7F">
        <w:rPr>
          <w:rFonts w:eastAsiaTheme="minorEastAsia"/>
          <w:lang w:val="en-GB"/>
        </w:rPr>
        <w:instrText xml:space="preserve"> ADDIN ZOTERO_ITEM CSL_CITATION {"citationID":"E74Xn1aK","properties":{"formattedCitation":"(Jobling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8D3594">
        <w:rPr>
          <w:rFonts w:eastAsiaTheme="minorEastAsia"/>
        </w:rPr>
        <w:fldChar w:fldCharType="separate"/>
      </w:r>
      <w:r w:rsidR="0044238B" w:rsidRPr="00972C7F">
        <w:rPr>
          <w:rFonts w:eastAsiaTheme="minorEastAsia"/>
          <w:noProof/>
          <w:lang w:val="en-GB"/>
        </w:rPr>
        <w:t>(Jobling 1997)</w:t>
      </w:r>
      <w:r w:rsidR="004A5152" w:rsidRPr="008D3594">
        <w:rPr>
          <w:rFonts w:eastAsiaTheme="minorEastAsia"/>
        </w:rPr>
        <w:fldChar w:fldCharType="end"/>
      </w:r>
      <w:r w:rsidR="006F30E4" w:rsidRPr="00972C7F">
        <w:rPr>
          <w:rFonts w:eastAsiaTheme="minorEastAsia"/>
          <w:lang w:val="en-GB"/>
        </w:rPr>
        <w:t xml:space="preserve">. </w:t>
      </w:r>
      <w:r w:rsidR="00C303B0" w:rsidRPr="00972C7F">
        <w:rPr>
          <w:rFonts w:eastAsiaTheme="minorEastAsia"/>
          <w:lang w:val="en-GB"/>
        </w:rPr>
        <w:t>T</w:t>
      </w:r>
      <w:r w:rsidR="004213C0" w:rsidRPr="00972C7F">
        <w:rPr>
          <w:rFonts w:eastAsiaTheme="minorEastAsia"/>
          <w:lang w:val="en-GB"/>
        </w:rPr>
        <w:t>h</w:t>
      </w:r>
      <w:r w:rsidR="00B60661" w:rsidRPr="00972C7F">
        <w:rPr>
          <w:rFonts w:eastAsiaTheme="minorEastAsia"/>
          <w:lang w:val="en-GB"/>
        </w:rPr>
        <w:t xml:space="preserve">ese components of the </w:t>
      </w:r>
      <w:r w:rsidR="00067BF2" w:rsidRPr="00972C7F">
        <w:rPr>
          <w:rFonts w:eastAsiaTheme="minorEastAsia"/>
          <w:lang w:val="en-GB"/>
        </w:rPr>
        <w:t>growth</w:t>
      </w:r>
      <w:r w:rsidR="00AA77CD">
        <w:rPr>
          <w:rFonts w:eastAsiaTheme="minorEastAsia"/>
          <w:lang w:val="en-GB"/>
        </w:rPr>
        <w:t xml:space="preserve">-energetics </w:t>
      </w:r>
      <w:r w:rsidR="00C63272" w:rsidRPr="00972C7F">
        <w:rPr>
          <w:rFonts w:eastAsiaTheme="minorEastAsia"/>
          <w:lang w:val="en-GB"/>
        </w:rPr>
        <w:t xml:space="preserve">are found </w:t>
      </w:r>
      <w:r w:rsidR="00D23363" w:rsidRPr="00972C7F">
        <w:rPr>
          <w:rFonts w:eastAsiaTheme="minorEastAsia"/>
          <w:lang w:val="en-GB"/>
        </w:rPr>
        <w:t xml:space="preserve">in </w:t>
      </w:r>
      <w:r w:rsidR="001A19A3" w:rsidRPr="00972C7F">
        <w:rPr>
          <w:rFonts w:eastAsiaTheme="minorEastAsia"/>
          <w:lang w:val="en-GB"/>
        </w:rPr>
        <w:t xml:space="preserve">simple </w:t>
      </w:r>
      <w:r w:rsidR="0021533F" w:rsidRPr="00972C7F">
        <w:rPr>
          <w:rFonts w:eastAsiaTheme="minorEastAsia"/>
          <w:lang w:val="en-GB"/>
        </w:rPr>
        <w:t xml:space="preserve">mechanistic </w:t>
      </w:r>
      <w:proofErr w:type="spellStart"/>
      <w:r w:rsidR="002E398D" w:rsidRPr="00972C7F">
        <w:rPr>
          <w:rFonts w:eastAsiaTheme="minorEastAsia"/>
          <w:lang w:val="en-GB"/>
        </w:rPr>
        <w:t>Pütter</w:t>
      </w:r>
      <w:proofErr w:type="spellEnd"/>
      <w:r w:rsidR="002E398D" w:rsidRPr="00972C7F">
        <w:rPr>
          <w:rFonts w:eastAsiaTheme="minorEastAsia"/>
          <w:lang w:val="en-GB"/>
        </w:rPr>
        <w:t xml:space="preserve">-type </w:t>
      </w:r>
      <w:r w:rsidR="0021533F" w:rsidRPr="00972C7F">
        <w:rPr>
          <w:rFonts w:eastAsiaTheme="minorEastAsia"/>
          <w:lang w:val="en-GB"/>
        </w:rPr>
        <w:t>growth models</w:t>
      </w:r>
      <w:r w:rsidR="00186761" w:rsidRPr="00972C7F">
        <w:rPr>
          <w:rFonts w:eastAsiaTheme="minorEastAsia"/>
          <w:lang w:val="en-GB"/>
        </w:rPr>
        <w:t>, such as</w:t>
      </w:r>
      <w:r w:rsidR="0021533F" w:rsidRPr="00972C7F">
        <w:rPr>
          <w:rFonts w:eastAsiaTheme="minorEastAsia"/>
          <w:lang w:val="en-GB"/>
        </w:rPr>
        <w:t xml:space="preserve"> the von </w:t>
      </w:r>
      <w:proofErr w:type="spellStart"/>
      <w:r w:rsidR="0021533F" w:rsidRPr="00972C7F">
        <w:rPr>
          <w:rFonts w:eastAsiaTheme="minorEastAsia"/>
          <w:lang w:val="en-GB"/>
        </w:rPr>
        <w:t>Bertalanffy</w:t>
      </w:r>
      <w:proofErr w:type="spellEnd"/>
      <w:r w:rsidR="0021533F" w:rsidRPr="00972C7F">
        <w:rPr>
          <w:rFonts w:eastAsiaTheme="minorEastAsia"/>
          <w:lang w:val="en-GB"/>
        </w:rPr>
        <w:t xml:space="preserve"> </w:t>
      </w:r>
      <w:r w:rsidR="00186761" w:rsidRPr="00972C7F">
        <w:rPr>
          <w:rFonts w:eastAsiaTheme="minorEastAsia"/>
          <w:lang w:val="en-GB"/>
        </w:rPr>
        <w:t>G</w:t>
      </w:r>
      <w:r w:rsidR="0021533F" w:rsidRPr="00972C7F">
        <w:rPr>
          <w:rFonts w:eastAsiaTheme="minorEastAsia"/>
          <w:lang w:val="en-GB"/>
        </w:rPr>
        <w:t xml:space="preserve">rowth </w:t>
      </w:r>
      <w:r w:rsidR="00186761" w:rsidRPr="00972C7F">
        <w:rPr>
          <w:rFonts w:eastAsiaTheme="minorEastAsia"/>
          <w:lang w:val="en-GB"/>
        </w:rPr>
        <w:t>Model</w:t>
      </w:r>
      <w:r w:rsidR="0071340B" w:rsidRPr="00972C7F">
        <w:rPr>
          <w:rFonts w:eastAsiaTheme="minorEastAsia"/>
          <w:lang w:val="en-GB"/>
        </w:rPr>
        <w:t xml:space="preserve"> </w:t>
      </w:r>
      <w:r w:rsidR="00186761" w:rsidRPr="00972C7F">
        <w:rPr>
          <w:rFonts w:eastAsiaTheme="minorEastAsia"/>
          <w:lang w:val="en-GB"/>
        </w:rPr>
        <w:t>(VBGM)</w:t>
      </w:r>
      <w:r w:rsidR="00CC33F2" w:rsidRPr="00972C7F">
        <w:rPr>
          <w:rFonts w:eastAsiaTheme="minorEastAsia"/>
          <w:lang w:val="en-GB"/>
        </w:rPr>
        <w:t xml:space="preserve">, </w:t>
      </w:r>
      <w:r w:rsidR="001414C8" w:rsidRPr="00972C7F">
        <w:rPr>
          <w:rFonts w:eastAsiaTheme="minorEastAsia"/>
          <w:lang w:val="en-GB"/>
        </w:rPr>
        <w:t xml:space="preserve">or the </w:t>
      </w:r>
      <w:r w:rsidR="00CC33F2" w:rsidRPr="00972C7F">
        <w:rPr>
          <w:rFonts w:eastAsiaTheme="minorEastAsia"/>
          <w:lang w:val="en-GB"/>
        </w:rPr>
        <w:t>Ontogenetic Growth Model</w:t>
      </w:r>
      <w:r w:rsidR="0071340B" w:rsidRPr="00972C7F">
        <w:rPr>
          <w:rFonts w:eastAsiaTheme="minorEastAsia"/>
          <w:lang w:val="en-GB"/>
        </w:rPr>
        <w:t xml:space="preserve"> </w:t>
      </w:r>
      <w:r w:rsidR="00674FC4" w:rsidRPr="00972C7F">
        <w:rPr>
          <w:rFonts w:eastAsiaTheme="minorEastAsia"/>
          <w:lang w:val="en-GB"/>
        </w:rPr>
        <w:t>(</w:t>
      </w:r>
      <w:r w:rsidR="00CC33F2" w:rsidRPr="00972C7F">
        <w:rPr>
          <w:rFonts w:eastAsiaTheme="minorEastAsia"/>
          <w:lang w:val="en-GB"/>
        </w:rPr>
        <w:t>OGM</w:t>
      </w:r>
      <w:r w:rsidR="009E49E8" w:rsidRPr="00972C7F">
        <w:rPr>
          <w:rFonts w:eastAsiaTheme="minorEastAsia"/>
          <w:lang w:val="en-GB"/>
        </w:rPr>
        <w:t>)</w:t>
      </w:r>
      <w:r w:rsidR="00E63F4A" w:rsidRPr="00972C7F">
        <w:rPr>
          <w:rFonts w:eastAsiaTheme="minorEastAsia"/>
          <w:lang w:val="en-GB"/>
        </w:rPr>
        <w:t xml:space="preserve"> </w:t>
      </w:r>
      <w:r w:rsidR="008E1F46" w:rsidRPr="008D3594">
        <w:rPr>
          <w:rFonts w:eastAsiaTheme="minorEastAsia"/>
        </w:rPr>
        <w:fldChar w:fldCharType="begin"/>
      </w:r>
      <w:r w:rsidR="000B45B9">
        <w:rPr>
          <w:rFonts w:eastAsiaTheme="minorEastAsia"/>
          <w:lang w:val="en-GB"/>
        </w:rPr>
        <w:instrText xml:space="preserve"> ADDIN ZOTERO_ITEM CSL_CITATION {"citationID":"gBarZrSl","properties":{"formattedCitation":"(P\\uc0\\u252{}tter 1920; von Bertalanffy 1938; Ursin 1967; West {\\i{}et al.} 2001)","plainCitation":"(Pütter 1920; von Bertalanffy 1938; Ursin 1967; West et al. 2001)","noteIndex":0},"citationItems":[{"id":1711,"uris":["http://zotero.org/users/6116610/items/563CFA8V"],"uri":["http://zotero.org/users/6116610/items/563CFA8V"],"itemData":{"id":1711,"type":"article-journal","container-title":"Pflüger's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8E1F46" w:rsidRPr="008D3594">
        <w:rPr>
          <w:rFonts w:eastAsiaTheme="minorEastAsia"/>
        </w:rPr>
        <w:fldChar w:fldCharType="separate"/>
      </w:r>
      <w:r w:rsidR="0044238B" w:rsidRPr="0044238B">
        <w:rPr>
          <w:lang w:val="en-GB"/>
        </w:rPr>
        <w:t xml:space="preserve">(Pütter 1920; von Bertalanffy 1938; Ursin 1967; West </w:t>
      </w:r>
      <w:r w:rsidR="0044238B" w:rsidRPr="0044238B">
        <w:rPr>
          <w:i/>
          <w:iCs/>
          <w:lang w:val="en-GB"/>
        </w:rPr>
        <w:t>et al.</w:t>
      </w:r>
      <w:r w:rsidR="0044238B" w:rsidRPr="0044238B">
        <w:rPr>
          <w:lang w:val="en-GB"/>
        </w:rPr>
        <w:t xml:space="preserve"> 2001)</w:t>
      </w:r>
      <w:r w:rsidR="008E1F46" w:rsidRPr="008D3594">
        <w:rPr>
          <w:rFonts w:eastAsiaTheme="minorEastAsia"/>
        </w:rPr>
        <w:fldChar w:fldCharType="end"/>
      </w:r>
      <w:r w:rsidR="00165FC5" w:rsidRPr="002D70E2">
        <w:rPr>
          <w:rFonts w:eastAsiaTheme="minorEastAsia"/>
          <w:lang w:val="en-GB"/>
        </w:rPr>
        <w:t xml:space="preserve">, as well as </w:t>
      </w:r>
      <w:r w:rsidR="00A51043" w:rsidRPr="002D70E2">
        <w:rPr>
          <w:rFonts w:eastAsiaTheme="minorEastAsia"/>
          <w:lang w:val="en-GB"/>
        </w:rPr>
        <w:t xml:space="preserve">more complex </w:t>
      </w:r>
      <w:r w:rsidR="00E01ED1" w:rsidRPr="002D70E2">
        <w:rPr>
          <w:rFonts w:eastAsiaTheme="minorEastAsia"/>
          <w:lang w:val="en-GB"/>
        </w:rPr>
        <w:t>dynamic energy budget models</w:t>
      </w:r>
      <w:r w:rsidR="009E5647" w:rsidRPr="002D70E2">
        <w:rPr>
          <w:rFonts w:eastAsiaTheme="minorEastAsia"/>
          <w:lang w:val="en-GB"/>
        </w:rPr>
        <w:t xml:space="preserve"> </w:t>
      </w:r>
      <w:r w:rsidR="006142EB">
        <w:rPr>
          <w:rFonts w:eastAsiaTheme="minorEastAsia"/>
        </w:rPr>
        <w:fldChar w:fldCharType="begin"/>
      </w:r>
      <w:r w:rsidR="00EB6461" w:rsidRPr="002D70E2">
        <w:rPr>
          <w:rFonts w:eastAsiaTheme="minorEastAsia"/>
          <w:lang w:val="en-GB"/>
        </w:rPr>
        <w:instrText xml:space="preserve"> ADDIN ZOTERO_ITEM CSL_CITATION {"citationID":"a22p22f7fqi","properties":{"formattedCitation":"(Kitchell {\\i{}et al.} 1977; Kooijman 1993; Kearney 2019)","plainCitation":"(Kitchell et al. 1977; Kooijman 1993; Kearney 2019)","noteIndex":0},"citationItems":[{"id":448,"uris":["http://zotero.org/users/6116610/items/4RNEVDMA"],"uri":["http://zotero.org/users/6116610/items/4RNEVDMA"],"itemData":{"id":448,"type":"article-journal","container-title":"Journal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835,"uris":["http://zotero.org/users/6116610/items/8BWJYUP7"],"uri":["http://zotero.org/users/6116610/items/8BWJYUP7"],"itemData":{"id":835,"type":"book","ISBN":"0-521-45223-6","publisher":"Cambridge University Press","title":"Dynamic energy budgets in biological systems","author":[{"family":"Kooijman","given":"Sebastiaan Adriaan Louis Maria"}],"issued":{"date-parts":[["1993"]]}}},{"id":599,"uris":["http://zotero.org/users/6116610/items/8KB4FFVS"],"uri":["http://zotero.org/users/6116610/items/8KB4FFVS"],"itemData":{"id":599,"type":"article-journal","container-title":"Trends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Pr>
          <w:rFonts w:eastAsiaTheme="minorEastAsia"/>
        </w:rPr>
        <w:fldChar w:fldCharType="separate"/>
      </w:r>
      <w:r w:rsidR="00EB6461" w:rsidRPr="00EB6461">
        <w:rPr>
          <w:rFonts w:ascii="Times New Roman" w:cs="Times New Roman"/>
          <w:lang w:val="en-GB"/>
        </w:rPr>
        <w:t xml:space="preserve">(Kitchell </w:t>
      </w:r>
      <w:r w:rsidR="00EB6461" w:rsidRPr="00EB6461">
        <w:rPr>
          <w:rFonts w:ascii="Times New Roman" w:cs="Times New Roman"/>
          <w:i/>
          <w:iCs/>
          <w:lang w:val="en-GB"/>
        </w:rPr>
        <w:t>et al.</w:t>
      </w:r>
      <w:r w:rsidR="00EB6461" w:rsidRPr="00EB6461">
        <w:rPr>
          <w:rFonts w:ascii="Times New Roman" w:cs="Times New Roman"/>
          <w:lang w:val="en-GB"/>
        </w:rPr>
        <w:t xml:space="preserve"> 1977; Kooijman 1993; Kearney 2019)</w:t>
      </w:r>
      <w:r w:rsidR="006142EB">
        <w:rPr>
          <w:rFonts w:eastAsiaTheme="minorEastAsia"/>
        </w:rPr>
        <w:fldChar w:fldCharType="end"/>
      </w:r>
      <w:r w:rsidR="003462D8" w:rsidRPr="002D70E2">
        <w:rPr>
          <w:rFonts w:eastAsiaTheme="minorEastAsia"/>
          <w:lang w:val="en-GB"/>
        </w:rPr>
        <w:t xml:space="preserve"> </w:t>
      </w:r>
      <w:r w:rsidR="00945862" w:rsidRPr="002D70E2">
        <w:rPr>
          <w:rFonts w:eastAsiaTheme="minorEastAsia"/>
          <w:lang w:val="en-GB"/>
        </w:rPr>
        <w:t>includ</w:t>
      </w:r>
      <w:r w:rsidR="003462D8" w:rsidRPr="002D70E2">
        <w:rPr>
          <w:rFonts w:eastAsiaTheme="minorEastAsia"/>
          <w:lang w:val="en-GB"/>
        </w:rPr>
        <w:t>ing</w:t>
      </w:r>
      <w:r w:rsidR="00945862" w:rsidRPr="002D70E2">
        <w:rPr>
          <w:rFonts w:eastAsiaTheme="minorEastAsia"/>
          <w:lang w:val="en-GB"/>
        </w:rPr>
        <w:t xml:space="preserve"> </w:t>
      </w:r>
      <w:r w:rsidR="00A51043" w:rsidRPr="002D70E2">
        <w:rPr>
          <w:rFonts w:eastAsiaTheme="minorEastAsia"/>
          <w:lang w:val="en-GB"/>
        </w:rPr>
        <w:t xml:space="preserve">physiologically structured population models (PSPMs) </w:t>
      </w:r>
      <w:r w:rsidR="00A51043">
        <w:rPr>
          <w:rFonts w:eastAsiaTheme="minorEastAsia"/>
        </w:rPr>
        <w:fldChar w:fldCharType="begin"/>
      </w:r>
      <w:r w:rsidR="009D6C25">
        <w:rPr>
          <w:rFonts w:eastAsiaTheme="minorEastAsia"/>
          <w:lang w:val="en-GB"/>
        </w:rPr>
        <w:instrText xml:space="preserve"> ADDIN ZOTERO_ITEM CSL_CITATION {"citationID":"YD2Z7X2y","properties":{"formattedCitation":"(de Roos &amp; Persson 2001)","plainCitation":"(de Roos &amp; Persson 2001)","noteIndex":0},"citationItems":[{"id":1671,"uris":["http://zotero.org/users/6116610/items/HDUAKQZR"],"uri":["http://zotero.org/users/6116610/items/HDUAKQZR"],"itemData":{"id":1671,"type":"article-journal","abstract":"A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00A51043">
        <w:rPr>
          <w:rFonts w:eastAsiaTheme="minorEastAsia"/>
        </w:rPr>
        <w:fldChar w:fldCharType="separate"/>
      </w:r>
      <w:r w:rsidR="009D6C25">
        <w:rPr>
          <w:rFonts w:eastAsiaTheme="minorEastAsia"/>
          <w:noProof/>
        </w:rPr>
        <w:t>(de Roos &amp; Persson 2001)</w:t>
      </w:r>
      <w:r w:rsidR="00A51043">
        <w:rPr>
          <w:rFonts w:eastAsiaTheme="minorEastAsia"/>
        </w:rPr>
        <w:fldChar w:fldCharType="end"/>
      </w:r>
      <w:r w:rsidR="00A51043">
        <w:rPr>
          <w:rFonts w:eastAsiaTheme="minorEastAsia"/>
        </w:rPr>
        <w:t xml:space="preserve"> </w:t>
      </w:r>
      <w:r w:rsidR="00A51043" w:rsidRPr="00A51043">
        <w:rPr>
          <w:rFonts w:eastAsiaTheme="minorEastAsia"/>
        </w:rPr>
        <w:t>and size-spectrum models</w:t>
      </w:r>
      <w:r w:rsidR="00A51043">
        <w:rPr>
          <w:rFonts w:eastAsiaTheme="minorEastAsia"/>
        </w:rPr>
        <w:t xml:space="preserve"> </w:t>
      </w:r>
      <w:r w:rsidR="00A51043">
        <w:rPr>
          <w:rFonts w:eastAsiaTheme="minorEastAsia"/>
        </w:rPr>
        <w:fldChar w:fldCharType="begin"/>
      </w:r>
      <w:r w:rsidR="00A51043">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E."}],"issued":{"date-parts":[["2011",3]]}}},{"id":1679,"uris":["http://zotero.org/users/6116610/items/ZNLN5ZMY"],"uri":["http://zotero.org/users/6116610/items/ZNLN5ZMY"],"itemData":{"id":1679,"type":"article-journal","abstract":"Individual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w:instrText>
      </w:r>
      <w:r w:rsidR="00A51043" w:rsidRPr="008F2458">
        <w:rPr>
          <w:rFonts w:eastAsiaTheme="minorEastAsia"/>
          <w:lang w:val="en-GB"/>
        </w:rPr>
        <w:instrText xml:space="preserve">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Pr>
          <w:rFonts w:eastAsiaTheme="minorEastAsia"/>
        </w:rPr>
        <w:fldChar w:fldCharType="separate"/>
      </w:r>
      <w:r w:rsidR="0044238B" w:rsidRPr="0044238B">
        <w:rPr>
          <w:lang w:val="en-GB"/>
        </w:rPr>
        <w:t xml:space="preserve">(Hartvig </w:t>
      </w:r>
      <w:r w:rsidR="0044238B" w:rsidRPr="0044238B">
        <w:rPr>
          <w:i/>
          <w:iCs/>
          <w:lang w:val="en-GB"/>
        </w:rPr>
        <w:t>et al.</w:t>
      </w:r>
      <w:r w:rsidR="0044238B" w:rsidRPr="0044238B">
        <w:rPr>
          <w:lang w:val="en-GB"/>
        </w:rPr>
        <w:t xml:space="preserve"> 2011; Maury &amp; Poggiale 2013; Blanchard </w:t>
      </w:r>
      <w:r w:rsidR="0044238B" w:rsidRPr="0044238B">
        <w:rPr>
          <w:i/>
          <w:iCs/>
          <w:lang w:val="en-GB"/>
        </w:rPr>
        <w:t xml:space="preserve">et </w:t>
      </w:r>
      <w:r w:rsidR="0044238B" w:rsidRPr="0044238B">
        <w:rPr>
          <w:i/>
          <w:iCs/>
          <w:lang w:val="en-GB"/>
        </w:rPr>
        <w:lastRenderedPageBreak/>
        <w:t>al.</w:t>
      </w:r>
      <w:r w:rsidR="0044238B" w:rsidRPr="0044238B">
        <w:rPr>
          <w:lang w:val="en-GB"/>
        </w:rPr>
        <w:t xml:space="preserve"> 2017)</w:t>
      </w:r>
      <w:r w:rsidR="00A51043">
        <w:rPr>
          <w:rFonts w:eastAsiaTheme="minorEastAsia"/>
        </w:rPr>
        <w:fldChar w:fldCharType="end"/>
      </w:r>
      <w:r w:rsidR="00A51043" w:rsidRPr="008F2458">
        <w:rPr>
          <w:rFonts w:eastAsiaTheme="minorEastAsia"/>
          <w:lang w:val="en-GB"/>
        </w:rPr>
        <w:t>.</w:t>
      </w:r>
      <w:r w:rsidR="00BC4180" w:rsidRPr="008F2458">
        <w:rPr>
          <w:rFonts w:eastAsiaTheme="minorEastAsia"/>
          <w:lang w:val="en-GB"/>
        </w:rPr>
        <w:t xml:space="preserve"> </w:t>
      </w:r>
      <w:r w:rsidR="00745784" w:rsidRPr="00972C7F">
        <w:rPr>
          <w:rFonts w:eastAsiaTheme="minorEastAsia"/>
          <w:lang w:val="en-GB"/>
        </w:rPr>
        <w:t xml:space="preserve">In order to understand </w:t>
      </w:r>
      <w:r w:rsidR="00980758" w:rsidRPr="00972C7F">
        <w:rPr>
          <w:rFonts w:eastAsiaTheme="minorEastAsia"/>
          <w:lang w:val="en-GB"/>
        </w:rPr>
        <w:t xml:space="preserve">growth dynamics in changing </w:t>
      </w:r>
      <w:r w:rsidR="00751E84" w:rsidRPr="00972C7F">
        <w:rPr>
          <w:rFonts w:eastAsiaTheme="minorEastAsia"/>
          <w:lang w:val="en-GB"/>
        </w:rPr>
        <w:t>environments and</w:t>
      </w:r>
      <w:r w:rsidR="00E2529C" w:rsidRPr="00972C7F">
        <w:rPr>
          <w:rFonts w:eastAsiaTheme="minorEastAsia"/>
          <w:lang w:val="en-GB"/>
        </w:rPr>
        <w:t xml:space="preserve"> to evaluate the </w:t>
      </w:r>
      <w:r w:rsidR="00195A96" w:rsidRPr="00972C7F">
        <w:rPr>
          <w:rFonts w:eastAsiaTheme="minorEastAsia"/>
          <w:lang w:val="en-GB"/>
        </w:rPr>
        <w:t xml:space="preserve">physiological basis of growth models of varying complexity, it is therefore important to understand </w:t>
      </w:r>
      <w:r w:rsidR="00AD69EB" w:rsidRPr="00972C7F">
        <w:rPr>
          <w:rFonts w:eastAsiaTheme="minorEastAsia"/>
          <w:lang w:val="en-GB"/>
        </w:rPr>
        <w:t xml:space="preserve">how metabolism and consumption rates </w:t>
      </w:r>
      <w:r w:rsidR="00537EA6" w:rsidRPr="00972C7F">
        <w:rPr>
          <w:rFonts w:eastAsiaTheme="minorEastAsia"/>
          <w:lang w:val="en-GB"/>
        </w:rPr>
        <w:t xml:space="preserve">in general </w:t>
      </w:r>
      <w:r w:rsidR="00AD69EB" w:rsidRPr="00972C7F">
        <w:rPr>
          <w:rFonts w:eastAsiaTheme="minorEastAsia"/>
          <w:lang w:val="en-GB"/>
        </w:rPr>
        <w:t>scale with body size and temperature</w:t>
      </w:r>
      <w:r w:rsidR="00B60152" w:rsidRPr="00972C7F">
        <w:rPr>
          <w:rFonts w:eastAsiaTheme="minorEastAsia"/>
          <w:lang w:val="en-GB"/>
        </w:rPr>
        <w:t xml:space="preserve">. </w:t>
      </w:r>
    </w:p>
    <w:p w14:paraId="1D282C26" w14:textId="70FD5A3E" w:rsidR="002A05AA" w:rsidRPr="00972C7F" w:rsidRDefault="00821494" w:rsidP="002E3379">
      <w:pPr>
        <w:spacing w:line="480" w:lineRule="auto"/>
        <w:ind w:firstLine="284"/>
        <w:contextualSpacing/>
        <w:jc w:val="both"/>
        <w:rPr>
          <w:rFonts w:cstheme="minorHAnsi"/>
          <w:lang w:val="en-GB"/>
        </w:rPr>
      </w:pPr>
      <w:r w:rsidRPr="00972C7F">
        <w:rPr>
          <w:rFonts w:eastAsiaTheme="minorEastAsia"/>
          <w:lang w:val="en-GB"/>
        </w:rPr>
        <w:t>Assessing these dependencies</w:t>
      </w:r>
      <w:r w:rsidR="00CE74D2" w:rsidRPr="00972C7F">
        <w:rPr>
          <w:rFonts w:eastAsiaTheme="minorEastAsia"/>
          <w:lang w:val="en-GB"/>
        </w:rPr>
        <w:t xml:space="preserve"> should ideally be </w:t>
      </w:r>
      <w:r w:rsidRPr="00972C7F">
        <w:rPr>
          <w:rFonts w:eastAsiaTheme="minorEastAsia"/>
          <w:lang w:val="en-GB"/>
        </w:rPr>
        <w:t xml:space="preserve">done </w:t>
      </w:r>
      <w:r w:rsidR="00A6229C" w:rsidRPr="00972C7F">
        <w:rPr>
          <w:rFonts w:eastAsiaTheme="minorEastAsia"/>
          <w:lang w:val="en-GB"/>
        </w:rPr>
        <w:t>at the intraspecific</w:t>
      </w:r>
      <w:r w:rsidR="00E957DE" w:rsidRPr="004559BC">
        <w:rPr>
          <w:rFonts w:eastAsiaTheme="minorEastAsia"/>
          <w:lang w:val="en-GB"/>
        </w:rPr>
        <w:t xml:space="preserve"> level</w:t>
      </w:r>
      <w:r w:rsidR="006C45BE" w:rsidRPr="00972C7F">
        <w:rPr>
          <w:rFonts w:eastAsiaTheme="minorEastAsia"/>
          <w:lang w:val="en-GB"/>
        </w:rPr>
        <w:t>,</w:t>
      </w:r>
      <w:r w:rsidR="00952B25" w:rsidRPr="00972C7F">
        <w:rPr>
          <w:rFonts w:eastAsiaTheme="minorEastAsia"/>
          <w:lang w:val="en-GB"/>
        </w:rPr>
        <w:t xml:space="preserve"> rather than </w:t>
      </w:r>
      <w:r w:rsidR="00645EF7">
        <w:rPr>
          <w:rFonts w:eastAsiaTheme="minorEastAsia"/>
          <w:lang w:val="en-GB"/>
        </w:rPr>
        <w:t xml:space="preserve">the </w:t>
      </w:r>
      <w:r w:rsidR="00952B25" w:rsidRPr="00972C7F">
        <w:rPr>
          <w:rFonts w:eastAsiaTheme="minorEastAsia"/>
          <w:lang w:val="en-GB"/>
        </w:rPr>
        <w:t>interspecific</w:t>
      </w:r>
      <w:r w:rsidR="00645EF7">
        <w:rPr>
          <w:rFonts w:eastAsiaTheme="minorEastAsia"/>
          <w:lang w:val="en-GB"/>
        </w:rPr>
        <w:t xml:space="preserve"> level</w:t>
      </w:r>
      <w:r w:rsidR="006C45BE" w:rsidRPr="00972C7F">
        <w:rPr>
          <w:rFonts w:eastAsiaTheme="minorEastAsia"/>
          <w:lang w:val="en-GB"/>
        </w:rPr>
        <w:t>,</w:t>
      </w:r>
      <w:r w:rsidR="00952B25" w:rsidRPr="00972C7F">
        <w:rPr>
          <w:rFonts w:eastAsiaTheme="minorEastAsia"/>
          <w:lang w:val="en-GB"/>
        </w:rPr>
        <w:t xml:space="preserve"> </w:t>
      </w:r>
      <w:r w:rsidR="009D2020" w:rsidRPr="00972C7F">
        <w:rPr>
          <w:rFonts w:eastAsiaTheme="minorEastAsia"/>
          <w:lang w:val="en-GB"/>
        </w:rPr>
        <w:t xml:space="preserve">to better represent </w:t>
      </w:r>
      <w:r w:rsidR="00E6031C" w:rsidRPr="00972C7F">
        <w:rPr>
          <w:rFonts w:eastAsiaTheme="minorEastAsia"/>
          <w:lang w:val="en-GB"/>
        </w:rPr>
        <w:t>the individual-level processes</w:t>
      </w:r>
      <w:r w:rsidR="00CE74D2" w:rsidRPr="00972C7F">
        <w:rPr>
          <w:rFonts w:eastAsiaTheme="minorEastAsia"/>
          <w:lang w:val="en-GB"/>
        </w:rPr>
        <w:t xml:space="preserve">, </w:t>
      </w:r>
      <w:r w:rsidR="00497690">
        <w:rPr>
          <w:rFonts w:eastAsiaTheme="minorEastAsia"/>
          <w:lang w:val="en-GB"/>
        </w:rPr>
        <w:t xml:space="preserve">and because </w:t>
      </w:r>
      <w:r w:rsidR="00497690" w:rsidRPr="004559BC">
        <w:rPr>
          <w:rFonts w:eastAsiaTheme="minorEastAsia"/>
          <w:lang w:val="en-GB"/>
        </w:rPr>
        <w:t xml:space="preserve">allometric and temperature relationships </w:t>
      </w:r>
      <w:r w:rsidRPr="00972C7F">
        <w:rPr>
          <w:rFonts w:eastAsiaTheme="minorEastAsia"/>
          <w:lang w:val="en-GB"/>
        </w:rPr>
        <w:t>within and between species</w:t>
      </w:r>
      <w:r w:rsidR="00CE74D2" w:rsidRPr="00972C7F">
        <w:rPr>
          <w:rFonts w:eastAsiaTheme="minorEastAsia"/>
          <w:lang w:val="en-GB"/>
        </w:rPr>
        <w:t xml:space="preserve"> can differ</w:t>
      </w:r>
      <w:r w:rsidR="000F5D28" w:rsidRPr="004559BC">
        <w:rPr>
          <w:rFonts w:eastAsiaTheme="minorEastAsia"/>
          <w:lang w:val="en-GB"/>
        </w:rPr>
        <w:t xml:space="preserve"> </w:t>
      </w:r>
      <w:r w:rsidR="000F5D28">
        <w:rPr>
          <w:rFonts w:eastAsiaTheme="minorEastAsia"/>
        </w:rPr>
        <w:fldChar w:fldCharType="begin"/>
      </w:r>
      <w:r w:rsidR="009D6C25" w:rsidRPr="004559BC">
        <w:rPr>
          <w:rFonts w:eastAsiaTheme="minorEastAsia"/>
          <w:lang w:val="en-GB"/>
        </w:rPr>
        <w:instrText xml:space="preserve"> ADDIN ZOTERO_ITEM CSL_CITATION {"citationID":"ak6r101b8m","properties":{"formattedCitation":"(Glazier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w:instrText>
      </w:r>
      <w:r w:rsidR="009D6C25">
        <w:rPr>
          <w:rFonts w:eastAsiaTheme="minorEastAsia"/>
        </w:rPr>
        <w:instrText xml:space="preserve">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9D6C25" w:rsidRPr="004559BC">
        <w:rPr>
          <w:rFonts w:eastAsiaTheme="minorEastAsia"/>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9D6C25">
        <w:rPr>
          <w:rFonts w:eastAsiaTheme="minorEastAsia"/>
        </w:rPr>
        <w:instrText>ﬁ</w:instrText>
      </w:r>
      <w:r w:rsidR="009D6C25" w:rsidRPr="004559BC">
        <w:rPr>
          <w:rFonts w:eastAsiaTheme="minorEastAsia"/>
          <w:lang w:val="en-GB"/>
        </w:rPr>
        <w:instrText>cient of 0.89 with a SIC interval spanning 0.82 to 0.99, implying that mechanistically derived coef</w:instrText>
      </w:r>
      <w:r w:rsidR="009D6C25">
        <w:rPr>
          <w:rFonts w:eastAsiaTheme="minorEastAsia"/>
        </w:rPr>
        <w:instrText>ﬁ</w:instrText>
      </w:r>
      <w:r w:rsidR="009D6C25" w:rsidRPr="004559BC">
        <w:rPr>
          <w:rFonts w:eastAsiaTheme="minorEastAsia"/>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D6C25">
        <w:rPr>
          <w:rFonts w:eastAsiaTheme="minorEastAsia"/>
        </w:rPr>
        <w:instrText>ﬁ</w:instrText>
      </w:r>
      <w:r w:rsidR="009D6C25" w:rsidRPr="004559BC">
        <w:rPr>
          <w:rFonts w:eastAsiaTheme="minorEastAsia"/>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5D28">
        <w:rPr>
          <w:rFonts w:eastAsiaTheme="minorEastAsia"/>
        </w:rPr>
        <w:fldChar w:fldCharType="separate"/>
      </w:r>
      <w:r w:rsidR="009D6C25" w:rsidRPr="009D6C25">
        <w:rPr>
          <w:rFonts w:ascii="Times New Roman" w:cs="Times New Roman"/>
          <w:lang w:val="en-GB"/>
        </w:rPr>
        <w:t xml:space="preserve">(Glazier 2005; Rall </w:t>
      </w:r>
      <w:r w:rsidR="009D6C25" w:rsidRPr="009D6C25">
        <w:rPr>
          <w:rFonts w:ascii="Times New Roman" w:cs="Times New Roman"/>
          <w:i/>
          <w:iCs/>
          <w:lang w:val="en-GB"/>
        </w:rPr>
        <w:t>et al.</w:t>
      </w:r>
      <w:r w:rsidR="009D6C25" w:rsidRPr="009D6C25">
        <w:rPr>
          <w:rFonts w:ascii="Times New Roman" w:cs="Times New Roman"/>
          <w:lang w:val="en-GB"/>
        </w:rPr>
        <w:t xml:space="preserve"> 2012; Jerde </w:t>
      </w:r>
      <w:r w:rsidR="009D6C25" w:rsidRPr="009D6C25">
        <w:rPr>
          <w:rFonts w:ascii="Times New Roman" w:cs="Times New Roman"/>
          <w:i/>
          <w:iCs/>
          <w:lang w:val="en-GB"/>
        </w:rPr>
        <w:t>et al.</w:t>
      </w:r>
      <w:r w:rsidR="009D6C25" w:rsidRPr="009D6C25">
        <w:rPr>
          <w:rFonts w:ascii="Times New Roman" w:cs="Times New Roman"/>
          <w:lang w:val="en-GB"/>
        </w:rPr>
        <w:t xml:space="preserve"> 2019)</w:t>
      </w:r>
      <w:r w:rsidR="000F5D28">
        <w:rPr>
          <w:rFonts w:eastAsiaTheme="minorEastAsia"/>
        </w:rPr>
        <w:fldChar w:fldCharType="end"/>
      </w:r>
      <w:r w:rsidR="00CE74D2" w:rsidRPr="004559BC">
        <w:rPr>
          <w:rFonts w:eastAsiaTheme="minorEastAsia"/>
          <w:lang w:val="en-GB"/>
        </w:rPr>
        <w:t>.</w:t>
      </w:r>
      <w:r w:rsidR="00EE0226" w:rsidRPr="004559BC">
        <w:rPr>
          <w:rFonts w:eastAsiaTheme="minorEastAsia"/>
          <w:lang w:val="en-GB"/>
        </w:rPr>
        <w:t xml:space="preserve"> </w:t>
      </w:r>
      <w:r w:rsidR="00941E76" w:rsidRPr="00972C7F">
        <w:rPr>
          <w:rFonts w:eastAsiaTheme="minorEastAsia"/>
          <w:lang w:val="en-GB"/>
        </w:rPr>
        <w:t xml:space="preserve">However, the </w:t>
      </w:r>
      <w:r w:rsidR="00607309" w:rsidRPr="00972C7F">
        <w:rPr>
          <w:rFonts w:eastAsiaTheme="minorEastAsia"/>
          <w:lang w:val="en-GB"/>
        </w:rPr>
        <w:t xml:space="preserve">average </w:t>
      </w:r>
      <w:r w:rsidR="00B80E9B" w:rsidRPr="00972C7F">
        <w:rPr>
          <w:rFonts w:eastAsiaTheme="minorEastAsia"/>
          <w:lang w:val="en-GB"/>
        </w:rPr>
        <w:t xml:space="preserve">scaling </w:t>
      </w:r>
      <w:r w:rsidR="00DF13A4" w:rsidRPr="00972C7F">
        <w:rPr>
          <w:rFonts w:eastAsiaTheme="minorEastAsia"/>
          <w:lang w:val="en-GB"/>
        </w:rPr>
        <w:t xml:space="preserve">of individual growth, metabolism and consumption </w:t>
      </w:r>
      <w:r w:rsidR="00B80E9B" w:rsidRPr="00972C7F">
        <w:rPr>
          <w:rFonts w:eastAsiaTheme="minorEastAsia"/>
          <w:lang w:val="en-GB"/>
        </w:rPr>
        <w:t>with body mass and temperature is often inferred from interspecific data</w:t>
      </w:r>
      <w:r w:rsidR="00B9089D" w:rsidRPr="00972C7F">
        <w:rPr>
          <w:rFonts w:eastAsiaTheme="minorEastAsia"/>
          <w:lang w:val="en-GB"/>
        </w:rPr>
        <w:t xml:space="preserve"> even when </w:t>
      </w:r>
      <w:r w:rsidR="003C27B9" w:rsidRPr="00972C7F">
        <w:rPr>
          <w:rFonts w:eastAsiaTheme="minorEastAsia"/>
          <w:lang w:val="en-GB"/>
        </w:rPr>
        <w:t>applied to represent</w:t>
      </w:r>
      <w:r w:rsidR="00622774" w:rsidRPr="00972C7F">
        <w:rPr>
          <w:rFonts w:eastAsiaTheme="minorEastAsia"/>
          <w:lang w:val="en-GB"/>
        </w:rPr>
        <w:t xml:space="preserve"> </w:t>
      </w:r>
      <w:r w:rsidR="001A41FD" w:rsidRPr="00972C7F">
        <w:rPr>
          <w:rFonts w:eastAsiaTheme="minorEastAsia"/>
          <w:lang w:val="en-GB"/>
        </w:rPr>
        <w:t>processes</w:t>
      </w:r>
      <w:r w:rsidR="006C45BE" w:rsidRPr="00972C7F">
        <w:rPr>
          <w:rFonts w:eastAsiaTheme="minorEastAsia"/>
          <w:lang w:val="en-GB"/>
        </w:rPr>
        <w:t xml:space="preserve"> in individuals</w:t>
      </w:r>
      <w:r w:rsidR="00B80E9B" w:rsidRPr="00972C7F">
        <w:rPr>
          <w:rFonts w:eastAsiaTheme="minorEastAsia"/>
          <w:lang w:val="en-GB"/>
        </w:rPr>
        <w:t>.</w:t>
      </w:r>
      <w:r w:rsidR="00200157" w:rsidRPr="00972C7F">
        <w:rPr>
          <w:rFonts w:eastAsiaTheme="minorEastAsia"/>
          <w:lang w:val="en-GB"/>
        </w:rPr>
        <w:t xml:space="preserve"> </w:t>
      </w:r>
      <w:r w:rsidR="005250F0" w:rsidRPr="00972C7F">
        <w:rPr>
          <w:rFonts w:eastAsiaTheme="minorEastAsia"/>
          <w:lang w:val="en-GB"/>
        </w:rPr>
        <w:t xml:space="preserve">In addition, </w:t>
      </w:r>
      <w:r w:rsidR="00BE02D0" w:rsidRPr="00972C7F">
        <w:rPr>
          <w:rFonts w:eastAsiaTheme="minorEastAsia"/>
          <w:lang w:val="en-GB"/>
        </w:rPr>
        <w:t>t</w:t>
      </w:r>
      <w:r w:rsidR="00B33258" w:rsidRPr="00972C7F">
        <w:rPr>
          <w:rFonts w:eastAsiaTheme="minorEastAsia"/>
          <w:lang w:val="en-GB"/>
        </w:rPr>
        <w:t xml:space="preserve">he </w:t>
      </w:r>
      <w:r w:rsidR="00937F82" w:rsidRPr="00972C7F">
        <w:rPr>
          <w:rFonts w:eastAsiaTheme="minorEastAsia"/>
          <w:lang w:val="en-GB"/>
        </w:rPr>
        <w:t>temperature</w:t>
      </w:r>
      <w:r w:rsidR="00DE719D" w:rsidRPr="00972C7F">
        <w:rPr>
          <w:rFonts w:eastAsiaTheme="minorEastAsia"/>
          <w:lang w:val="en-GB"/>
        </w:rPr>
        <w:t xml:space="preserve">- </w:t>
      </w:r>
      <w:r w:rsidR="00937F82" w:rsidRPr="00972C7F">
        <w:rPr>
          <w:rFonts w:eastAsiaTheme="minorEastAsia"/>
          <w:lang w:val="en-GB"/>
        </w:rPr>
        <w:t xml:space="preserve">and mass dependence </w:t>
      </w:r>
      <w:r w:rsidR="00942177" w:rsidRPr="00972C7F">
        <w:rPr>
          <w:rFonts w:eastAsiaTheme="minorEastAsia"/>
          <w:lang w:val="en-GB"/>
        </w:rPr>
        <w:t xml:space="preserve">of metabolism </w:t>
      </w:r>
      <w:r w:rsidR="007B7402" w:rsidRPr="00972C7F">
        <w:rPr>
          <w:rFonts w:eastAsiaTheme="minorEastAsia"/>
          <w:lang w:val="en-GB"/>
        </w:rPr>
        <w:t xml:space="preserve">and other related rates are </w:t>
      </w:r>
      <w:r w:rsidR="00B33258" w:rsidRPr="00972C7F">
        <w:rPr>
          <w:rFonts w:eastAsiaTheme="minorEastAsia"/>
          <w:lang w:val="en-GB"/>
        </w:rPr>
        <w:t xml:space="preserve">also often assumed to </w:t>
      </w:r>
      <w:r w:rsidR="00BB6D4A" w:rsidRPr="00972C7F">
        <w:rPr>
          <w:rFonts w:eastAsiaTheme="minorEastAsia"/>
          <w:lang w:val="en-GB"/>
        </w:rPr>
        <w:t xml:space="preserve">follow </w:t>
      </w:r>
      <w:r w:rsidR="0005492C">
        <w:rPr>
          <w:rFonts w:eastAsiaTheme="minorEastAsia"/>
          <w:lang w:val="en-GB"/>
        </w:rPr>
        <w:t xml:space="preserve">the </w:t>
      </w:r>
      <w:r w:rsidR="00F4313B" w:rsidRPr="00972C7F">
        <w:rPr>
          <w:rFonts w:eastAsiaTheme="minorEastAsia"/>
          <w:lang w:val="en-GB"/>
        </w:rPr>
        <w:t>Arrhenius fractal supply model (AFS)</w:t>
      </w:r>
      <w:r w:rsidR="00163459">
        <w:rPr>
          <w:rFonts w:eastAsiaTheme="minorEastAsia"/>
          <w:lang w:val="en-GB"/>
        </w:rPr>
        <w:t xml:space="preserve">, as </w:t>
      </w:r>
      <w:r w:rsidR="006902B8" w:rsidRPr="00972C7F">
        <w:rPr>
          <w:rFonts w:eastAsiaTheme="minorEastAsia"/>
          <w:lang w:val="en-GB"/>
        </w:rPr>
        <w:t>in the metabolic theory of ecology</w:t>
      </w:r>
      <w:r w:rsidR="00D578E1" w:rsidRPr="00972C7F">
        <w:rPr>
          <w:rFonts w:eastAsiaTheme="minorEastAsia"/>
          <w:lang w:val="en-GB"/>
        </w:rPr>
        <w:t xml:space="preserve"> </w:t>
      </w:r>
      <w:r w:rsidR="0053086E">
        <w:rPr>
          <w:rFonts w:eastAsiaTheme="minorEastAsia"/>
        </w:rPr>
        <w:fldChar w:fldCharType="begin"/>
      </w:r>
      <w:r w:rsidR="00D51F00" w:rsidRPr="00972C7F">
        <w:rPr>
          <w:rFonts w:eastAsiaTheme="minorEastAsia"/>
          <w:lang w:val="en-GB"/>
        </w:rPr>
        <w:instrText xml:space="preserve"> ADDIN ZOTERO_ITEM CSL_CITATION {"citationID":"a2hoh6khnhp","properties":{"formattedCitation":"(Gillooly {\\i{}et al.} 2001; Brown {\\i{}et al.} 2004; Downs {\\i{}et al.} 2008)","plainCitation":"(Gillooly et al. 2001; Brown et al. 2004; Downs et al. 2008)","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w:instrText>
      </w:r>
      <w:r w:rsidR="00D51F00">
        <w:rPr>
          <w:rFonts w:eastAsiaTheme="minorEastAsia"/>
        </w:rPr>
        <w:instrText>ﬁ</w:instrText>
      </w:r>
      <w:r w:rsidR="00D51F00" w:rsidRPr="00972C7F">
        <w:rPr>
          <w:rFonts w:eastAsiaTheme="minorEastAsia"/>
          <w:lang w:val="en-GB"/>
        </w:rPr>
        <w:instrText>rst principles of physics, chemistry, and biology to link the biology of individual organisms to the ecology of populations, communities, and ecosystems. Metabolic rate, the rate at which organisms take up, transform, and expend energy and materials, is the most fundamental bi</w:instrText>
      </w:r>
      <w:r w:rsidR="00D51F00">
        <w:rPr>
          <w:rFonts w:eastAsiaTheme="minorEastAsia"/>
        </w:rPr>
        <w:instrText>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D51F00" w:rsidRPr="008F2458">
        <w:rPr>
          <w:rFonts w:eastAsiaTheme="minorEastAsia"/>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53086E">
        <w:rPr>
          <w:rFonts w:eastAsiaTheme="minorEastAsia"/>
        </w:rPr>
        <w:fldChar w:fldCharType="separate"/>
      </w:r>
      <w:r w:rsidR="00D45FB7" w:rsidRPr="00D45FB7">
        <w:rPr>
          <w:lang w:val="en-GB"/>
        </w:rPr>
        <w:t xml:space="preserve">(Gillooly </w:t>
      </w:r>
      <w:r w:rsidR="00D45FB7" w:rsidRPr="00D45FB7">
        <w:rPr>
          <w:i/>
          <w:iCs/>
          <w:lang w:val="en-GB"/>
        </w:rPr>
        <w:t>et al.</w:t>
      </w:r>
      <w:r w:rsidR="00D45FB7" w:rsidRPr="00D45FB7">
        <w:rPr>
          <w:lang w:val="en-GB"/>
        </w:rPr>
        <w:t xml:space="preserve"> 2001; Brown </w:t>
      </w:r>
      <w:r w:rsidR="00D45FB7" w:rsidRPr="00D45FB7">
        <w:rPr>
          <w:i/>
          <w:iCs/>
          <w:lang w:val="en-GB"/>
        </w:rPr>
        <w:t>et al.</w:t>
      </w:r>
      <w:r w:rsidR="00D45FB7" w:rsidRPr="00D45FB7">
        <w:rPr>
          <w:lang w:val="en-GB"/>
        </w:rPr>
        <w:t xml:space="preserve"> 2004; Downs </w:t>
      </w:r>
      <w:r w:rsidR="00D45FB7" w:rsidRPr="00D45FB7">
        <w:rPr>
          <w:i/>
          <w:iCs/>
          <w:lang w:val="en-GB"/>
        </w:rPr>
        <w:t>et al.</w:t>
      </w:r>
      <w:r w:rsidR="00D45FB7" w:rsidRPr="00D45FB7">
        <w:rPr>
          <w:lang w:val="en-GB"/>
        </w:rPr>
        <w:t xml:space="preserve"> 2008)</w:t>
      </w:r>
      <w:r w:rsidR="0053086E">
        <w:rPr>
          <w:rFonts w:eastAsiaTheme="minorEastAsia"/>
        </w:rPr>
        <w:fldChar w:fldCharType="end"/>
      </w:r>
      <w:r w:rsidR="009B5328" w:rsidRPr="008F2458">
        <w:rPr>
          <w:rFonts w:eastAsiaTheme="minorEastAsia"/>
          <w:lang w:val="en-GB"/>
        </w:rPr>
        <w:t xml:space="preserve">. </w:t>
      </w:r>
      <w:r w:rsidR="003410FC" w:rsidRPr="00972C7F">
        <w:rPr>
          <w:rFonts w:eastAsiaTheme="minorEastAsia"/>
          <w:lang w:val="en-GB"/>
        </w:rPr>
        <w:t xml:space="preserve">The AFS </w:t>
      </w:r>
      <w:r w:rsidR="00A31029" w:rsidRPr="00972C7F">
        <w:rPr>
          <w:rFonts w:eastAsiaTheme="minorEastAsia"/>
          <w:lang w:val="en-GB"/>
        </w:rPr>
        <w:t xml:space="preserve">assumes </w:t>
      </w:r>
      <w:r w:rsidR="006D0829" w:rsidRPr="00972C7F">
        <w:rPr>
          <w:rFonts w:eastAsiaTheme="minorEastAsia"/>
          <w:lang w:val="en-GB"/>
        </w:rPr>
        <w:t xml:space="preserve">that </w:t>
      </w:r>
      <w:r w:rsidR="00F533D4" w:rsidRPr="00972C7F">
        <w:rPr>
          <w:rFonts w:eastAsiaTheme="minorEastAsia"/>
          <w:lang w:val="en-GB"/>
        </w:rPr>
        <w:t>metabolically-driven rates</w:t>
      </w:r>
      <w:r w:rsidR="00EF1F47" w:rsidRPr="00972C7F">
        <w:rPr>
          <w:rFonts w:eastAsiaTheme="minorEastAsia"/>
          <w:lang w:val="en-GB"/>
        </w:rPr>
        <w:t xml:space="preserve"> (</w:t>
      </w:r>
      <m:oMath>
        <m:r>
          <w:rPr>
            <w:rFonts w:ascii="Cambria Math" w:eastAsiaTheme="minorEastAsia" w:hAnsi="Cambria Math"/>
          </w:rPr>
          <m:t>I</m:t>
        </m:r>
      </m:oMath>
      <w:r w:rsidR="00EF1F47" w:rsidRPr="00972C7F">
        <w:rPr>
          <w:rFonts w:eastAsiaTheme="minorEastAsia"/>
          <w:lang w:val="en-GB"/>
        </w:rPr>
        <w:t>)</w:t>
      </w:r>
      <w:r w:rsidR="00DD3995" w:rsidRPr="00972C7F">
        <w:rPr>
          <w:rFonts w:eastAsiaTheme="minorEastAsia"/>
          <w:lang w:val="en-GB"/>
        </w:rPr>
        <w:t xml:space="preserve"> </w:t>
      </w:r>
      <w:r w:rsidR="00941DB4" w:rsidRPr="00972C7F">
        <w:rPr>
          <w:rFonts w:eastAsiaTheme="minorEastAsia"/>
          <w:lang w:val="en-GB"/>
        </w:rPr>
        <w:t>(</w:t>
      </w:r>
      <w:r w:rsidR="0050081B">
        <w:rPr>
          <w:rFonts w:eastAsiaTheme="minorEastAsia"/>
          <w:lang w:val="en-GB"/>
        </w:rPr>
        <w:t xml:space="preserve">e.g. </w:t>
      </w:r>
      <w:r w:rsidR="00DD3995" w:rsidRPr="00972C7F">
        <w:rPr>
          <w:rFonts w:eastAsiaTheme="minorEastAsia"/>
          <w:lang w:val="en-GB"/>
        </w:rPr>
        <w:t>metabolism and consumption</w:t>
      </w:r>
      <w:r w:rsidR="00941DB4" w:rsidRPr="00972C7F">
        <w:rPr>
          <w:rFonts w:eastAsiaTheme="minorEastAsia"/>
          <w:lang w:val="en-GB"/>
        </w:rPr>
        <w:t>)</w:t>
      </w:r>
      <w:r w:rsidR="00DC4E27">
        <w:rPr>
          <w:rFonts w:eastAsiaTheme="minorEastAsia"/>
          <w:lang w:val="en-GB"/>
        </w:rPr>
        <w:t xml:space="preserve"> </w:t>
      </w:r>
      <w:r w:rsidR="00F533D4" w:rsidRPr="00972C7F">
        <w:rPr>
          <w:rFonts w:eastAsiaTheme="minorEastAsia"/>
          <w:lang w:val="en-GB"/>
        </w:rPr>
        <w:t xml:space="preserve">scale as: </w:t>
      </w:r>
      <m:oMath>
        <m:r>
          <w:rPr>
            <w:rFonts w:ascii="Cambria Math" w:eastAsiaTheme="minorEastAsia" w:hAnsi="Cambria Math"/>
          </w:rPr>
          <m:t>I</m:t>
        </m:r>
        <m:r>
          <w:rPr>
            <w:rFonts w:ascii="Cambria Math" w:eastAsiaTheme="minorEastAsia" w:hAnsi="Cambria Math"/>
            <w:lang w:val="en-GB"/>
          </w:rPr>
          <m:t>=</m:t>
        </m:r>
        <m:sSub>
          <m:sSubPr>
            <m:ctrlPr>
              <w:rPr>
                <w:rFonts w:ascii="Cambria Math" w:hAnsi="Cambria Math"/>
                <w:i/>
              </w:rPr>
            </m:ctrlPr>
          </m:sSubPr>
          <m:e>
            <m:r>
              <w:rPr>
                <w:rFonts w:ascii="Cambria Math" w:hAnsi="Cambria Math"/>
              </w:rPr>
              <m:t>i</m:t>
            </m:r>
          </m:e>
          <m:sub>
            <m:r>
              <w:rPr>
                <w:rFonts w:ascii="Cambria Math" w:hAnsi="Cambria Math"/>
                <w:lang w:val="en-GB"/>
              </w:rPr>
              <m:t>0</m:t>
            </m:r>
          </m:sub>
        </m:sSub>
        <m:sSup>
          <m:sSupPr>
            <m:ctrlPr>
              <w:rPr>
                <w:rFonts w:ascii="Cambria Math" w:hAnsi="Cambria Math"/>
                <w:i/>
              </w:rPr>
            </m:ctrlPr>
          </m:sSupPr>
          <m:e>
            <m:r>
              <w:rPr>
                <w:rFonts w:ascii="Cambria Math" w:hAnsi="Cambria Math"/>
              </w:rPr>
              <m:t>M</m:t>
            </m:r>
          </m:e>
          <m:sup>
            <m:r>
              <w:rPr>
                <w:rFonts w:ascii="Cambria Math" w:hAnsi="Cambria Math"/>
                <w:lang w:val="en-GB"/>
              </w:rPr>
              <m:t xml:space="preserve">3/4 </m:t>
            </m:r>
          </m:sup>
        </m:sSup>
        <m:sSup>
          <m:sSupPr>
            <m:ctrlPr>
              <w:rPr>
                <w:rFonts w:ascii="Cambria Math" w:hAnsi="Cambria Math"/>
                <w:i/>
              </w:rPr>
            </m:ctrlPr>
          </m:sSupPr>
          <m:e>
            <m:r>
              <w:rPr>
                <w:rFonts w:ascii="Cambria Math" w:hAnsi="Cambria Math"/>
              </w:rPr>
              <m:t>e</m:t>
            </m:r>
          </m:e>
          <m:sup>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sup>
        </m:sSup>
      </m:oMath>
      <w:r w:rsidR="00F533D4" w:rsidRPr="00972C7F">
        <w:rPr>
          <w:rFonts w:eastAsiaTheme="minorEastAsia"/>
          <w:lang w:val="en-GB"/>
        </w:rPr>
        <w:t>,</w:t>
      </w:r>
      <w:r w:rsidR="00EC3069" w:rsidRPr="00972C7F">
        <w:rPr>
          <w:rFonts w:eastAsiaTheme="minorEastAsia"/>
          <w:lang w:val="en-GB"/>
        </w:rPr>
        <w:t xml:space="preserve"> where </w:t>
      </w:r>
      <m:oMath>
        <m:r>
          <w:rPr>
            <w:rFonts w:ascii="Cambria Math" w:eastAsiaTheme="minorEastAsia" w:hAnsi="Cambria Math"/>
          </w:rPr>
          <m:t>E</m:t>
        </m:r>
      </m:oMath>
      <w:r w:rsidR="00EC3069" w:rsidRPr="00972C7F">
        <w:rPr>
          <w:rFonts w:eastAsiaTheme="minorEastAsia"/>
          <w:lang w:val="en-GB"/>
        </w:rPr>
        <w:t xml:space="preserve"> is the activation energy, </w:t>
      </w:r>
      <m:oMath>
        <m:r>
          <w:rPr>
            <w:rFonts w:ascii="Cambria Math" w:eastAsiaTheme="minorEastAsia" w:hAnsi="Cambria Math"/>
          </w:rPr>
          <m:t>k</m:t>
        </m:r>
      </m:oMath>
      <w:r w:rsidR="00EC3069" w:rsidRPr="00972C7F">
        <w:rPr>
          <w:rFonts w:eastAsiaTheme="minorEastAsia"/>
          <w:lang w:val="en-GB"/>
        </w:rPr>
        <w:t xml:space="preserve"> is Boltzmann’s constant and </w:t>
      </w:r>
      <m:oMath>
        <m:r>
          <w:rPr>
            <w:rFonts w:ascii="Cambria Math" w:eastAsiaTheme="minorEastAsia" w:hAnsi="Cambria Math"/>
          </w:rPr>
          <m:t>T</m:t>
        </m:r>
      </m:oMath>
      <w:r w:rsidR="00EC3069" w:rsidRPr="00972C7F">
        <w:rPr>
          <w:rFonts w:eastAsiaTheme="minorEastAsia"/>
          <w:lang w:val="en-GB"/>
        </w:rPr>
        <w:t xml:space="preserve"> is temperature in Kelvin.</w:t>
      </w:r>
      <w:r w:rsidR="00F533D4" w:rsidRPr="00972C7F">
        <w:rPr>
          <w:rFonts w:eastAsiaTheme="minorEastAsia"/>
          <w:lang w:val="en-GB"/>
        </w:rPr>
        <w:t xml:space="preserve"> </w:t>
      </w:r>
      <w:r w:rsidR="001A58EF" w:rsidRPr="00972C7F">
        <w:rPr>
          <w:rFonts w:eastAsiaTheme="minorEastAsia"/>
          <w:lang w:val="en-GB"/>
        </w:rPr>
        <w:t xml:space="preserve">Importantly, </w:t>
      </w:r>
      <w:r w:rsidR="00DE3B82" w:rsidRPr="00972C7F">
        <w:rPr>
          <w:rFonts w:eastAsiaTheme="minorEastAsia"/>
          <w:lang w:val="en-GB"/>
        </w:rPr>
        <w:t xml:space="preserve">the model assumes </w:t>
      </w:r>
      <w:r w:rsidR="007D1821" w:rsidRPr="00972C7F">
        <w:rPr>
          <w:rFonts w:eastAsiaTheme="minorEastAsia"/>
          <w:lang w:val="en-GB"/>
        </w:rPr>
        <w:t xml:space="preserve">mass-scaling </w:t>
      </w:r>
      <w:r w:rsidR="00AE058A" w:rsidRPr="00972C7F">
        <w:rPr>
          <w:rFonts w:eastAsiaTheme="minorEastAsia"/>
          <w:lang w:val="en-GB"/>
        </w:rPr>
        <w:t xml:space="preserve">of </w:t>
      </w:r>
      <w:r w:rsidR="00CE6849">
        <w:rPr>
          <w:rFonts w:eastAsiaTheme="minorEastAsia"/>
          <w:lang w:val="en-GB"/>
        </w:rPr>
        <w:t>3/4</w:t>
      </w:r>
      <w:r w:rsidR="00D60929" w:rsidRPr="00972C7F">
        <w:rPr>
          <w:rFonts w:eastAsiaTheme="minorEastAsia"/>
          <w:lang w:val="en-GB"/>
        </w:rPr>
        <w:t xml:space="preserve"> when estimating temperature effects</w:t>
      </w:r>
      <w:r w:rsidR="003A330F" w:rsidRPr="00972C7F">
        <w:rPr>
          <w:rFonts w:eastAsiaTheme="minorEastAsia"/>
          <w:lang w:val="en-GB"/>
        </w:rPr>
        <w:t>, as well as independent effect</w:t>
      </w:r>
      <w:r w:rsidR="006C45BE" w:rsidRPr="00972C7F">
        <w:rPr>
          <w:rFonts w:eastAsiaTheme="minorEastAsia"/>
          <w:lang w:val="en-GB"/>
        </w:rPr>
        <w:t>s</w:t>
      </w:r>
      <w:r w:rsidR="003A330F" w:rsidRPr="00972C7F">
        <w:rPr>
          <w:rFonts w:eastAsiaTheme="minorEastAsia"/>
          <w:lang w:val="en-GB"/>
        </w:rPr>
        <w:t xml:space="preserve"> of mass and </w:t>
      </w:r>
      <w:r w:rsidR="005F14AB" w:rsidRPr="00972C7F">
        <w:rPr>
          <w:rFonts w:eastAsiaTheme="minorEastAsia"/>
          <w:lang w:val="en-GB"/>
        </w:rPr>
        <w:t>temperature</w:t>
      </w:r>
      <w:r w:rsidR="008463E5" w:rsidRPr="00972C7F">
        <w:rPr>
          <w:rFonts w:eastAsiaTheme="minorEastAsia"/>
          <w:lang w:val="en-GB"/>
        </w:rPr>
        <w:t xml:space="preserve"> </w:t>
      </w:r>
      <w:r w:rsidR="002B66B3">
        <w:rPr>
          <w:rFonts w:eastAsiaTheme="minorEastAsia"/>
        </w:rPr>
        <w:fldChar w:fldCharType="begin"/>
      </w:r>
      <w:r w:rsidR="002B66B3" w:rsidRPr="00972C7F">
        <w:rPr>
          <w:rFonts w:eastAsiaTheme="minorEastAsia"/>
          <w:lang w:val="en-GB"/>
        </w:rPr>
        <w:instrText xml:space="preserve"> ADDIN ZOTERO_ITEM CSL_CITATION {"citationID":"ZtD6HWwS","properties":{"formattedCitation":"(Downs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w:instrText>
      </w:r>
      <w:r w:rsidR="002B66B3">
        <w:rPr>
          <w:rFonts w:eastAsiaTheme="minorEastAsia"/>
        </w:rPr>
        <w:instrText>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2B66B3" w:rsidRPr="008F2458">
        <w:rPr>
          <w:rFonts w:eastAsiaTheme="minorEastAsia"/>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2B66B3">
        <w:rPr>
          <w:rFonts w:eastAsiaTheme="minorEastAsia"/>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2B66B3">
        <w:rPr>
          <w:rFonts w:eastAsiaTheme="minorEastAsia"/>
        </w:rPr>
        <w:fldChar w:fldCharType="end"/>
      </w:r>
      <w:r w:rsidR="009E0631" w:rsidRPr="008F2458">
        <w:rPr>
          <w:rFonts w:eastAsiaTheme="minorEastAsia"/>
          <w:lang w:val="en-GB"/>
        </w:rPr>
        <w:t xml:space="preserve">. </w:t>
      </w:r>
      <w:r w:rsidR="0003540D" w:rsidRPr="00972C7F">
        <w:rPr>
          <w:rFonts w:eastAsiaTheme="minorEastAsia"/>
          <w:lang w:val="en-GB"/>
        </w:rPr>
        <w:t>There is</w:t>
      </w:r>
      <w:r w:rsidR="006C45BE" w:rsidRPr="00972C7F">
        <w:rPr>
          <w:rFonts w:eastAsiaTheme="minorEastAsia"/>
          <w:lang w:val="en-GB"/>
        </w:rPr>
        <w:t>,</w:t>
      </w:r>
      <w:r w:rsidR="0003540D" w:rsidRPr="00972C7F">
        <w:rPr>
          <w:rFonts w:eastAsiaTheme="minorEastAsia"/>
          <w:lang w:val="en-GB"/>
        </w:rPr>
        <w:t xml:space="preserve"> however</w:t>
      </w:r>
      <w:r w:rsidR="006C45BE" w:rsidRPr="00972C7F">
        <w:rPr>
          <w:rFonts w:eastAsiaTheme="minorEastAsia"/>
          <w:lang w:val="en-GB"/>
        </w:rPr>
        <w:t>,</w:t>
      </w:r>
      <w:r w:rsidR="006A1A0C" w:rsidRPr="00972C7F">
        <w:rPr>
          <w:rFonts w:cstheme="minorHAnsi"/>
          <w:lang w:val="en-GB"/>
        </w:rPr>
        <w:t xml:space="preserve"> </w:t>
      </w:r>
      <w:r w:rsidR="003472BC" w:rsidRPr="00972C7F">
        <w:rPr>
          <w:rFonts w:cstheme="minorHAnsi"/>
          <w:lang w:val="en-GB"/>
        </w:rPr>
        <w:t xml:space="preserve">numerous examples </w:t>
      </w:r>
      <w:r w:rsidR="00E145C6" w:rsidRPr="00972C7F">
        <w:rPr>
          <w:rFonts w:cstheme="minorHAnsi"/>
          <w:lang w:val="en-GB"/>
        </w:rPr>
        <w:t xml:space="preserve">of deviations from this </w:t>
      </w:r>
      <w:r w:rsidR="006A1A0C" w:rsidRPr="00972C7F">
        <w:rPr>
          <w:rFonts w:cstheme="minorHAnsi"/>
          <w:lang w:val="en-GB"/>
        </w:rPr>
        <w:t xml:space="preserve">mass-scaling exponent </w:t>
      </w:r>
      <w:r w:rsidR="006A1A0C">
        <w:rPr>
          <w:rFonts w:cstheme="minorHAnsi"/>
        </w:rPr>
        <w:fldChar w:fldCharType="begin"/>
      </w:r>
      <w:r w:rsidR="006A1A0C" w:rsidRPr="00972C7F">
        <w:rPr>
          <w:rFonts w:cstheme="minorHAnsi"/>
          <w:lang w:val="en-GB"/>
        </w:rPr>
        <w:instrText xml:space="preserve"> ADDIN ZOTERO_ITEM CSL_CITATION {"citationID":"08XsdlXm","properties":{"formattedCitation":"(Clarke &amp; Johnston 1999; Bokma 2004; Jerde {\\i{}et al.} 2019)","plainCitation":"(Clarke &amp; Johnston 1999; Bokma 2004;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M"}],"issued":{"date-parts":[["1999"]]}}},{"id":846,"uris":["http://zotero.org/users/6116610/items/968SQBW8"],"uri":["http://zotero.org/users/6116610/items/968SQBW8"],"itemData":{"id":846,"type":"article-journal","container-title":"Functional Ecology","issue":"2","page":"184–187","title":"Evidence against universal metabolic allometry","volume":"18","author":[{"family":"Bokma","given":"Folmer"}],"issued":{"date-parts":[["2004"]]}}},{"id":1554,"uris":["http://zotero.org/users/6116610/items/72LJKITA"],"uri":["http://zotero.org/users/6116610/items/72LJKITA"],"itemData":{"id":1554,"type":"article-journal","abstract":"As an example of applying the evidential approach to statistical inference, we address one of the longest standing controversies</w:instrText>
      </w:r>
      <w:r w:rsidR="006A1A0C">
        <w:rPr>
          <w:rFonts w:cstheme="minorHAnsi"/>
        </w:rPr>
        <w:instrText xml:space="preserve">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6A1A0C" w:rsidRPr="002D70E2">
        <w:rPr>
          <w:rFonts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6A1A0C">
        <w:rPr>
          <w:rFonts w:cstheme="minorHAnsi"/>
        </w:rPr>
        <w:instrText>ﬁ</w:instrText>
      </w:r>
      <w:r w:rsidR="006A1A0C" w:rsidRPr="002D70E2">
        <w:rPr>
          <w:rFonts w:cstheme="minorHAnsi"/>
          <w:lang w:val="en-GB"/>
        </w:rPr>
        <w:instrText>cient of 0.89 with a SIC interval spanning 0.82 to 0.99, implying that mechanistically derived coef</w:instrText>
      </w:r>
      <w:r w:rsidR="006A1A0C">
        <w:rPr>
          <w:rFonts w:cstheme="minorHAnsi"/>
        </w:rPr>
        <w:instrText>ﬁ</w:instrText>
      </w:r>
      <w:r w:rsidR="006A1A0C" w:rsidRPr="002D70E2">
        <w:rPr>
          <w:rFonts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6A1A0C">
        <w:rPr>
          <w:rFonts w:cstheme="minorHAnsi"/>
        </w:rPr>
        <w:instrText>ﬁ</w:instrText>
      </w:r>
      <w:r w:rsidR="006A1A0C" w:rsidRPr="002D70E2">
        <w:rPr>
          <w:rFonts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A1A0C">
        <w:rPr>
          <w:rFonts w:cstheme="minorHAnsi"/>
        </w:rPr>
        <w:fldChar w:fldCharType="separate"/>
      </w:r>
      <w:r w:rsidR="0044238B" w:rsidRPr="0044238B">
        <w:rPr>
          <w:lang w:val="en-GB"/>
        </w:rPr>
        <w:t xml:space="preserve">(Clarke &amp; Johnston 1999; Bokma 2004; Jerde </w:t>
      </w:r>
      <w:r w:rsidR="0044238B" w:rsidRPr="0044238B">
        <w:rPr>
          <w:i/>
          <w:iCs/>
          <w:lang w:val="en-GB"/>
        </w:rPr>
        <w:t>et al.</w:t>
      </w:r>
      <w:r w:rsidR="0044238B" w:rsidRPr="0044238B">
        <w:rPr>
          <w:lang w:val="en-GB"/>
        </w:rPr>
        <w:t xml:space="preserve"> 2019)</w:t>
      </w:r>
      <w:r w:rsidR="006A1A0C">
        <w:rPr>
          <w:rFonts w:cstheme="minorHAnsi"/>
        </w:rPr>
        <w:fldChar w:fldCharType="end"/>
      </w:r>
      <w:r w:rsidR="006A1A0C" w:rsidRPr="002D70E2">
        <w:rPr>
          <w:rFonts w:cstheme="minorHAnsi"/>
          <w:lang w:val="en-GB"/>
        </w:rPr>
        <w:t xml:space="preserve">, and </w:t>
      </w:r>
      <w:r w:rsidR="006C45BE" w:rsidRPr="002D70E2">
        <w:rPr>
          <w:rFonts w:cstheme="minorHAnsi"/>
          <w:lang w:val="en-GB"/>
        </w:rPr>
        <w:t xml:space="preserve">cases when </w:t>
      </w:r>
      <w:r w:rsidR="006A1A0C" w:rsidRPr="002D70E2">
        <w:rPr>
          <w:rFonts w:cstheme="minorHAnsi"/>
          <w:lang w:val="en-GB"/>
        </w:rPr>
        <w:t xml:space="preserve">body mass and temperature can have interactive effects </w:t>
      </w:r>
      <w:r w:rsidR="006A1A0C">
        <w:rPr>
          <w:rFonts w:cstheme="minorHAnsi"/>
        </w:rPr>
        <w:fldChar w:fldCharType="begin"/>
      </w:r>
      <w:r w:rsidR="00EB6461" w:rsidRPr="002D70E2">
        <w:rPr>
          <w:rFonts w:cstheme="minorHAnsi"/>
          <w:lang w:val="en-GB"/>
        </w:rPr>
        <w:instrText xml:space="preserve"> ADDIN ZOTERO_ITEM CSL_CITATION {"citationID":"a2ds6oeno86","properties":{"formattedCitation":"(Xie &amp; Sun 1990; Glazier 2005; Garc\\uc0\\u237{}a Garc\\uc0\\u237{}a {\\i{}et al.} 2011; Ohlberger {\\i{}et al.} 2012; Lindmark {\\i{}et al.} 2018)","plainCitation":"(Xie &amp; Sun 1990; Glazier 2005; García García et al. 2011; Ohlberger et al. 2012; Lindmark et al. 2018)","noteIndex":0},"citationItems":[{"id":528,"uris":["http://zotero.org/users/6116610/items/PPCB4FWS"],"uri":["http://zotero.org/users/6116610/items/PPCB4FWS"],"itemData":{"id":528,"type":"article-journal","container-title":"Physiological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w:instrText>
      </w:r>
      <w:r w:rsidR="00EB6461" w:rsidRPr="008F2458">
        <w:rPr>
          <w:rFonts w:cstheme="minorHAnsi"/>
          <w:lang w:val="en-GB"/>
        </w:rPr>
        <w:instrText>nts. Much of this variation, which can be related to tax</w:instrText>
      </w:r>
      <w:r w:rsidR="00EB6461">
        <w:rPr>
          <w:rFonts w:cstheme="minorHAnsi"/>
        </w:rPr>
        <w:instrText xml:space="preserve">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6A1A0C">
        <w:rPr>
          <w:rFonts w:cstheme="minorHAnsi"/>
        </w:rPr>
        <w:fldChar w:fldCharType="separate"/>
      </w:r>
      <w:r w:rsidR="00EB6461" w:rsidRPr="00F85DA2">
        <w:rPr>
          <w:rFonts w:ascii="Times New Roman" w:cs="Times New Roman"/>
        </w:rPr>
        <w:t xml:space="preserve">(Xie &amp; Sun 1990; Glazier 2005; García García </w:t>
      </w:r>
      <w:r w:rsidR="00EB6461" w:rsidRPr="00F85DA2">
        <w:rPr>
          <w:rFonts w:ascii="Times New Roman" w:cs="Times New Roman"/>
          <w:i/>
          <w:iCs/>
        </w:rPr>
        <w:t>et al.</w:t>
      </w:r>
      <w:r w:rsidR="00EB6461" w:rsidRPr="00F85DA2">
        <w:rPr>
          <w:rFonts w:ascii="Times New Roman" w:cs="Times New Roman"/>
        </w:rPr>
        <w:t xml:space="preserve"> 2011; Ohlberger </w:t>
      </w:r>
      <w:r w:rsidR="00EB6461" w:rsidRPr="00F85DA2">
        <w:rPr>
          <w:rFonts w:ascii="Times New Roman" w:cs="Times New Roman"/>
          <w:i/>
          <w:iCs/>
        </w:rPr>
        <w:t>et al.</w:t>
      </w:r>
      <w:r w:rsidR="00EB6461" w:rsidRPr="00F85DA2">
        <w:rPr>
          <w:rFonts w:ascii="Times New Roman" w:cs="Times New Roman"/>
        </w:rPr>
        <w:t xml:space="preserve"> 2012; Lindmark </w:t>
      </w:r>
      <w:r w:rsidR="00EB6461" w:rsidRPr="00F85DA2">
        <w:rPr>
          <w:rFonts w:ascii="Times New Roman" w:cs="Times New Roman"/>
          <w:i/>
          <w:iCs/>
        </w:rPr>
        <w:t>et al.</w:t>
      </w:r>
      <w:r w:rsidR="00EB6461" w:rsidRPr="00F85DA2">
        <w:rPr>
          <w:rFonts w:ascii="Times New Roman" w:cs="Times New Roman"/>
        </w:rPr>
        <w:t xml:space="preserve"> 2018)</w:t>
      </w:r>
      <w:r w:rsidR="006A1A0C">
        <w:rPr>
          <w:rFonts w:cstheme="minorHAnsi"/>
        </w:rPr>
        <w:fldChar w:fldCharType="end"/>
      </w:r>
      <w:r w:rsidR="009223C1" w:rsidRPr="00592C85">
        <w:rPr>
          <w:rFonts w:cstheme="minorHAnsi"/>
        </w:rPr>
        <w:t xml:space="preserve"> (but see</w:t>
      </w:r>
      <w:r w:rsidR="00020BC0" w:rsidRPr="00D657AD">
        <w:rPr>
          <w:rFonts w:cstheme="minorHAnsi"/>
        </w:rPr>
        <w:t xml:space="preserve"> Jerde </w:t>
      </w:r>
      <w:r w:rsidR="00020BC0" w:rsidRPr="00D657AD">
        <w:rPr>
          <w:rFonts w:cstheme="minorHAnsi"/>
          <w:i/>
          <w:iCs/>
        </w:rPr>
        <w:t>et al</w:t>
      </w:r>
      <w:r w:rsidR="00020BC0" w:rsidRPr="00D657AD">
        <w:rPr>
          <w:rFonts w:cstheme="minorHAnsi"/>
        </w:rPr>
        <w:t xml:space="preserve">. </w:t>
      </w:r>
      <w:r w:rsidR="009223C1" w:rsidRPr="00592C85">
        <w:rPr>
          <w:rFonts w:cstheme="minorHAnsi"/>
        </w:rPr>
        <w:t xml:space="preserve"> </w:t>
      </w:r>
      <w:r w:rsidR="009223C1">
        <w:rPr>
          <w:rFonts w:cstheme="minorHAnsi"/>
        </w:rPr>
        <w:fldChar w:fldCharType="begin"/>
      </w:r>
      <w:r w:rsidR="009D6C25">
        <w:rPr>
          <w:rFonts w:cstheme="minorHAnsi"/>
        </w:rPr>
        <w:instrText xml:space="preserve"> ADDIN ZOTERO_ITEM CSL_CITATION {"citationID":"a9rtddnkms","properties":{"formattedCitation":"(2019)","plainCitation":"(2019)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w:instrText>
      </w:r>
      <w:r w:rsidR="009D6C25" w:rsidRPr="000C6261">
        <w:rPr>
          <w:rFonts w:cstheme="minorHAnsi"/>
        </w:rPr>
        <w:instrText xml:space="preserve"> function. Further, we formulate and justify the use of SIC intervals to delineate the values of the metabolic scaling relationship that should be retained for further consideration. We found strong evidence for a metabolic scaling coef</w:instrText>
      </w:r>
      <w:r w:rsidR="009D6C25">
        <w:rPr>
          <w:rFonts w:cstheme="minorHAnsi"/>
        </w:rPr>
        <w:instrText>ﬁ</w:instrText>
      </w:r>
      <w:r w:rsidR="009D6C25" w:rsidRPr="000C6261">
        <w:rPr>
          <w:rFonts w:cstheme="minorHAnsi"/>
        </w:rPr>
        <w:instrText>cient of 0.89 with a SIC interval spanning 0.82 to 0.99, implying that mechanistically derived coef</w:instrText>
      </w:r>
      <w:r w:rsidR="009D6C25">
        <w:rPr>
          <w:rFonts w:cstheme="minorHAnsi"/>
        </w:rPr>
        <w:instrText>ﬁ</w:instrText>
      </w:r>
      <w:r w:rsidR="009D6C25" w:rsidRPr="000C6261">
        <w:rPr>
          <w:rFonts w:cstheme="minorHAnsi"/>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D6C25">
        <w:rPr>
          <w:rFonts w:cstheme="minorHAnsi"/>
        </w:rPr>
        <w:instrText>ﬁ</w:instrText>
      </w:r>
      <w:r w:rsidR="009D6C25" w:rsidRPr="000C6261">
        <w:rPr>
          <w:rFonts w:cstheme="minorHAnsi"/>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009223C1">
        <w:rPr>
          <w:rFonts w:cstheme="minorHAnsi"/>
        </w:rPr>
        <w:fldChar w:fldCharType="separate"/>
      </w:r>
      <w:r w:rsidR="009D6C25" w:rsidRPr="000C6261">
        <w:rPr>
          <w:rFonts w:ascii="Times New Roman" w:cs="Times New Roman"/>
        </w:rPr>
        <w:t>(2019)</w:t>
      </w:r>
      <w:r w:rsidR="009223C1">
        <w:rPr>
          <w:rFonts w:cstheme="minorHAnsi"/>
        </w:rPr>
        <w:fldChar w:fldCharType="end"/>
      </w:r>
      <w:r w:rsidR="009223C1" w:rsidRPr="000C6261">
        <w:rPr>
          <w:rFonts w:cstheme="minorHAnsi"/>
        </w:rPr>
        <w:t>)</w:t>
      </w:r>
      <w:r w:rsidR="00EB7199" w:rsidRPr="000C6261">
        <w:rPr>
          <w:rFonts w:cstheme="minorHAnsi"/>
        </w:rPr>
        <w:t>.</w:t>
      </w:r>
      <w:r w:rsidR="00FA11B2" w:rsidRPr="000C6261">
        <w:rPr>
          <w:rFonts w:cstheme="minorHAnsi"/>
        </w:rPr>
        <w:t xml:space="preserve"> </w:t>
      </w:r>
      <w:r w:rsidR="00636995" w:rsidRPr="000C6261">
        <w:rPr>
          <w:rFonts w:cstheme="minorHAnsi"/>
        </w:rPr>
        <w:t xml:space="preserve">Moreover, while </w:t>
      </w:r>
      <w:r w:rsidR="00636995" w:rsidRPr="000C6261">
        <w:rPr>
          <w:rFonts w:eastAsiaTheme="minorEastAsia"/>
        </w:rPr>
        <w:t>the AFS tend</w:t>
      </w:r>
      <w:r w:rsidR="005C1289" w:rsidRPr="000C6261">
        <w:rPr>
          <w:rFonts w:eastAsiaTheme="minorEastAsia"/>
        </w:rPr>
        <w:t>s</w:t>
      </w:r>
      <w:r w:rsidR="00636995" w:rsidRPr="000C6261">
        <w:rPr>
          <w:rFonts w:eastAsiaTheme="minorEastAsia"/>
        </w:rPr>
        <w:t xml:space="preserve"> to </w:t>
      </w:r>
      <w:r w:rsidR="003D4E1C" w:rsidRPr="000C6261">
        <w:rPr>
          <w:rFonts w:eastAsiaTheme="minorEastAsia"/>
        </w:rPr>
        <w:t>provide good statistical fits to</w:t>
      </w:r>
      <w:r w:rsidR="00636995" w:rsidRPr="000C6261">
        <w:rPr>
          <w:rFonts w:eastAsiaTheme="minorEastAsia"/>
        </w:rPr>
        <w:t xml:space="preserve"> interspecific data </w:t>
      </w:r>
      <w:r w:rsidR="00D454D2">
        <w:rPr>
          <w:rFonts w:eastAsiaTheme="minorEastAsia"/>
        </w:rPr>
        <w:fldChar w:fldCharType="begin"/>
      </w:r>
      <w:r w:rsidR="00D454D2" w:rsidRPr="000C6261">
        <w:rPr>
          <w:rFonts w:eastAsiaTheme="minorEastAsia"/>
        </w:rPr>
        <w:instrText xml:space="preserve"> ADDIN ZOTERO_ITEM CSL_CITATION {"citationID":"8ltEv0i7","properties":{"formattedCitation":"(Clarke 2004)","plainCitation":"(Clarke 2004)","noteIndex":0},"citationItems":[{"id":147,"uris":["http://zotero.org/users/6116610/items/7EHCQFJR"],"uri":["http://zotero.org/users/6116610/items/7EHCQFJR"],"itemData":{"id":147,"type":"article-journal","container-title":"Functional Ecology","issue":"252-256","title":"Is there a Universal Temperature Dependence of metabolism?","volume":"18","author":[{"family":"Clarke","given":"A"}],"issued":{"date-parts":[["2004"]]}}}],"schema":"https://github.com/citation-style-language/schema/raw/master/csl-citation.json"} </w:instrText>
      </w:r>
      <w:r w:rsidR="00D454D2">
        <w:rPr>
          <w:rFonts w:eastAsiaTheme="minorEastAsia"/>
        </w:rPr>
        <w:fldChar w:fldCharType="separate"/>
      </w:r>
      <w:r w:rsidR="0044238B" w:rsidRPr="000C6261">
        <w:rPr>
          <w:rFonts w:eastAsiaTheme="minorEastAsia"/>
          <w:noProof/>
        </w:rPr>
        <w:t>(Clarke 2004)</w:t>
      </w:r>
      <w:r w:rsidR="00D454D2">
        <w:rPr>
          <w:rFonts w:eastAsiaTheme="minorEastAsia"/>
        </w:rPr>
        <w:fldChar w:fldCharType="end"/>
      </w:r>
      <w:r w:rsidR="00933FBE" w:rsidRPr="000C6261">
        <w:rPr>
          <w:rFonts w:eastAsiaTheme="minorEastAsia"/>
        </w:rPr>
        <w:t xml:space="preserve">, </w:t>
      </w:r>
      <w:r w:rsidR="00636995" w:rsidRPr="000C6261">
        <w:rPr>
          <w:rFonts w:eastAsiaTheme="minorEastAsia"/>
        </w:rPr>
        <w:t xml:space="preserve">and intraspecific data </w:t>
      </w:r>
      <w:r w:rsidR="00D657AD" w:rsidRPr="000C6261">
        <w:rPr>
          <w:rFonts w:eastAsiaTheme="minorEastAsia"/>
        </w:rPr>
        <w:t xml:space="preserve">with a restricted </w:t>
      </w:r>
      <w:r w:rsidR="00636995" w:rsidRPr="000C6261">
        <w:rPr>
          <w:rFonts w:eastAsiaTheme="minorEastAsia"/>
        </w:rPr>
        <w:t xml:space="preserve">temperature range </w:t>
      </w:r>
      <w:r w:rsidR="00636995">
        <w:rPr>
          <w:rFonts w:eastAsiaTheme="minorEastAsia"/>
        </w:rPr>
        <w:fldChar w:fldCharType="begin"/>
      </w:r>
      <w:r w:rsidR="009D6C25" w:rsidRPr="000C6261">
        <w:rPr>
          <w:rFonts w:eastAsiaTheme="minorEastAsia"/>
        </w:rPr>
        <w:instrText xml:space="preserve"> ADDIN ZOTERO_ITEM CSL_CITATION {"citationID":"a27kjjn4gjf","properties":{"formattedCitation":"(Brown {\\i{}et al.} 2004; Clarke 2004; Rall {\\i{}et al.} 2012)","plainCitation":"(Brown et al. 2004; Clarke 2004; Rall et al. 2012)","noteIndex":0},"citationItems":[{"id":1549,"uris":["http://zotero.org/users/6116610/items/D84IXDI8"],"uri":["http://zotero.org/users/6116610/items/D84IXDI8"],"itemData":{"id":1549,"type":"article-journal","abstract":"Metabolism provides a basis for using </w:instrText>
      </w:r>
      <w:r w:rsidR="009D6C25">
        <w:rPr>
          <w:rFonts w:eastAsiaTheme="minorEastAsia"/>
        </w:rPr>
        <w:instrText>ﬁ</w:instrText>
      </w:r>
      <w:r w:rsidR="009D6C25" w:rsidRPr="000C6261">
        <w:rPr>
          <w:rFonts w:eastAsiaTheme="minorEastAsia"/>
        </w:rPr>
        <w:instrText>rst principles of physics, chemistry, and biology to link the biology of individual organisms to the ecology of populations, communities, and ecosystems. Metabolic rate, the rate at which organisms</w:instrText>
      </w:r>
      <w:r w:rsidR="009D6C25">
        <w:rPr>
          <w:rFonts w:eastAsiaTheme="minorEastAsia"/>
        </w:rPr>
        <w:instrText xml:space="preserve">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B."}],"issued":{"date-parts":[["2004",7]]}}},{"id":147,"uris":["http://zotero.org/users/6116610/items/7EHCQFJR"],"uri":["http://zotero.org/users/6116610/items/7EHCQFJR"],"itemData":{"id":147,"type":"article-journal","container-title":"Functional Ecology","issue":"252-256","title":"Is there a Universal Temperature Dependence of metabolism?","volume":"18","author":[{"family":"Clarke","given":"A"}],"issued":{"date-parts":[["2004"]]}}},{"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9D6C25" w:rsidRPr="004559BC">
        <w:rPr>
          <w:rFonts w:eastAsiaTheme="minorEastAsia"/>
          <w:lang w:val="en-GB"/>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636995">
        <w:rPr>
          <w:rFonts w:eastAsiaTheme="minorEastAsia"/>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 Clarke 2004; Rall </w:t>
      </w:r>
      <w:r w:rsidR="009D6C25" w:rsidRPr="009D6C25">
        <w:rPr>
          <w:rFonts w:ascii="Times New Roman" w:cs="Times New Roman"/>
          <w:i/>
          <w:iCs/>
          <w:lang w:val="en-GB"/>
        </w:rPr>
        <w:t>et al.</w:t>
      </w:r>
      <w:r w:rsidR="009D6C25" w:rsidRPr="009D6C25">
        <w:rPr>
          <w:rFonts w:ascii="Times New Roman" w:cs="Times New Roman"/>
          <w:lang w:val="en-GB"/>
        </w:rPr>
        <w:t xml:space="preserve"> 2012)</w:t>
      </w:r>
      <w:r w:rsidR="00636995">
        <w:rPr>
          <w:rFonts w:eastAsiaTheme="minorEastAsia"/>
        </w:rPr>
        <w:fldChar w:fldCharType="end"/>
      </w:r>
      <w:r w:rsidR="00636995" w:rsidRPr="002D70E2">
        <w:rPr>
          <w:rFonts w:eastAsiaTheme="minorEastAsia"/>
          <w:lang w:val="en-GB"/>
        </w:rPr>
        <w:t xml:space="preserve"> (but see </w:t>
      </w:r>
      <w:r w:rsidR="00636995">
        <w:rPr>
          <w:rFonts w:eastAsiaTheme="minorEastAsia"/>
        </w:rPr>
        <w:fldChar w:fldCharType="begin"/>
      </w:r>
      <w:r w:rsidR="00636995" w:rsidRPr="002D70E2">
        <w:rPr>
          <w:rFonts w:eastAsiaTheme="minorEastAsia"/>
          <w:lang w:val="en-GB"/>
        </w:rPr>
        <w:instrText xml:space="preserve"> ADDIN ZOTERO_ITEM CSL_CITATION {"citationID":"zsm7MY9B","properties":{"formattedCitation":"(Englund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636995">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w:t>
      </w:r>
      <w:r w:rsidR="00636995">
        <w:rPr>
          <w:rFonts w:eastAsiaTheme="minorEastAsia"/>
        </w:rPr>
        <w:fldChar w:fldCharType="end"/>
      </w:r>
      <w:r w:rsidR="00636995" w:rsidRPr="002D70E2">
        <w:rPr>
          <w:rFonts w:eastAsiaTheme="minorEastAsia"/>
          <w:lang w:val="en-GB"/>
        </w:rPr>
        <w:t>)</w:t>
      </w:r>
      <w:r w:rsidR="008F0A77" w:rsidRPr="002D70E2">
        <w:rPr>
          <w:rFonts w:eastAsiaTheme="minorEastAsia"/>
          <w:lang w:val="en-GB"/>
        </w:rPr>
        <w:t xml:space="preserve">, </w:t>
      </w:r>
      <w:r w:rsidR="00435974" w:rsidRPr="002D70E2">
        <w:rPr>
          <w:rFonts w:eastAsiaTheme="minorEastAsia"/>
          <w:lang w:val="en-GB"/>
        </w:rPr>
        <w:t xml:space="preserve">within-species </w:t>
      </w:r>
      <w:r w:rsidR="008F0A77" w:rsidRPr="002D70E2">
        <w:rPr>
          <w:rFonts w:eastAsiaTheme="minorEastAsia"/>
          <w:lang w:val="en-GB"/>
        </w:rPr>
        <w:t xml:space="preserve">thermal response curves are </w:t>
      </w:r>
      <w:r w:rsidR="0021343A" w:rsidRPr="002D70E2">
        <w:rPr>
          <w:rFonts w:eastAsiaTheme="minorEastAsia"/>
          <w:lang w:val="en-GB"/>
        </w:rPr>
        <w:t xml:space="preserve">generally </w:t>
      </w:r>
      <w:r w:rsidR="008F0A77" w:rsidRPr="002D70E2">
        <w:rPr>
          <w:rFonts w:eastAsiaTheme="minorEastAsia"/>
          <w:lang w:val="en-GB"/>
        </w:rPr>
        <w:t xml:space="preserve">unimodal </w:t>
      </w:r>
      <w:r w:rsidR="00636995" w:rsidRPr="004A7D32">
        <w:rPr>
          <w:rFonts w:eastAsiaTheme="minorEastAsia"/>
        </w:rPr>
        <w:fldChar w:fldCharType="begin"/>
      </w:r>
      <w:r w:rsidR="00EB6461" w:rsidRPr="002D70E2">
        <w:rPr>
          <w:rFonts w:eastAsiaTheme="minorEastAsia"/>
          <w:lang w:val="en-GB"/>
        </w:rPr>
        <w:instrText xml:space="preserve"> ADDIN ZOTERO_ITEM CSL_CITATION {"citationID":"a1h34ogh0jf","properties":{"formattedCitation":"(Dell {\\i{}et al.} 2011; Englund {\\i{}et al.} 2011; Rall {\\i{}et al.} 2012; Uiterwaal &amp; DeLong 2020)","plainCitation":"(Dell et al. 2011; Englund et al. 2011; Rall et al. 2012; Uiterwaal &amp; DeLong 2020)","noteIndex":0},"citationItems":[{"id":1562,"uris":["http://zotero.org/users/6116610/items/BWZZIL6R"],"uri":["http://zotero.org/users/6116610/items/BWZZIL6R"],"itemData":{"id":1562,"type":"article-journal","container-title":"Proceedings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w:instrText>
      </w:r>
      <w:r w:rsidR="00EB6461" w:rsidRPr="008F2458">
        <w:rPr>
          <w:rFonts w:eastAsiaTheme="minorEastAsia"/>
          <w:lang w:val="en-GB"/>
        </w:rPr>
        <w:instrText>–prey models. To exami</w:instrText>
      </w:r>
      <w:r w:rsidR="00EB6461">
        <w:rPr>
          <w:rFonts w:eastAsiaTheme="minorEastAsia"/>
        </w:rPr>
        <w:instrText>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L"}],"issued":{"date-parts":[["2012"]]}}},{"id":1812,"uris":["http://zotero.org/users/6116610/items/Y6H474BP"],"uri":["http://zotero.org/users/6116610/items/Y6H474BP"],"itemData":{"id":1812,"type":"article-journal","abstract":"Functional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w:instrText>
      </w:r>
      <w:r w:rsidR="00EB6461" w:rsidRPr="008F2458">
        <w:rPr>
          <w:rFonts w:eastAsiaTheme="minorEastAsia"/>
          <w:lang w:val="en-GB"/>
        </w:rPr>
        <w:instrText xml:space="preserv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effects.","container-title":"Ecology","DOI":"10.1002/ecy.2975","ISSN":"1939-9170","issue":"n/a","language":"en","source":"Wiley Online Library","title":"Functional responses are maximized at intermediate temperatures","URL":"https://esajournals.onlinelibrary.wiley.com/doi/abs/10.1002/ecy.2975","volume":"n/a","author":[{"family":"Uiterwaal","given":"Stella F."},{"family":"DeLong","given":"John P."}],"accessed":{"date-parts":[["2020",1,20]]},"issued":{"date-parts":[["2020"]]}}}],"schema":"https://github.com/citation-style-language/schema/raw/master/csl-citation.json"} </w:instrText>
      </w:r>
      <w:r w:rsidR="00636995" w:rsidRPr="004A7D32">
        <w:rPr>
          <w:rFonts w:eastAsiaTheme="minorEastAsia"/>
        </w:rPr>
        <w:fldChar w:fldCharType="separate"/>
      </w:r>
      <w:r w:rsidR="00EB6461" w:rsidRPr="00EB6461">
        <w:rPr>
          <w:rFonts w:ascii="Times New Roman" w:cs="Times New Roman"/>
          <w:lang w:val="en-GB"/>
        </w:rPr>
        <w:t xml:space="preserve">(Dell </w:t>
      </w:r>
      <w:r w:rsidR="00EB6461" w:rsidRPr="00EB6461">
        <w:rPr>
          <w:rFonts w:ascii="Times New Roman" w:cs="Times New Roman"/>
          <w:i/>
          <w:iCs/>
          <w:lang w:val="en-GB"/>
        </w:rPr>
        <w:t>et al.</w:t>
      </w:r>
      <w:r w:rsidR="00EB6461" w:rsidRPr="00EB6461">
        <w:rPr>
          <w:rFonts w:ascii="Times New Roman" w:cs="Times New Roman"/>
          <w:lang w:val="en-GB"/>
        </w:rPr>
        <w:t xml:space="preserve"> 2011; Englund </w:t>
      </w:r>
      <w:r w:rsidR="00EB6461" w:rsidRPr="00EB6461">
        <w:rPr>
          <w:rFonts w:ascii="Times New Roman" w:cs="Times New Roman"/>
          <w:i/>
          <w:iCs/>
          <w:lang w:val="en-GB"/>
        </w:rPr>
        <w:t>et al.</w:t>
      </w:r>
      <w:r w:rsidR="00EB6461" w:rsidRPr="00EB6461">
        <w:rPr>
          <w:rFonts w:ascii="Times New Roman" w:cs="Times New Roman"/>
          <w:lang w:val="en-GB"/>
        </w:rPr>
        <w:t xml:space="preserve"> 2011; Rall </w:t>
      </w:r>
      <w:r w:rsidR="00EB6461" w:rsidRPr="00EB6461">
        <w:rPr>
          <w:rFonts w:ascii="Times New Roman" w:cs="Times New Roman"/>
          <w:i/>
          <w:iCs/>
          <w:lang w:val="en-GB"/>
        </w:rPr>
        <w:t>et al.</w:t>
      </w:r>
      <w:r w:rsidR="00EB6461" w:rsidRPr="00EB6461">
        <w:rPr>
          <w:rFonts w:ascii="Times New Roman" w:cs="Times New Roman"/>
          <w:lang w:val="en-GB"/>
        </w:rPr>
        <w:t xml:space="preserve"> 2012; Uiterwaal &amp; DeLong 2020)</w:t>
      </w:r>
      <w:r w:rsidR="00636995" w:rsidRPr="004A7D32">
        <w:rPr>
          <w:rFonts w:eastAsiaTheme="minorEastAsia"/>
        </w:rPr>
        <w:fldChar w:fldCharType="end"/>
      </w:r>
      <w:r w:rsidR="00636995" w:rsidRPr="008F2458">
        <w:rPr>
          <w:rFonts w:cstheme="minorHAnsi"/>
          <w:lang w:val="en-GB"/>
        </w:rPr>
        <w:t xml:space="preserve">. </w:t>
      </w:r>
      <w:r w:rsidR="00EB7199" w:rsidRPr="00972C7F">
        <w:rPr>
          <w:rFonts w:cstheme="minorHAnsi"/>
          <w:lang w:val="en-GB"/>
        </w:rPr>
        <w:t>These</w:t>
      </w:r>
      <w:r w:rsidR="00730BF0" w:rsidRPr="00972C7F">
        <w:rPr>
          <w:rFonts w:cstheme="minorHAnsi"/>
          <w:lang w:val="en-GB"/>
        </w:rPr>
        <w:t xml:space="preserve"> </w:t>
      </w:r>
      <w:r w:rsidR="00FA064E">
        <w:rPr>
          <w:rFonts w:cstheme="minorHAnsi"/>
          <w:lang w:val="en-GB"/>
        </w:rPr>
        <w:t xml:space="preserve">simplifications could </w:t>
      </w:r>
      <w:r w:rsidR="00EB7199" w:rsidRPr="00972C7F">
        <w:rPr>
          <w:rFonts w:cstheme="minorHAnsi"/>
          <w:lang w:val="en-GB"/>
        </w:rPr>
        <w:t>affect the</w:t>
      </w:r>
      <w:r w:rsidR="00730BF0" w:rsidRPr="00972C7F">
        <w:rPr>
          <w:rFonts w:cstheme="minorHAnsi"/>
          <w:lang w:val="en-GB"/>
        </w:rPr>
        <w:t xml:space="preserve"> estimate</w:t>
      </w:r>
      <w:r w:rsidR="00991524" w:rsidRPr="00972C7F">
        <w:rPr>
          <w:rFonts w:cstheme="minorHAnsi"/>
          <w:lang w:val="en-GB"/>
        </w:rPr>
        <w:t xml:space="preserve">s </w:t>
      </w:r>
      <w:r w:rsidR="00991524" w:rsidRPr="00972C7F">
        <w:rPr>
          <w:rFonts w:cstheme="minorHAnsi"/>
          <w:lang w:val="en-GB"/>
        </w:rPr>
        <w:lastRenderedPageBreak/>
        <w:t xml:space="preserve">of </w:t>
      </w:r>
      <w:r w:rsidR="00CD08BE" w:rsidRPr="00972C7F">
        <w:rPr>
          <w:rFonts w:cstheme="minorHAnsi"/>
          <w:lang w:val="en-GB"/>
        </w:rPr>
        <w:t>temperature</w:t>
      </w:r>
      <w:r w:rsidR="00F91F58">
        <w:rPr>
          <w:rFonts w:cstheme="minorHAnsi"/>
          <w:lang w:val="en-GB"/>
        </w:rPr>
        <w:t xml:space="preserve"> </w:t>
      </w:r>
      <w:r w:rsidR="00CD08BE" w:rsidRPr="00972C7F">
        <w:rPr>
          <w:rFonts w:cstheme="minorHAnsi"/>
          <w:lang w:val="en-GB"/>
        </w:rPr>
        <w:t>dependencies</w:t>
      </w:r>
      <w:r w:rsidR="00F9796D" w:rsidRPr="004559BC">
        <w:rPr>
          <w:rFonts w:cstheme="minorHAnsi"/>
          <w:lang w:val="en-GB"/>
        </w:rPr>
        <w:t xml:space="preserve"> </w:t>
      </w:r>
      <w:r w:rsidR="001409CE">
        <w:rPr>
          <w:rFonts w:cstheme="minorHAnsi"/>
        </w:rPr>
        <w:fldChar w:fldCharType="begin"/>
      </w:r>
      <w:r w:rsidR="008F2D15" w:rsidRPr="004559BC">
        <w:rPr>
          <w:rFonts w:cstheme="minorHAnsi"/>
          <w:lang w:val="en-GB"/>
        </w:rPr>
        <w:instrText xml:space="preserve"> ADDIN ZOTERO_ITEM CSL_CITATION {"citationID":"a26mfmpf3ot","properties":{"formattedCitation":"(Downs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w:instrText>
      </w:r>
      <w:r w:rsidR="008F2D15">
        <w:rPr>
          <w:rFonts w:cstheme="minorHAnsi"/>
        </w:rPr>
        <w:instrText>ies. 4. For the majority of the data sets, in addition to not supporting a scaling exponent of 3/4, the analyses indicated that effects of body temperature sometimes fell outside the range of 0.6-0.7 eV, indicating that the predictions of the AFS model</w:instrText>
      </w:r>
      <w:r w:rsidR="008F2D15" w:rsidRPr="004559BC">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1409CE">
        <w:rPr>
          <w:rFonts w:cstheme="minorHAnsi"/>
        </w:rPr>
        <w:fldChar w:fldCharType="separate"/>
      </w:r>
      <w:r w:rsidR="008F2D15" w:rsidRPr="008F2D15">
        <w:rPr>
          <w:rFonts w:ascii="Times New Roman" w:cs="Times New Roman"/>
          <w:lang w:val="en-GB"/>
        </w:rPr>
        <w:t xml:space="preserve">(Downs </w:t>
      </w:r>
      <w:r w:rsidR="008F2D15" w:rsidRPr="008F2D15">
        <w:rPr>
          <w:rFonts w:ascii="Times New Roman" w:cs="Times New Roman"/>
          <w:i/>
          <w:iCs/>
          <w:lang w:val="en-GB"/>
        </w:rPr>
        <w:t>et al.</w:t>
      </w:r>
      <w:r w:rsidR="008F2D15" w:rsidRPr="008F2D15">
        <w:rPr>
          <w:rFonts w:ascii="Times New Roman" w:cs="Times New Roman"/>
          <w:lang w:val="en-GB"/>
        </w:rPr>
        <w:t xml:space="preserve"> 2008)</w:t>
      </w:r>
      <w:r w:rsidR="001409CE">
        <w:rPr>
          <w:rFonts w:cstheme="minorHAnsi"/>
        </w:rPr>
        <w:fldChar w:fldCharType="end"/>
      </w:r>
      <w:r w:rsidR="009F11BF" w:rsidRPr="002D70E2">
        <w:rPr>
          <w:rFonts w:cstheme="minorHAnsi"/>
          <w:lang w:val="en-GB"/>
        </w:rPr>
        <w:t xml:space="preserve">. </w:t>
      </w:r>
      <w:r w:rsidR="007B66ED" w:rsidRPr="002D70E2">
        <w:rPr>
          <w:rFonts w:cstheme="minorHAnsi"/>
          <w:lang w:val="en-GB"/>
        </w:rPr>
        <w:t>I</w:t>
      </w:r>
      <w:r w:rsidR="003E6041" w:rsidRPr="002D70E2">
        <w:rPr>
          <w:rFonts w:cstheme="minorHAnsi"/>
          <w:lang w:val="en-GB"/>
        </w:rPr>
        <w:t xml:space="preserve">nstead of </w:t>
      </w:r>
      <w:commentRangeStart w:id="3"/>
      <w:commentRangeStart w:id="4"/>
      <w:r w:rsidR="003E6041" w:rsidRPr="002D70E2">
        <w:rPr>
          <w:rFonts w:cstheme="minorHAnsi"/>
          <w:lang w:val="en-GB"/>
        </w:rPr>
        <w:t>mass-</w:t>
      </w:r>
      <w:r w:rsidR="007D4038">
        <w:rPr>
          <w:rFonts w:cstheme="minorHAnsi"/>
          <w:lang w:val="en-GB"/>
        </w:rPr>
        <w:t xml:space="preserve"> or temperature-</w:t>
      </w:r>
      <w:r w:rsidR="003E6041" w:rsidRPr="002D70E2">
        <w:rPr>
          <w:rFonts w:cstheme="minorHAnsi"/>
          <w:lang w:val="en-GB"/>
        </w:rPr>
        <w:t xml:space="preserve">correcting </w:t>
      </w:r>
      <w:commentRangeEnd w:id="3"/>
      <w:r w:rsidR="000772A5">
        <w:rPr>
          <w:rStyle w:val="CommentReference"/>
        </w:rPr>
        <w:commentReference w:id="3"/>
      </w:r>
      <w:commentRangeEnd w:id="4"/>
      <w:r w:rsidR="00400E23">
        <w:rPr>
          <w:rFonts w:cstheme="minorHAnsi"/>
          <w:lang w:val="en-GB"/>
        </w:rPr>
        <w:t>rates</w:t>
      </w:r>
      <w:r w:rsidR="007D4038">
        <w:rPr>
          <w:rFonts w:cstheme="minorHAnsi"/>
          <w:lang w:val="en-GB"/>
        </w:rPr>
        <w:t xml:space="preserve"> </w:t>
      </w:r>
      <w:r w:rsidR="000905CB">
        <w:rPr>
          <w:rStyle w:val="CommentReference"/>
        </w:rPr>
        <w:commentReference w:id="4"/>
      </w:r>
      <w:r w:rsidR="00EE009B" w:rsidRPr="002D70E2">
        <w:rPr>
          <w:rFonts w:cstheme="minorHAnsi"/>
          <w:lang w:val="en-GB"/>
        </w:rPr>
        <w:t>according to the AFS</w:t>
      </w:r>
      <w:r w:rsidR="001409CE" w:rsidRPr="004559BC">
        <w:rPr>
          <w:rFonts w:cstheme="minorHAnsi"/>
          <w:lang w:val="en-GB"/>
        </w:rPr>
        <w:t xml:space="preserve"> </w:t>
      </w:r>
      <w:r w:rsidR="001409CE">
        <w:rPr>
          <w:rFonts w:cstheme="minorHAnsi"/>
        </w:rPr>
        <w:fldChar w:fldCharType="begin"/>
      </w:r>
      <w:r w:rsidR="008F2D15" w:rsidRPr="004559BC">
        <w:rPr>
          <w:rFonts w:cstheme="minorHAnsi"/>
          <w:lang w:val="en-GB"/>
        </w:rPr>
        <w:instrText xml:space="preserve"> ADDIN ZOTERO_ITEM CSL_CITATION {"citationID":"a2ffklkkqgq","properties":{"formattedCitation":"(Brown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8F2D15">
        <w:rPr>
          <w:rFonts w:cstheme="minorHAnsi"/>
        </w:rPr>
        <w:instrText>ﬁ</w:instrText>
      </w:r>
      <w:r w:rsidR="008F2D15" w:rsidRPr="004559BC">
        <w:rPr>
          <w:rFonts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1409CE">
        <w:rPr>
          <w:rFonts w:cstheme="minorHAnsi"/>
        </w:rPr>
        <w:fldChar w:fldCharType="separate"/>
      </w:r>
      <w:r w:rsidR="008F2D15" w:rsidRPr="008F2D15">
        <w:rPr>
          <w:rFonts w:ascii="Times New Roman" w:cs="Times New Roman"/>
          <w:lang w:val="en-GB"/>
        </w:rPr>
        <w:t xml:space="preserve">(Brown </w:t>
      </w:r>
      <w:r w:rsidR="008F2D15" w:rsidRPr="008F2D15">
        <w:rPr>
          <w:rFonts w:ascii="Times New Roman" w:cs="Times New Roman"/>
          <w:i/>
          <w:iCs/>
          <w:lang w:val="en-GB"/>
        </w:rPr>
        <w:t>et al.</w:t>
      </w:r>
      <w:r w:rsidR="008F2D15" w:rsidRPr="008F2D15">
        <w:rPr>
          <w:rFonts w:ascii="Times New Roman" w:cs="Times New Roman"/>
          <w:lang w:val="en-GB"/>
        </w:rPr>
        <w:t xml:space="preserve"> 2004)</w:t>
      </w:r>
      <w:r w:rsidR="001409CE">
        <w:rPr>
          <w:rFonts w:cstheme="minorHAnsi"/>
        </w:rPr>
        <w:fldChar w:fldCharType="end"/>
      </w:r>
      <w:r w:rsidR="00EE009B" w:rsidRPr="002D70E2">
        <w:rPr>
          <w:rFonts w:cstheme="minorHAnsi"/>
          <w:lang w:val="en-GB"/>
        </w:rPr>
        <w:t>,</w:t>
      </w:r>
      <w:r w:rsidR="00C701A0" w:rsidRPr="002D70E2">
        <w:rPr>
          <w:rFonts w:cstheme="minorHAnsi"/>
          <w:lang w:val="en-GB"/>
        </w:rPr>
        <w:t xml:space="preserve"> it could be more appropriate to fit </w:t>
      </w:r>
      <w:r w:rsidR="00807A48">
        <w:rPr>
          <w:rFonts w:cstheme="minorHAnsi"/>
          <w:lang w:val="en-GB"/>
        </w:rPr>
        <w:t xml:space="preserve">multiple regression </w:t>
      </w:r>
      <w:r w:rsidR="000A467D" w:rsidRPr="002D70E2">
        <w:rPr>
          <w:rFonts w:cstheme="minorHAnsi"/>
          <w:lang w:val="en-GB"/>
        </w:rPr>
        <w:t xml:space="preserve">models where </w:t>
      </w:r>
      <w:r w:rsidR="00916F60">
        <w:rPr>
          <w:rFonts w:cstheme="minorHAnsi"/>
          <w:lang w:val="en-GB"/>
        </w:rPr>
        <w:t xml:space="preserve">regression </w:t>
      </w:r>
      <w:r w:rsidR="000A467D" w:rsidRPr="002D70E2">
        <w:rPr>
          <w:rFonts w:cstheme="minorHAnsi"/>
          <w:lang w:val="en-GB"/>
        </w:rPr>
        <w:t xml:space="preserve">coefficients </w:t>
      </w:r>
      <w:r w:rsidR="00916F60">
        <w:rPr>
          <w:rFonts w:cstheme="minorHAnsi"/>
          <w:lang w:val="en-GB"/>
        </w:rPr>
        <w:t xml:space="preserve">for mass and temperature </w:t>
      </w:r>
      <w:r w:rsidR="000A467D" w:rsidRPr="002D70E2">
        <w:rPr>
          <w:rFonts w:cstheme="minorHAnsi"/>
          <w:lang w:val="en-GB"/>
        </w:rPr>
        <w:t>are estimated jointly</w:t>
      </w:r>
      <w:r w:rsidR="00FC70D6" w:rsidRPr="002D70E2">
        <w:rPr>
          <w:rFonts w:cstheme="minorHAnsi"/>
          <w:lang w:val="en-GB"/>
        </w:rPr>
        <w:t xml:space="preserve"> </w:t>
      </w:r>
      <w:r w:rsidR="00FC70D6">
        <w:rPr>
          <w:rFonts w:cstheme="minorHAnsi"/>
        </w:rPr>
        <w:fldChar w:fldCharType="begin"/>
      </w:r>
      <w:r w:rsidR="00FC70D6" w:rsidRPr="002D70E2">
        <w:rPr>
          <w:rFonts w:cstheme="minorHAnsi"/>
          <w:lang w:val="en-GB"/>
        </w:rPr>
        <w:instrText xml:space="preserve"> ADDIN ZOTERO_ITEM CSL_CITATION {"citationID":"ucFAApka","properties":{"formattedCitation":"(Downs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w:instrText>
      </w:r>
      <w:r w:rsidR="00FC70D6" w:rsidRPr="008F2458">
        <w:rPr>
          <w:rFonts w:cstheme="minorHAnsi"/>
          <w:lang w:val="en-GB"/>
        </w:rPr>
        <w:instrText>ss to nine data set</w:instrText>
      </w:r>
      <w:r w:rsidR="00FC70D6">
        <w:rPr>
          <w:rFonts w:cstheme="minorHAnsi"/>
        </w:rPr>
        <w:instrTex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FC70D6" w:rsidRPr="002D70E2">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C70D6">
        <w:rPr>
          <w:rFonts w:cstheme="minorHAnsi"/>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FC70D6">
        <w:rPr>
          <w:rFonts w:cstheme="minorHAnsi"/>
        </w:rPr>
        <w:fldChar w:fldCharType="end"/>
      </w:r>
      <w:r w:rsidR="00981702" w:rsidRPr="002D70E2">
        <w:rPr>
          <w:rFonts w:cstheme="minorHAnsi"/>
          <w:lang w:val="en-GB"/>
        </w:rPr>
        <w:t xml:space="preserve">, </w:t>
      </w:r>
      <w:r w:rsidR="002865F9" w:rsidRPr="004559BC">
        <w:rPr>
          <w:rFonts w:cstheme="minorHAnsi"/>
          <w:lang w:val="en-GB"/>
        </w:rPr>
        <w:t xml:space="preserve">as well as </w:t>
      </w:r>
      <w:r w:rsidR="001409CE" w:rsidRPr="004559BC">
        <w:rPr>
          <w:rFonts w:cstheme="minorHAnsi"/>
          <w:lang w:val="en-GB"/>
        </w:rPr>
        <w:t xml:space="preserve">fit non-linear </w:t>
      </w:r>
      <w:r w:rsidR="0071423A" w:rsidRPr="002D70E2">
        <w:rPr>
          <w:rFonts w:cstheme="minorHAnsi"/>
          <w:lang w:val="en-GB"/>
        </w:rPr>
        <w:t xml:space="preserve">models that </w:t>
      </w:r>
      <w:r w:rsidR="00942180" w:rsidRPr="002D70E2">
        <w:rPr>
          <w:rFonts w:cstheme="minorHAnsi"/>
          <w:lang w:val="en-GB"/>
        </w:rPr>
        <w:t xml:space="preserve">can capture </w:t>
      </w:r>
      <w:r w:rsidR="00F703F2" w:rsidRPr="002D70E2">
        <w:rPr>
          <w:rFonts w:cstheme="minorHAnsi"/>
          <w:lang w:val="en-GB"/>
        </w:rPr>
        <w:t xml:space="preserve">the </w:t>
      </w:r>
      <w:r w:rsidR="0078762B" w:rsidRPr="004559BC">
        <w:rPr>
          <w:rFonts w:cstheme="minorHAnsi"/>
          <w:lang w:val="en-GB"/>
        </w:rPr>
        <w:t xml:space="preserve">de-activation of biological </w:t>
      </w:r>
      <w:r w:rsidR="00F703F2" w:rsidRPr="002D70E2">
        <w:rPr>
          <w:rFonts w:cstheme="minorHAnsi"/>
          <w:lang w:val="en-GB"/>
        </w:rPr>
        <w:t>rate</w:t>
      </w:r>
      <w:r w:rsidR="0078762B" w:rsidRPr="004559BC">
        <w:rPr>
          <w:rFonts w:cstheme="minorHAnsi"/>
          <w:lang w:val="en-GB"/>
        </w:rPr>
        <w:t xml:space="preserve">s </w:t>
      </w:r>
      <w:r w:rsidR="00F703F2" w:rsidRPr="002D70E2">
        <w:rPr>
          <w:rFonts w:cstheme="minorHAnsi"/>
          <w:lang w:val="en-GB"/>
        </w:rPr>
        <w:t>at higher temperatures</w:t>
      </w:r>
      <w:r w:rsidR="00F468B7" w:rsidRPr="002D70E2">
        <w:rPr>
          <w:rFonts w:cstheme="minorHAnsi"/>
          <w:lang w:val="en-GB"/>
        </w:rPr>
        <w:t xml:space="preserve"> </w:t>
      </w:r>
      <w:r w:rsidR="0019064F">
        <w:rPr>
          <w:rFonts w:cstheme="minorHAnsi"/>
        </w:rPr>
        <w:fldChar w:fldCharType="begin"/>
      </w:r>
      <w:r w:rsidR="00EB6461" w:rsidRPr="002D70E2">
        <w:rPr>
          <w:rFonts w:cstheme="minorHAnsi"/>
          <w:lang w:val="en-GB"/>
        </w:rPr>
        <w:instrText xml:space="preserve"> ADDIN ZOTERO_ITEM CSL_CITATION {"citationID":"aevhktmqu","properties":{"formattedCitation":"(Schoolfield {\\i{}et al.} 1981; Dell {\\i{}et al.} 2011; Englund {\\i{}et al.} 2011)","plainCitation":"(Schoolfield et al. 1981; Dell et al. 2011; Englund et al. 2011)","noteIndex":0},"citationItems":[{"id":678,"uris":["http://zotero.org/users/6116610/items/UVZQASGV"],"uri":["http://zotero.org/users/6116610/items/UVZQASGV"],"itemData":{"id":678,"type":"article-journal","container-title":"Journal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w:instrText>
      </w:r>
      <w:r w:rsidR="00EB6461" w:rsidRPr="008F2458">
        <w:rPr>
          <w:rFonts w:cstheme="minorHAnsi"/>
          <w:lang w:val="en-GB"/>
        </w:rPr>
        <w:instrText>":"DOI.org (Crossref</w:instrText>
      </w:r>
      <w:r w:rsidR="00EB6461">
        <w:rPr>
          <w:rFonts w:cstheme="minorHAnsi"/>
        </w:rPr>
        <w:instrText>)","title":"Systematic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w:instrText>
      </w:r>
      <w:r w:rsidR="00EB6461" w:rsidRPr="00972C7F">
        <w:rPr>
          <w:rFonts w:cstheme="minorHAnsi"/>
          <w:lang w:val="en-GB"/>
        </w:rPr>
        <w: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19064F">
        <w:rPr>
          <w:rFonts w:cstheme="minorHAnsi"/>
        </w:rPr>
        <w:fldChar w:fldCharType="separate"/>
      </w:r>
      <w:r w:rsidR="00EB6461" w:rsidRPr="00EB6461">
        <w:rPr>
          <w:rFonts w:ascii="Times New Roman" w:cs="Times New Roman"/>
          <w:lang w:val="en-GB"/>
        </w:rPr>
        <w:t xml:space="preserve">(Schoolfield </w:t>
      </w:r>
      <w:r w:rsidR="00EB6461" w:rsidRPr="00EB6461">
        <w:rPr>
          <w:rFonts w:ascii="Times New Roman" w:cs="Times New Roman"/>
          <w:i/>
          <w:iCs/>
          <w:lang w:val="en-GB"/>
        </w:rPr>
        <w:t>et al.</w:t>
      </w:r>
      <w:r w:rsidR="00EB6461" w:rsidRPr="00EB6461">
        <w:rPr>
          <w:rFonts w:ascii="Times New Roman" w:cs="Times New Roman"/>
          <w:lang w:val="en-GB"/>
        </w:rPr>
        <w:t xml:space="preserve"> 1981; Dell </w:t>
      </w:r>
      <w:r w:rsidR="00EB6461" w:rsidRPr="00EB6461">
        <w:rPr>
          <w:rFonts w:ascii="Times New Roman" w:cs="Times New Roman"/>
          <w:i/>
          <w:iCs/>
          <w:lang w:val="en-GB"/>
        </w:rPr>
        <w:t>et al.</w:t>
      </w:r>
      <w:r w:rsidR="00EB6461" w:rsidRPr="00EB6461">
        <w:rPr>
          <w:rFonts w:ascii="Times New Roman" w:cs="Times New Roman"/>
          <w:lang w:val="en-GB"/>
        </w:rPr>
        <w:t xml:space="preserve"> 2011; Englund </w:t>
      </w:r>
      <w:r w:rsidR="00EB6461" w:rsidRPr="00EB6461">
        <w:rPr>
          <w:rFonts w:ascii="Times New Roman" w:cs="Times New Roman"/>
          <w:i/>
          <w:iCs/>
          <w:lang w:val="en-GB"/>
        </w:rPr>
        <w:t>et al.</w:t>
      </w:r>
      <w:r w:rsidR="00EB6461" w:rsidRPr="00EB6461">
        <w:rPr>
          <w:rFonts w:ascii="Times New Roman" w:cs="Times New Roman"/>
          <w:lang w:val="en-GB"/>
        </w:rPr>
        <w:t xml:space="preserve"> 2011)</w:t>
      </w:r>
      <w:r w:rsidR="0019064F">
        <w:rPr>
          <w:rFonts w:cstheme="minorHAnsi"/>
        </w:rPr>
        <w:fldChar w:fldCharType="end"/>
      </w:r>
      <w:r w:rsidR="00F703F2" w:rsidRPr="00972C7F">
        <w:rPr>
          <w:rFonts w:cstheme="minorHAnsi"/>
          <w:lang w:val="en-GB"/>
        </w:rPr>
        <w:t>.</w:t>
      </w:r>
      <w:r w:rsidR="00272129" w:rsidRPr="00972C7F">
        <w:rPr>
          <w:rFonts w:cstheme="minorHAnsi"/>
          <w:lang w:val="en-GB"/>
        </w:rPr>
        <w:t xml:space="preserve"> </w:t>
      </w:r>
    </w:p>
    <w:p w14:paraId="2CC89FE7" w14:textId="7C101610" w:rsidR="003C1FC7" w:rsidRPr="00972C7F" w:rsidRDefault="00272129" w:rsidP="002E3379">
      <w:pPr>
        <w:spacing w:line="480" w:lineRule="auto"/>
        <w:ind w:firstLine="284"/>
        <w:contextualSpacing/>
        <w:jc w:val="both"/>
        <w:rPr>
          <w:rFonts w:eastAsiaTheme="minorEastAsia"/>
          <w:lang w:val="en-GB"/>
        </w:rPr>
      </w:pPr>
      <w:r w:rsidRPr="00972C7F">
        <w:rPr>
          <w:rFonts w:cstheme="minorHAnsi"/>
          <w:lang w:val="en-GB"/>
        </w:rPr>
        <w:t xml:space="preserve">Overall, average intraspecific scaling </w:t>
      </w:r>
      <w:r w:rsidR="00821494" w:rsidRPr="00972C7F">
        <w:rPr>
          <w:rFonts w:cstheme="minorHAnsi"/>
          <w:lang w:val="en-GB"/>
        </w:rPr>
        <w:t xml:space="preserve">of rates with mass and temperature </w:t>
      </w:r>
      <w:r w:rsidR="0065177E" w:rsidRPr="00972C7F">
        <w:rPr>
          <w:rFonts w:cstheme="minorHAnsi"/>
          <w:lang w:val="en-GB"/>
        </w:rPr>
        <w:t>is less understood</w:t>
      </w:r>
      <w:r w:rsidR="0063639A" w:rsidRPr="00972C7F">
        <w:rPr>
          <w:rFonts w:cstheme="minorHAnsi"/>
          <w:lang w:val="en-GB"/>
        </w:rPr>
        <w:t xml:space="preserve"> than interspecific scaling relationships. C</w:t>
      </w:r>
      <w:r w:rsidRPr="00972C7F">
        <w:rPr>
          <w:rFonts w:cstheme="minorHAnsi"/>
          <w:lang w:val="en-GB"/>
        </w:rPr>
        <w:t xml:space="preserve">ontributing factors could be </w:t>
      </w:r>
      <w:r w:rsidRPr="00972C7F">
        <w:rPr>
          <w:rFonts w:eastAsiaTheme="minorEastAsia"/>
          <w:lang w:val="en-GB"/>
        </w:rPr>
        <w:t xml:space="preserve">the logistical challenges of replicating experiments for ranges of body masses and </w:t>
      </w:r>
      <w:r w:rsidR="00724796" w:rsidRPr="00972C7F">
        <w:rPr>
          <w:rFonts w:eastAsiaTheme="minorEastAsia"/>
          <w:lang w:val="en-GB"/>
        </w:rPr>
        <w:t>temperatu</w:t>
      </w:r>
      <w:r w:rsidR="00296CC1" w:rsidRPr="00972C7F">
        <w:rPr>
          <w:rFonts w:eastAsiaTheme="minorEastAsia"/>
          <w:lang w:val="en-GB"/>
        </w:rPr>
        <w:t>re</w:t>
      </w:r>
      <w:r w:rsidRPr="00972C7F">
        <w:rPr>
          <w:rFonts w:eastAsiaTheme="minorEastAsia"/>
          <w:lang w:val="en-GB"/>
        </w:rPr>
        <w:t xml:space="preserve"> </w:t>
      </w:r>
      <w:r w:rsidRPr="00975C80">
        <w:rPr>
          <w:rFonts w:eastAsiaTheme="minorEastAsia"/>
        </w:rPr>
        <w:fldChar w:fldCharType="begin"/>
      </w:r>
      <w:r w:rsidRPr="00972C7F">
        <w:rPr>
          <w:rFonts w:eastAsiaTheme="minorEastAsia"/>
          <w:lang w:val="en-GB"/>
        </w:rPr>
        <w: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Pr="00975C80">
        <w:rPr>
          <w:rFonts w:eastAsiaTheme="minorEastAsia"/>
        </w:rPr>
        <w:instrText>ﬁ</w:instrText>
      </w:r>
      <w:r w:rsidRPr="00972C7F">
        <w:rPr>
          <w:rFonts w:eastAsiaTheme="minorEastAsia"/>
          <w:lang w:val="en-GB"/>
        </w:rPr>
        <w:instrText xml:space="preserve">sh as our study taxa, we curated 25 studies with measurements of standard metabolic rate, temperature, and mass, with 55 independent trials and across 16 </w:instrText>
      </w:r>
      <w:r w:rsidRPr="00975C80">
        <w:rPr>
          <w:rFonts w:eastAsiaTheme="minorEastAsia"/>
        </w:rPr>
        <w:instrText>ﬁ</w:instrText>
      </w:r>
      <w:r w:rsidRPr="00972C7F">
        <w:rPr>
          <w:rFonts w:eastAsiaTheme="minorEastAsia"/>
          <w:lang w:val="en-GB"/>
        </w:rPr>
        <w:instrText xml:space="preserve">sh species and confronted this data with </w:instrText>
      </w:r>
      <w:r w:rsidRPr="00975C80">
        <w:rPr>
          <w:rFonts w:eastAsiaTheme="minorEastAsia"/>
        </w:rPr>
        <w:instrText>ﬂ</w:instrText>
      </w:r>
      <w:r w:rsidRPr="00972C7F">
        <w:rPr>
          <w:rFonts w:eastAsiaTheme="minorEastAsia"/>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Pr="00975C80">
        <w:rPr>
          <w:rFonts w:eastAsiaTheme="minorEastAsia"/>
        </w:rPr>
        <w:instrText>ﬁ</w:instrText>
      </w:r>
      <w:r w:rsidRPr="00972C7F">
        <w:rPr>
          <w:rFonts w:eastAsiaTheme="minorEastAsia"/>
          <w:lang w:val="en-GB"/>
        </w:rPr>
        <w:instrText>cient of 0.89 with a SIC interval spanning 0.82 to 0.99, implying that mechanistically derived coef</w:instrText>
      </w:r>
      <w:r w:rsidRPr="00975C80">
        <w:rPr>
          <w:rFonts w:eastAsiaTheme="minorEastAsia"/>
        </w:rPr>
        <w:instrText>ﬁ</w:instrText>
      </w:r>
      <w:r w:rsidRPr="00972C7F">
        <w:rPr>
          <w:rFonts w:eastAsiaTheme="minorEastAsia"/>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Pr="00975C80">
        <w:rPr>
          <w:rFonts w:eastAsiaTheme="minorEastAsia"/>
        </w:rPr>
        <w:instrText>ﬁ</w:instrText>
      </w:r>
      <w:r w:rsidRPr="00972C7F">
        <w:rPr>
          <w:rFonts w:eastAsiaTheme="minorEastAsia"/>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975C80">
        <w:rPr>
          <w:rFonts w:eastAsiaTheme="minorEastAsia"/>
        </w:rPr>
        <w:fldChar w:fldCharType="separate"/>
      </w:r>
      <w:r w:rsidR="0044238B" w:rsidRPr="0044238B">
        <w:rPr>
          <w:lang w:val="en-GB"/>
        </w:rPr>
        <w:t xml:space="preserve">(Jerde </w:t>
      </w:r>
      <w:r w:rsidR="0044238B" w:rsidRPr="0044238B">
        <w:rPr>
          <w:i/>
          <w:iCs/>
          <w:lang w:val="en-GB"/>
        </w:rPr>
        <w:t>et al.</w:t>
      </w:r>
      <w:r w:rsidR="0044238B" w:rsidRPr="0044238B">
        <w:rPr>
          <w:lang w:val="en-GB"/>
        </w:rPr>
        <w:t xml:space="preserve"> 2019)</w:t>
      </w:r>
      <w:r w:rsidRPr="00975C80">
        <w:rPr>
          <w:rFonts w:eastAsiaTheme="minorEastAsia"/>
        </w:rPr>
        <w:fldChar w:fldCharType="end"/>
      </w:r>
      <w:r w:rsidRPr="00972C7F">
        <w:rPr>
          <w:rFonts w:eastAsiaTheme="minorEastAsia"/>
          <w:lang w:val="en-GB"/>
        </w:rPr>
        <w:t xml:space="preserve"> and </w:t>
      </w:r>
      <w:r w:rsidR="002A05AA" w:rsidRPr="00972C7F">
        <w:rPr>
          <w:rFonts w:eastAsiaTheme="minorEastAsia"/>
          <w:lang w:val="en-GB"/>
        </w:rPr>
        <w:t>a</w:t>
      </w:r>
      <w:r w:rsidRPr="00972C7F">
        <w:rPr>
          <w:rFonts w:eastAsiaTheme="minorEastAsia"/>
          <w:lang w:val="en-GB"/>
        </w:rPr>
        <w:t xml:space="preserve"> lack of comprehensive data </w:t>
      </w:r>
      <w:r>
        <w:rPr>
          <w:rFonts w:eastAsiaTheme="minorEastAsia"/>
        </w:rPr>
        <w:fldChar w:fldCharType="begin"/>
      </w:r>
      <w:r w:rsidRPr="00972C7F">
        <w:rPr>
          <w:rFonts w:eastAsiaTheme="minorEastAsia"/>
          <w:lang w:val="en-GB"/>
        </w:rPr>
        <w:instrText xml:space="preserve"> ADDIN ZOTERO_ITEM CSL_CITATION {"citationID":"nviRqZUo","properties":{"formattedCitation":"(Dell {\\i{}et al.} 2011)","plainCitation":"(Dell et al. 2011)","noteIndex":0},"citationItems":[{"</w:instrText>
      </w:r>
      <w:r w:rsidRPr="002D70E2">
        <w:rPr>
          <w:rFonts w:eastAsiaTheme="minorEastAsia"/>
          <w:lang w:val="en-GB"/>
        </w:rPr>
        <w:instrText xml:space="preserve">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M."}],"issued":{"date-parts":[["2011",6,28]]}}}],"schema":"https://github.com/citation-style-language/schema/raw/master/csl-citation.json"} </w:instrText>
      </w:r>
      <w:r>
        <w:rPr>
          <w:rFonts w:eastAsiaTheme="minorEastAsia"/>
        </w:rPr>
        <w:fldChar w:fldCharType="separate"/>
      </w:r>
      <w:r w:rsidR="0044238B" w:rsidRPr="0044238B">
        <w:rPr>
          <w:lang w:val="en-GB"/>
        </w:rPr>
        <w:t xml:space="preserve">(Dell </w:t>
      </w:r>
      <w:r w:rsidR="0044238B" w:rsidRPr="0044238B">
        <w:rPr>
          <w:i/>
          <w:iCs/>
          <w:lang w:val="en-GB"/>
        </w:rPr>
        <w:t>et al.</w:t>
      </w:r>
      <w:r w:rsidR="0044238B" w:rsidRPr="0044238B">
        <w:rPr>
          <w:lang w:val="en-GB"/>
        </w:rPr>
        <w:t xml:space="preserve"> 2011)</w:t>
      </w:r>
      <w:r>
        <w:rPr>
          <w:rFonts w:eastAsiaTheme="minorEastAsia"/>
        </w:rPr>
        <w:fldChar w:fldCharType="end"/>
      </w:r>
      <w:r w:rsidRPr="002D70E2">
        <w:rPr>
          <w:rFonts w:eastAsiaTheme="minorEastAsia"/>
          <w:lang w:val="en-GB"/>
        </w:rPr>
        <w:t xml:space="preserve">. </w:t>
      </w:r>
      <w:r w:rsidR="00824A5B" w:rsidRPr="00972C7F">
        <w:rPr>
          <w:rFonts w:eastAsiaTheme="minorEastAsia"/>
          <w:lang w:val="en-GB"/>
        </w:rPr>
        <w:t>This appears to be especially true for consumption and growth rates</w:t>
      </w:r>
      <w:r w:rsidR="006E11B4" w:rsidRPr="00972C7F">
        <w:rPr>
          <w:rFonts w:eastAsiaTheme="minorEastAsia"/>
          <w:lang w:val="en-GB"/>
        </w:rPr>
        <w:t xml:space="preserve"> </w:t>
      </w:r>
      <w:r w:rsidR="006E11B4">
        <w:rPr>
          <w:rFonts w:eastAsiaTheme="minorEastAsia"/>
        </w:rPr>
        <w:fldChar w:fldCharType="begin"/>
      </w:r>
      <w:r w:rsidR="006E11B4" w:rsidRPr="00972C7F">
        <w:rPr>
          <w:rFonts w:eastAsiaTheme="minorEastAsia"/>
          <w:lang w:val="en-GB"/>
        </w:rPr>
        <w:instrText xml:space="preserve"> ADDIN ZOTERO_ITEM CSL_CITATION {"citationID":"eltkrYDB","properties":{"formattedCitation":"(Englund {\\i{}et al.} 2011; Barrios\\uc0\\u8208{}O\\uc0\\u8217{}Neill {\\i{}et al.} 2019)","plainCitation":"(Englund et al. 2011; Barrios‐O’Neill et al. 2019)","noteIndex":0},"citationItems":[{"id":1539,"uris":["http://zotero.org/users/6116610/items/VX2UYM3J"],"uri":["http://zotero.org/users/6116610/items/VX2UYM3J"],"itemData":{"id":1539,"type":"article-journal","abstract":"Ecology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w:instrText>
      </w:r>
      <w:r w:rsidR="006E11B4">
        <w:rPr>
          <w:rFonts w:eastAsiaTheme="minorEastAsia"/>
        </w:rPr>
        <w:instrText xml:space="preserve">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L."},{"family":"Diehl","given":"Sebastian"}],"issued":{"date-parts":[["2011"]]}}},{"id":1542,"uris":["http://zotero.org/users/6116610/items/6U9SHN3J"],"uri":["http://zotero.org/users/6116610/items/6U9SHN3J"],"itemData":{"id":1542,"type":"article-journal","abstract":"The rate that consumers encounter resources in space necessarily limits the strength of feeding interactions that shape e</w:instrText>
      </w:r>
      <w:r w:rsidR="006E11B4" w:rsidRPr="004559BC">
        <w:rPr>
          <w:rFonts w:eastAsiaTheme="minorEastAsia"/>
          <w:lang w:val="en-GB"/>
        </w:rPr>
        <w:instrText xml:space="preserve">cosystems. To explore the link between encounters and feeding, we first compiled the largest available dataset of interactions in the marine benthos by extracting data from published studies and generating new data. These data indicate that the size-scaling of feeding interactions varies among consumer groups using different strategies (passive or active) to encounter different resource types (mobile or static), with filter feeders exhibiting the weakest feeding interactions. Next, we used these data to develop an agent-based model of resource biomass encounter rates, underpinned by consumer encounter strategy and resource biomass density. Our model demonstrates that passive strategies for encountering small, dispersed resources limits biomass encounter rates, necessarily limiting the strength of feeding interactions. Our model is based on generalisable assumptions, providing a framework to assess encounter-based drivers of consumption and coexistence across systems.","container-title":"Ecology Letters","DOI":"10.1111/ele.13380","ISSN":"1461-0248","issue":"11","language":"en","page":"1870-1878","source":"Wiley Online Library","title":"Biomass encounter rates limit the size scaling of feeding interactions","volume":"22","author":[{"family":"Barrios‐O’Neill","given":"Daniel"},{"family":"Kelly","given":"Ruth"},{"family":"Emmerson","given":"Mark C."}],"issued":{"date-parts":[["2019"]]}}}],"schema":"https://github.com/citation-style-language/schema/raw/master/csl-citation.json"} </w:instrText>
      </w:r>
      <w:r w:rsidR="006E11B4">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 Barrios‐O’Neill </w:t>
      </w:r>
      <w:r w:rsidR="0044238B" w:rsidRPr="0044238B">
        <w:rPr>
          <w:i/>
          <w:iCs/>
          <w:lang w:val="en-GB"/>
        </w:rPr>
        <w:t>et al.</w:t>
      </w:r>
      <w:r w:rsidR="0044238B" w:rsidRPr="0044238B">
        <w:rPr>
          <w:lang w:val="en-GB"/>
        </w:rPr>
        <w:t xml:space="preserve"> 2019)</w:t>
      </w:r>
      <w:r w:rsidR="006E11B4">
        <w:rPr>
          <w:rFonts w:eastAsiaTheme="minorEastAsia"/>
        </w:rPr>
        <w:fldChar w:fldCharType="end"/>
      </w:r>
      <w:r w:rsidR="00824A5B" w:rsidRPr="004559BC">
        <w:rPr>
          <w:rFonts w:eastAsiaTheme="minorEastAsia"/>
          <w:lang w:val="en-GB"/>
        </w:rPr>
        <w:t xml:space="preserve">. </w:t>
      </w:r>
      <w:r w:rsidR="00E454F5" w:rsidRPr="00972C7F">
        <w:rPr>
          <w:rFonts w:eastAsiaTheme="minorEastAsia"/>
          <w:lang w:val="en-GB"/>
        </w:rPr>
        <w:t>S</w:t>
      </w:r>
      <w:r w:rsidRPr="00972C7F">
        <w:rPr>
          <w:rFonts w:eastAsiaTheme="minorEastAsia"/>
          <w:lang w:val="en-GB"/>
        </w:rPr>
        <w:t xml:space="preserve">caling parameters are therefore often </w:t>
      </w:r>
      <w:r w:rsidR="002A05AA" w:rsidRPr="00972C7F">
        <w:rPr>
          <w:rFonts w:eastAsiaTheme="minorEastAsia"/>
          <w:lang w:val="en-GB"/>
        </w:rPr>
        <w:t>based on</w:t>
      </w:r>
      <w:r w:rsidRPr="00972C7F">
        <w:rPr>
          <w:rFonts w:eastAsiaTheme="minorEastAsia"/>
          <w:lang w:val="en-GB"/>
        </w:rPr>
        <w:t xml:space="preserve"> </w:t>
      </w:r>
      <w:r w:rsidR="002A05AA" w:rsidRPr="00972C7F">
        <w:rPr>
          <w:rFonts w:eastAsiaTheme="minorEastAsia"/>
          <w:lang w:val="en-GB"/>
        </w:rPr>
        <w:t>single</w:t>
      </w:r>
      <w:r w:rsidRPr="00972C7F">
        <w:rPr>
          <w:rFonts w:eastAsiaTheme="minorEastAsia"/>
          <w:lang w:val="en-GB"/>
        </w:rPr>
        <w:t xml:space="preserve"> experiments, which makes </w:t>
      </w:r>
      <w:r w:rsidR="00DC7BC2" w:rsidRPr="004559BC">
        <w:rPr>
          <w:rFonts w:eastAsiaTheme="minorEastAsia"/>
          <w:lang w:val="en-GB"/>
        </w:rPr>
        <w:t>generalization</w:t>
      </w:r>
      <w:r w:rsidRPr="00972C7F">
        <w:rPr>
          <w:rFonts w:eastAsiaTheme="minorEastAsia"/>
          <w:lang w:val="en-GB"/>
        </w:rPr>
        <w:t xml:space="preserve"> </w:t>
      </w:r>
      <w:r w:rsidR="00BE4B04" w:rsidRPr="00972C7F">
        <w:rPr>
          <w:rFonts w:eastAsiaTheme="minorEastAsia"/>
          <w:lang w:val="en-GB"/>
        </w:rPr>
        <w:t xml:space="preserve">across species </w:t>
      </w:r>
      <w:r w:rsidR="002B385D" w:rsidRPr="00972C7F">
        <w:rPr>
          <w:rFonts w:eastAsiaTheme="minorEastAsia"/>
          <w:lang w:val="en-GB"/>
        </w:rPr>
        <w:t>difficult</w:t>
      </w:r>
      <w:r w:rsidRPr="00972C7F">
        <w:rPr>
          <w:rFonts w:eastAsiaTheme="minorEastAsia"/>
          <w:lang w:val="en-GB"/>
        </w:rPr>
        <w:t>.</w:t>
      </w:r>
      <w:r w:rsidR="003E1D22" w:rsidRPr="004559BC">
        <w:rPr>
          <w:rFonts w:eastAsiaTheme="minorEastAsia"/>
          <w:lang w:val="en-GB"/>
        </w:rPr>
        <w:t xml:space="preserve"> </w:t>
      </w:r>
      <w:r w:rsidR="00B84A42" w:rsidRPr="004559BC">
        <w:rPr>
          <w:rFonts w:eastAsiaTheme="minorEastAsia"/>
          <w:lang w:val="en-GB"/>
        </w:rPr>
        <w:t>However, it is important to understand both general tendencies and variability of intraspecific body mass</w:t>
      </w:r>
      <w:r w:rsidR="000772A5" w:rsidRPr="004559BC">
        <w:rPr>
          <w:rFonts w:eastAsiaTheme="minorEastAsia"/>
          <w:lang w:val="en-GB"/>
        </w:rPr>
        <w:t>-</w:t>
      </w:r>
      <w:r w:rsidR="00B84A42" w:rsidRPr="004559BC">
        <w:rPr>
          <w:rFonts w:eastAsiaTheme="minorEastAsia"/>
          <w:lang w:val="en-GB"/>
        </w:rPr>
        <w:t xml:space="preserve"> and temperature-scaling</w:t>
      </w:r>
      <w:r w:rsidR="000772A5" w:rsidRPr="004559BC">
        <w:rPr>
          <w:rFonts w:eastAsiaTheme="minorEastAsia"/>
          <w:lang w:val="en-GB"/>
        </w:rPr>
        <w:t xml:space="preserve"> across species</w:t>
      </w:r>
      <w:r w:rsidR="0058454E" w:rsidRPr="004559BC">
        <w:rPr>
          <w:rFonts w:eastAsiaTheme="minorEastAsia"/>
          <w:lang w:val="en-GB"/>
        </w:rPr>
        <w:t xml:space="preserve">, </w:t>
      </w:r>
      <w:r w:rsidR="00494E32" w:rsidRPr="004559BC">
        <w:rPr>
          <w:rFonts w:eastAsiaTheme="minorEastAsia"/>
          <w:lang w:val="en-GB"/>
        </w:rPr>
        <w:t>giv</w:t>
      </w:r>
      <w:r w:rsidR="00262541" w:rsidRPr="004559BC">
        <w:rPr>
          <w:rFonts w:eastAsiaTheme="minorEastAsia"/>
          <w:lang w:val="en-GB"/>
        </w:rPr>
        <w:t>en</w:t>
      </w:r>
      <w:r w:rsidR="0058454E" w:rsidRPr="004559BC">
        <w:rPr>
          <w:rFonts w:eastAsiaTheme="minorEastAsia"/>
          <w:lang w:val="en-GB"/>
        </w:rPr>
        <w:t xml:space="preserve"> the importance of intraspecific trait variation as a driver of ecological dynamics</w:t>
      </w:r>
      <w:r w:rsidR="001774CB" w:rsidRPr="004559BC">
        <w:rPr>
          <w:rFonts w:eastAsiaTheme="minorEastAsia"/>
          <w:lang w:val="en-GB"/>
        </w:rPr>
        <w:t>, and that body size is as much a trait of an individual as it a</w:t>
      </w:r>
      <w:r w:rsidR="000772A5" w:rsidRPr="004559BC">
        <w:rPr>
          <w:rFonts w:eastAsiaTheme="minorEastAsia"/>
          <w:lang w:val="en-GB"/>
        </w:rPr>
        <w:t xml:space="preserve"> characteristic of</w:t>
      </w:r>
      <w:r w:rsidR="001774CB" w:rsidRPr="004559BC">
        <w:rPr>
          <w:rFonts w:eastAsiaTheme="minorEastAsia"/>
          <w:lang w:val="en-GB"/>
        </w:rPr>
        <w:t xml:space="preserve"> species</w:t>
      </w:r>
      <w:r w:rsidR="0058454E" w:rsidRPr="004559BC">
        <w:rPr>
          <w:rFonts w:eastAsiaTheme="minorEastAsia"/>
          <w:lang w:val="en-GB"/>
        </w:rPr>
        <w:t xml:space="preserve"> </w:t>
      </w:r>
      <w:r w:rsidR="0058454E">
        <w:rPr>
          <w:rFonts w:eastAsiaTheme="minorEastAsia"/>
        </w:rPr>
        <w:fldChar w:fldCharType="begin"/>
      </w:r>
      <w:r w:rsidR="00EB6461" w:rsidRPr="004559BC">
        <w:rPr>
          <w:rFonts w:eastAsiaTheme="minorEastAsia"/>
          <w:lang w:val="en-GB"/>
        </w:rPr>
        <w:instrText xml:space="preserve"> ADDIN ZOTERO_ITEM CSL_CITATION {"citationID":"a50av018ti","properties":{"formattedCitation":"(Bolnick {\\i{}et al.} 2011; Miller &amp; Rudolf 2011; Persson &amp; De Roos 2013; Brose {\\i{}et al.} 2017)","plainCitation":"(Bolnick et al. 2011; Miller &amp; Rudolf 2011; Persson &amp; De Roos 2013; Brose et al. 2017)","noteIndex":0},"citationItems":[{"id":735,"uris":["http://zotero.org/users/6116610/items/3QLUEJ94"],"uri":["http://zotero.org/users/6116610/items/3QLUEJ94"],"itemData":{"id":735,"type":"article-journal","abstract":"Natural populations consist of phenotypically diverse individuals that exhibit variation in their demographic parameters and intra- and inter-specific interactions. Recent experimental work indicates that such variation can have significant ecological effects. However, ecological models typically disregard this variation and focus instead on trait means and total population density. Under what situations is this simplification appropriate? Why might intraspecific variation alter ecological dynamics? In this review we synthesize recent theory and identify six general mechanisms by which trait variation changes the outcome of ecological interactions. </w:instrText>
      </w:r>
      <w:r w:rsidR="00EB6461">
        <w:rPr>
          <w:rFonts w:eastAsiaTheme="minorEastAsia"/>
        </w:rPr>
        <w:instrText xml:space="preserve">These mechanisms include several direct effects of trait variation per se and indirect effects arising from the role of genetic variation in trait evolution. ?? 2011 Elsevier Ltd.","container-title":"Trends in Ecology and Evolution","DOI":"10.1016/j.tree.2011.01.009","ISSN":"01695347","issue":"4","note":"PMID: 21367482","page":"183–192","title":"Why intraspecific trait variation matters in community ecology","volume":"26","author":[{"family":"Bolnick","given":"Daniel I."},{"family":"Amarasekare","given":"Priyanga"},{"family":"Araújo","given":"Márcio. S"},{"family":"Bürger","given":"Reinhard"},{"family":"Levine","given":"Jonathan M."},{"family":"Novak","given":"Mark"},{"family":"Rudolf","given":"Volker H W"},{"family":"Schreiber","given":"Sebastian J."},{"family":"Urban","given":"Mark C."},{"family":"Vasseur","given":"David A."}],"issued":{"date-parts":[["2011"]]}}},{"id":285,"uris":["http://zotero.org/users/6116610/items/4IBI8V6I"],"uri":["http://zotero.org/users/6116610/items/4IBI8V6I"],"itemData":{"id":285,"type":"article-journal","abstract":"Ecologists have historically represented consumer-resource interactions with boxes and arrows. A key assumption of this conceptualization is that all individuals inside a box are functionally equivalent. Demographic stage structure, however, is a widespread source of heterogeneity inside the boxes. Synthesizing recent studies, we show that stage structure can modify the dynamics of consumer-resource communities owing to stage-related shifts in the nature and strength of interactions that occur within and between populations. As a consequence, stage structure can stabilize consumer-resource dynamics, create possibilities for alternative community states, modify conditions for coexistence of competitors, and alter the strength and direction of trophic cascades. Consideration of stage structure can thus lead to outcomes that are not expected based on unstructured approaches. ?? 2011 Elsevier Ltd.","container-title":"Trends in Ecology and Evolution","DOI":"10.1016/j.tree.2011.05.005","ISSN":"01695347","issue":"9","note":"PMID: 21680049","page":"457–466","title":"Thinking inside the box: Community-level consequences of stage-structured populations","volume":"26","author":[{"family":"Miller","given":"Tom E X"},{"family":"Rudolf","given":"Volker H W"}],"issued":{"date-parts":[["2011"]]}}},{"id":655,"uris":["http://zotero.org/users/6116610/items/BECB7Y6W"],"uri":["http://zotero.org/users/6116610/items/BECB7Y6W"],"itemData":{"id":655,"type":"article-journal","container-title":"Ecology","issue":"7","page":"1487-1498","title":"Symmetry breaking in ecological systems through different energy efficiencies of juveniles and adults","volume":"94","author":[{"family":"Persson","given":"L"},{"family":"De Roos","given":"A. M"}],"issued":{"date-parts":[["2013"]]}}},{"id":1660,"uris":["http://zotero.org/users/6116610/items/XT6IWKEP"],"uri":["http://zotero.org/users/6116610/items/XT6IWKEP"],"itemData":{"id":1660,"type":"article-journal","abstract":"Understanding the consequences of species loss in complex ecological communities is one of the great challenges in current biodiversity research. For a long time, this topic has been addressed by traditional biodiversity experiments. Most of these approaches treat species as trait-free, taxonomic units characterizing communities only by species number without accounting for species traits. However, extinctions do not occur at random as there is a clear correlation between extinction risk and species traits. In this review, we assume that large species will be most threatened by extinction and use novel allometric and size-spectrum concepts that include body mass as a primary species trait at the levels of populations and individuals, respectively, to re-assess three classic debates on the relationships between biodiversity and (i) food-web structural complexity, (ii) community dynamic stability, and (iii) ecosystem functioning. Contrasting current expectations, size-structured approaches suggest that the loss of large species, that typically exploit most resource species, may lead to future food webs that are less interwoven and more structured by chains of interactions and compartments. The disruption of natural </w:instrText>
      </w:r>
      <w:r w:rsidR="00EB6461" w:rsidRPr="00EB6461">
        <w:rPr>
          <w:rFonts w:eastAsiaTheme="minorEastAsia"/>
        </w:rPr>
        <w:instrText xml:space="preserve">body-mass distributions maintaining food-web stability may trigger avalanches of secondary extinctions and strong trophic cascades with expected knock-on effects on the functionality of the ecosystems. Therefore, we argue that it is crucial to take into account body size as a species trait when analysing the consequences of biodiversity loss for natural ecosystems. Applying size-structured approaches provides an integrative ecological concept that enables a better understanding of each species' unique role across communities and the causes and consequences of biodiversity loss.","container-title":"Biological Reviews","DOI":"10.1111/brv.12250","ISSN":"1469-185X","issue":"2","language":"en","page":"684-697","source":"Wiley Online Library","title":"Predicting the consequences of species loss using size-structured biodiversity approaches","volume":"92","author":[{"family":"Brose","given":"Ulrich"},{"family":"Blanchard","given":"Julia L."},{"family":"Eklöf","given":"Anna"},{"family":"Galiana","given":"Nuria"},{"family":"Hartvig","given":"Martin"},{"family":"Hirt","given":"Myriam R."},{"family":"Kalinkat","given":"Gregor"},{"family":"Nordström","given":"Marie C."},{"family":"O'Gorman","given":"Eoin J."},{"family":"Rall","given":"Björn C."},{"family":"Schneider","given":"Florian D."},{"family":"Thébault","given":"Elisa"},{"family":"Jacob","given":"Ute"}],"issued":{"date-parts":[["2017"]]}}}],"schema":"https://github.com/citation-style-language/schema/raw/master/csl-citation.json"} </w:instrText>
      </w:r>
      <w:r w:rsidR="0058454E">
        <w:rPr>
          <w:rFonts w:eastAsiaTheme="minorEastAsia"/>
        </w:rPr>
        <w:fldChar w:fldCharType="separate"/>
      </w:r>
      <w:r w:rsidR="00EB6461" w:rsidRPr="00EB6461">
        <w:rPr>
          <w:rFonts w:ascii="Times New Roman" w:cs="Times New Roman"/>
        </w:rPr>
        <w:t xml:space="preserve">(Bolnick </w:t>
      </w:r>
      <w:r w:rsidR="00EB6461" w:rsidRPr="00EB6461">
        <w:rPr>
          <w:rFonts w:ascii="Times New Roman" w:cs="Times New Roman"/>
          <w:i/>
          <w:iCs/>
        </w:rPr>
        <w:t>et al.</w:t>
      </w:r>
      <w:r w:rsidR="00EB6461" w:rsidRPr="00EB6461">
        <w:rPr>
          <w:rFonts w:ascii="Times New Roman" w:cs="Times New Roman"/>
        </w:rPr>
        <w:t xml:space="preserve"> 2011; Miller &amp; Rudolf 2011; Persson &amp; De Roos 2013; Brose </w:t>
      </w:r>
      <w:r w:rsidR="00EB6461" w:rsidRPr="00EB6461">
        <w:rPr>
          <w:rFonts w:ascii="Times New Roman" w:cs="Times New Roman"/>
          <w:i/>
          <w:iCs/>
        </w:rPr>
        <w:t>et al.</w:t>
      </w:r>
      <w:r w:rsidR="00EB6461" w:rsidRPr="00EB6461">
        <w:rPr>
          <w:rFonts w:ascii="Times New Roman" w:cs="Times New Roman"/>
        </w:rPr>
        <w:t xml:space="preserve"> 2017)</w:t>
      </w:r>
      <w:r w:rsidR="0058454E">
        <w:rPr>
          <w:rFonts w:eastAsiaTheme="minorEastAsia"/>
        </w:rPr>
        <w:fldChar w:fldCharType="end"/>
      </w:r>
      <w:r w:rsidR="0058454E" w:rsidRPr="00126103">
        <w:rPr>
          <w:rFonts w:eastAsiaTheme="minorEastAsia"/>
        </w:rPr>
        <w:t>.</w:t>
      </w:r>
      <w:r w:rsidR="00877665" w:rsidRPr="00126103">
        <w:rPr>
          <w:rFonts w:eastAsiaTheme="minorEastAsia"/>
        </w:rPr>
        <w:t xml:space="preserve"> </w:t>
      </w:r>
      <w:r w:rsidR="0048240B" w:rsidRPr="004559BC">
        <w:rPr>
          <w:rFonts w:eastAsiaTheme="minorEastAsia"/>
          <w:lang w:val="en-GB"/>
        </w:rPr>
        <w:t>T</w:t>
      </w:r>
      <w:r w:rsidR="0048240B" w:rsidRPr="00972C7F">
        <w:rPr>
          <w:rFonts w:eastAsiaTheme="minorEastAsia"/>
          <w:lang w:val="en-GB"/>
        </w:rPr>
        <w:t xml:space="preserve">herefore, overcoming the knowledge gap about intraspecific scaling </w:t>
      </w:r>
      <w:r w:rsidR="00BE7297">
        <w:rPr>
          <w:rFonts w:eastAsiaTheme="minorEastAsia"/>
          <w:lang w:val="en-GB"/>
        </w:rPr>
        <w:t xml:space="preserve">with mass and temperature </w:t>
      </w:r>
      <w:r w:rsidR="00092F61" w:rsidRPr="004559BC">
        <w:rPr>
          <w:rFonts w:eastAsiaTheme="minorEastAsia"/>
          <w:lang w:val="en-GB"/>
        </w:rPr>
        <w:t xml:space="preserve">is important </w:t>
      </w:r>
      <w:r w:rsidR="00D84B69" w:rsidRPr="004559BC">
        <w:rPr>
          <w:rFonts w:eastAsiaTheme="minorEastAsia"/>
          <w:lang w:val="en-GB"/>
        </w:rPr>
        <w:t>for advancing trait-based approaches to ecology</w:t>
      </w:r>
      <w:r w:rsidR="006F1F2E" w:rsidRPr="004559BC">
        <w:rPr>
          <w:rFonts w:eastAsiaTheme="minorEastAsia"/>
          <w:lang w:val="en-GB"/>
        </w:rPr>
        <w:t xml:space="preserve"> </w:t>
      </w:r>
      <w:r w:rsidR="006F1F2E" w:rsidRPr="000772A5">
        <w:rPr>
          <w:lang w:val="en-GB"/>
        </w:rPr>
        <w:t>as well as for food web responses to warming</w:t>
      </w:r>
      <w:r w:rsidR="009C5D01" w:rsidRPr="004559BC">
        <w:rPr>
          <w:rFonts w:eastAsiaTheme="minorEastAsia"/>
          <w:lang w:val="en-GB"/>
        </w:rPr>
        <w:t>.</w:t>
      </w:r>
    </w:p>
    <w:p w14:paraId="7ABDF969" w14:textId="00330A77" w:rsidR="00D00BD9" w:rsidRPr="004559BC" w:rsidRDefault="003854DB" w:rsidP="002E3379">
      <w:pPr>
        <w:spacing w:line="480" w:lineRule="auto"/>
        <w:ind w:firstLine="284"/>
        <w:contextualSpacing/>
        <w:jc w:val="both"/>
        <w:rPr>
          <w:rFonts w:eastAsiaTheme="minorEastAsia"/>
          <w:lang w:val="en-GB"/>
        </w:rPr>
      </w:pPr>
      <w:r w:rsidRPr="00972C7F">
        <w:rPr>
          <w:rFonts w:cstheme="minorHAnsi"/>
          <w:bCs/>
          <w:lang w:val="en-GB"/>
        </w:rPr>
        <w:t>In this</w:t>
      </w:r>
      <w:r w:rsidRPr="00972C7F">
        <w:rPr>
          <w:rFonts w:cstheme="minorHAnsi"/>
          <w:lang w:val="en-GB"/>
        </w:rPr>
        <w:t xml:space="preserve"> study,</w:t>
      </w:r>
      <w:r w:rsidR="00BD3CCA">
        <w:rPr>
          <w:rFonts w:cstheme="minorHAnsi"/>
          <w:lang w:val="en-GB"/>
        </w:rPr>
        <w:t xml:space="preserve"> we </w:t>
      </w:r>
      <w:r w:rsidR="00352E3F">
        <w:rPr>
          <w:rFonts w:cstheme="minorHAnsi"/>
          <w:lang w:val="en-GB"/>
        </w:rPr>
        <w:t>analyse</w:t>
      </w:r>
      <w:r w:rsidR="00BD3CCA">
        <w:rPr>
          <w:rFonts w:cstheme="minorHAnsi"/>
          <w:lang w:val="en-GB"/>
        </w:rPr>
        <w:t xml:space="preserve"> how consumption, metabolism and body growth </w:t>
      </w:r>
      <w:r w:rsidR="00352E3F">
        <w:rPr>
          <w:rFonts w:cstheme="minorHAnsi"/>
          <w:lang w:val="en-GB"/>
        </w:rPr>
        <w:t xml:space="preserve">of </w:t>
      </w:r>
      <w:r w:rsidR="00BD3CCA">
        <w:rPr>
          <w:rFonts w:cstheme="minorHAnsi"/>
          <w:lang w:val="en-GB"/>
        </w:rPr>
        <w:t>fish scale intra-specifically with mass and temperature.</w:t>
      </w:r>
      <w:r w:rsidRPr="00972C7F">
        <w:rPr>
          <w:rFonts w:cstheme="minorHAnsi"/>
          <w:lang w:val="en-GB"/>
        </w:rPr>
        <w:t xml:space="preserve"> </w:t>
      </w:r>
      <w:r w:rsidR="00BD3CCA">
        <w:rPr>
          <w:rFonts w:cstheme="minorHAnsi"/>
          <w:lang w:val="en-GB"/>
        </w:rPr>
        <w:t xml:space="preserve">To this end, </w:t>
      </w:r>
      <w:r w:rsidR="00A436C2" w:rsidRPr="00972C7F">
        <w:rPr>
          <w:rFonts w:eastAsiaTheme="minorEastAsia"/>
          <w:lang w:val="en-GB"/>
        </w:rPr>
        <w:t>we</w:t>
      </w:r>
      <w:r w:rsidR="0020401D" w:rsidRPr="00972C7F">
        <w:rPr>
          <w:rFonts w:eastAsiaTheme="minorEastAsia"/>
          <w:lang w:val="en-GB"/>
        </w:rPr>
        <w:t xml:space="preserve"> performed a systematic literature review </w:t>
      </w:r>
      <w:r w:rsidR="00435974" w:rsidRPr="00972C7F">
        <w:rPr>
          <w:rFonts w:eastAsiaTheme="minorEastAsia"/>
          <w:lang w:val="en-GB"/>
        </w:rPr>
        <w:t xml:space="preserve">by searching the </w:t>
      </w:r>
      <w:r w:rsidR="00E3595B" w:rsidRPr="00972C7F">
        <w:rPr>
          <w:rFonts w:cstheme="minorHAnsi"/>
          <w:lang w:val="en-GB"/>
        </w:rPr>
        <w:t>Web of Science Core Collection</w:t>
      </w:r>
      <w:r w:rsidR="00E3595B" w:rsidRPr="00972C7F">
        <w:rPr>
          <w:rFonts w:eastAsiaTheme="minorEastAsia"/>
          <w:lang w:val="en-GB"/>
        </w:rPr>
        <w:t xml:space="preserve"> </w:t>
      </w:r>
      <w:r w:rsidR="00A436C2" w:rsidRPr="00972C7F">
        <w:rPr>
          <w:rFonts w:eastAsiaTheme="minorEastAsia"/>
          <w:lang w:val="en-GB"/>
        </w:rPr>
        <w:t xml:space="preserve">to compile a dataset on </w:t>
      </w:r>
      <w:r w:rsidR="00D03096" w:rsidRPr="00972C7F">
        <w:rPr>
          <w:rFonts w:eastAsiaTheme="minorEastAsia"/>
          <w:lang w:val="en-GB"/>
        </w:rPr>
        <w:t xml:space="preserve">individual growth, </w:t>
      </w:r>
      <w:r w:rsidR="00A436C2" w:rsidRPr="00972C7F">
        <w:rPr>
          <w:rFonts w:eastAsiaTheme="minorEastAsia"/>
          <w:lang w:val="en-GB"/>
        </w:rPr>
        <w:t xml:space="preserve">consumption and metabolic rates of fish from experiments in which the effect of fish body mass is replicated across multiple temperatures within species. </w:t>
      </w:r>
      <w:r w:rsidR="006A1E90" w:rsidRPr="00972C7F">
        <w:rPr>
          <w:rFonts w:eastAsiaTheme="minorEastAsia"/>
          <w:lang w:val="en-GB"/>
        </w:rPr>
        <w:t>W</w:t>
      </w:r>
      <w:r w:rsidR="00A436C2" w:rsidRPr="00972C7F">
        <w:rPr>
          <w:rFonts w:eastAsiaTheme="minorEastAsia"/>
          <w:lang w:val="en-GB"/>
        </w:rPr>
        <w:t xml:space="preserve">e fit hierarchical Bayesian models </w:t>
      </w:r>
      <w:r w:rsidR="00515818" w:rsidRPr="00972C7F">
        <w:rPr>
          <w:rFonts w:eastAsiaTheme="minorEastAsia"/>
          <w:lang w:val="en-GB"/>
        </w:rPr>
        <w:t xml:space="preserve">to </w:t>
      </w:r>
      <w:r w:rsidR="009569F4" w:rsidRPr="00972C7F">
        <w:rPr>
          <w:rFonts w:eastAsiaTheme="minorEastAsia"/>
          <w:lang w:val="en-GB"/>
        </w:rPr>
        <w:t xml:space="preserve">acquire </w:t>
      </w:r>
      <w:r w:rsidR="00826DFD" w:rsidRPr="00972C7F">
        <w:rPr>
          <w:rFonts w:eastAsiaTheme="minorEastAsia"/>
          <w:lang w:val="en-GB"/>
        </w:rPr>
        <w:t xml:space="preserve">general </w:t>
      </w:r>
      <w:r w:rsidR="00FF493F" w:rsidRPr="00972C7F">
        <w:rPr>
          <w:rFonts w:eastAsiaTheme="minorEastAsia"/>
          <w:lang w:val="en-GB"/>
        </w:rPr>
        <w:t xml:space="preserve">intraspecific </w:t>
      </w:r>
      <w:r w:rsidR="004B6D8D" w:rsidRPr="004559BC">
        <w:rPr>
          <w:rFonts w:eastAsiaTheme="minorEastAsia"/>
          <w:lang w:val="en-GB"/>
        </w:rPr>
        <w:t xml:space="preserve">scaling </w:t>
      </w:r>
      <w:r w:rsidR="00C9538E" w:rsidRPr="00972C7F">
        <w:rPr>
          <w:rFonts w:eastAsiaTheme="minorEastAsia"/>
          <w:lang w:val="en-GB"/>
        </w:rPr>
        <w:t>predictions</w:t>
      </w:r>
      <w:r w:rsidR="003D71AF" w:rsidRPr="004559BC">
        <w:rPr>
          <w:rFonts w:eastAsiaTheme="minorEastAsia"/>
          <w:lang w:val="en-GB"/>
        </w:rPr>
        <w:t xml:space="preserve"> </w:t>
      </w:r>
      <w:r w:rsidR="00126103" w:rsidRPr="004559BC">
        <w:rPr>
          <w:rFonts w:eastAsiaTheme="minorEastAsia"/>
          <w:lang w:val="en-GB"/>
        </w:rPr>
        <w:t xml:space="preserve">while </w:t>
      </w:r>
      <w:r w:rsidR="00572FC7" w:rsidRPr="004559BC">
        <w:rPr>
          <w:rFonts w:eastAsiaTheme="minorEastAsia"/>
          <w:lang w:val="en-GB"/>
        </w:rPr>
        <w:t xml:space="preserve">also </w:t>
      </w:r>
      <w:r w:rsidR="00126103" w:rsidRPr="00972C7F">
        <w:rPr>
          <w:rFonts w:eastAsiaTheme="minorEastAsia"/>
          <w:lang w:val="en-GB"/>
        </w:rPr>
        <w:t>account</w:t>
      </w:r>
      <w:r w:rsidR="00126103" w:rsidRPr="004559BC">
        <w:rPr>
          <w:rFonts w:eastAsiaTheme="minorEastAsia"/>
          <w:lang w:val="en-GB"/>
        </w:rPr>
        <w:t>ing</w:t>
      </w:r>
      <w:r w:rsidR="00126103" w:rsidRPr="00972C7F">
        <w:rPr>
          <w:rFonts w:eastAsiaTheme="minorEastAsia"/>
          <w:lang w:val="en-GB"/>
        </w:rPr>
        <w:t xml:space="preserve"> for </w:t>
      </w:r>
      <w:r w:rsidR="00126103" w:rsidRPr="00972C7F">
        <w:rPr>
          <w:rFonts w:eastAsiaTheme="minorEastAsia"/>
          <w:lang w:val="en-GB"/>
        </w:rPr>
        <w:lastRenderedPageBreak/>
        <w:t>variation between species</w:t>
      </w:r>
      <w:r w:rsidR="002F0271" w:rsidRPr="004559BC">
        <w:rPr>
          <w:rFonts w:eastAsiaTheme="minorEastAsia"/>
          <w:lang w:val="en-GB"/>
        </w:rPr>
        <w:t xml:space="preserve">. </w:t>
      </w:r>
      <w:r w:rsidR="002D5019" w:rsidRPr="00972C7F">
        <w:rPr>
          <w:rFonts w:eastAsiaTheme="minorEastAsia"/>
          <w:lang w:val="en-GB"/>
        </w:rPr>
        <w:t xml:space="preserve">For maximum consumption rates, we also fit quadratic models </w:t>
      </w:r>
      <w:r w:rsidR="00BE2436" w:rsidRPr="00972C7F">
        <w:rPr>
          <w:rFonts w:eastAsiaTheme="minorEastAsia"/>
          <w:lang w:val="en-GB"/>
        </w:rPr>
        <w:t xml:space="preserve">to </w:t>
      </w:r>
      <w:r w:rsidR="00790CF0" w:rsidRPr="00972C7F">
        <w:rPr>
          <w:rFonts w:eastAsiaTheme="minorEastAsia"/>
          <w:lang w:val="en-GB"/>
        </w:rPr>
        <w:t xml:space="preserve">a subset of the data </w:t>
      </w:r>
      <w:r w:rsidR="009D7352" w:rsidRPr="00972C7F">
        <w:rPr>
          <w:rFonts w:eastAsiaTheme="minorEastAsia"/>
          <w:lang w:val="en-GB"/>
        </w:rPr>
        <w:t xml:space="preserve">to </w:t>
      </w:r>
      <w:r w:rsidR="00BE2436" w:rsidRPr="00972C7F">
        <w:rPr>
          <w:rFonts w:eastAsiaTheme="minorEastAsia"/>
          <w:lang w:val="en-GB"/>
        </w:rPr>
        <w:t>characterize the unimodal temperature dependence</w:t>
      </w:r>
      <w:r w:rsidR="000B6768" w:rsidRPr="00972C7F">
        <w:rPr>
          <w:rFonts w:eastAsiaTheme="minorEastAsia"/>
          <w:lang w:val="en-GB"/>
        </w:rPr>
        <w:t xml:space="preserve">. </w:t>
      </w:r>
      <w:r w:rsidR="00A436C2" w:rsidRPr="00972C7F">
        <w:rPr>
          <w:rFonts w:eastAsiaTheme="minorEastAsia"/>
          <w:lang w:val="en-GB"/>
        </w:rPr>
        <w:t xml:space="preserve">We find </w:t>
      </w:r>
      <w:r w:rsidR="00BE3C26" w:rsidRPr="004559BC">
        <w:rPr>
          <w:rFonts w:eastAsiaTheme="minorEastAsia"/>
          <w:lang w:val="en-GB"/>
        </w:rPr>
        <w:t xml:space="preserve">that </w:t>
      </w:r>
      <w:r w:rsidR="009946FF" w:rsidRPr="004559BC">
        <w:rPr>
          <w:rFonts w:eastAsiaTheme="minorEastAsia"/>
          <w:lang w:val="en-GB"/>
        </w:rPr>
        <w:t xml:space="preserve">the </w:t>
      </w:r>
      <w:r w:rsidR="007F141C" w:rsidRPr="00972C7F">
        <w:rPr>
          <w:rFonts w:eastAsiaTheme="minorEastAsia"/>
          <w:lang w:val="en-GB"/>
        </w:rPr>
        <w:t xml:space="preserve">temperature-dependence of </w:t>
      </w:r>
      <w:r w:rsidR="004A4061" w:rsidRPr="004559BC">
        <w:rPr>
          <w:rFonts w:eastAsiaTheme="minorEastAsia"/>
          <w:lang w:val="en-GB"/>
        </w:rPr>
        <w:t xml:space="preserve">growth, consumption and metabolism </w:t>
      </w:r>
      <w:r w:rsidR="00722A05" w:rsidRPr="004559BC">
        <w:rPr>
          <w:rFonts w:eastAsiaTheme="minorEastAsia"/>
          <w:lang w:val="en-GB"/>
        </w:rPr>
        <w:t xml:space="preserve">at below-peak temperatures </w:t>
      </w:r>
      <w:r w:rsidR="00272963" w:rsidRPr="004559BC">
        <w:rPr>
          <w:rFonts w:eastAsiaTheme="minorEastAsia"/>
          <w:lang w:val="en-GB"/>
        </w:rPr>
        <w:t xml:space="preserve">is </w:t>
      </w:r>
      <w:r w:rsidR="004A4061" w:rsidRPr="004559BC">
        <w:rPr>
          <w:rFonts w:eastAsiaTheme="minorEastAsia"/>
          <w:lang w:val="en-GB"/>
        </w:rPr>
        <w:t>close to average intraspecific predictions (activation energies approximately 0.6</w:t>
      </w:r>
      <w:r w:rsidR="007622AD" w:rsidRPr="004559BC">
        <w:rPr>
          <w:rFonts w:eastAsiaTheme="minorEastAsia"/>
          <w:lang w:val="en-GB"/>
        </w:rPr>
        <w:t>5</w:t>
      </w:r>
      <w:r w:rsidR="004A4061" w:rsidRPr="004559BC">
        <w:rPr>
          <w:rFonts w:eastAsiaTheme="minorEastAsia"/>
          <w:lang w:val="en-GB"/>
        </w:rPr>
        <w:t xml:space="preserve"> </w:t>
      </w:r>
      <m:oMath>
        <m:r>
          <m:rPr>
            <m:sty m:val="p"/>
          </m:rPr>
          <w:rPr>
            <w:rFonts w:ascii="Cambria Math" w:eastAsiaTheme="minorEastAsia" w:hAnsi="Cambria Math"/>
            <w:lang w:val="en-GB"/>
          </w:rPr>
          <m:t>eV</m:t>
        </m:r>
      </m:oMath>
      <w:r w:rsidR="004A4061" w:rsidRPr="004559BC">
        <w:rPr>
          <w:rFonts w:eastAsiaTheme="minorEastAsia"/>
          <w:lang w:val="en-GB"/>
        </w:rPr>
        <w:t>)</w:t>
      </w:r>
      <w:r w:rsidR="00093FB5" w:rsidRPr="004559BC">
        <w:rPr>
          <w:rFonts w:eastAsiaTheme="minorEastAsia"/>
          <w:lang w:val="en-GB"/>
        </w:rPr>
        <w:t xml:space="preserve">, whereas </w:t>
      </w:r>
      <w:r w:rsidR="006C25DE" w:rsidRPr="004559BC">
        <w:rPr>
          <w:rFonts w:eastAsiaTheme="minorEastAsia"/>
          <w:lang w:val="en-GB"/>
        </w:rPr>
        <w:t xml:space="preserve">the </w:t>
      </w:r>
      <w:r w:rsidR="00093FB5" w:rsidRPr="004559BC">
        <w:rPr>
          <w:rFonts w:eastAsiaTheme="minorEastAsia"/>
          <w:lang w:val="en-GB"/>
        </w:rPr>
        <w:t>mass</w:t>
      </w:r>
      <w:r w:rsidR="00435490" w:rsidRPr="004559BC">
        <w:rPr>
          <w:rFonts w:eastAsiaTheme="minorEastAsia"/>
          <w:lang w:val="en-GB"/>
        </w:rPr>
        <w:t>-exponent</w:t>
      </w:r>
      <w:r w:rsidR="003F463C" w:rsidRPr="004559BC">
        <w:rPr>
          <w:rFonts w:eastAsiaTheme="minorEastAsia"/>
          <w:lang w:val="en-GB"/>
        </w:rPr>
        <w:t xml:space="preserve"> of maximum consumption is </w:t>
      </w:r>
      <w:r w:rsidR="002A6C12" w:rsidRPr="004559BC">
        <w:rPr>
          <w:rFonts w:eastAsiaTheme="minorEastAsia"/>
          <w:lang w:val="en-GB"/>
        </w:rPr>
        <w:t xml:space="preserve">smaller </w:t>
      </w:r>
      <w:r w:rsidR="003F463C" w:rsidRPr="004559BC">
        <w:rPr>
          <w:rFonts w:eastAsiaTheme="minorEastAsia"/>
          <w:lang w:val="en-GB"/>
        </w:rPr>
        <w:t xml:space="preserve">than </w:t>
      </w:r>
      <w:r w:rsidR="00435490" w:rsidRPr="004559BC">
        <w:rPr>
          <w:rFonts w:eastAsiaTheme="minorEastAsia"/>
          <w:lang w:val="en-GB"/>
        </w:rPr>
        <w:t xml:space="preserve">the predicted </w:t>
      </w:r>
      <w:r w:rsidR="00272265" w:rsidRPr="004559BC">
        <w:rPr>
          <w:rFonts w:eastAsiaTheme="minorEastAsia"/>
          <w:lang w:val="en-GB"/>
        </w:rPr>
        <w:t>3/4</w:t>
      </w:r>
      <w:r w:rsidR="00435490" w:rsidRPr="004559BC">
        <w:rPr>
          <w:rFonts w:eastAsiaTheme="minorEastAsia"/>
          <w:lang w:val="en-GB"/>
        </w:rPr>
        <w:t>.</w:t>
      </w:r>
      <w:r w:rsidR="005A5A64" w:rsidRPr="004559BC">
        <w:rPr>
          <w:rFonts w:eastAsiaTheme="minorEastAsia"/>
          <w:lang w:val="en-GB"/>
        </w:rPr>
        <w:t xml:space="preserve"> </w:t>
      </w:r>
      <w:r w:rsidR="007D5386" w:rsidRPr="004559BC">
        <w:rPr>
          <w:rFonts w:eastAsiaTheme="minorEastAsia"/>
          <w:lang w:val="en-GB"/>
        </w:rPr>
        <w:t xml:space="preserve">Over the full temperature range, consumption rates are unimodal, suggesting declines in optimum growth </w:t>
      </w:r>
      <w:r w:rsidR="004F222A" w:rsidRPr="004559BC">
        <w:rPr>
          <w:rFonts w:eastAsiaTheme="minorEastAsia"/>
          <w:lang w:val="en-GB"/>
        </w:rPr>
        <w:t>temperatures</w:t>
      </w:r>
      <w:r w:rsidR="007D5386" w:rsidRPr="004559BC">
        <w:rPr>
          <w:rFonts w:eastAsiaTheme="minorEastAsia"/>
          <w:lang w:val="en-GB"/>
        </w:rPr>
        <w:t xml:space="preserve"> with body mass. Finally, using an independent data set, we demonstrate that optimum growth temperatures decline with body mass.</w:t>
      </w:r>
    </w:p>
    <w:p w14:paraId="01458845" w14:textId="77777777" w:rsidR="00723306" w:rsidRPr="00972C7F" w:rsidRDefault="00723306" w:rsidP="002E3379">
      <w:pPr>
        <w:spacing w:line="480" w:lineRule="auto"/>
        <w:ind w:firstLine="284"/>
        <w:contextualSpacing/>
        <w:jc w:val="both"/>
        <w:rPr>
          <w:rFonts w:eastAsiaTheme="minorEastAsia" w:cstheme="minorHAnsi"/>
          <w:lang w:val="en-GB"/>
        </w:rPr>
      </w:pPr>
    </w:p>
    <w:p w14:paraId="791867EB" w14:textId="71194C97" w:rsidR="000E5FAF" w:rsidRPr="00972C7F" w:rsidRDefault="000E5FAF" w:rsidP="002E3379">
      <w:pPr>
        <w:spacing w:line="480" w:lineRule="auto"/>
        <w:contextualSpacing/>
        <w:jc w:val="both"/>
        <w:rPr>
          <w:rFonts w:eastAsiaTheme="minorEastAsia" w:cstheme="minorHAnsi"/>
          <w:lang w:val="en-GB"/>
        </w:rPr>
      </w:pPr>
      <w:r w:rsidRPr="00972C7F">
        <w:rPr>
          <w:rFonts w:cstheme="minorHAnsi"/>
          <w:b/>
          <w:lang w:val="en-GB"/>
        </w:rPr>
        <w:t>Methods</w:t>
      </w:r>
    </w:p>
    <w:p w14:paraId="13428E1A" w14:textId="4B6EAB49" w:rsidR="001E4C93" w:rsidRPr="00972C7F" w:rsidRDefault="001A47D9" w:rsidP="002E3379">
      <w:pPr>
        <w:spacing w:line="480" w:lineRule="auto"/>
        <w:contextualSpacing/>
        <w:jc w:val="both"/>
        <w:rPr>
          <w:rFonts w:cstheme="minorHAnsi"/>
          <w:b/>
          <w:lang w:val="en-GB"/>
        </w:rPr>
      </w:pPr>
      <w:r w:rsidRPr="00972C7F">
        <w:rPr>
          <w:rFonts w:cstheme="minorHAnsi"/>
          <w:b/>
          <w:lang w:val="en-GB"/>
        </w:rPr>
        <w:t>Data acquisition</w:t>
      </w:r>
    </w:p>
    <w:p w14:paraId="60575194" w14:textId="6D422683" w:rsidR="00EC56CF" w:rsidRPr="00EC56CF" w:rsidRDefault="000F1792" w:rsidP="002E3379">
      <w:pPr>
        <w:tabs>
          <w:tab w:val="center" w:pos="4513"/>
        </w:tabs>
        <w:spacing w:line="480" w:lineRule="auto"/>
        <w:contextualSpacing/>
        <w:jc w:val="both"/>
        <w:rPr>
          <w:rFonts w:cstheme="minorHAnsi"/>
          <w:lang w:val="en-GB"/>
        </w:rPr>
      </w:pPr>
      <w:r w:rsidRPr="00972C7F">
        <w:rPr>
          <w:rFonts w:cstheme="minorHAnsi"/>
          <w:lang w:val="en-GB"/>
        </w:rPr>
        <w:t>We searched the literature for experimental studies measuring the temperature</w:t>
      </w:r>
      <w:r w:rsidR="008940BB">
        <w:rPr>
          <w:rFonts w:cstheme="minorHAnsi"/>
          <w:lang w:val="en-GB"/>
        </w:rPr>
        <w:t>-</w:t>
      </w:r>
      <w:r w:rsidRPr="00972C7F">
        <w:rPr>
          <w:rFonts w:cstheme="minorHAnsi"/>
          <w:lang w:val="en-GB"/>
        </w:rPr>
        <w:t xml:space="preserve"> and mass dependence of </w:t>
      </w:r>
      <w:r w:rsidR="003018E4" w:rsidRPr="00972C7F">
        <w:rPr>
          <w:rFonts w:cstheme="minorHAnsi"/>
          <w:lang w:val="en-GB"/>
        </w:rPr>
        <w:t xml:space="preserve">individual growth rate, </w:t>
      </w:r>
      <w:r w:rsidRPr="00972C7F">
        <w:rPr>
          <w:rFonts w:cstheme="minorHAnsi"/>
          <w:lang w:val="en-GB"/>
        </w:rPr>
        <w:t xml:space="preserve">maximum consumption rate (feeding rate at unlimited food supply, </w:t>
      </w:r>
      <w:r w:rsidRPr="00972C7F">
        <w:rPr>
          <w:rFonts w:cstheme="minorHAnsi"/>
          <w:i/>
          <w:lang w:val="en-GB"/>
        </w:rPr>
        <w:t>ad libitum</w:t>
      </w:r>
      <w:r w:rsidRPr="00972C7F">
        <w:rPr>
          <w:rFonts w:cstheme="minorHAnsi"/>
          <w:lang w:val="en-GB"/>
        </w:rPr>
        <w:t>) and resting</w:t>
      </w:r>
      <w:r w:rsidR="00FF7D80" w:rsidRPr="00972C7F">
        <w:rPr>
          <w:rFonts w:cstheme="minorHAnsi"/>
          <w:lang w:val="en-GB"/>
        </w:rPr>
        <w:t xml:space="preserve">, routine and </w:t>
      </w:r>
      <w:r w:rsidRPr="00972C7F">
        <w:rPr>
          <w:rFonts w:cstheme="minorHAnsi"/>
          <w:lang w:val="en-GB"/>
        </w:rPr>
        <w:t>standard oxygen consumption rate</w:t>
      </w:r>
      <w:r w:rsidR="00550D11" w:rsidRPr="00972C7F">
        <w:rPr>
          <w:rFonts w:cstheme="minorHAnsi"/>
          <w:lang w:val="en-GB"/>
        </w:rPr>
        <w:t xml:space="preserve"> as</w:t>
      </w:r>
      <w:r w:rsidR="0098538E" w:rsidRPr="00972C7F">
        <w:rPr>
          <w:rFonts w:cstheme="minorHAnsi"/>
          <w:lang w:val="en-GB"/>
        </w:rPr>
        <w:t xml:space="preserve"> a </w:t>
      </w:r>
      <w:r w:rsidRPr="00972C7F">
        <w:rPr>
          <w:rFonts w:cstheme="minorHAnsi"/>
          <w:lang w:val="en-GB"/>
        </w:rPr>
        <w:t>proxy for metabolic rate</w:t>
      </w:r>
      <w:r w:rsidR="003D314E" w:rsidRPr="00972C7F">
        <w:rPr>
          <w:rFonts w:cstheme="minorHAnsi"/>
          <w:lang w:val="en-GB"/>
        </w:rPr>
        <w:t xml:space="preserve"> </w:t>
      </w:r>
      <w:r w:rsidR="003D314E">
        <w:rPr>
          <w:rFonts w:cstheme="minorHAnsi"/>
        </w:rPr>
        <w:fldChar w:fldCharType="begin"/>
      </w:r>
      <w:r w:rsidR="003D314E" w:rsidRPr="00972C7F">
        <w:rPr>
          <w:rFonts w:cstheme="minorHAnsi"/>
          <w:lang w:val="en-GB"/>
        </w:rPr>
        <w:instrText xml:space="preserve"> ADDIN ZOTERO_ITEM CSL_CITATION {"citationID":"3egpneUb","properties":{"formattedCitation":"(Nelson 2016)","plainCitation":"(Nelson 2016)","noteIndex":0},"citationItems":[{"id":1703,"uris":["http://zotero.org/users/6116610/items/XJ8ECG9K"],"uri":["http://zotero.org/users/6116610/items/XJ8ECG9K"],"itemData":{"id":1703,"type":"article-journal","abstract":"Accounting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w:instrText>
      </w:r>
      <w:r w:rsidR="003D314E" w:rsidRPr="004559BC">
        <w:rPr>
          <w:rFonts w:cstheme="minorHAnsi"/>
          <w:lang w:val="en-GB"/>
        </w:rPr>
        <w:instrText xml:space="preserve">ion.json"} </w:instrText>
      </w:r>
      <w:r w:rsidR="003D314E">
        <w:rPr>
          <w:rFonts w:cstheme="minorHAnsi"/>
        </w:rPr>
        <w:fldChar w:fldCharType="separate"/>
      </w:r>
      <w:r w:rsidR="0044238B" w:rsidRPr="004559BC">
        <w:rPr>
          <w:rFonts w:cstheme="minorHAnsi"/>
          <w:noProof/>
          <w:lang w:val="en-GB"/>
        </w:rPr>
        <w:t>(Nelson 2016)</w:t>
      </w:r>
      <w:r w:rsidR="003D314E">
        <w:rPr>
          <w:rFonts w:cstheme="minorHAnsi"/>
        </w:rPr>
        <w:fldChar w:fldCharType="end"/>
      </w:r>
      <w:r w:rsidR="00550D11" w:rsidRPr="004559BC">
        <w:rPr>
          <w:rFonts w:eastAsiaTheme="minorEastAsia" w:cstheme="minorHAnsi"/>
          <w:lang w:val="en-GB"/>
        </w:rPr>
        <w:t xml:space="preserve">. </w:t>
      </w:r>
      <w:r w:rsidR="00550D11" w:rsidRPr="00972C7F">
        <w:rPr>
          <w:rFonts w:eastAsiaTheme="minorEastAsia" w:cstheme="minorHAnsi"/>
          <w:lang w:val="en-GB"/>
        </w:rPr>
        <w:t>We used</w:t>
      </w:r>
      <w:r w:rsidRPr="00972C7F">
        <w:rPr>
          <w:rFonts w:cstheme="minorHAnsi"/>
          <w:lang w:val="en-GB"/>
        </w:rPr>
        <w:t xml:space="preserve"> </w:t>
      </w:r>
      <w:r w:rsidR="00683DA0" w:rsidRPr="00972C7F">
        <w:rPr>
          <w:rFonts w:cstheme="minorHAnsi"/>
          <w:lang w:val="en-GB"/>
        </w:rPr>
        <w:t xml:space="preserve">three different searches on </w:t>
      </w:r>
      <w:r w:rsidRPr="00972C7F">
        <w:rPr>
          <w:rFonts w:cstheme="minorHAnsi"/>
          <w:lang w:val="en-GB"/>
        </w:rPr>
        <w:t xml:space="preserve">the Web of Science Core Collection. </w:t>
      </w:r>
      <w:r w:rsidR="008D54E8" w:rsidRPr="004559BC">
        <w:rPr>
          <w:rFonts w:cstheme="minorHAnsi"/>
          <w:lang w:val="en-GB"/>
        </w:rPr>
        <w:t xml:space="preserve">For growth rate, we used the following topic terms: </w:t>
      </w:r>
      <w:r w:rsidR="0010402F" w:rsidRPr="004559BC">
        <w:rPr>
          <w:rFonts w:cstheme="minorHAnsi"/>
          <w:lang w:val="en-GB"/>
        </w:rPr>
        <w:t>(growth) AND (mass OR weight OR size) AND (temperature*) AND (optimum)</w:t>
      </w:r>
      <w:r w:rsidR="00637D70" w:rsidRPr="004559BC">
        <w:rPr>
          <w:rFonts w:cstheme="minorHAnsi"/>
          <w:lang w:val="en-GB"/>
        </w:rPr>
        <w:t xml:space="preserve">, as well as: </w:t>
      </w:r>
      <w:r w:rsidR="00835DC4" w:rsidRPr="004559BC">
        <w:rPr>
          <w:rFonts w:cstheme="minorHAnsi"/>
          <w:lang w:val="en-GB"/>
        </w:rPr>
        <w:t>(growth) AND (mass OR weight OR size) AND (temperature*) AND (</w:t>
      </w:r>
      <w:proofErr w:type="spellStart"/>
      <w:r w:rsidR="00835DC4" w:rsidRPr="004559BC">
        <w:rPr>
          <w:rFonts w:cstheme="minorHAnsi"/>
          <w:lang w:val="en-GB"/>
        </w:rPr>
        <w:t>optim</w:t>
      </w:r>
      <w:proofErr w:type="spellEnd"/>
      <w:r w:rsidR="00835DC4" w:rsidRPr="004559BC">
        <w:rPr>
          <w:rFonts w:cstheme="minorHAnsi"/>
          <w:lang w:val="en-GB"/>
        </w:rPr>
        <w:t>*)</w:t>
      </w:r>
      <w:r w:rsidR="00515C37" w:rsidRPr="004559BC">
        <w:rPr>
          <w:rFonts w:cstheme="minorHAnsi"/>
          <w:lang w:val="en-GB"/>
        </w:rPr>
        <w:t>. F</w:t>
      </w:r>
      <w:r w:rsidR="00155EDF" w:rsidRPr="004559BC">
        <w:rPr>
          <w:rFonts w:cstheme="minorHAnsi"/>
          <w:lang w:val="en-GB"/>
        </w:rPr>
        <w:t>or metabolic rate we used:</w:t>
      </w:r>
      <w:r w:rsidR="00515C37" w:rsidRPr="004559BC">
        <w:rPr>
          <w:rFonts w:cstheme="minorHAnsi"/>
          <w:lang w:val="en-GB"/>
        </w:rPr>
        <w:t xml:space="preserve"> </w:t>
      </w:r>
      <w:r w:rsidR="00155EDF" w:rsidRPr="004559BC">
        <w:rPr>
          <w:rFonts w:cstheme="minorHAnsi"/>
          <w:lang w:val="en-GB"/>
        </w:rPr>
        <w:t>(metabolism OR "oxygen-consumption" OR "oxygen consumption") AND (mass OR weight OR size) AND (temperature*)</w:t>
      </w:r>
      <w:r w:rsidR="005834F1" w:rsidRPr="004559BC">
        <w:rPr>
          <w:rFonts w:cstheme="minorHAnsi"/>
          <w:lang w:val="en-GB"/>
        </w:rPr>
        <w:t>. F</w:t>
      </w:r>
      <w:r w:rsidR="006B6462" w:rsidRPr="004559BC">
        <w:rPr>
          <w:rFonts w:cstheme="minorHAnsi"/>
          <w:lang w:val="en-GB"/>
        </w:rPr>
        <w:t>or maximum consumption we used:</w:t>
      </w:r>
      <w:r w:rsidR="00887694" w:rsidRPr="004559BC">
        <w:rPr>
          <w:rFonts w:cstheme="minorHAnsi"/>
          <w:lang w:val="en-GB"/>
        </w:rPr>
        <w:t xml:space="preserve"> (consumption or </w:t>
      </w:r>
      <w:proofErr w:type="spellStart"/>
      <w:r w:rsidR="00887694" w:rsidRPr="004559BC">
        <w:rPr>
          <w:rFonts w:cstheme="minorHAnsi"/>
          <w:lang w:val="en-GB"/>
        </w:rPr>
        <w:t>feeding$rate</w:t>
      </w:r>
      <w:proofErr w:type="spellEnd"/>
      <w:r w:rsidR="00887694" w:rsidRPr="004559BC">
        <w:rPr>
          <w:rFonts w:cstheme="minorHAnsi"/>
          <w:lang w:val="en-GB"/>
        </w:rPr>
        <w:t xml:space="preserve"> or </w:t>
      </w:r>
      <w:proofErr w:type="spellStart"/>
      <w:r w:rsidR="00887694" w:rsidRPr="004559BC">
        <w:rPr>
          <w:rFonts w:cstheme="minorHAnsi"/>
          <w:lang w:val="en-GB"/>
        </w:rPr>
        <w:t>food$intake</w:t>
      </w:r>
      <w:proofErr w:type="spellEnd"/>
      <w:r w:rsidR="00887694" w:rsidRPr="004559BC">
        <w:rPr>
          <w:rFonts w:cstheme="minorHAnsi"/>
          <w:lang w:val="en-GB"/>
        </w:rPr>
        <w:t xml:space="preserve"> or </w:t>
      </w:r>
      <w:proofErr w:type="spellStart"/>
      <w:r w:rsidR="00887694" w:rsidRPr="004559BC">
        <w:rPr>
          <w:rFonts w:cstheme="minorHAnsi"/>
          <w:lang w:val="en-GB"/>
        </w:rPr>
        <w:t>bio$energ</w:t>
      </w:r>
      <w:proofErr w:type="spellEnd"/>
      <w:r w:rsidR="00887694" w:rsidRPr="004559BC">
        <w:rPr>
          <w:rFonts w:cstheme="minorHAnsi"/>
          <w:lang w:val="en-GB"/>
        </w:rPr>
        <w:t>* or ingestion or food-intake) AND (mass or weight or size) AND (temperature*)</w:t>
      </w:r>
      <w:r w:rsidR="00A51164" w:rsidRPr="004559BC">
        <w:rPr>
          <w:rFonts w:cstheme="minorHAnsi"/>
          <w:lang w:val="en-GB"/>
        </w:rPr>
        <w:t xml:space="preserve">, as well as: </w:t>
      </w:r>
      <w:r w:rsidR="00171FE8" w:rsidRPr="004559BC">
        <w:rPr>
          <w:rFonts w:cstheme="minorHAnsi"/>
          <w:lang w:val="en-GB"/>
        </w:rPr>
        <w:t>(feeding-rate or bio-</w:t>
      </w:r>
      <w:proofErr w:type="spellStart"/>
      <w:r w:rsidR="00171FE8" w:rsidRPr="004559BC">
        <w:rPr>
          <w:rFonts w:cstheme="minorHAnsi"/>
          <w:lang w:val="en-GB"/>
        </w:rPr>
        <w:t>energ</w:t>
      </w:r>
      <w:proofErr w:type="spellEnd"/>
      <w:r w:rsidR="00171FE8" w:rsidRPr="004559BC">
        <w:rPr>
          <w:rFonts w:cstheme="minorHAnsi"/>
          <w:lang w:val="en-GB"/>
        </w:rPr>
        <w:t>*) AND</w:t>
      </w:r>
      <w:r w:rsidR="004A1511" w:rsidRPr="004559BC">
        <w:rPr>
          <w:rFonts w:cstheme="minorHAnsi"/>
          <w:lang w:val="en-GB"/>
        </w:rPr>
        <w:t xml:space="preserve"> </w:t>
      </w:r>
      <w:r w:rsidR="00171FE8" w:rsidRPr="004559BC">
        <w:rPr>
          <w:rFonts w:cstheme="minorHAnsi"/>
          <w:lang w:val="en-GB"/>
        </w:rPr>
        <w:t>(mass or weight or size) AND</w:t>
      </w:r>
      <w:r w:rsidR="00CE311D" w:rsidRPr="004559BC">
        <w:rPr>
          <w:rFonts w:cstheme="minorHAnsi"/>
          <w:lang w:val="en-GB"/>
        </w:rPr>
        <w:t xml:space="preserve"> </w:t>
      </w:r>
      <w:r w:rsidR="00171FE8" w:rsidRPr="004559BC">
        <w:rPr>
          <w:rFonts w:cstheme="minorHAnsi"/>
          <w:lang w:val="en-GB"/>
        </w:rPr>
        <w:t>(temperature*)</w:t>
      </w:r>
      <w:r w:rsidR="00887694" w:rsidRPr="004559BC">
        <w:rPr>
          <w:rFonts w:cstheme="minorHAnsi"/>
          <w:lang w:val="en-GB"/>
        </w:rPr>
        <w:t>.</w:t>
      </w:r>
      <w:r w:rsidR="00893FB8" w:rsidRPr="004559BC">
        <w:rPr>
          <w:rFonts w:cstheme="minorHAnsi"/>
          <w:lang w:val="en-GB"/>
        </w:rPr>
        <w:t xml:space="preserve"> </w:t>
      </w:r>
      <w:r w:rsidR="00F46964" w:rsidRPr="00A261CD">
        <w:rPr>
          <w:rFonts w:cstheme="minorHAnsi"/>
          <w:lang w:val="en-GB"/>
        </w:rPr>
        <w:t>We also applied additional filters on subject</w:t>
      </w:r>
      <w:r w:rsidR="00F46964" w:rsidRPr="004559BC">
        <w:rPr>
          <w:rFonts w:cstheme="minorHAnsi"/>
          <w:lang w:val="en-GB"/>
        </w:rPr>
        <w:t>: ‘marine freshwater biology’, ‘fisheries’, ‘ecology’, ‘zoology’, ‘biology’, ‘physiology</w:t>
      </w:r>
      <w:r w:rsidR="00EC56CF" w:rsidRPr="004559BC">
        <w:rPr>
          <w:rFonts w:cstheme="minorHAnsi"/>
          <w:lang w:val="en-GB"/>
        </w:rPr>
        <w:t>’. For growth rates, we in addition included ‘</w:t>
      </w:r>
      <w:r w:rsidR="00EC56CF" w:rsidRPr="00EC56CF">
        <w:rPr>
          <w:rFonts w:cstheme="minorHAnsi"/>
          <w:lang w:val="en-GB"/>
        </w:rPr>
        <w:t>limnology’ and for</w:t>
      </w:r>
      <w:r w:rsidR="00EC56CF">
        <w:rPr>
          <w:rFonts w:cstheme="minorHAnsi"/>
          <w:lang w:val="en-GB"/>
        </w:rPr>
        <w:t xml:space="preserve"> maximum consumption </w:t>
      </w:r>
      <w:r w:rsidR="00EC56CF" w:rsidRPr="00EC56CF">
        <w:rPr>
          <w:rFonts w:cstheme="minorHAnsi"/>
          <w:lang w:val="en-GB"/>
        </w:rPr>
        <w:t>we included ‘limnology’</w:t>
      </w:r>
      <w:r w:rsidR="00EC56CF">
        <w:rPr>
          <w:rFonts w:cstheme="minorHAnsi"/>
          <w:lang w:val="en-GB"/>
        </w:rPr>
        <w:t xml:space="preserve"> and </w:t>
      </w:r>
      <w:r w:rsidR="00EC56CF" w:rsidRPr="00EC56CF">
        <w:rPr>
          <w:rFonts w:cstheme="minorHAnsi"/>
          <w:lang w:val="en-GB"/>
        </w:rPr>
        <w:lastRenderedPageBreak/>
        <w:t>‘evolutionary biology’</w:t>
      </w:r>
      <w:r w:rsidR="00EC56CF">
        <w:rPr>
          <w:rFonts w:cstheme="minorHAnsi"/>
          <w:lang w:val="en-GB"/>
        </w:rPr>
        <w:t>.</w:t>
      </w:r>
      <w:r w:rsidR="00C7495F">
        <w:rPr>
          <w:rFonts w:cstheme="minorHAnsi"/>
          <w:lang w:val="en-GB"/>
        </w:rPr>
        <w:t xml:space="preserve"> The </w:t>
      </w:r>
      <w:r w:rsidR="00FC4840">
        <w:rPr>
          <w:rFonts w:cstheme="minorHAnsi"/>
          <w:lang w:val="en-GB"/>
        </w:rPr>
        <w:t>broader</w:t>
      </w:r>
      <w:r w:rsidR="00C7495F">
        <w:rPr>
          <w:rFonts w:cstheme="minorHAnsi"/>
          <w:lang w:val="en-GB"/>
        </w:rPr>
        <w:t xml:space="preserve"> searches for growth and consumption </w:t>
      </w:r>
      <w:r w:rsidR="00F66AFB">
        <w:rPr>
          <w:rFonts w:cstheme="minorHAnsi"/>
          <w:lang w:val="en-GB"/>
        </w:rPr>
        <w:t>reflects the lower data availability</w:t>
      </w:r>
      <w:r w:rsidR="008940BB">
        <w:rPr>
          <w:rFonts w:cstheme="minorHAnsi"/>
          <w:lang w:val="en-GB"/>
        </w:rPr>
        <w:t xml:space="preserve"> compared to metabolism</w:t>
      </w:r>
      <w:r w:rsidR="00B10F41">
        <w:rPr>
          <w:rFonts w:cstheme="minorHAnsi"/>
          <w:lang w:val="en-GB"/>
        </w:rPr>
        <w:t xml:space="preserve">. For more detailed information about the search protocol, we </w:t>
      </w:r>
      <w:r w:rsidR="007F18DF">
        <w:rPr>
          <w:rFonts w:cstheme="minorHAnsi"/>
          <w:lang w:val="en-GB"/>
        </w:rPr>
        <w:t>refer</w:t>
      </w:r>
      <w:r w:rsidR="00B10F41">
        <w:rPr>
          <w:rFonts w:cstheme="minorHAnsi"/>
          <w:lang w:val="en-GB"/>
        </w:rPr>
        <w:t xml:space="preserve"> to Appendix</w:t>
      </w:r>
      <w:r w:rsidR="000939FF">
        <w:rPr>
          <w:rFonts w:cstheme="minorHAnsi"/>
          <w:lang w:val="en-GB"/>
        </w:rPr>
        <w:t xml:space="preserve"> S1</w:t>
      </w:r>
      <w:r w:rsidR="00B10F41">
        <w:rPr>
          <w:rFonts w:cstheme="minorHAnsi"/>
          <w:lang w:val="en-GB"/>
        </w:rPr>
        <w:t>.</w:t>
      </w:r>
    </w:p>
    <w:p w14:paraId="704D9D4D" w14:textId="099E0606" w:rsidR="000F1792" w:rsidRPr="00972C7F" w:rsidRDefault="006C7AAB" w:rsidP="002E3379">
      <w:pPr>
        <w:tabs>
          <w:tab w:val="center" w:pos="4513"/>
        </w:tabs>
        <w:spacing w:line="480" w:lineRule="auto"/>
        <w:ind w:firstLine="284"/>
        <w:contextualSpacing/>
        <w:jc w:val="both"/>
        <w:rPr>
          <w:rFonts w:cstheme="minorHAnsi"/>
          <w:lang w:val="en-GB"/>
        </w:rPr>
      </w:pPr>
      <w:r w:rsidRPr="004559BC">
        <w:rPr>
          <w:rFonts w:cstheme="minorHAnsi"/>
          <w:lang w:val="en-GB"/>
        </w:rPr>
        <w:tab/>
      </w:r>
      <w:commentRangeStart w:id="5"/>
      <w:r w:rsidR="008700A7" w:rsidRPr="00972C7F">
        <w:rPr>
          <w:rFonts w:cstheme="minorHAnsi"/>
          <w:lang w:val="en-GB"/>
        </w:rPr>
        <w:t xml:space="preserve">We selected studies with a factorial body mass-temperature setup in order to </w:t>
      </w:r>
      <w:r w:rsidR="000F1792" w:rsidRPr="00972C7F">
        <w:rPr>
          <w:rFonts w:cstheme="minorHAnsi"/>
          <w:lang w:val="en-GB"/>
        </w:rPr>
        <w:t>estimate how the</w:t>
      </w:r>
      <w:r w:rsidR="008F1CA0" w:rsidRPr="004559BC">
        <w:rPr>
          <w:rFonts w:cstheme="minorHAnsi"/>
          <w:lang w:val="en-GB"/>
        </w:rPr>
        <w:t>se</w:t>
      </w:r>
      <w:r w:rsidR="007F141C" w:rsidRPr="00972C7F">
        <w:rPr>
          <w:rFonts w:cstheme="minorHAnsi"/>
          <w:lang w:val="en-GB"/>
        </w:rPr>
        <w:t xml:space="preserve"> </w:t>
      </w:r>
      <w:r w:rsidR="000F1792" w:rsidRPr="00972C7F">
        <w:rPr>
          <w:rFonts w:cstheme="minorHAnsi"/>
          <w:lang w:val="en-GB"/>
        </w:rPr>
        <w:t xml:space="preserve">rates depend on </w:t>
      </w:r>
      <w:r w:rsidR="008940BB">
        <w:rPr>
          <w:rFonts w:cstheme="minorHAnsi"/>
          <w:lang w:val="en-GB"/>
        </w:rPr>
        <w:t xml:space="preserve">both </w:t>
      </w:r>
      <w:r w:rsidR="000F1792" w:rsidRPr="00972C7F">
        <w:rPr>
          <w:rFonts w:cstheme="minorHAnsi"/>
          <w:lang w:val="en-GB"/>
        </w:rPr>
        <w:t xml:space="preserve">body size and temperature </w:t>
      </w:r>
      <w:r w:rsidR="00AB3806" w:rsidRPr="00972C7F">
        <w:rPr>
          <w:rFonts w:cstheme="minorHAnsi"/>
          <w:lang w:val="en-GB"/>
        </w:rPr>
        <w:t xml:space="preserve">within species. While this reduces the number of data </w:t>
      </w:r>
      <w:r w:rsidR="00901DAB">
        <w:rPr>
          <w:rFonts w:cstheme="minorHAnsi"/>
          <w:lang w:val="en-GB"/>
        </w:rPr>
        <w:t>set</w:t>
      </w:r>
      <w:r w:rsidR="00CC1FE0">
        <w:rPr>
          <w:rFonts w:cstheme="minorHAnsi"/>
          <w:lang w:val="en-GB"/>
        </w:rPr>
        <w:t>s</w:t>
      </w:r>
      <w:r w:rsidR="00AB3806" w:rsidRPr="00972C7F">
        <w:rPr>
          <w:rFonts w:cstheme="minorHAnsi"/>
          <w:lang w:val="en-GB"/>
        </w:rPr>
        <w:t xml:space="preserve"> available in the literature (as most experimental studies only use size or</w:t>
      </w:r>
      <w:r w:rsidR="007F141C" w:rsidRPr="00972C7F">
        <w:rPr>
          <w:rFonts w:cstheme="minorHAnsi"/>
          <w:lang w:val="en-GB"/>
        </w:rPr>
        <w:t xml:space="preserve"> </w:t>
      </w:r>
      <w:r w:rsidR="00AB3806" w:rsidRPr="00972C7F">
        <w:rPr>
          <w:rFonts w:cstheme="minorHAnsi"/>
          <w:lang w:val="en-GB"/>
        </w:rPr>
        <w:t>temperature treatment</w:t>
      </w:r>
      <w:r w:rsidR="00DA1A8B" w:rsidRPr="00972C7F">
        <w:rPr>
          <w:rFonts w:cstheme="minorHAnsi"/>
          <w:lang w:val="en-GB"/>
        </w:rPr>
        <w:t>s</w:t>
      </w:r>
      <w:r w:rsidR="00AB3806" w:rsidRPr="00972C7F">
        <w:rPr>
          <w:rFonts w:cstheme="minorHAnsi"/>
          <w:lang w:val="en-GB"/>
        </w:rPr>
        <w:t>)</w:t>
      </w:r>
      <w:r w:rsidR="00376710" w:rsidRPr="00972C7F">
        <w:rPr>
          <w:rFonts w:cstheme="minorHAnsi"/>
          <w:lang w:val="en-GB"/>
        </w:rPr>
        <w:t xml:space="preserve">, it allows us to fit </w:t>
      </w:r>
      <w:r w:rsidR="000F1792" w:rsidRPr="00972C7F">
        <w:rPr>
          <w:rFonts w:cstheme="minorHAnsi"/>
          <w:lang w:val="en-GB"/>
        </w:rPr>
        <w:t>multi</w:t>
      </w:r>
      <w:r w:rsidR="00DD1FFD">
        <w:rPr>
          <w:rFonts w:cstheme="minorHAnsi"/>
          <w:lang w:val="en-GB"/>
        </w:rPr>
        <w:t xml:space="preserve">ple regression </w:t>
      </w:r>
      <w:r w:rsidR="000F1792" w:rsidRPr="00972C7F">
        <w:rPr>
          <w:rFonts w:cstheme="minorHAnsi"/>
          <w:lang w:val="en-GB"/>
        </w:rPr>
        <w:t>models</w:t>
      </w:r>
      <w:r w:rsidR="00683D7D" w:rsidRPr="00972C7F">
        <w:rPr>
          <w:rFonts w:cstheme="minorHAnsi"/>
          <w:lang w:val="en-GB"/>
        </w:rPr>
        <w:t xml:space="preserve"> </w:t>
      </w:r>
      <w:r w:rsidR="00AF7500" w:rsidRPr="00972C7F">
        <w:rPr>
          <w:rFonts w:cstheme="minorHAnsi"/>
          <w:lang w:val="en-GB"/>
        </w:rPr>
        <w:t xml:space="preserve">and </w:t>
      </w:r>
      <w:r w:rsidR="00DA1A8B" w:rsidRPr="00972C7F">
        <w:rPr>
          <w:rFonts w:cstheme="minorHAnsi"/>
          <w:lang w:val="en-GB"/>
        </w:rPr>
        <w:t xml:space="preserve">estimate </w:t>
      </w:r>
      <w:r w:rsidR="005E503C" w:rsidRPr="00972C7F">
        <w:rPr>
          <w:rFonts w:cstheme="minorHAnsi"/>
          <w:lang w:val="en-GB"/>
        </w:rPr>
        <w:t xml:space="preserve">the effects of mass and </w:t>
      </w:r>
      <w:r w:rsidR="008005EC" w:rsidRPr="00972C7F">
        <w:rPr>
          <w:rFonts w:cstheme="minorHAnsi"/>
          <w:lang w:val="en-GB"/>
        </w:rPr>
        <w:t>temperature</w:t>
      </w:r>
      <w:r w:rsidR="005E503C" w:rsidRPr="00972C7F">
        <w:rPr>
          <w:rFonts w:cstheme="minorHAnsi"/>
          <w:lang w:val="en-GB"/>
        </w:rPr>
        <w:t xml:space="preserve"> jointly, </w:t>
      </w:r>
      <w:r w:rsidR="00DA1A8B" w:rsidRPr="00972C7F">
        <w:rPr>
          <w:rFonts w:cstheme="minorHAnsi"/>
          <w:lang w:val="en-GB"/>
        </w:rPr>
        <w:t>and to</w:t>
      </w:r>
      <w:r w:rsidR="005E503C" w:rsidRPr="00972C7F">
        <w:rPr>
          <w:rFonts w:cstheme="minorHAnsi"/>
          <w:lang w:val="en-GB"/>
        </w:rPr>
        <w:t xml:space="preserve"> evaluate the probability </w:t>
      </w:r>
      <w:r w:rsidR="005D2F5D" w:rsidRPr="00972C7F">
        <w:rPr>
          <w:rFonts w:cstheme="minorHAnsi"/>
          <w:lang w:val="en-GB"/>
        </w:rPr>
        <w:t>o</w:t>
      </w:r>
      <w:r w:rsidR="005E503C" w:rsidRPr="00972C7F">
        <w:rPr>
          <w:rFonts w:cstheme="minorHAnsi"/>
          <w:lang w:val="en-GB"/>
        </w:rPr>
        <w:t xml:space="preserve">f </w:t>
      </w:r>
      <w:r w:rsidR="00683D7D" w:rsidRPr="00972C7F">
        <w:rPr>
          <w:rFonts w:cstheme="minorHAnsi"/>
          <w:lang w:val="en-GB"/>
        </w:rPr>
        <w:t xml:space="preserve">interactive </w:t>
      </w:r>
      <w:r w:rsidR="007F141C" w:rsidRPr="00972C7F">
        <w:rPr>
          <w:rFonts w:cstheme="minorHAnsi"/>
          <w:lang w:val="en-GB"/>
        </w:rPr>
        <w:t xml:space="preserve">mass- and temperature </w:t>
      </w:r>
      <w:r w:rsidR="00683D7D" w:rsidRPr="00972C7F">
        <w:rPr>
          <w:rFonts w:cstheme="minorHAnsi"/>
          <w:lang w:val="en-GB"/>
        </w:rPr>
        <w:t>effects</w:t>
      </w:r>
      <w:r w:rsidR="0035178A" w:rsidRPr="00972C7F">
        <w:rPr>
          <w:rFonts w:cstheme="minorHAnsi"/>
          <w:lang w:val="en-GB"/>
        </w:rPr>
        <w:t xml:space="preserve"> within species</w:t>
      </w:r>
      <w:r w:rsidR="000F1792" w:rsidRPr="00972C7F">
        <w:rPr>
          <w:rFonts w:cstheme="minorHAnsi"/>
          <w:lang w:val="en-GB"/>
        </w:rPr>
        <w:t xml:space="preserve">. </w:t>
      </w:r>
      <w:r w:rsidR="000F1792" w:rsidRPr="00972C7F">
        <w:rPr>
          <w:rFonts w:eastAsiaTheme="minorEastAsia" w:cstheme="minorHAnsi"/>
          <w:lang w:val="en-GB"/>
        </w:rPr>
        <w:t>We excluded larva</w:t>
      </w:r>
      <w:r w:rsidR="00652503" w:rsidRPr="00972C7F">
        <w:rPr>
          <w:rFonts w:eastAsiaTheme="minorEastAsia" w:cstheme="minorHAnsi"/>
          <w:lang w:val="en-GB"/>
        </w:rPr>
        <w:t>l</w:t>
      </w:r>
      <w:r w:rsidR="000F1792" w:rsidRPr="00972C7F">
        <w:rPr>
          <w:rFonts w:eastAsiaTheme="minorEastAsia" w:cstheme="minorHAnsi"/>
          <w:lang w:val="en-GB"/>
        </w:rPr>
        <w:t xml:space="preserve"> studies </w:t>
      </w:r>
      <w:r w:rsidR="00FB3DD8" w:rsidRPr="00972C7F">
        <w:rPr>
          <w:rFonts w:eastAsiaTheme="minorEastAsia" w:cstheme="minorHAnsi"/>
          <w:lang w:val="en-GB"/>
        </w:rPr>
        <w:t xml:space="preserve">as </w:t>
      </w:r>
      <w:r w:rsidR="00550062" w:rsidRPr="004559BC">
        <w:rPr>
          <w:rFonts w:eastAsiaTheme="minorEastAsia" w:cstheme="minorHAnsi"/>
          <w:lang w:val="en-GB"/>
        </w:rPr>
        <w:t xml:space="preserve">they </w:t>
      </w:r>
      <w:r w:rsidR="00FB3DD8" w:rsidRPr="00972C7F">
        <w:rPr>
          <w:rFonts w:eastAsiaTheme="minorEastAsia" w:cstheme="minorHAnsi"/>
          <w:lang w:val="en-GB"/>
        </w:rPr>
        <w:t>represent a small</w:t>
      </w:r>
      <w:r w:rsidR="005743FB" w:rsidRPr="00972C7F">
        <w:rPr>
          <w:rFonts w:eastAsiaTheme="minorEastAsia" w:cstheme="minorHAnsi"/>
          <w:lang w:val="en-GB"/>
        </w:rPr>
        <w:t xml:space="preserve"> fraction of the ontogeny of </w:t>
      </w:r>
      <w:r w:rsidR="00B639AB" w:rsidRPr="00972C7F">
        <w:rPr>
          <w:rFonts w:eastAsiaTheme="minorEastAsia" w:cstheme="minorHAnsi"/>
          <w:lang w:val="en-GB"/>
        </w:rPr>
        <w:t>most fish</w:t>
      </w:r>
      <w:r w:rsidR="000F1792" w:rsidRPr="00972C7F">
        <w:rPr>
          <w:rFonts w:eastAsiaTheme="minorEastAsia" w:cstheme="minorHAnsi"/>
          <w:lang w:val="en-GB"/>
        </w:rPr>
        <w:t xml:space="preserve">. Studies were </w:t>
      </w:r>
      <w:r w:rsidR="00652503" w:rsidRPr="00972C7F">
        <w:rPr>
          <w:rFonts w:eastAsiaTheme="minorEastAsia" w:cstheme="minorHAnsi"/>
          <w:lang w:val="en-GB"/>
        </w:rPr>
        <w:t xml:space="preserve">included </w:t>
      </w:r>
      <w:r w:rsidR="000F1792" w:rsidRPr="00972C7F">
        <w:rPr>
          <w:rFonts w:eastAsiaTheme="minorEastAsia" w:cstheme="minorHAnsi"/>
          <w:lang w:val="en-GB"/>
        </w:rPr>
        <w:t>if (</w:t>
      </w:r>
      <w:proofErr w:type="spellStart"/>
      <w:r w:rsidR="000F1792" w:rsidRPr="00972C7F">
        <w:rPr>
          <w:rFonts w:eastAsiaTheme="minorEastAsia" w:cstheme="minorHAnsi"/>
          <w:lang w:val="en-GB"/>
        </w:rPr>
        <w:t>i</w:t>
      </w:r>
      <w:proofErr w:type="spellEnd"/>
      <w:r w:rsidR="000F1792" w:rsidRPr="00972C7F">
        <w:rPr>
          <w:rFonts w:eastAsiaTheme="minorEastAsia" w:cstheme="minorHAnsi"/>
          <w:lang w:val="en-GB"/>
        </w:rPr>
        <w:t>) a unique experimental temperature was recorded for each trial (</w:t>
      </w:r>
      <m:oMath>
        <m:r>
          <w:rPr>
            <w:rFonts w:ascii="Cambria Math" w:eastAsiaTheme="minorEastAsia" w:hAnsi="Cambria Math" w:cstheme="minorHAnsi"/>
            <w:lang w:val="en-GB"/>
          </w:rPr>
          <m:t>±</m:t>
        </m:r>
      </m:oMath>
      <w:r w:rsidR="00EB6461" w:rsidRPr="00972C7F">
        <w:rPr>
          <w:rFonts w:eastAsiaTheme="minorEastAsia" w:cstheme="minorHAnsi"/>
          <w:lang w:val="en-GB"/>
        </w:rPr>
        <w:t>1</w:t>
      </w:r>
      <m:oMath>
        <m:r>
          <w:rPr>
            <w:rFonts w:ascii="Cambria Math" w:eastAsiaTheme="minorEastAsia" w:hAnsi="Cambria Math" w:cstheme="minorHAnsi"/>
            <w:lang w:val="en-GB"/>
          </w:rPr>
          <m:t>°</m:t>
        </m:r>
        <m:r>
          <m:rPr>
            <m:sty m:val="p"/>
          </m:rPr>
          <w:rPr>
            <w:rFonts w:ascii="Cambria Math" w:eastAsiaTheme="minorEastAsia" w:hAnsi="Cambria Math" w:cstheme="minorHAnsi"/>
            <w:lang w:val="en-GB"/>
          </w:rPr>
          <m:t>C</m:t>
        </m:r>
      </m:oMath>
      <w:r w:rsidR="000F1792" w:rsidRPr="00972C7F">
        <w:rPr>
          <w:rFonts w:eastAsiaTheme="minorEastAsia" w:cstheme="minorHAnsi"/>
          <w:lang w:val="en-GB"/>
        </w:rPr>
        <w:t>), (i</w:t>
      </w:r>
      <w:proofErr w:type="spellStart"/>
      <w:r w:rsidR="003D470D" w:rsidRPr="00972C7F">
        <w:rPr>
          <w:rFonts w:eastAsiaTheme="minorEastAsia" w:cstheme="minorHAnsi"/>
          <w:lang w:val="en-GB"/>
        </w:rPr>
        <w:t>i</w:t>
      </w:r>
      <w:proofErr w:type="spellEnd"/>
      <w:r w:rsidR="000F1792" w:rsidRPr="00972C7F">
        <w:rPr>
          <w:rFonts w:eastAsiaTheme="minorEastAsia" w:cstheme="minorHAnsi"/>
          <w:lang w:val="en-GB"/>
        </w:rPr>
        <w:t xml:space="preserve">) fish were provided food at </w:t>
      </w:r>
      <w:r w:rsidR="000F1792" w:rsidRPr="00972C7F">
        <w:rPr>
          <w:rFonts w:eastAsiaTheme="minorEastAsia" w:cstheme="minorHAnsi"/>
          <w:i/>
          <w:lang w:val="en-GB"/>
        </w:rPr>
        <w:t>ad libitum</w:t>
      </w:r>
      <w:r w:rsidR="000F1792" w:rsidRPr="00972C7F">
        <w:rPr>
          <w:rFonts w:eastAsiaTheme="minorEastAsia" w:cstheme="minorHAnsi"/>
          <w:lang w:val="en-GB"/>
        </w:rPr>
        <w:t xml:space="preserve"> for consumption and</w:t>
      </w:r>
      <w:r w:rsidR="00C2359E" w:rsidRPr="00972C7F">
        <w:rPr>
          <w:rFonts w:eastAsiaTheme="minorEastAsia" w:cstheme="minorHAnsi"/>
          <w:lang w:val="en-GB"/>
        </w:rPr>
        <w:t xml:space="preserve"> growth data</w:t>
      </w:r>
      <w:r w:rsidR="00CC03E4" w:rsidRPr="00972C7F">
        <w:rPr>
          <w:rFonts w:eastAsiaTheme="minorEastAsia" w:cstheme="minorHAnsi"/>
          <w:lang w:val="en-GB"/>
        </w:rPr>
        <w:t xml:space="preserve">, </w:t>
      </w:r>
      <w:r w:rsidR="00B11254" w:rsidRPr="00972C7F">
        <w:rPr>
          <w:rFonts w:eastAsiaTheme="minorEastAsia" w:cstheme="minorHAnsi"/>
          <w:lang w:val="en-GB"/>
        </w:rPr>
        <w:t>fish were unfed for measurements of</w:t>
      </w:r>
      <w:r w:rsidR="000F1792" w:rsidRPr="00972C7F">
        <w:rPr>
          <w:rFonts w:eastAsiaTheme="minorEastAsia" w:cstheme="minorHAnsi"/>
          <w:lang w:val="en-GB"/>
        </w:rPr>
        <w:t xml:space="preserve"> resting</w:t>
      </w:r>
      <w:r w:rsidR="00CA6861" w:rsidRPr="004559BC">
        <w:rPr>
          <w:rFonts w:eastAsiaTheme="minorEastAsia" w:cstheme="minorHAnsi"/>
          <w:lang w:val="en-GB"/>
        </w:rPr>
        <w:t xml:space="preserve">, standard </w:t>
      </w:r>
      <w:r w:rsidR="000F1792" w:rsidRPr="00972C7F">
        <w:rPr>
          <w:rFonts w:eastAsiaTheme="minorEastAsia" w:cstheme="minorHAnsi"/>
          <w:lang w:val="en-GB"/>
        </w:rPr>
        <w:t>or routine metabolic rate, (</w:t>
      </w:r>
      <w:r w:rsidR="00BC3E4C" w:rsidRPr="00972C7F">
        <w:rPr>
          <w:rFonts w:eastAsiaTheme="minorEastAsia" w:cstheme="minorHAnsi"/>
          <w:lang w:val="en-GB"/>
        </w:rPr>
        <w:t>ii</w:t>
      </w:r>
      <w:r w:rsidR="009F3157" w:rsidRPr="00972C7F">
        <w:rPr>
          <w:rFonts w:eastAsiaTheme="minorEastAsia" w:cstheme="minorHAnsi"/>
          <w:lang w:val="en-GB"/>
        </w:rPr>
        <w:t>i</w:t>
      </w:r>
      <w:r w:rsidR="000F1792" w:rsidRPr="00972C7F">
        <w:rPr>
          <w:rFonts w:eastAsiaTheme="minorEastAsia" w:cstheme="minorHAnsi"/>
          <w:lang w:val="en-GB"/>
        </w:rPr>
        <w:t xml:space="preserve">) fish exhibited normal </w:t>
      </w:r>
      <w:r w:rsidR="008A18AC" w:rsidRPr="00972C7F">
        <w:rPr>
          <w:rFonts w:eastAsiaTheme="minorEastAsia" w:cstheme="minorHAnsi"/>
          <w:lang w:val="en-GB"/>
        </w:rPr>
        <w:t>behavio</w:t>
      </w:r>
      <w:r w:rsidR="008940BB">
        <w:rPr>
          <w:rFonts w:eastAsiaTheme="minorEastAsia" w:cstheme="minorHAnsi"/>
          <w:lang w:val="en-GB"/>
        </w:rPr>
        <w:t>u</w:t>
      </w:r>
      <w:r w:rsidR="008A18AC" w:rsidRPr="00972C7F">
        <w:rPr>
          <w:rFonts w:eastAsiaTheme="minorEastAsia" w:cstheme="minorHAnsi"/>
          <w:lang w:val="en-GB"/>
        </w:rPr>
        <w:t>r</w:t>
      </w:r>
      <w:r w:rsidR="00883603" w:rsidRPr="00972C7F">
        <w:rPr>
          <w:rFonts w:eastAsiaTheme="minorEastAsia" w:cstheme="minorHAnsi"/>
          <w:lang w:val="en-GB"/>
        </w:rPr>
        <w:t xml:space="preserve">. </w:t>
      </w:r>
      <w:commentRangeStart w:id="6"/>
      <w:commentRangeStart w:id="7"/>
      <w:commentRangeStart w:id="8"/>
      <w:commentRangeStart w:id="9"/>
      <w:r w:rsidR="000F1792" w:rsidRPr="00972C7F">
        <w:rPr>
          <w:rFonts w:eastAsiaTheme="minorEastAsia" w:cstheme="minorHAnsi"/>
          <w:lang w:val="en-GB"/>
        </w:rPr>
        <w:t xml:space="preserve">We used only one </w:t>
      </w:r>
      <w:r w:rsidR="008C0F9C">
        <w:rPr>
          <w:rFonts w:eastAsiaTheme="minorEastAsia" w:cstheme="minorHAnsi"/>
          <w:lang w:val="en-GB"/>
        </w:rPr>
        <w:t>study</w:t>
      </w:r>
      <w:commentRangeStart w:id="10"/>
      <w:r w:rsidR="000F1792" w:rsidRPr="00972C7F">
        <w:rPr>
          <w:rFonts w:eastAsiaTheme="minorEastAsia" w:cstheme="minorHAnsi"/>
          <w:lang w:val="en-GB"/>
        </w:rPr>
        <w:t xml:space="preserve"> </w:t>
      </w:r>
      <w:commentRangeEnd w:id="10"/>
      <w:r w:rsidR="00B931C2">
        <w:rPr>
          <w:rStyle w:val="CommentReference"/>
        </w:rPr>
        <w:commentReference w:id="10"/>
      </w:r>
      <w:r w:rsidR="000F1792" w:rsidRPr="00972C7F">
        <w:rPr>
          <w:rFonts w:eastAsiaTheme="minorEastAsia" w:cstheme="minorHAnsi"/>
          <w:lang w:val="en-GB"/>
        </w:rPr>
        <w:t>per species</w:t>
      </w:r>
      <w:commentRangeEnd w:id="6"/>
      <w:r w:rsidR="00A06A32">
        <w:rPr>
          <w:rStyle w:val="CommentReference"/>
        </w:rPr>
        <w:commentReference w:id="6"/>
      </w:r>
      <w:commentRangeEnd w:id="7"/>
      <w:r w:rsidR="00296320">
        <w:rPr>
          <w:rStyle w:val="CommentReference"/>
        </w:rPr>
        <w:commentReference w:id="7"/>
      </w:r>
      <w:commentRangeEnd w:id="8"/>
      <w:r w:rsidR="0026073A">
        <w:rPr>
          <w:rStyle w:val="CommentReference"/>
        </w:rPr>
        <w:commentReference w:id="8"/>
      </w:r>
      <w:commentRangeEnd w:id="9"/>
      <w:r w:rsidR="0026073A">
        <w:rPr>
          <w:rStyle w:val="CommentReference"/>
        </w:rPr>
        <w:commentReference w:id="9"/>
      </w:r>
      <w:r w:rsidR="00B11254" w:rsidRPr="00972C7F">
        <w:rPr>
          <w:rFonts w:eastAsiaTheme="minorEastAsia" w:cstheme="minorHAnsi"/>
          <w:lang w:val="en-GB"/>
        </w:rPr>
        <w:t xml:space="preserve"> to </w:t>
      </w:r>
      <w:r w:rsidR="000F1792" w:rsidRPr="00972C7F">
        <w:rPr>
          <w:rFonts w:eastAsiaTheme="minorEastAsia" w:cstheme="minorHAnsi"/>
          <w:lang w:val="en-GB"/>
        </w:rPr>
        <w:t xml:space="preserve">ensure that all data within a given species are comparable as measurements of these rates can vary between studies due to e.g. measurement bias or differences in experimental protocols </w:t>
      </w:r>
      <w:r w:rsidR="000F1792" w:rsidRPr="000308A8">
        <w:rPr>
          <w:rFonts w:eastAsiaTheme="minorEastAsia" w:cstheme="minorHAnsi"/>
        </w:rPr>
        <w:fldChar w:fldCharType="begin"/>
      </w:r>
      <w:r w:rsidR="000F1792" w:rsidRPr="00972C7F">
        <w:rPr>
          <w:rFonts w:eastAsiaTheme="minorEastAsia" w:cstheme="minorHAnsi"/>
          <w:lang w:val="en-GB"/>
        </w:rPr>
        <w:instrText xml:space="preserve"> ADDIN ZOTERO_ITEM CSL_CITATION {"citationID":"amcftootkd","properties":{"formattedCitation":"(Armstrong &amp; Hawkins 2008; Jerde {\\i{}et al.} 2019)","plainCitation":"(Armstrong &amp; Hawkins 2008; Jerde et al. 2019)","noteIndex":0},"citationItems":[{"id":742,"uris":["http://zotero.org/users/6116610/items/6VE39MGA"],"uri":["http://zotero.org/users/6116610/items/6VE39MGA"],"itemData":{"id":742,"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0F1792" w:rsidRPr="000308A8">
        <w:rPr>
          <w:rFonts w:eastAsiaTheme="minorEastAsia" w:cstheme="minorHAnsi"/>
        </w:rPr>
        <w:instrText>ﬁ</w:instrText>
      </w:r>
      <w:r w:rsidR="000F1792" w:rsidRPr="00972C7F">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0F1792" w:rsidRPr="000308A8">
        <w:rPr>
          <w:rFonts w:eastAsiaTheme="minorEastAsia" w:cstheme="minorHAnsi"/>
        </w:rPr>
        <w:instrText>ﬁ</w:instrText>
      </w:r>
      <w:r w:rsidR="000F1792" w:rsidRPr="00972C7F">
        <w:rPr>
          <w:rFonts w:eastAsiaTheme="minorEastAsia" w:cstheme="minorHAnsi"/>
          <w:lang w:val="en-GB"/>
        </w:rPr>
        <w:instrText xml:space="preserve">sh species and confronted this data with </w:instrText>
      </w:r>
      <w:r w:rsidR="000F1792" w:rsidRPr="000308A8">
        <w:rPr>
          <w:rFonts w:eastAsiaTheme="minorEastAsia" w:cstheme="minorHAnsi"/>
        </w:rPr>
        <w:instrText>ﬂ</w:instrText>
      </w:r>
      <w:r w:rsidR="000F1792" w:rsidRPr="00972C7F">
        <w:rPr>
          <w:rFonts w:eastAsiaTheme="minorEastAsia" w:cstheme="minorHAnsi"/>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w:instrText>
      </w:r>
      <w:r w:rsidR="000F1792" w:rsidRPr="008F2458">
        <w:rPr>
          <w:rFonts w:eastAsiaTheme="minorEastAsia" w:cstheme="minorHAnsi"/>
          <w:lang w:val="en-GB"/>
        </w:rPr>
        <w:instrText>ther consideration. We found strong evidence for a metabolic scaling coef</w:instrText>
      </w:r>
      <w:r w:rsidR="000F1792" w:rsidRPr="000308A8">
        <w:rPr>
          <w:rFonts w:eastAsiaTheme="minorEastAsia" w:cstheme="minorHAnsi"/>
        </w:rPr>
        <w:instrText>ﬁ</w:instrText>
      </w:r>
      <w:r w:rsidR="000F1792" w:rsidRPr="008F2458">
        <w:rPr>
          <w:rFonts w:eastAsiaTheme="minorEastAsia" w:cstheme="minorHAnsi"/>
          <w:lang w:val="en-GB"/>
        </w:rPr>
        <w:instrText>cient of 0.89 with a SIC interval spanning 0.82 to 0.99, implying that mechanistically derived coef</w:instrText>
      </w:r>
      <w:r w:rsidR="000F1792" w:rsidRPr="000308A8">
        <w:rPr>
          <w:rFonts w:eastAsiaTheme="minorEastAsia" w:cstheme="minorHAnsi"/>
        </w:rPr>
        <w:instrText>ﬁ</w:instrText>
      </w:r>
      <w:r w:rsidR="000F1792" w:rsidRPr="008F2458">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0F1792" w:rsidRPr="000308A8">
        <w:rPr>
          <w:rFonts w:eastAsiaTheme="minorEastAsia" w:cstheme="minorHAnsi"/>
        </w:rPr>
        <w:instrText>ﬁ</w:instrText>
      </w:r>
      <w:r w:rsidR="000F1792" w:rsidRPr="008F2458">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1792" w:rsidRPr="000308A8">
        <w:rPr>
          <w:rFonts w:eastAsiaTheme="minorEastAsia" w:cstheme="minorHAnsi"/>
        </w:rPr>
        <w:fldChar w:fldCharType="separate"/>
      </w:r>
      <w:r w:rsidR="0044238B" w:rsidRPr="0044238B">
        <w:rPr>
          <w:lang w:val="en-GB"/>
        </w:rPr>
        <w:t xml:space="preserve">(Armstrong &amp; Hawkins 2008; Jerde </w:t>
      </w:r>
      <w:r w:rsidR="0044238B" w:rsidRPr="0044238B">
        <w:rPr>
          <w:i/>
          <w:iCs/>
          <w:lang w:val="en-GB"/>
        </w:rPr>
        <w:t>et al.</w:t>
      </w:r>
      <w:r w:rsidR="0044238B" w:rsidRPr="0044238B">
        <w:rPr>
          <w:lang w:val="en-GB"/>
        </w:rPr>
        <w:t xml:space="preserve"> 2019)</w:t>
      </w:r>
      <w:r w:rsidR="000F1792" w:rsidRPr="000308A8">
        <w:rPr>
          <w:rFonts w:eastAsiaTheme="minorEastAsia" w:cstheme="minorHAnsi"/>
        </w:rPr>
        <w:fldChar w:fldCharType="end"/>
      </w:r>
      <w:r w:rsidR="000F1792" w:rsidRPr="008F2458">
        <w:rPr>
          <w:rFonts w:eastAsiaTheme="minorEastAsia" w:cstheme="minorHAnsi"/>
          <w:lang w:val="en-GB"/>
        </w:rPr>
        <w:t xml:space="preserve">. </w:t>
      </w:r>
      <w:r w:rsidR="000F1792" w:rsidRPr="00972C7F">
        <w:rPr>
          <w:rFonts w:eastAsiaTheme="minorEastAsia" w:cstheme="minorHAnsi"/>
          <w:lang w:val="en-GB"/>
        </w:rPr>
        <w:t>In cases where we found more than one study for a species, we selected the study we found most suitable, based on how well it fit with our pre-defined criteria</w:t>
      </w:r>
      <w:r w:rsidR="001E06F7" w:rsidRPr="00972C7F">
        <w:rPr>
          <w:rFonts w:eastAsiaTheme="minorEastAsia" w:cstheme="minorHAnsi"/>
          <w:lang w:val="en-GB"/>
        </w:rPr>
        <w:t xml:space="preserve"> (</w:t>
      </w:r>
      <w:r w:rsidR="00817173">
        <w:rPr>
          <w:rFonts w:eastAsiaTheme="minorEastAsia" w:cstheme="minorHAnsi"/>
          <w:lang w:val="en-GB"/>
        </w:rPr>
        <w:t xml:space="preserve">for details, see </w:t>
      </w:r>
      <w:r w:rsidR="001E06F7" w:rsidRPr="00972C7F">
        <w:rPr>
          <w:rFonts w:eastAsiaTheme="minorEastAsia" w:cstheme="minorHAnsi"/>
          <w:lang w:val="en-GB"/>
        </w:rPr>
        <w:t>Appendix S1)</w:t>
      </w:r>
      <w:r w:rsidR="000F1792" w:rsidRPr="00972C7F">
        <w:rPr>
          <w:rFonts w:eastAsiaTheme="minorEastAsia" w:cstheme="minorHAnsi"/>
          <w:lang w:val="en-GB"/>
        </w:rPr>
        <w:t xml:space="preserve">. </w:t>
      </w:r>
      <w:r w:rsidR="000F1792" w:rsidRPr="00972C7F">
        <w:rPr>
          <w:rFonts w:cstheme="minorHAnsi"/>
          <w:lang w:val="en-GB"/>
        </w:rPr>
        <w:t xml:space="preserve">A more detailed description of the search protocol, criteria to select data, data acquisition procedure, quality control, collation of </w:t>
      </w:r>
      <w:r w:rsidR="006A61DB" w:rsidRPr="004559BC">
        <w:rPr>
          <w:rFonts w:cstheme="minorHAnsi"/>
          <w:lang w:val="en-GB"/>
        </w:rPr>
        <w:t xml:space="preserve">additional </w:t>
      </w:r>
      <w:r w:rsidR="000F1792" w:rsidRPr="00972C7F">
        <w:rPr>
          <w:rFonts w:cstheme="minorHAnsi"/>
          <w:lang w:val="en-GB"/>
        </w:rPr>
        <w:t>information and standardizing rates to common units can be found in Appendix S1</w:t>
      </w:r>
      <w:r w:rsidR="00FB4389" w:rsidRPr="00972C7F">
        <w:rPr>
          <w:rFonts w:cstheme="minorHAnsi"/>
          <w:lang w:val="en-GB"/>
        </w:rPr>
        <w:t>.</w:t>
      </w:r>
      <w:commentRangeEnd w:id="5"/>
      <w:r w:rsidR="00604735">
        <w:rPr>
          <w:rStyle w:val="CommentReference"/>
        </w:rPr>
        <w:commentReference w:id="5"/>
      </w:r>
    </w:p>
    <w:p w14:paraId="681F464B" w14:textId="4454F434" w:rsidR="00255656" w:rsidRPr="00972C7F" w:rsidRDefault="00E904F5" w:rsidP="002E3379">
      <w:pPr>
        <w:tabs>
          <w:tab w:val="center" w:pos="4513"/>
        </w:tabs>
        <w:spacing w:line="480" w:lineRule="auto"/>
        <w:ind w:firstLine="284"/>
        <w:contextualSpacing/>
        <w:jc w:val="both"/>
        <w:rPr>
          <w:rFonts w:cstheme="minorHAnsi"/>
          <w:lang w:val="en-GB"/>
        </w:rPr>
      </w:pPr>
      <w:r w:rsidRPr="004559BC">
        <w:rPr>
          <w:rFonts w:cstheme="minorHAnsi"/>
          <w:lang w:val="en-GB"/>
        </w:rPr>
        <w:t xml:space="preserve">We compiled four datasets: growth, </w:t>
      </w:r>
      <w:commentRangeStart w:id="11"/>
      <w:r w:rsidR="00861FA8" w:rsidRPr="004559BC">
        <w:rPr>
          <w:rFonts w:cstheme="minorHAnsi"/>
          <w:lang w:val="en-GB"/>
        </w:rPr>
        <w:t>metabolic</w:t>
      </w:r>
      <w:commentRangeEnd w:id="11"/>
      <w:r w:rsidR="005D2554">
        <w:rPr>
          <w:rStyle w:val="CommentReference"/>
        </w:rPr>
        <w:commentReference w:id="11"/>
      </w:r>
      <w:r w:rsidR="003A4655" w:rsidRPr="004559BC">
        <w:rPr>
          <w:rFonts w:cstheme="minorHAnsi"/>
          <w:lang w:val="en-GB"/>
        </w:rPr>
        <w:t>,</w:t>
      </w:r>
      <w:r w:rsidR="0049249C" w:rsidRPr="004559BC">
        <w:rPr>
          <w:rFonts w:cstheme="minorHAnsi"/>
          <w:lang w:val="en-GB"/>
        </w:rPr>
        <w:t xml:space="preserve"> </w:t>
      </w:r>
      <w:r w:rsidRPr="004559BC">
        <w:rPr>
          <w:rFonts w:cstheme="minorHAnsi"/>
          <w:lang w:val="en-GB"/>
        </w:rPr>
        <w:t xml:space="preserve">and </w:t>
      </w:r>
      <w:r w:rsidR="00B604C4" w:rsidRPr="004559BC">
        <w:rPr>
          <w:rFonts w:cstheme="minorHAnsi"/>
          <w:lang w:val="en-GB"/>
        </w:rPr>
        <w:t xml:space="preserve">maximum </w:t>
      </w:r>
      <w:r w:rsidRPr="004559BC">
        <w:rPr>
          <w:rFonts w:cstheme="minorHAnsi"/>
          <w:lang w:val="en-GB"/>
        </w:rPr>
        <w:t>consumption</w:t>
      </w:r>
      <w:r w:rsidR="00556CD7" w:rsidRPr="004559BC">
        <w:rPr>
          <w:rFonts w:cstheme="minorHAnsi"/>
          <w:lang w:val="en-GB"/>
        </w:rPr>
        <w:t xml:space="preserve"> </w:t>
      </w:r>
      <w:r w:rsidRPr="004559BC">
        <w:rPr>
          <w:rFonts w:cstheme="minorHAnsi"/>
          <w:lang w:val="en-GB"/>
        </w:rPr>
        <w:t xml:space="preserve">rate, and </w:t>
      </w:r>
      <w:r w:rsidR="00AC08C7" w:rsidRPr="004559BC">
        <w:rPr>
          <w:rFonts w:cstheme="minorHAnsi"/>
          <w:lang w:val="en-GB"/>
        </w:rPr>
        <w:t xml:space="preserve">the </w:t>
      </w:r>
      <w:r w:rsidR="001F203A" w:rsidRPr="00972C7F">
        <w:rPr>
          <w:rFonts w:cstheme="minorHAnsi"/>
          <w:lang w:val="en-GB"/>
        </w:rPr>
        <w:t>optimum growth rate temperature for each combination of body mass group and species.</w:t>
      </w:r>
      <w:r w:rsidR="001F203A" w:rsidRPr="004559BC">
        <w:rPr>
          <w:rFonts w:cstheme="minorHAnsi"/>
          <w:lang w:val="en-GB"/>
        </w:rPr>
        <w:t xml:space="preserve"> </w:t>
      </w:r>
      <w:r w:rsidR="00255656" w:rsidRPr="00972C7F">
        <w:rPr>
          <w:rFonts w:cstheme="minorHAnsi"/>
          <w:lang w:val="en-GB"/>
        </w:rPr>
        <w:t>We compiled in total 154</w:t>
      </w:r>
      <w:r w:rsidR="00033D8C">
        <w:rPr>
          <w:rFonts w:cstheme="minorHAnsi"/>
          <w:lang w:val="en-GB"/>
        </w:rPr>
        <w:t xml:space="preserve"> (45 </w:t>
      </w:r>
      <w:r w:rsidR="00215F1C">
        <w:rPr>
          <w:rFonts w:cstheme="minorHAnsi"/>
          <w:lang w:val="en-GB"/>
        </w:rPr>
        <w:t>optimum</w:t>
      </w:r>
      <w:r w:rsidR="00033D8C">
        <w:rPr>
          <w:rFonts w:cstheme="minorHAnsi"/>
          <w:lang w:val="en-GB"/>
        </w:rPr>
        <w:t xml:space="preserve"> temperatur</w:t>
      </w:r>
      <w:r w:rsidR="00215F1C">
        <w:rPr>
          <w:rFonts w:cstheme="minorHAnsi"/>
          <w:lang w:val="en-GB"/>
        </w:rPr>
        <w:t>e</w:t>
      </w:r>
      <w:r w:rsidR="00873E6F">
        <w:rPr>
          <w:rFonts w:cstheme="minorHAnsi"/>
          <w:lang w:val="en-GB"/>
        </w:rPr>
        <w:t>s)</w:t>
      </w:r>
      <w:r w:rsidR="00255656" w:rsidRPr="00972C7F">
        <w:rPr>
          <w:rFonts w:cstheme="minorHAnsi"/>
          <w:lang w:val="en-GB"/>
        </w:rPr>
        <w:t>, 2790 and 626 data points from published articles</w:t>
      </w:r>
      <w:r w:rsidR="001258FE" w:rsidRPr="004559BC">
        <w:rPr>
          <w:rFonts w:cstheme="minorHAnsi"/>
          <w:lang w:val="en-GB"/>
        </w:rPr>
        <w:t xml:space="preserve"> for each rate</w:t>
      </w:r>
      <w:r w:rsidR="00EB6461" w:rsidRPr="004559BC">
        <w:rPr>
          <w:rFonts w:cstheme="minorHAnsi"/>
          <w:lang w:val="en-GB"/>
        </w:rPr>
        <w:t xml:space="preserve">, </w:t>
      </w:r>
      <w:r w:rsidR="00255656" w:rsidRPr="00972C7F">
        <w:rPr>
          <w:rFonts w:eastAsiaTheme="minorEastAsia" w:cstheme="minorHAnsi"/>
          <w:lang w:val="en-GB"/>
        </w:rPr>
        <w:t>from 13</w:t>
      </w:r>
      <w:r w:rsidR="00255656" w:rsidRPr="00972C7F">
        <w:rPr>
          <w:rFonts w:cstheme="minorHAnsi"/>
          <w:lang w:val="en-GB"/>
        </w:rPr>
        <w:t>, 35 and 18</w:t>
      </w:r>
      <w:r w:rsidR="00255656" w:rsidRPr="00972C7F">
        <w:rPr>
          <w:rFonts w:eastAsiaTheme="minorEastAsia" w:cstheme="minorHAnsi"/>
          <w:lang w:val="en-GB"/>
        </w:rPr>
        <w:t xml:space="preserve"> species, respectively, representing a diverse range of </w:t>
      </w:r>
      <w:r w:rsidR="00255656" w:rsidRPr="00972C7F">
        <w:rPr>
          <w:rFonts w:eastAsiaTheme="minorEastAsia" w:cstheme="minorHAnsi"/>
          <w:lang w:val="en-GB"/>
        </w:rPr>
        <w:lastRenderedPageBreak/>
        <w:t xml:space="preserve">taxonomic groups, habitats and lifestyles (Appendix S1). Data were extracted from published tables or figures using </w:t>
      </w:r>
      <w:r w:rsidR="00255656" w:rsidRPr="00972C7F">
        <w:rPr>
          <w:rFonts w:cstheme="minorHAnsi"/>
          <w:lang w:val="en-GB"/>
        </w:rPr>
        <w:t xml:space="preserve">Web Plot Digitizer </w:t>
      </w:r>
      <w:r w:rsidR="00255656" w:rsidRPr="00A06A32">
        <w:rPr>
          <w:rFonts w:cstheme="minorHAnsi"/>
        </w:rPr>
        <w:fldChar w:fldCharType="begin"/>
      </w:r>
      <w:r w:rsidR="00255656" w:rsidRPr="00972C7F">
        <w:rPr>
          <w:rFonts w:cstheme="minorHAnsi"/>
          <w:lang w:val="en-GB"/>
        </w:rPr>
        <w:instrText xml:space="preserve"> ADDIN ZOTERO_ITEM CSL_CITATION {"citationID":"uvru3095","properties":{"formattedCitation":"(Rohatgi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00255656" w:rsidRPr="00A06A32">
        <w:rPr>
          <w:rFonts w:cstheme="minorHAnsi"/>
        </w:rPr>
        <w:fldChar w:fldCharType="separate"/>
      </w:r>
      <w:r w:rsidR="00592C85">
        <w:rPr>
          <w:rFonts w:ascii="Times New Roman" w:cs="Times New Roman"/>
          <w:lang w:val="en-GB"/>
        </w:rPr>
        <w:t>(Rohatgi 2012)</w:t>
      </w:r>
      <w:r w:rsidR="00255656" w:rsidRPr="00A06A32">
        <w:rPr>
          <w:rFonts w:cstheme="minorHAnsi"/>
        </w:rPr>
        <w:fldChar w:fldCharType="end"/>
      </w:r>
      <w:r w:rsidR="00255656" w:rsidRPr="00972C7F">
        <w:rPr>
          <w:rFonts w:eastAsiaTheme="minorEastAsia" w:cstheme="minorHAnsi"/>
          <w:lang w:val="en-GB"/>
        </w:rPr>
        <w:t xml:space="preserve">. </w:t>
      </w:r>
      <w:r w:rsidR="00255656" w:rsidRPr="00972C7F">
        <w:rPr>
          <w:rFonts w:cstheme="minorHAnsi"/>
          <w:lang w:val="en-GB"/>
        </w:rPr>
        <w:t xml:space="preserve"> </w:t>
      </w:r>
    </w:p>
    <w:p w14:paraId="6AD230C7" w14:textId="46F30587" w:rsidR="003E256F" w:rsidRPr="004559BC" w:rsidRDefault="00BD2FAB" w:rsidP="002E3379">
      <w:pPr>
        <w:tabs>
          <w:tab w:val="center" w:pos="4513"/>
        </w:tabs>
        <w:spacing w:line="480" w:lineRule="auto"/>
        <w:ind w:firstLine="284"/>
        <w:contextualSpacing/>
        <w:jc w:val="both"/>
        <w:rPr>
          <w:rFonts w:cstheme="minorHAnsi"/>
          <w:b/>
          <w:lang w:val="en-GB"/>
        </w:rPr>
      </w:pPr>
      <w:r w:rsidRPr="004559BC">
        <w:rPr>
          <w:rFonts w:eastAsiaTheme="minorEastAsia" w:cstheme="minorHAnsi"/>
          <w:bCs/>
          <w:iCs/>
          <w:lang w:val="en-GB"/>
        </w:rPr>
        <w:t xml:space="preserve">Between experiments, </w:t>
      </w:r>
      <w:r w:rsidR="00B369F1" w:rsidRPr="00972C7F">
        <w:rPr>
          <w:rFonts w:eastAsiaTheme="minorEastAsia" w:cstheme="minorHAnsi"/>
          <w:bCs/>
          <w:iCs/>
          <w:lang w:val="en-GB"/>
        </w:rPr>
        <w:t xml:space="preserve">individuals </w:t>
      </w:r>
      <w:r w:rsidR="00F4446A" w:rsidRPr="00972C7F">
        <w:rPr>
          <w:rFonts w:eastAsiaTheme="minorEastAsia" w:cstheme="minorHAnsi"/>
          <w:bCs/>
          <w:iCs/>
          <w:lang w:val="en-GB"/>
        </w:rPr>
        <w:t>differ</w:t>
      </w:r>
      <w:r w:rsidR="00B369F1" w:rsidRPr="00972C7F">
        <w:rPr>
          <w:rFonts w:eastAsiaTheme="minorEastAsia" w:cstheme="minorHAnsi"/>
          <w:bCs/>
          <w:iCs/>
          <w:lang w:val="en-GB"/>
        </w:rPr>
        <w:t>ed</w:t>
      </w:r>
      <w:r w:rsidR="00F4446A" w:rsidRPr="00972C7F">
        <w:rPr>
          <w:rFonts w:eastAsiaTheme="minorEastAsia" w:cstheme="minorHAnsi"/>
          <w:bCs/>
          <w:iCs/>
          <w:lang w:val="en-GB"/>
        </w:rPr>
        <w:t xml:space="preserve"> in their </w:t>
      </w:r>
      <w:r w:rsidR="003E77ED" w:rsidRPr="00972C7F">
        <w:rPr>
          <w:rFonts w:eastAsiaTheme="minorEastAsia" w:cstheme="minorHAnsi"/>
          <w:bCs/>
          <w:iCs/>
          <w:lang w:val="en-GB"/>
        </w:rPr>
        <w:t>body masses</w:t>
      </w:r>
      <w:r w:rsidR="0085002C" w:rsidRPr="00972C7F">
        <w:rPr>
          <w:rFonts w:eastAsiaTheme="minorEastAsia" w:cstheme="minorHAnsi"/>
          <w:bCs/>
          <w:iCs/>
          <w:lang w:val="en-GB"/>
        </w:rPr>
        <w:t xml:space="preserve">, </w:t>
      </w:r>
      <w:r w:rsidR="003E77ED" w:rsidRPr="00972C7F">
        <w:rPr>
          <w:rFonts w:eastAsiaTheme="minorEastAsia" w:cstheme="minorHAnsi"/>
          <w:bCs/>
          <w:iCs/>
          <w:lang w:val="en-GB"/>
        </w:rPr>
        <w:t>both in absolute values and relative to their maximum body size</w:t>
      </w:r>
      <w:r w:rsidR="009D3B3A" w:rsidRPr="004559BC">
        <w:rPr>
          <w:rFonts w:eastAsiaTheme="minorEastAsia" w:cstheme="minorHAnsi"/>
          <w:bCs/>
          <w:iCs/>
          <w:lang w:val="en-GB"/>
        </w:rPr>
        <w:t xml:space="preserve">. Experimental temperatures also varied in relation to the species </w:t>
      </w:r>
      <w:r w:rsidR="00784A3E" w:rsidRPr="004559BC">
        <w:rPr>
          <w:rFonts w:eastAsiaTheme="minorEastAsia" w:cstheme="minorHAnsi"/>
          <w:bCs/>
          <w:iCs/>
          <w:lang w:val="en-GB"/>
        </w:rPr>
        <w:t>normal temperature-range</w:t>
      </w:r>
      <w:r w:rsidR="00833C86" w:rsidRPr="004559BC">
        <w:rPr>
          <w:rFonts w:eastAsiaTheme="minorEastAsia" w:cstheme="minorHAnsi"/>
          <w:bCs/>
          <w:iCs/>
          <w:lang w:val="en-GB"/>
        </w:rPr>
        <w:t xml:space="preserve"> </w:t>
      </w:r>
      <w:r w:rsidR="009D3B3A" w:rsidRPr="004559BC">
        <w:rPr>
          <w:rFonts w:eastAsiaTheme="minorEastAsia" w:cstheme="minorHAnsi"/>
          <w:bCs/>
          <w:iCs/>
          <w:lang w:val="en-GB"/>
        </w:rPr>
        <w:t>between studies</w:t>
      </w:r>
      <w:r w:rsidR="00CE265C" w:rsidRPr="004559BC">
        <w:rPr>
          <w:rFonts w:eastAsiaTheme="minorEastAsia" w:cstheme="minorHAnsi"/>
          <w:bCs/>
          <w:iCs/>
          <w:lang w:val="en-GB"/>
        </w:rPr>
        <w:t xml:space="preserve"> </w:t>
      </w:r>
      <w:r w:rsidR="0059477F" w:rsidRPr="00972C7F">
        <w:rPr>
          <w:rFonts w:eastAsiaTheme="minorEastAsia" w:cstheme="minorHAnsi"/>
          <w:bCs/>
          <w:iCs/>
          <w:lang w:val="en-GB"/>
        </w:rPr>
        <w:t>(</w:t>
      </w:r>
      <w:r w:rsidR="002058FB" w:rsidRPr="00972C7F">
        <w:rPr>
          <w:rFonts w:eastAsiaTheme="minorEastAsia" w:cstheme="minorHAnsi"/>
          <w:bCs/>
          <w:iCs/>
          <w:lang w:val="en-GB"/>
        </w:rPr>
        <w:t xml:space="preserve">Fig </w:t>
      </w:r>
      <w:r w:rsidR="00A81728" w:rsidRPr="00972C7F">
        <w:rPr>
          <w:rFonts w:eastAsiaTheme="minorEastAsia" w:cstheme="minorHAnsi"/>
          <w:bCs/>
          <w:iCs/>
          <w:lang w:val="en-GB"/>
        </w:rPr>
        <w:t>S2, S6-S7</w:t>
      </w:r>
      <w:r w:rsidR="0059477F" w:rsidRPr="00972C7F">
        <w:rPr>
          <w:rFonts w:eastAsiaTheme="minorEastAsia" w:cstheme="minorHAnsi"/>
          <w:bCs/>
          <w:iCs/>
          <w:lang w:val="en-GB"/>
        </w:rPr>
        <w:t>)</w:t>
      </w:r>
      <w:r w:rsidR="001800B3" w:rsidRPr="00972C7F">
        <w:rPr>
          <w:rFonts w:eastAsiaTheme="minorEastAsia" w:cstheme="minorHAnsi"/>
          <w:bCs/>
          <w:iCs/>
          <w:lang w:val="en-GB"/>
        </w:rPr>
        <w:t xml:space="preserve">. </w:t>
      </w:r>
      <w:r w:rsidR="00153D1C" w:rsidRPr="004559BC">
        <w:rPr>
          <w:rFonts w:eastAsiaTheme="minorEastAsia" w:cstheme="minorHAnsi"/>
          <w:bCs/>
          <w:iCs/>
          <w:lang w:val="en-GB"/>
        </w:rPr>
        <w:t>For the analysis of optimum growth temperature, we therefore</w:t>
      </w:r>
      <w:r w:rsidR="001800B3" w:rsidRPr="00972C7F">
        <w:rPr>
          <w:rFonts w:eastAsiaTheme="minorEastAsia" w:cstheme="minorHAnsi"/>
          <w:bCs/>
          <w:iCs/>
          <w:lang w:val="en-GB"/>
        </w:rPr>
        <w:t xml:space="preserve"> </w:t>
      </w:r>
      <w:r w:rsidR="00B96B59" w:rsidRPr="004559BC">
        <w:rPr>
          <w:rFonts w:eastAsiaTheme="minorEastAsia" w:cstheme="minorHAnsi"/>
          <w:bCs/>
          <w:iCs/>
          <w:lang w:val="en-GB"/>
        </w:rPr>
        <w:t xml:space="preserve">rescaled </w:t>
      </w:r>
      <w:r w:rsidR="00974468" w:rsidRPr="004559BC">
        <w:rPr>
          <w:rFonts w:eastAsiaTheme="minorEastAsia" w:cstheme="minorHAnsi"/>
          <w:bCs/>
          <w:iCs/>
          <w:lang w:val="en-GB"/>
        </w:rPr>
        <w:t xml:space="preserve">body mass and temperature to relative </w:t>
      </w:r>
      <w:r w:rsidR="00655919" w:rsidRPr="00972C7F">
        <w:rPr>
          <w:rFonts w:eastAsiaTheme="minorEastAsia" w:cstheme="minorHAnsi"/>
          <w:bCs/>
          <w:iCs/>
          <w:lang w:val="en-GB"/>
        </w:rPr>
        <w:t>variables</w:t>
      </w:r>
      <w:r w:rsidR="00974468" w:rsidRPr="004559BC">
        <w:rPr>
          <w:rFonts w:eastAsiaTheme="minorEastAsia" w:cstheme="minorHAnsi"/>
          <w:bCs/>
          <w:iCs/>
          <w:lang w:val="en-GB"/>
        </w:rPr>
        <w:t xml:space="preserve">, </w:t>
      </w:r>
      <w:r w:rsidR="00946F03" w:rsidRPr="004559BC">
        <w:rPr>
          <w:rFonts w:eastAsiaTheme="minorEastAsia" w:cstheme="minorHAnsi"/>
          <w:bCs/>
          <w:iCs/>
          <w:lang w:val="en-GB"/>
        </w:rPr>
        <w:t>by species</w:t>
      </w:r>
      <w:r w:rsidR="00BA1466" w:rsidRPr="00972C7F">
        <w:rPr>
          <w:rFonts w:eastAsiaTheme="minorEastAsia" w:cstheme="minorHAnsi"/>
          <w:bCs/>
          <w:iCs/>
          <w:lang w:val="en-GB"/>
        </w:rPr>
        <w:t>.</w:t>
      </w:r>
      <w:r w:rsidR="00946F03" w:rsidRPr="004559BC">
        <w:rPr>
          <w:rFonts w:eastAsiaTheme="minorEastAsia" w:cstheme="minorHAnsi"/>
          <w:bCs/>
          <w:iCs/>
          <w:lang w:val="en-GB"/>
        </w:rPr>
        <w:t xml:space="preserve"> Relative </w:t>
      </w:r>
      <w:r w:rsidR="000D3D07" w:rsidRPr="004559BC">
        <w:rPr>
          <w:rFonts w:eastAsiaTheme="minorEastAsia" w:cstheme="minorHAnsi"/>
          <w:bCs/>
          <w:iCs/>
          <w:lang w:val="en-GB"/>
        </w:rPr>
        <w:t xml:space="preserve">body mass is defined as </w:t>
      </w:r>
      <w:r w:rsidR="000D3D07" w:rsidRPr="00972C7F">
        <w:rPr>
          <w:rFonts w:eastAsiaTheme="minorEastAsia" w:cstheme="minorHAnsi"/>
          <w:lang w:val="en-GB"/>
        </w:rPr>
        <w:t xml:space="preserve">mass relative to maximum mass (based on literature estimates taken from </w:t>
      </w:r>
      <w:proofErr w:type="spellStart"/>
      <w:r w:rsidR="000D3D07" w:rsidRPr="00972C7F">
        <w:rPr>
          <w:rFonts w:eastAsiaTheme="minorEastAsia" w:cstheme="minorHAnsi"/>
          <w:lang w:val="en-GB"/>
        </w:rPr>
        <w:t>FishBase</w:t>
      </w:r>
      <w:proofErr w:type="spellEnd"/>
      <w:r w:rsidR="000D3D07" w:rsidRPr="00972C7F">
        <w:rPr>
          <w:rFonts w:eastAsiaTheme="minorEastAsia" w:cstheme="minorHAnsi"/>
          <w:lang w:val="en-GB"/>
        </w:rPr>
        <w:t xml:space="preserve"> </w:t>
      </w:r>
      <w:r w:rsidR="00D01BF5" w:rsidRPr="00271681">
        <w:rPr>
          <w:rFonts w:eastAsiaTheme="minorEastAsia" w:cstheme="minorHAnsi"/>
        </w:rPr>
        <w:fldChar w:fldCharType="begin"/>
      </w:r>
      <w:r w:rsidR="00D01BF5" w:rsidRPr="00972C7F">
        <w:rPr>
          <w:rFonts w:eastAsiaTheme="minorEastAsia" w:cstheme="minorHAnsi"/>
          <w:lang w:val="en-GB"/>
        </w:rPr>
        <w:instrText xml:space="preserve"> ADDIN ZOTERO_ITEM CSL_CITATION {"citationID":"a1uidsafkbo","properties":{"formattedCitation":"(Froese &amp; Pauly 2016)","plainCitation":"(Froese &amp; Pauly 2016)","noteIndex":0},"citationItems":[{"id":377,"uris":["http://zotero.org/users/6116610/items/QHG7H63U"],"uri":["http://zotero.org/users/6116610/items/QHG7H63U"],"itemData":{"id":377,"type":"book","event-place":"World Wide Web electronic publication. www.fishbase.org, (10/2016)","publisher-place":"World Wide Web electronic publication. www.fishbase.org, (10/2016)","title":"Editors. FishBase","author":[{"family":"Froese","given":"R"},{"family":"Pauly","given":"D"}],"issued":{"date-parts":[["2016"]]}}}],"schema":"https://github.com/citation-style-language/schema/raw/master/csl-citation.json"} </w:instrText>
      </w:r>
      <w:r w:rsidR="00D01BF5" w:rsidRPr="00271681">
        <w:rPr>
          <w:rFonts w:eastAsiaTheme="minorEastAsia" w:cstheme="minorHAnsi"/>
        </w:rPr>
        <w:fldChar w:fldCharType="separate"/>
      </w:r>
      <w:r w:rsidR="00592C85" w:rsidRPr="00972C7F">
        <w:rPr>
          <w:lang w:val="en-GB"/>
        </w:rPr>
        <w:t>(Froese &amp; Pauly 2016)</w:t>
      </w:r>
      <w:r w:rsidR="00D01BF5" w:rsidRPr="00271681">
        <w:rPr>
          <w:rFonts w:eastAsiaTheme="minorEastAsia" w:cstheme="minorHAnsi"/>
        </w:rPr>
        <w:fldChar w:fldCharType="end"/>
      </w:r>
      <w:r w:rsidR="00D01BF5" w:rsidRPr="004559BC">
        <w:rPr>
          <w:rFonts w:eastAsiaTheme="minorEastAsia" w:cstheme="minorHAnsi"/>
          <w:lang w:val="en-GB"/>
        </w:rPr>
        <w:t xml:space="preserve"> </w:t>
      </w:r>
      <w:r w:rsidR="000D3D07" w:rsidRPr="00972C7F">
        <w:rPr>
          <w:rFonts w:eastAsiaTheme="minorEastAsia" w:cstheme="minorHAnsi"/>
          <w:lang w:val="en-GB"/>
        </w:rPr>
        <w:t xml:space="preserve">between </w:t>
      </w:r>
      <w:commentRangeStart w:id="12"/>
      <w:commentRangeStart w:id="13"/>
      <w:commentRangeStart w:id="14"/>
      <w:r w:rsidR="000D3D07" w:rsidRPr="00972C7F">
        <w:rPr>
          <w:rFonts w:eastAsiaTheme="minorEastAsia" w:cstheme="minorHAnsi"/>
          <w:lang w:val="en-GB"/>
        </w:rPr>
        <w:t>2019</w:t>
      </w:r>
      <w:r w:rsidR="000D3D07" w:rsidRPr="004559BC">
        <w:rPr>
          <w:rFonts w:eastAsiaTheme="minorEastAsia" w:cstheme="minorHAnsi"/>
          <w:lang w:val="en-GB"/>
        </w:rPr>
        <w:t>-</w:t>
      </w:r>
      <w:r w:rsidR="000D3D07" w:rsidRPr="00972C7F">
        <w:rPr>
          <w:rFonts w:eastAsiaTheme="minorEastAsia" w:cstheme="minorHAnsi"/>
          <w:lang w:val="en-GB"/>
        </w:rPr>
        <w:t>06</w:t>
      </w:r>
      <w:r w:rsidR="000D3D07" w:rsidRPr="004559BC">
        <w:rPr>
          <w:rFonts w:eastAsiaTheme="minorEastAsia" w:cstheme="minorHAnsi"/>
          <w:lang w:val="en-GB"/>
        </w:rPr>
        <w:t>-</w:t>
      </w:r>
      <w:r w:rsidR="000D3D07" w:rsidRPr="00972C7F">
        <w:rPr>
          <w:rFonts w:eastAsiaTheme="minorEastAsia" w:cstheme="minorHAnsi"/>
          <w:lang w:val="en-GB"/>
        </w:rPr>
        <w:t>01</w:t>
      </w:r>
      <w:r w:rsidR="000D3D07" w:rsidRPr="004559BC">
        <w:rPr>
          <w:rFonts w:eastAsiaTheme="minorEastAsia" w:cstheme="minorHAnsi"/>
          <w:lang w:val="en-GB"/>
        </w:rPr>
        <w:t xml:space="preserve"> and </w:t>
      </w:r>
      <w:r w:rsidR="000D3D07" w:rsidRPr="00972C7F">
        <w:rPr>
          <w:rFonts w:eastAsiaTheme="minorEastAsia" w:cstheme="minorHAnsi"/>
          <w:lang w:val="en-GB"/>
        </w:rPr>
        <w:t>2019</w:t>
      </w:r>
      <w:r w:rsidR="000D3D07" w:rsidRPr="004559BC">
        <w:rPr>
          <w:rFonts w:eastAsiaTheme="minorEastAsia" w:cstheme="minorHAnsi"/>
          <w:lang w:val="en-GB"/>
        </w:rPr>
        <w:t>-</w:t>
      </w:r>
      <w:r w:rsidR="000D3D07" w:rsidRPr="00972C7F">
        <w:rPr>
          <w:rFonts w:eastAsiaTheme="minorEastAsia" w:cstheme="minorHAnsi"/>
          <w:lang w:val="en-GB"/>
        </w:rPr>
        <w:t>12</w:t>
      </w:r>
      <w:r w:rsidR="000D3D07" w:rsidRPr="004559BC">
        <w:rPr>
          <w:rFonts w:eastAsiaTheme="minorEastAsia" w:cstheme="minorHAnsi"/>
          <w:lang w:val="en-GB"/>
        </w:rPr>
        <w:t>-</w:t>
      </w:r>
      <w:r w:rsidR="000D3D07" w:rsidRPr="00972C7F">
        <w:rPr>
          <w:rFonts w:eastAsiaTheme="minorEastAsia" w:cstheme="minorHAnsi"/>
          <w:lang w:val="en-GB"/>
        </w:rPr>
        <w:t>01</w:t>
      </w:r>
      <w:commentRangeEnd w:id="12"/>
      <w:r w:rsidR="000D3D07">
        <w:rPr>
          <w:rStyle w:val="CommentReference"/>
        </w:rPr>
        <w:commentReference w:id="12"/>
      </w:r>
      <w:commentRangeEnd w:id="13"/>
      <w:r w:rsidR="000D3D07">
        <w:rPr>
          <w:rStyle w:val="CommentReference"/>
        </w:rPr>
        <w:commentReference w:id="13"/>
      </w:r>
      <w:commentRangeEnd w:id="14"/>
      <w:r w:rsidR="006F043D">
        <w:rPr>
          <w:rStyle w:val="CommentReference"/>
        </w:rPr>
        <w:commentReference w:id="14"/>
      </w:r>
      <w:r w:rsidR="000D3D07" w:rsidRPr="00972C7F">
        <w:rPr>
          <w:rFonts w:eastAsiaTheme="minorEastAsia" w:cstheme="minorHAnsi"/>
          <w:lang w:val="en-GB"/>
        </w:rPr>
        <w:t>), as we were interested in examining relationships within species while accounting for variation in relative body masses between experiments</w:t>
      </w:r>
      <w:r w:rsidR="0083119B" w:rsidRPr="004559BC">
        <w:rPr>
          <w:rFonts w:eastAsiaTheme="minorEastAsia" w:cstheme="minorHAnsi"/>
          <w:lang w:val="en-GB"/>
        </w:rPr>
        <w:t>, and because we assume there is no interspecific relationship between optimum growth temperature and body mass</w:t>
      </w:r>
      <w:r w:rsidR="000D3D07" w:rsidRPr="00972C7F">
        <w:rPr>
          <w:rFonts w:eastAsiaTheme="minorEastAsia" w:cstheme="minorHAnsi"/>
          <w:lang w:val="en-GB"/>
        </w:rPr>
        <w:t>.</w:t>
      </w:r>
      <w:r w:rsidR="00AE0982" w:rsidRPr="004559BC">
        <w:rPr>
          <w:rFonts w:eastAsiaTheme="minorEastAsia" w:cstheme="minorHAnsi"/>
          <w:lang w:val="en-GB"/>
        </w:rPr>
        <w:t xml:space="preserve"> </w:t>
      </w:r>
      <w:r w:rsidR="00ED2707" w:rsidRPr="004559BC">
        <w:rPr>
          <w:rFonts w:eastAsiaTheme="minorEastAsia" w:cstheme="minorHAnsi"/>
          <w:lang w:val="en-GB"/>
        </w:rPr>
        <w:t xml:space="preserve">We expressed optimum growth temperature as </w:t>
      </w:r>
      <w:r w:rsidR="00812BDB" w:rsidRPr="004559BC">
        <w:rPr>
          <w:rFonts w:eastAsiaTheme="minorEastAsia" w:cstheme="minorHAnsi"/>
          <w:lang w:val="en-GB"/>
        </w:rPr>
        <w:t>mean-</w:t>
      </w:r>
      <w:proofErr w:type="spellStart"/>
      <w:r w:rsidR="00812BDB" w:rsidRPr="004559BC">
        <w:rPr>
          <w:rFonts w:eastAsiaTheme="minorEastAsia" w:cstheme="minorHAnsi"/>
          <w:lang w:val="en-GB"/>
        </w:rPr>
        <w:t>centered</w:t>
      </w:r>
      <w:proofErr w:type="spellEnd"/>
      <w:r w:rsidR="00812BDB" w:rsidRPr="004559BC">
        <w:rPr>
          <w:rFonts w:eastAsiaTheme="minorEastAsia" w:cstheme="minorHAnsi"/>
          <w:lang w:val="en-GB"/>
        </w:rPr>
        <w:t xml:space="preserve"> within species </w:t>
      </w:r>
      <w:r w:rsidR="00EB3B4F" w:rsidRPr="004559BC">
        <w:rPr>
          <w:rFonts w:eastAsiaTheme="minorEastAsia" w:cstheme="minorHAnsi"/>
          <w:lang w:val="en-GB"/>
        </w:rPr>
        <w:t>(of different size-classes)</w:t>
      </w:r>
      <w:r w:rsidR="00B638AE" w:rsidRPr="004559BC">
        <w:rPr>
          <w:rFonts w:eastAsiaTheme="minorEastAsia" w:cstheme="minorHAnsi"/>
          <w:lang w:val="en-GB"/>
        </w:rPr>
        <w:t>, to control for species having different thermal optima</w:t>
      </w:r>
      <w:r w:rsidR="00252CD7" w:rsidRPr="004559BC">
        <w:rPr>
          <w:rFonts w:eastAsiaTheme="minorEastAsia" w:cstheme="minorHAnsi"/>
          <w:lang w:val="en-GB"/>
        </w:rPr>
        <w:t xml:space="preserve">. </w:t>
      </w:r>
      <w:r w:rsidR="006648DB" w:rsidRPr="004559BC">
        <w:rPr>
          <w:rFonts w:eastAsiaTheme="minorEastAsia" w:cstheme="minorHAnsi"/>
          <w:lang w:val="en-GB"/>
        </w:rPr>
        <w:t>The o</w:t>
      </w:r>
      <w:r w:rsidR="00252CD7" w:rsidRPr="004559BC">
        <w:rPr>
          <w:rFonts w:eastAsiaTheme="minorEastAsia" w:cstheme="minorHAnsi"/>
          <w:lang w:val="en-GB"/>
        </w:rPr>
        <w:t xml:space="preserve">ptimum growth </w:t>
      </w:r>
      <w:r w:rsidR="00864706" w:rsidRPr="004559BC">
        <w:rPr>
          <w:rFonts w:eastAsiaTheme="minorEastAsia" w:cstheme="minorHAnsi"/>
          <w:lang w:val="en-GB"/>
        </w:rPr>
        <w:t xml:space="preserve">and consumption </w:t>
      </w:r>
      <w:r w:rsidR="00252CD7" w:rsidRPr="004559BC">
        <w:rPr>
          <w:rFonts w:eastAsiaTheme="minorEastAsia" w:cstheme="minorHAnsi"/>
          <w:lang w:val="en-GB"/>
        </w:rPr>
        <w:t>temperature</w:t>
      </w:r>
      <w:r w:rsidR="00C05C3F" w:rsidRPr="004559BC">
        <w:rPr>
          <w:rFonts w:eastAsiaTheme="minorEastAsia" w:cstheme="minorHAnsi"/>
          <w:lang w:val="en-GB"/>
        </w:rPr>
        <w:t>s</w:t>
      </w:r>
      <w:r w:rsidR="00252CD7" w:rsidRPr="004559BC">
        <w:rPr>
          <w:rFonts w:eastAsiaTheme="minorEastAsia" w:cstheme="minorHAnsi"/>
          <w:lang w:val="en-GB"/>
        </w:rPr>
        <w:t xml:space="preserve"> were also evaluated in relation to </w:t>
      </w:r>
      <w:r w:rsidR="00B42FE0" w:rsidRPr="004559BC">
        <w:rPr>
          <w:rFonts w:eastAsiaTheme="minorEastAsia" w:cstheme="minorHAnsi"/>
          <w:lang w:val="en-GB"/>
        </w:rPr>
        <w:t>the</w:t>
      </w:r>
      <w:r w:rsidR="00BF5D22" w:rsidRPr="004559BC">
        <w:rPr>
          <w:rFonts w:eastAsiaTheme="minorEastAsia" w:cstheme="minorHAnsi"/>
          <w:lang w:val="en-GB"/>
        </w:rPr>
        <w:t xml:space="preserve"> minimu</w:t>
      </w:r>
      <w:r w:rsidR="00E55392" w:rsidRPr="004559BC">
        <w:rPr>
          <w:rFonts w:eastAsiaTheme="minorEastAsia" w:cstheme="minorHAnsi"/>
          <w:lang w:val="en-GB"/>
        </w:rPr>
        <w:t>m</w:t>
      </w:r>
      <w:r w:rsidR="00BF5D22" w:rsidRPr="004559BC">
        <w:rPr>
          <w:rFonts w:eastAsiaTheme="minorEastAsia" w:cstheme="minorHAnsi"/>
          <w:lang w:val="en-GB"/>
        </w:rPr>
        <w:t xml:space="preserve">, </w:t>
      </w:r>
      <w:r w:rsidR="00F7433D" w:rsidRPr="004559BC">
        <w:rPr>
          <w:rFonts w:eastAsiaTheme="minorEastAsia" w:cstheme="minorHAnsi"/>
          <w:lang w:val="en-GB"/>
        </w:rPr>
        <w:t>mid-point</w:t>
      </w:r>
      <w:r w:rsidR="00BF5D22" w:rsidRPr="004559BC">
        <w:rPr>
          <w:rFonts w:eastAsiaTheme="minorEastAsia" w:cstheme="minorHAnsi"/>
          <w:lang w:val="en-GB"/>
        </w:rPr>
        <w:t xml:space="preserve"> and maximum </w:t>
      </w:r>
      <w:r w:rsidR="00F7433D" w:rsidRPr="004559BC">
        <w:rPr>
          <w:rFonts w:eastAsiaTheme="minorEastAsia" w:cstheme="minorHAnsi"/>
          <w:lang w:val="en-GB"/>
        </w:rPr>
        <w:t>of the</w:t>
      </w:r>
      <w:r w:rsidR="008C36D0" w:rsidRPr="004559BC">
        <w:rPr>
          <w:rFonts w:eastAsiaTheme="minorEastAsia" w:cstheme="minorHAnsi"/>
          <w:lang w:val="en-GB"/>
        </w:rPr>
        <w:t xml:space="preserve"> </w:t>
      </w:r>
      <w:r w:rsidR="00C619BC" w:rsidRPr="004559BC">
        <w:rPr>
          <w:rFonts w:eastAsiaTheme="minorEastAsia" w:cstheme="minorHAnsi"/>
          <w:lang w:val="en-GB"/>
        </w:rPr>
        <w:t xml:space="preserve">ranges in experienced environmental temperatures (taken from </w:t>
      </w:r>
      <w:proofErr w:type="spellStart"/>
      <w:r w:rsidR="00C619BC" w:rsidRPr="004559BC">
        <w:rPr>
          <w:rFonts w:eastAsiaTheme="minorEastAsia" w:cstheme="minorHAnsi"/>
          <w:lang w:val="en-GB"/>
        </w:rPr>
        <w:t>FishBase</w:t>
      </w:r>
      <w:proofErr w:type="spellEnd"/>
      <w:r w:rsidR="00C619BC" w:rsidRPr="004559BC">
        <w:rPr>
          <w:rFonts w:eastAsiaTheme="minorEastAsia" w:cstheme="minorHAnsi"/>
          <w:lang w:val="en-GB"/>
        </w:rPr>
        <w:t>),</w:t>
      </w:r>
      <w:r w:rsidR="00DF2D53" w:rsidRPr="004559BC">
        <w:rPr>
          <w:rFonts w:eastAsiaTheme="minorEastAsia" w:cstheme="minorHAnsi"/>
          <w:lang w:val="en-GB"/>
        </w:rPr>
        <w:t xml:space="preserve"> which was subtracted from the experimental temperatu</w:t>
      </w:r>
      <w:r w:rsidR="00304F0F" w:rsidRPr="004559BC">
        <w:rPr>
          <w:rFonts w:eastAsiaTheme="minorEastAsia" w:cstheme="minorHAnsi"/>
          <w:lang w:val="en-GB"/>
        </w:rPr>
        <w:t>r</w:t>
      </w:r>
      <w:r w:rsidR="00316A08" w:rsidRPr="004559BC">
        <w:rPr>
          <w:rFonts w:eastAsiaTheme="minorEastAsia" w:cstheme="minorHAnsi"/>
          <w:lang w:val="en-GB"/>
        </w:rPr>
        <w:t>e</w:t>
      </w:r>
      <w:r w:rsidR="00452E1D" w:rsidRPr="00972C7F">
        <w:rPr>
          <w:rFonts w:eastAsiaTheme="minorEastAsia" w:cstheme="minorHAnsi"/>
          <w:lang w:val="en-GB"/>
        </w:rPr>
        <w:t>.</w:t>
      </w:r>
      <w:r w:rsidR="000F1792" w:rsidRPr="00972C7F">
        <w:rPr>
          <w:rFonts w:eastAsiaTheme="minorEastAsia" w:cstheme="minorHAnsi"/>
          <w:lang w:val="en-GB"/>
        </w:rPr>
        <w:t xml:space="preserve"> </w:t>
      </w:r>
      <w:commentRangeStart w:id="15"/>
      <w:r w:rsidR="007268B9" w:rsidRPr="004559BC">
        <w:rPr>
          <w:rFonts w:eastAsiaTheme="minorEastAsia" w:cstheme="minorHAnsi"/>
          <w:lang w:val="en-GB"/>
        </w:rPr>
        <w:t xml:space="preserve">In the growth data, this information was not available on </w:t>
      </w:r>
      <w:proofErr w:type="spellStart"/>
      <w:r w:rsidR="007268B9" w:rsidRPr="004559BC">
        <w:rPr>
          <w:rFonts w:eastAsiaTheme="minorEastAsia" w:cstheme="minorHAnsi"/>
          <w:lang w:val="en-GB"/>
        </w:rPr>
        <w:t>Fish</w:t>
      </w:r>
      <w:r w:rsidR="007722C0" w:rsidRPr="004559BC">
        <w:rPr>
          <w:rFonts w:eastAsiaTheme="minorEastAsia" w:cstheme="minorHAnsi"/>
          <w:lang w:val="en-GB"/>
        </w:rPr>
        <w:t>B</w:t>
      </w:r>
      <w:r w:rsidR="00261ED2" w:rsidRPr="004559BC">
        <w:rPr>
          <w:rFonts w:eastAsiaTheme="minorEastAsia" w:cstheme="minorHAnsi"/>
          <w:lang w:val="en-GB"/>
        </w:rPr>
        <w:t>a</w:t>
      </w:r>
      <w:r w:rsidR="007268B9" w:rsidRPr="004559BC">
        <w:rPr>
          <w:rFonts w:eastAsiaTheme="minorEastAsia" w:cstheme="minorHAnsi"/>
          <w:lang w:val="en-GB"/>
        </w:rPr>
        <w:t>se</w:t>
      </w:r>
      <w:proofErr w:type="spellEnd"/>
      <w:r w:rsidR="007268B9" w:rsidRPr="004559BC">
        <w:rPr>
          <w:rFonts w:eastAsiaTheme="minorEastAsia" w:cstheme="minorHAnsi"/>
          <w:lang w:val="en-GB"/>
        </w:rPr>
        <w:t xml:space="preserve"> f</w:t>
      </w:r>
      <w:r w:rsidR="00A42A6E" w:rsidRPr="004559BC">
        <w:rPr>
          <w:rFonts w:eastAsiaTheme="minorEastAsia" w:cstheme="minorHAnsi"/>
          <w:lang w:val="en-GB"/>
        </w:rPr>
        <w:t>or marbled sole (</w:t>
      </w:r>
      <w:proofErr w:type="spellStart"/>
      <w:r w:rsidR="00A42A6E" w:rsidRPr="004559BC">
        <w:rPr>
          <w:rFonts w:eastAsiaTheme="minorEastAsia" w:cstheme="minorHAnsi"/>
          <w:i/>
          <w:iCs/>
          <w:lang w:val="en-GB"/>
        </w:rPr>
        <w:t>Pseudopleuronectes</w:t>
      </w:r>
      <w:proofErr w:type="spellEnd"/>
      <w:r w:rsidR="00A42A6E" w:rsidRPr="004559BC">
        <w:rPr>
          <w:rFonts w:eastAsiaTheme="minorEastAsia" w:cstheme="minorHAnsi"/>
          <w:i/>
          <w:iCs/>
          <w:lang w:val="en-GB"/>
        </w:rPr>
        <w:t xml:space="preserve"> </w:t>
      </w:r>
      <w:proofErr w:type="spellStart"/>
      <w:r w:rsidR="00A42A6E" w:rsidRPr="004559BC">
        <w:rPr>
          <w:rFonts w:eastAsiaTheme="minorEastAsia" w:cstheme="minorHAnsi"/>
          <w:i/>
          <w:iCs/>
          <w:lang w:val="en-GB"/>
        </w:rPr>
        <w:t>yokohamae</w:t>
      </w:r>
      <w:proofErr w:type="spellEnd"/>
      <w:r w:rsidR="00A42A6E" w:rsidRPr="004559BC">
        <w:rPr>
          <w:rFonts w:eastAsiaTheme="minorEastAsia" w:cstheme="minorHAnsi"/>
          <w:lang w:val="en-GB"/>
        </w:rPr>
        <w:t xml:space="preserve">), </w:t>
      </w:r>
      <w:r w:rsidR="006446C9" w:rsidRPr="004559BC">
        <w:rPr>
          <w:rFonts w:eastAsiaTheme="minorEastAsia" w:cstheme="minorHAnsi"/>
          <w:lang w:val="en-GB"/>
        </w:rPr>
        <w:t xml:space="preserve">hence </w:t>
      </w:r>
      <w:r w:rsidR="004A08F3" w:rsidRPr="004559BC">
        <w:rPr>
          <w:rFonts w:eastAsiaTheme="minorEastAsia" w:cstheme="minorHAnsi"/>
          <w:lang w:val="en-GB"/>
        </w:rPr>
        <w:t>3</w:t>
      </w:r>
      <w:r w:rsidR="005D5CCC" w:rsidRPr="004559BC">
        <w:rPr>
          <w:rFonts w:eastAsiaTheme="minorEastAsia" w:cstheme="minorHAnsi"/>
          <w:lang w:val="en-GB"/>
        </w:rPr>
        <w:t>-</w:t>
      </w:r>
      <w:r w:rsidR="004A08F3" w:rsidRPr="004559BC">
        <w:rPr>
          <w:rFonts w:eastAsiaTheme="minorEastAsia" w:cstheme="minorHAnsi"/>
          <w:lang w:val="en-GB"/>
        </w:rPr>
        <w:t>24</w:t>
      </w:r>
      <m:oMath>
        <m:r>
          <w:rPr>
            <w:rFonts w:ascii="Cambria Math" w:eastAsiaTheme="minorEastAsia" w:hAnsi="Cambria Math" w:cstheme="minorHAnsi"/>
            <w:lang w:val="en-GB"/>
          </w:rPr>
          <m:t>℃</m:t>
        </m:r>
      </m:oMath>
      <w:r w:rsidR="005D5CCC" w:rsidRPr="004559BC">
        <w:rPr>
          <w:rFonts w:eastAsiaTheme="minorEastAsia" w:cstheme="minorHAnsi"/>
          <w:lang w:val="en-GB"/>
        </w:rPr>
        <w:t xml:space="preserve"> (mid-point 13.5</w:t>
      </w:r>
      <m:oMath>
        <m:r>
          <w:rPr>
            <w:rFonts w:ascii="Cambria Math" w:eastAsiaTheme="minorEastAsia" w:hAnsi="Cambria Math" w:cstheme="minorHAnsi"/>
            <w:lang w:val="en-GB"/>
          </w:rPr>
          <m:t>℃</m:t>
        </m:r>
      </m:oMath>
      <w:r w:rsidR="005D5CCC" w:rsidRPr="004559BC">
        <w:rPr>
          <w:rFonts w:eastAsiaTheme="minorEastAsia" w:cstheme="minorHAnsi"/>
          <w:lang w:val="en-GB"/>
        </w:rPr>
        <w:t>)</w:t>
      </w:r>
      <w:r w:rsidR="004A08F3" w:rsidRPr="004559BC">
        <w:rPr>
          <w:rFonts w:eastAsiaTheme="minorEastAsia" w:cstheme="minorHAnsi"/>
          <w:lang w:val="en-GB"/>
        </w:rPr>
        <w:t xml:space="preserve"> </w:t>
      </w:r>
      <w:r w:rsidR="006446C9" w:rsidRPr="004559BC">
        <w:rPr>
          <w:rFonts w:eastAsiaTheme="minorEastAsia" w:cstheme="minorHAnsi"/>
          <w:lang w:val="en-GB"/>
        </w:rPr>
        <w:t xml:space="preserve">was used </w:t>
      </w:r>
      <w:r w:rsidR="00A42A6E">
        <w:rPr>
          <w:rFonts w:eastAsiaTheme="minorEastAsia" w:cstheme="minorHAnsi"/>
        </w:rPr>
        <w:fldChar w:fldCharType="begin"/>
      </w:r>
      <w:r w:rsidR="008F2D15" w:rsidRPr="004559BC">
        <w:rPr>
          <w:rFonts w:eastAsiaTheme="minorEastAsia" w:cstheme="minorHAnsi"/>
          <w:lang w:val="en-GB"/>
        </w:rPr>
        <w:instrText xml:space="preserve"> ADDIN ZOTERO_ITEM CSL_CITATION {"citationID":"a2i1r0dl2tk","properties":{"formattedCitation":"(Joh {\\i{}et al.} 2013; Mitamura {\\i{}et al.} 2020)","plainCitation":"(Joh et al. 2013; Mitamura et al. 2020)","noteIndex":0},"citationItems":[{"id":1876,"uris":["http://zotero.org/users/6116610/items/ZV7X7PZI"],"uri":["http://zotero.org/users/6116610/items/ZV7X7PZI"],"itemData":{"id":1876,"type":"article-journal","abstract":"Flatfishes drastically change their habitat, body form, and feeding during metamorphosis; thus, the early juvenile and larval stages are viewed as being critical for early survival. However, to the best of our knowledge, no studies have tested the growth-mortality hypothesis for both larval and juvenile stages of flatfishes. Therefore, we investigated the relationship between growth rate and environmental factors and tested the hypothesis for both larval and juvenile stages of marbled sole Pseudopleuronectes yokohamae in Hakodate Bay, Japan from 2001 to 2003. For both larval and juvenile stages, otolith growth correlated with water temperature. Eye-migrating larvae were defined as survivors of planktonic life (SV\npelagic). Large juveniles captured in late June and July were defined as survivors of shrimp predation (SVjuvenile). To test the growth-mortality hypothesis, otolith growth was compared between t</w:instrText>
      </w:r>
      <w:r w:rsidR="008F2D15">
        <w:rPr>
          <w:rFonts w:eastAsiaTheme="minorEastAsia" w:cstheme="minorHAnsi"/>
        </w:rPr>
        <w:instrText>he SV and the original population. During the pelagic larval stage, growth-selective survival was not detected in any of the 3 yr. During the early juvenile stage, fast-growing individuals survived selectively in 2002 but not in 2003. In 2002, population growth of juveniles was slow because water temperatures were low. Thus, juveniles in 2002 required time to exceed the size spectrum that is vulnerable to shrimp predation; consequently, the individuals that grew more rapidly were able to survive selectively. Our results show the importance of the early juvenile stage for the survival of flatfishes.","container-title":"Marine Ecology Progress Series","DOI":"10.3354/meps10509","ISSN":"0171-8630, 1616-1599","language":"en","page":"267-279","source":"www.int-res.com","title":"Interannual growth differences and growth-selective survival in larvae and juveniles of marbled sole Pseudopleuronectes yokohamae","volume":"494","author":[{"family":"Joh","given":"Mikimasa"},{"family":"Nakaya","given":"Mitsuhiro"},{"family":"Yoshida","given":"Naoto"},{"family":"Takatsu","given":"Tetsuya"}],"issued":{"date-parts":[["2013",12,4]]}}},{"id":1879,"uris":["http://zotero.org/users/6116610/items/EBWB2MJU"],"uri":["http://zotero.org/users/6116610/items/EBWB2MJU"],"itemData":{"id":1879,"type":"article-journal","abstract":"The marbled flounder Pseudopleuronectes yokohamae, a flatfish found in temperate coastal waters, is an important commercial species in the northwestern Pacific Ocean, but little is known of its distribution and movement under high water temperatures in summer. We recorded the distribution and movement of marbled flounder in shallow water in Tokyo Bay with acoustic teleme</w:instrText>
      </w:r>
      <w:r w:rsidR="008F2D15" w:rsidRPr="004559BC">
        <w:rPr>
          <w:rFonts w:eastAsiaTheme="minorEastAsia" w:cstheme="minorHAnsi"/>
          <w:lang w:val="en-GB"/>
        </w:rPr>
        <w:instrText xml:space="preserve">try. Seventeen wild flounder tagged with acoustic transmitters were tracked/monitored by active tracking using a research vessel and sporadic monitoring using fishing gear and a fishing boat. We located six individuals in shallow (&lt; 30 m) water at temperatures of 19–23 °C and dissolved oxygen (DO) concentrations of 3–5 ml/l in Tokyo Bay, while bottom water temperatures and DO concentrations ranged from 19 to 24 °C and 0–7 ml/l, respectively. Our results indicated that at least 35% of the flounder remained in warm, shallow waters in summer. Multiple monitoring methods and the assistance of fishermen helped to overcome the difficulties of working in a crowded bay and increased our recovery rate of the tagged flounder.","container-title":"Fisheries Science","DOI":"10.1007/s12562-019-01384-2","ISSN":"1444-2906","issue":"1","journalAbbreviation":"Fish Sci","language":"en","page":"77-85","source":"Springer Link","title":"Occurrence of a temperate coastal flatfish, the marbled flounder Pseudopleuronectes yokohamae, at high water temperatures in a shallow bay in summer detected by acoustic telemetry","volume":"86","author":[{"family":"Mitamura","given":"Hiromichi"},{"family":"Arai","given":"Nobuaki"},{"family":"Hori","given":"Masakazu"},{"family":"Uchida","given":"Keiichi"},{"family":"Kajiyama","given":"Makoto"},{"family":"Ishii","given":"Mitsuhiro"}],"issued":{"date-parts":[["2020",1,1]]}}}],"schema":"https://github.com/citation-style-language/schema/raw/master/csl-citation.json"} </w:instrText>
      </w:r>
      <w:r w:rsidR="00A42A6E">
        <w:rPr>
          <w:rFonts w:eastAsiaTheme="minorEastAsia" w:cstheme="minorHAnsi"/>
        </w:rPr>
        <w:fldChar w:fldCharType="separate"/>
      </w:r>
      <w:r w:rsidR="008F2D15" w:rsidRPr="008F2D15">
        <w:rPr>
          <w:rFonts w:ascii="Times New Roman" w:cs="Times New Roman"/>
          <w:lang w:val="en-GB"/>
        </w:rPr>
        <w:t xml:space="preserve">(Joh </w:t>
      </w:r>
      <w:r w:rsidR="008F2D15" w:rsidRPr="008F2D15">
        <w:rPr>
          <w:rFonts w:ascii="Times New Roman" w:cs="Times New Roman"/>
          <w:i/>
          <w:iCs/>
          <w:lang w:val="en-GB"/>
        </w:rPr>
        <w:t>et al.</w:t>
      </w:r>
      <w:r w:rsidR="008F2D15" w:rsidRPr="008F2D15">
        <w:rPr>
          <w:rFonts w:ascii="Times New Roman" w:cs="Times New Roman"/>
          <w:lang w:val="en-GB"/>
        </w:rPr>
        <w:t xml:space="preserve"> 2013; Mitamura </w:t>
      </w:r>
      <w:r w:rsidR="008F2D15" w:rsidRPr="008F2D15">
        <w:rPr>
          <w:rFonts w:ascii="Times New Roman" w:cs="Times New Roman"/>
          <w:i/>
          <w:iCs/>
          <w:lang w:val="en-GB"/>
        </w:rPr>
        <w:t>et al.</w:t>
      </w:r>
      <w:r w:rsidR="008F2D15" w:rsidRPr="008F2D15">
        <w:rPr>
          <w:rFonts w:ascii="Times New Roman" w:cs="Times New Roman"/>
          <w:lang w:val="en-GB"/>
        </w:rPr>
        <w:t xml:space="preserve"> 2020)</w:t>
      </w:r>
      <w:r w:rsidR="00A42A6E">
        <w:rPr>
          <w:rFonts w:eastAsiaTheme="minorEastAsia" w:cstheme="minorHAnsi"/>
        </w:rPr>
        <w:fldChar w:fldCharType="end"/>
      </w:r>
      <w:r w:rsidR="00A42A6E" w:rsidRPr="004559BC">
        <w:rPr>
          <w:rFonts w:eastAsiaTheme="minorEastAsia" w:cstheme="minorHAnsi"/>
          <w:lang w:val="en-GB"/>
        </w:rPr>
        <w:t>.</w:t>
      </w:r>
      <w:r w:rsidR="006446C9" w:rsidRPr="004559BC">
        <w:rPr>
          <w:rFonts w:eastAsiaTheme="minorEastAsia" w:cstheme="minorHAnsi"/>
          <w:lang w:val="en-GB"/>
        </w:rPr>
        <w:t xml:space="preserve"> </w:t>
      </w:r>
      <w:commentRangeEnd w:id="15"/>
      <w:r w:rsidR="00C619BC">
        <w:rPr>
          <w:rStyle w:val="CommentReference"/>
        </w:rPr>
        <w:commentReference w:id="15"/>
      </w:r>
    </w:p>
    <w:p w14:paraId="5493C674" w14:textId="77777777" w:rsidR="003E256F" w:rsidRPr="008F2458" w:rsidRDefault="003E256F" w:rsidP="002E3379">
      <w:pPr>
        <w:spacing w:line="480" w:lineRule="auto"/>
        <w:contextualSpacing/>
        <w:jc w:val="both"/>
        <w:rPr>
          <w:rFonts w:cstheme="minorHAnsi"/>
          <w:b/>
          <w:lang w:val="en-GB"/>
        </w:rPr>
      </w:pPr>
    </w:p>
    <w:p w14:paraId="18EC7E3D" w14:textId="5D168728" w:rsidR="003E127B" w:rsidRPr="00972C7F" w:rsidRDefault="003E127B" w:rsidP="002E3379">
      <w:pPr>
        <w:spacing w:line="480" w:lineRule="auto"/>
        <w:contextualSpacing/>
        <w:jc w:val="both"/>
        <w:rPr>
          <w:rFonts w:cstheme="minorHAnsi"/>
          <w:b/>
          <w:lang w:val="en-GB"/>
        </w:rPr>
      </w:pPr>
      <w:r w:rsidRPr="00972C7F">
        <w:rPr>
          <w:rFonts w:cstheme="minorHAnsi"/>
          <w:b/>
          <w:lang w:val="en-GB"/>
        </w:rPr>
        <w:t>Model fitting</w:t>
      </w:r>
    </w:p>
    <w:p w14:paraId="270D8E87" w14:textId="2B91F0BF" w:rsidR="000F1792" w:rsidRPr="004559BC" w:rsidRDefault="00967854" w:rsidP="002E3379">
      <w:pPr>
        <w:spacing w:line="480" w:lineRule="auto"/>
        <w:contextualSpacing/>
        <w:jc w:val="both"/>
        <w:rPr>
          <w:rFonts w:cstheme="minorHAnsi"/>
          <w:bCs/>
          <w:i/>
          <w:iCs/>
          <w:lang w:val="en-GB"/>
        </w:rPr>
      </w:pPr>
      <w:r w:rsidRPr="004559BC">
        <w:rPr>
          <w:rFonts w:cstheme="minorHAnsi"/>
          <w:bCs/>
          <w:i/>
          <w:iCs/>
          <w:lang w:val="en-GB"/>
        </w:rPr>
        <w:t>Mass- and temperature s</w:t>
      </w:r>
      <w:r w:rsidR="00252D90" w:rsidRPr="00972C7F">
        <w:rPr>
          <w:rFonts w:cstheme="minorHAnsi"/>
          <w:bCs/>
          <w:i/>
          <w:iCs/>
          <w:lang w:val="en-GB"/>
        </w:rPr>
        <w:t xml:space="preserve">caling of </w:t>
      </w:r>
      <w:r w:rsidR="009B3967" w:rsidRPr="00972C7F">
        <w:rPr>
          <w:rFonts w:cstheme="minorHAnsi"/>
          <w:bCs/>
          <w:i/>
          <w:iCs/>
          <w:lang w:val="en-GB"/>
        </w:rPr>
        <w:t>growth, metabolism and consumption</w:t>
      </w:r>
      <w:r w:rsidR="0089721C" w:rsidRPr="004559BC">
        <w:rPr>
          <w:rFonts w:cstheme="minorHAnsi"/>
          <w:bCs/>
          <w:i/>
          <w:iCs/>
          <w:lang w:val="en-GB"/>
        </w:rPr>
        <w:t xml:space="preserve"> below optimum </w:t>
      </w:r>
      <w:r w:rsidR="00252D90" w:rsidRPr="00972C7F">
        <w:rPr>
          <w:rFonts w:cstheme="minorHAnsi"/>
          <w:bCs/>
          <w:i/>
          <w:iCs/>
          <w:lang w:val="en-GB"/>
        </w:rPr>
        <w:t>temperature</w:t>
      </w:r>
      <w:r w:rsidR="00F4237A" w:rsidRPr="004559BC">
        <w:rPr>
          <w:rFonts w:cstheme="minorHAnsi"/>
          <w:bCs/>
          <w:i/>
          <w:iCs/>
          <w:lang w:val="en-GB"/>
        </w:rPr>
        <w:t>s</w:t>
      </w:r>
    </w:p>
    <w:p w14:paraId="4E219C7F" w14:textId="636F3376" w:rsidR="000F1792" w:rsidRPr="00972C7F" w:rsidRDefault="000F1792" w:rsidP="002E3379">
      <w:pPr>
        <w:spacing w:line="480" w:lineRule="auto"/>
        <w:contextualSpacing/>
        <w:jc w:val="both"/>
        <w:rPr>
          <w:rFonts w:eastAsiaTheme="minorEastAsia" w:cstheme="minorHAnsi"/>
          <w:lang w:val="en-GB"/>
        </w:rPr>
      </w:pPr>
      <w:r w:rsidRPr="00972C7F">
        <w:rPr>
          <w:rFonts w:cstheme="minorHAnsi"/>
          <w:bCs/>
          <w:lang w:val="en-GB"/>
        </w:rPr>
        <w:t>Below optimum temperatures (i.e., a subset of the data sets including only data points below the temperature at which the rate was maximized</w:t>
      </w:r>
      <w:r w:rsidR="007F49AD" w:rsidRPr="00972C7F">
        <w:rPr>
          <w:rFonts w:cstheme="minorHAnsi"/>
          <w:bCs/>
          <w:lang w:val="en-GB"/>
        </w:rPr>
        <w:t>, by size group</w:t>
      </w:r>
      <w:r w:rsidRPr="00972C7F">
        <w:rPr>
          <w:rFonts w:cstheme="minorHAnsi"/>
          <w:bCs/>
          <w:lang w:val="en-GB"/>
        </w:rPr>
        <w:t>), we</w:t>
      </w:r>
      <w:r w:rsidRPr="00972C7F">
        <w:rPr>
          <w:rFonts w:eastAsiaTheme="minorEastAsia" w:cstheme="minorHAnsi"/>
          <w:lang w:val="en-GB"/>
        </w:rPr>
        <w:t xml:space="preserve"> assumed</w:t>
      </w:r>
      <w:r w:rsidR="00CD33B3">
        <w:rPr>
          <w:rFonts w:eastAsiaTheme="minorEastAsia" w:cstheme="minorHAnsi"/>
          <w:lang w:val="en-GB"/>
        </w:rPr>
        <w:t xml:space="preserve"> that</w:t>
      </w:r>
      <w:r w:rsidRPr="00972C7F">
        <w:rPr>
          <w:rFonts w:eastAsiaTheme="minorEastAsia" w:cstheme="minorHAnsi"/>
          <w:lang w:val="en-GB"/>
        </w:rPr>
        <w:t xml:space="preserve"> </w:t>
      </w:r>
      <w:r w:rsidR="0050592A" w:rsidRPr="00972C7F">
        <w:rPr>
          <w:rFonts w:eastAsiaTheme="minorEastAsia" w:cstheme="minorHAnsi"/>
          <w:lang w:val="en-GB"/>
        </w:rPr>
        <w:t>individual</w:t>
      </w:r>
      <w:r w:rsidR="004261E4" w:rsidRPr="00972C7F">
        <w:rPr>
          <w:rFonts w:eastAsiaTheme="minorEastAsia" w:cstheme="minorHAnsi"/>
          <w:lang w:val="en-GB"/>
        </w:rPr>
        <w:t xml:space="preserve"> growth, </w:t>
      </w:r>
      <w:r w:rsidR="00E00BDA">
        <w:rPr>
          <w:rFonts w:eastAsiaTheme="minorEastAsia" w:cstheme="minorHAnsi"/>
          <w:lang w:val="en-GB"/>
        </w:rPr>
        <w:t xml:space="preserve">metabolism </w:t>
      </w:r>
      <w:r w:rsidRPr="00972C7F">
        <w:rPr>
          <w:rFonts w:eastAsiaTheme="minorEastAsia" w:cstheme="minorHAnsi"/>
          <w:lang w:val="en-GB"/>
        </w:rPr>
        <w:t>and maximum consumption rate scale a</w:t>
      </w:r>
      <w:r w:rsidR="006927CA" w:rsidRPr="00972C7F">
        <w:rPr>
          <w:rFonts w:eastAsiaTheme="minorEastAsia" w:cstheme="minorHAnsi"/>
          <w:lang w:val="en-GB"/>
        </w:rPr>
        <w:t>s</w:t>
      </w:r>
      <w:r w:rsidRPr="00972C7F">
        <w:rPr>
          <w:rFonts w:eastAsiaTheme="minorEastAsia" w:cstheme="minorHAnsi"/>
          <w:lang w:val="en-GB"/>
        </w:rPr>
        <w:t xml:space="preserve"> </w:t>
      </w:r>
      <w:r w:rsidR="006927CA" w:rsidRPr="00972C7F">
        <w:rPr>
          <w:rFonts w:eastAsiaTheme="minorEastAsia" w:cstheme="minorHAnsi"/>
          <w:lang w:val="en-GB"/>
        </w:rPr>
        <w:t xml:space="preserve">a </w:t>
      </w:r>
      <w:r w:rsidRPr="00972C7F">
        <w:rPr>
          <w:rFonts w:eastAsiaTheme="minorEastAsia" w:cstheme="minorHAnsi"/>
          <w:lang w:val="en-GB"/>
        </w:rPr>
        <w:t xml:space="preserve">generalized version of the </w:t>
      </w:r>
      <w:r w:rsidR="00682160" w:rsidRPr="00972C7F">
        <w:rPr>
          <w:rFonts w:eastAsiaTheme="minorEastAsia" w:cstheme="minorHAnsi"/>
          <w:lang w:val="en-GB"/>
        </w:rPr>
        <w:lastRenderedPageBreak/>
        <w:t xml:space="preserve">Arrhenius fractal supply </w:t>
      </w:r>
      <w:r w:rsidR="00FC2417" w:rsidRPr="00972C7F">
        <w:rPr>
          <w:rFonts w:eastAsiaTheme="minorEastAsia" w:cstheme="minorHAnsi"/>
          <w:lang w:val="en-GB"/>
        </w:rPr>
        <w:t>model</w:t>
      </w:r>
      <w:r w:rsidRPr="00972C7F">
        <w:rPr>
          <w:rFonts w:eastAsiaTheme="minorEastAsia" w:cstheme="minorHAnsi"/>
          <w:lang w:val="en-GB"/>
        </w:rPr>
        <w:t xml:space="preserve"> </w:t>
      </w:r>
      <w:r w:rsidRPr="00CB18CC">
        <w:rPr>
          <w:rFonts w:eastAsiaTheme="minorEastAsia" w:cstheme="minorHAnsi"/>
        </w:rPr>
        <w:fldChar w:fldCharType="begin"/>
      </w:r>
      <w:r w:rsidR="00D51F00" w:rsidRPr="00972C7F">
        <w:rPr>
          <w:rFonts w:eastAsiaTheme="minorEastAsia" w:cstheme="minorHAnsi"/>
          <w:lang w:val="en-GB"/>
        </w:rPr>
        <w:instrText xml:space="preserve"> ADDIN ZOTERO_ITEM CSL_CITATION {"citationID":"VaJGnYsq","properties":{"formattedCitation":"(Gillooly {\\i{}et al.} 2001; Brown {\\i{}et al.} 2004)","plainCitation":"(Gillooly et al. 2001; Brown et al. 2004)","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w:instrText>
      </w:r>
      <w:r w:rsidR="00D51F00">
        <w:rPr>
          <w:rFonts w:eastAsiaTheme="minorEastAsia" w:cstheme="minorHAnsi"/>
        </w:rPr>
        <w:instrText>ﬁ</w:instrText>
      </w:r>
      <w:r w:rsidR="00D51F00" w:rsidRPr="00972C7F">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CB18CC">
        <w:rPr>
          <w:rFonts w:eastAsiaTheme="minorEastAsia" w:cstheme="minorHAnsi"/>
        </w:rPr>
        <w:fldChar w:fldCharType="separate"/>
      </w:r>
      <w:r w:rsidR="00592C85" w:rsidRPr="00592C85">
        <w:rPr>
          <w:rFonts w:ascii="Times New Roman" w:cs="Times New Roman"/>
          <w:lang w:val="en-GB"/>
        </w:rPr>
        <w:t xml:space="preserve">(Gillooly </w:t>
      </w:r>
      <w:r w:rsidR="00592C85" w:rsidRPr="00592C85">
        <w:rPr>
          <w:rFonts w:ascii="Times New Roman" w:cs="Times New Roman"/>
          <w:i/>
          <w:iCs/>
          <w:lang w:val="en-GB"/>
        </w:rPr>
        <w:t>et al.</w:t>
      </w:r>
      <w:r w:rsidR="00592C85" w:rsidRPr="00592C85">
        <w:rPr>
          <w:rFonts w:ascii="Times New Roman" w:cs="Times New Roman"/>
          <w:lang w:val="en-GB"/>
        </w:rPr>
        <w:t xml:space="preserve"> 2001; Brown </w:t>
      </w:r>
      <w:r w:rsidR="00592C85" w:rsidRPr="00592C85">
        <w:rPr>
          <w:rFonts w:ascii="Times New Roman" w:cs="Times New Roman"/>
          <w:i/>
          <w:iCs/>
          <w:lang w:val="en-GB"/>
        </w:rPr>
        <w:t>et al.</w:t>
      </w:r>
      <w:r w:rsidR="00592C85" w:rsidRPr="00592C85">
        <w:rPr>
          <w:rFonts w:ascii="Times New Roman" w:cs="Times New Roman"/>
          <w:lang w:val="en-GB"/>
        </w:rPr>
        <w:t xml:space="preserve"> 2004)</w:t>
      </w:r>
      <w:r w:rsidRPr="00CB18CC">
        <w:rPr>
          <w:rFonts w:eastAsiaTheme="minorEastAsia" w:cstheme="minorHAnsi"/>
        </w:rPr>
        <w:fldChar w:fldCharType="end"/>
      </w:r>
      <w:r w:rsidR="008B60E8" w:rsidRPr="00972C7F">
        <w:rPr>
          <w:rFonts w:eastAsiaTheme="minorEastAsia" w:cstheme="minorHAnsi"/>
          <w:lang w:val="en-GB"/>
        </w:rPr>
        <w:t xml:space="preserve">. </w:t>
      </w:r>
      <w:r w:rsidR="003D6D9B" w:rsidRPr="004559BC">
        <w:rPr>
          <w:rFonts w:eastAsiaTheme="minorEastAsia" w:cstheme="minorHAnsi"/>
          <w:lang w:val="en-GB"/>
        </w:rPr>
        <w:t xml:space="preserve">Note that </w:t>
      </w:r>
      <w:r w:rsidR="003D6D9B" w:rsidRPr="004559BC">
        <w:rPr>
          <w:rFonts w:cstheme="minorHAnsi"/>
          <w:bCs/>
          <w:lang w:val="en-GB"/>
        </w:rPr>
        <w:t>the term optimum is misleading for metabolic rate data,</w:t>
      </w:r>
      <w:r w:rsidR="004A7F47" w:rsidRPr="004559BC">
        <w:rPr>
          <w:rFonts w:cstheme="minorHAnsi"/>
          <w:bCs/>
          <w:lang w:val="en-GB"/>
        </w:rPr>
        <w:t xml:space="preserve"> but since </w:t>
      </w:r>
      <w:r w:rsidR="00404F83" w:rsidRPr="004559BC">
        <w:rPr>
          <w:rFonts w:cstheme="minorHAnsi"/>
          <w:bCs/>
          <w:lang w:val="en-GB"/>
        </w:rPr>
        <w:t xml:space="preserve">we </w:t>
      </w:r>
      <w:r w:rsidR="003D6D9B" w:rsidRPr="004559BC">
        <w:rPr>
          <w:rFonts w:cstheme="minorHAnsi"/>
          <w:bCs/>
          <w:lang w:val="en-GB"/>
        </w:rPr>
        <w:t xml:space="preserve">do not </w:t>
      </w:r>
      <w:r w:rsidR="00FE1A07" w:rsidRPr="004559BC">
        <w:rPr>
          <w:rFonts w:cstheme="minorHAnsi"/>
          <w:bCs/>
          <w:lang w:val="en-GB"/>
        </w:rPr>
        <w:t xml:space="preserve">have </w:t>
      </w:r>
      <w:r w:rsidR="003D6D9B" w:rsidRPr="004559BC">
        <w:rPr>
          <w:rFonts w:cstheme="minorHAnsi"/>
          <w:bCs/>
          <w:lang w:val="en-GB"/>
        </w:rPr>
        <w:t xml:space="preserve">data points beyond the temperature </w:t>
      </w:r>
      <w:r w:rsidR="00964841" w:rsidRPr="004559BC">
        <w:rPr>
          <w:rFonts w:cstheme="minorHAnsi"/>
          <w:bCs/>
          <w:lang w:val="en-GB"/>
        </w:rPr>
        <w:t xml:space="preserve">at which </w:t>
      </w:r>
      <w:r w:rsidR="003D6D9B" w:rsidRPr="004559BC">
        <w:rPr>
          <w:rFonts w:cstheme="minorHAnsi"/>
          <w:bCs/>
          <w:lang w:val="en-GB"/>
        </w:rPr>
        <w:t xml:space="preserve">metabolism is </w:t>
      </w:r>
      <w:r w:rsidR="00AD7A93" w:rsidRPr="004559BC">
        <w:rPr>
          <w:rFonts w:cstheme="minorHAnsi"/>
          <w:bCs/>
          <w:lang w:val="en-GB"/>
        </w:rPr>
        <w:t>at its maximum</w:t>
      </w:r>
      <w:r w:rsidR="003D6D9B" w:rsidRPr="004559BC">
        <w:rPr>
          <w:rFonts w:cstheme="minorHAnsi"/>
          <w:bCs/>
          <w:lang w:val="en-GB"/>
        </w:rPr>
        <w:t>, optimum</w:t>
      </w:r>
      <w:r w:rsidR="00C0198B" w:rsidRPr="004559BC">
        <w:rPr>
          <w:rFonts w:cstheme="minorHAnsi"/>
          <w:bCs/>
          <w:lang w:val="en-GB"/>
        </w:rPr>
        <w:t xml:space="preserve"> only </w:t>
      </w:r>
      <w:r w:rsidR="00CD5CAF" w:rsidRPr="004559BC">
        <w:rPr>
          <w:rFonts w:cstheme="minorHAnsi"/>
          <w:bCs/>
          <w:lang w:val="en-GB"/>
        </w:rPr>
        <w:t>refers</w:t>
      </w:r>
      <w:r w:rsidR="00C0198B" w:rsidRPr="004559BC">
        <w:rPr>
          <w:rFonts w:cstheme="minorHAnsi"/>
          <w:bCs/>
          <w:lang w:val="en-GB"/>
        </w:rPr>
        <w:t xml:space="preserve"> to </w:t>
      </w:r>
      <w:r w:rsidR="00217B78" w:rsidRPr="004559BC">
        <w:rPr>
          <w:rFonts w:cstheme="minorHAnsi"/>
          <w:bCs/>
          <w:lang w:val="en-GB"/>
        </w:rPr>
        <w:t xml:space="preserve">maximum </w:t>
      </w:r>
      <w:r w:rsidR="003D6D9B" w:rsidRPr="004559BC">
        <w:rPr>
          <w:rFonts w:cstheme="minorHAnsi"/>
          <w:bCs/>
          <w:lang w:val="en-GB"/>
        </w:rPr>
        <w:t xml:space="preserve">consumption or growth data. </w:t>
      </w:r>
      <w:r w:rsidR="008B60E8" w:rsidRPr="00972C7F">
        <w:rPr>
          <w:rFonts w:eastAsiaTheme="minorEastAsia" w:cstheme="minorHAnsi"/>
          <w:lang w:val="en-GB"/>
        </w:rPr>
        <w:t>M</w:t>
      </w:r>
      <w:r w:rsidR="001E3974" w:rsidRPr="00972C7F">
        <w:rPr>
          <w:rFonts w:eastAsiaTheme="minorEastAsia" w:cstheme="minorHAnsi"/>
          <w:lang w:val="en-GB"/>
        </w:rPr>
        <w:t>ass</w:t>
      </w:r>
      <w:r w:rsidR="00404F83">
        <w:rPr>
          <w:rFonts w:eastAsiaTheme="minorEastAsia" w:cstheme="minorHAnsi"/>
          <w:lang w:val="en-GB"/>
        </w:rPr>
        <w:t>-</w:t>
      </w:r>
      <w:r w:rsidR="001E3974" w:rsidRPr="00972C7F">
        <w:rPr>
          <w:rFonts w:eastAsiaTheme="minorEastAsia" w:cstheme="minorHAnsi"/>
          <w:lang w:val="en-GB"/>
        </w:rPr>
        <w:t xml:space="preserve"> </w:t>
      </w:r>
      <w:r w:rsidR="008B60E8" w:rsidRPr="00972C7F">
        <w:rPr>
          <w:rFonts w:eastAsiaTheme="minorEastAsia" w:cstheme="minorHAnsi"/>
          <w:lang w:val="en-GB"/>
        </w:rPr>
        <w:t>and</w:t>
      </w:r>
      <w:r w:rsidR="001E3974" w:rsidRPr="00972C7F">
        <w:rPr>
          <w:rFonts w:eastAsiaTheme="minorEastAsia" w:cstheme="minorHAnsi"/>
          <w:lang w:val="en-GB"/>
        </w:rPr>
        <w:t xml:space="preserve"> temperature dependence </w:t>
      </w:r>
      <w:r w:rsidR="008B60E8" w:rsidRPr="00972C7F">
        <w:rPr>
          <w:rFonts w:eastAsiaTheme="minorEastAsia" w:cstheme="minorHAnsi"/>
          <w:lang w:val="en-GB"/>
        </w:rPr>
        <w:t>wa</w:t>
      </w:r>
      <w:r w:rsidR="001E3974" w:rsidRPr="00972C7F">
        <w:rPr>
          <w:rFonts w:eastAsiaTheme="minorEastAsia" w:cstheme="minorHAnsi"/>
          <w:lang w:val="en-GB"/>
        </w:rPr>
        <w:t xml:space="preserve">s </w:t>
      </w:r>
      <w:r w:rsidR="008B60E8" w:rsidRPr="00972C7F">
        <w:rPr>
          <w:rFonts w:eastAsiaTheme="minorEastAsia" w:cstheme="minorHAnsi"/>
          <w:lang w:val="en-GB"/>
        </w:rPr>
        <w:t xml:space="preserve">not </w:t>
      </w:r>
      <w:r w:rsidR="0018414B" w:rsidRPr="00972C7F">
        <w:rPr>
          <w:rFonts w:eastAsiaTheme="minorEastAsia" w:cstheme="minorHAnsi"/>
          <w:lang w:val="en-GB"/>
        </w:rPr>
        <w:t>assumed</w:t>
      </w:r>
      <w:r w:rsidR="001423D9" w:rsidRPr="00972C7F">
        <w:rPr>
          <w:rFonts w:eastAsiaTheme="minorEastAsia" w:cstheme="minorHAnsi"/>
          <w:lang w:val="en-GB"/>
        </w:rPr>
        <w:t xml:space="preserve"> a priori</w:t>
      </w:r>
      <w:r w:rsidR="0018414B" w:rsidRPr="00972C7F">
        <w:rPr>
          <w:rFonts w:eastAsiaTheme="minorEastAsia" w:cstheme="minorHAnsi"/>
          <w:lang w:val="en-GB"/>
        </w:rPr>
        <w:t xml:space="preserve"> </w:t>
      </w:r>
      <w:r w:rsidR="00E92E32" w:rsidRPr="00972C7F">
        <w:rPr>
          <w:rFonts w:eastAsiaTheme="minorEastAsia" w:cstheme="minorHAnsi"/>
          <w:lang w:val="en-GB"/>
        </w:rPr>
        <w:t>but estimate</w:t>
      </w:r>
      <w:r w:rsidR="00981F6F" w:rsidRPr="00972C7F">
        <w:rPr>
          <w:rFonts w:eastAsiaTheme="minorEastAsia" w:cstheme="minorHAnsi"/>
          <w:lang w:val="en-GB"/>
        </w:rPr>
        <w:t>d</w:t>
      </w:r>
      <w:r w:rsidR="00E92E32" w:rsidRPr="00972C7F">
        <w:rPr>
          <w:rFonts w:eastAsiaTheme="minorEastAsia" w:cstheme="minorHAnsi"/>
          <w:lang w:val="en-GB"/>
        </w:rPr>
        <w:t xml:space="preserve"> </w:t>
      </w:r>
      <w:r w:rsidR="009F17CA" w:rsidRPr="004559BC">
        <w:rPr>
          <w:rFonts w:eastAsiaTheme="minorEastAsia" w:cstheme="minorHAnsi"/>
          <w:lang w:val="en-GB"/>
        </w:rPr>
        <w:t>simultaneously</w:t>
      </w:r>
      <w:r w:rsidR="00D07826" w:rsidRPr="004559BC">
        <w:rPr>
          <w:rFonts w:eastAsiaTheme="minorEastAsia" w:cstheme="minorHAnsi"/>
          <w:lang w:val="en-GB"/>
        </w:rPr>
        <w:t xml:space="preserve">. This is </w:t>
      </w:r>
      <w:r w:rsidR="00B52935" w:rsidRPr="004559BC">
        <w:rPr>
          <w:rFonts w:eastAsiaTheme="minorEastAsia" w:cstheme="minorHAnsi"/>
          <w:lang w:val="en-GB"/>
        </w:rPr>
        <w:t xml:space="preserve">more appropriate than correcting </w:t>
      </w:r>
      <w:r w:rsidR="00B52935" w:rsidRPr="00922BEE">
        <w:rPr>
          <w:rFonts w:eastAsiaTheme="minorEastAsia" w:cstheme="minorHAnsi"/>
          <w:lang w:val="en-GB"/>
        </w:rPr>
        <w:t xml:space="preserve">for either variable </w:t>
      </w:r>
      <w:r w:rsidR="002560E8" w:rsidRPr="00922BEE">
        <w:rPr>
          <w:rFonts w:eastAsiaTheme="minorEastAsia" w:cstheme="minorHAnsi"/>
          <w:lang w:val="en-GB"/>
        </w:rPr>
        <w:t xml:space="preserve">if these parameters </w:t>
      </w:r>
      <w:r w:rsidR="000415F7" w:rsidRPr="00922BEE">
        <w:rPr>
          <w:rFonts w:eastAsiaTheme="minorEastAsia" w:cstheme="minorHAnsi"/>
          <w:lang w:val="en-GB"/>
        </w:rPr>
        <w:t xml:space="preserve">(mass-exponent or activation energy) </w:t>
      </w:r>
      <w:r w:rsidR="002560E8" w:rsidRPr="00922BEE">
        <w:rPr>
          <w:rFonts w:eastAsiaTheme="minorEastAsia" w:cstheme="minorHAnsi"/>
          <w:lang w:val="en-GB"/>
        </w:rPr>
        <w:t>are uncertain</w:t>
      </w:r>
      <w:r w:rsidRPr="00922BEE">
        <w:rPr>
          <w:rFonts w:eastAsiaTheme="minorEastAsia" w:cstheme="minorHAnsi"/>
          <w:lang w:val="en-GB"/>
        </w:rPr>
        <w:t xml:space="preserve"> </w:t>
      </w:r>
      <w:r w:rsidR="00116BA5" w:rsidRPr="00922BEE">
        <w:rPr>
          <w:rFonts w:eastAsiaTheme="minorEastAsia" w:cstheme="minorHAnsi"/>
          <w:lang w:val="en-GB"/>
        </w:rPr>
        <w:t>or vary across species</w:t>
      </w:r>
      <w:r w:rsidR="0031058E" w:rsidRPr="00922BEE">
        <w:rPr>
          <w:rFonts w:eastAsiaTheme="minorEastAsia" w:cstheme="minorHAnsi"/>
          <w:lang w:val="en-GB"/>
        </w:rPr>
        <w:t xml:space="preserve"> and taxa</w:t>
      </w:r>
      <w:r w:rsidR="00116BA5" w:rsidRPr="00922BEE">
        <w:rPr>
          <w:rFonts w:eastAsiaTheme="minorEastAsia" w:cstheme="minorHAnsi"/>
          <w:lang w:val="en-GB"/>
        </w:rPr>
        <w:t xml:space="preserve"> </w:t>
      </w:r>
      <w:r w:rsidRPr="00922BEE">
        <w:rPr>
          <w:rFonts w:eastAsiaTheme="minorEastAsia" w:cstheme="minorHAnsi"/>
        </w:rPr>
        <w:fldChar w:fldCharType="begin"/>
      </w:r>
      <w:r w:rsidR="009C66FD" w:rsidRPr="00922BEE">
        <w:rPr>
          <w:rFonts w:eastAsiaTheme="minorEastAsia" w:cstheme="minorHAnsi"/>
          <w:lang w:val="en-GB"/>
        </w:rPr>
        <w:instrText xml:space="preserve"> ADDIN ZOTERO_ITEM CSL_CITATION {"citationID":"a72hsrcd3q","properties":{"formattedCitation":"(Downs {\\i{}et al.} 2008; Isaac &amp; Carbone 2010)","plainCitation":"(Downs et al. 2008; Isaac &amp; Carbone 2010)","noteIndex":0},"citationItems":[{"id":342,"uris":["http://zotero.org/users/6116610/items/P4FF6SQE"],"uri":["http://zotero.org/users/6116610/items/P4FF6SQE"],"itemData":{"id":342,"type":"article-journal","abstract":"1.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R."}],"issued":{"date-parts":[["2008"]]}}},{"id":1898,"uris":["http://zotero.org/users/6116610/items/CSUDJA9M"],"uri":["http://zotero.org/users/6116610/items/CSUDJA9M"],"itemData":{"id":1898,"type":"article-journal","abstract":"Ecology Letters (2010) 13: 728–735 Abstract The metabolic theory of ecology links physiology with ecology, and successfully predicts many allometric scaling relationships. In recent years, proponents and critics of metabolic theory have debated vigorously about the scaling of metabolic rate. We show that the controversy arose, in part, because researchers examined the mean exponent separately from the variance. We estimate both quantities simultaneously using linear mixed-effects models and data from 1242 animal species. Metabolic rate scaling converges on the predicted value of 3/4 but is highly heterogeneous: 50% of orders lie outside the range 0.68–0.82. These findings are robust to several forms of statistical uncertainty. We then test competing hypotheses about the variation. Metabolic theory is currently unable to explain differences in scaling among orders, but the patterns are not consistent with competing explanations either. We conclude that current theories are inadequate to explain the full range of metabolic scaling patterns observed in nature.","container-title":"Ecology Letters","DOI":"10.1111/j.1461-0248.2010.01461.x","ISSN":"1461-0248","issue":"6","language":"en","page":"728-735","source":"Wiley Online Library","title":"Why are metabolic scaling exponents so controversial? Quantifying variance and testing hypotheses","title-short":"Why are metabolic scaling exponents so controversial?","volume":"13","author":[{"family":"Isaac","given":"Nick J. B."},{"family":"Carbone","given":"Chris"}],"issued":{"date-parts":[["2010"]]}}}],"schema":"https://github.com/citation-style-language/schema/raw/master/csl-citation.json"} </w:instrText>
      </w:r>
      <w:r w:rsidRPr="00922BEE">
        <w:rPr>
          <w:rFonts w:eastAsiaTheme="minorEastAsia" w:cstheme="minorHAnsi"/>
        </w:rPr>
        <w:fldChar w:fldCharType="separate"/>
      </w:r>
      <w:r w:rsidR="009C66FD" w:rsidRPr="00922BEE">
        <w:rPr>
          <w:rFonts w:ascii="Times New Roman" w:cs="Times New Roman"/>
          <w:lang w:val="en-GB"/>
        </w:rPr>
        <w:t xml:space="preserve">(Downs </w:t>
      </w:r>
      <w:r w:rsidR="009C66FD" w:rsidRPr="00922BEE">
        <w:rPr>
          <w:rFonts w:ascii="Times New Roman" w:cs="Times New Roman"/>
          <w:i/>
          <w:iCs/>
          <w:lang w:val="en-GB"/>
        </w:rPr>
        <w:t>et al.</w:t>
      </w:r>
      <w:r w:rsidR="009C66FD" w:rsidRPr="00922BEE">
        <w:rPr>
          <w:rFonts w:ascii="Times New Roman" w:cs="Times New Roman"/>
          <w:lang w:val="en-GB"/>
        </w:rPr>
        <w:t xml:space="preserve"> 2008; Isaac &amp; Carbone 2010)</w:t>
      </w:r>
      <w:r w:rsidRPr="00922BEE">
        <w:rPr>
          <w:rFonts w:eastAsiaTheme="minorEastAsia" w:cstheme="minorHAnsi"/>
        </w:rPr>
        <w:fldChar w:fldCharType="end"/>
      </w:r>
      <w:r w:rsidR="00460F7D" w:rsidRPr="00922BEE">
        <w:rPr>
          <w:rFonts w:eastAsiaTheme="minorEastAsia" w:cstheme="minorHAnsi"/>
          <w:lang w:val="en-GB"/>
        </w:rPr>
        <w:t xml:space="preserve">, and </w:t>
      </w:r>
      <w:r w:rsidR="00D20A76" w:rsidRPr="00922BEE">
        <w:rPr>
          <w:rFonts w:eastAsiaTheme="minorEastAsia" w:cstheme="minorHAnsi"/>
          <w:lang w:val="en-GB"/>
        </w:rPr>
        <w:t>allows estimation</w:t>
      </w:r>
      <w:r w:rsidR="00D20A76" w:rsidRPr="004559BC">
        <w:rPr>
          <w:rFonts w:eastAsiaTheme="minorEastAsia" w:cstheme="minorHAnsi"/>
          <w:lang w:val="en-GB"/>
        </w:rPr>
        <w:t xml:space="preserve"> of </w:t>
      </w:r>
      <w:r w:rsidR="00D20A76" w:rsidRPr="00972C7F">
        <w:rPr>
          <w:rFonts w:eastAsiaTheme="minorEastAsia" w:cstheme="minorHAnsi"/>
          <w:lang w:val="en-GB"/>
        </w:rPr>
        <w:t>size</w:t>
      </w:r>
      <w:r w:rsidR="005F0599" w:rsidRPr="004559BC">
        <w:rPr>
          <w:rFonts w:eastAsiaTheme="minorEastAsia" w:cstheme="minorHAnsi"/>
          <w:lang w:val="en-GB"/>
        </w:rPr>
        <w:t>-</w:t>
      </w:r>
      <w:r w:rsidR="00D20A76" w:rsidRPr="00972C7F">
        <w:rPr>
          <w:rFonts w:eastAsiaTheme="minorEastAsia" w:cstheme="minorHAnsi"/>
          <w:lang w:val="en-GB"/>
        </w:rPr>
        <w:t xml:space="preserve">temperature </w:t>
      </w:r>
      <w:r w:rsidR="0075321E" w:rsidRPr="004559BC">
        <w:rPr>
          <w:rFonts w:eastAsiaTheme="minorEastAsia" w:cstheme="minorHAnsi"/>
          <w:lang w:val="en-GB"/>
        </w:rPr>
        <w:t>interactions</w:t>
      </w:r>
      <w:r w:rsidRPr="00972C7F">
        <w:rPr>
          <w:rFonts w:eastAsiaTheme="minorEastAsia" w:cstheme="minorHAnsi"/>
          <w:lang w:val="en-GB"/>
        </w:rPr>
        <w:t xml:space="preserve">. We thus assumed </w:t>
      </w:r>
      <w:r w:rsidR="004077E0" w:rsidRPr="00972C7F">
        <w:rPr>
          <w:rFonts w:eastAsiaTheme="minorEastAsia" w:cstheme="minorHAnsi"/>
          <w:lang w:val="en-GB"/>
        </w:rPr>
        <w:t xml:space="preserve">the natural log of </w:t>
      </w:r>
      <w:r w:rsidRPr="00972C7F">
        <w:rPr>
          <w:rFonts w:eastAsiaTheme="minorEastAsia" w:cstheme="minorHAnsi"/>
          <w:lang w:val="en-GB"/>
        </w:rPr>
        <w:t xml:space="preserve">rate </w:t>
      </w:r>
      <m:oMath>
        <m:r>
          <w:rPr>
            <w:rFonts w:ascii="Cambria Math" w:eastAsiaTheme="minorEastAsia" w:hAnsi="Cambria Math" w:cstheme="minorHAnsi"/>
          </w:rPr>
          <m:t>B</m:t>
        </m:r>
      </m:oMath>
      <w:r w:rsidRPr="00972C7F">
        <w:rPr>
          <w:rFonts w:eastAsiaTheme="minorEastAsia" w:cstheme="minorHAnsi"/>
          <w:lang w:val="en-GB"/>
        </w:rPr>
        <w:t xml:space="preserve"> (</w:t>
      </w:r>
      <w:r w:rsidR="00CB18CC" w:rsidRPr="00972C7F">
        <w:rPr>
          <w:rFonts w:eastAsiaTheme="minorEastAsia" w:cstheme="minorHAnsi"/>
          <w:lang w:val="en-GB"/>
        </w:rPr>
        <w:t xml:space="preserve">growth, </w:t>
      </w:r>
      <w:r w:rsidRPr="00972C7F">
        <w:rPr>
          <w:rFonts w:eastAsiaTheme="minorEastAsia" w:cstheme="minorHAnsi"/>
          <w:lang w:val="en-GB"/>
        </w:rPr>
        <w:t>metabolism or maximum consumption) scale</w:t>
      </w:r>
      <w:r w:rsidR="001423D9" w:rsidRPr="00972C7F">
        <w:rPr>
          <w:rFonts w:eastAsiaTheme="minorEastAsia" w:cstheme="minorHAnsi"/>
          <w:lang w:val="en-GB"/>
        </w:rPr>
        <w:t>s</w:t>
      </w:r>
      <w:r w:rsidRPr="00972C7F">
        <w:rPr>
          <w:rFonts w:eastAsiaTheme="minorEastAsia" w:cstheme="minorHAnsi"/>
          <w:lang w:val="en-GB"/>
        </w:rPr>
        <w:t xml:space="preserve"> with mass </w:t>
      </w:r>
      <m:oMath>
        <m:r>
          <w:rPr>
            <w:rFonts w:ascii="Cambria Math" w:hAnsi="Cambria Math"/>
          </w:rPr>
          <m:t>M</m:t>
        </m:r>
      </m:oMath>
      <w:r w:rsidRPr="00972C7F" w:rsidDel="00246E3B">
        <w:rPr>
          <w:rFonts w:eastAsiaTheme="minorEastAsia" w:cstheme="minorHAnsi"/>
          <w:lang w:val="en-GB"/>
        </w:rPr>
        <w:t xml:space="preserve"> </w:t>
      </w:r>
      <w:r w:rsidRPr="00972C7F">
        <w:rPr>
          <w:rFonts w:eastAsiaTheme="minorEastAsia" w:cstheme="minorHAnsi"/>
          <w:lang w:val="en-GB"/>
        </w:rPr>
        <w:t xml:space="preserve">and temperature </w:t>
      </w:r>
      <m:oMath>
        <m:r>
          <w:rPr>
            <w:rFonts w:ascii="Cambria Math" w:hAnsi="Cambria Math"/>
          </w:rPr>
          <m:t>T</m:t>
        </m:r>
      </m:oMath>
      <w:r w:rsidRPr="00972C7F">
        <w:rPr>
          <w:rFonts w:eastAsiaTheme="minorEastAsia" w:cstheme="minorHAnsi"/>
          <w:lang w:val="en-GB"/>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E74C99" w14:paraId="455FBB87" w14:textId="77777777" w:rsidTr="00613ED1">
        <w:tc>
          <w:tcPr>
            <w:tcW w:w="421" w:type="dxa"/>
          </w:tcPr>
          <w:p w14:paraId="3BA979CC" w14:textId="77777777" w:rsidR="00E74C99" w:rsidRPr="00972C7F" w:rsidRDefault="00E74C99" w:rsidP="002E3379">
            <w:pPr>
              <w:spacing w:line="480" w:lineRule="auto"/>
              <w:contextualSpacing/>
              <w:jc w:val="both"/>
              <w:rPr>
                <w:rFonts w:cstheme="minorHAnsi"/>
                <w:bCs/>
                <w:i/>
                <w:iCs/>
                <w:lang w:val="en-GB"/>
              </w:rPr>
            </w:pPr>
          </w:p>
        </w:tc>
        <w:tc>
          <w:tcPr>
            <w:tcW w:w="8099" w:type="dxa"/>
          </w:tcPr>
          <w:p w14:paraId="6FB24E97" w14:textId="3A71DE30" w:rsidR="00E74C99" w:rsidRPr="00972C7F" w:rsidRDefault="00FD494D" w:rsidP="002E3379">
            <w:pPr>
              <w:spacing w:line="480" w:lineRule="auto"/>
              <w:contextualSpacing/>
              <w:jc w:val="center"/>
              <w:rPr>
                <w:rFonts w:cstheme="minorHAnsi"/>
                <w:bCs/>
                <w:i/>
                <w:iCs/>
                <w:lang w:val="en-GB"/>
              </w:rPr>
            </w:pPr>
            <m:oMath>
              <m:func>
                <m:funcPr>
                  <m:ctrlPr>
                    <w:rPr>
                      <w:rFonts w:ascii="Cambria Math" w:hAnsi="Cambria Math"/>
                      <w:i/>
                    </w:rPr>
                  </m:ctrlPr>
                </m:funcPr>
                <m:fName>
                  <m:r>
                    <m:rPr>
                      <m:sty m:val="p"/>
                    </m:rPr>
                    <w:rPr>
                      <w:rFonts w:ascii="Cambria Math" w:hAnsi="Cambria Math"/>
                      <w:lang w:val="en-GB"/>
                    </w:rPr>
                    <m:t>ln</m:t>
                  </m:r>
                </m:fName>
                <m:e>
                  <m:r>
                    <w:rPr>
                      <w:rFonts w:ascii="Cambria Math" w:hAnsi="Cambria Math"/>
                    </w:rPr>
                    <m:t>B</m:t>
                  </m:r>
                </m:e>
              </m:func>
              <m:r>
                <w:rPr>
                  <w:rFonts w:ascii="Cambria Math" w:hAnsi="Cambria Math"/>
                  <w:lang w:val="en-GB"/>
                </w:rPr>
                <m:t>=</m:t>
              </m:r>
              <m:func>
                <m:funcPr>
                  <m:ctrlPr>
                    <w:rPr>
                      <w:rFonts w:ascii="Cambria Math" w:hAnsi="Cambria Math"/>
                      <w:i/>
                    </w:rPr>
                  </m:ctrlPr>
                </m:funcPr>
                <m:fName>
                  <m:r>
                    <m:rPr>
                      <m:sty m:val="p"/>
                    </m:rPr>
                    <w:rPr>
                      <w:rFonts w:ascii="Cambria Math" w:hAnsi="Cambria Math"/>
                      <w:lang w:val="en-GB"/>
                    </w:rPr>
                    <m:t>ln</m:t>
                  </m:r>
                </m:fName>
                <m:e>
                  <m:sSub>
                    <m:sSubPr>
                      <m:ctrlPr>
                        <w:rPr>
                          <w:rFonts w:ascii="Cambria Math" w:hAnsi="Cambria Math"/>
                          <w:i/>
                        </w:rPr>
                      </m:ctrlPr>
                    </m:sSubPr>
                    <m:e>
                      <m:r>
                        <w:rPr>
                          <w:rFonts w:ascii="Cambria Math" w:hAnsi="Cambria Math"/>
                        </w:rPr>
                        <m:t>g</m:t>
                      </m:r>
                    </m:e>
                    <m:sub>
                      <m:r>
                        <w:rPr>
                          <w:rFonts w:ascii="Cambria Math" w:hAnsi="Cambria Math"/>
                          <w:lang w:val="en-GB"/>
                        </w:rPr>
                        <m:t>0</m:t>
                      </m:r>
                    </m:sub>
                  </m:sSub>
                </m:e>
              </m:func>
              <m:r>
                <w:rPr>
                  <w:rFonts w:ascii="Cambria Math" w:hAnsi="Cambria Math"/>
                  <w:lang w:val="en-GB"/>
                </w:rPr>
                <m:t>+(</m:t>
              </m:r>
              <m:sSub>
                <m:sSubPr>
                  <m:ctrlPr>
                    <w:rPr>
                      <w:rFonts w:ascii="Cambria Math" w:hAnsi="Cambria Math"/>
                      <w:i/>
                    </w:rPr>
                  </m:ctrlPr>
                </m:sSubPr>
                <m:e>
                  <m:r>
                    <w:rPr>
                      <w:rFonts w:ascii="Cambria Math" w:hAnsi="Cambria Math"/>
                    </w:rPr>
                    <m:t>b</m:t>
                  </m:r>
                </m:e>
                <m:sub>
                  <m:r>
                    <w:rPr>
                      <w:rFonts w:ascii="Cambria Math" w:hAnsi="Cambria Math"/>
                      <w:lang w:val="en-GB"/>
                    </w:rPr>
                    <m:t>0</m:t>
                  </m:r>
                </m:sub>
              </m:sSub>
              <m:r>
                <w:rPr>
                  <w:rFonts w:ascii="Cambria Math" w:hAnsi="Cambria Math"/>
                  <w:lang w:val="en-GB"/>
                </w:rPr>
                <m:t>+</m:t>
              </m:r>
              <m:r>
                <w:rPr>
                  <w:rFonts w:ascii="Cambria Math" w:hAnsi="Cambria Math"/>
                </w:rPr>
                <m:t>cT</m:t>
              </m:r>
              <m:r>
                <w:rPr>
                  <w:rFonts w:ascii="Cambria Math" w:hAnsi="Cambria Math"/>
                  <w:lang w:val="en-GB"/>
                </w:rPr>
                <m:t>)</m:t>
              </m:r>
              <m:func>
                <m:funcPr>
                  <m:ctrlPr>
                    <w:rPr>
                      <w:rFonts w:ascii="Cambria Math" w:hAnsi="Cambria Math"/>
                      <w:i/>
                    </w:rPr>
                  </m:ctrlPr>
                </m:funcPr>
                <m:fName>
                  <m:r>
                    <m:rPr>
                      <m:sty m:val="p"/>
                    </m:rPr>
                    <w:rPr>
                      <w:rFonts w:ascii="Cambria Math" w:hAnsi="Cambria Math"/>
                      <w:lang w:val="en-GB"/>
                    </w:rPr>
                    <m:t>ln</m:t>
                  </m:r>
                </m:fName>
                <m:e>
                  <m:r>
                    <w:rPr>
                      <w:rFonts w:ascii="Cambria Math" w:hAnsi="Cambria Math"/>
                    </w:rPr>
                    <m:t>M</m:t>
                  </m:r>
                </m:e>
              </m:func>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oMath>
            <w:r w:rsidR="00E74C99" w:rsidRPr="00972C7F">
              <w:rPr>
                <w:rFonts w:eastAsiaTheme="minorEastAsia" w:cstheme="minorHAnsi"/>
                <w:lang w:val="en-GB"/>
              </w:rPr>
              <w:t>,</w:t>
            </w:r>
          </w:p>
        </w:tc>
        <w:tc>
          <w:tcPr>
            <w:tcW w:w="496" w:type="dxa"/>
          </w:tcPr>
          <w:p w14:paraId="267DDBA3" w14:textId="1F287A90" w:rsidR="00E74C99" w:rsidRDefault="00E74C99" w:rsidP="002E3379">
            <w:pPr>
              <w:spacing w:line="480" w:lineRule="auto"/>
              <w:contextualSpacing/>
              <w:jc w:val="both"/>
              <w:rPr>
                <w:rFonts w:cstheme="minorHAnsi"/>
                <w:bCs/>
                <w:i/>
                <w:iCs/>
              </w:rPr>
            </w:pPr>
            <w:r w:rsidRPr="00093C2D">
              <w:rPr>
                <w:rFonts w:eastAsiaTheme="minorEastAsia" w:cstheme="minorHAnsi"/>
              </w:rPr>
              <w:t>(</w:t>
            </w:r>
            <w:r w:rsidR="006A13B7">
              <w:rPr>
                <w:rFonts w:eastAsiaTheme="minorEastAsia" w:cstheme="minorHAnsi"/>
              </w:rPr>
              <w:t>1</w:t>
            </w:r>
            <w:r w:rsidRPr="00093C2D">
              <w:rPr>
                <w:rFonts w:eastAsiaTheme="minorEastAsia" w:cstheme="minorHAnsi"/>
              </w:rPr>
              <w:t>)</w:t>
            </w:r>
          </w:p>
        </w:tc>
      </w:tr>
    </w:tbl>
    <w:p w14:paraId="215FFB29" w14:textId="7D5E8930" w:rsidR="000F1792" w:rsidRPr="00972C7F" w:rsidRDefault="000F1792" w:rsidP="002E3379">
      <w:pPr>
        <w:spacing w:line="480" w:lineRule="auto"/>
        <w:contextualSpacing/>
        <w:jc w:val="both"/>
        <w:rPr>
          <w:rFonts w:eastAsiaTheme="minorEastAsia"/>
          <w:lang w:val="en-GB"/>
        </w:rPr>
      </w:pPr>
      <w:r w:rsidRPr="00972C7F">
        <w:rPr>
          <w:rFonts w:eastAsiaTheme="minorEastAsia" w:cstheme="minorHAnsi"/>
          <w:lang w:val="en-GB"/>
        </w:rPr>
        <w:t xml:space="preserve">which </w:t>
      </w:r>
      <w:r w:rsidRPr="00972C7F">
        <w:rPr>
          <w:rFonts w:eastAsiaTheme="minorEastAsia"/>
          <w:lang w:val="en-GB"/>
        </w:rPr>
        <w:t xml:space="preserve">on normal scale becomes: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4D000B" w14:paraId="795A4A04" w14:textId="77777777" w:rsidTr="00613ED1">
        <w:tc>
          <w:tcPr>
            <w:tcW w:w="421" w:type="dxa"/>
          </w:tcPr>
          <w:p w14:paraId="7DC23306" w14:textId="77777777" w:rsidR="004D000B" w:rsidRPr="00972C7F" w:rsidRDefault="004D000B" w:rsidP="002E3379">
            <w:pPr>
              <w:spacing w:line="480" w:lineRule="auto"/>
              <w:contextualSpacing/>
              <w:jc w:val="both"/>
              <w:rPr>
                <w:rFonts w:cstheme="minorHAnsi"/>
                <w:bCs/>
                <w:i/>
                <w:iCs/>
                <w:lang w:val="en-GB"/>
              </w:rPr>
            </w:pPr>
          </w:p>
        </w:tc>
        <w:tc>
          <w:tcPr>
            <w:tcW w:w="8099" w:type="dxa"/>
          </w:tcPr>
          <w:p w14:paraId="1E2C62F8" w14:textId="2E1FD056" w:rsidR="004D000B" w:rsidRPr="00972C7F" w:rsidRDefault="004D000B" w:rsidP="002E3379">
            <w:pPr>
              <w:spacing w:line="480" w:lineRule="auto"/>
              <w:contextualSpacing/>
              <w:jc w:val="center"/>
              <w:rPr>
                <w:rFonts w:cstheme="minorHAnsi"/>
                <w:bCs/>
                <w:i/>
                <w:iCs/>
                <w:lang w:val="en-GB"/>
              </w:rPr>
            </w:pPr>
            <m:oMath>
              <m:r>
                <w:rPr>
                  <w:rFonts w:ascii="Cambria Math" w:hAnsi="Cambria Math"/>
                </w:rPr>
                <m:t>G</m:t>
              </m:r>
              <m:r>
                <m:rPr>
                  <m:sty m:val="p"/>
                </m:rPr>
                <w:rPr>
                  <w:rFonts w:ascii="Cambria Math" w:hAnsi="Cambria Math"/>
                  <w:lang w:val="en-GB"/>
                </w:rPr>
                <m:t>=</m:t>
              </m:r>
              <m:sSub>
                <m:sSubPr>
                  <m:ctrlPr>
                    <w:rPr>
                      <w:rFonts w:ascii="Cambria Math" w:hAnsi="Cambria Math"/>
                    </w:rPr>
                  </m:ctrlPr>
                </m:sSubPr>
                <m:e>
                  <m:r>
                    <w:rPr>
                      <w:rFonts w:ascii="Cambria Math" w:hAnsi="Cambria Math"/>
                    </w:rPr>
                    <m:t>g</m:t>
                  </m:r>
                </m:e>
                <m:sub>
                  <m:r>
                    <m:rPr>
                      <m:sty m:val="p"/>
                    </m:rPr>
                    <w:rPr>
                      <w:rFonts w:ascii="Cambria Math" w:hAnsi="Cambria Math"/>
                      <w:lang w:val="en-GB"/>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lang w:val="en-GB"/>
                        </w:rPr>
                        <m:t>0</m:t>
                      </m:r>
                    </m:sub>
                  </m:sSub>
                  <m:r>
                    <m:rPr>
                      <m:sty m:val="p"/>
                    </m:rPr>
                    <w:rPr>
                      <w:rFonts w:ascii="Cambria Math" w:hAnsi="Cambria Math"/>
                      <w:lang w:val="en-GB"/>
                    </w:rPr>
                    <m:t>+</m:t>
                  </m:r>
                  <m:r>
                    <w:rPr>
                      <w:rFonts w:ascii="Cambria Math" w:hAnsi="Cambria Math"/>
                    </w:rPr>
                    <m:t>cT</m:t>
                  </m:r>
                </m:sup>
              </m:sSup>
              <m:sSup>
                <m:sSupPr>
                  <m:ctrlPr>
                    <w:rPr>
                      <w:rFonts w:ascii="Cambria Math" w:hAnsi="Cambria Math"/>
                    </w:rPr>
                  </m:ctrlPr>
                </m:sSupPr>
                <m:e>
                  <m:r>
                    <w:rPr>
                      <w:rFonts w:ascii="Cambria Math" w:hAnsi="Cambria Math"/>
                    </w:rPr>
                    <m:t>e</m:t>
                  </m:r>
                </m:e>
                <m:sup>
                  <m:r>
                    <m:rPr>
                      <m:sty m:val="p"/>
                    </m:rPr>
                    <w:rPr>
                      <w:rFonts w:ascii="Cambria Math" w:hAnsi="Cambria Math"/>
                      <w:lang w:val="en-GB"/>
                    </w:rPr>
                    <m:t>-</m:t>
                  </m:r>
                  <m:r>
                    <w:rPr>
                      <w:rFonts w:ascii="Cambria Math" w:hAnsi="Cambria Math"/>
                    </w:rPr>
                    <m:t>E</m:t>
                  </m:r>
                  <m:r>
                    <m:rPr>
                      <m:sty m:val="p"/>
                    </m:rPr>
                    <w:rPr>
                      <w:rFonts w:ascii="Cambria Math" w:hAnsi="Cambria Math"/>
                      <w:lang w:val="en-GB"/>
                    </w:rPr>
                    <m:t>/</m:t>
                  </m:r>
                  <m:r>
                    <w:rPr>
                      <w:rFonts w:ascii="Cambria Math" w:hAnsi="Cambria Math"/>
                    </w:rPr>
                    <m:t>kT</m:t>
                  </m:r>
                </m:sup>
              </m:sSup>
            </m:oMath>
            <w:r w:rsidRPr="00972C7F">
              <w:rPr>
                <w:rFonts w:eastAsiaTheme="minorEastAsia" w:cstheme="minorHAnsi"/>
                <w:i/>
                <w:lang w:val="en-GB"/>
              </w:rPr>
              <w:t>,</w:t>
            </w:r>
          </w:p>
        </w:tc>
        <w:tc>
          <w:tcPr>
            <w:tcW w:w="496" w:type="dxa"/>
          </w:tcPr>
          <w:p w14:paraId="27DD8C40" w14:textId="6F8F032F" w:rsidR="004D000B" w:rsidRDefault="00A420C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2</w:t>
            </w:r>
            <w:r w:rsidRPr="00093C2D">
              <w:rPr>
                <w:rFonts w:eastAsiaTheme="minorEastAsia"/>
              </w:rPr>
              <w:t>)</w:t>
            </w:r>
          </w:p>
        </w:tc>
      </w:tr>
    </w:tbl>
    <w:p w14:paraId="00E53059" w14:textId="77777777" w:rsidR="001E1EDC" w:rsidRDefault="000F1792" w:rsidP="002E3379">
      <w:pPr>
        <w:spacing w:line="480" w:lineRule="auto"/>
        <w:contextualSpacing/>
        <w:jc w:val="both"/>
        <w:rPr>
          <w:rFonts w:eastAsiaTheme="minorEastAsia" w:cstheme="minorHAnsi"/>
          <w:bCs/>
          <w:lang w:val="en-GB"/>
        </w:rPr>
      </w:pPr>
      <w:r w:rsidRPr="00972C7F">
        <w:rPr>
          <w:rFonts w:cstheme="minorHAnsi"/>
          <w:bCs/>
          <w:lang w:val="en-GB"/>
        </w:rPr>
        <w:t xml:space="preserve">where </w:t>
      </w:r>
      <m:oMath>
        <m:sSub>
          <m:sSubPr>
            <m:ctrlPr>
              <w:rPr>
                <w:rFonts w:ascii="Cambria Math" w:hAnsi="Cambria Math" w:cstheme="minorHAnsi"/>
                <w:bCs/>
                <w:i/>
              </w:rPr>
            </m:ctrlPr>
          </m:sSubPr>
          <m:e>
            <m:r>
              <w:rPr>
                <w:rFonts w:ascii="Cambria Math" w:hAnsi="Cambria Math" w:cstheme="minorHAnsi"/>
              </w:rPr>
              <m:t>g</m:t>
            </m:r>
          </m:e>
          <m:sub>
            <m:r>
              <w:rPr>
                <w:rFonts w:ascii="Cambria Math" w:hAnsi="Cambria Math" w:cstheme="minorHAnsi"/>
                <w:lang w:val="en-GB"/>
              </w:rPr>
              <m:t>0</m:t>
            </m:r>
          </m:sub>
        </m:sSub>
      </m:oMath>
      <w:r w:rsidRPr="00972C7F">
        <w:rPr>
          <w:rFonts w:eastAsiaTheme="minorEastAsia" w:cstheme="minorHAnsi"/>
          <w:bCs/>
          <w:lang w:val="en-GB"/>
        </w:rPr>
        <w:t xml:space="preserve"> is the intercept, </w:t>
      </w:r>
      <m:oMath>
        <m:sSub>
          <m:sSubPr>
            <m:ctrlPr>
              <w:rPr>
                <w:rFonts w:ascii="Cambria Math" w:eastAsiaTheme="minorEastAsia" w:hAnsi="Cambria Math" w:cstheme="minorHAnsi"/>
                <w:bCs/>
                <w:i/>
              </w:rPr>
            </m:ctrlPr>
          </m:sSubPr>
          <m:e>
            <m:r>
              <w:rPr>
                <w:rFonts w:ascii="Cambria Math" w:eastAsiaTheme="minorEastAsia" w:hAnsi="Cambria Math" w:cstheme="minorHAnsi"/>
              </w:rPr>
              <m:t>b</m:t>
            </m:r>
          </m:e>
          <m:sub>
            <m:r>
              <w:rPr>
                <w:rFonts w:ascii="Cambria Math" w:eastAsiaTheme="minorEastAsia" w:hAnsi="Cambria Math" w:cstheme="minorHAnsi"/>
                <w:lang w:val="en-GB"/>
              </w:rPr>
              <m:t>0</m:t>
            </m:r>
          </m:sub>
        </m:sSub>
      </m:oMath>
      <w:r w:rsidRPr="00972C7F">
        <w:rPr>
          <w:rFonts w:eastAsiaTheme="minorEastAsia" w:cstheme="minorHAnsi"/>
          <w:bCs/>
          <w:lang w:val="en-GB"/>
        </w:rPr>
        <w:t xml:space="preserve"> is the mass-scaling exponent when </w:t>
      </w:r>
      <m:oMath>
        <m:r>
          <w:rPr>
            <w:rFonts w:ascii="Cambria Math" w:eastAsiaTheme="minorEastAsia" w:hAnsi="Cambria Math" w:cstheme="minorHAnsi"/>
          </w:rPr>
          <m:t>T</m:t>
        </m:r>
        <m:r>
          <w:rPr>
            <w:rFonts w:ascii="Cambria Math" w:eastAsiaTheme="minorEastAsia" w:hAnsi="Cambria Math" w:cstheme="minorHAnsi"/>
            <w:lang w:val="en-GB"/>
          </w:rPr>
          <m:t>=0</m:t>
        </m:r>
      </m:oMath>
      <w:r w:rsidR="004D410B">
        <w:rPr>
          <w:rFonts w:eastAsiaTheme="minorEastAsia" w:cstheme="minorHAnsi"/>
          <w:lang w:val="en-GB"/>
        </w:rPr>
        <w:t xml:space="preserve"> (</w:t>
      </w:r>
      <m:oMath>
        <m:r>
          <m:rPr>
            <m:sty m:val="p"/>
          </m:rPr>
          <w:rPr>
            <w:rFonts w:ascii="Cambria Math" w:eastAsiaTheme="minorEastAsia" w:hAnsi="Cambria Math" w:cstheme="minorHAnsi"/>
            <w:lang w:val="en-GB"/>
          </w:rPr>
          <m:t>K</m:t>
        </m:r>
      </m:oMath>
      <w:r w:rsidR="004D410B">
        <w:rPr>
          <w:rFonts w:eastAsiaTheme="minorEastAsia" w:cstheme="minorHAnsi"/>
          <w:lang w:val="en-GB"/>
        </w:rPr>
        <w:t>)</w:t>
      </w:r>
      <w:r w:rsidRPr="00972C7F">
        <w:rPr>
          <w:rFonts w:eastAsiaTheme="minorEastAsia" w:cstheme="minorHAnsi"/>
          <w:bCs/>
          <w:lang w:val="en-GB"/>
        </w:rPr>
        <w:t xml:space="preserve">, </w:t>
      </w:r>
      <m:oMath>
        <m:r>
          <w:rPr>
            <w:rFonts w:ascii="Cambria Math" w:eastAsiaTheme="minorEastAsia" w:hAnsi="Cambria Math" w:cstheme="minorHAnsi"/>
          </w:rPr>
          <m:t>c</m:t>
        </m:r>
      </m:oMath>
      <w:r w:rsidRPr="00972C7F">
        <w:rPr>
          <w:rFonts w:eastAsiaTheme="minorEastAsia" w:cstheme="minorHAnsi"/>
          <w:bCs/>
          <w:lang w:val="en-GB"/>
        </w:rPr>
        <w:t xml:space="preserve"> is the interaction coefficient, </w:t>
      </w:r>
      <m:oMath>
        <m:r>
          <w:rPr>
            <w:rFonts w:ascii="Cambria Math" w:eastAsiaTheme="minorEastAsia" w:hAnsi="Cambria Math" w:cstheme="minorHAnsi"/>
          </w:rPr>
          <m:t>E</m:t>
        </m:r>
      </m:oMath>
      <w:r w:rsidRPr="00972C7F">
        <w:rPr>
          <w:rFonts w:eastAsiaTheme="minorEastAsia" w:cstheme="minorHAnsi"/>
          <w:bCs/>
          <w:lang w:val="en-GB"/>
        </w:rPr>
        <w:t xml:space="preserve"> is the activation energy, and </w:t>
      </w:r>
      <m:oMath>
        <m:r>
          <w:rPr>
            <w:rFonts w:ascii="Cambria Math" w:eastAsiaTheme="minorEastAsia" w:hAnsi="Cambria Math" w:cstheme="minorHAnsi"/>
          </w:rPr>
          <m:t>k</m:t>
        </m:r>
      </m:oMath>
      <w:r w:rsidRPr="00972C7F">
        <w:rPr>
          <w:rFonts w:eastAsiaTheme="minorEastAsia" w:cstheme="minorHAnsi"/>
          <w:bCs/>
          <w:lang w:val="en-GB"/>
        </w:rPr>
        <w:t xml:space="preserve"> is Boltzmann’s constant in </w:t>
      </w:r>
      <m:oMath>
        <m:r>
          <m:rPr>
            <m:sty m:val="p"/>
          </m:rPr>
          <w:rPr>
            <w:rFonts w:ascii="Cambria Math" w:eastAsiaTheme="minorEastAsia" w:hAnsi="Cambria Math" w:cstheme="minorHAnsi"/>
            <w:lang w:val="en-GB"/>
          </w:rPr>
          <m:t xml:space="preserve">eV </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K</m:t>
            </m:r>
          </m:e>
          <m:sup>
            <m:r>
              <w:rPr>
                <w:rFonts w:ascii="Cambria Math" w:eastAsiaTheme="minorEastAsia" w:hAnsi="Cambria Math" w:cstheme="minorHAnsi"/>
                <w:lang w:val="en-GB"/>
              </w:rPr>
              <m:t>-1</m:t>
            </m:r>
          </m:sup>
        </m:sSup>
      </m:oMath>
      <w:r w:rsidRPr="00972C7F">
        <w:rPr>
          <w:rFonts w:eastAsiaTheme="minorEastAsia" w:cstheme="minorHAnsi"/>
          <w:bCs/>
          <w:lang w:val="en-GB"/>
        </w:rPr>
        <w:t xml:space="preserve"> (</w:t>
      </w:r>
      <m:oMath>
        <m:r>
          <w:rPr>
            <w:rFonts w:ascii="Cambria Math" w:eastAsiaTheme="minorEastAsia" w:hAnsi="Cambria Math" w:cstheme="minorHAnsi"/>
            <w:lang w:val="en-GB"/>
          </w:rPr>
          <m:t>=8.617×</m:t>
        </m:r>
        <m:sSup>
          <m:sSupPr>
            <m:ctrlPr>
              <w:rPr>
                <w:rFonts w:ascii="Cambria Math" w:eastAsiaTheme="minorEastAsia" w:hAnsi="Cambria Math" w:cstheme="minorHAnsi"/>
                <w:bCs/>
                <w:i/>
              </w:rPr>
            </m:ctrlPr>
          </m:sSupPr>
          <m:e>
            <m:r>
              <w:rPr>
                <w:rFonts w:ascii="Cambria Math" w:eastAsiaTheme="minorEastAsia" w:hAnsi="Cambria Math" w:cstheme="minorHAnsi"/>
                <w:lang w:val="en-GB"/>
              </w:rPr>
              <m:t>10</m:t>
            </m:r>
          </m:e>
          <m:sup>
            <m:r>
              <w:rPr>
                <w:rFonts w:ascii="Cambria Math" w:eastAsiaTheme="minorEastAsia" w:hAnsi="Cambria Math" w:cstheme="minorHAnsi"/>
                <w:lang w:val="en-GB"/>
              </w:rPr>
              <m:t>-5</m:t>
            </m:r>
          </m:sup>
        </m:sSup>
        <m:r>
          <w:rPr>
            <w:rFonts w:ascii="Cambria Math" w:eastAsiaTheme="minorEastAsia" w:hAnsi="Cambria Math" w:cstheme="minorHAnsi"/>
            <w:lang w:val="en-GB"/>
          </w:rPr>
          <m:t xml:space="preserve">, </m:t>
        </m:r>
        <m:r>
          <m:rPr>
            <m:sty m:val="p"/>
          </m:rPr>
          <w:rPr>
            <w:rFonts w:ascii="Cambria Math" w:eastAsiaTheme="minorEastAsia" w:hAnsi="Cambria Math" w:cstheme="minorHAnsi"/>
            <w:lang w:val="en-GB"/>
          </w:rPr>
          <m:t>eV</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K</m:t>
            </m:r>
          </m:e>
          <m:sup>
            <m:r>
              <m:rPr>
                <m:sty m:val="p"/>
              </m:rPr>
              <w:rPr>
                <w:rFonts w:ascii="Cambria Math" w:eastAsiaTheme="minorEastAsia" w:hAnsi="Cambria Math" w:cstheme="minorHAnsi"/>
                <w:lang w:val="en-GB"/>
              </w:rPr>
              <m:t>-1</m:t>
            </m:r>
          </m:sup>
        </m:sSup>
      </m:oMath>
      <w:r w:rsidRPr="00972C7F">
        <w:rPr>
          <w:rFonts w:eastAsiaTheme="minorEastAsia" w:cstheme="minorHAnsi"/>
          <w:bCs/>
          <w:lang w:val="en-GB"/>
        </w:rPr>
        <w:t xml:space="preserve">). </w:t>
      </w:r>
    </w:p>
    <w:p w14:paraId="7A33183A" w14:textId="63576745" w:rsidR="000F1792" w:rsidRPr="00972C7F" w:rsidRDefault="001D3AB1" w:rsidP="001E1EDC">
      <w:pPr>
        <w:spacing w:line="480" w:lineRule="auto"/>
        <w:ind w:firstLine="284"/>
        <w:contextualSpacing/>
        <w:jc w:val="both"/>
        <w:rPr>
          <w:rFonts w:cstheme="minorHAnsi"/>
          <w:bCs/>
          <w:lang w:val="en-GB"/>
        </w:rPr>
      </w:pPr>
      <w:r w:rsidRPr="004559BC">
        <w:rPr>
          <w:rFonts w:eastAsiaTheme="minorEastAsia" w:cstheme="minorHAnsi"/>
          <w:bCs/>
          <w:lang w:val="en-GB"/>
        </w:rPr>
        <w:t>W</w:t>
      </w:r>
      <w:r w:rsidR="005846B0" w:rsidRPr="004559BC">
        <w:rPr>
          <w:rFonts w:cstheme="minorHAnsi"/>
          <w:bCs/>
          <w:lang w:val="en-GB"/>
        </w:rPr>
        <w:t xml:space="preserve">e fit </w:t>
      </w:r>
      <w:r w:rsidR="000F1792" w:rsidRPr="00972C7F">
        <w:rPr>
          <w:rFonts w:cstheme="minorHAnsi"/>
          <w:bCs/>
          <w:lang w:val="en-GB"/>
        </w:rPr>
        <w:t xml:space="preserve">hierarchical models with </w:t>
      </w:r>
      <w:r w:rsidR="000F1792" w:rsidRPr="006E48B8">
        <w:rPr>
          <w:rFonts w:cstheme="minorHAnsi"/>
          <w:bCs/>
          <w:lang w:val="en-GB"/>
        </w:rPr>
        <w:t>different combinations of group (species)-varying coefficients</w:t>
      </w:r>
      <w:r w:rsidR="00451080" w:rsidRPr="006E48B8">
        <w:rPr>
          <w:rFonts w:cstheme="minorHAnsi"/>
          <w:bCs/>
          <w:lang w:val="en-GB"/>
        </w:rPr>
        <w:t>.</w:t>
      </w:r>
      <w:r w:rsidR="000F1792" w:rsidRPr="006E48B8">
        <w:rPr>
          <w:rFonts w:cstheme="minorHAnsi"/>
          <w:bCs/>
          <w:lang w:val="en-GB"/>
        </w:rPr>
        <w:t xml:space="preserve"> </w:t>
      </w:r>
      <w:r w:rsidR="00F7362F" w:rsidRPr="006E48B8">
        <w:rPr>
          <w:rFonts w:cstheme="minorHAnsi"/>
          <w:bCs/>
          <w:lang w:val="en-GB"/>
        </w:rPr>
        <w:t xml:space="preserve">This is in contrast to </w:t>
      </w:r>
      <w:r w:rsidR="00EC4A64" w:rsidRPr="006E48B8">
        <w:rPr>
          <w:rFonts w:cstheme="minorHAnsi"/>
          <w:bCs/>
          <w:lang w:val="en-GB"/>
        </w:rPr>
        <w:t xml:space="preserve">the </w:t>
      </w:r>
      <w:r w:rsidR="00B931C2" w:rsidRPr="006E48B8">
        <w:rPr>
          <w:rFonts w:cstheme="minorHAnsi"/>
          <w:bCs/>
          <w:lang w:val="en-GB"/>
        </w:rPr>
        <w:t>Arrhenius fractal supply model</w:t>
      </w:r>
      <w:r w:rsidR="00B773AC" w:rsidRPr="006E48B8">
        <w:rPr>
          <w:rFonts w:cstheme="minorHAnsi"/>
          <w:bCs/>
          <w:lang w:val="en-GB"/>
        </w:rPr>
        <w:t>,</w:t>
      </w:r>
      <w:r w:rsidR="00B931C2" w:rsidRPr="006E48B8">
        <w:rPr>
          <w:rFonts w:cstheme="minorHAnsi"/>
          <w:bCs/>
          <w:lang w:val="en-GB"/>
        </w:rPr>
        <w:t xml:space="preserve"> </w:t>
      </w:r>
      <w:r w:rsidR="00EC4A64" w:rsidRPr="006E48B8">
        <w:rPr>
          <w:rFonts w:cstheme="minorHAnsi"/>
          <w:bCs/>
          <w:lang w:val="en-GB"/>
        </w:rPr>
        <w:t xml:space="preserve">which assumes </w:t>
      </w:r>
      <w:r w:rsidR="00F7362F" w:rsidRPr="006E48B8">
        <w:rPr>
          <w:rFonts w:cstheme="minorHAnsi"/>
          <w:bCs/>
          <w:lang w:val="en-GB"/>
        </w:rPr>
        <w:t>only the intercept varies between tax</w:t>
      </w:r>
      <w:r w:rsidR="00606C77" w:rsidRPr="006E48B8">
        <w:rPr>
          <w:rFonts w:cstheme="minorHAnsi"/>
          <w:bCs/>
          <w:lang w:val="en-GB"/>
        </w:rPr>
        <w:t>a</w:t>
      </w:r>
      <w:r w:rsidR="00001A7F" w:rsidRPr="006E48B8">
        <w:rPr>
          <w:rFonts w:cstheme="minorHAnsi"/>
          <w:bCs/>
          <w:lang w:val="en-GB"/>
        </w:rPr>
        <w:t>. With such grouping in the models</w:t>
      </w:r>
      <w:r w:rsidR="00606C77" w:rsidRPr="006E48B8">
        <w:rPr>
          <w:rFonts w:cstheme="minorHAnsi"/>
          <w:bCs/>
          <w:lang w:val="en-GB"/>
        </w:rPr>
        <w:t>, the species-varying coefficients are estimated with shrinkage, which reduce</w:t>
      </w:r>
      <w:r w:rsidR="00B931C2" w:rsidRPr="006E48B8">
        <w:rPr>
          <w:rFonts w:cstheme="minorHAnsi"/>
          <w:bCs/>
          <w:lang w:val="en-GB"/>
        </w:rPr>
        <w:t>s</w:t>
      </w:r>
      <w:r w:rsidR="00606C77" w:rsidRPr="006E48B8">
        <w:rPr>
          <w:rFonts w:cstheme="minorHAnsi"/>
          <w:bCs/>
          <w:lang w:val="en-GB"/>
        </w:rPr>
        <w:t xml:space="preserve"> the influence of </w:t>
      </w:r>
      <w:r w:rsidR="00F74202" w:rsidRPr="006E48B8">
        <w:rPr>
          <w:rFonts w:cstheme="minorHAnsi"/>
          <w:bCs/>
          <w:lang w:val="en-GB"/>
        </w:rPr>
        <w:t xml:space="preserve">outliers </w:t>
      </w:r>
      <w:r w:rsidR="001E5B43">
        <w:rPr>
          <w:rFonts w:cstheme="minorHAnsi"/>
          <w:bCs/>
          <w:lang w:val="en-GB"/>
        </w:rPr>
        <w:t xml:space="preserve">which could occur </w:t>
      </w:r>
      <w:r w:rsidR="008078B7">
        <w:rPr>
          <w:rFonts w:cstheme="minorHAnsi"/>
          <w:bCs/>
          <w:lang w:val="en-GB"/>
        </w:rPr>
        <w:t xml:space="preserve">in species with small samples sizes </w:t>
      </w:r>
      <w:r w:rsidR="00347015" w:rsidRPr="006E48B8">
        <w:rPr>
          <w:rFonts w:cstheme="minorHAnsi"/>
          <w:bCs/>
          <w:lang w:val="en-GB"/>
        </w:rPr>
        <w:fldChar w:fldCharType="begin"/>
      </w:r>
      <w:r w:rsidR="009C66FD" w:rsidRPr="006E48B8">
        <w:rPr>
          <w:rFonts w:cstheme="minorHAnsi"/>
          <w:bCs/>
          <w:lang w:val="en-GB"/>
        </w:rPr>
        <w:instrText xml:space="preserve"> ADDIN ZOTERO_ITEM CSL_CITATION {"citationID":"a13lhriqdmn","properties":{"formattedCitation":"(Gelman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00347015" w:rsidRPr="006E48B8">
        <w:rPr>
          <w:rFonts w:cstheme="minorHAnsi"/>
          <w:bCs/>
          <w:lang w:val="en-GB"/>
        </w:rPr>
        <w:fldChar w:fldCharType="separate"/>
      </w:r>
      <w:r w:rsidR="009C66FD" w:rsidRPr="006E48B8">
        <w:rPr>
          <w:rFonts w:ascii="Times New Roman" w:cs="Times New Roman"/>
          <w:lang w:val="en-GB"/>
        </w:rPr>
        <w:t xml:space="preserve">(Gelman &amp; Hill 2007; Harrison </w:t>
      </w:r>
      <w:r w:rsidR="009C66FD" w:rsidRPr="006E48B8">
        <w:rPr>
          <w:rFonts w:ascii="Times New Roman" w:cs="Times New Roman"/>
          <w:i/>
          <w:iCs/>
          <w:lang w:val="en-GB"/>
        </w:rPr>
        <w:t>et al.</w:t>
      </w:r>
      <w:r w:rsidR="009C66FD" w:rsidRPr="006E48B8">
        <w:rPr>
          <w:rFonts w:ascii="Times New Roman" w:cs="Times New Roman"/>
          <w:lang w:val="en-GB"/>
        </w:rPr>
        <w:t xml:space="preserve"> 2018)</w:t>
      </w:r>
      <w:r w:rsidR="00347015" w:rsidRPr="006E48B8">
        <w:rPr>
          <w:rFonts w:cstheme="minorHAnsi"/>
          <w:bCs/>
          <w:lang w:val="en-GB"/>
        </w:rPr>
        <w:fldChar w:fldCharType="end"/>
      </w:r>
      <w:r w:rsidR="008D5AD9" w:rsidRPr="006E48B8">
        <w:rPr>
          <w:rFonts w:cstheme="minorHAnsi"/>
          <w:bCs/>
          <w:lang w:val="en-GB"/>
        </w:rPr>
        <w:t xml:space="preserve">. </w:t>
      </w:r>
      <w:r w:rsidR="000F1792" w:rsidRPr="006E48B8">
        <w:rPr>
          <w:rFonts w:cstheme="minorHAnsi"/>
          <w:bCs/>
          <w:lang w:val="en-GB"/>
        </w:rPr>
        <w:t>The full model with uncorrelated species-varying inte</w:t>
      </w:r>
      <w:r w:rsidR="000F1792" w:rsidRPr="00972C7F">
        <w:rPr>
          <w:rFonts w:cstheme="minorHAnsi"/>
          <w:bCs/>
          <w:lang w:val="en-GB"/>
        </w:rPr>
        <w:t>rcepts</w:t>
      </w:r>
      <w:r w:rsidR="007343AC" w:rsidRPr="00972C7F">
        <w:rPr>
          <w:rFonts w:cstheme="minorHAnsi"/>
          <w:bCs/>
          <w:lang w:val="en-GB"/>
        </w:rPr>
        <w:t>,</w:t>
      </w:r>
      <w:r w:rsidR="000F1792" w:rsidRPr="00972C7F">
        <w:rPr>
          <w:rFonts w:cstheme="minorHAnsi"/>
          <w:bCs/>
          <w:lang w:val="en-GB"/>
        </w:rPr>
        <w:t xml:space="preserve"> mass-, temperature- and interaction-coefficients, 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815BFC" w14:paraId="19A35574" w14:textId="77777777" w:rsidTr="00C358A1">
        <w:tc>
          <w:tcPr>
            <w:tcW w:w="421" w:type="dxa"/>
          </w:tcPr>
          <w:p w14:paraId="76698615" w14:textId="77777777" w:rsidR="00815BFC" w:rsidRPr="00972C7F" w:rsidRDefault="00815BFC" w:rsidP="002E3379">
            <w:pPr>
              <w:spacing w:line="480" w:lineRule="auto"/>
              <w:contextualSpacing/>
              <w:jc w:val="both"/>
              <w:rPr>
                <w:rFonts w:cstheme="minorHAnsi"/>
                <w:bCs/>
                <w:i/>
                <w:iCs/>
                <w:lang w:val="en-GB"/>
              </w:rPr>
            </w:pPr>
          </w:p>
        </w:tc>
        <w:tc>
          <w:tcPr>
            <w:tcW w:w="8099" w:type="dxa"/>
          </w:tcPr>
          <w:p w14:paraId="4949BE2D" w14:textId="45F5B231" w:rsidR="00815BFC" w:rsidRPr="004D000B" w:rsidRDefault="00FD494D"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496" w:type="dxa"/>
          </w:tcPr>
          <w:p w14:paraId="2D11A994" w14:textId="54C6CC6F" w:rsidR="00815BFC" w:rsidRDefault="00815BF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3</w:t>
            </w:r>
            <w:r w:rsidRPr="00093C2D">
              <w:rPr>
                <w:rFonts w:eastAsiaTheme="minorEastAsia"/>
              </w:rPr>
              <w:t>)</w:t>
            </w:r>
          </w:p>
        </w:tc>
      </w:tr>
      <w:tr w:rsidR="00815BFC" w14:paraId="4CB4EFB7" w14:textId="77777777" w:rsidTr="00C358A1">
        <w:tc>
          <w:tcPr>
            <w:tcW w:w="421" w:type="dxa"/>
          </w:tcPr>
          <w:p w14:paraId="10367A61" w14:textId="77777777" w:rsidR="00815BFC" w:rsidRDefault="00815BFC" w:rsidP="002E3379">
            <w:pPr>
              <w:spacing w:line="480" w:lineRule="auto"/>
              <w:contextualSpacing/>
              <w:jc w:val="both"/>
              <w:rPr>
                <w:rFonts w:cstheme="minorHAnsi"/>
                <w:bCs/>
                <w:i/>
                <w:iCs/>
              </w:rPr>
            </w:pPr>
          </w:p>
        </w:tc>
        <w:tc>
          <w:tcPr>
            <w:tcW w:w="8099" w:type="dxa"/>
          </w:tcPr>
          <w:p w14:paraId="15019576" w14:textId="28568314" w:rsidR="00815BFC" w:rsidRDefault="00FD494D" w:rsidP="002E3379">
            <w:pPr>
              <w:spacing w:line="480" w:lineRule="auto"/>
              <w:contextualSpacing/>
              <w:jc w:val="center"/>
              <w:rPr>
                <w:rFonts w:ascii="Times New Roman" w:eastAsia="Times New Roman" w:hAnsi="Times New Roman" w:cs="Times New Roman"/>
                <w:i/>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2j[i]</m:t>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sub>
                </m:sSub>
              </m:oMath>
            </m:oMathPara>
          </w:p>
        </w:tc>
        <w:tc>
          <w:tcPr>
            <w:tcW w:w="496" w:type="dxa"/>
          </w:tcPr>
          <w:p w14:paraId="78CF8883" w14:textId="614A4DBE" w:rsidR="00815BFC" w:rsidRPr="00815BFC" w:rsidRDefault="00815BFC" w:rsidP="002E3379">
            <w:pPr>
              <w:spacing w:line="480" w:lineRule="auto"/>
              <w:contextualSpacing/>
              <w:jc w:val="both"/>
              <w:rPr>
                <w:rFonts w:eastAsiaTheme="minorEastAsia"/>
              </w:rPr>
            </w:pPr>
            <w:r>
              <w:rPr>
                <w:rFonts w:eastAsiaTheme="minorEastAsia"/>
              </w:rPr>
              <w:t>(</w:t>
            </w:r>
            <w:r w:rsidR="006A13B7">
              <w:rPr>
                <w:rFonts w:eastAsiaTheme="minorEastAsia"/>
              </w:rPr>
              <w:t>4</w:t>
            </w:r>
            <w:r>
              <w:rPr>
                <w:rFonts w:eastAsiaTheme="minorEastAsia"/>
              </w:rPr>
              <w:t>)</w:t>
            </w:r>
          </w:p>
        </w:tc>
      </w:tr>
      <w:tr w:rsidR="00815BFC" w14:paraId="45581A45" w14:textId="77777777" w:rsidTr="00C358A1">
        <w:tc>
          <w:tcPr>
            <w:tcW w:w="421" w:type="dxa"/>
          </w:tcPr>
          <w:p w14:paraId="4FEA6D70" w14:textId="77777777" w:rsidR="00815BFC" w:rsidRDefault="00815BFC" w:rsidP="002E3379">
            <w:pPr>
              <w:spacing w:line="480" w:lineRule="auto"/>
              <w:contextualSpacing/>
              <w:jc w:val="both"/>
              <w:rPr>
                <w:rFonts w:cstheme="minorHAnsi"/>
                <w:bCs/>
                <w:i/>
                <w:iCs/>
              </w:rPr>
            </w:pPr>
          </w:p>
        </w:tc>
        <w:tc>
          <w:tcPr>
            <w:tcW w:w="8099" w:type="dxa"/>
          </w:tcPr>
          <w:p w14:paraId="6F7537ED" w14:textId="6B9A0EBE" w:rsidR="00815BFC" w:rsidRPr="004D000B" w:rsidRDefault="00FD494D" w:rsidP="002E3379">
            <w:pPr>
              <w:spacing w:line="480" w:lineRule="auto"/>
              <w:contextualSpacing/>
              <w:jc w:val="center"/>
              <w:rPr>
                <w:rFonts w:cstheme="minorHAnsi"/>
                <w:bCs/>
                <w:i/>
                <w:iCs/>
              </w:rPr>
            </w:pP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w:r w:rsidR="00815BFC" w:rsidRPr="00093C2D">
              <w:rPr>
                <w:rFonts w:eastAsiaTheme="minorEastAsia"/>
              </w:rPr>
              <w:t>,</w:t>
            </w:r>
            <w:r w:rsidR="00815BFC" w:rsidRPr="00093C2D">
              <w:rPr>
                <w:rFonts w:eastAsiaTheme="minorEastAsia" w:cstheme="minorHAnsi"/>
              </w:rPr>
              <w:t xml:space="preserve">                                                               </w:t>
            </w:r>
          </w:p>
        </w:tc>
        <w:tc>
          <w:tcPr>
            <w:tcW w:w="496" w:type="dxa"/>
          </w:tcPr>
          <w:p w14:paraId="7EEF81EB" w14:textId="4F12F1DC" w:rsidR="00815BFC" w:rsidRDefault="00815BF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5</w:t>
            </w:r>
            <w:r w:rsidRPr="00093C2D">
              <w:rPr>
                <w:rFonts w:eastAsiaTheme="minorEastAsia"/>
              </w:rPr>
              <w:t>)</w:t>
            </w:r>
          </w:p>
        </w:tc>
      </w:tr>
    </w:tbl>
    <w:p w14:paraId="6B32E2B4" w14:textId="0E47F020" w:rsidR="00FA0518" w:rsidRPr="00972C7F" w:rsidRDefault="00FA0518" w:rsidP="002E3379">
      <w:pPr>
        <w:spacing w:line="480" w:lineRule="auto"/>
        <w:contextualSpacing/>
        <w:jc w:val="both"/>
        <w:rPr>
          <w:rFonts w:eastAsiaTheme="minorEastAsia" w:cstheme="minorHAnsi"/>
          <w:iCs/>
          <w:lang w:val="en-GB"/>
        </w:rPr>
      </w:pPr>
      <w:r w:rsidRPr="00972C7F">
        <w:rPr>
          <w:rFonts w:eastAsiaTheme="minorEastAsia" w:cstheme="minorHAnsi"/>
          <w:lang w:val="en-GB"/>
        </w:rPr>
        <w:t xml:space="preserve">where </w:t>
      </w:r>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oMath>
      <w:r w:rsidRPr="00972C7F">
        <w:rPr>
          <w:rFonts w:eastAsiaTheme="minorEastAsia" w:cstheme="minorHAnsi"/>
          <w:bCs/>
          <w:iCs/>
          <w:lang w:val="en-GB"/>
        </w:rPr>
        <w:t xml:space="preserve"> is the </w:t>
      </w:r>
      <m:oMath>
        <m:r>
          <w:rPr>
            <w:rFonts w:ascii="Cambria Math" w:eastAsiaTheme="minorEastAsia" w:hAnsi="Cambria Math" w:cstheme="minorHAnsi"/>
          </w:rPr>
          <m:t>i</m:t>
        </m:r>
      </m:oMath>
      <w:r w:rsidRPr="00972C7F">
        <w:rPr>
          <w:rFonts w:eastAsiaTheme="minorEastAsia" w:cstheme="minorHAnsi"/>
          <w:bCs/>
          <w:iCs/>
          <w:lang w:val="en-GB"/>
        </w:rPr>
        <w:t>th observation of the natural log of the rate (growth, metabolism or consumption)</w:t>
      </w:r>
      <w:r w:rsidR="003E77ED" w:rsidRPr="00972C7F">
        <w:rPr>
          <w:rFonts w:eastAsiaTheme="minorEastAsia" w:cstheme="minorHAnsi"/>
          <w:bCs/>
          <w:iCs/>
          <w:lang w:val="en-GB"/>
        </w:rPr>
        <w:t xml:space="preserve">, and </w:t>
      </w:r>
      <m:oMath>
        <m:r>
          <w:rPr>
            <w:rFonts w:ascii="Cambria Math" w:eastAsiaTheme="minorEastAsia" w:hAnsi="Cambria Math" w:cstheme="minorHAnsi"/>
          </w:rPr>
          <m:t>p</m:t>
        </m:r>
      </m:oMath>
      <w:r w:rsidR="000A27B2" w:rsidRPr="00972C7F">
        <w:rPr>
          <w:rFonts w:eastAsiaTheme="minorEastAsia" w:cstheme="minorHAnsi"/>
          <w:lang w:val="en-GB"/>
        </w:rPr>
        <w:t xml:space="preserve"> indexes </w:t>
      </w:r>
      <w:r w:rsidR="00051BB6" w:rsidRPr="00972C7F">
        <w:rPr>
          <w:rFonts w:eastAsiaTheme="minorEastAsia" w:cstheme="minorHAnsi"/>
          <w:lang w:val="en-GB"/>
        </w:rPr>
        <w:t>regression coefficient</w:t>
      </w:r>
      <w:r w:rsidR="003E77ED" w:rsidRPr="00972C7F">
        <w:rPr>
          <w:rFonts w:eastAsiaTheme="minorEastAsia" w:cstheme="minorHAnsi"/>
          <w:lang w:val="en-GB"/>
        </w:rPr>
        <w:t xml:space="preserve"> (</w:t>
      </w:r>
      <m:oMath>
        <m:r>
          <w:rPr>
            <w:rFonts w:ascii="Cambria Math" w:eastAsiaTheme="minorEastAsia" w:hAnsi="Cambria Math" w:cstheme="minorHAnsi"/>
            <w:lang w:val="en-GB"/>
          </w:rPr>
          <m:t>0,1,2,3)</m:t>
        </m:r>
      </m:oMath>
      <w:r w:rsidRPr="00972C7F">
        <w:rPr>
          <w:rFonts w:eastAsiaTheme="minorEastAsia" w:cstheme="minorHAnsi"/>
          <w:bCs/>
          <w:iCs/>
          <w:lang w:val="en-GB"/>
        </w:rPr>
        <w:t xml:space="preserve">. </w:t>
      </w:r>
      <w:r w:rsidR="00397E17" w:rsidRPr="00972C7F">
        <w:rPr>
          <w:rFonts w:eastAsiaTheme="minorEastAsia" w:cstheme="minorHAnsi"/>
          <w:bCs/>
          <w:iCs/>
          <w:lang w:val="en-GB"/>
        </w:rPr>
        <w:t xml:space="preserve">In Eq. </w:t>
      </w:r>
      <w:r w:rsidR="005167FF">
        <w:rPr>
          <w:rFonts w:eastAsiaTheme="minorEastAsia" w:cstheme="minorHAnsi"/>
          <w:bCs/>
          <w:iCs/>
          <w:lang w:val="en-GB"/>
        </w:rPr>
        <w:t>4</w:t>
      </w:r>
      <w:r w:rsidR="008A5C33" w:rsidRPr="00972C7F">
        <w:rPr>
          <w:rFonts w:eastAsiaTheme="minorEastAsia" w:cstheme="minorHAnsi"/>
          <w:bCs/>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000453E2" w:rsidRPr="00972C7F">
        <w:rPr>
          <w:rFonts w:eastAsiaTheme="minorEastAsia" w:cstheme="minorHAnsi"/>
          <w:lang w:val="en-GB"/>
        </w:rPr>
        <w:t xml:space="preserve"> is the </w:t>
      </w:r>
      <w:r w:rsidR="002F5F2E" w:rsidRPr="004559BC">
        <w:rPr>
          <w:rFonts w:eastAsiaTheme="minorEastAsia" w:cstheme="minorHAnsi"/>
          <w:lang w:val="en-GB"/>
        </w:rPr>
        <w:t xml:space="preserve">mean </w:t>
      </w:r>
      <w:proofErr w:type="spellStart"/>
      <w:r w:rsidR="002F5F2E" w:rsidRPr="004559BC">
        <w:rPr>
          <w:rFonts w:eastAsiaTheme="minorEastAsia" w:cstheme="minorHAnsi"/>
          <w:lang w:val="en-GB"/>
        </w:rPr>
        <w:t>centered</w:t>
      </w:r>
      <w:proofErr w:type="spellEnd"/>
      <w:r w:rsidR="002F5F2E" w:rsidRPr="004559BC">
        <w:rPr>
          <w:rFonts w:eastAsiaTheme="minorEastAsia" w:cstheme="minorHAnsi"/>
          <w:lang w:val="en-GB"/>
        </w:rPr>
        <w:t xml:space="preserve"> (not by species) </w:t>
      </w:r>
      <w:r w:rsidR="000453E2" w:rsidRPr="00972C7F">
        <w:rPr>
          <w:rFonts w:eastAsiaTheme="minorEastAsia" w:cstheme="minorHAnsi"/>
          <w:iCs/>
          <w:lang w:val="en-GB"/>
        </w:rPr>
        <w:t>natural log of body mass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eastAsiaTheme="minorEastAsia" w:hAnsi="Cambria Math" w:cstheme="minorHAnsi"/>
            <w:lang w:val="en-GB"/>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w:commentRangeStart w:id="16"/>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e>
        </m:acc>
      </m:oMath>
      <w:r w:rsidR="001467B6">
        <w:rPr>
          <w:rFonts w:eastAsiaTheme="minorEastAsia" w:cstheme="minorHAnsi"/>
          <w:iCs/>
          <w:lang w:val="en-GB"/>
        </w:rPr>
        <w:t>)</w:t>
      </w:r>
      <w:r w:rsidR="00043D6F" w:rsidRPr="00972C7F">
        <w:rPr>
          <w:rFonts w:eastAsiaTheme="minorEastAsia" w:cstheme="minorHAnsi"/>
          <w:iCs/>
          <w:lang w:val="en-GB"/>
        </w:rPr>
        <w:t xml:space="preserve">, </w:t>
      </w:r>
      <w:commentRangeEnd w:id="16"/>
      <w:r w:rsidR="004D410B">
        <w:rPr>
          <w:rStyle w:val="CommentReference"/>
        </w:rPr>
        <w:commentReference w:id="16"/>
      </w:r>
      <w:r w:rsidR="00392D42" w:rsidRPr="00972C7F">
        <w:rPr>
          <w:rFonts w:eastAsiaTheme="minorEastAsia" w:cstheme="minorHAnsi"/>
          <w:iCs/>
          <w:lang w:val="en-GB"/>
        </w:rPr>
        <w:t xml:space="preserve">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oMath>
      <w:r w:rsidR="00392D42" w:rsidRPr="00972C7F">
        <w:rPr>
          <w:rFonts w:eastAsiaTheme="minorEastAsia" w:cstheme="minorHAnsi"/>
          <w:lang w:val="en-GB"/>
        </w:rPr>
        <w:t xml:space="preserve"> </w:t>
      </w:r>
      <w:r w:rsidR="006A6EFB" w:rsidRPr="004559BC">
        <w:rPr>
          <w:rFonts w:eastAsiaTheme="minorEastAsia" w:cstheme="minorHAnsi"/>
          <w:lang w:val="en-GB"/>
        </w:rPr>
        <w:t xml:space="preserve">is </w:t>
      </w:r>
      <w:r w:rsidR="009B66A2" w:rsidRPr="004559BC">
        <w:rPr>
          <w:rFonts w:eastAsiaTheme="minorEastAsia" w:cstheme="minorHAnsi"/>
          <w:lang w:val="en-GB"/>
        </w:rPr>
        <w:t>mean-</w:t>
      </w:r>
      <w:proofErr w:type="spellStart"/>
      <w:r w:rsidR="009B66A2" w:rsidRPr="004559BC">
        <w:rPr>
          <w:rFonts w:eastAsiaTheme="minorEastAsia" w:cstheme="minorHAnsi"/>
          <w:lang w:val="en-GB"/>
        </w:rPr>
        <w:t>centered</w:t>
      </w:r>
      <w:proofErr w:type="spellEnd"/>
      <w:r w:rsidR="009B66A2" w:rsidRPr="004559BC">
        <w:rPr>
          <w:rFonts w:eastAsiaTheme="minorEastAsia" w:cstheme="minorHAnsi"/>
          <w:lang w:val="en-GB"/>
        </w:rPr>
        <w:t xml:space="preserve"> Arrhenius </w:t>
      </w:r>
      <w:r w:rsidR="00392D42" w:rsidRPr="00972C7F">
        <w:rPr>
          <w:rFonts w:eastAsiaTheme="minorEastAsia" w:cstheme="minorHAnsi"/>
          <w:iCs/>
          <w:lang w:val="en-GB"/>
        </w:rPr>
        <w:t>temperature</w:t>
      </w:r>
      <w:r w:rsidR="00914496">
        <w:rPr>
          <w:rFonts w:eastAsiaTheme="minorEastAsia" w:cstheme="minorHAnsi"/>
          <w:lang w:val="en-GB"/>
        </w:rPr>
        <w:t xml:space="preserve"> </w:t>
      </w:r>
      <w:r w:rsidR="00A77A84">
        <w:rPr>
          <w:rFonts w:eastAsiaTheme="minorEastAsia" w:cstheme="minorHAnsi"/>
          <w:lang w:val="en-GB"/>
        </w:rPr>
        <w:t>(</w:t>
      </w:r>
      <m:oMath>
        <m:r>
          <w:rPr>
            <w:rFonts w:ascii="Cambria Math" w:eastAsiaTheme="minorEastAsia" w:hAnsi="Cambria Math" w:cstheme="minorHAnsi"/>
            <w:lang w:val="en-GB"/>
          </w:rPr>
          <m:t>1/</m:t>
        </m:r>
        <m:r>
          <w:rPr>
            <w:rFonts w:ascii="Cambria Math" w:eastAsiaTheme="minorEastAsia" w:hAnsi="Cambria Math" w:cstheme="minorHAnsi"/>
          </w:rPr>
          <m:t>kT</m:t>
        </m:r>
      </m:oMath>
      <w:r w:rsidR="008140A9" w:rsidRPr="00972C7F">
        <w:rPr>
          <w:rFonts w:eastAsiaTheme="minorEastAsia" w:cstheme="minorHAnsi"/>
          <w:lang w:val="en-GB"/>
        </w:rPr>
        <w:t>in</w:t>
      </w:r>
      <w:r w:rsidR="00160070" w:rsidRPr="004559BC">
        <w:rPr>
          <w:rFonts w:eastAsiaTheme="minorEastAsia" w:cstheme="minorHAnsi"/>
          <w:bCs/>
          <w:iCs/>
          <w:lang w:val="en-GB"/>
        </w:rPr>
        <w:t xml:space="preserve"> </w:t>
      </w:r>
      <w:r w:rsidR="00FD7F08" w:rsidRPr="004559BC">
        <w:rPr>
          <w:rFonts w:eastAsiaTheme="minorEastAsia" w:cstheme="minorHAnsi"/>
          <w:bCs/>
          <w:iCs/>
          <w:lang w:val="en-GB"/>
        </w:rPr>
        <w:t xml:space="preserve">unit </w:t>
      </w:r>
      <m:oMath>
        <m:sSup>
          <m:sSupPr>
            <m:ctrlPr>
              <w:rPr>
                <w:rFonts w:ascii="Cambria Math" w:eastAsiaTheme="minorEastAsia" w:hAnsi="Cambria Math" w:cstheme="minorHAnsi"/>
                <w:i/>
                <w:lang w:val="en-GB"/>
              </w:rPr>
            </m:ctrlPr>
          </m:sSupPr>
          <m:e>
            <m:r>
              <m:rPr>
                <m:sty m:val="p"/>
              </m:rPr>
              <w:rPr>
                <w:rFonts w:ascii="Cambria Math" w:eastAsiaTheme="minorEastAsia" w:hAnsi="Cambria Math" w:cstheme="minorHAnsi"/>
                <w:lang w:val="en-GB"/>
              </w:rPr>
              <m:t>eV</m:t>
            </m:r>
          </m:e>
          <m:sup>
            <m:r>
              <w:rPr>
                <w:rFonts w:ascii="Cambria Math" w:eastAsiaTheme="minorEastAsia" w:hAnsi="Cambria Math" w:cstheme="minorHAnsi"/>
                <w:lang w:val="en-GB"/>
              </w:rPr>
              <m:t>-1</m:t>
            </m:r>
          </m:sup>
        </m:sSup>
      </m:oMath>
      <w:r w:rsidR="00A77A84" w:rsidRPr="004559BC">
        <w:rPr>
          <w:rFonts w:eastAsiaTheme="minorEastAsia" w:cstheme="minorHAnsi"/>
          <w:lang w:val="en-GB"/>
        </w:rPr>
        <w:t>)</w:t>
      </w:r>
      <w:r w:rsidR="00301650" w:rsidRPr="004559BC">
        <w:rPr>
          <w:rFonts w:eastAsiaTheme="minorEastAsia" w:cstheme="minorHAnsi"/>
          <w:lang w:val="en-GB"/>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r>
          <w:rPr>
            <w:rFonts w:ascii="Cambria Math" w:eastAsiaTheme="minorEastAsia"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oMath>
      <w:r w:rsidR="00301650">
        <w:rPr>
          <w:rFonts w:eastAsiaTheme="minorEastAsia" w:cstheme="minorHAnsi"/>
          <w:iCs/>
          <w:lang w:val="en-GB"/>
        </w:rPr>
        <w:t>)</w:t>
      </w:r>
      <w:r w:rsidR="00914496" w:rsidRPr="00972C7F">
        <w:rPr>
          <w:rFonts w:eastAsiaTheme="minorEastAsia" w:cstheme="minorHAnsi"/>
          <w:lang w:val="en-GB"/>
        </w:rPr>
        <w:t>.</w:t>
      </w:r>
      <w:r w:rsidR="00E6584C" w:rsidRPr="00972C7F">
        <w:rPr>
          <w:rFonts w:eastAsiaTheme="minorEastAsia" w:cstheme="minorHAnsi"/>
          <w:lang w:val="en-GB"/>
        </w:rPr>
        <w:t xml:space="preserve"> </w:t>
      </w:r>
      <w:r w:rsidR="00EA2053" w:rsidRPr="00972C7F">
        <w:rPr>
          <w:rFonts w:eastAsiaTheme="minorEastAsia" w:cstheme="minorHAnsi"/>
          <w:lang w:val="en-GB"/>
        </w:rPr>
        <w:t xml:space="preserve">For </w:t>
      </w:r>
      <w:r w:rsidR="00D72FCE" w:rsidRPr="004559BC">
        <w:rPr>
          <w:rFonts w:eastAsiaTheme="minorEastAsia" w:cstheme="minorHAnsi"/>
          <w:lang w:val="en-GB"/>
        </w:rPr>
        <w:t xml:space="preserve">metabolism and maximum consumption rates,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m:t>
            </m:r>
          </m:sub>
        </m:sSub>
      </m:oMath>
      <w:r w:rsidR="00D72FCE" w:rsidRPr="004559BC">
        <w:rPr>
          <w:rFonts w:eastAsiaTheme="minorEastAsia" w:cstheme="minorHAnsi"/>
          <w:lang w:val="en-GB"/>
        </w:rPr>
        <w:t xml:space="preserve"> is mass in </w:t>
      </w:r>
      <m:oMath>
        <m:r>
          <m:rPr>
            <m:sty m:val="p"/>
          </m:rPr>
          <w:rPr>
            <w:rFonts w:ascii="Cambria Math" w:eastAsiaTheme="minorEastAsia" w:hAnsi="Cambria Math" w:cstheme="minorHAnsi"/>
            <w:lang w:val="en-GB"/>
          </w:rPr>
          <m:t>g</m:t>
        </m:r>
      </m:oMath>
      <w:r w:rsidR="00D72FCE" w:rsidRPr="004559BC">
        <w:rPr>
          <w:rFonts w:eastAsiaTheme="minorEastAsia" w:cstheme="minorHAnsi"/>
          <w:lang w:val="en-GB"/>
        </w:rPr>
        <w:t xml:space="preserve">, whereas for </w:t>
      </w:r>
      <w:r w:rsidR="00EA2053" w:rsidRPr="00972C7F">
        <w:rPr>
          <w:rFonts w:eastAsiaTheme="minorEastAsia" w:cstheme="minorHAnsi"/>
          <w:lang w:val="en-GB"/>
        </w:rPr>
        <w:t>growth rates,</w:t>
      </w:r>
      <w:r w:rsidR="00BA6858" w:rsidRPr="00972C7F">
        <w:rPr>
          <w:rFonts w:eastAsiaTheme="minorEastAsia" w:cstheme="minorHAnsi"/>
          <w:lang w:val="en-GB"/>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m:t>
            </m:r>
          </m:sub>
        </m:sSub>
      </m:oMath>
      <w:r w:rsidR="00BA6858" w:rsidRPr="00972C7F">
        <w:rPr>
          <w:rFonts w:eastAsiaTheme="minorEastAsia" w:cstheme="minorHAnsi"/>
          <w:lang w:val="en-GB"/>
        </w:rPr>
        <w:t xml:space="preserve"> </w:t>
      </w:r>
      <w:r w:rsidR="002B242A" w:rsidRPr="004559BC">
        <w:rPr>
          <w:rFonts w:eastAsiaTheme="minorEastAsia" w:cstheme="minorHAnsi"/>
          <w:lang w:val="en-GB"/>
        </w:rPr>
        <w:t xml:space="preserve">is either </w:t>
      </w:r>
      <w:r w:rsidR="002258A8" w:rsidRPr="004559BC">
        <w:rPr>
          <w:rFonts w:eastAsiaTheme="minorEastAsia" w:cstheme="minorHAnsi"/>
          <w:lang w:val="en-GB"/>
        </w:rPr>
        <w:t xml:space="preserve">the </w:t>
      </w:r>
      <w:r w:rsidR="00BA6858" w:rsidRPr="00972C7F">
        <w:rPr>
          <w:rFonts w:eastAsiaTheme="minorEastAsia" w:cstheme="minorHAnsi"/>
          <w:lang w:val="en-GB"/>
        </w:rPr>
        <w:t xml:space="preserve">geometric </w:t>
      </w:r>
      <w:r w:rsidR="00332743" w:rsidRPr="00972C7F">
        <w:rPr>
          <w:rFonts w:eastAsiaTheme="minorEastAsia" w:cstheme="minorHAnsi"/>
          <w:lang w:val="en-GB"/>
        </w:rPr>
        <w:t>mean of the initial and final mass</w:t>
      </w:r>
      <w:r w:rsidR="0012193E">
        <w:rPr>
          <w:rFonts w:eastAsiaTheme="minorEastAsia" w:cstheme="minorHAnsi"/>
          <w:lang w:val="en-GB"/>
        </w:rPr>
        <w:t xml:space="preserve"> (in </w:t>
      </w:r>
      <m:oMath>
        <m:r>
          <m:rPr>
            <m:sty m:val="p"/>
          </m:rPr>
          <w:rPr>
            <w:rFonts w:ascii="Cambria Math" w:eastAsiaTheme="minorEastAsia" w:hAnsi="Cambria Math" w:cstheme="minorHAnsi"/>
            <w:lang w:val="en-GB"/>
          </w:rPr>
          <m:t>g</m:t>
        </m:r>
      </m:oMath>
      <w:r w:rsidR="0012193E">
        <w:rPr>
          <w:rFonts w:eastAsiaTheme="minorEastAsia" w:cstheme="minorHAnsi"/>
          <w:lang w:val="en-GB"/>
        </w:rPr>
        <w:t>)</w:t>
      </w:r>
      <w:r w:rsidR="00332743" w:rsidRPr="00972C7F">
        <w:rPr>
          <w:rFonts w:eastAsiaTheme="minorEastAsia" w:cstheme="minorHAnsi"/>
          <w:lang w:val="en-GB"/>
        </w:rPr>
        <w:t xml:space="preserve"> of the growth experiment</w:t>
      </w:r>
      <w:r w:rsidR="002A1AB5" w:rsidRPr="00972C7F">
        <w:rPr>
          <w:rFonts w:eastAsiaTheme="minorEastAsia" w:cstheme="minorHAnsi"/>
          <w:lang w:val="en-GB"/>
        </w:rPr>
        <w:t xml:space="preserve">, </w:t>
      </w:r>
      <w:r w:rsidR="001F5860" w:rsidRPr="004559BC">
        <w:rPr>
          <w:rFonts w:eastAsiaTheme="minorEastAsia" w:cstheme="minorHAnsi"/>
          <w:lang w:val="en-GB"/>
        </w:rPr>
        <w:t>or the size-class</w:t>
      </w:r>
      <w:r w:rsidR="0012193E" w:rsidRPr="004559BC">
        <w:rPr>
          <w:rFonts w:eastAsiaTheme="minorEastAsia" w:cstheme="minorHAnsi"/>
          <w:lang w:val="en-GB"/>
        </w:rPr>
        <w:t xml:space="preserve"> (in </w:t>
      </w:r>
      <m:oMath>
        <m:r>
          <m:rPr>
            <m:sty m:val="p"/>
          </m:rPr>
          <w:rPr>
            <w:rFonts w:ascii="Cambria Math" w:eastAsiaTheme="minorEastAsia" w:hAnsi="Cambria Math" w:cstheme="minorHAnsi"/>
            <w:lang w:val="en-GB"/>
          </w:rPr>
          <m:t>g</m:t>
        </m:r>
      </m:oMath>
      <w:r w:rsidR="0012193E" w:rsidRPr="004559BC">
        <w:rPr>
          <w:rFonts w:eastAsiaTheme="minorEastAsia" w:cstheme="minorHAnsi"/>
          <w:lang w:val="en-GB"/>
        </w:rPr>
        <w:t>)</w:t>
      </w:r>
      <w:r w:rsidR="00D81D2E" w:rsidRPr="004559BC">
        <w:rPr>
          <w:rFonts w:eastAsiaTheme="minorEastAsia" w:cstheme="minorHAnsi"/>
          <w:lang w:val="en-GB"/>
        </w:rPr>
        <w:t>, as defined by the authors</w:t>
      </w:r>
      <w:r w:rsidR="00332743" w:rsidRPr="00972C7F">
        <w:rPr>
          <w:rFonts w:eastAsiaTheme="minorEastAsia" w:cstheme="minorHAnsi"/>
          <w:lang w:val="en-GB"/>
        </w:rPr>
        <w:t xml:space="preserve">. </w:t>
      </w:r>
      <w:r w:rsidR="00326298" w:rsidRPr="004559BC">
        <w:rPr>
          <w:rFonts w:eastAsiaTheme="minorEastAsia" w:cstheme="minorHAnsi"/>
          <w:lang w:val="en-GB"/>
        </w:rPr>
        <w:t>Specific g</w:t>
      </w:r>
      <w:r w:rsidR="00743C4E" w:rsidRPr="00972C7F">
        <w:rPr>
          <w:rFonts w:eastAsiaTheme="minorEastAsia" w:cstheme="minorHAnsi"/>
          <w:lang w:val="en-GB"/>
        </w:rPr>
        <w:t xml:space="preserve">rowth rates </w:t>
      </w:r>
      <w:r w:rsidR="006066ED" w:rsidRPr="00972C7F">
        <w:rPr>
          <w:rFonts w:eastAsiaTheme="minorEastAsia" w:cstheme="minorHAnsi"/>
          <w:lang w:val="en-GB"/>
        </w:rPr>
        <w:t>were</w:t>
      </w:r>
      <w:r w:rsidR="00743C4E" w:rsidRPr="00972C7F">
        <w:rPr>
          <w:rFonts w:eastAsiaTheme="minorEastAsia" w:cstheme="minorHAnsi"/>
          <w:lang w:val="en-GB"/>
        </w:rPr>
        <w:t xml:space="preserve"> </w:t>
      </w:r>
      <w:r w:rsidR="00A73162" w:rsidRPr="00972C7F">
        <w:rPr>
          <w:rFonts w:eastAsiaTheme="minorEastAsia" w:cstheme="minorHAnsi"/>
          <w:lang w:val="en-GB"/>
        </w:rPr>
        <w:t>expressed as</w:t>
      </w:r>
      <w:r w:rsidR="00743C4E" w:rsidRPr="00972C7F">
        <w:rPr>
          <w:rFonts w:eastAsiaTheme="minorEastAsia" w:cstheme="minorHAnsi"/>
          <w:lang w:val="en-GB"/>
        </w:rPr>
        <w:t xml:space="preserve"> unit </w:t>
      </w:r>
      <m:oMath>
        <m:r>
          <m:rPr>
            <m:sty m:val="p"/>
          </m:rPr>
          <w:rPr>
            <w:rFonts w:ascii="Cambria Math" w:eastAsiaTheme="minorEastAsia" w:hAnsi="Cambria Math" w:cstheme="minorHAnsi"/>
            <w:lang w:val="en-GB"/>
          </w:rPr>
          <m:t xml:space="preserve">% </m:t>
        </m:r>
        <m:sSup>
          <m:sSupPr>
            <m:ctrlPr>
              <w:rPr>
                <w:rFonts w:ascii="Cambria Math" w:eastAsiaTheme="minorEastAsia" w:hAnsi="Cambria Math" w:cstheme="minorHAnsi"/>
                <w:i/>
                <w:iCs/>
              </w:rPr>
            </m:ctrlPr>
          </m:sSupPr>
          <m:e>
            <m:r>
              <m:rPr>
                <m:sty m:val="p"/>
              </m:rPr>
              <w:rPr>
                <w:rFonts w:ascii="Cambria Math" w:eastAsiaTheme="minorEastAsia" w:hAnsi="Cambria Math" w:cstheme="minorHAnsi"/>
                <w:lang w:val="en-GB"/>
              </w:rPr>
              <m:t>day</m:t>
            </m:r>
            <m:ctrlPr>
              <w:rPr>
                <w:rFonts w:ascii="Cambria Math" w:eastAsiaTheme="minorEastAsia" w:hAnsi="Cambria Math" w:cstheme="minorHAnsi"/>
                <w:iCs/>
              </w:rPr>
            </m:ctrlPr>
          </m:e>
          <m:sup>
            <m:r>
              <w:rPr>
                <w:rFonts w:ascii="Cambria Math" w:eastAsiaTheme="minorEastAsia" w:hAnsi="Cambria Math" w:cstheme="minorHAnsi"/>
                <w:lang w:val="en-GB"/>
              </w:rPr>
              <m:t>-1</m:t>
            </m:r>
          </m:sup>
        </m:sSup>
      </m:oMath>
      <w:r w:rsidR="00C3761E" w:rsidRPr="00972C7F">
        <w:rPr>
          <w:rFonts w:eastAsiaTheme="minorEastAsia" w:cstheme="minorHAnsi"/>
          <w:iCs/>
          <w:lang w:val="en-GB"/>
        </w:rPr>
        <w:t xml:space="preserve">, consumption rates </w:t>
      </w:r>
      <w:r w:rsidR="00A73162" w:rsidRPr="00972C7F">
        <w:rPr>
          <w:rFonts w:eastAsiaTheme="minorEastAsia" w:cstheme="minorHAnsi"/>
          <w:lang w:val="en-GB"/>
        </w:rPr>
        <w:t xml:space="preserve">as </w:t>
      </w:r>
      <w:r w:rsidR="00C3761E" w:rsidRPr="00972C7F">
        <w:rPr>
          <w:rFonts w:eastAsiaTheme="minorEastAsia" w:cstheme="minorHAnsi"/>
          <w:iCs/>
          <w:lang w:val="en-GB"/>
        </w:rPr>
        <w:t xml:space="preserve">unit </w:t>
      </w:r>
      <m:oMath>
        <m:r>
          <m:rPr>
            <m:sty m:val="p"/>
          </m:rPr>
          <w:rPr>
            <w:rFonts w:ascii="Cambria Math" w:eastAsiaTheme="minorEastAsia" w:hAnsi="Cambria Math" w:cstheme="minorHAnsi"/>
            <w:lang w:val="en-GB"/>
          </w:rPr>
          <m:t xml:space="preserve">g </m:t>
        </m:r>
        <m:sSup>
          <m:sSupPr>
            <m:ctrlPr>
              <w:rPr>
                <w:rFonts w:ascii="Cambria Math" w:eastAsiaTheme="minorEastAsia" w:hAnsi="Cambria Math" w:cstheme="minorHAnsi"/>
                <w:bCs/>
              </w:rPr>
            </m:ctrlPr>
          </m:sSupPr>
          <m:e>
            <m:r>
              <m:rPr>
                <m:sty m:val="p"/>
              </m:rPr>
              <w:rPr>
                <w:rFonts w:ascii="Cambria Math" w:eastAsiaTheme="minorEastAsia" w:hAnsi="Cambria Math" w:cstheme="minorHAnsi"/>
                <w:lang w:val="en-GB"/>
              </w:rPr>
              <m:t>day</m:t>
            </m:r>
          </m:e>
          <m:sup>
            <m:r>
              <m:rPr>
                <m:sty m:val="p"/>
              </m:rPr>
              <w:rPr>
                <w:rFonts w:ascii="Cambria Math" w:eastAsiaTheme="minorEastAsia" w:hAnsi="Cambria Math" w:cstheme="minorHAnsi"/>
                <w:lang w:val="en-GB"/>
              </w:rPr>
              <m:t>-1</m:t>
            </m:r>
          </m:sup>
        </m:sSup>
      </m:oMath>
      <w:r w:rsidR="00831D68" w:rsidRPr="00972C7F">
        <w:rPr>
          <w:rFonts w:eastAsiaTheme="minorEastAsia" w:cstheme="minorHAnsi"/>
          <w:bCs/>
          <w:lang w:val="en-GB"/>
        </w:rPr>
        <w:t xml:space="preserve"> and </w:t>
      </w:r>
      <w:r w:rsidR="00977A50" w:rsidRPr="00972C7F">
        <w:rPr>
          <w:rFonts w:eastAsiaTheme="minorEastAsia" w:cstheme="minorHAnsi"/>
          <w:bCs/>
          <w:lang w:val="en-GB"/>
        </w:rPr>
        <w:t xml:space="preserve">metabolic rates </w:t>
      </w:r>
      <w:r w:rsidR="00A73162" w:rsidRPr="00972C7F">
        <w:rPr>
          <w:rFonts w:eastAsiaTheme="minorEastAsia" w:cstheme="minorHAnsi"/>
          <w:bCs/>
          <w:lang w:val="en-GB"/>
        </w:rPr>
        <w:t xml:space="preserve">as </w:t>
      </w:r>
      <w:r w:rsidR="00322C4A" w:rsidRPr="00972C7F">
        <w:rPr>
          <w:rFonts w:eastAsiaTheme="minorEastAsia" w:cstheme="minorHAnsi"/>
          <w:bCs/>
          <w:lang w:val="en-GB"/>
        </w:rPr>
        <w:t xml:space="preserve">unit </w:t>
      </w:r>
      <m:oMath>
        <m:r>
          <m:rPr>
            <m:sty m:val="p"/>
          </m:rPr>
          <w:rPr>
            <w:rFonts w:ascii="Cambria Math" w:eastAsiaTheme="minorEastAsia" w:hAnsi="Cambria Math" w:cstheme="minorHAnsi"/>
            <w:lang w:val="en-GB"/>
          </w:rPr>
          <m:t xml:space="preserve">mg </m:t>
        </m:r>
        <m:sSub>
          <m:sSubPr>
            <m:ctrlPr>
              <w:rPr>
                <w:rFonts w:ascii="Cambria Math" w:eastAsiaTheme="minorEastAsia" w:hAnsi="Cambria Math" w:cstheme="minorHAnsi"/>
                <w:bCs/>
                <w:iCs/>
              </w:rPr>
            </m:ctrlPr>
          </m:sSubPr>
          <m:e>
            <m:r>
              <m:rPr>
                <m:sty m:val="p"/>
              </m:rPr>
              <w:rPr>
                <w:rFonts w:ascii="Cambria Math" w:eastAsiaTheme="minorEastAsia" w:hAnsi="Cambria Math" w:cstheme="minorHAnsi"/>
                <w:lang w:val="en-GB"/>
              </w:rPr>
              <m:t>O</m:t>
            </m:r>
          </m:e>
          <m:sub>
            <m:r>
              <m:rPr>
                <m:sty m:val="p"/>
              </m:rPr>
              <w:rPr>
                <w:rFonts w:ascii="Cambria Math" w:eastAsiaTheme="minorEastAsia" w:hAnsi="Cambria Math" w:cstheme="minorHAnsi"/>
                <w:lang w:val="en-GB"/>
              </w:rPr>
              <m:t>2</m:t>
            </m:r>
          </m:sub>
        </m:sSub>
        <m:r>
          <m:rPr>
            <m:sty m:val="p"/>
          </m:rPr>
          <w:rPr>
            <w:rFonts w:ascii="Cambria Math" w:eastAsiaTheme="minorEastAsia" w:hAnsi="Cambria Math" w:cstheme="minorHAnsi"/>
            <w:lang w:val="en-GB"/>
          </w:rPr>
          <m:t xml:space="preserve"> </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h</m:t>
            </m:r>
          </m:e>
          <m:sup>
            <m:r>
              <m:rPr>
                <m:sty m:val="p"/>
              </m:rPr>
              <w:rPr>
                <w:rFonts w:ascii="Cambria Math" w:eastAsiaTheme="minorEastAsia" w:hAnsi="Cambria Math" w:cstheme="minorHAnsi"/>
                <w:lang w:val="en-GB"/>
              </w:rPr>
              <m:t>-1</m:t>
            </m:r>
          </m:sup>
        </m:sSup>
      </m:oMath>
      <w:r w:rsidR="00322C4A" w:rsidRPr="00972C7F">
        <w:rPr>
          <w:rFonts w:eastAsiaTheme="minorEastAsia" w:cstheme="minorHAnsi"/>
          <w:bCs/>
          <w:iCs/>
          <w:lang w:val="en-GB"/>
        </w:rPr>
        <w:t xml:space="preserve"> (Appendix S1). </w:t>
      </w:r>
      <w:r w:rsidR="00BB599D" w:rsidRPr="00972C7F">
        <w:rPr>
          <w:rFonts w:eastAsiaTheme="minorEastAsia" w:cstheme="minorHAnsi"/>
          <w:bCs/>
          <w:iCs/>
          <w:lang w:val="en-GB"/>
        </w:rPr>
        <w:t xml:space="preserve">We </w:t>
      </w:r>
      <w:r w:rsidR="004B708E" w:rsidRPr="00972C7F">
        <w:rPr>
          <w:rFonts w:eastAsiaTheme="minorEastAsia" w:cstheme="minorHAnsi"/>
          <w:bCs/>
          <w:iCs/>
          <w:lang w:val="en-GB"/>
        </w:rPr>
        <w:t xml:space="preserve">use </w:t>
      </w:r>
      <w:r w:rsidR="00564659" w:rsidRPr="00972C7F">
        <w:rPr>
          <w:rFonts w:eastAsiaTheme="minorEastAsia" w:cstheme="minorHAnsi"/>
          <w:bCs/>
          <w:iCs/>
          <w:lang w:val="en-GB"/>
        </w:rPr>
        <w:t>resting or routine</w:t>
      </w:r>
      <w:r w:rsidR="002A3D95" w:rsidRPr="00972C7F">
        <w:rPr>
          <w:rFonts w:eastAsiaTheme="minorEastAsia" w:cstheme="minorHAnsi"/>
          <w:bCs/>
          <w:iCs/>
          <w:lang w:val="en-GB"/>
        </w:rPr>
        <w:t xml:space="preserve"> </w:t>
      </w:r>
      <w:r w:rsidR="00070CB0" w:rsidRPr="00972C7F">
        <w:rPr>
          <w:rFonts w:eastAsiaTheme="minorEastAsia" w:cstheme="minorHAnsi"/>
          <w:bCs/>
          <w:iCs/>
          <w:lang w:val="en-GB"/>
        </w:rPr>
        <w:t xml:space="preserve">metabolism </w:t>
      </w:r>
      <w:r w:rsidR="002A3D95" w:rsidRPr="00972C7F">
        <w:rPr>
          <w:rFonts w:eastAsiaTheme="minorEastAsia" w:cstheme="minorHAnsi"/>
          <w:bCs/>
          <w:iCs/>
          <w:lang w:val="en-GB"/>
        </w:rPr>
        <w:t>(</w:t>
      </w:r>
      <w:r w:rsidR="001F23A8" w:rsidRPr="00972C7F">
        <w:rPr>
          <w:rFonts w:eastAsiaTheme="minorEastAsia" w:cstheme="minorHAnsi"/>
          <w:bCs/>
          <w:iCs/>
          <w:lang w:val="en-GB"/>
        </w:rPr>
        <w:t xml:space="preserve">mean oxygen uptake of a </w:t>
      </w:r>
      <w:r w:rsidR="002A3D95" w:rsidRPr="00972C7F">
        <w:rPr>
          <w:rFonts w:eastAsiaTheme="minorEastAsia" w:cstheme="minorHAnsi"/>
          <w:bCs/>
          <w:iCs/>
          <w:lang w:val="en-GB"/>
        </w:rPr>
        <w:t xml:space="preserve">resting unfed fish only showing </w:t>
      </w:r>
      <w:r w:rsidR="009D0584" w:rsidRPr="00972C7F">
        <w:rPr>
          <w:rFonts w:eastAsiaTheme="minorEastAsia" w:cstheme="minorHAnsi"/>
          <w:bCs/>
          <w:iCs/>
          <w:lang w:val="en-GB"/>
        </w:rPr>
        <w:t xml:space="preserve">some </w:t>
      </w:r>
      <w:r w:rsidR="002A3D95" w:rsidRPr="00972C7F">
        <w:rPr>
          <w:rFonts w:eastAsiaTheme="minorEastAsia" w:cstheme="minorHAnsi"/>
          <w:bCs/>
          <w:iCs/>
          <w:lang w:val="en-GB"/>
        </w:rPr>
        <w:t>spontaneous activity)</w:t>
      </w:r>
      <w:r w:rsidR="00070CB0" w:rsidRPr="00972C7F">
        <w:rPr>
          <w:rFonts w:eastAsiaTheme="minorEastAsia" w:cstheme="minorHAnsi"/>
          <w:bCs/>
          <w:iCs/>
          <w:lang w:val="en-GB"/>
        </w:rPr>
        <w:t xml:space="preserve"> and </w:t>
      </w:r>
      <w:r w:rsidR="00564659" w:rsidRPr="00972C7F">
        <w:rPr>
          <w:rFonts w:eastAsiaTheme="minorEastAsia" w:cstheme="minorHAnsi"/>
          <w:bCs/>
          <w:iCs/>
          <w:lang w:val="en-GB"/>
        </w:rPr>
        <w:t>standard</w:t>
      </w:r>
      <w:r w:rsidR="002A3D95" w:rsidRPr="00972C7F">
        <w:rPr>
          <w:rFonts w:eastAsiaTheme="minorEastAsia" w:cstheme="minorHAnsi"/>
          <w:bCs/>
          <w:iCs/>
          <w:lang w:val="en-GB"/>
        </w:rPr>
        <w:t xml:space="preserve"> </w:t>
      </w:r>
      <w:r w:rsidR="00070CB0" w:rsidRPr="00972C7F">
        <w:rPr>
          <w:rFonts w:eastAsiaTheme="minorEastAsia" w:cstheme="minorHAnsi"/>
          <w:bCs/>
          <w:iCs/>
          <w:lang w:val="en-GB"/>
        </w:rPr>
        <w:t xml:space="preserve">metabolism </w:t>
      </w:r>
      <w:r w:rsidR="002A3D95" w:rsidRPr="00972C7F">
        <w:rPr>
          <w:rFonts w:eastAsiaTheme="minorEastAsia" w:cstheme="minorHAnsi"/>
          <w:bCs/>
          <w:iCs/>
          <w:lang w:val="en-GB"/>
        </w:rPr>
        <w:t>(resting unfed and no activity</w:t>
      </w:r>
      <w:r w:rsidR="000C4B33" w:rsidRPr="00972C7F">
        <w:rPr>
          <w:rFonts w:eastAsiaTheme="minorEastAsia" w:cstheme="minorHAnsi"/>
          <w:bCs/>
          <w:iCs/>
          <w:lang w:val="en-GB"/>
        </w:rPr>
        <w:t xml:space="preserve">, usually inferred from </w:t>
      </w:r>
      <w:r w:rsidR="00F82040" w:rsidRPr="00972C7F">
        <w:rPr>
          <w:rFonts w:eastAsiaTheme="minorEastAsia" w:cstheme="minorHAnsi"/>
          <w:bCs/>
          <w:iCs/>
          <w:lang w:val="en-GB"/>
        </w:rPr>
        <w:t xml:space="preserve">extrapolation or </w:t>
      </w:r>
      <w:r w:rsidR="00496C65" w:rsidRPr="00972C7F">
        <w:rPr>
          <w:rFonts w:eastAsiaTheme="minorEastAsia" w:cstheme="minorHAnsi"/>
          <w:bCs/>
          <w:iCs/>
          <w:lang w:val="en-GB"/>
        </w:rPr>
        <w:t>from low quantiles of routine metabolism</w:t>
      </w:r>
      <w:r w:rsidR="002A264A" w:rsidRPr="004559BC">
        <w:rPr>
          <w:rFonts w:eastAsiaTheme="minorEastAsia" w:cstheme="minorHAnsi"/>
          <w:bCs/>
          <w:iCs/>
          <w:lang w:val="en-GB"/>
        </w:rPr>
        <w:t xml:space="preserve">, e.g. lowest 10 % of </w:t>
      </w:r>
      <w:r w:rsidR="00EC541B" w:rsidRPr="004559BC">
        <w:rPr>
          <w:rFonts w:eastAsiaTheme="minorEastAsia" w:cstheme="minorHAnsi"/>
          <w:bCs/>
          <w:iCs/>
          <w:lang w:val="en-GB"/>
        </w:rPr>
        <w:t>measurements</w:t>
      </w:r>
      <w:r w:rsidR="002A3D95" w:rsidRPr="00972C7F">
        <w:rPr>
          <w:rFonts w:eastAsiaTheme="minorEastAsia" w:cstheme="minorHAnsi"/>
          <w:bCs/>
          <w:iCs/>
          <w:lang w:val="en-GB"/>
        </w:rPr>
        <w:t>)</w:t>
      </w:r>
      <w:r w:rsidR="00B72E92" w:rsidRPr="00972C7F">
        <w:rPr>
          <w:rFonts w:eastAsiaTheme="minorEastAsia" w:cstheme="minorHAnsi"/>
          <w:bCs/>
          <w:iCs/>
          <w:lang w:val="en-GB"/>
        </w:rPr>
        <w:t xml:space="preserve"> to represent metabolic rate</w:t>
      </w:r>
      <w:r w:rsidR="00E9210B" w:rsidRPr="00972C7F">
        <w:rPr>
          <w:rFonts w:eastAsiaTheme="minorEastAsia" w:cstheme="minorHAnsi"/>
          <w:bCs/>
          <w:iCs/>
          <w:lang w:val="en-GB"/>
        </w:rPr>
        <w:t xml:space="preserve"> </w:t>
      </w:r>
      <w:r w:rsidR="00E9210B">
        <w:rPr>
          <w:rFonts w:eastAsiaTheme="minorEastAsia" w:cstheme="minorHAnsi"/>
          <w:bCs/>
          <w:iCs/>
        </w:rPr>
        <w:fldChar w:fldCharType="begin"/>
      </w:r>
      <w:r w:rsidR="00592C85" w:rsidRPr="00972C7F">
        <w:rPr>
          <w:rFonts w:eastAsiaTheme="minorEastAsia" w:cstheme="minorHAnsi"/>
          <w:bCs/>
          <w:iCs/>
          <w:lang w:val="en-GB"/>
        </w:rPr>
        <w:instrText xml:space="preserve"> ADDIN ZOTERO_ITEM CSL_CITATION {"citationID":"admrapkmnu","properties":{"formattedCitation":"(Beamish 1964; Ohlberger {\\i{}et al.} 2007)","plainCitation":"(Beamish 1964; Ohlberger et al. 2007)","noteIndex":0},"citationItems":[{"id":836,"uris":["http://zotero.org/users/6116610/items/6G8R8ILY"],"uri":["http://zotero.org/users/6116610/items/6G8R8ILY"],"itemData":{"id":836,"type":"article-journal","container-title":"Canadian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Henry"}],"issued":{"date-parts":[["1964"]]}}},{"id":823,"uris":["http://zotero.org/users/6116610/items/UCX97M4C"],"uri":["http://zotero.org/users/6116610/items/UCX97M4C"],"itemData":{"id":823,"type":"article-journal","container-title":"Journal of Comparative Physiology, B","issue":"8","page":"905–916","title":"Effects of temperature, swimming speed and body mass on standard and active metabolic rate in vendace (Coregonus albula)","volume":"177","author":[{"family":"Ohlberger","given":"J"},{"family":"Staaks","given":"Georg"},{"family":"Hölker","given":"Franz"}],"issued":{"date-parts":[["2007"]]}}}],"schema":"https://github.com/citation-style-language/schema/raw/master/csl-citation.json"} </w:instrText>
      </w:r>
      <w:r w:rsidR="00E9210B">
        <w:rPr>
          <w:rFonts w:eastAsiaTheme="minorEastAsia" w:cstheme="minorHAnsi"/>
          <w:bCs/>
          <w:iCs/>
        </w:rPr>
        <w:fldChar w:fldCharType="separate"/>
      </w:r>
      <w:r w:rsidR="00592C85" w:rsidRPr="00592C85">
        <w:rPr>
          <w:rFonts w:ascii="Times New Roman" w:cs="Times New Roman"/>
          <w:lang w:val="en-GB"/>
        </w:rPr>
        <w:t xml:space="preserve">(Beamish 1964; Ohlberger </w:t>
      </w:r>
      <w:r w:rsidR="00592C85" w:rsidRPr="00592C85">
        <w:rPr>
          <w:rFonts w:ascii="Times New Roman" w:cs="Times New Roman"/>
          <w:i/>
          <w:iCs/>
          <w:lang w:val="en-GB"/>
        </w:rPr>
        <w:t>et al.</w:t>
      </w:r>
      <w:r w:rsidR="00592C85" w:rsidRPr="00592C85">
        <w:rPr>
          <w:rFonts w:ascii="Times New Roman" w:cs="Times New Roman"/>
          <w:lang w:val="en-GB"/>
        </w:rPr>
        <w:t xml:space="preserve"> 2007)</w:t>
      </w:r>
      <w:r w:rsidR="00E9210B">
        <w:rPr>
          <w:rFonts w:eastAsiaTheme="minorEastAsia" w:cstheme="minorHAnsi"/>
          <w:bCs/>
          <w:iCs/>
        </w:rPr>
        <w:fldChar w:fldCharType="end"/>
      </w:r>
      <w:r w:rsidR="00564659" w:rsidRPr="00972C7F">
        <w:rPr>
          <w:rFonts w:eastAsiaTheme="minorEastAsia" w:cstheme="minorHAnsi"/>
          <w:bCs/>
          <w:iCs/>
          <w:lang w:val="en-GB"/>
        </w:rPr>
        <w:t>.</w:t>
      </w:r>
      <w:r w:rsidR="00DE6F7C" w:rsidRPr="00972C7F">
        <w:rPr>
          <w:rFonts w:eastAsiaTheme="minorEastAsia" w:cstheme="minorHAnsi"/>
          <w:bCs/>
          <w:iCs/>
          <w:lang w:val="en-GB"/>
        </w:rPr>
        <w:t xml:space="preserve"> </w:t>
      </w:r>
      <w:r w:rsidR="00AA4EEE" w:rsidRPr="00972C7F">
        <w:rPr>
          <w:rFonts w:eastAsiaTheme="minorEastAsia" w:cstheme="minorHAnsi"/>
          <w:bCs/>
          <w:iCs/>
          <w:lang w:val="en-GB"/>
        </w:rPr>
        <w:t xml:space="preserve">Routine and </w:t>
      </w:r>
      <w:r w:rsidR="0041109D" w:rsidRPr="00972C7F">
        <w:rPr>
          <w:rFonts w:eastAsiaTheme="minorEastAsia" w:cstheme="minorHAnsi"/>
          <w:bCs/>
          <w:iCs/>
          <w:lang w:val="en-GB"/>
        </w:rPr>
        <w:t>resting</w:t>
      </w:r>
      <w:r w:rsidR="00AA4EEE" w:rsidRPr="00972C7F">
        <w:rPr>
          <w:rFonts w:eastAsiaTheme="minorEastAsia" w:cstheme="minorHAnsi"/>
          <w:bCs/>
          <w:iCs/>
          <w:lang w:val="en-GB"/>
        </w:rPr>
        <w:t xml:space="preserve"> </w:t>
      </w:r>
      <w:r w:rsidR="00B72E92" w:rsidRPr="00972C7F">
        <w:rPr>
          <w:rFonts w:eastAsiaTheme="minorEastAsia" w:cstheme="minorHAnsi"/>
          <w:bCs/>
          <w:iCs/>
          <w:lang w:val="en-GB"/>
        </w:rPr>
        <w:t xml:space="preserve">metabolism </w:t>
      </w:r>
      <w:r w:rsidR="00AA4EEE" w:rsidRPr="00972C7F">
        <w:rPr>
          <w:rFonts w:eastAsiaTheme="minorEastAsia" w:cstheme="minorHAnsi"/>
          <w:bCs/>
          <w:iCs/>
          <w:lang w:val="en-GB"/>
        </w:rPr>
        <w:t xml:space="preserve">constitute 55% of </w:t>
      </w:r>
      <w:r w:rsidR="00B72E92" w:rsidRPr="00972C7F">
        <w:rPr>
          <w:rFonts w:eastAsiaTheme="minorEastAsia" w:cstheme="minorHAnsi"/>
          <w:bCs/>
          <w:iCs/>
          <w:lang w:val="en-GB"/>
        </w:rPr>
        <w:t xml:space="preserve">the </w:t>
      </w:r>
      <w:r w:rsidR="00AA4EEE" w:rsidRPr="00972C7F">
        <w:rPr>
          <w:rFonts w:eastAsiaTheme="minorEastAsia" w:cstheme="minorHAnsi"/>
          <w:bCs/>
          <w:iCs/>
          <w:lang w:val="en-GB"/>
        </w:rPr>
        <w:t xml:space="preserve">data </w:t>
      </w:r>
      <w:r w:rsidR="00B72E92" w:rsidRPr="00972C7F">
        <w:rPr>
          <w:rFonts w:eastAsiaTheme="minorEastAsia" w:cstheme="minorHAnsi"/>
          <w:bCs/>
          <w:iCs/>
          <w:lang w:val="en-GB"/>
        </w:rPr>
        <w:t xml:space="preserve">used </w:t>
      </w:r>
      <w:r w:rsidR="00833F1D" w:rsidRPr="00972C7F">
        <w:rPr>
          <w:rFonts w:eastAsiaTheme="minorEastAsia" w:cstheme="minorHAnsi"/>
          <w:bCs/>
          <w:iCs/>
          <w:lang w:val="en-GB"/>
        </w:rPr>
        <w:t xml:space="preserve">and standard </w:t>
      </w:r>
      <w:r w:rsidR="00B72E92" w:rsidRPr="00972C7F">
        <w:rPr>
          <w:rFonts w:eastAsiaTheme="minorEastAsia" w:cstheme="minorHAnsi"/>
          <w:bCs/>
          <w:iCs/>
          <w:lang w:val="en-GB"/>
        </w:rPr>
        <w:t xml:space="preserve">metabolism </w:t>
      </w:r>
      <w:r w:rsidR="00C9315B">
        <w:rPr>
          <w:rFonts w:eastAsiaTheme="minorEastAsia" w:cstheme="minorHAnsi"/>
          <w:bCs/>
          <w:iCs/>
          <w:lang w:val="en-GB"/>
        </w:rPr>
        <w:t xml:space="preserve">constitutes </w:t>
      </w:r>
      <w:r w:rsidR="00833F1D" w:rsidRPr="00972C7F">
        <w:rPr>
          <w:rFonts w:eastAsiaTheme="minorEastAsia" w:cstheme="minorHAnsi"/>
          <w:bCs/>
          <w:iCs/>
          <w:lang w:val="en-GB"/>
        </w:rPr>
        <w:t>45%</w:t>
      </w:r>
      <w:r w:rsidR="00AA4EEE" w:rsidRPr="00972C7F">
        <w:rPr>
          <w:rFonts w:eastAsiaTheme="minorEastAsia" w:cstheme="minorHAnsi"/>
          <w:bCs/>
          <w:iCs/>
          <w:lang w:val="en-GB"/>
        </w:rPr>
        <w:t>.</w:t>
      </w:r>
      <w:r w:rsidR="00FD06AE" w:rsidRPr="00972C7F">
        <w:rPr>
          <w:rFonts w:eastAsiaTheme="minorEastAsia" w:cstheme="minorHAnsi"/>
          <w:bCs/>
          <w:iCs/>
          <w:lang w:val="en-GB"/>
        </w:rPr>
        <w:t xml:space="preserve"> </w:t>
      </w:r>
      <w:r w:rsidR="005B4F2F" w:rsidRPr="00972C7F">
        <w:rPr>
          <w:lang w:val="en-GB"/>
        </w:rPr>
        <w:t>We accounted for potential differences between these metabolic rate measurements by using a random species effect and a single experiment/dataset per species</w:t>
      </w:r>
      <w:r w:rsidR="00E32A50" w:rsidRPr="004559BC">
        <w:rPr>
          <w:lang w:val="en-GB"/>
        </w:rPr>
        <w:t xml:space="preserve">. </w:t>
      </w:r>
    </w:p>
    <w:p w14:paraId="24D00503" w14:textId="77777777" w:rsidR="00E00263" w:rsidRPr="00972C7F" w:rsidRDefault="00E00263" w:rsidP="002E3379">
      <w:pPr>
        <w:spacing w:line="480" w:lineRule="auto"/>
        <w:contextualSpacing/>
        <w:jc w:val="both"/>
        <w:rPr>
          <w:rFonts w:cstheme="minorHAnsi"/>
          <w:bCs/>
          <w:i/>
          <w:iCs/>
          <w:lang w:val="en-GB"/>
        </w:rPr>
      </w:pPr>
    </w:p>
    <w:p w14:paraId="66568B37" w14:textId="3F598DE6" w:rsidR="00393765" w:rsidRPr="004559BC" w:rsidRDefault="00393765" w:rsidP="002E3379">
      <w:pPr>
        <w:spacing w:line="480" w:lineRule="auto"/>
        <w:contextualSpacing/>
        <w:jc w:val="both"/>
        <w:rPr>
          <w:rFonts w:cstheme="minorHAnsi"/>
          <w:bCs/>
          <w:i/>
          <w:iCs/>
          <w:lang w:val="en-GB"/>
        </w:rPr>
      </w:pPr>
      <w:r w:rsidRPr="004559BC">
        <w:rPr>
          <w:rFonts w:cstheme="minorHAnsi"/>
          <w:bCs/>
          <w:i/>
          <w:iCs/>
          <w:lang w:val="en-GB"/>
        </w:rPr>
        <w:t>Mass- and temperature s</w:t>
      </w:r>
      <w:r w:rsidRPr="00972C7F">
        <w:rPr>
          <w:rFonts w:cstheme="minorHAnsi"/>
          <w:bCs/>
          <w:i/>
          <w:iCs/>
          <w:lang w:val="en-GB"/>
        </w:rPr>
        <w:t>caling of consumption</w:t>
      </w:r>
      <w:r w:rsidRPr="004559BC">
        <w:rPr>
          <w:rFonts w:cstheme="minorHAnsi"/>
          <w:bCs/>
          <w:i/>
          <w:iCs/>
          <w:lang w:val="en-GB"/>
        </w:rPr>
        <w:t xml:space="preserve"> </w:t>
      </w:r>
      <w:r w:rsidR="000649A5" w:rsidRPr="004559BC">
        <w:rPr>
          <w:rFonts w:cstheme="minorHAnsi"/>
          <w:bCs/>
          <w:i/>
          <w:iCs/>
          <w:lang w:val="en-GB"/>
        </w:rPr>
        <w:t xml:space="preserve">including </w:t>
      </w:r>
      <w:r w:rsidR="00002BB2" w:rsidRPr="004559BC">
        <w:rPr>
          <w:rFonts w:cstheme="minorHAnsi"/>
          <w:bCs/>
          <w:i/>
          <w:iCs/>
          <w:lang w:val="en-GB"/>
        </w:rPr>
        <w:t>beyond</w:t>
      </w:r>
      <w:r w:rsidRPr="004559BC">
        <w:rPr>
          <w:rFonts w:cstheme="minorHAnsi"/>
          <w:bCs/>
          <w:i/>
          <w:iCs/>
          <w:lang w:val="en-GB"/>
        </w:rPr>
        <w:t xml:space="preserve"> optimum </w:t>
      </w:r>
      <w:r w:rsidRPr="00972C7F">
        <w:rPr>
          <w:rFonts w:cstheme="minorHAnsi"/>
          <w:bCs/>
          <w:i/>
          <w:iCs/>
          <w:lang w:val="en-GB"/>
        </w:rPr>
        <w:t>temperature</w:t>
      </w:r>
      <w:r w:rsidRPr="004559BC">
        <w:rPr>
          <w:rFonts w:cstheme="minorHAnsi"/>
          <w:bCs/>
          <w:i/>
          <w:iCs/>
          <w:lang w:val="en-GB"/>
        </w:rPr>
        <w:t>s</w:t>
      </w:r>
    </w:p>
    <w:p w14:paraId="4C1C47D6" w14:textId="6BC7DAAD" w:rsidR="000F1792" w:rsidRPr="00972C7F" w:rsidRDefault="00342828" w:rsidP="002E3379">
      <w:pPr>
        <w:spacing w:line="480" w:lineRule="auto"/>
        <w:contextualSpacing/>
        <w:jc w:val="both"/>
        <w:rPr>
          <w:rFonts w:eastAsiaTheme="minorEastAsia" w:cstheme="minorHAnsi"/>
          <w:bCs/>
          <w:iCs/>
          <w:lang w:val="en-GB"/>
        </w:rPr>
      </w:pPr>
      <w:r w:rsidRPr="004559BC">
        <w:rPr>
          <w:rFonts w:cstheme="minorHAnsi"/>
          <w:bCs/>
          <w:lang w:val="en-GB"/>
        </w:rPr>
        <w:t>C</w:t>
      </w:r>
      <w:r w:rsidR="00B7284D" w:rsidRPr="004559BC">
        <w:rPr>
          <w:rFonts w:cstheme="minorHAnsi"/>
          <w:bCs/>
          <w:lang w:val="en-GB"/>
        </w:rPr>
        <w:t xml:space="preserve">onsumption </w:t>
      </w:r>
      <w:r w:rsidR="00893126" w:rsidRPr="004559BC">
        <w:rPr>
          <w:rFonts w:cstheme="minorHAnsi"/>
          <w:bCs/>
          <w:lang w:val="en-GB"/>
        </w:rPr>
        <w:t xml:space="preserve">rates are </w:t>
      </w:r>
      <w:r w:rsidR="00B7284D" w:rsidRPr="004559BC">
        <w:rPr>
          <w:rFonts w:cstheme="minorHAnsi"/>
          <w:bCs/>
          <w:lang w:val="en-GB"/>
        </w:rPr>
        <w:t>unimodal over a large enough thermal range</w:t>
      </w:r>
      <w:r w:rsidR="00540906" w:rsidRPr="004559BC">
        <w:rPr>
          <w:rFonts w:cstheme="minorHAnsi"/>
          <w:bCs/>
          <w:lang w:val="en-GB"/>
        </w:rPr>
        <w:t>, and we refer to the temperature where these rates are maximized as optimum temperature</w:t>
      </w:r>
      <w:r w:rsidR="004C72E7" w:rsidRPr="004559BC">
        <w:rPr>
          <w:rFonts w:cstheme="minorHAnsi"/>
          <w:bCs/>
          <w:lang w:val="en-GB"/>
        </w:rPr>
        <w:t xml:space="preserve"> </w:t>
      </w:r>
      <w:r w:rsidR="004C72E7">
        <w:rPr>
          <w:rFonts w:cstheme="minorHAnsi"/>
          <w:bCs/>
        </w:rPr>
        <w:fldChar w:fldCharType="begin"/>
      </w:r>
      <w:r w:rsidR="004C72E7" w:rsidRPr="00972C7F">
        <w:rPr>
          <w:rFonts w:cstheme="minorHAnsi"/>
          <w:bCs/>
          <w:lang w:val="en-GB"/>
        </w:rPr>
        <w:instrText xml:space="preserve"> ADDIN ZOTERO_ITEM CSL_CITATION {"citationID":"Vbqp1N1D","properties":{"formattedCitation":"(Dell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4C72E7">
        <w:rPr>
          <w:rFonts w:cstheme="minorHAnsi"/>
          <w:bCs/>
        </w:rPr>
        <w:fldChar w:fldCharType="separate"/>
      </w:r>
      <w:r w:rsidR="00592C85" w:rsidRPr="00592C85">
        <w:rPr>
          <w:rFonts w:ascii="Times New Roman" w:cs="Times New Roman"/>
          <w:lang w:val="en-GB"/>
        </w:rPr>
        <w:t xml:space="preserve">(Dell </w:t>
      </w:r>
      <w:r w:rsidR="00592C85" w:rsidRPr="00592C85">
        <w:rPr>
          <w:rFonts w:ascii="Times New Roman" w:cs="Times New Roman"/>
          <w:i/>
          <w:iCs/>
          <w:lang w:val="en-GB"/>
        </w:rPr>
        <w:t>et al.</w:t>
      </w:r>
      <w:r w:rsidR="00592C85" w:rsidRPr="00592C85">
        <w:rPr>
          <w:rFonts w:ascii="Times New Roman" w:cs="Times New Roman"/>
          <w:lang w:val="en-GB"/>
        </w:rPr>
        <w:t xml:space="preserve"> 2011; Englund </w:t>
      </w:r>
      <w:r w:rsidR="00592C85" w:rsidRPr="00592C85">
        <w:rPr>
          <w:rFonts w:ascii="Times New Roman" w:cs="Times New Roman"/>
          <w:i/>
          <w:iCs/>
          <w:lang w:val="en-GB"/>
        </w:rPr>
        <w:t>et al.</w:t>
      </w:r>
      <w:r w:rsidR="00592C85" w:rsidRPr="00592C85">
        <w:rPr>
          <w:rFonts w:ascii="Times New Roman" w:cs="Times New Roman"/>
          <w:lang w:val="en-GB"/>
        </w:rPr>
        <w:t xml:space="preserve"> 2011)</w:t>
      </w:r>
      <w:r w:rsidR="004C72E7">
        <w:rPr>
          <w:rFonts w:cstheme="minorHAnsi"/>
          <w:bCs/>
        </w:rPr>
        <w:fldChar w:fldCharType="end"/>
      </w:r>
      <w:r w:rsidR="00540906" w:rsidRPr="004559BC">
        <w:rPr>
          <w:rFonts w:cstheme="minorHAnsi"/>
          <w:bCs/>
          <w:lang w:val="en-GB"/>
        </w:rPr>
        <w:t>.</w:t>
      </w:r>
      <w:r w:rsidR="000C7153" w:rsidRPr="004559BC">
        <w:rPr>
          <w:rFonts w:cstheme="minorHAnsi"/>
          <w:bCs/>
          <w:lang w:val="en-GB"/>
        </w:rPr>
        <w:t xml:space="preserve"> </w:t>
      </w:r>
      <w:r w:rsidR="00B7284D" w:rsidRPr="004559BC">
        <w:rPr>
          <w:rFonts w:cstheme="minorHAnsi"/>
          <w:bCs/>
          <w:lang w:val="en-GB"/>
        </w:rPr>
        <w:t xml:space="preserve">To evaluate the intraspecific unimodal scaling of these rates, </w:t>
      </w:r>
      <w:r w:rsidR="004B1C6B" w:rsidRPr="00972C7F">
        <w:rPr>
          <w:rFonts w:cstheme="minorHAnsi"/>
          <w:bCs/>
          <w:lang w:val="en-GB"/>
        </w:rPr>
        <w:t xml:space="preserve">we </w:t>
      </w:r>
      <w:r w:rsidR="008969C6" w:rsidRPr="00972C7F">
        <w:rPr>
          <w:rFonts w:cstheme="minorHAnsi"/>
          <w:bCs/>
          <w:lang w:val="en-GB"/>
        </w:rPr>
        <w:t xml:space="preserve">fit </w:t>
      </w:r>
      <w:r w:rsidR="00E12C32" w:rsidRPr="004559BC">
        <w:rPr>
          <w:rFonts w:cstheme="minorHAnsi"/>
          <w:bCs/>
          <w:lang w:val="en-GB"/>
        </w:rPr>
        <w:t>quadratic</w:t>
      </w:r>
      <w:r w:rsidR="008969C6" w:rsidRPr="00972C7F">
        <w:rPr>
          <w:rFonts w:cstheme="minorHAnsi"/>
          <w:bCs/>
          <w:lang w:val="en-GB"/>
        </w:rPr>
        <w:t xml:space="preserve"> models</w:t>
      </w:r>
      <w:r w:rsidR="006D13B9" w:rsidRPr="00972C7F">
        <w:rPr>
          <w:rFonts w:cstheme="minorHAnsi"/>
          <w:bCs/>
          <w:lang w:val="en-GB"/>
        </w:rPr>
        <w:t xml:space="preserve"> to </w:t>
      </w:r>
      <w:r w:rsidR="003640C7" w:rsidRPr="00972C7F">
        <w:rPr>
          <w:rFonts w:cstheme="minorHAnsi"/>
          <w:bCs/>
          <w:lang w:val="en-GB"/>
        </w:rPr>
        <w:t>a subset of the</w:t>
      </w:r>
      <w:r w:rsidR="006B1981" w:rsidRPr="00972C7F">
        <w:rPr>
          <w:rFonts w:cstheme="minorHAnsi"/>
          <w:bCs/>
          <w:lang w:val="en-GB"/>
        </w:rPr>
        <w:t>se</w:t>
      </w:r>
      <w:r w:rsidR="003640C7" w:rsidRPr="00972C7F">
        <w:rPr>
          <w:rFonts w:cstheme="minorHAnsi"/>
          <w:bCs/>
          <w:lang w:val="en-GB"/>
        </w:rPr>
        <w:t xml:space="preserve"> </w:t>
      </w:r>
      <w:r w:rsidR="008B5963" w:rsidRPr="00972C7F">
        <w:rPr>
          <w:rFonts w:cstheme="minorHAnsi"/>
          <w:bCs/>
          <w:lang w:val="en-GB"/>
        </w:rPr>
        <w:t xml:space="preserve">data </w:t>
      </w:r>
      <w:r w:rsidR="006D13B9" w:rsidRPr="00972C7F">
        <w:rPr>
          <w:rFonts w:cstheme="minorHAnsi"/>
          <w:bCs/>
          <w:lang w:val="en-GB"/>
        </w:rPr>
        <w:t>containing</w:t>
      </w:r>
      <w:r w:rsidR="00474887" w:rsidRPr="00972C7F">
        <w:rPr>
          <w:rFonts w:cstheme="minorHAnsi"/>
          <w:bCs/>
          <w:lang w:val="en-GB"/>
        </w:rPr>
        <w:t xml:space="preserve"> </w:t>
      </w:r>
      <w:r w:rsidR="003672C4" w:rsidRPr="00972C7F">
        <w:rPr>
          <w:rFonts w:cstheme="minorHAnsi"/>
          <w:bCs/>
          <w:lang w:val="en-GB"/>
        </w:rPr>
        <w:t xml:space="preserve">only species with </w:t>
      </w:r>
      <w:r w:rsidR="00474887" w:rsidRPr="00972C7F">
        <w:rPr>
          <w:rFonts w:cstheme="minorHAnsi"/>
          <w:bCs/>
          <w:lang w:val="en-GB"/>
        </w:rPr>
        <w:t>data points</w:t>
      </w:r>
      <w:r w:rsidR="001C2C66" w:rsidRPr="00972C7F">
        <w:rPr>
          <w:rFonts w:cstheme="minorHAnsi"/>
          <w:bCs/>
          <w:lang w:val="en-GB"/>
        </w:rPr>
        <w:t xml:space="preserve"> extending </w:t>
      </w:r>
      <w:r w:rsidR="00474887" w:rsidRPr="00972C7F">
        <w:rPr>
          <w:rFonts w:cstheme="minorHAnsi"/>
          <w:bCs/>
          <w:lang w:val="en-GB"/>
        </w:rPr>
        <w:t xml:space="preserve">beyond </w:t>
      </w:r>
      <w:r w:rsidR="006812EE" w:rsidRPr="00972C7F">
        <w:rPr>
          <w:rFonts w:cstheme="minorHAnsi"/>
          <w:bCs/>
          <w:lang w:val="en-GB"/>
        </w:rPr>
        <w:t>the temperature at which the rate is maximized</w:t>
      </w:r>
      <w:r w:rsidR="00722BF0" w:rsidRPr="00972C7F">
        <w:rPr>
          <w:rFonts w:cstheme="minorHAnsi"/>
          <w:bCs/>
          <w:lang w:val="en-GB"/>
        </w:rPr>
        <w:t xml:space="preserve">. </w:t>
      </w:r>
      <w:r w:rsidR="00B12730" w:rsidRPr="00972C7F">
        <w:rPr>
          <w:rFonts w:cstheme="minorHAnsi"/>
          <w:bCs/>
          <w:lang w:val="en-GB"/>
        </w:rPr>
        <w:t>T</w:t>
      </w:r>
      <w:r w:rsidR="00B27252" w:rsidRPr="00972C7F">
        <w:rPr>
          <w:rFonts w:cstheme="minorHAnsi"/>
          <w:bCs/>
          <w:lang w:val="en-GB"/>
        </w:rPr>
        <w:t>he models were fit</w:t>
      </w:r>
      <w:r w:rsidR="00016F9F" w:rsidRPr="00972C7F">
        <w:rPr>
          <w:rFonts w:cstheme="minorHAnsi"/>
          <w:bCs/>
          <w:lang w:val="en-GB"/>
        </w:rPr>
        <w:t xml:space="preserve"> </w:t>
      </w:r>
      <w:r w:rsidR="006F3C8F" w:rsidRPr="00972C7F">
        <w:rPr>
          <w:rFonts w:cstheme="minorHAnsi"/>
          <w:bCs/>
          <w:lang w:val="en-GB"/>
        </w:rPr>
        <w:t xml:space="preserve">by </w:t>
      </w:r>
      <w:r w:rsidR="00016F9F" w:rsidRPr="00972C7F">
        <w:rPr>
          <w:rFonts w:cstheme="minorHAnsi"/>
          <w:bCs/>
          <w:lang w:val="en-GB"/>
        </w:rPr>
        <w:t>species</w:t>
      </w:r>
      <w:r w:rsidR="005106E3" w:rsidRPr="00972C7F">
        <w:rPr>
          <w:rFonts w:cstheme="minorHAnsi"/>
          <w:bCs/>
          <w:lang w:val="en-GB"/>
        </w:rPr>
        <w:t xml:space="preserve"> without any </w:t>
      </w:r>
      <w:r w:rsidR="00272C73" w:rsidRPr="00972C7F">
        <w:rPr>
          <w:rFonts w:cstheme="minorHAnsi"/>
          <w:bCs/>
          <w:lang w:val="en-GB"/>
        </w:rPr>
        <w:t>hierarchical</w:t>
      </w:r>
      <w:r w:rsidR="005106E3" w:rsidRPr="00972C7F">
        <w:rPr>
          <w:rFonts w:cstheme="minorHAnsi"/>
          <w:bCs/>
          <w:lang w:val="en-GB"/>
        </w:rPr>
        <w:t xml:space="preserve"> structure accounting for species variation</w:t>
      </w:r>
      <w:r w:rsidR="00016F9F" w:rsidRPr="00972C7F">
        <w:rPr>
          <w:rFonts w:cstheme="minorHAnsi"/>
          <w:bCs/>
          <w:lang w:val="en-GB"/>
        </w:rPr>
        <w:t>.</w:t>
      </w:r>
      <w:r w:rsidR="005C5ACF" w:rsidRPr="00972C7F">
        <w:rPr>
          <w:rFonts w:cstheme="minorHAnsi"/>
          <w:bCs/>
          <w:lang w:val="en-GB"/>
        </w:rPr>
        <w:t xml:space="preserve"> </w:t>
      </w:r>
      <w:r w:rsidR="00D634C2" w:rsidRPr="00972C7F">
        <w:rPr>
          <w:rFonts w:cstheme="minorHAnsi"/>
          <w:bCs/>
          <w:lang w:val="en-GB"/>
        </w:rPr>
        <w:t xml:space="preserve">This was </w:t>
      </w:r>
      <w:r w:rsidR="00A50B48" w:rsidRPr="00972C7F">
        <w:rPr>
          <w:rFonts w:cstheme="minorHAnsi"/>
          <w:bCs/>
          <w:lang w:val="en-GB"/>
        </w:rPr>
        <w:t xml:space="preserve">due to the </w:t>
      </w:r>
      <w:r w:rsidR="00E123AE" w:rsidRPr="00972C7F">
        <w:rPr>
          <w:rFonts w:cstheme="minorHAnsi"/>
          <w:bCs/>
          <w:lang w:val="en-GB"/>
        </w:rPr>
        <w:t>difficulty of</w:t>
      </w:r>
      <w:r w:rsidR="00E4535B" w:rsidRPr="00972C7F">
        <w:rPr>
          <w:rFonts w:cstheme="minorHAnsi"/>
          <w:bCs/>
          <w:lang w:val="en-GB"/>
        </w:rPr>
        <w:t xml:space="preserve"> </w:t>
      </w:r>
      <w:r w:rsidR="005F67A7" w:rsidRPr="00972C7F">
        <w:rPr>
          <w:rFonts w:cstheme="minorHAnsi"/>
          <w:bCs/>
          <w:lang w:val="en-GB"/>
        </w:rPr>
        <w:t>standardizing</w:t>
      </w:r>
      <w:r w:rsidR="009F3CC0" w:rsidRPr="00972C7F">
        <w:rPr>
          <w:rFonts w:cstheme="minorHAnsi"/>
          <w:bCs/>
          <w:lang w:val="en-GB"/>
        </w:rPr>
        <w:t xml:space="preserve"> </w:t>
      </w:r>
      <w:r w:rsidR="005D711D" w:rsidRPr="004559BC">
        <w:rPr>
          <w:rFonts w:cstheme="minorHAnsi"/>
          <w:bCs/>
          <w:lang w:val="en-GB"/>
        </w:rPr>
        <w:t xml:space="preserve">thermal response curves </w:t>
      </w:r>
      <w:r w:rsidR="005D5407" w:rsidRPr="00972C7F">
        <w:rPr>
          <w:rFonts w:cstheme="minorHAnsi"/>
          <w:bCs/>
          <w:lang w:val="en-GB"/>
        </w:rPr>
        <w:t>to a common scale</w:t>
      </w:r>
      <w:r w:rsidR="003570FB" w:rsidRPr="00972C7F">
        <w:rPr>
          <w:rFonts w:cstheme="minorHAnsi"/>
          <w:bCs/>
          <w:lang w:val="en-GB"/>
        </w:rPr>
        <w:t>,</w:t>
      </w:r>
      <w:r w:rsidR="005D5407" w:rsidRPr="00972C7F">
        <w:rPr>
          <w:rFonts w:cstheme="minorHAnsi"/>
          <w:bCs/>
          <w:lang w:val="en-GB"/>
        </w:rPr>
        <w:t xml:space="preserve"> </w:t>
      </w:r>
      <w:r w:rsidR="00A06C75" w:rsidRPr="00972C7F">
        <w:rPr>
          <w:rFonts w:cstheme="minorHAnsi"/>
          <w:bCs/>
          <w:lang w:val="en-GB"/>
        </w:rPr>
        <w:t xml:space="preserve">as species have different </w:t>
      </w:r>
      <w:r w:rsidR="0092532C" w:rsidRPr="00972C7F">
        <w:rPr>
          <w:rFonts w:cstheme="minorHAnsi"/>
          <w:bCs/>
          <w:lang w:val="en-GB"/>
        </w:rPr>
        <w:lastRenderedPageBreak/>
        <w:t xml:space="preserve">consumptions rates </w:t>
      </w:r>
      <w:r w:rsidR="00A06C75" w:rsidRPr="00972C7F">
        <w:rPr>
          <w:rFonts w:cstheme="minorHAnsi"/>
          <w:bCs/>
          <w:lang w:val="en-GB"/>
        </w:rPr>
        <w:t>at optimu</w:t>
      </w:r>
      <w:r w:rsidR="000C60C8" w:rsidRPr="00972C7F">
        <w:rPr>
          <w:rFonts w:cstheme="minorHAnsi"/>
          <w:bCs/>
          <w:lang w:val="en-GB"/>
        </w:rPr>
        <w:t>m</w:t>
      </w:r>
      <w:r w:rsidR="00B474B6" w:rsidRPr="00972C7F">
        <w:rPr>
          <w:rFonts w:cstheme="minorHAnsi"/>
          <w:bCs/>
          <w:lang w:val="en-GB"/>
        </w:rPr>
        <w:t xml:space="preserve"> temperature</w:t>
      </w:r>
      <w:r w:rsidR="00A06C75" w:rsidRPr="00972C7F">
        <w:rPr>
          <w:rFonts w:cstheme="minorHAnsi"/>
          <w:bCs/>
          <w:lang w:val="en-GB"/>
        </w:rPr>
        <w:t xml:space="preserve">, different </w:t>
      </w:r>
      <w:r w:rsidR="00704622" w:rsidRPr="00972C7F">
        <w:rPr>
          <w:rFonts w:cstheme="minorHAnsi"/>
          <w:bCs/>
          <w:lang w:val="en-GB"/>
        </w:rPr>
        <w:t xml:space="preserve">widths of the thermal performance curves </w:t>
      </w:r>
      <w:r w:rsidR="00217EF5" w:rsidRPr="00972C7F">
        <w:rPr>
          <w:rFonts w:cstheme="minorHAnsi"/>
          <w:bCs/>
          <w:lang w:val="en-GB"/>
        </w:rPr>
        <w:t xml:space="preserve">and different optimum temperatures. </w:t>
      </w:r>
      <w:r w:rsidR="00354D8E" w:rsidRPr="00972C7F">
        <w:rPr>
          <w:rFonts w:cstheme="minorHAnsi"/>
          <w:bCs/>
          <w:lang w:val="en-GB"/>
        </w:rPr>
        <w:t xml:space="preserve">By fitting models by species, we thus </w:t>
      </w:r>
      <w:r w:rsidR="00626FF1" w:rsidRPr="00972C7F">
        <w:rPr>
          <w:rFonts w:cstheme="minorHAnsi"/>
          <w:bCs/>
          <w:lang w:val="en-GB"/>
        </w:rPr>
        <w:t xml:space="preserve">avoid </w:t>
      </w:r>
      <w:r w:rsidR="00B61AA6" w:rsidRPr="00972C7F">
        <w:rPr>
          <w:rFonts w:cstheme="minorHAnsi"/>
          <w:bCs/>
          <w:lang w:val="en-GB"/>
        </w:rPr>
        <w:t xml:space="preserve">the risk </w:t>
      </w:r>
      <w:r w:rsidR="00AC1339" w:rsidRPr="00972C7F">
        <w:rPr>
          <w:rFonts w:cstheme="minorHAnsi"/>
          <w:bCs/>
          <w:lang w:val="en-GB"/>
        </w:rPr>
        <w:t xml:space="preserve">of removing </w:t>
      </w:r>
      <w:r w:rsidR="00B436BC" w:rsidRPr="00972C7F">
        <w:rPr>
          <w:rFonts w:cstheme="minorHAnsi"/>
          <w:bCs/>
          <w:lang w:val="en-GB"/>
        </w:rPr>
        <w:t>true effects</w:t>
      </w:r>
      <w:r w:rsidR="00351731" w:rsidRPr="004559BC">
        <w:rPr>
          <w:rFonts w:cstheme="minorHAnsi"/>
          <w:bCs/>
          <w:lang w:val="en-GB"/>
        </w:rPr>
        <w:t xml:space="preserve"> by pooling data</w:t>
      </w:r>
      <w:r w:rsidR="001F0B71" w:rsidRPr="00972C7F">
        <w:rPr>
          <w:rFonts w:cstheme="minorHAnsi"/>
          <w:bCs/>
          <w:lang w:val="en-GB"/>
        </w:rPr>
        <w:t xml:space="preserve">, at the cost of </w:t>
      </w:r>
      <w:r w:rsidR="001C2C66" w:rsidRPr="00972C7F">
        <w:rPr>
          <w:rFonts w:cstheme="minorHAnsi"/>
          <w:bCs/>
          <w:lang w:val="en-GB"/>
        </w:rPr>
        <w:t xml:space="preserve">losing </w:t>
      </w:r>
      <w:r w:rsidR="00090D73" w:rsidRPr="00972C7F">
        <w:rPr>
          <w:rFonts w:cstheme="minorHAnsi"/>
          <w:bCs/>
          <w:lang w:val="en-GB"/>
        </w:rPr>
        <w:t xml:space="preserve">the </w:t>
      </w:r>
      <w:r w:rsidR="004B6B51" w:rsidRPr="00972C7F">
        <w:rPr>
          <w:rFonts w:cstheme="minorHAnsi"/>
          <w:bCs/>
          <w:lang w:val="en-GB"/>
        </w:rPr>
        <w:t xml:space="preserve">benefits of the </w:t>
      </w:r>
      <w:r w:rsidR="005D0627" w:rsidRPr="00972C7F">
        <w:rPr>
          <w:rFonts w:cstheme="minorHAnsi"/>
          <w:bCs/>
          <w:lang w:val="en-GB"/>
        </w:rPr>
        <w:t>hierarchical</w:t>
      </w:r>
      <w:r w:rsidR="004B6B51" w:rsidRPr="00972C7F">
        <w:rPr>
          <w:rFonts w:cstheme="minorHAnsi"/>
          <w:bCs/>
          <w:lang w:val="en-GB"/>
        </w:rPr>
        <w:t xml:space="preserve"> model for </w:t>
      </w:r>
      <w:r w:rsidR="005D0627" w:rsidRPr="00972C7F">
        <w:rPr>
          <w:rFonts w:cstheme="minorHAnsi"/>
          <w:bCs/>
          <w:lang w:val="en-GB"/>
        </w:rPr>
        <w:t>inferring</w:t>
      </w:r>
      <w:r w:rsidR="004B6B51" w:rsidRPr="00972C7F">
        <w:rPr>
          <w:rFonts w:cstheme="minorHAnsi"/>
          <w:bCs/>
          <w:lang w:val="en-GB"/>
        </w:rPr>
        <w:t xml:space="preserve"> general intraspecific scaling</w:t>
      </w:r>
      <w:r w:rsidR="00526648" w:rsidRPr="004559BC">
        <w:rPr>
          <w:rFonts w:cstheme="minorHAnsi"/>
          <w:bCs/>
          <w:lang w:val="en-GB"/>
        </w:rPr>
        <w:t xml:space="preserve"> and </w:t>
      </w:r>
      <w:r w:rsidR="00785459" w:rsidRPr="004559BC">
        <w:rPr>
          <w:rFonts w:cstheme="minorHAnsi"/>
          <w:bCs/>
          <w:lang w:val="en-GB"/>
        </w:rPr>
        <w:t>for limiting the influence of extreme observations</w:t>
      </w:r>
      <w:r w:rsidR="00F73DC3" w:rsidRPr="00972C7F">
        <w:rPr>
          <w:rFonts w:cstheme="minorHAnsi"/>
          <w:bCs/>
          <w:lang w:val="en-GB"/>
        </w:rPr>
        <w:t>.</w:t>
      </w:r>
      <w:r w:rsidR="00EB45C4" w:rsidRPr="00972C7F">
        <w:rPr>
          <w:rFonts w:cstheme="minorHAnsi"/>
          <w:bCs/>
          <w:lang w:val="en-GB"/>
        </w:rPr>
        <w:t xml:space="preserve"> </w:t>
      </w:r>
      <w:r w:rsidR="00E974C2" w:rsidRPr="00972C7F">
        <w:rPr>
          <w:rFonts w:cstheme="minorHAnsi"/>
          <w:bCs/>
          <w:lang w:val="en-GB"/>
        </w:rPr>
        <w:t xml:space="preserve">The model of </w:t>
      </w: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oMath>
      <w:r w:rsidR="000F1792" w:rsidRPr="00972C7F">
        <w:rPr>
          <w:rFonts w:eastAsiaTheme="minorEastAsia" w:cstheme="minorHAnsi"/>
          <w:bCs/>
          <w:iCs/>
          <w:lang w:val="en-GB"/>
        </w:rPr>
        <w:t xml:space="preserve"> </w:t>
      </w:r>
      <w:r w:rsidR="002006DC" w:rsidRPr="00972C7F">
        <w:rPr>
          <w:rFonts w:eastAsiaTheme="minorEastAsia" w:cstheme="minorHAnsi"/>
          <w:bCs/>
          <w:iCs/>
          <w:lang w:val="en-GB"/>
        </w:rPr>
        <w:t xml:space="preserve">is for the </w:t>
      </w:r>
      <w:r w:rsidR="000F1792" w:rsidRPr="00972C7F">
        <w:rPr>
          <w:rFonts w:eastAsiaTheme="minorEastAsia" w:cstheme="minorHAnsi"/>
          <w:bCs/>
          <w:iCs/>
          <w:lang w:val="en-GB"/>
        </w:rPr>
        <w:t xml:space="preserve">data </w:t>
      </w:r>
      <w:r w:rsidR="00831A08">
        <w:rPr>
          <w:rFonts w:eastAsiaTheme="minorEastAsia" w:cstheme="minorHAnsi"/>
          <w:bCs/>
          <w:iCs/>
          <w:lang w:val="en-GB"/>
        </w:rPr>
        <w:t>with the full temperature range</w:t>
      </w:r>
      <w:r w:rsidR="00584B66">
        <w:rPr>
          <w:rFonts w:eastAsiaTheme="minorEastAsia" w:cstheme="minorHAnsi"/>
          <w:bCs/>
          <w:iCs/>
          <w:lang w:val="en-GB"/>
        </w:rPr>
        <w:t xml:space="preserve"> </w:t>
      </w:r>
      <w:r w:rsidR="00A53EF5" w:rsidRPr="00972C7F">
        <w:rPr>
          <w:rFonts w:eastAsiaTheme="minorEastAsia" w:cstheme="minorHAnsi"/>
          <w:bCs/>
          <w:iCs/>
          <w:lang w:val="en-GB"/>
        </w:rPr>
        <w:t>defined as</w:t>
      </w:r>
      <w:r w:rsidR="006D3F62" w:rsidRPr="00972C7F">
        <w:rPr>
          <w:rFonts w:eastAsiaTheme="minorEastAsia" w:cstheme="minorHAnsi"/>
          <w:bCs/>
          <w:iC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838"/>
        <w:gridCol w:w="616"/>
      </w:tblGrid>
      <w:tr w:rsidR="00956516" w14:paraId="31E6B90D" w14:textId="77777777" w:rsidTr="00956516">
        <w:tc>
          <w:tcPr>
            <w:tcW w:w="562" w:type="dxa"/>
          </w:tcPr>
          <w:p w14:paraId="41B5E825" w14:textId="77777777" w:rsidR="00956516" w:rsidRPr="00972C7F" w:rsidRDefault="00956516" w:rsidP="002E3379">
            <w:pPr>
              <w:spacing w:line="480" w:lineRule="auto"/>
              <w:contextualSpacing/>
              <w:jc w:val="center"/>
              <w:rPr>
                <w:rFonts w:ascii="Times New Roman" w:eastAsia="Times New Roman" w:hAnsi="Times New Roman" w:cs="Times New Roman"/>
                <w:bCs/>
                <w:i/>
                <w:iCs/>
                <w:lang w:val="en-GB"/>
              </w:rPr>
            </w:pPr>
          </w:p>
        </w:tc>
        <w:tc>
          <w:tcPr>
            <w:tcW w:w="7838" w:type="dxa"/>
          </w:tcPr>
          <w:p w14:paraId="5A7F21ED" w14:textId="3A2BE9D2" w:rsidR="00956516" w:rsidRPr="004D000B" w:rsidRDefault="00FD494D"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616" w:type="dxa"/>
          </w:tcPr>
          <w:p w14:paraId="5A455BFC" w14:textId="2798BC69" w:rsidR="00956516" w:rsidRDefault="00956516"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6</w:t>
            </w:r>
            <w:r w:rsidRPr="00093C2D">
              <w:rPr>
                <w:rFonts w:eastAsiaTheme="minorEastAsia"/>
              </w:rPr>
              <w:t>)</w:t>
            </w:r>
          </w:p>
        </w:tc>
      </w:tr>
      <w:tr w:rsidR="00956516" w:rsidRPr="00815BFC" w14:paraId="6D55E3F3" w14:textId="77777777" w:rsidTr="00956516">
        <w:tc>
          <w:tcPr>
            <w:tcW w:w="562" w:type="dxa"/>
          </w:tcPr>
          <w:p w14:paraId="24C338A7" w14:textId="77777777" w:rsidR="00956516" w:rsidRDefault="00956516" w:rsidP="002E3379">
            <w:pPr>
              <w:spacing w:line="480" w:lineRule="auto"/>
              <w:contextualSpacing/>
              <w:jc w:val="center"/>
              <w:rPr>
                <w:rFonts w:ascii="Times New Roman" w:eastAsia="Times New Roman" w:hAnsi="Times New Roman" w:cs="Times New Roman"/>
                <w:bCs/>
                <w:i/>
                <w:iCs/>
              </w:rPr>
            </w:pPr>
          </w:p>
        </w:tc>
        <w:tc>
          <w:tcPr>
            <w:tcW w:w="7838" w:type="dxa"/>
          </w:tcPr>
          <w:p w14:paraId="7B55EDC7" w14:textId="7A979886" w:rsidR="00956516" w:rsidRPr="00C23F51" w:rsidRDefault="00FD494D" w:rsidP="002E3379">
            <w:pPr>
              <w:spacing w:line="480" w:lineRule="auto"/>
              <w:contextualSpacing/>
              <w:jc w:val="center"/>
              <w:rPr>
                <w:rFonts w:ascii="Times New Roman" w:eastAsia="Times New Roman" w:hAnsi="Times New Roman" w:cs="Times New Roman"/>
                <w:iCs/>
              </w:rPr>
            </w:pP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sSubSup>
                <m:sSubSupPr>
                  <m:ctrlPr>
                    <w:rPr>
                      <w:rFonts w:ascii="Cambria Math" w:hAnsi="Cambria Math" w:cstheme="minorHAnsi"/>
                      <w:i/>
                    </w:rPr>
                  </m:ctrlPr>
                </m:sSubSupPr>
                <m:e>
                  <m:r>
                    <w:rPr>
                      <w:rFonts w:ascii="Cambria Math" w:hAnsi="Cambria Math" w:cstheme="minorHAnsi"/>
                    </w:rPr>
                    <m:t>T</m:t>
                  </m:r>
                </m:e>
                <m:sub>
                  <m:r>
                    <w:rPr>
                      <w:rFonts w:ascii="Cambria Math" w:hAnsi="Cambria Math" w:cstheme="minorHAnsi"/>
                    </w:rPr>
                    <m:t>C,i</m:t>
                  </m:r>
                </m:sub>
                <m:sup>
                  <m:r>
                    <w:rPr>
                      <w:rFonts w:ascii="Cambria Math" w:hAnsi="Cambria Math" w:cstheme="minorHAnsi"/>
                    </w:rPr>
                    <m:t>2</m:t>
                  </m:r>
                </m:sup>
              </m:sSubSup>
            </m:oMath>
            <w:r w:rsidR="00956516" w:rsidRPr="00C23F51">
              <w:rPr>
                <w:rFonts w:ascii="Times New Roman" w:eastAsia="Times New Roman" w:hAnsi="Times New Roman" w:cs="Times New Roman"/>
                <w:iCs/>
              </w:rPr>
              <w:t>,</w:t>
            </w:r>
          </w:p>
        </w:tc>
        <w:tc>
          <w:tcPr>
            <w:tcW w:w="616" w:type="dxa"/>
          </w:tcPr>
          <w:p w14:paraId="2A8FE521" w14:textId="2BB9BAF3" w:rsidR="00956516" w:rsidRPr="00815BFC" w:rsidRDefault="00956516" w:rsidP="002E3379">
            <w:pPr>
              <w:spacing w:line="480" w:lineRule="auto"/>
              <w:contextualSpacing/>
              <w:jc w:val="both"/>
              <w:rPr>
                <w:rFonts w:eastAsiaTheme="minorEastAsia"/>
              </w:rPr>
            </w:pPr>
            <w:r>
              <w:rPr>
                <w:rFonts w:eastAsiaTheme="minorEastAsia"/>
              </w:rPr>
              <w:t>(</w:t>
            </w:r>
            <w:r w:rsidR="006A13B7">
              <w:rPr>
                <w:rFonts w:eastAsiaTheme="minorEastAsia"/>
              </w:rPr>
              <w:t>7</w:t>
            </w:r>
            <w:r>
              <w:rPr>
                <w:rFonts w:eastAsiaTheme="minorEastAsia"/>
              </w:rPr>
              <w:t>)</w:t>
            </w:r>
          </w:p>
        </w:tc>
      </w:tr>
    </w:tbl>
    <w:p w14:paraId="5A91A9A4" w14:textId="7EA3ED84" w:rsidR="00CD3315" w:rsidRPr="00972C7F" w:rsidRDefault="00AB0F96" w:rsidP="002E3379">
      <w:pPr>
        <w:spacing w:line="480" w:lineRule="auto"/>
        <w:contextualSpacing/>
        <w:jc w:val="both"/>
        <w:rPr>
          <w:rFonts w:eastAsiaTheme="minorEastAsia" w:cstheme="minorHAnsi"/>
          <w:iCs/>
          <w:lang w:val="en-GB"/>
        </w:rPr>
      </w:pPr>
      <w:r w:rsidRPr="00972C7F">
        <w:rPr>
          <w:rFonts w:eastAsiaTheme="minorEastAsia" w:cstheme="minorHAnsi"/>
          <w:iCs/>
          <w:lang w:val="en-GB"/>
        </w:rPr>
        <w:t xml:space="preserve">where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sub>
        </m:sSub>
      </m:oMath>
      <w:r w:rsidR="003B38E8" w:rsidRPr="00972C7F">
        <w:rPr>
          <w:rFonts w:eastAsiaTheme="minorEastAsia" w:cstheme="minorHAnsi"/>
          <w:iCs/>
          <w:lang w:val="en-GB"/>
        </w:rPr>
        <w:t xml:space="preserve"> in Eq. </w:t>
      </w:r>
      <w:r w:rsidR="00FC59D8">
        <w:rPr>
          <w:rFonts w:eastAsiaTheme="minorEastAsia" w:cstheme="minorHAnsi"/>
          <w:iCs/>
          <w:lang w:val="en-GB"/>
        </w:rPr>
        <w:t>6</w:t>
      </w:r>
      <w:r w:rsidR="003B38E8" w:rsidRPr="00972C7F">
        <w:rPr>
          <w:rFonts w:eastAsiaTheme="minorEastAsia" w:cstheme="minorHAnsi"/>
          <w:iCs/>
          <w:lang w:val="en-GB"/>
        </w:rPr>
        <w:t xml:space="preserve"> refers to consumption rates </w:t>
      </w:r>
      <w:commentRangeStart w:id="17"/>
      <w:commentRangeStart w:id="18"/>
      <w:commentRangeStart w:id="19"/>
      <w:r w:rsidR="003B38E8" w:rsidRPr="00972C7F">
        <w:rPr>
          <w:rFonts w:eastAsiaTheme="minorEastAsia" w:cstheme="minorHAnsi"/>
          <w:iCs/>
          <w:lang w:val="en-GB"/>
        </w:rPr>
        <w:t>divided by the mean value by species</w:t>
      </w:r>
      <w:r w:rsidR="00EC30F3" w:rsidRPr="00972C7F">
        <w:rPr>
          <w:rFonts w:eastAsiaTheme="minorEastAsia" w:cstheme="minorHAnsi"/>
          <w:iCs/>
          <w:lang w:val="en-GB"/>
        </w:rPr>
        <w:t xml:space="preserve"> </w:t>
      </w:r>
      <m:oMath>
        <m:r>
          <w:rPr>
            <w:rFonts w:ascii="Cambria Math" w:eastAsiaTheme="minorEastAsia" w:hAnsi="Cambria Math" w:cstheme="minorHAnsi"/>
          </w:rPr>
          <m:t>j</m:t>
        </m:r>
      </m:oMath>
      <w:r w:rsidR="003B38E8" w:rsidRPr="00972C7F">
        <w:rPr>
          <w:rFonts w:eastAsiaTheme="minorEastAsia" w:cstheme="minorHAnsi"/>
          <w:iCs/>
          <w:lang w:val="en-GB"/>
        </w:rPr>
        <w:t xml:space="preserv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acc>
          <m:accPr>
            <m:chr m:val="̅"/>
            <m:ctrlPr>
              <w:rPr>
                <w:rFonts w:ascii="Cambria Math" w:eastAsiaTheme="minorEastAsia" w:hAnsi="Cambria Math" w:cstheme="minorHAnsi"/>
                <w:i/>
                <w:iCs/>
                <w:lang w:val="en-GB"/>
              </w:rPr>
            </m:ctrlPr>
          </m:accPr>
          <m:e>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e>
        </m:acc>
        <w:commentRangeEnd w:id="17"/>
        <m:r>
          <m:rPr>
            <m:sty m:val="p"/>
          </m:rPr>
          <w:rPr>
            <w:rStyle w:val="CommentReference"/>
          </w:rPr>
          <w:commentReference w:id="17"/>
        </m:r>
        <w:commentRangeEnd w:id="18"/>
        <m:r>
          <m:rPr>
            <m:sty m:val="p"/>
          </m:rPr>
          <w:rPr>
            <w:rStyle w:val="CommentReference"/>
          </w:rPr>
          <w:commentReference w:id="18"/>
        </m:r>
        <w:commentRangeEnd w:id="19"/>
        <m:r>
          <m:rPr>
            <m:sty m:val="p"/>
          </m:rPr>
          <w:rPr>
            <w:rStyle w:val="CommentReference"/>
          </w:rPr>
          <w:commentReference w:id="19"/>
        </m:r>
      </m:oMath>
      <w:r w:rsidR="003B38E8" w:rsidRPr="00972C7F">
        <w:rPr>
          <w:rFonts w:eastAsiaTheme="minorEastAsia" w:cstheme="minorHAnsi"/>
          <w:iCs/>
          <w:lang w:val="en-GB"/>
        </w:rPr>
        <w:t>)</w:t>
      </w:r>
      <w:r w:rsidR="007D166C" w:rsidRPr="00972C7F">
        <w:rPr>
          <w:rFonts w:eastAsiaTheme="minorEastAsia" w:cstheme="minorHAnsi"/>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003B38E8" w:rsidRPr="00972C7F">
        <w:rPr>
          <w:rFonts w:eastAsiaTheme="minorEastAsia" w:cstheme="minorHAnsi"/>
          <w:lang w:val="en-GB"/>
        </w:rPr>
        <w:t xml:space="preserve"> </w:t>
      </w:r>
      <w:r w:rsidR="003B38E8" w:rsidRPr="00972C7F">
        <w:rPr>
          <w:rFonts w:eastAsiaTheme="minorEastAsia" w:cstheme="minorHAnsi"/>
          <w:iCs/>
          <w:lang w:val="en-GB"/>
        </w:rPr>
        <w:t xml:space="preserve">in Eq. </w:t>
      </w:r>
      <w:r w:rsidR="005167FF">
        <w:rPr>
          <w:rFonts w:eastAsiaTheme="minorEastAsia" w:cstheme="minorHAnsi"/>
          <w:iCs/>
          <w:lang w:val="en-GB"/>
        </w:rPr>
        <w:t>7</w:t>
      </w:r>
      <w:r w:rsidR="003B38E8" w:rsidRPr="00972C7F">
        <w:rPr>
          <w:rFonts w:eastAsiaTheme="minorEastAsia" w:cstheme="minorHAnsi"/>
          <w:iCs/>
          <w:lang w:val="en-GB"/>
        </w:rPr>
        <w:t xml:space="preserve"> is </w:t>
      </w:r>
      <w:r w:rsidR="0001593D" w:rsidRPr="00972C7F">
        <w:rPr>
          <w:rFonts w:eastAsiaTheme="minorEastAsia" w:cstheme="minorHAnsi"/>
          <w:iCs/>
          <w:lang w:val="en-GB"/>
        </w:rPr>
        <w:t>mean</w:t>
      </w:r>
      <w:r w:rsidR="00512B4A" w:rsidRPr="00972C7F">
        <w:rPr>
          <w:rFonts w:eastAsiaTheme="minorEastAsia" w:cstheme="minorHAnsi"/>
          <w:iCs/>
          <w:lang w:val="en-GB"/>
        </w:rPr>
        <w:t>-</w:t>
      </w:r>
      <w:proofErr w:type="spellStart"/>
      <w:r w:rsidR="0001593D" w:rsidRPr="00972C7F">
        <w:rPr>
          <w:rFonts w:eastAsiaTheme="minorEastAsia" w:cstheme="minorHAnsi"/>
          <w:iCs/>
          <w:lang w:val="en-GB"/>
        </w:rPr>
        <w:t>centered</w:t>
      </w:r>
      <w:proofErr w:type="spellEnd"/>
      <w:r w:rsidR="0001593D" w:rsidRPr="00972C7F">
        <w:rPr>
          <w:rFonts w:eastAsiaTheme="minorEastAsia" w:cstheme="minorHAnsi"/>
          <w:iCs/>
          <w:lang w:val="en-GB"/>
        </w:rPr>
        <w:t xml:space="preserve"> natural log of body mass</w:t>
      </w:r>
      <w:r w:rsidR="00C174C0" w:rsidRPr="004559BC">
        <w:rPr>
          <w:rFonts w:eastAsiaTheme="minorEastAsia" w:cstheme="minorHAnsi"/>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eastAsiaTheme="minorEastAsia" w:hAnsi="Cambria Math" w:cstheme="minorHAnsi"/>
            <w:lang w:val="en-GB"/>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e>
        </m:acc>
      </m:oMath>
      <w:r w:rsidR="00C174C0">
        <w:rPr>
          <w:rFonts w:eastAsiaTheme="minorEastAsia" w:cstheme="minorHAnsi"/>
          <w:iCs/>
          <w:lang w:val="en-GB"/>
        </w:rPr>
        <w:t>)</w:t>
      </w:r>
      <w:r w:rsidR="00DE191D" w:rsidRPr="00972C7F">
        <w:rPr>
          <w:rFonts w:eastAsiaTheme="minorEastAsia" w:cstheme="minorHAnsi"/>
          <w:iCs/>
          <w:lang w:val="en-GB"/>
        </w:rPr>
        <w:t xml:space="preserve"> </w:t>
      </w:r>
      <w:r w:rsidR="00675179" w:rsidRPr="00972C7F">
        <w:rPr>
          <w:rFonts w:eastAsiaTheme="minorEastAsia" w:cstheme="minorHAnsi"/>
          <w:iCs/>
          <w:lang w:val="en-GB"/>
        </w:rPr>
        <w:t xml:space="preserve">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sub>
        </m:sSub>
      </m:oMath>
      <w:r w:rsidR="002022AA" w:rsidRPr="00972C7F">
        <w:rPr>
          <w:rFonts w:eastAsiaTheme="minorEastAsia" w:cstheme="minorHAnsi"/>
          <w:lang w:val="en-GB"/>
        </w:rPr>
        <w:t xml:space="preserve"> is mean-centered </w:t>
      </w:r>
      <w:r w:rsidR="00DE0602" w:rsidRPr="004559BC">
        <w:rPr>
          <w:rFonts w:eastAsiaTheme="minorEastAsia" w:cstheme="minorHAnsi"/>
          <w:lang w:val="en-GB"/>
        </w:rPr>
        <w:t>rescaled</w:t>
      </w:r>
      <w:r w:rsidR="00030F1A" w:rsidRPr="00972C7F">
        <w:rPr>
          <w:rFonts w:eastAsiaTheme="minorEastAsia" w:cstheme="minorHAnsi"/>
          <w:lang w:val="en-GB"/>
        </w:rPr>
        <w:t xml:space="preserve"> </w:t>
      </w:r>
      <w:r w:rsidR="002022AA" w:rsidRPr="00972C7F">
        <w:rPr>
          <w:rFonts w:eastAsiaTheme="minorEastAsia" w:cstheme="minorHAnsi"/>
          <w:lang w:val="en-GB"/>
        </w:rPr>
        <w:t>temperature</w:t>
      </w:r>
      <w:r w:rsidR="00FC538B" w:rsidRPr="00972C7F">
        <w:rPr>
          <w:rFonts w:eastAsiaTheme="minorEastAsia" w:cstheme="minorHAnsi"/>
          <w:lang w:val="en-GB"/>
        </w:rPr>
        <w:t xml:space="preserve"> </w:t>
      </w:r>
      <w:r w:rsidR="002B5150" w:rsidRPr="00972C7F">
        <w:rPr>
          <w:rFonts w:eastAsiaTheme="minorEastAsia" w:cstheme="minorHAnsi"/>
          <w:lang w:val="en-GB"/>
        </w:rPr>
        <w:t xml:space="preserve">by </w:t>
      </w:r>
      <w:r w:rsidR="00FC538B" w:rsidRPr="00972C7F">
        <w:rPr>
          <w:rFonts w:eastAsiaTheme="minorEastAsia" w:cstheme="minorHAnsi"/>
          <w:lang w:val="en-GB"/>
        </w:rPr>
        <w:t>species</w:t>
      </w:r>
      <w:r w:rsidR="00152F4A" w:rsidRPr="00972C7F">
        <w:rPr>
          <w:rFonts w:eastAsiaTheme="minorEastAsia" w:cstheme="minorHAnsi"/>
          <w:lang w:val="en-GB"/>
        </w:rPr>
        <w:t xml:space="preserve">, where the </w:t>
      </w:r>
      <w:r w:rsidR="00C47C9C" w:rsidRPr="004559BC">
        <w:rPr>
          <w:rFonts w:eastAsiaTheme="minorEastAsia" w:cstheme="minorHAnsi"/>
          <w:lang w:val="en-GB"/>
        </w:rPr>
        <w:t>rescaled</w:t>
      </w:r>
      <w:r w:rsidR="008565A5" w:rsidRPr="004559BC">
        <w:rPr>
          <w:rFonts w:eastAsiaTheme="minorEastAsia" w:cstheme="minorHAnsi"/>
          <w:lang w:val="en-GB"/>
        </w:rPr>
        <w:t xml:space="preserve"> </w:t>
      </w:r>
      <w:r w:rsidR="00222C1A" w:rsidRPr="00972C7F">
        <w:rPr>
          <w:rFonts w:eastAsiaTheme="minorEastAsia" w:cstheme="minorHAnsi"/>
          <w:lang w:val="en-GB"/>
        </w:rPr>
        <w:t xml:space="preserve">temperature </w:t>
      </w:r>
      <w:r w:rsidR="00152F4A" w:rsidRPr="00972C7F">
        <w:rPr>
          <w:rFonts w:eastAsiaTheme="minorEastAsia" w:cstheme="minorHAnsi"/>
          <w:lang w:val="en-GB"/>
        </w:rPr>
        <w:t xml:space="preserve">is defined as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sub>
        </m:sSub>
        <m:r>
          <w:rPr>
            <w:rFonts w:ascii="Cambria Math" w:hAnsi="Cambria Math" w:cstheme="minorHAnsi"/>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r>
          <w:rPr>
            <w:rFonts w:ascii="Cambria Math"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env</m:t>
            </m:r>
            <m:r>
              <w:rPr>
                <w:rFonts w:ascii="Cambria Math" w:hAnsi="Cambria Math" w:cstheme="minorHAnsi"/>
                <w:lang w:val="en-GB"/>
              </w:rPr>
              <m:t>,</m:t>
            </m:r>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oMath>
      <w:r w:rsidR="003B38E8" w:rsidRPr="00972C7F">
        <w:rPr>
          <w:rFonts w:eastAsiaTheme="minorEastAsia" w:cstheme="minorHAnsi"/>
          <w:iCs/>
          <w:lang w:val="en-GB"/>
        </w:rPr>
        <w:t xml:space="preserve">. </w:t>
      </w:r>
    </w:p>
    <w:p w14:paraId="7FF83BAD" w14:textId="3856ED33" w:rsidR="000F1792" w:rsidRDefault="00943109" w:rsidP="002E3379">
      <w:pPr>
        <w:spacing w:line="480" w:lineRule="auto"/>
        <w:ind w:firstLine="284"/>
        <w:contextualSpacing/>
        <w:jc w:val="both"/>
        <w:rPr>
          <w:rFonts w:eastAsiaTheme="minorEastAsia" w:cstheme="minorHAnsi"/>
          <w:iCs/>
          <w:lang w:val="en-GB"/>
        </w:rPr>
      </w:pPr>
      <w:r w:rsidRPr="00972C7F">
        <w:rPr>
          <w:rFonts w:eastAsiaTheme="minorEastAsia" w:cstheme="minorHAnsi"/>
          <w:iCs/>
          <w:lang w:val="en-GB"/>
        </w:rPr>
        <w:t>For illustrations of model fits</w:t>
      </w:r>
      <w:r w:rsidR="00751047" w:rsidRPr="00972C7F">
        <w:rPr>
          <w:rFonts w:eastAsiaTheme="minorEastAsia" w:cstheme="minorHAnsi"/>
          <w:iCs/>
          <w:lang w:val="en-GB"/>
        </w:rPr>
        <w:t xml:space="preserve">, we predict </w:t>
      </w:r>
      <w:r w:rsidR="004F1B16" w:rsidRPr="00972C7F">
        <w:rPr>
          <w:rFonts w:eastAsiaTheme="minorEastAsia" w:cstheme="minorHAnsi"/>
          <w:iCs/>
          <w:lang w:val="en-GB"/>
        </w:rPr>
        <w:t>over the temperature range</w:t>
      </w:r>
      <w:r w:rsidR="00CC4BB5" w:rsidRPr="00972C7F">
        <w:rPr>
          <w:rFonts w:eastAsiaTheme="minorEastAsia" w:cstheme="minorHAnsi"/>
          <w:iCs/>
          <w:lang w:val="en-GB"/>
        </w:rPr>
        <w:t xml:space="preserve"> of the data</w:t>
      </w:r>
      <w:r w:rsidR="00F0331C" w:rsidRPr="00972C7F">
        <w:rPr>
          <w:rFonts w:eastAsiaTheme="minorEastAsia" w:cstheme="minorHAnsi"/>
          <w:iCs/>
          <w:lang w:val="en-GB"/>
        </w:rPr>
        <w:t xml:space="preserve"> for species </w:t>
      </w:r>
      <m:oMath>
        <m:r>
          <w:rPr>
            <w:rFonts w:ascii="Cambria Math" w:eastAsiaTheme="minorEastAsia" w:hAnsi="Cambria Math" w:cstheme="minorHAnsi"/>
          </w:rPr>
          <m:t>j</m:t>
        </m:r>
      </m:oMath>
      <w:r w:rsidR="00CC4BB5" w:rsidRPr="00972C7F">
        <w:rPr>
          <w:rFonts w:eastAsiaTheme="minorEastAsia" w:cstheme="minorHAnsi"/>
          <w:iCs/>
          <w:lang w:val="en-GB"/>
        </w:rPr>
        <w:t xml:space="preserve"> while keeping </w:t>
      </w:r>
      <w:r w:rsidR="00AC02E7" w:rsidRPr="00972C7F">
        <w:rPr>
          <w:rFonts w:eastAsiaTheme="minorEastAsia" w:cstheme="minorHAnsi"/>
          <w:iCs/>
          <w:lang w:val="en-GB"/>
        </w:rPr>
        <w:t xml:space="preserve">body mass </w:t>
      </w:r>
      <w:r w:rsidR="00355AC9" w:rsidRPr="00972C7F">
        <w:rPr>
          <w:rFonts w:eastAsiaTheme="minorEastAsia" w:cstheme="minorHAnsi"/>
          <w:iCs/>
          <w:lang w:val="en-GB"/>
        </w:rPr>
        <w:t>at 0 (corresponding to the</w:t>
      </w:r>
      <w:r w:rsidR="00626FF1" w:rsidRPr="00972C7F">
        <w:rPr>
          <w:rFonts w:eastAsiaTheme="minorEastAsia" w:cstheme="minorHAnsi"/>
          <w:iCs/>
          <w:lang w:val="en-GB"/>
        </w:rPr>
        <w:t xml:space="preserve"> species-specific</w:t>
      </w:r>
      <w:r w:rsidR="00355AC9" w:rsidRPr="00972C7F">
        <w:rPr>
          <w:rFonts w:eastAsiaTheme="minorEastAsia" w:cstheme="minorHAnsi"/>
          <w:iCs/>
          <w:lang w:val="en-GB"/>
        </w:rPr>
        <w:t xml:space="preserve"> mean </w:t>
      </w:r>
      <w:r w:rsidR="00626FF1" w:rsidRPr="00972C7F">
        <w:rPr>
          <w:rFonts w:eastAsiaTheme="minorEastAsia" w:cstheme="minorHAnsi"/>
          <w:iCs/>
          <w:lang w:val="en-GB"/>
        </w:rPr>
        <w:t xml:space="preserve">body </w:t>
      </w:r>
      <w:r w:rsidR="00863975" w:rsidRPr="00972C7F">
        <w:rPr>
          <w:rFonts w:eastAsiaTheme="minorEastAsia" w:cstheme="minorHAnsi"/>
          <w:iCs/>
          <w:lang w:val="en-GB"/>
        </w:rPr>
        <w:t>mass</w:t>
      </w:r>
      <w:r w:rsidR="004A0EB5" w:rsidRPr="00972C7F">
        <w:rPr>
          <w:rFonts w:eastAsiaTheme="minorEastAsia" w:cstheme="minorHAnsi"/>
          <w:iCs/>
          <w:lang w:val="en-GB"/>
        </w:rPr>
        <w:t xml:space="preserve"> </w:t>
      </w:r>
      <w:r w:rsidR="00957675" w:rsidRPr="00972C7F">
        <w:rPr>
          <w:rFonts w:eastAsiaTheme="minorEastAsia" w:cstheme="minorHAnsi"/>
          <w:iCs/>
          <w:lang w:val="en-GB"/>
        </w:rPr>
        <w:t xml:space="preserve">in </w:t>
      </w:r>
      <m:oMath>
        <m:r>
          <m:rPr>
            <m:sty m:val="p"/>
          </m:rPr>
          <w:rPr>
            <w:rFonts w:ascii="Cambria Math" w:eastAsiaTheme="minorEastAsia" w:hAnsi="Cambria Math" w:cstheme="minorHAnsi"/>
            <w:lang w:val="en-GB"/>
          </w:rPr>
          <m:t>g</m:t>
        </m:r>
      </m:oMath>
      <w:r w:rsidR="00863975" w:rsidRPr="00972C7F">
        <w:rPr>
          <w:rFonts w:eastAsiaTheme="minorEastAsia" w:cstheme="minorHAnsi"/>
          <w:iCs/>
          <w:lang w:val="en-GB"/>
        </w:rPr>
        <w:t>)</w:t>
      </w:r>
      <w:r w:rsidR="00E40D36" w:rsidRPr="00972C7F">
        <w:rPr>
          <w:rFonts w:eastAsiaTheme="minorEastAsia" w:cstheme="minorHAnsi"/>
          <w:iCs/>
          <w:lang w:val="en-GB"/>
        </w:rPr>
        <w:t xml:space="preserve">. </w:t>
      </w:r>
      <w:r w:rsidR="00051975" w:rsidRPr="00972C7F">
        <w:rPr>
          <w:rFonts w:eastAsiaTheme="minorEastAsia" w:cstheme="minorHAnsi"/>
          <w:iCs/>
          <w:lang w:val="en-GB"/>
        </w:rPr>
        <w:t xml:space="preserve">The species predictions and data are plotted </w:t>
      </w:r>
      <w:r w:rsidR="00405A3F" w:rsidRPr="00972C7F">
        <w:rPr>
          <w:rFonts w:eastAsiaTheme="minorEastAsia" w:cstheme="minorHAnsi"/>
          <w:iCs/>
          <w:lang w:val="en-GB"/>
        </w:rPr>
        <w:t xml:space="preserve">together </w:t>
      </w:r>
      <w:r w:rsidR="00051975" w:rsidRPr="00972C7F">
        <w:rPr>
          <w:rFonts w:eastAsiaTheme="minorEastAsia" w:cstheme="minorHAnsi"/>
          <w:iCs/>
          <w:lang w:val="en-GB"/>
        </w:rPr>
        <w:t xml:space="preserve">in Fig. </w:t>
      </w:r>
      <w:r w:rsidR="00DC7724" w:rsidRPr="00972C7F">
        <w:rPr>
          <w:rFonts w:eastAsiaTheme="minorEastAsia" w:cstheme="minorHAnsi"/>
          <w:iCs/>
          <w:lang w:val="en-GB"/>
        </w:rPr>
        <w:t>S21</w:t>
      </w:r>
      <w:r w:rsidR="00405A3F" w:rsidRPr="00972C7F">
        <w:rPr>
          <w:rFonts w:eastAsiaTheme="minorEastAsia" w:cstheme="minorHAnsi"/>
          <w:iCs/>
          <w:lang w:val="en-GB"/>
        </w:rPr>
        <w:t xml:space="preserve"> </w:t>
      </w:r>
      <w:r w:rsidR="008F7730" w:rsidRPr="00972C7F">
        <w:rPr>
          <w:rFonts w:eastAsiaTheme="minorEastAsia" w:cstheme="minorHAnsi"/>
          <w:iCs/>
          <w:lang w:val="en-GB"/>
        </w:rPr>
        <w:t xml:space="preserve">to illustrate the </w:t>
      </w:r>
      <w:r w:rsidR="00683099" w:rsidRPr="00972C7F">
        <w:rPr>
          <w:rFonts w:eastAsiaTheme="minorEastAsia" w:cstheme="minorHAnsi"/>
          <w:iCs/>
          <w:lang w:val="en-GB"/>
        </w:rPr>
        <w:t>spread in optimum temperature measured as distance to environmental median</w:t>
      </w:r>
      <w:r w:rsidR="00EA0AC9" w:rsidRPr="00972C7F">
        <w:rPr>
          <w:rFonts w:eastAsiaTheme="minorEastAsia" w:cstheme="minorHAnsi"/>
          <w:iCs/>
          <w:lang w:val="en-GB"/>
        </w:rPr>
        <w:t>.</w:t>
      </w:r>
      <w:r w:rsidR="00105760" w:rsidRPr="00972C7F">
        <w:rPr>
          <w:rFonts w:eastAsiaTheme="minorEastAsia" w:cstheme="minorHAnsi"/>
          <w:iCs/>
          <w:lang w:val="en-GB"/>
        </w:rPr>
        <w:t xml:space="preserve"> </w:t>
      </w:r>
      <w:r w:rsidR="005E09C1" w:rsidRPr="00972C7F">
        <w:rPr>
          <w:rFonts w:eastAsiaTheme="minorEastAsia" w:cstheme="minorHAnsi"/>
          <w:iCs/>
          <w:lang w:val="en-GB"/>
        </w:rPr>
        <w:t>Due to general data limitation</w:t>
      </w:r>
      <w:r w:rsidR="00B674C2">
        <w:rPr>
          <w:rFonts w:eastAsiaTheme="minorEastAsia" w:cstheme="minorHAnsi"/>
          <w:iCs/>
          <w:lang w:val="en-GB"/>
        </w:rPr>
        <w:t xml:space="preserve"> of our consumption data</w:t>
      </w:r>
      <w:r w:rsidR="005E09C1" w:rsidRPr="00972C7F">
        <w:rPr>
          <w:rFonts w:eastAsiaTheme="minorEastAsia" w:cstheme="minorHAnsi"/>
          <w:iCs/>
          <w:lang w:val="en-GB"/>
        </w:rPr>
        <w:t xml:space="preserve"> we did not fit an interaction term</w:t>
      </w:r>
      <w:r w:rsidR="00B87724" w:rsidRPr="00972C7F">
        <w:rPr>
          <w:rFonts w:eastAsiaTheme="minorEastAsia" w:cstheme="minorHAnsi"/>
          <w:iCs/>
          <w:lang w:val="en-GB"/>
        </w:rPr>
        <w:t xml:space="preserve"> </w:t>
      </w:r>
      <w:r w:rsidR="001C2C66" w:rsidRPr="00972C7F">
        <w:rPr>
          <w:rFonts w:eastAsiaTheme="minorEastAsia" w:cstheme="minorHAnsi"/>
          <w:iCs/>
          <w:lang w:val="en-GB"/>
        </w:rPr>
        <w:t xml:space="preserve">that </w:t>
      </w:r>
      <w:r w:rsidR="00B87724" w:rsidRPr="00972C7F">
        <w:rPr>
          <w:rFonts w:eastAsiaTheme="minorEastAsia" w:cstheme="minorHAnsi"/>
          <w:iCs/>
          <w:lang w:val="en-GB"/>
        </w:rPr>
        <w:t>alters the optimum temperature by mass</w:t>
      </w:r>
      <w:r w:rsidR="00E22B24" w:rsidRPr="00972C7F">
        <w:rPr>
          <w:rFonts w:eastAsiaTheme="minorEastAsia" w:cstheme="minorHAnsi"/>
          <w:iCs/>
          <w:lang w:val="en-GB"/>
        </w:rPr>
        <w:t xml:space="preserve">, </w:t>
      </w:r>
      <w:r w:rsidR="00471C74" w:rsidRPr="004559BC">
        <w:rPr>
          <w:rFonts w:eastAsiaTheme="minorEastAsia" w:cstheme="minorHAnsi"/>
          <w:iCs/>
          <w:lang w:val="en-GB"/>
        </w:rPr>
        <w:t>although</w:t>
      </w:r>
      <w:r w:rsidR="00E22B24" w:rsidRPr="00972C7F">
        <w:rPr>
          <w:rFonts w:eastAsiaTheme="minorEastAsia" w:cstheme="minorHAnsi"/>
          <w:iCs/>
          <w:lang w:val="en-GB"/>
        </w:rPr>
        <w:t xml:space="preserve"> this has been identified in</w:t>
      </w:r>
      <w:r w:rsidR="00DA15B3" w:rsidRPr="00972C7F">
        <w:rPr>
          <w:rFonts w:eastAsiaTheme="minorEastAsia" w:cstheme="minorHAnsi"/>
          <w:iCs/>
          <w:lang w:val="en-GB"/>
        </w:rPr>
        <w:t xml:space="preserve"> data-rich</w:t>
      </w:r>
      <w:r w:rsidR="00D72CDA" w:rsidRPr="00972C7F">
        <w:rPr>
          <w:rFonts w:eastAsiaTheme="minorEastAsia" w:cstheme="minorHAnsi"/>
          <w:iCs/>
          <w:lang w:val="en-GB"/>
        </w:rPr>
        <w:t xml:space="preserve"> single-species</w:t>
      </w:r>
      <w:r w:rsidR="00DA15B3" w:rsidRPr="00972C7F">
        <w:rPr>
          <w:rFonts w:eastAsiaTheme="minorEastAsia" w:cstheme="minorHAnsi"/>
          <w:iCs/>
          <w:lang w:val="en-GB"/>
        </w:rPr>
        <w:t xml:space="preserve"> experiments</w:t>
      </w:r>
      <w:r w:rsidR="002C57E9" w:rsidRPr="00972C7F">
        <w:rPr>
          <w:rFonts w:eastAsiaTheme="minorEastAsia" w:cstheme="minorHAnsi"/>
          <w:iCs/>
          <w:lang w:val="en-GB"/>
        </w:rPr>
        <w:t xml:space="preserve"> </w:t>
      </w:r>
      <w:r w:rsidR="00712D55">
        <w:rPr>
          <w:rFonts w:eastAsiaTheme="minorEastAsia" w:cstheme="minorHAnsi"/>
          <w:iCs/>
        </w:rPr>
        <w:fldChar w:fldCharType="begin"/>
      </w:r>
      <w:r w:rsidR="00712D55" w:rsidRPr="00972C7F">
        <w:rPr>
          <w:rFonts w:eastAsiaTheme="minorEastAsia" w:cstheme="minorHAnsi"/>
          <w:iCs/>
          <w:lang w:val="en-GB"/>
        </w:rPr>
        <w:instrText xml:space="preserve"> ADDIN ZOTERO_ITEM CSL_CITATION {"citationID":"sXqFsItS","properties":{"formattedCitation":"(Garc\\uc0\\u237{}a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712D55">
        <w:rPr>
          <w:rFonts w:eastAsiaTheme="minorEastAsia" w:cstheme="minorHAnsi"/>
          <w:iCs/>
        </w:rPr>
        <w:instrText>ﬁ</w:instrText>
      </w:r>
      <w:r w:rsidR="00712D55" w:rsidRPr="00972C7F">
        <w:rPr>
          <w:rFonts w:eastAsiaTheme="minorEastAsia" w:cstheme="minorHAnsi"/>
          <w:iCs/>
          <w:lang w:val="en-GB"/>
        </w:rPr>
        <w:instrText>tting the data to the equation Ln Y = Ln a ? b Ln W ? cT ? dT2 ? eT Ln W. Both SGR and SFR, and therefore feed ef</w:instrText>
      </w:r>
      <w:r w:rsidR="00712D55">
        <w:rPr>
          <w:rFonts w:eastAsiaTheme="minorEastAsia" w:cstheme="minorHAnsi"/>
          <w:iCs/>
        </w:rPr>
        <w:instrText>ﬁ</w:instrText>
      </w:r>
      <w:r w:rsidR="00712D55" w:rsidRPr="00972C7F">
        <w:rPr>
          <w:rFonts w:eastAsiaTheme="minorEastAsia" w:cstheme="minorHAnsi"/>
          <w:iCs/>
          <w:lang w:val="en-GB"/>
        </w:rPr>
        <w:instrText>ciency (FE = SGR/SFR), were signi</w:instrText>
      </w:r>
      <w:r w:rsidR="00712D55">
        <w:rPr>
          <w:rFonts w:eastAsiaTheme="minorEastAsia" w:cstheme="minorHAnsi"/>
          <w:iCs/>
        </w:rPr>
        <w:instrText>ﬁ</w:instrText>
      </w:r>
      <w:r w:rsidR="00712D55" w:rsidRPr="00972C7F">
        <w:rPr>
          <w:rFonts w:eastAsiaTheme="minorEastAsia" w:cstheme="minorHAnsi"/>
          <w:iCs/>
          <w:lang w:val="en-GB"/>
        </w:rPr>
        <w:instrText>cantly in</w:instrText>
      </w:r>
      <w:r w:rsidR="00712D55">
        <w:rPr>
          <w:rFonts w:eastAsiaTheme="minorEastAsia" w:cstheme="minorHAnsi"/>
          <w:iCs/>
        </w:rPr>
        <w:instrText>ﬂ</w:instrText>
      </w:r>
      <w:r w:rsidR="00712D55" w:rsidRPr="00972C7F">
        <w:rPr>
          <w:rFonts w:eastAsiaTheme="minorEastAsia" w:cstheme="minorHAnsi"/>
          <w:iCs/>
          <w:lang w:val="en-GB"/>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12D55">
        <w:rPr>
          <w:rFonts w:eastAsiaTheme="minorEastAsia" w:cstheme="minorHAnsi"/>
          <w:iCs/>
        </w:rPr>
        <w:fldChar w:fldCharType="separate"/>
      </w:r>
      <w:r w:rsidR="0044238B" w:rsidRPr="0044238B">
        <w:rPr>
          <w:lang w:val="en-GB"/>
        </w:rPr>
        <w:t xml:space="preserve">(García García </w:t>
      </w:r>
      <w:r w:rsidR="0044238B" w:rsidRPr="0044238B">
        <w:rPr>
          <w:i/>
          <w:iCs/>
          <w:lang w:val="en-GB"/>
        </w:rPr>
        <w:t>et al.</w:t>
      </w:r>
      <w:r w:rsidR="0044238B" w:rsidRPr="0044238B">
        <w:rPr>
          <w:lang w:val="en-GB"/>
        </w:rPr>
        <w:t xml:space="preserve"> 2011)</w:t>
      </w:r>
      <w:r w:rsidR="00712D55">
        <w:rPr>
          <w:rFonts w:eastAsiaTheme="minorEastAsia" w:cstheme="minorHAnsi"/>
          <w:iCs/>
        </w:rPr>
        <w:fldChar w:fldCharType="end"/>
      </w:r>
      <w:r w:rsidR="00DA15B3" w:rsidRPr="00972C7F">
        <w:rPr>
          <w:rFonts w:eastAsiaTheme="minorEastAsia" w:cstheme="minorHAnsi"/>
          <w:iCs/>
          <w:lang w:val="en-GB"/>
        </w:rPr>
        <w:t xml:space="preserve">. </w:t>
      </w:r>
    </w:p>
    <w:p w14:paraId="79D69125" w14:textId="77777777" w:rsidR="00716AB1" w:rsidRDefault="00716AB1" w:rsidP="002E3379">
      <w:pPr>
        <w:spacing w:line="480" w:lineRule="auto"/>
        <w:ind w:firstLine="284"/>
        <w:contextualSpacing/>
        <w:jc w:val="both"/>
        <w:rPr>
          <w:rFonts w:eastAsiaTheme="minorEastAsia" w:cstheme="minorHAnsi"/>
          <w:iCs/>
          <w:lang w:val="en-GB"/>
        </w:rPr>
      </w:pPr>
    </w:p>
    <w:p w14:paraId="3A948F8A" w14:textId="77777777" w:rsidR="00716AB1" w:rsidRPr="00972C7F" w:rsidRDefault="00716AB1" w:rsidP="00716AB1">
      <w:pPr>
        <w:spacing w:line="480" w:lineRule="auto"/>
        <w:contextualSpacing/>
        <w:jc w:val="both"/>
        <w:rPr>
          <w:rFonts w:cstheme="minorHAnsi"/>
          <w:bCs/>
          <w:i/>
          <w:iCs/>
          <w:lang w:val="en-GB"/>
        </w:rPr>
      </w:pPr>
      <w:r w:rsidRPr="00972C7F">
        <w:rPr>
          <w:rFonts w:cstheme="minorHAnsi"/>
          <w:bCs/>
          <w:i/>
          <w:iCs/>
          <w:lang w:val="en-GB"/>
        </w:rPr>
        <w:t>Mass-dependence of optimum growth temperature</w:t>
      </w:r>
    </w:p>
    <w:p w14:paraId="70536564" w14:textId="77777777" w:rsidR="00716AB1" w:rsidRPr="00972C7F" w:rsidRDefault="00716AB1" w:rsidP="00716AB1">
      <w:pPr>
        <w:spacing w:line="480" w:lineRule="auto"/>
        <w:contextualSpacing/>
        <w:jc w:val="both"/>
        <w:rPr>
          <w:rFonts w:cstheme="minorHAnsi"/>
          <w:bCs/>
          <w:lang w:val="en-GB"/>
        </w:rPr>
      </w:pPr>
      <w:r w:rsidRPr="00972C7F">
        <w:rPr>
          <w:rFonts w:cstheme="minorHAnsi"/>
          <w:bCs/>
          <w:lang w:val="en-GB"/>
        </w:rPr>
        <w:t>To evaluate how the average optimum temperature</w:t>
      </w:r>
      <w:r>
        <w:rPr>
          <w:rFonts w:cstheme="minorHAnsi"/>
          <w:bCs/>
          <w:lang w:val="en-GB"/>
        </w:rPr>
        <w:t xml:space="preserve"> </w:t>
      </w:r>
      <w:r w:rsidRPr="00972C7F">
        <w:rPr>
          <w:rFonts w:cstheme="minorHAnsi"/>
          <w:bCs/>
          <w:lang w:val="en-GB"/>
        </w:rPr>
        <w:t>(</w:t>
      </w:r>
      <m:oMath>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sub>
        </m:sSub>
      </m:oMath>
      <w:r w:rsidRPr="00972C7F">
        <w:rPr>
          <w:rFonts w:eastAsiaTheme="minorEastAsia" w:cstheme="minorHAnsi"/>
          <w:bCs/>
          <w:lang w:val="en-GB"/>
        </w:rPr>
        <w:t>)</w:t>
      </w:r>
      <w:r w:rsidRPr="00972C7F">
        <w:rPr>
          <w:rFonts w:cstheme="minorHAnsi"/>
          <w:bCs/>
          <w:lang w:val="en-GB"/>
        </w:rPr>
        <w:t xml:space="preserve"> </w:t>
      </w:r>
      <w:r w:rsidRPr="00972C7F">
        <w:rPr>
          <w:rFonts w:eastAsiaTheme="minorEastAsia" w:cstheme="minorHAnsi"/>
          <w:bCs/>
          <w:lang w:val="en-GB"/>
        </w:rPr>
        <w:t xml:space="preserve">in </w:t>
      </w:r>
      <w:r>
        <w:rPr>
          <w:rFonts w:eastAsiaTheme="minorEastAsia" w:cstheme="minorHAnsi"/>
          <w:bCs/>
          <w:lang w:val="en-GB"/>
        </w:rPr>
        <w:t xml:space="preserve">degrees </w:t>
      </w:r>
      <w:r w:rsidRPr="00972C7F">
        <w:rPr>
          <w:rFonts w:eastAsiaTheme="minorEastAsia" w:cstheme="minorHAnsi"/>
          <w:bCs/>
          <w:lang w:val="en-GB"/>
        </w:rPr>
        <w:t xml:space="preserve">Celsius </w:t>
      </w:r>
      <w:r w:rsidRPr="00972C7F">
        <w:rPr>
          <w:rFonts w:cstheme="minorHAnsi"/>
          <w:bCs/>
          <w:lang w:val="en-GB"/>
        </w:rPr>
        <w:t xml:space="preserve">for individual growth depends on body mass </w:t>
      </w:r>
      <w:r w:rsidRPr="00972C7F">
        <w:rPr>
          <w:rFonts w:eastAsiaTheme="minorEastAsia" w:cstheme="minorHAnsi"/>
          <w:bCs/>
          <w:lang w:val="en-GB"/>
        </w:rPr>
        <w:t>(</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w:r w:rsidRPr="00972C7F">
        <w:rPr>
          <w:rFonts w:eastAsiaTheme="minorEastAsia" w:cstheme="minorHAnsi"/>
          <w:bCs/>
          <w:iCs/>
          <w:lang w:val="en-GB"/>
        </w:rPr>
        <w:t>)</w:t>
      </w:r>
      <w:r w:rsidRPr="00972C7F">
        <w:rPr>
          <w:rFonts w:cstheme="minorHAnsi"/>
          <w:bCs/>
          <w:lang w:val="en-GB"/>
        </w:rPr>
        <w:t>, we fit the following hierarchical model to account for variation in both intercept and slope with respect to species: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716AB1" w14:paraId="06306C7F" w14:textId="77777777" w:rsidTr="00A06E29">
        <w:tc>
          <w:tcPr>
            <w:tcW w:w="3005" w:type="dxa"/>
          </w:tcPr>
          <w:p w14:paraId="4A659960" w14:textId="77777777" w:rsidR="00716AB1" w:rsidRPr="00972C7F" w:rsidRDefault="00716AB1" w:rsidP="00A06E29">
            <w:pPr>
              <w:spacing w:line="480" w:lineRule="auto"/>
              <w:contextualSpacing/>
              <w:jc w:val="both"/>
              <w:rPr>
                <w:rFonts w:cstheme="minorHAnsi"/>
                <w:bCs/>
                <w:lang w:val="en-GB"/>
              </w:rPr>
            </w:pPr>
          </w:p>
        </w:tc>
        <w:tc>
          <w:tcPr>
            <w:tcW w:w="3005" w:type="dxa"/>
          </w:tcPr>
          <w:p w14:paraId="36B9CF04" w14:textId="77777777" w:rsidR="00716AB1" w:rsidRPr="00A439FF" w:rsidRDefault="00FD494D" w:rsidP="00A06E29">
            <w:pPr>
              <w:spacing w:line="480" w:lineRule="auto"/>
              <w:contextualSpacing/>
              <w:jc w:val="both"/>
              <w:rPr>
                <w:rFonts w:cstheme="minorHAnsi"/>
                <w:bCs/>
              </w:rPr>
            </w:pPr>
            <m:oMathPara>
              <m:oMathParaPr>
                <m:jc m:val="center"/>
              </m:oMathParaP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3006" w:type="dxa"/>
          </w:tcPr>
          <w:p w14:paraId="1147AFD0" w14:textId="0581AB15" w:rsidR="00716AB1" w:rsidRDefault="00716AB1" w:rsidP="00A06E29">
            <w:pPr>
              <w:spacing w:line="480" w:lineRule="auto"/>
              <w:contextualSpacing/>
              <w:jc w:val="right"/>
              <w:rPr>
                <w:rFonts w:cstheme="minorHAnsi"/>
                <w:bCs/>
              </w:rPr>
            </w:pPr>
            <w:r w:rsidRPr="00093C2D">
              <w:rPr>
                <w:rFonts w:eastAsiaTheme="minorEastAsia" w:cstheme="minorHAnsi"/>
              </w:rPr>
              <w:t>(</w:t>
            </w:r>
            <w:r w:rsidR="006A13B7">
              <w:rPr>
                <w:rFonts w:eastAsiaTheme="minorEastAsia" w:cstheme="minorHAnsi"/>
              </w:rPr>
              <w:t>8</w:t>
            </w:r>
            <w:r w:rsidRPr="00093C2D">
              <w:rPr>
                <w:rFonts w:eastAsiaTheme="minorEastAsia" w:cstheme="minorHAnsi"/>
              </w:rPr>
              <w:t>)</w:t>
            </w:r>
          </w:p>
        </w:tc>
      </w:tr>
      <w:tr w:rsidR="00716AB1" w14:paraId="77852D8E" w14:textId="77777777" w:rsidTr="00A06E29">
        <w:tc>
          <w:tcPr>
            <w:tcW w:w="3005" w:type="dxa"/>
          </w:tcPr>
          <w:p w14:paraId="0ABF04E1" w14:textId="77777777" w:rsidR="00716AB1" w:rsidRDefault="00716AB1" w:rsidP="00A06E29">
            <w:pPr>
              <w:spacing w:line="480" w:lineRule="auto"/>
              <w:contextualSpacing/>
              <w:jc w:val="both"/>
              <w:rPr>
                <w:rFonts w:cstheme="minorHAnsi"/>
                <w:bCs/>
              </w:rPr>
            </w:pPr>
          </w:p>
        </w:tc>
        <w:tc>
          <w:tcPr>
            <w:tcW w:w="3005" w:type="dxa"/>
          </w:tcPr>
          <w:p w14:paraId="5D2ADCD1" w14:textId="77777777" w:rsidR="00716AB1" w:rsidRDefault="00FD494D" w:rsidP="00A06E2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m:oMathPara>
          </w:p>
        </w:tc>
        <w:tc>
          <w:tcPr>
            <w:tcW w:w="3006" w:type="dxa"/>
          </w:tcPr>
          <w:p w14:paraId="506616CA" w14:textId="6D984FA9" w:rsidR="00716AB1" w:rsidRPr="00093C2D" w:rsidRDefault="00716AB1" w:rsidP="00A06E29">
            <w:pPr>
              <w:spacing w:line="480" w:lineRule="auto"/>
              <w:contextualSpacing/>
              <w:jc w:val="right"/>
              <w:rPr>
                <w:rFonts w:eastAsiaTheme="minorEastAsia" w:cstheme="minorHAnsi"/>
              </w:rPr>
            </w:pPr>
            <w:r w:rsidRPr="00093C2D">
              <w:rPr>
                <w:rFonts w:eastAsiaTheme="minorEastAsia" w:cstheme="minorHAnsi"/>
              </w:rPr>
              <w:t>(</w:t>
            </w:r>
            <w:r w:rsidR="006A13B7">
              <w:rPr>
                <w:rFonts w:eastAsiaTheme="minorEastAsia" w:cstheme="minorHAnsi"/>
              </w:rPr>
              <w:t>9</w:t>
            </w:r>
            <w:r w:rsidRPr="00093C2D">
              <w:rPr>
                <w:rFonts w:eastAsiaTheme="minorEastAsia" w:cstheme="minorHAnsi"/>
              </w:rPr>
              <w:t>)</w:t>
            </w:r>
          </w:p>
        </w:tc>
      </w:tr>
      <w:tr w:rsidR="00716AB1" w14:paraId="035A7FAE" w14:textId="77777777" w:rsidTr="00A06E29">
        <w:tc>
          <w:tcPr>
            <w:tcW w:w="3005" w:type="dxa"/>
          </w:tcPr>
          <w:p w14:paraId="4B31892F" w14:textId="77777777" w:rsidR="00716AB1" w:rsidRDefault="00716AB1" w:rsidP="00A06E29">
            <w:pPr>
              <w:spacing w:line="480" w:lineRule="auto"/>
              <w:contextualSpacing/>
              <w:jc w:val="both"/>
              <w:rPr>
                <w:rFonts w:cstheme="minorHAnsi"/>
                <w:bCs/>
              </w:rPr>
            </w:pPr>
          </w:p>
        </w:tc>
        <w:tc>
          <w:tcPr>
            <w:tcW w:w="3005" w:type="dxa"/>
          </w:tcPr>
          <w:p w14:paraId="4668BFCB" w14:textId="77777777" w:rsidR="00716AB1" w:rsidRDefault="00FD494D" w:rsidP="00A06E2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m:oMathPara>
          </w:p>
        </w:tc>
        <w:tc>
          <w:tcPr>
            <w:tcW w:w="3006" w:type="dxa"/>
          </w:tcPr>
          <w:p w14:paraId="3B92A1EB" w14:textId="08695517" w:rsidR="00716AB1" w:rsidRPr="00093C2D" w:rsidRDefault="00716AB1" w:rsidP="00A06E29">
            <w:pPr>
              <w:spacing w:line="480" w:lineRule="auto"/>
              <w:contextualSpacing/>
              <w:jc w:val="right"/>
              <w:rPr>
                <w:rFonts w:eastAsiaTheme="minorEastAsia" w:cstheme="minorHAnsi"/>
              </w:rPr>
            </w:pPr>
            <w:r w:rsidRPr="00093C2D">
              <w:rPr>
                <w:rFonts w:eastAsiaTheme="minorEastAsia" w:cstheme="minorHAnsi"/>
              </w:rPr>
              <w:t>(</w:t>
            </w:r>
            <w:r w:rsidR="006A13B7">
              <w:rPr>
                <w:rFonts w:eastAsiaTheme="minorEastAsia" w:cstheme="minorHAnsi"/>
              </w:rPr>
              <w:t>10</w:t>
            </w:r>
            <w:r w:rsidRPr="00093C2D">
              <w:rPr>
                <w:rFonts w:eastAsiaTheme="minorEastAsia" w:cstheme="minorHAnsi"/>
              </w:rPr>
              <w:t>)</w:t>
            </w:r>
          </w:p>
        </w:tc>
      </w:tr>
    </w:tbl>
    <w:p w14:paraId="41E0D861" w14:textId="6CFCB776" w:rsidR="00716AB1" w:rsidRPr="00972C7F" w:rsidRDefault="00716AB1" w:rsidP="00716AB1">
      <w:pPr>
        <w:spacing w:line="480" w:lineRule="auto"/>
        <w:contextualSpacing/>
        <w:jc w:val="both"/>
        <w:rPr>
          <w:rFonts w:eastAsiaTheme="minorEastAsia" w:cstheme="minorHAnsi"/>
          <w:lang w:val="en-GB"/>
        </w:rPr>
      </w:pPr>
      <w:r w:rsidRPr="00972C7F">
        <w:rPr>
          <w:rFonts w:eastAsiaTheme="minorEastAsia" w:cstheme="minorHAnsi"/>
          <w:bCs/>
          <w:iCs/>
          <w:lang w:val="en-GB"/>
        </w:rPr>
        <w:t xml:space="preserve">Here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sub>
        </m:sSub>
      </m:oMath>
      <w:r w:rsidRPr="00972C7F">
        <w:rPr>
          <w:rFonts w:eastAsiaTheme="minorEastAsia" w:cstheme="minorHAnsi"/>
          <w:bCs/>
          <w:iCs/>
          <w:lang w:val="en-GB"/>
        </w:rPr>
        <w:t xml:space="preserve"> is the </w:t>
      </w:r>
      <w:proofErr w:type="spellStart"/>
      <w:r w:rsidRPr="00972C7F">
        <w:rPr>
          <w:rFonts w:eastAsiaTheme="minorEastAsia" w:cstheme="minorHAnsi"/>
          <w:bCs/>
          <w:i/>
          <w:iCs/>
          <w:lang w:val="en-GB"/>
        </w:rPr>
        <w:t>i</w:t>
      </w:r>
      <w:r w:rsidRPr="00972C7F">
        <w:rPr>
          <w:rFonts w:eastAsiaTheme="minorEastAsia" w:cstheme="minorHAnsi"/>
          <w:bCs/>
          <w:iCs/>
          <w:lang w:val="en-GB"/>
        </w:rPr>
        <w:t>th</w:t>
      </w:r>
      <w:proofErr w:type="spellEnd"/>
      <w:r w:rsidRPr="00972C7F">
        <w:rPr>
          <w:rFonts w:eastAsiaTheme="minorEastAsia" w:cstheme="minorHAnsi"/>
          <w:bCs/>
          <w:iCs/>
          <w:lang w:val="en-GB"/>
        </w:rPr>
        <w:t xml:space="preserve"> observation of the </w:t>
      </w:r>
      <w:r w:rsidRPr="004559BC">
        <w:rPr>
          <w:rFonts w:eastAsiaTheme="minorEastAsia" w:cstheme="minorHAnsi"/>
          <w:bCs/>
          <w:iCs/>
          <w:lang w:val="en-GB"/>
        </w:rPr>
        <w:t>mean-</w:t>
      </w:r>
      <w:proofErr w:type="spellStart"/>
      <w:r w:rsidRPr="004559BC">
        <w:rPr>
          <w:rFonts w:eastAsiaTheme="minorEastAsia" w:cstheme="minorHAnsi"/>
          <w:bCs/>
          <w:iCs/>
          <w:lang w:val="en-GB"/>
        </w:rPr>
        <w:t>centered</w:t>
      </w:r>
      <w:proofErr w:type="spellEnd"/>
      <w:r w:rsidRPr="004559BC">
        <w:rPr>
          <w:rFonts w:eastAsiaTheme="minorEastAsia" w:cstheme="minorHAnsi"/>
          <w:bCs/>
          <w:iCs/>
          <w:lang w:val="en-GB"/>
        </w:rPr>
        <w:t xml:space="preserve"> </w:t>
      </w:r>
      <w:r w:rsidRPr="00972C7F">
        <w:rPr>
          <w:rFonts w:eastAsiaTheme="minorEastAsia" w:cstheme="minorHAnsi"/>
          <w:bCs/>
          <w:iCs/>
          <w:lang w:val="en-GB"/>
        </w:rPr>
        <w:t xml:space="preserve">optimum </w:t>
      </w:r>
      <w:r w:rsidRPr="004559BC">
        <w:rPr>
          <w:rFonts w:eastAsiaTheme="minorEastAsia" w:cstheme="minorHAnsi"/>
          <w:bCs/>
          <w:iCs/>
          <w:lang w:val="en-GB"/>
        </w:rPr>
        <w:t xml:space="preserve">growth </w:t>
      </w:r>
      <w:r w:rsidRPr="00972C7F">
        <w:rPr>
          <w:rFonts w:eastAsiaTheme="minorEastAsia" w:cstheme="minorHAnsi"/>
          <w:bCs/>
          <w:iCs/>
          <w:lang w:val="en-GB"/>
        </w:rPr>
        <w:t>temperature</w:t>
      </w:r>
      <w:r w:rsidRPr="004559BC">
        <w:rPr>
          <w:rFonts w:eastAsiaTheme="minorEastAsia" w:cstheme="minorHAnsi"/>
          <w:bCs/>
          <w:iCs/>
          <w:lang w:val="en-GB"/>
        </w:rPr>
        <w:t xml:space="preserve"> within species </w:t>
      </w:r>
      <w:proofErr w:type="spellStart"/>
      <w:r w:rsidRPr="00972C7F">
        <w:rPr>
          <w:rFonts w:eastAsiaTheme="minorEastAsia" w:cstheme="minorHAnsi"/>
          <w:bCs/>
          <w:iCs/>
          <w:lang w:val="en-GB"/>
        </w:rPr>
        <w:t>species</w:t>
      </w:r>
      <w:proofErr w:type="spellEnd"/>
      <w:r w:rsidRPr="00972C7F">
        <w:rPr>
          <w:rFonts w:eastAsiaTheme="minorEastAsia" w:cstheme="minorHAnsi"/>
          <w:bCs/>
          <w:iCs/>
          <w:lang w:val="en-GB"/>
        </w:rPr>
        <w:t xml:space="preserve"> </w:t>
      </w:r>
      <m:oMath>
        <m:r>
          <w:rPr>
            <w:rFonts w:ascii="Cambria Math" w:eastAsiaTheme="minorEastAsia" w:hAnsi="Cambria Math" w:cstheme="minorHAnsi"/>
          </w:rPr>
          <m:t>j</m:t>
        </m:r>
      </m:oMath>
      <w:r w:rsidRPr="00972C7F">
        <w:rPr>
          <w:rFonts w:eastAsiaTheme="minorEastAsia" w:cstheme="minorHAnsi"/>
          <w:bCs/>
          <w:iCs/>
          <w:lang w:val="en-GB"/>
        </w:rPr>
        <w:t xml:space="preserve">: </w:t>
      </w:r>
      <m:oMath>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sub>
        </m:sSub>
        <m:r>
          <w:rPr>
            <w:rFonts w:ascii="Cambria Math" w:eastAsiaTheme="minorEastAsia" w:hAnsi="Cambria Math" w:cstheme="minorHAnsi"/>
            <w:lang w:val="en-GB"/>
          </w:rPr>
          <m:t>=</m:t>
        </m:r>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r>
          <w:rPr>
            <w:rFonts w:ascii="Cambria Math" w:hAnsi="Cambria Math" w:cstheme="minorHAnsi"/>
            <w:lang w:val="en-GB"/>
          </w:rPr>
          <m:t>-</m:t>
        </m:r>
        <m:sSub>
          <m:sSubPr>
            <m:ctrlPr>
              <w:rPr>
                <w:rFonts w:ascii="Cambria Math" w:hAnsi="Cambria Math" w:cstheme="minorHAnsi"/>
                <w:bCs/>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oMath>
      <w:r w:rsidRPr="004559BC">
        <w:rPr>
          <w:rFonts w:eastAsiaTheme="minorEastAsia" w:cstheme="minorHAnsi"/>
          <w:bCs/>
          <w:iCs/>
          <w:lang w:val="en-GB"/>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w:r w:rsidRPr="00972C7F">
        <w:rPr>
          <w:rFonts w:eastAsiaTheme="minorEastAsia" w:cstheme="minorHAnsi"/>
          <w:iCs/>
          <w:lang w:val="en-GB"/>
        </w:rPr>
        <w:t xml:space="preserve"> is the natural log of the ratio between </w:t>
      </w:r>
      <w:r w:rsidRPr="004559BC">
        <w:rPr>
          <w:rFonts w:eastAsiaTheme="minorEastAsia" w:cstheme="minorHAnsi"/>
          <w:iCs/>
          <w:lang w:val="en-GB"/>
        </w:rPr>
        <w:t xml:space="preserve">mass and </w:t>
      </w:r>
      <w:r w:rsidRPr="00972C7F">
        <w:rPr>
          <w:rFonts w:eastAsiaTheme="minorEastAsia" w:cstheme="minorHAnsi"/>
          <w:iCs/>
          <w:lang w:val="en-GB"/>
        </w:rPr>
        <w:t>maximum body mass within species</w:t>
      </w:r>
      <w:r w:rsidRPr="004559BC">
        <w:rPr>
          <w:rFonts w:eastAsiaTheme="minorEastAsia" w:cstheme="minorHAnsi"/>
          <w:iCs/>
          <w:lang w:val="en-GB"/>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lang w:val="en-GB"/>
          </w:rPr>
          <m:t>=</m:t>
        </m:r>
        <m:func>
          <m:funcPr>
            <m:ctrlPr>
              <w:rPr>
                <w:rFonts w:ascii="Cambria Math" w:eastAsiaTheme="minorEastAsia" w:hAnsi="Cambria Math" w:cstheme="minorHAnsi"/>
                <w:i/>
                <w:iCs/>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r>
                  <w:rPr>
                    <w:rFonts w:ascii="Cambria Math" w:eastAsiaTheme="minorEastAsia" w:hAnsi="Cambria Math" w:cstheme="minorHAnsi"/>
                    <w:lang w:val="en-GB"/>
                  </w:rPr>
                  <m:t>,∞</m:t>
                </m:r>
              </m:sub>
            </m:sSub>
            <m:r>
              <w:rPr>
                <w:rFonts w:ascii="Cambria Math" w:eastAsiaTheme="minorEastAsia" w:hAnsi="Cambria Math" w:cstheme="minorHAnsi"/>
                <w:lang w:val="en-GB"/>
              </w:rPr>
              <m:t>)</m:t>
            </m:r>
          </m:e>
        </m:func>
      </m:oMath>
      <w:r w:rsidRPr="00972C7F">
        <w:rPr>
          <w:rFonts w:eastAsiaTheme="minorEastAsia" w:cstheme="minorHAnsi"/>
          <w:iCs/>
          <w:lang w:val="en-GB"/>
        </w:rPr>
        <w:t xml:space="preserve">. </w:t>
      </w:r>
      <w:r w:rsidRPr="004559BC">
        <w:rPr>
          <w:rFonts w:eastAsiaTheme="minorEastAsia" w:cstheme="minorHAnsi"/>
          <w:iCs/>
          <w:lang w:val="en-GB"/>
        </w:rPr>
        <w:t xml:space="preserve">The mass corresponds to either geometric mean </w:t>
      </w:r>
      <w:r w:rsidRPr="00972C7F">
        <w:rPr>
          <w:rFonts w:eastAsiaTheme="minorEastAsia" w:cstheme="minorHAnsi"/>
          <w:iCs/>
          <w:lang w:val="en-GB"/>
        </w:rPr>
        <w:t xml:space="preserve">body mass </w:t>
      </w:r>
      <w:r w:rsidRPr="004559BC">
        <w:rPr>
          <w:rFonts w:eastAsiaTheme="minorEastAsia" w:cstheme="minorHAnsi"/>
          <w:iCs/>
          <w:lang w:val="en-GB"/>
        </w:rPr>
        <w:t>in the time interval where growth was measured in the experiments or size (mass) class depending on how it was defined in the original study. S</w:t>
      </w:r>
      <w:r w:rsidRPr="00972C7F">
        <w:rPr>
          <w:rFonts w:eastAsiaTheme="minorEastAsia" w:cstheme="minorHAnsi"/>
          <w:iCs/>
          <w:lang w:val="en-GB"/>
        </w:rPr>
        <w:t xml:space="preserve">ubscript </w:t>
      </w:r>
      <m:oMath>
        <m:r>
          <w:rPr>
            <w:rFonts w:ascii="Cambria Math" w:eastAsiaTheme="minorEastAsia" w:hAnsi="Cambria Math" w:cstheme="minorHAnsi"/>
          </w:rPr>
          <m:t>p</m:t>
        </m:r>
      </m:oMath>
      <w:r w:rsidRPr="00972C7F">
        <w:rPr>
          <w:rFonts w:eastAsiaTheme="minorEastAsia" w:cstheme="minorHAnsi"/>
          <w:iCs/>
          <w:lang w:val="en-GB"/>
        </w:rPr>
        <w:t xml:space="preserve"> </w:t>
      </w:r>
      <w:r w:rsidRPr="004559BC">
        <w:rPr>
          <w:rFonts w:eastAsiaTheme="minorEastAsia" w:cstheme="minorHAnsi"/>
          <w:iCs/>
          <w:lang w:val="en-GB"/>
        </w:rPr>
        <w:t xml:space="preserve">in Eq. </w:t>
      </w:r>
      <w:r w:rsidR="005167FF" w:rsidRPr="004559BC">
        <w:rPr>
          <w:rFonts w:eastAsiaTheme="minorEastAsia" w:cstheme="minorHAnsi"/>
          <w:iCs/>
          <w:lang w:val="en-GB"/>
        </w:rPr>
        <w:t>10</w:t>
      </w:r>
      <w:r w:rsidRPr="004559BC">
        <w:rPr>
          <w:rFonts w:eastAsiaTheme="minorEastAsia" w:cstheme="minorHAnsi"/>
          <w:iCs/>
          <w:lang w:val="en-GB"/>
        </w:rPr>
        <w:t xml:space="preserve"> </w:t>
      </w:r>
      <w:r w:rsidRPr="00972C7F">
        <w:rPr>
          <w:rFonts w:eastAsiaTheme="minorEastAsia" w:cstheme="minorHAnsi"/>
          <w:iCs/>
          <w:lang w:val="en-GB"/>
        </w:rPr>
        <w:t xml:space="preserve">refers to </w:t>
      </w:r>
      <w:r>
        <w:rPr>
          <w:rFonts w:eastAsiaTheme="minorEastAsia" w:cstheme="minorHAnsi"/>
          <w:iCs/>
          <w:lang w:val="en-GB"/>
        </w:rPr>
        <w:t xml:space="preserve">regression </w:t>
      </w:r>
      <w:r w:rsidRPr="00972C7F">
        <w:rPr>
          <w:rFonts w:eastAsiaTheme="minorEastAsia" w:cstheme="minorHAnsi"/>
          <w:iCs/>
          <w:lang w:val="en-GB"/>
        </w:rPr>
        <w:t>parameter</w:t>
      </w:r>
      <w:r>
        <w:rPr>
          <w:rFonts w:eastAsiaTheme="minorEastAsia" w:cstheme="minorHAnsi"/>
          <w:iCs/>
          <w:lang w:val="en-GB"/>
        </w:rPr>
        <w:t>s</w:t>
      </w:r>
      <w:r w:rsidRPr="00972C7F">
        <w:rPr>
          <w:rFonts w:eastAsiaTheme="minorEastAsia" w:cstheme="minorHAnsi"/>
          <w:iCs/>
          <w:lang w:val="en-GB"/>
        </w:rPr>
        <w:t xml:space="preserve"> (0 for intercept and 1 for slope). </w:t>
      </w:r>
      <w:r w:rsidRPr="00972C7F">
        <w:rPr>
          <w:rFonts w:cstheme="minorHAnsi"/>
          <w:bCs/>
          <w:lang w:val="en-GB"/>
        </w:rPr>
        <w:t xml:space="preserve">We also fit a model with a </w:t>
      </w:r>
      <w:r w:rsidRPr="004559BC">
        <w:rPr>
          <w:rFonts w:cstheme="minorHAnsi"/>
          <w:bCs/>
          <w:lang w:val="en-GB"/>
        </w:rPr>
        <w:t xml:space="preserve">global </w:t>
      </w:r>
      <w:r w:rsidRPr="00972C7F">
        <w:rPr>
          <w:rFonts w:cstheme="minorHAnsi"/>
          <w:bCs/>
          <w:lang w:val="en-GB"/>
        </w:rPr>
        <w:t xml:space="preserve">mass-coefficient </w:t>
      </w: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oMath>
      <w:r w:rsidRPr="004559BC">
        <w:rPr>
          <w:rFonts w:cstheme="minorHAnsi"/>
          <w:bCs/>
          <w:lang w:val="en-GB"/>
        </w:rPr>
        <w:t xml:space="preserve"> (i.e. not </w:t>
      </w:r>
      <w:r w:rsidRPr="00972C7F">
        <w:rPr>
          <w:rFonts w:cstheme="minorHAnsi"/>
          <w:bCs/>
          <w:lang w:val="en-GB"/>
        </w:rPr>
        <w:t>varying by species</w:t>
      </w:r>
      <w:r w:rsidRPr="00972C7F">
        <w:rPr>
          <w:rFonts w:eastAsiaTheme="minorEastAsia" w:cstheme="minorHAnsi"/>
          <w:bCs/>
          <w:iCs/>
          <w:lang w:val="en-GB"/>
        </w:rPr>
        <w:t>)</w:t>
      </w:r>
      <w:r w:rsidRPr="004559BC">
        <w:rPr>
          <w:rFonts w:eastAsiaTheme="minorEastAsia" w:cstheme="minorHAnsi"/>
          <w:bCs/>
          <w:iCs/>
          <w:lang w:val="en-GB"/>
        </w:rPr>
        <w:t xml:space="preserve">. </w:t>
      </w:r>
      <w:r w:rsidRPr="004559BC">
        <w:rPr>
          <w:rFonts w:eastAsiaTheme="minorEastAsia" w:cstheme="minorHAnsi"/>
          <w:iCs/>
          <w:lang w:val="en-GB"/>
        </w:rPr>
        <w:t xml:space="preserve">Body mass and temperature </w:t>
      </w:r>
      <w:r w:rsidRPr="004559BC">
        <w:rPr>
          <w:rFonts w:eastAsiaTheme="minorEastAsia" w:cstheme="minorHAnsi"/>
          <w:bCs/>
          <w:iCs/>
          <w:lang w:val="en-GB"/>
        </w:rPr>
        <w:t xml:space="preserve">where </w:t>
      </w:r>
      <w:r w:rsidRPr="00972C7F">
        <w:rPr>
          <w:rFonts w:eastAsiaTheme="minorEastAsia" w:cstheme="minorHAnsi"/>
          <w:bCs/>
          <w:iCs/>
          <w:lang w:val="en-GB"/>
        </w:rPr>
        <w:t>in addition mean-</w:t>
      </w:r>
      <w:proofErr w:type="spellStart"/>
      <w:r w:rsidRPr="00972C7F">
        <w:rPr>
          <w:rFonts w:eastAsiaTheme="minorEastAsia" w:cstheme="minorHAnsi"/>
          <w:bCs/>
          <w:iCs/>
          <w:lang w:val="en-GB"/>
        </w:rPr>
        <w:t>centered</w:t>
      </w:r>
      <w:proofErr w:type="spellEnd"/>
      <w:r w:rsidRPr="004559BC">
        <w:rPr>
          <w:rFonts w:eastAsiaTheme="minorEastAsia" w:cstheme="minorHAnsi"/>
          <w:bCs/>
          <w:iCs/>
          <w:lang w:val="en-GB"/>
        </w:rPr>
        <w:t xml:space="preserve"> for fitting</w:t>
      </w:r>
      <w:r w:rsidRPr="00972C7F">
        <w:rPr>
          <w:rFonts w:eastAsiaTheme="minorEastAsia" w:cstheme="minorHAnsi"/>
          <w:bCs/>
          <w:iCs/>
          <w:lang w:val="en-GB"/>
        </w:rPr>
        <w:t>, such that 0 corresponds to the mean</w:t>
      </w:r>
      <w:r w:rsidRPr="004559BC">
        <w:rPr>
          <w:rFonts w:eastAsiaTheme="minorEastAsia" w:cstheme="minorHAnsi"/>
          <w:bCs/>
          <w:iCs/>
          <w:lang w:val="en-GB"/>
        </w:rPr>
        <w:t xml:space="preserve"> across all data points.</w:t>
      </w:r>
    </w:p>
    <w:p w14:paraId="71165EE5" w14:textId="77777777" w:rsidR="000F1792" w:rsidRPr="00972C7F" w:rsidRDefault="000F1792" w:rsidP="002E3379">
      <w:pPr>
        <w:spacing w:line="480" w:lineRule="auto"/>
        <w:contextualSpacing/>
        <w:jc w:val="both"/>
        <w:rPr>
          <w:rFonts w:cstheme="minorHAnsi"/>
          <w:bCs/>
          <w:i/>
          <w:iCs/>
          <w:lang w:val="en-GB"/>
        </w:rPr>
      </w:pPr>
    </w:p>
    <w:p w14:paraId="02436B8F" w14:textId="48B75077" w:rsidR="000F1792" w:rsidRPr="00972C7F" w:rsidRDefault="00D17931" w:rsidP="002E3379">
      <w:pPr>
        <w:spacing w:line="480" w:lineRule="auto"/>
        <w:contextualSpacing/>
        <w:jc w:val="both"/>
        <w:rPr>
          <w:rFonts w:cstheme="minorHAnsi"/>
          <w:bCs/>
          <w:i/>
          <w:iCs/>
          <w:lang w:val="en-GB"/>
        </w:rPr>
      </w:pPr>
      <w:r w:rsidRPr="00972C7F">
        <w:rPr>
          <w:rFonts w:cstheme="minorHAnsi"/>
          <w:bCs/>
          <w:i/>
          <w:iCs/>
          <w:lang w:val="en-GB"/>
        </w:rPr>
        <w:t>Parameter estimation</w:t>
      </w:r>
    </w:p>
    <w:p w14:paraId="6F8203DE" w14:textId="7D9AB13B" w:rsidR="000F1792" w:rsidRDefault="000F1792" w:rsidP="002E3379">
      <w:pPr>
        <w:spacing w:line="480" w:lineRule="auto"/>
        <w:contextualSpacing/>
        <w:jc w:val="both"/>
        <w:rPr>
          <w:lang w:val="en-GB"/>
        </w:rPr>
      </w:pPr>
      <w:r w:rsidRPr="00972C7F">
        <w:rPr>
          <w:lang w:val="en-GB"/>
        </w:rPr>
        <w:t xml:space="preserve">We fit the models in a Bayesian framework, using </w:t>
      </w:r>
      <w:r w:rsidRPr="00972C7F">
        <w:rPr>
          <w:rFonts w:eastAsiaTheme="minorEastAsia"/>
          <w:lang w:val="en-GB"/>
        </w:rPr>
        <w:t xml:space="preserve">R version 3.5.0 </w:t>
      </w:r>
      <w:r w:rsidRPr="00687837">
        <w:rPr>
          <w:rFonts w:eastAsiaTheme="minorEastAsia"/>
        </w:rPr>
        <w:fldChar w:fldCharType="begin"/>
      </w:r>
      <w:r w:rsidRPr="00972C7F">
        <w:rPr>
          <w:rFonts w:eastAsiaTheme="minorEastAsia"/>
          <w:lang w:val="en-GB"/>
        </w:rPr>
        <w:instrText xml:space="preserve"> ADDIN ZOTERO_ITEM CSL_CITATION {"citationID":"kAEAztru","properties":{"formattedCitation":"(R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687837">
        <w:rPr>
          <w:rFonts w:eastAsiaTheme="minorEastAsia"/>
        </w:rPr>
        <w:fldChar w:fldCharType="separate"/>
      </w:r>
      <w:r w:rsidR="0044238B" w:rsidRPr="00972C7F">
        <w:rPr>
          <w:lang w:val="en-GB"/>
        </w:rPr>
        <w:t>(R Core Team 2018)</w:t>
      </w:r>
      <w:r w:rsidRPr="00687837">
        <w:rPr>
          <w:rFonts w:eastAsiaTheme="minorEastAsia"/>
        </w:rPr>
        <w:fldChar w:fldCharType="end"/>
      </w:r>
      <w:r w:rsidRPr="00972C7F">
        <w:rPr>
          <w:rFonts w:eastAsiaTheme="minorEastAsia"/>
          <w:lang w:val="en-GB"/>
        </w:rPr>
        <w:t xml:space="preserve"> and JAGS </w:t>
      </w:r>
      <w:r w:rsidRPr="00687837">
        <w:rPr>
          <w:rFonts w:eastAsiaTheme="minorEastAsia"/>
        </w:rPr>
        <w:fldChar w:fldCharType="begin"/>
      </w:r>
      <w:r w:rsidRPr="00972C7F">
        <w:rPr>
          <w:rFonts w:eastAsiaTheme="minorEastAsia"/>
          <w:lang w:val="en-GB"/>
        </w:rPr>
        <w:instrText xml:space="preserve"> ADDIN ZOTERO_ITEM CSL_CITATION {"citationID":"a1t31nhln09","properties":{"formattedCitation":"(Plummer 2003)","plainCitation":"(Plummer 2003)","noteIndex":0},"citationItems":[{"id":1568,"uris":["http://zotero.org/users/6116610/items/GLPCZV36"],"uri":["http://zotero.org/users/6116610/items/GLPCZV36"],"itemData":{"id":1568,"type":"article-journal","abstract":"JAGS is a program for Bayesian Graphical modelling which aims for compatibility with Classic BUGS. The program could eventually be developed as an R package. This article explains the motivations for this program, brie</w:instrText>
      </w:r>
      <w:r w:rsidRPr="00687837">
        <w:rPr>
          <w:rFonts w:eastAsiaTheme="minorEastAsia"/>
        </w:rPr>
        <w:instrText>ﬂ</w:instrText>
      </w:r>
      <w:r w:rsidRPr="00972C7F">
        <w:rPr>
          <w:rFonts w:eastAsiaTheme="minorEastAsia"/>
          <w:lang w:val="en-GB"/>
        </w:rPr>
        <w:instrText xml:space="preserve">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687837">
        <w:rPr>
          <w:rFonts w:eastAsiaTheme="minorEastAsia"/>
        </w:rPr>
        <w:fldChar w:fldCharType="separate"/>
      </w:r>
      <w:r w:rsidR="0044238B" w:rsidRPr="00972C7F">
        <w:rPr>
          <w:lang w:val="en-GB"/>
        </w:rPr>
        <w:t>(Plummer 2003)</w:t>
      </w:r>
      <w:r w:rsidRPr="00687837">
        <w:rPr>
          <w:rFonts w:eastAsiaTheme="minorEastAsia"/>
        </w:rPr>
        <w:fldChar w:fldCharType="end"/>
      </w:r>
      <w:r w:rsidRPr="00972C7F">
        <w:rPr>
          <w:rFonts w:eastAsiaTheme="minorEastAsia"/>
          <w:lang w:val="en-GB"/>
        </w:rPr>
        <w:t xml:space="preserve"> through </w:t>
      </w:r>
      <w:r w:rsidRPr="00972C7F">
        <w:rPr>
          <w:lang w:val="en-GB"/>
        </w:rPr>
        <w:t>the R-package ‘</w:t>
      </w:r>
      <w:proofErr w:type="spellStart"/>
      <w:r w:rsidRPr="00972C7F">
        <w:rPr>
          <w:i/>
          <w:iCs/>
          <w:lang w:val="en-GB"/>
        </w:rPr>
        <w:t>rjags</w:t>
      </w:r>
      <w:proofErr w:type="spellEnd"/>
      <w:r w:rsidRPr="00972C7F">
        <w:rPr>
          <w:lang w:val="en-GB"/>
        </w:rPr>
        <w:t xml:space="preserve">’ </w:t>
      </w:r>
      <w:r w:rsidRPr="00687837">
        <w:fldChar w:fldCharType="begin"/>
      </w:r>
      <w:r w:rsidRPr="00972C7F">
        <w:rPr>
          <w:lang w:val="en-GB"/>
        </w:rPr>
        <w:instrText xml:space="preserve"> ADDIN ZOTERO_ITEM CSL_CITATION {"citationID":"a29cg7cqnj8","properties":{"formattedCitation":"(Plummer 2019)","plainCitation":"(Plummer 2019)","noteIndex":0},"citationItems":[{"id":1566,"uris":["http://zotero.org/users/6116610/items/A3PWGGWY"],"uri":["http://zotero.org/users/6116610/items/A3PWGGWY"],"itemData":{"id":1566,"type":"book","title":"rjags","URL":"https://CRAN.R-project.org/package=rjags","version":"R package version 4-10","author":[{"family":"Plummer","given":"Martyn"}],"issued":{"date-parts":[["2019"]]}}}],"schema":"https://github.com/citation-style-language/schema/raw/master/csl-citation.json"} </w:instrText>
      </w:r>
      <w:r w:rsidRPr="00687837">
        <w:fldChar w:fldCharType="separate"/>
      </w:r>
      <w:r w:rsidR="0044238B" w:rsidRPr="00972C7F">
        <w:rPr>
          <w:lang w:val="en-GB"/>
        </w:rPr>
        <w:t>(Plummer 2019)</w:t>
      </w:r>
      <w:r w:rsidRPr="00687837">
        <w:fldChar w:fldCharType="end"/>
      </w:r>
      <w:r w:rsidRPr="00972C7F">
        <w:rPr>
          <w:lang w:val="en-GB"/>
        </w:rPr>
        <w:t>. We used a mix of flat, weakly informative and non-informative priors</w:t>
      </w:r>
      <w:r w:rsidR="00944BDB" w:rsidRPr="00972C7F">
        <w:rPr>
          <w:lang w:val="en-GB"/>
        </w:rPr>
        <w:t xml:space="preserve"> </w:t>
      </w:r>
      <w:r w:rsidR="00EA429D" w:rsidRPr="00972C7F">
        <w:rPr>
          <w:lang w:val="en-GB"/>
        </w:rPr>
        <w:t>to facilitate convergence</w:t>
      </w:r>
      <w:r w:rsidR="00EF7C19">
        <w:rPr>
          <w:lang w:val="en-GB"/>
        </w:rPr>
        <w:t xml:space="preserve"> (Table 1)</w:t>
      </w:r>
      <w:r w:rsidRPr="00972C7F">
        <w:rPr>
          <w:lang w:val="en-GB"/>
        </w:rPr>
        <w:t xml:space="preserve">. </w:t>
      </w:r>
      <w:r w:rsidR="00D10637">
        <w:rPr>
          <w:lang w:val="en-GB"/>
        </w:rPr>
        <w:t xml:space="preserve">Weakly informative priors were given mean values around average prediction from the MTE </w:t>
      </w:r>
      <w:r w:rsidR="00D10637">
        <w:rPr>
          <w:lang w:val="en-GB"/>
        </w:rPr>
        <w:fldChar w:fldCharType="begin"/>
      </w:r>
      <w:r w:rsidR="009D6C25">
        <w:rPr>
          <w:lang w:val="en-GB"/>
        </w:rPr>
        <w:instrText xml:space="preserve"> ADDIN ZOTERO_ITEM CSL_CITATION {"citationID":"a5gh5mqlkr","properties":{"formattedCitation":"(Brown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D10637">
        <w:rPr>
          <w:lang w:val="en-GB"/>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w:t>
      </w:r>
      <w:r w:rsidR="00D10637">
        <w:rPr>
          <w:lang w:val="en-GB"/>
        </w:rPr>
        <w:fldChar w:fldCharType="end"/>
      </w:r>
      <w:r w:rsidR="00D10637">
        <w:rPr>
          <w:lang w:val="en-GB"/>
        </w:rPr>
        <w:t xml:space="preserve">, with </w:t>
      </w:r>
      <w:r w:rsidR="00BC75A8">
        <w:rPr>
          <w:lang w:val="en-GB"/>
        </w:rPr>
        <w:t>increased variances to make them less informative</w:t>
      </w:r>
      <w:r w:rsidR="00D10637">
        <w:rPr>
          <w:lang w:val="en-GB"/>
        </w:rPr>
        <w:t xml:space="preserve">. </w:t>
      </w:r>
      <w:r w:rsidRPr="00972C7F">
        <w:rPr>
          <w:rFonts w:eastAsiaTheme="minorEastAsia" w:cstheme="minorHAnsi"/>
          <w:lang w:val="en-GB"/>
        </w:rPr>
        <w:t xml:space="preserve">We used 3 Markov chains with </w:t>
      </w:r>
      <w:commentRangeStart w:id="20"/>
      <w:r w:rsidRPr="00972C7F">
        <w:rPr>
          <w:rFonts w:eastAsiaTheme="minorEastAsia" w:cstheme="minorHAnsi"/>
          <w:lang w:val="en-GB"/>
        </w:rPr>
        <w:t>1</w:t>
      </w:r>
      <w:ins w:id="21" w:author="Max Lindmark" w:date="2020-04-23T14:40:00Z">
        <w:r w:rsidR="00334C80">
          <w:rPr>
            <w:rFonts w:eastAsiaTheme="minorEastAsia" w:cstheme="minorHAnsi"/>
            <w:lang w:val="en-GB"/>
          </w:rPr>
          <w:t>5</w:t>
        </w:r>
      </w:ins>
      <w:del w:id="22" w:author="Max Lindmark" w:date="2020-04-23T14:40:00Z">
        <w:r w:rsidRPr="00972C7F" w:rsidDel="00334C80">
          <w:rPr>
            <w:rFonts w:eastAsiaTheme="minorEastAsia" w:cstheme="minorHAnsi"/>
            <w:lang w:val="en-GB"/>
          </w:rPr>
          <w:delText>0</w:delText>
        </w:r>
      </w:del>
      <w:r w:rsidRPr="00972C7F">
        <w:rPr>
          <w:rFonts w:eastAsiaTheme="minorEastAsia" w:cstheme="minorHAnsi"/>
          <w:lang w:val="en-GB"/>
        </w:rPr>
        <w:t>000 iterations each</w:t>
      </w:r>
      <w:r w:rsidR="00AB0B23" w:rsidRPr="004559BC">
        <w:rPr>
          <w:rFonts w:eastAsiaTheme="minorEastAsia" w:cstheme="minorHAnsi"/>
          <w:lang w:val="en-GB"/>
        </w:rPr>
        <w:t xml:space="preserve"> saving every 5</w:t>
      </w:r>
      <w:r w:rsidR="00AB0B23" w:rsidRPr="004559BC">
        <w:rPr>
          <w:rFonts w:eastAsiaTheme="minorEastAsia" w:cstheme="minorHAnsi"/>
          <w:vertAlign w:val="superscript"/>
          <w:lang w:val="en-GB"/>
        </w:rPr>
        <w:t>th</w:t>
      </w:r>
      <w:r w:rsidR="00AB0B23" w:rsidRPr="004559BC">
        <w:rPr>
          <w:rFonts w:eastAsiaTheme="minorEastAsia" w:cstheme="minorHAnsi"/>
          <w:lang w:val="en-GB"/>
        </w:rPr>
        <w:t xml:space="preserve"> </w:t>
      </w:r>
      <w:commentRangeEnd w:id="20"/>
      <w:r w:rsidR="00FA4577">
        <w:rPr>
          <w:rStyle w:val="CommentReference"/>
        </w:rPr>
        <w:commentReference w:id="20"/>
      </w:r>
      <w:r w:rsidR="00AB0B23" w:rsidRPr="004559BC">
        <w:rPr>
          <w:rFonts w:eastAsiaTheme="minorEastAsia" w:cstheme="minorHAnsi"/>
          <w:lang w:val="en-GB"/>
        </w:rPr>
        <w:t>sample</w:t>
      </w:r>
      <w:r w:rsidRPr="00972C7F">
        <w:rPr>
          <w:rFonts w:eastAsiaTheme="minorEastAsia" w:cstheme="minorHAnsi"/>
          <w:lang w:val="en-GB"/>
        </w:rPr>
        <w:t xml:space="preserve">, following </w:t>
      </w:r>
      <w:r w:rsidR="007152C3" w:rsidRPr="004559BC">
        <w:rPr>
          <w:rFonts w:eastAsiaTheme="minorEastAsia" w:cstheme="minorHAnsi"/>
          <w:lang w:val="en-GB"/>
        </w:rPr>
        <w:t xml:space="preserve">a </w:t>
      </w:r>
      <w:r w:rsidRPr="00972C7F">
        <w:rPr>
          <w:rFonts w:eastAsiaTheme="minorEastAsia" w:cstheme="minorHAnsi"/>
          <w:lang w:val="en-GB"/>
        </w:rPr>
        <w:t xml:space="preserve">burn-in </w:t>
      </w:r>
      <w:r w:rsidR="007152C3" w:rsidRPr="004559BC">
        <w:rPr>
          <w:rFonts w:eastAsiaTheme="minorEastAsia" w:cstheme="minorHAnsi"/>
          <w:lang w:val="en-GB"/>
        </w:rPr>
        <w:t xml:space="preserve">of </w:t>
      </w:r>
      <w:del w:id="23" w:author="Max Lindmark" w:date="2020-04-23T14:39:00Z">
        <w:r w:rsidR="007152C3" w:rsidRPr="00972C7F" w:rsidDel="005A31D6">
          <w:rPr>
            <w:rFonts w:eastAsiaTheme="minorEastAsia" w:cstheme="minorHAnsi"/>
            <w:lang w:val="en-GB"/>
          </w:rPr>
          <w:delText xml:space="preserve">10000 </w:delText>
        </w:r>
      </w:del>
      <w:ins w:id="24" w:author="Max Lindmark" w:date="2020-04-23T14:39:00Z">
        <w:r w:rsidR="005A31D6" w:rsidRPr="00972C7F">
          <w:rPr>
            <w:rFonts w:eastAsiaTheme="minorEastAsia" w:cstheme="minorHAnsi"/>
            <w:lang w:val="en-GB"/>
          </w:rPr>
          <w:t>1</w:t>
        </w:r>
        <w:r w:rsidR="005A31D6">
          <w:rPr>
            <w:rFonts w:eastAsiaTheme="minorEastAsia" w:cstheme="minorHAnsi"/>
            <w:lang w:val="en-GB"/>
          </w:rPr>
          <w:t>5</w:t>
        </w:r>
        <w:r w:rsidR="005A31D6" w:rsidRPr="00972C7F">
          <w:rPr>
            <w:rFonts w:eastAsiaTheme="minorEastAsia" w:cstheme="minorHAnsi"/>
            <w:lang w:val="en-GB"/>
          </w:rPr>
          <w:t xml:space="preserve">000 </w:t>
        </w:r>
      </w:ins>
      <w:r w:rsidR="007152C3" w:rsidRPr="00972C7F">
        <w:rPr>
          <w:rFonts w:eastAsiaTheme="minorEastAsia" w:cstheme="minorHAnsi"/>
          <w:lang w:val="en-GB"/>
        </w:rPr>
        <w:t>iterations</w:t>
      </w:r>
      <w:r w:rsidR="00AB0B23" w:rsidRPr="004559BC">
        <w:rPr>
          <w:rFonts w:eastAsiaTheme="minorEastAsia" w:cstheme="minorHAnsi"/>
          <w:lang w:val="en-GB"/>
        </w:rPr>
        <w:t xml:space="preserve"> and</w:t>
      </w:r>
      <w:r w:rsidR="002176CC" w:rsidRPr="004559BC">
        <w:rPr>
          <w:rFonts w:eastAsiaTheme="minorEastAsia" w:cstheme="minorHAnsi"/>
          <w:lang w:val="en-GB"/>
        </w:rPr>
        <w:t xml:space="preserve"> </w:t>
      </w:r>
      <w:r w:rsidRPr="00972C7F">
        <w:rPr>
          <w:rFonts w:eastAsiaTheme="minorEastAsia" w:cstheme="minorHAnsi"/>
          <w:lang w:val="en-GB"/>
        </w:rPr>
        <w:t xml:space="preserve">5000 </w:t>
      </w:r>
      <w:r w:rsidR="002176CC" w:rsidRPr="004559BC">
        <w:rPr>
          <w:rFonts w:eastAsiaTheme="minorEastAsia" w:cstheme="minorHAnsi"/>
          <w:lang w:val="en-GB"/>
        </w:rPr>
        <w:t xml:space="preserve">iterations </w:t>
      </w:r>
      <w:r w:rsidRPr="00972C7F">
        <w:rPr>
          <w:rFonts w:eastAsiaTheme="minorEastAsia" w:cstheme="minorHAnsi"/>
          <w:lang w:val="en-GB"/>
        </w:rPr>
        <w:t xml:space="preserve">for adaptation. Model convergence was assessed by visually </w:t>
      </w:r>
      <w:r w:rsidRPr="001A3F86">
        <w:rPr>
          <w:rFonts w:eastAsiaTheme="minorEastAsia" w:cstheme="minorHAnsi"/>
          <w:lang w:val="en-GB"/>
        </w:rPr>
        <w:t>inspecting trace plots and</w:t>
      </w:r>
      <w:r w:rsidR="004609CC" w:rsidRPr="001A3F86">
        <w:rPr>
          <w:rFonts w:eastAsiaTheme="minorEastAsia" w:cstheme="minorHAnsi"/>
          <w:lang w:val="en-GB"/>
        </w:rPr>
        <w:t xml:space="preserve"> potential scale reduction factors</w:t>
      </w:r>
      <w:r w:rsidRPr="001A3F86">
        <w:rPr>
          <w:rFonts w:eastAsiaTheme="minorEastAsia" w:cstheme="minorHAnsi"/>
          <w:lang w:val="en-GB"/>
        </w:rPr>
        <w:t xml:space="preserve"> </w:t>
      </w:r>
      <w:r w:rsidR="004609CC" w:rsidRPr="001A3F86">
        <w:rPr>
          <w:rFonts w:eastAsiaTheme="minorEastAsia" w:cstheme="minorHAnsi"/>
          <w:lang w:val="en-GB"/>
        </w:rPr>
        <w:t>(</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4609CC" w:rsidRPr="001A3F86">
        <w:rPr>
          <w:rFonts w:eastAsiaTheme="minorEastAsia" w:cstheme="minorHAnsi"/>
          <w:lang w:val="en-GB"/>
        </w:rPr>
        <w:t>)</w:t>
      </w:r>
      <w:r w:rsidR="00064080" w:rsidRPr="001A3F86">
        <w:rPr>
          <w:rFonts w:eastAsiaTheme="minorEastAsia" w:cstheme="minorHAnsi"/>
          <w:lang w:val="en-GB"/>
        </w:rPr>
        <w:t xml:space="preserve"> </w:t>
      </w:r>
      <w:r w:rsidR="00064080" w:rsidRPr="001A3F86">
        <w:rPr>
          <w:rFonts w:eastAsiaTheme="minorEastAsia" w:cstheme="minorHAnsi"/>
        </w:rPr>
        <w:fldChar w:fldCharType="begin"/>
      </w:r>
      <w:r w:rsidR="009C66FD" w:rsidRPr="001A3F86">
        <w:rPr>
          <w:rFonts w:eastAsiaTheme="minorEastAsia" w:cstheme="minorHAnsi"/>
          <w:lang w:val="en-GB"/>
        </w:rPr>
        <w:instrText xml:space="preserve"> ADDIN ZOTERO_ITEM CSL_CITATION {"citationID":"ad14dpql91","properties":{"formattedCitation":"(Gelman {\\i{}et al.} 2003)","plainCitation":"(Gelman et al. 2003)","noteIndex":0},"citationItems":[{"id":1947,"uris":["http://zotero.org/users/6116610/items/AFQSL9UE"],"uri":["http://zotero.org/users/6116610/items/AFQSL9UE"],"itemData":{"id":1947,"type":"book","event-place":"Boca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00064080" w:rsidRPr="001A3F86">
        <w:rPr>
          <w:rFonts w:eastAsiaTheme="minorEastAsia" w:cstheme="minorHAnsi"/>
        </w:rPr>
        <w:fldChar w:fldCharType="separate"/>
      </w:r>
      <w:r w:rsidR="009C66FD" w:rsidRPr="001A3F86">
        <w:rPr>
          <w:rFonts w:ascii="Times New Roman" w:cs="Times New Roman"/>
          <w:lang w:val="en-GB"/>
        </w:rPr>
        <w:t xml:space="preserve">(Gelman </w:t>
      </w:r>
      <w:r w:rsidR="009C66FD" w:rsidRPr="001A3F86">
        <w:rPr>
          <w:rFonts w:ascii="Times New Roman" w:cs="Times New Roman"/>
          <w:i/>
          <w:iCs/>
          <w:lang w:val="en-GB"/>
        </w:rPr>
        <w:t>et al.</w:t>
      </w:r>
      <w:r w:rsidR="009C66FD" w:rsidRPr="001A3F86">
        <w:rPr>
          <w:rFonts w:ascii="Times New Roman" w:cs="Times New Roman"/>
          <w:lang w:val="en-GB"/>
        </w:rPr>
        <w:t xml:space="preserve"> 2003)</w:t>
      </w:r>
      <w:r w:rsidR="00064080" w:rsidRPr="001A3F86">
        <w:rPr>
          <w:rFonts w:eastAsiaTheme="minorEastAsia" w:cstheme="minorHAnsi"/>
        </w:rPr>
        <w:fldChar w:fldCharType="end"/>
      </w:r>
      <w:r w:rsidR="00A5246E" w:rsidRPr="001A3F86">
        <w:rPr>
          <w:rFonts w:eastAsiaTheme="minorEastAsia" w:cstheme="minorHAnsi"/>
          <w:lang w:val="en-GB"/>
        </w:rPr>
        <w:t xml:space="preserve"> (Appendix S1)</w:t>
      </w:r>
      <w:r w:rsidR="003F182B" w:rsidRPr="001A3F86">
        <w:rPr>
          <w:rFonts w:eastAsiaTheme="minorEastAsia" w:cstheme="minorHAnsi"/>
          <w:lang w:val="en-GB"/>
        </w:rPr>
        <w:t xml:space="preserve">. </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3F182B" w:rsidRPr="001A3F86">
        <w:rPr>
          <w:rFonts w:eastAsiaTheme="minorEastAsia" w:cstheme="minorHAnsi"/>
          <w:lang w:val="en-GB"/>
        </w:rPr>
        <w:t xml:space="preserve"> compares</w:t>
      </w:r>
      <w:r w:rsidR="003F182B" w:rsidRPr="004559BC">
        <w:rPr>
          <w:rFonts w:eastAsiaTheme="minorEastAsia" w:cstheme="minorHAnsi"/>
          <w:lang w:val="en-GB"/>
        </w:rPr>
        <w:t xml:space="preserve"> chain variance with the pooled variance, and values </w:t>
      </w:r>
      <w:r w:rsidR="00556508" w:rsidRPr="00972C7F">
        <w:rPr>
          <w:rFonts w:eastAsiaTheme="minorEastAsia" w:cstheme="minorHAnsi"/>
          <w:lang w:val="en-GB"/>
        </w:rPr>
        <w:t>&lt;1.1</w:t>
      </w:r>
      <w:r w:rsidR="003F182B" w:rsidRPr="004559BC">
        <w:rPr>
          <w:rFonts w:eastAsiaTheme="minorEastAsia" w:cstheme="minorHAnsi"/>
          <w:lang w:val="en-GB"/>
        </w:rPr>
        <w:t xml:space="preserve"> </w:t>
      </w:r>
      <w:r w:rsidR="007F49DE" w:rsidRPr="00972C7F">
        <w:rPr>
          <w:rFonts w:eastAsiaTheme="minorEastAsia" w:cstheme="minorHAnsi"/>
          <w:lang w:val="en-GB"/>
        </w:rPr>
        <w:t xml:space="preserve">ensures </w:t>
      </w:r>
      <w:r w:rsidRPr="00972C7F">
        <w:rPr>
          <w:rFonts w:eastAsiaTheme="minorEastAsia" w:cstheme="minorHAnsi"/>
          <w:lang w:val="en-GB"/>
        </w:rPr>
        <w:t>all three chains converged to a common distribution</w:t>
      </w:r>
      <w:r w:rsidRPr="008F2458">
        <w:rPr>
          <w:rFonts w:eastAsiaTheme="minorEastAsia" w:cstheme="minorHAnsi"/>
          <w:lang w:val="en-GB"/>
        </w:rPr>
        <w:t>.</w:t>
      </w:r>
      <w:r w:rsidR="00D12516" w:rsidRPr="008F2458">
        <w:rPr>
          <w:rFonts w:eastAsiaTheme="minorEastAsia" w:cstheme="minorHAnsi"/>
          <w:lang w:val="en-GB"/>
        </w:rPr>
        <w:t xml:space="preserve"> </w:t>
      </w:r>
      <w:r w:rsidRPr="00972C7F">
        <w:rPr>
          <w:lang w:val="en-GB"/>
        </w:rPr>
        <w:t xml:space="preserve">We relied heavily on the R packages </w:t>
      </w:r>
      <w:r w:rsidR="00350D95" w:rsidRPr="004559BC">
        <w:rPr>
          <w:lang w:val="en-GB"/>
        </w:rPr>
        <w:t xml:space="preserve">within </w:t>
      </w:r>
      <w:r w:rsidR="00427A3E" w:rsidRPr="004559BC">
        <w:rPr>
          <w:lang w:val="en-GB"/>
        </w:rPr>
        <w:t xml:space="preserve">the </w:t>
      </w:r>
      <w:proofErr w:type="spellStart"/>
      <w:r w:rsidRPr="00972C7F">
        <w:rPr>
          <w:i/>
          <w:lang w:val="en-GB"/>
        </w:rPr>
        <w:t>tidyverse</w:t>
      </w:r>
      <w:proofErr w:type="spellEnd"/>
      <w:r w:rsidRPr="00972C7F">
        <w:rPr>
          <w:i/>
          <w:lang w:val="en-GB"/>
        </w:rPr>
        <w:t>’</w:t>
      </w:r>
      <w:r w:rsidRPr="00972C7F">
        <w:rPr>
          <w:lang w:val="en-GB"/>
        </w:rPr>
        <w:t xml:space="preserve"> </w:t>
      </w:r>
      <w:r w:rsidRPr="00687837">
        <w:fldChar w:fldCharType="begin"/>
      </w:r>
      <w:r w:rsidRPr="00972C7F">
        <w:rPr>
          <w:lang w:val="en-GB"/>
        </w:rPr>
        <w:instrText xml:space="preserve"> ADDIN ZOTERO_ITEM CSL_CITATION {"citationID":"a10onmnkm5g","properties":{"formattedCitation":"(Wickham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Pr="00687837">
        <w:fldChar w:fldCharType="separate"/>
      </w:r>
      <w:r w:rsidR="0044238B" w:rsidRPr="00972C7F">
        <w:rPr>
          <w:lang w:val="en-GB"/>
        </w:rPr>
        <w:t>(Wickham 2017)</w:t>
      </w:r>
      <w:r w:rsidRPr="00687837">
        <w:fldChar w:fldCharType="end"/>
      </w:r>
      <w:r w:rsidRPr="00972C7F">
        <w:rPr>
          <w:lang w:val="en-GB"/>
        </w:rPr>
        <w:t xml:space="preserve"> for data processing, as well as ‘</w:t>
      </w:r>
      <w:proofErr w:type="spellStart"/>
      <w:r w:rsidRPr="00972C7F">
        <w:rPr>
          <w:i/>
          <w:iCs/>
          <w:lang w:val="en-GB"/>
        </w:rPr>
        <w:t>ggmcmc</w:t>
      </w:r>
      <w:proofErr w:type="spellEnd"/>
      <w:r w:rsidRPr="00972C7F">
        <w:rPr>
          <w:lang w:val="en-GB"/>
        </w:rPr>
        <w:t xml:space="preserve">’ </w:t>
      </w:r>
      <w:r w:rsidRPr="00687837">
        <w:fldChar w:fldCharType="begin"/>
      </w:r>
      <w:r w:rsidRPr="00972C7F">
        <w:rPr>
          <w:lang w:val="en-GB"/>
        </w:rPr>
        <w:instrText xml:space="preserve"> ADDIN ZOTERO_ITEM CSL_CITATION {"citationID":"a1am17gmila","properties":{"formattedCitation":"(Fern\\uc0\\u225{}ndez-i-Mar\\uc0\\u237{}n 2016)","plainCitation":"(Fernández-i-Marín 2016)","noteIndex":0},"citationItems":[{"id":1570,"uris":["http://zotero.org/users/6116610/items/GURUUHIT"],"uri":["http://zotero.org/users/6116610/items/GURUUHIT"],"itemData":{"id":1570,"type":"article-journal","container-title":"Journal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w:instrText>
      </w:r>
      <w:r w:rsidRPr="002D70E2">
        <w:rPr>
          <w:lang w:val="en-GB"/>
        </w:rPr>
        <w:instrText xml:space="preserve">schema":"https://github.com/citation-style-language/schema/raw/master/csl-citation.json"} </w:instrText>
      </w:r>
      <w:r w:rsidRPr="00687837">
        <w:fldChar w:fldCharType="separate"/>
      </w:r>
      <w:r w:rsidR="0044238B" w:rsidRPr="0044238B">
        <w:rPr>
          <w:lang w:val="en-GB"/>
        </w:rPr>
        <w:t>(Fernández-</w:t>
      </w:r>
      <w:proofErr w:type="spellStart"/>
      <w:r w:rsidR="0044238B" w:rsidRPr="0044238B">
        <w:rPr>
          <w:lang w:val="en-GB"/>
        </w:rPr>
        <w:t>i</w:t>
      </w:r>
      <w:proofErr w:type="spellEnd"/>
      <w:r w:rsidR="0044238B" w:rsidRPr="0044238B">
        <w:rPr>
          <w:lang w:val="en-GB"/>
        </w:rPr>
        <w:t>-Marín 2016)</w:t>
      </w:r>
      <w:r w:rsidRPr="00687837">
        <w:fldChar w:fldCharType="end"/>
      </w:r>
      <w:r w:rsidR="006F6994">
        <w:rPr>
          <w:lang w:val="en-GB"/>
        </w:rPr>
        <w:t>, ‘</w:t>
      </w:r>
      <w:proofErr w:type="spellStart"/>
      <w:r w:rsidR="006F6994" w:rsidRPr="006F6994">
        <w:rPr>
          <w:i/>
          <w:iCs/>
          <w:lang w:val="en-GB"/>
        </w:rPr>
        <w:t>mcmcviz</w:t>
      </w:r>
      <w:proofErr w:type="spellEnd"/>
      <w:r w:rsidR="006F6994">
        <w:rPr>
          <w:lang w:val="en-GB"/>
        </w:rPr>
        <w:t xml:space="preserve">’ </w:t>
      </w:r>
      <w:r w:rsidR="006F6994">
        <w:rPr>
          <w:lang w:val="en-GB"/>
        </w:rPr>
        <w:fldChar w:fldCharType="begin"/>
      </w:r>
      <w:r w:rsidR="008D35D5">
        <w:rPr>
          <w:lang w:val="en-GB"/>
        </w:rPr>
        <w:instrText xml:space="preserve"> ADDIN ZOTERO_ITEM CSL_CITATION {"citationID":"a234lqmn8sl","properties":{"formattedCitation":"(Youngflesh 2018)","plainCitation":"(Youngflesh 2018)","noteIndex":0},"citationItems":[{"id":2029,"uris":["http://zotero.org/users/6116610/items/3JGAM8VZ"],"uri":["http://zotero.org/users/6116610/items/3JGAM8VZ"],"itemData":{"id":2029,"type":"article-journal","abstract":"Youngflesh,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Output","title-short":"MCMCvis","volume":"3","author":[{"family":"Youngflesh","given":"Casey"}],"issued":{"date-parts":[["2018",4,10]]}}}],"schema":"https://github.com/citation-style-language/schema/raw/master/csl-citation.json"} </w:instrText>
      </w:r>
      <w:r w:rsidR="006F6994">
        <w:rPr>
          <w:lang w:val="en-GB"/>
        </w:rPr>
        <w:fldChar w:fldCharType="separate"/>
      </w:r>
      <w:r w:rsidR="008D35D5" w:rsidRPr="008D35D5">
        <w:rPr>
          <w:rFonts w:ascii="Times New Roman" w:cs="Times New Roman"/>
          <w:lang w:val="en-GB"/>
        </w:rPr>
        <w:t>(</w:t>
      </w:r>
      <w:proofErr w:type="spellStart"/>
      <w:r w:rsidR="008D35D5" w:rsidRPr="008D35D5">
        <w:rPr>
          <w:rFonts w:ascii="Times New Roman" w:cs="Times New Roman"/>
          <w:lang w:val="en-GB"/>
        </w:rPr>
        <w:t>Youngflesh</w:t>
      </w:r>
      <w:proofErr w:type="spellEnd"/>
      <w:r w:rsidR="008D35D5" w:rsidRPr="008D35D5">
        <w:rPr>
          <w:rFonts w:ascii="Times New Roman" w:cs="Times New Roman"/>
          <w:lang w:val="en-GB"/>
        </w:rPr>
        <w:t xml:space="preserve"> 2018)</w:t>
      </w:r>
      <w:r w:rsidR="006F6994">
        <w:rPr>
          <w:lang w:val="en-GB"/>
        </w:rPr>
        <w:fldChar w:fldCharType="end"/>
      </w:r>
      <w:r w:rsidR="006F6994">
        <w:rPr>
          <w:lang w:val="en-GB"/>
        </w:rPr>
        <w:t xml:space="preserve"> </w:t>
      </w:r>
      <w:r w:rsidRPr="002D70E2">
        <w:rPr>
          <w:lang w:val="en-GB"/>
        </w:rPr>
        <w:t>and ‘</w:t>
      </w:r>
      <w:proofErr w:type="spellStart"/>
      <w:r w:rsidRPr="002D70E2">
        <w:rPr>
          <w:i/>
          <w:iCs/>
          <w:lang w:val="en-GB"/>
        </w:rPr>
        <w:t>bayesplot</w:t>
      </w:r>
      <w:proofErr w:type="spellEnd"/>
      <w:r w:rsidRPr="002D70E2">
        <w:rPr>
          <w:lang w:val="en-GB"/>
        </w:rPr>
        <w:t xml:space="preserve">’ </w:t>
      </w:r>
      <w:r w:rsidRPr="00687837">
        <w:fldChar w:fldCharType="begin"/>
      </w:r>
      <w:r w:rsidRPr="002D70E2">
        <w:rPr>
          <w:lang w:val="en-GB"/>
        </w:rPr>
        <w:instrText xml:space="preserve"> ADDIN ZOTERO_ITEM CSL_CITATION {"citationID":"aajq2lqmah","properties":{"formattedCitation":"(Gabry {\\i{}et al.} 2019)","plainCitation":"(Gabry et al. 2019)","noteIndex":0},"citationItems":[{"id":1573,"uris":["http://zotero.org/users/6116610/items/D45YW53S"],"uri":["http://zotero.org/users/6116610/items/D45YW53S"],"itemData":{"id":1573,"type":"article-journal","abstract":"Bayesian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w:instrText>
      </w:r>
      <w:r w:rsidRPr="008F2458">
        <w:rPr>
          <w:lang w:val="en-GB"/>
        </w:rPr>
        <w:instrText xml:space="preserve">19",2]]}}}],"schema":"https://github.com/citation-style-language/schema/raw/master/csl-citation.json"} </w:instrText>
      </w:r>
      <w:r w:rsidRPr="00687837">
        <w:fldChar w:fldCharType="separate"/>
      </w:r>
      <w:r w:rsidR="0044238B" w:rsidRPr="0044238B">
        <w:rPr>
          <w:lang w:val="en-GB"/>
        </w:rPr>
        <w:t>(</w:t>
      </w:r>
      <w:proofErr w:type="spellStart"/>
      <w:r w:rsidR="0044238B" w:rsidRPr="0044238B">
        <w:rPr>
          <w:lang w:val="en-GB"/>
        </w:rPr>
        <w:t>Gabry</w:t>
      </w:r>
      <w:proofErr w:type="spellEnd"/>
      <w:r w:rsidR="0044238B" w:rsidRPr="0044238B">
        <w:rPr>
          <w:lang w:val="en-GB"/>
        </w:rPr>
        <w:t xml:space="preserve"> </w:t>
      </w:r>
      <w:r w:rsidR="0044238B" w:rsidRPr="0044238B">
        <w:rPr>
          <w:i/>
          <w:iCs/>
          <w:lang w:val="en-GB"/>
        </w:rPr>
        <w:t>et al.</w:t>
      </w:r>
      <w:r w:rsidR="0044238B" w:rsidRPr="0044238B">
        <w:rPr>
          <w:lang w:val="en-GB"/>
        </w:rPr>
        <w:t xml:space="preserve"> 2019)</w:t>
      </w:r>
      <w:r w:rsidRPr="00687837">
        <w:fldChar w:fldCharType="end"/>
      </w:r>
      <w:r w:rsidRPr="008F2458">
        <w:rPr>
          <w:lang w:val="en-GB"/>
        </w:rPr>
        <w:t xml:space="preserve"> for visualization. </w:t>
      </w:r>
    </w:p>
    <w:p w14:paraId="247A01F2" w14:textId="77777777" w:rsidR="003C154A" w:rsidRPr="00972C7F" w:rsidRDefault="003C154A" w:rsidP="002E3379">
      <w:pPr>
        <w:spacing w:line="480" w:lineRule="auto"/>
        <w:contextualSpacing/>
        <w:jc w:val="both"/>
        <w:rPr>
          <w:rFonts w:eastAsiaTheme="minorEastAsia"/>
          <w:lang w:val="en-GB"/>
        </w:rPr>
      </w:pPr>
    </w:p>
    <w:p w14:paraId="6C9F53F4" w14:textId="77777777" w:rsidR="0045707B" w:rsidRPr="004559BC" w:rsidRDefault="0045707B" w:rsidP="0045707B">
      <w:pPr>
        <w:spacing w:line="480" w:lineRule="auto"/>
        <w:contextualSpacing/>
        <w:jc w:val="both"/>
        <w:rPr>
          <w:rFonts w:cstheme="minorHAnsi"/>
          <w:bCs/>
          <w:i/>
          <w:iCs/>
          <w:lang w:val="en-GB"/>
        </w:rPr>
      </w:pPr>
      <w:r w:rsidRPr="004559BC">
        <w:rPr>
          <w:rFonts w:cstheme="minorHAnsi"/>
          <w:bCs/>
          <w:i/>
          <w:iCs/>
          <w:lang w:val="en-GB"/>
        </w:rPr>
        <w:lastRenderedPageBreak/>
        <w:t>Model comparison</w:t>
      </w:r>
    </w:p>
    <w:p w14:paraId="62B37E85" w14:textId="3BF0805D" w:rsidR="0045707B" w:rsidRPr="004559BC" w:rsidRDefault="004823EA" w:rsidP="0045707B">
      <w:pPr>
        <w:spacing w:line="480" w:lineRule="auto"/>
        <w:contextualSpacing/>
        <w:jc w:val="both"/>
        <w:rPr>
          <w:lang w:val="en-GB"/>
        </w:rPr>
      </w:pPr>
      <w:r w:rsidRPr="004559BC">
        <w:rPr>
          <w:rFonts w:cstheme="minorHAnsi"/>
          <w:bCs/>
          <w:lang w:val="en-GB"/>
        </w:rPr>
        <w:t xml:space="preserve">We compared </w:t>
      </w:r>
      <w:r w:rsidR="00A71DEB" w:rsidRPr="004559BC">
        <w:rPr>
          <w:rFonts w:cstheme="minorHAnsi"/>
          <w:bCs/>
          <w:lang w:val="en-GB"/>
        </w:rPr>
        <w:t xml:space="preserve">the parsimony of </w:t>
      </w:r>
      <w:r w:rsidRPr="004559BC">
        <w:rPr>
          <w:rFonts w:cstheme="minorHAnsi"/>
          <w:bCs/>
          <w:lang w:val="en-GB"/>
        </w:rPr>
        <w:t>models with different hierarchical structures</w:t>
      </w:r>
      <w:r w:rsidR="0076307D" w:rsidRPr="004559BC">
        <w:rPr>
          <w:rFonts w:cstheme="minorHAnsi"/>
          <w:bCs/>
          <w:lang w:val="en-GB"/>
        </w:rPr>
        <w:t>,</w:t>
      </w:r>
      <w:r w:rsidRPr="004559BC">
        <w:rPr>
          <w:rFonts w:cstheme="minorHAnsi"/>
          <w:bCs/>
          <w:lang w:val="en-GB"/>
        </w:rPr>
        <w:t xml:space="preserve"> and with or without mass-temperature interactions</w:t>
      </w:r>
      <w:r w:rsidR="0076307D" w:rsidRPr="004559BC">
        <w:rPr>
          <w:rFonts w:cstheme="minorHAnsi"/>
          <w:bCs/>
          <w:lang w:val="en-GB"/>
        </w:rPr>
        <w:t>,</w:t>
      </w:r>
      <w:r w:rsidRPr="004559BC">
        <w:rPr>
          <w:rFonts w:cstheme="minorHAnsi"/>
          <w:bCs/>
          <w:lang w:val="en-GB"/>
        </w:rPr>
        <w:t xml:space="preserve"> using the Watanabe-Akaike information criterion (WAIC)</w:t>
      </w:r>
      <w:r w:rsidR="005824C6" w:rsidRPr="004559BC">
        <w:rPr>
          <w:rFonts w:cstheme="minorHAnsi"/>
          <w:bCs/>
          <w:lang w:val="en-GB"/>
        </w:rPr>
        <w:t xml:space="preserve"> </w:t>
      </w:r>
      <w:r w:rsidR="005824C6" w:rsidRPr="00556508">
        <w:rPr>
          <w:rFonts w:cstheme="minorHAnsi"/>
          <w:bCs/>
        </w:rPr>
        <w:fldChar w:fldCharType="begin"/>
      </w:r>
      <w:r w:rsidR="00273CBE" w:rsidRPr="004559BC">
        <w:rPr>
          <w:rFonts w:cstheme="minorHAnsi"/>
          <w:bCs/>
          <w:lang w:val="en-GB"/>
        </w:rPr>
        <w:instrText xml:space="preserve"> ADDIN ZOTERO_ITEM CSL_CITATION {"citationID":"a241fv98ttl","properties":{"formattedCitation":"(Watanabe 2013; Vehtari {\\i{}et al.} 2017)","plainCitation":"(Watanabe 2013; Vehtari et al. 2017)","noteIndex":0},"citationItems":[{"id":1882,"uris":["http://zotero.org/users/6116610/items/9IV3LPA7"],"uri":["http://zotero.org/users/6116610/items/9IV3LPA7"],"itemData":{"id":1882,"type":"article-journal","container-title":"Journal of Machine Learning Research","ISSN":"ISSN 1533-7928","issue":"Mar","page":"867-897","source":"www.jmlr.org","title":"A Widely Applicable Bayesian Information Criterion","volume":"14","author":[{"family":"Watanabe","given":"Sumio"}],"issued":{"date-parts":[["2013"]]}}},{"id":1550,"uris":["http://zotero.org/users/6116610/items/EEDLMDV2"],"uri":["http://zotero.org/users/6116610/items/EEDLMDV2"],"itemData":{"id":1550,"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005824C6" w:rsidRPr="00556508">
        <w:rPr>
          <w:rFonts w:cstheme="minorHAnsi"/>
          <w:bCs/>
        </w:rPr>
        <w:fldChar w:fldCharType="separate"/>
      </w:r>
      <w:r w:rsidR="00273CBE" w:rsidRPr="00273CBE">
        <w:rPr>
          <w:rFonts w:ascii="Times New Roman" w:cs="Times New Roman"/>
          <w:lang w:val="en-GB"/>
        </w:rPr>
        <w:t xml:space="preserve">(Watanabe 2013; Vehtari </w:t>
      </w:r>
      <w:r w:rsidR="00273CBE" w:rsidRPr="00273CBE">
        <w:rPr>
          <w:rFonts w:ascii="Times New Roman" w:cs="Times New Roman"/>
          <w:i/>
          <w:iCs/>
          <w:lang w:val="en-GB"/>
        </w:rPr>
        <w:t>et al.</w:t>
      </w:r>
      <w:r w:rsidR="00273CBE" w:rsidRPr="00273CBE">
        <w:rPr>
          <w:rFonts w:ascii="Times New Roman" w:cs="Times New Roman"/>
          <w:lang w:val="en-GB"/>
        </w:rPr>
        <w:t xml:space="preserve"> 2017)</w:t>
      </w:r>
      <w:r w:rsidR="005824C6" w:rsidRPr="00556508">
        <w:rPr>
          <w:rFonts w:cstheme="minorHAnsi"/>
          <w:bCs/>
        </w:rPr>
        <w:fldChar w:fldCharType="end"/>
      </w:r>
      <w:r w:rsidR="002F7434" w:rsidRPr="004559BC">
        <w:rPr>
          <w:rFonts w:cstheme="minorHAnsi"/>
          <w:bCs/>
          <w:lang w:val="en-GB"/>
        </w:rPr>
        <w:t xml:space="preserve">, which is based on the </w:t>
      </w:r>
      <w:r w:rsidR="008C511C" w:rsidRPr="004559BC">
        <w:rPr>
          <w:rFonts w:cstheme="minorHAnsi"/>
          <w:bCs/>
          <w:lang w:val="en-GB"/>
        </w:rPr>
        <w:t>posterior predictive distribution</w:t>
      </w:r>
      <w:r w:rsidR="00BF4585" w:rsidRPr="004559BC">
        <w:rPr>
          <w:rFonts w:cstheme="minorHAnsi"/>
          <w:bCs/>
          <w:lang w:val="en-GB"/>
        </w:rPr>
        <w:t>.</w:t>
      </w:r>
      <w:r w:rsidR="00004AE0" w:rsidRPr="004559BC">
        <w:rPr>
          <w:rFonts w:cstheme="minorHAnsi"/>
          <w:bCs/>
          <w:lang w:val="en-GB"/>
        </w:rPr>
        <w:t xml:space="preserve"> </w:t>
      </w:r>
      <w:r w:rsidR="00B46915" w:rsidRPr="004559BC">
        <w:rPr>
          <w:rFonts w:cstheme="minorHAnsi"/>
          <w:bCs/>
          <w:lang w:val="en-GB"/>
        </w:rPr>
        <w:t>We report WAIC</w:t>
      </w:r>
      <w:r w:rsidR="00166ABF" w:rsidRPr="004559BC">
        <w:rPr>
          <w:rFonts w:cstheme="minorHAnsi"/>
          <w:bCs/>
          <w:lang w:val="en-GB"/>
        </w:rPr>
        <w:t xml:space="preserve"> for each model descried above (Table 2), and </w:t>
      </w:r>
      <w:r w:rsidR="00431E0B" w:rsidRPr="004559BC">
        <w:rPr>
          <w:rFonts w:cstheme="minorHAnsi"/>
          <w:bCs/>
          <w:lang w:val="en-GB"/>
        </w:rPr>
        <w:t>examine</w:t>
      </w:r>
      <w:r w:rsidR="00166ABF" w:rsidRPr="004559BC">
        <w:rPr>
          <w:rFonts w:cstheme="minorHAnsi"/>
          <w:bCs/>
          <w:lang w:val="en-GB"/>
        </w:rPr>
        <w:t xml:space="preserve"> </w:t>
      </w:r>
      <w:r w:rsidR="00556508" w:rsidRPr="004559BC">
        <w:rPr>
          <w:rFonts w:cstheme="minorHAnsi"/>
          <w:bCs/>
          <w:lang w:val="en-GB"/>
        </w:rPr>
        <w:t xml:space="preserve">models </w:t>
      </w:r>
      <w:r w:rsidR="00431E0B" w:rsidRPr="004559BC">
        <w:rPr>
          <w:rFonts w:cstheme="minorHAnsi"/>
          <w:bCs/>
          <w:lang w:val="en-GB"/>
        </w:rPr>
        <w:t>with</w:t>
      </w:r>
      <w:r w:rsidR="00556508" w:rsidRPr="004559BC">
        <w:rPr>
          <w:rFonts w:cstheme="minorHAnsi"/>
          <w:bCs/>
          <w:lang w:val="en-GB"/>
        </w:rPr>
        <w:t xml:space="preserve"> </w:t>
      </w:r>
      <w:r w:rsidR="00556508" w:rsidRPr="00556508">
        <w:rPr>
          <w:rFonts w:ascii="Symbol" w:hAnsi="Symbol"/>
        </w:rPr>
        <w:t></w:t>
      </w:r>
      <w:r w:rsidR="00556508" w:rsidRPr="00972C7F">
        <w:rPr>
          <w:lang w:val="en-GB"/>
        </w:rPr>
        <w:t>WAIC</w:t>
      </w:r>
      <w:r w:rsidR="00556508" w:rsidRPr="004559BC">
        <w:rPr>
          <w:lang w:val="en-GB"/>
        </w:rPr>
        <w:t xml:space="preserve"> values </w:t>
      </w:r>
      <w:r w:rsidR="00556508" w:rsidRPr="00972C7F">
        <w:rPr>
          <w:rFonts w:eastAsiaTheme="minorEastAsia" w:cstheme="minorHAnsi"/>
          <w:lang w:val="en-GB"/>
        </w:rPr>
        <w:t>&lt;</w:t>
      </w:r>
      <w:r w:rsidR="00556508" w:rsidRPr="004559BC">
        <w:rPr>
          <w:rFonts w:eastAsiaTheme="minorEastAsia" w:cstheme="minorHAnsi"/>
          <w:lang w:val="en-GB"/>
        </w:rPr>
        <w:t xml:space="preserve"> 2, where </w:t>
      </w:r>
      <w:r w:rsidR="00556508" w:rsidRPr="00556508">
        <w:rPr>
          <w:rFonts w:ascii="Symbol" w:hAnsi="Symbol"/>
        </w:rPr>
        <w:t></w:t>
      </w:r>
      <w:r w:rsidR="00556508" w:rsidRPr="00972C7F">
        <w:rPr>
          <w:lang w:val="en-GB"/>
        </w:rPr>
        <w:t>WAIC</w:t>
      </w:r>
      <w:r w:rsidR="00556508" w:rsidRPr="004559BC">
        <w:rPr>
          <w:lang w:val="en-GB"/>
        </w:rPr>
        <w:t xml:space="preserve"> is each models difference to the lowest </w:t>
      </w:r>
      <w:r w:rsidR="00556508" w:rsidRPr="00972C7F">
        <w:rPr>
          <w:lang w:val="en-GB"/>
        </w:rPr>
        <w:t>WAIC</w:t>
      </w:r>
      <w:r w:rsidR="00556508" w:rsidRPr="004559BC">
        <w:rPr>
          <w:lang w:val="en-GB"/>
        </w:rPr>
        <w:t xml:space="preserve"> across models, in line with common convention </w:t>
      </w:r>
      <w:r w:rsidR="00556508" w:rsidRPr="00556508">
        <w:fldChar w:fldCharType="begin"/>
      </w:r>
      <w:r w:rsidR="00273CBE" w:rsidRPr="004559BC">
        <w:rPr>
          <w:lang w:val="en-GB"/>
        </w:rPr>
        <w:instrText xml:space="preserve"> ADDIN ZOTERO_ITEM CSL_CITATION {"citationID":"a2ikfhmi7hj","properties":{"formattedCitation":"(Olmos {\\i{}et al.} 2019)","plainCitation":"(Olmos et al. 2019)","noteIndex":0},"citationItems":[{"id":1730,"uris":["http://zotero.org/users/6116610/items/HXNE2Y6Y"],"uri":["http://zotero.org/users/6116610/items/HXNE2Y6Y"],"itemData":{"id":1730,"type":"article-journal","abstract":"A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w:instrText>
      </w:r>
      <w:r w:rsidR="00273CBE">
        <w:instrText>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w:instrText>
      </w:r>
      <w:r w:rsidR="00273CBE" w:rsidRPr="004559BC">
        <w:rPr>
          <w:lang w:val="en-GB"/>
        </w:rPr>
        <w:instrText xml:space="preserve">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Biology","DOI":"10.1111/gcb.14913","ISSN":"1365-2486","issue":"n/a","language":"en","source":"Wiley Online Library","title":"Spatial synchrony in the response of a long range migratory species (Salmo salar) to climate change in the North Atlantic Ocean","URL":"https://onlinelibrary.wiley.com/doi/abs/10.1111/gcb.14913","volume":"n/a","author":[{"family":"Olmos","given":"Maxime"},{"family":"Payne","given":"Mark R."},{"family":"Nevoux","given":"Marie"},{"family":"Prévost","given":"Etienne"},{"family":"Chaput","given":"Gérald"},{"family":"Pontavice","given":"Hubert Du"},{"family":"Guitton","given":"Jérôme"},{"family":"Sheehan","given":"Timothy"},{"family":"Mills","given":"Katherine"},{"family":"Rivot","given":"Etienne"}],"accessed":{"date-parts":[["2020",1,15]]},"issued":{"date-parts":[["2019"]]}}}],"schema":"https://github.com/citation-style-language/schema/raw/master/csl-citation.json"} </w:instrText>
      </w:r>
      <w:r w:rsidR="00556508" w:rsidRPr="00556508">
        <w:fldChar w:fldCharType="separate"/>
      </w:r>
      <w:r w:rsidR="00273CBE" w:rsidRPr="00273CBE">
        <w:rPr>
          <w:rFonts w:ascii="Times New Roman" w:cs="Times New Roman"/>
          <w:lang w:val="en-GB"/>
        </w:rPr>
        <w:t xml:space="preserve">(Olmos </w:t>
      </w:r>
      <w:r w:rsidR="00273CBE" w:rsidRPr="00273CBE">
        <w:rPr>
          <w:rFonts w:ascii="Times New Roman" w:cs="Times New Roman"/>
          <w:i/>
          <w:iCs/>
          <w:lang w:val="en-GB"/>
        </w:rPr>
        <w:t>et al.</w:t>
      </w:r>
      <w:r w:rsidR="00273CBE" w:rsidRPr="00273CBE">
        <w:rPr>
          <w:rFonts w:ascii="Times New Roman" w:cs="Times New Roman"/>
          <w:lang w:val="en-GB"/>
        </w:rPr>
        <w:t xml:space="preserve"> 2019)</w:t>
      </w:r>
      <w:r w:rsidR="00556508" w:rsidRPr="00556508">
        <w:fldChar w:fldCharType="end"/>
      </w:r>
      <w:r w:rsidR="00556508" w:rsidRPr="004559BC">
        <w:rPr>
          <w:lang w:val="en-GB"/>
        </w:rPr>
        <w:t xml:space="preserve">. </w:t>
      </w:r>
    </w:p>
    <w:p w14:paraId="630F97BE" w14:textId="77777777" w:rsidR="00DA4251" w:rsidRPr="004559BC" w:rsidRDefault="00DA4251" w:rsidP="0045707B">
      <w:pPr>
        <w:spacing w:line="480" w:lineRule="auto"/>
        <w:contextualSpacing/>
        <w:jc w:val="both"/>
        <w:rPr>
          <w:rFonts w:eastAsiaTheme="minorEastAsia" w:cstheme="minorHAnsi"/>
          <w:lang w:val="en-GB"/>
        </w:rPr>
      </w:pPr>
    </w:p>
    <w:p w14:paraId="15A04341" w14:textId="6B886E3E" w:rsidR="00047884" w:rsidRPr="004559BC" w:rsidRDefault="00047884" w:rsidP="00B119E3">
      <w:pPr>
        <w:pageBreakBefore/>
        <w:tabs>
          <w:tab w:val="center" w:pos="4513"/>
        </w:tabs>
        <w:spacing w:line="480" w:lineRule="auto"/>
        <w:contextualSpacing/>
        <w:jc w:val="both"/>
        <w:rPr>
          <w:lang w:val="en-GB"/>
        </w:rPr>
      </w:pPr>
      <w:r w:rsidRPr="00972C7F">
        <w:rPr>
          <w:b/>
          <w:bCs/>
          <w:lang w:val="en-GB"/>
        </w:rPr>
        <w:lastRenderedPageBreak/>
        <w:t xml:space="preserve">Table </w:t>
      </w:r>
      <w:r w:rsidRPr="00032D21">
        <w:rPr>
          <w:b/>
          <w:bCs/>
        </w:rPr>
        <w:fldChar w:fldCharType="begin"/>
      </w:r>
      <w:r w:rsidRPr="00972C7F">
        <w:rPr>
          <w:b/>
          <w:bCs/>
          <w:lang w:val="en-GB"/>
        </w:rPr>
        <w:instrText xml:space="preserve"> SEQ Table \* ARABIC </w:instrText>
      </w:r>
      <w:r w:rsidRPr="00032D21">
        <w:rPr>
          <w:b/>
          <w:bCs/>
        </w:rPr>
        <w:fldChar w:fldCharType="separate"/>
      </w:r>
      <w:r w:rsidR="00B82B83" w:rsidRPr="00972C7F">
        <w:rPr>
          <w:b/>
          <w:bCs/>
          <w:noProof/>
          <w:lang w:val="en-GB"/>
        </w:rPr>
        <w:t>1</w:t>
      </w:r>
      <w:r w:rsidRPr="00032D21">
        <w:rPr>
          <w:b/>
          <w:bCs/>
          <w:noProof/>
        </w:rPr>
        <w:fldChar w:fldCharType="end"/>
      </w:r>
      <w:r w:rsidRPr="00972C7F">
        <w:rPr>
          <w:lang w:val="en-GB"/>
        </w:rPr>
        <w:t xml:space="preserve"> Description of model parameters and their prior distributions</w:t>
      </w:r>
      <w:r w:rsidR="003D29D8" w:rsidRPr="004559BC">
        <w:rPr>
          <w:lang w:val="en-GB"/>
        </w:rPr>
        <w:t xml:space="preserve">. </w:t>
      </w:r>
      <m:oMath>
        <m:r>
          <w:rPr>
            <w:rFonts w:ascii="Cambria Math" w:hAnsi="Cambria Math"/>
          </w:rPr>
          <m:t>N</m:t>
        </m:r>
      </m:oMath>
      <w:r w:rsidR="003D29D8" w:rsidRPr="004559BC">
        <w:rPr>
          <w:lang w:val="en-GB"/>
        </w:rPr>
        <w:t xml:space="preserve"> refers to a normal distribution and </w:t>
      </w:r>
      <m:oMath>
        <m:r>
          <w:rPr>
            <w:rFonts w:ascii="Cambria Math" w:hAnsi="Cambria Math"/>
          </w:rPr>
          <m:t>U</m:t>
        </m:r>
      </m:oMath>
      <w:r w:rsidR="003D29D8" w:rsidRPr="004559BC">
        <w:rPr>
          <w:lang w:val="en-GB"/>
        </w:rPr>
        <w:t xml:space="preserve"> </w:t>
      </w:r>
      <w:r w:rsidR="00093FA1">
        <w:rPr>
          <w:lang w:val="en-GB"/>
        </w:rPr>
        <w:t>(</w:t>
      </w:r>
      <w:r w:rsidR="00093FA1" w:rsidRPr="00093FA1">
        <w:rPr>
          <w:highlight w:val="yellow"/>
          <w:lang w:val="en-GB"/>
        </w:rPr>
        <w:t xml:space="preserve">with parameters mean </w:t>
      </w:r>
      <w:r w:rsidR="00093FA1" w:rsidRPr="000B4E31">
        <w:rPr>
          <w:highlight w:val="yellow"/>
          <w:lang w:val="en-GB"/>
        </w:rPr>
        <w:t xml:space="preserve">and </w:t>
      </w:r>
      <w:r w:rsidR="000B4E31" w:rsidRPr="000B4E31">
        <w:rPr>
          <w:highlight w:val="yellow"/>
          <w:lang w:val="en-GB"/>
        </w:rPr>
        <w:t>standard deviation</w:t>
      </w:r>
      <w:r w:rsidR="00093FA1">
        <w:rPr>
          <w:lang w:val="en-GB"/>
        </w:rPr>
        <w:t xml:space="preserve">) </w:t>
      </w:r>
      <w:r w:rsidR="006B0721" w:rsidRPr="004559BC">
        <w:rPr>
          <w:lang w:val="en-GB"/>
        </w:rPr>
        <w:t xml:space="preserve">to </w:t>
      </w:r>
      <w:r w:rsidR="003D29D8" w:rsidRPr="004559BC">
        <w:rPr>
          <w:lang w:val="en-GB"/>
        </w:rPr>
        <w:t>a uniform distribution.</w:t>
      </w:r>
    </w:p>
    <w:tbl>
      <w:tblPr>
        <w:tblStyle w:val="GridTable1Light"/>
        <w:tblW w:w="0" w:type="auto"/>
        <w:tblLook w:val="04A0" w:firstRow="1" w:lastRow="0" w:firstColumn="1" w:lastColumn="0" w:noHBand="0" w:noVBand="1"/>
      </w:tblPr>
      <w:tblGrid>
        <w:gridCol w:w="1669"/>
        <w:gridCol w:w="1309"/>
        <w:gridCol w:w="3730"/>
        <w:gridCol w:w="2308"/>
      </w:tblGrid>
      <w:tr w:rsidR="00ED1262" w:rsidRPr="00A20F7F" w14:paraId="39557D0B" w14:textId="77777777" w:rsidTr="006A1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Pr>
          <w:p w14:paraId="4040CD7C" w14:textId="77777777" w:rsidR="00047884" w:rsidRPr="00A20F7F" w:rsidRDefault="00047884" w:rsidP="00C428D8">
            <w:pPr>
              <w:spacing w:line="360" w:lineRule="auto"/>
              <w:contextualSpacing/>
              <w:jc w:val="both"/>
              <w:rPr>
                <w:rFonts w:cstheme="minorHAnsi"/>
              </w:rPr>
            </w:pPr>
            <w:r w:rsidRPr="00A20F7F">
              <w:rPr>
                <w:rFonts w:cstheme="minorHAnsi"/>
              </w:rPr>
              <w:t>Model</w:t>
            </w:r>
          </w:p>
        </w:tc>
        <w:tc>
          <w:tcPr>
            <w:tcW w:w="1309" w:type="dxa"/>
          </w:tcPr>
          <w:p w14:paraId="1117E2B8"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Parameter</w:t>
            </w:r>
          </w:p>
        </w:tc>
        <w:tc>
          <w:tcPr>
            <w:tcW w:w="4329" w:type="dxa"/>
          </w:tcPr>
          <w:p w14:paraId="5C616A0F"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Description</w:t>
            </w:r>
          </w:p>
        </w:tc>
        <w:tc>
          <w:tcPr>
            <w:tcW w:w="1669" w:type="dxa"/>
          </w:tcPr>
          <w:p w14:paraId="202EAAA7"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Prior distribution</w:t>
            </w:r>
          </w:p>
        </w:tc>
      </w:tr>
      <w:tr w:rsidR="00377669" w:rsidRPr="00A20F7F" w14:paraId="639C3235"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val="restart"/>
          </w:tcPr>
          <w:p w14:paraId="55B6BB78" w14:textId="77777777" w:rsidR="001C2C66" w:rsidRPr="00F70220" w:rsidRDefault="00377669" w:rsidP="00C428D8">
            <w:pPr>
              <w:spacing w:line="360" w:lineRule="auto"/>
              <w:contextualSpacing/>
              <w:jc w:val="both"/>
              <w:rPr>
                <w:rFonts w:cstheme="minorHAnsi"/>
                <w:lang w:val="en-GB"/>
              </w:rPr>
            </w:pPr>
            <w:r w:rsidRPr="00F70220">
              <w:rPr>
                <w:rFonts w:cstheme="minorHAnsi"/>
                <w:lang w:val="en-GB"/>
              </w:rPr>
              <w:t>Log-linear regression</w:t>
            </w:r>
            <w:r w:rsidR="001C2C66" w:rsidRPr="00F70220">
              <w:rPr>
                <w:rFonts w:cstheme="minorHAnsi"/>
                <w:lang w:val="en-GB"/>
              </w:rPr>
              <w:t>s</w:t>
            </w:r>
          </w:p>
          <w:p w14:paraId="1FAAE790" w14:textId="19ABC656" w:rsidR="00377669" w:rsidRPr="00F70220" w:rsidRDefault="001C2C66" w:rsidP="00C428D8">
            <w:pPr>
              <w:spacing w:line="360" w:lineRule="auto"/>
              <w:contextualSpacing/>
              <w:jc w:val="both"/>
              <w:rPr>
                <w:rFonts w:cstheme="minorHAnsi"/>
                <w:lang w:val="en-GB"/>
              </w:rPr>
            </w:pPr>
            <w:r w:rsidRPr="00F70220">
              <w:rPr>
                <w:rFonts w:cstheme="minorHAnsi"/>
                <w:lang w:val="en-GB"/>
              </w:rPr>
              <w:t xml:space="preserve">for </w:t>
            </w:r>
            <w:commentRangeStart w:id="25"/>
            <w:r w:rsidRPr="00F70220">
              <w:rPr>
                <w:rFonts w:cstheme="minorHAnsi"/>
                <w:lang w:val="en-GB"/>
              </w:rPr>
              <w:t>growth, consumption and metabolism</w:t>
            </w:r>
            <w:r w:rsidR="00377669" w:rsidRPr="00F70220">
              <w:rPr>
                <w:rFonts w:cstheme="minorHAnsi"/>
                <w:lang w:val="en-GB"/>
              </w:rPr>
              <w:t xml:space="preserve"> </w:t>
            </w:r>
            <w:commentRangeEnd w:id="25"/>
            <w:r w:rsidR="00EA5CFC">
              <w:rPr>
                <w:rStyle w:val="CommentReference"/>
                <w:b w:val="0"/>
                <w:bCs w:val="0"/>
              </w:rPr>
              <w:commentReference w:id="25"/>
            </w:r>
            <w:r w:rsidR="00377669" w:rsidRPr="00F70220">
              <w:rPr>
                <w:rFonts w:cstheme="minorHAnsi"/>
                <w:lang w:val="en-GB"/>
              </w:rPr>
              <w:t xml:space="preserve">(Eqns. 6-8) </w:t>
            </w:r>
          </w:p>
        </w:tc>
        <w:tc>
          <w:tcPr>
            <w:tcW w:w="1309" w:type="dxa"/>
          </w:tcPr>
          <w:p w14:paraId="7A824D9C" w14:textId="77777777" w:rsidR="00377669" w:rsidRPr="007F0C50" w:rsidRDefault="00FD494D"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29" w:type="dxa"/>
          </w:tcPr>
          <w:p w14:paraId="73E852C1"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w:t>
            </w:r>
          </w:p>
        </w:tc>
        <w:tc>
          <w:tcPr>
            <w:tcW w:w="1669" w:type="dxa"/>
          </w:tcPr>
          <w:p w14:paraId="32BBA455" w14:textId="3836B6D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 xml:space="preserve">N(0, </m:t>
                </m:r>
                <w:commentRangeStart w:id="26"/>
                <m:r>
                  <w:ins w:id="27" w:author="Max Lindmark" w:date="2020-04-23T17:11:00Z">
                    <w:rPr>
                      <w:rFonts w:ascii="Cambria Math" w:hAnsi="Cambria Math" w:cstheme="minorHAnsi"/>
                    </w:rPr>
                    <m:t>5</m:t>
                  </w:ins>
                </m:r>
                <w:commentRangeEnd w:id="26"/>
                <m:r>
                  <w:ins w:id="28" w:author="Max Lindmark" w:date="2020-04-23T17:11:00Z">
                    <m:rPr>
                      <m:sty m:val="p"/>
                    </m:rPr>
                    <w:rPr>
                      <w:rStyle w:val="CommentReference"/>
                    </w:rPr>
                    <w:commentReference w:id="26"/>
                  </w:ins>
                </m:r>
                <w:commentRangeStart w:id="29"/>
                <m:r>
                  <w:del w:id="30" w:author="Max Lindmark" w:date="2020-04-22T17:37:00Z">
                    <w:rPr>
                      <w:rFonts w:ascii="Cambria Math" w:hAnsi="Cambria Math" w:cstheme="minorHAnsi"/>
                    </w:rPr>
                    <m:t>0.5</m:t>
                  </w:del>
                </m:r>
                <w:commentRangeEnd w:id="29"/>
                <m:r>
                  <w:ins w:id="31" w:author="Max Lindmark" w:date="2020-04-22T17:37:00Z">
                    <m:rPr>
                      <m:sty m:val="p"/>
                    </m:rPr>
                    <w:rPr>
                      <w:rStyle w:val="CommentReference"/>
                    </w:rPr>
                    <w:commentReference w:id="29"/>
                  </w:ins>
                </m:r>
                <m:r>
                  <w:rPr>
                    <w:rFonts w:ascii="Cambria Math" w:hAnsi="Cambria Math" w:cstheme="minorHAnsi"/>
                  </w:rPr>
                  <m:t>)</m:t>
                </m:r>
              </m:oMath>
            </m:oMathPara>
          </w:p>
        </w:tc>
      </w:tr>
      <w:tr w:rsidR="00377669" w:rsidRPr="00A20F7F" w14:paraId="3B972DE2"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7A3F1994" w14:textId="77777777" w:rsidR="00377669" w:rsidRPr="007F0C50" w:rsidRDefault="00377669" w:rsidP="00C428D8">
            <w:pPr>
              <w:spacing w:line="360" w:lineRule="auto"/>
              <w:contextualSpacing/>
              <w:jc w:val="both"/>
              <w:rPr>
                <w:rFonts w:cstheme="minorHAnsi"/>
              </w:rPr>
            </w:pPr>
          </w:p>
        </w:tc>
        <w:tc>
          <w:tcPr>
            <w:tcW w:w="1309" w:type="dxa"/>
          </w:tcPr>
          <w:p w14:paraId="61C54C68" w14:textId="77777777" w:rsidR="00377669" w:rsidRPr="007F0C50" w:rsidRDefault="00FD494D"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29" w:type="dxa"/>
          </w:tcPr>
          <w:p w14:paraId="6911258B"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(mass exponent)</w:t>
            </w:r>
          </w:p>
        </w:tc>
        <w:tc>
          <w:tcPr>
            <w:tcW w:w="1669" w:type="dxa"/>
          </w:tcPr>
          <w:p w14:paraId="51DA37B0" w14:textId="3527D333"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m:t>
                </m:r>
                <w:commentRangeStart w:id="32"/>
                <m:r>
                  <w:rPr>
                    <w:rFonts w:ascii="Cambria Math" w:hAnsi="Cambria Math" w:cstheme="minorHAnsi"/>
                  </w:rPr>
                  <m:t>(-0.25</m:t>
                </m:r>
                <w:commentRangeEnd w:id="32"/>
                <m:r>
                  <m:rPr>
                    <m:sty m:val="p"/>
                  </m:rPr>
                  <w:rPr>
                    <w:rStyle w:val="CommentReference"/>
                  </w:rPr>
                  <w:commentReference w:id="32"/>
                </m:r>
                <m:r>
                  <w:rPr>
                    <w:rFonts w:ascii="Cambria Math" w:hAnsi="Cambria Math" w:cstheme="minorHAnsi"/>
                  </w:rPr>
                  <m:t xml:space="preserve">, </m:t>
                </m:r>
                <m:r>
                  <w:del w:id="33" w:author="Max Lindmark" w:date="2020-04-22T17:39:00Z">
                    <w:rPr>
                      <w:rFonts w:ascii="Cambria Math" w:hAnsi="Cambria Math" w:cstheme="minorHAnsi"/>
                    </w:rPr>
                    <m:t>0</m:t>
                  </w:del>
                </m:r>
                <m:r>
                  <w:del w:id="34" w:author="Max Lindmark" w:date="2020-04-22T17:38:00Z">
                    <w:rPr>
                      <w:rFonts w:ascii="Cambria Math" w:hAnsi="Cambria Math" w:cstheme="minorHAnsi"/>
                    </w:rPr>
                    <m:t>. 5</m:t>
                  </w:del>
                </m:r>
                <m:r>
                  <w:ins w:id="35" w:author="Max Lindmark" w:date="2020-04-22T17:38:00Z">
                    <w:rPr>
                      <w:rFonts w:ascii="Cambria Math" w:hAnsi="Cambria Math" w:cstheme="minorHAnsi"/>
                    </w:rPr>
                    <m:t>1</m:t>
                  </w:ins>
                </m:r>
                <m:r>
                  <w:rPr>
                    <w:rFonts w:ascii="Cambria Math" w:hAnsi="Cambria Math" w:cstheme="minorHAnsi"/>
                  </w:rPr>
                  <m:t>)</m:t>
                </m:r>
              </m:oMath>
            </m:oMathPara>
          </w:p>
        </w:tc>
      </w:tr>
      <w:tr w:rsidR="00377669" w:rsidRPr="00A20F7F" w14:paraId="749BE9D7"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31C813DD" w14:textId="77777777" w:rsidR="00377669" w:rsidRPr="007F0C50" w:rsidRDefault="00377669" w:rsidP="00C428D8">
            <w:pPr>
              <w:spacing w:line="360" w:lineRule="auto"/>
              <w:contextualSpacing/>
              <w:jc w:val="both"/>
              <w:rPr>
                <w:rFonts w:cstheme="minorHAnsi"/>
              </w:rPr>
            </w:pPr>
          </w:p>
        </w:tc>
        <w:tc>
          <w:tcPr>
            <w:tcW w:w="1309" w:type="dxa"/>
          </w:tcPr>
          <w:p w14:paraId="63AEDA2D" w14:textId="77777777" w:rsidR="00377669" w:rsidRPr="007F0C50" w:rsidRDefault="00FD494D"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4329" w:type="dxa"/>
          </w:tcPr>
          <w:p w14:paraId="45F4E8D5"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commentRangeStart w:id="36"/>
            <w:r w:rsidRPr="007F0C50">
              <w:rPr>
                <w:rFonts w:cstheme="minorHAnsi"/>
              </w:rPr>
              <w:t>activation energy</w:t>
            </w:r>
            <w:commentRangeEnd w:id="36"/>
            <w:r w:rsidR="000C4232">
              <w:rPr>
                <w:rStyle w:val="CommentReference"/>
              </w:rPr>
              <w:commentReference w:id="36"/>
            </w:r>
            <w:r w:rsidRPr="007F0C50">
              <w:rPr>
                <w:rFonts w:cstheme="minorHAnsi"/>
              </w:rPr>
              <w:t>)</w:t>
            </w:r>
          </w:p>
        </w:tc>
        <w:tc>
          <w:tcPr>
            <w:tcW w:w="1669" w:type="dxa"/>
          </w:tcPr>
          <w:p w14:paraId="5F951037" w14:textId="0071FAB3"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m:oMathPara>
              <m:oMath>
                <m:r>
                  <w:rPr>
                    <w:rFonts w:ascii="Cambria Math" w:hAnsi="Cambria Math" w:cstheme="minorHAnsi"/>
                  </w:rPr>
                  <m:t xml:space="preserve">N(-0.6, </m:t>
                </m:r>
                <m:r>
                  <w:del w:id="37" w:author="Max Lindmark" w:date="2020-04-22T17:39:00Z">
                    <w:rPr>
                      <w:rFonts w:ascii="Cambria Math" w:hAnsi="Cambria Math" w:cstheme="minorHAnsi"/>
                    </w:rPr>
                    <m:t>0.5</m:t>
                  </w:del>
                </m:r>
                <m:r>
                  <w:ins w:id="38" w:author="Max Lindmark" w:date="2020-04-22T17:39:00Z">
                    <w:rPr>
                      <w:rFonts w:ascii="Cambria Math" w:hAnsi="Cambria Math" w:cstheme="minorHAnsi"/>
                    </w:rPr>
                    <m:t>1</m:t>
                  </w:ins>
                </m:r>
                <m:r>
                  <w:rPr>
                    <w:rFonts w:ascii="Cambria Math" w:hAnsi="Cambria Math" w:cstheme="minorHAnsi"/>
                  </w:rPr>
                  <m:t>)</m:t>
                </m:r>
              </m:oMath>
            </m:oMathPara>
          </w:p>
        </w:tc>
      </w:tr>
      <w:tr w:rsidR="00377669" w:rsidRPr="00A20F7F" w14:paraId="58C12918"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1C66D179" w14:textId="77777777" w:rsidR="00377669" w:rsidRPr="007F0C50" w:rsidRDefault="00377669" w:rsidP="00C428D8">
            <w:pPr>
              <w:spacing w:line="360" w:lineRule="auto"/>
              <w:contextualSpacing/>
              <w:jc w:val="both"/>
              <w:rPr>
                <w:rFonts w:cstheme="minorHAnsi"/>
              </w:rPr>
            </w:pPr>
          </w:p>
        </w:tc>
        <w:tc>
          <w:tcPr>
            <w:tcW w:w="1309" w:type="dxa"/>
          </w:tcPr>
          <w:p w14:paraId="2F7EC5E1" w14:textId="77777777" w:rsidR="00377669" w:rsidRPr="007F0C50" w:rsidRDefault="00FD494D"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4329" w:type="dxa"/>
          </w:tcPr>
          <w:p w14:paraId="2D7A280C"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w:t>
            </w:r>
          </w:p>
        </w:tc>
        <w:tc>
          <w:tcPr>
            <w:tcW w:w="1669" w:type="dxa"/>
          </w:tcPr>
          <w:p w14:paraId="425F2FFF" w14:textId="562EF89D"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 xml:space="preserve">N(0, </m:t>
                </m:r>
                <m:r>
                  <w:del w:id="39" w:author="Max Lindmark" w:date="2020-04-22T17:39:00Z">
                    <w:rPr>
                      <w:rFonts w:ascii="Cambria Math" w:hAnsi="Cambria Math" w:cstheme="minorHAnsi"/>
                    </w:rPr>
                    <m:t>0.5</m:t>
                  </w:del>
                </m:r>
                <m:r>
                  <w:ins w:id="40" w:author="Max Lindmark" w:date="2020-04-22T17:39:00Z">
                    <w:rPr>
                      <w:rFonts w:ascii="Cambria Math" w:hAnsi="Cambria Math" w:cstheme="minorHAnsi"/>
                    </w:rPr>
                    <m:t>1</m:t>
                  </w:ins>
                </m:r>
                <m:r>
                  <w:rPr>
                    <w:rFonts w:ascii="Cambria Math" w:hAnsi="Cambria Math" w:cstheme="minorHAnsi"/>
                  </w:rPr>
                  <m:t>)</m:t>
                </m:r>
              </m:oMath>
            </m:oMathPara>
          </w:p>
        </w:tc>
      </w:tr>
      <w:tr w:rsidR="00377669" w:rsidRPr="00A20F7F" w14:paraId="2B18FEEF"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0552674C" w14:textId="77777777" w:rsidR="00377669" w:rsidRPr="007F0C50" w:rsidRDefault="00377669" w:rsidP="00C428D8">
            <w:pPr>
              <w:spacing w:line="360" w:lineRule="auto"/>
              <w:contextualSpacing/>
              <w:jc w:val="both"/>
              <w:rPr>
                <w:rFonts w:cstheme="minorHAnsi"/>
              </w:rPr>
            </w:pPr>
          </w:p>
        </w:tc>
        <w:tc>
          <w:tcPr>
            <w:tcW w:w="1309" w:type="dxa"/>
          </w:tcPr>
          <w:p w14:paraId="45517F76" w14:textId="77777777" w:rsidR="00377669" w:rsidRPr="007F0C50" w:rsidRDefault="00FD494D"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29" w:type="dxa"/>
          </w:tcPr>
          <w:p w14:paraId="6293BC3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 variance)</w:t>
            </w:r>
          </w:p>
        </w:tc>
        <w:tc>
          <w:tcPr>
            <w:tcW w:w="1669" w:type="dxa"/>
          </w:tcPr>
          <w:p w14:paraId="58A773F9" w14:textId="1FDDA0B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949319D"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78F8EABE" w14:textId="77777777" w:rsidR="00377669" w:rsidRPr="007F0C50" w:rsidRDefault="00377669" w:rsidP="00C428D8">
            <w:pPr>
              <w:spacing w:line="360" w:lineRule="auto"/>
              <w:contextualSpacing/>
              <w:jc w:val="both"/>
              <w:rPr>
                <w:rFonts w:cstheme="minorHAnsi"/>
              </w:rPr>
            </w:pPr>
          </w:p>
        </w:tc>
        <w:tc>
          <w:tcPr>
            <w:tcW w:w="1309" w:type="dxa"/>
          </w:tcPr>
          <w:p w14:paraId="005265A7" w14:textId="77777777" w:rsidR="00377669" w:rsidRPr="007F0C50" w:rsidRDefault="00FD494D"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29" w:type="dxa"/>
          </w:tcPr>
          <w:p w14:paraId="7412570F"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 xml:space="preserve">Hyperparameter (mass </w:t>
            </w:r>
            <w:commentRangeStart w:id="41"/>
            <w:r w:rsidRPr="007F0C50">
              <w:rPr>
                <w:rFonts w:cstheme="minorHAnsi"/>
              </w:rPr>
              <w:t xml:space="preserve">exponent </w:t>
            </w:r>
            <w:commentRangeEnd w:id="41"/>
            <w:r w:rsidR="00604739">
              <w:rPr>
                <w:rStyle w:val="CommentReference"/>
              </w:rPr>
              <w:commentReference w:id="41"/>
            </w:r>
            <w:r w:rsidRPr="007F0C50">
              <w:rPr>
                <w:rFonts w:cstheme="minorHAnsi"/>
              </w:rPr>
              <w:t>variance)</w:t>
            </w:r>
          </w:p>
        </w:tc>
        <w:tc>
          <w:tcPr>
            <w:tcW w:w="1669" w:type="dxa"/>
          </w:tcPr>
          <w:p w14:paraId="7EA2DEC5" w14:textId="20934D8B"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CED6E17"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18012C3B" w14:textId="77777777" w:rsidR="00377669" w:rsidRPr="007F0C50" w:rsidRDefault="00377669" w:rsidP="00C428D8">
            <w:pPr>
              <w:spacing w:line="360" w:lineRule="auto"/>
              <w:contextualSpacing/>
              <w:jc w:val="both"/>
              <w:rPr>
                <w:rFonts w:cstheme="minorHAnsi"/>
              </w:rPr>
            </w:pPr>
          </w:p>
        </w:tc>
        <w:tc>
          <w:tcPr>
            <w:tcW w:w="1309" w:type="dxa"/>
          </w:tcPr>
          <w:p w14:paraId="000A7EE5" w14:textId="77777777" w:rsidR="00377669" w:rsidRPr="007F0C50" w:rsidRDefault="00FD494D"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4329" w:type="dxa"/>
          </w:tcPr>
          <w:p w14:paraId="2DB2D828"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commentRangeStart w:id="42"/>
            <w:r w:rsidRPr="007F0C50">
              <w:rPr>
                <w:rFonts w:cstheme="minorHAnsi"/>
              </w:rPr>
              <w:t xml:space="preserve">activation </w:t>
            </w:r>
            <w:commentRangeEnd w:id="42"/>
            <w:r w:rsidR="00093FA1">
              <w:rPr>
                <w:rStyle w:val="CommentReference"/>
              </w:rPr>
              <w:commentReference w:id="42"/>
            </w:r>
            <w:r w:rsidRPr="007F0C50">
              <w:rPr>
                <w:rFonts w:cstheme="minorHAnsi"/>
              </w:rPr>
              <w:t>energy variance)</w:t>
            </w:r>
          </w:p>
        </w:tc>
        <w:tc>
          <w:tcPr>
            <w:tcW w:w="1669" w:type="dxa"/>
          </w:tcPr>
          <w:p w14:paraId="411B3C84" w14:textId="3ACD3562"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E5EB990"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4BA555E6" w14:textId="77777777" w:rsidR="00377669" w:rsidRPr="007F0C50" w:rsidRDefault="00377669" w:rsidP="00C428D8">
            <w:pPr>
              <w:spacing w:line="360" w:lineRule="auto"/>
              <w:contextualSpacing/>
              <w:jc w:val="both"/>
              <w:rPr>
                <w:rFonts w:cstheme="minorHAnsi"/>
              </w:rPr>
            </w:pPr>
          </w:p>
        </w:tc>
        <w:tc>
          <w:tcPr>
            <w:tcW w:w="1309" w:type="dxa"/>
          </w:tcPr>
          <w:p w14:paraId="20DD47D3" w14:textId="77777777" w:rsidR="00377669" w:rsidRPr="007F0C50" w:rsidRDefault="00FD494D"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4329" w:type="dxa"/>
          </w:tcPr>
          <w:p w14:paraId="6419396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 variance)</w:t>
            </w:r>
          </w:p>
        </w:tc>
        <w:tc>
          <w:tcPr>
            <w:tcW w:w="1669" w:type="dxa"/>
          </w:tcPr>
          <w:p w14:paraId="36BAFBE8" w14:textId="3FABAE9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3927F20"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5301B1B0" w14:textId="77777777" w:rsidR="00377669" w:rsidRPr="007F0C50" w:rsidRDefault="00377669" w:rsidP="00C428D8">
            <w:pPr>
              <w:spacing w:line="360" w:lineRule="auto"/>
              <w:contextualSpacing/>
              <w:jc w:val="both"/>
              <w:rPr>
                <w:rFonts w:cstheme="minorHAnsi"/>
              </w:rPr>
            </w:pPr>
          </w:p>
        </w:tc>
        <w:tc>
          <w:tcPr>
            <w:tcW w:w="1309" w:type="dxa"/>
          </w:tcPr>
          <w:p w14:paraId="030A87C1" w14:textId="77777777" w:rsidR="00377669" w:rsidRPr="007F0C50" w:rsidRDefault="00FD494D"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29" w:type="dxa"/>
          </w:tcPr>
          <w:p w14:paraId="4606B049"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1669" w:type="dxa"/>
          </w:tcPr>
          <w:p w14:paraId="09A5AAB4" w14:textId="77AE64E4"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73678755"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val="restart"/>
          </w:tcPr>
          <w:p w14:paraId="1623D042" w14:textId="2025CC89" w:rsidR="00377669" w:rsidRPr="004559BC" w:rsidRDefault="000A3582" w:rsidP="00C428D8">
            <w:pPr>
              <w:spacing w:line="360" w:lineRule="auto"/>
              <w:contextualSpacing/>
              <w:jc w:val="both"/>
              <w:rPr>
                <w:rFonts w:cstheme="minorHAnsi"/>
                <w:lang w:val="en-GB"/>
              </w:rPr>
            </w:pPr>
            <w:commentRangeStart w:id="43"/>
            <w:r w:rsidRPr="004559BC">
              <w:rPr>
                <w:rFonts w:cstheme="minorHAnsi"/>
                <w:lang w:val="en-GB"/>
              </w:rPr>
              <w:t>Quadratic model</w:t>
            </w:r>
          </w:p>
          <w:p w14:paraId="73D56C3A" w14:textId="559518BC" w:rsidR="001C2C66" w:rsidRPr="004559BC" w:rsidRDefault="001C2C66" w:rsidP="00C428D8">
            <w:pPr>
              <w:spacing w:line="360" w:lineRule="auto"/>
              <w:contextualSpacing/>
              <w:jc w:val="both"/>
              <w:rPr>
                <w:rFonts w:cstheme="minorHAnsi"/>
                <w:b w:val="0"/>
                <w:bCs w:val="0"/>
                <w:lang w:val="en-GB"/>
              </w:rPr>
            </w:pPr>
            <w:r w:rsidRPr="00972C7F">
              <w:rPr>
                <w:rFonts w:cstheme="minorHAnsi"/>
                <w:lang w:val="en-GB"/>
              </w:rPr>
              <w:t>for consumption</w:t>
            </w:r>
            <w:r w:rsidR="00100E9B" w:rsidRPr="004559BC">
              <w:rPr>
                <w:rFonts w:cstheme="minorHAnsi"/>
                <w:lang w:val="en-GB"/>
              </w:rPr>
              <w:t xml:space="preserve"> and growth</w:t>
            </w:r>
          </w:p>
          <w:p w14:paraId="76F94173" w14:textId="72EC380D" w:rsidR="00377669" w:rsidRPr="007F0C50" w:rsidRDefault="00377669" w:rsidP="00C428D8">
            <w:pPr>
              <w:spacing w:line="360" w:lineRule="auto"/>
              <w:contextualSpacing/>
              <w:jc w:val="both"/>
              <w:rPr>
                <w:rFonts w:cstheme="minorHAnsi"/>
              </w:rPr>
            </w:pPr>
            <w:r w:rsidRPr="007F0C50">
              <w:rPr>
                <w:rFonts w:cstheme="minorHAnsi"/>
              </w:rPr>
              <w:t xml:space="preserve">(Eqns. </w:t>
            </w:r>
            <w:r w:rsidR="0089750D" w:rsidRPr="007F0C50">
              <w:rPr>
                <w:rFonts w:cstheme="minorHAnsi"/>
              </w:rPr>
              <w:t>9</w:t>
            </w:r>
            <w:r w:rsidRPr="007F0C50">
              <w:rPr>
                <w:rFonts w:cstheme="minorHAnsi"/>
              </w:rPr>
              <w:t>-</w:t>
            </w:r>
            <w:r w:rsidR="008E6B7A" w:rsidRPr="007F0C50">
              <w:rPr>
                <w:rFonts w:cstheme="minorHAnsi"/>
              </w:rPr>
              <w:t>10</w:t>
            </w:r>
            <w:r w:rsidRPr="007F0C50">
              <w:rPr>
                <w:rFonts w:cstheme="minorHAnsi"/>
              </w:rPr>
              <w:t>)</w:t>
            </w:r>
            <w:commentRangeEnd w:id="43"/>
            <w:r w:rsidR="00A90EE9">
              <w:rPr>
                <w:rStyle w:val="CommentReference"/>
                <w:b w:val="0"/>
                <w:bCs w:val="0"/>
              </w:rPr>
              <w:commentReference w:id="43"/>
            </w:r>
          </w:p>
        </w:tc>
        <w:tc>
          <w:tcPr>
            <w:tcW w:w="1309" w:type="dxa"/>
          </w:tcPr>
          <w:p w14:paraId="5350D1EF" w14:textId="77777777" w:rsidR="00377669" w:rsidRPr="007F0C50" w:rsidRDefault="00FD494D"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oMath>
            </m:oMathPara>
          </w:p>
        </w:tc>
        <w:tc>
          <w:tcPr>
            <w:tcW w:w="4329" w:type="dxa"/>
          </w:tcPr>
          <w:p w14:paraId="5E92B316"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Intercept</w:t>
            </w:r>
          </w:p>
        </w:tc>
        <w:tc>
          <w:tcPr>
            <w:tcW w:w="1669" w:type="dxa"/>
          </w:tcPr>
          <w:p w14:paraId="3CED3719" w14:textId="77777777" w:rsidR="00377669" w:rsidRPr="007F0C50" w:rsidRDefault="00377669" w:rsidP="00C428D8">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3EC5EE9D"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65BFAC22" w14:textId="77777777" w:rsidR="00377669" w:rsidRPr="007F0C50" w:rsidRDefault="00377669" w:rsidP="00C428D8">
            <w:pPr>
              <w:spacing w:line="360" w:lineRule="auto"/>
              <w:contextualSpacing/>
              <w:jc w:val="both"/>
              <w:rPr>
                <w:rFonts w:cstheme="minorHAnsi"/>
              </w:rPr>
            </w:pPr>
          </w:p>
        </w:tc>
        <w:tc>
          <w:tcPr>
            <w:tcW w:w="1309" w:type="dxa"/>
          </w:tcPr>
          <w:p w14:paraId="053B6FB1" w14:textId="77777777" w:rsidR="00377669" w:rsidRPr="007F0C50" w:rsidRDefault="00FD494D"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oMath>
            </m:oMathPara>
          </w:p>
        </w:tc>
        <w:tc>
          <w:tcPr>
            <w:tcW w:w="4329" w:type="dxa"/>
          </w:tcPr>
          <w:p w14:paraId="54389C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Mass coefficient</w:t>
            </w:r>
          </w:p>
        </w:tc>
        <w:tc>
          <w:tcPr>
            <w:tcW w:w="1669" w:type="dxa"/>
          </w:tcPr>
          <w:p w14:paraId="1AE7842A"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02AF5D34"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4A5FCF15" w14:textId="77777777" w:rsidR="00377669" w:rsidRPr="007F0C50" w:rsidRDefault="00377669" w:rsidP="00C428D8">
            <w:pPr>
              <w:spacing w:line="360" w:lineRule="auto"/>
              <w:contextualSpacing/>
              <w:jc w:val="both"/>
              <w:rPr>
                <w:rFonts w:cstheme="minorHAnsi"/>
              </w:rPr>
            </w:pPr>
          </w:p>
        </w:tc>
        <w:tc>
          <w:tcPr>
            <w:tcW w:w="1309" w:type="dxa"/>
          </w:tcPr>
          <w:p w14:paraId="58982E7F" w14:textId="77777777" w:rsidR="00377669" w:rsidRPr="007F0C50" w:rsidRDefault="00FD494D"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oMath>
            </m:oMathPara>
          </w:p>
        </w:tc>
        <w:tc>
          <w:tcPr>
            <w:tcW w:w="4329" w:type="dxa"/>
          </w:tcPr>
          <w:p w14:paraId="613C9E1E"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Temperature coefficient</w:t>
            </w:r>
          </w:p>
        </w:tc>
        <w:tc>
          <w:tcPr>
            <w:tcW w:w="1669" w:type="dxa"/>
          </w:tcPr>
          <w:p w14:paraId="6D8AD8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5DE60269"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1C973430" w14:textId="77777777" w:rsidR="00377669" w:rsidRPr="007F0C50" w:rsidRDefault="00377669" w:rsidP="00C428D8">
            <w:pPr>
              <w:spacing w:line="360" w:lineRule="auto"/>
              <w:contextualSpacing/>
              <w:jc w:val="both"/>
              <w:rPr>
                <w:rFonts w:cstheme="minorHAnsi"/>
              </w:rPr>
            </w:pPr>
          </w:p>
        </w:tc>
        <w:tc>
          <w:tcPr>
            <w:tcW w:w="1309" w:type="dxa"/>
          </w:tcPr>
          <w:p w14:paraId="6FB9D3ED" w14:textId="77777777" w:rsidR="00377669" w:rsidRPr="007F0C50" w:rsidRDefault="00FD494D"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oMath>
            </m:oMathPara>
          </w:p>
        </w:tc>
        <w:tc>
          <w:tcPr>
            <w:tcW w:w="4329" w:type="dxa"/>
          </w:tcPr>
          <w:p w14:paraId="47042EAC"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Quadratic temperature coefficient</w:t>
            </w:r>
          </w:p>
        </w:tc>
        <w:tc>
          <w:tcPr>
            <w:tcW w:w="1669" w:type="dxa"/>
          </w:tcPr>
          <w:p w14:paraId="067F54D4"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4AECC35F"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454C5CD4" w14:textId="77777777" w:rsidR="00377669" w:rsidRPr="007F0C50" w:rsidRDefault="00377669" w:rsidP="00C428D8">
            <w:pPr>
              <w:spacing w:line="360" w:lineRule="auto"/>
              <w:contextualSpacing/>
              <w:jc w:val="both"/>
              <w:rPr>
                <w:rFonts w:cstheme="minorHAnsi"/>
              </w:rPr>
            </w:pPr>
          </w:p>
        </w:tc>
        <w:tc>
          <w:tcPr>
            <w:tcW w:w="1309" w:type="dxa"/>
          </w:tcPr>
          <w:p w14:paraId="1D92028A" w14:textId="77777777" w:rsidR="00377669" w:rsidRPr="007F0C50" w:rsidRDefault="00FD494D"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29" w:type="dxa"/>
          </w:tcPr>
          <w:p w14:paraId="05783397"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1669" w:type="dxa"/>
          </w:tcPr>
          <w:p w14:paraId="6F5FD7F5" w14:textId="4E89F0B5"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U(0, 10)</m:t>
                </m:r>
              </m:oMath>
            </m:oMathPara>
          </w:p>
        </w:tc>
      </w:tr>
      <w:tr w:rsidR="006A13B7" w:rsidRPr="00A20F7F" w14:paraId="03A9A999"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val="restart"/>
          </w:tcPr>
          <w:p w14:paraId="4BC7FE7C" w14:textId="77777777" w:rsidR="006A13B7" w:rsidRPr="00972C7F" w:rsidRDefault="006A13B7" w:rsidP="006A13B7">
            <w:pPr>
              <w:spacing w:line="360" w:lineRule="auto"/>
              <w:contextualSpacing/>
              <w:jc w:val="both"/>
              <w:rPr>
                <w:rFonts w:eastAsiaTheme="minorEastAsia" w:cstheme="minorHAnsi"/>
                <w:lang w:val="en-GB"/>
              </w:rPr>
            </w:pPr>
            <w:commentRangeStart w:id="44"/>
            <w:r w:rsidRPr="00972C7F">
              <w:rPr>
                <w:rFonts w:cstheme="minorHAnsi"/>
                <w:lang w:val="en-GB"/>
              </w:rPr>
              <w:t xml:space="preserve">Linear </w:t>
            </w:r>
          </w:p>
          <w:p w14:paraId="527ACB5D" w14:textId="77777777" w:rsidR="006A13B7" w:rsidRPr="00972C7F" w:rsidRDefault="00FD494D" w:rsidP="006A13B7">
            <w:pPr>
              <w:spacing w:line="360" w:lineRule="auto"/>
              <w:contextualSpacing/>
              <w:jc w:val="both"/>
              <w:rPr>
                <w:rFonts w:cstheme="minorHAnsi"/>
                <w:b w:val="0"/>
                <w:bCs w:val="0"/>
                <w:lang w:val="en-GB"/>
              </w:rPr>
            </w:pPr>
            <m:oMath>
              <m:sSub>
                <m:sSubPr>
                  <m:ctrlPr>
                    <w:rPr>
                      <w:rFonts w:ascii="Cambria Math" w:hAnsi="Cambria Math" w:cstheme="minorHAnsi"/>
                      <w:b w:val="0"/>
                      <w:bCs w:val="0"/>
                      <w:i/>
                    </w:rPr>
                  </m:ctrlPr>
                </m:sSubPr>
                <m:e>
                  <m:r>
                    <m:rPr>
                      <m:sty m:val="bi"/>
                    </m:rPr>
                    <w:rPr>
                      <w:rFonts w:ascii="Cambria Math" w:hAnsi="Cambria Math" w:cstheme="minorHAnsi"/>
                    </w:rPr>
                    <m:t>T</m:t>
                  </m:r>
                </m:e>
                <m:sub>
                  <m:r>
                    <m:rPr>
                      <m:sty m:val="bi"/>
                    </m:rPr>
                    <w:rPr>
                      <w:rFonts w:ascii="Cambria Math" w:hAnsi="Cambria Math" w:cstheme="minorHAnsi"/>
                    </w:rPr>
                    <m:t>opt</m:t>
                  </m:r>
                </m:sub>
              </m:sSub>
            </m:oMath>
            <w:r w:rsidR="006A13B7" w:rsidRPr="00972C7F">
              <w:rPr>
                <w:rFonts w:cstheme="minorHAnsi"/>
                <w:lang w:val="en-GB"/>
              </w:rPr>
              <w:t xml:space="preserve"> model</w:t>
            </w:r>
          </w:p>
          <w:p w14:paraId="7D4D27C3" w14:textId="4BD89357" w:rsidR="006A13B7" w:rsidRPr="004559BC" w:rsidRDefault="006A13B7" w:rsidP="006A13B7">
            <w:pPr>
              <w:spacing w:line="360" w:lineRule="auto"/>
              <w:contextualSpacing/>
              <w:jc w:val="both"/>
              <w:rPr>
                <w:rFonts w:cstheme="minorHAnsi"/>
                <w:lang w:val="en-GB"/>
              </w:rPr>
            </w:pPr>
            <w:r w:rsidRPr="00972C7F">
              <w:rPr>
                <w:rFonts w:cstheme="minorHAnsi"/>
                <w:lang w:val="en-GB"/>
              </w:rPr>
              <w:t>(Eqns. 1-3)</w:t>
            </w:r>
            <w:commentRangeEnd w:id="44"/>
            <w:r w:rsidR="00A90EE9">
              <w:rPr>
                <w:rStyle w:val="CommentReference"/>
                <w:b w:val="0"/>
                <w:bCs w:val="0"/>
              </w:rPr>
              <w:commentReference w:id="44"/>
            </w:r>
          </w:p>
        </w:tc>
        <w:tc>
          <w:tcPr>
            <w:tcW w:w="1309" w:type="dxa"/>
          </w:tcPr>
          <w:p w14:paraId="13FB610C" w14:textId="4E99414D" w:rsidR="006A13B7" w:rsidRDefault="00FD494D"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29" w:type="dxa"/>
          </w:tcPr>
          <w:p w14:paraId="2DC6D0EB" w14:textId="686B18DD"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w:t>
            </w:r>
          </w:p>
        </w:tc>
        <w:tc>
          <w:tcPr>
            <w:tcW w:w="1669" w:type="dxa"/>
          </w:tcPr>
          <w:p w14:paraId="3F498CC1" w14:textId="6FA5B3B8"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N(0, 5)</m:t>
                </m:r>
              </m:oMath>
            </m:oMathPara>
          </w:p>
        </w:tc>
      </w:tr>
      <w:tr w:rsidR="006A13B7" w:rsidRPr="00A20F7F" w14:paraId="34F27C18"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1EDC1220" w14:textId="77777777" w:rsidR="006A13B7" w:rsidRPr="007F0C50" w:rsidRDefault="006A13B7" w:rsidP="006A13B7">
            <w:pPr>
              <w:spacing w:line="360" w:lineRule="auto"/>
              <w:contextualSpacing/>
              <w:jc w:val="both"/>
              <w:rPr>
                <w:rFonts w:cstheme="minorHAnsi"/>
              </w:rPr>
            </w:pPr>
          </w:p>
        </w:tc>
        <w:tc>
          <w:tcPr>
            <w:tcW w:w="1309" w:type="dxa"/>
          </w:tcPr>
          <w:p w14:paraId="7BB00A4C" w14:textId="42EC8717" w:rsidR="006A13B7" w:rsidRDefault="00FD494D"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29" w:type="dxa"/>
          </w:tcPr>
          <w:p w14:paraId="2B87FA0D" w14:textId="070750E8"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(mass coefficient)</w:t>
            </w:r>
          </w:p>
        </w:tc>
        <w:tc>
          <w:tcPr>
            <w:tcW w:w="1669" w:type="dxa"/>
          </w:tcPr>
          <w:p w14:paraId="1A9082B1" w14:textId="3EB775B3"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N(0, 5)</m:t>
                </m:r>
              </m:oMath>
            </m:oMathPara>
          </w:p>
        </w:tc>
      </w:tr>
      <w:tr w:rsidR="006A13B7" w:rsidRPr="00A20F7F" w14:paraId="0B732ACD"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558F7C9C" w14:textId="77777777" w:rsidR="006A13B7" w:rsidRPr="007F0C50" w:rsidRDefault="006A13B7" w:rsidP="006A13B7">
            <w:pPr>
              <w:spacing w:line="360" w:lineRule="auto"/>
              <w:contextualSpacing/>
              <w:jc w:val="both"/>
              <w:rPr>
                <w:rFonts w:cstheme="minorHAnsi"/>
              </w:rPr>
            </w:pPr>
          </w:p>
        </w:tc>
        <w:tc>
          <w:tcPr>
            <w:tcW w:w="1309" w:type="dxa"/>
          </w:tcPr>
          <w:p w14:paraId="7CAC48FB" w14:textId="1F2B2E51" w:rsidR="006A13B7" w:rsidRDefault="00FD494D"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29" w:type="dxa"/>
          </w:tcPr>
          <w:p w14:paraId="7878BCFE" w14:textId="569CAE8B"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 variance)</w:t>
            </w:r>
          </w:p>
        </w:tc>
        <w:tc>
          <w:tcPr>
            <w:tcW w:w="1669" w:type="dxa"/>
          </w:tcPr>
          <w:p w14:paraId="4AF74732" w14:textId="53E0F186"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r w:rsidR="006A13B7" w:rsidRPr="00A20F7F" w14:paraId="79E14732"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5C3DA195" w14:textId="77777777" w:rsidR="006A13B7" w:rsidRPr="007F0C50" w:rsidRDefault="006A13B7" w:rsidP="006A13B7">
            <w:pPr>
              <w:spacing w:line="360" w:lineRule="auto"/>
              <w:contextualSpacing/>
              <w:jc w:val="both"/>
              <w:rPr>
                <w:rFonts w:cstheme="minorHAnsi"/>
              </w:rPr>
            </w:pPr>
          </w:p>
        </w:tc>
        <w:tc>
          <w:tcPr>
            <w:tcW w:w="1309" w:type="dxa"/>
          </w:tcPr>
          <w:p w14:paraId="436CCA4A" w14:textId="779E7226" w:rsidR="006A13B7" w:rsidRDefault="00FD494D"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29" w:type="dxa"/>
          </w:tcPr>
          <w:p w14:paraId="3F9947B5" w14:textId="148E1F28"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(mass coefficient variance)</w:t>
            </w:r>
          </w:p>
        </w:tc>
        <w:tc>
          <w:tcPr>
            <w:tcW w:w="1669" w:type="dxa"/>
          </w:tcPr>
          <w:p w14:paraId="7660C7E3" w14:textId="2B4E050B"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r w:rsidR="006A13B7" w:rsidRPr="00A20F7F" w14:paraId="561E8091"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5275538E" w14:textId="77777777" w:rsidR="006A13B7" w:rsidRPr="007F0C50" w:rsidRDefault="006A13B7" w:rsidP="006A13B7">
            <w:pPr>
              <w:spacing w:line="360" w:lineRule="auto"/>
              <w:contextualSpacing/>
              <w:jc w:val="both"/>
              <w:rPr>
                <w:rFonts w:cstheme="minorHAnsi"/>
              </w:rPr>
            </w:pPr>
          </w:p>
        </w:tc>
        <w:tc>
          <w:tcPr>
            <w:tcW w:w="1309" w:type="dxa"/>
          </w:tcPr>
          <w:p w14:paraId="7A135B4E" w14:textId="6B2443B8" w:rsidR="006A13B7" w:rsidRDefault="00FD494D"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29" w:type="dxa"/>
          </w:tcPr>
          <w:p w14:paraId="53A2AEAE" w14:textId="6946EA0B"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Variance</w:t>
            </w:r>
          </w:p>
        </w:tc>
        <w:tc>
          <w:tcPr>
            <w:tcW w:w="1669" w:type="dxa"/>
          </w:tcPr>
          <w:p w14:paraId="2314200E" w14:textId="608DA01B"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bl>
    <w:p w14:paraId="56B388B4" w14:textId="77777777" w:rsidR="0076307D" w:rsidRDefault="0076307D" w:rsidP="002E3379">
      <w:pPr>
        <w:spacing w:line="480" w:lineRule="auto"/>
        <w:contextualSpacing/>
        <w:jc w:val="both"/>
        <w:rPr>
          <w:rFonts w:cstheme="minorHAnsi"/>
          <w:b/>
          <w:lang w:val="en-GB"/>
        </w:rPr>
      </w:pPr>
    </w:p>
    <w:p w14:paraId="52D66282" w14:textId="63412EF6" w:rsidR="00B7608D" w:rsidRPr="00972C7F" w:rsidRDefault="00F53EDC" w:rsidP="009F321A">
      <w:pPr>
        <w:pageBreakBefore/>
        <w:spacing w:line="480" w:lineRule="auto"/>
        <w:contextualSpacing/>
        <w:jc w:val="both"/>
        <w:rPr>
          <w:rFonts w:cstheme="minorHAnsi"/>
          <w:b/>
          <w:lang w:val="en-GB"/>
        </w:rPr>
      </w:pPr>
      <w:r w:rsidRPr="00972C7F">
        <w:rPr>
          <w:rFonts w:cstheme="minorHAnsi"/>
          <w:b/>
          <w:lang w:val="en-GB"/>
        </w:rPr>
        <w:lastRenderedPageBreak/>
        <w:t>Results</w:t>
      </w:r>
    </w:p>
    <w:p w14:paraId="55FE34A9" w14:textId="2EDC5873" w:rsidR="007059B2" w:rsidRPr="004559BC" w:rsidRDefault="00324207" w:rsidP="000A32DD">
      <w:pPr>
        <w:spacing w:line="480" w:lineRule="auto"/>
        <w:contextualSpacing/>
        <w:jc w:val="both"/>
        <w:rPr>
          <w:lang w:val="en-GB"/>
        </w:rPr>
      </w:pPr>
      <w:r w:rsidRPr="00972C7F">
        <w:rPr>
          <w:rFonts w:eastAsiaTheme="minorEastAsia" w:cstheme="minorHAnsi"/>
          <w:lang w:val="en-GB"/>
        </w:rPr>
        <w:t>We find that the</w:t>
      </w:r>
      <w:r w:rsidR="00972477" w:rsidRPr="00972C7F">
        <w:rPr>
          <w:rFonts w:eastAsiaTheme="minorEastAsia" w:cstheme="minorHAnsi"/>
          <w:lang w:val="en-GB"/>
        </w:rPr>
        <w:t xml:space="preserve"> </w:t>
      </w:r>
      <w:r w:rsidR="00DF3321" w:rsidRPr="004559BC">
        <w:rPr>
          <w:rFonts w:eastAsiaTheme="minorEastAsia" w:cstheme="minorHAnsi"/>
          <w:lang w:val="en-GB"/>
        </w:rPr>
        <w:t>global</w:t>
      </w:r>
      <w:r w:rsidR="00972477" w:rsidRPr="00972C7F">
        <w:rPr>
          <w:rFonts w:eastAsiaTheme="minorEastAsia" w:cstheme="minorHAnsi"/>
          <w:lang w:val="en-GB"/>
        </w:rPr>
        <w:t xml:space="preserve"> intraspecific</w:t>
      </w:r>
      <w:r w:rsidRPr="00972C7F">
        <w:rPr>
          <w:rFonts w:eastAsiaTheme="minorEastAsia" w:cstheme="minorHAnsi"/>
          <w:lang w:val="en-GB"/>
        </w:rPr>
        <w:t xml:space="preserve"> scaling </w:t>
      </w:r>
      <w:r w:rsidR="009B3967" w:rsidRPr="00972C7F">
        <w:rPr>
          <w:rFonts w:eastAsiaTheme="minorEastAsia" w:cstheme="minorHAnsi"/>
          <w:lang w:val="en-GB"/>
        </w:rPr>
        <w:t xml:space="preserve">of </w:t>
      </w:r>
      <w:r w:rsidR="00856ABF" w:rsidRPr="00972C7F">
        <w:rPr>
          <w:rFonts w:eastAsiaTheme="minorEastAsia" w:cstheme="minorHAnsi"/>
          <w:lang w:val="en-GB"/>
        </w:rPr>
        <w:t xml:space="preserve">whole-organism </w:t>
      </w:r>
      <w:r w:rsidR="009B3967" w:rsidRPr="00972C7F">
        <w:rPr>
          <w:rFonts w:eastAsiaTheme="minorEastAsia" w:cstheme="minorHAnsi"/>
          <w:lang w:val="en-GB"/>
        </w:rPr>
        <w:t xml:space="preserve">metabolic rate can be described by the equation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metabolism</m:t>
                </m:r>
              </m:e>
            </m:d>
          </m:e>
        </m:func>
        <m:r>
          <w:rPr>
            <w:rFonts w:ascii="Cambria Math" w:hAnsi="Cambria Math" w:cstheme="minorHAnsi"/>
            <w:lang w:val="en-GB"/>
          </w:rPr>
          <m:t>=1.59+0.77</m:t>
        </m:r>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)-0.61</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lang w:val="en-GB"/>
          </w:rPr>
          <m:t>+0.017</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oMath>
      <w:r w:rsidR="00F27B61" w:rsidRPr="00972C7F">
        <w:rPr>
          <w:rFonts w:eastAsiaTheme="minorEastAsia" w:cstheme="minorHAnsi"/>
          <w:lang w:val="en-GB"/>
        </w:rPr>
        <w:t xml:space="preserve">, and consumption rate </w:t>
      </w:r>
      <w:r w:rsidR="0003722E" w:rsidRPr="00972C7F">
        <w:rPr>
          <w:rFonts w:eastAsiaTheme="minorEastAsia" w:cstheme="minorHAnsi"/>
          <w:lang w:val="en-GB"/>
        </w:rPr>
        <w:t xml:space="preserve">at temperatures below optimum </w:t>
      </w:r>
      <w:r w:rsidR="00F27B61" w:rsidRPr="00972C7F">
        <w:rPr>
          <w:rFonts w:eastAsiaTheme="minorEastAsia" w:cstheme="minorHAnsi"/>
          <w:lang w:val="en-GB"/>
        </w:rPr>
        <w:t xml:space="preserve">as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consumption</m:t>
                </m:r>
              </m:e>
            </m:d>
          </m:e>
        </m:func>
        <m:r>
          <w:rPr>
            <w:rFonts w:ascii="Cambria Math" w:hAnsi="Cambria Math" w:cstheme="minorHAnsi"/>
            <w:lang w:val="en-GB"/>
          </w:rPr>
          <m:t>=0.55+0.64</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lang w:val="en-GB"/>
          </w:rPr>
          <m:t>+0.66</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oMath>
      <w:r w:rsidR="00A333BC" w:rsidRPr="00972C7F">
        <w:rPr>
          <w:rFonts w:eastAsiaTheme="minorEastAsia" w:cstheme="minorHAnsi"/>
          <w:lang w:val="en-GB"/>
        </w:rPr>
        <w:t xml:space="preserve"> (Fig. </w:t>
      </w:r>
      <w:r w:rsidR="00960690" w:rsidRPr="004559BC">
        <w:rPr>
          <w:rFonts w:eastAsiaTheme="minorEastAsia" w:cstheme="minorHAnsi"/>
          <w:lang w:val="en-GB"/>
        </w:rPr>
        <w:t>1</w:t>
      </w:r>
      <w:r w:rsidR="00A333BC" w:rsidRPr="00972C7F">
        <w:rPr>
          <w:rFonts w:eastAsiaTheme="minorEastAsia" w:cstheme="minorHAnsi"/>
          <w:lang w:val="en-GB"/>
        </w:rPr>
        <w:t>)</w:t>
      </w:r>
      <w:r w:rsidR="0011107C" w:rsidRPr="00972C7F">
        <w:rPr>
          <w:rFonts w:eastAsiaTheme="minorEastAsia" w:cstheme="minorHAnsi"/>
          <w:lang w:val="en-GB"/>
        </w:rPr>
        <w:t xml:space="preserve">. </w:t>
      </w:r>
      <w:r w:rsidR="00DE2220" w:rsidRPr="00972C7F">
        <w:rPr>
          <w:rFonts w:eastAsiaTheme="minorEastAsia" w:cstheme="minorHAnsi"/>
          <w:lang w:val="en-GB"/>
        </w:rPr>
        <w:t xml:space="preserve">In </w:t>
      </w:r>
      <w:r w:rsidR="00DE2220" w:rsidRPr="004559BC">
        <w:rPr>
          <w:rFonts w:eastAsiaTheme="minorEastAsia" w:cstheme="minorHAnsi"/>
          <w:lang w:val="en-GB"/>
        </w:rPr>
        <w:t xml:space="preserve">the models </w:t>
      </w:r>
      <w:r w:rsidR="00DE2220" w:rsidRPr="00972C7F">
        <w:rPr>
          <w:rFonts w:eastAsiaTheme="minorEastAsia" w:cstheme="minorHAnsi"/>
          <w:lang w:val="en-GB"/>
        </w:rPr>
        <w:t xml:space="preserve">of consumption, all coefficients vary by species </w:t>
      </w:r>
      <w:r w:rsidR="006B16CC" w:rsidRPr="004559BC">
        <w:rPr>
          <w:rFonts w:eastAsiaTheme="minorEastAsia" w:cstheme="minorHAnsi"/>
          <w:lang w:val="en-GB"/>
        </w:rPr>
        <w:t xml:space="preserve">(M5) </w:t>
      </w:r>
      <w:r w:rsidR="00DE2220" w:rsidRPr="00972C7F">
        <w:rPr>
          <w:rFonts w:eastAsiaTheme="minorEastAsia" w:cstheme="minorHAnsi"/>
          <w:lang w:val="en-GB"/>
        </w:rPr>
        <w:t>whereas for metabolism, all but the interaction coefficient vary by species</w:t>
      </w:r>
      <w:r w:rsidR="006B16CC" w:rsidRPr="004559BC">
        <w:rPr>
          <w:rFonts w:eastAsiaTheme="minorEastAsia" w:cstheme="minorHAnsi"/>
          <w:lang w:val="en-GB"/>
        </w:rPr>
        <w:t xml:space="preserve"> (M2)</w:t>
      </w:r>
      <w:r w:rsidR="00DE2220" w:rsidRPr="00972C7F">
        <w:rPr>
          <w:rFonts w:eastAsiaTheme="minorEastAsia" w:cstheme="minorHAnsi"/>
          <w:lang w:val="en-GB"/>
        </w:rPr>
        <w:t xml:space="preserve"> (Table 2).</w:t>
      </w:r>
      <w:r w:rsidR="00625350" w:rsidRPr="004559BC">
        <w:rPr>
          <w:rFonts w:eastAsiaTheme="minorEastAsia" w:cstheme="minorHAnsi"/>
          <w:lang w:val="en-GB"/>
        </w:rPr>
        <w:t xml:space="preserve"> </w:t>
      </w:r>
      <w:r w:rsidR="00097348" w:rsidRPr="004559BC">
        <w:rPr>
          <w:rFonts w:eastAsiaTheme="minorEastAsia" w:cstheme="minorHAnsi"/>
          <w:lang w:val="en-GB"/>
        </w:rPr>
        <w:t>M</w:t>
      </w:r>
      <w:r w:rsidR="009C3971" w:rsidRPr="00972C7F">
        <w:rPr>
          <w:rFonts w:eastAsiaTheme="minorEastAsia" w:cstheme="minorHAnsi"/>
          <w:lang w:val="en-GB"/>
        </w:rPr>
        <w:t>etabolic rate scales with</w:t>
      </w:r>
      <w:r w:rsidR="007C5133" w:rsidRPr="00972C7F">
        <w:rPr>
          <w:rFonts w:eastAsiaTheme="minorEastAsia" w:cstheme="minorHAnsi"/>
          <w:lang w:val="en-GB"/>
        </w:rPr>
        <w:t xml:space="preserve"> a </w:t>
      </w:r>
      <w:r w:rsidR="00851376" w:rsidRPr="004559BC">
        <w:rPr>
          <w:rFonts w:eastAsiaTheme="minorEastAsia" w:cstheme="minorHAnsi"/>
          <w:lang w:val="en-GB"/>
        </w:rPr>
        <w:t xml:space="preserve">slightly </w:t>
      </w:r>
      <w:r w:rsidR="007C5133" w:rsidRPr="00972C7F">
        <w:rPr>
          <w:rFonts w:eastAsiaTheme="minorEastAsia" w:cstheme="minorHAnsi"/>
          <w:lang w:val="en-GB"/>
        </w:rPr>
        <w:t xml:space="preserve">larger mass-scaling exponent </w:t>
      </w:r>
      <w:r w:rsidR="004138D7" w:rsidRPr="00972C7F">
        <w:rPr>
          <w:rFonts w:eastAsiaTheme="minorEastAsia" w:cstheme="minorHAnsi"/>
          <w:lang w:val="en-GB"/>
        </w:rPr>
        <w:t>(</w:t>
      </w:r>
      <w:r w:rsidR="00573487" w:rsidRPr="004559BC">
        <w:rPr>
          <w:rFonts w:eastAsiaTheme="minorEastAsia" w:cstheme="minorHAnsi"/>
          <w:lang w:val="en-GB"/>
        </w:rPr>
        <w:t>0.</w:t>
      </w:r>
      <w:r w:rsidR="002D3839" w:rsidRPr="004559BC">
        <w:rPr>
          <w:rFonts w:eastAsiaTheme="minorEastAsia" w:cstheme="minorHAnsi"/>
          <w:lang w:val="en-GB"/>
        </w:rPr>
        <w:t>77</w:t>
      </w:r>
      <w:r w:rsidR="00844C79" w:rsidRPr="00972C7F">
        <w:rPr>
          <w:rFonts w:eastAsiaTheme="minorEastAsia" w:cstheme="minorHAnsi"/>
          <w:lang w:val="en-GB"/>
        </w:rPr>
        <w:t xml:space="preserve"> [</w:t>
      </w:r>
      <w:r w:rsidR="00573487" w:rsidRPr="004559BC">
        <w:rPr>
          <w:rFonts w:eastAsiaTheme="minorEastAsia" w:cstheme="minorHAnsi"/>
          <w:lang w:val="en-GB"/>
        </w:rPr>
        <w:t>0.7, 0.8</w:t>
      </w:r>
      <w:r w:rsidR="001C01BE" w:rsidRPr="004559BC">
        <w:rPr>
          <w:rFonts w:eastAsiaTheme="minorEastAsia" w:cstheme="minorHAnsi"/>
          <w:lang w:val="en-GB"/>
        </w:rPr>
        <w:t>3</w:t>
      </w:r>
      <w:r w:rsidR="004138D7" w:rsidRPr="00972C7F">
        <w:rPr>
          <w:rFonts w:eastAsiaTheme="minorEastAsia" w:cstheme="minorHAnsi"/>
          <w:lang w:val="en-GB"/>
        </w:rPr>
        <w:t xml:space="preserve">]) </w:t>
      </w:r>
      <w:r w:rsidR="007C5133" w:rsidRPr="00972C7F">
        <w:rPr>
          <w:rFonts w:eastAsiaTheme="minorEastAsia" w:cstheme="minorHAnsi"/>
          <w:lang w:val="en-GB"/>
        </w:rPr>
        <w:t xml:space="preserve">than maximum consumption </w:t>
      </w:r>
      <w:r w:rsidR="00756075" w:rsidRPr="00972C7F">
        <w:rPr>
          <w:rFonts w:eastAsiaTheme="minorEastAsia" w:cstheme="minorHAnsi"/>
          <w:lang w:val="en-GB"/>
        </w:rPr>
        <w:t>(</w:t>
      </w:r>
      <w:r w:rsidR="00573487" w:rsidRPr="004559BC">
        <w:rPr>
          <w:rFonts w:eastAsiaTheme="minorEastAsia" w:cstheme="minorHAnsi"/>
          <w:lang w:val="en-GB"/>
        </w:rPr>
        <w:t>0.64</w:t>
      </w:r>
      <w:r w:rsidR="002359BC" w:rsidRPr="00972C7F">
        <w:rPr>
          <w:rFonts w:eastAsiaTheme="minorEastAsia" w:cstheme="minorHAnsi"/>
          <w:lang w:val="en-GB"/>
        </w:rPr>
        <w:t xml:space="preserve"> </w:t>
      </w:r>
      <w:r w:rsidR="00573487" w:rsidRPr="004559BC">
        <w:rPr>
          <w:rFonts w:eastAsiaTheme="minorEastAsia" w:cstheme="minorHAnsi"/>
          <w:lang w:val="en-GB"/>
        </w:rPr>
        <w:t>[0.56, 0.73</w:t>
      </w:r>
      <m:oMath>
        <m:r>
          <w:rPr>
            <w:rFonts w:ascii="Cambria Math" w:eastAsiaTheme="minorEastAsia" w:hAnsi="Cambria Math" w:cstheme="minorHAnsi"/>
            <w:lang w:val="en-GB"/>
          </w:rPr>
          <m:t>]</m:t>
        </m:r>
      </m:oMath>
      <w:r w:rsidR="00756075" w:rsidRPr="00972C7F">
        <w:rPr>
          <w:rFonts w:eastAsiaTheme="minorEastAsia" w:cstheme="minorHAnsi"/>
          <w:lang w:val="en-GB"/>
        </w:rPr>
        <w:t>)</w:t>
      </w:r>
      <w:r w:rsidR="00106423" w:rsidRPr="00972C7F">
        <w:rPr>
          <w:rFonts w:eastAsiaTheme="minorEastAsia" w:cstheme="minorHAnsi"/>
          <w:lang w:val="en-GB"/>
        </w:rPr>
        <w:t>, inferred from</w:t>
      </w:r>
      <w:r w:rsidR="00357A9D" w:rsidRPr="004559BC">
        <w:rPr>
          <w:rFonts w:eastAsiaTheme="minorEastAsia" w:cstheme="minorHAnsi"/>
          <w:lang w:val="en-GB"/>
        </w:rPr>
        <w:t xml:space="preserve"> </w:t>
      </w:r>
      <w:r w:rsidR="004F78EB" w:rsidRPr="004559BC">
        <w:rPr>
          <w:rFonts w:eastAsiaTheme="minorEastAsia" w:cstheme="minorHAnsi"/>
          <w:lang w:val="en-GB"/>
        </w:rPr>
        <w:t>the only slightl</w:t>
      </w:r>
      <w:r w:rsidR="0039634C" w:rsidRPr="004559BC">
        <w:rPr>
          <w:rFonts w:eastAsiaTheme="minorEastAsia" w:cstheme="minorHAnsi"/>
          <w:lang w:val="en-GB"/>
        </w:rPr>
        <w:t>y</w:t>
      </w:r>
      <w:r w:rsidR="00106423" w:rsidRPr="00972C7F">
        <w:rPr>
          <w:rFonts w:eastAsiaTheme="minorEastAsia" w:cstheme="minorHAnsi"/>
          <w:lang w:val="en-GB"/>
        </w:rPr>
        <w:t xml:space="preserve"> overlapping </w:t>
      </w:r>
      <w:r w:rsidR="00C1632C" w:rsidRPr="00972C7F">
        <w:rPr>
          <w:rFonts w:eastAsiaTheme="minorEastAsia" w:cstheme="minorHAnsi"/>
          <w:lang w:val="en-GB"/>
        </w:rPr>
        <w:t xml:space="preserve">Bayesian 95% </w:t>
      </w:r>
      <w:r w:rsidR="00106423" w:rsidRPr="00972C7F">
        <w:rPr>
          <w:rFonts w:eastAsiaTheme="minorEastAsia" w:cstheme="minorHAnsi"/>
          <w:lang w:val="en-GB"/>
        </w:rPr>
        <w:t>credible intervals</w:t>
      </w:r>
      <w:r w:rsidR="00C1632C" w:rsidRPr="00972C7F">
        <w:rPr>
          <w:rFonts w:eastAsiaTheme="minorEastAsia" w:cstheme="minorHAnsi"/>
          <w:lang w:val="en-GB"/>
        </w:rPr>
        <w:t xml:space="preserve"> (indicate</w:t>
      </w:r>
      <w:r w:rsidR="00C02BA2" w:rsidRPr="00972C7F">
        <w:rPr>
          <w:rFonts w:eastAsiaTheme="minorEastAsia" w:cstheme="minorHAnsi"/>
          <w:lang w:val="en-GB"/>
        </w:rPr>
        <w:t>d</w:t>
      </w:r>
      <w:r w:rsidR="00C1632C" w:rsidRPr="00972C7F">
        <w:rPr>
          <w:rFonts w:eastAsiaTheme="minorEastAsia" w:cstheme="minorHAnsi"/>
          <w:lang w:val="en-GB"/>
        </w:rPr>
        <w:t xml:space="preserve"> </w:t>
      </w:r>
      <w:r w:rsidR="00C02BA2" w:rsidRPr="00972C7F">
        <w:rPr>
          <w:rFonts w:eastAsiaTheme="minorEastAsia" w:cstheme="minorHAnsi"/>
          <w:lang w:val="en-GB"/>
        </w:rPr>
        <w:t xml:space="preserve">in </w:t>
      </w:r>
      <w:r w:rsidR="00C1632C" w:rsidRPr="00972C7F">
        <w:rPr>
          <w:rFonts w:eastAsiaTheme="minorEastAsia" w:cstheme="minorHAnsi"/>
          <w:lang w:val="en-GB"/>
        </w:rPr>
        <w:t>square brackets)</w:t>
      </w:r>
      <w:r w:rsidR="001A3098" w:rsidRPr="00972C7F">
        <w:rPr>
          <w:rFonts w:eastAsiaTheme="minorEastAsia" w:cstheme="minorHAnsi"/>
          <w:lang w:val="en-GB"/>
        </w:rPr>
        <w:t xml:space="preserve"> (Fig. </w:t>
      </w:r>
      <w:r w:rsidR="003632D6" w:rsidRPr="004559BC">
        <w:rPr>
          <w:rFonts w:eastAsiaTheme="minorEastAsia" w:cstheme="minorHAnsi"/>
          <w:lang w:val="en-GB"/>
        </w:rPr>
        <w:t>2</w:t>
      </w:r>
      <w:r w:rsidR="001A3098" w:rsidRPr="00972C7F">
        <w:rPr>
          <w:rFonts w:eastAsiaTheme="minorEastAsia" w:cstheme="minorHAnsi"/>
          <w:lang w:val="en-GB"/>
        </w:rPr>
        <w:t>)</w:t>
      </w:r>
      <w:r w:rsidR="00B67CCD" w:rsidRPr="00972C7F">
        <w:rPr>
          <w:rFonts w:eastAsiaTheme="minorEastAsia" w:cstheme="minorHAnsi"/>
          <w:lang w:val="en-GB"/>
        </w:rPr>
        <w:t>. This</w:t>
      </w:r>
      <w:r w:rsidR="000B616E" w:rsidRPr="00972C7F">
        <w:rPr>
          <w:rFonts w:eastAsiaTheme="minorEastAsia" w:cstheme="minorHAnsi"/>
          <w:lang w:val="en-GB"/>
        </w:rPr>
        <w:t xml:space="preserve"> difference </w:t>
      </w:r>
      <w:r w:rsidR="00E6146D" w:rsidRPr="00972C7F">
        <w:rPr>
          <w:rFonts w:eastAsiaTheme="minorEastAsia" w:cstheme="minorHAnsi"/>
          <w:lang w:val="en-GB"/>
        </w:rPr>
        <w:t xml:space="preserve">implies </w:t>
      </w:r>
      <w:r w:rsidR="006D6A89" w:rsidRPr="00972C7F">
        <w:rPr>
          <w:rFonts w:eastAsiaTheme="minorEastAsia" w:cstheme="minorHAnsi"/>
          <w:lang w:val="en-GB"/>
        </w:rPr>
        <w:t>that metabolic processes increase faster with body mass than maximum consumption rates</w:t>
      </w:r>
      <w:r w:rsidR="009F106D" w:rsidRPr="004559BC">
        <w:rPr>
          <w:rFonts w:eastAsiaTheme="minorEastAsia" w:cstheme="minorHAnsi"/>
          <w:lang w:val="en-GB"/>
        </w:rPr>
        <w:t xml:space="preserve">. We also find it probable that </w:t>
      </w:r>
      <w:r w:rsidR="00ED67A1" w:rsidRPr="004559BC">
        <w:rPr>
          <w:rFonts w:eastAsiaTheme="minorEastAsia" w:cstheme="minorHAnsi"/>
          <w:lang w:val="en-GB"/>
        </w:rPr>
        <w:t xml:space="preserve">the </w:t>
      </w:r>
      <w:r w:rsidR="009F106D" w:rsidRPr="004559BC">
        <w:rPr>
          <w:rFonts w:eastAsiaTheme="minorEastAsia" w:cstheme="minorHAnsi"/>
          <w:lang w:val="en-GB"/>
        </w:rPr>
        <w:t>mass-scaling exponent</w:t>
      </w:r>
      <w:r w:rsidR="00692140" w:rsidRPr="004559BC">
        <w:rPr>
          <w:rFonts w:eastAsiaTheme="minorEastAsia" w:cstheme="minorHAnsi"/>
          <w:lang w:val="en-GB"/>
        </w:rPr>
        <w:t xml:space="preserve"> of maximum consumption </w:t>
      </w:r>
      <w:r w:rsidR="0064771B" w:rsidRPr="00972C7F">
        <w:rPr>
          <w:rFonts w:eastAsiaTheme="minorEastAsia" w:cstheme="minorHAnsi"/>
          <w:lang w:val="en-GB"/>
        </w:rPr>
        <w:t>differ</w:t>
      </w:r>
      <w:r w:rsidR="001C0C0E" w:rsidRPr="004559BC">
        <w:rPr>
          <w:rFonts w:eastAsiaTheme="minorEastAsia" w:cstheme="minorHAnsi"/>
          <w:lang w:val="en-GB"/>
        </w:rPr>
        <w:t>s</w:t>
      </w:r>
      <w:r w:rsidR="0064771B" w:rsidRPr="00972C7F">
        <w:rPr>
          <w:rFonts w:eastAsiaTheme="minorEastAsia" w:cstheme="minorHAnsi"/>
          <w:lang w:val="en-GB"/>
        </w:rPr>
        <w:t xml:space="preserve"> from the </w:t>
      </w:r>
      <w:r w:rsidR="0003722E" w:rsidRPr="00972C7F">
        <w:rPr>
          <w:rFonts w:eastAsiaTheme="minorEastAsia" w:cstheme="minorHAnsi"/>
          <w:lang w:val="en-GB"/>
        </w:rPr>
        <w:t xml:space="preserve">predicted </w:t>
      </w:r>
      <w:r w:rsidR="006E3123" w:rsidRPr="004559BC">
        <w:rPr>
          <w:rFonts w:eastAsiaTheme="minorEastAsia" w:cstheme="minorHAnsi"/>
          <w:lang w:val="en-GB"/>
        </w:rPr>
        <w:t xml:space="preserve">0.75 </w:t>
      </w:r>
      <w:r w:rsidR="00ED779E" w:rsidRPr="00972C7F">
        <w:rPr>
          <w:rFonts w:eastAsiaTheme="minorEastAsia" w:cstheme="minorHAnsi"/>
          <w:lang w:val="en-GB"/>
        </w:rPr>
        <w:t>from the metabolic theory of ecology</w:t>
      </w:r>
      <w:r w:rsidR="00071BD9" w:rsidRPr="004559BC">
        <w:rPr>
          <w:rFonts w:eastAsiaTheme="minorEastAsia" w:cstheme="minorHAnsi"/>
          <w:lang w:val="en-GB"/>
        </w:rPr>
        <w:t>, because</w:t>
      </w:r>
      <w:r w:rsidR="00E94B34" w:rsidRPr="004559BC">
        <w:rPr>
          <w:rFonts w:eastAsiaTheme="minorEastAsia" w:cstheme="minorHAnsi"/>
          <w:lang w:val="en-GB"/>
        </w:rPr>
        <w:t xml:space="preserve"> </w:t>
      </w:r>
      <w:r w:rsidR="007E259E" w:rsidRPr="004559BC">
        <w:rPr>
          <w:rFonts w:eastAsiaTheme="minorEastAsia" w:cstheme="minorHAnsi"/>
          <w:lang w:val="en-GB"/>
        </w:rPr>
        <w:t>99</w:t>
      </w:r>
      <w:r w:rsidR="00322268" w:rsidRPr="004559BC">
        <w:rPr>
          <w:rFonts w:eastAsiaTheme="minorEastAsia" w:cstheme="minorHAnsi"/>
          <w:lang w:val="en-GB"/>
        </w:rPr>
        <w:t>.</w:t>
      </w:r>
      <w:r w:rsidR="007E259E" w:rsidRPr="004559BC">
        <w:rPr>
          <w:rFonts w:eastAsiaTheme="minorEastAsia" w:cstheme="minorHAnsi"/>
          <w:lang w:val="en-GB"/>
        </w:rPr>
        <w:t>5</w:t>
      </w:r>
      <w:r w:rsidR="00216E90" w:rsidRPr="004559BC">
        <w:rPr>
          <w:rFonts w:eastAsiaTheme="minorEastAsia" w:cstheme="minorHAnsi"/>
          <w:lang w:val="en-GB"/>
        </w:rPr>
        <w:t xml:space="preserve">% </w:t>
      </w:r>
      <w:r w:rsidR="00FF08F4" w:rsidRPr="004559BC">
        <w:rPr>
          <w:rFonts w:eastAsiaTheme="minorEastAsia" w:cstheme="minorHAnsi"/>
          <w:lang w:val="en-GB"/>
        </w:rPr>
        <w:t xml:space="preserve">of the posterior distribution </w:t>
      </w:r>
      <w:r w:rsidR="00216E90" w:rsidRPr="004559BC">
        <w:rPr>
          <w:rFonts w:eastAsiaTheme="minorEastAsia" w:cstheme="minorHAnsi"/>
          <w:lang w:val="en-GB"/>
        </w:rPr>
        <w:t>is below 0.75</w:t>
      </w:r>
      <w:r w:rsidR="004069DE" w:rsidRPr="004559BC">
        <w:rPr>
          <w:rFonts w:eastAsiaTheme="minorEastAsia" w:cstheme="minorHAnsi"/>
          <w:lang w:val="en-GB"/>
        </w:rPr>
        <w:t xml:space="preserve"> (Fig. 2)</w:t>
      </w:r>
      <w:r w:rsidR="00544018" w:rsidRPr="004559BC">
        <w:rPr>
          <w:rFonts w:eastAsiaTheme="minorEastAsia" w:cstheme="minorHAnsi"/>
          <w:lang w:val="en-GB"/>
        </w:rPr>
        <w:t xml:space="preserve">. </w:t>
      </w:r>
      <w:r w:rsidR="00654989" w:rsidRPr="004559BC">
        <w:rPr>
          <w:rFonts w:eastAsiaTheme="minorEastAsia" w:cstheme="minorHAnsi"/>
          <w:lang w:val="en-GB"/>
        </w:rPr>
        <w:t xml:space="preserve">The mass-exponent for metabolism </w:t>
      </w:r>
      <w:r w:rsidR="0076307D" w:rsidRPr="004559BC">
        <w:rPr>
          <w:rFonts w:eastAsiaTheme="minorEastAsia" w:cstheme="minorHAnsi"/>
          <w:lang w:val="en-GB"/>
        </w:rPr>
        <w:t xml:space="preserve">is </w:t>
      </w:r>
      <w:r w:rsidR="00654989" w:rsidRPr="004559BC">
        <w:rPr>
          <w:rFonts w:eastAsiaTheme="minorEastAsia" w:cstheme="minorHAnsi"/>
          <w:lang w:val="en-GB"/>
        </w:rPr>
        <w:t>closer</w:t>
      </w:r>
      <w:r w:rsidR="0015657A" w:rsidRPr="004559BC">
        <w:rPr>
          <w:rFonts w:eastAsiaTheme="minorEastAsia" w:cstheme="minorHAnsi"/>
          <w:lang w:val="en-GB"/>
        </w:rPr>
        <w:t xml:space="preserve"> to 0.75, with </w:t>
      </w:r>
      <w:r w:rsidR="006E26C2" w:rsidRPr="004559BC">
        <w:rPr>
          <w:rFonts w:eastAsiaTheme="minorEastAsia" w:cstheme="minorHAnsi"/>
          <w:lang w:val="en-GB"/>
        </w:rPr>
        <w:t>70</w:t>
      </w:r>
      <w:r w:rsidR="008D3370" w:rsidRPr="004559BC">
        <w:rPr>
          <w:rFonts w:eastAsiaTheme="minorEastAsia" w:cstheme="minorHAnsi"/>
          <w:lang w:val="en-GB"/>
        </w:rPr>
        <w:t>%</w:t>
      </w:r>
      <w:r w:rsidR="00DC5C11" w:rsidRPr="004559BC">
        <w:rPr>
          <w:rFonts w:eastAsiaTheme="minorEastAsia" w:cstheme="minorHAnsi"/>
          <w:lang w:val="en-GB"/>
        </w:rPr>
        <w:t xml:space="preserve"> of the posterior</w:t>
      </w:r>
      <w:r w:rsidR="00316D82" w:rsidRPr="004559BC">
        <w:rPr>
          <w:rFonts w:eastAsiaTheme="minorEastAsia" w:cstheme="minorHAnsi"/>
          <w:lang w:val="en-GB"/>
        </w:rPr>
        <w:t xml:space="preserve"> distribution above 0.75</w:t>
      </w:r>
      <w:r w:rsidR="004069DE" w:rsidRPr="004559BC">
        <w:rPr>
          <w:rFonts w:eastAsiaTheme="minorEastAsia" w:cstheme="minorHAnsi"/>
          <w:lang w:val="en-GB"/>
        </w:rPr>
        <w:t xml:space="preserve"> (Fig. 2)</w:t>
      </w:r>
      <w:r w:rsidR="0064771B" w:rsidRPr="00972C7F">
        <w:rPr>
          <w:rFonts w:eastAsiaTheme="minorEastAsia" w:cstheme="minorHAnsi"/>
          <w:lang w:val="en-GB"/>
        </w:rPr>
        <w:t>.</w:t>
      </w:r>
      <w:r w:rsidR="00F33348" w:rsidRPr="004559BC">
        <w:rPr>
          <w:rFonts w:eastAsiaTheme="minorEastAsia" w:cstheme="minorHAnsi"/>
          <w:lang w:val="en-GB"/>
        </w:rPr>
        <w:t xml:space="preserve"> </w:t>
      </w:r>
      <w:r w:rsidR="00AA0E04" w:rsidRPr="004559BC">
        <w:rPr>
          <w:rFonts w:eastAsiaTheme="minorEastAsia" w:cstheme="minorHAnsi"/>
          <w:lang w:val="en-GB"/>
        </w:rPr>
        <w:t>A</w:t>
      </w:r>
      <w:r w:rsidR="00AA0E04" w:rsidRPr="00972C7F">
        <w:rPr>
          <w:rFonts w:eastAsiaTheme="minorEastAsia" w:cstheme="minorHAnsi"/>
          <w:lang w:val="en-GB"/>
        </w:rPr>
        <w:t>ctivation energ</w:t>
      </w:r>
      <w:r w:rsidR="00AA0E04" w:rsidRPr="004559BC">
        <w:rPr>
          <w:rFonts w:eastAsiaTheme="minorEastAsia" w:cstheme="minorHAnsi"/>
          <w:lang w:val="en-GB"/>
        </w:rPr>
        <w:t>ies of metabolism and maximum consumption rate are both similar</w:t>
      </w:r>
      <w:r w:rsidR="00B970F1" w:rsidRPr="004559BC">
        <w:rPr>
          <w:rFonts w:eastAsiaTheme="minorEastAsia" w:cstheme="minorHAnsi"/>
          <w:lang w:val="en-GB"/>
        </w:rPr>
        <w:t xml:space="preserve"> (</w:t>
      </w:r>
      <w:r w:rsidR="00B970F1" w:rsidRPr="00972C7F">
        <w:rPr>
          <w:lang w:val="en-GB"/>
        </w:rPr>
        <w:t>-0.6</w:t>
      </w:r>
      <w:r w:rsidR="00FE6306" w:rsidRPr="004559BC">
        <w:rPr>
          <w:lang w:val="en-GB"/>
        </w:rPr>
        <w:t>1</w:t>
      </w:r>
      <w:r w:rsidR="00B970F1" w:rsidRPr="00972C7F">
        <w:rPr>
          <w:lang w:val="en-GB"/>
        </w:rPr>
        <w:t xml:space="preserve"> [-0.67, -0.56]</w:t>
      </w:r>
      <w:r w:rsidR="00B970F1" w:rsidRPr="004559BC">
        <w:rPr>
          <w:lang w:val="en-GB"/>
        </w:rPr>
        <w:t xml:space="preserve"> and </w:t>
      </w:r>
      <w:r w:rsidR="004E7F50" w:rsidRPr="004559BC">
        <w:rPr>
          <w:lang w:val="en-GB"/>
        </w:rPr>
        <w:t>-0</w:t>
      </w:r>
      <w:r w:rsidR="001168E0" w:rsidRPr="004559BC">
        <w:rPr>
          <w:lang w:val="en-GB"/>
        </w:rPr>
        <w:t>.</w:t>
      </w:r>
      <w:r w:rsidR="004E7F50" w:rsidRPr="004559BC">
        <w:rPr>
          <w:lang w:val="en-GB"/>
        </w:rPr>
        <w:t>66</w:t>
      </w:r>
      <w:r w:rsidR="005B219D" w:rsidRPr="004559BC">
        <w:rPr>
          <w:lang w:val="en-GB"/>
        </w:rPr>
        <w:t xml:space="preserve"> [-0.83, -0.49]</w:t>
      </w:r>
      <w:r w:rsidR="00C86161" w:rsidRPr="004559BC">
        <w:rPr>
          <w:lang w:val="en-GB"/>
        </w:rPr>
        <w:t xml:space="preserve">, </w:t>
      </w:r>
      <w:r w:rsidR="006E7D1A" w:rsidRPr="004559BC">
        <w:rPr>
          <w:lang w:val="en-GB"/>
        </w:rPr>
        <w:t>respectively</w:t>
      </w:r>
      <w:r w:rsidR="004069DE" w:rsidRPr="004559BC">
        <w:rPr>
          <w:lang w:val="en-GB"/>
        </w:rPr>
        <w:t>; Fig. 2</w:t>
      </w:r>
      <w:r w:rsidR="00B970F1" w:rsidRPr="004559BC">
        <w:rPr>
          <w:rFonts w:eastAsiaTheme="minorEastAsia" w:cstheme="minorHAnsi"/>
          <w:lang w:val="en-GB"/>
        </w:rPr>
        <w:t>)</w:t>
      </w:r>
      <w:r w:rsidR="00AA0E04" w:rsidRPr="004559BC">
        <w:rPr>
          <w:rFonts w:eastAsiaTheme="minorEastAsia" w:cstheme="minorHAnsi"/>
          <w:lang w:val="en-GB"/>
        </w:rPr>
        <w:t xml:space="preserve"> and</w:t>
      </w:r>
      <w:r w:rsidR="00AA0E04" w:rsidRPr="00972C7F">
        <w:rPr>
          <w:rFonts w:eastAsiaTheme="minorEastAsia" w:cstheme="minorHAnsi"/>
          <w:lang w:val="en-GB"/>
        </w:rPr>
        <w:t xml:space="preserve"> </w:t>
      </w:r>
      <w:r w:rsidR="00AA0E04" w:rsidRPr="004559BC">
        <w:rPr>
          <w:rFonts w:eastAsiaTheme="minorEastAsia" w:cstheme="minorHAnsi"/>
          <w:lang w:val="en-GB"/>
        </w:rPr>
        <w:t xml:space="preserve">largely </w:t>
      </w:r>
      <w:r w:rsidR="00AA0E04" w:rsidRPr="00972C7F">
        <w:rPr>
          <w:rFonts w:eastAsiaTheme="minorEastAsia" w:cstheme="minorHAnsi"/>
          <w:lang w:val="en-GB"/>
        </w:rPr>
        <w:t xml:space="preserve">fall within the prediction from the MTE (0.6-0.7 eV) </w:t>
      </w:r>
      <w:r w:rsidR="00AA0E04">
        <w:rPr>
          <w:rFonts w:eastAsiaTheme="minorEastAsia" w:cstheme="minorHAnsi"/>
        </w:rPr>
        <w:fldChar w:fldCharType="begin"/>
      </w:r>
      <w:r w:rsidR="00AA0E04" w:rsidRPr="00972C7F">
        <w:rPr>
          <w:rFonts w:eastAsiaTheme="minorEastAsia" w:cstheme="minorHAnsi"/>
          <w:lang w:val="en-GB"/>
        </w:rPr>
        <w:instrText xml:space="preserve"> ADDIN ZOTERO_ITEM CSL_CITATION {"citationID":"fshiNkN2","properties":{"formattedCitation":"(Brown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AA0E04">
        <w:rPr>
          <w:rFonts w:eastAsiaTheme="minorEastAsia" w:cstheme="minorHAnsi"/>
        </w:rPr>
        <w:instrText>ﬁ</w:instrText>
      </w:r>
      <w:r w:rsidR="00AA0E04" w:rsidRPr="00972C7F">
        <w:rPr>
          <w:rFonts w:eastAsiaTheme="minorEastAsia" w:cstheme="minorHAnsi"/>
          <w:lang w:val="en-GB"/>
        </w:rPr>
        <w:instrText>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w:instrText>
      </w:r>
      <w:r w:rsidR="00AA0E04" w:rsidRPr="008F2458">
        <w:rPr>
          <w:rFonts w:eastAsiaTheme="minorEastAsia" w:cstheme="minorHAnsi"/>
          <w:lang w:val="en-GB"/>
        </w:rPr>
        <w:instrText xml:space="preserve">,"title":"Toward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AA0E04">
        <w:rPr>
          <w:rFonts w:eastAsiaTheme="minorEastAsia" w:cstheme="minorHAnsi"/>
        </w:rPr>
        <w:fldChar w:fldCharType="separate"/>
      </w:r>
      <w:r w:rsidR="00AA0E04" w:rsidRPr="0044238B">
        <w:rPr>
          <w:lang w:val="en-GB"/>
        </w:rPr>
        <w:t xml:space="preserve">(Brown </w:t>
      </w:r>
      <w:r w:rsidR="00AA0E04" w:rsidRPr="0044238B">
        <w:rPr>
          <w:i/>
          <w:iCs/>
          <w:lang w:val="en-GB"/>
        </w:rPr>
        <w:t>et al.</w:t>
      </w:r>
      <w:r w:rsidR="00AA0E04" w:rsidRPr="0044238B">
        <w:rPr>
          <w:lang w:val="en-GB"/>
        </w:rPr>
        <w:t xml:space="preserve"> 2004)</w:t>
      </w:r>
      <w:r w:rsidR="00AA0E04">
        <w:rPr>
          <w:rFonts w:eastAsiaTheme="minorEastAsia" w:cstheme="minorHAnsi"/>
        </w:rPr>
        <w:fldChar w:fldCharType="end"/>
      </w:r>
      <w:r w:rsidR="00F33348" w:rsidRPr="008F2458">
        <w:rPr>
          <w:lang w:val="en-GB"/>
        </w:rPr>
        <w:t>)</w:t>
      </w:r>
      <w:r w:rsidR="00F33348" w:rsidRPr="004559BC">
        <w:rPr>
          <w:lang w:val="en-GB"/>
        </w:rPr>
        <w:t>.</w:t>
      </w:r>
    </w:p>
    <w:p w14:paraId="452CDEF8" w14:textId="5D377DF8" w:rsidR="00FC41B6" w:rsidRPr="004559BC" w:rsidRDefault="00AA6B85" w:rsidP="00AA6B85">
      <w:pPr>
        <w:spacing w:line="480" w:lineRule="auto"/>
        <w:ind w:firstLine="284"/>
        <w:contextualSpacing/>
        <w:jc w:val="both"/>
        <w:rPr>
          <w:rFonts w:eastAsiaTheme="minorEastAsia" w:cstheme="minorHAnsi"/>
          <w:lang w:val="en-GB"/>
        </w:rPr>
      </w:pPr>
      <w:r w:rsidRPr="004559BC">
        <w:rPr>
          <w:rFonts w:eastAsiaTheme="minorEastAsia" w:cstheme="minorHAnsi"/>
          <w:lang w:val="en-GB"/>
        </w:rPr>
        <w:t>We f</w:t>
      </w:r>
      <w:r w:rsidR="00D35A27" w:rsidRPr="00972C7F">
        <w:rPr>
          <w:rFonts w:eastAsiaTheme="minorEastAsia" w:cstheme="minorHAnsi"/>
          <w:lang w:val="en-GB"/>
        </w:rPr>
        <w:t>ind strong</w:t>
      </w:r>
      <w:r w:rsidR="00C23606" w:rsidRPr="00972C7F">
        <w:rPr>
          <w:rFonts w:eastAsiaTheme="minorEastAsia" w:cstheme="minorHAnsi"/>
          <w:lang w:val="en-GB"/>
        </w:rPr>
        <w:t xml:space="preserve"> statistical</w:t>
      </w:r>
      <w:r w:rsidR="005C3F6B" w:rsidRPr="00972C7F">
        <w:rPr>
          <w:rFonts w:eastAsiaTheme="minorEastAsia" w:cstheme="minorHAnsi"/>
          <w:lang w:val="en-GB"/>
        </w:rPr>
        <w:t xml:space="preserve"> support for a</w:t>
      </w:r>
      <w:r w:rsidR="00FC4C9D" w:rsidRPr="00972C7F">
        <w:rPr>
          <w:rFonts w:eastAsiaTheme="minorEastAsia" w:cstheme="minorHAnsi"/>
          <w:lang w:val="en-GB"/>
        </w:rPr>
        <w:t xml:space="preserve"> negative </w:t>
      </w:r>
      <w:r w:rsidR="001D3764" w:rsidRPr="004559BC">
        <w:rPr>
          <w:rFonts w:eastAsiaTheme="minorEastAsia" w:cstheme="minorHAnsi"/>
          <w:lang w:val="en-GB"/>
        </w:rPr>
        <w:t xml:space="preserve">global </w:t>
      </w:r>
      <w:r w:rsidR="005C3F6B" w:rsidRPr="00972C7F">
        <w:rPr>
          <w:rFonts w:eastAsiaTheme="minorEastAsia" w:cstheme="minorHAnsi"/>
          <w:lang w:val="en-GB"/>
        </w:rPr>
        <w:t xml:space="preserve">interaction between </w:t>
      </w:r>
      <w:r w:rsidR="0003722E" w:rsidRPr="00972C7F">
        <w:rPr>
          <w:rFonts w:eastAsiaTheme="minorEastAsia" w:cstheme="minorHAnsi"/>
          <w:lang w:val="en-GB"/>
        </w:rPr>
        <w:t xml:space="preserve">the effect of </w:t>
      </w:r>
      <w:r w:rsidR="005C3F6B" w:rsidRPr="00972C7F">
        <w:rPr>
          <w:rFonts w:eastAsiaTheme="minorEastAsia" w:cstheme="minorHAnsi"/>
          <w:lang w:val="en-GB"/>
        </w:rPr>
        <w:t>body mass a</w:t>
      </w:r>
      <w:r w:rsidR="005C3F6B" w:rsidRPr="001A3F86">
        <w:rPr>
          <w:rFonts w:eastAsiaTheme="minorEastAsia" w:cstheme="minorHAnsi"/>
          <w:lang w:val="en-GB"/>
        </w:rPr>
        <w:t>nd temperature</w:t>
      </w:r>
      <w:r w:rsidR="004C74F8" w:rsidRPr="001A3F86">
        <w:rPr>
          <w:rFonts w:eastAsiaTheme="minorEastAsia" w:cstheme="minorHAnsi"/>
          <w:lang w:val="en-GB"/>
        </w:rPr>
        <w:t xml:space="preserve"> </w:t>
      </w:r>
      <w:r w:rsidR="0003722E" w:rsidRPr="001A3F86">
        <w:rPr>
          <w:rFonts w:eastAsiaTheme="minorEastAsia" w:cstheme="minorHAnsi"/>
          <w:lang w:val="en-GB"/>
        </w:rPr>
        <w:t xml:space="preserve">on metabolic rate </w:t>
      </w:r>
      <w:r w:rsidR="004C74F8" w:rsidRPr="001A3F86">
        <w:rPr>
          <w:rFonts w:eastAsiaTheme="minorEastAsia" w:cstheme="minorHAnsi"/>
          <w:lang w:val="en-GB"/>
        </w:rPr>
        <w:t>(</w:t>
      </w:r>
      <w:r w:rsidR="0086403E" w:rsidRPr="001A3F86">
        <w:rPr>
          <w:rFonts w:eastAsiaTheme="minorEastAsia" w:cstheme="minorHAnsi"/>
          <w:lang w:val="en-GB"/>
        </w:rPr>
        <w:t>9</w:t>
      </w:r>
      <w:r w:rsidR="00C878E1" w:rsidRPr="001A3F86">
        <w:rPr>
          <w:rFonts w:eastAsiaTheme="minorEastAsia" w:cstheme="minorHAnsi"/>
          <w:lang w:val="en-GB"/>
        </w:rPr>
        <w:t>9.</w:t>
      </w:r>
      <w:r w:rsidR="00E21984" w:rsidRPr="001A3F86">
        <w:rPr>
          <w:rFonts w:eastAsiaTheme="minorEastAsia" w:cstheme="minorHAnsi"/>
          <w:lang w:val="en-GB"/>
        </w:rPr>
        <w:t>9</w:t>
      </w:r>
      <w:r w:rsidR="0086403E" w:rsidRPr="001A3F86">
        <w:rPr>
          <w:rFonts w:eastAsiaTheme="minorEastAsia" w:cstheme="minorHAnsi"/>
          <w:lang w:val="en-GB"/>
        </w:rPr>
        <w:t>% of the posterior distribution of</w:t>
      </w:r>
      <w:r w:rsidR="00DB07B2" w:rsidRPr="001A3F86">
        <w:rPr>
          <w:rFonts w:eastAsiaTheme="minorEastAsia" w:cstheme="minorHAnsi"/>
          <w:lang w:val="en-GB"/>
        </w:rPr>
        <w:t xml:space="preserv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DE7420" w:rsidRPr="001A3F86">
        <w:rPr>
          <w:rFonts w:eastAsiaTheme="minorEastAsia" w:cstheme="minorHAnsi"/>
          <w:iCs/>
          <w:lang w:val="en-GB"/>
        </w:rPr>
        <w:t xml:space="preserve"> </w:t>
      </w:r>
      <w:r w:rsidR="00576570" w:rsidRPr="001A3F86">
        <w:rPr>
          <w:rFonts w:eastAsiaTheme="minorEastAsia" w:cstheme="minorHAnsi"/>
          <w:iCs/>
          <w:lang w:val="en-GB"/>
        </w:rPr>
        <w:t>is above 0</w:t>
      </w:r>
      <w:r w:rsidR="004C5D6E" w:rsidRPr="001A3F86">
        <w:rPr>
          <w:rFonts w:eastAsiaTheme="minorEastAsia" w:cstheme="minorHAnsi"/>
          <w:iCs/>
          <w:lang w:val="en-GB"/>
        </w:rPr>
        <w:t xml:space="preserve">, Fig, </w:t>
      </w:r>
      <w:r w:rsidR="00225F42" w:rsidRPr="001A3F86">
        <w:rPr>
          <w:rFonts w:eastAsiaTheme="minorEastAsia" w:cstheme="minorHAnsi"/>
          <w:iCs/>
          <w:lang w:val="en-GB"/>
        </w:rPr>
        <w:t>S</w:t>
      </w:r>
      <w:r w:rsidR="001A3F86" w:rsidRPr="001A3F86">
        <w:rPr>
          <w:rFonts w:eastAsiaTheme="minorEastAsia" w:cstheme="minorHAnsi"/>
          <w:iCs/>
          <w:lang w:val="en-GB"/>
        </w:rPr>
        <w:t>9</w:t>
      </w:r>
      <w:r w:rsidR="004C74F8" w:rsidRPr="001A3F86">
        <w:rPr>
          <w:rFonts w:eastAsiaTheme="minorEastAsia" w:cstheme="minorHAnsi"/>
          <w:lang w:val="en-GB"/>
        </w:rPr>
        <w:t>)</w:t>
      </w:r>
      <w:r w:rsidR="00C23606" w:rsidRPr="001A3F86">
        <w:rPr>
          <w:rFonts w:eastAsiaTheme="minorEastAsia" w:cstheme="minorHAnsi"/>
          <w:lang w:val="en-GB"/>
        </w:rPr>
        <w:t>, yet</w:t>
      </w:r>
      <w:r w:rsidR="007A6B7D" w:rsidRPr="001A3F86">
        <w:rPr>
          <w:rFonts w:eastAsiaTheme="minorEastAsia" w:cstheme="minorHAnsi"/>
          <w:lang w:val="en-GB"/>
        </w:rPr>
        <w:t xml:space="preserve"> the </w:t>
      </w:r>
      <w:r w:rsidR="008817C2" w:rsidRPr="001A3F86">
        <w:rPr>
          <w:rFonts w:eastAsiaTheme="minorEastAsia" w:cstheme="minorHAnsi"/>
          <w:lang w:val="en-GB"/>
        </w:rPr>
        <w:t>effect size is relatively small</w:t>
      </w:r>
      <w:r w:rsidR="000C1642" w:rsidRPr="001A3F86">
        <w:rPr>
          <w:rFonts w:eastAsiaTheme="minorEastAsia" w:cstheme="minorHAnsi"/>
          <w:lang w:val="en-GB"/>
        </w:rPr>
        <w:t>. We estimate it to</w:t>
      </w:r>
      <w:r w:rsidR="00BF4DBE" w:rsidRPr="001A3F86">
        <w:rPr>
          <w:rFonts w:eastAsiaTheme="minorEastAsia" w:cstheme="minorHAnsi"/>
          <w:lang w:val="en-GB"/>
        </w:rPr>
        <w:t xml:space="preserve"> </w:t>
      </w:r>
      <w:r w:rsidR="00680110" w:rsidRPr="001A3F86">
        <w:rPr>
          <w:rFonts w:eastAsiaTheme="minorEastAsia" w:cstheme="minorHAnsi"/>
          <w:lang w:val="en-GB"/>
        </w:rPr>
        <w:t>be</w:t>
      </w:r>
      <w:r w:rsidR="000C1642" w:rsidRPr="001A3F86">
        <w:rPr>
          <w:rFonts w:eastAsiaTheme="minorEastAsia" w:cstheme="minorHAnsi"/>
          <w:lang w:val="en-GB"/>
        </w:rPr>
        <w:t xml:space="preserve"> </w:t>
      </w:r>
      <w:r w:rsidR="00123455" w:rsidRPr="001A3F86">
        <w:rPr>
          <w:rFonts w:eastAsiaTheme="minorEastAsia" w:cstheme="minorHAnsi"/>
          <w:lang w:val="en-GB"/>
        </w:rPr>
        <w:t>0.01</w:t>
      </w:r>
      <w:r w:rsidR="005B0BB0" w:rsidRPr="001A3F86">
        <w:rPr>
          <w:rFonts w:eastAsiaTheme="minorEastAsia" w:cstheme="minorHAnsi"/>
          <w:lang w:val="en-GB"/>
        </w:rPr>
        <w:t>7 [</w:t>
      </w:r>
      <w:r w:rsidR="00070A04" w:rsidRPr="001A3F86">
        <w:rPr>
          <w:rFonts w:eastAsiaTheme="minorEastAsia" w:cstheme="minorHAnsi"/>
          <w:lang w:val="en-GB"/>
        </w:rPr>
        <w:t>0.0067, 0.03</w:t>
      </w:r>
      <w:r w:rsidR="005B0BB0" w:rsidRPr="001A3F86">
        <w:rPr>
          <w:rFonts w:eastAsiaTheme="minorEastAsia" w:cstheme="minorHAnsi"/>
          <w:lang w:val="en-GB"/>
        </w:rPr>
        <w:t>]</w:t>
      </w:r>
      <w:r w:rsidR="000C1642" w:rsidRPr="001A3F86">
        <w:rPr>
          <w:rFonts w:eastAsiaTheme="minorEastAsia" w:cstheme="minorHAnsi"/>
          <w:lang w:val="en-GB"/>
        </w:rPr>
        <w:t xml:space="preserve"> on an Arrhen</w:t>
      </w:r>
      <w:r w:rsidR="000C1642" w:rsidRPr="00972C7F">
        <w:rPr>
          <w:rFonts w:eastAsiaTheme="minorEastAsia" w:cstheme="minorHAnsi"/>
          <w:lang w:val="en-GB"/>
        </w:rPr>
        <w:t xml:space="preserve">ius temperature scale, which </w:t>
      </w:r>
      <w:r w:rsidR="003D5C65" w:rsidRPr="00972C7F">
        <w:rPr>
          <w:rFonts w:eastAsiaTheme="minorEastAsia" w:cstheme="minorHAnsi"/>
          <w:lang w:val="en-GB"/>
        </w:rPr>
        <w:t xml:space="preserve">corresponds to a decline in the mass scaling exponent </w:t>
      </w:r>
      <w:r w:rsidR="00D70D75" w:rsidRPr="00972C7F">
        <w:rPr>
          <w:rFonts w:eastAsiaTheme="minorEastAsia" w:cstheme="minorHAnsi"/>
          <w:lang w:val="en-GB"/>
        </w:rPr>
        <w:t xml:space="preserve">of metabolic rate </w:t>
      </w:r>
      <w:r w:rsidR="003D5C65" w:rsidRPr="00972C7F">
        <w:rPr>
          <w:rFonts w:eastAsiaTheme="minorEastAsia" w:cstheme="minorHAnsi"/>
          <w:lang w:val="en-GB"/>
        </w:rPr>
        <w:t xml:space="preserve">by </w:t>
      </w:r>
      <w:r w:rsidR="00FD20AC" w:rsidRPr="00972C7F">
        <w:rPr>
          <w:rFonts w:eastAsiaTheme="minorEastAsia" w:cstheme="minorHAnsi"/>
          <w:lang w:val="en-GB"/>
        </w:rPr>
        <w:t>~</w:t>
      </w:r>
      <w:r w:rsidR="007557BE" w:rsidRPr="00972C7F">
        <w:rPr>
          <w:rFonts w:eastAsiaTheme="minorEastAsia" w:cstheme="minorHAnsi"/>
          <w:lang w:val="en-GB"/>
        </w:rPr>
        <w:t>0.00</w:t>
      </w:r>
      <w:r w:rsidR="00A91482" w:rsidRPr="00972C7F">
        <w:rPr>
          <w:rFonts w:eastAsiaTheme="minorEastAsia" w:cstheme="minorHAnsi"/>
          <w:lang w:val="en-GB"/>
        </w:rPr>
        <w:t>2</w:t>
      </w:r>
      <w:r w:rsidR="008F22AF" w:rsidRPr="004559BC">
        <w:rPr>
          <w:rFonts w:eastAsiaTheme="minorEastAsia" w:cstheme="minorHAnsi"/>
          <w:lang w:val="en-GB"/>
        </w:rPr>
        <w:t>3</w:t>
      </w:r>
      <w:r w:rsidR="00592B45" w:rsidRPr="00972C7F">
        <w:rPr>
          <w:rFonts w:eastAsiaTheme="minorEastAsia" w:cstheme="minorHAnsi"/>
          <w:lang w:val="en-GB"/>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lang w:val="en-GB"/>
              </w:rPr>
              <m:t>℃</m:t>
            </m:r>
          </m:e>
          <m:sup>
            <m:r>
              <w:rPr>
                <w:rFonts w:ascii="Cambria Math" w:eastAsiaTheme="minorEastAsia" w:hAnsi="Cambria Math" w:cstheme="minorHAnsi"/>
                <w:lang w:val="en-GB"/>
              </w:rPr>
              <m:t>-1</m:t>
            </m:r>
          </m:sup>
        </m:sSup>
      </m:oMath>
      <w:r w:rsidR="007557BE" w:rsidRPr="00972C7F">
        <w:rPr>
          <w:rFonts w:eastAsiaTheme="minorEastAsia" w:cstheme="minorHAnsi"/>
          <w:lang w:val="en-GB"/>
        </w:rPr>
        <w:t>.</w:t>
      </w:r>
      <w:r w:rsidR="006A6C60" w:rsidRPr="00972C7F">
        <w:rPr>
          <w:rFonts w:eastAsiaTheme="minorEastAsia" w:cstheme="minorHAnsi"/>
          <w:lang w:val="en-GB"/>
        </w:rPr>
        <w:t xml:space="preserve"> </w:t>
      </w:r>
      <w:r w:rsidR="008D3696" w:rsidRPr="004559BC">
        <w:rPr>
          <w:lang w:val="en-GB"/>
        </w:rPr>
        <w:t>For metabolism, the model</w:t>
      </w:r>
      <w:r w:rsidR="00391DD4" w:rsidRPr="004559BC">
        <w:rPr>
          <w:lang w:val="en-GB"/>
        </w:rPr>
        <w:t xml:space="preserve"> with a species-varying interaction term</w:t>
      </w:r>
      <w:r w:rsidR="00DF4D7A" w:rsidRPr="004559BC">
        <w:rPr>
          <w:lang w:val="en-GB"/>
        </w:rPr>
        <w:t xml:space="preserve"> (M1)</w:t>
      </w:r>
      <w:r w:rsidR="00391DD4" w:rsidRPr="004559BC">
        <w:rPr>
          <w:lang w:val="en-GB"/>
        </w:rPr>
        <w:t xml:space="preserve"> has a </w:t>
      </w:r>
      <m:oMath>
        <m:r>
          <m:rPr>
            <m:sty m:val="p"/>
          </m:rPr>
          <w:rPr>
            <w:rFonts w:ascii="Cambria Math" w:eastAsiaTheme="minorEastAsia" w:hAnsi="Cambria Math" w:cstheme="minorHAnsi"/>
          </w:rPr>
          <m:t>Δ</m:t>
        </m:r>
      </m:oMath>
      <w:r w:rsidR="00391DD4" w:rsidRPr="004559BC">
        <w:rPr>
          <w:rFonts w:eastAsiaTheme="minorEastAsia" w:cstheme="minorHAnsi"/>
          <w:lang w:val="en-GB"/>
        </w:rPr>
        <w:t>WAIC of 1.2</w:t>
      </w:r>
      <w:r w:rsidR="00960565" w:rsidRPr="004559BC">
        <w:rPr>
          <w:rFonts w:eastAsiaTheme="minorEastAsia" w:cstheme="minorHAnsi"/>
          <w:lang w:val="en-GB"/>
        </w:rPr>
        <w:t xml:space="preserve">, </w:t>
      </w:r>
      <w:r w:rsidR="00CD047E" w:rsidRPr="004559BC">
        <w:rPr>
          <w:rFonts w:eastAsiaTheme="minorEastAsia" w:cstheme="minorHAnsi"/>
          <w:lang w:val="en-GB"/>
        </w:rPr>
        <w:t>suggesting it is comparable to the global-interaction only</w:t>
      </w:r>
      <w:r w:rsidR="009353E0" w:rsidRPr="004559BC">
        <w:rPr>
          <w:rFonts w:eastAsiaTheme="minorEastAsia" w:cstheme="minorHAnsi"/>
          <w:lang w:val="en-GB"/>
        </w:rPr>
        <w:t xml:space="preserve"> model</w:t>
      </w:r>
      <w:r w:rsidR="00DF4D7A" w:rsidRPr="004559BC">
        <w:rPr>
          <w:rFonts w:eastAsiaTheme="minorEastAsia" w:cstheme="minorHAnsi"/>
          <w:lang w:val="en-GB"/>
        </w:rPr>
        <w:t xml:space="preserve"> (M2)</w:t>
      </w:r>
      <w:r w:rsidR="00193220" w:rsidRPr="004559BC">
        <w:rPr>
          <w:rFonts w:eastAsiaTheme="minorEastAsia" w:cstheme="minorHAnsi"/>
          <w:lang w:val="en-GB"/>
        </w:rPr>
        <w:t xml:space="preserve">. We chose the latter </w:t>
      </w:r>
      <w:r w:rsidR="00B23839" w:rsidRPr="004559BC">
        <w:rPr>
          <w:rFonts w:eastAsiaTheme="minorEastAsia" w:cstheme="minorHAnsi"/>
          <w:lang w:val="en-GB"/>
        </w:rPr>
        <w:t>to illustrate predictions</w:t>
      </w:r>
      <w:r w:rsidR="005F09E2" w:rsidRPr="004559BC">
        <w:rPr>
          <w:rFonts w:eastAsiaTheme="minorEastAsia" w:cstheme="minorHAnsi"/>
          <w:lang w:val="en-GB"/>
        </w:rPr>
        <w:t xml:space="preserve"> (Fig. 1A)</w:t>
      </w:r>
      <w:r w:rsidR="00B23839" w:rsidRPr="004559BC">
        <w:rPr>
          <w:rFonts w:eastAsiaTheme="minorEastAsia" w:cstheme="minorHAnsi"/>
          <w:lang w:val="en-GB"/>
        </w:rPr>
        <w:t xml:space="preserve"> </w:t>
      </w:r>
      <w:r w:rsidR="00DF4D7A" w:rsidRPr="004559BC">
        <w:rPr>
          <w:rFonts w:eastAsiaTheme="minorEastAsia" w:cstheme="minorHAnsi"/>
          <w:lang w:val="en-GB"/>
        </w:rPr>
        <w:t>because of its</w:t>
      </w:r>
      <w:r w:rsidR="004836E4" w:rsidRPr="004559BC">
        <w:rPr>
          <w:rFonts w:eastAsiaTheme="minorEastAsia" w:cstheme="minorHAnsi"/>
          <w:lang w:val="en-GB"/>
        </w:rPr>
        <w:t xml:space="preserve"> </w:t>
      </w:r>
      <w:r w:rsidR="00664481" w:rsidRPr="004559BC">
        <w:rPr>
          <w:rFonts w:eastAsiaTheme="minorEastAsia" w:cstheme="minorHAnsi"/>
          <w:lang w:val="en-GB"/>
        </w:rPr>
        <w:t>simpler model structure</w:t>
      </w:r>
      <w:r w:rsidR="00CD047E" w:rsidRPr="004559BC">
        <w:rPr>
          <w:rFonts w:eastAsiaTheme="minorEastAsia" w:cstheme="minorHAnsi"/>
          <w:lang w:val="en-GB"/>
        </w:rPr>
        <w:t xml:space="preserve">. </w:t>
      </w:r>
      <w:r w:rsidR="00CA54C9" w:rsidRPr="004559BC">
        <w:rPr>
          <w:rFonts w:eastAsiaTheme="minorEastAsia" w:cstheme="minorHAnsi"/>
          <w:lang w:val="en-GB"/>
        </w:rPr>
        <w:t>For maximum consumption, the model with a global interaction</w:t>
      </w:r>
      <w:r w:rsidR="00DF4D7A" w:rsidRPr="004559BC">
        <w:rPr>
          <w:rFonts w:eastAsiaTheme="minorEastAsia" w:cstheme="minorHAnsi"/>
          <w:lang w:val="en-GB"/>
        </w:rPr>
        <w:t xml:space="preserve"> term</w:t>
      </w:r>
      <w:r w:rsidR="00CA54C9" w:rsidRPr="004559BC">
        <w:rPr>
          <w:rFonts w:eastAsiaTheme="minorEastAsia" w:cstheme="minorHAnsi"/>
          <w:lang w:val="en-GB"/>
        </w:rPr>
        <w:t xml:space="preserv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CA54C9" w:rsidRPr="004559BC">
        <w:rPr>
          <w:rFonts w:eastAsiaTheme="minorEastAsia" w:cstheme="minorHAnsi"/>
          <w:lang w:val="en-GB"/>
        </w:rPr>
        <w:t xml:space="preserve">, </w:t>
      </w:r>
      <w:r w:rsidR="00DF4D7A" w:rsidRPr="004559BC">
        <w:rPr>
          <w:rFonts w:eastAsiaTheme="minorEastAsia" w:cstheme="minorHAnsi"/>
          <w:lang w:val="en-GB"/>
        </w:rPr>
        <w:t xml:space="preserve">(M2) </w:t>
      </w:r>
      <w:r w:rsidR="00CA54C9" w:rsidRPr="004559BC">
        <w:rPr>
          <w:rFonts w:eastAsiaTheme="minorEastAsia" w:cstheme="minorHAnsi"/>
          <w:lang w:val="en-GB"/>
        </w:rPr>
        <w:t xml:space="preserve">has </w:t>
      </w:r>
      <w:r w:rsidR="00CA54C9" w:rsidRPr="004559BC">
        <w:rPr>
          <w:rFonts w:eastAsiaTheme="minorEastAsia" w:cstheme="minorHAnsi"/>
          <w:lang w:val="en-GB"/>
        </w:rPr>
        <w:lastRenderedPageBreak/>
        <w:t xml:space="preserve">a </w:t>
      </w:r>
      <m:oMath>
        <m:r>
          <m:rPr>
            <m:sty m:val="p"/>
          </m:rPr>
          <w:rPr>
            <w:rFonts w:ascii="Cambria Math" w:eastAsiaTheme="minorEastAsia" w:hAnsi="Cambria Math" w:cstheme="minorHAnsi"/>
          </w:rPr>
          <m:t>Δ</m:t>
        </m:r>
      </m:oMath>
      <w:r w:rsidR="00CA54C9" w:rsidRPr="004559BC">
        <w:rPr>
          <w:rFonts w:eastAsiaTheme="minorEastAsia" w:cstheme="minorHAnsi"/>
          <w:lang w:val="en-GB"/>
        </w:rPr>
        <w:t>WAIC of 2</w:t>
      </w:r>
      <w:r w:rsidR="00DF4D7A" w:rsidRPr="004559BC">
        <w:rPr>
          <w:rFonts w:eastAsiaTheme="minorEastAsia" w:cstheme="minorHAnsi"/>
          <w:lang w:val="en-GB"/>
        </w:rPr>
        <w:t xml:space="preserve"> compared to the best model (M5) without an interaction term</w:t>
      </w:r>
      <w:r w:rsidR="00CA54C9" w:rsidRPr="004559BC">
        <w:rPr>
          <w:rFonts w:eastAsiaTheme="minorEastAsia" w:cstheme="minorHAnsi"/>
          <w:lang w:val="en-GB"/>
        </w:rPr>
        <w:t>, meaning that WAIC offers little support for one of these models over the other (Table 2). For illustration of model predictions</w:t>
      </w:r>
      <w:r w:rsidR="005F09E2" w:rsidRPr="004559BC">
        <w:rPr>
          <w:rFonts w:eastAsiaTheme="minorEastAsia" w:cstheme="minorHAnsi"/>
          <w:lang w:val="en-GB"/>
        </w:rPr>
        <w:t xml:space="preserve"> (Fig. 1B)</w:t>
      </w:r>
      <w:r w:rsidR="00CA54C9" w:rsidRPr="004559BC">
        <w:rPr>
          <w:rFonts w:eastAsiaTheme="minorEastAsia" w:cstheme="minorHAnsi"/>
          <w:lang w:val="en-GB"/>
        </w:rPr>
        <w:t xml:space="preserve">, we therefore chose model M5 (without interaction) because it is simpler and the estimate of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CA54C9" w:rsidRPr="004559BC">
        <w:rPr>
          <w:rFonts w:eastAsiaTheme="minorEastAsia" w:cstheme="minorHAnsi"/>
          <w:iCs/>
          <w:lang w:val="en-GB"/>
        </w:rPr>
        <w:t xml:space="preserve"> </w:t>
      </w:r>
      <w:r w:rsidR="00DF4D7A" w:rsidRPr="004559BC">
        <w:rPr>
          <w:rFonts w:eastAsiaTheme="minorEastAsia" w:cstheme="minorHAnsi"/>
          <w:iCs/>
          <w:lang w:val="en-GB"/>
        </w:rPr>
        <w:t xml:space="preserve">in M2 </w:t>
      </w:r>
      <w:r w:rsidR="00CA54C9" w:rsidRPr="004559BC">
        <w:rPr>
          <w:rFonts w:eastAsiaTheme="minorEastAsia" w:cstheme="minorHAnsi"/>
          <w:iCs/>
          <w:lang w:val="en-GB"/>
        </w:rPr>
        <w:t xml:space="preserve">is </w:t>
      </w:r>
      <w:r w:rsidR="00CA54C9" w:rsidRPr="004559BC">
        <w:rPr>
          <w:lang w:val="en-GB"/>
        </w:rPr>
        <w:t>small (posterior median of -0.018 on Arrhenius temperature scale).</w:t>
      </w:r>
    </w:p>
    <w:p w14:paraId="2F9A5CE5" w14:textId="49B9ACE4" w:rsidR="00F85DA2" w:rsidRPr="00972C7F" w:rsidRDefault="00F85DA2" w:rsidP="00F85DA2">
      <w:pPr>
        <w:spacing w:line="480" w:lineRule="auto"/>
        <w:ind w:firstLine="284"/>
        <w:contextualSpacing/>
        <w:jc w:val="both"/>
        <w:rPr>
          <w:rFonts w:eastAsiaTheme="minorEastAsia" w:cstheme="minorHAnsi"/>
          <w:lang w:val="en-GB"/>
        </w:rPr>
      </w:pPr>
      <w:r w:rsidRPr="00972C7F">
        <w:rPr>
          <w:rFonts w:cstheme="minorHAnsi"/>
          <w:lang w:val="en-GB"/>
        </w:rPr>
        <w:t xml:space="preserve">We find that the average intraspecific mass- and temperature dependence of specific growth at below optimum temperatures can be described by the equation: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G</m:t>
                </m:r>
              </m:e>
            </m:d>
          </m:e>
        </m:func>
        <m:r>
          <w:rPr>
            <w:rFonts w:ascii="Cambria Math" w:hAnsi="Cambria Math" w:cstheme="minorHAnsi"/>
            <w:lang w:val="en-GB"/>
          </w:rPr>
          <m:t>=0.4-0.3</m:t>
        </m:r>
        <m:r>
          <w:rPr>
            <w:rFonts w:ascii="Cambria Math" w:hAnsi="Cambria Math" w:cstheme="minorHAnsi" w:hint="eastAsia"/>
            <w:lang w:val="en-GB"/>
          </w:rPr>
          <m:t>×</m:t>
        </m:r>
        <m:func>
          <m:funcPr>
            <m:ctrlPr>
              <w:rPr>
                <w:rFonts w:ascii="Cambria Math" w:hAnsi="Cambria Math" w:cstheme="minorHAnsi"/>
              </w:rPr>
            </m:ctrlPr>
          </m:funcPr>
          <m:fName>
            <m:r>
              <m:rPr>
                <m:sty m:val="p"/>
              </m:rPr>
              <w:rPr>
                <w:rFonts w:ascii="Cambria Math" w:hAnsi="Cambria Math" w:cstheme="minorHAnsi"/>
                <w:lang w:val="en-GB"/>
              </w:rPr>
              <m:t>ln</m:t>
            </m:r>
            <m:ctrlPr>
              <w:rPr>
                <w:rFonts w:ascii="Cambria Math" w:hAnsi="Cambria Math" w:cstheme="minorHAnsi"/>
                <w:i/>
              </w:rPr>
            </m:ctrlPr>
          </m:fName>
          <m:e>
            <m:d>
              <m:dPr>
                <m:ctrlPr>
                  <w:rPr>
                    <w:rFonts w:ascii="Cambria Math" w:hAnsi="Cambria Math" w:cstheme="minorHAnsi"/>
                    <w:i/>
                  </w:rPr>
                </m:ctrlPr>
              </m:dPr>
              <m:e>
                <m:r>
                  <w:rPr>
                    <w:rFonts w:ascii="Cambria Math" w:hAnsi="Cambria Math" w:cstheme="minorHAnsi"/>
                  </w:rPr>
                  <m:t>m</m:t>
                </m:r>
              </m:e>
            </m:d>
          </m:e>
        </m:func>
        <m:r>
          <w:rPr>
            <w:rFonts w:ascii="Cambria Math" w:hAnsi="Cambria Math" w:cstheme="minorHAnsi"/>
            <w:lang w:val="en-GB"/>
          </w:rPr>
          <m:t>-0.76</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eastAsiaTheme="minorEastAsia" w:hAnsi="Cambria Math" w:cstheme="minorHAnsi"/>
            <w:lang w:val="en-GB"/>
          </w:rPr>
          <m:t>-</m:t>
        </m:r>
        <m:r>
          <w:rPr>
            <w:rFonts w:ascii="Cambria Math" w:hAnsi="Cambria Math" w:cstheme="minorHAnsi"/>
            <w:lang w:val="en-GB"/>
          </w:rPr>
          <m:t>0.02</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m:t>
        </m:r>
      </m:oMath>
      <w:r w:rsidR="002D4BEE" w:rsidRPr="004559BC">
        <w:rPr>
          <w:rFonts w:eastAsiaTheme="minorEastAsia" w:cstheme="minorHAnsi"/>
          <w:lang w:val="en-GB"/>
        </w:rPr>
        <w:t xml:space="preserve"> (Fig. 3)</w:t>
      </w:r>
      <w:r w:rsidRPr="00972C7F">
        <w:rPr>
          <w:rFonts w:cstheme="minorHAnsi"/>
          <w:lang w:val="en-GB"/>
        </w:rPr>
        <w:t xml:space="preserve">. </w:t>
      </w:r>
      <w:r w:rsidRPr="00972C7F">
        <w:rPr>
          <w:rFonts w:eastAsiaTheme="minorEastAsia" w:cstheme="minorHAnsi"/>
          <w:lang w:val="en-GB"/>
        </w:rPr>
        <w:t>Th</w:t>
      </w:r>
      <w:r w:rsidRPr="004559BC">
        <w:rPr>
          <w:rFonts w:eastAsiaTheme="minorEastAsia" w:cstheme="minorHAnsi"/>
          <w:lang w:val="en-GB"/>
        </w:rPr>
        <w:t xml:space="preserve">is </w:t>
      </w:r>
      <w:r w:rsidRPr="00972C7F">
        <w:rPr>
          <w:rFonts w:eastAsiaTheme="minorEastAsia" w:cstheme="minorHAnsi"/>
          <w:lang w:val="en-GB"/>
        </w:rPr>
        <w:t xml:space="preserve">model </w:t>
      </w:r>
      <w:r w:rsidRPr="004559BC">
        <w:rPr>
          <w:rFonts w:eastAsiaTheme="minorEastAsia" w:cstheme="minorHAnsi"/>
          <w:lang w:val="en-GB"/>
        </w:rPr>
        <w:t xml:space="preserve">(M1, Table 2) </w:t>
      </w:r>
      <w:r w:rsidR="005F09E2" w:rsidRPr="004559BC">
        <w:rPr>
          <w:rFonts w:eastAsiaTheme="minorEastAsia" w:cstheme="minorHAnsi"/>
          <w:lang w:val="en-GB"/>
        </w:rPr>
        <w:t xml:space="preserve">also </w:t>
      </w:r>
      <w:r w:rsidRPr="00972C7F">
        <w:rPr>
          <w:rFonts w:eastAsiaTheme="minorEastAsia" w:cstheme="minorHAnsi"/>
          <w:lang w:val="en-GB"/>
        </w:rPr>
        <w:t xml:space="preserve">contains a body mass-temperature interaction. However, the </w:t>
      </w:r>
      <w:r w:rsidRPr="004559BC">
        <w:rPr>
          <w:rFonts w:eastAsiaTheme="minorEastAsia" w:cstheme="minorHAnsi"/>
          <w:lang w:val="en-GB"/>
        </w:rPr>
        <w:t xml:space="preserve">estimated </w:t>
      </w:r>
      <w:r w:rsidRPr="00972C7F">
        <w:rPr>
          <w:rFonts w:eastAsiaTheme="minorEastAsia" w:cstheme="minorHAnsi"/>
          <w:lang w:val="en-GB"/>
        </w:rPr>
        <w:t xml:space="preserve">interaction </w:t>
      </w:r>
      <w:r w:rsidRPr="004559BC">
        <w:rPr>
          <w:rFonts w:eastAsiaTheme="minorEastAsia" w:cstheme="minorHAnsi"/>
          <w:lang w:val="en-GB"/>
        </w:rPr>
        <w:t xml:space="preserve">coefficient is </w:t>
      </w:r>
      <w:r w:rsidR="001B5BAF" w:rsidRPr="004559BC">
        <w:rPr>
          <w:rFonts w:eastAsiaTheme="minorEastAsia" w:cstheme="minorHAnsi"/>
          <w:lang w:val="en-GB"/>
        </w:rPr>
        <w:t>uncertain</w:t>
      </w:r>
      <w:r w:rsidRPr="004559BC">
        <w:rPr>
          <w:rFonts w:eastAsiaTheme="minorEastAsia" w:cstheme="minorHAnsi"/>
          <w:lang w:val="en-GB"/>
        </w:rPr>
        <w:t xml:space="preserve"> </w:t>
      </w:r>
      <w:r w:rsidR="001B5BAF" w:rsidRPr="004559BC">
        <w:rPr>
          <w:rFonts w:eastAsiaTheme="minorEastAsia" w:cstheme="minorHAnsi"/>
          <w:lang w:val="en-GB"/>
        </w:rPr>
        <w:t>(</w:t>
      </w:r>
      <w:r w:rsidRPr="004559BC">
        <w:rPr>
          <w:rFonts w:eastAsiaTheme="minorEastAsia" w:cstheme="minorHAnsi"/>
          <w:lang w:val="en-GB"/>
        </w:rPr>
        <w:t>-0.02 [-0.1, 0.06]</w:t>
      </w:r>
      <w:r w:rsidR="001B5BAF" w:rsidRPr="004559BC">
        <w:rPr>
          <w:rFonts w:eastAsiaTheme="minorEastAsia" w:cstheme="minorHAnsi"/>
          <w:lang w:val="en-GB"/>
        </w:rPr>
        <w:t>)</w:t>
      </w:r>
      <w:r w:rsidRPr="004559BC">
        <w:rPr>
          <w:rFonts w:eastAsiaTheme="minorEastAsia" w:cstheme="minorHAnsi"/>
          <w:lang w:val="en-GB"/>
        </w:rPr>
        <w:t xml:space="preserve"> as about 72</w:t>
      </w:r>
      <w:r w:rsidRPr="00972C7F">
        <w:rPr>
          <w:rFonts w:eastAsiaTheme="minorEastAsia" w:cstheme="minorHAnsi"/>
          <w:lang w:val="en-GB"/>
        </w:rPr>
        <w:t>% of the posterior density is above 0</w:t>
      </w:r>
      <w:r w:rsidR="005F09E2">
        <w:rPr>
          <w:rFonts w:eastAsiaTheme="minorEastAsia" w:cstheme="minorHAnsi"/>
          <w:lang w:val="en-GB"/>
        </w:rPr>
        <w:t xml:space="preserve"> (Fig. 3D),</w:t>
      </w:r>
      <w:r w:rsidRPr="00972C7F">
        <w:rPr>
          <w:rFonts w:eastAsiaTheme="minorEastAsia" w:cstheme="minorHAnsi"/>
          <w:lang w:val="en-GB"/>
        </w:rPr>
        <w:t xml:space="preserve"> and </w:t>
      </w:r>
      <w:r w:rsidRPr="004559BC">
        <w:rPr>
          <w:rFonts w:eastAsiaTheme="minorEastAsia" w:cstheme="minorHAnsi"/>
          <w:lang w:val="en-GB"/>
        </w:rPr>
        <w:t>only leads to marginal better fits to data (</w:t>
      </w:r>
      <m:oMath>
        <m:r>
          <m:rPr>
            <m:sty m:val="p"/>
          </m:rPr>
          <w:rPr>
            <w:rFonts w:ascii="Cambria Math" w:eastAsiaTheme="minorEastAsia" w:hAnsi="Cambria Math" w:cstheme="minorHAnsi"/>
          </w:rPr>
          <m:t>Δ</m:t>
        </m:r>
      </m:oMath>
      <w:r w:rsidRPr="004559BC">
        <w:rPr>
          <w:rFonts w:eastAsiaTheme="minorEastAsia" w:cstheme="minorHAnsi"/>
          <w:lang w:val="en-GB"/>
        </w:rPr>
        <w:t xml:space="preserve">WAIC </w:t>
      </w:r>
      <w:r w:rsidR="005F09E2" w:rsidRPr="004559BC">
        <w:rPr>
          <w:rFonts w:eastAsiaTheme="minorEastAsia" w:cstheme="minorHAnsi"/>
          <w:lang w:val="en-GB"/>
        </w:rPr>
        <w:t>of the</w:t>
      </w:r>
      <w:r w:rsidRPr="004559BC">
        <w:rPr>
          <w:rFonts w:eastAsiaTheme="minorEastAsia" w:cstheme="minorHAnsi"/>
          <w:lang w:val="en-GB"/>
        </w:rPr>
        <w:t xml:space="preserve"> model without interaction</w:t>
      </w:r>
      <w:r w:rsidR="005F09E2" w:rsidRPr="004559BC">
        <w:rPr>
          <w:rFonts w:eastAsiaTheme="minorEastAsia" w:cstheme="minorHAnsi"/>
          <w:lang w:val="en-GB"/>
        </w:rPr>
        <w:t xml:space="preserve"> [M5] is 2.4</w:t>
      </w:r>
      <w:r w:rsidRPr="004559BC">
        <w:rPr>
          <w:rFonts w:eastAsiaTheme="minorEastAsia" w:cstheme="minorHAnsi"/>
          <w:lang w:val="en-GB"/>
        </w:rPr>
        <w:t>, Table 2)</w:t>
      </w:r>
      <w:r w:rsidRPr="00972C7F">
        <w:rPr>
          <w:rFonts w:eastAsiaTheme="minorEastAsia" w:cstheme="minorHAnsi"/>
          <w:lang w:val="en-GB"/>
        </w:rPr>
        <w:t>. We estimate the mass-scaling exponent of growth to be -0.3 [-0.43,</w:t>
      </w:r>
      <w:r w:rsidRPr="004559BC">
        <w:rPr>
          <w:rFonts w:eastAsiaTheme="minorEastAsia" w:cstheme="minorHAnsi"/>
          <w:lang w:val="en-GB"/>
        </w:rPr>
        <w:t xml:space="preserve"> </w:t>
      </w:r>
      <w:r w:rsidRPr="00972C7F">
        <w:rPr>
          <w:rFonts w:eastAsiaTheme="minorEastAsia" w:cstheme="minorHAnsi"/>
          <w:lang w:val="en-GB"/>
        </w:rPr>
        <w:t xml:space="preserve">-0.17]. </w:t>
      </w:r>
      <w:r w:rsidRPr="004559BC">
        <w:rPr>
          <w:rFonts w:eastAsiaTheme="minorEastAsia" w:cstheme="minorHAnsi"/>
          <w:lang w:val="en-GB"/>
        </w:rPr>
        <w:t>T</w:t>
      </w:r>
      <w:r w:rsidRPr="00972C7F">
        <w:rPr>
          <w:rFonts w:eastAsiaTheme="minorEastAsia" w:cstheme="minorHAnsi"/>
          <w:lang w:val="en-GB"/>
        </w:rPr>
        <w:t xml:space="preserve">he activation energy, </w:t>
      </w:r>
      <m:oMath>
        <m:r>
          <w:rPr>
            <w:rFonts w:ascii="Cambria Math" w:eastAsiaTheme="minorEastAsia" w:hAnsi="Cambria Math" w:cstheme="minorHAnsi"/>
          </w:rPr>
          <m:t>E</m:t>
        </m:r>
      </m:oMath>
      <w:r w:rsidRPr="00972C7F">
        <w:rPr>
          <w:rFonts w:eastAsiaTheme="minorEastAsia" w:cstheme="minorHAnsi"/>
          <w:lang w:val="en-GB"/>
        </w:rPr>
        <w:t xml:space="preserve">, of growth </w:t>
      </w:r>
      <w:r w:rsidRPr="004559BC">
        <w:rPr>
          <w:rFonts w:eastAsiaTheme="minorEastAsia" w:cstheme="minorHAnsi"/>
          <w:lang w:val="en-GB"/>
        </w:rPr>
        <w:t xml:space="preserve">is estimated </w:t>
      </w:r>
      <w:r w:rsidRPr="00972C7F">
        <w:rPr>
          <w:rFonts w:eastAsiaTheme="minorEastAsia" w:cstheme="minorHAnsi"/>
          <w:lang w:val="en-GB"/>
        </w:rPr>
        <w:t>to be -0.76 [-0.99,</w:t>
      </w:r>
      <w:r w:rsidRPr="004559BC">
        <w:rPr>
          <w:rFonts w:eastAsiaTheme="minorEastAsia" w:cstheme="minorHAnsi"/>
          <w:lang w:val="en-GB"/>
        </w:rPr>
        <w:t xml:space="preserve"> </w:t>
      </w:r>
      <w:r w:rsidRPr="00972C7F">
        <w:rPr>
          <w:rFonts w:eastAsiaTheme="minorEastAsia" w:cstheme="minorHAnsi"/>
          <w:lang w:val="en-GB"/>
        </w:rPr>
        <w:t>-0.54]</w:t>
      </w:r>
      <w:r w:rsidRPr="004559BC">
        <w:rPr>
          <w:rFonts w:eastAsiaTheme="minorEastAsia" w:cstheme="minorHAnsi"/>
          <w:lang w:val="en-GB"/>
        </w:rPr>
        <w:t xml:space="preserve">. This </w:t>
      </w:r>
      <w:commentRangeStart w:id="45"/>
      <w:commentRangeStart w:id="46"/>
      <w:r w:rsidRPr="00972C7F">
        <w:rPr>
          <w:rFonts w:eastAsiaTheme="minorEastAsia" w:cstheme="minorHAnsi"/>
          <w:lang w:val="en-GB"/>
        </w:rPr>
        <w:t xml:space="preserve">is lower, i.e. more temperature-sensitive, than what is typically found for metabolic rate </w:t>
      </w:r>
      <w:r w:rsidRPr="00BE6D08">
        <w:rPr>
          <w:rFonts w:eastAsiaTheme="minorEastAsia" w:cstheme="minorHAnsi"/>
        </w:rPr>
        <w:fldChar w:fldCharType="begin"/>
      </w:r>
      <w:r w:rsidRPr="00972C7F">
        <w:rPr>
          <w:rFonts w:eastAsiaTheme="minorEastAsia" w:cstheme="minorHAnsi"/>
          <w:lang w:val="en-GB"/>
        </w:rPr>
        <w:instrText xml:space="preserve"> ADDIN ZOTERO_ITEM CSL_CITATION {"citationID":"vxL19ZWZ","properties":{"formattedCitation":"(Downs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w:instrText>
      </w:r>
      <w:r w:rsidRPr="002D70E2">
        <w:rPr>
          <w:rFonts w:eastAsiaTheme="minorEastAsia" w:cstheme="minorHAnsi"/>
          <w:lang w:val="en-GB"/>
        </w:rPr>
        <w:instrText xml:space="preserve">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BE6D08">
        <w:rPr>
          <w:rFonts w:eastAsiaTheme="minorEastAsia" w:cstheme="minorHAnsi"/>
        </w:rPr>
        <w:fldChar w:fldCharType="separate"/>
      </w:r>
      <w:r w:rsidRPr="0044238B">
        <w:rPr>
          <w:lang w:val="en-GB"/>
        </w:rPr>
        <w:t xml:space="preserve">(Downs </w:t>
      </w:r>
      <w:r w:rsidRPr="0044238B">
        <w:rPr>
          <w:i/>
          <w:iCs/>
          <w:lang w:val="en-GB"/>
        </w:rPr>
        <w:t>et al.</w:t>
      </w:r>
      <w:r w:rsidRPr="0044238B">
        <w:rPr>
          <w:lang w:val="en-GB"/>
        </w:rPr>
        <w:t xml:space="preserve"> 2008)</w:t>
      </w:r>
      <w:r w:rsidRPr="00BE6D08">
        <w:rPr>
          <w:rFonts w:eastAsiaTheme="minorEastAsia" w:cstheme="minorHAnsi"/>
        </w:rPr>
        <w:fldChar w:fldCharType="end"/>
      </w:r>
      <w:r w:rsidRPr="002D70E2">
        <w:rPr>
          <w:rFonts w:eastAsiaTheme="minorEastAsia" w:cstheme="minorHAnsi"/>
          <w:lang w:val="en-GB"/>
        </w:rPr>
        <w:t xml:space="preserve"> and for growth based on field data </w:t>
      </w:r>
      <w:r w:rsidRPr="00E86C7C">
        <w:rPr>
          <w:rFonts w:eastAsiaTheme="minorEastAsia" w:cstheme="minorHAnsi"/>
        </w:rPr>
        <w:fldChar w:fldCharType="begin"/>
      </w:r>
      <w:r w:rsidRPr="002D70E2">
        <w:rPr>
          <w:rFonts w:eastAsiaTheme="minorEastAsia" w:cstheme="minorHAnsi"/>
          <w:lang w:val="en-GB"/>
        </w:rPr>
        <w:instrText xml:space="preserve"> ADDIN ZOTERO_ITEM CSL_CITATION {"citationID":"PoxewXtQ","properties":{"formattedCitation":"(Sibly {\\i{}et al.} 2015)","plainCitation":"(Sibly et al. 2015)","noteIndex":0},"citationItems":[{"id":390,"uris":["http://zotero.org/users/6116610/items/7TWHEM4Q"],"uri":["http://zotero.org/users/6116610/items/7TWHEM4Q"],"itemData":{"id":390,"type":"article-journal","container-title":"Proceedings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H"}],"issued":{"date-parts":[["2015"]]}}}],"schema":"https://github.com/citation-style-language/schema/raw/master/csl-citation.json"} </w:instrText>
      </w:r>
      <w:r w:rsidRPr="00E86C7C">
        <w:rPr>
          <w:rFonts w:eastAsiaTheme="minorEastAsia" w:cstheme="minorHAnsi"/>
        </w:rPr>
        <w:fldChar w:fldCharType="separate"/>
      </w:r>
      <w:r w:rsidRPr="00E86C7C">
        <w:rPr>
          <w:lang w:val="en-GB"/>
        </w:rPr>
        <w:t xml:space="preserve">(Sibly </w:t>
      </w:r>
      <w:r w:rsidRPr="00E86C7C">
        <w:rPr>
          <w:i/>
          <w:iCs/>
          <w:lang w:val="en-GB"/>
        </w:rPr>
        <w:t>et al.</w:t>
      </w:r>
      <w:r w:rsidRPr="00E86C7C">
        <w:rPr>
          <w:lang w:val="en-GB"/>
        </w:rPr>
        <w:t xml:space="preserve"> 2015)</w:t>
      </w:r>
      <w:r w:rsidRPr="00E86C7C">
        <w:rPr>
          <w:rFonts w:eastAsiaTheme="minorEastAsia" w:cstheme="minorHAnsi"/>
        </w:rPr>
        <w:fldChar w:fldCharType="end"/>
      </w:r>
      <w:r w:rsidRPr="004559BC">
        <w:rPr>
          <w:rFonts w:eastAsiaTheme="minorEastAsia" w:cstheme="minorHAnsi"/>
          <w:lang w:val="en-GB"/>
        </w:rPr>
        <w:t>. We also find that 86% of the posterior density of the temperature</w:t>
      </w:r>
      <w:r w:rsidR="00BB38CF" w:rsidRPr="004559BC">
        <w:rPr>
          <w:rFonts w:eastAsiaTheme="minorEastAsia" w:cstheme="minorHAnsi"/>
          <w:lang w:val="en-GB"/>
        </w:rPr>
        <w:t xml:space="preserve"> </w:t>
      </w:r>
      <w:r w:rsidRPr="004559BC">
        <w:rPr>
          <w:rFonts w:eastAsiaTheme="minorEastAsia" w:cstheme="minorHAnsi"/>
          <w:lang w:val="en-GB"/>
        </w:rPr>
        <w:t>effect is below -0.65</w:t>
      </w:r>
      <w:r w:rsidR="004069DE" w:rsidRPr="004559BC">
        <w:rPr>
          <w:rFonts w:eastAsiaTheme="minorEastAsia" w:cstheme="minorHAnsi"/>
          <w:lang w:val="en-GB"/>
        </w:rPr>
        <w:t xml:space="preserve"> </w:t>
      </w:r>
      <w:r w:rsidR="00BB38CF" w:rsidRPr="004559BC">
        <w:rPr>
          <w:rFonts w:eastAsiaTheme="minorEastAsia" w:cstheme="minorHAnsi"/>
          <w:lang w:val="en-GB"/>
        </w:rPr>
        <w:t>(</w:t>
      </w:r>
      <w:r w:rsidR="00A1529F">
        <w:rPr>
          <w:rFonts w:eastAsiaTheme="minorEastAsia" w:cstheme="minorHAnsi"/>
          <w:lang w:val="en-GB"/>
        </w:rPr>
        <w:t xml:space="preserve">approximately </w:t>
      </w:r>
      <w:r w:rsidR="00BB38CF" w:rsidRPr="004559BC">
        <w:rPr>
          <w:rFonts w:eastAsiaTheme="minorEastAsia" w:cstheme="minorHAnsi"/>
          <w:lang w:val="en-GB"/>
        </w:rPr>
        <w:t xml:space="preserve">the value predicted by the metabolic theory of ecology) </w:t>
      </w:r>
      <w:r w:rsidR="004069DE" w:rsidRPr="004559BC">
        <w:rPr>
          <w:rFonts w:eastAsiaTheme="minorEastAsia" w:cstheme="minorHAnsi"/>
          <w:lang w:val="en-GB"/>
        </w:rPr>
        <w:t>(Fig. 3C)</w:t>
      </w:r>
      <w:commentRangeStart w:id="47"/>
      <w:r w:rsidRPr="00972C7F">
        <w:rPr>
          <w:rFonts w:eastAsiaTheme="minorEastAsia" w:cstheme="minorHAnsi"/>
          <w:lang w:val="en-GB"/>
        </w:rPr>
        <w:t>.</w:t>
      </w:r>
      <w:commentRangeEnd w:id="45"/>
      <w:r w:rsidRPr="00DF0177">
        <w:rPr>
          <w:rStyle w:val="CommentReference"/>
        </w:rPr>
        <w:commentReference w:id="45"/>
      </w:r>
      <w:commentRangeEnd w:id="46"/>
      <w:r w:rsidRPr="004559BC">
        <w:rPr>
          <w:rFonts w:eastAsiaTheme="minorEastAsia" w:cstheme="minorHAnsi"/>
          <w:lang w:val="en-GB"/>
        </w:rPr>
        <w:t xml:space="preserve"> </w:t>
      </w:r>
      <w:r w:rsidRPr="00DF0177">
        <w:rPr>
          <w:rStyle w:val="CommentReference"/>
        </w:rPr>
        <w:commentReference w:id="46"/>
      </w:r>
      <w:commentRangeEnd w:id="47"/>
      <w:r w:rsidR="00BB38CF">
        <w:rPr>
          <w:rStyle w:val="CommentReference"/>
        </w:rPr>
        <w:commentReference w:id="47"/>
      </w:r>
      <w:r w:rsidRPr="00972C7F">
        <w:rPr>
          <w:rFonts w:eastAsiaTheme="minorEastAsia" w:cstheme="minorHAnsi"/>
          <w:lang w:val="en-GB"/>
        </w:rPr>
        <w:t>To illustrate this in terms of specific growth, an increase in temperature</w:t>
      </w:r>
      <w:r w:rsidRPr="004559BC">
        <w:rPr>
          <w:rFonts w:eastAsiaTheme="minorEastAsia" w:cstheme="minorHAnsi"/>
          <w:lang w:val="en-GB"/>
        </w:rPr>
        <w:t xml:space="preserve"> from 15</w:t>
      </w:r>
      <m:oMath>
        <m:r>
          <w:rPr>
            <w:rFonts w:ascii="Cambria Math" w:eastAsiaTheme="minorEastAsia" w:hAnsi="Cambria Math" w:cstheme="minorHAnsi"/>
            <w:lang w:val="en-GB"/>
          </w:rPr>
          <m:t>℃</m:t>
        </m:r>
      </m:oMath>
      <w:r w:rsidRPr="004559BC">
        <w:rPr>
          <w:rFonts w:eastAsiaTheme="minorEastAsia" w:cstheme="minorHAnsi"/>
          <w:lang w:val="en-GB"/>
        </w:rPr>
        <w:t xml:space="preserve"> (overall mean in data)</w:t>
      </w:r>
      <w:r w:rsidRPr="00972C7F">
        <w:rPr>
          <w:rFonts w:eastAsiaTheme="minorEastAsia" w:cstheme="minorHAnsi"/>
          <w:iCs/>
          <w:lang w:val="en-GB"/>
        </w:rPr>
        <w:t xml:space="preserve"> </w:t>
      </w:r>
      <w:r w:rsidRPr="004559BC">
        <w:rPr>
          <w:rFonts w:eastAsiaTheme="minorEastAsia" w:cstheme="minorHAnsi"/>
          <w:iCs/>
          <w:lang w:val="en-GB"/>
        </w:rPr>
        <w:t>to 25</w:t>
      </w:r>
      <m:oMath>
        <m:r>
          <w:rPr>
            <w:rFonts w:ascii="Cambria Math" w:eastAsiaTheme="minorEastAsia" w:hAnsi="Cambria Math" w:cstheme="minorHAnsi"/>
            <w:lang w:val="en-GB"/>
          </w:rPr>
          <m:t>℃</m:t>
        </m:r>
      </m:oMath>
      <w:r w:rsidRPr="004559BC">
        <w:rPr>
          <w:rFonts w:eastAsiaTheme="minorEastAsia" w:cstheme="minorHAnsi"/>
          <w:lang w:val="en-GB"/>
        </w:rPr>
        <w:t xml:space="preserve"> leads to an increase in predicted natural log of growth </w:t>
      </w:r>
      <w:r w:rsidRPr="00972C7F">
        <w:rPr>
          <w:rFonts w:eastAsiaTheme="minorEastAsia" w:cstheme="minorHAnsi"/>
          <w:lang w:val="en-GB"/>
        </w:rPr>
        <w:t>by</w:t>
      </w:r>
      <w:r w:rsidRPr="004559BC">
        <w:rPr>
          <w:rFonts w:eastAsiaTheme="minorEastAsia" w:cstheme="minorHAnsi"/>
          <w:lang w:val="en-GB"/>
        </w:rPr>
        <w:t xml:space="preserve"> a factor of 2.9 for a fish of mean mass (~190</w:t>
      </w:r>
      <m:oMath>
        <m:r>
          <w:rPr>
            <w:rFonts w:ascii="Cambria Math" w:eastAsiaTheme="minorEastAsia" w:hAnsi="Cambria Math" w:cstheme="minorHAnsi"/>
            <w:lang w:val="en-GB"/>
          </w:rPr>
          <m:t xml:space="preserve"> </m:t>
        </m:r>
        <m:r>
          <m:rPr>
            <m:sty m:val="p"/>
          </m:rPr>
          <w:rPr>
            <w:rFonts w:ascii="Cambria Math" w:eastAsiaTheme="minorEastAsia" w:hAnsi="Cambria Math" w:cstheme="minorHAnsi"/>
            <w:lang w:val="en-GB"/>
          </w:rPr>
          <m:t>g</m:t>
        </m:r>
      </m:oMath>
      <w:r w:rsidRPr="004559BC">
        <w:rPr>
          <w:rFonts w:eastAsiaTheme="minorEastAsia" w:cstheme="minorHAnsi"/>
          <w:lang w:val="en-GB"/>
        </w:rPr>
        <w:t>)</w:t>
      </w:r>
      <w:r w:rsidRPr="00972C7F">
        <w:rPr>
          <w:rFonts w:eastAsiaTheme="minorEastAsia" w:cstheme="minorHAnsi"/>
          <w:lang w:val="en-GB"/>
        </w:rPr>
        <w:t>.</w:t>
      </w:r>
    </w:p>
    <w:p w14:paraId="7D37A5AE" w14:textId="732A9160" w:rsidR="00A02A57" w:rsidRPr="00972C7F" w:rsidRDefault="005F466B"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Over a larger temperature range</w:t>
      </w:r>
      <w:r w:rsidR="005E0139" w:rsidRPr="00972C7F">
        <w:rPr>
          <w:rFonts w:eastAsiaTheme="minorEastAsia" w:cstheme="minorHAnsi"/>
          <w:lang w:val="en-GB"/>
        </w:rPr>
        <w:t xml:space="preserve">, biological rates </w:t>
      </w:r>
      <w:r w:rsidR="005B4438" w:rsidRPr="004559BC">
        <w:rPr>
          <w:rFonts w:eastAsiaTheme="minorEastAsia" w:cstheme="minorHAnsi"/>
          <w:lang w:val="en-GB"/>
        </w:rPr>
        <w:t>are</w:t>
      </w:r>
      <w:r w:rsidR="005E0139" w:rsidRPr="00972C7F">
        <w:rPr>
          <w:rFonts w:eastAsiaTheme="minorEastAsia" w:cstheme="minorHAnsi"/>
          <w:lang w:val="en-GB"/>
        </w:rPr>
        <w:t xml:space="preserve"> unimodal. </w:t>
      </w:r>
      <w:r w:rsidR="00016581" w:rsidRPr="00972C7F">
        <w:rPr>
          <w:rFonts w:eastAsiaTheme="minorEastAsia" w:cstheme="minorHAnsi"/>
          <w:lang w:val="en-GB"/>
        </w:rPr>
        <w:t xml:space="preserve">We identified such tendencies </w:t>
      </w:r>
      <w:r w:rsidR="00ED7EF3" w:rsidRPr="00972C7F">
        <w:rPr>
          <w:rFonts w:eastAsiaTheme="minorEastAsia" w:cstheme="minorHAnsi"/>
          <w:lang w:val="en-GB"/>
        </w:rPr>
        <w:t xml:space="preserve">in </w:t>
      </w:r>
      <w:r w:rsidR="008B4C14" w:rsidRPr="00972C7F">
        <w:rPr>
          <w:rFonts w:eastAsiaTheme="minorEastAsia" w:cstheme="minorHAnsi"/>
          <w:lang w:val="en-GB"/>
        </w:rPr>
        <w:t>nine</w:t>
      </w:r>
      <w:r w:rsidR="00ED7EF3" w:rsidRPr="00972C7F">
        <w:rPr>
          <w:rFonts w:eastAsiaTheme="minorEastAsia" w:cstheme="minorHAnsi"/>
          <w:lang w:val="en-GB"/>
        </w:rPr>
        <w:t xml:space="preserve"> species </w:t>
      </w:r>
      <w:r w:rsidR="003E70F7" w:rsidRPr="00972C7F">
        <w:rPr>
          <w:rFonts w:eastAsiaTheme="minorEastAsia" w:cstheme="minorHAnsi"/>
          <w:lang w:val="en-GB"/>
        </w:rPr>
        <w:t xml:space="preserve">in the </w:t>
      </w:r>
      <w:r w:rsidR="008457AB" w:rsidRPr="00972C7F">
        <w:rPr>
          <w:rFonts w:eastAsiaTheme="minorEastAsia" w:cstheme="minorHAnsi"/>
          <w:lang w:val="en-GB"/>
        </w:rPr>
        <w:t>consumption</w:t>
      </w:r>
      <w:r w:rsidR="003E70F7" w:rsidRPr="00972C7F">
        <w:rPr>
          <w:rFonts w:eastAsiaTheme="minorEastAsia" w:cstheme="minorHAnsi"/>
          <w:lang w:val="en-GB"/>
        </w:rPr>
        <w:t xml:space="preserve"> data set</w:t>
      </w:r>
      <w:r w:rsidR="00734BAD" w:rsidRPr="00972C7F">
        <w:rPr>
          <w:rFonts w:eastAsiaTheme="minorEastAsia" w:cstheme="minorHAnsi"/>
          <w:lang w:val="en-GB"/>
        </w:rPr>
        <w:t xml:space="preserve">, and fit </w:t>
      </w:r>
      <w:r w:rsidR="00C9526D" w:rsidRPr="004559BC">
        <w:rPr>
          <w:rFonts w:eastAsiaTheme="minorEastAsia" w:cstheme="minorHAnsi"/>
          <w:lang w:val="en-GB"/>
        </w:rPr>
        <w:t>quadratic</w:t>
      </w:r>
      <w:r w:rsidR="00734BAD" w:rsidRPr="00972C7F">
        <w:rPr>
          <w:rFonts w:eastAsiaTheme="minorEastAsia" w:cstheme="minorHAnsi"/>
          <w:lang w:val="en-GB"/>
        </w:rPr>
        <w:t xml:space="preserve"> models</w:t>
      </w:r>
      <w:r w:rsidR="0079390A" w:rsidRPr="00972C7F">
        <w:rPr>
          <w:rFonts w:eastAsiaTheme="minorEastAsia" w:cstheme="minorHAnsi"/>
          <w:lang w:val="en-GB"/>
        </w:rPr>
        <w:t xml:space="preserve"> to those species</w:t>
      </w:r>
      <w:r w:rsidR="00C84B73" w:rsidRPr="00972C7F">
        <w:rPr>
          <w:rFonts w:eastAsiaTheme="minorEastAsia" w:cstheme="minorHAnsi"/>
          <w:lang w:val="en-GB"/>
        </w:rPr>
        <w:t xml:space="preserve"> </w:t>
      </w:r>
      <w:r w:rsidR="00224A07" w:rsidRPr="004559BC">
        <w:rPr>
          <w:rFonts w:eastAsiaTheme="minorEastAsia" w:cstheme="minorHAnsi"/>
          <w:lang w:val="en-GB"/>
        </w:rPr>
        <w:t xml:space="preserve">separately </w:t>
      </w:r>
      <w:r w:rsidR="00C84B73" w:rsidRPr="00972C7F">
        <w:rPr>
          <w:rFonts w:eastAsiaTheme="minorEastAsia" w:cstheme="minorHAnsi"/>
          <w:lang w:val="en-GB"/>
        </w:rPr>
        <w:t xml:space="preserve">(Fig. </w:t>
      </w:r>
      <w:r w:rsidR="009F3E2E" w:rsidRPr="004559BC">
        <w:rPr>
          <w:rFonts w:eastAsiaTheme="minorEastAsia" w:cstheme="minorHAnsi"/>
          <w:lang w:val="en-GB"/>
        </w:rPr>
        <w:t>4</w:t>
      </w:r>
      <w:r w:rsidR="00C84B73" w:rsidRPr="00972C7F">
        <w:rPr>
          <w:rFonts w:eastAsiaTheme="minorEastAsia" w:cstheme="minorHAnsi"/>
          <w:lang w:val="en-GB"/>
        </w:rPr>
        <w:t>)</w:t>
      </w:r>
      <w:r w:rsidR="0079390A" w:rsidRPr="00972C7F">
        <w:rPr>
          <w:rFonts w:eastAsiaTheme="minorEastAsia" w:cstheme="minorHAnsi"/>
          <w:lang w:val="en-GB"/>
        </w:rPr>
        <w:t>.</w:t>
      </w:r>
      <w:r w:rsidR="009E7806" w:rsidRPr="00972C7F">
        <w:rPr>
          <w:rFonts w:eastAsiaTheme="minorEastAsia" w:cstheme="minorHAnsi"/>
          <w:lang w:val="en-GB"/>
        </w:rPr>
        <w:t xml:space="preserve"> </w:t>
      </w:r>
      <w:r w:rsidR="0018027C" w:rsidRPr="00972C7F">
        <w:rPr>
          <w:rFonts w:eastAsiaTheme="minorEastAsia" w:cstheme="minorHAnsi"/>
          <w:lang w:val="en-GB"/>
        </w:rPr>
        <w:t>The unimodal temperature</w:t>
      </w:r>
      <w:r w:rsidR="00BB38CF">
        <w:rPr>
          <w:rFonts w:eastAsiaTheme="minorEastAsia" w:cstheme="minorHAnsi"/>
          <w:lang w:val="en-GB"/>
        </w:rPr>
        <w:t xml:space="preserve"> </w:t>
      </w:r>
      <w:r w:rsidR="0018027C" w:rsidRPr="00972C7F">
        <w:rPr>
          <w:rFonts w:eastAsiaTheme="minorEastAsia" w:cstheme="minorHAnsi"/>
          <w:lang w:val="en-GB"/>
        </w:rPr>
        <w:t xml:space="preserve">dependence </w:t>
      </w:r>
      <w:r w:rsidR="002A6E0F" w:rsidRPr="00972C7F">
        <w:rPr>
          <w:rFonts w:eastAsiaTheme="minorEastAsia" w:cstheme="minorHAnsi"/>
          <w:lang w:val="en-GB"/>
        </w:rPr>
        <w:t xml:space="preserve">implies that even if maximum consumption rates </w:t>
      </w:r>
      <w:r w:rsidR="00A04BA1" w:rsidRPr="00972C7F">
        <w:rPr>
          <w:rFonts w:eastAsiaTheme="minorEastAsia" w:cstheme="minorHAnsi"/>
          <w:lang w:val="en-GB"/>
        </w:rPr>
        <w:t>increase</w:t>
      </w:r>
      <w:r w:rsidR="002A6E0F" w:rsidRPr="00972C7F">
        <w:rPr>
          <w:rFonts w:eastAsiaTheme="minorEastAsia" w:cstheme="minorHAnsi"/>
          <w:lang w:val="en-GB"/>
        </w:rPr>
        <w:t xml:space="preserve"> </w:t>
      </w:r>
      <w:r w:rsidR="001F78FE" w:rsidRPr="004559BC">
        <w:rPr>
          <w:rFonts w:eastAsiaTheme="minorEastAsia" w:cstheme="minorHAnsi"/>
          <w:lang w:val="en-GB"/>
        </w:rPr>
        <w:t xml:space="preserve">at the same rate </w:t>
      </w:r>
      <w:r w:rsidR="008A107C" w:rsidRPr="004559BC">
        <w:rPr>
          <w:rFonts w:eastAsiaTheme="minorEastAsia" w:cstheme="minorHAnsi"/>
          <w:lang w:val="en-GB"/>
        </w:rPr>
        <w:t xml:space="preserve">as metabolism </w:t>
      </w:r>
      <w:r w:rsidR="002A6E0F" w:rsidRPr="00972C7F">
        <w:rPr>
          <w:rFonts w:eastAsiaTheme="minorEastAsia" w:cstheme="minorHAnsi"/>
          <w:lang w:val="en-GB"/>
        </w:rPr>
        <w:t xml:space="preserve">with temperature </w:t>
      </w:r>
      <w:r w:rsidR="00ED5ECA">
        <w:rPr>
          <w:rFonts w:eastAsiaTheme="minorEastAsia" w:cstheme="minorHAnsi"/>
          <w:lang w:val="en-GB"/>
        </w:rPr>
        <w:t xml:space="preserve">initially, </w:t>
      </w:r>
      <w:r w:rsidR="002817F5" w:rsidRPr="00972C7F">
        <w:rPr>
          <w:rFonts w:eastAsiaTheme="minorEastAsia" w:cstheme="minorHAnsi"/>
          <w:lang w:val="en-GB"/>
        </w:rPr>
        <w:t xml:space="preserve">consumption </w:t>
      </w:r>
      <w:r w:rsidR="006F7ED6" w:rsidRPr="00972C7F">
        <w:rPr>
          <w:rFonts w:eastAsiaTheme="minorEastAsia" w:cstheme="minorHAnsi"/>
          <w:lang w:val="en-GB"/>
        </w:rPr>
        <w:t xml:space="preserve">rates </w:t>
      </w:r>
      <w:r w:rsidR="00E3277A">
        <w:rPr>
          <w:rFonts w:eastAsiaTheme="minorEastAsia" w:cstheme="minorHAnsi"/>
          <w:lang w:val="en-GB"/>
        </w:rPr>
        <w:t xml:space="preserve">eventually </w:t>
      </w:r>
      <w:r w:rsidR="002817F5" w:rsidRPr="00972C7F">
        <w:rPr>
          <w:rFonts w:eastAsiaTheme="minorEastAsia" w:cstheme="minorHAnsi"/>
          <w:lang w:val="en-GB"/>
        </w:rPr>
        <w:t>decline</w:t>
      </w:r>
      <w:r w:rsidR="006F7ED6" w:rsidRPr="00972C7F">
        <w:rPr>
          <w:rFonts w:eastAsiaTheme="minorEastAsia" w:cstheme="minorHAnsi"/>
          <w:lang w:val="en-GB"/>
        </w:rPr>
        <w:t xml:space="preserve"> relative to metabolism</w:t>
      </w:r>
      <w:r w:rsidR="002817F5" w:rsidRPr="00972C7F">
        <w:rPr>
          <w:rFonts w:eastAsiaTheme="minorEastAsia" w:cstheme="minorHAnsi"/>
          <w:lang w:val="en-GB"/>
        </w:rPr>
        <w:t xml:space="preserve"> </w:t>
      </w:r>
      <w:r w:rsidR="004F3D9C" w:rsidRPr="00972C7F">
        <w:rPr>
          <w:rFonts w:eastAsiaTheme="minorEastAsia" w:cstheme="minorHAnsi"/>
          <w:lang w:val="en-GB"/>
        </w:rPr>
        <w:t xml:space="preserve">with further </w:t>
      </w:r>
      <w:r w:rsidR="007420B2" w:rsidRPr="00972C7F">
        <w:rPr>
          <w:rFonts w:eastAsiaTheme="minorEastAsia" w:cstheme="minorHAnsi"/>
          <w:lang w:val="en-GB"/>
        </w:rPr>
        <w:t>warming</w:t>
      </w:r>
      <w:r w:rsidR="004F3D9C" w:rsidRPr="00972C7F">
        <w:rPr>
          <w:rFonts w:eastAsiaTheme="minorEastAsia" w:cstheme="minorHAnsi"/>
          <w:lang w:val="en-GB"/>
        </w:rPr>
        <w:t xml:space="preserve">. </w:t>
      </w:r>
      <w:r w:rsidR="00B10C5E" w:rsidRPr="00972C7F">
        <w:rPr>
          <w:rFonts w:eastAsiaTheme="minorEastAsia" w:cstheme="minorHAnsi"/>
          <w:lang w:val="en-GB"/>
        </w:rPr>
        <w:t xml:space="preserve">In other words, the effect of temperature on the </w:t>
      </w:r>
      <w:r w:rsidR="005C3226" w:rsidRPr="00972C7F">
        <w:rPr>
          <w:rFonts w:eastAsiaTheme="minorEastAsia" w:cstheme="minorHAnsi"/>
          <w:lang w:val="en-GB"/>
        </w:rPr>
        <w:t xml:space="preserve">mismatch between </w:t>
      </w:r>
      <w:r w:rsidR="00A0116E" w:rsidRPr="00972C7F">
        <w:rPr>
          <w:rFonts w:eastAsiaTheme="minorEastAsia" w:cstheme="minorHAnsi"/>
          <w:lang w:val="en-GB"/>
        </w:rPr>
        <w:t>metabolic costs</w:t>
      </w:r>
      <w:r w:rsidR="005C3226" w:rsidRPr="00972C7F">
        <w:rPr>
          <w:rFonts w:eastAsiaTheme="minorEastAsia" w:cstheme="minorHAnsi"/>
          <w:lang w:val="en-GB"/>
        </w:rPr>
        <w:t xml:space="preserve"> and </w:t>
      </w:r>
      <w:r w:rsidR="00A0116E" w:rsidRPr="00972C7F">
        <w:rPr>
          <w:rFonts w:eastAsiaTheme="minorEastAsia" w:cstheme="minorHAnsi"/>
          <w:lang w:val="en-GB"/>
        </w:rPr>
        <w:t xml:space="preserve">feeding gains </w:t>
      </w:r>
      <w:r w:rsidR="00AB3508" w:rsidRPr="00972C7F">
        <w:rPr>
          <w:rFonts w:eastAsiaTheme="minorEastAsia" w:cstheme="minorHAnsi"/>
          <w:lang w:val="en-GB"/>
        </w:rPr>
        <w:lastRenderedPageBreak/>
        <w:t>depends on the current temperature</w:t>
      </w:r>
      <w:r w:rsidR="009C2179" w:rsidRPr="00972C7F">
        <w:rPr>
          <w:rFonts w:eastAsiaTheme="minorEastAsia" w:cstheme="minorHAnsi"/>
          <w:lang w:val="en-GB"/>
        </w:rPr>
        <w:t xml:space="preserve"> relative to optimum</w:t>
      </w:r>
      <w:r w:rsidR="005C3226" w:rsidRPr="00972C7F">
        <w:rPr>
          <w:rFonts w:eastAsiaTheme="minorEastAsia" w:cstheme="minorHAnsi"/>
          <w:lang w:val="en-GB"/>
        </w:rPr>
        <w:t xml:space="preserve"> temperature</w:t>
      </w:r>
      <w:r w:rsidR="009C2179" w:rsidRPr="00972C7F">
        <w:rPr>
          <w:rFonts w:eastAsiaTheme="minorEastAsia" w:cstheme="minorHAnsi"/>
          <w:lang w:val="en-GB"/>
        </w:rPr>
        <w:t>.</w:t>
      </w:r>
      <w:r w:rsidR="000A0AC1" w:rsidRPr="00972C7F">
        <w:rPr>
          <w:rFonts w:eastAsiaTheme="minorEastAsia" w:cstheme="minorHAnsi"/>
          <w:lang w:val="en-GB"/>
        </w:rPr>
        <w:t xml:space="preserve"> However,</w:t>
      </w:r>
      <w:r w:rsidR="005827B8" w:rsidRPr="00972C7F">
        <w:rPr>
          <w:rFonts w:eastAsiaTheme="minorEastAsia" w:cstheme="minorHAnsi"/>
          <w:lang w:val="en-GB"/>
        </w:rPr>
        <w:t xml:space="preserve"> </w:t>
      </w:r>
      <w:r w:rsidR="006271E4" w:rsidRPr="00972C7F">
        <w:rPr>
          <w:rFonts w:eastAsiaTheme="minorEastAsia" w:cstheme="minorHAnsi"/>
          <w:lang w:val="en-GB"/>
        </w:rPr>
        <w:t xml:space="preserve">when standardizing the temperature data to a common unit, here </w:t>
      </w:r>
      <w:r w:rsidR="006B5E92" w:rsidRPr="00972C7F">
        <w:rPr>
          <w:rFonts w:eastAsiaTheme="minorEastAsia" w:cstheme="minorHAnsi"/>
          <w:lang w:val="en-GB"/>
        </w:rPr>
        <w:t>relative to median temperature in the environment</w:t>
      </w:r>
      <w:r w:rsidR="00F860BD" w:rsidRPr="004559BC">
        <w:rPr>
          <w:rFonts w:eastAsiaTheme="minorEastAsia" w:cstheme="minorHAnsi"/>
          <w:lang w:val="en-GB"/>
        </w:rPr>
        <w:t xml:space="preserve"> </w:t>
      </w:r>
      <w:r w:rsidR="00F860BD" w:rsidRPr="00972C7F">
        <w:rPr>
          <w:rFonts w:eastAsiaTheme="minorEastAsia" w:cstheme="minorHAnsi"/>
          <w:lang w:val="en-GB"/>
        </w:rPr>
        <w:t xml:space="preserve">(i.e.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m:t>
            </m:r>
            <m:r>
              <w:rPr>
                <w:rFonts w:ascii="Cambria Math" w:eastAsiaTheme="minorEastAsia" w:hAnsi="Cambria Math" w:cstheme="minorHAnsi"/>
                <w:lang w:val="en-GB"/>
              </w:rPr>
              <m:t>,</m:t>
            </m:r>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env</m:t>
            </m:r>
            <m:r>
              <w:rPr>
                <w:rFonts w:ascii="Cambria Math" w:hAnsi="Cambria Math" w:cstheme="minorHAnsi"/>
                <w:lang w:val="en-GB"/>
              </w:rPr>
              <m:t>,</m:t>
            </m:r>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oMath>
      <w:r w:rsidR="00F860BD">
        <w:rPr>
          <w:rFonts w:eastAsiaTheme="minorEastAsia" w:cstheme="minorHAnsi"/>
          <w:lang w:val="en-GB"/>
        </w:rPr>
        <w:t>)</w:t>
      </w:r>
      <w:r w:rsidR="00B4593D">
        <w:rPr>
          <w:rFonts w:eastAsiaTheme="minorEastAsia" w:cstheme="minorHAnsi"/>
          <w:lang w:val="en-GB"/>
        </w:rPr>
        <w:t xml:space="preserve"> in unit </w:t>
      </w:r>
      <m:oMath>
        <m:r>
          <w:rPr>
            <w:rFonts w:ascii="Cambria Math" w:eastAsiaTheme="minorEastAsia" w:hAnsi="Cambria Math" w:cstheme="minorHAnsi"/>
            <w:lang w:val="en-GB"/>
          </w:rPr>
          <m:t>℃</m:t>
        </m:r>
      </m:oMath>
      <w:r w:rsidR="006C5DEC" w:rsidRPr="004559BC">
        <w:rPr>
          <w:rFonts w:eastAsiaTheme="minorEastAsia" w:cstheme="minorHAnsi"/>
          <w:lang w:val="en-GB"/>
        </w:rPr>
        <w:t>,</w:t>
      </w:r>
      <w:r w:rsidR="00F20349" w:rsidRPr="002D70E2">
        <w:rPr>
          <w:rFonts w:eastAsiaTheme="minorEastAsia" w:cstheme="minorHAnsi"/>
          <w:lang w:val="en-GB"/>
        </w:rPr>
        <w:t xml:space="preserve"> </w:t>
      </w:r>
      <w:r w:rsidR="00EC2CEF" w:rsidRPr="002D70E2">
        <w:rPr>
          <w:rFonts w:eastAsiaTheme="minorEastAsia" w:cstheme="minorHAnsi"/>
          <w:lang w:val="en-GB"/>
        </w:rPr>
        <w:t xml:space="preserve">we </w:t>
      </w:r>
      <w:r w:rsidR="00D915EC" w:rsidRPr="002D70E2">
        <w:rPr>
          <w:rFonts w:eastAsiaTheme="minorEastAsia" w:cstheme="minorHAnsi"/>
          <w:lang w:val="en-GB"/>
        </w:rPr>
        <w:t xml:space="preserve">find </w:t>
      </w:r>
      <w:r w:rsidR="00EC2CEF" w:rsidRPr="002D70E2">
        <w:rPr>
          <w:rFonts w:eastAsiaTheme="minorEastAsia" w:cstheme="minorHAnsi"/>
          <w:lang w:val="en-GB"/>
        </w:rPr>
        <w:t>large variations</w:t>
      </w:r>
      <w:r w:rsidR="007D01E8" w:rsidRPr="002D70E2">
        <w:rPr>
          <w:rFonts w:eastAsiaTheme="minorEastAsia" w:cstheme="minorHAnsi"/>
          <w:lang w:val="en-GB"/>
        </w:rPr>
        <w:t xml:space="preserve"> in the </w:t>
      </w:r>
      <w:r w:rsidR="005C3226" w:rsidRPr="002D70E2">
        <w:rPr>
          <w:rFonts w:eastAsiaTheme="minorEastAsia" w:cstheme="minorHAnsi"/>
          <w:lang w:val="en-GB"/>
        </w:rPr>
        <w:t xml:space="preserve">relative </w:t>
      </w:r>
      <w:r w:rsidR="007D01E8" w:rsidRPr="002D70E2">
        <w:rPr>
          <w:rFonts w:eastAsiaTheme="minorEastAsia" w:cstheme="minorHAnsi"/>
          <w:lang w:val="en-GB"/>
        </w:rPr>
        <w:t xml:space="preserve">temperature at </w:t>
      </w:r>
      <w:r w:rsidR="003C7800" w:rsidRPr="002D70E2">
        <w:rPr>
          <w:rFonts w:eastAsiaTheme="minorEastAsia" w:cstheme="minorHAnsi"/>
          <w:lang w:val="en-GB"/>
        </w:rPr>
        <w:t>which consumption is maximized</w:t>
      </w:r>
      <w:r w:rsidR="00BE0D35" w:rsidRPr="002D70E2">
        <w:rPr>
          <w:rFonts w:eastAsiaTheme="minorEastAsia" w:cstheme="minorHAnsi"/>
          <w:lang w:val="en-GB"/>
        </w:rPr>
        <w:t xml:space="preserve"> (“optimum”)</w:t>
      </w:r>
      <w:r w:rsidR="00041D3A" w:rsidRPr="002D70E2">
        <w:rPr>
          <w:rFonts w:eastAsiaTheme="minorEastAsia" w:cstheme="minorHAnsi"/>
          <w:lang w:val="en-GB"/>
        </w:rPr>
        <w:t xml:space="preserve"> (Fig. </w:t>
      </w:r>
      <w:r w:rsidR="005973ED" w:rsidRPr="004559BC">
        <w:rPr>
          <w:rFonts w:eastAsiaTheme="minorEastAsia" w:cstheme="minorHAnsi"/>
          <w:lang w:val="en-GB"/>
        </w:rPr>
        <w:t>4</w:t>
      </w:r>
      <w:r w:rsidR="00041D3A" w:rsidRPr="002D70E2">
        <w:rPr>
          <w:rFonts w:eastAsiaTheme="minorEastAsia" w:cstheme="minorHAnsi"/>
          <w:lang w:val="en-GB"/>
        </w:rPr>
        <w:t>)</w:t>
      </w:r>
      <w:r w:rsidR="004C128F" w:rsidRPr="002D70E2">
        <w:rPr>
          <w:rFonts w:eastAsiaTheme="minorEastAsia" w:cstheme="minorHAnsi"/>
          <w:lang w:val="en-GB"/>
        </w:rPr>
        <w:t xml:space="preserve">. </w:t>
      </w:r>
      <w:r w:rsidR="004C128F" w:rsidRPr="00972C7F">
        <w:rPr>
          <w:rFonts w:eastAsiaTheme="minorEastAsia" w:cstheme="minorHAnsi"/>
          <w:lang w:val="en-GB"/>
        </w:rPr>
        <w:t xml:space="preserve">These temperatures range from </w:t>
      </w:r>
      <w:commentRangeStart w:id="48"/>
      <w:commentRangeStart w:id="49"/>
      <w:commentRangeStart w:id="50"/>
      <w:r w:rsidR="004C128F" w:rsidRPr="00972C7F">
        <w:rPr>
          <w:rFonts w:eastAsiaTheme="minorEastAsia" w:cstheme="minorHAnsi"/>
          <w:lang w:val="en-GB"/>
        </w:rPr>
        <w:t>-2.3</w:t>
      </w:r>
      <m:oMath>
        <m:r>
          <w:rPr>
            <w:rFonts w:ascii="Cambria Math" w:eastAsiaTheme="minorEastAsia" w:hAnsi="Cambria Math" w:cstheme="minorHAnsi"/>
            <w:lang w:val="en-GB"/>
          </w:rPr>
          <m:t>℃</m:t>
        </m:r>
      </m:oMath>
      <w:r w:rsidR="004C128F" w:rsidRPr="00972C7F">
        <w:rPr>
          <w:rFonts w:eastAsiaTheme="minorEastAsia" w:cstheme="minorHAnsi"/>
          <w:lang w:val="en-GB"/>
        </w:rPr>
        <w:t xml:space="preserve"> to </w:t>
      </w:r>
      <w:r w:rsidR="000D3C96" w:rsidRPr="00972C7F">
        <w:rPr>
          <w:rFonts w:eastAsiaTheme="minorEastAsia" w:cstheme="minorHAnsi"/>
          <w:lang w:val="en-GB"/>
        </w:rPr>
        <w:t>+</w:t>
      </w:r>
      <w:r w:rsidR="004C128F" w:rsidRPr="00972C7F">
        <w:rPr>
          <w:rFonts w:eastAsiaTheme="minorEastAsia" w:cstheme="minorHAnsi"/>
          <w:lang w:val="en-GB"/>
        </w:rPr>
        <w:t>17</w:t>
      </w:r>
      <w:commentRangeEnd w:id="48"/>
      <w:r w:rsidR="004369A2">
        <w:rPr>
          <w:rStyle w:val="CommentReference"/>
        </w:rPr>
        <w:commentReference w:id="48"/>
      </w:r>
      <w:commentRangeEnd w:id="49"/>
      <w:commentRangeEnd w:id="50"/>
      <m:oMath>
        <m:r>
          <w:rPr>
            <w:rFonts w:ascii="Cambria Math" w:eastAsiaTheme="minorEastAsia" w:hAnsi="Cambria Math" w:cstheme="minorHAnsi"/>
            <w:lang w:val="en-GB"/>
          </w:rPr>
          <m:t>℃</m:t>
        </m:r>
      </m:oMath>
      <w:r w:rsidR="003B5ECD">
        <w:rPr>
          <w:rStyle w:val="CommentReference"/>
        </w:rPr>
        <w:commentReference w:id="49"/>
      </w:r>
      <w:r w:rsidR="004D14D0">
        <w:rPr>
          <w:rStyle w:val="CommentReference"/>
        </w:rPr>
        <w:commentReference w:id="50"/>
      </w:r>
      <w:r w:rsidR="00A50D17" w:rsidRPr="004559BC">
        <w:rPr>
          <w:rFonts w:eastAsiaTheme="minorEastAsia" w:cstheme="minorHAnsi"/>
          <w:lang w:val="en-GB"/>
        </w:rPr>
        <w:t xml:space="preserve">, </w:t>
      </w:r>
      <w:commentRangeStart w:id="51"/>
      <w:r w:rsidR="00A50D17" w:rsidRPr="004559BC">
        <w:rPr>
          <w:rFonts w:eastAsiaTheme="minorEastAsia" w:cstheme="minorHAnsi"/>
          <w:lang w:val="en-GB"/>
        </w:rPr>
        <w:t xml:space="preserve">but we also note these two extreme values </w:t>
      </w:r>
      <w:r w:rsidR="000A388C" w:rsidRPr="004559BC">
        <w:rPr>
          <w:rFonts w:eastAsiaTheme="minorEastAsia" w:cstheme="minorHAnsi"/>
          <w:lang w:val="en-GB"/>
        </w:rPr>
        <w:t>could be due to inaccurate descriptions of the thermal environment.</w:t>
      </w:r>
      <w:r w:rsidR="009731DC" w:rsidRPr="00972C7F">
        <w:rPr>
          <w:rFonts w:eastAsiaTheme="minorEastAsia" w:cstheme="minorHAnsi"/>
          <w:lang w:val="en-GB"/>
        </w:rPr>
        <w:t xml:space="preserve"> </w:t>
      </w:r>
      <w:commentRangeEnd w:id="51"/>
      <w:r w:rsidR="0028454F">
        <w:rPr>
          <w:rStyle w:val="CommentReference"/>
        </w:rPr>
        <w:commentReference w:id="51"/>
      </w:r>
      <w:r w:rsidR="003D5EDF" w:rsidRPr="004559BC">
        <w:rPr>
          <w:rFonts w:eastAsiaTheme="minorEastAsia" w:cstheme="minorHAnsi"/>
          <w:lang w:val="en-GB"/>
        </w:rPr>
        <w:t xml:space="preserve">Across species, the mean </w:t>
      </w:r>
      <w:r w:rsidR="00A50D17" w:rsidRPr="004559BC">
        <w:rPr>
          <w:rFonts w:eastAsiaTheme="minorEastAsia" w:cstheme="minorHAnsi"/>
          <w:lang w:val="en-GB"/>
        </w:rPr>
        <w:t xml:space="preserve">distance </w:t>
      </w:r>
      <w:r w:rsidR="003D5EDF" w:rsidRPr="004559BC">
        <w:rPr>
          <w:rFonts w:eastAsiaTheme="minorEastAsia" w:cstheme="minorHAnsi"/>
          <w:lang w:val="en-GB"/>
        </w:rPr>
        <w:t xml:space="preserve">between the mid-point of the environmental temperature and temperature where consumption is maximized is </w:t>
      </w:r>
      <w:r w:rsidR="00535F42" w:rsidRPr="004559BC">
        <w:rPr>
          <w:rFonts w:eastAsiaTheme="minorEastAsia" w:cstheme="minorHAnsi"/>
          <w:lang w:val="en-GB"/>
        </w:rPr>
        <w:t>+</w:t>
      </w:r>
      <w:r w:rsidR="004E72C2" w:rsidRPr="00972C7F">
        <w:rPr>
          <w:rFonts w:eastAsiaTheme="minorEastAsia" w:cstheme="minorHAnsi"/>
          <w:lang w:val="en-GB"/>
        </w:rPr>
        <w:t>6</w:t>
      </w:r>
      <m:oMath>
        <m:r>
          <w:rPr>
            <w:rFonts w:ascii="Cambria Math" w:eastAsiaTheme="minorEastAsia" w:hAnsi="Cambria Math" w:cstheme="minorHAnsi"/>
            <w:lang w:val="en-GB"/>
          </w:rPr>
          <m:t>℃</m:t>
        </m:r>
      </m:oMath>
      <w:r w:rsidR="004E72C2" w:rsidRPr="00972C7F">
        <w:rPr>
          <w:rFonts w:eastAsiaTheme="minorEastAsia" w:cstheme="minorHAnsi"/>
          <w:lang w:val="en-GB"/>
        </w:rPr>
        <w:t xml:space="preserve"> </w:t>
      </w:r>
      <w:r w:rsidR="00504EE2" w:rsidRPr="004559BC">
        <w:rPr>
          <w:rFonts w:eastAsiaTheme="minorEastAsia" w:cstheme="minorHAnsi"/>
          <w:lang w:val="en-GB"/>
        </w:rPr>
        <w:t xml:space="preserve">with standard deviation of </w:t>
      </w:r>
      <w:r w:rsidR="00246552" w:rsidRPr="004559BC">
        <w:rPr>
          <w:rFonts w:eastAsiaTheme="minorEastAsia" w:cstheme="minorHAnsi"/>
          <w:lang w:val="en-GB"/>
        </w:rPr>
        <w:t>6</w:t>
      </w:r>
      <w:r w:rsidR="001437ED" w:rsidRPr="00972C7F">
        <w:rPr>
          <w:rFonts w:eastAsiaTheme="minorEastAsia" w:cstheme="minorHAnsi"/>
          <w:lang w:val="en-GB"/>
        </w:rPr>
        <w:t>.</w:t>
      </w:r>
      <w:r w:rsidR="00733A76" w:rsidRPr="00972C7F">
        <w:rPr>
          <w:rFonts w:eastAsiaTheme="minorEastAsia" w:cstheme="minorHAnsi"/>
          <w:lang w:val="en-GB"/>
        </w:rPr>
        <w:t xml:space="preserve"> </w:t>
      </w:r>
    </w:p>
    <w:p w14:paraId="478B3432" w14:textId="16003AC0" w:rsidR="00CA28E0" w:rsidRPr="004559BC" w:rsidRDefault="00191B54" w:rsidP="00E46073">
      <w:pPr>
        <w:spacing w:line="480" w:lineRule="auto"/>
        <w:ind w:firstLine="284"/>
        <w:contextualSpacing/>
        <w:jc w:val="both"/>
        <w:rPr>
          <w:rFonts w:cstheme="minorHAnsi"/>
          <w:lang w:val="en-GB"/>
        </w:rPr>
      </w:pPr>
      <w:r w:rsidRPr="004559BC">
        <w:rPr>
          <w:rFonts w:eastAsiaTheme="minorEastAsia" w:cstheme="minorHAnsi"/>
          <w:lang w:val="en-GB"/>
        </w:rPr>
        <w:t xml:space="preserve">The implication of unimodal </w:t>
      </w:r>
      <w:r w:rsidR="006E6618" w:rsidRPr="004559BC">
        <w:rPr>
          <w:rFonts w:eastAsiaTheme="minorEastAsia" w:cstheme="minorHAnsi"/>
          <w:lang w:val="en-GB"/>
        </w:rPr>
        <w:t xml:space="preserve">thermal response curves for maximum consumption is that the </w:t>
      </w:r>
      <w:r w:rsidR="00196CCF" w:rsidRPr="004559BC">
        <w:rPr>
          <w:rFonts w:eastAsiaTheme="minorEastAsia" w:cstheme="minorHAnsi"/>
          <w:lang w:val="en-GB"/>
        </w:rPr>
        <w:t xml:space="preserve">net energy gain, i.e. the </w:t>
      </w:r>
      <w:r w:rsidR="006E6618" w:rsidRPr="004559BC">
        <w:rPr>
          <w:rFonts w:eastAsiaTheme="minorEastAsia" w:cstheme="minorHAnsi"/>
          <w:lang w:val="en-GB"/>
        </w:rPr>
        <w:t xml:space="preserve">difference between </w:t>
      </w:r>
      <w:r w:rsidR="00FC6010" w:rsidRPr="004559BC">
        <w:rPr>
          <w:rFonts w:eastAsiaTheme="minorEastAsia" w:cstheme="minorHAnsi"/>
          <w:lang w:val="en-GB"/>
        </w:rPr>
        <w:t>exponentially increasing</w:t>
      </w:r>
      <w:r w:rsidR="00F759B1" w:rsidRPr="004559BC">
        <w:rPr>
          <w:rFonts w:eastAsiaTheme="minorEastAsia" w:cstheme="minorHAnsi"/>
          <w:lang w:val="en-GB"/>
        </w:rPr>
        <w:t xml:space="preserve"> </w:t>
      </w:r>
      <w:r w:rsidR="006E6618" w:rsidRPr="004559BC">
        <w:rPr>
          <w:rFonts w:eastAsiaTheme="minorEastAsia" w:cstheme="minorHAnsi"/>
          <w:lang w:val="en-GB"/>
        </w:rPr>
        <w:t>metabolic rate</w:t>
      </w:r>
      <w:r w:rsidR="00013FF2" w:rsidRPr="004559BC">
        <w:rPr>
          <w:rFonts w:eastAsiaTheme="minorEastAsia" w:cstheme="minorHAnsi"/>
          <w:lang w:val="en-GB"/>
        </w:rPr>
        <w:t xml:space="preserve"> (</w:t>
      </w:r>
      <w:r w:rsidR="00F759B1" w:rsidRPr="004559BC">
        <w:rPr>
          <w:rFonts w:eastAsiaTheme="minorEastAsia" w:cstheme="minorHAnsi"/>
          <w:lang w:val="en-GB"/>
        </w:rPr>
        <w:t>proportional to energetic costs</w:t>
      </w:r>
      <w:r w:rsidR="00013FF2" w:rsidRPr="004559BC">
        <w:rPr>
          <w:rFonts w:eastAsiaTheme="minorEastAsia" w:cstheme="minorHAnsi"/>
          <w:lang w:val="en-GB"/>
        </w:rPr>
        <w:t>)</w:t>
      </w:r>
      <w:r w:rsidR="006E6618" w:rsidRPr="004559BC">
        <w:rPr>
          <w:rFonts w:eastAsiaTheme="minorEastAsia" w:cstheme="minorHAnsi"/>
          <w:lang w:val="en-GB"/>
        </w:rPr>
        <w:t xml:space="preserve"> and consumption </w:t>
      </w:r>
      <w:r w:rsidR="00F759B1" w:rsidRPr="004559BC">
        <w:rPr>
          <w:rFonts w:eastAsiaTheme="minorEastAsia" w:cstheme="minorHAnsi"/>
          <w:lang w:val="en-GB"/>
        </w:rPr>
        <w:t xml:space="preserve">(proportional to energetic gains) </w:t>
      </w:r>
      <w:r w:rsidR="006E6618" w:rsidRPr="004559BC">
        <w:rPr>
          <w:rFonts w:eastAsiaTheme="minorEastAsia" w:cstheme="minorHAnsi"/>
          <w:lang w:val="en-GB"/>
        </w:rPr>
        <w:t>also is unimodal</w:t>
      </w:r>
      <w:r w:rsidR="003A3EC6" w:rsidRPr="004559BC">
        <w:rPr>
          <w:rFonts w:eastAsiaTheme="minorEastAsia" w:cstheme="minorHAnsi"/>
          <w:lang w:val="en-GB"/>
        </w:rPr>
        <w:t xml:space="preserve"> </w:t>
      </w:r>
      <w:r w:rsidR="00463D5F" w:rsidRPr="004559BC">
        <w:rPr>
          <w:rFonts w:eastAsiaTheme="minorEastAsia" w:cstheme="minorHAnsi"/>
          <w:lang w:val="en-GB"/>
        </w:rPr>
        <w:t>(Fig. 5)</w:t>
      </w:r>
      <w:r w:rsidR="001107F5" w:rsidRPr="004559BC">
        <w:rPr>
          <w:rFonts w:eastAsiaTheme="minorEastAsia" w:cstheme="minorHAnsi"/>
          <w:lang w:val="en-GB"/>
        </w:rPr>
        <w:t>.</w:t>
      </w:r>
      <w:r w:rsidR="00CC3ADF" w:rsidRPr="004559BC">
        <w:rPr>
          <w:rFonts w:eastAsiaTheme="minorEastAsia" w:cstheme="minorHAnsi"/>
          <w:lang w:val="en-GB"/>
        </w:rPr>
        <w:t xml:space="preserve"> </w:t>
      </w:r>
      <w:r w:rsidR="00911AB3" w:rsidRPr="004559BC">
        <w:rPr>
          <w:rFonts w:eastAsiaTheme="minorEastAsia" w:cstheme="minorHAnsi"/>
          <w:lang w:val="en-GB"/>
        </w:rPr>
        <w:t>T</w:t>
      </w:r>
      <w:r w:rsidR="00CC3ADF" w:rsidRPr="004559BC">
        <w:rPr>
          <w:rFonts w:eastAsiaTheme="minorEastAsia" w:cstheme="minorHAnsi"/>
          <w:lang w:val="en-GB"/>
        </w:rPr>
        <w:t>his is a common observation</w:t>
      </w:r>
      <w:r w:rsidR="00911CAE" w:rsidRPr="004559BC">
        <w:rPr>
          <w:rFonts w:eastAsiaTheme="minorEastAsia" w:cstheme="minorHAnsi"/>
          <w:lang w:val="en-GB"/>
        </w:rPr>
        <w:t xml:space="preserve"> </w:t>
      </w:r>
      <w:r w:rsidR="00232FB6" w:rsidRPr="004559BC">
        <w:rPr>
          <w:rFonts w:eastAsiaTheme="minorEastAsia" w:cstheme="minorHAnsi"/>
          <w:lang w:val="en-GB"/>
        </w:rPr>
        <w:t>at a specific</w:t>
      </w:r>
      <w:r w:rsidR="00911CAE" w:rsidRPr="004559BC">
        <w:rPr>
          <w:rFonts w:eastAsiaTheme="minorEastAsia" w:cstheme="minorHAnsi"/>
          <w:lang w:val="en-GB"/>
        </w:rPr>
        <w:t xml:space="preserve"> body size </w:t>
      </w:r>
      <w:r w:rsidR="00911CAE">
        <w:rPr>
          <w:rFonts w:eastAsiaTheme="minorEastAsia" w:cstheme="minorHAnsi"/>
        </w:rPr>
        <w:fldChar w:fldCharType="begin"/>
      </w:r>
      <w:r w:rsidR="00911CAE" w:rsidRPr="004559BC">
        <w:rPr>
          <w:rFonts w:eastAsiaTheme="minorEastAsia" w:cstheme="minorHAnsi"/>
          <w:lang w:val="en-GB"/>
        </w:rPr>
        <w:instrText xml:space="preserve"> ADDIN ZOTERO_ITEM CSL_CITATION {"citationID":"a1tjj77g32l","properties":{"formattedCitation":"(Jobling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911CAE">
        <w:rPr>
          <w:rFonts w:eastAsiaTheme="minorEastAsia" w:cstheme="minorHAnsi"/>
        </w:rPr>
        <w:fldChar w:fldCharType="separate"/>
      </w:r>
      <w:r w:rsidR="00911CAE" w:rsidRPr="006750E1">
        <w:rPr>
          <w:rFonts w:ascii="Times New Roman" w:cs="Times New Roman"/>
          <w:lang w:val="en-GB"/>
        </w:rPr>
        <w:t>(Jobling 1997)</w:t>
      </w:r>
      <w:r w:rsidR="00911CAE">
        <w:rPr>
          <w:rFonts w:eastAsiaTheme="minorEastAsia" w:cstheme="minorHAnsi"/>
        </w:rPr>
        <w:fldChar w:fldCharType="end"/>
      </w:r>
      <w:r w:rsidR="004048E8" w:rsidRPr="004559BC">
        <w:rPr>
          <w:rFonts w:eastAsiaTheme="minorEastAsia" w:cstheme="minorHAnsi"/>
          <w:lang w:val="en-GB"/>
        </w:rPr>
        <w:t>,</w:t>
      </w:r>
      <w:r w:rsidR="00AD5B39" w:rsidRPr="004559BC">
        <w:rPr>
          <w:rFonts w:eastAsiaTheme="minorEastAsia" w:cstheme="minorHAnsi"/>
          <w:lang w:val="en-GB"/>
        </w:rPr>
        <w:t xml:space="preserve"> </w:t>
      </w:r>
      <w:r w:rsidR="00BD7D6F" w:rsidRPr="004559BC">
        <w:rPr>
          <w:rFonts w:eastAsiaTheme="minorEastAsia" w:cstheme="minorHAnsi"/>
          <w:lang w:val="en-GB"/>
        </w:rPr>
        <w:t xml:space="preserve">but </w:t>
      </w:r>
      <w:r w:rsidR="00893136" w:rsidRPr="004559BC">
        <w:rPr>
          <w:rFonts w:eastAsiaTheme="minorEastAsia" w:cstheme="minorHAnsi"/>
          <w:lang w:val="en-GB"/>
        </w:rPr>
        <w:t>it is not often compared between different body sizes</w:t>
      </w:r>
      <w:r w:rsidR="00AD5B39" w:rsidRPr="004559BC">
        <w:rPr>
          <w:rFonts w:eastAsiaTheme="minorEastAsia" w:cstheme="minorHAnsi"/>
          <w:lang w:val="en-GB"/>
        </w:rPr>
        <w:t>.</w:t>
      </w:r>
      <w:r w:rsidR="000238B8" w:rsidRPr="004559BC">
        <w:rPr>
          <w:rFonts w:eastAsiaTheme="minorEastAsia" w:cstheme="minorHAnsi"/>
          <w:lang w:val="en-GB"/>
        </w:rPr>
        <w:t xml:space="preserve"> W</w:t>
      </w:r>
      <w:r w:rsidR="00CC3ADF" w:rsidRPr="004559BC">
        <w:rPr>
          <w:rFonts w:eastAsiaTheme="minorEastAsia" w:cstheme="minorHAnsi"/>
          <w:lang w:val="en-GB"/>
        </w:rPr>
        <w:t xml:space="preserve">e </w:t>
      </w:r>
      <w:r w:rsidR="00524D1F" w:rsidRPr="004559BC">
        <w:rPr>
          <w:rFonts w:eastAsiaTheme="minorEastAsia" w:cstheme="minorHAnsi"/>
          <w:lang w:val="en-GB"/>
        </w:rPr>
        <w:t xml:space="preserve">exemplify the thermal response of net-energy gain </w:t>
      </w:r>
      <w:r w:rsidR="00CC3ADF" w:rsidRPr="004559BC">
        <w:rPr>
          <w:rFonts w:eastAsiaTheme="minorEastAsia" w:cstheme="minorHAnsi"/>
          <w:lang w:val="en-GB"/>
        </w:rPr>
        <w:t xml:space="preserve">using </w:t>
      </w:r>
      <w:r w:rsidR="00CC2FBD" w:rsidRPr="004559BC">
        <w:rPr>
          <w:rFonts w:eastAsiaTheme="minorEastAsia" w:cstheme="minorHAnsi"/>
          <w:lang w:val="en-GB"/>
        </w:rPr>
        <w:t>two body sizes</w:t>
      </w:r>
      <w:r w:rsidR="009E167B" w:rsidRPr="004559BC">
        <w:rPr>
          <w:rFonts w:eastAsiaTheme="minorEastAsia" w:cstheme="minorHAnsi"/>
          <w:lang w:val="en-GB"/>
        </w:rPr>
        <w:t xml:space="preserve"> and the </w:t>
      </w:r>
      <w:r w:rsidR="00144C44" w:rsidRPr="004559BC">
        <w:rPr>
          <w:rFonts w:eastAsiaTheme="minorEastAsia" w:cstheme="minorHAnsi"/>
          <w:lang w:val="en-GB"/>
        </w:rPr>
        <w:t>mass- and temperature</w:t>
      </w:r>
      <w:r w:rsidR="005C4EE1" w:rsidRPr="004559BC">
        <w:rPr>
          <w:rFonts w:eastAsiaTheme="minorEastAsia" w:cstheme="minorHAnsi"/>
          <w:lang w:val="en-GB"/>
        </w:rPr>
        <w:t>-</w:t>
      </w:r>
      <w:r w:rsidR="00144C44" w:rsidRPr="004559BC">
        <w:rPr>
          <w:rFonts w:eastAsiaTheme="minorEastAsia" w:cstheme="minorHAnsi"/>
          <w:lang w:val="en-GB"/>
        </w:rPr>
        <w:t xml:space="preserve">dependent </w:t>
      </w:r>
      <w:r w:rsidR="00F930CD" w:rsidRPr="004559BC">
        <w:rPr>
          <w:rFonts w:eastAsiaTheme="minorEastAsia" w:cstheme="minorHAnsi"/>
          <w:lang w:val="en-GB"/>
        </w:rPr>
        <w:t>statistical models for metabolism and</w:t>
      </w:r>
      <w:r w:rsidR="005B1DF6" w:rsidRPr="004559BC">
        <w:rPr>
          <w:rFonts w:eastAsiaTheme="minorEastAsia" w:cstheme="minorHAnsi"/>
          <w:lang w:val="en-GB"/>
        </w:rPr>
        <w:t xml:space="preserve"> consumption (using the species </w:t>
      </w:r>
      <w:r w:rsidR="005B1DF6" w:rsidRPr="004559BC">
        <w:rPr>
          <w:rFonts w:eastAsiaTheme="minorEastAsia" w:cstheme="minorHAnsi"/>
          <w:i/>
          <w:iCs/>
          <w:lang w:val="en-GB"/>
        </w:rPr>
        <w:t xml:space="preserve">C. </w:t>
      </w:r>
      <w:proofErr w:type="spellStart"/>
      <w:r w:rsidR="005B1DF6" w:rsidRPr="004559BC">
        <w:rPr>
          <w:rFonts w:eastAsiaTheme="minorEastAsia" w:cstheme="minorHAnsi"/>
          <w:i/>
          <w:iCs/>
          <w:lang w:val="en-GB"/>
        </w:rPr>
        <w:t>argus</w:t>
      </w:r>
      <w:proofErr w:type="spellEnd"/>
      <w:r w:rsidR="00A55875" w:rsidRPr="004559BC">
        <w:rPr>
          <w:rFonts w:eastAsiaTheme="minorEastAsia" w:cstheme="minorHAnsi"/>
          <w:lang w:val="en-GB"/>
        </w:rPr>
        <w:t xml:space="preserve"> because of the amount of data available and clear unimodal thermal response </w:t>
      </w:r>
      <w:r w:rsidR="00A55875" w:rsidRPr="00844CD2">
        <w:rPr>
          <w:rFonts w:eastAsiaTheme="minorEastAsia" w:cstheme="minorHAnsi"/>
          <w:lang w:val="en-GB"/>
        </w:rPr>
        <w:t>curve</w:t>
      </w:r>
      <w:r w:rsidR="00F33EDD" w:rsidRPr="00844CD2">
        <w:rPr>
          <w:rFonts w:eastAsiaTheme="minorEastAsia" w:cstheme="minorHAnsi"/>
          <w:lang w:val="en-GB"/>
        </w:rPr>
        <w:t>, Fig. S</w:t>
      </w:r>
      <w:r w:rsidR="00844CD2" w:rsidRPr="00844CD2">
        <w:rPr>
          <w:rFonts w:eastAsiaTheme="minorEastAsia" w:cstheme="minorHAnsi"/>
          <w:lang w:val="en-GB"/>
        </w:rPr>
        <w:t>10</w:t>
      </w:r>
      <w:r w:rsidR="005B1DF6" w:rsidRPr="00844CD2">
        <w:rPr>
          <w:rFonts w:eastAsiaTheme="minorEastAsia" w:cstheme="minorHAnsi"/>
          <w:lang w:val="en-GB"/>
        </w:rPr>
        <w:t>)</w:t>
      </w:r>
      <w:r w:rsidR="008A107C" w:rsidRPr="00844CD2">
        <w:rPr>
          <w:rFonts w:eastAsiaTheme="minorEastAsia" w:cstheme="minorHAnsi"/>
          <w:lang w:val="en-GB"/>
        </w:rPr>
        <w:t>,</w:t>
      </w:r>
      <w:r w:rsidR="00747003" w:rsidRPr="00844CD2">
        <w:rPr>
          <w:rFonts w:eastAsiaTheme="minorEastAsia" w:cstheme="minorHAnsi"/>
          <w:lang w:val="en-GB"/>
        </w:rPr>
        <w:t xml:space="preserve"> and show that the </w:t>
      </w:r>
      <w:r w:rsidR="00747003" w:rsidRPr="004559BC">
        <w:rPr>
          <w:rFonts w:eastAsiaTheme="minorEastAsia" w:cstheme="minorHAnsi"/>
          <w:lang w:val="en-GB"/>
        </w:rPr>
        <w:t>optimum of net</w:t>
      </w:r>
      <w:r w:rsidR="009553ED" w:rsidRPr="004559BC">
        <w:rPr>
          <w:rFonts w:eastAsiaTheme="minorEastAsia" w:cstheme="minorHAnsi"/>
          <w:lang w:val="en-GB"/>
        </w:rPr>
        <w:t xml:space="preserve"> </w:t>
      </w:r>
      <w:r w:rsidR="00747003" w:rsidRPr="004559BC">
        <w:rPr>
          <w:rFonts w:eastAsiaTheme="minorEastAsia" w:cstheme="minorHAnsi"/>
          <w:lang w:val="en-GB"/>
        </w:rPr>
        <w:t>energy gain declines with body size</w:t>
      </w:r>
      <w:r w:rsidR="00084601" w:rsidRPr="004559BC">
        <w:rPr>
          <w:rFonts w:eastAsiaTheme="minorEastAsia" w:cstheme="minorHAnsi"/>
          <w:lang w:val="en-GB"/>
        </w:rPr>
        <w:t xml:space="preserve"> (Fig. 5)</w:t>
      </w:r>
      <w:r w:rsidR="00747003" w:rsidRPr="004559BC">
        <w:rPr>
          <w:rFonts w:eastAsiaTheme="minorEastAsia" w:cstheme="minorHAnsi"/>
          <w:lang w:val="en-GB"/>
        </w:rPr>
        <w:t>.</w:t>
      </w:r>
      <w:r w:rsidR="003D0B87" w:rsidRPr="004559BC">
        <w:rPr>
          <w:rFonts w:eastAsiaTheme="minorEastAsia" w:cstheme="minorHAnsi"/>
          <w:lang w:val="en-GB"/>
        </w:rPr>
        <w:t xml:space="preserve"> </w:t>
      </w:r>
      <w:r w:rsidR="005B370D" w:rsidRPr="004559BC">
        <w:rPr>
          <w:rFonts w:eastAsiaTheme="minorEastAsia" w:cstheme="minorHAnsi"/>
          <w:lang w:val="en-GB"/>
        </w:rPr>
        <w:t xml:space="preserve">Empirical estimates of optimum temperature for growth across different body sizes within species corroborate this </w:t>
      </w:r>
      <w:r w:rsidR="008C404E" w:rsidRPr="004559BC">
        <w:rPr>
          <w:rFonts w:eastAsiaTheme="minorEastAsia" w:cstheme="minorHAnsi"/>
          <w:lang w:val="en-GB"/>
        </w:rPr>
        <w:t>prediction.</w:t>
      </w:r>
      <w:r w:rsidR="00276DC2" w:rsidRPr="004559BC">
        <w:rPr>
          <w:rFonts w:eastAsiaTheme="minorEastAsia" w:cstheme="minorHAnsi"/>
          <w:lang w:val="en-GB"/>
        </w:rPr>
        <w:t xml:space="preserve"> Specifically, we</w:t>
      </w:r>
      <w:r w:rsidR="00276DC2" w:rsidRPr="004559BC">
        <w:rPr>
          <w:rFonts w:cstheme="minorHAnsi"/>
          <w:lang w:val="en-GB"/>
        </w:rPr>
        <w:t xml:space="preserve"> find that </w:t>
      </w:r>
      <w:r w:rsidR="00064C78" w:rsidRPr="004559BC">
        <w:rPr>
          <w:rFonts w:cstheme="minorHAnsi"/>
          <w:lang w:val="en-GB"/>
        </w:rPr>
        <w:t xml:space="preserve">the </w:t>
      </w:r>
      <w:r w:rsidR="00CA28E0" w:rsidRPr="00972C7F">
        <w:rPr>
          <w:rFonts w:cstheme="minorHAnsi"/>
          <w:lang w:val="en-GB"/>
        </w:rPr>
        <w:t xml:space="preserve">optimum temperature </w:t>
      </w:r>
      <w:r w:rsidR="00CA28E0" w:rsidRPr="004559BC">
        <w:rPr>
          <w:rFonts w:cstheme="minorHAnsi"/>
          <w:lang w:val="en-GB"/>
        </w:rPr>
        <w:t xml:space="preserve">for growth </w:t>
      </w:r>
      <w:r w:rsidR="00CA28E0" w:rsidRPr="00972C7F">
        <w:rPr>
          <w:rFonts w:cstheme="minorHAnsi"/>
          <w:lang w:val="en-GB"/>
        </w:rPr>
        <w:t>declines with body size</w:t>
      </w:r>
      <w:r w:rsidR="00CA28E0" w:rsidRPr="004559BC">
        <w:rPr>
          <w:rFonts w:cstheme="minorHAnsi"/>
          <w:lang w:val="en-GB"/>
        </w:rPr>
        <w:t xml:space="preserve"> by</w:t>
      </w:r>
      <w:r w:rsidR="00CA28E0" w:rsidRPr="00972C7F">
        <w:rPr>
          <w:rFonts w:cstheme="minorHAnsi"/>
          <w:lang w:val="en-GB"/>
        </w:rPr>
        <w:t xml:space="preserve"> </w:t>
      </w:r>
      <w:r w:rsidR="00CA28E0" w:rsidRPr="00972C7F">
        <w:rPr>
          <w:rFonts w:eastAsiaTheme="minorEastAsia" w:cstheme="minorHAnsi"/>
          <w:lang w:val="en-GB"/>
        </w:rPr>
        <w:t>0.3</w:t>
      </w:r>
      <m:oMath>
        <m:r>
          <m:rPr>
            <m:sty m:val="p"/>
          </m:rPr>
          <w:rPr>
            <w:rFonts w:ascii="Cambria Math" w:hAnsi="Cambria Math" w:cstheme="minorHAnsi"/>
            <w:lang w:val="en-GB"/>
          </w:rPr>
          <m:t>℃</m:t>
        </m:r>
      </m:oMath>
      <w:r w:rsidR="00CA28E0" w:rsidRPr="00972C7F">
        <w:rPr>
          <w:rFonts w:eastAsiaTheme="minorEastAsia" w:cstheme="minorHAnsi"/>
          <w:lang w:val="en-GB"/>
        </w:rPr>
        <w:t xml:space="preserve"> per unit increase in</w:t>
      </w:r>
      <w:r w:rsidR="00CA28E0" w:rsidRPr="004559BC">
        <w:rPr>
          <w:rFonts w:eastAsiaTheme="minorEastAsia" w:cstheme="minorHAnsi"/>
          <w:lang w:val="en-GB"/>
        </w:rPr>
        <w:t xml:space="preserve"> </w:t>
      </w:r>
      <w:r w:rsidR="00CA28E0" w:rsidRPr="00972C7F">
        <w:rPr>
          <w:rFonts w:eastAsiaTheme="minorEastAsia" w:cstheme="minorHAnsi"/>
          <w:lang w:val="en-GB"/>
        </w:rPr>
        <w:t xml:space="preserve">the </w:t>
      </w:r>
      <w:commentRangeStart w:id="52"/>
      <w:commentRangeStart w:id="53"/>
      <w:r w:rsidR="00CA28E0" w:rsidRPr="00972C7F">
        <w:rPr>
          <w:rFonts w:eastAsiaTheme="minorEastAsia" w:cstheme="minorHAnsi"/>
          <w:lang w:val="en-GB"/>
        </w:rPr>
        <w:t xml:space="preserve">natural log of relative body mass (Fig. </w:t>
      </w:r>
      <w:r w:rsidR="00700427" w:rsidRPr="004559BC">
        <w:rPr>
          <w:rFonts w:eastAsiaTheme="minorEastAsia" w:cstheme="minorHAnsi"/>
          <w:lang w:val="en-GB"/>
        </w:rPr>
        <w:t>6</w:t>
      </w:r>
      <w:r w:rsidR="00CA28E0" w:rsidRPr="00972C7F">
        <w:rPr>
          <w:rFonts w:eastAsiaTheme="minorEastAsia" w:cstheme="minorHAnsi"/>
          <w:lang w:val="en-GB"/>
        </w:rPr>
        <w:t>)</w:t>
      </w:r>
      <w:r w:rsidR="00CA28E0" w:rsidRPr="004559BC">
        <w:rPr>
          <w:rFonts w:eastAsiaTheme="minorEastAsia" w:cstheme="minorHAnsi"/>
          <w:lang w:val="en-GB"/>
        </w:rPr>
        <w:t xml:space="preserve">. </w:t>
      </w:r>
      <w:commentRangeEnd w:id="52"/>
      <w:r w:rsidR="00BC6DAB">
        <w:rPr>
          <w:rStyle w:val="CommentReference"/>
        </w:rPr>
        <w:commentReference w:id="52"/>
      </w:r>
      <w:commentRangeEnd w:id="53"/>
      <w:r w:rsidR="00BC6DAB">
        <w:rPr>
          <w:rStyle w:val="CommentReference"/>
        </w:rPr>
        <w:commentReference w:id="53"/>
      </w:r>
      <w:r w:rsidR="00CA28E0" w:rsidRPr="004559BC">
        <w:rPr>
          <w:rFonts w:eastAsiaTheme="minorEastAsia" w:cstheme="minorHAnsi"/>
          <w:lang w:val="en-GB"/>
        </w:rPr>
        <w:t>This decline in optimum temperature</w:t>
      </w:r>
      <w:r w:rsidR="00001A7F">
        <w:rPr>
          <w:rFonts w:eastAsiaTheme="minorEastAsia" w:cstheme="minorHAnsi"/>
          <w:lang w:val="en-GB"/>
        </w:rPr>
        <w:t xml:space="preserve"> with mass</w:t>
      </w:r>
      <w:r w:rsidR="00CA28E0" w:rsidRPr="004559BC">
        <w:rPr>
          <w:rFonts w:eastAsiaTheme="minorEastAsia" w:cstheme="minorHAnsi"/>
          <w:lang w:val="en-GB"/>
        </w:rPr>
        <w:t xml:space="preserve"> is very clear, </w:t>
      </w:r>
      <w:r w:rsidR="00CA28E0" w:rsidRPr="00972C7F">
        <w:rPr>
          <w:rFonts w:eastAsiaTheme="minorEastAsia" w:cstheme="minorHAnsi"/>
          <w:lang w:val="en-GB"/>
        </w:rPr>
        <w:t xml:space="preserve">because </w:t>
      </w:r>
      <w:r w:rsidR="00CA28E0" w:rsidRPr="00972C7F">
        <w:rPr>
          <w:rFonts w:cstheme="minorHAnsi"/>
          <w:lang w:val="en-GB"/>
        </w:rPr>
        <w:t>99% of the posterior density of the slope estimate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1</m:t>
            </m:r>
          </m:sub>
        </m:sSub>
      </m:oMath>
      <w:r w:rsidR="00CA28E0" w:rsidRPr="00972C7F">
        <w:rPr>
          <w:rFonts w:cstheme="minorHAnsi"/>
          <w:lang w:val="en-GB"/>
        </w:rPr>
        <w:t>) is below 0</w:t>
      </w:r>
      <w:r w:rsidR="00A1529F">
        <w:rPr>
          <w:rFonts w:cstheme="minorHAnsi"/>
          <w:lang w:val="en-GB"/>
        </w:rPr>
        <w:t xml:space="preserve"> (Fig. S11)</w:t>
      </w:r>
      <w:r w:rsidR="00CA28E0" w:rsidRPr="00972C7F">
        <w:rPr>
          <w:rFonts w:cstheme="minorHAnsi"/>
          <w:lang w:val="en-GB"/>
        </w:rPr>
        <w:t>.</w:t>
      </w:r>
      <w:r w:rsidR="00CA28E0" w:rsidRPr="004559BC">
        <w:rPr>
          <w:rFonts w:cstheme="minorHAnsi"/>
          <w:lang w:val="en-GB"/>
        </w:rPr>
        <w:t xml:space="preserve"> The two models, with and without species-varying slopes, were indistinguishable in terms of WAIC (</w:t>
      </w:r>
      <m:oMath>
        <m:r>
          <m:rPr>
            <m:sty m:val="p"/>
          </m:rPr>
          <w:rPr>
            <w:rFonts w:ascii="Cambria Math" w:hAnsi="Cambria Math" w:cstheme="minorHAnsi"/>
          </w:rPr>
          <m:t>Δ</m:t>
        </m:r>
      </m:oMath>
      <w:r w:rsidR="00CA28E0" w:rsidRPr="004559BC">
        <w:rPr>
          <w:rFonts w:cstheme="minorHAnsi"/>
          <w:lang w:val="en-GB"/>
        </w:rPr>
        <w:t xml:space="preserve">WAIC = 1.3), and we therefore present the results for the global slope model for parsimony. </w:t>
      </w:r>
      <w:r w:rsidR="00CA28E0" w:rsidRPr="004559BC">
        <w:rPr>
          <w:rFonts w:eastAsiaTheme="minorEastAsia" w:cstheme="minorHAnsi"/>
          <w:lang w:val="en-GB"/>
        </w:rPr>
        <w:t>The</w:t>
      </w:r>
      <w:r w:rsidR="00CA28E0" w:rsidRPr="00972C7F">
        <w:rPr>
          <w:rFonts w:eastAsiaTheme="minorEastAsia" w:cstheme="minorHAnsi"/>
          <w:lang w:val="en-GB"/>
        </w:rPr>
        <w:t xml:space="preserve"> general relationship</w:t>
      </w:r>
      <w:r w:rsidR="00CA28E0" w:rsidRPr="004559BC">
        <w:rPr>
          <w:rFonts w:eastAsiaTheme="minorEastAsia" w:cstheme="minorHAnsi"/>
          <w:lang w:val="en-GB"/>
        </w:rPr>
        <w:t xml:space="preserve"> </w:t>
      </w:r>
      <w:r w:rsidR="00CA28E0" w:rsidRPr="00972C7F">
        <w:rPr>
          <w:rFonts w:eastAsiaTheme="minorEastAsia" w:cstheme="minorHAnsi"/>
          <w:lang w:val="en-GB"/>
        </w:rPr>
        <w:t>is given by</w:t>
      </w:r>
      <w:r w:rsidR="00CA28E0" w:rsidRPr="004559BC">
        <w:rPr>
          <w:rFonts w:eastAsiaTheme="minorEastAsia" w:cstheme="minorHAnsi"/>
          <w:lang w:val="en-GB"/>
        </w:rPr>
        <w:t xml:space="preserve"> the model</w:t>
      </w:r>
      <w:r w:rsidR="00CA28E0" w:rsidRPr="00972C7F">
        <w:rPr>
          <w:rFonts w:eastAsiaTheme="minorEastAsia" w:cstheme="minorHAnsi"/>
          <w:lang w:val="en-GB"/>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lang w:val="en-GB"/>
          </w:rPr>
          <m:t>=0.0124-0.3</m:t>
        </m:r>
        <m:r>
          <w:rPr>
            <w:rFonts w:ascii="Cambria Math" w:hAnsi="Cambria Math" w:cstheme="minorHAnsi" w:hint="eastAsia"/>
            <w:lang w:val="en-GB"/>
          </w:rPr>
          <m:t>×</m:t>
        </m:r>
        <m:r>
          <w:rPr>
            <w:rFonts w:ascii="Cambria Math" w:hAnsi="Cambria Math" w:cstheme="minorHAnsi"/>
          </w:rPr>
          <m:t>m</m:t>
        </m:r>
      </m:oMath>
      <w:r w:rsidR="00CA28E0" w:rsidRPr="004559BC">
        <w:rPr>
          <w:rFonts w:eastAsiaTheme="minorEastAsia" w:cstheme="minorHAnsi"/>
          <w:lang w:val="en-GB"/>
        </w:rPr>
        <w:t xml:space="preserve">, where </w:t>
      </w:r>
      <m:oMath>
        <m:r>
          <w:rPr>
            <w:rFonts w:ascii="Cambria Math" w:eastAsiaTheme="minorEastAsia" w:hAnsi="Cambria Math" w:cstheme="minorHAnsi"/>
          </w:rPr>
          <m:t>m</m:t>
        </m:r>
      </m:oMath>
      <w:r w:rsidR="00CA28E0" w:rsidRPr="004559BC">
        <w:rPr>
          <w:rFonts w:eastAsiaTheme="minorEastAsia" w:cstheme="minorHAnsi"/>
          <w:lang w:val="en-GB"/>
        </w:rPr>
        <w:t xml:space="preserve"> is</w:t>
      </w:r>
      <w:r w:rsidR="00920875" w:rsidRPr="004559BC">
        <w:rPr>
          <w:rFonts w:eastAsiaTheme="minorEastAsia" w:cstheme="minorHAnsi"/>
          <w:lang w:val="en-GB"/>
        </w:rPr>
        <w:t xml:space="preserve"> the natural log </w:t>
      </w:r>
      <w:r w:rsidR="00CA28E0" w:rsidRPr="004559BC">
        <w:rPr>
          <w:rFonts w:eastAsiaTheme="minorEastAsia" w:cstheme="minorHAnsi"/>
          <w:lang w:val="en-GB"/>
        </w:rPr>
        <w:t>relative mass</w:t>
      </w:r>
      <w:r w:rsidR="00CA28E0" w:rsidRPr="00972C7F">
        <w:rPr>
          <w:rFonts w:eastAsiaTheme="minorEastAsia" w:cstheme="minorHAnsi"/>
          <w:lang w:val="en-GB"/>
        </w:rPr>
        <w:t xml:space="preserve">. </w:t>
      </w:r>
      <w:r w:rsidR="00CA0C24" w:rsidRPr="004559BC">
        <w:rPr>
          <w:rFonts w:eastAsiaTheme="minorEastAsia" w:cstheme="minorHAnsi"/>
          <w:lang w:val="en-GB"/>
        </w:rPr>
        <w:t xml:space="preserve">We </w:t>
      </w:r>
      <w:r w:rsidR="00A85775" w:rsidRPr="004559BC">
        <w:rPr>
          <w:rFonts w:eastAsiaTheme="minorEastAsia" w:cstheme="minorHAnsi"/>
          <w:lang w:val="en-GB"/>
        </w:rPr>
        <w:t xml:space="preserve">also </w:t>
      </w:r>
      <w:r w:rsidR="00406140" w:rsidRPr="004559BC">
        <w:rPr>
          <w:rFonts w:eastAsiaTheme="minorEastAsia" w:cstheme="minorHAnsi"/>
          <w:lang w:val="en-GB"/>
        </w:rPr>
        <w:t xml:space="preserve">find that </w:t>
      </w:r>
      <w:r w:rsidR="0023286E" w:rsidRPr="004559BC">
        <w:rPr>
          <w:rFonts w:eastAsiaTheme="minorEastAsia" w:cstheme="minorHAnsi"/>
          <w:lang w:val="en-GB"/>
        </w:rPr>
        <w:t xml:space="preserve">the </w:t>
      </w:r>
      <w:r w:rsidR="00884294" w:rsidRPr="004559BC">
        <w:rPr>
          <w:rFonts w:eastAsiaTheme="minorEastAsia" w:cstheme="minorHAnsi"/>
          <w:lang w:val="en-GB"/>
        </w:rPr>
        <w:t xml:space="preserve">mean </w:t>
      </w:r>
      <w:r w:rsidR="009329C0" w:rsidRPr="004559BC">
        <w:rPr>
          <w:rFonts w:eastAsiaTheme="minorEastAsia" w:cstheme="minorHAnsi"/>
          <w:lang w:val="en-GB"/>
        </w:rPr>
        <w:t>across</w:t>
      </w:r>
      <w:r w:rsidR="00DD0A4D" w:rsidRPr="004559BC">
        <w:rPr>
          <w:rFonts w:eastAsiaTheme="minorEastAsia" w:cstheme="minorHAnsi"/>
          <w:lang w:val="en-GB"/>
        </w:rPr>
        <w:t xml:space="preserve"> </w:t>
      </w:r>
      <w:r w:rsidR="009329C0" w:rsidRPr="004559BC">
        <w:rPr>
          <w:rFonts w:eastAsiaTheme="minorEastAsia" w:cstheme="minorHAnsi"/>
          <w:lang w:val="en-GB"/>
        </w:rPr>
        <w:t xml:space="preserve">species </w:t>
      </w:r>
      <w:r w:rsidR="00EC73BB" w:rsidRPr="004559BC">
        <w:rPr>
          <w:rFonts w:eastAsiaTheme="minorEastAsia" w:cstheme="minorHAnsi"/>
          <w:lang w:val="en-GB"/>
        </w:rPr>
        <w:lastRenderedPageBreak/>
        <w:t xml:space="preserve">difference between the </w:t>
      </w:r>
      <w:r w:rsidR="00504470" w:rsidRPr="004559BC">
        <w:rPr>
          <w:rFonts w:eastAsiaTheme="minorEastAsia" w:cstheme="minorHAnsi"/>
          <w:lang w:val="en-GB"/>
        </w:rPr>
        <w:t>mean</w:t>
      </w:r>
      <w:r w:rsidR="004E2144" w:rsidRPr="004559BC">
        <w:rPr>
          <w:rFonts w:eastAsiaTheme="minorEastAsia" w:cstheme="minorHAnsi"/>
          <w:lang w:val="en-GB"/>
        </w:rPr>
        <w:t xml:space="preserve"> intraspecific growth optimum </w:t>
      </w:r>
      <w:r w:rsidR="00804E59" w:rsidRPr="004559BC">
        <w:rPr>
          <w:rFonts w:eastAsiaTheme="minorEastAsia" w:cstheme="minorHAnsi"/>
          <w:lang w:val="en-GB"/>
        </w:rPr>
        <w:t xml:space="preserve">temperature (across body sizes within species) </w:t>
      </w:r>
      <w:r w:rsidR="004E2144" w:rsidRPr="004559BC">
        <w:rPr>
          <w:rFonts w:eastAsiaTheme="minorEastAsia" w:cstheme="minorHAnsi"/>
          <w:lang w:val="en-GB"/>
        </w:rPr>
        <w:t xml:space="preserve">and the </w:t>
      </w:r>
      <w:r w:rsidR="00CE46DF" w:rsidRPr="004559BC">
        <w:rPr>
          <w:rFonts w:eastAsiaTheme="minorEastAsia" w:cstheme="minorHAnsi"/>
          <w:lang w:val="en-GB"/>
        </w:rPr>
        <w:t xml:space="preserve">mid-point of the species environmental temperature is </w:t>
      </w:r>
      <w:r w:rsidR="009656C7" w:rsidRPr="004559BC">
        <w:rPr>
          <w:rFonts w:eastAsiaTheme="minorEastAsia" w:cstheme="minorHAnsi"/>
          <w:lang w:val="en-GB"/>
        </w:rPr>
        <w:t>6.5</w:t>
      </w:r>
      <m:oMath>
        <m:r>
          <w:rPr>
            <w:rFonts w:ascii="Cambria Math" w:eastAsiaTheme="minorEastAsia" w:hAnsi="Cambria Math" w:cstheme="minorHAnsi"/>
            <w:lang w:val="en-GB"/>
          </w:rPr>
          <m:t>℃</m:t>
        </m:r>
      </m:oMath>
      <w:r w:rsidR="0019675C" w:rsidRPr="004559BC">
        <w:rPr>
          <w:rFonts w:eastAsiaTheme="minorEastAsia" w:cstheme="minorHAnsi"/>
          <w:lang w:val="en-GB"/>
        </w:rPr>
        <w:t xml:space="preserve"> (Fig. 7)</w:t>
      </w:r>
      <w:r w:rsidR="00982591" w:rsidRPr="004559BC">
        <w:rPr>
          <w:rFonts w:eastAsiaTheme="minorEastAsia" w:cstheme="minorHAnsi"/>
          <w:lang w:val="en-GB"/>
        </w:rPr>
        <w:t xml:space="preserve">. </w:t>
      </w:r>
    </w:p>
    <w:p w14:paraId="302B4205" w14:textId="77777777" w:rsidR="00AE4AF5" w:rsidRDefault="00AE4AF5" w:rsidP="00AE4AF5">
      <w:pPr>
        <w:spacing w:line="480" w:lineRule="auto"/>
        <w:contextualSpacing/>
        <w:jc w:val="both"/>
        <w:rPr>
          <w:b/>
          <w:bCs/>
          <w:lang w:val="en-GB"/>
        </w:rPr>
      </w:pPr>
    </w:p>
    <w:p w14:paraId="52A9F2B4" w14:textId="6ADCB57C" w:rsidR="00524113" w:rsidRPr="00CD224D" w:rsidRDefault="00524113" w:rsidP="00AE4AF5">
      <w:pPr>
        <w:spacing w:line="480" w:lineRule="auto"/>
        <w:contextualSpacing/>
        <w:jc w:val="both"/>
      </w:pPr>
      <w:commentRangeStart w:id="54"/>
      <w:r w:rsidRPr="00972C7F">
        <w:rPr>
          <w:b/>
          <w:bCs/>
          <w:lang w:val="en-GB"/>
        </w:rPr>
        <w:t xml:space="preserve">Table </w:t>
      </w:r>
      <w:r w:rsidRPr="007F66EC">
        <w:rPr>
          <w:b/>
          <w:bCs/>
        </w:rPr>
        <w:fldChar w:fldCharType="begin"/>
      </w:r>
      <w:r w:rsidRPr="00972C7F">
        <w:rPr>
          <w:b/>
          <w:bCs/>
          <w:lang w:val="en-GB"/>
        </w:rPr>
        <w:instrText xml:space="preserve"> SEQ Table \* ARABIC </w:instrText>
      </w:r>
      <w:r w:rsidRPr="007F66EC">
        <w:rPr>
          <w:b/>
          <w:bCs/>
        </w:rPr>
        <w:fldChar w:fldCharType="separate"/>
      </w:r>
      <w:r w:rsidR="00B82B83" w:rsidRPr="00972C7F">
        <w:rPr>
          <w:b/>
          <w:bCs/>
          <w:noProof/>
          <w:lang w:val="en-GB"/>
        </w:rPr>
        <w:t>2</w:t>
      </w:r>
      <w:r w:rsidRPr="007F66EC">
        <w:rPr>
          <w:b/>
          <w:bCs/>
        </w:rPr>
        <w:fldChar w:fldCharType="end"/>
      </w:r>
      <w:commentRangeEnd w:id="54"/>
      <w:r w:rsidR="00D764E3">
        <w:rPr>
          <w:rStyle w:val="CommentReference"/>
        </w:rPr>
        <w:commentReference w:id="54"/>
      </w:r>
      <w:r w:rsidR="008A564E" w:rsidRPr="00972C7F">
        <w:rPr>
          <w:lang w:val="en-GB"/>
        </w:rPr>
        <w:t>.</w:t>
      </w:r>
      <w:r w:rsidRPr="00972C7F">
        <w:rPr>
          <w:lang w:val="en-GB"/>
        </w:rPr>
        <w:t xml:space="preserve"> Model</w:t>
      </w:r>
      <w:r w:rsidR="004D4EEC" w:rsidRPr="00972C7F">
        <w:rPr>
          <w:lang w:val="en-GB"/>
        </w:rPr>
        <w:t xml:space="preserve"> comparison </w:t>
      </w:r>
      <w:r w:rsidRPr="00972C7F">
        <w:rPr>
          <w:lang w:val="en-GB"/>
        </w:rPr>
        <w:t>for the log-linear regressions of how consumption</w:t>
      </w:r>
      <w:r w:rsidR="00F2174E" w:rsidRPr="00972C7F">
        <w:rPr>
          <w:lang w:val="en-GB"/>
        </w:rPr>
        <w:t xml:space="preserve">, </w:t>
      </w:r>
      <w:r w:rsidRPr="00972C7F">
        <w:rPr>
          <w:lang w:val="en-GB"/>
        </w:rPr>
        <w:t xml:space="preserve">metabolism </w:t>
      </w:r>
      <w:r w:rsidR="00F2174E" w:rsidRPr="00972C7F">
        <w:rPr>
          <w:lang w:val="en-GB"/>
        </w:rPr>
        <w:t xml:space="preserve">and growth </w:t>
      </w:r>
      <w:r w:rsidR="005C3226" w:rsidRPr="00972C7F">
        <w:rPr>
          <w:lang w:val="en-GB"/>
        </w:rPr>
        <w:t>depend on</w:t>
      </w:r>
      <w:r w:rsidR="00F2174E" w:rsidRPr="00972C7F">
        <w:rPr>
          <w:lang w:val="en-GB"/>
        </w:rPr>
        <w:t xml:space="preserve"> </w:t>
      </w:r>
      <w:r w:rsidRPr="00972C7F">
        <w:rPr>
          <w:lang w:val="en-GB"/>
        </w:rPr>
        <w:t>mass and temperature (below optimum temperature</w:t>
      </w:r>
      <w:r w:rsidR="005C3226" w:rsidRPr="00972C7F">
        <w:rPr>
          <w:lang w:val="en-GB"/>
        </w:rPr>
        <w:t>s</w:t>
      </w:r>
      <w:r w:rsidRPr="00972C7F">
        <w:rPr>
          <w:lang w:val="en-GB"/>
        </w:rPr>
        <w:t xml:space="preserve">). M1 is the full model and is described in text (Eqns. 3-5). </w:t>
      </w:r>
      <w:r w:rsidR="00BC3531" w:rsidRPr="00972C7F">
        <w:rPr>
          <w:lang w:val="en-GB"/>
        </w:rPr>
        <w:t xml:space="preserve">The column </w:t>
      </w:r>
      <w:r w:rsidR="006475A0" w:rsidRPr="004559BC">
        <w:rPr>
          <w:lang w:val="en-GB"/>
        </w:rPr>
        <w:t>m</w:t>
      </w:r>
      <w:r w:rsidR="00BC3531" w:rsidRPr="00972C7F">
        <w:rPr>
          <w:lang w:val="en-GB"/>
        </w:rPr>
        <w:t>*</w:t>
      </w:r>
      <w:r w:rsidR="006475A0" w:rsidRPr="004559BC">
        <w:rPr>
          <w:lang w:val="en-GB"/>
        </w:rPr>
        <w:t>t</w:t>
      </w:r>
      <w:r w:rsidR="00BC3531" w:rsidRPr="00972C7F">
        <w:rPr>
          <w:lang w:val="en-GB"/>
        </w:rPr>
        <w:t xml:space="preserve"> indicates whether the model for the rate includes an interactive effect of mass and temperature. </w:t>
      </w:r>
      <w:r w:rsidR="00CD224D" w:rsidRPr="00972C7F">
        <w:rPr>
          <w:lang w:val="en-GB"/>
        </w:rPr>
        <w:t xml:space="preserve">The WAIC columns shows </w:t>
      </w:r>
      <w:r w:rsidR="005C3226">
        <w:rPr>
          <w:rFonts w:ascii="Symbol" w:hAnsi="Symbol"/>
        </w:rPr>
        <w:t></w:t>
      </w:r>
      <w:r w:rsidR="00CD224D" w:rsidRPr="00972C7F">
        <w:rPr>
          <w:lang w:val="en-GB"/>
        </w:rPr>
        <w:t xml:space="preserve">WAIC </w:t>
      </w:r>
      <w:r w:rsidR="006D1A9C" w:rsidRPr="004559BC">
        <w:rPr>
          <w:lang w:val="en-GB"/>
        </w:rPr>
        <w:t>and absolute WAIC in brackets</w:t>
      </w:r>
      <w:r w:rsidR="00CD224D" w:rsidRPr="00972C7F">
        <w:rPr>
          <w:lang w:val="en-GB"/>
        </w:rPr>
        <w:t>,</w:t>
      </w:r>
      <w:r w:rsidR="000802E7" w:rsidRPr="004559BC">
        <w:rPr>
          <w:lang w:val="en-GB"/>
        </w:rPr>
        <w:t xml:space="preserve"> rounded to the nearest decimal,</w:t>
      </w:r>
      <w:r w:rsidR="00CD224D" w:rsidRPr="00972C7F">
        <w:rPr>
          <w:lang w:val="en-GB"/>
        </w:rPr>
        <w:t xml:space="preserve"> where </w:t>
      </w:r>
      <w:r w:rsidR="005C3226">
        <w:rPr>
          <w:rFonts w:ascii="Symbol" w:hAnsi="Symbol"/>
        </w:rPr>
        <w:t></w:t>
      </w:r>
      <w:r w:rsidR="00CD224D" w:rsidRPr="00972C7F">
        <w:rPr>
          <w:lang w:val="en-GB"/>
        </w:rPr>
        <w:t>WAIC is the difference between each models</w:t>
      </w:r>
      <w:r w:rsidR="006C537D" w:rsidRPr="00972C7F">
        <w:rPr>
          <w:lang w:val="en-GB"/>
        </w:rPr>
        <w:t>’</w:t>
      </w:r>
      <w:r w:rsidR="00CD224D" w:rsidRPr="00972C7F">
        <w:rPr>
          <w:lang w:val="en-GB"/>
        </w:rPr>
        <w:t xml:space="preserve"> WAIC and the lowest </w:t>
      </w:r>
      <w:r w:rsidR="005C3226" w:rsidRPr="00972C7F">
        <w:rPr>
          <w:lang w:val="en-GB"/>
        </w:rPr>
        <w:t>W</w:t>
      </w:r>
      <w:r w:rsidR="00CD224D" w:rsidRPr="00972C7F">
        <w:rPr>
          <w:lang w:val="en-GB"/>
        </w:rPr>
        <w:t>AIC across models</w:t>
      </w:r>
      <w:r w:rsidR="00DD186B" w:rsidRPr="00972C7F">
        <w:rPr>
          <w:lang w:val="en-GB"/>
        </w:rPr>
        <w:t>.</w:t>
      </w:r>
      <w:r w:rsidR="00F53101" w:rsidRPr="00972C7F">
        <w:rPr>
          <w:lang w:val="en-GB"/>
        </w:rPr>
        <w:t xml:space="preserve"> </w:t>
      </w:r>
      <w:r w:rsidR="00262944">
        <w:t>B</w:t>
      </w:r>
      <w:r w:rsidR="00F53101">
        <w:t xml:space="preserve">old </w:t>
      </w:r>
      <w:r w:rsidR="00262944">
        <w:t xml:space="preserve">indicates </w:t>
      </w:r>
      <w:r w:rsidR="002A2BD3">
        <w:t>model</w:t>
      </w:r>
      <w:r w:rsidR="006D1E53" w:rsidRPr="007F653F">
        <w:t>s</w:t>
      </w:r>
      <w:r w:rsidR="00916A7C">
        <w:t xml:space="preserve"> </w:t>
      </w:r>
      <w:r w:rsidR="0020088F">
        <w:t xml:space="preserve">with </w:t>
      </w:r>
      <w:r w:rsidR="00F25416">
        <w:rPr>
          <w:rFonts w:ascii="Symbol" w:hAnsi="Symbol"/>
        </w:rPr>
        <w:t></w:t>
      </w:r>
      <w:r w:rsidR="00F25416">
        <w:t>WAIC</w:t>
      </w:r>
      <w:r w:rsidR="003A1713" w:rsidRPr="003A1713">
        <w:t xml:space="preserve"> &lt;</w:t>
      </w:r>
      <w:r w:rsidR="003A1713">
        <w:t xml:space="preserve"> </w:t>
      </w:r>
      <w:r w:rsidR="00F25416">
        <w:t>2</w:t>
      </w:r>
      <w:r w:rsidR="002A2BD3">
        <w:t xml:space="preserve">. </w:t>
      </w:r>
    </w:p>
    <w:tbl>
      <w:tblPr>
        <w:tblStyle w:val="GridTable1Light"/>
        <w:tblW w:w="0" w:type="auto"/>
        <w:tblLook w:val="04A0" w:firstRow="1" w:lastRow="0" w:firstColumn="1" w:lastColumn="0" w:noHBand="0" w:noVBand="1"/>
      </w:tblPr>
      <w:tblGrid>
        <w:gridCol w:w="870"/>
        <w:gridCol w:w="616"/>
        <w:gridCol w:w="2547"/>
        <w:gridCol w:w="1614"/>
        <w:gridCol w:w="1978"/>
        <w:gridCol w:w="1391"/>
      </w:tblGrid>
      <w:tr w:rsidR="009A7A44" w:rsidRPr="00A20F7F" w14:paraId="5895B700" w14:textId="3E6914F5" w:rsidTr="00D8456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CD0C9E4" w14:textId="77777777" w:rsidR="009A7A44" w:rsidRPr="00195C11" w:rsidRDefault="009A7A44" w:rsidP="009A7A44">
            <w:pPr>
              <w:spacing w:line="360" w:lineRule="auto"/>
              <w:contextualSpacing/>
              <w:jc w:val="both"/>
              <w:rPr>
                <w:rFonts w:cstheme="minorHAnsi"/>
              </w:rPr>
            </w:pPr>
            <w:r w:rsidRPr="00195C11">
              <w:rPr>
                <w:rFonts w:cstheme="minorHAnsi"/>
              </w:rPr>
              <w:t>Model</w:t>
            </w:r>
          </w:p>
        </w:tc>
        <w:tc>
          <w:tcPr>
            <w:tcW w:w="0" w:type="auto"/>
          </w:tcPr>
          <w:p w14:paraId="50DE1C40" w14:textId="036C8B96" w:rsidR="009A7A44" w:rsidRPr="00EA707A" w:rsidRDefault="00EA707A"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m</w:t>
            </w:r>
            <w:r w:rsidR="009A7A44" w:rsidRPr="00195C11">
              <w:rPr>
                <w:rFonts w:cstheme="minorHAnsi"/>
              </w:rPr>
              <w:t>*</w:t>
            </w:r>
            <w:r>
              <w:rPr>
                <w:rFonts w:cstheme="minorHAnsi"/>
              </w:rPr>
              <w:t>t</w:t>
            </w:r>
          </w:p>
        </w:tc>
        <w:tc>
          <w:tcPr>
            <w:tcW w:w="0" w:type="auto"/>
          </w:tcPr>
          <w:p w14:paraId="73EE96B8" w14:textId="28BA4DB0"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Species-varying parameter(s)</w:t>
            </w:r>
          </w:p>
        </w:tc>
        <w:tc>
          <w:tcPr>
            <w:tcW w:w="0" w:type="auto"/>
          </w:tcPr>
          <w:p w14:paraId="761C6098" w14:textId="77777777"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5C11">
              <w:rPr>
                <w:rFonts w:cstheme="minorHAnsi"/>
              </w:rPr>
              <w:t>WAIC</w:t>
            </w:r>
          </w:p>
          <w:p w14:paraId="61289D86" w14:textId="39B2942A"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metabolism</w:t>
            </w:r>
          </w:p>
        </w:tc>
        <w:tc>
          <w:tcPr>
            <w:tcW w:w="0" w:type="auto"/>
          </w:tcPr>
          <w:p w14:paraId="091C8C2A" w14:textId="09B7D9A3"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consumption</w:t>
            </w:r>
          </w:p>
        </w:tc>
        <w:tc>
          <w:tcPr>
            <w:tcW w:w="0" w:type="auto"/>
          </w:tcPr>
          <w:p w14:paraId="6055D1FE" w14:textId="67DF786E"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growth</w:t>
            </w:r>
          </w:p>
        </w:tc>
      </w:tr>
      <w:tr w:rsidR="009A7A44" w:rsidRPr="00A20F7F" w14:paraId="3A6E2609" w14:textId="5765F90E"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29A6088" w14:textId="77777777" w:rsidR="009A7A44" w:rsidRPr="00195C11" w:rsidRDefault="009A7A44" w:rsidP="009A7A44">
            <w:pPr>
              <w:spacing w:line="360" w:lineRule="auto"/>
              <w:contextualSpacing/>
              <w:jc w:val="both"/>
              <w:rPr>
                <w:rFonts w:cstheme="minorHAnsi"/>
              </w:rPr>
            </w:pPr>
            <w:r w:rsidRPr="00195C11">
              <w:rPr>
                <w:rFonts w:cstheme="minorHAnsi"/>
              </w:rPr>
              <w:t xml:space="preserve">M1 </w:t>
            </w:r>
          </w:p>
        </w:tc>
        <w:tc>
          <w:tcPr>
            <w:tcW w:w="0" w:type="auto"/>
            <w:vMerge w:val="restart"/>
          </w:tcPr>
          <w:p w14:paraId="7775F999"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Yes</w:t>
            </w:r>
          </w:p>
        </w:tc>
        <w:tc>
          <w:tcPr>
            <w:tcW w:w="0" w:type="auto"/>
          </w:tcPr>
          <w:p w14:paraId="03F56BA2" w14:textId="5102367C" w:rsidR="009A7A44" w:rsidRPr="00195C11" w:rsidRDefault="00FD494D"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oMath>
            </m:oMathPara>
          </w:p>
        </w:tc>
        <w:tc>
          <w:tcPr>
            <w:tcW w:w="0" w:type="auto"/>
          </w:tcPr>
          <w:p w14:paraId="444837AF" w14:textId="2E7C4777" w:rsidR="009A7A44" w:rsidRPr="00195C11" w:rsidRDefault="00273D7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1.2</w:t>
            </w:r>
            <w:r w:rsidR="009A7A44" w:rsidRPr="00195C11">
              <w:rPr>
                <w:rFonts w:cstheme="minorHAnsi"/>
                <w:b/>
                <w:bCs/>
              </w:rPr>
              <w:t xml:space="preserve"> (29</w:t>
            </w:r>
            <w:r w:rsidR="005E3C21">
              <w:rPr>
                <w:rFonts w:cstheme="minorHAnsi"/>
                <w:b/>
                <w:bCs/>
              </w:rPr>
              <w:t>1</w:t>
            </w:r>
            <w:r w:rsidR="009A7A44" w:rsidRPr="00195C11">
              <w:rPr>
                <w:rFonts w:cstheme="minorHAnsi"/>
                <w:b/>
                <w:bCs/>
              </w:rPr>
              <w:t>.</w:t>
            </w:r>
            <w:r w:rsidR="005E3C21">
              <w:rPr>
                <w:rFonts w:cstheme="minorHAnsi"/>
                <w:b/>
                <w:bCs/>
              </w:rPr>
              <w:t>3</w:t>
            </w:r>
            <w:r w:rsidR="009A7A44" w:rsidRPr="00195C11">
              <w:rPr>
                <w:rFonts w:cstheme="minorHAnsi"/>
                <w:b/>
                <w:bCs/>
              </w:rPr>
              <w:t>)</w:t>
            </w:r>
          </w:p>
        </w:tc>
        <w:tc>
          <w:tcPr>
            <w:tcW w:w="0" w:type="auto"/>
          </w:tcPr>
          <w:p w14:paraId="733E1C4F" w14:textId="0F0C6FCB" w:rsidR="009A7A44" w:rsidRPr="00195C11" w:rsidRDefault="00B10A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3</w:t>
            </w:r>
            <w:r w:rsidR="009A7A44" w:rsidRPr="00195C11">
              <w:rPr>
                <w:rFonts w:cstheme="minorHAnsi"/>
              </w:rPr>
              <w:t>.</w:t>
            </w:r>
            <w:r w:rsidRPr="00195C11">
              <w:rPr>
                <w:rFonts w:cstheme="minorHAnsi"/>
              </w:rPr>
              <w:t>5</w:t>
            </w:r>
            <w:r w:rsidR="009A7A44" w:rsidRPr="00195C11">
              <w:rPr>
                <w:rFonts w:cstheme="minorHAnsi"/>
              </w:rPr>
              <w:t xml:space="preserve"> (530.</w:t>
            </w:r>
            <w:r w:rsidR="00E67359" w:rsidRPr="00195C11">
              <w:rPr>
                <w:rFonts w:cstheme="minorHAnsi"/>
              </w:rPr>
              <w:t>3</w:t>
            </w:r>
            <w:r w:rsidR="009A7A44" w:rsidRPr="00195C11">
              <w:rPr>
                <w:rFonts w:cstheme="minorHAnsi"/>
              </w:rPr>
              <w:t>)</w:t>
            </w:r>
          </w:p>
        </w:tc>
        <w:tc>
          <w:tcPr>
            <w:tcW w:w="0" w:type="auto"/>
          </w:tcPr>
          <w:p w14:paraId="7E106A9E" w14:textId="279D00FD"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rPr>
            </w:pPr>
            <w:r w:rsidRPr="00195C11">
              <w:rPr>
                <w:rFonts w:cstheme="minorHAnsi"/>
                <w:b/>
                <w:bCs/>
              </w:rPr>
              <w:t>0 (</w:t>
            </w:r>
            <w:r w:rsidR="004C7E3C" w:rsidRPr="00195C11">
              <w:rPr>
                <w:rFonts w:cstheme="minorHAnsi"/>
                <w:b/>
                <w:bCs/>
              </w:rPr>
              <w:t>43</w:t>
            </w:r>
            <w:r w:rsidRPr="00195C11">
              <w:rPr>
                <w:rFonts w:cstheme="minorHAnsi"/>
                <w:b/>
                <w:bCs/>
              </w:rPr>
              <w:t>)</w:t>
            </w:r>
          </w:p>
        </w:tc>
      </w:tr>
      <w:tr w:rsidR="009A7A44" w:rsidRPr="00A20F7F" w14:paraId="1ADB542B" w14:textId="56D73C1D"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EB60754" w14:textId="77777777" w:rsidR="009A7A44" w:rsidRPr="00195C11" w:rsidRDefault="009A7A44" w:rsidP="009A7A44">
            <w:pPr>
              <w:spacing w:line="360" w:lineRule="auto"/>
              <w:contextualSpacing/>
              <w:jc w:val="both"/>
              <w:rPr>
                <w:rFonts w:cstheme="minorHAnsi"/>
              </w:rPr>
            </w:pPr>
            <w:r w:rsidRPr="00195C11">
              <w:rPr>
                <w:rFonts w:cstheme="minorHAnsi"/>
              </w:rPr>
              <w:t>M2</w:t>
            </w:r>
          </w:p>
        </w:tc>
        <w:tc>
          <w:tcPr>
            <w:tcW w:w="0" w:type="auto"/>
            <w:vMerge/>
          </w:tcPr>
          <w:p w14:paraId="1843F61D"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2456CCA" w14:textId="4ECD8B24" w:rsidR="009A7A44" w:rsidRPr="00195C11" w:rsidRDefault="00FD494D"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3980606D" w14:textId="384E22D4"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b/>
                <w:bCs/>
              </w:rPr>
              <w:t>0 (2</w:t>
            </w:r>
            <w:r w:rsidR="005E3C21">
              <w:rPr>
                <w:rFonts w:cstheme="minorHAnsi"/>
                <w:b/>
                <w:bCs/>
              </w:rPr>
              <w:t>90</w:t>
            </w:r>
            <w:r w:rsidRPr="00195C11">
              <w:rPr>
                <w:rFonts w:cstheme="minorHAnsi"/>
                <w:b/>
                <w:bCs/>
              </w:rPr>
              <w:t>)</w:t>
            </w:r>
          </w:p>
        </w:tc>
        <w:tc>
          <w:tcPr>
            <w:tcW w:w="0" w:type="auto"/>
          </w:tcPr>
          <w:p w14:paraId="5B75002B" w14:textId="56007A5A" w:rsidR="009A7A44" w:rsidRPr="00195C11" w:rsidRDefault="00B10A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195C11">
              <w:rPr>
                <w:rFonts w:cstheme="minorHAnsi"/>
                <w:b/>
                <w:bCs/>
              </w:rPr>
              <w:t>2</w:t>
            </w:r>
            <w:r w:rsidR="009A7A44" w:rsidRPr="00195C11">
              <w:rPr>
                <w:rFonts w:cstheme="minorHAnsi"/>
                <w:b/>
                <w:bCs/>
              </w:rPr>
              <w:t xml:space="preserve"> (528.</w:t>
            </w:r>
            <w:r w:rsidR="00E67359" w:rsidRPr="00195C11">
              <w:rPr>
                <w:rFonts w:cstheme="minorHAnsi"/>
                <w:b/>
                <w:bCs/>
              </w:rPr>
              <w:t>7</w:t>
            </w:r>
            <w:r w:rsidR="009A7A44" w:rsidRPr="00195C11">
              <w:rPr>
                <w:rFonts w:cstheme="minorHAnsi"/>
                <w:b/>
                <w:bCs/>
              </w:rPr>
              <w:t>)</w:t>
            </w:r>
          </w:p>
        </w:tc>
        <w:tc>
          <w:tcPr>
            <w:tcW w:w="0" w:type="auto"/>
          </w:tcPr>
          <w:p w14:paraId="1A2A032C" w14:textId="32481340"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w:t>
            </w:r>
            <w:r w:rsidR="009A7A44" w:rsidRPr="00195C11">
              <w:rPr>
                <w:rFonts w:cstheme="minorHAnsi"/>
              </w:rPr>
              <w:t>.</w:t>
            </w:r>
            <w:r w:rsidRPr="00195C11">
              <w:rPr>
                <w:rFonts w:cstheme="minorHAnsi"/>
              </w:rPr>
              <w:t>7</w:t>
            </w:r>
            <w:r w:rsidR="009A7A44" w:rsidRPr="00195C11">
              <w:rPr>
                <w:rFonts w:cstheme="minorHAnsi"/>
              </w:rPr>
              <w:t xml:space="preserve"> (</w:t>
            </w:r>
            <w:r w:rsidR="004C7E3C" w:rsidRPr="00195C11">
              <w:rPr>
                <w:rFonts w:cstheme="minorHAnsi"/>
              </w:rPr>
              <w:t>45.6</w:t>
            </w:r>
            <w:r w:rsidR="009A7A44" w:rsidRPr="00195C11">
              <w:rPr>
                <w:rFonts w:cstheme="minorHAnsi"/>
              </w:rPr>
              <w:t>)</w:t>
            </w:r>
          </w:p>
        </w:tc>
      </w:tr>
      <w:tr w:rsidR="009A7A44" w:rsidRPr="00A20F7F" w14:paraId="79DBF2E8" w14:textId="58C87245"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6B38A918" w14:textId="77777777" w:rsidR="009A7A44" w:rsidRPr="00195C11" w:rsidRDefault="009A7A44" w:rsidP="009A7A44">
            <w:pPr>
              <w:spacing w:line="360" w:lineRule="auto"/>
              <w:contextualSpacing/>
              <w:jc w:val="both"/>
              <w:rPr>
                <w:rFonts w:cstheme="minorHAnsi"/>
              </w:rPr>
            </w:pPr>
            <w:r w:rsidRPr="00195C11">
              <w:rPr>
                <w:rFonts w:cstheme="minorHAnsi"/>
              </w:rPr>
              <w:t>M3a</w:t>
            </w:r>
          </w:p>
        </w:tc>
        <w:tc>
          <w:tcPr>
            <w:tcW w:w="0" w:type="auto"/>
            <w:vMerge/>
          </w:tcPr>
          <w:p w14:paraId="77BBF5C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CFC6A8" w14:textId="17D16770" w:rsidR="009A7A44" w:rsidRPr="00195C11" w:rsidRDefault="00FD494D"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34970CB" w14:textId="69E05526"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29</w:t>
            </w:r>
            <w:r w:rsidR="00273D7A">
              <w:rPr>
                <w:rFonts w:cstheme="minorHAnsi"/>
              </w:rPr>
              <w:t>7</w:t>
            </w:r>
            <w:r w:rsidR="00801D00" w:rsidRPr="00195C11">
              <w:rPr>
                <w:rFonts w:cstheme="minorHAnsi"/>
              </w:rPr>
              <w:t>.</w:t>
            </w:r>
            <w:r w:rsidR="00273D7A">
              <w:rPr>
                <w:rFonts w:cstheme="minorHAnsi"/>
              </w:rPr>
              <w:t>8</w:t>
            </w:r>
            <w:r w:rsidRPr="00195C11">
              <w:rPr>
                <w:rFonts w:cstheme="minorHAnsi"/>
              </w:rPr>
              <w:t xml:space="preserve"> (58</w:t>
            </w:r>
            <w:r w:rsidR="00664FB8">
              <w:rPr>
                <w:rFonts w:cstheme="minorHAnsi"/>
              </w:rPr>
              <w:t>7</w:t>
            </w:r>
            <w:r w:rsidRPr="00195C11">
              <w:rPr>
                <w:rFonts w:cstheme="minorHAnsi"/>
              </w:rPr>
              <w:t>.</w:t>
            </w:r>
            <w:r w:rsidR="00664FB8">
              <w:rPr>
                <w:rFonts w:cstheme="minorHAnsi"/>
              </w:rPr>
              <w:t>9</w:t>
            </w:r>
            <w:r w:rsidRPr="00195C11">
              <w:rPr>
                <w:rFonts w:cstheme="minorHAnsi"/>
              </w:rPr>
              <w:t>)</w:t>
            </w:r>
          </w:p>
        </w:tc>
        <w:tc>
          <w:tcPr>
            <w:tcW w:w="0" w:type="auto"/>
          </w:tcPr>
          <w:p w14:paraId="7D53A8B8" w14:textId="629EB315"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132.</w:t>
            </w:r>
            <w:r w:rsidR="00803B5E" w:rsidRPr="00195C11">
              <w:rPr>
                <w:rFonts w:cstheme="minorHAnsi"/>
              </w:rPr>
              <w:t>5</w:t>
            </w:r>
            <w:r w:rsidRPr="00195C11">
              <w:rPr>
                <w:rFonts w:cstheme="minorHAnsi"/>
              </w:rPr>
              <w:t xml:space="preserve"> (6</w:t>
            </w:r>
            <w:r w:rsidR="00E67359" w:rsidRPr="00195C11">
              <w:rPr>
                <w:rFonts w:cstheme="minorHAnsi"/>
              </w:rPr>
              <w:t>59</w:t>
            </w:r>
            <w:r w:rsidRPr="00195C11">
              <w:rPr>
                <w:rFonts w:cstheme="minorHAnsi"/>
              </w:rPr>
              <w:t>.</w:t>
            </w:r>
            <w:r w:rsidR="00E67359" w:rsidRPr="00195C11">
              <w:rPr>
                <w:rFonts w:cstheme="minorHAnsi"/>
              </w:rPr>
              <w:t>2</w:t>
            </w:r>
            <w:r w:rsidRPr="00195C11">
              <w:rPr>
                <w:rFonts w:cstheme="minorHAnsi"/>
              </w:rPr>
              <w:t>)</w:t>
            </w:r>
          </w:p>
        </w:tc>
        <w:tc>
          <w:tcPr>
            <w:tcW w:w="0" w:type="auto"/>
          </w:tcPr>
          <w:p w14:paraId="1CD49F41" w14:textId="3E7E0172"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27</w:t>
            </w:r>
            <w:r w:rsidR="009A7A44" w:rsidRPr="00195C11">
              <w:rPr>
                <w:rFonts w:cstheme="minorHAnsi"/>
              </w:rPr>
              <w:t>.</w:t>
            </w:r>
            <w:r w:rsidRPr="00195C11">
              <w:rPr>
                <w:rFonts w:cstheme="minorHAnsi"/>
              </w:rPr>
              <w:t>4</w:t>
            </w:r>
            <w:r w:rsidR="009A7A44" w:rsidRPr="00195C11">
              <w:rPr>
                <w:rFonts w:cstheme="minorHAnsi"/>
              </w:rPr>
              <w:t xml:space="preserve"> (70.</w:t>
            </w:r>
            <w:r w:rsidR="004C7E3C" w:rsidRPr="00195C11">
              <w:rPr>
                <w:rFonts w:cstheme="minorHAnsi"/>
              </w:rPr>
              <w:t>4</w:t>
            </w:r>
            <w:r w:rsidR="009A7A44" w:rsidRPr="00195C11">
              <w:rPr>
                <w:rFonts w:cstheme="minorHAnsi"/>
              </w:rPr>
              <w:t>)</w:t>
            </w:r>
          </w:p>
        </w:tc>
      </w:tr>
      <w:tr w:rsidR="009A7A44" w:rsidRPr="00A20F7F" w14:paraId="2824BCB7" w14:textId="23EE407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602A6D8" w14:textId="77777777" w:rsidR="009A7A44" w:rsidRPr="00195C11" w:rsidRDefault="009A7A44" w:rsidP="009A7A44">
            <w:pPr>
              <w:spacing w:line="360" w:lineRule="auto"/>
              <w:contextualSpacing/>
              <w:jc w:val="both"/>
              <w:rPr>
                <w:rFonts w:cstheme="minorHAnsi"/>
              </w:rPr>
            </w:pPr>
            <w:r w:rsidRPr="00195C11">
              <w:rPr>
                <w:rFonts w:cstheme="minorHAnsi"/>
              </w:rPr>
              <w:t>M3b</w:t>
            </w:r>
          </w:p>
        </w:tc>
        <w:tc>
          <w:tcPr>
            <w:tcW w:w="0" w:type="auto"/>
            <w:vMerge/>
          </w:tcPr>
          <w:p w14:paraId="2EC769FC"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339C742" w14:textId="5224B6E9" w:rsidR="009A7A44" w:rsidRPr="00195C11" w:rsidRDefault="00FD494D"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14DF313C" w14:textId="636A2464" w:rsidR="009A7A44" w:rsidRPr="00195C11" w:rsidRDefault="00CE37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844</w:t>
            </w:r>
            <w:r w:rsidR="009A7A44" w:rsidRPr="00195C11">
              <w:rPr>
                <w:rFonts w:cstheme="minorHAnsi"/>
              </w:rPr>
              <w:t>.</w:t>
            </w:r>
            <w:r>
              <w:rPr>
                <w:rFonts w:cstheme="minorHAnsi"/>
              </w:rPr>
              <w:t>5</w:t>
            </w:r>
            <w:r w:rsidR="009A7A44" w:rsidRPr="00195C11">
              <w:rPr>
                <w:rFonts w:cstheme="minorHAnsi"/>
              </w:rPr>
              <w:t xml:space="preserve"> (</w:t>
            </w:r>
            <w:r w:rsidR="00664FB8">
              <w:rPr>
                <w:rFonts w:cstheme="minorHAnsi"/>
              </w:rPr>
              <w:t>1134</w:t>
            </w:r>
            <w:r w:rsidR="009A7A44" w:rsidRPr="00195C11">
              <w:rPr>
                <w:rFonts w:cstheme="minorHAnsi"/>
              </w:rPr>
              <w:t>.</w:t>
            </w:r>
            <w:r w:rsidR="00664FB8">
              <w:rPr>
                <w:rFonts w:cstheme="minorHAnsi"/>
              </w:rPr>
              <w:t>6</w:t>
            </w:r>
            <w:r w:rsidR="009A7A44" w:rsidRPr="00195C11">
              <w:rPr>
                <w:rFonts w:cstheme="minorHAnsi"/>
              </w:rPr>
              <w:t>)</w:t>
            </w:r>
          </w:p>
        </w:tc>
        <w:tc>
          <w:tcPr>
            <w:tcW w:w="0" w:type="auto"/>
          </w:tcPr>
          <w:p w14:paraId="7E1EA6A8" w14:textId="5D86823C" w:rsidR="009A7A44" w:rsidRPr="00195C11"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48</w:t>
            </w:r>
            <w:r w:rsidR="009A7A44" w:rsidRPr="00195C11">
              <w:rPr>
                <w:rFonts w:cstheme="minorHAnsi"/>
              </w:rPr>
              <w:t xml:space="preserve"> (5</w:t>
            </w:r>
            <w:r w:rsidR="00E67359" w:rsidRPr="00195C11">
              <w:rPr>
                <w:rFonts w:cstheme="minorHAnsi"/>
              </w:rPr>
              <w:t>74</w:t>
            </w:r>
            <w:r w:rsidR="009A7A44" w:rsidRPr="00195C11">
              <w:rPr>
                <w:rFonts w:cstheme="minorHAnsi"/>
              </w:rPr>
              <w:t>.</w:t>
            </w:r>
            <w:r w:rsidR="00E67359" w:rsidRPr="00195C11">
              <w:rPr>
                <w:rFonts w:cstheme="minorHAnsi"/>
              </w:rPr>
              <w:t>7</w:t>
            </w:r>
            <w:r w:rsidR="009A7A44" w:rsidRPr="00195C11">
              <w:rPr>
                <w:rFonts w:cstheme="minorHAnsi"/>
              </w:rPr>
              <w:t>)</w:t>
            </w:r>
          </w:p>
        </w:tc>
        <w:tc>
          <w:tcPr>
            <w:tcW w:w="0" w:type="auto"/>
          </w:tcPr>
          <w:p w14:paraId="062B72B1" w14:textId="38AC8D63"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48</w:t>
            </w:r>
            <w:r w:rsidR="00F11EF2" w:rsidRPr="00195C11">
              <w:rPr>
                <w:rFonts w:cstheme="minorHAnsi"/>
              </w:rPr>
              <w:t>.2</w:t>
            </w:r>
            <w:r w:rsidRPr="00195C11">
              <w:rPr>
                <w:rFonts w:cstheme="minorHAnsi"/>
              </w:rPr>
              <w:t xml:space="preserve"> (</w:t>
            </w:r>
            <w:r w:rsidR="004C7E3C" w:rsidRPr="00195C11">
              <w:rPr>
                <w:rFonts w:cstheme="minorHAnsi"/>
              </w:rPr>
              <w:t>91.2</w:t>
            </w:r>
            <w:r w:rsidRPr="00195C11">
              <w:rPr>
                <w:rFonts w:cstheme="minorHAnsi"/>
              </w:rPr>
              <w:t>)</w:t>
            </w:r>
          </w:p>
        </w:tc>
      </w:tr>
      <w:tr w:rsidR="009A7A44" w:rsidRPr="00A20F7F" w14:paraId="470CF1EB" w14:textId="4BDBADE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4688582" w14:textId="77777777" w:rsidR="009A7A44" w:rsidRPr="00195C11" w:rsidRDefault="009A7A44" w:rsidP="009A7A44">
            <w:pPr>
              <w:spacing w:line="360" w:lineRule="auto"/>
              <w:contextualSpacing/>
              <w:jc w:val="both"/>
              <w:rPr>
                <w:rFonts w:cstheme="minorHAnsi"/>
              </w:rPr>
            </w:pPr>
            <w:r w:rsidRPr="00195C11">
              <w:rPr>
                <w:rFonts w:cstheme="minorHAnsi"/>
              </w:rPr>
              <w:t>M4</w:t>
            </w:r>
          </w:p>
        </w:tc>
        <w:tc>
          <w:tcPr>
            <w:tcW w:w="0" w:type="auto"/>
            <w:vMerge/>
          </w:tcPr>
          <w:p w14:paraId="58D69B93"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C1B3DF4" w14:textId="56A00C48" w:rsidR="009A7A44" w:rsidRPr="00195C11" w:rsidRDefault="00FD494D"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626CE353" w14:textId="093E8163" w:rsidR="009A7A44" w:rsidRPr="00195C11" w:rsidRDefault="00CE37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1063.6</w:t>
            </w:r>
            <w:r w:rsidR="009A7A44" w:rsidRPr="00195C11">
              <w:rPr>
                <w:rFonts w:cstheme="minorHAnsi"/>
              </w:rPr>
              <w:t xml:space="preserve"> (</w:t>
            </w:r>
            <w:r w:rsidR="00664FB8">
              <w:rPr>
                <w:rFonts w:cstheme="minorHAnsi"/>
              </w:rPr>
              <w:t>1353.7</w:t>
            </w:r>
            <w:r w:rsidR="009A7A44" w:rsidRPr="00195C11">
              <w:rPr>
                <w:rFonts w:cstheme="minorHAnsi"/>
              </w:rPr>
              <w:t>)</w:t>
            </w:r>
          </w:p>
        </w:tc>
        <w:tc>
          <w:tcPr>
            <w:tcW w:w="0" w:type="auto"/>
          </w:tcPr>
          <w:p w14:paraId="2074BED3" w14:textId="57D06734"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w:t>
            </w:r>
            <w:r w:rsidR="00803B5E" w:rsidRPr="00195C11">
              <w:rPr>
                <w:rFonts w:cstheme="minorHAnsi"/>
              </w:rPr>
              <w:t>57.4</w:t>
            </w:r>
            <w:r w:rsidRPr="00195C11">
              <w:rPr>
                <w:rFonts w:cstheme="minorHAnsi"/>
              </w:rPr>
              <w:t xml:space="preserve"> </w:t>
            </w:r>
            <w:r w:rsidR="00E67359" w:rsidRPr="00195C11">
              <w:rPr>
                <w:rFonts w:cstheme="minorHAnsi"/>
              </w:rPr>
              <w:t>(684</w:t>
            </w:r>
            <w:r w:rsidRPr="00195C11">
              <w:rPr>
                <w:rFonts w:cstheme="minorHAnsi"/>
              </w:rPr>
              <w:t>.</w:t>
            </w:r>
            <w:r w:rsidR="00E67359" w:rsidRPr="00195C11">
              <w:rPr>
                <w:rFonts w:cstheme="minorHAnsi"/>
              </w:rPr>
              <w:t>1</w:t>
            </w:r>
            <w:r w:rsidRPr="00195C11">
              <w:rPr>
                <w:rFonts w:cstheme="minorHAnsi"/>
              </w:rPr>
              <w:t>)</w:t>
            </w:r>
          </w:p>
        </w:tc>
        <w:tc>
          <w:tcPr>
            <w:tcW w:w="0" w:type="auto"/>
          </w:tcPr>
          <w:p w14:paraId="45AAE981" w14:textId="0206BACC"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59</w:t>
            </w:r>
            <w:r w:rsidR="00F11EF2" w:rsidRPr="00195C11">
              <w:rPr>
                <w:rFonts w:cstheme="minorHAnsi"/>
              </w:rPr>
              <w:t>.2</w:t>
            </w:r>
            <w:r w:rsidRPr="00195C11">
              <w:rPr>
                <w:rFonts w:cstheme="minorHAnsi"/>
              </w:rPr>
              <w:t xml:space="preserve"> (10</w:t>
            </w:r>
            <w:r w:rsidR="004C7E3C" w:rsidRPr="00195C11">
              <w:rPr>
                <w:rFonts w:cstheme="minorHAnsi"/>
              </w:rPr>
              <w:t>2</w:t>
            </w:r>
            <w:r w:rsidRPr="00195C11">
              <w:rPr>
                <w:rFonts w:cstheme="minorHAnsi"/>
              </w:rPr>
              <w:t>.</w:t>
            </w:r>
            <w:r w:rsidR="004C7E3C" w:rsidRPr="00195C11">
              <w:rPr>
                <w:rFonts w:cstheme="minorHAnsi"/>
              </w:rPr>
              <w:t>2</w:t>
            </w:r>
            <w:r w:rsidRPr="00195C11">
              <w:rPr>
                <w:rFonts w:cstheme="minorHAnsi"/>
              </w:rPr>
              <w:t>)</w:t>
            </w:r>
          </w:p>
        </w:tc>
      </w:tr>
      <w:tr w:rsidR="009A7A44" w:rsidRPr="00A20F7F" w14:paraId="5D52DDF3" w14:textId="48CCE65C"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56A997D7" w14:textId="77777777" w:rsidR="009A7A44" w:rsidRPr="00195C11" w:rsidRDefault="009A7A44" w:rsidP="009A7A44">
            <w:pPr>
              <w:spacing w:line="360" w:lineRule="auto"/>
              <w:contextualSpacing/>
              <w:jc w:val="both"/>
              <w:rPr>
                <w:rFonts w:cstheme="minorHAnsi"/>
              </w:rPr>
            </w:pPr>
            <w:r w:rsidRPr="00195C11">
              <w:rPr>
                <w:rFonts w:cstheme="minorHAnsi"/>
              </w:rPr>
              <w:t xml:space="preserve">M5 </w:t>
            </w:r>
          </w:p>
        </w:tc>
        <w:tc>
          <w:tcPr>
            <w:tcW w:w="0" w:type="auto"/>
            <w:vMerge w:val="restart"/>
          </w:tcPr>
          <w:p w14:paraId="4332FA48"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No</w:t>
            </w:r>
          </w:p>
        </w:tc>
        <w:tc>
          <w:tcPr>
            <w:tcW w:w="0" w:type="auto"/>
          </w:tcPr>
          <w:p w14:paraId="15B87A92" w14:textId="6C0EECF0" w:rsidR="009A7A44" w:rsidRPr="00195C11" w:rsidRDefault="00FD494D"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40EDECAA" w14:textId="12A998C7" w:rsidR="009A7A44" w:rsidRPr="00195C11" w:rsidRDefault="00300F5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rPr>
              <w:t>6</w:t>
            </w:r>
            <w:r w:rsidR="009A7A44" w:rsidRPr="00195C11">
              <w:rPr>
                <w:rFonts w:cstheme="minorHAnsi"/>
              </w:rPr>
              <w:t>.</w:t>
            </w:r>
            <w:r>
              <w:rPr>
                <w:rFonts w:cstheme="minorHAnsi"/>
              </w:rPr>
              <w:t>4</w:t>
            </w:r>
            <w:r w:rsidR="009A7A44" w:rsidRPr="00195C11">
              <w:rPr>
                <w:rFonts w:cstheme="minorHAnsi"/>
              </w:rPr>
              <w:t xml:space="preserve"> (29</w:t>
            </w:r>
            <w:r w:rsidR="00664FB8">
              <w:rPr>
                <w:rFonts w:cstheme="minorHAnsi"/>
              </w:rPr>
              <w:t>6</w:t>
            </w:r>
            <w:r w:rsidR="009A7A44" w:rsidRPr="00195C11">
              <w:rPr>
                <w:rFonts w:cstheme="minorHAnsi"/>
              </w:rPr>
              <w:t>.</w:t>
            </w:r>
            <w:r w:rsidR="00664FB8">
              <w:rPr>
                <w:rFonts w:cstheme="minorHAnsi"/>
              </w:rPr>
              <w:t>5</w:t>
            </w:r>
            <w:r w:rsidR="009A7A44" w:rsidRPr="00195C11">
              <w:rPr>
                <w:rFonts w:cstheme="minorHAnsi"/>
              </w:rPr>
              <w:t>)</w:t>
            </w:r>
          </w:p>
        </w:tc>
        <w:tc>
          <w:tcPr>
            <w:tcW w:w="0" w:type="auto"/>
          </w:tcPr>
          <w:p w14:paraId="7CDC34EF" w14:textId="16DEBB32"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195C11">
              <w:rPr>
                <w:rFonts w:cstheme="minorHAnsi"/>
                <w:b/>
                <w:bCs/>
              </w:rPr>
              <w:t>0 (52</w:t>
            </w:r>
            <w:r w:rsidR="00E67359" w:rsidRPr="00195C11">
              <w:rPr>
                <w:rFonts w:cstheme="minorHAnsi"/>
                <w:b/>
                <w:bCs/>
              </w:rPr>
              <w:t>6</w:t>
            </w:r>
            <w:r w:rsidRPr="00195C11">
              <w:rPr>
                <w:rFonts w:cstheme="minorHAnsi"/>
                <w:b/>
                <w:bCs/>
              </w:rPr>
              <w:t>.</w:t>
            </w:r>
            <w:r w:rsidR="00E67359" w:rsidRPr="00195C11">
              <w:rPr>
                <w:rFonts w:cstheme="minorHAnsi"/>
                <w:b/>
                <w:bCs/>
              </w:rPr>
              <w:t>7</w:t>
            </w:r>
            <w:r w:rsidRPr="00195C11">
              <w:rPr>
                <w:rFonts w:cstheme="minorHAnsi"/>
                <w:b/>
                <w:bCs/>
              </w:rPr>
              <w:t>)</w:t>
            </w:r>
          </w:p>
        </w:tc>
        <w:tc>
          <w:tcPr>
            <w:tcW w:w="0" w:type="auto"/>
          </w:tcPr>
          <w:p w14:paraId="77AE31DB" w14:textId="50EFC0C2"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2.4</w:t>
            </w:r>
            <w:r w:rsidR="009A7A44" w:rsidRPr="00195C11">
              <w:rPr>
                <w:rFonts w:cstheme="minorHAnsi"/>
              </w:rPr>
              <w:t xml:space="preserve"> (</w:t>
            </w:r>
            <w:r w:rsidR="004C7E3C" w:rsidRPr="00195C11">
              <w:rPr>
                <w:rFonts w:cstheme="minorHAnsi"/>
              </w:rPr>
              <w:t>45</w:t>
            </w:r>
            <w:r w:rsidR="009A7A44" w:rsidRPr="00195C11">
              <w:rPr>
                <w:rFonts w:cstheme="minorHAnsi"/>
              </w:rPr>
              <w:t>.</w:t>
            </w:r>
            <w:r w:rsidR="004C7E3C" w:rsidRPr="00195C11">
              <w:rPr>
                <w:rFonts w:cstheme="minorHAnsi"/>
              </w:rPr>
              <w:t>3</w:t>
            </w:r>
            <w:r w:rsidR="009A7A44" w:rsidRPr="00195C11">
              <w:rPr>
                <w:rFonts w:cstheme="minorHAnsi"/>
              </w:rPr>
              <w:t>)</w:t>
            </w:r>
          </w:p>
        </w:tc>
      </w:tr>
      <w:tr w:rsidR="009A7A44" w:rsidRPr="00A20F7F" w14:paraId="32D42193" w14:textId="70BBA7F9"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4F198E64" w14:textId="02F807BA" w:rsidR="009A7A44" w:rsidRPr="00C51ED8" w:rsidRDefault="009A7A44" w:rsidP="009A7A44">
            <w:pPr>
              <w:spacing w:line="360" w:lineRule="auto"/>
              <w:contextualSpacing/>
              <w:jc w:val="both"/>
              <w:rPr>
                <w:rFonts w:cstheme="minorHAnsi"/>
                <w:highlight w:val="yellow"/>
                <w:lang w:val="sv-SE"/>
              </w:rPr>
            </w:pPr>
            <w:r w:rsidRPr="00C51ED8">
              <w:rPr>
                <w:rFonts w:cstheme="minorHAnsi"/>
                <w:highlight w:val="yellow"/>
              </w:rPr>
              <w:t>M6</w:t>
            </w:r>
            <w:r w:rsidR="00C51ED8" w:rsidRPr="00C51ED8">
              <w:rPr>
                <w:rFonts w:cstheme="minorHAnsi"/>
                <w:highlight w:val="yellow"/>
                <w:lang w:val="sv-SE"/>
              </w:rPr>
              <w:t>a</w:t>
            </w:r>
          </w:p>
        </w:tc>
        <w:tc>
          <w:tcPr>
            <w:tcW w:w="0" w:type="auto"/>
            <w:vMerge/>
          </w:tcPr>
          <w:p w14:paraId="22786760" w14:textId="77777777" w:rsidR="009A7A44" w:rsidRPr="00C51E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p>
        </w:tc>
        <w:tc>
          <w:tcPr>
            <w:tcW w:w="0" w:type="auto"/>
          </w:tcPr>
          <w:p w14:paraId="00228793" w14:textId="7ADDEBC8" w:rsidR="009A7A44" w:rsidRPr="00C51ED8" w:rsidRDefault="00FD494D"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m:oMathPara>
              <m:oMath>
                <m:sSub>
                  <m:sSubPr>
                    <m:ctrlPr>
                      <w:rPr>
                        <w:rFonts w:ascii="Cambria Math" w:hAnsi="Cambria Math" w:cstheme="minorHAnsi"/>
                        <w:bCs/>
                        <w:i/>
                        <w:iCs/>
                        <w:highlight w:val="yellow"/>
                      </w:rPr>
                    </m:ctrlPr>
                  </m:sSubPr>
                  <m:e>
                    <m:r>
                      <w:rPr>
                        <w:rFonts w:ascii="Cambria Math" w:hAnsi="Cambria Math" w:cstheme="minorHAnsi"/>
                        <w:highlight w:val="yellow"/>
                      </w:rPr>
                      <m:t>β</m:t>
                    </m:r>
                  </m:e>
                  <m:sub>
                    <m:r>
                      <w:rPr>
                        <w:rFonts w:ascii="Cambria Math" w:hAnsi="Cambria Math" w:cstheme="minorHAnsi"/>
                        <w:highlight w:val="yellow"/>
                      </w:rPr>
                      <m:t>0</m:t>
                    </m:r>
                  </m:sub>
                </m:sSub>
                <m:sSub>
                  <m:sSubPr>
                    <m:ctrlPr>
                      <w:rPr>
                        <w:rFonts w:ascii="Cambria Math" w:hAnsi="Cambria Math" w:cstheme="minorHAnsi"/>
                        <w:bCs/>
                        <w:i/>
                        <w:iCs/>
                        <w:highlight w:val="yellow"/>
                      </w:rPr>
                    </m:ctrlPr>
                  </m:sSubPr>
                  <m:e>
                    <m:r>
                      <w:rPr>
                        <w:rFonts w:ascii="Cambria Math" w:hAnsi="Cambria Math" w:cstheme="minorHAnsi"/>
                        <w:highlight w:val="yellow"/>
                      </w:rPr>
                      <m:t>,β</m:t>
                    </m:r>
                  </m:e>
                  <m:sub>
                    <m:r>
                      <w:rPr>
                        <w:rFonts w:ascii="Cambria Math" w:hAnsi="Cambria Math" w:cstheme="minorHAnsi"/>
                        <w:highlight w:val="yellow"/>
                      </w:rPr>
                      <m:t>1</m:t>
                    </m:r>
                  </m:sub>
                </m:sSub>
              </m:oMath>
            </m:oMathPara>
          </w:p>
        </w:tc>
        <w:tc>
          <w:tcPr>
            <w:tcW w:w="0" w:type="auto"/>
          </w:tcPr>
          <w:p w14:paraId="5CDF8419" w14:textId="403BA21B" w:rsidR="009A7A44" w:rsidRPr="00C51ED8" w:rsidRDefault="00651BA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1167</w:t>
            </w:r>
            <w:r w:rsidR="009A7A44" w:rsidRPr="00C51ED8">
              <w:rPr>
                <w:rFonts w:cstheme="minorHAnsi"/>
                <w:highlight w:val="yellow"/>
              </w:rPr>
              <w:t>.</w:t>
            </w:r>
            <w:r w:rsidRPr="00C51ED8">
              <w:rPr>
                <w:rFonts w:cstheme="minorHAnsi"/>
                <w:highlight w:val="yellow"/>
              </w:rPr>
              <w:t>6</w:t>
            </w:r>
            <w:r w:rsidR="009A7A44" w:rsidRPr="00C51ED8">
              <w:rPr>
                <w:rFonts w:cstheme="minorHAnsi"/>
                <w:highlight w:val="yellow"/>
              </w:rPr>
              <w:t xml:space="preserve"> (</w:t>
            </w:r>
            <w:r w:rsidR="00664FB8" w:rsidRPr="00C51ED8">
              <w:rPr>
                <w:rFonts w:cstheme="minorHAnsi"/>
                <w:highlight w:val="yellow"/>
              </w:rPr>
              <w:t>1457.6</w:t>
            </w:r>
            <w:r w:rsidR="009A7A44" w:rsidRPr="00C51ED8">
              <w:rPr>
                <w:rFonts w:cstheme="minorHAnsi"/>
                <w:highlight w:val="yellow"/>
              </w:rPr>
              <w:t>)</w:t>
            </w:r>
          </w:p>
        </w:tc>
        <w:tc>
          <w:tcPr>
            <w:tcW w:w="0" w:type="auto"/>
          </w:tcPr>
          <w:p w14:paraId="1EA906DE" w14:textId="2DF09977" w:rsidR="009A7A44" w:rsidRPr="00C51E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185</w:t>
            </w:r>
            <w:r w:rsidR="00803B5E" w:rsidRPr="00C51ED8">
              <w:rPr>
                <w:rFonts w:cstheme="minorHAnsi"/>
                <w:highlight w:val="yellow"/>
              </w:rPr>
              <w:t>.5</w:t>
            </w:r>
            <w:r w:rsidRPr="00C51ED8">
              <w:rPr>
                <w:rFonts w:cstheme="minorHAnsi"/>
                <w:highlight w:val="yellow"/>
              </w:rPr>
              <w:t xml:space="preserve"> (712.</w:t>
            </w:r>
            <w:r w:rsidR="00E67359" w:rsidRPr="00C51ED8">
              <w:rPr>
                <w:rFonts w:cstheme="minorHAnsi"/>
                <w:highlight w:val="yellow"/>
              </w:rPr>
              <w:t>2</w:t>
            </w:r>
            <w:r w:rsidRPr="00C51ED8">
              <w:rPr>
                <w:rFonts w:cstheme="minorHAnsi"/>
                <w:highlight w:val="yellow"/>
              </w:rPr>
              <w:t>)</w:t>
            </w:r>
          </w:p>
        </w:tc>
        <w:tc>
          <w:tcPr>
            <w:tcW w:w="0" w:type="auto"/>
          </w:tcPr>
          <w:p w14:paraId="6A2800C1" w14:textId="7ECA1173" w:rsidR="009A7A44" w:rsidRPr="00C51ED8"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56</w:t>
            </w:r>
            <w:r w:rsidR="009A7A44" w:rsidRPr="00C51ED8">
              <w:rPr>
                <w:rFonts w:cstheme="minorHAnsi"/>
                <w:highlight w:val="yellow"/>
              </w:rPr>
              <w:t>.</w:t>
            </w:r>
            <w:r w:rsidRPr="00C51ED8">
              <w:rPr>
                <w:rFonts w:cstheme="minorHAnsi"/>
                <w:highlight w:val="yellow"/>
              </w:rPr>
              <w:t>8</w:t>
            </w:r>
            <w:r w:rsidR="009A7A44" w:rsidRPr="00C51ED8">
              <w:rPr>
                <w:rFonts w:cstheme="minorHAnsi"/>
                <w:highlight w:val="yellow"/>
              </w:rPr>
              <w:t xml:space="preserve"> (</w:t>
            </w:r>
            <w:r w:rsidR="004C7E3C" w:rsidRPr="00C51ED8">
              <w:rPr>
                <w:rFonts w:cstheme="minorHAnsi"/>
                <w:highlight w:val="yellow"/>
              </w:rPr>
              <w:t>99</w:t>
            </w:r>
            <w:r w:rsidR="009A7A44" w:rsidRPr="00C51ED8">
              <w:rPr>
                <w:rFonts w:cstheme="minorHAnsi"/>
                <w:highlight w:val="yellow"/>
              </w:rPr>
              <w:t>.</w:t>
            </w:r>
            <w:r w:rsidR="004C7E3C" w:rsidRPr="00C51ED8">
              <w:rPr>
                <w:rFonts w:cstheme="minorHAnsi"/>
                <w:highlight w:val="yellow"/>
              </w:rPr>
              <w:t>8</w:t>
            </w:r>
            <w:r w:rsidR="009A7A44" w:rsidRPr="00C51ED8">
              <w:rPr>
                <w:rFonts w:cstheme="minorHAnsi"/>
                <w:highlight w:val="yellow"/>
              </w:rPr>
              <w:t>)</w:t>
            </w:r>
          </w:p>
        </w:tc>
      </w:tr>
      <w:tr w:rsidR="009A7A44" w:rsidRPr="00A20F7F" w14:paraId="105C99B8" w14:textId="1BB1CB5A"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F18DA0C" w14:textId="173A8200" w:rsidR="009A7A44" w:rsidRPr="00C51ED8" w:rsidRDefault="009A7A44" w:rsidP="009A7A44">
            <w:pPr>
              <w:spacing w:line="360" w:lineRule="auto"/>
              <w:contextualSpacing/>
              <w:jc w:val="both"/>
              <w:rPr>
                <w:rFonts w:cstheme="minorHAnsi"/>
                <w:highlight w:val="yellow"/>
                <w:lang w:val="sv-SE"/>
              </w:rPr>
            </w:pPr>
            <w:r w:rsidRPr="00C51ED8">
              <w:rPr>
                <w:rFonts w:cstheme="minorHAnsi"/>
                <w:highlight w:val="yellow"/>
              </w:rPr>
              <w:t>M</w:t>
            </w:r>
            <w:r w:rsidR="002F6015">
              <w:rPr>
                <w:rFonts w:cstheme="minorHAnsi"/>
                <w:highlight w:val="yellow"/>
                <w:lang w:val="sv-SE"/>
              </w:rPr>
              <w:t>6</w:t>
            </w:r>
            <w:r w:rsidR="00C51ED8" w:rsidRPr="00C51ED8">
              <w:rPr>
                <w:rFonts w:cstheme="minorHAnsi"/>
                <w:highlight w:val="yellow"/>
                <w:lang w:val="sv-SE"/>
              </w:rPr>
              <w:t>b</w:t>
            </w:r>
          </w:p>
        </w:tc>
        <w:tc>
          <w:tcPr>
            <w:tcW w:w="0" w:type="auto"/>
            <w:vMerge/>
          </w:tcPr>
          <w:p w14:paraId="4771C970" w14:textId="77777777" w:rsidR="009A7A44" w:rsidRPr="00C51E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p>
        </w:tc>
        <w:tc>
          <w:tcPr>
            <w:tcW w:w="0" w:type="auto"/>
          </w:tcPr>
          <w:p w14:paraId="7349A7AC" w14:textId="3086CD53" w:rsidR="009A7A44" w:rsidRPr="00C51ED8" w:rsidRDefault="00FD494D"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m:oMathPara>
              <m:oMath>
                <m:sSub>
                  <m:sSubPr>
                    <m:ctrlPr>
                      <w:rPr>
                        <w:rFonts w:ascii="Cambria Math" w:hAnsi="Cambria Math" w:cstheme="minorHAnsi"/>
                        <w:bCs/>
                        <w:i/>
                        <w:iCs/>
                        <w:highlight w:val="yellow"/>
                      </w:rPr>
                    </m:ctrlPr>
                  </m:sSubPr>
                  <m:e>
                    <m:r>
                      <w:rPr>
                        <w:rFonts w:ascii="Cambria Math" w:hAnsi="Cambria Math" w:cstheme="minorHAnsi"/>
                        <w:highlight w:val="yellow"/>
                      </w:rPr>
                      <m:t>β</m:t>
                    </m:r>
                  </m:e>
                  <m:sub>
                    <m:r>
                      <w:rPr>
                        <w:rFonts w:ascii="Cambria Math" w:hAnsi="Cambria Math" w:cstheme="minorHAnsi"/>
                        <w:highlight w:val="yellow"/>
                      </w:rPr>
                      <m:t>0</m:t>
                    </m:r>
                  </m:sub>
                </m:sSub>
                <m:r>
                  <w:rPr>
                    <w:rFonts w:ascii="Cambria Math" w:hAnsi="Cambria Math" w:cstheme="minorHAnsi"/>
                    <w:highlight w:val="yellow"/>
                  </w:rPr>
                  <m:t>,</m:t>
                </m:r>
                <m:sSub>
                  <m:sSubPr>
                    <m:ctrlPr>
                      <w:rPr>
                        <w:rFonts w:ascii="Cambria Math" w:hAnsi="Cambria Math" w:cstheme="minorHAnsi"/>
                        <w:bCs/>
                        <w:i/>
                        <w:iCs/>
                        <w:highlight w:val="yellow"/>
                      </w:rPr>
                    </m:ctrlPr>
                  </m:sSubPr>
                  <m:e>
                    <m:r>
                      <w:rPr>
                        <w:rFonts w:ascii="Cambria Math" w:hAnsi="Cambria Math" w:cstheme="minorHAnsi"/>
                        <w:highlight w:val="yellow"/>
                      </w:rPr>
                      <m:t>β</m:t>
                    </m:r>
                  </m:e>
                  <m:sub>
                    <m:r>
                      <w:rPr>
                        <w:rFonts w:ascii="Cambria Math" w:hAnsi="Cambria Math" w:cstheme="minorHAnsi"/>
                        <w:highlight w:val="yellow"/>
                      </w:rPr>
                      <m:t>2</m:t>
                    </m:r>
                  </m:sub>
                </m:sSub>
              </m:oMath>
            </m:oMathPara>
          </w:p>
        </w:tc>
        <w:tc>
          <w:tcPr>
            <w:tcW w:w="0" w:type="auto"/>
          </w:tcPr>
          <w:p w14:paraId="5765EC9C" w14:textId="13900A0D" w:rsidR="009A7A44" w:rsidRPr="00C51ED8" w:rsidRDefault="00F56C6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2363</w:t>
            </w:r>
            <w:r w:rsidR="00437DC1" w:rsidRPr="00C51ED8">
              <w:rPr>
                <w:rFonts w:cstheme="minorHAnsi"/>
                <w:highlight w:val="yellow"/>
              </w:rPr>
              <w:t>.7</w:t>
            </w:r>
            <w:r w:rsidR="009A7A44" w:rsidRPr="00C51ED8">
              <w:rPr>
                <w:rFonts w:cstheme="minorHAnsi"/>
                <w:highlight w:val="yellow"/>
              </w:rPr>
              <w:t xml:space="preserve"> (</w:t>
            </w:r>
            <w:r w:rsidR="00664FB8" w:rsidRPr="00C51ED8">
              <w:rPr>
                <w:rFonts w:cstheme="minorHAnsi"/>
                <w:highlight w:val="yellow"/>
              </w:rPr>
              <w:t>2653.9</w:t>
            </w:r>
            <w:r w:rsidR="009A7A44" w:rsidRPr="00C51ED8">
              <w:rPr>
                <w:rFonts w:cstheme="minorHAnsi"/>
                <w:highlight w:val="yellow"/>
              </w:rPr>
              <w:t>)</w:t>
            </w:r>
          </w:p>
        </w:tc>
        <w:tc>
          <w:tcPr>
            <w:tcW w:w="0" w:type="auto"/>
          </w:tcPr>
          <w:p w14:paraId="23F4C895" w14:textId="5C725DEB" w:rsidR="009A7A44" w:rsidRPr="00C51ED8"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681.9</w:t>
            </w:r>
            <w:r w:rsidR="009A7A44" w:rsidRPr="00C51ED8">
              <w:rPr>
                <w:rFonts w:cstheme="minorHAnsi"/>
                <w:highlight w:val="yellow"/>
              </w:rPr>
              <w:t xml:space="preserve"> (1</w:t>
            </w:r>
            <w:r w:rsidR="00E67359" w:rsidRPr="00C51ED8">
              <w:rPr>
                <w:rFonts w:cstheme="minorHAnsi"/>
                <w:highlight w:val="yellow"/>
              </w:rPr>
              <w:t>208</w:t>
            </w:r>
            <w:r w:rsidR="009A7A44" w:rsidRPr="00C51ED8">
              <w:rPr>
                <w:rFonts w:cstheme="minorHAnsi"/>
                <w:highlight w:val="yellow"/>
              </w:rPr>
              <w:t>.</w:t>
            </w:r>
            <w:r w:rsidR="00E67359" w:rsidRPr="00C51ED8">
              <w:rPr>
                <w:rFonts w:cstheme="minorHAnsi"/>
                <w:highlight w:val="yellow"/>
              </w:rPr>
              <w:t>7</w:t>
            </w:r>
            <w:r w:rsidR="009A7A44" w:rsidRPr="00C51ED8">
              <w:rPr>
                <w:rFonts w:cstheme="minorHAnsi"/>
                <w:highlight w:val="yellow"/>
              </w:rPr>
              <w:t>)</w:t>
            </w:r>
          </w:p>
        </w:tc>
        <w:tc>
          <w:tcPr>
            <w:tcW w:w="0" w:type="auto"/>
          </w:tcPr>
          <w:p w14:paraId="0ED2EA01" w14:textId="1887D272" w:rsidR="009A7A44" w:rsidRPr="00C51E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1</w:t>
            </w:r>
            <w:r w:rsidR="00F11EF2" w:rsidRPr="00C51ED8">
              <w:rPr>
                <w:rFonts w:cstheme="minorHAnsi"/>
                <w:highlight w:val="yellow"/>
              </w:rPr>
              <w:t>91</w:t>
            </w:r>
            <w:r w:rsidRPr="00C51ED8">
              <w:rPr>
                <w:rFonts w:cstheme="minorHAnsi"/>
                <w:highlight w:val="yellow"/>
              </w:rPr>
              <w:t>.</w:t>
            </w:r>
            <w:r w:rsidR="00F11EF2" w:rsidRPr="00C51ED8">
              <w:rPr>
                <w:rFonts w:cstheme="minorHAnsi"/>
                <w:highlight w:val="yellow"/>
              </w:rPr>
              <w:t>1</w:t>
            </w:r>
            <w:r w:rsidRPr="00C51ED8">
              <w:rPr>
                <w:rFonts w:cstheme="minorHAnsi"/>
                <w:highlight w:val="yellow"/>
              </w:rPr>
              <w:t xml:space="preserve"> (2</w:t>
            </w:r>
            <w:r w:rsidR="004C7E3C" w:rsidRPr="00C51ED8">
              <w:rPr>
                <w:rFonts w:cstheme="minorHAnsi"/>
                <w:highlight w:val="yellow"/>
              </w:rPr>
              <w:t>34</w:t>
            </w:r>
            <w:r w:rsidRPr="00C51ED8">
              <w:rPr>
                <w:rFonts w:cstheme="minorHAnsi"/>
                <w:highlight w:val="yellow"/>
              </w:rPr>
              <w:t>.</w:t>
            </w:r>
            <w:r w:rsidR="004C7E3C" w:rsidRPr="00C51ED8">
              <w:rPr>
                <w:rFonts w:cstheme="minorHAnsi"/>
                <w:highlight w:val="yellow"/>
              </w:rPr>
              <w:t>1</w:t>
            </w:r>
            <w:r w:rsidRPr="00C51ED8">
              <w:rPr>
                <w:rFonts w:cstheme="minorHAnsi"/>
                <w:highlight w:val="yellow"/>
              </w:rPr>
              <w:t>)</w:t>
            </w:r>
          </w:p>
        </w:tc>
      </w:tr>
      <w:tr w:rsidR="009A7A44" w:rsidRPr="00A20F7F" w14:paraId="5E66A2B3" w14:textId="4C67E594" w:rsidTr="00D8456B">
        <w:trPr>
          <w:cantSplit/>
          <w:trHeight w:val="83"/>
        </w:trPr>
        <w:tc>
          <w:tcPr>
            <w:cnfStyle w:val="001000000000" w:firstRow="0" w:lastRow="0" w:firstColumn="1" w:lastColumn="0" w:oddVBand="0" w:evenVBand="0" w:oddHBand="0" w:evenHBand="0" w:firstRowFirstColumn="0" w:firstRowLastColumn="0" w:lastRowFirstColumn="0" w:lastRowLastColumn="0"/>
            <w:tcW w:w="0" w:type="auto"/>
          </w:tcPr>
          <w:p w14:paraId="4B81F385" w14:textId="16E99E4B" w:rsidR="009A7A44" w:rsidRPr="00C51ED8" w:rsidRDefault="009A7A44" w:rsidP="009A7A44">
            <w:pPr>
              <w:spacing w:line="360" w:lineRule="auto"/>
              <w:contextualSpacing/>
              <w:jc w:val="both"/>
              <w:rPr>
                <w:rFonts w:cstheme="minorHAnsi"/>
                <w:highlight w:val="yellow"/>
                <w:lang w:val="sv-SE"/>
              </w:rPr>
            </w:pPr>
            <w:r w:rsidRPr="00C51ED8">
              <w:rPr>
                <w:rFonts w:cstheme="minorHAnsi"/>
                <w:highlight w:val="yellow"/>
              </w:rPr>
              <w:t>M</w:t>
            </w:r>
            <w:r w:rsidR="00404FCD" w:rsidRPr="00C51ED8">
              <w:rPr>
                <w:rFonts w:cstheme="minorHAnsi"/>
                <w:highlight w:val="yellow"/>
                <w:lang w:val="sv-SE"/>
              </w:rPr>
              <w:t>7</w:t>
            </w:r>
          </w:p>
        </w:tc>
        <w:tc>
          <w:tcPr>
            <w:tcW w:w="0" w:type="auto"/>
            <w:vMerge/>
          </w:tcPr>
          <w:p w14:paraId="536820B0" w14:textId="77777777" w:rsidR="009A7A44" w:rsidRPr="00C51E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p>
        </w:tc>
        <w:tc>
          <w:tcPr>
            <w:tcW w:w="0" w:type="auto"/>
          </w:tcPr>
          <w:p w14:paraId="5CBAE4F0" w14:textId="5BEC4D97" w:rsidR="009A7A44" w:rsidRPr="00C51ED8" w:rsidRDefault="00FD494D"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m:oMathPara>
              <m:oMath>
                <m:sSub>
                  <m:sSubPr>
                    <m:ctrlPr>
                      <w:rPr>
                        <w:rFonts w:ascii="Cambria Math" w:hAnsi="Cambria Math" w:cstheme="minorHAnsi"/>
                        <w:bCs/>
                        <w:i/>
                        <w:iCs/>
                        <w:highlight w:val="yellow"/>
                      </w:rPr>
                    </m:ctrlPr>
                  </m:sSubPr>
                  <m:e>
                    <m:r>
                      <w:rPr>
                        <w:rFonts w:ascii="Cambria Math" w:hAnsi="Cambria Math" w:cstheme="minorHAnsi"/>
                        <w:highlight w:val="yellow"/>
                      </w:rPr>
                      <m:t>β</m:t>
                    </m:r>
                  </m:e>
                  <m:sub>
                    <m:r>
                      <w:rPr>
                        <w:rFonts w:ascii="Cambria Math" w:hAnsi="Cambria Math" w:cstheme="minorHAnsi"/>
                        <w:highlight w:val="yellow"/>
                      </w:rPr>
                      <m:t>0</m:t>
                    </m:r>
                  </m:sub>
                </m:sSub>
              </m:oMath>
            </m:oMathPara>
          </w:p>
        </w:tc>
        <w:tc>
          <w:tcPr>
            <w:tcW w:w="0" w:type="auto"/>
          </w:tcPr>
          <w:p w14:paraId="4A86ACFE" w14:textId="0C16DF94" w:rsidR="009A7A44" w:rsidRPr="00C51ED8" w:rsidRDefault="00AA6F4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4200</w:t>
            </w:r>
            <w:r w:rsidR="009A7A44" w:rsidRPr="00C51ED8">
              <w:rPr>
                <w:rFonts w:cstheme="minorHAnsi"/>
                <w:highlight w:val="yellow"/>
              </w:rPr>
              <w:t xml:space="preserve"> (</w:t>
            </w:r>
            <w:r w:rsidR="00664FB8" w:rsidRPr="00C51ED8">
              <w:rPr>
                <w:rFonts w:cstheme="minorHAnsi"/>
                <w:highlight w:val="yellow"/>
              </w:rPr>
              <w:t>4491</w:t>
            </w:r>
            <w:r w:rsidR="009A7A44" w:rsidRPr="00C51ED8">
              <w:rPr>
                <w:rFonts w:cstheme="minorHAnsi"/>
                <w:highlight w:val="yellow"/>
              </w:rPr>
              <w:t>)</w:t>
            </w:r>
          </w:p>
        </w:tc>
        <w:tc>
          <w:tcPr>
            <w:tcW w:w="0" w:type="auto"/>
          </w:tcPr>
          <w:p w14:paraId="58F68E7B" w14:textId="72D69E30" w:rsidR="009A7A44" w:rsidRPr="00C51ED8"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672</w:t>
            </w:r>
            <w:r w:rsidR="009A7A44" w:rsidRPr="00C51ED8">
              <w:rPr>
                <w:rFonts w:cstheme="minorHAnsi"/>
                <w:highlight w:val="yellow"/>
              </w:rPr>
              <w:t xml:space="preserve"> (</w:t>
            </w:r>
            <w:r w:rsidR="00E67359" w:rsidRPr="00C51ED8">
              <w:rPr>
                <w:rFonts w:cstheme="minorHAnsi"/>
                <w:highlight w:val="yellow"/>
              </w:rPr>
              <w:t>1198</w:t>
            </w:r>
            <w:r w:rsidR="009A7A44" w:rsidRPr="00C51ED8">
              <w:rPr>
                <w:rFonts w:cstheme="minorHAnsi"/>
                <w:highlight w:val="yellow"/>
              </w:rPr>
              <w:t>.</w:t>
            </w:r>
            <w:r w:rsidR="00E67359" w:rsidRPr="00C51ED8">
              <w:rPr>
                <w:rFonts w:cstheme="minorHAnsi"/>
                <w:highlight w:val="yellow"/>
              </w:rPr>
              <w:t>8</w:t>
            </w:r>
            <w:r w:rsidR="009A7A44" w:rsidRPr="00C51ED8">
              <w:rPr>
                <w:rFonts w:cstheme="minorHAnsi"/>
                <w:highlight w:val="yellow"/>
              </w:rPr>
              <w:t>)</w:t>
            </w:r>
          </w:p>
        </w:tc>
        <w:tc>
          <w:tcPr>
            <w:tcW w:w="0" w:type="auto"/>
          </w:tcPr>
          <w:p w14:paraId="48DF47F7" w14:textId="409D7397" w:rsidR="009A7A44" w:rsidRPr="00C51E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1</w:t>
            </w:r>
            <w:r w:rsidR="00F11EF2" w:rsidRPr="00C51ED8">
              <w:rPr>
                <w:rFonts w:cstheme="minorHAnsi"/>
                <w:highlight w:val="yellow"/>
              </w:rPr>
              <w:t>38</w:t>
            </w:r>
            <w:r w:rsidRPr="00C51ED8">
              <w:rPr>
                <w:rFonts w:cstheme="minorHAnsi"/>
                <w:highlight w:val="yellow"/>
              </w:rPr>
              <w:t>.</w:t>
            </w:r>
            <w:r w:rsidR="00F11EF2" w:rsidRPr="00C51ED8">
              <w:rPr>
                <w:rFonts w:cstheme="minorHAnsi"/>
                <w:highlight w:val="yellow"/>
              </w:rPr>
              <w:t>3</w:t>
            </w:r>
            <w:r w:rsidRPr="00C51ED8">
              <w:rPr>
                <w:rFonts w:cstheme="minorHAnsi"/>
                <w:highlight w:val="yellow"/>
              </w:rPr>
              <w:t xml:space="preserve"> (</w:t>
            </w:r>
            <w:r w:rsidR="004C7E3C" w:rsidRPr="00C51ED8">
              <w:rPr>
                <w:rFonts w:cstheme="minorHAnsi"/>
                <w:highlight w:val="yellow"/>
              </w:rPr>
              <w:t>181</w:t>
            </w:r>
            <w:r w:rsidRPr="00C51ED8">
              <w:rPr>
                <w:rFonts w:cstheme="minorHAnsi"/>
                <w:highlight w:val="yellow"/>
              </w:rPr>
              <w:t>.</w:t>
            </w:r>
            <w:r w:rsidR="004C7E3C" w:rsidRPr="00C51ED8">
              <w:rPr>
                <w:rFonts w:cstheme="minorHAnsi"/>
                <w:highlight w:val="yellow"/>
              </w:rPr>
              <w:t>2</w:t>
            </w:r>
            <w:r w:rsidRPr="00C51ED8">
              <w:rPr>
                <w:rFonts w:cstheme="minorHAnsi"/>
                <w:highlight w:val="yellow"/>
              </w:rPr>
              <w:t>)</w:t>
            </w:r>
          </w:p>
        </w:tc>
      </w:tr>
    </w:tbl>
    <w:p w14:paraId="227C8525" w14:textId="7726EFDB" w:rsidR="00524113" w:rsidRDefault="00524113" w:rsidP="002E3379">
      <w:pPr>
        <w:spacing w:line="480" w:lineRule="auto"/>
        <w:contextualSpacing/>
        <w:jc w:val="both"/>
        <w:rPr>
          <w:rFonts w:cstheme="minorHAnsi"/>
        </w:rPr>
      </w:pPr>
    </w:p>
    <w:p w14:paraId="2BCC9554" w14:textId="6289793A" w:rsidR="00524113" w:rsidRDefault="00524113" w:rsidP="002E3379">
      <w:pPr>
        <w:spacing w:line="480" w:lineRule="auto"/>
        <w:contextualSpacing/>
        <w:jc w:val="both"/>
        <w:rPr>
          <w:rFonts w:cstheme="minorHAnsi"/>
        </w:rPr>
      </w:pPr>
    </w:p>
    <w:p w14:paraId="792B7252" w14:textId="14692140" w:rsidR="00005029" w:rsidRDefault="00005029" w:rsidP="002E3379">
      <w:pPr>
        <w:spacing w:line="480" w:lineRule="auto"/>
        <w:contextualSpacing/>
        <w:jc w:val="center"/>
        <w:rPr>
          <w:rFonts w:cstheme="minorHAnsi"/>
        </w:rPr>
      </w:pPr>
    </w:p>
    <w:p w14:paraId="136C9A16" w14:textId="3E39188A" w:rsidR="004D63B8" w:rsidRPr="002460B7" w:rsidRDefault="00333BB3" w:rsidP="00F700D0">
      <w:pPr>
        <w:spacing w:line="360" w:lineRule="auto"/>
        <w:contextualSpacing/>
        <w:jc w:val="both"/>
        <w:rPr>
          <w:rFonts w:cstheme="minorHAnsi"/>
          <w:color w:val="FF0000"/>
          <w:lang w:val="en-GB"/>
        </w:rPr>
      </w:pPr>
      <w:r>
        <w:rPr>
          <w:rFonts w:cstheme="minorHAnsi"/>
          <w:b/>
          <w:bCs/>
          <w:i/>
          <w:iCs/>
          <w:noProof/>
          <w:color w:val="FF0000"/>
          <w:lang w:val="en-GB"/>
        </w:rPr>
        <w:lastRenderedPageBreak/>
        <w:drawing>
          <wp:inline distT="0" distB="0" distL="0" distR="0" wp14:anchorId="2F6F4E36" wp14:editId="063289FE">
            <wp:extent cx="5731510" cy="573151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d_con_me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commentRangeStart w:id="55"/>
      <w:r w:rsidR="004D63B8" w:rsidRPr="002460B7">
        <w:rPr>
          <w:rFonts w:cstheme="minorHAnsi"/>
          <w:b/>
          <w:bCs/>
          <w:i/>
          <w:iCs/>
          <w:color w:val="FF0000"/>
          <w:lang w:val="en-GB"/>
        </w:rPr>
        <w:t>Fig</w:t>
      </w:r>
      <w:r w:rsidR="00704B3C" w:rsidRPr="002460B7">
        <w:rPr>
          <w:rFonts w:cstheme="minorHAnsi"/>
          <w:b/>
          <w:bCs/>
          <w:i/>
          <w:iCs/>
          <w:color w:val="FF0000"/>
          <w:lang w:val="en-GB"/>
        </w:rPr>
        <w:t>.</w:t>
      </w:r>
      <w:r w:rsidR="004D63B8" w:rsidRPr="002460B7">
        <w:rPr>
          <w:rFonts w:cstheme="minorHAnsi"/>
          <w:b/>
          <w:bCs/>
          <w:i/>
          <w:iCs/>
          <w:color w:val="FF0000"/>
          <w:lang w:val="en-GB"/>
        </w:rPr>
        <w:t xml:space="preserve"> </w:t>
      </w:r>
      <w:r w:rsidR="00704B3C" w:rsidRPr="002460B7">
        <w:rPr>
          <w:rFonts w:cstheme="minorHAnsi"/>
          <w:b/>
          <w:bCs/>
          <w:i/>
          <w:iCs/>
          <w:color w:val="FF0000"/>
          <w:lang w:val="en-GB"/>
        </w:rPr>
        <w:t>1</w:t>
      </w:r>
      <w:commentRangeEnd w:id="55"/>
      <w:r w:rsidR="00DA3029" w:rsidRPr="002460B7">
        <w:rPr>
          <w:rStyle w:val="CommentReference"/>
          <w:color w:val="FF0000"/>
        </w:rPr>
        <w:commentReference w:id="55"/>
      </w:r>
      <w:r w:rsidR="004D63B8" w:rsidRPr="002460B7">
        <w:rPr>
          <w:rFonts w:cstheme="minorHAnsi"/>
          <w:i/>
          <w:iCs/>
          <w:color w:val="FF0000"/>
          <w:lang w:val="en-GB"/>
        </w:rPr>
        <w:t>. Natural log of metabolic rate (A) and</w:t>
      </w:r>
      <w:r w:rsidR="005A6388" w:rsidRPr="002460B7">
        <w:rPr>
          <w:rFonts w:cstheme="minorHAnsi"/>
          <w:i/>
          <w:iCs/>
          <w:color w:val="FF0000"/>
          <w:lang w:val="en-GB"/>
        </w:rPr>
        <w:t xml:space="preserve"> </w:t>
      </w:r>
      <w:r w:rsidR="004D63B8" w:rsidRPr="002460B7">
        <w:rPr>
          <w:rFonts w:cstheme="minorHAnsi"/>
          <w:i/>
          <w:iCs/>
          <w:color w:val="FF0000"/>
          <w:lang w:val="en-GB"/>
        </w:rPr>
        <w:t>maximum consumption rates (B) vs. natural log of mass</w:t>
      </w:r>
      <w:r w:rsidR="005C4748" w:rsidRPr="002460B7">
        <w:rPr>
          <w:rFonts w:cstheme="minorHAnsi"/>
          <w:i/>
          <w:iCs/>
          <w:color w:val="FF0000"/>
          <w:lang w:val="en-GB"/>
        </w:rPr>
        <w:t xml:space="preserve"> [g]</w:t>
      </w:r>
      <w:r w:rsidR="004D63B8" w:rsidRPr="002460B7">
        <w:rPr>
          <w:rFonts w:cstheme="minorHAnsi"/>
          <w:i/>
          <w:iCs/>
          <w:color w:val="FF0000"/>
          <w:lang w:val="en-GB"/>
        </w:rPr>
        <w:t xml:space="preserve">. </w:t>
      </w:r>
      <w:r w:rsidR="0000025A" w:rsidRPr="002460B7">
        <w:rPr>
          <w:rFonts w:cstheme="minorHAnsi"/>
          <w:i/>
          <w:color w:val="FF0000"/>
          <w:lang w:val="en-GB"/>
        </w:rPr>
        <w:t>Lines are global predictions for an average species at temperatures 15</w:t>
      </w:r>
      <m:oMath>
        <m:r>
          <w:rPr>
            <w:rFonts w:ascii="Cambria Math" w:hAnsi="Cambria Math" w:cstheme="minorHAnsi"/>
            <w:color w:val="FF0000"/>
            <w:lang w:val="en-GB"/>
          </w:rPr>
          <m:t>℃</m:t>
        </m:r>
      </m:oMath>
      <w:r w:rsidR="0000025A" w:rsidRPr="002460B7">
        <w:rPr>
          <w:rFonts w:eastAsiaTheme="minorEastAsia" w:cstheme="minorHAnsi"/>
          <w:i/>
          <w:color w:val="FF0000"/>
          <w:lang w:val="en-GB"/>
        </w:rPr>
        <w:t xml:space="preserve"> (blue line and ribbon)</w:t>
      </w:r>
      <w:r w:rsidR="0000025A" w:rsidRPr="002460B7">
        <w:rPr>
          <w:rFonts w:cstheme="minorHAnsi"/>
          <w:i/>
          <w:color w:val="FF0000"/>
          <w:lang w:val="en-GB"/>
        </w:rPr>
        <w:t xml:space="preserve"> and 25</w:t>
      </w:r>
      <m:oMath>
        <m:r>
          <w:rPr>
            <w:rFonts w:ascii="Cambria Math" w:hAnsi="Cambria Math" w:cstheme="minorHAnsi"/>
            <w:color w:val="FF0000"/>
            <w:lang w:val="en-GB"/>
          </w:rPr>
          <m:t>℃</m:t>
        </m:r>
      </m:oMath>
      <w:r w:rsidR="0000025A" w:rsidRPr="002460B7">
        <w:rPr>
          <w:rFonts w:eastAsiaTheme="minorEastAsia" w:cstheme="minorHAnsi"/>
          <w:i/>
          <w:color w:val="FF0000"/>
          <w:lang w:val="en-GB"/>
        </w:rPr>
        <w:t xml:space="preserve"> (red line and ribbon). </w:t>
      </w:r>
      <w:r w:rsidR="001A379A" w:rsidRPr="002460B7">
        <w:rPr>
          <w:rFonts w:eastAsiaTheme="minorEastAsia" w:cstheme="minorHAnsi"/>
          <w:i/>
          <w:color w:val="FF0000"/>
          <w:lang w:val="en-GB"/>
        </w:rPr>
        <w:t>The average temperatures in the data are 19</w:t>
      </w:r>
      <m:oMath>
        <m:r>
          <w:rPr>
            <w:rFonts w:ascii="Cambria Math" w:hAnsi="Cambria Math" w:cstheme="minorHAnsi"/>
            <w:color w:val="FF0000"/>
            <w:lang w:val="en-GB"/>
          </w:rPr>
          <m:t>℃</m:t>
        </m:r>
      </m:oMath>
      <w:r w:rsidR="001A379A" w:rsidRPr="002460B7">
        <w:rPr>
          <w:rFonts w:eastAsiaTheme="minorEastAsia" w:cstheme="minorHAnsi"/>
          <w:i/>
          <w:color w:val="FF0000"/>
          <w:lang w:val="en-GB"/>
        </w:rPr>
        <w:t xml:space="preserve"> and 18</w:t>
      </w:r>
      <m:oMath>
        <m:r>
          <w:rPr>
            <w:rFonts w:ascii="Cambria Math" w:hAnsi="Cambria Math" w:cstheme="minorHAnsi"/>
            <w:color w:val="FF0000"/>
            <w:lang w:val="en-GB"/>
          </w:rPr>
          <m:t>℃</m:t>
        </m:r>
      </m:oMath>
      <w:r w:rsidR="001A379A" w:rsidRPr="002460B7">
        <w:rPr>
          <w:rFonts w:eastAsiaTheme="minorEastAsia" w:cstheme="minorHAnsi"/>
          <w:i/>
          <w:color w:val="FF0000"/>
          <w:lang w:val="en-GB"/>
        </w:rPr>
        <w:t xml:space="preserve"> for metabolism and maximum consumption, respectively.</w:t>
      </w:r>
      <w:r w:rsidR="003F48CE" w:rsidRPr="002460B7">
        <w:rPr>
          <w:rFonts w:eastAsiaTheme="minorEastAsia" w:cstheme="minorHAnsi"/>
          <w:i/>
          <w:color w:val="FF0000"/>
          <w:lang w:val="en-GB"/>
        </w:rPr>
        <w:t xml:space="preserve"> </w:t>
      </w:r>
      <w:r w:rsidR="0000025A" w:rsidRPr="002460B7">
        <w:rPr>
          <w:rFonts w:eastAsiaTheme="minorEastAsia" w:cstheme="minorHAnsi"/>
          <w:i/>
          <w:color w:val="FF0000"/>
          <w:lang w:val="en-GB"/>
        </w:rPr>
        <w:t xml:space="preserve">Note the model is fitted using </w:t>
      </w:r>
      <w:r w:rsidR="0000025A" w:rsidRPr="002460B7">
        <w:rPr>
          <w:rFonts w:cstheme="minorHAnsi"/>
          <w:i/>
          <w:color w:val="FF0000"/>
          <w:lang w:val="en-GB"/>
        </w:rPr>
        <w:t>mean-</w:t>
      </w:r>
      <w:commentRangeStart w:id="56"/>
      <w:proofErr w:type="spellStart"/>
      <w:r w:rsidR="0000025A" w:rsidRPr="002460B7">
        <w:rPr>
          <w:rFonts w:cstheme="minorHAnsi"/>
          <w:i/>
          <w:color w:val="FF0000"/>
          <w:lang w:val="en-GB"/>
        </w:rPr>
        <w:t>cent</w:t>
      </w:r>
      <w:r w:rsidR="005467D2" w:rsidRPr="002460B7">
        <w:rPr>
          <w:rFonts w:cstheme="minorHAnsi"/>
          <w:i/>
          <w:color w:val="FF0000"/>
          <w:lang w:val="en-GB"/>
        </w:rPr>
        <w:t>e</w:t>
      </w:r>
      <w:r w:rsidR="005F09E2" w:rsidRPr="002460B7">
        <w:rPr>
          <w:rFonts w:cstheme="minorHAnsi"/>
          <w:i/>
          <w:color w:val="FF0000"/>
          <w:lang w:val="en-GB"/>
        </w:rPr>
        <w:t>r</w:t>
      </w:r>
      <w:r w:rsidR="0000025A" w:rsidRPr="002460B7">
        <w:rPr>
          <w:rFonts w:cstheme="minorHAnsi"/>
          <w:i/>
          <w:color w:val="FF0000"/>
          <w:lang w:val="en-GB"/>
        </w:rPr>
        <w:t>ed</w:t>
      </w:r>
      <w:commentRangeEnd w:id="56"/>
      <w:proofErr w:type="spellEnd"/>
      <w:r w:rsidR="005467D2" w:rsidRPr="002460B7">
        <w:rPr>
          <w:rStyle w:val="CommentReference"/>
          <w:color w:val="FF0000"/>
        </w:rPr>
        <w:commentReference w:id="56"/>
      </w:r>
      <w:r w:rsidR="00EE712D" w:rsidRPr="002460B7">
        <w:rPr>
          <w:rFonts w:cstheme="minorHAnsi"/>
          <w:i/>
          <w:color w:val="FF0000"/>
          <w:lang w:val="en-GB"/>
        </w:rPr>
        <w:t xml:space="preserve"> (</w:t>
      </w:r>
      <w:proofErr w:type="spellStart"/>
      <w:r w:rsidR="00EE712D" w:rsidRPr="002460B7">
        <w:rPr>
          <w:rFonts w:cstheme="minorHAnsi"/>
          <w:i/>
          <w:color w:val="FF0000"/>
          <w:lang w:val="en-GB"/>
        </w:rPr>
        <w:t>ct</w:t>
      </w:r>
      <w:proofErr w:type="spellEnd"/>
      <w:r w:rsidR="00EE712D" w:rsidRPr="002460B7">
        <w:rPr>
          <w:rFonts w:cstheme="minorHAnsi"/>
          <w:i/>
          <w:color w:val="FF0000"/>
          <w:lang w:val="en-GB"/>
        </w:rPr>
        <w:t>)</w:t>
      </w:r>
      <w:r w:rsidR="0000025A" w:rsidRPr="002460B7">
        <w:rPr>
          <w:rFonts w:cstheme="minorHAnsi"/>
          <w:i/>
          <w:color w:val="FF0000"/>
          <w:lang w:val="en-GB"/>
        </w:rPr>
        <w:t xml:space="preserve"> Arrhenius temperature (1/</w:t>
      </w:r>
      <w:proofErr w:type="spellStart"/>
      <w:r w:rsidR="0000025A" w:rsidRPr="002460B7">
        <w:rPr>
          <w:rFonts w:cstheme="minorHAnsi"/>
          <w:i/>
          <w:color w:val="FF0000"/>
          <w:lang w:val="en-GB"/>
        </w:rPr>
        <w:t>kT</w:t>
      </w:r>
      <w:proofErr w:type="spellEnd"/>
      <w:r w:rsidR="0000025A" w:rsidRPr="002460B7">
        <w:rPr>
          <w:rFonts w:cstheme="minorHAnsi"/>
          <w:i/>
          <w:color w:val="FF0000"/>
          <w:lang w:val="en-GB"/>
        </w:rPr>
        <w:t>), and then converted for easier interpretation.</w:t>
      </w:r>
      <w:r w:rsidR="00754FD4" w:rsidRPr="002460B7">
        <w:rPr>
          <w:rFonts w:cstheme="minorHAnsi"/>
          <w:i/>
          <w:color w:val="FF0000"/>
          <w:lang w:val="en-GB"/>
        </w:rPr>
        <w:t xml:space="preserve"> </w:t>
      </w:r>
      <w:r w:rsidR="004D63B8" w:rsidRPr="002460B7">
        <w:rPr>
          <w:rFonts w:cstheme="minorHAnsi"/>
          <w:i/>
          <w:iCs/>
          <w:color w:val="FF0000"/>
          <w:lang w:val="en-GB"/>
        </w:rPr>
        <w:t xml:space="preserve">Shaded areas correspond to 80% and 95% credible </w:t>
      </w:r>
      <w:r w:rsidR="007F5D88" w:rsidRPr="002460B7">
        <w:rPr>
          <w:rFonts w:cstheme="minorHAnsi"/>
          <w:i/>
          <w:iCs/>
          <w:color w:val="FF0000"/>
          <w:lang w:val="en-GB"/>
        </w:rPr>
        <w:t>interval</w:t>
      </w:r>
      <w:r w:rsidR="00367A77" w:rsidRPr="002460B7">
        <w:rPr>
          <w:rFonts w:cstheme="minorHAnsi"/>
          <w:i/>
          <w:iCs/>
          <w:color w:val="FF0000"/>
          <w:lang w:val="en-GB"/>
        </w:rPr>
        <w:t>s</w:t>
      </w:r>
      <w:r w:rsidR="006B546E" w:rsidRPr="002460B7">
        <w:rPr>
          <w:rFonts w:cstheme="minorHAnsi"/>
          <w:i/>
          <w:iCs/>
          <w:color w:val="FF0000"/>
          <w:lang w:val="en-GB"/>
        </w:rPr>
        <w:t xml:space="preserve">. </w:t>
      </w:r>
      <w:r w:rsidR="005A6F94" w:rsidRPr="002460B7">
        <w:rPr>
          <w:rFonts w:cstheme="minorHAnsi"/>
          <w:i/>
          <w:iCs/>
          <w:color w:val="FF0000"/>
          <w:lang w:val="en-GB"/>
        </w:rPr>
        <w:t>P</w:t>
      </w:r>
      <w:r w:rsidR="00DD78DE" w:rsidRPr="002460B7">
        <w:rPr>
          <w:rFonts w:cstheme="minorHAnsi"/>
          <w:i/>
          <w:iCs/>
          <w:color w:val="FF0000"/>
          <w:lang w:val="en-GB"/>
        </w:rPr>
        <w:t>oint</w:t>
      </w:r>
      <w:r w:rsidR="00037764" w:rsidRPr="002460B7">
        <w:rPr>
          <w:rFonts w:cstheme="minorHAnsi"/>
          <w:i/>
          <w:iCs/>
          <w:color w:val="FF0000"/>
          <w:lang w:val="en-GB"/>
        </w:rPr>
        <w:t xml:space="preserve"> </w:t>
      </w:r>
      <w:proofErr w:type="spellStart"/>
      <w:r w:rsidR="005A6F94" w:rsidRPr="002460B7">
        <w:rPr>
          <w:rFonts w:cstheme="minorHAnsi"/>
          <w:i/>
          <w:iCs/>
          <w:color w:val="FF0000"/>
          <w:lang w:val="en-GB"/>
        </w:rPr>
        <w:t>colors</w:t>
      </w:r>
      <w:proofErr w:type="spellEnd"/>
      <w:r w:rsidR="00DD78DE" w:rsidRPr="002460B7">
        <w:rPr>
          <w:rFonts w:cstheme="minorHAnsi"/>
          <w:i/>
          <w:iCs/>
          <w:color w:val="FF0000"/>
          <w:lang w:val="en-GB"/>
        </w:rPr>
        <w:t xml:space="preserve"> correspond to </w:t>
      </w:r>
      <w:r w:rsidR="00D55250" w:rsidRPr="002460B7">
        <w:rPr>
          <w:rFonts w:cstheme="minorHAnsi"/>
          <w:i/>
          <w:iCs/>
          <w:color w:val="FF0000"/>
          <w:lang w:val="en-GB"/>
        </w:rPr>
        <w:t>species (</w:t>
      </w:r>
      <w:r w:rsidR="00A75733" w:rsidRPr="002460B7">
        <w:rPr>
          <w:rFonts w:cstheme="minorHAnsi"/>
          <w:i/>
          <w:iCs/>
          <w:color w:val="FF0000"/>
          <w:lang w:val="en-GB"/>
        </w:rPr>
        <w:t>n=18 and n=35 for consumption and metabolism, respectively</w:t>
      </w:r>
      <w:r w:rsidR="00D55250" w:rsidRPr="002460B7">
        <w:rPr>
          <w:rFonts w:cstheme="minorHAnsi"/>
          <w:i/>
          <w:iCs/>
          <w:color w:val="FF0000"/>
          <w:lang w:val="en-GB"/>
        </w:rPr>
        <w:t>).</w:t>
      </w:r>
    </w:p>
    <w:p w14:paraId="67201C5B" w14:textId="77777777" w:rsidR="000528C4" w:rsidRPr="00972C7F" w:rsidRDefault="000528C4" w:rsidP="002E3379">
      <w:pPr>
        <w:spacing w:line="480" w:lineRule="auto"/>
        <w:contextualSpacing/>
        <w:jc w:val="both"/>
        <w:rPr>
          <w:rFonts w:cstheme="minorHAnsi"/>
          <w:lang w:val="en-GB"/>
        </w:rPr>
      </w:pPr>
    </w:p>
    <w:p w14:paraId="77653FB1" w14:textId="77777777" w:rsidR="000528C4" w:rsidRPr="00972C7F" w:rsidRDefault="000528C4" w:rsidP="002E3379">
      <w:pPr>
        <w:spacing w:line="480" w:lineRule="auto"/>
        <w:contextualSpacing/>
        <w:jc w:val="both"/>
        <w:rPr>
          <w:rFonts w:cstheme="minorHAnsi"/>
          <w:lang w:val="en-GB"/>
        </w:rPr>
      </w:pPr>
    </w:p>
    <w:p w14:paraId="547E35C0" w14:textId="1AAF7F61" w:rsidR="000528C4" w:rsidRPr="00972C7F" w:rsidRDefault="000528C4" w:rsidP="002E3379">
      <w:pPr>
        <w:spacing w:line="480" w:lineRule="auto"/>
        <w:contextualSpacing/>
        <w:jc w:val="center"/>
        <w:rPr>
          <w:rFonts w:cstheme="minorHAnsi"/>
          <w:noProof/>
          <w:lang w:val="en-GB" w:eastAsia="sv-SE"/>
        </w:rPr>
      </w:pPr>
    </w:p>
    <w:p w14:paraId="59B660E9" w14:textId="480699A3" w:rsidR="003B4E89" w:rsidRPr="005356A3" w:rsidRDefault="002460B7" w:rsidP="002E3379">
      <w:pPr>
        <w:spacing w:line="480" w:lineRule="auto"/>
        <w:contextualSpacing/>
        <w:jc w:val="center"/>
        <w:rPr>
          <w:rFonts w:cstheme="minorHAnsi"/>
        </w:rPr>
      </w:pPr>
      <w:r>
        <w:rPr>
          <w:rFonts w:cstheme="minorHAnsi"/>
          <w:noProof/>
        </w:rPr>
        <w:lastRenderedPageBreak/>
        <w:drawing>
          <wp:inline distT="0" distB="0" distL="0" distR="0" wp14:anchorId="4040EE30" wp14:editId="690A48F1">
            <wp:extent cx="5731510" cy="573151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ecies_b_e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A0B48CD" w14:textId="24DD295F" w:rsidR="000528C4" w:rsidRPr="00FD494D" w:rsidRDefault="000528C4" w:rsidP="00AE33C5">
      <w:pPr>
        <w:spacing w:line="360" w:lineRule="auto"/>
        <w:contextualSpacing/>
        <w:jc w:val="both"/>
        <w:rPr>
          <w:rFonts w:cstheme="minorHAnsi"/>
          <w:i/>
          <w:iCs/>
          <w:color w:val="FF0000"/>
          <w:lang w:val="en-GB"/>
        </w:rPr>
      </w:pPr>
      <w:commentRangeStart w:id="57"/>
      <w:commentRangeStart w:id="58"/>
      <w:r w:rsidRPr="00FD494D">
        <w:rPr>
          <w:rFonts w:cstheme="minorHAnsi"/>
          <w:b/>
          <w:bCs/>
          <w:i/>
          <w:iCs/>
          <w:color w:val="FF0000"/>
          <w:lang w:val="en-GB"/>
        </w:rPr>
        <w:t>Fig</w:t>
      </w:r>
      <w:r w:rsidR="00B637F1" w:rsidRPr="00FD494D">
        <w:rPr>
          <w:rFonts w:cstheme="minorHAnsi"/>
          <w:b/>
          <w:bCs/>
          <w:i/>
          <w:iCs/>
          <w:color w:val="FF0000"/>
          <w:lang w:val="en-GB"/>
        </w:rPr>
        <w:t>.</w:t>
      </w:r>
      <w:r w:rsidRPr="00FD494D">
        <w:rPr>
          <w:rFonts w:cstheme="minorHAnsi"/>
          <w:b/>
          <w:bCs/>
          <w:i/>
          <w:iCs/>
          <w:color w:val="FF0000"/>
          <w:lang w:val="en-GB"/>
        </w:rPr>
        <w:t xml:space="preserve"> </w:t>
      </w:r>
      <w:r w:rsidR="00704B3C" w:rsidRPr="00FD494D">
        <w:rPr>
          <w:rFonts w:cstheme="minorHAnsi"/>
          <w:b/>
          <w:bCs/>
          <w:i/>
          <w:iCs/>
          <w:color w:val="FF0000"/>
          <w:lang w:val="en-GB"/>
        </w:rPr>
        <w:t>2</w:t>
      </w:r>
      <w:commentRangeEnd w:id="57"/>
      <w:r w:rsidR="002E1CD9" w:rsidRPr="00FD494D">
        <w:rPr>
          <w:rStyle w:val="CommentReference"/>
          <w:color w:val="FF0000"/>
        </w:rPr>
        <w:commentReference w:id="57"/>
      </w:r>
      <w:r w:rsidRPr="00FD494D">
        <w:rPr>
          <w:rFonts w:cstheme="minorHAnsi"/>
          <w:i/>
          <w:iCs/>
          <w:color w:val="FF0000"/>
          <w:lang w:val="en-GB"/>
        </w:rPr>
        <w:t xml:space="preserve">. </w:t>
      </w:r>
      <w:commentRangeEnd w:id="58"/>
      <w:r w:rsidR="00241356" w:rsidRPr="00FD494D">
        <w:rPr>
          <w:rStyle w:val="CommentReference"/>
          <w:color w:val="FF0000"/>
        </w:rPr>
        <w:commentReference w:id="58"/>
      </w:r>
      <w:r w:rsidRPr="00FD494D">
        <w:rPr>
          <w:rFonts w:cstheme="minorHAnsi"/>
          <w:i/>
          <w:iCs/>
          <w:color w:val="FF0000"/>
          <w:lang w:val="en-GB"/>
        </w:rPr>
        <w:t xml:space="preserve">Posterior medians of </w:t>
      </w:r>
      <w:r w:rsidR="00E13846" w:rsidRPr="00FD494D">
        <w:rPr>
          <w:rFonts w:cstheme="minorHAnsi"/>
          <w:i/>
          <w:iCs/>
          <w:color w:val="FF0000"/>
          <w:lang w:val="en-GB"/>
        </w:rPr>
        <w:t xml:space="preserve">the global </w:t>
      </w:r>
      <w:r w:rsidRPr="00FD494D">
        <w:rPr>
          <w:rFonts w:cstheme="minorHAnsi"/>
          <w:i/>
          <w:iCs/>
          <w:color w:val="FF0000"/>
          <w:lang w:val="en-GB"/>
        </w:rPr>
        <w:t>activation energies and mass</w:t>
      </w:r>
      <w:r w:rsidR="00AE33C5" w:rsidRPr="00FD494D">
        <w:rPr>
          <w:rFonts w:cstheme="minorHAnsi"/>
          <w:i/>
          <w:iCs/>
          <w:color w:val="FF0000"/>
          <w:lang w:val="en-GB"/>
        </w:rPr>
        <w:t>-</w:t>
      </w:r>
      <w:r w:rsidR="0027749E" w:rsidRPr="00FD494D">
        <w:rPr>
          <w:rFonts w:cstheme="minorHAnsi"/>
          <w:i/>
          <w:iCs/>
          <w:color w:val="FF0000"/>
          <w:lang w:val="en-GB"/>
        </w:rPr>
        <w:t>exponent</w:t>
      </w:r>
      <w:r w:rsidRPr="00FD494D">
        <w:rPr>
          <w:rFonts w:cstheme="minorHAnsi"/>
          <w:i/>
          <w:iCs/>
          <w:color w:val="FF0000"/>
          <w:lang w:val="en-GB"/>
        </w:rPr>
        <w:t xml:space="preserve"> </w:t>
      </w:r>
      <w:r w:rsidR="004206DD" w:rsidRPr="00FD494D">
        <w:rPr>
          <w:rFonts w:cstheme="minorHAnsi"/>
          <w:i/>
          <w:iCs/>
          <w:color w:val="FF0000"/>
          <w:lang w:val="en-GB"/>
        </w:rPr>
        <w:t xml:space="preserve">of metabolism and maximum consumption </w:t>
      </w:r>
      <w:r w:rsidRPr="00FD494D">
        <w:rPr>
          <w:rFonts w:cstheme="minorHAnsi"/>
          <w:i/>
          <w:iCs/>
          <w:color w:val="FF0000"/>
          <w:lang w:val="en-GB"/>
        </w:rPr>
        <w:t>from the hierarchical model</w:t>
      </w:r>
      <w:r w:rsidR="00B948DE" w:rsidRPr="00FD494D">
        <w:rPr>
          <w:rFonts w:cstheme="minorHAnsi"/>
          <w:i/>
          <w:iCs/>
          <w:color w:val="FF0000"/>
          <w:lang w:val="en-GB"/>
        </w:rPr>
        <w:t xml:space="preserve"> </w:t>
      </w:r>
      <w:r w:rsidRPr="00FD494D">
        <w:rPr>
          <w:rFonts w:cstheme="minorHAnsi"/>
          <w:i/>
          <w:iCs/>
          <w:color w:val="FF0000"/>
          <w:lang w:val="en-GB"/>
        </w:rPr>
        <w:t>fitted to below temperature optimum data</w:t>
      </w:r>
      <w:r w:rsidR="00E15A1A" w:rsidRPr="00FD494D">
        <w:rPr>
          <w:rFonts w:cstheme="minorHAnsi"/>
          <w:i/>
          <w:iCs/>
          <w:color w:val="FF0000"/>
          <w:lang w:val="en-GB"/>
        </w:rPr>
        <w:t xml:space="preserve"> (white triangles and circles, respectively)</w:t>
      </w:r>
      <w:r w:rsidRPr="00FD494D">
        <w:rPr>
          <w:rFonts w:cstheme="minorHAnsi"/>
          <w:i/>
          <w:iCs/>
          <w:color w:val="FF0000"/>
          <w:lang w:val="en-GB"/>
        </w:rPr>
        <w:t>, and their 80% and 95% credible interval</w:t>
      </w:r>
      <w:r w:rsidR="0035032F" w:rsidRPr="00FD494D">
        <w:rPr>
          <w:rFonts w:cstheme="minorHAnsi"/>
          <w:i/>
          <w:iCs/>
          <w:color w:val="FF0000"/>
          <w:lang w:val="en-GB"/>
        </w:rPr>
        <w:t xml:space="preserve"> (</w:t>
      </w:r>
      <w:r w:rsidR="000C5E9D" w:rsidRPr="00FD494D">
        <w:rPr>
          <w:rFonts w:cstheme="minorHAnsi"/>
          <w:i/>
          <w:iCs/>
          <w:color w:val="FF0000"/>
          <w:lang w:val="en-GB"/>
        </w:rPr>
        <w:t xml:space="preserve">vertical short and long lines, </w:t>
      </w:r>
      <w:r w:rsidR="009C5159" w:rsidRPr="00FD494D">
        <w:rPr>
          <w:rFonts w:cstheme="minorHAnsi"/>
          <w:i/>
          <w:iCs/>
          <w:color w:val="FF0000"/>
          <w:lang w:val="en-GB"/>
        </w:rPr>
        <w:t>respectively</w:t>
      </w:r>
      <w:r w:rsidR="0035032F" w:rsidRPr="00FD494D">
        <w:rPr>
          <w:rFonts w:cstheme="minorHAnsi"/>
          <w:i/>
          <w:iCs/>
          <w:color w:val="FF0000"/>
          <w:lang w:val="en-GB"/>
        </w:rPr>
        <w:t>)</w:t>
      </w:r>
      <w:r w:rsidRPr="00FD494D">
        <w:rPr>
          <w:rFonts w:cstheme="minorHAnsi"/>
          <w:i/>
          <w:iCs/>
          <w:color w:val="FF0000"/>
          <w:lang w:val="en-GB"/>
        </w:rPr>
        <w:t xml:space="preserve">. Vertical dashed lines correspond to the </w:t>
      </w:r>
      <w:r w:rsidR="005664D4" w:rsidRPr="00FD494D">
        <w:rPr>
          <w:rFonts w:cstheme="minorHAnsi"/>
          <w:i/>
          <w:iCs/>
          <w:color w:val="FF0000"/>
          <w:lang w:val="en-GB"/>
        </w:rPr>
        <w:t>median</w:t>
      </w:r>
      <w:r w:rsidRPr="00FD494D">
        <w:rPr>
          <w:rFonts w:cstheme="minorHAnsi"/>
          <w:i/>
          <w:iCs/>
          <w:color w:val="FF0000"/>
          <w:lang w:val="en-GB"/>
        </w:rPr>
        <w:t xml:space="preserve"> prediction for </w:t>
      </w:r>
      <w:commentRangeStart w:id="59"/>
      <w:commentRangeStart w:id="60"/>
      <w:commentRangeStart w:id="61"/>
      <w:commentRangeStart w:id="62"/>
      <w:commentRangeStart w:id="63"/>
      <w:commentRangeStart w:id="64"/>
      <w:commentRangeStart w:id="65"/>
      <w:r w:rsidR="007555A4" w:rsidRPr="00FD494D">
        <w:rPr>
          <w:rFonts w:cstheme="minorHAnsi"/>
          <w:i/>
          <w:iCs/>
          <w:color w:val="FF0000"/>
          <w:lang w:val="en-GB"/>
        </w:rPr>
        <w:t xml:space="preserve">an </w:t>
      </w:r>
      <w:commentRangeEnd w:id="59"/>
      <w:r w:rsidR="00F871C6" w:rsidRPr="00FD494D">
        <w:rPr>
          <w:rStyle w:val="CommentReference"/>
          <w:color w:val="FF0000"/>
        </w:rPr>
        <w:commentReference w:id="59"/>
      </w:r>
      <w:commentRangeEnd w:id="60"/>
      <w:r w:rsidR="00C30352" w:rsidRPr="00FD494D">
        <w:rPr>
          <w:rFonts w:cstheme="minorHAnsi"/>
          <w:i/>
          <w:iCs/>
          <w:color w:val="FF0000"/>
          <w:lang w:val="en-GB"/>
        </w:rPr>
        <w:t xml:space="preserve">average </w:t>
      </w:r>
      <w:r w:rsidR="00AE33C5" w:rsidRPr="00FD494D">
        <w:rPr>
          <w:rStyle w:val="CommentReference"/>
          <w:color w:val="FF0000"/>
        </w:rPr>
        <w:commentReference w:id="60"/>
      </w:r>
      <w:commentRangeEnd w:id="61"/>
      <w:r w:rsidR="00CE082F" w:rsidRPr="00FD494D">
        <w:rPr>
          <w:rStyle w:val="CommentReference"/>
          <w:color w:val="FF0000"/>
        </w:rPr>
        <w:commentReference w:id="61"/>
      </w:r>
      <w:commentRangeEnd w:id="62"/>
      <w:r w:rsidR="00AE4AF5" w:rsidRPr="00FD494D">
        <w:rPr>
          <w:rStyle w:val="CommentReference"/>
          <w:color w:val="FF0000"/>
        </w:rPr>
        <w:commentReference w:id="62"/>
      </w:r>
      <w:commentRangeEnd w:id="63"/>
      <w:r w:rsidR="00AE4AF5" w:rsidRPr="00FD494D">
        <w:rPr>
          <w:rStyle w:val="CommentReference"/>
          <w:color w:val="FF0000"/>
        </w:rPr>
        <w:commentReference w:id="63"/>
      </w:r>
      <w:commentRangeEnd w:id="64"/>
      <w:r w:rsidR="00001A7F" w:rsidRPr="00FD494D">
        <w:rPr>
          <w:rStyle w:val="CommentReference"/>
          <w:color w:val="FF0000"/>
        </w:rPr>
        <w:commentReference w:id="64"/>
      </w:r>
      <w:commentRangeEnd w:id="65"/>
      <w:r w:rsidR="002E1CD9" w:rsidRPr="00FD494D">
        <w:rPr>
          <w:rStyle w:val="CommentReference"/>
          <w:color w:val="FF0000"/>
        </w:rPr>
        <w:commentReference w:id="65"/>
      </w:r>
      <w:r w:rsidRPr="00FD494D">
        <w:rPr>
          <w:rFonts w:cstheme="minorHAnsi"/>
          <w:i/>
          <w:iCs/>
          <w:color w:val="FF0000"/>
          <w:lang w:val="en-GB"/>
        </w:rPr>
        <w:t>species</w:t>
      </w:r>
      <w:r w:rsidR="0025737A" w:rsidRPr="00FD494D">
        <w:rPr>
          <w:rFonts w:cstheme="minorHAnsi"/>
          <w:i/>
          <w:iCs/>
          <w:color w:val="FF0000"/>
          <w:lang w:val="en-GB"/>
        </w:rPr>
        <w:t xml:space="preserve"> (</w:t>
      </w:r>
      <w:r w:rsidR="00B71BB9" w:rsidRPr="00FD494D">
        <w:rPr>
          <w:rFonts w:cstheme="minorHAnsi"/>
          <w:i/>
          <w:iCs/>
          <w:color w:val="FF0000"/>
          <w:lang w:val="en-GB"/>
        </w:rPr>
        <w:t xml:space="preserve">i.e. </w:t>
      </w:r>
      <m:oMath>
        <m:sSub>
          <m:sSubPr>
            <m:ctrlPr>
              <w:rPr>
                <w:rFonts w:ascii="Cambria Math" w:eastAsiaTheme="minorEastAsia" w:hAnsi="Cambria Math" w:cstheme="minorHAnsi"/>
                <w:i/>
                <w:iCs/>
                <w:color w:val="FF0000"/>
              </w:rPr>
            </m:ctrlPr>
          </m:sSubPr>
          <m:e>
            <m:r>
              <w:rPr>
                <w:rFonts w:ascii="Cambria Math" w:eastAsiaTheme="minorEastAsia" w:hAnsi="Cambria Math" w:cstheme="minorHAnsi"/>
                <w:color w:val="FF0000"/>
              </w:rPr>
              <m:t>μ</m:t>
            </m:r>
          </m:e>
          <m:sub>
            <m:sSub>
              <m:sSubPr>
                <m:ctrlPr>
                  <w:rPr>
                    <w:rFonts w:ascii="Cambria Math" w:hAnsi="Cambria Math" w:cstheme="minorHAnsi"/>
                    <w:bCs/>
                    <w:i/>
                    <w:iCs/>
                    <w:color w:val="FF0000"/>
                  </w:rPr>
                </m:ctrlPr>
              </m:sSubPr>
              <m:e>
                <m:r>
                  <w:rPr>
                    <w:rFonts w:ascii="Cambria Math" w:hAnsi="Cambria Math" w:cstheme="minorHAnsi"/>
                    <w:color w:val="FF0000"/>
                  </w:rPr>
                  <m:t>β</m:t>
                </m:r>
              </m:e>
              <m:sub>
                <m:r>
                  <w:rPr>
                    <w:rFonts w:ascii="Cambria Math" w:hAnsi="Cambria Math" w:cstheme="minorHAnsi"/>
                    <w:color w:val="FF0000"/>
                    <w:lang w:val="en-GB"/>
                  </w:rPr>
                  <m:t>1</m:t>
                </m:r>
              </m:sub>
            </m:sSub>
          </m:sub>
        </m:sSub>
      </m:oMath>
      <w:r w:rsidR="0025737A" w:rsidRPr="00FD494D">
        <w:rPr>
          <w:rFonts w:cstheme="minorHAnsi"/>
          <w:i/>
          <w:iCs/>
          <w:color w:val="FF0000"/>
          <w:lang w:val="en-GB"/>
        </w:rPr>
        <w:t xml:space="preserve"> and </w:t>
      </w:r>
      <m:oMath>
        <m:sSub>
          <m:sSubPr>
            <m:ctrlPr>
              <w:rPr>
                <w:rFonts w:ascii="Cambria Math" w:eastAsiaTheme="minorEastAsia" w:hAnsi="Cambria Math" w:cstheme="minorHAnsi"/>
                <w:i/>
                <w:iCs/>
                <w:color w:val="FF0000"/>
              </w:rPr>
            </m:ctrlPr>
          </m:sSubPr>
          <m:e>
            <m:r>
              <w:rPr>
                <w:rFonts w:ascii="Cambria Math" w:eastAsiaTheme="minorEastAsia" w:hAnsi="Cambria Math" w:cstheme="minorHAnsi"/>
                <w:color w:val="FF0000"/>
              </w:rPr>
              <m:t>μ</m:t>
            </m:r>
          </m:e>
          <m:sub>
            <m:sSub>
              <m:sSubPr>
                <m:ctrlPr>
                  <w:rPr>
                    <w:rFonts w:ascii="Cambria Math" w:hAnsi="Cambria Math" w:cstheme="minorHAnsi"/>
                    <w:bCs/>
                    <w:i/>
                    <w:iCs/>
                    <w:color w:val="FF0000"/>
                  </w:rPr>
                </m:ctrlPr>
              </m:sSubPr>
              <m:e>
                <m:r>
                  <w:rPr>
                    <w:rFonts w:ascii="Cambria Math" w:hAnsi="Cambria Math" w:cstheme="minorHAnsi"/>
                    <w:color w:val="FF0000"/>
                  </w:rPr>
                  <m:t>β</m:t>
                </m:r>
              </m:e>
              <m:sub>
                <m:r>
                  <w:rPr>
                    <w:rFonts w:ascii="Cambria Math" w:hAnsi="Cambria Math" w:cstheme="minorHAnsi"/>
                    <w:color w:val="FF0000"/>
                    <w:lang w:val="en-GB"/>
                  </w:rPr>
                  <m:t>2</m:t>
                </m:r>
              </m:sub>
            </m:sSub>
          </m:sub>
        </m:sSub>
      </m:oMath>
      <w:r w:rsidR="00B71BB9" w:rsidRPr="00FD494D">
        <w:rPr>
          <w:rFonts w:cstheme="minorHAnsi"/>
          <w:i/>
          <w:iCs/>
          <w:color w:val="FF0000"/>
          <w:lang w:val="en-GB"/>
        </w:rPr>
        <w:t xml:space="preserve"> </w:t>
      </w:r>
      <w:r w:rsidR="0042718C" w:rsidRPr="00FD494D">
        <w:rPr>
          <w:rFonts w:cstheme="minorHAnsi"/>
          <w:i/>
          <w:iCs/>
          <w:color w:val="FF0000"/>
          <w:lang w:val="en-GB"/>
        </w:rPr>
        <w:t xml:space="preserve">in </w:t>
      </w:r>
      <w:proofErr w:type="spellStart"/>
      <w:r w:rsidR="0042718C" w:rsidRPr="00FD494D">
        <w:rPr>
          <w:rFonts w:cstheme="minorHAnsi"/>
          <w:i/>
          <w:iCs/>
          <w:color w:val="FF0000"/>
          <w:lang w:val="en-GB"/>
        </w:rPr>
        <w:t>Eqs</w:t>
      </w:r>
      <w:proofErr w:type="spellEnd"/>
      <w:r w:rsidR="0042718C" w:rsidRPr="00FD494D">
        <w:rPr>
          <w:rFonts w:cstheme="minorHAnsi"/>
          <w:i/>
          <w:iCs/>
          <w:color w:val="FF0000"/>
          <w:lang w:val="en-GB"/>
        </w:rPr>
        <w:t xml:space="preserve">. 6-8 </w:t>
      </w:r>
      <w:r w:rsidR="00B71BB9" w:rsidRPr="00FD494D">
        <w:rPr>
          <w:rFonts w:cstheme="minorHAnsi"/>
          <w:i/>
          <w:iCs/>
          <w:color w:val="FF0000"/>
          <w:lang w:val="en-GB"/>
        </w:rPr>
        <w:t xml:space="preserve">for the mass and temperature </w:t>
      </w:r>
      <w:r w:rsidR="00FC6551" w:rsidRPr="00FD494D">
        <w:rPr>
          <w:rFonts w:cstheme="minorHAnsi"/>
          <w:i/>
          <w:iCs/>
          <w:color w:val="FF0000"/>
          <w:lang w:val="en-GB"/>
        </w:rPr>
        <w:t xml:space="preserve">coefficient, </w:t>
      </w:r>
      <w:r w:rsidR="00DE6CC4" w:rsidRPr="00FD494D">
        <w:rPr>
          <w:rFonts w:cstheme="minorHAnsi"/>
          <w:i/>
          <w:iCs/>
          <w:color w:val="FF0000"/>
          <w:lang w:val="en-GB"/>
        </w:rPr>
        <w:t>respectively</w:t>
      </w:r>
      <w:r w:rsidR="0025737A" w:rsidRPr="00FD494D">
        <w:rPr>
          <w:rFonts w:cstheme="minorHAnsi"/>
          <w:i/>
          <w:iCs/>
          <w:color w:val="FF0000"/>
          <w:lang w:val="en-GB"/>
        </w:rPr>
        <w:t>)</w:t>
      </w:r>
      <w:r w:rsidR="00EA25F2" w:rsidRPr="00FD494D">
        <w:rPr>
          <w:rFonts w:cstheme="minorHAnsi"/>
          <w:i/>
          <w:iCs/>
          <w:color w:val="FF0000"/>
          <w:lang w:val="en-GB"/>
        </w:rPr>
        <w:t xml:space="preserve">. </w:t>
      </w:r>
      <w:r w:rsidR="0042718C" w:rsidRPr="00FD494D">
        <w:rPr>
          <w:rFonts w:cstheme="minorHAnsi"/>
          <w:i/>
          <w:iCs/>
          <w:color w:val="FF0000"/>
          <w:lang w:val="en-GB"/>
        </w:rPr>
        <w:t>S</w:t>
      </w:r>
      <w:r w:rsidR="00EA25F2" w:rsidRPr="00FD494D">
        <w:rPr>
          <w:rFonts w:cstheme="minorHAnsi"/>
          <w:i/>
          <w:iCs/>
          <w:color w:val="FF0000"/>
          <w:lang w:val="en-GB"/>
        </w:rPr>
        <w:t>haded vertical area</w:t>
      </w:r>
      <w:r w:rsidR="0042718C" w:rsidRPr="00FD494D">
        <w:rPr>
          <w:rFonts w:cstheme="minorHAnsi"/>
          <w:i/>
          <w:iCs/>
          <w:color w:val="FF0000"/>
          <w:lang w:val="en-GB"/>
        </w:rPr>
        <w:t>s</w:t>
      </w:r>
      <w:r w:rsidR="00EA25F2" w:rsidRPr="00FD494D">
        <w:rPr>
          <w:rFonts w:cstheme="minorHAnsi"/>
          <w:i/>
          <w:iCs/>
          <w:color w:val="FF0000"/>
          <w:lang w:val="en-GB"/>
        </w:rPr>
        <w:t xml:space="preserve"> </w:t>
      </w:r>
      <w:r w:rsidR="00B52B9C" w:rsidRPr="00FD494D">
        <w:rPr>
          <w:rFonts w:cstheme="minorHAnsi"/>
          <w:i/>
          <w:iCs/>
          <w:color w:val="FF0000"/>
          <w:lang w:val="en-GB"/>
        </w:rPr>
        <w:t xml:space="preserve">correspond to posterior </w:t>
      </w:r>
      <w:r w:rsidR="00B71BB9" w:rsidRPr="00FD494D">
        <w:rPr>
          <w:rFonts w:cstheme="minorHAnsi"/>
          <w:i/>
          <w:iCs/>
          <w:color w:val="FF0000"/>
          <w:lang w:val="en-GB"/>
        </w:rPr>
        <w:t xml:space="preserve">median </w:t>
      </w:r>
      <m:oMath>
        <m:r>
          <w:rPr>
            <w:rFonts w:ascii="Cambria Math" w:hAnsi="Cambria Math" w:cstheme="minorHAnsi"/>
            <w:color w:val="FF0000"/>
            <w:lang w:val="en-GB"/>
          </w:rPr>
          <m:t>±2</m:t>
        </m:r>
      </m:oMath>
      <w:r w:rsidR="00635818" w:rsidRPr="00FD494D">
        <w:rPr>
          <w:rFonts w:eastAsiaTheme="minorEastAsia" w:cstheme="minorHAnsi"/>
          <w:i/>
          <w:color w:val="FF0000"/>
        </w:rPr>
        <w:t xml:space="preserve"> standard deviations</w:t>
      </w:r>
      <w:r w:rsidRPr="00FD494D">
        <w:rPr>
          <w:rFonts w:cstheme="minorHAnsi"/>
          <w:i/>
          <w:iCs/>
          <w:color w:val="FF0000"/>
          <w:lang w:val="en-GB"/>
        </w:rPr>
        <w:t xml:space="preserve">. </w:t>
      </w:r>
    </w:p>
    <w:p w14:paraId="4DF4C686" w14:textId="32F22383" w:rsidR="000528C4" w:rsidRPr="002D70E2" w:rsidRDefault="000528C4" w:rsidP="002E3379">
      <w:pPr>
        <w:pStyle w:val="ListParagraph"/>
        <w:spacing w:line="480" w:lineRule="auto"/>
        <w:ind w:left="360"/>
        <w:jc w:val="both"/>
        <w:rPr>
          <w:rFonts w:cstheme="minorHAnsi"/>
          <w:lang w:val="en-GB"/>
        </w:rPr>
      </w:pPr>
    </w:p>
    <w:p w14:paraId="0E492D30" w14:textId="5B16907A" w:rsidR="00D36475" w:rsidRPr="002D70E2" w:rsidRDefault="00D36475" w:rsidP="002E3379">
      <w:pPr>
        <w:pStyle w:val="ListParagraph"/>
        <w:spacing w:line="480" w:lineRule="auto"/>
        <w:ind w:left="360"/>
        <w:jc w:val="center"/>
        <w:rPr>
          <w:rFonts w:cstheme="minorHAnsi"/>
          <w:lang w:val="en-GB"/>
        </w:rPr>
      </w:pPr>
    </w:p>
    <w:p w14:paraId="0BB17DED" w14:textId="633D31C3" w:rsidR="00AC569E" w:rsidRPr="002D70E2" w:rsidRDefault="00AC569E" w:rsidP="002E3379">
      <w:pPr>
        <w:pStyle w:val="ListParagraph"/>
        <w:spacing w:line="480" w:lineRule="auto"/>
        <w:ind w:left="360"/>
        <w:jc w:val="center"/>
        <w:rPr>
          <w:rFonts w:cstheme="minorHAnsi"/>
          <w:lang w:val="en-GB"/>
        </w:rPr>
      </w:pPr>
    </w:p>
    <w:p w14:paraId="77278EFF" w14:textId="4B303474" w:rsidR="001F613A" w:rsidRPr="00396716" w:rsidRDefault="002460B7" w:rsidP="00704B3C">
      <w:pPr>
        <w:spacing w:line="480" w:lineRule="auto"/>
        <w:ind w:firstLine="284"/>
        <w:contextualSpacing/>
        <w:jc w:val="center"/>
        <w:rPr>
          <w:rFonts w:cstheme="minorHAnsi"/>
        </w:rPr>
      </w:pPr>
      <w:r>
        <w:rPr>
          <w:rFonts w:cstheme="minorHAnsi"/>
          <w:noProof/>
        </w:rPr>
        <w:lastRenderedPageBreak/>
        <w:drawing>
          <wp:inline distT="0" distB="0" distL="0" distR="0" wp14:anchorId="1359224E" wp14:editId="5E05A9C9">
            <wp:extent cx="5731510" cy="573151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ed_gr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66B4C36" w14:textId="108260A5" w:rsidR="00704B3C" w:rsidRPr="002460B7" w:rsidRDefault="00704B3C" w:rsidP="00704B3C">
      <w:pPr>
        <w:spacing w:line="360" w:lineRule="auto"/>
        <w:contextualSpacing/>
        <w:jc w:val="both"/>
        <w:rPr>
          <w:rFonts w:cstheme="minorHAnsi"/>
          <w:i/>
          <w:color w:val="FF0000"/>
          <w:lang w:val="en-GB"/>
        </w:rPr>
      </w:pPr>
      <w:r w:rsidRPr="002460B7">
        <w:rPr>
          <w:rFonts w:cstheme="minorHAnsi"/>
          <w:b/>
          <w:bCs/>
          <w:color w:val="FF0000"/>
          <w:lang w:val="en-GB"/>
        </w:rPr>
        <w:t>Fig. 3</w:t>
      </w:r>
      <w:r w:rsidRPr="002460B7">
        <w:rPr>
          <w:rFonts w:cstheme="minorHAnsi"/>
          <w:color w:val="FF0000"/>
          <w:lang w:val="en-GB"/>
        </w:rPr>
        <w:t>.</w:t>
      </w:r>
      <w:r w:rsidRPr="002460B7">
        <w:rPr>
          <w:rFonts w:cstheme="minorHAnsi"/>
          <w:i/>
          <w:color w:val="FF0000"/>
          <w:lang w:val="en-GB"/>
        </w:rPr>
        <w:t xml:space="preserve"> Effects of temperature and body mass on body growth. Panel A) shows growth rate [% </w:t>
      </w:r>
      <w:proofErr w:type="gramStart"/>
      <w:r w:rsidRPr="002460B7">
        <w:rPr>
          <w:rFonts w:cstheme="minorHAnsi"/>
          <w:i/>
          <w:color w:val="FF0000"/>
          <w:lang w:val="en-GB"/>
        </w:rPr>
        <w:t>day</w:t>
      </w:r>
      <w:r w:rsidRPr="002460B7">
        <w:rPr>
          <w:rFonts w:cstheme="minorHAnsi"/>
          <w:i/>
          <w:color w:val="FF0000"/>
          <w:vertAlign w:val="superscript"/>
          <w:lang w:val="en-GB"/>
        </w:rPr>
        <w:t>-1</w:t>
      </w:r>
      <w:proofErr w:type="gramEnd"/>
      <w:r w:rsidRPr="002460B7">
        <w:rPr>
          <w:rFonts w:cstheme="minorHAnsi"/>
          <w:i/>
          <w:color w:val="FF0000"/>
          <w:lang w:val="en-GB"/>
        </w:rPr>
        <w:t xml:space="preserve">] as a function of mean </w:t>
      </w:r>
      <w:proofErr w:type="spellStart"/>
      <w:r w:rsidRPr="002460B7">
        <w:rPr>
          <w:rFonts w:cstheme="minorHAnsi"/>
          <w:i/>
          <w:color w:val="FF0000"/>
          <w:lang w:val="en-GB"/>
        </w:rPr>
        <w:t>centered</w:t>
      </w:r>
      <w:proofErr w:type="spellEnd"/>
      <w:r w:rsidRPr="002460B7">
        <w:rPr>
          <w:rFonts w:cstheme="minorHAnsi"/>
          <w:i/>
          <w:color w:val="FF0000"/>
          <w:lang w:val="en-GB"/>
        </w:rPr>
        <w:t xml:space="preserve"> body mass, both on natural log scale. Lines are global predictions from model M1 for an average species at temperatures 15</w:t>
      </w:r>
      <m:oMath>
        <m:r>
          <w:rPr>
            <w:rFonts w:ascii="Cambria Math" w:hAnsi="Cambria Math" w:cstheme="minorHAnsi"/>
            <w:color w:val="FF0000"/>
            <w:lang w:val="en-GB"/>
          </w:rPr>
          <m:t>℃</m:t>
        </m:r>
      </m:oMath>
      <w:r w:rsidRPr="002460B7">
        <w:rPr>
          <w:rFonts w:eastAsiaTheme="minorEastAsia" w:cstheme="minorHAnsi"/>
          <w:i/>
          <w:color w:val="FF0000"/>
          <w:lang w:val="en-GB"/>
        </w:rPr>
        <w:t xml:space="preserve"> (blue line and ribbon)</w:t>
      </w:r>
      <w:r w:rsidRPr="002460B7">
        <w:rPr>
          <w:rFonts w:cstheme="minorHAnsi"/>
          <w:i/>
          <w:color w:val="FF0000"/>
          <w:lang w:val="en-GB"/>
        </w:rPr>
        <w:t xml:space="preserve">, </w:t>
      </w:r>
      <w:r w:rsidRPr="002460B7">
        <w:rPr>
          <w:rFonts w:eastAsiaTheme="minorEastAsia" w:cstheme="minorHAnsi"/>
          <w:i/>
          <w:color w:val="FF0000"/>
          <w:lang w:val="en-GB"/>
        </w:rPr>
        <w:t>which is close to the mean temperature (14.3</w:t>
      </w:r>
      <m:oMath>
        <m:r>
          <w:rPr>
            <w:rFonts w:ascii="Cambria Math" w:hAnsi="Cambria Math" w:cstheme="minorHAnsi"/>
            <w:color w:val="FF0000"/>
            <w:lang w:val="en-GB"/>
          </w:rPr>
          <m:t>℃</m:t>
        </m:r>
      </m:oMath>
      <w:r w:rsidRPr="002460B7">
        <w:rPr>
          <w:rFonts w:eastAsiaTheme="minorEastAsia" w:cstheme="minorHAnsi"/>
          <w:i/>
          <w:color w:val="FF0000"/>
          <w:lang w:val="en-GB"/>
        </w:rPr>
        <w:t>) in data</w:t>
      </w:r>
      <w:r w:rsidR="008A107C" w:rsidRPr="002460B7">
        <w:rPr>
          <w:rFonts w:eastAsiaTheme="minorEastAsia" w:cstheme="minorHAnsi"/>
          <w:i/>
          <w:color w:val="FF0000"/>
          <w:lang w:val="en-GB"/>
        </w:rPr>
        <w:t>,</w:t>
      </w:r>
      <w:r w:rsidRPr="002460B7">
        <w:rPr>
          <w:rFonts w:eastAsiaTheme="minorEastAsia" w:cstheme="minorHAnsi"/>
          <w:i/>
          <w:color w:val="FF0000"/>
          <w:lang w:val="en-GB"/>
        </w:rPr>
        <w:t xml:space="preserve"> </w:t>
      </w:r>
      <w:r w:rsidRPr="002460B7">
        <w:rPr>
          <w:rFonts w:cstheme="minorHAnsi"/>
          <w:i/>
          <w:color w:val="FF0000"/>
          <w:lang w:val="en-GB"/>
        </w:rPr>
        <w:t>and 25</w:t>
      </w:r>
      <m:oMath>
        <m:r>
          <w:rPr>
            <w:rFonts w:ascii="Cambria Math" w:hAnsi="Cambria Math" w:cstheme="minorHAnsi"/>
            <w:color w:val="FF0000"/>
            <w:lang w:val="en-GB"/>
          </w:rPr>
          <m:t>℃</m:t>
        </m:r>
      </m:oMath>
      <w:r w:rsidRPr="002460B7">
        <w:rPr>
          <w:rFonts w:eastAsiaTheme="minorEastAsia" w:cstheme="minorHAnsi"/>
          <w:i/>
          <w:color w:val="FF0000"/>
          <w:lang w:val="en-GB"/>
        </w:rPr>
        <w:t xml:space="preserve"> (red line and ribbon). Note the model is fitted using </w:t>
      </w:r>
      <w:r w:rsidRPr="002460B7">
        <w:rPr>
          <w:rFonts w:cstheme="minorHAnsi"/>
          <w:i/>
          <w:color w:val="FF0000"/>
          <w:lang w:val="en-GB"/>
        </w:rPr>
        <w:t>mean-</w:t>
      </w:r>
      <w:proofErr w:type="spellStart"/>
      <w:r w:rsidRPr="002460B7">
        <w:rPr>
          <w:rFonts w:cstheme="minorHAnsi"/>
          <w:i/>
          <w:color w:val="FF0000"/>
          <w:lang w:val="en-GB"/>
        </w:rPr>
        <w:t>centered</w:t>
      </w:r>
      <w:proofErr w:type="spellEnd"/>
      <w:r w:rsidRPr="002460B7">
        <w:rPr>
          <w:rFonts w:cstheme="minorHAnsi"/>
          <w:i/>
          <w:color w:val="FF0000"/>
          <w:lang w:val="en-GB"/>
        </w:rPr>
        <w:t xml:space="preserve"> Arrhenius temperature (1/</w:t>
      </w:r>
      <w:proofErr w:type="spellStart"/>
      <w:r w:rsidRPr="002460B7">
        <w:rPr>
          <w:rFonts w:cstheme="minorHAnsi"/>
          <w:i/>
          <w:color w:val="FF0000"/>
          <w:lang w:val="en-GB"/>
        </w:rPr>
        <w:t>kT</w:t>
      </w:r>
      <w:proofErr w:type="spellEnd"/>
      <w:r w:rsidRPr="002460B7">
        <w:rPr>
          <w:rFonts w:cstheme="minorHAnsi"/>
          <w:i/>
          <w:color w:val="FF0000"/>
          <w:lang w:val="en-GB"/>
        </w:rPr>
        <w:t xml:space="preserve">), and then converted for easier interpretation. </w:t>
      </w:r>
      <w:r w:rsidRPr="002460B7">
        <w:rPr>
          <w:rFonts w:cstheme="minorHAnsi"/>
          <w:i/>
          <w:iCs/>
          <w:color w:val="FF0000"/>
          <w:lang w:val="en-GB"/>
        </w:rPr>
        <w:t>S</w:t>
      </w:r>
      <w:r w:rsidRPr="002460B7">
        <w:rPr>
          <w:rFonts w:cstheme="minorHAnsi"/>
          <w:i/>
          <w:color w:val="FF0000"/>
          <w:lang w:val="en-GB"/>
        </w:rPr>
        <w:t>haded areas correspond to 80% and 95% credible interval</w:t>
      </w:r>
      <w:r w:rsidR="005E3D0B" w:rsidRPr="002460B7">
        <w:rPr>
          <w:rFonts w:cstheme="minorHAnsi"/>
          <w:i/>
          <w:color w:val="FF0000"/>
          <w:lang w:val="en-GB"/>
        </w:rPr>
        <w:t>s</w:t>
      </w:r>
      <w:r w:rsidRPr="002460B7">
        <w:rPr>
          <w:rFonts w:cstheme="minorHAnsi"/>
          <w:i/>
          <w:color w:val="FF0000"/>
          <w:lang w:val="en-GB"/>
        </w:rPr>
        <w:t xml:space="preserve"> and the solid line is the median prediction </w:t>
      </w:r>
      <w:proofErr w:type="spellStart"/>
      <w:r w:rsidRPr="002460B7">
        <w:rPr>
          <w:rFonts w:cstheme="minorHAnsi"/>
          <w:i/>
          <w:color w:val="FF0000"/>
          <w:lang w:val="en-GB"/>
        </w:rPr>
        <w:t>across</w:t>
      </w:r>
      <w:proofErr w:type="spellEnd"/>
      <w:r w:rsidRPr="002460B7">
        <w:rPr>
          <w:rFonts w:cstheme="minorHAnsi"/>
          <w:i/>
          <w:color w:val="FF0000"/>
          <w:lang w:val="en-GB"/>
        </w:rPr>
        <w:t xml:space="preserve">-species. Point </w:t>
      </w:r>
      <w:proofErr w:type="spellStart"/>
      <w:r w:rsidRPr="002460B7">
        <w:rPr>
          <w:rFonts w:cstheme="minorHAnsi"/>
          <w:i/>
          <w:color w:val="FF0000"/>
          <w:lang w:val="en-GB"/>
        </w:rPr>
        <w:t>colors</w:t>
      </w:r>
      <w:proofErr w:type="spellEnd"/>
      <w:r w:rsidRPr="002460B7">
        <w:rPr>
          <w:rFonts w:cstheme="minorHAnsi"/>
          <w:i/>
          <w:color w:val="FF0000"/>
          <w:lang w:val="en-GB"/>
        </w:rPr>
        <w:t xml:space="preserve"> indicate species (n=13, legend not shown). The slope corresponds to the mass-scaling exponent. Posterior distributions of the average mass-scaling exponent, </w:t>
      </w:r>
      <m:oMath>
        <m:sSub>
          <m:sSubPr>
            <m:ctrlPr>
              <w:rPr>
                <w:rFonts w:ascii="Cambria Math" w:eastAsiaTheme="minorEastAsia" w:hAnsi="Cambria Math" w:cstheme="minorHAnsi"/>
                <w:i/>
                <w:color w:val="FF0000"/>
              </w:rPr>
            </m:ctrlPr>
          </m:sSubPr>
          <m:e>
            <m:r>
              <w:rPr>
                <w:rFonts w:ascii="Cambria Math" w:eastAsiaTheme="minorEastAsia" w:hAnsi="Cambria Math" w:cstheme="minorHAnsi"/>
                <w:color w:val="FF0000"/>
              </w:rPr>
              <m:t>μ</m:t>
            </m:r>
          </m:e>
          <m:sub>
            <m:sSub>
              <m:sSubPr>
                <m:ctrlPr>
                  <w:rPr>
                    <w:rFonts w:ascii="Cambria Math" w:hAnsi="Cambria Math" w:cstheme="minorHAnsi"/>
                    <w:bCs/>
                    <w:i/>
                    <w:iCs/>
                    <w:color w:val="FF0000"/>
                  </w:rPr>
                </m:ctrlPr>
              </m:sSubPr>
              <m:e>
                <m:r>
                  <w:rPr>
                    <w:rFonts w:ascii="Cambria Math" w:hAnsi="Cambria Math" w:cstheme="minorHAnsi"/>
                    <w:color w:val="FF0000"/>
                  </w:rPr>
                  <m:t>β</m:t>
                </m:r>
              </m:e>
              <m:sub>
                <m:r>
                  <w:rPr>
                    <w:rFonts w:ascii="Cambria Math" w:hAnsi="Cambria Math" w:cstheme="minorHAnsi"/>
                    <w:color w:val="FF0000"/>
                    <w:lang w:val="en-GB"/>
                  </w:rPr>
                  <m:t>1</m:t>
                </m:r>
              </m:sub>
            </m:sSub>
          </m:sub>
        </m:sSub>
      </m:oMath>
      <w:r w:rsidRPr="002460B7">
        <w:rPr>
          <w:rFonts w:eastAsiaTheme="minorEastAsia" w:cstheme="minorHAnsi"/>
          <w:i/>
          <w:color w:val="FF0000"/>
          <w:lang w:val="en-GB"/>
        </w:rPr>
        <w:t xml:space="preserve">, </w:t>
      </w:r>
      <w:r w:rsidRPr="002460B7">
        <w:rPr>
          <w:rFonts w:cstheme="minorHAnsi"/>
          <w:i/>
          <w:color w:val="FF0000"/>
          <w:lang w:val="en-GB"/>
        </w:rPr>
        <w:t>(B) activation energy,</w:t>
      </w:r>
      <m:oMath>
        <m:r>
          <w:rPr>
            <w:rFonts w:ascii="Cambria Math" w:eastAsiaTheme="minorEastAsia" w:hAnsi="Cambria Math" w:cstheme="minorHAnsi"/>
            <w:color w:val="FF0000"/>
            <w:lang w:val="en-GB"/>
          </w:rPr>
          <m:t xml:space="preserve"> </m:t>
        </m:r>
        <m:sSub>
          <m:sSubPr>
            <m:ctrlPr>
              <w:rPr>
                <w:rFonts w:ascii="Cambria Math" w:eastAsiaTheme="minorEastAsia" w:hAnsi="Cambria Math" w:cstheme="minorHAnsi"/>
                <w:i/>
                <w:color w:val="FF0000"/>
              </w:rPr>
            </m:ctrlPr>
          </m:sSubPr>
          <m:e>
            <m:r>
              <w:rPr>
                <w:rFonts w:ascii="Cambria Math" w:eastAsiaTheme="minorEastAsia" w:hAnsi="Cambria Math" w:cstheme="minorHAnsi"/>
                <w:color w:val="FF0000"/>
              </w:rPr>
              <m:t>μ</m:t>
            </m:r>
          </m:e>
          <m:sub>
            <m:sSub>
              <m:sSubPr>
                <m:ctrlPr>
                  <w:rPr>
                    <w:rFonts w:ascii="Cambria Math" w:hAnsi="Cambria Math" w:cstheme="minorHAnsi"/>
                    <w:bCs/>
                    <w:i/>
                    <w:iCs/>
                    <w:color w:val="FF0000"/>
                  </w:rPr>
                </m:ctrlPr>
              </m:sSubPr>
              <m:e>
                <m:r>
                  <w:rPr>
                    <w:rFonts w:ascii="Cambria Math" w:hAnsi="Cambria Math" w:cstheme="minorHAnsi"/>
                    <w:color w:val="FF0000"/>
                  </w:rPr>
                  <m:t>β</m:t>
                </m:r>
              </m:e>
              <m:sub>
                <m:r>
                  <w:rPr>
                    <w:rFonts w:ascii="Cambria Math" w:hAnsi="Cambria Math" w:cstheme="minorHAnsi"/>
                    <w:color w:val="FF0000"/>
                    <w:lang w:val="en-GB"/>
                  </w:rPr>
                  <m:t>2</m:t>
                </m:r>
              </m:sub>
            </m:sSub>
          </m:sub>
        </m:sSub>
      </m:oMath>
      <w:r w:rsidRPr="002460B7">
        <w:rPr>
          <w:rFonts w:eastAsiaTheme="minorEastAsia" w:cstheme="minorHAnsi"/>
          <w:i/>
          <w:color w:val="FF0000"/>
          <w:lang w:val="en-GB"/>
        </w:rPr>
        <w:t>,</w:t>
      </w:r>
      <w:r w:rsidRPr="002460B7">
        <w:rPr>
          <w:rFonts w:cstheme="minorHAnsi"/>
          <w:i/>
          <w:color w:val="FF0000"/>
          <w:lang w:val="en-GB"/>
        </w:rPr>
        <w:t xml:space="preserve"> (C) and mass-temperature interaction, </w:t>
      </w:r>
      <m:oMath>
        <m:sSub>
          <m:sSubPr>
            <m:ctrlPr>
              <w:rPr>
                <w:rFonts w:ascii="Cambria Math" w:eastAsiaTheme="minorEastAsia" w:hAnsi="Cambria Math" w:cstheme="minorHAnsi"/>
                <w:i/>
                <w:color w:val="FF0000"/>
              </w:rPr>
            </m:ctrlPr>
          </m:sSubPr>
          <m:e>
            <m:r>
              <w:rPr>
                <w:rFonts w:ascii="Cambria Math" w:eastAsiaTheme="minorEastAsia" w:hAnsi="Cambria Math" w:cstheme="minorHAnsi"/>
                <w:color w:val="FF0000"/>
              </w:rPr>
              <m:t>μ</m:t>
            </m:r>
          </m:e>
          <m:sub>
            <m:sSub>
              <m:sSubPr>
                <m:ctrlPr>
                  <w:rPr>
                    <w:rFonts w:ascii="Cambria Math" w:hAnsi="Cambria Math" w:cstheme="minorHAnsi"/>
                    <w:bCs/>
                    <w:i/>
                    <w:iCs/>
                    <w:color w:val="FF0000"/>
                  </w:rPr>
                </m:ctrlPr>
              </m:sSubPr>
              <m:e>
                <m:r>
                  <w:rPr>
                    <w:rFonts w:ascii="Cambria Math" w:hAnsi="Cambria Math" w:cstheme="minorHAnsi"/>
                    <w:color w:val="FF0000"/>
                  </w:rPr>
                  <m:t>β</m:t>
                </m:r>
              </m:e>
              <m:sub>
                <m:r>
                  <w:rPr>
                    <w:rFonts w:ascii="Cambria Math" w:hAnsi="Cambria Math" w:cstheme="minorHAnsi"/>
                    <w:color w:val="FF0000"/>
                    <w:lang w:val="en-GB"/>
                  </w:rPr>
                  <m:t>3</m:t>
                </m:r>
              </m:sub>
            </m:sSub>
          </m:sub>
        </m:sSub>
      </m:oMath>
      <w:r w:rsidRPr="002460B7">
        <w:rPr>
          <w:rFonts w:eastAsiaTheme="minorEastAsia" w:cstheme="minorHAnsi"/>
          <w:i/>
          <w:color w:val="FF0000"/>
          <w:lang w:val="en-GB"/>
        </w:rPr>
        <w:t>,</w:t>
      </w:r>
      <w:r w:rsidRPr="002460B7">
        <w:rPr>
          <w:rFonts w:cstheme="minorHAnsi"/>
          <w:i/>
          <w:color w:val="FF0000"/>
          <w:lang w:val="en-GB"/>
        </w:rPr>
        <w:t xml:space="preserve"> (D) are shown in the bottom row. Dashed white line shows the posterior median</w:t>
      </w:r>
      <w:r w:rsidR="00D6349C" w:rsidRPr="002460B7">
        <w:rPr>
          <w:rFonts w:cstheme="minorHAnsi"/>
          <w:i/>
          <w:color w:val="FF0000"/>
          <w:lang w:val="en-GB"/>
        </w:rPr>
        <w:t>, red vertical line in (D) indicates zero</w:t>
      </w:r>
      <w:r w:rsidRPr="002460B7">
        <w:rPr>
          <w:rFonts w:cstheme="minorHAnsi"/>
          <w:i/>
          <w:color w:val="FF0000"/>
          <w:lang w:val="en-GB"/>
        </w:rPr>
        <w:t xml:space="preserve">. </w:t>
      </w:r>
    </w:p>
    <w:p w14:paraId="38029B00" w14:textId="627E24A6" w:rsidR="000D1A5F" w:rsidRDefault="0015787C" w:rsidP="002E3379">
      <w:pPr>
        <w:spacing w:line="480" w:lineRule="auto"/>
        <w:contextualSpacing/>
        <w:jc w:val="center"/>
        <w:rPr>
          <w:rFonts w:cstheme="minorHAnsi"/>
        </w:rPr>
      </w:pPr>
      <w:commentRangeStart w:id="66"/>
      <w:r>
        <w:rPr>
          <w:rFonts w:cstheme="minorHAnsi"/>
          <w:noProof/>
          <w:lang w:eastAsia="sv-SE"/>
        </w:rPr>
        <w:lastRenderedPageBreak/>
        <w:drawing>
          <wp:inline distT="0" distB="0" distL="0" distR="0" wp14:anchorId="1C50E18D" wp14:editId="30CD1518">
            <wp:extent cx="5257800" cy="4015486"/>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l_model.png"/>
                    <pic:cNvPicPr/>
                  </pic:nvPicPr>
                  <pic:blipFill rotWithShape="1">
                    <a:blip r:embed="rId19" cstate="print">
                      <a:extLst>
                        <a:ext uri="{28A0092B-C50C-407E-A947-70E740481C1C}">
                          <a14:useLocalDpi xmlns:a14="http://schemas.microsoft.com/office/drawing/2010/main" val="0"/>
                        </a:ext>
                      </a:extLst>
                    </a:blip>
                    <a:srcRect t="11522" b="12105"/>
                    <a:stretch/>
                  </pic:blipFill>
                  <pic:spPr bwMode="auto">
                    <a:xfrm>
                      <a:off x="0" y="0"/>
                      <a:ext cx="5264391" cy="4020519"/>
                    </a:xfrm>
                    <a:prstGeom prst="rect">
                      <a:avLst/>
                    </a:prstGeom>
                    <a:ln>
                      <a:noFill/>
                    </a:ln>
                    <a:extLst>
                      <a:ext uri="{53640926-AAD7-44D8-BBD7-CCE9431645EC}">
                        <a14:shadowObscured xmlns:a14="http://schemas.microsoft.com/office/drawing/2010/main"/>
                      </a:ext>
                    </a:extLst>
                  </pic:spPr>
                </pic:pic>
              </a:graphicData>
            </a:graphic>
          </wp:inline>
        </w:drawing>
      </w:r>
      <w:commentRangeEnd w:id="66"/>
      <w:r w:rsidR="00C016A3">
        <w:rPr>
          <w:rStyle w:val="CommentReference"/>
        </w:rPr>
        <w:commentReference w:id="66"/>
      </w:r>
    </w:p>
    <w:p w14:paraId="27349F9A" w14:textId="2296FFF3" w:rsidR="0035160C" w:rsidRPr="00972C7F" w:rsidRDefault="0035160C" w:rsidP="009B4A04">
      <w:pPr>
        <w:spacing w:line="360" w:lineRule="auto"/>
        <w:contextualSpacing/>
        <w:jc w:val="both"/>
        <w:rPr>
          <w:rFonts w:cstheme="minorHAnsi"/>
          <w:i/>
          <w:iCs/>
          <w:lang w:val="en-GB"/>
        </w:rPr>
      </w:pPr>
      <w:r w:rsidRPr="00972C7F">
        <w:rPr>
          <w:rFonts w:cstheme="minorHAnsi"/>
          <w:b/>
          <w:bCs/>
          <w:i/>
          <w:iCs/>
          <w:lang w:val="en-GB"/>
        </w:rPr>
        <w:t>Fig</w:t>
      </w:r>
      <w:r w:rsidR="004C5D6E" w:rsidRPr="00972C7F">
        <w:rPr>
          <w:rFonts w:cstheme="minorHAnsi"/>
          <w:b/>
          <w:bCs/>
          <w:i/>
          <w:iCs/>
          <w:lang w:val="en-GB"/>
        </w:rPr>
        <w:t>.</w:t>
      </w:r>
      <w:r w:rsidRPr="00972C7F">
        <w:rPr>
          <w:rFonts w:cstheme="minorHAnsi"/>
          <w:b/>
          <w:bCs/>
          <w:i/>
          <w:iCs/>
          <w:lang w:val="en-GB"/>
        </w:rPr>
        <w:t xml:space="preserve"> </w:t>
      </w:r>
      <w:r w:rsidR="00704B3C" w:rsidRPr="004559BC">
        <w:rPr>
          <w:rFonts w:cstheme="minorHAnsi"/>
          <w:b/>
          <w:bCs/>
          <w:i/>
          <w:iCs/>
          <w:lang w:val="en-GB"/>
        </w:rPr>
        <w:t>4</w:t>
      </w:r>
      <w:r w:rsidR="00B56E4A" w:rsidRPr="004559BC">
        <w:rPr>
          <w:rFonts w:cstheme="minorHAnsi"/>
          <w:b/>
          <w:bCs/>
          <w:i/>
          <w:iCs/>
          <w:lang w:val="en-GB"/>
        </w:rPr>
        <w:t xml:space="preserve">. </w:t>
      </w:r>
      <w:r w:rsidR="00D60554" w:rsidRPr="004559BC">
        <w:rPr>
          <w:rFonts w:cstheme="minorHAnsi"/>
          <w:i/>
          <w:iCs/>
          <w:lang w:val="en-GB"/>
        </w:rPr>
        <w:t>Rescaled</w:t>
      </w:r>
      <w:r w:rsidR="00DB62B2" w:rsidRPr="00972C7F">
        <w:rPr>
          <w:rFonts w:cstheme="minorHAnsi"/>
          <w:i/>
          <w:iCs/>
          <w:lang w:val="en-GB"/>
        </w:rPr>
        <w:t xml:space="preserve"> maximum consumption rates </w:t>
      </w:r>
      <w:r w:rsidR="00053054" w:rsidRPr="00972C7F">
        <w:rPr>
          <w:rFonts w:cstheme="minorHAnsi"/>
          <w:i/>
          <w:iCs/>
          <w:lang w:val="en-GB"/>
        </w:rPr>
        <w:t>(</w:t>
      </w:r>
      <w:r w:rsidR="00332F80" w:rsidRPr="004559BC">
        <w:rPr>
          <w:rFonts w:cstheme="minorHAnsi"/>
          <w:i/>
          <w:iCs/>
          <w:lang w:val="en-GB"/>
        </w:rPr>
        <w:t xml:space="preserve">consumption divided by </w:t>
      </w:r>
      <w:r w:rsidR="00053054" w:rsidRPr="00972C7F">
        <w:rPr>
          <w:rFonts w:cstheme="minorHAnsi"/>
          <w:i/>
          <w:iCs/>
          <w:lang w:val="en-GB"/>
        </w:rPr>
        <w:t>mean</w:t>
      </w:r>
      <w:r w:rsidR="0042718C" w:rsidRPr="00972C7F">
        <w:rPr>
          <w:rFonts w:cstheme="minorHAnsi"/>
          <w:i/>
          <w:iCs/>
          <w:lang w:val="en-GB"/>
        </w:rPr>
        <w:t xml:space="preserve"> consumption </w:t>
      </w:r>
      <w:r w:rsidR="00053054" w:rsidRPr="00972C7F">
        <w:rPr>
          <w:rFonts w:cstheme="minorHAnsi"/>
          <w:i/>
          <w:iCs/>
          <w:lang w:val="en-GB"/>
        </w:rPr>
        <w:t>within species)</w:t>
      </w:r>
      <w:r w:rsidR="004577C7" w:rsidRPr="00972C7F">
        <w:rPr>
          <w:rFonts w:cstheme="minorHAnsi"/>
          <w:i/>
          <w:iCs/>
          <w:lang w:val="en-GB"/>
        </w:rPr>
        <w:t xml:space="preserve"> </w:t>
      </w:r>
      <w:r w:rsidR="007470BE" w:rsidRPr="00972C7F">
        <w:rPr>
          <w:rFonts w:cstheme="minorHAnsi"/>
          <w:i/>
          <w:iCs/>
          <w:lang w:val="en-GB"/>
        </w:rPr>
        <w:t xml:space="preserve">as a function of </w:t>
      </w:r>
      <w:r w:rsidR="00D60554" w:rsidRPr="004559BC">
        <w:rPr>
          <w:rFonts w:cstheme="minorHAnsi"/>
          <w:i/>
          <w:iCs/>
          <w:lang w:val="en-GB"/>
        </w:rPr>
        <w:t>rescaled</w:t>
      </w:r>
      <w:r w:rsidR="00D60554" w:rsidRPr="00972C7F">
        <w:rPr>
          <w:rFonts w:cstheme="minorHAnsi"/>
          <w:i/>
          <w:iCs/>
          <w:lang w:val="en-GB"/>
        </w:rPr>
        <w:t xml:space="preserve"> </w:t>
      </w:r>
      <w:r w:rsidR="007470BE" w:rsidRPr="00972C7F">
        <w:rPr>
          <w:rFonts w:cstheme="minorHAnsi"/>
          <w:i/>
          <w:iCs/>
          <w:lang w:val="en-GB"/>
        </w:rPr>
        <w:t>temperature</w:t>
      </w:r>
      <w:r w:rsidR="00211A48" w:rsidRPr="004559BC">
        <w:rPr>
          <w:rFonts w:cstheme="minorHAnsi"/>
          <w:i/>
          <w:iCs/>
          <w:lang w:val="en-GB"/>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m:t>
            </m:r>
            <m:r>
              <w:rPr>
                <w:rFonts w:ascii="Cambria Math" w:eastAsiaTheme="minorEastAsia" w:hAnsi="Cambria Math" w:cstheme="minorHAnsi"/>
                <w:lang w:val="en-GB"/>
              </w:rPr>
              <m:t>,</m:t>
            </m:r>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env</m:t>
            </m:r>
            <m:r>
              <w:rPr>
                <w:rFonts w:ascii="Cambria Math" w:hAnsi="Cambria Math" w:cstheme="minorHAnsi"/>
                <w:lang w:val="en-GB"/>
              </w:rPr>
              <m:t>,</m:t>
            </m:r>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oMath>
      <w:r w:rsidR="00211A48" w:rsidRPr="004559BC">
        <w:rPr>
          <w:rFonts w:cstheme="minorHAnsi"/>
          <w:i/>
          <w:iCs/>
          <w:lang w:val="en-GB"/>
        </w:rPr>
        <w:t>)</w:t>
      </w:r>
      <w:r w:rsidR="00A8529D" w:rsidRPr="004559BC">
        <w:rPr>
          <w:rFonts w:cstheme="minorHAnsi"/>
          <w:i/>
          <w:iCs/>
          <w:lang w:val="en-GB"/>
        </w:rPr>
        <w:t xml:space="preserve">, where </w:t>
      </w:r>
      <w:proofErr w:type="spellStart"/>
      <w:r w:rsidR="00A8529D" w:rsidRPr="004559BC">
        <w:rPr>
          <w:rFonts w:cstheme="minorHAnsi"/>
          <w:i/>
          <w:iCs/>
          <w:lang w:val="en-GB"/>
        </w:rPr>
        <w:t>colors</w:t>
      </w:r>
      <w:proofErr w:type="spellEnd"/>
      <w:r w:rsidR="00A8529D" w:rsidRPr="004559BC">
        <w:rPr>
          <w:rFonts w:cstheme="minorHAnsi"/>
          <w:i/>
          <w:iCs/>
          <w:lang w:val="en-GB"/>
        </w:rPr>
        <w:t xml:space="preserve"> indicate species</w:t>
      </w:r>
      <w:r w:rsidR="00AD3E1F" w:rsidRPr="004559BC">
        <w:rPr>
          <w:rFonts w:cstheme="minorHAnsi"/>
          <w:i/>
          <w:iCs/>
          <w:lang w:val="en-GB"/>
        </w:rPr>
        <w:t xml:space="preserve">. The data is a </w:t>
      </w:r>
      <w:r w:rsidR="00FC1C39" w:rsidRPr="00972C7F">
        <w:rPr>
          <w:rFonts w:cstheme="minorHAnsi"/>
          <w:i/>
          <w:iCs/>
          <w:lang w:val="en-GB"/>
        </w:rPr>
        <w:t xml:space="preserve">subset </w:t>
      </w:r>
      <w:r w:rsidR="00374EDD" w:rsidRPr="004559BC">
        <w:rPr>
          <w:rFonts w:cstheme="minorHAnsi"/>
          <w:i/>
          <w:iCs/>
          <w:lang w:val="en-GB"/>
        </w:rPr>
        <w:t>of t</w:t>
      </w:r>
      <w:r w:rsidR="00F3157D" w:rsidRPr="004559BC">
        <w:rPr>
          <w:rFonts w:cstheme="minorHAnsi"/>
          <w:i/>
          <w:iCs/>
          <w:lang w:val="en-GB"/>
        </w:rPr>
        <w:t>h</w:t>
      </w:r>
      <w:r w:rsidR="00374EDD" w:rsidRPr="004559BC">
        <w:rPr>
          <w:rFonts w:cstheme="minorHAnsi"/>
          <w:i/>
          <w:iCs/>
          <w:lang w:val="en-GB"/>
        </w:rPr>
        <w:t xml:space="preserve">e maximum consumption data </w:t>
      </w:r>
      <w:r w:rsidR="00717345" w:rsidRPr="00972C7F">
        <w:rPr>
          <w:rFonts w:cstheme="minorHAnsi"/>
          <w:i/>
          <w:iCs/>
          <w:lang w:val="en-GB"/>
        </w:rPr>
        <w:t>containing</w:t>
      </w:r>
      <w:r w:rsidR="00FC1C39" w:rsidRPr="00972C7F">
        <w:rPr>
          <w:rFonts w:cstheme="minorHAnsi"/>
          <w:i/>
          <w:iCs/>
          <w:lang w:val="en-GB"/>
        </w:rPr>
        <w:t xml:space="preserve"> only species with</w:t>
      </w:r>
      <w:r w:rsidR="00374EDD" w:rsidRPr="004559BC">
        <w:rPr>
          <w:rFonts w:cstheme="minorHAnsi"/>
          <w:i/>
          <w:iCs/>
          <w:lang w:val="en-GB"/>
        </w:rPr>
        <w:t xml:space="preserve"> observations</w:t>
      </w:r>
      <w:r w:rsidR="00FC1C39" w:rsidRPr="00972C7F">
        <w:rPr>
          <w:rFonts w:cstheme="minorHAnsi"/>
          <w:i/>
          <w:iCs/>
          <w:lang w:val="en-GB"/>
        </w:rPr>
        <w:t xml:space="preserve"> at temperatures higher than where the rate is maximized (“optimum”).</w:t>
      </w:r>
      <w:r w:rsidR="00604BEA" w:rsidRPr="00972C7F">
        <w:rPr>
          <w:rFonts w:cstheme="minorHAnsi"/>
          <w:i/>
          <w:iCs/>
          <w:lang w:val="en-GB"/>
        </w:rPr>
        <w:t xml:space="preserve"> </w:t>
      </w:r>
      <w:r w:rsidR="008A3406" w:rsidRPr="004559BC">
        <w:rPr>
          <w:rFonts w:cstheme="minorHAnsi"/>
          <w:i/>
          <w:iCs/>
          <w:lang w:val="en-GB"/>
        </w:rPr>
        <w:t>L</w:t>
      </w:r>
      <w:r w:rsidR="00604BEA" w:rsidRPr="00972C7F">
        <w:rPr>
          <w:rFonts w:cstheme="minorHAnsi"/>
          <w:i/>
          <w:iCs/>
          <w:lang w:val="en-GB"/>
        </w:rPr>
        <w:t xml:space="preserve">ines are predictions </w:t>
      </w:r>
      <w:r w:rsidR="009846DC" w:rsidRPr="00972C7F">
        <w:rPr>
          <w:rFonts w:cstheme="minorHAnsi"/>
          <w:i/>
          <w:iCs/>
          <w:lang w:val="en-GB"/>
        </w:rPr>
        <w:t xml:space="preserve">from the </w:t>
      </w:r>
      <w:r w:rsidR="00C9526D" w:rsidRPr="004559BC">
        <w:rPr>
          <w:rFonts w:cstheme="minorHAnsi"/>
          <w:i/>
          <w:iCs/>
          <w:lang w:val="en-GB"/>
        </w:rPr>
        <w:t xml:space="preserve">quadratic </w:t>
      </w:r>
      <w:r w:rsidR="00EB0AAA" w:rsidRPr="00972C7F">
        <w:rPr>
          <w:rFonts w:cstheme="minorHAnsi"/>
          <w:i/>
          <w:iCs/>
          <w:lang w:val="en-GB"/>
        </w:rPr>
        <w:t>model</w:t>
      </w:r>
      <w:r w:rsidR="005B4C49" w:rsidRPr="00972C7F">
        <w:rPr>
          <w:rFonts w:cstheme="minorHAnsi"/>
          <w:i/>
          <w:iCs/>
          <w:lang w:val="en-GB"/>
        </w:rPr>
        <w:t xml:space="preserve"> where the </w:t>
      </w:r>
      <w:r w:rsidR="009B22E6" w:rsidRPr="004559BC">
        <w:rPr>
          <w:rFonts w:cstheme="minorHAnsi"/>
          <w:i/>
          <w:iCs/>
          <w:lang w:val="en-GB"/>
        </w:rPr>
        <w:t>mean</w:t>
      </w:r>
      <w:r w:rsidR="00B01C3C" w:rsidRPr="004559BC">
        <w:rPr>
          <w:rFonts w:cstheme="minorHAnsi"/>
          <w:i/>
          <w:iCs/>
          <w:lang w:val="en-GB"/>
        </w:rPr>
        <w:t>-</w:t>
      </w:r>
      <w:proofErr w:type="spellStart"/>
      <w:r w:rsidR="005B4C49" w:rsidRPr="00972C7F">
        <w:rPr>
          <w:rFonts w:cstheme="minorHAnsi"/>
          <w:i/>
          <w:iCs/>
          <w:lang w:val="en-GB"/>
        </w:rPr>
        <w:t>centered</w:t>
      </w:r>
      <w:proofErr w:type="spellEnd"/>
      <w:r w:rsidR="005B4C49" w:rsidRPr="00972C7F">
        <w:rPr>
          <w:rFonts w:cstheme="minorHAnsi"/>
          <w:i/>
          <w:iCs/>
          <w:lang w:val="en-GB"/>
        </w:rPr>
        <w:t xml:space="preserve"> body mass is held at 0</w:t>
      </w:r>
      <w:r w:rsidR="001209AD" w:rsidRPr="00972C7F">
        <w:rPr>
          <w:rFonts w:cstheme="minorHAnsi"/>
          <w:i/>
          <w:iCs/>
          <w:lang w:val="en-GB"/>
        </w:rPr>
        <w:t xml:space="preserve"> (corresponding to mean mass within species)</w:t>
      </w:r>
      <w:r w:rsidR="00633A57" w:rsidRPr="004559BC">
        <w:rPr>
          <w:rFonts w:cstheme="minorHAnsi"/>
          <w:i/>
          <w:iCs/>
          <w:lang w:val="en-GB"/>
        </w:rPr>
        <w:t>, and open circles are data.</w:t>
      </w:r>
      <w:r w:rsidR="00F2008F" w:rsidRPr="00972C7F">
        <w:rPr>
          <w:rFonts w:cstheme="minorHAnsi"/>
          <w:i/>
          <w:iCs/>
          <w:lang w:val="en-GB"/>
        </w:rPr>
        <w:t xml:space="preserve"> The shaded areas show 80% credible interval for the </w:t>
      </w:r>
      <w:r w:rsidR="00AE3157" w:rsidRPr="00972C7F">
        <w:rPr>
          <w:rFonts w:cstheme="minorHAnsi"/>
          <w:i/>
          <w:iCs/>
          <w:lang w:val="en-GB"/>
        </w:rPr>
        <w:t xml:space="preserve">median </w:t>
      </w:r>
      <w:r w:rsidR="00F2008F" w:rsidRPr="00972C7F">
        <w:rPr>
          <w:rFonts w:cstheme="minorHAnsi"/>
          <w:i/>
          <w:iCs/>
          <w:lang w:val="en-GB"/>
        </w:rPr>
        <w:t xml:space="preserve">prediction. </w:t>
      </w:r>
      <w:r w:rsidR="0046062E" w:rsidRPr="00972C7F">
        <w:rPr>
          <w:rFonts w:cstheme="minorHAnsi"/>
          <w:i/>
          <w:iCs/>
          <w:lang w:val="en-GB"/>
        </w:rPr>
        <w:t xml:space="preserve">Arrows depict the optimum temperature </w:t>
      </w:r>
      <w:r w:rsidR="007D37A1" w:rsidRPr="00972C7F">
        <w:rPr>
          <w:rFonts w:cstheme="minorHAnsi"/>
          <w:i/>
          <w:iCs/>
          <w:lang w:val="en-GB"/>
        </w:rPr>
        <w:t>for each species</w:t>
      </w:r>
      <w:r w:rsidR="00FA76E5" w:rsidRPr="00972C7F">
        <w:rPr>
          <w:rFonts w:cstheme="minorHAnsi"/>
          <w:i/>
          <w:iCs/>
          <w:lang w:val="en-GB"/>
        </w:rPr>
        <w:t xml:space="preserve"> </w:t>
      </w:r>
      <w:r w:rsidR="003C2F1A" w:rsidRPr="00972C7F">
        <w:rPr>
          <w:rFonts w:cstheme="minorHAnsi"/>
          <w:i/>
          <w:iCs/>
          <w:lang w:val="en-GB"/>
        </w:rPr>
        <w:t xml:space="preserve">and the vertical </w:t>
      </w:r>
      <w:r w:rsidR="00643A3B" w:rsidRPr="00972C7F">
        <w:rPr>
          <w:rFonts w:cstheme="minorHAnsi"/>
          <w:i/>
          <w:iCs/>
          <w:lang w:val="en-GB"/>
        </w:rPr>
        <w:t xml:space="preserve">dashed and dotted lines correspond to the </w:t>
      </w:r>
      <w:proofErr w:type="spellStart"/>
      <w:r w:rsidR="0042718C" w:rsidRPr="00972C7F">
        <w:rPr>
          <w:rFonts w:cstheme="minorHAnsi"/>
          <w:i/>
          <w:iCs/>
          <w:lang w:val="en-GB"/>
        </w:rPr>
        <w:t>across</w:t>
      </w:r>
      <w:proofErr w:type="spellEnd"/>
      <w:r w:rsidR="0042718C" w:rsidRPr="00972C7F">
        <w:rPr>
          <w:rFonts w:cstheme="minorHAnsi"/>
          <w:i/>
          <w:iCs/>
          <w:lang w:val="en-GB"/>
        </w:rPr>
        <w:t xml:space="preserve">-species </w:t>
      </w:r>
      <w:r w:rsidR="00643A3B" w:rsidRPr="00972C7F">
        <w:rPr>
          <w:rFonts w:cstheme="minorHAnsi"/>
          <w:i/>
          <w:iCs/>
          <w:lang w:val="en-GB"/>
        </w:rPr>
        <w:t xml:space="preserve">mean optimum temperature </w:t>
      </w:r>
      <m:oMath>
        <m:r>
          <w:rPr>
            <w:rFonts w:ascii="Cambria Math" w:hAnsi="Cambria Math" w:cstheme="minorHAnsi"/>
            <w:lang w:val="en-GB"/>
          </w:rPr>
          <m:t>±</m:t>
        </m:r>
      </m:oMath>
      <w:r w:rsidR="009409DD" w:rsidRPr="00972C7F">
        <w:rPr>
          <w:rFonts w:cstheme="minorHAnsi"/>
          <w:i/>
          <w:iCs/>
          <w:lang w:val="en-GB"/>
        </w:rPr>
        <w:t xml:space="preserve"> 1 </w:t>
      </w:r>
      <w:r w:rsidR="00643A3B" w:rsidRPr="00972C7F">
        <w:rPr>
          <w:rFonts w:cstheme="minorHAnsi"/>
          <w:i/>
          <w:iCs/>
          <w:lang w:val="en-GB"/>
        </w:rPr>
        <w:t>standard deviation.</w:t>
      </w:r>
    </w:p>
    <w:p w14:paraId="2BF30E80" w14:textId="77777777" w:rsidR="009A573D" w:rsidRPr="00972C7F" w:rsidRDefault="009A573D" w:rsidP="002E3379">
      <w:pPr>
        <w:pStyle w:val="ListParagraph"/>
        <w:spacing w:line="480" w:lineRule="auto"/>
        <w:ind w:left="360"/>
        <w:jc w:val="both"/>
        <w:rPr>
          <w:rFonts w:cstheme="minorHAnsi"/>
          <w:lang w:val="en-GB"/>
        </w:rPr>
      </w:pPr>
    </w:p>
    <w:p w14:paraId="16AF2BE1" w14:textId="41BA26F1" w:rsidR="00B142AE" w:rsidRPr="00972C7F" w:rsidRDefault="00B142AE" w:rsidP="002E3379">
      <w:pPr>
        <w:pStyle w:val="ListParagraph"/>
        <w:spacing w:line="480" w:lineRule="auto"/>
        <w:ind w:left="360"/>
        <w:jc w:val="both"/>
        <w:rPr>
          <w:rFonts w:cstheme="minorHAnsi"/>
          <w:lang w:val="en-GB"/>
        </w:rPr>
      </w:pPr>
    </w:p>
    <w:p w14:paraId="3D67807F" w14:textId="09D87BCA" w:rsidR="00A83370" w:rsidRPr="00972C7F" w:rsidRDefault="00A83370" w:rsidP="002E3379">
      <w:pPr>
        <w:spacing w:line="480" w:lineRule="auto"/>
        <w:contextualSpacing/>
        <w:jc w:val="both"/>
        <w:rPr>
          <w:rFonts w:eastAsiaTheme="minorEastAsia"/>
          <w:iCs/>
          <w:lang w:val="en-GB"/>
        </w:rPr>
      </w:pPr>
    </w:p>
    <w:p w14:paraId="288EA570" w14:textId="696B8907" w:rsidR="00523A73" w:rsidRPr="00972C7F" w:rsidRDefault="00523A73" w:rsidP="002E3379">
      <w:pPr>
        <w:spacing w:line="480" w:lineRule="auto"/>
        <w:contextualSpacing/>
        <w:jc w:val="both"/>
        <w:rPr>
          <w:rFonts w:eastAsiaTheme="minorEastAsia"/>
          <w:iCs/>
          <w:lang w:val="en-GB"/>
        </w:rPr>
      </w:pPr>
    </w:p>
    <w:p w14:paraId="5D74C289" w14:textId="77777777" w:rsidR="000C3185" w:rsidRPr="00972C7F" w:rsidRDefault="000C3185" w:rsidP="002E3379">
      <w:pPr>
        <w:spacing w:line="480" w:lineRule="auto"/>
        <w:contextualSpacing/>
        <w:jc w:val="both"/>
        <w:rPr>
          <w:rFonts w:eastAsiaTheme="minorEastAsia"/>
          <w:iCs/>
          <w:lang w:val="en-GB"/>
        </w:rPr>
      </w:pPr>
    </w:p>
    <w:p w14:paraId="0B730DE0" w14:textId="57E7F53C" w:rsidR="00393A74" w:rsidRPr="00972C7F" w:rsidRDefault="00393A74" w:rsidP="00843F63">
      <w:pPr>
        <w:spacing w:line="480" w:lineRule="auto"/>
        <w:contextualSpacing/>
        <w:rPr>
          <w:rFonts w:eastAsiaTheme="minorEastAsia"/>
          <w:iCs/>
          <w:lang w:val="en-GB"/>
        </w:rPr>
      </w:pPr>
    </w:p>
    <w:p w14:paraId="1FFEB94A" w14:textId="579D3C89" w:rsidR="0098306D" w:rsidRDefault="002C5FB1" w:rsidP="00384142">
      <w:pPr>
        <w:spacing w:line="480" w:lineRule="auto"/>
        <w:contextualSpacing/>
        <w:jc w:val="both"/>
        <w:rPr>
          <w:rFonts w:eastAsiaTheme="minorEastAsia"/>
          <w:iCs/>
        </w:rPr>
      </w:pPr>
      <w:r>
        <w:rPr>
          <w:rFonts w:eastAsiaTheme="minorEastAsia"/>
          <w:iCs/>
          <w:noProof/>
          <w:lang w:eastAsia="sv-SE"/>
        </w:rPr>
        <w:lastRenderedPageBreak/>
        <w:drawing>
          <wp:inline distT="0" distB="0" distL="0" distR="0" wp14:anchorId="46282A3D" wp14:editId="7123F731">
            <wp:extent cx="5731180" cy="2900597"/>
            <wp:effectExtent l="0" t="0" r="0" b="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cept_stand.png"/>
                    <pic:cNvPicPr/>
                  </pic:nvPicPr>
                  <pic:blipFill rotWithShape="1">
                    <a:blip r:embed="rId20" cstate="print">
                      <a:extLst>
                        <a:ext uri="{28A0092B-C50C-407E-A947-70E740481C1C}">
                          <a14:useLocalDpi xmlns:a14="http://schemas.microsoft.com/office/drawing/2010/main" val="0"/>
                        </a:ext>
                      </a:extLst>
                    </a:blip>
                    <a:srcRect t="24192" b="25197"/>
                    <a:stretch/>
                  </pic:blipFill>
                  <pic:spPr bwMode="auto">
                    <a:xfrm>
                      <a:off x="0" y="0"/>
                      <a:ext cx="5731510" cy="2900764"/>
                    </a:xfrm>
                    <a:prstGeom prst="rect">
                      <a:avLst/>
                    </a:prstGeom>
                    <a:ln>
                      <a:noFill/>
                    </a:ln>
                    <a:extLst>
                      <a:ext uri="{53640926-AAD7-44D8-BBD7-CCE9431645EC}">
                        <a14:shadowObscured xmlns:a14="http://schemas.microsoft.com/office/drawing/2010/main"/>
                      </a:ext>
                    </a:extLst>
                  </pic:spPr>
                </pic:pic>
              </a:graphicData>
            </a:graphic>
          </wp:inline>
        </w:drawing>
      </w:r>
    </w:p>
    <w:p w14:paraId="60506147" w14:textId="7F194FF7" w:rsidR="00475959" w:rsidRPr="004559BC" w:rsidRDefault="00384142" w:rsidP="00384142">
      <w:pPr>
        <w:spacing w:line="360" w:lineRule="auto"/>
        <w:contextualSpacing/>
        <w:jc w:val="both"/>
        <w:rPr>
          <w:rFonts w:cstheme="minorHAnsi"/>
          <w:i/>
          <w:iCs/>
          <w:lang w:val="en-GB"/>
        </w:rPr>
      </w:pPr>
      <w:r w:rsidRPr="00972C7F">
        <w:rPr>
          <w:rFonts w:cstheme="minorHAnsi"/>
          <w:b/>
          <w:bCs/>
          <w:i/>
          <w:iCs/>
          <w:lang w:val="en-GB"/>
        </w:rPr>
        <w:t xml:space="preserve">Fig. </w:t>
      </w:r>
      <w:r w:rsidR="00704B3C" w:rsidRPr="004559BC">
        <w:rPr>
          <w:rFonts w:cstheme="minorHAnsi"/>
          <w:b/>
          <w:bCs/>
          <w:i/>
          <w:iCs/>
          <w:lang w:val="en-GB"/>
        </w:rPr>
        <w:t>5</w:t>
      </w:r>
      <w:r w:rsidRPr="004559BC">
        <w:rPr>
          <w:rFonts w:cstheme="minorHAnsi"/>
          <w:b/>
          <w:bCs/>
          <w:i/>
          <w:iCs/>
          <w:lang w:val="en-GB"/>
        </w:rPr>
        <w:t>.</w:t>
      </w:r>
      <w:r w:rsidRPr="004559BC">
        <w:rPr>
          <w:rFonts w:cstheme="minorHAnsi"/>
          <w:i/>
          <w:iCs/>
          <w:lang w:val="en-GB"/>
        </w:rPr>
        <w:t xml:space="preserve"> </w:t>
      </w:r>
      <w:r w:rsidR="00966C7B" w:rsidRPr="004559BC">
        <w:rPr>
          <w:rFonts w:cstheme="minorHAnsi"/>
          <w:i/>
          <w:iCs/>
          <w:lang w:val="en-GB"/>
        </w:rPr>
        <w:t>I</w:t>
      </w:r>
      <w:r w:rsidR="00EF0041" w:rsidRPr="004559BC">
        <w:rPr>
          <w:rFonts w:cstheme="minorHAnsi"/>
          <w:i/>
          <w:iCs/>
          <w:lang w:val="en-GB"/>
        </w:rPr>
        <w:t xml:space="preserve">llustration of </w:t>
      </w:r>
      <w:r w:rsidR="002C5FB1" w:rsidRPr="004559BC">
        <w:rPr>
          <w:rFonts w:cstheme="minorHAnsi"/>
          <w:i/>
          <w:iCs/>
          <w:lang w:val="en-GB"/>
        </w:rPr>
        <w:t>normalized</w:t>
      </w:r>
      <w:r w:rsidR="00EF0041" w:rsidRPr="004559BC">
        <w:rPr>
          <w:rFonts w:cstheme="minorHAnsi"/>
          <w:i/>
          <w:iCs/>
          <w:lang w:val="en-GB"/>
        </w:rPr>
        <w:t xml:space="preserve"> </w:t>
      </w:r>
      <w:r w:rsidR="00A078EC" w:rsidRPr="004559BC">
        <w:rPr>
          <w:rFonts w:cstheme="minorHAnsi"/>
          <w:i/>
          <w:iCs/>
          <w:lang w:val="en-GB"/>
        </w:rPr>
        <w:t>thermal response of maximum consumption (green), metabolism (purple) and their difference (orange)</w:t>
      </w:r>
      <w:r w:rsidR="0002128B" w:rsidRPr="004559BC">
        <w:rPr>
          <w:rFonts w:cstheme="minorHAnsi"/>
          <w:i/>
          <w:iCs/>
          <w:lang w:val="en-GB"/>
        </w:rPr>
        <w:t xml:space="preserve"> for two body sizes</w:t>
      </w:r>
      <w:r w:rsidR="00A25914" w:rsidRPr="004559BC">
        <w:rPr>
          <w:rFonts w:cstheme="minorHAnsi"/>
          <w:i/>
          <w:iCs/>
          <w:lang w:val="en-GB"/>
        </w:rPr>
        <w:t xml:space="preserve"> </w:t>
      </w:r>
      <w:commentRangeStart w:id="67"/>
      <w:r w:rsidR="00A25914" w:rsidRPr="004559BC">
        <w:rPr>
          <w:rFonts w:cstheme="minorHAnsi"/>
          <w:i/>
          <w:iCs/>
          <w:lang w:val="en-GB"/>
        </w:rPr>
        <w:t>(</w:t>
      </w:r>
      <w:r w:rsidR="002C5FB1" w:rsidRPr="004559BC">
        <w:rPr>
          <w:rFonts w:cstheme="minorHAnsi"/>
          <w:i/>
          <w:iCs/>
          <w:lang w:val="en-GB"/>
        </w:rPr>
        <w:t>100g</w:t>
      </w:r>
      <w:r w:rsidR="00A25914" w:rsidRPr="004559BC">
        <w:rPr>
          <w:rFonts w:cstheme="minorHAnsi"/>
          <w:i/>
          <w:iCs/>
          <w:lang w:val="en-GB"/>
        </w:rPr>
        <w:t xml:space="preserve"> = solid, </w:t>
      </w:r>
      <w:r w:rsidR="002C5FB1" w:rsidRPr="004559BC">
        <w:rPr>
          <w:rFonts w:cstheme="minorHAnsi"/>
          <w:i/>
          <w:iCs/>
          <w:lang w:val="en-GB"/>
        </w:rPr>
        <w:t xml:space="preserve">500g </w:t>
      </w:r>
      <w:r w:rsidR="00A25914" w:rsidRPr="004559BC">
        <w:rPr>
          <w:rFonts w:cstheme="minorHAnsi"/>
          <w:i/>
          <w:iCs/>
          <w:lang w:val="en-GB"/>
        </w:rPr>
        <w:t>= dashed</w:t>
      </w:r>
      <w:r w:rsidR="00057840" w:rsidRPr="004559BC">
        <w:rPr>
          <w:rFonts w:cstheme="minorHAnsi"/>
          <w:i/>
          <w:iCs/>
          <w:lang w:val="en-GB"/>
        </w:rPr>
        <w:t>)</w:t>
      </w:r>
      <w:commentRangeEnd w:id="67"/>
      <w:r w:rsidR="007E79E1">
        <w:rPr>
          <w:rStyle w:val="CommentReference"/>
        </w:rPr>
        <w:commentReference w:id="67"/>
      </w:r>
      <w:r w:rsidR="00B90EB5" w:rsidRPr="004559BC">
        <w:rPr>
          <w:rFonts w:cstheme="minorHAnsi"/>
          <w:i/>
          <w:iCs/>
          <w:lang w:val="en-GB"/>
        </w:rPr>
        <w:t>.</w:t>
      </w:r>
      <w:r w:rsidR="009F626C" w:rsidRPr="004559BC">
        <w:rPr>
          <w:rFonts w:cstheme="minorHAnsi"/>
          <w:i/>
          <w:iCs/>
          <w:lang w:val="en-GB"/>
        </w:rPr>
        <w:t xml:space="preserve"> </w:t>
      </w:r>
      <w:r w:rsidR="007E7BD5" w:rsidRPr="004559BC">
        <w:rPr>
          <w:rFonts w:cstheme="minorHAnsi"/>
          <w:i/>
          <w:iCs/>
          <w:lang w:val="en-GB"/>
        </w:rPr>
        <w:t xml:space="preserve">The </w:t>
      </w:r>
      <w:r w:rsidR="00D6349C" w:rsidRPr="004559BC">
        <w:rPr>
          <w:rFonts w:cstheme="minorHAnsi"/>
          <w:i/>
          <w:iCs/>
          <w:lang w:val="en-GB"/>
        </w:rPr>
        <w:t xml:space="preserve">example </w:t>
      </w:r>
      <w:r w:rsidR="007E7BD5" w:rsidRPr="004559BC">
        <w:rPr>
          <w:rFonts w:cstheme="minorHAnsi"/>
          <w:i/>
          <w:iCs/>
          <w:lang w:val="en-GB"/>
        </w:rPr>
        <w:t>c</w:t>
      </w:r>
      <w:r w:rsidR="00B90EB5" w:rsidRPr="004559BC">
        <w:rPr>
          <w:rFonts w:cstheme="minorHAnsi"/>
          <w:i/>
          <w:iCs/>
          <w:lang w:val="en-GB"/>
        </w:rPr>
        <w:t>onsumption</w:t>
      </w:r>
      <w:r w:rsidR="007E7BD5" w:rsidRPr="004559BC">
        <w:rPr>
          <w:rFonts w:cstheme="minorHAnsi"/>
          <w:i/>
          <w:iCs/>
          <w:lang w:val="en-GB"/>
        </w:rPr>
        <w:t xml:space="preserve">-curve </w:t>
      </w:r>
      <w:r w:rsidR="00C55C9A" w:rsidRPr="004559BC">
        <w:rPr>
          <w:rFonts w:cstheme="minorHAnsi"/>
          <w:i/>
          <w:iCs/>
          <w:lang w:val="en-GB"/>
        </w:rPr>
        <w:t>is based on the quadratic model for C.</w:t>
      </w:r>
      <w:r w:rsidR="00D6349C" w:rsidRPr="004559BC">
        <w:rPr>
          <w:rFonts w:cstheme="minorHAnsi"/>
          <w:i/>
          <w:iCs/>
          <w:lang w:val="en-GB"/>
        </w:rPr>
        <w:t xml:space="preserve"> </w:t>
      </w:r>
      <w:proofErr w:type="spellStart"/>
      <w:r w:rsidR="00C55C9A" w:rsidRPr="004559BC">
        <w:rPr>
          <w:rFonts w:cstheme="minorHAnsi"/>
          <w:i/>
          <w:iCs/>
          <w:lang w:val="en-GB"/>
        </w:rPr>
        <w:t>argus</w:t>
      </w:r>
      <w:proofErr w:type="spellEnd"/>
      <w:r w:rsidR="00C55C9A" w:rsidRPr="004559BC">
        <w:rPr>
          <w:rFonts w:cstheme="minorHAnsi"/>
          <w:i/>
          <w:iCs/>
          <w:lang w:val="en-GB"/>
        </w:rPr>
        <w:t xml:space="preserve"> (</w:t>
      </w:r>
      <w:r w:rsidR="002B7A33" w:rsidRPr="004559BC">
        <w:rPr>
          <w:rFonts w:cstheme="minorHAnsi"/>
          <w:i/>
          <w:iCs/>
          <w:lang w:val="en-GB"/>
        </w:rPr>
        <w:t xml:space="preserve">Fig. </w:t>
      </w:r>
      <w:r w:rsidR="002B7A33" w:rsidRPr="002E5DC4">
        <w:rPr>
          <w:rFonts w:cstheme="minorHAnsi"/>
          <w:i/>
          <w:iCs/>
          <w:lang w:val="en-GB"/>
        </w:rPr>
        <w:t xml:space="preserve">4, </w:t>
      </w:r>
      <w:r w:rsidR="00C55C9A" w:rsidRPr="002E5DC4">
        <w:rPr>
          <w:rFonts w:cstheme="minorHAnsi"/>
          <w:i/>
          <w:iCs/>
          <w:lang w:val="en-GB"/>
        </w:rPr>
        <w:t>Appendix S1</w:t>
      </w:r>
      <w:r w:rsidR="00A16E25" w:rsidRPr="002E5DC4">
        <w:rPr>
          <w:rFonts w:cstheme="minorHAnsi"/>
          <w:i/>
          <w:iCs/>
          <w:lang w:val="en-GB"/>
        </w:rPr>
        <w:t>, Fig S</w:t>
      </w:r>
      <w:r w:rsidR="002E5DC4" w:rsidRPr="002E5DC4">
        <w:rPr>
          <w:rFonts w:cstheme="minorHAnsi"/>
          <w:i/>
          <w:iCs/>
          <w:lang w:val="en-GB"/>
        </w:rPr>
        <w:t>10</w:t>
      </w:r>
      <w:r w:rsidR="00C55C9A" w:rsidRPr="002E5DC4">
        <w:rPr>
          <w:rFonts w:cstheme="minorHAnsi"/>
          <w:i/>
          <w:iCs/>
          <w:lang w:val="en-GB"/>
        </w:rPr>
        <w:t>)</w:t>
      </w:r>
      <w:r w:rsidR="00BC30D3" w:rsidRPr="004559BC">
        <w:rPr>
          <w:rFonts w:cstheme="minorHAnsi"/>
          <w:i/>
          <w:iCs/>
          <w:lang w:val="en-GB"/>
        </w:rPr>
        <w:t xml:space="preserve">, </w:t>
      </w:r>
      <w:r w:rsidR="00B90EB5" w:rsidRPr="004559BC">
        <w:rPr>
          <w:rFonts w:cstheme="minorHAnsi"/>
          <w:i/>
          <w:iCs/>
          <w:lang w:val="en-GB"/>
        </w:rPr>
        <w:t xml:space="preserve">and metabolism </w:t>
      </w:r>
      <w:r w:rsidR="001F4D8A" w:rsidRPr="004559BC">
        <w:rPr>
          <w:rFonts w:cstheme="minorHAnsi"/>
          <w:i/>
          <w:iCs/>
          <w:lang w:val="en-GB"/>
        </w:rPr>
        <w:t>is calculated from the global model</w:t>
      </w:r>
      <w:r w:rsidR="00607DD1" w:rsidRPr="004559BC">
        <w:rPr>
          <w:rFonts w:cstheme="minorHAnsi"/>
          <w:i/>
          <w:iCs/>
          <w:lang w:val="en-GB"/>
        </w:rPr>
        <w:t xml:space="preserve"> (</w:t>
      </w:r>
      <w:r w:rsidR="002C5859" w:rsidRPr="004559BC">
        <w:rPr>
          <w:rFonts w:cstheme="minorHAnsi"/>
          <w:i/>
          <w:iCs/>
          <w:lang w:val="en-GB"/>
        </w:rPr>
        <w:t xml:space="preserve">M2, </w:t>
      </w:r>
      <w:r w:rsidR="00607DD1" w:rsidRPr="004559BC">
        <w:rPr>
          <w:rFonts w:cstheme="minorHAnsi"/>
          <w:i/>
          <w:iCs/>
          <w:lang w:val="en-GB"/>
        </w:rPr>
        <w:t>see ‘Results’</w:t>
      </w:r>
      <w:r w:rsidR="000A5E72" w:rsidRPr="004559BC">
        <w:rPr>
          <w:rFonts w:cstheme="minorHAnsi"/>
          <w:i/>
          <w:iCs/>
          <w:lang w:val="en-GB"/>
        </w:rPr>
        <w:t>)</w:t>
      </w:r>
      <w:r w:rsidR="002537A2" w:rsidRPr="004559BC">
        <w:rPr>
          <w:rFonts w:cstheme="minorHAnsi"/>
          <w:i/>
          <w:iCs/>
          <w:lang w:val="en-GB"/>
        </w:rPr>
        <w:t>. B</w:t>
      </w:r>
      <w:r w:rsidR="001F4D8A" w:rsidRPr="004559BC">
        <w:rPr>
          <w:rFonts w:cstheme="minorHAnsi"/>
          <w:i/>
          <w:iCs/>
          <w:lang w:val="en-GB"/>
        </w:rPr>
        <w:t xml:space="preserve">oth rates are expressed </w:t>
      </w:r>
      <w:r w:rsidR="006E3202" w:rsidRPr="004559BC">
        <w:rPr>
          <w:rFonts w:cstheme="minorHAnsi"/>
          <w:i/>
          <w:iCs/>
          <w:lang w:val="en-GB"/>
        </w:rPr>
        <w:t xml:space="preserve">as relative to </w:t>
      </w:r>
      <w:r w:rsidR="00B60E5D" w:rsidRPr="004559BC">
        <w:rPr>
          <w:rFonts w:cstheme="minorHAnsi"/>
          <w:i/>
          <w:iCs/>
          <w:lang w:val="en-GB"/>
        </w:rPr>
        <w:t xml:space="preserve">their </w:t>
      </w:r>
      <w:r w:rsidR="006E3202" w:rsidRPr="004559BC">
        <w:rPr>
          <w:rFonts w:cstheme="minorHAnsi"/>
          <w:i/>
          <w:iCs/>
          <w:lang w:val="en-GB"/>
        </w:rPr>
        <w:t>maximum</w:t>
      </w:r>
      <w:r w:rsidR="00344BBB" w:rsidRPr="004559BC">
        <w:rPr>
          <w:rFonts w:cstheme="minorHAnsi"/>
          <w:i/>
          <w:iCs/>
          <w:lang w:val="en-GB"/>
        </w:rPr>
        <w:t xml:space="preserve">, </w:t>
      </w:r>
      <w:commentRangeStart w:id="68"/>
      <w:r w:rsidR="00D6349C" w:rsidRPr="004559BC">
        <w:rPr>
          <w:rFonts w:cstheme="minorHAnsi"/>
          <w:i/>
          <w:iCs/>
          <w:lang w:val="en-GB"/>
        </w:rPr>
        <w:t xml:space="preserve">separately for each </w:t>
      </w:r>
      <w:r w:rsidR="00344BBB" w:rsidRPr="004559BC">
        <w:rPr>
          <w:rFonts w:cstheme="minorHAnsi"/>
          <w:i/>
          <w:iCs/>
          <w:lang w:val="en-GB"/>
        </w:rPr>
        <w:t>body size</w:t>
      </w:r>
      <w:commentRangeEnd w:id="68"/>
      <w:r w:rsidR="00344BBB">
        <w:rPr>
          <w:rStyle w:val="CommentReference"/>
        </w:rPr>
        <w:commentReference w:id="68"/>
      </w:r>
      <w:r w:rsidR="00344BBB" w:rsidRPr="004559BC">
        <w:rPr>
          <w:rFonts w:cstheme="minorHAnsi"/>
          <w:i/>
          <w:iCs/>
          <w:lang w:val="en-GB"/>
        </w:rPr>
        <w:t>,</w:t>
      </w:r>
      <w:r w:rsidR="007A645C" w:rsidRPr="004559BC">
        <w:rPr>
          <w:rFonts w:cstheme="minorHAnsi"/>
          <w:i/>
          <w:iCs/>
          <w:lang w:val="en-GB"/>
        </w:rPr>
        <w:t xml:space="preserve"> for illustration purposes </w:t>
      </w:r>
      <w:r w:rsidR="00D6349C" w:rsidRPr="004559BC">
        <w:rPr>
          <w:rFonts w:cstheme="minorHAnsi"/>
          <w:i/>
          <w:iCs/>
          <w:lang w:val="en-GB"/>
        </w:rPr>
        <w:t xml:space="preserve">as </w:t>
      </w:r>
      <w:r w:rsidR="007A645C" w:rsidRPr="004559BC">
        <w:rPr>
          <w:rFonts w:cstheme="minorHAnsi"/>
          <w:i/>
          <w:iCs/>
          <w:lang w:val="en-GB"/>
        </w:rPr>
        <w:t>they are in different units</w:t>
      </w:r>
      <w:r w:rsidR="00CD066D" w:rsidRPr="004559BC">
        <w:rPr>
          <w:rFonts w:cstheme="minorHAnsi"/>
          <w:i/>
          <w:iCs/>
          <w:lang w:val="en-GB"/>
        </w:rPr>
        <w:t>, and the curve depicting the difference is based on the normalized curves.</w:t>
      </w:r>
      <w:r w:rsidR="004037BB" w:rsidRPr="004559BC">
        <w:rPr>
          <w:rFonts w:cstheme="minorHAnsi"/>
          <w:i/>
          <w:iCs/>
          <w:lang w:val="en-GB"/>
        </w:rPr>
        <w:t xml:space="preserve"> </w:t>
      </w:r>
      <w:r w:rsidR="00415E17" w:rsidRPr="004559BC">
        <w:rPr>
          <w:rFonts w:cstheme="minorHAnsi"/>
          <w:i/>
          <w:iCs/>
          <w:lang w:val="en-GB"/>
        </w:rPr>
        <w:t xml:space="preserve">Arrows </w:t>
      </w:r>
      <w:r w:rsidR="00385DC1" w:rsidRPr="004559BC">
        <w:rPr>
          <w:rFonts w:cstheme="minorHAnsi"/>
          <w:i/>
          <w:iCs/>
          <w:lang w:val="en-GB"/>
        </w:rPr>
        <w:t xml:space="preserve">indicate </w:t>
      </w:r>
      <w:r w:rsidR="00C20D03" w:rsidRPr="004559BC">
        <w:rPr>
          <w:rFonts w:cstheme="minorHAnsi"/>
          <w:i/>
          <w:iCs/>
          <w:lang w:val="en-GB"/>
        </w:rPr>
        <w:t xml:space="preserve">the </w:t>
      </w:r>
      <w:r w:rsidR="006425E5" w:rsidRPr="004559BC">
        <w:rPr>
          <w:rFonts w:cstheme="minorHAnsi"/>
          <w:i/>
          <w:iCs/>
          <w:lang w:val="en-GB"/>
        </w:rPr>
        <w:t xml:space="preserve">temperature where the difference </w:t>
      </w:r>
      <w:r w:rsidR="009B06C6" w:rsidRPr="004559BC">
        <w:rPr>
          <w:rFonts w:cstheme="minorHAnsi"/>
          <w:i/>
          <w:iCs/>
          <w:lang w:val="en-GB"/>
        </w:rPr>
        <w:t>in net energy acquisition is</w:t>
      </w:r>
      <w:r w:rsidR="006425E5" w:rsidRPr="004559BC">
        <w:rPr>
          <w:rFonts w:cstheme="minorHAnsi"/>
          <w:i/>
          <w:iCs/>
          <w:lang w:val="en-GB"/>
        </w:rPr>
        <w:t xml:space="preserve"> maximized</w:t>
      </w:r>
      <w:r w:rsidR="009B06C6" w:rsidRPr="004559BC">
        <w:rPr>
          <w:rFonts w:cstheme="minorHAnsi"/>
          <w:i/>
          <w:iCs/>
          <w:lang w:val="en-GB"/>
        </w:rPr>
        <w:t xml:space="preserve"> for the two body sizes.</w:t>
      </w:r>
    </w:p>
    <w:p w14:paraId="00DA332F" w14:textId="32E931B8" w:rsidR="0098306D" w:rsidRPr="00972C7F" w:rsidRDefault="0098306D" w:rsidP="00384142">
      <w:pPr>
        <w:spacing w:line="480" w:lineRule="auto"/>
        <w:contextualSpacing/>
        <w:jc w:val="both"/>
        <w:rPr>
          <w:rFonts w:eastAsiaTheme="minorEastAsia"/>
          <w:iCs/>
          <w:lang w:val="en-GB"/>
        </w:rPr>
      </w:pPr>
    </w:p>
    <w:p w14:paraId="37252321" w14:textId="24A70CEC" w:rsidR="006B5E08" w:rsidRPr="00972C7F" w:rsidRDefault="006B5E08" w:rsidP="00384142">
      <w:pPr>
        <w:spacing w:line="480" w:lineRule="auto"/>
        <w:contextualSpacing/>
        <w:jc w:val="both"/>
        <w:rPr>
          <w:rFonts w:eastAsiaTheme="minorEastAsia"/>
          <w:iCs/>
          <w:lang w:val="en-GB"/>
        </w:rPr>
      </w:pPr>
    </w:p>
    <w:p w14:paraId="37A7783A" w14:textId="77777777" w:rsidR="00EC592F" w:rsidRPr="00972C7F" w:rsidRDefault="00EC592F" w:rsidP="00384142">
      <w:pPr>
        <w:spacing w:line="480" w:lineRule="auto"/>
        <w:contextualSpacing/>
        <w:jc w:val="both"/>
        <w:rPr>
          <w:rFonts w:eastAsiaTheme="minorEastAsia"/>
          <w:iCs/>
          <w:lang w:val="en-GB"/>
        </w:rPr>
      </w:pPr>
    </w:p>
    <w:p w14:paraId="3101F24F" w14:textId="6FBA2D9D" w:rsidR="0098306D" w:rsidRPr="00972C7F" w:rsidRDefault="0098306D" w:rsidP="00384142">
      <w:pPr>
        <w:spacing w:line="480" w:lineRule="auto"/>
        <w:contextualSpacing/>
        <w:jc w:val="both"/>
        <w:rPr>
          <w:rFonts w:eastAsiaTheme="minorEastAsia"/>
          <w:iCs/>
          <w:lang w:val="en-GB"/>
        </w:rPr>
      </w:pPr>
    </w:p>
    <w:p w14:paraId="5474C03E" w14:textId="1DFFED0E" w:rsidR="00704B3C" w:rsidRPr="00972C7F" w:rsidRDefault="00704B3C" w:rsidP="00384142">
      <w:pPr>
        <w:spacing w:line="480" w:lineRule="auto"/>
        <w:contextualSpacing/>
        <w:jc w:val="both"/>
        <w:rPr>
          <w:rFonts w:eastAsiaTheme="minorEastAsia"/>
          <w:iCs/>
          <w:lang w:val="en-GB"/>
        </w:rPr>
      </w:pPr>
    </w:p>
    <w:p w14:paraId="7E360674" w14:textId="79A27E35" w:rsidR="00704B3C" w:rsidRPr="00972C7F" w:rsidRDefault="00704B3C" w:rsidP="00384142">
      <w:pPr>
        <w:spacing w:line="480" w:lineRule="auto"/>
        <w:contextualSpacing/>
        <w:jc w:val="both"/>
        <w:rPr>
          <w:rFonts w:eastAsiaTheme="minorEastAsia"/>
          <w:iCs/>
          <w:lang w:val="en-GB"/>
        </w:rPr>
      </w:pPr>
    </w:p>
    <w:p w14:paraId="69D0B103" w14:textId="0623A060" w:rsidR="00704B3C" w:rsidRPr="00972C7F" w:rsidRDefault="00704B3C" w:rsidP="00384142">
      <w:pPr>
        <w:spacing w:line="480" w:lineRule="auto"/>
        <w:contextualSpacing/>
        <w:jc w:val="both"/>
        <w:rPr>
          <w:rFonts w:eastAsiaTheme="minorEastAsia"/>
          <w:iCs/>
          <w:lang w:val="en-GB"/>
        </w:rPr>
      </w:pPr>
    </w:p>
    <w:p w14:paraId="1FCC4603" w14:textId="7AA6B156" w:rsidR="00704B3C" w:rsidRPr="00972C7F" w:rsidRDefault="00704B3C" w:rsidP="00384142">
      <w:pPr>
        <w:spacing w:line="480" w:lineRule="auto"/>
        <w:contextualSpacing/>
        <w:jc w:val="both"/>
        <w:rPr>
          <w:rFonts w:eastAsiaTheme="minorEastAsia"/>
          <w:iCs/>
          <w:lang w:val="en-GB"/>
        </w:rPr>
      </w:pPr>
    </w:p>
    <w:p w14:paraId="67EE1EAF" w14:textId="351C15E3" w:rsidR="00704B3C" w:rsidRPr="00972C7F" w:rsidRDefault="00704B3C" w:rsidP="00384142">
      <w:pPr>
        <w:spacing w:line="480" w:lineRule="auto"/>
        <w:contextualSpacing/>
        <w:jc w:val="both"/>
        <w:rPr>
          <w:rFonts w:eastAsiaTheme="minorEastAsia"/>
          <w:iCs/>
          <w:lang w:val="en-GB"/>
        </w:rPr>
      </w:pPr>
    </w:p>
    <w:p w14:paraId="1180780A" w14:textId="0889D18E" w:rsidR="00704B3C" w:rsidRPr="00972C7F" w:rsidRDefault="00704B3C" w:rsidP="00384142">
      <w:pPr>
        <w:spacing w:line="480" w:lineRule="auto"/>
        <w:contextualSpacing/>
        <w:jc w:val="both"/>
        <w:rPr>
          <w:rFonts w:eastAsiaTheme="minorEastAsia"/>
          <w:iCs/>
          <w:lang w:val="en-GB"/>
        </w:rPr>
      </w:pPr>
    </w:p>
    <w:p w14:paraId="2A38F7B9" w14:textId="66844474" w:rsidR="00704B3C" w:rsidRPr="00972C7F" w:rsidRDefault="00704B3C" w:rsidP="00384142">
      <w:pPr>
        <w:spacing w:line="480" w:lineRule="auto"/>
        <w:contextualSpacing/>
        <w:jc w:val="both"/>
        <w:rPr>
          <w:rFonts w:eastAsiaTheme="minorEastAsia"/>
          <w:iCs/>
          <w:lang w:val="en-GB"/>
        </w:rPr>
      </w:pPr>
    </w:p>
    <w:p w14:paraId="5513BE4A" w14:textId="77777777" w:rsidR="00704B3C" w:rsidRDefault="00704B3C" w:rsidP="00704B3C">
      <w:pPr>
        <w:spacing w:line="480" w:lineRule="auto"/>
        <w:contextualSpacing/>
        <w:jc w:val="center"/>
        <w:rPr>
          <w:rFonts w:cstheme="minorHAnsi"/>
          <w:b/>
        </w:rPr>
      </w:pPr>
      <w:r>
        <w:rPr>
          <w:rFonts w:cstheme="minorHAnsi"/>
          <w:b/>
          <w:noProof/>
          <w:lang w:eastAsia="sv-SE"/>
        </w:rPr>
        <w:lastRenderedPageBreak/>
        <w:drawing>
          <wp:inline distT="0" distB="0" distL="0" distR="0" wp14:anchorId="24D60B23" wp14:editId="4275FBFB">
            <wp:extent cx="5384081" cy="3550024"/>
            <wp:effectExtent l="0" t="0" r="1270" b="635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pt_scatter.png"/>
                    <pic:cNvPicPr/>
                  </pic:nvPicPr>
                  <pic:blipFill rotWithShape="1">
                    <a:blip r:embed="rId21" cstate="print">
                      <a:extLst>
                        <a:ext uri="{28A0092B-C50C-407E-A947-70E740481C1C}">
                          <a14:useLocalDpi xmlns:a14="http://schemas.microsoft.com/office/drawing/2010/main" val="0"/>
                        </a:ext>
                      </a:extLst>
                    </a:blip>
                    <a:srcRect t="16782" b="17283"/>
                    <a:stretch/>
                  </pic:blipFill>
                  <pic:spPr bwMode="auto">
                    <a:xfrm>
                      <a:off x="0" y="0"/>
                      <a:ext cx="5384800" cy="3550498"/>
                    </a:xfrm>
                    <a:prstGeom prst="rect">
                      <a:avLst/>
                    </a:prstGeom>
                    <a:ln>
                      <a:noFill/>
                    </a:ln>
                    <a:extLst>
                      <a:ext uri="{53640926-AAD7-44D8-BBD7-CCE9431645EC}">
                        <a14:shadowObscured xmlns:a14="http://schemas.microsoft.com/office/drawing/2010/main"/>
                      </a:ext>
                    </a:extLst>
                  </pic:spPr>
                </pic:pic>
              </a:graphicData>
            </a:graphic>
          </wp:inline>
        </w:drawing>
      </w:r>
    </w:p>
    <w:p w14:paraId="717807F4" w14:textId="531318EF" w:rsidR="00704B3C" w:rsidRPr="00972C7F" w:rsidRDefault="00704B3C" w:rsidP="00704B3C">
      <w:pPr>
        <w:spacing w:line="360" w:lineRule="auto"/>
        <w:contextualSpacing/>
        <w:jc w:val="both"/>
        <w:rPr>
          <w:rFonts w:cstheme="minorHAnsi"/>
          <w:i/>
          <w:lang w:val="en-GB"/>
        </w:rPr>
      </w:pPr>
      <w:r w:rsidRPr="00972C7F">
        <w:rPr>
          <w:rFonts w:cstheme="minorHAnsi"/>
          <w:b/>
          <w:bCs/>
          <w:lang w:val="en-GB"/>
        </w:rPr>
        <w:t xml:space="preserve">Fig. </w:t>
      </w:r>
      <w:r w:rsidRPr="004559BC">
        <w:rPr>
          <w:rFonts w:cstheme="minorHAnsi"/>
          <w:b/>
          <w:bCs/>
          <w:lang w:val="en-GB"/>
        </w:rPr>
        <w:t>6</w:t>
      </w:r>
      <w:r w:rsidRPr="00972C7F">
        <w:rPr>
          <w:rFonts w:cstheme="minorHAnsi"/>
          <w:lang w:val="en-GB"/>
        </w:rPr>
        <w:t xml:space="preserve">. </w:t>
      </w:r>
      <w:r w:rsidRPr="00972C7F">
        <w:rPr>
          <w:rFonts w:cstheme="minorHAnsi"/>
          <w:i/>
          <w:lang w:val="en-GB"/>
        </w:rPr>
        <w:t>Optimum temperature for growth (</w:t>
      </w:r>
      <w:r w:rsidRPr="004559BC">
        <w:rPr>
          <w:rFonts w:cstheme="minorHAnsi"/>
          <w:i/>
          <w:lang w:val="en-GB"/>
        </w:rPr>
        <w:t>rescaled</w:t>
      </w:r>
      <w:r w:rsidRPr="00972C7F">
        <w:rPr>
          <w:rFonts w:cstheme="minorHAnsi"/>
          <w:i/>
          <w:lang w:val="en-GB"/>
        </w:rPr>
        <w:t xml:space="preserve"> to optimum temperature within species) as a function of</w:t>
      </w:r>
      <w:r w:rsidRPr="004559BC">
        <w:rPr>
          <w:rFonts w:cstheme="minorHAnsi"/>
          <w:i/>
          <w:lang w:val="en-GB"/>
        </w:rPr>
        <w:t xml:space="preserve"> mean </w:t>
      </w:r>
      <w:proofErr w:type="spellStart"/>
      <w:r w:rsidRPr="004559BC">
        <w:rPr>
          <w:rFonts w:cstheme="minorHAnsi"/>
          <w:i/>
          <w:lang w:val="en-GB"/>
        </w:rPr>
        <w:t>centered</w:t>
      </w:r>
      <w:proofErr w:type="spellEnd"/>
      <w:r w:rsidRPr="00972C7F">
        <w:rPr>
          <w:rFonts w:cstheme="minorHAnsi"/>
          <w:i/>
          <w:lang w:val="en-GB"/>
        </w:rPr>
        <w:t xml:space="preserve"> natural log of </w:t>
      </w:r>
      <w:r w:rsidRPr="004559BC">
        <w:rPr>
          <w:rFonts w:cstheme="minorHAnsi"/>
          <w:i/>
          <w:lang w:val="en-GB"/>
        </w:rPr>
        <w:t>rescaled</w:t>
      </w:r>
      <w:r w:rsidRPr="00972C7F">
        <w:rPr>
          <w:rFonts w:cstheme="minorHAnsi"/>
          <w:i/>
          <w:lang w:val="en-GB"/>
        </w:rPr>
        <w:t xml:space="preserve"> body mass (mass/maximum mass within species). Probability bands represent 80% and 95% credible intervals and solid line represent the median prediction from the average across-species effect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0</m:t>
                </m:r>
              </m:sub>
            </m:sSub>
          </m:sub>
        </m:sSub>
      </m:oMath>
      <w:r w:rsidRPr="00972C7F">
        <w:rPr>
          <w:rFonts w:cstheme="minorHAnsi"/>
          <w:i/>
          <w:lang w:val="en-GB"/>
        </w:rPr>
        <w:t xml:space="preserve"> and </w:t>
      </w: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oMath>
      <w:r w:rsidRPr="00972C7F">
        <w:rPr>
          <w:rFonts w:cstheme="minorHAnsi"/>
          <w:i/>
          <w:lang w:val="en-GB"/>
        </w:rPr>
        <w:t xml:space="preserve">). Colors indicate species (n=13) (see Appendix S1) and point size corresponds to mass in unit </w:t>
      </w:r>
      <m:oMath>
        <m:r>
          <m:rPr>
            <m:sty m:val="p"/>
          </m:rPr>
          <w:rPr>
            <w:rFonts w:ascii="Cambria Math" w:hAnsi="Cambria Math" w:cstheme="minorHAnsi"/>
            <w:lang w:val="en-GB"/>
          </w:rPr>
          <m:t>g</m:t>
        </m:r>
      </m:oMath>
      <w:r w:rsidRPr="00972C7F">
        <w:rPr>
          <w:rFonts w:cstheme="minorHAnsi"/>
          <w:i/>
          <w:lang w:val="en-GB"/>
        </w:rPr>
        <w:t>.</w:t>
      </w:r>
    </w:p>
    <w:p w14:paraId="7B430495" w14:textId="393956C2" w:rsidR="00704B3C" w:rsidRPr="00972C7F" w:rsidRDefault="00704B3C" w:rsidP="00384142">
      <w:pPr>
        <w:spacing w:line="480" w:lineRule="auto"/>
        <w:contextualSpacing/>
        <w:jc w:val="both"/>
        <w:rPr>
          <w:rFonts w:eastAsiaTheme="minorEastAsia"/>
          <w:iCs/>
          <w:lang w:val="en-GB"/>
        </w:rPr>
      </w:pPr>
    </w:p>
    <w:p w14:paraId="67C213D6" w14:textId="1B7FDDE6" w:rsidR="00704B3C" w:rsidRPr="00972C7F" w:rsidRDefault="00704B3C" w:rsidP="00384142">
      <w:pPr>
        <w:spacing w:line="480" w:lineRule="auto"/>
        <w:contextualSpacing/>
        <w:jc w:val="both"/>
        <w:rPr>
          <w:rFonts w:eastAsiaTheme="minorEastAsia"/>
          <w:iCs/>
          <w:lang w:val="en-GB"/>
        </w:rPr>
      </w:pPr>
    </w:p>
    <w:p w14:paraId="13707C47" w14:textId="5D5C5A5A" w:rsidR="00704B3C" w:rsidRPr="00972C7F" w:rsidRDefault="00704B3C" w:rsidP="00384142">
      <w:pPr>
        <w:spacing w:line="480" w:lineRule="auto"/>
        <w:contextualSpacing/>
        <w:jc w:val="both"/>
        <w:rPr>
          <w:rFonts w:eastAsiaTheme="minorEastAsia"/>
          <w:iCs/>
          <w:lang w:val="en-GB"/>
        </w:rPr>
      </w:pPr>
    </w:p>
    <w:p w14:paraId="3B030F21" w14:textId="7F68360F" w:rsidR="00704B3C" w:rsidRPr="00972C7F" w:rsidRDefault="00704B3C" w:rsidP="00384142">
      <w:pPr>
        <w:spacing w:line="480" w:lineRule="auto"/>
        <w:contextualSpacing/>
        <w:jc w:val="both"/>
        <w:rPr>
          <w:rFonts w:eastAsiaTheme="minorEastAsia"/>
          <w:iCs/>
          <w:lang w:val="en-GB"/>
        </w:rPr>
      </w:pPr>
    </w:p>
    <w:p w14:paraId="5BEECBD1" w14:textId="77777777" w:rsidR="00704B3C" w:rsidRPr="00972C7F" w:rsidRDefault="00704B3C" w:rsidP="00384142">
      <w:pPr>
        <w:spacing w:line="480" w:lineRule="auto"/>
        <w:contextualSpacing/>
        <w:jc w:val="both"/>
        <w:rPr>
          <w:rFonts w:eastAsiaTheme="minorEastAsia"/>
          <w:iCs/>
          <w:lang w:val="en-GB"/>
        </w:rPr>
      </w:pPr>
    </w:p>
    <w:p w14:paraId="5E40F6CE" w14:textId="77777777" w:rsidR="00940FD9" w:rsidRDefault="00940FD9" w:rsidP="00940FD9">
      <w:pPr>
        <w:spacing w:line="360" w:lineRule="auto"/>
        <w:contextualSpacing/>
        <w:jc w:val="both"/>
        <w:rPr>
          <w:rFonts w:cstheme="minorHAnsi"/>
          <w:b/>
          <w:bCs/>
          <w:i/>
          <w:iCs/>
        </w:rPr>
      </w:pPr>
      <w:r>
        <w:rPr>
          <w:rFonts w:cstheme="minorHAnsi"/>
          <w:b/>
          <w:bCs/>
          <w:i/>
          <w:iCs/>
          <w:noProof/>
          <w:lang w:eastAsia="sv-SE"/>
        </w:rPr>
        <w:lastRenderedPageBreak/>
        <w:drawing>
          <wp:inline distT="0" distB="0" distL="0" distR="0" wp14:anchorId="7BC630AD" wp14:editId="7D464CB6">
            <wp:extent cx="5731317" cy="3009014"/>
            <wp:effectExtent l="0" t="0" r="0" b="127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_env_exp.png"/>
                    <pic:cNvPicPr/>
                  </pic:nvPicPr>
                  <pic:blipFill rotWithShape="1">
                    <a:blip r:embed="rId22" cstate="print">
                      <a:extLst>
                        <a:ext uri="{28A0092B-C50C-407E-A947-70E740481C1C}">
                          <a14:useLocalDpi xmlns:a14="http://schemas.microsoft.com/office/drawing/2010/main" val="0"/>
                        </a:ext>
                      </a:extLst>
                    </a:blip>
                    <a:srcRect t="23374" b="24125"/>
                    <a:stretch/>
                  </pic:blipFill>
                  <pic:spPr bwMode="auto">
                    <a:xfrm>
                      <a:off x="0" y="0"/>
                      <a:ext cx="5731510" cy="3009115"/>
                    </a:xfrm>
                    <a:prstGeom prst="rect">
                      <a:avLst/>
                    </a:prstGeom>
                    <a:ln>
                      <a:noFill/>
                    </a:ln>
                    <a:extLst>
                      <a:ext uri="{53640926-AAD7-44D8-BBD7-CCE9431645EC}">
                        <a14:shadowObscured xmlns:a14="http://schemas.microsoft.com/office/drawing/2010/main"/>
                      </a:ext>
                    </a:extLst>
                  </pic:spPr>
                </pic:pic>
              </a:graphicData>
            </a:graphic>
          </wp:inline>
        </w:drawing>
      </w:r>
    </w:p>
    <w:p w14:paraId="7D493012" w14:textId="0682D1D6" w:rsidR="00940FD9" w:rsidRPr="004559BC" w:rsidRDefault="00940FD9" w:rsidP="00940FD9">
      <w:pPr>
        <w:spacing w:line="360" w:lineRule="auto"/>
        <w:contextualSpacing/>
        <w:jc w:val="both"/>
        <w:rPr>
          <w:rFonts w:cstheme="minorHAnsi"/>
          <w:i/>
          <w:iCs/>
          <w:lang w:val="en-GB"/>
        </w:rPr>
      </w:pPr>
      <w:commentRangeStart w:id="69"/>
      <w:commentRangeStart w:id="70"/>
      <w:r w:rsidRPr="00972C7F">
        <w:rPr>
          <w:rFonts w:cstheme="minorHAnsi"/>
          <w:b/>
          <w:bCs/>
          <w:i/>
          <w:iCs/>
          <w:lang w:val="en-GB"/>
        </w:rPr>
        <w:t xml:space="preserve">Fig. </w:t>
      </w:r>
      <w:commentRangeStart w:id="71"/>
      <w:commentRangeStart w:id="72"/>
      <w:r w:rsidRPr="004559BC">
        <w:rPr>
          <w:rFonts w:cstheme="minorHAnsi"/>
          <w:b/>
          <w:bCs/>
          <w:i/>
          <w:iCs/>
          <w:lang w:val="en-GB"/>
        </w:rPr>
        <w:t>7.</w:t>
      </w:r>
      <w:r w:rsidRPr="004559BC">
        <w:rPr>
          <w:rFonts w:cstheme="minorHAnsi"/>
          <w:i/>
          <w:iCs/>
          <w:lang w:val="en-GB"/>
        </w:rPr>
        <w:t xml:space="preserve"> </w:t>
      </w:r>
      <w:commentRangeEnd w:id="71"/>
      <w:r w:rsidR="002C5859" w:rsidRPr="005A518B">
        <w:rPr>
          <w:rStyle w:val="CommentReference"/>
        </w:rPr>
        <w:commentReference w:id="71"/>
      </w:r>
      <w:commentRangeEnd w:id="72"/>
      <w:r w:rsidR="005A518B" w:rsidRPr="004559BC">
        <w:rPr>
          <w:rFonts w:cstheme="minorHAnsi"/>
          <w:i/>
          <w:iCs/>
          <w:lang w:val="en-GB"/>
        </w:rPr>
        <w:t>Experimental temperatures</w:t>
      </w:r>
      <w:r w:rsidR="007D1467" w:rsidRPr="004559BC">
        <w:rPr>
          <w:rFonts w:cstheme="minorHAnsi"/>
          <w:i/>
          <w:iCs/>
          <w:lang w:val="en-GB"/>
        </w:rPr>
        <w:t xml:space="preserve"> (</w:t>
      </w:r>
      <w:r w:rsidR="00C41DFC" w:rsidRPr="004559BC">
        <w:rPr>
          <w:rFonts w:cstheme="minorHAnsi"/>
          <w:i/>
          <w:iCs/>
          <w:lang w:val="en-GB"/>
        </w:rPr>
        <w:t>grey</w:t>
      </w:r>
      <w:r w:rsidR="007D1467" w:rsidRPr="004559BC">
        <w:rPr>
          <w:rFonts w:cstheme="minorHAnsi"/>
          <w:i/>
          <w:iCs/>
          <w:lang w:val="en-GB"/>
        </w:rPr>
        <w:t>)</w:t>
      </w:r>
      <w:r w:rsidR="005A518B" w:rsidRPr="004559BC">
        <w:rPr>
          <w:rFonts w:cstheme="minorHAnsi"/>
          <w:i/>
          <w:iCs/>
          <w:lang w:val="en-GB"/>
        </w:rPr>
        <w:t xml:space="preserve"> overlap environmental </w:t>
      </w:r>
      <w:r w:rsidR="007D1467" w:rsidRPr="004559BC">
        <w:rPr>
          <w:rFonts w:cstheme="minorHAnsi"/>
          <w:i/>
          <w:iCs/>
          <w:lang w:val="en-GB"/>
        </w:rPr>
        <w:t xml:space="preserve">temperatures (green) and </w:t>
      </w:r>
      <w:r w:rsidR="005A518B" w:rsidRPr="004559BC">
        <w:rPr>
          <w:rFonts w:cstheme="minorHAnsi"/>
          <w:i/>
          <w:iCs/>
          <w:lang w:val="en-GB"/>
        </w:rPr>
        <w:t xml:space="preserve">optimum </w:t>
      </w:r>
      <w:r w:rsidR="007D1467" w:rsidRPr="004559BC">
        <w:rPr>
          <w:rFonts w:cstheme="minorHAnsi"/>
          <w:i/>
          <w:iCs/>
          <w:lang w:val="en-GB"/>
        </w:rPr>
        <w:t xml:space="preserve">growth temperatures (orange) are </w:t>
      </w:r>
      <w:r w:rsidR="005A518B" w:rsidRPr="004559BC">
        <w:rPr>
          <w:rFonts w:cstheme="minorHAnsi"/>
          <w:i/>
          <w:iCs/>
          <w:lang w:val="en-GB"/>
        </w:rPr>
        <w:t xml:space="preserve">typically at the upper end or above the environmental range. </w:t>
      </w:r>
      <w:r w:rsidR="003A59D4" w:rsidRPr="005A518B">
        <w:rPr>
          <w:rStyle w:val="CommentReference"/>
        </w:rPr>
        <w:commentReference w:id="72"/>
      </w:r>
      <w:commentRangeEnd w:id="69"/>
      <w:r w:rsidR="007907BC">
        <w:rPr>
          <w:rStyle w:val="CommentReference"/>
        </w:rPr>
        <w:commentReference w:id="69"/>
      </w:r>
      <w:commentRangeEnd w:id="70"/>
      <w:r w:rsidR="009D113B">
        <w:rPr>
          <w:rStyle w:val="CommentReference"/>
        </w:rPr>
        <w:commentReference w:id="70"/>
      </w:r>
      <w:r w:rsidRPr="004559BC">
        <w:rPr>
          <w:rFonts w:cstheme="minorHAnsi"/>
          <w:i/>
          <w:iCs/>
          <w:lang w:val="en-GB"/>
        </w:rPr>
        <w:t xml:space="preserve">Vertical green lines show the minimum and maximum environmental </w:t>
      </w:r>
      <w:commentRangeStart w:id="73"/>
      <w:commentRangeStart w:id="74"/>
      <w:r w:rsidRPr="004559BC">
        <w:rPr>
          <w:rFonts w:cstheme="minorHAnsi"/>
          <w:i/>
          <w:iCs/>
          <w:lang w:val="en-GB"/>
        </w:rPr>
        <w:t xml:space="preserve">temperature based on either temperature in distribution range (triangles) or modelled distribution maps (circles), both taken from </w:t>
      </w:r>
      <w:proofErr w:type="spellStart"/>
      <w:r w:rsidRPr="004559BC">
        <w:rPr>
          <w:rFonts w:cstheme="minorHAnsi"/>
          <w:i/>
          <w:iCs/>
          <w:lang w:val="en-GB"/>
        </w:rPr>
        <w:t>FishBase</w:t>
      </w:r>
      <w:commentRangeEnd w:id="73"/>
      <w:proofErr w:type="spellEnd"/>
      <w:r w:rsidR="007907BC">
        <w:rPr>
          <w:rStyle w:val="CommentReference"/>
        </w:rPr>
        <w:commentReference w:id="73"/>
      </w:r>
      <w:commentRangeEnd w:id="74"/>
      <w:r w:rsidR="005A518B">
        <w:rPr>
          <w:rStyle w:val="CommentReference"/>
        </w:rPr>
        <w:commentReference w:id="74"/>
      </w:r>
      <w:r w:rsidRPr="004559BC">
        <w:rPr>
          <w:rFonts w:cstheme="minorHAnsi"/>
          <w:i/>
          <w:iCs/>
          <w:lang w:val="en-GB"/>
        </w:rPr>
        <w:t xml:space="preserve">, and green points show the midpoint. </w:t>
      </w:r>
      <w:r w:rsidR="00BD6176" w:rsidRPr="004559BC">
        <w:rPr>
          <w:rFonts w:cstheme="minorHAnsi"/>
          <w:i/>
          <w:iCs/>
          <w:lang w:val="en-GB"/>
        </w:rPr>
        <w:t>T</w:t>
      </w:r>
      <w:commentRangeStart w:id="75"/>
      <w:commentRangeStart w:id="76"/>
      <w:r w:rsidRPr="004559BC">
        <w:rPr>
          <w:rFonts w:cstheme="minorHAnsi"/>
          <w:i/>
          <w:iCs/>
          <w:lang w:val="en-GB"/>
        </w:rPr>
        <w:t xml:space="preserve">he optimum </w:t>
      </w:r>
      <w:r w:rsidR="00BD6176" w:rsidRPr="004559BC">
        <w:rPr>
          <w:rFonts w:cstheme="minorHAnsi"/>
          <w:i/>
          <w:iCs/>
          <w:lang w:val="en-GB"/>
        </w:rPr>
        <w:t xml:space="preserve">growth </w:t>
      </w:r>
      <w:r w:rsidRPr="004559BC">
        <w:rPr>
          <w:rFonts w:cstheme="minorHAnsi"/>
          <w:i/>
          <w:iCs/>
          <w:lang w:val="en-GB"/>
        </w:rPr>
        <w:t xml:space="preserve">temperatures </w:t>
      </w:r>
      <w:r w:rsidR="006E6DD7" w:rsidRPr="004559BC">
        <w:rPr>
          <w:rFonts w:cstheme="minorHAnsi"/>
          <w:i/>
          <w:iCs/>
          <w:lang w:val="en-GB"/>
        </w:rPr>
        <w:t xml:space="preserve">are depicted </w:t>
      </w:r>
      <w:r w:rsidRPr="004559BC">
        <w:rPr>
          <w:rFonts w:cstheme="minorHAnsi"/>
          <w:i/>
          <w:iCs/>
          <w:lang w:val="en-GB"/>
        </w:rPr>
        <w:t>for all size-classes per species, where the circle size is proportional to number of observations at that temperature</w:t>
      </w:r>
      <w:commentRangeEnd w:id="75"/>
      <w:r w:rsidR="003A59D4">
        <w:rPr>
          <w:rStyle w:val="CommentReference"/>
        </w:rPr>
        <w:commentReference w:id="75"/>
      </w:r>
      <w:commentRangeEnd w:id="76"/>
      <w:r w:rsidR="00674A47">
        <w:rPr>
          <w:rStyle w:val="CommentReference"/>
        </w:rPr>
        <w:commentReference w:id="76"/>
      </w:r>
      <w:r w:rsidRPr="004559BC">
        <w:rPr>
          <w:rFonts w:cstheme="minorHAnsi"/>
          <w:i/>
          <w:iCs/>
          <w:lang w:val="en-GB"/>
        </w:rPr>
        <w:t>. The average distance between environmental mid-point temperature and mean optimum temperature (per species) is 6.5</w:t>
      </w:r>
      <m:oMath>
        <m:r>
          <w:rPr>
            <w:rFonts w:ascii="Cambria Math" w:hAnsi="Cambria Math" w:cstheme="minorHAnsi"/>
            <w:lang w:val="en-GB"/>
          </w:rPr>
          <m:t>℃</m:t>
        </m:r>
      </m:oMath>
      <w:r w:rsidR="00B04587" w:rsidRPr="004559BC">
        <w:rPr>
          <w:rFonts w:eastAsiaTheme="minorEastAsia" w:cstheme="minorHAnsi"/>
          <w:i/>
          <w:iCs/>
          <w:lang w:val="en-GB"/>
        </w:rPr>
        <w:t xml:space="preserve"> with a standard deviation of </w:t>
      </w:r>
      <w:r w:rsidRPr="004559BC">
        <w:rPr>
          <w:rFonts w:eastAsiaTheme="minorEastAsia" w:cstheme="minorHAnsi"/>
          <w:i/>
          <w:iCs/>
          <w:lang w:val="en-GB"/>
        </w:rPr>
        <w:t>2.6</w:t>
      </w:r>
      <w:commentRangeStart w:id="77"/>
      <w:r w:rsidR="00B04587" w:rsidRPr="004559BC">
        <w:rPr>
          <w:rFonts w:eastAsiaTheme="minorEastAsia" w:cstheme="minorHAnsi"/>
          <w:i/>
          <w:iCs/>
          <w:lang w:val="en-GB"/>
        </w:rPr>
        <w:t>.</w:t>
      </w:r>
      <w:commentRangeEnd w:id="77"/>
      <w:r w:rsidR="00232FB6">
        <w:rPr>
          <w:rStyle w:val="CommentReference"/>
        </w:rPr>
        <w:commentReference w:id="77"/>
      </w:r>
    </w:p>
    <w:p w14:paraId="13902725" w14:textId="1C3A8545" w:rsidR="0098306D" w:rsidRPr="00972C7F" w:rsidRDefault="0098306D" w:rsidP="00384142">
      <w:pPr>
        <w:spacing w:line="480" w:lineRule="auto"/>
        <w:contextualSpacing/>
        <w:jc w:val="both"/>
        <w:rPr>
          <w:rFonts w:eastAsiaTheme="minorEastAsia"/>
          <w:iCs/>
          <w:lang w:val="en-GB"/>
        </w:rPr>
      </w:pPr>
    </w:p>
    <w:p w14:paraId="0C175ED8" w14:textId="779E2F79" w:rsidR="0098306D" w:rsidRPr="00972C7F" w:rsidRDefault="0098306D" w:rsidP="00384142">
      <w:pPr>
        <w:spacing w:line="480" w:lineRule="auto"/>
        <w:contextualSpacing/>
        <w:jc w:val="both"/>
        <w:rPr>
          <w:rFonts w:eastAsiaTheme="minorEastAsia"/>
          <w:iCs/>
          <w:lang w:val="en-GB"/>
        </w:rPr>
      </w:pPr>
    </w:p>
    <w:p w14:paraId="0A903F34" w14:textId="5AD5664F" w:rsidR="0098306D" w:rsidRPr="00972C7F" w:rsidRDefault="0098306D" w:rsidP="00384142">
      <w:pPr>
        <w:spacing w:line="480" w:lineRule="auto"/>
        <w:contextualSpacing/>
        <w:jc w:val="both"/>
        <w:rPr>
          <w:rFonts w:eastAsiaTheme="minorEastAsia"/>
          <w:iCs/>
          <w:lang w:val="en-GB"/>
        </w:rPr>
      </w:pPr>
    </w:p>
    <w:p w14:paraId="47C2DC49" w14:textId="1989B277" w:rsidR="0098306D" w:rsidRPr="00972C7F" w:rsidRDefault="0098306D" w:rsidP="00393A74">
      <w:pPr>
        <w:spacing w:line="480" w:lineRule="auto"/>
        <w:contextualSpacing/>
        <w:jc w:val="right"/>
        <w:rPr>
          <w:rFonts w:eastAsiaTheme="minorEastAsia"/>
          <w:iCs/>
          <w:lang w:val="en-GB"/>
        </w:rPr>
      </w:pPr>
    </w:p>
    <w:p w14:paraId="52903FD1" w14:textId="02ED24CC" w:rsidR="0098306D" w:rsidRPr="00972C7F" w:rsidRDefault="0098306D" w:rsidP="00393A74">
      <w:pPr>
        <w:spacing w:line="480" w:lineRule="auto"/>
        <w:contextualSpacing/>
        <w:jc w:val="right"/>
        <w:rPr>
          <w:rFonts w:eastAsiaTheme="minorEastAsia"/>
          <w:iCs/>
          <w:lang w:val="en-GB"/>
        </w:rPr>
      </w:pPr>
    </w:p>
    <w:p w14:paraId="5EA960DA" w14:textId="5015F700" w:rsidR="0098306D" w:rsidRPr="00972C7F" w:rsidRDefault="0098306D" w:rsidP="00393A74">
      <w:pPr>
        <w:spacing w:line="480" w:lineRule="auto"/>
        <w:contextualSpacing/>
        <w:jc w:val="right"/>
        <w:rPr>
          <w:rFonts w:eastAsiaTheme="minorEastAsia"/>
          <w:iCs/>
          <w:lang w:val="en-GB"/>
        </w:rPr>
      </w:pPr>
    </w:p>
    <w:p w14:paraId="75B19031" w14:textId="37F5A143" w:rsidR="002A00A1" w:rsidRPr="00972C7F" w:rsidRDefault="002A00A1" w:rsidP="00393A74">
      <w:pPr>
        <w:spacing w:line="480" w:lineRule="auto"/>
        <w:contextualSpacing/>
        <w:jc w:val="right"/>
        <w:rPr>
          <w:rFonts w:eastAsiaTheme="minorEastAsia"/>
          <w:iCs/>
          <w:lang w:val="en-GB"/>
        </w:rPr>
      </w:pPr>
    </w:p>
    <w:p w14:paraId="65384BBF" w14:textId="3BBED85F" w:rsidR="002A00A1" w:rsidRPr="00972C7F" w:rsidRDefault="002A00A1" w:rsidP="00393A74">
      <w:pPr>
        <w:spacing w:line="480" w:lineRule="auto"/>
        <w:contextualSpacing/>
        <w:jc w:val="right"/>
        <w:rPr>
          <w:rFonts w:eastAsiaTheme="minorEastAsia"/>
          <w:iCs/>
          <w:lang w:val="en-GB"/>
        </w:rPr>
      </w:pPr>
    </w:p>
    <w:p w14:paraId="237F8343" w14:textId="77777777" w:rsidR="002A00A1" w:rsidRPr="00972C7F" w:rsidRDefault="002A00A1" w:rsidP="00393A74">
      <w:pPr>
        <w:spacing w:line="480" w:lineRule="auto"/>
        <w:contextualSpacing/>
        <w:jc w:val="right"/>
        <w:rPr>
          <w:rFonts w:eastAsiaTheme="minorEastAsia"/>
          <w:iCs/>
          <w:lang w:val="en-GB"/>
        </w:rPr>
      </w:pPr>
    </w:p>
    <w:p w14:paraId="3D87D80C" w14:textId="1F78077F" w:rsidR="0098306D" w:rsidRPr="00972C7F" w:rsidRDefault="0098306D" w:rsidP="00393A74">
      <w:pPr>
        <w:spacing w:line="480" w:lineRule="auto"/>
        <w:contextualSpacing/>
        <w:jc w:val="right"/>
        <w:rPr>
          <w:rFonts w:eastAsiaTheme="minorEastAsia"/>
          <w:iCs/>
          <w:lang w:val="en-GB"/>
        </w:rPr>
      </w:pPr>
    </w:p>
    <w:p w14:paraId="02FC7410" w14:textId="1EAB493E" w:rsidR="00F53EDC" w:rsidRPr="00972C7F" w:rsidRDefault="00F53EDC" w:rsidP="002E3379">
      <w:pPr>
        <w:spacing w:line="480" w:lineRule="auto"/>
        <w:contextualSpacing/>
        <w:jc w:val="both"/>
        <w:rPr>
          <w:rFonts w:cstheme="minorHAnsi"/>
          <w:b/>
          <w:lang w:val="en-GB"/>
        </w:rPr>
      </w:pPr>
      <w:r w:rsidRPr="00972C7F">
        <w:rPr>
          <w:rFonts w:cstheme="minorHAnsi"/>
          <w:b/>
          <w:lang w:val="en-GB"/>
        </w:rPr>
        <w:lastRenderedPageBreak/>
        <w:t>Discussion</w:t>
      </w:r>
    </w:p>
    <w:p w14:paraId="5AE8B891" w14:textId="103338E4" w:rsidR="00757772" w:rsidRPr="00972C7F" w:rsidRDefault="008757AA" w:rsidP="003D5FB9">
      <w:pPr>
        <w:spacing w:line="480" w:lineRule="auto"/>
        <w:contextualSpacing/>
        <w:jc w:val="both"/>
        <w:rPr>
          <w:rFonts w:eastAsiaTheme="minorEastAsia" w:cstheme="minorHAnsi"/>
          <w:lang w:val="en-GB"/>
        </w:rPr>
      </w:pPr>
      <w:r w:rsidRPr="00972C7F">
        <w:rPr>
          <w:rFonts w:eastAsiaTheme="minorEastAsia" w:cstheme="minorHAnsi"/>
          <w:lang w:val="en-GB"/>
        </w:rPr>
        <w:t>I</w:t>
      </w:r>
      <w:r w:rsidR="0005535E" w:rsidRPr="00972C7F">
        <w:rPr>
          <w:rFonts w:eastAsiaTheme="minorEastAsia" w:cstheme="minorHAnsi"/>
          <w:lang w:val="en-GB"/>
        </w:rPr>
        <w:t>ndividual growth, consumption and metaboli</w:t>
      </w:r>
      <w:r w:rsidR="00BD7D6F">
        <w:rPr>
          <w:rFonts w:eastAsiaTheme="minorEastAsia" w:cstheme="minorHAnsi"/>
          <w:lang w:val="en-GB"/>
        </w:rPr>
        <w:t>sm</w:t>
      </w:r>
      <w:r w:rsidR="008E4195" w:rsidRPr="00972C7F">
        <w:rPr>
          <w:rFonts w:eastAsiaTheme="minorEastAsia" w:cstheme="minorHAnsi"/>
          <w:lang w:val="en-GB"/>
        </w:rPr>
        <w:t xml:space="preserve"> represent fundamental processes in ecology</w:t>
      </w:r>
      <w:r w:rsidR="006D3502" w:rsidRPr="00972C7F">
        <w:rPr>
          <w:rFonts w:eastAsiaTheme="minorEastAsia" w:cstheme="minorHAnsi"/>
          <w:lang w:val="en-GB"/>
        </w:rPr>
        <w:t xml:space="preserve">, and </w:t>
      </w:r>
      <w:r w:rsidR="005B6569" w:rsidRPr="00972C7F">
        <w:rPr>
          <w:rFonts w:eastAsiaTheme="minorEastAsia" w:cstheme="minorHAnsi"/>
          <w:lang w:val="en-GB"/>
        </w:rPr>
        <w:t xml:space="preserve">their </w:t>
      </w:r>
      <w:r w:rsidR="007C3469" w:rsidRPr="00972C7F">
        <w:rPr>
          <w:rFonts w:eastAsiaTheme="minorEastAsia" w:cstheme="minorHAnsi"/>
          <w:lang w:val="en-GB"/>
        </w:rPr>
        <w:t xml:space="preserve">scaling with </w:t>
      </w:r>
      <w:r w:rsidR="005B6569" w:rsidRPr="00972C7F">
        <w:rPr>
          <w:rFonts w:eastAsiaTheme="minorEastAsia" w:cstheme="minorHAnsi"/>
          <w:lang w:val="en-GB"/>
        </w:rPr>
        <w:t xml:space="preserve">body </w:t>
      </w:r>
      <w:r w:rsidR="00256148" w:rsidRPr="00972C7F">
        <w:rPr>
          <w:rFonts w:eastAsiaTheme="minorEastAsia" w:cstheme="minorHAnsi"/>
          <w:lang w:val="en-GB"/>
        </w:rPr>
        <w:t>mass and temperature</w:t>
      </w:r>
      <w:r w:rsidR="00462EEE" w:rsidRPr="00972C7F">
        <w:rPr>
          <w:rFonts w:eastAsiaTheme="minorEastAsia" w:cstheme="minorHAnsi"/>
          <w:lang w:val="en-GB"/>
        </w:rPr>
        <w:t xml:space="preserve"> is used to predict the effects of warming </w:t>
      </w:r>
      <w:r w:rsidR="008B643C" w:rsidRPr="00972C7F">
        <w:rPr>
          <w:rFonts w:eastAsiaTheme="minorEastAsia" w:cstheme="minorHAnsi"/>
          <w:lang w:val="en-GB"/>
        </w:rPr>
        <w:t xml:space="preserve">on </w:t>
      </w:r>
      <w:r w:rsidR="006C0311" w:rsidRPr="00972C7F">
        <w:rPr>
          <w:rFonts w:eastAsiaTheme="minorEastAsia" w:cstheme="minorHAnsi"/>
          <w:lang w:val="en-GB"/>
        </w:rPr>
        <w:t>indi</w:t>
      </w:r>
      <w:r w:rsidR="00641D73" w:rsidRPr="00972C7F">
        <w:rPr>
          <w:rFonts w:eastAsiaTheme="minorEastAsia" w:cstheme="minorHAnsi"/>
          <w:lang w:val="en-GB"/>
        </w:rPr>
        <w:t>vidual growth</w:t>
      </w:r>
      <w:r w:rsidR="00455E63">
        <w:rPr>
          <w:rFonts w:eastAsiaTheme="minorEastAsia" w:cstheme="minorHAnsi"/>
          <w:lang w:val="en-GB"/>
        </w:rPr>
        <w:t>,</w:t>
      </w:r>
      <w:r w:rsidR="004530A8">
        <w:rPr>
          <w:rFonts w:eastAsiaTheme="minorEastAsia" w:cstheme="minorHAnsi"/>
          <w:lang w:val="en-GB"/>
        </w:rPr>
        <w:t xml:space="preserve"> body size</w:t>
      </w:r>
      <w:r w:rsidR="00E646EF" w:rsidRPr="00972C7F">
        <w:rPr>
          <w:rFonts w:eastAsiaTheme="minorEastAsia" w:cstheme="minorHAnsi"/>
          <w:lang w:val="en-GB"/>
        </w:rPr>
        <w:t xml:space="preserve">, </w:t>
      </w:r>
      <w:r w:rsidR="00455E63">
        <w:rPr>
          <w:rFonts w:eastAsiaTheme="minorEastAsia" w:cstheme="minorHAnsi"/>
          <w:lang w:val="en-GB"/>
        </w:rPr>
        <w:t xml:space="preserve">and </w:t>
      </w:r>
      <w:r w:rsidR="00E646EF" w:rsidRPr="00972C7F">
        <w:rPr>
          <w:rFonts w:eastAsiaTheme="minorEastAsia" w:cstheme="minorHAnsi"/>
          <w:lang w:val="en-GB"/>
        </w:rPr>
        <w:t>population and community dynamics using mechanistic models</w:t>
      </w:r>
      <w:r w:rsidR="00787B01" w:rsidRPr="00972C7F">
        <w:rPr>
          <w:rFonts w:eastAsiaTheme="minorEastAsia" w:cstheme="minorHAnsi"/>
          <w:lang w:val="en-GB"/>
        </w:rPr>
        <w:t xml:space="preserve"> </w:t>
      </w:r>
      <w:r w:rsidR="00862F0C">
        <w:rPr>
          <w:rFonts w:eastAsiaTheme="minorEastAsia" w:cstheme="minorHAnsi"/>
        </w:rPr>
        <w:fldChar w:fldCharType="begin"/>
      </w:r>
      <w:r w:rsidR="008D35D5">
        <w:rPr>
          <w:rFonts w:eastAsiaTheme="minorEastAsia" w:cstheme="minorHAnsi"/>
          <w:lang w:val="en-GB"/>
        </w:rPr>
        <w:instrText xml:space="preserve"> ADDIN ZOTERO_ITEM CSL_CITATION {"citationID":"NlLLAwsu","properties":{"formattedCitation":"(Vasseur &amp; McCann 2005; Rall {\\i{}et al.} 2010; Cheung {\\i{}et al.} 2013)","plainCitation":"(Vasseur &amp; McCann 2005; Rall et al. 2010; Cheung et al. 2013)","noteIndex":0},"citationItems":[{"id":728,"uris":["http://zotero.org/users/6116610/items/3SH8GYG3"],"uri":["http://zotero.org/users/6116610/items/3SH8GYG3"],"itemData":{"id":728,"type":"article-journal","container-title":"The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S"}],"issued":{"date-parts":[["2005"]]}}},{"id":"iQDEqMkn/4Gx6Blou","uris":["http://zotero.org/users/6116610/items/2BTE2RDI"],"uri":["http://zotero.org/users/6116610/items/2BTE2RDI"],"itemData":{"id":219,"type":"article-journal","container-title":"Global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862F0C">
        <w:rPr>
          <w:rFonts w:eastAsiaTheme="minorEastAsia" w:cstheme="minorHAnsi"/>
        </w:rPr>
        <w:fldChar w:fldCharType="separate"/>
      </w:r>
      <w:r w:rsidR="0044238B" w:rsidRPr="0044238B">
        <w:rPr>
          <w:lang w:val="en-GB"/>
        </w:rPr>
        <w:t xml:space="preserve">(Vasseur &amp; McCann 2005; Rall </w:t>
      </w:r>
      <w:r w:rsidR="0044238B" w:rsidRPr="0044238B">
        <w:rPr>
          <w:i/>
          <w:iCs/>
          <w:lang w:val="en-GB"/>
        </w:rPr>
        <w:t>et al.</w:t>
      </w:r>
      <w:r w:rsidR="0044238B" w:rsidRPr="0044238B">
        <w:rPr>
          <w:lang w:val="en-GB"/>
        </w:rPr>
        <w:t xml:space="preserve"> 2010; Cheung </w:t>
      </w:r>
      <w:r w:rsidR="0044238B" w:rsidRPr="0044238B">
        <w:rPr>
          <w:i/>
          <w:iCs/>
          <w:lang w:val="en-GB"/>
        </w:rPr>
        <w:t>et al.</w:t>
      </w:r>
      <w:r w:rsidR="0044238B" w:rsidRPr="0044238B">
        <w:rPr>
          <w:lang w:val="en-GB"/>
        </w:rPr>
        <w:t xml:space="preserve"> 2013)</w:t>
      </w:r>
      <w:r w:rsidR="00862F0C">
        <w:rPr>
          <w:rFonts w:eastAsiaTheme="minorEastAsia" w:cstheme="minorHAnsi"/>
        </w:rPr>
        <w:fldChar w:fldCharType="end"/>
      </w:r>
      <w:r w:rsidR="00E646EF" w:rsidRPr="00972C7F">
        <w:rPr>
          <w:rFonts w:eastAsiaTheme="minorEastAsia" w:cstheme="minorHAnsi"/>
          <w:lang w:val="en-GB"/>
        </w:rPr>
        <w:t xml:space="preserve">. </w:t>
      </w:r>
      <w:r w:rsidR="00B35BE5" w:rsidRPr="00972C7F">
        <w:rPr>
          <w:rFonts w:eastAsiaTheme="minorEastAsia" w:cstheme="minorHAnsi"/>
          <w:lang w:val="en-GB"/>
        </w:rPr>
        <w:t>R</w:t>
      </w:r>
      <w:r w:rsidR="00471109" w:rsidRPr="00972C7F">
        <w:rPr>
          <w:rFonts w:eastAsiaTheme="minorEastAsia" w:cstheme="minorHAnsi"/>
          <w:lang w:val="en-GB"/>
        </w:rPr>
        <w:t xml:space="preserve">elationships </w:t>
      </w:r>
      <w:r w:rsidR="00E0273B" w:rsidRPr="00972C7F">
        <w:rPr>
          <w:rFonts w:eastAsiaTheme="minorEastAsia" w:cstheme="minorHAnsi"/>
          <w:lang w:val="en-GB"/>
        </w:rPr>
        <w:t xml:space="preserve">of how </w:t>
      </w:r>
      <w:r w:rsidR="00B35BE5" w:rsidRPr="00972C7F">
        <w:rPr>
          <w:rFonts w:eastAsiaTheme="minorEastAsia" w:cstheme="minorHAnsi"/>
          <w:lang w:val="en-GB"/>
        </w:rPr>
        <w:t xml:space="preserve">biological </w:t>
      </w:r>
      <w:r w:rsidR="00E0273B" w:rsidRPr="00972C7F">
        <w:rPr>
          <w:rFonts w:eastAsiaTheme="minorEastAsia" w:cstheme="minorHAnsi"/>
          <w:lang w:val="en-GB"/>
        </w:rPr>
        <w:t xml:space="preserve">rates scale with temperature and/or mass </w:t>
      </w:r>
      <w:r w:rsidR="00B35BE5" w:rsidRPr="00972C7F">
        <w:rPr>
          <w:rFonts w:eastAsiaTheme="minorEastAsia" w:cstheme="minorHAnsi"/>
          <w:lang w:val="en-GB"/>
        </w:rPr>
        <w:t xml:space="preserve">are commonly inferred </w:t>
      </w:r>
      <w:r w:rsidR="00471109" w:rsidRPr="00972C7F">
        <w:rPr>
          <w:rFonts w:eastAsiaTheme="minorEastAsia" w:cstheme="minorHAnsi"/>
          <w:lang w:val="en-GB"/>
        </w:rPr>
        <w:t xml:space="preserve">from </w:t>
      </w:r>
      <w:r w:rsidR="00B00A9A" w:rsidRPr="00972C7F">
        <w:rPr>
          <w:rFonts w:eastAsiaTheme="minorEastAsia" w:cstheme="minorHAnsi"/>
          <w:lang w:val="en-GB"/>
        </w:rPr>
        <w:t>either</w:t>
      </w:r>
      <w:r w:rsidR="009C0F28" w:rsidRPr="00972C7F">
        <w:rPr>
          <w:rFonts w:eastAsiaTheme="minorEastAsia" w:cstheme="minorHAnsi"/>
          <w:lang w:val="en-GB"/>
        </w:rPr>
        <w:t xml:space="preserve"> meta-</w:t>
      </w:r>
      <w:r w:rsidR="00C735C2" w:rsidRPr="00972C7F">
        <w:rPr>
          <w:rFonts w:eastAsiaTheme="minorEastAsia" w:cstheme="minorHAnsi"/>
          <w:lang w:val="en-GB"/>
        </w:rPr>
        <w:t>analysis</w:t>
      </w:r>
      <w:r w:rsidR="009C0F28" w:rsidRPr="00972C7F">
        <w:rPr>
          <w:rFonts w:eastAsiaTheme="minorEastAsia" w:cstheme="minorHAnsi"/>
          <w:lang w:val="en-GB"/>
        </w:rPr>
        <w:t xml:space="preserve"> of</w:t>
      </w:r>
      <w:r w:rsidR="00B00A9A" w:rsidRPr="00972C7F">
        <w:rPr>
          <w:rFonts w:eastAsiaTheme="minorEastAsia" w:cstheme="minorHAnsi"/>
          <w:lang w:val="en-GB"/>
        </w:rPr>
        <w:t xml:space="preserve"> </w:t>
      </w:r>
      <w:r w:rsidR="00CD1F98" w:rsidRPr="00972C7F">
        <w:rPr>
          <w:rFonts w:eastAsiaTheme="minorEastAsia" w:cstheme="minorHAnsi"/>
          <w:lang w:val="en-GB"/>
        </w:rPr>
        <w:t>single-species studies</w:t>
      </w:r>
      <w:r w:rsidR="00634861" w:rsidRPr="004559BC">
        <w:rPr>
          <w:rFonts w:eastAsiaTheme="minorEastAsia" w:cstheme="minorHAnsi"/>
          <w:lang w:val="en-GB"/>
        </w:rPr>
        <w:t xml:space="preserve"> </w:t>
      </w:r>
      <w:r w:rsidR="00634861">
        <w:rPr>
          <w:rFonts w:eastAsiaTheme="minorEastAsia" w:cstheme="minorHAnsi"/>
        </w:rPr>
        <w:fldChar w:fldCharType="begin"/>
      </w:r>
      <w:r w:rsidR="00592C85" w:rsidRPr="004559BC">
        <w:rPr>
          <w:rFonts w:eastAsiaTheme="minorEastAsia" w:cstheme="minorHAnsi"/>
          <w:lang w:val="en-GB"/>
        </w:rPr>
        <w:instrText xml:space="preserve"> ADDIN ZOTERO_ITEM CSL_CITATION {"citationID":"a1ur1oat3bq","properties":{"formattedCitation":"(Glazier 2005)","plainCitation":"(Glazier 2005)","noteIndex":0},"citationItems":[{"id":201,"uris":["http://zotero.org/users/6116610/items/N9ER7BYE"],"uri":["http://zotero.org/users/6116610/items/N9ER7BYE"],"itemData":{"id":201,"type":"article-journal","abstract":"In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w:instrText>
      </w:r>
      <w:r w:rsidR="00592C85">
        <w:rPr>
          <w:rFonts w:eastAsiaTheme="minorEastAsia" w:cstheme="minorHAnsi"/>
        </w:rPr>
        <w:instrText xml:space="preserve">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w:instrText>
      </w:r>
      <w:r w:rsidR="00592C85" w:rsidRPr="004559BC">
        <w:rPr>
          <w:rFonts w:eastAsiaTheme="minorEastAsia" w:cstheme="minorHAnsi"/>
          <w:lang w:val="en-GB"/>
        </w:rPr>
        <w:instrText xml:space="preserv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00634861">
        <w:rPr>
          <w:rFonts w:eastAsiaTheme="minorEastAsia" w:cstheme="minorHAnsi"/>
        </w:rPr>
        <w:fldChar w:fldCharType="separate"/>
      </w:r>
      <w:r w:rsidR="00592C85" w:rsidRPr="00592C85">
        <w:rPr>
          <w:rFonts w:ascii="Times New Roman" w:cs="Times New Roman"/>
          <w:lang w:val="en-GB"/>
        </w:rPr>
        <w:t>(Glazier 2005)</w:t>
      </w:r>
      <w:r w:rsidR="00634861">
        <w:rPr>
          <w:rFonts w:eastAsiaTheme="minorEastAsia" w:cstheme="minorHAnsi"/>
        </w:rPr>
        <w:fldChar w:fldCharType="end"/>
      </w:r>
      <w:r w:rsidR="00CD1F98" w:rsidRPr="008F2458">
        <w:rPr>
          <w:rFonts w:eastAsiaTheme="minorEastAsia" w:cstheme="minorHAnsi"/>
          <w:lang w:val="en-GB"/>
        </w:rPr>
        <w:t xml:space="preserve"> </w:t>
      </w:r>
      <w:r w:rsidR="005B4852" w:rsidRPr="008F2458">
        <w:rPr>
          <w:rFonts w:eastAsiaTheme="minorEastAsia" w:cstheme="minorHAnsi"/>
          <w:lang w:val="en-GB"/>
        </w:rPr>
        <w:t xml:space="preserve">or </w:t>
      </w:r>
      <w:r w:rsidR="00473983" w:rsidRPr="008F2458">
        <w:rPr>
          <w:rFonts w:eastAsiaTheme="minorEastAsia" w:cstheme="minorHAnsi"/>
          <w:lang w:val="en-GB"/>
        </w:rPr>
        <w:t>interspecific relationship</w:t>
      </w:r>
      <w:r w:rsidR="00E0273B" w:rsidRPr="008F2458">
        <w:rPr>
          <w:rFonts w:eastAsiaTheme="minorEastAsia" w:cstheme="minorHAnsi"/>
          <w:lang w:val="en-GB"/>
        </w:rPr>
        <w:t>s</w:t>
      </w:r>
      <w:r w:rsidR="004530A8">
        <w:rPr>
          <w:rFonts w:eastAsiaTheme="minorEastAsia" w:cstheme="minorHAnsi"/>
          <w:lang w:val="en-GB"/>
        </w:rPr>
        <w:t xml:space="preserve"> </w:t>
      </w:r>
      <w:r w:rsidR="004530A8">
        <w:rPr>
          <w:rFonts w:eastAsiaTheme="minorEastAsia" w:cstheme="minorHAnsi"/>
          <w:lang w:val="en-GB"/>
        </w:rPr>
        <w:fldChar w:fldCharType="begin"/>
      </w:r>
      <w:r w:rsidR="009D6C25">
        <w:rPr>
          <w:rFonts w:eastAsiaTheme="minorEastAsia" w:cstheme="minorHAnsi"/>
          <w:lang w:val="en-GB"/>
        </w:rPr>
        <w:instrText xml:space="preserve"> ADDIN ZOTERO_ITEM CSL_CITATION {"citationID":"a1avsb9180t","properties":{"formattedCitation":"(Brown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4530A8">
        <w:rPr>
          <w:rFonts w:eastAsiaTheme="minorEastAsia" w:cstheme="minorHAnsi"/>
          <w:lang w:val="en-GB"/>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w:t>
      </w:r>
      <w:r w:rsidR="004530A8">
        <w:rPr>
          <w:rFonts w:eastAsiaTheme="minorEastAsia" w:cstheme="minorHAnsi"/>
          <w:lang w:val="en-GB"/>
        </w:rPr>
        <w:fldChar w:fldCharType="end"/>
      </w:r>
      <w:r w:rsidR="00706253" w:rsidRPr="008F2458">
        <w:rPr>
          <w:rFonts w:eastAsiaTheme="minorEastAsia" w:cstheme="minorHAnsi"/>
          <w:lang w:val="en-GB"/>
        </w:rPr>
        <w:t xml:space="preserve">. </w:t>
      </w:r>
      <w:r w:rsidR="00706253" w:rsidRPr="00972C7F">
        <w:rPr>
          <w:rFonts w:eastAsiaTheme="minorEastAsia" w:cstheme="minorHAnsi"/>
          <w:lang w:val="en-GB"/>
        </w:rPr>
        <w:t>H</w:t>
      </w:r>
      <w:r w:rsidR="00AF40A3" w:rsidRPr="00972C7F">
        <w:rPr>
          <w:rFonts w:eastAsiaTheme="minorEastAsia" w:cstheme="minorHAnsi"/>
          <w:lang w:val="en-GB"/>
        </w:rPr>
        <w:t>owever,</w:t>
      </w:r>
      <w:r w:rsidR="00706253" w:rsidRPr="00972C7F">
        <w:rPr>
          <w:rFonts w:eastAsiaTheme="minorEastAsia" w:cstheme="minorHAnsi"/>
          <w:lang w:val="en-GB"/>
        </w:rPr>
        <w:t xml:space="preserve"> </w:t>
      </w:r>
      <w:r w:rsidR="00C735C2" w:rsidRPr="00972C7F">
        <w:rPr>
          <w:rFonts w:eastAsiaTheme="minorEastAsia" w:cstheme="minorHAnsi"/>
          <w:lang w:val="en-GB"/>
        </w:rPr>
        <w:t xml:space="preserve">the former can result in </w:t>
      </w:r>
      <w:r w:rsidR="000808C7" w:rsidRPr="00972C7F">
        <w:rPr>
          <w:rFonts w:eastAsiaTheme="minorEastAsia" w:cstheme="minorHAnsi"/>
          <w:lang w:val="en-GB"/>
        </w:rPr>
        <w:t xml:space="preserve">large variation in intraspecific scaling parameters, and </w:t>
      </w:r>
      <w:r w:rsidR="00565AC3" w:rsidRPr="00972C7F">
        <w:rPr>
          <w:rFonts w:eastAsiaTheme="minorEastAsia" w:cstheme="minorHAnsi"/>
          <w:lang w:val="en-GB"/>
        </w:rPr>
        <w:t>the latter</w:t>
      </w:r>
      <w:r w:rsidR="007D4898" w:rsidRPr="00972C7F">
        <w:rPr>
          <w:rFonts w:eastAsiaTheme="minorEastAsia" w:cstheme="minorHAnsi"/>
          <w:lang w:val="en-GB"/>
        </w:rPr>
        <w:t xml:space="preserve"> relies on the assumption that rates scale identically within </w:t>
      </w:r>
      <w:r w:rsidR="00BD7D6F">
        <w:rPr>
          <w:rFonts w:eastAsiaTheme="minorEastAsia" w:cstheme="minorHAnsi"/>
          <w:lang w:val="en-GB"/>
        </w:rPr>
        <w:t>as</w:t>
      </w:r>
      <w:r w:rsidR="00BD7D6F" w:rsidRPr="00972C7F">
        <w:rPr>
          <w:rFonts w:eastAsiaTheme="minorEastAsia" w:cstheme="minorHAnsi"/>
          <w:lang w:val="en-GB"/>
        </w:rPr>
        <w:t xml:space="preserve"> </w:t>
      </w:r>
      <w:r w:rsidR="007D4898" w:rsidRPr="00972C7F">
        <w:rPr>
          <w:rFonts w:eastAsiaTheme="minorEastAsia" w:cstheme="minorHAnsi"/>
          <w:lang w:val="en-GB"/>
        </w:rPr>
        <w:t xml:space="preserve">between species, which </w:t>
      </w:r>
      <w:r w:rsidR="00B713B0" w:rsidRPr="00972C7F">
        <w:rPr>
          <w:rFonts w:eastAsiaTheme="minorEastAsia" w:cstheme="minorHAnsi"/>
          <w:lang w:val="en-GB"/>
        </w:rPr>
        <w:t>is often not the case</w:t>
      </w:r>
      <w:r w:rsidR="00C51BA1" w:rsidRPr="00972C7F">
        <w:rPr>
          <w:rFonts w:eastAsiaTheme="minorEastAsia" w:cstheme="minorHAnsi"/>
          <w:lang w:val="en-GB"/>
        </w:rPr>
        <w:t xml:space="preserve"> </w:t>
      </w:r>
      <w:r w:rsidR="006B5E4F">
        <w:rPr>
          <w:rFonts w:eastAsiaTheme="minorEastAsia" w:cstheme="minorHAnsi"/>
        </w:rPr>
        <w:fldChar w:fldCharType="begin"/>
      </w:r>
      <w:r w:rsidR="00592C85" w:rsidRPr="00972C7F">
        <w:rPr>
          <w:rFonts w:eastAsiaTheme="minorEastAsia" w:cstheme="minorHAnsi"/>
          <w:lang w:val="en-GB"/>
        </w:rPr>
        <w:instrText xml:space="preserve"> ADDIN ZOTERO_ITEM CSL_CITATION {"citationID":"aoogmmar27","properties":{"formattedCitation":"(Glazier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w:instrText>
      </w:r>
      <w:r w:rsidR="00592C85" w:rsidRPr="004559BC">
        <w:rPr>
          <w:rFonts w:eastAsiaTheme="minorEastAsia" w:cstheme="minorHAnsi"/>
          <w:lang w:val="en-GB"/>
        </w:rPr>
        <w:instrText>y</w:instrText>
      </w:r>
      <w:r w:rsidR="00592C85">
        <w:rPr>
          <w:rFonts w:eastAsiaTheme="minorEastAsia" w:cstheme="minorHAnsi"/>
        </w:rPr>
        <w:instrText xml:space="preserve">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592C85" w:rsidRPr="008F2458">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592C85">
        <w:rPr>
          <w:rFonts w:eastAsiaTheme="minorEastAsia" w:cstheme="minorHAnsi"/>
        </w:rPr>
        <w:instrText>ﬁ</w:instrText>
      </w:r>
      <w:r w:rsidR="00592C85" w:rsidRPr="008F2458">
        <w:rPr>
          <w:rFonts w:eastAsiaTheme="minorEastAsia" w:cstheme="minorHAnsi"/>
          <w:lang w:val="en-GB"/>
        </w:rPr>
        <w:instrText>cient of 0.89 with a SIC interval spanning 0.82 to 0.99, implying that mechanistically derived coef</w:instrText>
      </w:r>
      <w:r w:rsidR="00592C85">
        <w:rPr>
          <w:rFonts w:eastAsiaTheme="minorEastAsia" w:cstheme="minorHAnsi"/>
        </w:rPr>
        <w:instrText>ﬁ</w:instrText>
      </w:r>
      <w:r w:rsidR="00592C85" w:rsidRPr="008F2458">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592C85">
        <w:rPr>
          <w:rFonts w:eastAsiaTheme="minorEastAsia" w:cstheme="minorHAnsi"/>
        </w:rPr>
        <w:instrText>ﬁ</w:instrText>
      </w:r>
      <w:r w:rsidR="00592C85" w:rsidRPr="008F2458">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B5E4F">
        <w:rPr>
          <w:rFonts w:eastAsiaTheme="minorEastAsia" w:cstheme="minorHAnsi"/>
        </w:rPr>
        <w:fldChar w:fldCharType="separate"/>
      </w:r>
      <w:r w:rsidR="00592C85" w:rsidRPr="00592C85">
        <w:rPr>
          <w:rFonts w:ascii="Times New Roman" w:cs="Times New Roman"/>
          <w:lang w:val="en-GB"/>
        </w:rPr>
        <w:t xml:space="preserve">(Glazier 2005; Rall </w:t>
      </w:r>
      <w:r w:rsidR="00592C85" w:rsidRPr="00592C85">
        <w:rPr>
          <w:rFonts w:ascii="Times New Roman" w:cs="Times New Roman"/>
          <w:i/>
          <w:iCs/>
          <w:lang w:val="en-GB"/>
        </w:rPr>
        <w:t>et al.</w:t>
      </w:r>
      <w:r w:rsidR="00592C85" w:rsidRPr="00592C85">
        <w:rPr>
          <w:rFonts w:ascii="Times New Roman" w:cs="Times New Roman"/>
          <w:lang w:val="en-GB"/>
        </w:rPr>
        <w:t xml:space="preserve"> 2012; Jerde </w:t>
      </w:r>
      <w:r w:rsidR="00592C85" w:rsidRPr="00592C85">
        <w:rPr>
          <w:rFonts w:ascii="Times New Roman" w:cs="Times New Roman"/>
          <w:i/>
          <w:iCs/>
          <w:lang w:val="en-GB"/>
        </w:rPr>
        <w:t>et al.</w:t>
      </w:r>
      <w:r w:rsidR="00592C85" w:rsidRPr="00592C85">
        <w:rPr>
          <w:rFonts w:ascii="Times New Roman" w:cs="Times New Roman"/>
          <w:lang w:val="en-GB"/>
        </w:rPr>
        <w:t xml:space="preserve"> 2019)</w:t>
      </w:r>
      <w:r w:rsidR="006B5E4F">
        <w:rPr>
          <w:rFonts w:eastAsiaTheme="minorEastAsia" w:cstheme="minorHAnsi"/>
        </w:rPr>
        <w:fldChar w:fldCharType="end"/>
      </w:r>
      <w:r w:rsidR="006B5E4F" w:rsidRPr="004559BC">
        <w:rPr>
          <w:rFonts w:eastAsiaTheme="minorEastAsia" w:cstheme="minorHAnsi"/>
          <w:lang w:val="en-GB"/>
        </w:rPr>
        <w:t xml:space="preserve">. </w:t>
      </w:r>
      <w:r w:rsidR="00433D5B" w:rsidRPr="00972C7F">
        <w:rPr>
          <w:rFonts w:eastAsiaTheme="minorEastAsia" w:cstheme="minorHAnsi"/>
          <w:lang w:val="en-GB"/>
        </w:rPr>
        <w:t>A</w:t>
      </w:r>
      <w:r w:rsidR="00923889" w:rsidRPr="00972C7F">
        <w:rPr>
          <w:rFonts w:eastAsiaTheme="minorEastAsia" w:cstheme="minorHAnsi"/>
          <w:lang w:val="en-GB"/>
        </w:rPr>
        <w:t xml:space="preserve">s </w:t>
      </w:r>
      <w:r w:rsidR="00433D5B" w:rsidRPr="00972C7F">
        <w:rPr>
          <w:rFonts w:eastAsiaTheme="minorEastAsia" w:cstheme="minorHAnsi"/>
          <w:lang w:val="en-GB"/>
        </w:rPr>
        <w:t>growth, consumption and metaboli</w:t>
      </w:r>
      <w:r w:rsidR="00BD7D6F">
        <w:rPr>
          <w:rFonts w:eastAsiaTheme="minorEastAsia" w:cstheme="minorHAnsi"/>
          <w:lang w:val="en-GB"/>
        </w:rPr>
        <w:t>sm</w:t>
      </w:r>
      <w:r w:rsidR="0092655A" w:rsidRPr="00972C7F">
        <w:rPr>
          <w:rFonts w:eastAsiaTheme="minorEastAsia" w:cstheme="minorHAnsi"/>
          <w:lang w:val="en-GB"/>
        </w:rPr>
        <w:t xml:space="preserve"> represent individual</w:t>
      </w:r>
      <w:r w:rsidR="00C40921" w:rsidRPr="00972C7F">
        <w:rPr>
          <w:rFonts w:eastAsiaTheme="minorEastAsia" w:cstheme="minorHAnsi"/>
          <w:lang w:val="en-GB"/>
        </w:rPr>
        <w:t xml:space="preserve">-level </w:t>
      </w:r>
      <w:r w:rsidR="0092655A" w:rsidRPr="00972C7F">
        <w:rPr>
          <w:rFonts w:eastAsiaTheme="minorEastAsia" w:cstheme="minorHAnsi"/>
          <w:lang w:val="en-GB"/>
        </w:rPr>
        <w:t>processes</w:t>
      </w:r>
      <w:r w:rsidR="00BA2C25" w:rsidRPr="00972C7F">
        <w:rPr>
          <w:rFonts w:eastAsiaTheme="minorEastAsia" w:cstheme="minorHAnsi"/>
          <w:lang w:val="en-GB"/>
        </w:rPr>
        <w:t xml:space="preserve">, it is important </w:t>
      </w:r>
      <w:r w:rsidR="00CA79A5" w:rsidRPr="00972C7F">
        <w:rPr>
          <w:rFonts w:eastAsiaTheme="minorEastAsia" w:cstheme="minorHAnsi"/>
          <w:lang w:val="en-GB"/>
        </w:rPr>
        <w:t xml:space="preserve">to understand </w:t>
      </w:r>
      <w:r w:rsidR="00E0273B" w:rsidRPr="00972C7F">
        <w:rPr>
          <w:rFonts w:eastAsiaTheme="minorEastAsia" w:cstheme="minorHAnsi"/>
          <w:lang w:val="en-GB"/>
        </w:rPr>
        <w:t>how</w:t>
      </w:r>
      <w:r w:rsidR="00CA79A5" w:rsidRPr="00972C7F">
        <w:rPr>
          <w:rFonts w:eastAsiaTheme="minorEastAsia" w:cstheme="minorHAnsi"/>
          <w:lang w:val="en-GB"/>
        </w:rPr>
        <w:t xml:space="preserve"> these rates</w:t>
      </w:r>
      <w:r w:rsidR="00E0273B" w:rsidRPr="00972C7F">
        <w:rPr>
          <w:rFonts w:eastAsiaTheme="minorEastAsia" w:cstheme="minorHAnsi"/>
          <w:lang w:val="en-GB"/>
        </w:rPr>
        <w:t xml:space="preserve"> depend on temperature and mass</w:t>
      </w:r>
      <w:r w:rsidR="00222C7F" w:rsidRPr="00972C7F">
        <w:rPr>
          <w:rFonts w:eastAsiaTheme="minorEastAsia" w:cstheme="minorHAnsi"/>
          <w:lang w:val="en-GB"/>
        </w:rPr>
        <w:t xml:space="preserve"> </w:t>
      </w:r>
      <w:r w:rsidR="00BD7D6F">
        <w:rPr>
          <w:rFonts w:eastAsiaTheme="minorEastAsia" w:cstheme="minorHAnsi"/>
          <w:lang w:val="en-GB"/>
        </w:rPr>
        <w:t>within species</w:t>
      </w:r>
      <w:r w:rsidR="00DF3E60" w:rsidRPr="00972C7F">
        <w:rPr>
          <w:rFonts w:eastAsiaTheme="minorEastAsia" w:cstheme="minorHAnsi"/>
          <w:lang w:val="en-GB"/>
        </w:rPr>
        <w:t xml:space="preserve">. </w:t>
      </w:r>
      <w:r w:rsidR="009C241A" w:rsidRPr="004559BC">
        <w:rPr>
          <w:rFonts w:eastAsiaTheme="minorEastAsia" w:cstheme="minorHAnsi"/>
          <w:lang w:val="en-GB"/>
        </w:rPr>
        <w:t xml:space="preserve">At temperatures below optimum, we find </w:t>
      </w:r>
      <w:r w:rsidR="00E35A11" w:rsidRPr="004559BC">
        <w:rPr>
          <w:rFonts w:eastAsiaTheme="minorEastAsia" w:cstheme="minorHAnsi"/>
          <w:lang w:val="en-GB"/>
        </w:rPr>
        <w:t xml:space="preserve">it probable </w:t>
      </w:r>
      <w:r w:rsidR="009C241A" w:rsidRPr="004559BC">
        <w:rPr>
          <w:rFonts w:eastAsiaTheme="minorEastAsia" w:cstheme="minorHAnsi"/>
          <w:lang w:val="en-GB"/>
        </w:rPr>
        <w:t xml:space="preserve">that </w:t>
      </w:r>
      <w:r w:rsidR="00594BEA" w:rsidRPr="00972C7F">
        <w:rPr>
          <w:rFonts w:eastAsiaTheme="minorEastAsia" w:cstheme="minorHAnsi"/>
          <w:lang w:val="en-GB"/>
        </w:rPr>
        <w:t>activation energies</w:t>
      </w:r>
      <w:r w:rsidR="00436066" w:rsidRPr="004559BC">
        <w:rPr>
          <w:rFonts w:eastAsiaTheme="minorEastAsia" w:cstheme="minorHAnsi"/>
          <w:lang w:val="en-GB"/>
        </w:rPr>
        <w:t xml:space="preserve"> of</w:t>
      </w:r>
      <w:r w:rsidR="00594BEA" w:rsidRPr="00972C7F">
        <w:rPr>
          <w:rFonts w:eastAsiaTheme="minorEastAsia" w:cstheme="minorHAnsi"/>
          <w:lang w:val="en-GB"/>
        </w:rPr>
        <w:t xml:space="preserve"> </w:t>
      </w:r>
      <w:r w:rsidR="009C241A" w:rsidRPr="004559BC">
        <w:rPr>
          <w:rFonts w:eastAsiaTheme="minorEastAsia" w:cstheme="minorHAnsi"/>
          <w:lang w:val="en-GB"/>
        </w:rPr>
        <w:t xml:space="preserve">metabolism, consumption and growth </w:t>
      </w:r>
      <w:r w:rsidR="00594BEA" w:rsidRPr="00972C7F">
        <w:rPr>
          <w:rFonts w:eastAsiaTheme="minorEastAsia" w:cstheme="minorHAnsi"/>
          <w:lang w:val="en-GB"/>
        </w:rPr>
        <w:t xml:space="preserve">are </w:t>
      </w:r>
      <w:commentRangeStart w:id="78"/>
      <w:commentRangeStart w:id="79"/>
      <w:commentRangeStart w:id="80"/>
      <w:commentRangeStart w:id="81"/>
      <w:commentRangeStart w:id="82"/>
      <w:r w:rsidR="007A4E07" w:rsidRPr="00972C7F">
        <w:rPr>
          <w:rFonts w:eastAsiaTheme="minorEastAsia" w:cstheme="minorHAnsi"/>
          <w:lang w:val="en-GB"/>
        </w:rPr>
        <w:t xml:space="preserve">close </w:t>
      </w:r>
      <w:commentRangeEnd w:id="78"/>
      <w:r w:rsidR="00D4430F">
        <w:rPr>
          <w:rStyle w:val="CommentReference"/>
        </w:rPr>
        <w:commentReference w:id="78"/>
      </w:r>
      <w:commentRangeEnd w:id="79"/>
      <w:r w:rsidR="00BD7D6F">
        <w:rPr>
          <w:rStyle w:val="CommentReference"/>
        </w:rPr>
        <w:commentReference w:id="79"/>
      </w:r>
      <w:commentRangeEnd w:id="80"/>
      <w:r w:rsidR="00932E00">
        <w:rPr>
          <w:rStyle w:val="CommentReference"/>
        </w:rPr>
        <w:commentReference w:id="80"/>
      </w:r>
      <w:commentRangeEnd w:id="81"/>
      <w:r w:rsidR="00641ACD">
        <w:rPr>
          <w:rStyle w:val="CommentReference"/>
        </w:rPr>
        <w:commentReference w:id="81"/>
      </w:r>
      <w:commentRangeEnd w:id="82"/>
      <w:r w:rsidR="00C41DFC">
        <w:rPr>
          <w:rStyle w:val="CommentReference"/>
        </w:rPr>
        <w:commentReference w:id="82"/>
      </w:r>
      <w:r w:rsidR="0075484D" w:rsidRPr="00972C7F">
        <w:rPr>
          <w:rFonts w:eastAsiaTheme="minorEastAsia" w:cstheme="minorHAnsi"/>
          <w:lang w:val="en-GB"/>
        </w:rPr>
        <w:t xml:space="preserve">to </w:t>
      </w:r>
      <w:r w:rsidR="009C241A" w:rsidRPr="004559BC">
        <w:rPr>
          <w:rFonts w:eastAsiaTheme="minorEastAsia" w:cstheme="minorHAnsi"/>
          <w:lang w:val="en-GB"/>
        </w:rPr>
        <w:t>predictions from the metabolic theory of ecology</w:t>
      </w:r>
      <w:r w:rsidR="00791AB2" w:rsidRPr="004559BC">
        <w:rPr>
          <w:rFonts w:eastAsiaTheme="minorEastAsia" w:cstheme="minorHAnsi"/>
          <w:lang w:val="en-GB"/>
        </w:rPr>
        <w:t xml:space="preserve"> (MTE</w:t>
      </w:r>
      <w:r w:rsidR="00F2692E" w:rsidRPr="004559BC">
        <w:rPr>
          <w:rFonts w:eastAsiaTheme="minorEastAsia" w:cstheme="minorHAnsi"/>
          <w:lang w:val="en-GB"/>
        </w:rPr>
        <w:t xml:space="preserve">), i.e. with an </w:t>
      </w:r>
      <w:r w:rsidR="00791AB2" w:rsidRPr="004559BC">
        <w:rPr>
          <w:rFonts w:eastAsiaTheme="minorEastAsia" w:cstheme="minorHAnsi"/>
          <w:lang w:val="en-GB"/>
        </w:rPr>
        <w:t xml:space="preserve">activation energy of </w:t>
      </w:r>
      <w:r w:rsidR="009C241A" w:rsidRPr="004559BC">
        <w:rPr>
          <w:rFonts w:eastAsiaTheme="minorEastAsia" w:cstheme="minorHAnsi"/>
          <w:lang w:val="en-GB"/>
        </w:rPr>
        <w:t>~0.6</w:t>
      </w:r>
      <w:r w:rsidR="00E13E06">
        <w:rPr>
          <w:rFonts w:eastAsiaTheme="minorEastAsia" w:cstheme="minorHAnsi"/>
          <w:lang w:val="en-GB"/>
        </w:rPr>
        <w:t>5</w:t>
      </w:r>
      <w:r w:rsidR="009C241A" w:rsidRPr="004559BC">
        <w:rPr>
          <w:rFonts w:eastAsiaTheme="minorEastAsia" w:cstheme="minorHAnsi"/>
          <w:lang w:val="en-GB"/>
        </w:rPr>
        <w:t xml:space="preserve"> </w:t>
      </w:r>
      <m:oMath>
        <m:r>
          <m:rPr>
            <m:sty m:val="p"/>
          </m:rPr>
          <w:rPr>
            <w:rFonts w:ascii="Cambria Math" w:eastAsiaTheme="minorEastAsia" w:hAnsi="Cambria Math" w:cstheme="minorHAnsi"/>
            <w:lang w:val="en-GB"/>
          </w:rPr>
          <m:t>eV</m:t>
        </m:r>
      </m:oMath>
      <w:r w:rsidR="00F455E5" w:rsidRPr="004559BC">
        <w:rPr>
          <w:rFonts w:eastAsiaTheme="minorEastAsia" w:cstheme="minorHAnsi"/>
          <w:lang w:val="en-GB"/>
        </w:rPr>
        <w:t xml:space="preserve">, which indicates that a “metabolic” mismatch does not occur </w:t>
      </w:r>
      <w:r w:rsidR="00BD7D6F" w:rsidRPr="004559BC">
        <w:rPr>
          <w:rFonts w:eastAsiaTheme="minorEastAsia" w:cstheme="minorHAnsi"/>
          <w:lang w:val="en-GB"/>
        </w:rPr>
        <w:t xml:space="preserve">at </w:t>
      </w:r>
      <w:r w:rsidR="00F455E5" w:rsidRPr="004559BC">
        <w:rPr>
          <w:rFonts w:eastAsiaTheme="minorEastAsia" w:cstheme="minorHAnsi"/>
          <w:lang w:val="en-GB"/>
        </w:rPr>
        <w:t xml:space="preserve">temperatures </w:t>
      </w:r>
      <w:r w:rsidR="00C111E9" w:rsidRPr="004559BC">
        <w:rPr>
          <w:rFonts w:eastAsiaTheme="minorEastAsia" w:cstheme="minorHAnsi"/>
          <w:lang w:val="en-GB"/>
        </w:rPr>
        <w:t>sub</w:t>
      </w:r>
      <w:r w:rsidR="002E1485" w:rsidRPr="004559BC">
        <w:rPr>
          <w:rFonts w:eastAsiaTheme="minorEastAsia" w:cstheme="minorHAnsi"/>
          <w:lang w:val="en-GB"/>
        </w:rPr>
        <w:t xml:space="preserve"> </w:t>
      </w:r>
      <w:r w:rsidR="00F455E5" w:rsidRPr="004559BC">
        <w:rPr>
          <w:rFonts w:eastAsiaTheme="minorEastAsia" w:cstheme="minorHAnsi"/>
          <w:lang w:val="en-GB"/>
        </w:rPr>
        <w:t>optimum.</w:t>
      </w:r>
      <w:r w:rsidR="00521908" w:rsidRPr="00972C7F">
        <w:rPr>
          <w:rFonts w:eastAsiaTheme="minorEastAsia" w:cstheme="minorHAnsi"/>
          <w:lang w:val="en-GB"/>
        </w:rPr>
        <w:t xml:space="preserve"> </w:t>
      </w:r>
      <w:r w:rsidR="004B1839" w:rsidRPr="004559BC">
        <w:rPr>
          <w:rFonts w:eastAsiaTheme="minorEastAsia" w:cstheme="minorHAnsi"/>
          <w:lang w:val="en-GB"/>
        </w:rPr>
        <w:t xml:space="preserve">However, intraspecific </w:t>
      </w:r>
      <w:r w:rsidR="00745CFC" w:rsidRPr="004559BC">
        <w:rPr>
          <w:rFonts w:eastAsiaTheme="minorEastAsia" w:cstheme="minorHAnsi"/>
          <w:lang w:val="en-GB"/>
        </w:rPr>
        <w:t>thermal responses for maximum consumption rate are unimodal</w:t>
      </w:r>
      <w:r w:rsidR="004A5143" w:rsidRPr="004559BC">
        <w:rPr>
          <w:rFonts w:eastAsiaTheme="minorEastAsia" w:cstheme="minorHAnsi"/>
          <w:lang w:val="en-GB"/>
        </w:rPr>
        <w:t xml:space="preserve"> </w:t>
      </w:r>
      <w:r w:rsidR="004A5143">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{"citationID":"asqdrgu446","properties":{"formattedCitation":"(Englund {\\i{}et al.} 2011; Rall {\\i{}et al.} 2012; Jutfelt {\\i{}et al.} 2020)","plainCitation":"(Englund et al. 2011; Rall et al. 2012; Jutfelt et al. 2020)","noteIndex":0},"citationItems":[{"id":1539,"uris":["http://zotero.org/users/6116610/items/VX2UYM3J"],"uri":["http://zotero.org/users/6116610/items/VX2UYM3J"],"itemData":{"id":1539,"type":"article-journal","abstract":"Ecology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w:instrText>
      </w:r>
      <w:r w:rsidR="001F613A">
        <w:rPr>
          <w:rFonts w:eastAsiaTheme="minorEastAsia" w:cstheme="minorHAnsi"/>
        </w:rPr>
        <w:instrText xml:space="preserve">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w:instrText>
      </w:r>
      <w:r w:rsidR="001F613A" w:rsidRPr="004559BC">
        <w:rPr>
          <w:rFonts w:eastAsiaTheme="minorEastAsia" w:cstheme="minorHAnsi"/>
          <w:lang w:val="en-GB"/>
        </w:rPr>
        <w:instrText xml:space="preserve">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4A5143">
        <w:rPr>
          <w:rFonts w:eastAsiaTheme="minorEastAsia" w:cstheme="minorHAnsi"/>
        </w:rPr>
        <w:fldChar w:fldCharType="separate"/>
      </w:r>
      <w:r w:rsidR="009D6C25" w:rsidRPr="009D6C25">
        <w:rPr>
          <w:rFonts w:ascii="Times New Roman" w:cs="Times New Roman"/>
          <w:lang w:val="en-GB"/>
        </w:rPr>
        <w:t xml:space="preserve">(Englund </w:t>
      </w:r>
      <w:r w:rsidR="009D6C25" w:rsidRPr="009D6C25">
        <w:rPr>
          <w:rFonts w:ascii="Times New Roman" w:cs="Times New Roman"/>
          <w:i/>
          <w:iCs/>
          <w:lang w:val="en-GB"/>
        </w:rPr>
        <w:t>et al.</w:t>
      </w:r>
      <w:r w:rsidR="009D6C25" w:rsidRPr="009D6C25">
        <w:rPr>
          <w:rFonts w:ascii="Times New Roman" w:cs="Times New Roman"/>
          <w:lang w:val="en-GB"/>
        </w:rPr>
        <w:t xml:space="preserve"> 2011; Rall </w:t>
      </w:r>
      <w:r w:rsidR="009D6C25" w:rsidRPr="009D6C25">
        <w:rPr>
          <w:rFonts w:ascii="Times New Roman" w:cs="Times New Roman"/>
          <w:i/>
          <w:iCs/>
          <w:lang w:val="en-GB"/>
        </w:rPr>
        <w:t>et al.</w:t>
      </w:r>
      <w:r w:rsidR="009D6C25" w:rsidRPr="009D6C25">
        <w:rPr>
          <w:rFonts w:ascii="Times New Roman" w:cs="Times New Roman"/>
          <w:lang w:val="en-GB"/>
        </w:rPr>
        <w:t xml:space="preserve"> 2012; Jutfelt </w:t>
      </w:r>
      <w:r w:rsidR="009D6C25" w:rsidRPr="009D6C25">
        <w:rPr>
          <w:rFonts w:ascii="Times New Roman" w:cs="Times New Roman"/>
          <w:i/>
          <w:iCs/>
          <w:lang w:val="en-GB"/>
        </w:rPr>
        <w:t>et al.</w:t>
      </w:r>
      <w:r w:rsidR="009D6C25" w:rsidRPr="009D6C25">
        <w:rPr>
          <w:rFonts w:ascii="Times New Roman" w:cs="Times New Roman"/>
          <w:lang w:val="en-GB"/>
        </w:rPr>
        <w:t xml:space="preserve"> 2020)</w:t>
      </w:r>
      <w:r w:rsidR="004A5143">
        <w:rPr>
          <w:rFonts w:eastAsiaTheme="minorEastAsia" w:cstheme="minorHAnsi"/>
        </w:rPr>
        <w:fldChar w:fldCharType="end"/>
      </w:r>
      <w:r w:rsidR="000160D4" w:rsidRPr="004559BC">
        <w:rPr>
          <w:rFonts w:eastAsiaTheme="minorEastAsia" w:cstheme="minorHAnsi"/>
          <w:lang w:val="en-GB"/>
        </w:rPr>
        <w:t xml:space="preserve"> (Fig. 4)</w:t>
      </w:r>
      <w:r w:rsidR="007B165F" w:rsidRPr="004559BC">
        <w:rPr>
          <w:rFonts w:eastAsiaTheme="minorEastAsia" w:cstheme="minorHAnsi"/>
          <w:lang w:val="en-GB"/>
        </w:rPr>
        <w:t>,</w:t>
      </w:r>
      <w:r w:rsidR="004A5143" w:rsidRPr="004559BC">
        <w:rPr>
          <w:rFonts w:eastAsiaTheme="minorEastAsia" w:cstheme="minorHAnsi"/>
          <w:lang w:val="en-GB"/>
        </w:rPr>
        <w:t xml:space="preserve"> </w:t>
      </w:r>
      <w:r w:rsidR="00C60B50" w:rsidRPr="004559BC">
        <w:rPr>
          <w:rFonts w:eastAsiaTheme="minorEastAsia" w:cstheme="minorHAnsi"/>
          <w:lang w:val="en-GB"/>
        </w:rPr>
        <w:t xml:space="preserve">such that the mismatch occurs first at higher temperatures, and this likely </w:t>
      </w:r>
      <w:r w:rsidR="004A5143" w:rsidRPr="004559BC">
        <w:rPr>
          <w:rFonts w:eastAsiaTheme="minorEastAsia" w:cstheme="minorHAnsi"/>
          <w:lang w:val="en-GB"/>
        </w:rPr>
        <w:t xml:space="preserve">contributes to unimodal </w:t>
      </w:r>
      <w:r w:rsidR="00C66AF4" w:rsidRPr="004559BC">
        <w:rPr>
          <w:rFonts w:eastAsiaTheme="minorEastAsia" w:cstheme="minorHAnsi"/>
          <w:lang w:val="en-GB"/>
        </w:rPr>
        <w:t xml:space="preserve">thermal responses of </w:t>
      </w:r>
      <w:r w:rsidR="004A5143" w:rsidRPr="004559BC">
        <w:rPr>
          <w:rFonts w:eastAsiaTheme="minorEastAsia" w:cstheme="minorHAnsi"/>
          <w:lang w:val="en-GB"/>
        </w:rPr>
        <w:t xml:space="preserve">growth </w:t>
      </w:r>
      <w:r w:rsidR="004A5143">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{"citationID":"a1eg860c67","properties":{"formattedCitation":"(Jobling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43">
        <w:rPr>
          <w:rFonts w:eastAsiaTheme="minorEastAsia" w:cstheme="minorHAnsi"/>
        </w:rPr>
        <w:fldChar w:fldCharType="separate"/>
      </w:r>
      <w:r w:rsidR="001F613A" w:rsidRPr="001F613A">
        <w:rPr>
          <w:rFonts w:ascii="Times New Roman" w:cs="Times New Roman"/>
          <w:lang w:val="en-GB"/>
        </w:rPr>
        <w:t>(Jobling 1997)</w:t>
      </w:r>
      <w:r w:rsidR="004A5143">
        <w:rPr>
          <w:rFonts w:eastAsiaTheme="minorEastAsia" w:cstheme="minorHAnsi"/>
        </w:rPr>
        <w:fldChar w:fldCharType="end"/>
      </w:r>
      <w:r w:rsidR="004A5143" w:rsidRPr="004559BC">
        <w:rPr>
          <w:rFonts w:eastAsiaTheme="minorEastAsia" w:cstheme="minorHAnsi"/>
          <w:lang w:val="en-GB"/>
        </w:rPr>
        <w:t xml:space="preserve">. An important feature </w:t>
      </w:r>
      <w:r w:rsidR="00D738F4" w:rsidRPr="004559BC">
        <w:rPr>
          <w:rFonts w:eastAsiaTheme="minorEastAsia" w:cstheme="minorHAnsi"/>
          <w:lang w:val="en-GB"/>
        </w:rPr>
        <w:t xml:space="preserve">is that accounting for </w:t>
      </w:r>
      <w:commentRangeStart w:id="83"/>
      <w:commentRangeStart w:id="84"/>
      <w:commentRangeStart w:id="85"/>
      <w:r w:rsidR="00D738F4" w:rsidRPr="004559BC">
        <w:rPr>
          <w:rFonts w:eastAsiaTheme="minorEastAsia" w:cstheme="minorHAnsi"/>
          <w:lang w:val="en-GB"/>
        </w:rPr>
        <w:t>body-mass scaling</w:t>
      </w:r>
      <w:r w:rsidR="006454E6" w:rsidRPr="004559BC">
        <w:rPr>
          <w:rFonts w:eastAsiaTheme="minorEastAsia" w:cstheme="minorHAnsi"/>
          <w:lang w:val="en-GB"/>
        </w:rPr>
        <w:t xml:space="preserve"> </w:t>
      </w:r>
      <w:r w:rsidR="00603E09">
        <w:rPr>
          <w:rFonts w:eastAsiaTheme="minorEastAsia" w:cstheme="minorHAnsi"/>
          <w:lang w:val="en-GB"/>
        </w:rPr>
        <w:t xml:space="preserve">of consumption and metabolism (and of their temperature effects) </w:t>
      </w:r>
      <w:r w:rsidR="006454E6" w:rsidRPr="004559BC">
        <w:rPr>
          <w:rFonts w:eastAsiaTheme="minorEastAsia" w:cstheme="minorHAnsi"/>
          <w:lang w:val="en-GB"/>
        </w:rPr>
        <w:t>is that it leads to a decline in optimum growth temperature</w:t>
      </w:r>
      <w:r w:rsidR="00D738F4" w:rsidRPr="004559BC">
        <w:rPr>
          <w:rFonts w:eastAsiaTheme="minorEastAsia" w:cstheme="minorHAnsi"/>
          <w:lang w:val="en-GB"/>
        </w:rPr>
        <w:t xml:space="preserve"> </w:t>
      </w:r>
      <w:commentRangeEnd w:id="83"/>
      <w:r w:rsidR="002C5859">
        <w:rPr>
          <w:rStyle w:val="CommentReference"/>
        </w:rPr>
        <w:commentReference w:id="83"/>
      </w:r>
      <w:commentRangeEnd w:id="84"/>
      <w:r w:rsidR="00C67825">
        <w:rPr>
          <w:rStyle w:val="CommentReference"/>
        </w:rPr>
        <w:commentReference w:id="84"/>
      </w:r>
      <w:commentRangeEnd w:id="85"/>
      <w:r w:rsidR="00603E09">
        <w:rPr>
          <w:rStyle w:val="CommentReference"/>
        </w:rPr>
        <w:commentReference w:id="85"/>
      </w:r>
      <w:r w:rsidR="006454E6" w:rsidRPr="004559BC">
        <w:rPr>
          <w:rFonts w:eastAsiaTheme="minorEastAsia" w:cstheme="minorHAnsi"/>
          <w:lang w:val="en-GB"/>
        </w:rPr>
        <w:t>with</w:t>
      </w:r>
      <w:r w:rsidR="00D738F4" w:rsidRPr="004559BC">
        <w:rPr>
          <w:rFonts w:eastAsiaTheme="minorEastAsia" w:cstheme="minorHAnsi"/>
          <w:lang w:val="en-GB"/>
        </w:rPr>
        <w:t xml:space="preserve"> body size, which we find also in experiment</w:t>
      </w:r>
      <w:r w:rsidR="00C96D4F">
        <w:rPr>
          <w:rFonts w:eastAsiaTheme="minorEastAsia" w:cstheme="minorHAnsi"/>
          <w:lang w:val="en-GB"/>
        </w:rPr>
        <w:t>al</w:t>
      </w:r>
      <w:r w:rsidR="00D738F4" w:rsidRPr="004559BC">
        <w:rPr>
          <w:rFonts w:eastAsiaTheme="minorEastAsia" w:cstheme="minorHAnsi"/>
          <w:lang w:val="en-GB"/>
        </w:rPr>
        <w:t xml:space="preserve"> growth data.</w:t>
      </w:r>
    </w:p>
    <w:p w14:paraId="7CD0A19A" w14:textId="31D1DF4A" w:rsidR="002C540D" w:rsidRPr="004559BC" w:rsidRDefault="005B553F" w:rsidP="00B503F2">
      <w:pPr>
        <w:spacing w:line="480" w:lineRule="auto"/>
        <w:ind w:firstLine="284"/>
        <w:contextualSpacing/>
        <w:jc w:val="both"/>
        <w:rPr>
          <w:rFonts w:eastAsiaTheme="minorEastAsia" w:cstheme="minorHAnsi"/>
          <w:lang w:val="en-GB"/>
        </w:rPr>
      </w:pPr>
      <w:r w:rsidRPr="00972C7F">
        <w:rPr>
          <w:rFonts w:eastAsiaTheme="minorEastAsia" w:cstheme="minorHAnsi"/>
          <w:lang w:val="en-GB"/>
        </w:rPr>
        <w:t>That</w:t>
      </w:r>
      <w:r w:rsidR="00BD7C54" w:rsidRPr="00972C7F">
        <w:rPr>
          <w:rFonts w:eastAsiaTheme="minorEastAsia" w:cstheme="minorHAnsi"/>
          <w:lang w:val="en-GB"/>
        </w:rPr>
        <w:t xml:space="preserve"> optimum growth temperature</w:t>
      </w:r>
      <w:r w:rsidR="00B30878" w:rsidRPr="004559BC">
        <w:rPr>
          <w:rFonts w:eastAsiaTheme="minorEastAsia" w:cstheme="minorHAnsi"/>
          <w:lang w:val="en-GB"/>
        </w:rPr>
        <w:t>s decline</w:t>
      </w:r>
      <w:r w:rsidRPr="00972C7F">
        <w:rPr>
          <w:rFonts w:eastAsiaTheme="minorEastAsia" w:cstheme="minorHAnsi"/>
          <w:lang w:val="en-GB"/>
        </w:rPr>
        <w:t xml:space="preserve"> with body size</w:t>
      </w:r>
      <w:r w:rsidR="00BD7C54" w:rsidRPr="00972C7F">
        <w:rPr>
          <w:rFonts w:eastAsiaTheme="minorEastAsia" w:cstheme="minorHAnsi"/>
          <w:lang w:val="en-GB"/>
        </w:rPr>
        <w:t xml:space="preserve"> has been reported in some studies, </w:t>
      </w:r>
      <w:r w:rsidR="00526926" w:rsidRPr="00972C7F">
        <w:rPr>
          <w:rFonts w:eastAsiaTheme="minorEastAsia" w:cstheme="minorHAnsi"/>
          <w:lang w:val="en-GB"/>
        </w:rPr>
        <w:t>including but not limited to</w:t>
      </w:r>
      <w:r w:rsidR="00302BD0" w:rsidRPr="00972C7F">
        <w:rPr>
          <w:rFonts w:eastAsiaTheme="minorEastAsia" w:cstheme="minorHAnsi"/>
          <w:lang w:val="en-GB"/>
        </w:rPr>
        <w:t xml:space="preserve"> </w:t>
      </w:r>
      <w:r w:rsidR="00BD7C54" w:rsidRPr="00972C7F">
        <w:rPr>
          <w:rFonts w:eastAsiaTheme="minorEastAsia" w:cstheme="minorHAnsi"/>
          <w:lang w:val="en-GB"/>
        </w:rPr>
        <w:t xml:space="preserve">fish </w:t>
      </w:r>
      <w:r w:rsidR="00BD7C54" w:rsidRPr="00BD7C54">
        <w:rPr>
          <w:rFonts w:eastAsiaTheme="minorEastAsia" w:cstheme="minorHAnsi"/>
        </w:rPr>
        <w:fldChar w:fldCharType="begin"/>
      </w:r>
      <w:r w:rsidR="00D45FB7" w:rsidRPr="00972C7F">
        <w:rPr>
          <w:rFonts w:eastAsiaTheme="minorEastAsia" w:cstheme="minorHAnsi"/>
          <w:lang w:val="en-GB"/>
        </w:rPr>
        <w:instrText xml:space="preserve"> ADDIN ZOTERO_ITEM CSL_CITATION {"citationID":"a11njlmjbni","properties":{"formattedCitation":"(Panov &amp; McQueen 1998; Steinarsson &amp; Imsland 2003; Bj\\uc0\\u246{}rnsson {\\i{}et al.} 2007; Handeland {\\i{}et al.} 2008)","plainCitation":"(Panov &amp; McQueen 1998; Steinarsson &amp; Imsland 2003; Björnsson et al. 2007; Handeland et al. 2008)","noteIndex":0},"citationItems":[{"id":1729,"uris":["http://zotero.org/users/6116610/items/3WTWSRFH"],"uri":["http://zotero.org/users/6116610/items/3WTWSRFH"],"itemData":{"id":1729,"type":"article-journal","abstract":"Individual growth rates of the freshwater amphipod Hyalella azteca (Saussure) were measured in the littoral zone of two small oligotrophic Ontario lakes and in growth experiments over a natural temperature gradient (10, 15, 20, and 23</w:instrText>
      </w:r>
      <w:r w:rsidR="00D45FB7">
        <w:rPr>
          <w:rFonts w:eastAsiaTheme="minorEastAsia" w:cstheme="minorHAnsi"/>
        </w:rPr>
        <w:instrText>Њ</w:instrText>
      </w:r>
      <w:r w:rsidR="00D45FB7" w:rsidRPr="00972C7F">
        <w:rPr>
          <w:rFonts w:eastAsiaTheme="minorEastAsia" w:cstheme="minorHAnsi"/>
          <w:lang w:val="en-GB"/>
        </w:rPr>
        <w:instrText>C). Field observations showed that a temperature of 20</w:instrText>
      </w:r>
      <w:r w:rsidR="00D45FB7">
        <w:rPr>
          <w:rFonts w:eastAsiaTheme="minorEastAsia" w:cstheme="minorHAnsi"/>
        </w:rPr>
        <w:instrText>Њ</w:instrText>
      </w:r>
      <w:r w:rsidR="00D45FB7" w:rsidRPr="00972C7F">
        <w:rPr>
          <w:rFonts w:eastAsiaTheme="minorEastAsia" w:cstheme="minorHAnsi"/>
          <w:lang w:val="en-GB"/>
        </w:rPr>
        <w:instrText>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w:instrText>
      </w:r>
      <w:r w:rsidR="00D45FB7">
        <w:rPr>
          <w:rFonts w:eastAsiaTheme="minorEastAsia" w:cstheme="minorHAnsi"/>
        </w:rPr>
        <w:instrText>Њ</w:instrText>
      </w:r>
      <w:r w:rsidR="00D45FB7" w:rsidRPr="00972C7F">
        <w:rPr>
          <w:rFonts w:eastAsiaTheme="minorEastAsia" w:cstheme="minorHAnsi"/>
          <w:lang w:val="en-GB"/>
        </w:rPr>
        <w:instrText>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habitats.","language":"en","page":"10","source":"Zotero","title":"Effects of temperature on individual growth rate and body size of a freshwater amphipod","volume":"76","author":[{"family":"Panov","given":"Vadim E"},{"family":"McQueen","given":"Donald J"}],"issued":{"date-parts":[["1998"]]}}},{"id":559,"uris":["http://zotero.org/users/6116610/items/74AXUIXN"],"uri":["http://zotero.org/users/6116610/items/74AXUIXN"],"itemData":{"id":559,"type":"article-journal","abstract":"Six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w:instrText>
      </w:r>
      <w:r w:rsidR="00D45FB7">
        <w:rPr>
          <w:rFonts w:eastAsiaTheme="minorEastAsia" w:cstheme="minorHAnsi"/>
        </w:rPr>
        <w:instrText xml:space="preserve">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K"}],"issued":{"date-parts":[["2003",6]]}}},{"id":566,"uris":["http://zotero.org/users/6116610/items/HFRXIBLW"],"uri":["http://zotero.org/users/6116610/items/HFRXIBLW"],"itemData":{"id":566,"type":"article-journal","abstract":"Results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1688,"uris":["http://zotero.org/users/6116610/items/8IYEADKE"],"uri":["http://zotero.org/users/6116610/items/8IYEADKE"],"itemData":{"id":1688,"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w:instrText>
      </w:r>
      <w:r w:rsidR="00D45FB7" w:rsidRPr="002D70E2">
        <w:rPr>
          <w:rFonts w:eastAsiaTheme="minorEastAsia" w:cstheme="minorHAnsi"/>
          <w:lang w:val="en-GB"/>
        </w:rPr>
        <w:instrText xml:space="preserve">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BD7C54" w:rsidRPr="00BD7C54">
        <w:rPr>
          <w:rFonts w:eastAsiaTheme="minorEastAsia" w:cstheme="minorHAnsi"/>
        </w:rPr>
        <w:fldChar w:fldCharType="separate"/>
      </w:r>
      <w:r w:rsidR="00D45FB7" w:rsidRPr="00D45FB7">
        <w:rPr>
          <w:lang w:val="en-GB"/>
        </w:rPr>
        <w:t xml:space="preserve">(Panov &amp; McQueen 1998; Steinarsson &amp; Imsland 2003; Björnsson </w:t>
      </w:r>
      <w:r w:rsidR="00D45FB7" w:rsidRPr="00D45FB7">
        <w:rPr>
          <w:i/>
          <w:iCs/>
          <w:lang w:val="en-GB"/>
        </w:rPr>
        <w:t>et al.</w:t>
      </w:r>
      <w:r w:rsidR="00D45FB7" w:rsidRPr="00D45FB7">
        <w:rPr>
          <w:lang w:val="en-GB"/>
        </w:rPr>
        <w:t xml:space="preserve"> 2007; Handeland </w:t>
      </w:r>
      <w:r w:rsidR="00D45FB7" w:rsidRPr="00D45FB7">
        <w:rPr>
          <w:i/>
          <w:iCs/>
          <w:lang w:val="en-GB"/>
        </w:rPr>
        <w:t>et al.</w:t>
      </w:r>
      <w:r w:rsidR="00D45FB7" w:rsidRPr="00D45FB7">
        <w:rPr>
          <w:lang w:val="en-GB"/>
        </w:rPr>
        <w:t xml:space="preserve"> 2008)</w:t>
      </w:r>
      <w:r w:rsidR="00BD7C54" w:rsidRPr="00BD7C54">
        <w:rPr>
          <w:rFonts w:eastAsiaTheme="minorEastAsia" w:cstheme="minorHAnsi"/>
        </w:rPr>
        <w:fldChar w:fldCharType="end"/>
      </w:r>
      <w:r w:rsidR="00E03451" w:rsidRPr="002D70E2">
        <w:rPr>
          <w:rFonts w:eastAsiaTheme="minorEastAsia" w:cstheme="minorHAnsi"/>
          <w:lang w:val="en-GB"/>
        </w:rPr>
        <w:t xml:space="preserve">, </w:t>
      </w:r>
      <w:r w:rsidR="00AE554C" w:rsidRPr="002D70E2">
        <w:rPr>
          <w:rFonts w:eastAsiaTheme="minorEastAsia" w:cstheme="minorHAnsi"/>
          <w:lang w:val="en-GB"/>
        </w:rPr>
        <w:t xml:space="preserve">but </w:t>
      </w:r>
      <w:r w:rsidR="005D189E" w:rsidRPr="002D70E2">
        <w:rPr>
          <w:rFonts w:eastAsiaTheme="minorEastAsia" w:cstheme="minorHAnsi"/>
          <w:lang w:val="en-GB"/>
        </w:rPr>
        <w:t>was not found for e.g. brown trout</w:t>
      </w:r>
      <w:r w:rsidR="002B7CF7" w:rsidRPr="002D70E2">
        <w:rPr>
          <w:rFonts w:eastAsiaTheme="minorEastAsia" w:cstheme="minorHAnsi"/>
          <w:lang w:val="en-GB"/>
        </w:rPr>
        <w:t xml:space="preserve"> </w:t>
      </w:r>
      <w:r w:rsidR="002B7CF7" w:rsidRPr="002D70E2">
        <w:rPr>
          <w:rFonts w:eastAsiaTheme="minorEastAsia" w:cstheme="minorHAnsi"/>
          <w:lang w:val="en-GB"/>
        </w:rPr>
        <w:lastRenderedPageBreak/>
        <w:t>(</w:t>
      </w:r>
      <w:r w:rsidR="002B7CF7" w:rsidRPr="002D70E2">
        <w:rPr>
          <w:rFonts w:eastAsiaTheme="minorEastAsia" w:cstheme="minorHAnsi"/>
          <w:i/>
          <w:iCs/>
          <w:lang w:val="en-GB"/>
        </w:rPr>
        <w:t xml:space="preserve">Salmo </w:t>
      </w:r>
      <w:proofErr w:type="spellStart"/>
      <w:r w:rsidR="002B7CF7" w:rsidRPr="002D70E2">
        <w:rPr>
          <w:rFonts w:eastAsiaTheme="minorEastAsia" w:cstheme="minorHAnsi"/>
          <w:i/>
          <w:iCs/>
          <w:lang w:val="en-GB"/>
        </w:rPr>
        <w:t>trutta</w:t>
      </w:r>
      <w:proofErr w:type="spellEnd"/>
      <w:r w:rsidR="002B7CF7" w:rsidRPr="002D70E2">
        <w:rPr>
          <w:rFonts w:eastAsiaTheme="minorEastAsia" w:cstheme="minorHAnsi"/>
          <w:lang w:val="en-GB"/>
        </w:rPr>
        <w:t xml:space="preserve">) </w:t>
      </w:r>
      <w:r w:rsidR="005C210B">
        <w:rPr>
          <w:rFonts w:eastAsiaTheme="minorEastAsia" w:cstheme="minorHAnsi"/>
        </w:rPr>
        <w:fldChar w:fldCharType="begin"/>
      </w:r>
      <w:r w:rsidR="00D45FB7" w:rsidRPr="002D70E2">
        <w:rPr>
          <w:rFonts w:eastAsiaTheme="minorEastAsia" w:cstheme="minorHAnsi"/>
          <w:lang w:val="en-GB"/>
        </w:rPr>
        <w:instrText xml:space="preserve"> ADDIN ZOTERO_ITEM CSL_CITATION {"citationID":"a157s5a40er","properties":{"formattedCitation":"(Elliott &amp; Hurley 1995)","plainCitation":"(Elliott &amp; Hurley 1995)","noteIndex":0},"citationItems":[{"id":564,"uris":["http://zotero.org/users/6116610/items/R5JLMCFQ"],"uri":["http://zotero.org/users/6116610/items/R5JLMCFQ"],"itemData":{"id":564,"type":"article-journal","container-title":"Functional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5C210B">
        <w:rPr>
          <w:rFonts w:eastAsiaTheme="minorEastAsia" w:cstheme="minorHAnsi"/>
        </w:rPr>
        <w:fldChar w:fldCharType="separate"/>
      </w:r>
      <w:r w:rsidR="00D45FB7" w:rsidRPr="00D45FB7">
        <w:rPr>
          <w:lang w:val="en-GB"/>
        </w:rPr>
        <w:t>(Elliott &amp; Hurley 1995)</w:t>
      </w:r>
      <w:r w:rsidR="005C210B">
        <w:rPr>
          <w:rFonts w:eastAsiaTheme="minorEastAsia" w:cstheme="minorHAnsi"/>
        </w:rPr>
        <w:fldChar w:fldCharType="end"/>
      </w:r>
      <w:r w:rsidR="005D189E" w:rsidRPr="002D70E2">
        <w:rPr>
          <w:rFonts w:eastAsiaTheme="minorEastAsia" w:cstheme="minorHAnsi"/>
          <w:lang w:val="en-GB"/>
        </w:rPr>
        <w:t xml:space="preserve">. </w:t>
      </w:r>
      <w:r w:rsidR="003153FC" w:rsidRPr="00972C7F">
        <w:rPr>
          <w:rFonts w:eastAsiaTheme="minorEastAsia" w:cstheme="minorHAnsi"/>
          <w:lang w:val="en-GB"/>
        </w:rPr>
        <w:t>Here, we find strong support that</w:t>
      </w:r>
      <w:r w:rsidR="00B30878" w:rsidRPr="004559BC">
        <w:rPr>
          <w:rFonts w:eastAsiaTheme="minorEastAsia" w:cstheme="minorHAnsi"/>
          <w:lang w:val="en-GB"/>
        </w:rPr>
        <w:t xml:space="preserve"> </w:t>
      </w:r>
      <w:r w:rsidR="005C210B" w:rsidRPr="00972C7F">
        <w:rPr>
          <w:rFonts w:eastAsiaTheme="minorEastAsia" w:cstheme="minorHAnsi"/>
          <w:lang w:val="en-GB"/>
        </w:rPr>
        <w:t>optimum growth temperature</w:t>
      </w:r>
      <w:r w:rsidR="00B30878" w:rsidRPr="004559BC">
        <w:rPr>
          <w:rFonts w:eastAsiaTheme="minorEastAsia" w:cstheme="minorHAnsi"/>
          <w:lang w:val="en-GB"/>
        </w:rPr>
        <w:t xml:space="preserve"> for an average fish </w:t>
      </w:r>
      <w:r w:rsidR="005C210B" w:rsidRPr="00972C7F">
        <w:rPr>
          <w:rFonts w:eastAsiaTheme="minorEastAsia" w:cstheme="minorHAnsi"/>
          <w:lang w:val="en-GB"/>
        </w:rPr>
        <w:t>declin</w:t>
      </w:r>
      <w:r w:rsidR="003153FC" w:rsidRPr="00972C7F">
        <w:rPr>
          <w:rFonts w:eastAsiaTheme="minorEastAsia" w:cstheme="minorHAnsi"/>
          <w:lang w:val="en-GB"/>
        </w:rPr>
        <w:t>e</w:t>
      </w:r>
      <w:r w:rsidR="002C5859">
        <w:rPr>
          <w:rFonts w:eastAsiaTheme="minorEastAsia" w:cstheme="minorHAnsi"/>
          <w:lang w:val="en-GB"/>
        </w:rPr>
        <w:t>s</w:t>
      </w:r>
      <w:r w:rsidR="005C210B" w:rsidRPr="00972C7F">
        <w:rPr>
          <w:rFonts w:eastAsiaTheme="minorEastAsia" w:cstheme="minorHAnsi"/>
          <w:lang w:val="en-GB"/>
        </w:rPr>
        <w:t xml:space="preserve"> as </w:t>
      </w:r>
      <w:r w:rsidR="00B30878" w:rsidRPr="004559BC">
        <w:rPr>
          <w:rFonts w:eastAsiaTheme="minorEastAsia" w:cstheme="minorHAnsi"/>
          <w:lang w:val="en-GB"/>
        </w:rPr>
        <w:t xml:space="preserve">they </w:t>
      </w:r>
      <w:r w:rsidR="002C5859" w:rsidRPr="004559BC">
        <w:rPr>
          <w:rFonts w:eastAsiaTheme="minorEastAsia" w:cstheme="minorHAnsi"/>
          <w:lang w:val="en-GB"/>
        </w:rPr>
        <w:t xml:space="preserve">increase </w:t>
      </w:r>
      <w:r w:rsidR="00B30878" w:rsidRPr="004559BC">
        <w:rPr>
          <w:rFonts w:eastAsiaTheme="minorEastAsia" w:cstheme="minorHAnsi"/>
          <w:lang w:val="en-GB"/>
        </w:rPr>
        <w:t xml:space="preserve">in </w:t>
      </w:r>
      <w:r w:rsidR="00346AC4" w:rsidRPr="00972C7F">
        <w:rPr>
          <w:rFonts w:eastAsiaTheme="minorEastAsia" w:cstheme="minorHAnsi"/>
          <w:lang w:val="en-GB"/>
        </w:rPr>
        <w:t>mass</w:t>
      </w:r>
      <w:r w:rsidR="00B30878" w:rsidRPr="004559BC">
        <w:rPr>
          <w:rFonts w:eastAsiaTheme="minorEastAsia" w:cstheme="minorHAnsi"/>
          <w:lang w:val="en-GB"/>
        </w:rPr>
        <w:t xml:space="preserve"> over ontogeny</w:t>
      </w:r>
      <w:r w:rsidR="005C210B" w:rsidRPr="00972C7F">
        <w:rPr>
          <w:rFonts w:eastAsiaTheme="minorEastAsia" w:cstheme="minorHAnsi"/>
          <w:lang w:val="en-GB"/>
        </w:rPr>
        <w:t>. The</w:t>
      </w:r>
      <w:r w:rsidR="00084369" w:rsidRPr="00972C7F">
        <w:rPr>
          <w:rFonts w:eastAsiaTheme="minorEastAsia" w:cstheme="minorHAnsi"/>
          <w:lang w:val="en-GB"/>
        </w:rPr>
        <w:t xml:space="preserve"> </w:t>
      </w:r>
      <w:r w:rsidR="00A33896" w:rsidRPr="00972C7F">
        <w:rPr>
          <w:rFonts w:eastAsiaTheme="minorEastAsia" w:cstheme="minorHAnsi"/>
          <w:lang w:val="en-GB"/>
        </w:rPr>
        <w:t>effect size</w:t>
      </w:r>
      <w:r w:rsidR="00A3059C" w:rsidRPr="004559BC">
        <w:rPr>
          <w:rFonts w:eastAsiaTheme="minorEastAsia" w:cstheme="minorHAnsi"/>
          <w:lang w:val="en-GB"/>
        </w:rPr>
        <w:t xml:space="preserve"> – a decline </w:t>
      </w:r>
      <w:r w:rsidR="00A3059C" w:rsidRPr="00972C7F">
        <w:rPr>
          <w:rFonts w:eastAsiaTheme="minorEastAsia" w:cstheme="minorHAnsi"/>
          <w:lang w:val="en-GB"/>
        </w:rPr>
        <w:t xml:space="preserve">in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opt</m:t>
            </m:r>
          </m:sub>
        </m:sSub>
      </m:oMath>
      <w:r w:rsidR="00A3059C" w:rsidRPr="00972C7F">
        <w:rPr>
          <w:rFonts w:eastAsiaTheme="minorEastAsia" w:cstheme="minorHAnsi"/>
          <w:lang w:val="en-GB"/>
        </w:rPr>
        <w:t xml:space="preserve"> by 0.3</w:t>
      </w:r>
      <m:oMath>
        <m:r>
          <w:rPr>
            <w:rFonts w:ascii="Cambria Math" w:eastAsiaTheme="minorEastAsia" w:hAnsi="Cambria Math" w:cstheme="minorHAnsi"/>
            <w:lang w:val="en-GB"/>
          </w:rPr>
          <m:t>℃</m:t>
        </m:r>
      </m:oMath>
      <w:r w:rsidR="00A3059C" w:rsidRPr="00972C7F">
        <w:rPr>
          <w:rFonts w:eastAsiaTheme="minorEastAsia" w:cstheme="minorHAnsi"/>
          <w:lang w:val="en-GB"/>
        </w:rPr>
        <w:t xml:space="preserve"> per unit increase in</w:t>
      </w:r>
      <w:r w:rsidR="00A3059C" w:rsidRPr="004559BC">
        <w:rPr>
          <w:rFonts w:eastAsiaTheme="minorEastAsia" w:cstheme="minorHAnsi"/>
          <w:lang w:val="en-GB"/>
        </w:rPr>
        <w:t xml:space="preserve"> the natural log of relative mass, </w:t>
      </w:r>
      <m:oMath>
        <m:r>
          <w:rPr>
            <w:rFonts w:ascii="Cambria Math" w:eastAsiaTheme="minorEastAsia" w:hAnsi="Cambria Math" w:cstheme="minorHAnsi"/>
          </w:rPr>
          <m:t>M</m:t>
        </m:r>
        <m:r>
          <w:rPr>
            <w:rFonts w:ascii="Cambria Math" w:eastAsiaTheme="minorEastAsia" w:hAnsi="Cambria Math" w:cstheme="minorHAnsi"/>
            <w:lang w:val="en-GB"/>
          </w:rPr>
          <m:t>/</m:t>
        </m:r>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max</m:t>
            </m:r>
          </m:sub>
        </m:sSub>
        <m:r>
          <w:rPr>
            <w:rFonts w:ascii="Cambria Math" w:eastAsiaTheme="minorEastAsia" w:hAnsi="Cambria Math" w:cstheme="minorHAnsi"/>
            <w:lang w:val="en-GB"/>
          </w:rPr>
          <m:t xml:space="preserve"> </m:t>
        </m:r>
      </m:oMath>
      <w:r w:rsidR="001305E1" w:rsidRPr="004559BC">
        <w:rPr>
          <w:rFonts w:eastAsiaTheme="minorEastAsia" w:cstheme="minorHAnsi"/>
          <w:lang w:val="en-GB"/>
        </w:rPr>
        <w:t xml:space="preserve">– also </w:t>
      </w:r>
      <w:r w:rsidR="00A33896" w:rsidRPr="00972C7F">
        <w:rPr>
          <w:rFonts w:eastAsiaTheme="minorEastAsia" w:cstheme="minorHAnsi"/>
          <w:lang w:val="en-GB"/>
        </w:rPr>
        <w:t>appears relatively large</w:t>
      </w:r>
      <w:r w:rsidR="002C5859">
        <w:rPr>
          <w:rFonts w:eastAsiaTheme="minorEastAsia" w:cstheme="minorHAnsi"/>
          <w:lang w:val="en-GB"/>
        </w:rPr>
        <w:t>,</w:t>
      </w:r>
      <w:r w:rsidR="00A33896" w:rsidRPr="00972C7F">
        <w:rPr>
          <w:rFonts w:eastAsiaTheme="minorEastAsia" w:cstheme="minorHAnsi"/>
          <w:lang w:val="en-GB"/>
        </w:rPr>
        <w:t xml:space="preserve"> considering the small range </w:t>
      </w:r>
      <w:r w:rsidR="00346AC4" w:rsidRPr="00972C7F">
        <w:rPr>
          <w:rFonts w:eastAsiaTheme="minorEastAsia" w:cstheme="minorHAnsi"/>
          <w:lang w:val="en-GB"/>
        </w:rPr>
        <w:t xml:space="preserve">of body sizes </w:t>
      </w:r>
      <w:r w:rsidR="00A33896" w:rsidRPr="00972C7F">
        <w:rPr>
          <w:rFonts w:eastAsiaTheme="minorEastAsia" w:cstheme="minorHAnsi"/>
          <w:lang w:val="en-GB"/>
        </w:rPr>
        <w:t>used</w:t>
      </w:r>
      <w:r w:rsidR="00A3059C" w:rsidRPr="004559BC">
        <w:rPr>
          <w:rFonts w:eastAsiaTheme="minorEastAsia" w:cstheme="minorHAnsi"/>
          <w:lang w:val="en-GB"/>
        </w:rPr>
        <w:t xml:space="preserve"> </w:t>
      </w:r>
      <w:r w:rsidR="000C0818" w:rsidRPr="00972C7F">
        <w:rPr>
          <w:rFonts w:eastAsiaTheme="minorEastAsia" w:cstheme="minorHAnsi"/>
          <w:lang w:val="en-GB"/>
        </w:rPr>
        <w:t>in the experiments</w:t>
      </w:r>
      <w:r w:rsidR="000C0818" w:rsidRPr="004559BC">
        <w:rPr>
          <w:rFonts w:eastAsiaTheme="minorEastAsia" w:cstheme="minorHAnsi"/>
          <w:lang w:val="en-GB"/>
        </w:rPr>
        <w:t xml:space="preserve"> </w:t>
      </w:r>
      <w:r w:rsidR="00A3059C" w:rsidRPr="004559BC">
        <w:rPr>
          <w:rFonts w:eastAsiaTheme="minorEastAsia" w:cstheme="minorHAnsi"/>
          <w:lang w:val="en-GB"/>
        </w:rPr>
        <w:t>(</w:t>
      </w:r>
      <w:r w:rsidR="00A3059C" w:rsidRPr="00972C7F">
        <w:rPr>
          <w:rFonts w:eastAsiaTheme="minorEastAsia" w:cstheme="minorHAnsi"/>
          <w:lang w:val="en-GB"/>
        </w:rPr>
        <w:t>73% of individuals in the experiments assembled for this study are &lt; 1%</w:t>
      </w:r>
      <w:r w:rsidR="002C5859">
        <w:rPr>
          <w:rFonts w:eastAsiaTheme="minorEastAsia" w:cstheme="minorHAnsi"/>
          <w:lang w:val="en-GB"/>
        </w:rPr>
        <w:t xml:space="preserve"> of </w:t>
      </w:r>
      <w:r w:rsidR="00EF6DFC">
        <w:rPr>
          <w:rFonts w:eastAsiaTheme="minorEastAsia" w:cstheme="minorHAnsi"/>
          <w:lang w:val="en-GB"/>
        </w:rPr>
        <w:t>maximum mass</w:t>
      </w:r>
      <w:r w:rsidR="00603E09">
        <w:rPr>
          <w:rFonts w:eastAsiaTheme="minorEastAsia" w:cstheme="minorHAnsi"/>
          <w:lang w:val="en-GB"/>
        </w:rPr>
        <w:t xml:space="preserve"> in their species</w:t>
      </w:r>
      <w:r w:rsidR="00A3059C" w:rsidRPr="004559BC">
        <w:rPr>
          <w:rFonts w:eastAsiaTheme="minorEastAsia" w:cstheme="minorHAnsi"/>
          <w:lang w:val="en-GB"/>
        </w:rPr>
        <w:t>)</w:t>
      </w:r>
      <w:r w:rsidR="00B87E9C" w:rsidRPr="00972C7F">
        <w:rPr>
          <w:rFonts w:eastAsiaTheme="minorEastAsia" w:cstheme="minorHAnsi"/>
          <w:lang w:val="en-GB"/>
        </w:rPr>
        <w:t xml:space="preserve">. </w:t>
      </w:r>
      <w:r w:rsidR="00EF6DFC">
        <w:rPr>
          <w:rFonts w:eastAsiaTheme="minorEastAsia" w:cstheme="minorHAnsi"/>
          <w:lang w:val="en-GB"/>
        </w:rPr>
        <w:t xml:space="preserve">Individuals of such small relative </w:t>
      </w:r>
      <w:r w:rsidR="0048363D" w:rsidRPr="004559BC">
        <w:rPr>
          <w:rFonts w:eastAsiaTheme="minorEastAsia" w:cstheme="minorHAnsi"/>
          <w:lang w:val="en-GB"/>
        </w:rPr>
        <w:t>size</w:t>
      </w:r>
      <w:r w:rsidR="005C74C2" w:rsidRPr="00972C7F">
        <w:rPr>
          <w:rFonts w:eastAsiaTheme="minorEastAsia" w:cstheme="minorHAnsi"/>
          <w:lang w:val="en-GB"/>
        </w:rPr>
        <w:t xml:space="preserve"> </w:t>
      </w:r>
      <w:r w:rsidR="009246F4" w:rsidRPr="00972C7F">
        <w:rPr>
          <w:rFonts w:eastAsiaTheme="minorEastAsia" w:cstheme="minorHAnsi"/>
          <w:lang w:val="en-GB"/>
        </w:rPr>
        <w:t xml:space="preserve">likely </w:t>
      </w:r>
      <w:r w:rsidR="00265530" w:rsidRPr="00972C7F">
        <w:rPr>
          <w:rFonts w:eastAsiaTheme="minorEastAsia" w:cstheme="minorHAnsi"/>
          <w:lang w:val="en-GB"/>
        </w:rPr>
        <w:t xml:space="preserve">invest little energy </w:t>
      </w:r>
      <w:r w:rsidR="00346AC4" w:rsidRPr="00972C7F">
        <w:rPr>
          <w:rFonts w:eastAsiaTheme="minorEastAsia" w:cstheme="minorHAnsi"/>
          <w:lang w:val="en-GB"/>
        </w:rPr>
        <w:t xml:space="preserve">in </w:t>
      </w:r>
      <w:r w:rsidR="00265530" w:rsidRPr="00972C7F">
        <w:rPr>
          <w:rFonts w:eastAsiaTheme="minorEastAsia" w:cstheme="minorHAnsi"/>
          <w:lang w:val="en-GB"/>
        </w:rPr>
        <w:t>reproduction</w:t>
      </w:r>
      <w:r w:rsidR="00346AC4" w:rsidRPr="00972C7F">
        <w:rPr>
          <w:rFonts w:eastAsiaTheme="minorEastAsia" w:cstheme="minorHAnsi"/>
          <w:lang w:val="en-GB"/>
        </w:rPr>
        <w:t>. This</w:t>
      </w:r>
      <w:r w:rsidR="00E0071D" w:rsidRPr="00972C7F">
        <w:rPr>
          <w:rFonts w:eastAsiaTheme="minorEastAsia" w:cstheme="minorHAnsi"/>
          <w:lang w:val="en-GB"/>
        </w:rPr>
        <w:t xml:space="preserve"> </w:t>
      </w:r>
      <w:r w:rsidR="004604DF" w:rsidRPr="00972C7F">
        <w:rPr>
          <w:rFonts w:eastAsiaTheme="minorEastAsia" w:cstheme="minorHAnsi"/>
          <w:lang w:val="en-GB"/>
        </w:rPr>
        <w:t>suggest</w:t>
      </w:r>
      <w:r w:rsidR="00E0071D" w:rsidRPr="00972C7F">
        <w:rPr>
          <w:rFonts w:eastAsiaTheme="minorEastAsia" w:cstheme="minorHAnsi"/>
          <w:lang w:val="en-GB"/>
        </w:rPr>
        <w:t>s</w:t>
      </w:r>
      <w:r w:rsidR="004604DF" w:rsidRPr="00972C7F">
        <w:rPr>
          <w:rFonts w:eastAsiaTheme="minorEastAsia" w:cstheme="minorHAnsi"/>
          <w:lang w:val="en-GB"/>
        </w:rPr>
        <w:t xml:space="preserve"> that </w:t>
      </w:r>
      <w:r w:rsidR="00CC0301" w:rsidRPr="004559BC">
        <w:rPr>
          <w:rFonts w:eastAsiaTheme="minorEastAsia" w:cstheme="minorHAnsi"/>
          <w:lang w:val="en-GB"/>
        </w:rPr>
        <w:t xml:space="preserve">reduced growth performance of large fish with increased temperatures cannot only be explained by earlier </w:t>
      </w:r>
      <w:r w:rsidR="004604DF" w:rsidRPr="00972C7F">
        <w:rPr>
          <w:rFonts w:eastAsiaTheme="minorEastAsia" w:cstheme="minorHAnsi"/>
          <w:lang w:val="en-GB"/>
        </w:rPr>
        <w:t>maturation</w:t>
      </w:r>
      <w:r w:rsidR="00FD3338" w:rsidRPr="004559BC">
        <w:rPr>
          <w:rFonts w:eastAsiaTheme="minorEastAsia" w:cstheme="minorHAnsi"/>
          <w:lang w:val="en-GB"/>
        </w:rPr>
        <w:t xml:space="preserve"> and changes in energy allocation</w:t>
      </w:r>
      <w:r w:rsidR="00912DAB" w:rsidRPr="004559BC">
        <w:rPr>
          <w:rFonts w:eastAsiaTheme="minorEastAsia" w:cstheme="minorHAnsi"/>
          <w:lang w:val="en-GB"/>
        </w:rPr>
        <w:t xml:space="preserve"> from somatic growth to </w:t>
      </w:r>
      <w:r w:rsidR="00EF2393" w:rsidRPr="004559BC">
        <w:rPr>
          <w:rFonts w:eastAsiaTheme="minorEastAsia" w:cstheme="minorHAnsi"/>
          <w:lang w:val="en-GB"/>
        </w:rPr>
        <w:t>gonads but</w:t>
      </w:r>
      <w:r w:rsidR="00770AB8" w:rsidRPr="004559BC">
        <w:rPr>
          <w:rFonts w:eastAsiaTheme="minorEastAsia" w:cstheme="minorHAnsi"/>
          <w:lang w:val="en-GB"/>
        </w:rPr>
        <w:t xml:space="preserve"> may also represent physiological constraints</w:t>
      </w:r>
      <w:r w:rsidR="00CD6EC5" w:rsidRPr="004559BC">
        <w:rPr>
          <w:rFonts w:eastAsiaTheme="minorEastAsia" w:cstheme="minorHAnsi"/>
          <w:lang w:val="en-GB"/>
        </w:rPr>
        <w:t xml:space="preserve"> (</w:t>
      </w:r>
      <w:r w:rsidR="00C77BCF" w:rsidRPr="004559BC">
        <w:rPr>
          <w:rFonts w:eastAsiaTheme="minorEastAsia" w:cstheme="minorHAnsi"/>
          <w:lang w:val="en-GB"/>
        </w:rPr>
        <w:t>as also predicted by</w:t>
      </w:r>
      <w:r w:rsidR="00CD6EC5" w:rsidRPr="004559BC">
        <w:rPr>
          <w:rFonts w:eastAsiaTheme="minorEastAsia" w:cstheme="minorHAnsi"/>
          <w:lang w:val="en-GB"/>
        </w:rPr>
        <w:t xml:space="preserve"> supply and demand</w:t>
      </w:r>
      <w:r w:rsidR="005919F3" w:rsidRPr="004559BC">
        <w:rPr>
          <w:rFonts w:eastAsiaTheme="minorEastAsia" w:cstheme="minorHAnsi"/>
          <w:lang w:val="en-GB"/>
        </w:rPr>
        <w:t>-based growth models</w:t>
      </w:r>
      <w:r w:rsidR="00EF2393" w:rsidRPr="004559BC">
        <w:rPr>
          <w:rFonts w:eastAsiaTheme="minorEastAsia" w:cstheme="minorHAnsi"/>
          <w:lang w:val="en-GB"/>
        </w:rPr>
        <w:t xml:space="preserve"> </w:t>
      </w:r>
      <w:r w:rsidR="00EF2393">
        <w:rPr>
          <w:rFonts w:eastAsiaTheme="minorEastAsia" w:cstheme="minorHAnsi"/>
        </w:rPr>
        <w:fldChar w:fldCharType="begin"/>
      </w:r>
      <w:r w:rsidR="009D6C25" w:rsidRPr="004559BC">
        <w:rPr>
          <w:rFonts w:eastAsiaTheme="minorEastAsia" w:cstheme="minorHAnsi"/>
          <w:lang w:val="en-GB"/>
        </w:rPr>
        <w:instrText xml:space="preserve"> ADDIN ZOTERO_ITEM CSL_CITATION {"citationID":"a2qf5dc053p","properties":{"formattedCitation":"(P\\uc0\\u252{}tter 1920; Marshall &amp; White 2019b)","plainCitation":"(Pütter 1920; Marshall &amp; White 2019b)","noteIndex":0},"citationItems":[{"id":1711,"uris":["http://zotero.org/users/6116610/items/563CFA8V"],"uri":["http://zotero.org/users/6116610/items/563CFA8V"],"itemData":{"id":1711,"type":"article-journal","container-title":"Pflüger's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F2393">
        <w:rPr>
          <w:rFonts w:eastAsiaTheme="minorEastAsia" w:cstheme="minorHAnsi"/>
        </w:rPr>
        <w:fldChar w:fldCharType="separate"/>
      </w:r>
      <w:r w:rsidR="009D6C25" w:rsidRPr="009D6C25">
        <w:rPr>
          <w:rFonts w:ascii="Times New Roman" w:cs="Times New Roman"/>
          <w:lang w:val="en-GB"/>
        </w:rPr>
        <w:t>(Pütter 1920; Marshall &amp; White 2019b)</w:t>
      </w:r>
      <w:r w:rsidR="00EF2393">
        <w:rPr>
          <w:rFonts w:eastAsiaTheme="minorEastAsia" w:cstheme="minorHAnsi"/>
        </w:rPr>
        <w:fldChar w:fldCharType="end"/>
      </w:r>
      <w:r w:rsidR="00CD6EC5" w:rsidRPr="004559BC">
        <w:rPr>
          <w:rFonts w:eastAsiaTheme="minorEastAsia" w:cstheme="minorHAnsi"/>
          <w:lang w:val="en-GB"/>
        </w:rPr>
        <w:t>)</w:t>
      </w:r>
      <w:r w:rsidR="00770AB8" w:rsidRPr="004559BC">
        <w:rPr>
          <w:rFonts w:eastAsiaTheme="minorEastAsia" w:cstheme="minorHAnsi"/>
          <w:lang w:val="en-GB"/>
        </w:rPr>
        <w:t>.</w:t>
      </w:r>
    </w:p>
    <w:p w14:paraId="2BDB8268" w14:textId="2C5C8EF3" w:rsidR="00DD56B6" w:rsidRPr="00972C7F" w:rsidRDefault="0017427D" w:rsidP="00222B31">
      <w:pPr>
        <w:spacing w:line="480" w:lineRule="auto"/>
        <w:ind w:firstLine="284"/>
        <w:contextualSpacing/>
        <w:jc w:val="both"/>
        <w:rPr>
          <w:rFonts w:cstheme="minorHAnsi"/>
          <w:lang w:val="en-GB"/>
        </w:rPr>
      </w:pPr>
      <w:r w:rsidRPr="00972C7F">
        <w:rPr>
          <w:rFonts w:eastAsiaTheme="minorEastAsia" w:cstheme="minorHAnsi"/>
          <w:lang w:val="en-GB"/>
        </w:rPr>
        <w:t>Translating effect</w:t>
      </w:r>
      <w:r w:rsidR="00345FB8" w:rsidRPr="00972C7F">
        <w:rPr>
          <w:rFonts w:eastAsiaTheme="minorEastAsia" w:cstheme="minorHAnsi"/>
          <w:lang w:val="en-GB"/>
        </w:rPr>
        <w:t>s</w:t>
      </w:r>
      <w:r w:rsidRPr="00972C7F">
        <w:rPr>
          <w:rFonts w:eastAsiaTheme="minorEastAsia" w:cstheme="minorHAnsi"/>
          <w:lang w:val="en-GB"/>
        </w:rPr>
        <w:t xml:space="preserve"> of </w:t>
      </w:r>
      <w:r w:rsidR="008701DE" w:rsidRPr="004559BC">
        <w:rPr>
          <w:rFonts w:eastAsiaTheme="minorEastAsia" w:cstheme="minorHAnsi"/>
          <w:lang w:val="en-GB"/>
        </w:rPr>
        <w:t>experimentally</w:t>
      </w:r>
      <w:r w:rsidR="00297D1F" w:rsidRPr="00972C7F">
        <w:rPr>
          <w:rFonts w:eastAsiaTheme="minorEastAsia" w:cstheme="minorHAnsi"/>
          <w:lang w:val="en-GB"/>
        </w:rPr>
        <w:t xml:space="preserve"> </w:t>
      </w:r>
      <w:r w:rsidRPr="00972C7F">
        <w:rPr>
          <w:rFonts w:eastAsiaTheme="minorEastAsia" w:cstheme="minorHAnsi"/>
          <w:lang w:val="en-GB"/>
        </w:rPr>
        <w:t>derived optimum growth temperature</w:t>
      </w:r>
      <w:r w:rsidR="00297D1F" w:rsidRPr="00972C7F">
        <w:rPr>
          <w:rFonts w:eastAsiaTheme="minorEastAsia" w:cstheme="minorHAnsi"/>
          <w:lang w:val="en-GB"/>
        </w:rPr>
        <w:t>s</w:t>
      </w:r>
      <w:r w:rsidRPr="00972C7F">
        <w:rPr>
          <w:rFonts w:eastAsiaTheme="minorEastAsia" w:cstheme="minorHAnsi"/>
          <w:lang w:val="en-GB"/>
        </w:rPr>
        <w:t xml:space="preserve"> to natural</w:t>
      </w:r>
      <w:r w:rsidR="00306751" w:rsidRPr="00972C7F">
        <w:rPr>
          <w:rFonts w:eastAsiaTheme="minorEastAsia" w:cstheme="minorHAnsi"/>
          <w:lang w:val="en-GB"/>
        </w:rPr>
        <w:t xml:space="preserve"> systems </w:t>
      </w:r>
      <w:r w:rsidR="00692E30" w:rsidRPr="00972C7F">
        <w:rPr>
          <w:rFonts w:eastAsiaTheme="minorEastAsia" w:cstheme="minorHAnsi"/>
          <w:lang w:val="en-GB"/>
        </w:rPr>
        <w:t xml:space="preserve">is </w:t>
      </w:r>
      <w:r w:rsidR="00883E12" w:rsidRPr="00972C7F">
        <w:rPr>
          <w:rFonts w:eastAsiaTheme="minorEastAsia" w:cstheme="minorHAnsi"/>
          <w:lang w:val="en-GB"/>
        </w:rPr>
        <w:t xml:space="preserve">challenging </w:t>
      </w:r>
      <w:r w:rsidR="00297D1F" w:rsidRPr="00972C7F">
        <w:rPr>
          <w:rFonts w:eastAsiaTheme="minorEastAsia" w:cstheme="minorHAnsi"/>
          <w:lang w:val="en-GB"/>
        </w:rPr>
        <w:t>because experimental conditions such as</w:t>
      </w:r>
      <w:r w:rsidR="000F198F" w:rsidRPr="00972C7F">
        <w:rPr>
          <w:rFonts w:eastAsiaTheme="minorEastAsia" w:cstheme="minorHAnsi"/>
          <w:lang w:val="en-GB"/>
        </w:rPr>
        <w:t xml:space="preserve"> </w:t>
      </w:r>
      <w:r w:rsidR="00D04558" w:rsidRPr="00972C7F">
        <w:rPr>
          <w:rFonts w:eastAsiaTheme="minorEastAsia" w:cstheme="minorHAnsi"/>
          <w:lang w:val="en-GB"/>
        </w:rPr>
        <w:t xml:space="preserve">unlimited food supply, </w:t>
      </w:r>
      <w:r w:rsidR="00297D1F" w:rsidRPr="00972C7F">
        <w:rPr>
          <w:rFonts w:eastAsiaTheme="minorEastAsia" w:cstheme="minorHAnsi"/>
          <w:lang w:val="en-GB"/>
        </w:rPr>
        <w:t xml:space="preserve">lack of </w:t>
      </w:r>
      <w:r w:rsidR="00D04558" w:rsidRPr="00972C7F">
        <w:rPr>
          <w:rFonts w:eastAsiaTheme="minorEastAsia" w:cstheme="minorHAnsi"/>
          <w:lang w:val="en-GB"/>
        </w:rPr>
        <w:t>predation</w:t>
      </w:r>
      <w:r w:rsidR="00297D1F" w:rsidRPr="00972C7F">
        <w:rPr>
          <w:rFonts w:eastAsiaTheme="minorEastAsia" w:cstheme="minorHAnsi"/>
          <w:lang w:val="en-GB"/>
        </w:rPr>
        <w:t xml:space="preserve">, </w:t>
      </w:r>
      <w:r w:rsidR="00D04558" w:rsidRPr="00972C7F">
        <w:rPr>
          <w:rFonts w:eastAsiaTheme="minorEastAsia" w:cstheme="minorHAnsi"/>
          <w:lang w:val="en-GB"/>
        </w:rPr>
        <w:t xml:space="preserve">and </w:t>
      </w:r>
      <w:r w:rsidR="0078581A" w:rsidRPr="00972C7F">
        <w:rPr>
          <w:rFonts w:eastAsiaTheme="minorEastAsia" w:cstheme="minorHAnsi"/>
          <w:lang w:val="en-GB"/>
        </w:rPr>
        <w:t>constant temperature</w:t>
      </w:r>
      <w:r w:rsidR="00D04558" w:rsidRPr="00972C7F">
        <w:rPr>
          <w:rFonts w:eastAsiaTheme="minorEastAsia" w:cstheme="minorHAnsi"/>
          <w:lang w:val="en-GB"/>
        </w:rPr>
        <w:t>s</w:t>
      </w:r>
      <w:r w:rsidR="00297D1F" w:rsidRPr="00972C7F">
        <w:rPr>
          <w:rFonts w:eastAsiaTheme="minorEastAsia" w:cstheme="minorHAnsi"/>
          <w:lang w:val="en-GB"/>
        </w:rPr>
        <w:t xml:space="preserve"> do not reflect natural condition</w:t>
      </w:r>
      <w:r w:rsidR="0010434F" w:rsidRPr="004559BC">
        <w:rPr>
          <w:rFonts w:eastAsiaTheme="minorEastAsia" w:cstheme="minorHAnsi"/>
          <w:lang w:val="en-GB"/>
        </w:rPr>
        <w:t>s</w:t>
      </w:r>
      <w:r w:rsidR="00E056B2" w:rsidRPr="004559BC">
        <w:rPr>
          <w:rFonts w:eastAsiaTheme="minorEastAsia" w:cstheme="minorHAnsi"/>
          <w:lang w:val="en-GB"/>
        </w:rPr>
        <w:t xml:space="preserve"> but largely affects growth</w:t>
      </w:r>
      <w:r w:rsidR="0010434F" w:rsidRPr="004559BC">
        <w:rPr>
          <w:rFonts w:eastAsiaTheme="minorEastAsia" w:cstheme="minorHAnsi"/>
          <w:lang w:val="en-GB"/>
        </w:rPr>
        <w:t xml:space="preserve"> </w:t>
      </w:r>
      <w:r w:rsidR="0010434F" w:rsidRPr="00910CB8">
        <w:rPr>
          <w:rFonts w:eastAsiaTheme="minorEastAsia" w:cstheme="minorHAnsi"/>
        </w:rPr>
        <w:fldChar w:fldCharType="begin"/>
      </w:r>
      <w:r w:rsidR="009C66FD">
        <w:rPr>
          <w:rFonts w:eastAsiaTheme="minorEastAsia" w:cstheme="minorHAnsi"/>
          <w:lang w:val="en-GB"/>
        </w:rPr>
        <w:instrText xml:space="preserve"> ADDIN ZOTERO_ITEM CSL_CITATION {"citationID":"a2h2qtonseq","properties":{"formattedCitation":"(Brett {\\i{}et al.} 1969; Lorenzen 1996; Huey &amp; Kingsolver 2019)","plainCitation":"(Brett et al. 1969; Lorenzen 1996; Huey &amp; Kingsolver 2019)","noteIndex":0},"citationItems":[{"id":1646,"uris":["http://zotero.org/users/6116610/items/YG8DMK3F"],"uri":["http://zotero.org/users/6116610/items/YG8DMK3F"],"itemData":{"id":1646,"type":"article-journal","abstract":"The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T."}],"issued":{"date-parts":[["1969",9,1]]}}},{"id":718,"uris":["http://zotero.org/users/6116610/items/W2FXR8H8"],"uri":["http://zotero.org/users/6116610/items/W2FXR8H8"],"itemData":{"id":718,"type":"article-journal","container-title":"Journal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1582,"uris":["http://zotero.org/users/6116610/items/TIVI8U8X"],"uri":["http://zotero.org/users/6116610/items/TIVI8U8X"],"itemData":{"id":1582,"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10434F" w:rsidRPr="00910CB8">
        <w:rPr>
          <w:rFonts w:eastAsiaTheme="minorEastAsia" w:cstheme="minorHAnsi"/>
        </w:rPr>
        <w:fldChar w:fldCharType="separate"/>
      </w:r>
      <w:r w:rsidR="009C66FD" w:rsidRPr="009C66FD">
        <w:rPr>
          <w:rFonts w:ascii="Times New Roman" w:cs="Times New Roman"/>
          <w:lang w:val="en-GB"/>
        </w:rPr>
        <w:t xml:space="preserve">(Brett </w:t>
      </w:r>
      <w:r w:rsidR="009C66FD" w:rsidRPr="009C66FD">
        <w:rPr>
          <w:rFonts w:ascii="Times New Roman" w:cs="Times New Roman"/>
          <w:i/>
          <w:iCs/>
          <w:lang w:val="en-GB"/>
        </w:rPr>
        <w:t>et al.</w:t>
      </w:r>
      <w:r w:rsidR="009C66FD" w:rsidRPr="009C66FD">
        <w:rPr>
          <w:rFonts w:ascii="Times New Roman" w:cs="Times New Roman"/>
          <w:lang w:val="en-GB"/>
        </w:rPr>
        <w:t xml:space="preserve"> 1969; Lorenzen 1996; Huey &amp; Kingsolver 2019)</w:t>
      </w:r>
      <w:r w:rsidR="0010434F" w:rsidRPr="00910CB8">
        <w:rPr>
          <w:rFonts w:eastAsiaTheme="minorEastAsia" w:cstheme="minorHAnsi"/>
        </w:rPr>
        <w:fldChar w:fldCharType="end"/>
      </w:r>
      <w:r w:rsidR="00E97862" w:rsidRPr="004559BC">
        <w:rPr>
          <w:rFonts w:eastAsiaTheme="minorEastAsia" w:cstheme="minorHAnsi"/>
          <w:lang w:val="en-GB"/>
        </w:rPr>
        <w:t>.</w:t>
      </w:r>
      <w:r w:rsidR="00297D1F" w:rsidRPr="008F2458">
        <w:rPr>
          <w:rFonts w:eastAsiaTheme="minorEastAsia" w:cstheme="minorHAnsi"/>
          <w:lang w:val="en-GB"/>
        </w:rPr>
        <w:t xml:space="preserve"> </w:t>
      </w:r>
      <w:r w:rsidR="00E97862" w:rsidRPr="004559BC">
        <w:rPr>
          <w:rFonts w:eastAsiaTheme="minorEastAsia" w:cstheme="minorHAnsi"/>
          <w:lang w:val="en-GB"/>
        </w:rPr>
        <w:t>Y</w:t>
      </w:r>
      <w:r w:rsidR="00297D1F" w:rsidRPr="00972C7F">
        <w:rPr>
          <w:rFonts w:eastAsiaTheme="minorEastAsia" w:cstheme="minorHAnsi"/>
          <w:lang w:val="en-GB"/>
        </w:rPr>
        <w:t>et</w:t>
      </w:r>
      <w:r w:rsidR="00533927" w:rsidRPr="004559BC">
        <w:rPr>
          <w:rFonts w:eastAsiaTheme="minorEastAsia" w:cstheme="minorHAnsi"/>
          <w:lang w:val="en-GB"/>
        </w:rPr>
        <w:t>,</w:t>
      </w:r>
      <w:r w:rsidR="00297D1F" w:rsidRPr="00972C7F">
        <w:rPr>
          <w:rFonts w:eastAsiaTheme="minorEastAsia" w:cstheme="minorHAnsi"/>
          <w:lang w:val="en-GB"/>
        </w:rPr>
        <w:t xml:space="preserve"> these variable</w:t>
      </w:r>
      <w:r w:rsidR="00444A44" w:rsidRPr="004559BC">
        <w:rPr>
          <w:rFonts w:eastAsiaTheme="minorEastAsia" w:cstheme="minorHAnsi"/>
          <w:lang w:val="en-GB"/>
        </w:rPr>
        <w:t>s</w:t>
      </w:r>
      <w:r w:rsidR="00297D1F" w:rsidRPr="00972C7F">
        <w:rPr>
          <w:rFonts w:eastAsiaTheme="minorEastAsia" w:cstheme="minorHAnsi"/>
          <w:lang w:val="en-GB"/>
        </w:rPr>
        <w:t xml:space="preserve"> </w:t>
      </w:r>
      <w:r w:rsidR="00CB080B" w:rsidRPr="00972C7F">
        <w:rPr>
          <w:rFonts w:eastAsiaTheme="minorEastAsia" w:cstheme="minorHAnsi"/>
          <w:lang w:val="en-GB"/>
        </w:rPr>
        <w:t>affect growth rates and optimum temperatures for growth</w:t>
      </w:r>
      <w:r w:rsidR="00071A6B" w:rsidRPr="004559BC">
        <w:rPr>
          <w:rFonts w:eastAsiaTheme="minorEastAsia" w:cstheme="minorHAnsi"/>
          <w:lang w:val="en-GB"/>
        </w:rPr>
        <w:t>, such that the field-optimum growth curves are likely closer to the environmental temperatures (Fig. 7)</w:t>
      </w:r>
      <w:r w:rsidR="0010434F" w:rsidRPr="004559BC">
        <w:rPr>
          <w:rFonts w:eastAsiaTheme="minorEastAsia" w:cstheme="minorHAnsi"/>
          <w:lang w:val="en-GB"/>
        </w:rPr>
        <w:t>.</w:t>
      </w:r>
      <w:r w:rsidR="00D04558" w:rsidRPr="00972C7F">
        <w:rPr>
          <w:rFonts w:eastAsiaTheme="minorEastAsia" w:cstheme="minorHAnsi"/>
          <w:lang w:val="en-GB"/>
        </w:rPr>
        <w:t xml:space="preserve"> </w:t>
      </w:r>
      <w:r w:rsidR="00910CB8" w:rsidRPr="004559BC">
        <w:rPr>
          <w:rFonts w:cstheme="minorHAnsi"/>
          <w:lang w:val="en-GB"/>
        </w:rPr>
        <w:t xml:space="preserve">It is important to acknowledge that climate change may also introduce higher food limitation, which would further lower the optimum temperature for growth </w:t>
      </w:r>
      <w:r w:rsidR="00910CB8" w:rsidRPr="00910CB8">
        <w:rPr>
          <w:rFonts w:cstheme="minorHAnsi"/>
        </w:rPr>
        <w:fldChar w:fldCharType="begin"/>
      </w:r>
      <w:r w:rsidR="001F613A" w:rsidRPr="004559BC">
        <w:rPr>
          <w:rFonts w:cstheme="minorHAnsi"/>
          <w:lang w:val="en-GB"/>
        </w:rPr>
        <w:instrText xml:space="preserve"> ADDIN ZOTERO_ITEM CSL_CITATION {"citationID":"a1e9echujq7","properties":{"formattedCitation":"(Huey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w:instrText>
      </w:r>
      <w:r w:rsidR="001F613A">
        <w:rPr>
          <w:rFonts w:cstheme="minorHAnsi"/>
        </w:rPr>
        <w:instrText>ﬁ</w:instrText>
      </w:r>
      <w:r w:rsidR="001F613A" w:rsidRPr="004559BC">
        <w:rPr>
          <w:rFonts w:cstheme="minorHAnsi"/>
          <w:lang w:val="en-GB"/>
        </w:rPr>
        <w:instrText xml:space="preserve">tness of many ectotherms. In a classic experiment, Brett and colleagues documented that growth rates of salmon depended strikingly on both temperature and food levels. Here we develop a simple bioenergetic model that explores how </w:instrText>
      </w:r>
      <w:r w:rsidR="001F613A">
        <w:rPr>
          <w:rFonts w:cstheme="minorHAnsi"/>
        </w:rPr>
        <w:instrText>ﬁ</w:instrText>
      </w:r>
      <w:r w:rsidR="001F613A" w:rsidRPr="004559BC">
        <w:rPr>
          <w:rFonts w:cstheme="minorHAnsi"/>
          <w:lang w:val="en-GB"/>
        </w:rPr>
        <w:instrText>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w:instrText>
      </w:r>
      <w:r w:rsidR="001F613A">
        <w:rPr>
          <w:rFonts w:cstheme="minorHAnsi"/>
        </w:rPr>
        <w:instrText>ﬁ</w:instrText>
      </w:r>
      <w:r w:rsidR="001F613A" w:rsidRPr="004559BC">
        <w:rPr>
          <w:rFonts w:cstheme="minorHAnsi"/>
          <w:lang w:val="en-GB"/>
        </w:rPr>
        <w:instrText xml:space="preserve">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910CB8" w:rsidRPr="00910CB8">
        <w:rPr>
          <w:rFonts w:cstheme="minorHAnsi"/>
        </w:rPr>
        <w:fldChar w:fldCharType="separate"/>
      </w:r>
      <w:r w:rsidR="001F613A" w:rsidRPr="001F613A">
        <w:rPr>
          <w:rFonts w:ascii="Times New Roman" w:cs="Times New Roman"/>
          <w:lang w:val="en-GB"/>
        </w:rPr>
        <w:t>(Huey &amp; Kingsolver 2019)</w:t>
      </w:r>
      <w:r w:rsidR="00910CB8" w:rsidRPr="00910CB8">
        <w:rPr>
          <w:rFonts w:cstheme="minorHAnsi"/>
        </w:rPr>
        <w:fldChar w:fldCharType="end"/>
      </w:r>
      <w:r w:rsidR="008D3D3D" w:rsidRPr="004559BC">
        <w:rPr>
          <w:rFonts w:cstheme="minorHAnsi"/>
          <w:lang w:val="en-GB"/>
        </w:rPr>
        <w:t>.</w:t>
      </w:r>
      <w:r w:rsidR="000B7D1E" w:rsidRPr="004559BC">
        <w:rPr>
          <w:rFonts w:cstheme="minorHAnsi"/>
          <w:lang w:val="en-GB"/>
        </w:rPr>
        <w:t xml:space="preserve"> </w:t>
      </w:r>
      <w:r w:rsidR="007B7424" w:rsidRPr="004559BC">
        <w:rPr>
          <w:rFonts w:cstheme="minorHAnsi"/>
          <w:lang w:val="en-GB"/>
        </w:rPr>
        <w:t xml:space="preserve">With respect to </w:t>
      </w:r>
      <w:r w:rsidR="00FB2362" w:rsidRPr="004559BC">
        <w:rPr>
          <w:rFonts w:cstheme="minorHAnsi"/>
          <w:lang w:val="en-GB"/>
        </w:rPr>
        <w:t>the role of optimum thermal response for a species response to warming</w:t>
      </w:r>
      <w:r w:rsidR="00B51473" w:rsidRPr="004559BC">
        <w:rPr>
          <w:rFonts w:cstheme="minorHAnsi"/>
          <w:lang w:val="en-GB"/>
        </w:rPr>
        <w:t xml:space="preserve">, </w:t>
      </w:r>
      <w:r w:rsidR="00203B19" w:rsidRPr="004559BC">
        <w:rPr>
          <w:lang w:val="en-GB"/>
        </w:rPr>
        <w:t>temperate species in particular occupy thermal habitats below their</w:t>
      </w:r>
      <w:r w:rsidR="00203B19" w:rsidRPr="00972C7F">
        <w:rPr>
          <w:rFonts w:eastAsiaTheme="minorEastAsia"/>
          <w:lang w:val="en-GB"/>
        </w:rPr>
        <w:t xml:space="preserve"> optimum for growth</w:t>
      </w:r>
      <w:r w:rsidR="00555492" w:rsidRPr="004559BC">
        <w:rPr>
          <w:rFonts w:eastAsiaTheme="minorEastAsia"/>
          <w:lang w:val="en-GB"/>
        </w:rPr>
        <w:t xml:space="preserve"> </w:t>
      </w:r>
      <w:r w:rsidR="00203B19" w:rsidRPr="004559BC">
        <w:rPr>
          <w:rFonts w:eastAsiaTheme="minorEastAsia"/>
          <w:lang w:val="en-GB"/>
        </w:rPr>
        <w:t>as</w:t>
      </w:r>
      <w:r w:rsidR="00203B19" w:rsidRPr="00972C7F">
        <w:rPr>
          <w:rFonts w:eastAsiaTheme="minorEastAsia"/>
          <w:lang w:val="en-GB"/>
        </w:rPr>
        <w:t xml:space="preserve"> </w:t>
      </w:r>
      <w:r w:rsidR="00203B19" w:rsidRPr="00972C7F">
        <w:rPr>
          <w:rFonts w:cstheme="minorHAnsi"/>
          <w:lang w:val="en-GB"/>
        </w:rPr>
        <w:t xml:space="preserve">sub-optimum temperatures are in fact optimal </w:t>
      </w:r>
      <w:r w:rsidR="00203B19" w:rsidRPr="004559BC">
        <w:rPr>
          <w:rFonts w:cstheme="minorHAnsi"/>
          <w:lang w:val="en-GB"/>
        </w:rPr>
        <w:t xml:space="preserve">when </w:t>
      </w:r>
      <w:r w:rsidR="00203B19" w:rsidRPr="00972C7F">
        <w:rPr>
          <w:rFonts w:cstheme="minorHAnsi"/>
          <w:lang w:val="en-GB"/>
        </w:rPr>
        <w:t>temperature</w:t>
      </w:r>
      <w:r w:rsidR="00203B19" w:rsidRPr="004559BC">
        <w:rPr>
          <w:rFonts w:cstheme="minorHAnsi"/>
          <w:lang w:val="en-GB"/>
        </w:rPr>
        <w:t xml:space="preserve">s fluctuate </w:t>
      </w:r>
      <w:r w:rsidR="00203B19" w:rsidRPr="00972C7F">
        <w:rPr>
          <w:rFonts w:cstheme="minorHAnsi"/>
          <w:lang w:val="en-GB"/>
        </w:rPr>
        <w:t>(Bernhardt et al 2019)</w:t>
      </w:r>
      <w:r w:rsidR="00203B19" w:rsidRPr="004559BC">
        <w:rPr>
          <w:rFonts w:cstheme="minorHAnsi"/>
          <w:lang w:val="en-GB"/>
        </w:rPr>
        <w:t>.</w:t>
      </w:r>
      <w:r w:rsidR="00222B31" w:rsidRPr="004559BC">
        <w:rPr>
          <w:rFonts w:cstheme="minorHAnsi"/>
          <w:lang w:val="en-GB"/>
        </w:rPr>
        <w:t xml:space="preserve"> </w:t>
      </w:r>
      <w:r w:rsidR="00310AE3" w:rsidRPr="004559BC">
        <w:rPr>
          <w:rFonts w:eastAsiaTheme="minorEastAsia" w:cstheme="minorHAnsi"/>
          <w:lang w:val="en-GB"/>
        </w:rPr>
        <w:t>However</w:t>
      </w:r>
      <w:r w:rsidR="00310AE3" w:rsidRPr="004559BC">
        <w:rPr>
          <w:rFonts w:cstheme="minorHAnsi"/>
          <w:lang w:val="en-GB"/>
        </w:rPr>
        <w:t xml:space="preserve">, </w:t>
      </w:r>
      <w:r w:rsidR="00310AE3" w:rsidRPr="00972C7F">
        <w:rPr>
          <w:rFonts w:cstheme="minorHAnsi"/>
          <w:lang w:val="en-GB"/>
        </w:rPr>
        <w:t xml:space="preserve">warming </w:t>
      </w:r>
      <w:r w:rsidR="00587DBC" w:rsidRPr="004559BC">
        <w:rPr>
          <w:rFonts w:cstheme="minorHAnsi"/>
          <w:lang w:val="en-GB"/>
        </w:rPr>
        <w:t xml:space="preserve">has already lead to </w:t>
      </w:r>
      <w:r w:rsidR="00310AE3" w:rsidRPr="00972C7F">
        <w:rPr>
          <w:rFonts w:cstheme="minorHAnsi"/>
          <w:lang w:val="en-GB"/>
        </w:rPr>
        <w:t>negative (or lack of positive</w:t>
      </w:r>
      <w:r w:rsidR="009F5422">
        <w:rPr>
          <w:rFonts w:cstheme="minorHAnsi"/>
          <w:lang w:val="en-GB"/>
        </w:rPr>
        <w:t xml:space="preserve"> </w:t>
      </w:r>
      <w:r w:rsidR="009F5422">
        <w:rPr>
          <w:rFonts w:cstheme="minorHAnsi"/>
          <w:lang w:val="en-GB"/>
        </w:rPr>
        <w:fldChar w:fldCharType="begin"/>
      </w:r>
      <w:r w:rsidR="008D35D5">
        <w:rPr>
          <w:rFonts w:cstheme="minorHAnsi"/>
          <w:lang w:val="en-GB"/>
        </w:rPr>
        <w:instrText xml:space="preserve"> ADDIN ZOTERO_ITEM CSL_CITATION {"citationID":"au214s33k5","properties":{"formattedCitation":"(Huss {\\i{}et al.} 2019)","plainCitation":"(Huss et al. 2019)","noteIndex":0},"citationItems":[{"id":"iQDEqMkn/KXXLLw9Q","uris":["http://zotero.org/users/6116610/items/3XTZM82V"],"uri":["http://zotero.org/users/6116610/items/3XTZM82V"],"itemData":{"id":"JtKt9yLW/Rm8sr6r2","type":"article-journal","abstract":"A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9F5422">
        <w:rPr>
          <w:rFonts w:cstheme="minorHAnsi"/>
          <w:lang w:val="en-GB"/>
        </w:rPr>
        <w:fldChar w:fldCharType="separate"/>
      </w:r>
      <w:r w:rsidR="009D6C25" w:rsidRPr="009D6C25">
        <w:rPr>
          <w:rFonts w:ascii="Times New Roman" w:cs="Times New Roman"/>
          <w:lang w:val="en-GB"/>
        </w:rPr>
        <w:t xml:space="preserve">(Huss </w:t>
      </w:r>
      <w:r w:rsidR="009D6C25" w:rsidRPr="009D6C25">
        <w:rPr>
          <w:rFonts w:ascii="Times New Roman" w:cs="Times New Roman"/>
          <w:i/>
          <w:iCs/>
          <w:lang w:val="en-GB"/>
        </w:rPr>
        <w:t>et al.</w:t>
      </w:r>
      <w:r w:rsidR="009D6C25" w:rsidRPr="009D6C25">
        <w:rPr>
          <w:rFonts w:ascii="Times New Roman" w:cs="Times New Roman"/>
          <w:lang w:val="en-GB"/>
        </w:rPr>
        <w:t xml:space="preserve"> 2019)</w:t>
      </w:r>
      <w:r w:rsidR="009F5422">
        <w:rPr>
          <w:rFonts w:cstheme="minorHAnsi"/>
          <w:lang w:val="en-GB"/>
        </w:rPr>
        <w:fldChar w:fldCharType="end"/>
      </w:r>
      <w:r w:rsidR="00310AE3" w:rsidRPr="00972C7F">
        <w:rPr>
          <w:rFonts w:cstheme="minorHAnsi"/>
          <w:lang w:val="en-GB"/>
        </w:rPr>
        <w:t xml:space="preserve">) effects on populations living at the edge of their physiological tolerance in terms of growth </w:t>
      </w:r>
      <w:r w:rsidR="00310AE3">
        <w:rPr>
          <w:rFonts w:cstheme="minorHAnsi"/>
        </w:rPr>
        <w:fldChar w:fldCharType="begin"/>
      </w:r>
      <w:r w:rsidR="009D6C25">
        <w:rPr>
          <w:rFonts w:cstheme="minorHAnsi"/>
          <w:lang w:val="en-GB"/>
        </w:rPr>
        <w:instrText xml:space="preserve"> ADDIN ZOTERO_ITEM CSL_CITATION {"citationID":"a2mkobm3p7p","properties":{"formattedCitation":"(Neuheimer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310AE3">
        <w:rPr>
          <w:rFonts w:cstheme="minorHAnsi"/>
        </w:rPr>
        <w:fldChar w:fldCharType="separate"/>
      </w:r>
      <w:r w:rsidR="009D6C25" w:rsidRPr="009D6C25">
        <w:rPr>
          <w:rFonts w:ascii="Times New Roman" w:cs="Times New Roman"/>
          <w:lang w:val="en-GB"/>
        </w:rPr>
        <w:t xml:space="preserve">(Neuheimer </w:t>
      </w:r>
      <w:r w:rsidR="009D6C25" w:rsidRPr="009D6C25">
        <w:rPr>
          <w:rFonts w:ascii="Times New Roman" w:cs="Times New Roman"/>
          <w:i/>
          <w:iCs/>
          <w:lang w:val="en-GB"/>
        </w:rPr>
        <w:t>et al.</w:t>
      </w:r>
      <w:r w:rsidR="009D6C25" w:rsidRPr="009D6C25">
        <w:rPr>
          <w:rFonts w:ascii="Times New Roman" w:cs="Times New Roman"/>
          <w:lang w:val="en-GB"/>
        </w:rPr>
        <w:t xml:space="preserve"> 2011)</w:t>
      </w:r>
      <w:r w:rsidR="00310AE3">
        <w:rPr>
          <w:rFonts w:cstheme="minorHAnsi"/>
        </w:rPr>
        <w:fldChar w:fldCharType="end"/>
      </w:r>
      <w:r w:rsidR="00317AEE" w:rsidRPr="004559BC">
        <w:rPr>
          <w:rFonts w:cstheme="minorHAnsi"/>
          <w:lang w:val="en-GB"/>
        </w:rPr>
        <w:t xml:space="preserve">. </w:t>
      </w:r>
      <w:r w:rsidR="0073415C" w:rsidRPr="004559BC">
        <w:rPr>
          <w:rFonts w:eastAsiaTheme="minorEastAsia" w:cstheme="minorHAnsi"/>
          <w:lang w:val="en-GB"/>
        </w:rPr>
        <w:t xml:space="preserve">While the optimum temperature for growth declines as individuals grow in size, the key question for </w:t>
      </w:r>
      <w:r w:rsidR="0073415C" w:rsidRPr="004559BC">
        <w:rPr>
          <w:rFonts w:eastAsiaTheme="minorEastAsia" w:cstheme="minorHAnsi"/>
          <w:lang w:val="en-GB"/>
        </w:rPr>
        <w:lastRenderedPageBreak/>
        <w:t xml:space="preserve">predicting </w:t>
      </w:r>
      <w:r w:rsidR="00E1391D" w:rsidRPr="004559BC">
        <w:rPr>
          <w:rFonts w:eastAsiaTheme="minorEastAsia" w:cstheme="minorHAnsi"/>
          <w:lang w:val="en-GB"/>
        </w:rPr>
        <w:t xml:space="preserve">if large fish will </w:t>
      </w:r>
      <w:r w:rsidR="00603E09">
        <w:rPr>
          <w:rFonts w:eastAsiaTheme="minorEastAsia" w:cstheme="minorHAnsi"/>
          <w:lang w:val="en-GB"/>
        </w:rPr>
        <w:t xml:space="preserve">be the first to </w:t>
      </w:r>
      <w:r w:rsidR="00E1391D" w:rsidRPr="004559BC">
        <w:rPr>
          <w:rFonts w:eastAsiaTheme="minorEastAsia" w:cstheme="minorHAnsi"/>
          <w:lang w:val="en-GB"/>
        </w:rPr>
        <w:t xml:space="preserve">suffer </w:t>
      </w:r>
      <w:r w:rsidR="0073415C" w:rsidRPr="004559BC">
        <w:rPr>
          <w:rFonts w:eastAsiaTheme="minorEastAsia" w:cstheme="minorHAnsi"/>
          <w:lang w:val="en-GB"/>
        </w:rPr>
        <w:t xml:space="preserve">negative consequences of warming is </w:t>
      </w:r>
      <w:r w:rsidR="002B378D" w:rsidRPr="004559BC">
        <w:rPr>
          <w:rFonts w:eastAsiaTheme="minorEastAsia" w:cstheme="minorHAnsi"/>
          <w:lang w:val="en-GB"/>
        </w:rPr>
        <w:t xml:space="preserve">to understand if </w:t>
      </w:r>
      <w:r w:rsidR="00B00D2F" w:rsidRPr="004559BC">
        <w:rPr>
          <w:rFonts w:eastAsiaTheme="minorEastAsia" w:cstheme="minorHAnsi"/>
          <w:lang w:val="en-GB"/>
        </w:rPr>
        <w:t xml:space="preserve">they in general </w:t>
      </w:r>
      <w:r w:rsidR="0073415C" w:rsidRPr="004559BC">
        <w:rPr>
          <w:lang w:val="en-GB"/>
        </w:rPr>
        <w:t>live closer to their thermal optimum for growth.</w:t>
      </w:r>
      <w:r w:rsidR="0012070D" w:rsidRPr="004559BC">
        <w:rPr>
          <w:lang w:val="en-GB"/>
        </w:rPr>
        <w:t xml:space="preserve"> </w:t>
      </w:r>
      <w:r w:rsidR="00D87626" w:rsidRPr="004559BC">
        <w:rPr>
          <w:lang w:val="en-GB"/>
        </w:rPr>
        <w:t>E</w:t>
      </w:r>
      <w:r w:rsidR="00D42959" w:rsidRPr="004559BC">
        <w:rPr>
          <w:lang w:val="en-GB"/>
        </w:rPr>
        <w:t xml:space="preserve">ven if the optimum </w:t>
      </w:r>
      <w:r w:rsidR="003A5584" w:rsidRPr="004559BC">
        <w:rPr>
          <w:lang w:val="en-GB"/>
        </w:rPr>
        <w:t>growth</w:t>
      </w:r>
      <w:r w:rsidR="004C0AE9" w:rsidRPr="004559BC">
        <w:rPr>
          <w:lang w:val="en-GB"/>
        </w:rPr>
        <w:t xml:space="preserve"> </w:t>
      </w:r>
      <w:r w:rsidR="00D42959" w:rsidRPr="004559BC">
        <w:rPr>
          <w:lang w:val="en-GB"/>
        </w:rPr>
        <w:t>temperature</w:t>
      </w:r>
      <w:r w:rsidR="005246FD" w:rsidRPr="004559BC">
        <w:rPr>
          <w:lang w:val="en-GB"/>
        </w:rPr>
        <w:t>s</w:t>
      </w:r>
      <w:r w:rsidR="00D42959" w:rsidRPr="004559BC">
        <w:rPr>
          <w:lang w:val="en-GB"/>
        </w:rPr>
        <w:t xml:space="preserve"> of large fish </w:t>
      </w:r>
      <w:r w:rsidR="005246FD" w:rsidRPr="004559BC">
        <w:rPr>
          <w:lang w:val="en-GB"/>
        </w:rPr>
        <w:t>are</w:t>
      </w:r>
      <w:r w:rsidR="00D42959" w:rsidRPr="004559BC">
        <w:rPr>
          <w:lang w:val="en-GB"/>
        </w:rPr>
        <w:t xml:space="preserve"> lower, </w:t>
      </w:r>
      <w:r w:rsidR="005E3DF3" w:rsidRPr="004559BC">
        <w:rPr>
          <w:lang w:val="en-GB"/>
        </w:rPr>
        <w:t xml:space="preserve">they </w:t>
      </w:r>
      <w:r w:rsidR="007801DE" w:rsidRPr="004559BC">
        <w:rPr>
          <w:lang w:val="en-GB"/>
        </w:rPr>
        <w:t xml:space="preserve">may </w:t>
      </w:r>
      <w:r w:rsidR="00D42959" w:rsidRPr="004559BC">
        <w:rPr>
          <w:lang w:val="en-GB"/>
        </w:rPr>
        <w:t>inhabit colder temperatures</w:t>
      </w:r>
      <w:r w:rsidR="00484ED1" w:rsidRPr="004559BC">
        <w:rPr>
          <w:lang w:val="en-GB"/>
        </w:rPr>
        <w:t xml:space="preserve"> compared to small fish</w:t>
      </w:r>
      <w:r w:rsidR="00E31A44" w:rsidRPr="004559BC">
        <w:rPr>
          <w:lang w:val="en-GB"/>
        </w:rPr>
        <w:t xml:space="preserve"> </w:t>
      </w:r>
      <w:r w:rsidR="00763B6F" w:rsidRPr="004559BC">
        <w:rPr>
          <w:lang w:val="en-GB"/>
        </w:rPr>
        <w:t>due to</w:t>
      </w:r>
      <w:r w:rsidR="00ED5206" w:rsidRPr="004559BC">
        <w:rPr>
          <w:lang w:val="en-GB"/>
        </w:rPr>
        <w:t xml:space="preserve"> </w:t>
      </w:r>
      <w:r w:rsidR="005E3DF3" w:rsidRPr="00972C7F">
        <w:rPr>
          <w:lang w:val="en-GB"/>
        </w:rPr>
        <w:t>ontogenetic habitat shifts</w:t>
      </w:r>
      <w:r w:rsidR="00CD67B8" w:rsidRPr="004559BC">
        <w:rPr>
          <w:lang w:val="en-GB"/>
        </w:rPr>
        <w:t xml:space="preserve"> </w:t>
      </w:r>
      <w:r w:rsidR="00B61DB7">
        <w:fldChar w:fldCharType="begin"/>
      </w:r>
      <w:r w:rsidR="001F613A" w:rsidRPr="004559BC">
        <w:rPr>
          <w:lang w:val="en-GB"/>
        </w:rPr>
        <w:instrText xml:space="preserve"> ADDIN ZOTERO_ITEM CSL_CITATION {"citationID":"a2mqkbq0j3g","properties":{"formattedCitation":"(Werner &amp; Hall 1988)","plainCitation":"(Werner &amp; Hall 1988)","noteIndex":0},"citationItems":[{"id":551,"uris":["http://zotero.org/users/6116610/items/DFGXN47I"],"uri":["http://zotero.org/users/6116610/items/DFGXN47I"],"itemData":{"id":551,"type":"article-journal","abstract":"The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00B61DB7">
        <w:fldChar w:fldCharType="separate"/>
      </w:r>
      <w:r w:rsidR="001F613A" w:rsidRPr="001F613A">
        <w:rPr>
          <w:rFonts w:ascii="Times New Roman" w:cs="Times New Roman"/>
          <w:lang w:val="en-GB"/>
        </w:rPr>
        <w:t>(Werner &amp; Hall 1988)</w:t>
      </w:r>
      <w:r w:rsidR="00B61DB7">
        <w:fldChar w:fldCharType="end"/>
      </w:r>
      <w:r w:rsidR="000B74B9" w:rsidRPr="004559BC">
        <w:rPr>
          <w:lang w:val="en-GB"/>
        </w:rPr>
        <w:t>,</w:t>
      </w:r>
      <w:r w:rsidR="00B61DB7" w:rsidRPr="004559BC">
        <w:rPr>
          <w:lang w:val="en-GB"/>
        </w:rPr>
        <w:t xml:space="preserve"> </w:t>
      </w:r>
      <w:r w:rsidR="00CD67B8" w:rsidRPr="004559BC">
        <w:rPr>
          <w:lang w:val="en-GB"/>
        </w:rPr>
        <w:t xml:space="preserve">see </w:t>
      </w:r>
      <w:r w:rsidR="00B61DB7" w:rsidRPr="004559BC">
        <w:rPr>
          <w:lang w:val="en-GB"/>
        </w:rPr>
        <w:t xml:space="preserve">also </w:t>
      </w:r>
      <w:proofErr w:type="spellStart"/>
      <w:r w:rsidR="00CD67B8" w:rsidRPr="004559BC">
        <w:rPr>
          <w:lang w:val="en-GB"/>
        </w:rPr>
        <w:t>Heincke’s</w:t>
      </w:r>
      <w:proofErr w:type="spellEnd"/>
      <w:r w:rsidR="00CD67B8" w:rsidRPr="004559BC">
        <w:rPr>
          <w:lang w:val="en-GB"/>
        </w:rPr>
        <w:t xml:space="preserve"> law </w:t>
      </w:r>
      <w:r w:rsidR="00CD67B8">
        <w:fldChar w:fldCharType="begin"/>
      </w:r>
      <w:r w:rsidR="001F613A" w:rsidRPr="004559BC">
        <w:rPr>
          <w:lang w:val="en-GB"/>
        </w:rPr>
        <w:instrText xml:space="preserve"> ADDIN ZOTERO_ITEM CSL_CITATION {"citationID":"a1c28avd77q","properties":{"formattedCitation":"(Heincke 1913; Audzijonyte &amp; Pecl 2018)","plainCitation":"(Heincke 1913; Audzijonyte &amp; Pecl 2018)","noteIndex":0},"citationItems":[{"id":550,"uris":["http://zotero.org/users/6116610/items/R4H8NZVA"],"uri":["http://zotero.org/users/6116610/items/R4H8NZVA"],"itemData":{"id":550,"type":"article-journal","title":"Rapp. Proc. Verb. Réun. ICES 16, 1–70.","author":[{"family":"Heincke","given":"","suffix":"F"}],"issued":{"date-parts":[["1913"]]}}},{"id":677,"uris":["http://zotero.org/users/6116610/items/NAS2GPLS"],"uri":["http://zotero.org/users/6116610/items/NAS2GPLS"],"itemData":{"id":677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00CD67B8">
        <w:fldChar w:fldCharType="separate"/>
      </w:r>
      <w:r w:rsidR="001F613A" w:rsidRPr="001F613A">
        <w:rPr>
          <w:rFonts w:ascii="Times New Roman" w:cs="Times New Roman"/>
          <w:lang w:val="en-GB"/>
        </w:rPr>
        <w:t>(</w:t>
      </w:r>
      <w:proofErr w:type="spellStart"/>
      <w:r w:rsidR="001F613A" w:rsidRPr="001F613A">
        <w:rPr>
          <w:rFonts w:ascii="Times New Roman" w:cs="Times New Roman"/>
          <w:lang w:val="en-GB"/>
        </w:rPr>
        <w:t>Heincke</w:t>
      </w:r>
      <w:proofErr w:type="spellEnd"/>
      <w:r w:rsidR="001F613A" w:rsidRPr="001F613A">
        <w:rPr>
          <w:rFonts w:ascii="Times New Roman" w:cs="Times New Roman"/>
          <w:lang w:val="en-GB"/>
        </w:rPr>
        <w:t xml:space="preserve"> 1913; Audzijonyte &amp; Pecl 2018)</w:t>
      </w:r>
      <w:r w:rsidR="00CD67B8">
        <w:fldChar w:fldCharType="end"/>
      </w:r>
      <w:r w:rsidR="00025C41" w:rsidRPr="004559BC">
        <w:rPr>
          <w:lang w:val="en-GB"/>
        </w:rPr>
        <w:t xml:space="preserve">. </w:t>
      </w:r>
      <w:r w:rsidR="00B503F2" w:rsidRPr="004559BC">
        <w:rPr>
          <w:rFonts w:eastAsiaTheme="minorEastAsia" w:cstheme="minorHAnsi"/>
          <w:lang w:val="en-GB"/>
        </w:rPr>
        <w:t>T</w:t>
      </w:r>
      <w:r w:rsidR="0040573E" w:rsidRPr="00972C7F">
        <w:rPr>
          <w:rFonts w:eastAsiaTheme="minorEastAsia" w:cstheme="minorHAnsi"/>
          <w:lang w:val="en-GB"/>
        </w:rPr>
        <w:t xml:space="preserve">hat said, there </w:t>
      </w:r>
      <w:r w:rsidR="007A664B" w:rsidRPr="004559BC">
        <w:rPr>
          <w:rFonts w:eastAsiaTheme="minorEastAsia" w:cstheme="minorHAnsi"/>
          <w:lang w:val="en-GB"/>
        </w:rPr>
        <w:t>is</w:t>
      </w:r>
      <w:r w:rsidR="0040573E" w:rsidRPr="00972C7F">
        <w:rPr>
          <w:rFonts w:eastAsiaTheme="minorEastAsia" w:cstheme="minorHAnsi"/>
          <w:lang w:val="en-GB"/>
        </w:rPr>
        <w:t xml:space="preserve"> already empirical evidence of the largest individuals being the first to suffer </w:t>
      </w:r>
      <w:r w:rsidR="00C46B18" w:rsidRPr="004559BC">
        <w:rPr>
          <w:rFonts w:eastAsiaTheme="minorEastAsia" w:cstheme="minorHAnsi"/>
          <w:lang w:val="en-GB"/>
        </w:rPr>
        <w:t xml:space="preserve">from </w:t>
      </w:r>
      <w:r w:rsidR="00FA42C8" w:rsidRPr="004559BC">
        <w:rPr>
          <w:rFonts w:eastAsiaTheme="minorEastAsia" w:cstheme="minorHAnsi"/>
          <w:lang w:val="en-GB"/>
        </w:rPr>
        <w:t xml:space="preserve">(or not being able to </w:t>
      </w:r>
      <w:r w:rsidR="00E0010A" w:rsidRPr="004559BC">
        <w:rPr>
          <w:rFonts w:eastAsiaTheme="minorEastAsia" w:cstheme="minorHAnsi"/>
          <w:lang w:val="en-GB"/>
        </w:rPr>
        <w:t>benefit</w:t>
      </w:r>
      <w:r w:rsidR="00930583" w:rsidRPr="004559BC">
        <w:rPr>
          <w:rFonts w:eastAsiaTheme="minorEastAsia" w:cstheme="minorHAnsi"/>
          <w:lang w:val="en-GB"/>
        </w:rPr>
        <w:t xml:space="preserve">, </w:t>
      </w:r>
      <w:r w:rsidR="00930583">
        <w:rPr>
          <w:rFonts w:eastAsiaTheme="minorEastAsia" w:cstheme="minorHAnsi"/>
        </w:rPr>
        <w:fldChar w:fldCharType="begin"/>
      </w:r>
      <w:r w:rsidR="008D35D5">
        <w:rPr>
          <w:rFonts w:eastAsiaTheme="minorEastAsia" w:cstheme="minorHAnsi"/>
          <w:lang w:val="en-GB"/>
        </w:rPr>
        <w:instrText xml:space="preserve"> ADDIN ZOTERO_ITEM CSL_CITATION {"citationID":"ag7eb21mmv","properties":{"formattedCitation":"(Huss {\\i{}et al.} 2019)","plainCitation":"(Huss et al. 2019)","noteIndex":0},"citationItems":[{"id":"iQDEqMkn/KXXLLw9Q","uris":["http://zotero.org/users/6116610/items/3XTZM82V"],"uri":["http://zotero.org/users/6116610/items/3XTZM82V"],"itemData":{"id":"JtKt9yLW/Rm8sr6r2","type":"article-journal","abstract":"A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930583">
        <w:rPr>
          <w:rFonts w:eastAsiaTheme="minorEastAsia" w:cstheme="minorHAnsi"/>
        </w:rPr>
        <w:fldChar w:fldCharType="separate"/>
      </w:r>
      <w:r w:rsidR="009F48BC" w:rsidRPr="009F48BC">
        <w:rPr>
          <w:rFonts w:ascii="Times New Roman" w:cs="Times New Roman"/>
          <w:lang w:val="en-GB"/>
        </w:rPr>
        <w:t xml:space="preserve">(Huss </w:t>
      </w:r>
      <w:r w:rsidR="009F48BC" w:rsidRPr="009F48BC">
        <w:rPr>
          <w:rFonts w:ascii="Times New Roman" w:cs="Times New Roman"/>
          <w:i/>
          <w:iCs/>
          <w:lang w:val="en-GB"/>
        </w:rPr>
        <w:t>et al.</w:t>
      </w:r>
      <w:r w:rsidR="009F48BC" w:rsidRPr="009F48BC">
        <w:rPr>
          <w:rFonts w:ascii="Times New Roman" w:cs="Times New Roman"/>
          <w:lang w:val="en-GB"/>
        </w:rPr>
        <w:t xml:space="preserve"> 2019)</w:t>
      </w:r>
      <w:r w:rsidR="00930583">
        <w:rPr>
          <w:rFonts w:eastAsiaTheme="minorEastAsia" w:cstheme="minorHAnsi"/>
        </w:rPr>
        <w:fldChar w:fldCharType="end"/>
      </w:r>
      <w:r w:rsidR="00FA42C8" w:rsidRPr="004559BC">
        <w:rPr>
          <w:rFonts w:eastAsiaTheme="minorEastAsia" w:cstheme="minorHAnsi"/>
          <w:lang w:val="en-GB"/>
        </w:rPr>
        <w:t xml:space="preserve">) </w:t>
      </w:r>
      <w:r w:rsidR="0040573E" w:rsidRPr="00972C7F">
        <w:rPr>
          <w:rFonts w:eastAsiaTheme="minorEastAsia" w:cstheme="minorHAnsi"/>
          <w:lang w:val="en-GB"/>
        </w:rPr>
        <w:t xml:space="preserve">negative impacts of warming from e.g. heatwaves </w:t>
      </w:r>
      <w:r w:rsidR="0040573E" w:rsidRPr="002D0961">
        <w:rPr>
          <w:rFonts w:eastAsiaTheme="minorEastAsia" w:cstheme="minorHAnsi"/>
        </w:rPr>
        <w:fldChar w:fldCharType="begin"/>
      </w:r>
      <w:r w:rsidR="009F48BC">
        <w:rPr>
          <w:rFonts w:eastAsiaTheme="minorEastAsia" w:cstheme="minorHAnsi"/>
          <w:lang w:val="en-GB"/>
        </w:rPr>
        <w:instrText xml:space="preserve"> ADDIN ZOTERO_ITEM CSL_CITATION {"citationID":"a1dl9ihohg5","properties":{"formattedCitation":"(P\\uc0\\u246{}rtner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40573E" w:rsidRPr="002D0961">
        <w:rPr>
          <w:rFonts w:eastAsiaTheme="minorEastAsia" w:cstheme="minorHAnsi"/>
        </w:rPr>
        <w:fldChar w:fldCharType="separate"/>
      </w:r>
      <w:r w:rsidR="009F48BC" w:rsidRPr="009F48BC">
        <w:rPr>
          <w:rFonts w:ascii="Times New Roman" w:cs="Times New Roman"/>
          <w:lang w:val="en-GB"/>
        </w:rPr>
        <w:t>(Pörtner &amp; Knust 2007)</w:t>
      </w:r>
      <w:r w:rsidR="0040573E" w:rsidRPr="002D0961">
        <w:rPr>
          <w:rFonts w:eastAsiaTheme="minorEastAsia" w:cstheme="minorHAnsi"/>
        </w:rPr>
        <w:fldChar w:fldCharType="end"/>
      </w:r>
      <w:r w:rsidR="0040573E" w:rsidRPr="008F2458">
        <w:rPr>
          <w:rFonts w:eastAsiaTheme="minorEastAsia" w:cstheme="minorHAnsi"/>
          <w:lang w:val="en-GB"/>
        </w:rPr>
        <w:t>.</w:t>
      </w:r>
      <w:r w:rsidR="008019FC" w:rsidRPr="008F2458">
        <w:rPr>
          <w:rFonts w:eastAsiaTheme="minorEastAsia" w:cstheme="minorHAnsi"/>
          <w:lang w:val="en-GB"/>
        </w:rPr>
        <w:t xml:space="preserve"> </w:t>
      </w:r>
      <w:r w:rsidR="008B49BA">
        <w:rPr>
          <w:rFonts w:eastAsiaTheme="minorEastAsia" w:cstheme="minorHAnsi"/>
          <w:lang w:val="en-GB"/>
        </w:rPr>
        <w:t xml:space="preserve">Hence, </w:t>
      </w:r>
      <w:r w:rsidR="00C854B1" w:rsidRPr="004559BC">
        <w:rPr>
          <w:rFonts w:cstheme="minorHAnsi"/>
          <w:lang w:val="en-GB"/>
        </w:rPr>
        <w:t xml:space="preserve">assuming that </w:t>
      </w:r>
      <w:r w:rsidR="00DD56B6" w:rsidRPr="00972C7F">
        <w:rPr>
          <w:rFonts w:cstheme="minorHAnsi"/>
          <w:lang w:val="en-GB"/>
        </w:rPr>
        <w:t xml:space="preserve">species </w:t>
      </w:r>
      <w:r w:rsidR="00C854B1" w:rsidRPr="004559BC">
        <w:rPr>
          <w:rFonts w:cstheme="minorHAnsi"/>
          <w:lang w:val="en-GB"/>
        </w:rPr>
        <w:t xml:space="preserve">occupy </w:t>
      </w:r>
      <w:r w:rsidR="00DD56B6" w:rsidRPr="00972C7F">
        <w:rPr>
          <w:rFonts w:cstheme="minorHAnsi"/>
          <w:lang w:val="en-GB"/>
        </w:rPr>
        <w:t xml:space="preserve">thermal habitats </w:t>
      </w:r>
      <w:r w:rsidR="007A565B" w:rsidRPr="004559BC">
        <w:rPr>
          <w:rFonts w:cstheme="minorHAnsi"/>
          <w:lang w:val="en-GB"/>
        </w:rPr>
        <w:t xml:space="preserve">where warming can lead to increased growth rate (i.e. the exponentially increasing part of a thermal response curves) </w:t>
      </w:r>
      <w:r w:rsidR="00DD56B6" w:rsidRPr="00972C7F">
        <w:rPr>
          <w:rFonts w:cstheme="minorHAnsi"/>
          <w:lang w:val="en-GB"/>
        </w:rPr>
        <w:t>is a simplification that may not always be warranted in a climate change context.</w:t>
      </w:r>
      <w:r w:rsidR="00987493" w:rsidRPr="004559BC">
        <w:rPr>
          <w:rFonts w:cstheme="minorHAnsi"/>
          <w:lang w:val="en-GB"/>
        </w:rPr>
        <w:t xml:space="preserve"> </w:t>
      </w:r>
    </w:p>
    <w:p w14:paraId="67F427F7" w14:textId="73537FF6" w:rsidR="00720141" w:rsidRPr="00972C7F" w:rsidRDefault="00E169B4"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Interestingly, </w:t>
      </w:r>
      <w:r w:rsidR="008A6A63" w:rsidRPr="00972C7F">
        <w:rPr>
          <w:rFonts w:eastAsiaTheme="minorEastAsia" w:cstheme="minorHAnsi"/>
          <w:lang w:val="en-GB"/>
        </w:rPr>
        <w:t xml:space="preserve">a </w:t>
      </w:r>
      <w:r w:rsidRPr="00972C7F">
        <w:rPr>
          <w:rFonts w:eastAsiaTheme="minorEastAsia" w:cstheme="minorHAnsi"/>
          <w:lang w:val="en-GB"/>
        </w:rPr>
        <w:t>d</w:t>
      </w:r>
      <w:r w:rsidR="0021662C" w:rsidRPr="00972C7F">
        <w:rPr>
          <w:rFonts w:eastAsiaTheme="minorEastAsia" w:cstheme="minorHAnsi"/>
          <w:lang w:val="en-GB"/>
        </w:rPr>
        <w:t>ecline in optimum growth temperature</w:t>
      </w:r>
      <w:r w:rsidR="00E71D88" w:rsidRPr="00972C7F">
        <w:rPr>
          <w:rFonts w:eastAsiaTheme="minorEastAsia" w:cstheme="minorHAnsi"/>
          <w:lang w:val="en-GB"/>
        </w:rPr>
        <w:t xml:space="preserve"> with mass</w:t>
      </w:r>
      <w:r w:rsidR="0021662C" w:rsidRPr="00972C7F">
        <w:rPr>
          <w:rFonts w:eastAsiaTheme="minorEastAsia" w:cstheme="minorHAnsi"/>
          <w:lang w:val="en-GB"/>
        </w:rPr>
        <w:t xml:space="preserve"> is also </w:t>
      </w:r>
      <w:r w:rsidR="008F32B4" w:rsidRPr="00972C7F">
        <w:rPr>
          <w:rFonts w:eastAsiaTheme="minorEastAsia" w:cstheme="minorHAnsi"/>
          <w:lang w:val="en-GB"/>
        </w:rPr>
        <w:t xml:space="preserve">predicted </w:t>
      </w:r>
      <w:r w:rsidR="00D01E0D" w:rsidRPr="00972C7F">
        <w:rPr>
          <w:rFonts w:eastAsiaTheme="minorEastAsia" w:cstheme="minorHAnsi"/>
          <w:lang w:val="en-GB"/>
        </w:rPr>
        <w:t xml:space="preserve">by </w:t>
      </w:r>
      <w:r w:rsidR="003A2AF0" w:rsidRPr="004559BC">
        <w:rPr>
          <w:rFonts w:eastAsiaTheme="minorEastAsia" w:cstheme="minorHAnsi"/>
          <w:lang w:val="en-GB"/>
        </w:rPr>
        <w:t xml:space="preserve">general </w:t>
      </w:r>
      <w:proofErr w:type="spellStart"/>
      <w:r w:rsidR="003A2AF0" w:rsidRPr="004559BC">
        <w:rPr>
          <w:rFonts w:eastAsiaTheme="minorEastAsia" w:cstheme="minorHAnsi"/>
          <w:lang w:val="en-GB"/>
        </w:rPr>
        <w:t>Pütter</w:t>
      </w:r>
      <w:proofErr w:type="spellEnd"/>
      <w:r w:rsidR="003A2AF0" w:rsidRPr="004559BC">
        <w:rPr>
          <w:rFonts w:eastAsiaTheme="minorEastAsia" w:cstheme="minorHAnsi"/>
          <w:lang w:val="en-GB"/>
        </w:rPr>
        <w:t>-type growth models</w:t>
      </w:r>
      <w:r w:rsidR="003866F7" w:rsidRPr="004559BC">
        <w:rPr>
          <w:rFonts w:eastAsiaTheme="minorEastAsia" w:cstheme="minorHAnsi"/>
          <w:lang w:val="en-GB"/>
        </w:rPr>
        <w:t xml:space="preserve"> </w:t>
      </w:r>
      <w:r w:rsidR="003866F7">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{"citationID":"ap1u6udspb","properties":{"formattedCitation":"(P\\uc0\\u252{}tter 1920)","plainCitation":"(Pütter 1920)","noteIndex":0},"citationItems":[{"id":1711,"uris":["http://zotero.org/users/6116610/items/563CFA8V"],"uri":["http://zotero.org/users/6116610/items/563CFA8V"],"itemData":{"id":1711,"type":"article-journal","container-title":"Pflüger's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003866F7">
        <w:rPr>
          <w:rFonts w:eastAsiaTheme="minorEastAsia" w:cstheme="minorHAnsi"/>
        </w:rPr>
        <w:fldChar w:fldCharType="separate"/>
      </w:r>
      <w:r w:rsidR="001F613A" w:rsidRPr="001F613A">
        <w:rPr>
          <w:rFonts w:ascii="Times New Roman" w:cs="Times New Roman"/>
          <w:lang w:val="en-GB"/>
        </w:rPr>
        <w:t>(</w:t>
      </w:r>
      <w:proofErr w:type="spellStart"/>
      <w:r w:rsidR="001F613A" w:rsidRPr="001F613A">
        <w:rPr>
          <w:rFonts w:ascii="Times New Roman" w:cs="Times New Roman"/>
          <w:lang w:val="en-GB"/>
        </w:rPr>
        <w:t>Pütter</w:t>
      </w:r>
      <w:proofErr w:type="spellEnd"/>
      <w:r w:rsidR="001F613A" w:rsidRPr="001F613A">
        <w:rPr>
          <w:rFonts w:ascii="Times New Roman" w:cs="Times New Roman"/>
          <w:lang w:val="en-GB"/>
        </w:rPr>
        <w:t xml:space="preserve"> 1920)</w:t>
      </w:r>
      <w:r w:rsidR="003866F7">
        <w:rPr>
          <w:rFonts w:eastAsiaTheme="minorEastAsia" w:cstheme="minorHAnsi"/>
        </w:rPr>
        <w:fldChar w:fldCharType="end"/>
      </w:r>
      <w:r w:rsidR="00E21F74" w:rsidRPr="004559BC">
        <w:rPr>
          <w:rFonts w:eastAsiaTheme="minorEastAsia" w:cstheme="minorHAnsi"/>
          <w:lang w:val="en-GB"/>
        </w:rPr>
        <w:t xml:space="preserve">, </w:t>
      </w:r>
      <w:r w:rsidR="00E7188A" w:rsidRPr="004559BC">
        <w:rPr>
          <w:rFonts w:eastAsiaTheme="minorEastAsia" w:cstheme="minorHAnsi"/>
          <w:lang w:val="en-GB"/>
        </w:rPr>
        <w:t>where growth is the result of</w:t>
      </w:r>
      <w:r w:rsidR="006B7264" w:rsidRPr="004559BC">
        <w:rPr>
          <w:rFonts w:eastAsiaTheme="minorEastAsia" w:cstheme="minorHAnsi"/>
          <w:lang w:val="en-GB"/>
        </w:rPr>
        <w:t xml:space="preserve"> two antagonistic processes, anabolism and catabolism representing build up and break down of body materials</w:t>
      </w:r>
      <w:r w:rsidR="00013DDC" w:rsidRPr="004559BC">
        <w:rPr>
          <w:rFonts w:eastAsiaTheme="minorEastAsia" w:cstheme="minorHAnsi"/>
          <w:lang w:val="en-GB"/>
        </w:rPr>
        <w:t>:</w:t>
      </w:r>
      <w:r w:rsidR="00F935D8" w:rsidRPr="00972C7F">
        <w:rPr>
          <w:rFonts w:eastAsiaTheme="minorEastAsia" w:cstheme="minorHAnsi"/>
          <w:lang w:val="en-GB"/>
        </w:rPr>
        <w:t xml:space="preserve"> </w:t>
      </w:r>
      <m:oMath>
        <m:r>
          <w:rPr>
            <w:rFonts w:ascii="Cambria Math" w:hAnsi="Cambria Math" w:cstheme="minorHAnsi"/>
          </w:rPr>
          <m:t>dM</m:t>
        </m:r>
        <m:r>
          <w:rPr>
            <w:rFonts w:ascii="Cambria Math" w:hAnsi="Cambria Math" w:cstheme="minorHAnsi"/>
            <w:lang w:val="en-GB"/>
          </w:rPr>
          <m:t>/</m:t>
        </m:r>
        <m:r>
          <w:rPr>
            <w:rFonts w:ascii="Cambria Math" w:hAnsi="Cambria Math" w:cstheme="minorHAnsi"/>
          </w:rPr>
          <m:t>dt</m:t>
        </m:r>
        <m:r>
          <w:rPr>
            <w:rFonts w:ascii="Cambria Math" w:hAnsi="Cambria Math" w:cstheme="minorHAnsi"/>
            <w:lang w:val="en-GB"/>
          </w:rPr>
          <m:t xml:space="preserve">= </m:t>
        </m:r>
        <m:r>
          <w:rPr>
            <w:rFonts w:ascii="Cambria Math" w:hAnsi="Cambria Math" w:cstheme="minorHAnsi"/>
          </w:rPr>
          <m:t>H</m:t>
        </m:r>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a</m:t>
            </m:r>
          </m:sup>
        </m:sSup>
        <m:r>
          <w:rPr>
            <w:rFonts w:ascii="Cambria Math" w:hAnsi="Cambria Math" w:cstheme="minorHAnsi"/>
            <w:lang w:val="en-GB"/>
          </w:rPr>
          <m:t xml:space="preserve"> – </m:t>
        </m:r>
        <m:r>
          <w:rPr>
            <w:rFonts w:ascii="Cambria Math" w:hAnsi="Cambria Math" w:cstheme="minorHAnsi"/>
          </w:rPr>
          <m:t>K</m:t>
        </m:r>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b</m:t>
            </m:r>
          </m:sup>
        </m:sSup>
      </m:oMath>
      <w:r w:rsidR="00021606" w:rsidRPr="00972C7F">
        <w:rPr>
          <w:rFonts w:eastAsiaTheme="minorEastAsia" w:cstheme="minorHAnsi"/>
          <w:lang w:val="en-GB"/>
        </w:rPr>
        <w:t xml:space="preserve">, where </w:t>
      </w:r>
      <m:oMath>
        <m:r>
          <w:rPr>
            <w:rFonts w:ascii="Cambria Math" w:eastAsiaTheme="minorEastAsia" w:hAnsi="Cambria Math" w:cstheme="minorHAnsi"/>
          </w:rPr>
          <m:t>M</m:t>
        </m:r>
      </m:oMath>
      <w:r w:rsidR="00021606" w:rsidRPr="00972C7F">
        <w:rPr>
          <w:rFonts w:eastAsiaTheme="minorEastAsia" w:cstheme="minorHAnsi"/>
          <w:lang w:val="en-GB"/>
        </w:rPr>
        <w:t xml:space="preserve"> is body mass and </w:t>
      </w:r>
      <m:oMath>
        <m:r>
          <w:rPr>
            <w:rFonts w:ascii="Cambria Math" w:eastAsiaTheme="minorEastAsia" w:hAnsi="Cambria Math" w:cstheme="minorHAnsi"/>
          </w:rPr>
          <m:t>T</m:t>
        </m:r>
      </m:oMath>
      <w:r w:rsidR="00021606" w:rsidRPr="00972C7F">
        <w:rPr>
          <w:rFonts w:eastAsiaTheme="minorEastAsia" w:cstheme="minorHAnsi"/>
          <w:lang w:val="en-GB"/>
        </w:rPr>
        <w:t xml:space="preserve"> is temperature</w:t>
      </w:r>
      <w:r w:rsidR="001A1712">
        <w:rPr>
          <w:rFonts w:eastAsiaTheme="minorEastAsia" w:cstheme="minorHAnsi"/>
          <w:lang w:val="en-GB"/>
        </w:rPr>
        <w:t xml:space="preserve">. Here </w:t>
      </w:r>
      <w:r w:rsidR="00013DDC" w:rsidRPr="004559BC">
        <w:rPr>
          <w:rFonts w:eastAsiaTheme="minorEastAsia" w:cstheme="minorHAnsi"/>
          <w:lang w:val="en-GB"/>
        </w:rPr>
        <w:t xml:space="preserve">optimum </w:t>
      </w:r>
      <w:r w:rsidR="001A1712" w:rsidRPr="004559BC">
        <w:rPr>
          <w:rFonts w:eastAsiaTheme="minorEastAsia" w:cstheme="minorHAnsi"/>
          <w:lang w:val="en-GB"/>
        </w:rPr>
        <w:t xml:space="preserve">growth temperatures </w:t>
      </w:r>
      <w:r w:rsidR="00013DDC" w:rsidRPr="004559BC">
        <w:rPr>
          <w:rFonts w:eastAsiaTheme="minorEastAsia" w:cstheme="minorHAnsi"/>
          <w:lang w:val="en-GB"/>
        </w:rPr>
        <w:t xml:space="preserve">decline with size </w:t>
      </w:r>
      <w:r w:rsidR="006926E6" w:rsidRPr="00972C7F">
        <w:rPr>
          <w:rFonts w:eastAsiaTheme="minorEastAsia" w:cstheme="minorHAnsi"/>
          <w:lang w:val="en-GB"/>
        </w:rPr>
        <w:t xml:space="preserve">under two conditions: </w:t>
      </w:r>
      <m:oMath>
        <m:r>
          <w:rPr>
            <w:rFonts w:ascii="Cambria Math" w:eastAsiaTheme="minorEastAsia" w:hAnsi="Cambria Math" w:cstheme="minorHAnsi"/>
          </w:rPr>
          <m:t>a</m:t>
        </m:r>
        <m:r>
          <w:rPr>
            <w:rFonts w:ascii="Cambria Math" w:eastAsiaTheme="minorEastAsia" w:hAnsi="Cambria Math" w:cstheme="minorHAnsi"/>
            <w:lang w:val="en-GB"/>
          </w:rPr>
          <m:t>&lt;</m:t>
        </m:r>
        <m:r>
          <w:rPr>
            <w:rFonts w:ascii="Cambria Math" w:eastAsiaTheme="minorEastAsia" w:hAnsi="Cambria Math" w:cstheme="minorHAnsi"/>
          </w:rPr>
          <m:t>b</m:t>
        </m:r>
      </m:oMath>
      <w:r w:rsidR="00C7479B" w:rsidRPr="00972C7F">
        <w:rPr>
          <w:rFonts w:eastAsiaTheme="minorEastAsia" w:cstheme="minorHAnsi"/>
          <w:lang w:val="en-GB"/>
        </w:rPr>
        <w:t xml:space="preserve"> </w:t>
      </w:r>
      <w:r w:rsidR="00296E85" w:rsidRPr="00972C7F">
        <w:rPr>
          <w:rFonts w:eastAsiaTheme="minorEastAsia" w:cstheme="minorHAnsi"/>
          <w:lang w:val="en-GB"/>
        </w:rPr>
        <w:t xml:space="preserve">(also a </w:t>
      </w:r>
      <w:r w:rsidR="00A0667E" w:rsidRPr="00972C7F">
        <w:rPr>
          <w:rFonts w:eastAsiaTheme="minorEastAsia" w:cstheme="minorHAnsi"/>
          <w:lang w:val="en-GB"/>
        </w:rPr>
        <w:t>necessity</w:t>
      </w:r>
      <w:r w:rsidR="00296E85" w:rsidRPr="00972C7F">
        <w:rPr>
          <w:rFonts w:eastAsiaTheme="minorEastAsia" w:cstheme="minorHAnsi"/>
          <w:lang w:val="en-GB"/>
        </w:rPr>
        <w:t xml:space="preserve"> for </w:t>
      </w:r>
      <w:r w:rsidR="00EA7A12">
        <w:rPr>
          <w:rFonts w:eastAsiaTheme="minorEastAsia" w:cstheme="minorHAnsi"/>
          <w:lang w:val="en-GB"/>
        </w:rPr>
        <w:t xml:space="preserve">growth being </w:t>
      </w:r>
      <w:r w:rsidR="006364F2" w:rsidRPr="004559BC">
        <w:rPr>
          <w:rFonts w:eastAsiaTheme="minorEastAsia" w:cstheme="minorHAnsi"/>
          <w:lang w:val="en-GB"/>
        </w:rPr>
        <w:t>asymptotic</w:t>
      </w:r>
      <w:r w:rsidR="00296E85" w:rsidRPr="00972C7F">
        <w:rPr>
          <w:rFonts w:eastAsiaTheme="minorEastAsia" w:cstheme="minorHAnsi"/>
          <w:lang w:val="en-GB"/>
        </w:rPr>
        <w:t xml:space="preserve">) </w:t>
      </w:r>
      <w:r w:rsidR="00C7479B" w:rsidRPr="00972C7F">
        <w:rPr>
          <w:rFonts w:eastAsiaTheme="minorEastAsia" w:cstheme="minorHAnsi"/>
          <w:lang w:val="en-GB"/>
        </w:rPr>
        <w:t xml:space="preserve">and </w:t>
      </w:r>
      <w:r w:rsidR="00551A0C" w:rsidRPr="00972C7F">
        <w:rPr>
          <w:rFonts w:eastAsiaTheme="minorEastAsia" w:cstheme="minorHAnsi"/>
          <w:lang w:val="en-GB"/>
        </w:rPr>
        <w:t xml:space="preserve">that </w:t>
      </w:r>
      <w:r w:rsidR="00C7479B" w:rsidRPr="00972C7F">
        <w:rPr>
          <w:rFonts w:eastAsiaTheme="minorEastAsia" w:cstheme="minorHAnsi"/>
          <w:lang w:val="en-GB"/>
        </w:rPr>
        <w:t xml:space="preserve">growth </w:t>
      </w:r>
      <w:r w:rsidR="003C020F">
        <w:rPr>
          <w:rFonts w:eastAsiaTheme="minorEastAsia" w:cstheme="minorHAnsi"/>
          <w:lang w:val="en-GB"/>
        </w:rPr>
        <w:t xml:space="preserve">is unimodal </w:t>
      </w:r>
      <w:r w:rsidR="00C7479B" w:rsidRPr="00972C7F">
        <w:rPr>
          <w:rFonts w:eastAsiaTheme="minorEastAsia" w:cstheme="minorHAnsi"/>
          <w:lang w:val="en-GB"/>
        </w:rPr>
        <w:t>over temperature</w:t>
      </w:r>
      <w:r w:rsidR="002C3358" w:rsidRPr="00972C7F">
        <w:rPr>
          <w:rFonts w:eastAsiaTheme="minorEastAsia" w:cstheme="minorHAnsi"/>
          <w:lang w:val="en-GB"/>
        </w:rPr>
        <w:t xml:space="preserve"> </w:t>
      </w:r>
      <w:r w:rsidR="002C3358">
        <w:rPr>
          <w:rFonts w:eastAsiaTheme="minorEastAsia" w:cstheme="minorHAnsi"/>
        </w:rPr>
        <w:fldChar w:fldCharType="begin"/>
      </w:r>
      <w:r w:rsidR="006750E1" w:rsidRPr="00972C7F">
        <w:rPr>
          <w:rFonts w:eastAsiaTheme="minorEastAsia" w:cstheme="minorHAnsi"/>
          <w:lang w:val="en-GB"/>
        </w:rPr>
        <w:instrText xml:space="preserve"> ADDIN ZOTERO_ITEM CSL_CITATION {"citationID":"a24b3dp1hdp","properties":{"formattedCitation":"(Morita {\\i{}et al.} 2010)","plainCitation":"(Morita et al. 2010)","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2C3358">
        <w:rPr>
          <w:rFonts w:eastAsiaTheme="minorEastAsia" w:cstheme="minorHAnsi"/>
        </w:rPr>
        <w:fldChar w:fldCharType="separate"/>
      </w:r>
      <w:r w:rsidR="006750E1" w:rsidRPr="006750E1">
        <w:rPr>
          <w:rFonts w:ascii="Times New Roman" w:cs="Times New Roman"/>
          <w:lang w:val="en-GB"/>
        </w:rPr>
        <w:t xml:space="preserve">(Morita </w:t>
      </w:r>
      <w:r w:rsidR="006750E1" w:rsidRPr="006750E1">
        <w:rPr>
          <w:rFonts w:ascii="Times New Roman" w:cs="Times New Roman"/>
          <w:i/>
          <w:iCs/>
          <w:lang w:val="en-GB"/>
        </w:rPr>
        <w:t>et al.</w:t>
      </w:r>
      <w:r w:rsidR="006750E1" w:rsidRPr="006750E1">
        <w:rPr>
          <w:rFonts w:ascii="Times New Roman" w:cs="Times New Roman"/>
          <w:lang w:val="en-GB"/>
        </w:rPr>
        <w:t xml:space="preserve"> 2010)</w:t>
      </w:r>
      <w:r w:rsidR="002C3358">
        <w:rPr>
          <w:rFonts w:eastAsiaTheme="minorEastAsia" w:cstheme="minorHAnsi"/>
        </w:rPr>
        <w:fldChar w:fldCharType="end"/>
      </w:r>
      <w:r w:rsidR="000C7059" w:rsidRPr="00972C7F">
        <w:rPr>
          <w:rFonts w:eastAsiaTheme="minorEastAsia" w:cstheme="minorHAnsi"/>
          <w:lang w:val="en-GB"/>
        </w:rPr>
        <w:t xml:space="preserve">. </w:t>
      </w:r>
      <w:r w:rsidR="00A20B5B" w:rsidRPr="00972C7F">
        <w:rPr>
          <w:rFonts w:eastAsiaTheme="minorEastAsia" w:cstheme="minorHAnsi"/>
          <w:lang w:val="en-GB"/>
        </w:rPr>
        <w:t>While</w:t>
      </w:r>
      <w:r w:rsidR="00194B01" w:rsidRPr="00972C7F">
        <w:rPr>
          <w:rFonts w:eastAsiaTheme="minorEastAsia" w:cstheme="minorHAnsi"/>
          <w:lang w:val="en-GB"/>
        </w:rPr>
        <w:t xml:space="preserve"> </w:t>
      </w:r>
      <w:r w:rsidR="00041829" w:rsidRPr="00972C7F">
        <w:rPr>
          <w:rFonts w:eastAsiaTheme="minorEastAsia" w:cstheme="minorHAnsi"/>
          <w:lang w:val="en-GB"/>
        </w:rPr>
        <w:t xml:space="preserve">this </w:t>
      </w:r>
      <w:r w:rsidR="00EA1600" w:rsidRPr="00972C7F">
        <w:rPr>
          <w:rFonts w:eastAsiaTheme="minorEastAsia" w:cstheme="minorHAnsi"/>
          <w:lang w:val="en-GB"/>
        </w:rPr>
        <w:t>is one of the most</w:t>
      </w:r>
      <w:r w:rsidR="00F935D8" w:rsidRPr="00972C7F">
        <w:rPr>
          <w:rFonts w:eastAsiaTheme="minorEastAsia" w:cstheme="minorHAnsi"/>
          <w:lang w:val="en-GB"/>
        </w:rPr>
        <w:t xml:space="preserve"> commonly</w:t>
      </w:r>
      <w:r w:rsidR="00EA1600" w:rsidRPr="00972C7F">
        <w:rPr>
          <w:rFonts w:eastAsiaTheme="minorEastAsia" w:cstheme="minorHAnsi"/>
          <w:lang w:val="en-GB"/>
        </w:rPr>
        <w:t xml:space="preserve"> applied </w:t>
      </w:r>
      <w:r w:rsidR="00041829" w:rsidRPr="00972C7F">
        <w:rPr>
          <w:rFonts w:eastAsiaTheme="minorEastAsia" w:cstheme="minorHAnsi"/>
          <w:lang w:val="en-GB"/>
        </w:rPr>
        <w:t xml:space="preserve">growth </w:t>
      </w:r>
      <w:r w:rsidR="00CB25B9" w:rsidRPr="00972C7F">
        <w:rPr>
          <w:rFonts w:eastAsiaTheme="minorEastAsia" w:cstheme="minorHAnsi"/>
          <w:lang w:val="en-GB"/>
        </w:rPr>
        <w:t>model</w:t>
      </w:r>
      <w:r w:rsidR="00CC429F" w:rsidRPr="00972C7F">
        <w:rPr>
          <w:rFonts w:eastAsiaTheme="minorEastAsia" w:cstheme="minorHAnsi"/>
          <w:lang w:val="en-GB"/>
        </w:rPr>
        <w:t>s</w:t>
      </w:r>
      <w:r w:rsidR="003607BF" w:rsidRPr="00972C7F">
        <w:rPr>
          <w:rFonts w:eastAsiaTheme="minorEastAsia" w:cstheme="minorHAnsi"/>
          <w:lang w:val="en-GB"/>
        </w:rPr>
        <w:t xml:space="preserve">, </w:t>
      </w:r>
      <w:r w:rsidR="007C006C" w:rsidRPr="00972C7F">
        <w:rPr>
          <w:rFonts w:eastAsiaTheme="minorEastAsia" w:cstheme="minorHAnsi"/>
          <w:lang w:val="en-GB"/>
        </w:rPr>
        <w:t xml:space="preserve">the </w:t>
      </w:r>
      <w:r w:rsidR="00D17CBD" w:rsidRPr="00972C7F">
        <w:rPr>
          <w:rFonts w:eastAsiaTheme="minorEastAsia" w:cstheme="minorHAnsi"/>
          <w:lang w:val="en-GB"/>
        </w:rPr>
        <w:t xml:space="preserve">first condition </w:t>
      </w:r>
      <w:r w:rsidR="00992EBD" w:rsidRPr="00972C7F">
        <w:rPr>
          <w:rFonts w:eastAsiaTheme="minorEastAsia" w:cstheme="minorHAnsi"/>
          <w:lang w:val="en-GB"/>
        </w:rPr>
        <w:t>has been debated recently.</w:t>
      </w:r>
      <w:r w:rsidR="00E7188A">
        <w:rPr>
          <w:rFonts w:eastAsiaTheme="minorEastAsia" w:cstheme="minorHAnsi"/>
          <w:lang w:val="en-GB"/>
        </w:rPr>
        <w:t xml:space="preserve"> </w:t>
      </w:r>
      <w:r w:rsidR="00F70DFF">
        <w:rPr>
          <w:rFonts w:eastAsiaTheme="minorEastAsia" w:cstheme="minorHAnsi"/>
          <w:lang w:val="en-GB"/>
        </w:rPr>
        <w:t xml:space="preserve">In the von </w:t>
      </w:r>
      <w:proofErr w:type="spellStart"/>
      <w:r w:rsidR="00F70DFF">
        <w:rPr>
          <w:rFonts w:eastAsiaTheme="minorEastAsia" w:cstheme="minorHAnsi"/>
          <w:lang w:val="en-GB"/>
        </w:rPr>
        <w:t>Bertalanffy</w:t>
      </w:r>
      <w:proofErr w:type="spellEnd"/>
      <w:r w:rsidR="00F70DFF">
        <w:rPr>
          <w:rFonts w:eastAsiaTheme="minorEastAsia" w:cstheme="minorHAnsi"/>
          <w:lang w:val="en-GB"/>
        </w:rPr>
        <w:t xml:space="preserve"> growth model (VBGM) – a species case of the </w:t>
      </w:r>
      <w:proofErr w:type="spellStart"/>
      <w:r w:rsidR="00F70DFF">
        <w:rPr>
          <w:rFonts w:eastAsiaTheme="minorEastAsia" w:cstheme="minorHAnsi"/>
          <w:lang w:val="en-GB"/>
        </w:rPr>
        <w:t>Pütter</w:t>
      </w:r>
      <w:proofErr w:type="spellEnd"/>
      <w:r w:rsidR="00F70DFF">
        <w:rPr>
          <w:rFonts w:eastAsiaTheme="minorEastAsia" w:cstheme="minorHAnsi"/>
          <w:lang w:val="en-GB"/>
        </w:rPr>
        <w:t xml:space="preserve"> model – </w:t>
      </w:r>
      <m:oMath>
        <m:r>
          <w:rPr>
            <w:rFonts w:ascii="Cambria Math" w:eastAsiaTheme="minorEastAsia" w:hAnsi="Cambria Math" w:cstheme="minorHAnsi"/>
            <w:lang w:val="en-GB"/>
          </w:rPr>
          <m:t>b=1</m:t>
        </m:r>
      </m:oMath>
      <w:r w:rsidR="00C40AE3" w:rsidRPr="00972C7F">
        <w:rPr>
          <w:rFonts w:eastAsiaTheme="minorEastAsia" w:cstheme="minorHAnsi"/>
          <w:lang w:val="en-GB"/>
        </w:rPr>
        <w:t>. Th</w:t>
      </w:r>
      <w:r w:rsidR="00F70DFF">
        <w:rPr>
          <w:rFonts w:eastAsiaTheme="minorEastAsia" w:cstheme="minorHAnsi"/>
          <w:lang w:val="en-GB"/>
        </w:rPr>
        <w:t xml:space="preserve">e assumption that catabolism is proportional to body mass </w:t>
      </w:r>
      <w:r w:rsidR="009D6F2B" w:rsidRPr="00972C7F">
        <w:rPr>
          <w:rFonts w:eastAsiaTheme="minorEastAsia" w:cstheme="minorHAnsi"/>
          <w:lang w:val="en-GB"/>
        </w:rPr>
        <w:t>originates</w:t>
      </w:r>
      <w:r w:rsidR="00C40AE3" w:rsidRPr="00972C7F">
        <w:rPr>
          <w:rFonts w:eastAsiaTheme="minorEastAsia" w:cstheme="minorHAnsi"/>
          <w:lang w:val="en-GB"/>
        </w:rPr>
        <w:t xml:space="preserve"> from the argument that </w:t>
      </w:r>
      <w:r w:rsidR="002E618D" w:rsidRPr="00972C7F">
        <w:rPr>
          <w:rFonts w:eastAsiaTheme="minorEastAsia" w:cstheme="minorHAnsi"/>
          <w:lang w:val="en-GB"/>
        </w:rPr>
        <w:t>spontaneous denaturation occurs in every cell</w:t>
      </w:r>
      <w:r w:rsidR="00EC02A2" w:rsidRPr="00972C7F">
        <w:rPr>
          <w:rFonts w:eastAsiaTheme="minorEastAsia" w:cstheme="minorHAnsi"/>
          <w:lang w:val="en-GB"/>
        </w:rPr>
        <w:t xml:space="preserve"> </w:t>
      </w:r>
      <w:r w:rsidR="00076C98">
        <w:rPr>
          <w:rFonts w:eastAsiaTheme="minorEastAsia" w:cstheme="minorHAnsi"/>
        </w:rPr>
        <w:fldChar w:fldCharType="begin"/>
      </w:r>
      <w:r w:rsidR="00B625A7" w:rsidRPr="00972C7F">
        <w:rPr>
          <w:rFonts w:eastAsiaTheme="minorEastAsia" w:cstheme="minorHAnsi"/>
          <w:lang w:val="en-GB"/>
        </w:rPr>
        <w:instrText xml:space="preserve"> ADDIN ZOTERO_ITEM CSL_CITATION {"citationID":"a2e98fb1k76","properties":{"formattedCitation":"(von Bertalanffy 1957; Pauly &amp; Cheung 2018a)","plainCitation":"(von Bertalanffy 1957; Pauly &amp; Cheung 2018a)","noteIndex":0},"citationItems":[{"id":508,"uris":["http://zotero.org/users/6116610/items/95Y5YZXG"],"uri":["http://zotero.org/users/6116610/items/95Y5YZXG"],"itemData":{"id":508,"type":"article-journal","container-title":"The quarterly review of biology","issue":"3","page":"217–231","title":"Laws in metabolism and growth","volume":"32","author":[{"family":"Bertalanffy","given":"L","non-dropping-particle":"von"}],"issued":{"date-parts":[["1957"]]}}},{"id":583,"uris":["http://zotero.org/users/6116610/items/VK6L73IF"],"uri":["http://zotero.org/users/6116610/items/VK6L73IF"],"itemData":{"id":583,"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00076C98">
        <w:rPr>
          <w:rFonts w:eastAsiaTheme="minorEastAsia" w:cstheme="minorHAnsi"/>
        </w:rPr>
        <w:fldChar w:fldCharType="separate"/>
      </w:r>
      <w:r w:rsidR="0044238B">
        <w:rPr>
          <w:lang w:val="en-GB"/>
        </w:rPr>
        <w:t>(von Bertalanffy 1957; Pauly &amp; Cheung 2018a)</w:t>
      </w:r>
      <w:r w:rsidR="00076C98">
        <w:rPr>
          <w:rFonts w:eastAsiaTheme="minorEastAsia" w:cstheme="minorHAnsi"/>
        </w:rPr>
        <w:fldChar w:fldCharType="end"/>
      </w:r>
      <w:r w:rsidR="00774E20" w:rsidRPr="00972C7F">
        <w:rPr>
          <w:rFonts w:eastAsiaTheme="minorEastAsia" w:cstheme="minorHAnsi"/>
          <w:lang w:val="en-GB"/>
        </w:rPr>
        <w:t xml:space="preserve"> (and likely also </w:t>
      </w:r>
      <w:r w:rsidR="00473348">
        <w:rPr>
          <w:rFonts w:eastAsiaTheme="minorEastAsia" w:cstheme="minorHAnsi"/>
          <w:lang w:val="en-GB"/>
        </w:rPr>
        <w:t>for</w:t>
      </w:r>
      <w:r w:rsidR="00774E20" w:rsidRPr="00972C7F">
        <w:rPr>
          <w:rFonts w:eastAsiaTheme="minorEastAsia" w:cstheme="minorHAnsi"/>
          <w:lang w:val="en-GB"/>
        </w:rPr>
        <w:t xml:space="preserve"> mathem</w:t>
      </w:r>
      <w:r w:rsidR="00774E20" w:rsidRPr="002D70E2">
        <w:rPr>
          <w:rFonts w:eastAsiaTheme="minorEastAsia" w:cstheme="minorHAnsi"/>
          <w:lang w:val="en-GB"/>
        </w:rPr>
        <w:t xml:space="preserve">atical </w:t>
      </w:r>
      <w:r w:rsidR="00271CF9" w:rsidRPr="002D70E2">
        <w:rPr>
          <w:rFonts w:eastAsiaTheme="minorEastAsia" w:cstheme="minorHAnsi"/>
          <w:lang w:val="en-GB"/>
        </w:rPr>
        <w:t>convenience</w:t>
      </w:r>
      <w:r w:rsidR="003356C1" w:rsidRPr="002D70E2">
        <w:rPr>
          <w:rFonts w:eastAsiaTheme="minorEastAsia" w:cstheme="minorHAnsi"/>
          <w:lang w:val="en-GB"/>
        </w:rPr>
        <w:t xml:space="preserve"> and lack of </w:t>
      </w:r>
      <w:r w:rsidR="00864ABE" w:rsidRPr="002D70E2">
        <w:rPr>
          <w:rFonts w:eastAsiaTheme="minorEastAsia" w:cstheme="minorHAnsi"/>
          <w:lang w:val="en-GB"/>
        </w:rPr>
        <w:t>empirical data</w:t>
      </w:r>
      <w:r w:rsidR="00774E20" w:rsidRPr="002D70E2">
        <w:rPr>
          <w:rFonts w:eastAsiaTheme="minorEastAsia" w:cstheme="minorHAnsi"/>
          <w:lang w:val="en-GB"/>
        </w:rPr>
        <w:t xml:space="preserve"> </w:t>
      </w:r>
      <w:r w:rsidR="00271CF9">
        <w:rPr>
          <w:rFonts w:eastAsiaTheme="minorEastAsia" w:cstheme="minorHAnsi"/>
        </w:rPr>
        <w:fldChar w:fldCharType="begin"/>
      </w:r>
      <w:r w:rsidR="00726CA2" w:rsidRPr="002D70E2">
        <w:rPr>
          <w:rFonts w:eastAsiaTheme="minorEastAsia" w:cstheme="minorHAnsi"/>
          <w:lang w:val="en-GB"/>
        </w:rPr>
        <w:instrText xml:space="preserve"> ADDIN ZOTERO_ITEM CSL_CITATION {"citationID":"af6c040ql9","properties":{"formattedCitation":"(Ursin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271CF9">
        <w:rPr>
          <w:rFonts w:eastAsiaTheme="minorEastAsia" w:cstheme="minorHAnsi"/>
        </w:rPr>
        <w:fldChar w:fldCharType="separate"/>
      </w:r>
      <w:r w:rsidR="0044238B">
        <w:rPr>
          <w:lang w:val="en-GB"/>
        </w:rPr>
        <w:t>(Ursin 1967)</w:t>
      </w:r>
      <w:r w:rsidR="00271CF9">
        <w:rPr>
          <w:rFonts w:eastAsiaTheme="minorEastAsia" w:cstheme="minorHAnsi"/>
        </w:rPr>
        <w:fldChar w:fldCharType="end"/>
      </w:r>
      <w:r w:rsidR="00726CA2" w:rsidRPr="002D70E2">
        <w:rPr>
          <w:rFonts w:eastAsiaTheme="minorEastAsia" w:cstheme="minorHAnsi"/>
          <w:lang w:val="en-GB"/>
        </w:rPr>
        <w:t>)</w:t>
      </w:r>
      <w:r w:rsidR="00AE28A1" w:rsidRPr="002D70E2">
        <w:rPr>
          <w:rFonts w:eastAsiaTheme="minorEastAsia" w:cstheme="minorHAnsi"/>
          <w:lang w:val="en-GB"/>
        </w:rPr>
        <w:t xml:space="preserve">. </w:t>
      </w:r>
      <w:r w:rsidR="00855685">
        <w:rPr>
          <w:rFonts w:eastAsiaTheme="minorEastAsia" w:cstheme="minorHAnsi"/>
          <w:lang w:val="en-GB"/>
        </w:rPr>
        <w:t>I</w:t>
      </w:r>
      <w:r w:rsidR="00953C60" w:rsidRPr="00972C7F">
        <w:rPr>
          <w:rFonts w:eastAsiaTheme="minorEastAsia" w:cstheme="minorHAnsi"/>
          <w:lang w:val="en-GB"/>
        </w:rPr>
        <w:t>t</w:t>
      </w:r>
      <w:r w:rsidR="00F90B97">
        <w:rPr>
          <w:rFonts w:eastAsiaTheme="minorEastAsia" w:cstheme="minorHAnsi"/>
          <w:lang w:val="en-GB"/>
        </w:rPr>
        <w:t xml:space="preserve"> is however </w:t>
      </w:r>
      <w:r w:rsidR="00A332F3" w:rsidRPr="00972C7F">
        <w:rPr>
          <w:rFonts w:eastAsiaTheme="minorEastAsia" w:cstheme="minorHAnsi"/>
          <w:lang w:val="en-GB"/>
        </w:rPr>
        <w:t xml:space="preserve">common </w:t>
      </w:r>
      <w:r w:rsidR="00855685">
        <w:rPr>
          <w:rFonts w:eastAsiaTheme="minorEastAsia" w:cstheme="minorHAnsi"/>
          <w:lang w:val="en-GB"/>
        </w:rPr>
        <w:t>to restate this model in terms of energy</w:t>
      </w:r>
      <w:r w:rsidR="005B2A72">
        <w:rPr>
          <w:rFonts w:eastAsiaTheme="minorEastAsia" w:cstheme="minorHAnsi"/>
          <w:lang w:val="en-GB"/>
        </w:rPr>
        <w:t>, i.e.</w:t>
      </w:r>
      <w:r w:rsidR="00E836F6">
        <w:rPr>
          <w:rFonts w:eastAsiaTheme="minorEastAsia" w:cstheme="minorHAnsi"/>
          <w:lang w:val="en-GB"/>
        </w:rPr>
        <w:t xml:space="preserve"> as a balance between energy assimilation and costs. From a physiological perspective, it is common </w:t>
      </w:r>
      <w:r w:rsidR="00A332F3" w:rsidRPr="00972C7F">
        <w:rPr>
          <w:rFonts w:eastAsiaTheme="minorEastAsia" w:cstheme="minorHAnsi"/>
          <w:lang w:val="en-GB"/>
        </w:rPr>
        <w:t xml:space="preserve">to </w:t>
      </w:r>
      <w:r w:rsidR="005147AA" w:rsidRPr="00972C7F">
        <w:rPr>
          <w:rFonts w:eastAsiaTheme="minorEastAsia" w:cstheme="minorHAnsi"/>
          <w:lang w:val="en-GB"/>
        </w:rPr>
        <w:t xml:space="preserve">assume maintenance costs </w:t>
      </w:r>
      <w:r w:rsidR="00C22553" w:rsidRPr="00972C7F">
        <w:rPr>
          <w:rFonts w:eastAsiaTheme="minorEastAsia" w:cstheme="minorHAnsi"/>
          <w:lang w:val="en-GB"/>
        </w:rPr>
        <w:t xml:space="preserve">are </w:t>
      </w:r>
      <w:r w:rsidR="005147AA" w:rsidRPr="00972C7F">
        <w:rPr>
          <w:rFonts w:eastAsiaTheme="minorEastAsia" w:cstheme="minorHAnsi"/>
          <w:lang w:val="en-GB"/>
        </w:rPr>
        <w:t xml:space="preserve">proportional to standard metabolic rate </w:t>
      </w:r>
      <w:r w:rsidR="0066075A">
        <w:rPr>
          <w:rFonts w:eastAsiaTheme="minorEastAsia" w:cstheme="minorHAnsi"/>
        </w:rPr>
        <w:fldChar w:fldCharType="begin"/>
      </w:r>
      <w:r w:rsidR="00371B8E" w:rsidRPr="00972C7F">
        <w:rPr>
          <w:rFonts w:eastAsiaTheme="minorEastAsia" w:cstheme="minorHAnsi"/>
          <w:lang w:val="en-GB"/>
        </w:rPr>
        <w:instrText xml:space="preserve"> ADDIN ZOTERO_ITEM CSL_CITATION {"citationID":"a2dpgi7bf0g","properties":{"formattedCitation":"(Ursin 1967; Jobling 1997; Lefevre {\\i{}et al.} 2017)","plainCitation":"(Ursin 1967; Jobling 1997; Lefevre et al. 2017)","noteIndex":0},"citationItems":[{"id":640,"uris":["http://zotero.org/users/6116610/items/5G6C5LEF"],"uri":["http://zotero.org/users/6116610/items/5G6C5LEF"],"itemData":{"id":640,"type":"article-journal","container-title":"Journal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w:instrText>
      </w:r>
      <w:r w:rsidR="00371B8E" w:rsidRPr="004559BC">
        <w:rPr>
          <w:rFonts w:eastAsiaTheme="minorEastAsia" w:cstheme="minorHAnsi"/>
          <w:lang w:val="en-GB"/>
        </w:rPr>
        <w:instrText>n":"D</w:instrText>
      </w:r>
      <w:r w:rsidR="00371B8E">
        <w:rPr>
          <w:rFonts w:eastAsiaTheme="minorEastAsia" w:cstheme="minorHAnsi"/>
        </w:rPr>
        <w:instrText xml:space="preserve"> G"}],"issued":{"date-parts":[["1997"]]}}},{"id":581,"uris":["http://zotero.org/users/6116610/items/ZL6K8JKB"],"uri":["http://zotero.org/users/6116610/items/ZL6K8JKB"],"itemData":{"id":581,"type":"article-journal","abstract":"Some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w:instrText>
      </w:r>
      <w:r w:rsidR="00371B8E" w:rsidRPr="008F2458">
        <w:rPr>
          <w:rFonts w:eastAsiaTheme="minorEastAsia" w:cstheme="minorHAnsi"/>
          <w:lang w:val="en-GB"/>
        </w:rPr>
        <w:instrText xml:space="preserve">monstrating that respiratory surface areas in </w:instrText>
      </w:r>
      <w:r w:rsidR="00371B8E">
        <w:rPr>
          <w:rFonts w:eastAsiaTheme="minorEastAsia" w:cstheme="minorHAnsi"/>
        </w:rPr>
        <w:instrText>ﬁ</w:instrText>
      </w:r>
      <w:r w:rsidR="00371B8E" w:rsidRPr="008F2458">
        <w:rPr>
          <w:rFonts w:eastAsiaTheme="minorEastAsia" w:cstheme="minorHAnsi"/>
          <w:lang w:val="en-GB"/>
        </w:rPr>
        <w:instrText>shes re</w:instrText>
      </w:r>
      <w:r w:rsidR="00371B8E">
        <w:rPr>
          <w:rFonts w:eastAsiaTheme="minorEastAsia" w:cstheme="minorHAnsi"/>
        </w:rPr>
        <w:instrText>ﬂ</w:instrText>
      </w:r>
      <w:r w:rsidR="00371B8E" w:rsidRPr="008F2458">
        <w:rPr>
          <w:rFonts w:eastAsiaTheme="minorEastAsia" w:cstheme="minorHAnsi"/>
          <w:lang w:val="en-GB"/>
        </w:rPr>
        <w:instrText>ect metabolic needs, not vice versa, which explains the large interspeci</w:instrText>
      </w:r>
      <w:r w:rsidR="00371B8E">
        <w:rPr>
          <w:rFonts w:eastAsiaTheme="minorEastAsia" w:cstheme="minorHAnsi"/>
        </w:rPr>
        <w:instrText>ﬁ</w:instrText>
      </w:r>
      <w:r w:rsidR="00371B8E" w:rsidRPr="008F2458">
        <w:rPr>
          <w:rFonts w:eastAsiaTheme="minorEastAsia" w:cstheme="minorHAnsi"/>
          <w:lang w:val="en-GB"/>
        </w:rPr>
        <w:instrText>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w:instrText>
      </w:r>
      <w:r w:rsidR="00371B8E">
        <w:rPr>
          <w:rFonts w:eastAsiaTheme="minorEastAsia" w:cstheme="minorHAnsi"/>
        </w:rPr>
        <w:instrText>ﬁ</w:instrText>
      </w:r>
      <w:r w:rsidR="00371B8E" w:rsidRPr="008F2458">
        <w:rPr>
          <w:rFonts w:eastAsiaTheme="minorEastAsia" w:cstheme="minorHAnsi"/>
          <w:lang w:val="en-GB"/>
        </w:rPr>
        <w:instrText xml:space="preserve">c variation in scaling and temperature effects. It is possible that some </w:instrText>
      </w:r>
      <w:r w:rsidR="00371B8E">
        <w:rPr>
          <w:rFonts w:eastAsiaTheme="minorEastAsia" w:cstheme="minorHAnsi"/>
        </w:rPr>
        <w:instrText>ﬁ</w:instrText>
      </w:r>
      <w:r w:rsidR="00371B8E" w:rsidRPr="008F2458">
        <w:rPr>
          <w:rFonts w:eastAsiaTheme="minorEastAsia" w:cstheme="minorHAnsi"/>
          <w:lang w:val="en-GB"/>
        </w:rPr>
        <w:instrText>shes will become smaller in the future, but to make reliable predictions the underlying mechanisms need to be identi</w:instrText>
      </w:r>
      <w:r w:rsidR="00371B8E">
        <w:rPr>
          <w:rFonts w:eastAsiaTheme="minorEastAsia" w:cstheme="minorHAnsi"/>
        </w:rPr>
        <w:instrText>ﬁ</w:instrText>
      </w:r>
      <w:r w:rsidR="00371B8E" w:rsidRPr="008F2458">
        <w:rPr>
          <w:rFonts w:eastAsiaTheme="minorEastAsia" w:cstheme="minorHAnsi"/>
          <w:lang w:val="en-GB"/>
        </w:rPr>
        <w:instrText xml:space="preserve">ed and sought elsewhere than in geometric constraints on gill surface area. Furthermore, to ensure that useful information is conveyed to the public and policymakers about the possible effects of climate change, it is necessary to improve communication and congruity between </w:instrText>
      </w:r>
      <w:r w:rsidR="00371B8E">
        <w:rPr>
          <w:rFonts w:eastAsiaTheme="minorEastAsia" w:cstheme="minorHAnsi"/>
        </w:rPr>
        <w:instrText>ﬁ</w:instrText>
      </w:r>
      <w:r w:rsidR="00371B8E" w:rsidRPr="008F2458">
        <w:rPr>
          <w:rFonts w:eastAsiaTheme="minorEastAsia" w:cstheme="minorHAnsi"/>
          <w:lang w:val="en-GB"/>
        </w:rPr>
        <w:instrText xml:space="preserve">sh physiologists and </w:instrText>
      </w:r>
      <w:r w:rsidR="00371B8E">
        <w:rPr>
          <w:rFonts w:eastAsiaTheme="minorEastAsia" w:cstheme="minorHAnsi"/>
        </w:rPr>
        <w:instrText>ﬁ</w:instrText>
      </w:r>
      <w:r w:rsidR="00371B8E" w:rsidRPr="008F2458">
        <w:rPr>
          <w:rFonts w:eastAsiaTheme="minorEastAsia" w:cstheme="minorHAnsi"/>
          <w:lang w:val="en-GB"/>
        </w:rPr>
        <w:instrText xml:space="preserve">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66075A">
        <w:rPr>
          <w:rFonts w:eastAsiaTheme="minorEastAsia" w:cstheme="minorHAnsi"/>
        </w:rPr>
        <w:fldChar w:fldCharType="separate"/>
      </w:r>
      <w:r w:rsidR="0044238B" w:rsidRPr="0044238B">
        <w:rPr>
          <w:lang w:val="en-GB"/>
        </w:rPr>
        <w:t xml:space="preserve">(Ursin 1967; Jobling 1997; Lefevre </w:t>
      </w:r>
      <w:r w:rsidR="0044238B" w:rsidRPr="0044238B">
        <w:rPr>
          <w:i/>
          <w:iCs/>
          <w:lang w:val="en-GB"/>
        </w:rPr>
        <w:t>et al.</w:t>
      </w:r>
      <w:r w:rsidR="0044238B" w:rsidRPr="0044238B">
        <w:rPr>
          <w:lang w:val="en-GB"/>
        </w:rPr>
        <w:t xml:space="preserve"> 2017)</w:t>
      </w:r>
      <w:r w:rsidR="0066075A">
        <w:rPr>
          <w:rFonts w:eastAsiaTheme="minorEastAsia" w:cstheme="minorHAnsi"/>
        </w:rPr>
        <w:fldChar w:fldCharType="end"/>
      </w:r>
      <w:r w:rsidR="008512D7" w:rsidRPr="004559BC">
        <w:rPr>
          <w:rFonts w:eastAsiaTheme="minorEastAsia" w:cstheme="minorHAnsi"/>
          <w:lang w:val="en-GB"/>
        </w:rPr>
        <w:t xml:space="preserve">, which has a mass-exponent typically around 0.8 </w:t>
      </w:r>
      <w:r w:rsidR="008512D7">
        <w:rPr>
          <w:rFonts w:eastAsiaTheme="minorEastAsia" w:cstheme="minorHAnsi"/>
        </w:rPr>
        <w:fldChar w:fldCharType="begin"/>
      </w:r>
      <w:r w:rsidR="009C0DAC" w:rsidRPr="004559BC">
        <w:rPr>
          <w:rFonts w:eastAsiaTheme="minorEastAsia" w:cstheme="minorHAnsi"/>
          <w:lang w:val="en-GB"/>
        </w:rPr>
        <w:instrText xml:space="preserve"> ADDIN ZOTERO_ITEM CSL_CITATION {"citationID":"a29cb2qlvi9","properties":{"formattedCitation":"(Clarke &amp; Johnston 1999; Jerde {\\i{}et al.} 2019)","plainCitation":"(Clarke &amp; Johnston 1999;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9C0DAC">
        <w:rPr>
          <w:rFonts w:eastAsiaTheme="minorEastAsia" w:cstheme="minorHAnsi"/>
        </w:rPr>
        <w:instrText>ﬁ</w:instrText>
      </w:r>
      <w:r w:rsidR="009C0DAC" w:rsidRPr="004559BC">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9C0DAC">
        <w:rPr>
          <w:rFonts w:eastAsiaTheme="minorEastAsia" w:cstheme="minorHAnsi"/>
        </w:rPr>
        <w:instrText>ﬁ</w:instrText>
      </w:r>
      <w:r w:rsidR="009C0DAC" w:rsidRPr="004559BC">
        <w:rPr>
          <w:rFonts w:eastAsiaTheme="minorEastAsia" w:cstheme="minorHAnsi"/>
          <w:lang w:val="en-GB"/>
        </w:rPr>
        <w:instrText xml:space="preserve">sh species and confronted this data with </w:instrText>
      </w:r>
      <w:r w:rsidR="009C0DAC">
        <w:rPr>
          <w:rFonts w:eastAsiaTheme="minorEastAsia" w:cstheme="minorHAnsi"/>
        </w:rPr>
        <w:instrText>ﬂ</w:instrText>
      </w:r>
      <w:r w:rsidR="009C0DAC" w:rsidRPr="004559BC">
        <w:rPr>
          <w:rFonts w:eastAsiaTheme="minorEastAsia" w:cstheme="minorHAnsi"/>
          <w:lang w:val="en-GB"/>
        </w:rPr>
        <w:instrText>exible random effects models. To quantify the body mass –metabolic rate r</w:instrText>
      </w:r>
      <w:r w:rsidR="009C0DAC">
        <w:rPr>
          <w:rFonts w:eastAsiaTheme="minorEastAsia" w:cstheme="minorHAnsi"/>
        </w:rPr>
        <w:instrText xml:space="preserve">elationship, we perform model selection using the Schwarz Information Criteria ( SIC), </w:instrText>
      </w:r>
      <w:r w:rsidR="009C0DAC" w:rsidRPr="004559BC">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9C0DAC">
        <w:rPr>
          <w:rFonts w:eastAsiaTheme="minorEastAsia" w:cstheme="minorHAnsi"/>
        </w:rPr>
        <w:instrText>ﬁ</w:instrText>
      </w:r>
      <w:r w:rsidR="009C0DAC" w:rsidRPr="004559BC">
        <w:rPr>
          <w:rFonts w:eastAsiaTheme="minorEastAsia" w:cstheme="minorHAnsi"/>
          <w:lang w:val="en-GB"/>
        </w:rPr>
        <w:instrText>cient of 0.89 with a SIC interval spanning 0.82 to 0.99, implying that mechanistically derived coef</w:instrText>
      </w:r>
      <w:r w:rsidR="009C0DAC">
        <w:rPr>
          <w:rFonts w:eastAsiaTheme="minorEastAsia" w:cstheme="minorHAnsi"/>
        </w:rPr>
        <w:instrText>ﬁ</w:instrText>
      </w:r>
      <w:r w:rsidR="009C0DAC" w:rsidRPr="004559BC">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C0DAC">
        <w:rPr>
          <w:rFonts w:eastAsiaTheme="minorEastAsia" w:cstheme="minorHAnsi"/>
        </w:rPr>
        <w:instrText>ﬁ</w:instrText>
      </w:r>
      <w:r w:rsidR="009C0DAC" w:rsidRPr="004559BC">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8512D7">
        <w:rPr>
          <w:rFonts w:eastAsiaTheme="minorEastAsia" w:cstheme="minorHAnsi"/>
        </w:rPr>
        <w:fldChar w:fldCharType="separate"/>
      </w:r>
      <w:r w:rsidR="009C0DAC" w:rsidRPr="009C0DAC">
        <w:rPr>
          <w:rFonts w:ascii="Times New Roman" w:cs="Times New Roman"/>
          <w:lang w:val="en-GB"/>
        </w:rPr>
        <w:t xml:space="preserve">(Clarke &amp; Johnston 1999; </w:t>
      </w:r>
      <w:r w:rsidR="009C0DAC" w:rsidRPr="009C0DAC">
        <w:rPr>
          <w:rFonts w:ascii="Times New Roman" w:cs="Times New Roman"/>
          <w:lang w:val="en-GB"/>
        </w:rPr>
        <w:lastRenderedPageBreak/>
        <w:t xml:space="preserve">Jerde </w:t>
      </w:r>
      <w:r w:rsidR="009C0DAC" w:rsidRPr="009C0DAC">
        <w:rPr>
          <w:rFonts w:ascii="Times New Roman" w:cs="Times New Roman"/>
          <w:i/>
          <w:iCs/>
          <w:lang w:val="en-GB"/>
        </w:rPr>
        <w:t>et al.</w:t>
      </w:r>
      <w:r w:rsidR="009C0DAC" w:rsidRPr="009C0DAC">
        <w:rPr>
          <w:rFonts w:ascii="Times New Roman" w:cs="Times New Roman"/>
          <w:lang w:val="en-GB"/>
        </w:rPr>
        <w:t xml:space="preserve"> 2019)</w:t>
      </w:r>
      <w:r w:rsidR="008512D7">
        <w:rPr>
          <w:rFonts w:eastAsiaTheme="minorEastAsia" w:cstheme="minorHAnsi"/>
        </w:rPr>
        <w:fldChar w:fldCharType="end"/>
      </w:r>
      <w:r w:rsidR="008512D7" w:rsidRPr="004559BC">
        <w:rPr>
          <w:rFonts w:eastAsiaTheme="minorEastAsia" w:cstheme="minorHAnsi"/>
          <w:lang w:val="en-GB"/>
        </w:rPr>
        <w:t xml:space="preserve"> and not 1</w:t>
      </w:r>
      <w:r w:rsidR="009C6924" w:rsidRPr="008F2458">
        <w:rPr>
          <w:rFonts w:eastAsiaTheme="minorEastAsia" w:cstheme="minorHAnsi"/>
          <w:lang w:val="en-GB"/>
        </w:rPr>
        <w:t xml:space="preserve">. </w:t>
      </w:r>
      <w:r w:rsidR="009C6924" w:rsidRPr="00972C7F">
        <w:rPr>
          <w:rFonts w:eastAsiaTheme="minorEastAsia" w:cstheme="minorHAnsi"/>
          <w:lang w:val="en-GB"/>
        </w:rPr>
        <w:t xml:space="preserve">In this </w:t>
      </w:r>
      <w:r w:rsidR="00B907C0" w:rsidRPr="00972C7F">
        <w:rPr>
          <w:rFonts w:eastAsiaTheme="minorEastAsia" w:cstheme="minorHAnsi"/>
          <w:lang w:val="en-GB"/>
        </w:rPr>
        <w:t>case</w:t>
      </w:r>
      <w:r w:rsidR="00F935D8" w:rsidRPr="00972C7F">
        <w:rPr>
          <w:rFonts w:eastAsiaTheme="minorEastAsia" w:cstheme="minorHAnsi"/>
          <w:lang w:val="en-GB"/>
        </w:rPr>
        <w:t>,</w:t>
      </w:r>
      <w:r w:rsidR="00B907C0" w:rsidRPr="00972C7F">
        <w:rPr>
          <w:rFonts w:eastAsiaTheme="minorEastAsia" w:cstheme="minorHAnsi"/>
          <w:lang w:val="en-GB"/>
        </w:rPr>
        <w:t xml:space="preserve"> </w:t>
      </w:r>
      <w:r w:rsidR="00644019">
        <w:rPr>
          <w:rFonts w:eastAsiaTheme="minorEastAsia" w:cstheme="minorHAnsi"/>
          <w:lang w:val="en-GB"/>
        </w:rPr>
        <w:t xml:space="preserve">classic </w:t>
      </w:r>
      <w:proofErr w:type="spellStart"/>
      <w:r w:rsidR="00644019">
        <w:rPr>
          <w:rFonts w:eastAsiaTheme="minorEastAsia" w:cstheme="minorHAnsi"/>
          <w:lang w:val="en-GB"/>
        </w:rPr>
        <w:t>Pütter</w:t>
      </w:r>
      <w:proofErr w:type="spellEnd"/>
      <w:r w:rsidR="00B907C0" w:rsidRPr="00972C7F">
        <w:rPr>
          <w:rFonts w:eastAsiaTheme="minorEastAsia" w:cstheme="minorHAnsi"/>
          <w:lang w:val="en-GB"/>
        </w:rPr>
        <w:t xml:space="preserve"> model</w:t>
      </w:r>
      <w:r w:rsidR="00744C81" w:rsidRPr="00972C7F">
        <w:rPr>
          <w:rFonts w:eastAsiaTheme="minorEastAsia" w:cstheme="minorHAnsi"/>
          <w:lang w:val="en-GB"/>
        </w:rPr>
        <w:t>s</w:t>
      </w:r>
      <w:r w:rsidR="00AF45C5" w:rsidRPr="00972C7F">
        <w:rPr>
          <w:rFonts w:eastAsiaTheme="minorEastAsia" w:cstheme="minorHAnsi"/>
          <w:lang w:val="en-GB"/>
        </w:rPr>
        <w:t xml:space="preserve"> of growth</w:t>
      </w:r>
      <w:r w:rsidR="00092195" w:rsidRPr="00972C7F">
        <w:rPr>
          <w:rFonts w:eastAsiaTheme="minorEastAsia" w:cstheme="minorHAnsi"/>
          <w:lang w:val="en-GB"/>
        </w:rPr>
        <w:t>, such as the VBGM or</w:t>
      </w:r>
      <w:r w:rsidR="006364F2" w:rsidRPr="004559BC">
        <w:rPr>
          <w:rFonts w:eastAsiaTheme="minorEastAsia" w:cstheme="minorHAnsi"/>
          <w:lang w:val="en-GB"/>
        </w:rPr>
        <w:t xml:space="preserve"> the similar</w:t>
      </w:r>
      <w:r w:rsidR="00092195" w:rsidRPr="00972C7F">
        <w:rPr>
          <w:rFonts w:eastAsiaTheme="minorEastAsia" w:cstheme="minorHAnsi"/>
          <w:lang w:val="en-GB"/>
        </w:rPr>
        <w:t xml:space="preserve"> </w:t>
      </w:r>
      <w:r w:rsidR="00003D1A">
        <w:rPr>
          <w:rFonts w:eastAsiaTheme="minorEastAsia" w:cstheme="minorHAnsi"/>
          <w:lang w:val="en-GB"/>
        </w:rPr>
        <w:t>ontogenetic growth model</w:t>
      </w:r>
      <w:r w:rsidR="006364F2" w:rsidRPr="004559BC">
        <w:rPr>
          <w:rFonts w:eastAsiaTheme="minorEastAsia" w:cstheme="minorHAnsi"/>
          <w:lang w:val="en-GB"/>
        </w:rPr>
        <w:t xml:space="preserve"> </w:t>
      </w:r>
      <w:r w:rsidR="006364F2">
        <w:rPr>
          <w:rFonts w:eastAsiaTheme="minorEastAsia" w:cstheme="minorHAnsi"/>
        </w:rPr>
        <w:fldChar w:fldCharType="begin"/>
      </w:r>
      <w:r w:rsidR="00592C85" w:rsidRPr="004559BC">
        <w:rPr>
          <w:rFonts w:eastAsiaTheme="minorEastAsia" w:cstheme="minorHAnsi"/>
          <w:lang w:val="en-GB"/>
        </w:rPr>
        <w:instrText xml:space="preserve"> ADDIN ZOTERO_ITEM CSL_CITATION {"citationID":"a2erumevfip","properties":{"formattedCitation":"(West {\\i{}et al.} 2001)","plainCitation":"(West et al. 2001)","noteIndex":0},"citationItems":[{"id":556,"uris":["http://zotero.org/users/6116610/items/UU9JYELF"],"uri":["http://zotero.org/users/6116610/items/UU9JYELF"],"itemData":{"id":556,"type":"article-journal","abstract":"Several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6364F2">
        <w:rPr>
          <w:rFonts w:eastAsiaTheme="minorEastAsia" w:cstheme="minorHAnsi"/>
        </w:rPr>
        <w:fldChar w:fldCharType="separate"/>
      </w:r>
      <w:r w:rsidR="00592C85" w:rsidRPr="00592C85">
        <w:rPr>
          <w:rFonts w:ascii="Times New Roman" w:cs="Times New Roman"/>
          <w:lang w:val="en-GB"/>
        </w:rPr>
        <w:t xml:space="preserve">(West </w:t>
      </w:r>
      <w:r w:rsidR="00592C85" w:rsidRPr="00592C85">
        <w:rPr>
          <w:rFonts w:ascii="Times New Roman" w:cs="Times New Roman"/>
          <w:i/>
          <w:iCs/>
          <w:lang w:val="en-GB"/>
        </w:rPr>
        <w:t>et al.</w:t>
      </w:r>
      <w:r w:rsidR="00592C85" w:rsidRPr="00592C85">
        <w:rPr>
          <w:rFonts w:ascii="Times New Roman" w:cs="Times New Roman"/>
          <w:lang w:val="en-GB"/>
        </w:rPr>
        <w:t xml:space="preserve"> 2001)</w:t>
      </w:r>
      <w:r w:rsidR="006364F2">
        <w:rPr>
          <w:rFonts w:eastAsiaTheme="minorEastAsia" w:cstheme="minorHAnsi"/>
        </w:rPr>
        <w:fldChar w:fldCharType="end"/>
      </w:r>
      <w:r w:rsidR="00092195" w:rsidRPr="002D70E2">
        <w:rPr>
          <w:rFonts w:eastAsiaTheme="minorEastAsia" w:cstheme="minorHAnsi"/>
          <w:lang w:val="en-GB"/>
        </w:rPr>
        <w:t xml:space="preserve">, </w:t>
      </w:r>
      <w:r w:rsidR="009B1FE0" w:rsidRPr="002D70E2">
        <w:rPr>
          <w:rFonts w:eastAsiaTheme="minorEastAsia" w:cstheme="minorHAnsi"/>
          <w:lang w:val="en-GB"/>
        </w:rPr>
        <w:t>either fail</w:t>
      </w:r>
      <w:r w:rsidR="00B4392B" w:rsidRPr="002D70E2">
        <w:rPr>
          <w:rFonts w:eastAsiaTheme="minorEastAsia" w:cstheme="minorHAnsi"/>
          <w:lang w:val="en-GB"/>
        </w:rPr>
        <w:t xml:space="preserve"> </w:t>
      </w:r>
      <w:r w:rsidR="007846D8" w:rsidRPr="002D70E2">
        <w:rPr>
          <w:rFonts w:eastAsiaTheme="minorEastAsia" w:cstheme="minorHAnsi"/>
          <w:lang w:val="en-GB"/>
        </w:rPr>
        <w:t xml:space="preserve">to represent </w:t>
      </w:r>
      <w:r w:rsidR="009C6924" w:rsidRPr="002D70E2">
        <w:rPr>
          <w:rFonts w:eastAsiaTheme="minorEastAsia" w:cstheme="minorHAnsi"/>
          <w:lang w:val="en-GB"/>
        </w:rPr>
        <w:t xml:space="preserve">the physiological </w:t>
      </w:r>
      <w:r w:rsidR="001C2A89" w:rsidRPr="002D70E2">
        <w:rPr>
          <w:rFonts w:eastAsiaTheme="minorEastAsia" w:cstheme="minorHAnsi"/>
          <w:lang w:val="en-GB"/>
        </w:rPr>
        <w:t xml:space="preserve">processes </w:t>
      </w:r>
      <w:r w:rsidR="0091399D" w:rsidRPr="002D70E2">
        <w:rPr>
          <w:rFonts w:eastAsiaTheme="minorEastAsia" w:cstheme="minorHAnsi"/>
          <w:lang w:val="en-GB"/>
        </w:rPr>
        <w:t xml:space="preserve">they aim </w:t>
      </w:r>
      <w:r w:rsidR="00A140E5" w:rsidRPr="002D70E2">
        <w:rPr>
          <w:rFonts w:eastAsiaTheme="minorEastAsia" w:cstheme="minorHAnsi"/>
          <w:lang w:val="en-GB"/>
        </w:rPr>
        <w:t xml:space="preserve">to </w:t>
      </w:r>
      <w:r w:rsidR="001975B1" w:rsidRPr="002D70E2">
        <w:rPr>
          <w:rFonts w:eastAsiaTheme="minorEastAsia" w:cstheme="minorHAnsi"/>
          <w:lang w:val="en-GB"/>
        </w:rPr>
        <w:t>capture</w:t>
      </w:r>
      <w:r w:rsidR="004A2EA6">
        <w:rPr>
          <w:rFonts w:eastAsiaTheme="minorEastAsia" w:cstheme="minorHAnsi"/>
          <w:lang w:val="en-GB"/>
        </w:rPr>
        <w:t>,</w:t>
      </w:r>
      <w:r w:rsidR="001975B1" w:rsidRPr="002D70E2">
        <w:rPr>
          <w:rFonts w:eastAsiaTheme="minorEastAsia" w:cstheme="minorHAnsi"/>
          <w:lang w:val="en-GB"/>
        </w:rPr>
        <w:t xml:space="preserve"> or</w:t>
      </w:r>
      <w:r w:rsidR="0091399D" w:rsidRPr="002D70E2">
        <w:rPr>
          <w:rFonts w:eastAsiaTheme="minorEastAsia" w:cstheme="minorHAnsi"/>
          <w:lang w:val="en-GB"/>
        </w:rPr>
        <w:t xml:space="preserve"> </w:t>
      </w:r>
      <w:r w:rsidR="00BB04CB" w:rsidRPr="002D70E2">
        <w:rPr>
          <w:rFonts w:eastAsiaTheme="minorEastAsia" w:cstheme="minorHAnsi"/>
          <w:lang w:val="en-GB"/>
        </w:rPr>
        <w:t>fail to exhibit asymptotic growth</w:t>
      </w:r>
      <w:r w:rsidR="00594B91" w:rsidRPr="004559BC">
        <w:rPr>
          <w:rFonts w:eastAsiaTheme="minorEastAsia" w:cstheme="minorHAnsi"/>
          <w:lang w:val="en-GB"/>
        </w:rPr>
        <w:t xml:space="preserve"> </w:t>
      </w:r>
      <w:r w:rsidR="00594B91">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{"citationID":"a2p923vhor4","properties":{"formattedCitation":"(Marshall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594B91">
        <w:rPr>
          <w:rFonts w:eastAsiaTheme="minorEastAsia" w:cstheme="minorHAnsi"/>
        </w:rPr>
        <w:fldChar w:fldCharType="separate"/>
      </w:r>
      <w:r w:rsidR="001F613A" w:rsidRPr="001F613A">
        <w:rPr>
          <w:rFonts w:ascii="Times New Roman" w:cs="Times New Roman"/>
          <w:lang w:val="en-GB"/>
        </w:rPr>
        <w:t>(Marshall &amp; White 2019b)</w:t>
      </w:r>
      <w:r w:rsidR="00594B91">
        <w:rPr>
          <w:rFonts w:eastAsiaTheme="minorEastAsia" w:cstheme="minorHAnsi"/>
        </w:rPr>
        <w:fldChar w:fldCharType="end"/>
      </w:r>
      <w:r w:rsidR="00BB04CB" w:rsidRPr="002D70E2">
        <w:rPr>
          <w:rFonts w:eastAsiaTheme="minorEastAsia" w:cstheme="minorHAnsi"/>
          <w:lang w:val="en-GB"/>
        </w:rPr>
        <w:t xml:space="preserve">. </w:t>
      </w:r>
      <w:r w:rsidR="000A0235" w:rsidRPr="00972C7F">
        <w:rPr>
          <w:rFonts w:eastAsiaTheme="minorEastAsia" w:cstheme="minorHAnsi"/>
          <w:lang w:val="en-GB"/>
        </w:rPr>
        <w:t xml:space="preserve">This dichotomy can be resolved by considering </w:t>
      </w:r>
      <w:r w:rsidR="002E5245" w:rsidRPr="00972C7F">
        <w:rPr>
          <w:rFonts w:eastAsiaTheme="minorEastAsia" w:cstheme="minorHAnsi"/>
          <w:lang w:val="en-GB"/>
        </w:rPr>
        <w:t xml:space="preserve">the overlooked </w:t>
      </w:r>
      <w:r w:rsidR="003C5524" w:rsidRPr="00972C7F">
        <w:rPr>
          <w:rFonts w:eastAsiaTheme="minorEastAsia" w:cstheme="minorHAnsi"/>
          <w:lang w:val="en-GB"/>
        </w:rPr>
        <w:t>energetic investment into reproduction</w:t>
      </w:r>
      <w:r w:rsidR="00635FEE" w:rsidRPr="00972C7F">
        <w:rPr>
          <w:rFonts w:eastAsiaTheme="minorEastAsia" w:cstheme="minorHAnsi"/>
          <w:lang w:val="en-GB"/>
        </w:rPr>
        <w:t xml:space="preserve"> (</w:t>
      </w:r>
      <w:r w:rsidR="005233C4" w:rsidRPr="00972C7F">
        <w:rPr>
          <w:rFonts w:eastAsiaTheme="minorEastAsia" w:cstheme="minorHAnsi"/>
          <w:lang w:val="en-GB"/>
        </w:rPr>
        <w:t xml:space="preserve">and its hyper-allometric </w:t>
      </w:r>
      <w:r w:rsidR="009364EC" w:rsidRPr="00972C7F">
        <w:rPr>
          <w:rFonts w:eastAsiaTheme="minorEastAsia" w:cstheme="minorHAnsi"/>
          <w:lang w:val="en-GB"/>
        </w:rPr>
        <w:t>mass-</w:t>
      </w:r>
      <w:r w:rsidR="005233C4" w:rsidRPr="00972C7F">
        <w:rPr>
          <w:rFonts w:eastAsiaTheme="minorEastAsia" w:cstheme="minorHAnsi"/>
          <w:lang w:val="en-GB"/>
        </w:rPr>
        <w:t>scaling, i.e.</w:t>
      </w:r>
      <w:r w:rsidR="004A2EA6">
        <w:rPr>
          <w:rFonts w:eastAsiaTheme="minorEastAsia" w:cstheme="minorHAnsi"/>
          <w:lang w:val="en-GB"/>
        </w:rPr>
        <w:t>,</w:t>
      </w:r>
      <w:r w:rsidR="005233C4" w:rsidRPr="00972C7F">
        <w:rPr>
          <w:rFonts w:eastAsiaTheme="minorEastAsia" w:cstheme="minorHAnsi"/>
          <w:lang w:val="en-GB"/>
        </w:rPr>
        <w:t xml:space="preserve"> </w:t>
      </w:r>
      <w:r w:rsidR="004A2EA6">
        <w:rPr>
          <w:rFonts w:eastAsiaTheme="minorEastAsia" w:cstheme="minorHAnsi"/>
          <w:lang w:val="en-GB"/>
        </w:rPr>
        <w:t xml:space="preserve">with an </w:t>
      </w:r>
      <w:r w:rsidR="00635FEE" w:rsidRPr="00972C7F">
        <w:rPr>
          <w:rFonts w:eastAsiaTheme="minorEastAsia" w:cstheme="minorHAnsi"/>
          <w:lang w:val="en-GB"/>
        </w:rPr>
        <w:t>exponent larger than 1)</w:t>
      </w:r>
      <w:r w:rsidR="00B0435E" w:rsidRPr="00972C7F">
        <w:rPr>
          <w:rFonts w:eastAsiaTheme="minorEastAsia" w:cstheme="minorHAnsi"/>
          <w:lang w:val="en-GB"/>
        </w:rPr>
        <w:t xml:space="preserve"> </w:t>
      </w:r>
      <w:r w:rsidR="00E61DE0">
        <w:rPr>
          <w:rFonts w:eastAsiaTheme="minorEastAsia" w:cstheme="minorHAnsi"/>
        </w:rPr>
        <w:fldChar w:fldCharType="begin"/>
      </w:r>
      <w:r w:rsidR="00325C15" w:rsidRPr="00972C7F">
        <w:rPr>
          <w:rFonts w:eastAsiaTheme="minorEastAsia" w:cstheme="minorHAnsi"/>
          <w:lang w:val="en-GB"/>
        </w:rPr>
        <w:instrText xml:space="preserve"> ADDIN ZOTERO_ITEM CSL_CITATION {"citationID":"al70jg5umk","properties":{"formattedCitation":"(Marshall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61DE0">
        <w:rPr>
          <w:rFonts w:eastAsiaTheme="minorEastAsia" w:cstheme="minorHAnsi"/>
        </w:rPr>
        <w:fldChar w:fldCharType="separate"/>
      </w:r>
      <w:r w:rsidR="0044238B">
        <w:rPr>
          <w:lang w:val="en-GB"/>
        </w:rPr>
        <w:t>(Marshall &amp; White 2019b)</w:t>
      </w:r>
      <w:r w:rsidR="00E61DE0">
        <w:rPr>
          <w:rFonts w:eastAsiaTheme="minorEastAsia" w:cstheme="minorHAnsi"/>
        </w:rPr>
        <w:fldChar w:fldCharType="end"/>
      </w:r>
      <w:r w:rsidR="003477E3" w:rsidRPr="00972C7F">
        <w:rPr>
          <w:rFonts w:eastAsiaTheme="minorEastAsia" w:cstheme="minorHAnsi"/>
          <w:lang w:val="en-GB"/>
        </w:rPr>
        <w:t xml:space="preserve">, or by applying </w:t>
      </w:r>
      <w:r w:rsidR="003B181A" w:rsidRPr="00972C7F">
        <w:rPr>
          <w:rFonts w:eastAsiaTheme="minorEastAsia" w:cstheme="minorHAnsi"/>
          <w:lang w:val="en-GB"/>
        </w:rPr>
        <w:t xml:space="preserve">more complex </w:t>
      </w:r>
      <w:r w:rsidR="00346FD3" w:rsidRPr="00972C7F">
        <w:rPr>
          <w:rFonts w:eastAsiaTheme="minorEastAsia" w:cstheme="minorHAnsi"/>
          <w:lang w:val="en-GB"/>
        </w:rPr>
        <w:t>energy pathways in dynamic energy budget models</w:t>
      </w:r>
      <w:r w:rsidR="00AF7039" w:rsidRPr="00972C7F">
        <w:rPr>
          <w:rFonts w:eastAsiaTheme="minorEastAsia" w:cstheme="minorHAnsi"/>
          <w:lang w:val="en-GB"/>
        </w:rPr>
        <w:t xml:space="preserve"> </w:t>
      </w:r>
      <w:r w:rsidR="000C37C7">
        <w:rPr>
          <w:rFonts w:eastAsiaTheme="minorEastAsia" w:cstheme="minorHAnsi"/>
        </w:rPr>
        <w:fldChar w:fldCharType="begin"/>
      </w:r>
      <w:r w:rsidR="00325C15" w:rsidRPr="00972C7F">
        <w:rPr>
          <w:rFonts w:eastAsiaTheme="minorEastAsia" w:cstheme="minorHAnsi"/>
          <w:lang w:val="en-GB"/>
        </w:rPr>
        <w:instrText xml:space="preserve"> ADDIN ZOTERO_ITEM CSL_CITATION {"citationID":"a1q511te9vo","properties":{"formattedCitation":"(Kearney 2019)","plainCitation":"(Kearney 2019)","noteIndex":0},"citationItems":[{"id":599,"uris":["http://zotero.org/users/6116610/items/8KB4FFVS"],"uri":["http://zotero.org/users/6116610/items/8KB4FFVS"],"itemData":{"id":599,"type":"article-journal","container-title":"Trends in Ecology &amp; Evolution",</w:instrText>
      </w:r>
      <w:r w:rsidR="00325C15" w:rsidRPr="002D70E2">
        <w:rPr>
          <w:rFonts w:eastAsiaTheme="minorEastAsia" w:cstheme="minorHAnsi"/>
          <w:lang w:val="en-GB"/>
        </w:rPr>
        <w:instrText xml:space="preserve">"DOI":"10.1016/j.tree.2018.12.006","ISSN":"01695347","issue":"4","language":"en","page":"275-276","source":"Crossref","title":"Reproductive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0C37C7">
        <w:rPr>
          <w:rFonts w:eastAsiaTheme="minorEastAsia" w:cstheme="minorHAnsi"/>
        </w:rPr>
        <w:fldChar w:fldCharType="separate"/>
      </w:r>
      <w:r w:rsidR="0044238B">
        <w:rPr>
          <w:lang w:val="en-GB"/>
        </w:rPr>
        <w:t>(Kearney 2019)</w:t>
      </w:r>
      <w:r w:rsidR="000C37C7">
        <w:rPr>
          <w:rFonts w:eastAsiaTheme="minorEastAsia" w:cstheme="minorHAnsi"/>
        </w:rPr>
        <w:fldChar w:fldCharType="end"/>
      </w:r>
      <w:r w:rsidR="00346FD3" w:rsidRPr="002D70E2">
        <w:rPr>
          <w:rFonts w:eastAsiaTheme="minorEastAsia" w:cstheme="minorHAnsi"/>
          <w:lang w:val="en-GB"/>
        </w:rPr>
        <w:t>.</w:t>
      </w:r>
      <w:r w:rsidR="000C37C7" w:rsidRPr="002D70E2">
        <w:rPr>
          <w:rFonts w:eastAsiaTheme="minorEastAsia" w:cstheme="minorHAnsi"/>
          <w:lang w:val="en-GB"/>
        </w:rPr>
        <w:t xml:space="preserve"> </w:t>
      </w:r>
      <w:r w:rsidR="00302D82">
        <w:rPr>
          <w:rFonts w:eastAsiaTheme="minorEastAsia" w:cstheme="minorHAnsi"/>
          <w:lang w:val="en-GB"/>
        </w:rPr>
        <w:t>The</w:t>
      </w:r>
      <w:r w:rsidR="005B316E" w:rsidRPr="00972C7F">
        <w:rPr>
          <w:rFonts w:eastAsiaTheme="minorEastAsia" w:cstheme="minorHAnsi"/>
          <w:lang w:val="en-GB"/>
        </w:rPr>
        <w:t xml:space="preserve"> recent debate about scaling coefficients</w:t>
      </w:r>
      <w:r w:rsidR="001975B1" w:rsidRPr="004559BC">
        <w:rPr>
          <w:rFonts w:eastAsiaTheme="minorEastAsia" w:cstheme="minorHAnsi"/>
          <w:lang w:val="en-GB"/>
        </w:rPr>
        <w:t xml:space="preserve"> in growth models</w:t>
      </w:r>
      <w:r w:rsidR="00320B61" w:rsidRPr="00972C7F">
        <w:rPr>
          <w:rFonts w:eastAsiaTheme="minorEastAsia" w:cstheme="minorHAnsi"/>
          <w:lang w:val="en-GB"/>
        </w:rPr>
        <w:t xml:space="preserve"> </w:t>
      </w:r>
      <w:r w:rsidR="00AD6896" w:rsidRPr="00972C7F">
        <w:rPr>
          <w:rFonts w:eastAsiaTheme="minorEastAsia" w:cstheme="minorHAnsi"/>
          <w:lang w:val="en-GB"/>
        </w:rPr>
        <w:t>call</w:t>
      </w:r>
      <w:r w:rsidR="004A2EA6">
        <w:rPr>
          <w:rFonts w:eastAsiaTheme="minorEastAsia" w:cstheme="minorHAnsi"/>
          <w:lang w:val="en-GB"/>
        </w:rPr>
        <w:t>s</w:t>
      </w:r>
      <w:r w:rsidR="00AD6896" w:rsidRPr="00972C7F">
        <w:rPr>
          <w:rFonts w:eastAsiaTheme="minorEastAsia" w:cstheme="minorHAnsi"/>
          <w:lang w:val="en-GB"/>
        </w:rPr>
        <w:t xml:space="preserve"> for </w:t>
      </w:r>
      <w:r w:rsidR="0041375D" w:rsidRPr="00972C7F">
        <w:rPr>
          <w:rFonts w:eastAsiaTheme="minorEastAsia" w:cstheme="minorHAnsi"/>
          <w:lang w:val="en-GB"/>
        </w:rPr>
        <w:t xml:space="preserve">an investigation </w:t>
      </w:r>
      <w:r w:rsidR="00F935D8" w:rsidRPr="00972C7F">
        <w:rPr>
          <w:rFonts w:eastAsiaTheme="minorEastAsia" w:cstheme="minorHAnsi"/>
          <w:lang w:val="en-GB"/>
        </w:rPr>
        <w:t xml:space="preserve">of </w:t>
      </w:r>
      <w:r w:rsidR="0041375D" w:rsidRPr="00972C7F">
        <w:rPr>
          <w:rFonts w:eastAsiaTheme="minorEastAsia" w:cstheme="minorHAnsi"/>
          <w:lang w:val="en-GB"/>
        </w:rPr>
        <w:t xml:space="preserve">the intraspecific </w:t>
      </w:r>
      <w:r w:rsidR="008757EE" w:rsidRPr="00972C7F">
        <w:rPr>
          <w:rFonts w:eastAsiaTheme="minorEastAsia" w:cstheme="minorHAnsi"/>
          <w:lang w:val="en-GB"/>
        </w:rPr>
        <w:t xml:space="preserve">scaling of metabolic rate in relation to </w:t>
      </w:r>
      <w:r w:rsidR="006043E6" w:rsidRPr="00972C7F">
        <w:rPr>
          <w:rFonts w:eastAsiaTheme="minorEastAsia" w:cstheme="minorHAnsi"/>
          <w:lang w:val="en-GB"/>
        </w:rPr>
        <w:t xml:space="preserve">assimilation or consumption. </w:t>
      </w:r>
      <w:r w:rsidR="00BE2A72" w:rsidRPr="00972C7F">
        <w:rPr>
          <w:rFonts w:eastAsiaTheme="minorEastAsia" w:cstheme="minorHAnsi"/>
          <w:lang w:val="en-GB"/>
        </w:rPr>
        <w:t>O</w:t>
      </w:r>
      <w:r w:rsidR="00720141" w:rsidRPr="00972C7F">
        <w:rPr>
          <w:rFonts w:eastAsiaTheme="minorEastAsia" w:cstheme="minorHAnsi"/>
          <w:lang w:val="en-GB"/>
        </w:rPr>
        <w:t xml:space="preserve">ur </w:t>
      </w:r>
      <w:r w:rsidR="00C87DE7" w:rsidRPr="00972C7F">
        <w:rPr>
          <w:rFonts w:eastAsiaTheme="minorEastAsia" w:cstheme="minorHAnsi"/>
          <w:lang w:val="en-GB"/>
        </w:rPr>
        <w:t>finding</w:t>
      </w:r>
      <w:r w:rsidR="006514DF" w:rsidRPr="00972C7F">
        <w:rPr>
          <w:rFonts w:eastAsiaTheme="minorEastAsia" w:cstheme="minorHAnsi"/>
          <w:lang w:val="en-GB"/>
        </w:rPr>
        <w:t xml:space="preserve"> that </w:t>
      </w:r>
      <w:r w:rsidR="00720141" w:rsidRPr="00972C7F">
        <w:rPr>
          <w:rFonts w:eastAsiaTheme="minorEastAsia" w:cstheme="minorHAnsi"/>
          <w:lang w:val="en-GB"/>
        </w:rPr>
        <w:t xml:space="preserve">the mass-scaling exponent </w:t>
      </w:r>
      <w:r w:rsidR="00F935D8" w:rsidRPr="00972C7F">
        <w:rPr>
          <w:rFonts w:eastAsiaTheme="minorEastAsia" w:cstheme="minorHAnsi"/>
          <w:lang w:val="en-GB"/>
        </w:rPr>
        <w:t xml:space="preserve">of </w:t>
      </w:r>
      <w:r w:rsidR="00C87DE7" w:rsidRPr="00972C7F">
        <w:rPr>
          <w:rFonts w:eastAsiaTheme="minorEastAsia" w:cstheme="minorHAnsi"/>
          <w:lang w:val="en-GB"/>
        </w:rPr>
        <w:t xml:space="preserve">metabolism is larger than </w:t>
      </w:r>
      <w:r w:rsidR="00F935D8" w:rsidRPr="00972C7F">
        <w:rPr>
          <w:rFonts w:eastAsiaTheme="minorEastAsia" w:cstheme="minorHAnsi"/>
          <w:lang w:val="en-GB"/>
        </w:rPr>
        <w:t xml:space="preserve">that </w:t>
      </w:r>
      <w:r w:rsidR="00C87DE7" w:rsidRPr="00972C7F">
        <w:rPr>
          <w:rFonts w:eastAsiaTheme="minorEastAsia" w:cstheme="minorHAnsi"/>
          <w:lang w:val="en-GB"/>
        </w:rPr>
        <w:t xml:space="preserve">for </w:t>
      </w:r>
      <w:r w:rsidR="00720141" w:rsidRPr="00972C7F">
        <w:rPr>
          <w:rFonts w:eastAsiaTheme="minorEastAsia" w:cstheme="minorHAnsi"/>
          <w:lang w:val="en-GB"/>
        </w:rPr>
        <w:t xml:space="preserve">maximum consumption </w:t>
      </w:r>
      <w:r w:rsidR="000259DC" w:rsidRPr="00972C7F">
        <w:rPr>
          <w:rFonts w:eastAsiaTheme="minorEastAsia" w:cstheme="minorHAnsi"/>
          <w:lang w:val="en-GB"/>
        </w:rPr>
        <w:t>implies</w:t>
      </w:r>
      <w:r w:rsidR="00720141" w:rsidRPr="00972C7F">
        <w:rPr>
          <w:rFonts w:eastAsiaTheme="minorEastAsia" w:cstheme="minorHAnsi"/>
          <w:lang w:val="en-GB"/>
        </w:rPr>
        <w:t xml:space="preserve"> that “costs” for maintenance increase faster </w:t>
      </w:r>
      <w:r w:rsidR="009364EC" w:rsidRPr="00972C7F">
        <w:rPr>
          <w:rFonts w:eastAsiaTheme="minorEastAsia" w:cstheme="minorHAnsi"/>
          <w:lang w:val="en-GB"/>
        </w:rPr>
        <w:t xml:space="preserve">with body mass </w:t>
      </w:r>
      <w:r w:rsidR="00720141" w:rsidRPr="00972C7F">
        <w:rPr>
          <w:rFonts w:eastAsiaTheme="minorEastAsia" w:cstheme="minorHAnsi"/>
          <w:lang w:val="en-GB"/>
        </w:rPr>
        <w:t xml:space="preserve">than energy </w:t>
      </w:r>
      <w:r w:rsidR="007266E5">
        <w:rPr>
          <w:rFonts w:eastAsiaTheme="minorEastAsia" w:cstheme="minorHAnsi"/>
          <w:lang w:val="en-GB"/>
        </w:rPr>
        <w:t>gains</w:t>
      </w:r>
      <w:r w:rsidR="0044169B" w:rsidRPr="00972C7F">
        <w:rPr>
          <w:rFonts w:eastAsiaTheme="minorEastAsia" w:cstheme="minorHAnsi"/>
          <w:lang w:val="en-GB"/>
        </w:rPr>
        <w:t>.</w:t>
      </w:r>
      <w:r w:rsidR="0063326E" w:rsidRPr="004559BC">
        <w:rPr>
          <w:rFonts w:eastAsiaTheme="minorEastAsia" w:cstheme="minorHAnsi"/>
          <w:lang w:val="en-GB"/>
        </w:rPr>
        <w:t xml:space="preserve"> It is also worth noting that </w:t>
      </w:r>
      <w:r w:rsidR="00DF2E4E" w:rsidRPr="004559BC">
        <w:rPr>
          <w:rFonts w:eastAsiaTheme="minorEastAsia" w:cstheme="minorHAnsi"/>
          <w:lang w:val="en-GB"/>
        </w:rPr>
        <w:t>our estimate of the mass-scaling exponent of 0.77 is slightly smaller</w:t>
      </w:r>
      <w:r w:rsidR="00CA63C4" w:rsidRPr="004559BC">
        <w:rPr>
          <w:rFonts w:eastAsiaTheme="minorEastAsia" w:cstheme="minorHAnsi"/>
          <w:lang w:val="en-GB"/>
        </w:rPr>
        <w:t xml:space="preserve"> than what is found in other studies, e.g. </w:t>
      </w:r>
      <w:r w:rsidR="00FD7787">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{"citationID":"a10a0qq1am1","properties":{"formattedCitation":"(Clarke &amp; Johnston 1999; Jerde {\\i{}et al.} 2019)","plainCitation":"(Clarke &amp; Johnston 1999;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1F613A">
        <w:rPr>
          <w:rFonts w:eastAsiaTheme="minorEastAsia" w:cstheme="minorHAnsi"/>
        </w:rPr>
        <w:instrText>ﬁ</w:instrText>
      </w:r>
      <w:r w:rsidR="001F613A" w:rsidRPr="004559BC">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1F613A">
        <w:rPr>
          <w:rFonts w:eastAsiaTheme="minorEastAsia" w:cstheme="minorHAnsi"/>
        </w:rPr>
        <w:instrText>ﬁ</w:instrText>
      </w:r>
      <w:r w:rsidR="001F613A" w:rsidRPr="004559BC">
        <w:rPr>
          <w:rFonts w:eastAsiaTheme="minorEastAsia" w:cstheme="minorHAnsi"/>
          <w:lang w:val="en-GB"/>
        </w:rPr>
        <w:instrText xml:space="preserve">sh species and confronted this data with </w:instrText>
      </w:r>
      <w:r w:rsidR="001F613A">
        <w:rPr>
          <w:rFonts w:eastAsiaTheme="minorEastAsia" w:cstheme="minorHAnsi"/>
        </w:rPr>
        <w:instrText>ﬂ</w:instrText>
      </w:r>
      <w:r w:rsidR="001F613A" w:rsidRPr="004559BC">
        <w:rPr>
          <w:rFonts w:eastAsiaTheme="minorEastAsia" w:cstheme="minorHAnsi"/>
          <w:lang w:val="en-GB"/>
        </w:rPr>
        <w:instrText>exible random effects models.</w:instrText>
      </w:r>
      <w:r w:rsidR="001F613A">
        <w:rPr>
          <w:rFonts w:eastAsiaTheme="minorEastAsia" w:cstheme="minorHAnsi"/>
        </w:rPr>
        <w:instrText xml:space="preserve"> To quantify the body mass –metabolic rate relationship, we perform model selection using the Schwarz Information Criteria ( SIC), </w:instrText>
      </w:r>
      <w:r w:rsidR="001F613A" w:rsidRPr="004559BC">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1F613A">
        <w:rPr>
          <w:rFonts w:eastAsiaTheme="minorEastAsia" w:cstheme="minorHAnsi"/>
        </w:rPr>
        <w:instrText>ﬁ</w:instrText>
      </w:r>
      <w:r w:rsidR="001F613A" w:rsidRPr="004559BC">
        <w:rPr>
          <w:rFonts w:eastAsiaTheme="minorEastAsia" w:cstheme="minorHAnsi"/>
          <w:lang w:val="en-GB"/>
        </w:rPr>
        <w:instrText>cient of 0.89 with a SIC interval spanning 0.82 to 0.99, implying that mechanistically derived coef</w:instrText>
      </w:r>
      <w:r w:rsidR="001F613A">
        <w:rPr>
          <w:rFonts w:eastAsiaTheme="minorEastAsia" w:cstheme="minorHAnsi"/>
        </w:rPr>
        <w:instrText>ﬁ</w:instrText>
      </w:r>
      <w:r w:rsidR="001F613A" w:rsidRPr="004559BC">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1F613A">
        <w:rPr>
          <w:rFonts w:eastAsiaTheme="minorEastAsia" w:cstheme="minorHAnsi"/>
        </w:rPr>
        <w:instrText>ﬁ</w:instrText>
      </w:r>
      <w:r w:rsidR="001F613A" w:rsidRPr="004559BC">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FD7787">
        <w:rPr>
          <w:rFonts w:eastAsiaTheme="minorEastAsia" w:cstheme="minorHAnsi"/>
        </w:rPr>
        <w:fldChar w:fldCharType="separate"/>
      </w:r>
      <w:r w:rsidR="001F613A" w:rsidRPr="001F613A">
        <w:rPr>
          <w:rFonts w:ascii="Times New Roman" w:cs="Times New Roman"/>
          <w:lang w:val="en-GB"/>
        </w:rPr>
        <w:t xml:space="preserve">(Clarke &amp; Johnston 1999; Jerde </w:t>
      </w:r>
      <w:r w:rsidR="001F613A" w:rsidRPr="001F613A">
        <w:rPr>
          <w:rFonts w:ascii="Times New Roman" w:cs="Times New Roman"/>
          <w:i/>
          <w:iCs/>
          <w:lang w:val="en-GB"/>
        </w:rPr>
        <w:t>et al.</w:t>
      </w:r>
      <w:r w:rsidR="001F613A" w:rsidRPr="001F613A">
        <w:rPr>
          <w:rFonts w:ascii="Times New Roman" w:cs="Times New Roman"/>
          <w:lang w:val="en-GB"/>
        </w:rPr>
        <w:t xml:space="preserve"> 2019)</w:t>
      </w:r>
      <w:r w:rsidR="00FD7787">
        <w:rPr>
          <w:rFonts w:eastAsiaTheme="minorEastAsia" w:cstheme="minorHAnsi"/>
        </w:rPr>
        <w:fldChar w:fldCharType="end"/>
      </w:r>
      <w:r w:rsidR="007708C1" w:rsidRPr="004559BC">
        <w:rPr>
          <w:rFonts w:eastAsiaTheme="minorEastAsia" w:cstheme="minorHAnsi"/>
          <w:lang w:val="en-GB"/>
        </w:rPr>
        <w:t xml:space="preserve">. </w:t>
      </w:r>
      <w:r w:rsidR="00AD5946" w:rsidRPr="00972C7F">
        <w:rPr>
          <w:rFonts w:eastAsiaTheme="minorEastAsia" w:cstheme="minorHAnsi"/>
          <w:lang w:val="en-GB"/>
        </w:rPr>
        <w:t>In natural systems</w:t>
      </w:r>
      <w:r w:rsidR="00F935D8" w:rsidRPr="00972C7F">
        <w:rPr>
          <w:rFonts w:eastAsiaTheme="minorEastAsia" w:cstheme="minorHAnsi"/>
          <w:lang w:val="en-GB"/>
        </w:rPr>
        <w:t>,</w:t>
      </w:r>
      <w:r w:rsidR="00042507" w:rsidRPr="00972C7F">
        <w:rPr>
          <w:rFonts w:eastAsiaTheme="minorEastAsia" w:cstheme="minorHAnsi"/>
          <w:lang w:val="en-GB"/>
        </w:rPr>
        <w:t xml:space="preserve"> however,</w:t>
      </w:r>
      <w:r w:rsidR="00AD5946" w:rsidRPr="00972C7F">
        <w:rPr>
          <w:rFonts w:eastAsiaTheme="minorEastAsia" w:cstheme="minorHAnsi"/>
          <w:lang w:val="en-GB"/>
        </w:rPr>
        <w:t xml:space="preserve"> realized consumption </w:t>
      </w:r>
      <w:r w:rsidR="003F08D6" w:rsidRPr="00972C7F">
        <w:rPr>
          <w:rFonts w:eastAsiaTheme="minorEastAsia" w:cstheme="minorHAnsi"/>
          <w:lang w:val="en-GB"/>
        </w:rPr>
        <w:t xml:space="preserve">is mediated </w:t>
      </w:r>
      <w:r w:rsidR="00E73F92" w:rsidRPr="00972C7F">
        <w:rPr>
          <w:rFonts w:eastAsiaTheme="minorEastAsia" w:cstheme="minorHAnsi"/>
          <w:lang w:val="en-GB"/>
        </w:rPr>
        <w:t xml:space="preserve">by predator-prey encounter </w:t>
      </w:r>
      <w:r w:rsidR="00841994" w:rsidRPr="00972C7F">
        <w:rPr>
          <w:rFonts w:eastAsiaTheme="minorEastAsia" w:cstheme="minorHAnsi"/>
          <w:lang w:val="en-GB"/>
        </w:rPr>
        <w:t>r</w:t>
      </w:r>
      <w:r w:rsidR="00E73F92" w:rsidRPr="00972C7F">
        <w:rPr>
          <w:rFonts w:eastAsiaTheme="minorEastAsia" w:cstheme="minorHAnsi"/>
          <w:lang w:val="en-GB"/>
        </w:rPr>
        <w:t xml:space="preserve">ates </w:t>
      </w:r>
      <w:r w:rsidR="006A6812" w:rsidRPr="00972C7F">
        <w:rPr>
          <w:rFonts w:eastAsiaTheme="minorEastAsia" w:cstheme="minorHAnsi"/>
          <w:lang w:val="en-GB"/>
        </w:rPr>
        <w:t xml:space="preserve">and search rates, whereas maximum consumption rates </w:t>
      </w:r>
      <w:r w:rsidR="00C650AE" w:rsidRPr="00972C7F">
        <w:rPr>
          <w:rFonts w:eastAsiaTheme="minorEastAsia" w:cstheme="minorHAnsi"/>
          <w:lang w:val="en-GB"/>
        </w:rPr>
        <w:t xml:space="preserve">largely correspond </w:t>
      </w:r>
      <w:r w:rsidR="00B6655F" w:rsidRPr="00972C7F">
        <w:rPr>
          <w:rFonts w:eastAsiaTheme="minorEastAsia" w:cstheme="minorHAnsi"/>
          <w:lang w:val="en-GB"/>
        </w:rPr>
        <w:t xml:space="preserve">to the </w:t>
      </w:r>
      <w:r w:rsidR="00D579E3" w:rsidRPr="00972C7F">
        <w:rPr>
          <w:rFonts w:eastAsiaTheme="minorEastAsia" w:cstheme="minorHAnsi"/>
          <w:lang w:val="en-GB"/>
        </w:rPr>
        <w:t>physiolog</w:t>
      </w:r>
      <w:r w:rsidR="004A2EA6">
        <w:rPr>
          <w:rFonts w:eastAsiaTheme="minorEastAsia" w:cstheme="minorHAnsi"/>
          <w:lang w:val="en-GB"/>
        </w:rPr>
        <w:t>ical limits</w:t>
      </w:r>
      <w:r w:rsidR="00D579E3" w:rsidRPr="00972C7F">
        <w:rPr>
          <w:rFonts w:eastAsiaTheme="minorEastAsia" w:cstheme="minorHAnsi"/>
          <w:lang w:val="en-GB"/>
        </w:rPr>
        <w:t xml:space="preserve"> o</w:t>
      </w:r>
      <w:r w:rsidR="004A2EA6">
        <w:rPr>
          <w:rFonts w:eastAsiaTheme="minorEastAsia" w:cstheme="minorHAnsi"/>
          <w:lang w:val="en-GB"/>
        </w:rPr>
        <w:t>n</w:t>
      </w:r>
      <w:r w:rsidR="00D579E3" w:rsidRPr="00972C7F">
        <w:rPr>
          <w:rFonts w:eastAsiaTheme="minorEastAsia" w:cstheme="minorHAnsi"/>
          <w:lang w:val="en-GB"/>
        </w:rPr>
        <w:t xml:space="preserve"> digestion</w:t>
      </w:r>
      <w:r w:rsidR="008C1E03" w:rsidRPr="00972C7F">
        <w:rPr>
          <w:rFonts w:eastAsiaTheme="minorEastAsia" w:cstheme="minorHAnsi"/>
          <w:lang w:val="en-GB"/>
        </w:rPr>
        <w:t xml:space="preserve"> </w:t>
      </w:r>
      <w:r w:rsidR="00077D10">
        <w:rPr>
          <w:rFonts w:eastAsiaTheme="minorEastAsia" w:cstheme="minorHAnsi"/>
        </w:rPr>
        <w:fldChar w:fldCharType="begin"/>
      </w:r>
      <w:r w:rsidR="001F3A8B" w:rsidRPr="00972C7F">
        <w:rPr>
          <w:rFonts w:eastAsiaTheme="minorEastAsia" w:cstheme="minorHAnsi"/>
          <w:lang w:val="en-GB"/>
        </w:rPr>
        <w:instrText xml:space="preserve"> ADDIN ZOTERO_ITEM CSL_CITATION {"citationID":"a16426kdo2l","properties":{"formattedCitation":"(Ursin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077D10">
        <w:rPr>
          <w:rFonts w:eastAsiaTheme="minorEastAsia" w:cstheme="minorHAnsi"/>
        </w:rPr>
        <w:fldChar w:fldCharType="separate"/>
      </w:r>
      <w:r w:rsidR="001F3A8B" w:rsidRPr="001F3A8B">
        <w:rPr>
          <w:lang w:val="en-GB"/>
        </w:rPr>
        <w:t>(Ursin 1967)</w:t>
      </w:r>
      <w:r w:rsidR="00077D10">
        <w:rPr>
          <w:rFonts w:eastAsiaTheme="minorEastAsia" w:cstheme="minorHAnsi"/>
        </w:rPr>
        <w:fldChar w:fldCharType="end"/>
      </w:r>
      <w:r w:rsidR="00C650AE" w:rsidRPr="00972C7F">
        <w:rPr>
          <w:rFonts w:eastAsiaTheme="minorEastAsia" w:cstheme="minorHAnsi"/>
          <w:lang w:val="en-GB"/>
        </w:rPr>
        <w:t xml:space="preserve">. Regardless, changes in the maximum feeding capacity </w:t>
      </w:r>
      <w:r w:rsidR="007B4E8A" w:rsidRPr="00972C7F">
        <w:rPr>
          <w:rFonts w:eastAsiaTheme="minorEastAsia" w:cstheme="minorHAnsi"/>
          <w:lang w:val="en-GB"/>
        </w:rPr>
        <w:t xml:space="preserve">could </w:t>
      </w:r>
      <w:r w:rsidR="008842B9" w:rsidRPr="00972C7F">
        <w:rPr>
          <w:rFonts w:eastAsiaTheme="minorEastAsia" w:cstheme="minorHAnsi"/>
          <w:lang w:val="en-GB"/>
        </w:rPr>
        <w:t>result</w:t>
      </w:r>
      <w:r w:rsidR="007B4E8A" w:rsidRPr="00972C7F">
        <w:rPr>
          <w:rFonts w:eastAsiaTheme="minorEastAsia" w:cstheme="minorHAnsi"/>
          <w:lang w:val="en-GB"/>
        </w:rPr>
        <w:t xml:space="preserve"> </w:t>
      </w:r>
      <w:r w:rsidR="00720141" w:rsidRPr="00972C7F">
        <w:rPr>
          <w:rFonts w:eastAsiaTheme="minorEastAsia" w:cstheme="minorHAnsi"/>
          <w:lang w:val="en-GB"/>
        </w:rPr>
        <w:t>in reduced growth efficiency over ontogeny</w:t>
      </w:r>
      <w:r w:rsidR="006D4BE2" w:rsidRPr="004559BC">
        <w:rPr>
          <w:rFonts w:eastAsiaTheme="minorEastAsia" w:cstheme="minorHAnsi"/>
          <w:lang w:val="en-GB"/>
        </w:rPr>
        <w:t xml:space="preserve">, as illustrated in Fig. </w:t>
      </w:r>
      <w:r w:rsidR="00435EBD" w:rsidRPr="004559BC">
        <w:rPr>
          <w:rFonts w:eastAsiaTheme="minorEastAsia" w:cstheme="minorHAnsi"/>
          <w:lang w:val="en-GB"/>
        </w:rPr>
        <w:t>5</w:t>
      </w:r>
      <w:r w:rsidR="006D4BE2" w:rsidRPr="004559BC">
        <w:rPr>
          <w:rFonts w:eastAsiaTheme="minorEastAsia" w:cstheme="minorHAnsi"/>
          <w:lang w:val="en-GB"/>
        </w:rPr>
        <w:t xml:space="preserve">, </w:t>
      </w:r>
      <w:r w:rsidR="00A314D6" w:rsidRPr="00972C7F">
        <w:rPr>
          <w:rFonts w:eastAsiaTheme="minorEastAsia" w:cstheme="minorHAnsi"/>
          <w:lang w:val="en-GB"/>
        </w:rPr>
        <w:t xml:space="preserve">and </w:t>
      </w:r>
      <w:r w:rsidR="008E3E86" w:rsidRPr="00972C7F">
        <w:rPr>
          <w:rFonts w:eastAsiaTheme="minorEastAsia" w:cstheme="minorHAnsi"/>
          <w:lang w:val="en-GB"/>
        </w:rPr>
        <w:t>bioenergetics models may need to account for this difference in</w:t>
      </w:r>
      <w:r w:rsidR="00C5263F" w:rsidRPr="00972C7F">
        <w:rPr>
          <w:rFonts w:eastAsiaTheme="minorEastAsia" w:cstheme="minorHAnsi"/>
          <w:lang w:val="en-GB"/>
        </w:rPr>
        <w:t xml:space="preserve"> the mass-</w:t>
      </w:r>
      <w:r w:rsidR="008E3E86" w:rsidRPr="00972C7F">
        <w:rPr>
          <w:rFonts w:eastAsiaTheme="minorEastAsia" w:cstheme="minorHAnsi"/>
          <w:lang w:val="en-GB"/>
        </w:rPr>
        <w:t>scaling</w:t>
      </w:r>
      <w:r w:rsidR="00C5263F" w:rsidRPr="00972C7F">
        <w:rPr>
          <w:rFonts w:eastAsiaTheme="minorEastAsia" w:cstheme="minorHAnsi"/>
          <w:lang w:val="en-GB"/>
        </w:rPr>
        <w:t xml:space="preserve"> of metabolism and consumption</w:t>
      </w:r>
      <w:r w:rsidR="008E3E86" w:rsidRPr="00972C7F">
        <w:rPr>
          <w:rFonts w:eastAsiaTheme="minorEastAsia" w:cstheme="minorHAnsi"/>
          <w:lang w:val="en-GB"/>
        </w:rPr>
        <w:t>,</w:t>
      </w:r>
      <w:r w:rsidR="00B31715" w:rsidRPr="00972C7F">
        <w:rPr>
          <w:rFonts w:eastAsiaTheme="minorEastAsia" w:cstheme="minorHAnsi"/>
          <w:lang w:val="en-GB"/>
        </w:rPr>
        <w:t xml:space="preserve"> which is in contrast to </w:t>
      </w:r>
      <w:r w:rsidR="002E744D" w:rsidRPr="00972C7F">
        <w:rPr>
          <w:rFonts w:eastAsiaTheme="minorEastAsia" w:cstheme="minorHAnsi"/>
          <w:lang w:val="en-GB"/>
        </w:rPr>
        <w:t>universal mass-scaling predictions.</w:t>
      </w:r>
    </w:p>
    <w:p w14:paraId="53A74552" w14:textId="557694E5" w:rsidR="00F935D8" w:rsidRPr="00972C7F" w:rsidRDefault="00EB7AFB"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In addition to </w:t>
      </w:r>
      <w:r w:rsidR="00F935D8" w:rsidRPr="00972C7F">
        <w:rPr>
          <w:rFonts w:eastAsiaTheme="minorEastAsia" w:cstheme="minorHAnsi"/>
          <w:lang w:val="en-GB"/>
        </w:rPr>
        <w:t xml:space="preserve">resolving </w:t>
      </w:r>
      <w:r w:rsidRPr="00972C7F">
        <w:rPr>
          <w:rFonts w:eastAsiaTheme="minorEastAsia" w:cstheme="minorHAnsi"/>
          <w:lang w:val="en-GB"/>
        </w:rPr>
        <w:t xml:space="preserve">the scaling of net energy </w:t>
      </w:r>
      <w:r w:rsidR="00C22343" w:rsidRPr="004559BC">
        <w:rPr>
          <w:rFonts w:eastAsiaTheme="minorEastAsia" w:cstheme="minorHAnsi"/>
          <w:lang w:val="en-GB"/>
        </w:rPr>
        <w:t>gain</w:t>
      </w:r>
      <w:r w:rsidRPr="00972C7F">
        <w:rPr>
          <w:rFonts w:eastAsiaTheme="minorEastAsia" w:cstheme="minorHAnsi"/>
          <w:lang w:val="en-GB"/>
        </w:rPr>
        <w:t xml:space="preserve"> </w:t>
      </w:r>
      <w:r w:rsidR="00A8557B" w:rsidRPr="00972C7F">
        <w:rPr>
          <w:rFonts w:eastAsiaTheme="minorEastAsia" w:cstheme="minorHAnsi"/>
          <w:lang w:val="en-GB"/>
        </w:rPr>
        <w:t>with body mass</w:t>
      </w:r>
      <w:r w:rsidR="009D3700" w:rsidRPr="00972C7F">
        <w:rPr>
          <w:rFonts w:eastAsiaTheme="minorEastAsia" w:cstheme="minorHAnsi"/>
          <w:lang w:val="en-GB"/>
        </w:rPr>
        <w:t xml:space="preserve">, it is important to understand how </w:t>
      </w:r>
      <w:r w:rsidR="00C63AFE">
        <w:rPr>
          <w:rFonts w:eastAsiaTheme="minorEastAsia" w:cstheme="minorHAnsi"/>
          <w:lang w:val="en-GB"/>
        </w:rPr>
        <w:t>the</w:t>
      </w:r>
      <w:r w:rsidR="009D3700" w:rsidRPr="00972C7F">
        <w:rPr>
          <w:rFonts w:eastAsiaTheme="minorEastAsia" w:cstheme="minorHAnsi"/>
          <w:lang w:val="en-GB"/>
        </w:rPr>
        <w:t xml:space="preserve"> balance</w:t>
      </w:r>
      <w:r w:rsidR="00C63AFE">
        <w:rPr>
          <w:rFonts w:eastAsiaTheme="minorEastAsia" w:cstheme="minorHAnsi"/>
          <w:lang w:val="en-GB"/>
        </w:rPr>
        <w:t xml:space="preserve"> between energy </w:t>
      </w:r>
      <w:r w:rsidR="00422039">
        <w:rPr>
          <w:rFonts w:eastAsiaTheme="minorEastAsia" w:cstheme="minorHAnsi"/>
          <w:lang w:val="en-GB"/>
        </w:rPr>
        <w:t>gains</w:t>
      </w:r>
      <w:r w:rsidR="00C63AFE">
        <w:rPr>
          <w:rFonts w:eastAsiaTheme="minorEastAsia" w:cstheme="minorHAnsi"/>
          <w:lang w:val="en-GB"/>
        </w:rPr>
        <w:t xml:space="preserve"> and costs</w:t>
      </w:r>
      <w:r w:rsidR="00F81C51" w:rsidRPr="00972C7F">
        <w:rPr>
          <w:rFonts w:eastAsiaTheme="minorEastAsia" w:cstheme="minorHAnsi"/>
          <w:lang w:val="en-GB"/>
        </w:rPr>
        <w:t xml:space="preserve"> is </w:t>
      </w:r>
      <w:r w:rsidR="00FC5D4D" w:rsidRPr="00972C7F">
        <w:rPr>
          <w:rFonts w:eastAsiaTheme="minorEastAsia" w:cstheme="minorHAnsi"/>
          <w:lang w:val="en-GB"/>
        </w:rPr>
        <w:t>affected</w:t>
      </w:r>
      <w:r w:rsidR="00F81C51" w:rsidRPr="00972C7F">
        <w:rPr>
          <w:rFonts w:eastAsiaTheme="minorEastAsia" w:cstheme="minorHAnsi"/>
          <w:lang w:val="en-GB"/>
        </w:rPr>
        <w:t xml:space="preserve"> by temperature.</w:t>
      </w:r>
      <w:r w:rsidR="00371B8E" w:rsidRPr="00972C7F">
        <w:rPr>
          <w:rFonts w:eastAsiaTheme="minorEastAsia" w:cstheme="minorHAnsi"/>
          <w:lang w:val="en-GB"/>
        </w:rPr>
        <w:t xml:space="preserve"> </w:t>
      </w:r>
      <w:r w:rsidR="00144864" w:rsidRPr="00972C7F">
        <w:rPr>
          <w:rFonts w:eastAsiaTheme="minorEastAsia" w:cstheme="minorHAnsi"/>
          <w:lang w:val="en-GB"/>
        </w:rPr>
        <w:t>The match</w:t>
      </w:r>
      <w:r w:rsidR="00F935D8" w:rsidRPr="00972C7F">
        <w:rPr>
          <w:rFonts w:eastAsiaTheme="minorEastAsia" w:cstheme="minorHAnsi"/>
          <w:lang w:val="en-GB"/>
        </w:rPr>
        <w:t>,</w:t>
      </w:r>
      <w:r w:rsidR="00144864" w:rsidRPr="00972C7F">
        <w:rPr>
          <w:rFonts w:eastAsiaTheme="minorEastAsia" w:cstheme="minorHAnsi"/>
          <w:lang w:val="en-GB"/>
        </w:rPr>
        <w:t xml:space="preserve"> or mismatch</w:t>
      </w:r>
      <w:r w:rsidR="00F935D8" w:rsidRPr="00972C7F">
        <w:rPr>
          <w:rFonts w:eastAsiaTheme="minorEastAsia" w:cstheme="minorHAnsi"/>
          <w:lang w:val="en-GB"/>
        </w:rPr>
        <w:t>,</w:t>
      </w:r>
      <w:r w:rsidR="00144864" w:rsidRPr="00972C7F">
        <w:rPr>
          <w:rFonts w:eastAsiaTheme="minorEastAsia" w:cstheme="minorHAnsi"/>
          <w:lang w:val="en-GB"/>
        </w:rPr>
        <w:t xml:space="preserve"> between the temperature </w:t>
      </w:r>
      <w:r w:rsidR="00EA6AA4" w:rsidRPr="00972C7F">
        <w:rPr>
          <w:rFonts w:eastAsiaTheme="minorEastAsia" w:cstheme="minorHAnsi"/>
          <w:lang w:val="en-GB"/>
        </w:rPr>
        <w:t>dependence of feeding vs</w:t>
      </w:r>
      <w:r w:rsidR="00F935D8" w:rsidRPr="00972C7F">
        <w:rPr>
          <w:rFonts w:eastAsiaTheme="minorEastAsia" w:cstheme="minorHAnsi"/>
          <w:lang w:val="en-GB"/>
        </w:rPr>
        <w:t>.</w:t>
      </w:r>
      <w:r w:rsidR="00EA6AA4" w:rsidRPr="00972C7F">
        <w:rPr>
          <w:rFonts w:eastAsiaTheme="minorEastAsia" w:cstheme="minorHAnsi"/>
          <w:lang w:val="en-GB"/>
        </w:rPr>
        <w:t xml:space="preserve"> metabolic rates </w:t>
      </w:r>
      <w:r w:rsidR="001B2C73" w:rsidRPr="00972C7F">
        <w:rPr>
          <w:rFonts w:eastAsiaTheme="minorEastAsia" w:cstheme="minorHAnsi"/>
          <w:lang w:val="en-GB"/>
        </w:rPr>
        <w:t xml:space="preserve">is a central question in experiments, meta-analyses and food web models </w:t>
      </w:r>
      <w:r w:rsidR="0044238B">
        <w:rPr>
          <w:rFonts w:eastAsiaTheme="minorEastAsia" w:cstheme="minorHAnsi"/>
        </w:rPr>
        <w:fldChar w:fldCharType="begin"/>
      </w:r>
      <w:r w:rsidR="008D35D5">
        <w:rPr>
          <w:rFonts w:eastAsiaTheme="minorEastAsia" w:cstheme="minorHAnsi"/>
          <w:lang w:val="en-GB"/>
        </w:rPr>
        <w:instrText xml:space="preserve"> ADDIN ZOTERO_ITEM CSL_CITATION {"citationID":"a2669maqb5q","properties":{"formattedCitation":"(Vasseur &amp; McCann 2005; Rall {\\i{}et al.} 2010; Lemoine &amp; Burkepile 2012; Fussmann {\\i{}et al.} 2014; Lindmark {\\i{}et al.} 2019)","plainCitation":"(Vasseur &amp; McCann 2005; Rall et al. 2010; Lemoine &amp; Burkepile 2012; Fussmann et al. 2014; Lindmark et al. 2019)","noteIndex":0},"citationItems":[{"id":728,"uris":["http://zotero.org/users/6116610/items/3SH8GYG3"],"uri":["http://zotero.org/users/6116610/items/3SH8GYG3"],"itemData":{"id":728,"type":"article-journal","container-title":"The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S"}],"issued":{"date-parts":[["2005"]]}}},{"id":"iQDEqMkn/4Gx6Blou","uris":["http://zotero.org/users/6116610/items/2BTE2RDI"],"uri":["http://zotero.org/users/6116610/items/2BTE2RDI"],"itemData":{"id":"tcAX0HwS/YOgYTW6G","type":"article-journal","container-title":"Global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E."}],"issued":{"date-parts":[["2012",11]]}}},{"id":253,"uris":["http://zotero.org/users/6116610/items/DC4G5EBW"],"uri":["http://zotero.org/users/6116610/items/DC4G5EBW"],"itemData":{"id":253,"type":"article-journal","abstract":"That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C"}],"issued":{"date-parts":[["2014"]]}}},{"id":637,"uris":["http://zotero.org/users/6116610/items/XXEB2VV6"],"uri":["http://zotero.org/users/6116610/items/XXEB2VV6"],"itemData":{"id":637,"type":"article-journal","abstract":"Predicting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0044238B">
        <w:rPr>
          <w:rFonts w:eastAsiaTheme="minorEastAsia" w:cstheme="minorHAnsi"/>
        </w:rPr>
        <w:fldChar w:fldCharType="separate"/>
      </w:r>
      <w:r w:rsidR="00EB6461" w:rsidRPr="00EB6461">
        <w:rPr>
          <w:rFonts w:ascii="Times New Roman" w:cs="Times New Roman"/>
          <w:lang w:val="en-GB"/>
        </w:rPr>
        <w:t xml:space="preserve">(Vasseur &amp; McCann 2005; Rall </w:t>
      </w:r>
      <w:r w:rsidR="00EB6461" w:rsidRPr="00EB6461">
        <w:rPr>
          <w:rFonts w:ascii="Times New Roman" w:cs="Times New Roman"/>
          <w:i/>
          <w:iCs/>
          <w:lang w:val="en-GB"/>
        </w:rPr>
        <w:t>et al.</w:t>
      </w:r>
      <w:r w:rsidR="00EB6461" w:rsidRPr="00EB6461">
        <w:rPr>
          <w:rFonts w:ascii="Times New Roman" w:cs="Times New Roman"/>
          <w:lang w:val="en-GB"/>
        </w:rPr>
        <w:t xml:space="preserve"> 2010; Lemoine &amp; Burkepile 2012; Fussmann </w:t>
      </w:r>
      <w:r w:rsidR="00EB6461" w:rsidRPr="00EB6461">
        <w:rPr>
          <w:rFonts w:ascii="Times New Roman" w:cs="Times New Roman"/>
          <w:i/>
          <w:iCs/>
          <w:lang w:val="en-GB"/>
        </w:rPr>
        <w:t>et al.</w:t>
      </w:r>
      <w:r w:rsidR="00EB6461" w:rsidRPr="00EB6461">
        <w:rPr>
          <w:rFonts w:ascii="Times New Roman" w:cs="Times New Roman"/>
          <w:lang w:val="en-GB"/>
        </w:rPr>
        <w:t xml:space="preserve"> 2014; Lindmark </w:t>
      </w:r>
      <w:r w:rsidR="00EB6461" w:rsidRPr="00EB6461">
        <w:rPr>
          <w:rFonts w:ascii="Times New Roman" w:cs="Times New Roman"/>
          <w:i/>
          <w:iCs/>
          <w:lang w:val="en-GB"/>
        </w:rPr>
        <w:t>et al.</w:t>
      </w:r>
      <w:r w:rsidR="00EB6461" w:rsidRPr="00EB6461">
        <w:rPr>
          <w:rFonts w:ascii="Times New Roman" w:cs="Times New Roman"/>
          <w:lang w:val="en-GB"/>
        </w:rPr>
        <w:t xml:space="preserve"> 2019)</w:t>
      </w:r>
      <w:r w:rsidR="0044238B">
        <w:rPr>
          <w:rFonts w:eastAsiaTheme="minorEastAsia" w:cstheme="minorHAnsi"/>
        </w:rPr>
        <w:fldChar w:fldCharType="end"/>
      </w:r>
      <w:r w:rsidR="002A5A04" w:rsidRPr="008F2458">
        <w:rPr>
          <w:rFonts w:eastAsiaTheme="minorEastAsia" w:cstheme="minorHAnsi"/>
          <w:lang w:val="en-GB"/>
        </w:rPr>
        <w:t>.</w:t>
      </w:r>
      <w:r w:rsidR="00AD5742" w:rsidRPr="008F2458">
        <w:rPr>
          <w:rFonts w:eastAsiaTheme="minorEastAsia" w:cstheme="minorHAnsi"/>
          <w:lang w:val="en-GB"/>
        </w:rPr>
        <w:t xml:space="preserve"> </w:t>
      </w:r>
      <w:r w:rsidR="00374140" w:rsidRPr="00972C7F">
        <w:rPr>
          <w:rFonts w:eastAsiaTheme="minorEastAsia" w:cstheme="minorHAnsi"/>
          <w:lang w:val="en-GB"/>
        </w:rPr>
        <w:t>We find that when u</w:t>
      </w:r>
      <w:r w:rsidR="00AD5742" w:rsidRPr="00972C7F">
        <w:rPr>
          <w:rFonts w:eastAsiaTheme="minorEastAsia" w:cstheme="minorHAnsi"/>
          <w:lang w:val="en-GB"/>
        </w:rPr>
        <w:t>sing strictly sub-optimum temperatures</w:t>
      </w:r>
      <w:r w:rsidR="00AF7A35" w:rsidRPr="00972C7F">
        <w:rPr>
          <w:rFonts w:eastAsiaTheme="minorEastAsia" w:cstheme="minorHAnsi"/>
          <w:lang w:val="en-GB"/>
        </w:rPr>
        <w:t xml:space="preserve">, the general </w:t>
      </w:r>
      <w:r w:rsidR="00CA6850" w:rsidRPr="00972C7F">
        <w:rPr>
          <w:rFonts w:eastAsiaTheme="minorEastAsia" w:cstheme="minorHAnsi"/>
          <w:lang w:val="en-GB"/>
        </w:rPr>
        <w:t xml:space="preserve">(average </w:t>
      </w:r>
      <w:r w:rsidR="00CA6850" w:rsidRPr="00972C7F">
        <w:rPr>
          <w:rFonts w:eastAsiaTheme="minorEastAsia" w:cstheme="minorHAnsi"/>
          <w:lang w:val="en-GB"/>
        </w:rPr>
        <w:lastRenderedPageBreak/>
        <w:t xml:space="preserve">intraspecific) </w:t>
      </w:r>
      <w:r w:rsidR="00AF7A35" w:rsidRPr="00972C7F">
        <w:rPr>
          <w:rFonts w:eastAsiaTheme="minorEastAsia" w:cstheme="minorHAnsi"/>
          <w:lang w:val="en-GB"/>
        </w:rPr>
        <w:t xml:space="preserve">predictions </w:t>
      </w:r>
      <w:r w:rsidR="00247757" w:rsidRPr="00972C7F">
        <w:rPr>
          <w:rFonts w:eastAsiaTheme="minorEastAsia" w:cstheme="minorHAnsi"/>
          <w:lang w:val="en-GB"/>
        </w:rPr>
        <w:t xml:space="preserve">about the </w:t>
      </w:r>
      <w:r w:rsidR="00884B5C" w:rsidRPr="00972C7F">
        <w:rPr>
          <w:rFonts w:eastAsiaTheme="minorEastAsia" w:cstheme="minorHAnsi"/>
          <w:lang w:val="en-GB"/>
        </w:rPr>
        <w:t>activation</w:t>
      </w:r>
      <w:r w:rsidR="00654518" w:rsidRPr="00972C7F">
        <w:rPr>
          <w:rFonts w:eastAsiaTheme="minorEastAsia" w:cstheme="minorHAnsi"/>
          <w:lang w:val="en-GB"/>
        </w:rPr>
        <w:t xml:space="preserve"> energy of </w:t>
      </w:r>
      <w:r w:rsidR="00D0038B" w:rsidRPr="00972C7F">
        <w:rPr>
          <w:rFonts w:eastAsiaTheme="minorEastAsia" w:cstheme="minorHAnsi"/>
          <w:lang w:val="en-GB"/>
        </w:rPr>
        <w:t xml:space="preserve">metabolism and consumption </w:t>
      </w:r>
      <w:r w:rsidR="00526C87" w:rsidRPr="00972C7F">
        <w:rPr>
          <w:rFonts w:eastAsiaTheme="minorEastAsia" w:cstheme="minorHAnsi"/>
          <w:lang w:val="en-GB"/>
        </w:rPr>
        <w:t>vary</w:t>
      </w:r>
      <w:r w:rsidR="00F935D8" w:rsidRPr="00972C7F">
        <w:rPr>
          <w:rFonts w:eastAsiaTheme="minorEastAsia" w:cstheme="minorHAnsi"/>
          <w:lang w:val="en-GB"/>
        </w:rPr>
        <w:t>,</w:t>
      </w:r>
      <w:r w:rsidR="00526C87" w:rsidRPr="00972C7F">
        <w:rPr>
          <w:rFonts w:eastAsiaTheme="minorEastAsia" w:cstheme="minorHAnsi"/>
          <w:lang w:val="en-GB"/>
        </w:rPr>
        <w:t xml:space="preserve"> but the 95% credible intervals large</w:t>
      </w:r>
      <w:r w:rsidR="00C03B4D" w:rsidRPr="00972C7F">
        <w:rPr>
          <w:rFonts w:eastAsiaTheme="minorEastAsia" w:cstheme="minorHAnsi"/>
          <w:lang w:val="en-GB"/>
        </w:rPr>
        <w:t>ly</w:t>
      </w:r>
      <w:r w:rsidR="00526C87" w:rsidRPr="00972C7F">
        <w:rPr>
          <w:rFonts w:eastAsiaTheme="minorEastAsia" w:cstheme="minorHAnsi"/>
          <w:lang w:val="en-GB"/>
        </w:rPr>
        <w:t xml:space="preserve"> over</w:t>
      </w:r>
      <w:r w:rsidR="003D4EC0" w:rsidRPr="00972C7F">
        <w:rPr>
          <w:rFonts w:eastAsiaTheme="minorEastAsia" w:cstheme="minorHAnsi"/>
          <w:lang w:val="en-GB"/>
        </w:rPr>
        <w:t>lap</w:t>
      </w:r>
      <w:r w:rsidR="003F27A7" w:rsidRPr="00972C7F">
        <w:rPr>
          <w:rFonts w:eastAsiaTheme="minorEastAsia" w:cstheme="minorHAnsi"/>
          <w:lang w:val="en-GB"/>
        </w:rPr>
        <w:t xml:space="preserve">, </w:t>
      </w:r>
      <w:r w:rsidR="00317395" w:rsidRPr="00972C7F">
        <w:rPr>
          <w:rFonts w:eastAsiaTheme="minorEastAsia" w:cstheme="minorHAnsi"/>
          <w:lang w:val="en-GB"/>
        </w:rPr>
        <w:t>mean</w:t>
      </w:r>
      <w:r w:rsidR="001B3268" w:rsidRPr="00972C7F">
        <w:rPr>
          <w:rFonts w:eastAsiaTheme="minorEastAsia" w:cstheme="minorHAnsi"/>
          <w:lang w:val="en-GB"/>
        </w:rPr>
        <w:t>ing</w:t>
      </w:r>
      <w:r w:rsidR="00317395" w:rsidRPr="00972C7F">
        <w:rPr>
          <w:rFonts w:eastAsiaTheme="minorEastAsia" w:cstheme="minorHAnsi"/>
          <w:lang w:val="en-GB"/>
        </w:rPr>
        <w:t xml:space="preserve"> there is no clear </w:t>
      </w:r>
      <w:r w:rsidR="00350176" w:rsidRPr="00972C7F">
        <w:rPr>
          <w:rFonts w:eastAsiaTheme="minorEastAsia" w:cstheme="minorHAnsi"/>
          <w:lang w:val="en-GB"/>
        </w:rPr>
        <w:t xml:space="preserve">loss or gain </w:t>
      </w:r>
      <w:r w:rsidR="00C3186B" w:rsidRPr="00972C7F">
        <w:rPr>
          <w:rFonts w:eastAsiaTheme="minorEastAsia" w:cstheme="minorHAnsi"/>
          <w:lang w:val="en-GB"/>
        </w:rPr>
        <w:t xml:space="preserve">of </w:t>
      </w:r>
      <w:r w:rsidR="00350176" w:rsidRPr="00972C7F">
        <w:rPr>
          <w:rFonts w:eastAsiaTheme="minorEastAsia" w:cstheme="minorHAnsi"/>
          <w:lang w:val="en-GB"/>
        </w:rPr>
        <w:t xml:space="preserve">energetic efficiency </w:t>
      </w:r>
      <w:r w:rsidR="00A62306" w:rsidRPr="00972C7F">
        <w:rPr>
          <w:rFonts w:eastAsiaTheme="minorEastAsia" w:cstheme="minorHAnsi"/>
          <w:lang w:val="en-GB"/>
        </w:rPr>
        <w:t xml:space="preserve">with </w:t>
      </w:r>
      <w:r w:rsidR="0031658F" w:rsidRPr="00972C7F">
        <w:rPr>
          <w:rFonts w:eastAsiaTheme="minorEastAsia" w:cstheme="minorHAnsi"/>
          <w:lang w:val="en-GB"/>
        </w:rPr>
        <w:t>warming</w:t>
      </w:r>
      <w:r w:rsidR="005E5CE8">
        <w:rPr>
          <w:rFonts w:eastAsiaTheme="minorEastAsia" w:cstheme="minorHAnsi"/>
          <w:lang w:val="en-GB"/>
        </w:rPr>
        <w:t xml:space="preserve"> within species</w:t>
      </w:r>
      <w:r w:rsidR="001562C2" w:rsidRPr="00972C7F">
        <w:rPr>
          <w:rFonts w:eastAsiaTheme="minorEastAsia" w:cstheme="minorHAnsi"/>
          <w:lang w:val="en-GB"/>
        </w:rPr>
        <w:t>.</w:t>
      </w:r>
      <w:r w:rsidR="00133D5F" w:rsidRPr="004559BC">
        <w:rPr>
          <w:rFonts w:eastAsiaTheme="minorEastAsia" w:cstheme="minorHAnsi"/>
          <w:lang w:val="en-GB"/>
        </w:rPr>
        <w:t xml:space="preserve"> </w:t>
      </w:r>
      <w:r w:rsidR="00133D5F" w:rsidRPr="00133D5F">
        <w:rPr>
          <w:rFonts w:eastAsiaTheme="minorEastAsia" w:cstheme="minorHAnsi"/>
        </w:rPr>
        <w:t>This i</w:t>
      </w:r>
      <w:r w:rsidR="00133D5F">
        <w:rPr>
          <w:rFonts w:eastAsiaTheme="minorEastAsia" w:cstheme="minorHAnsi"/>
        </w:rPr>
        <w:t xml:space="preserve">s in contrast to other studies, e.g. </w:t>
      </w:r>
      <w:r w:rsidR="00E218B5">
        <w:rPr>
          <w:rFonts w:eastAsiaTheme="minorEastAsia" w:cstheme="minorHAnsi"/>
        </w:rPr>
        <w:fldChar w:fldCharType="begin"/>
      </w:r>
      <w:r w:rsidR="00EB6461">
        <w:rPr>
          <w:rFonts w:eastAsiaTheme="minorEastAsia" w:cstheme="minorHAnsi"/>
        </w:rPr>
        <w:instrText xml:space="preserve"> ADDIN ZOTERO_ITEM CSL_CITATION {"citationID":"ae92dto8se","properties":{"formattedCitation":"(Lemoine &amp; Burkepile 2012; Rall {\\i{}et al.} 2012)","plainCitation":"(Lemoine &amp; Burkepile 2012; Rall et al. 2012)","noteIndex":0},"citationItems":[{"id":1726,"uris":["http://zotero.org/users/6116610/items/48V4NAV7"],"uri":["http://zotero.org/users/6116610/items/48V4NAV7"],"itemData":{"id":1726,"type":"article-journal","abstract":"As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EB6461" w:rsidRPr="004559BC">
        <w:rPr>
          <w:rFonts w:eastAsiaTheme="minorEastAsia" w:cstheme="minorHAnsi"/>
          <w:lang w:val="en-GB"/>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E218B5">
        <w:rPr>
          <w:rFonts w:eastAsiaTheme="minorEastAsia" w:cstheme="minorHAnsi"/>
        </w:rPr>
        <w:fldChar w:fldCharType="separate"/>
      </w:r>
      <w:r w:rsidR="00EB6461" w:rsidRPr="00EB6461">
        <w:rPr>
          <w:rFonts w:ascii="Times New Roman" w:cs="Times New Roman"/>
          <w:lang w:val="en-GB"/>
        </w:rPr>
        <w:t xml:space="preserve">(Lemoine &amp; Burkepile 2012; Rall </w:t>
      </w:r>
      <w:r w:rsidR="00EB6461" w:rsidRPr="00EB6461">
        <w:rPr>
          <w:rFonts w:ascii="Times New Roman" w:cs="Times New Roman"/>
          <w:i/>
          <w:iCs/>
          <w:lang w:val="en-GB"/>
        </w:rPr>
        <w:t>et al.</w:t>
      </w:r>
      <w:r w:rsidR="00EB6461" w:rsidRPr="00EB6461">
        <w:rPr>
          <w:rFonts w:ascii="Times New Roman" w:cs="Times New Roman"/>
          <w:lang w:val="en-GB"/>
        </w:rPr>
        <w:t xml:space="preserve"> 2012)</w:t>
      </w:r>
      <w:r w:rsidR="00E218B5">
        <w:rPr>
          <w:rFonts w:eastAsiaTheme="minorEastAsia" w:cstheme="minorHAnsi"/>
        </w:rPr>
        <w:fldChar w:fldCharType="end"/>
      </w:r>
      <w:r w:rsidR="00133D5F" w:rsidRPr="004559BC">
        <w:rPr>
          <w:rFonts w:eastAsiaTheme="minorEastAsia" w:cstheme="minorHAnsi"/>
          <w:lang w:val="en-GB"/>
        </w:rPr>
        <w:t xml:space="preserve">. </w:t>
      </w:r>
      <w:r w:rsidR="00E218B5" w:rsidRPr="004559BC">
        <w:rPr>
          <w:rFonts w:eastAsiaTheme="minorEastAsia" w:cstheme="minorHAnsi"/>
          <w:lang w:val="en-GB"/>
        </w:rPr>
        <w:t>However,</w:t>
      </w:r>
      <w:r w:rsidR="00133D5F" w:rsidRPr="004559BC">
        <w:rPr>
          <w:rFonts w:eastAsiaTheme="minorEastAsia" w:cstheme="minorHAnsi"/>
          <w:lang w:val="en-GB"/>
        </w:rPr>
        <w:t xml:space="preserve"> it</w:t>
      </w:r>
      <w:r w:rsidR="00D7636E" w:rsidRPr="004559BC">
        <w:rPr>
          <w:rFonts w:eastAsiaTheme="minorEastAsia" w:cstheme="minorHAnsi"/>
          <w:lang w:val="en-GB"/>
        </w:rPr>
        <w:t xml:space="preserve"> is in line </w:t>
      </w:r>
      <w:r w:rsidR="00256397" w:rsidRPr="00972C7F">
        <w:rPr>
          <w:rFonts w:eastAsiaTheme="minorEastAsia" w:cstheme="minorHAnsi"/>
          <w:lang w:val="en-GB"/>
        </w:rPr>
        <w:t xml:space="preserve">with the finding that growth rates </w:t>
      </w:r>
      <w:r w:rsidR="00893E1E" w:rsidRPr="00972C7F">
        <w:rPr>
          <w:rFonts w:eastAsiaTheme="minorEastAsia" w:cstheme="minorHAnsi"/>
          <w:lang w:val="en-GB"/>
        </w:rPr>
        <w:t>increase with temperature</w:t>
      </w:r>
      <w:r w:rsidR="00DB2C59" w:rsidRPr="00972C7F">
        <w:rPr>
          <w:rFonts w:eastAsiaTheme="minorEastAsia" w:cstheme="minorHAnsi"/>
          <w:lang w:val="en-GB"/>
        </w:rPr>
        <w:t xml:space="preserve">, which would be difficult to explain from a bioenergetics perspective if </w:t>
      </w:r>
      <w:r w:rsidR="00A029BF" w:rsidRPr="00972C7F">
        <w:rPr>
          <w:rFonts w:eastAsiaTheme="minorEastAsia" w:cstheme="minorHAnsi"/>
          <w:lang w:val="en-GB"/>
        </w:rPr>
        <w:t>warming</w:t>
      </w:r>
      <w:r w:rsidR="00F611FC" w:rsidRPr="00972C7F">
        <w:rPr>
          <w:rFonts w:eastAsiaTheme="minorEastAsia" w:cstheme="minorHAnsi"/>
          <w:lang w:val="en-GB"/>
        </w:rPr>
        <w:t xml:space="preserve"> </w:t>
      </w:r>
      <w:r w:rsidR="00F935D8" w:rsidRPr="00972C7F">
        <w:rPr>
          <w:rFonts w:eastAsiaTheme="minorEastAsia" w:cstheme="minorHAnsi"/>
          <w:lang w:val="en-GB"/>
        </w:rPr>
        <w:t xml:space="preserve">always </w:t>
      </w:r>
      <w:r w:rsidR="00F611FC" w:rsidRPr="00972C7F">
        <w:rPr>
          <w:rFonts w:eastAsiaTheme="minorEastAsia" w:cstheme="minorHAnsi"/>
          <w:lang w:val="en-GB"/>
        </w:rPr>
        <w:t>reduced net energy gains.</w:t>
      </w:r>
      <w:r w:rsidR="004B4140" w:rsidRPr="00972C7F">
        <w:rPr>
          <w:rFonts w:eastAsiaTheme="minorEastAsia" w:cstheme="minorHAnsi"/>
          <w:lang w:val="en-GB"/>
        </w:rPr>
        <w:t xml:space="preserve"> </w:t>
      </w:r>
    </w:p>
    <w:p w14:paraId="0B066DD1" w14:textId="0C06C19D" w:rsidR="00947116" w:rsidRPr="004559BC" w:rsidRDefault="00947116" w:rsidP="00947116">
      <w:pPr>
        <w:spacing w:line="480" w:lineRule="auto"/>
        <w:ind w:firstLine="284"/>
        <w:contextualSpacing/>
        <w:jc w:val="both"/>
        <w:rPr>
          <w:rFonts w:cstheme="minorHAnsi"/>
          <w:lang w:val="en-GB"/>
        </w:rPr>
      </w:pPr>
      <w:r w:rsidRPr="00972C7F">
        <w:rPr>
          <w:rFonts w:eastAsiaTheme="minorEastAsia"/>
          <w:lang w:val="en-GB"/>
        </w:rPr>
        <w:t xml:space="preserve">While we find no clear evidence of mismatch between metabolic demands and maximum consumption induced by temperature at sub-optimum temperatures, we do find clear mismatches at higher temperatures. These are due to consumption rates being unimodally related to temperature, whereas metabolic rates increase exponentially over </w:t>
      </w:r>
      <w:r w:rsidR="007B5C3D">
        <w:rPr>
          <w:rFonts w:eastAsiaTheme="minorEastAsia"/>
          <w:lang w:val="en-GB"/>
        </w:rPr>
        <w:t xml:space="preserve">much wider </w:t>
      </w:r>
      <w:r w:rsidRPr="00972C7F">
        <w:rPr>
          <w:rFonts w:eastAsiaTheme="minorEastAsia"/>
          <w:lang w:val="en-GB"/>
        </w:rPr>
        <w:t>temperature</w:t>
      </w:r>
      <w:r w:rsidR="007B5C3D">
        <w:rPr>
          <w:rFonts w:eastAsiaTheme="minorEastAsia"/>
          <w:lang w:val="en-GB"/>
        </w:rPr>
        <w:t xml:space="preserve"> range</w:t>
      </w:r>
      <w:r w:rsidRPr="004559BC">
        <w:rPr>
          <w:rFonts w:eastAsiaTheme="minorEastAsia"/>
          <w:lang w:val="en-GB"/>
        </w:rPr>
        <w:t>.</w:t>
      </w:r>
      <w:r w:rsidR="008B751A" w:rsidRPr="004559BC">
        <w:rPr>
          <w:rFonts w:eastAsiaTheme="minorEastAsia"/>
          <w:lang w:val="en-GB"/>
        </w:rPr>
        <w:t xml:space="preserve"> A recent hypothesis suggests </w:t>
      </w:r>
      <w:r w:rsidR="00590D3A" w:rsidRPr="004559BC">
        <w:rPr>
          <w:rFonts w:eastAsiaTheme="minorEastAsia"/>
          <w:lang w:val="en-GB"/>
        </w:rPr>
        <w:t>that the reason for unimodal consumption responses is to protect aerobic scope by not overshoot post-meal oxygen consumption</w:t>
      </w:r>
      <w:r w:rsidR="002F7E09" w:rsidRPr="004559BC">
        <w:rPr>
          <w:rFonts w:eastAsiaTheme="minorEastAsia"/>
          <w:lang w:val="en-GB"/>
        </w:rPr>
        <w:t xml:space="preserve">, which would causally </w:t>
      </w:r>
      <w:r w:rsidR="009C1E05" w:rsidRPr="004559BC">
        <w:rPr>
          <w:rFonts w:eastAsiaTheme="minorEastAsia"/>
          <w:lang w:val="en-GB"/>
        </w:rPr>
        <w:t xml:space="preserve">explain why also growth curves are unimodal </w:t>
      </w:r>
      <w:r w:rsidR="009C1E05">
        <w:rPr>
          <w:rFonts w:eastAsiaTheme="minorEastAsia"/>
        </w:rPr>
        <w:fldChar w:fldCharType="begin"/>
      </w:r>
      <w:r w:rsidR="00AD3510" w:rsidRPr="004559BC">
        <w:rPr>
          <w:rFonts w:eastAsiaTheme="minorEastAsia"/>
          <w:lang w:val="en-GB"/>
        </w:rPr>
        <w:instrText xml:space="preserve"> ADDIN ZOTERO_ITEM CSL_CITATION {"citationID":"a13kmpgnd7t","properties":{"formattedCitation":"(Jutfelt {\\i{}et al.} 2020)","plainCitation":"(Jutfelt et al. 2020)","noteIndex":0},"citationItems":[{"id":1845,"uris":["http://zotero.org/users/6116610/items/X3G4RJ53"],"uri":["http://zotero.org/users/6116610/items/X3G4RJ53"],"itemData":{"id":1845,"type":"report","abstract":"Temperature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9C1E05">
        <w:rPr>
          <w:rFonts w:eastAsiaTheme="minorEastAsia"/>
        </w:rPr>
        <w:fldChar w:fldCharType="separate"/>
      </w:r>
      <w:r w:rsidR="00AD3510" w:rsidRPr="00AD3510">
        <w:rPr>
          <w:rFonts w:ascii="Times New Roman" w:cs="Times New Roman"/>
          <w:lang w:val="en-GB"/>
        </w:rPr>
        <w:t xml:space="preserve">(Jutfelt </w:t>
      </w:r>
      <w:r w:rsidR="00AD3510" w:rsidRPr="00AD3510">
        <w:rPr>
          <w:rFonts w:ascii="Times New Roman" w:cs="Times New Roman"/>
          <w:i/>
          <w:iCs/>
          <w:lang w:val="en-GB"/>
        </w:rPr>
        <w:t>et al.</w:t>
      </w:r>
      <w:r w:rsidR="00AD3510" w:rsidRPr="00AD3510">
        <w:rPr>
          <w:rFonts w:ascii="Times New Roman" w:cs="Times New Roman"/>
          <w:lang w:val="en-GB"/>
        </w:rPr>
        <w:t xml:space="preserve"> 2020)</w:t>
      </w:r>
      <w:r w:rsidR="009C1E05">
        <w:rPr>
          <w:rFonts w:eastAsiaTheme="minorEastAsia"/>
        </w:rPr>
        <w:fldChar w:fldCharType="end"/>
      </w:r>
      <w:r w:rsidR="009C1E05" w:rsidRPr="004559BC">
        <w:rPr>
          <w:rFonts w:eastAsiaTheme="minorEastAsia"/>
          <w:lang w:val="en-GB"/>
        </w:rPr>
        <w:t>.</w:t>
      </w:r>
      <w:r w:rsidR="00092010" w:rsidRPr="004559BC">
        <w:rPr>
          <w:rFonts w:eastAsiaTheme="minorEastAsia"/>
          <w:lang w:val="en-GB"/>
        </w:rPr>
        <w:t xml:space="preserve"> While our data are limited in number of species and relative temperatures are simple approximations, we do find</w:t>
      </w:r>
      <w:r w:rsidR="00590D3A" w:rsidRPr="004559BC">
        <w:rPr>
          <w:rFonts w:eastAsiaTheme="minorEastAsia"/>
          <w:lang w:val="en-GB"/>
        </w:rPr>
        <w:t xml:space="preserve"> </w:t>
      </w:r>
      <w:r w:rsidR="00092010" w:rsidRPr="004559BC">
        <w:rPr>
          <w:rFonts w:eastAsiaTheme="minorEastAsia"/>
          <w:lang w:val="en-GB"/>
        </w:rPr>
        <w:t>that the</w:t>
      </w:r>
      <w:r w:rsidR="006F3CD2" w:rsidRPr="004559BC">
        <w:rPr>
          <w:rFonts w:eastAsiaTheme="minorEastAsia"/>
          <w:lang w:val="en-GB"/>
        </w:rPr>
        <w:t xml:space="preserve"> average optimum for consumption and growth occur at largely similar temperatures (measured in distance from environmental midpoint temperature)</w:t>
      </w:r>
      <w:r w:rsidR="00C77C55">
        <w:rPr>
          <w:rFonts w:eastAsiaTheme="minorEastAsia"/>
          <w:lang w:val="en-GB"/>
        </w:rPr>
        <w:t>. This suggests that</w:t>
      </w:r>
      <w:r w:rsidR="00F45AA9" w:rsidRPr="004559BC">
        <w:rPr>
          <w:rFonts w:eastAsiaTheme="minorEastAsia"/>
          <w:lang w:val="en-GB"/>
        </w:rPr>
        <w:t xml:space="preserve"> consumption may be a driver of </w:t>
      </w:r>
      <w:r w:rsidR="008D1FCB" w:rsidRPr="004559BC">
        <w:rPr>
          <w:rFonts w:eastAsiaTheme="minorEastAsia"/>
          <w:lang w:val="en-GB"/>
        </w:rPr>
        <w:t>unimodal growth curves</w:t>
      </w:r>
      <w:r w:rsidR="00A46FB0" w:rsidRPr="004559BC">
        <w:rPr>
          <w:rFonts w:eastAsiaTheme="minorEastAsia"/>
          <w:lang w:val="en-GB"/>
        </w:rPr>
        <w:t xml:space="preserve"> </w:t>
      </w:r>
      <w:r w:rsidR="00A46FB0" w:rsidRPr="00972C7F">
        <w:rPr>
          <w:rFonts w:eastAsiaTheme="minorEastAsia"/>
          <w:lang w:val="en-GB"/>
        </w:rPr>
        <w:t xml:space="preserve">(as is often argued from a conceptual point of view </w:t>
      </w:r>
      <w:r w:rsidR="00A46FB0" w:rsidRPr="00625E5D">
        <w:rPr>
          <w:rFonts w:eastAsiaTheme="minorEastAsia"/>
        </w:rPr>
        <w:fldChar w:fldCharType="begin"/>
      </w:r>
      <w:r w:rsidR="00A46FB0" w:rsidRPr="00972C7F">
        <w:rPr>
          <w:rFonts w:eastAsiaTheme="minorEastAsia"/>
          <w:lang w:val="en-GB"/>
        </w:rPr>
        <w:instrText xml:space="preserve"> ADDIN ZOTERO_ITEM CSL_CITATION {"citationID":"a3u8laf7c4","properties":{"formattedCitation":"(Jobling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A46FB0" w:rsidRPr="00625E5D">
        <w:rPr>
          <w:rFonts w:eastAsiaTheme="minorEastAsia"/>
        </w:rPr>
        <w:fldChar w:fldCharType="separate"/>
      </w:r>
      <w:r w:rsidR="009F48BC">
        <w:rPr>
          <w:lang w:val="en-GB"/>
        </w:rPr>
        <w:t>(Jobling 1997)</w:t>
      </w:r>
      <w:r w:rsidR="00A46FB0" w:rsidRPr="00625E5D">
        <w:rPr>
          <w:rFonts w:eastAsiaTheme="minorEastAsia"/>
        </w:rPr>
        <w:fldChar w:fldCharType="end"/>
      </w:r>
      <w:r w:rsidR="008D1FCB" w:rsidRPr="004559BC">
        <w:rPr>
          <w:rFonts w:eastAsiaTheme="minorEastAsia"/>
          <w:lang w:val="en-GB"/>
        </w:rPr>
        <w:t>. However, w</w:t>
      </w:r>
      <w:r w:rsidR="005C050F" w:rsidRPr="004559BC">
        <w:rPr>
          <w:rFonts w:eastAsiaTheme="minorEastAsia"/>
          <w:lang w:val="en-GB"/>
        </w:rPr>
        <w:t xml:space="preserve">e cannot discriminate between other potential factors, such as </w:t>
      </w:r>
      <w:r w:rsidR="004A2EA6" w:rsidRPr="004559BC">
        <w:rPr>
          <w:rFonts w:eastAsiaTheme="minorEastAsia"/>
          <w:lang w:val="en-GB"/>
        </w:rPr>
        <w:t xml:space="preserve">temperature-dependent </w:t>
      </w:r>
      <w:r w:rsidR="005C050F" w:rsidRPr="004559BC">
        <w:rPr>
          <w:rFonts w:eastAsiaTheme="minorEastAsia"/>
          <w:lang w:val="en-GB"/>
        </w:rPr>
        <w:t>changes in assimilation efficiency or cost of growth</w:t>
      </w:r>
      <w:r w:rsidR="004F2E13" w:rsidRPr="004559BC">
        <w:rPr>
          <w:rFonts w:eastAsiaTheme="minorEastAsia"/>
          <w:lang w:val="en-GB"/>
        </w:rPr>
        <w:t xml:space="preserve"> </w:t>
      </w:r>
      <w:r w:rsidR="004F2E13">
        <w:rPr>
          <w:rFonts w:eastAsiaTheme="minorEastAsia"/>
        </w:rPr>
        <w:fldChar w:fldCharType="begin"/>
      </w:r>
      <w:r w:rsidR="009C66FD" w:rsidRPr="004559BC">
        <w:rPr>
          <w:rFonts w:eastAsiaTheme="minorEastAsia"/>
          <w:lang w:val="en-GB"/>
        </w:rPr>
        <w:instrText xml:space="preserve"> ADDIN ZOTERO_ITEM CSL_CITATION {"citationID":"a1jtn58no3q","properties":{"formattedCitation":"(Barneche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4F2E13">
        <w:rPr>
          <w:rFonts w:eastAsiaTheme="minorEastAsia"/>
        </w:rPr>
        <w:fldChar w:fldCharType="separate"/>
      </w:r>
      <w:r w:rsidR="009C66FD" w:rsidRPr="009C66FD">
        <w:rPr>
          <w:rFonts w:ascii="Times New Roman" w:cs="Times New Roman"/>
          <w:lang w:val="en-GB"/>
        </w:rPr>
        <w:t xml:space="preserve">(Barneche </w:t>
      </w:r>
      <w:r w:rsidR="009C66FD" w:rsidRPr="009C66FD">
        <w:rPr>
          <w:rFonts w:ascii="Times New Roman" w:cs="Times New Roman"/>
          <w:i/>
          <w:iCs/>
          <w:lang w:val="en-GB"/>
        </w:rPr>
        <w:t>et al.</w:t>
      </w:r>
      <w:r w:rsidR="009C66FD" w:rsidRPr="009C66FD">
        <w:rPr>
          <w:rFonts w:ascii="Times New Roman" w:cs="Times New Roman"/>
          <w:lang w:val="en-GB"/>
        </w:rPr>
        <w:t xml:space="preserve"> 2019)</w:t>
      </w:r>
      <w:r w:rsidR="004F2E13">
        <w:rPr>
          <w:rFonts w:eastAsiaTheme="minorEastAsia"/>
        </w:rPr>
        <w:fldChar w:fldCharType="end"/>
      </w:r>
      <w:r w:rsidR="005C050F" w:rsidRPr="004559BC">
        <w:rPr>
          <w:rFonts w:eastAsiaTheme="minorEastAsia"/>
          <w:lang w:val="en-GB"/>
        </w:rPr>
        <w:t>, and our samples sizes are small and uncertain.</w:t>
      </w:r>
      <w:r w:rsidR="00C551F8" w:rsidRPr="004559BC">
        <w:rPr>
          <w:rFonts w:eastAsiaTheme="minorEastAsia"/>
          <w:lang w:val="en-GB"/>
        </w:rPr>
        <w:t xml:space="preserve"> Nevertheless, </w:t>
      </w:r>
      <w:r w:rsidR="007C5AC9" w:rsidRPr="004559BC">
        <w:rPr>
          <w:rFonts w:eastAsiaTheme="minorEastAsia"/>
          <w:lang w:val="en-GB"/>
        </w:rPr>
        <w:t>unimodal thermal responses are likely important for understanding impacts of climate change</w:t>
      </w:r>
      <w:r w:rsidR="003F679C" w:rsidRPr="004559BC">
        <w:rPr>
          <w:rFonts w:eastAsiaTheme="minorEastAsia"/>
          <w:lang w:val="en-GB"/>
        </w:rPr>
        <w:t xml:space="preserve"> </w:t>
      </w:r>
      <w:r w:rsidR="003F679C">
        <w:rPr>
          <w:rFonts w:eastAsiaTheme="minorEastAsia"/>
        </w:rPr>
        <w:fldChar w:fldCharType="begin"/>
      </w:r>
      <w:r w:rsidR="009C66FD" w:rsidRPr="004559BC">
        <w:rPr>
          <w:rFonts w:eastAsiaTheme="minorEastAsia"/>
          <w:lang w:val="en-GB"/>
        </w:rPr>
        <w:instrText xml:space="preserve"> ADDIN ZOTERO_ITEM CSL_CITATION {"citationID":"a1pfr07ki2h","properties":{"formattedCitation":"(Neuheimer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3F679C">
        <w:rPr>
          <w:rFonts w:eastAsiaTheme="minorEastAsia"/>
        </w:rPr>
        <w:fldChar w:fldCharType="separate"/>
      </w:r>
      <w:r w:rsidR="009C66FD" w:rsidRPr="009C66FD">
        <w:rPr>
          <w:rFonts w:ascii="Times New Roman" w:cs="Times New Roman"/>
          <w:lang w:val="en-GB"/>
        </w:rPr>
        <w:t xml:space="preserve">(Neuheimer </w:t>
      </w:r>
      <w:r w:rsidR="009C66FD" w:rsidRPr="009C66FD">
        <w:rPr>
          <w:rFonts w:ascii="Times New Roman" w:cs="Times New Roman"/>
          <w:i/>
          <w:iCs/>
          <w:lang w:val="en-GB"/>
        </w:rPr>
        <w:t>et al.</w:t>
      </w:r>
      <w:r w:rsidR="009C66FD" w:rsidRPr="009C66FD">
        <w:rPr>
          <w:rFonts w:ascii="Times New Roman" w:cs="Times New Roman"/>
          <w:lang w:val="en-GB"/>
        </w:rPr>
        <w:t xml:space="preserve"> 2011)</w:t>
      </w:r>
      <w:r w:rsidR="003F679C">
        <w:rPr>
          <w:rFonts w:eastAsiaTheme="minorEastAsia"/>
        </w:rPr>
        <w:fldChar w:fldCharType="end"/>
      </w:r>
      <w:r w:rsidR="007C5AC9" w:rsidRPr="004559BC">
        <w:rPr>
          <w:rFonts w:eastAsiaTheme="minorEastAsia"/>
          <w:lang w:val="en-GB"/>
        </w:rPr>
        <w:t xml:space="preserve">. Therefore, </w:t>
      </w:r>
      <w:r w:rsidR="004979B3" w:rsidRPr="004559BC">
        <w:rPr>
          <w:rFonts w:eastAsiaTheme="minorEastAsia"/>
          <w:lang w:val="en-GB"/>
        </w:rPr>
        <w:t xml:space="preserve">a priority </w:t>
      </w:r>
      <w:r w:rsidR="00AD3287" w:rsidRPr="004559BC">
        <w:rPr>
          <w:rFonts w:eastAsiaTheme="minorEastAsia"/>
          <w:lang w:val="en-GB"/>
        </w:rPr>
        <w:t xml:space="preserve">should be </w:t>
      </w:r>
      <w:r w:rsidR="006E11A2" w:rsidRPr="004559BC">
        <w:rPr>
          <w:rFonts w:eastAsiaTheme="minorEastAsia"/>
          <w:lang w:val="en-GB"/>
        </w:rPr>
        <w:t xml:space="preserve">to identify generalized approaches </w:t>
      </w:r>
      <w:r w:rsidR="002610ED" w:rsidRPr="004559BC">
        <w:rPr>
          <w:rFonts w:eastAsiaTheme="minorEastAsia"/>
          <w:lang w:val="en-GB"/>
        </w:rPr>
        <w:t xml:space="preserve">and parameters </w:t>
      </w:r>
      <w:r w:rsidR="000F6592" w:rsidRPr="004559BC">
        <w:rPr>
          <w:rFonts w:eastAsiaTheme="minorEastAsia"/>
          <w:lang w:val="en-GB"/>
        </w:rPr>
        <w:t xml:space="preserve">for characterizing </w:t>
      </w:r>
      <w:r w:rsidR="00DD12A0" w:rsidRPr="004559BC">
        <w:rPr>
          <w:rFonts w:eastAsiaTheme="minorEastAsia"/>
          <w:lang w:val="en-GB"/>
        </w:rPr>
        <w:t>the unimodal</w:t>
      </w:r>
      <w:r w:rsidR="00132119" w:rsidRPr="004559BC">
        <w:rPr>
          <w:rFonts w:eastAsiaTheme="minorEastAsia"/>
          <w:lang w:val="en-GB"/>
        </w:rPr>
        <w:t xml:space="preserve"> </w:t>
      </w:r>
      <w:r w:rsidR="00034C53" w:rsidRPr="004559BC">
        <w:rPr>
          <w:rFonts w:eastAsiaTheme="minorEastAsia"/>
          <w:lang w:val="en-GB"/>
        </w:rPr>
        <w:t>shape of consumption</w:t>
      </w:r>
      <w:r w:rsidR="003B651A" w:rsidRPr="004559BC">
        <w:rPr>
          <w:rFonts w:eastAsiaTheme="minorEastAsia"/>
          <w:lang w:val="en-GB"/>
        </w:rPr>
        <w:t xml:space="preserve"> rate</w:t>
      </w:r>
      <w:r w:rsidR="00AC4E19" w:rsidRPr="004559BC">
        <w:rPr>
          <w:rFonts w:eastAsiaTheme="minorEastAsia"/>
          <w:lang w:val="en-GB"/>
        </w:rPr>
        <w:t>, which would require more data and experiments</w:t>
      </w:r>
      <w:r w:rsidR="00C77C55">
        <w:rPr>
          <w:rFonts w:eastAsiaTheme="minorEastAsia"/>
          <w:lang w:val="en-GB"/>
        </w:rPr>
        <w:t xml:space="preserve"> with</w:t>
      </w:r>
      <w:r w:rsidR="007102FF" w:rsidRPr="004559BC">
        <w:rPr>
          <w:rFonts w:eastAsiaTheme="minorEastAsia"/>
          <w:lang w:val="en-GB"/>
        </w:rPr>
        <w:t xml:space="preserve"> factorial mass and temperature treatments</w:t>
      </w:r>
      <w:r w:rsidR="00AC4E19" w:rsidRPr="004559BC">
        <w:rPr>
          <w:rFonts w:eastAsiaTheme="minorEastAsia"/>
          <w:lang w:val="en-GB"/>
        </w:rPr>
        <w:t>.</w:t>
      </w:r>
    </w:p>
    <w:p w14:paraId="4DBE5F07" w14:textId="5BC8A259" w:rsidR="00077A77" w:rsidRPr="00972C7F" w:rsidRDefault="00CF7F64" w:rsidP="00BA1217">
      <w:pPr>
        <w:spacing w:line="480" w:lineRule="auto"/>
        <w:ind w:firstLine="284"/>
        <w:contextualSpacing/>
        <w:jc w:val="both"/>
        <w:rPr>
          <w:rFonts w:eastAsiaTheme="minorEastAsia" w:cstheme="minorHAnsi"/>
          <w:lang w:val="en-GB"/>
        </w:rPr>
      </w:pPr>
      <w:r w:rsidRPr="00972C7F">
        <w:rPr>
          <w:rFonts w:eastAsiaTheme="minorEastAsia" w:cstheme="minorHAnsi"/>
          <w:lang w:val="en-GB"/>
        </w:rPr>
        <w:lastRenderedPageBreak/>
        <w:t>We also find the general temperature scaling</w:t>
      </w:r>
      <w:r w:rsidR="00F935D8" w:rsidRPr="00972C7F">
        <w:rPr>
          <w:rFonts w:eastAsiaTheme="minorEastAsia" w:cstheme="minorHAnsi"/>
          <w:lang w:val="en-GB"/>
        </w:rPr>
        <w:t xml:space="preserve"> </w:t>
      </w:r>
      <w:r w:rsidR="00C22343" w:rsidRPr="004559BC">
        <w:rPr>
          <w:rFonts w:eastAsiaTheme="minorEastAsia" w:cstheme="minorHAnsi"/>
          <w:lang w:val="en-GB"/>
        </w:rPr>
        <w:t xml:space="preserve">of metabolic and </w:t>
      </w:r>
      <w:r w:rsidR="00F935D8" w:rsidRPr="00972C7F">
        <w:rPr>
          <w:rFonts w:eastAsiaTheme="minorEastAsia" w:cstheme="minorHAnsi"/>
          <w:lang w:val="en-GB"/>
        </w:rPr>
        <w:t>maximum consumption</w:t>
      </w:r>
      <w:r w:rsidR="00256929">
        <w:rPr>
          <w:rFonts w:eastAsiaTheme="minorEastAsia" w:cstheme="minorHAnsi"/>
          <w:lang w:val="en-GB"/>
        </w:rPr>
        <w:t xml:space="preserve"> at temperatures below optimum are </w:t>
      </w:r>
      <w:r w:rsidRPr="00972C7F">
        <w:rPr>
          <w:rFonts w:eastAsiaTheme="minorEastAsia" w:cstheme="minorHAnsi"/>
          <w:lang w:val="en-GB"/>
        </w:rPr>
        <w:t>less uncertain</w:t>
      </w:r>
      <w:r w:rsidR="008B721C" w:rsidRPr="00972C7F">
        <w:rPr>
          <w:rFonts w:eastAsiaTheme="minorEastAsia" w:cstheme="minorHAnsi"/>
          <w:lang w:val="en-GB"/>
        </w:rPr>
        <w:t xml:space="preserve"> than what has been reported previously (e.g. </w:t>
      </w:r>
      <w:r w:rsidR="00E2350B" w:rsidRPr="00972C7F">
        <w:rPr>
          <w:rFonts w:eastAsiaTheme="minorEastAsia" w:cstheme="minorHAnsi"/>
          <w:lang w:val="en-GB"/>
        </w:rPr>
        <w:t>in</w:t>
      </w:r>
      <w:r w:rsidR="00D338CB" w:rsidRPr="00972C7F">
        <w:rPr>
          <w:rFonts w:eastAsiaTheme="minorEastAsia" w:cstheme="minorHAnsi"/>
          <w:lang w:val="en-GB"/>
        </w:rPr>
        <w:t xml:space="preserve"> </w:t>
      </w:r>
      <w:r w:rsidR="00054CD2">
        <w:rPr>
          <w:rFonts w:eastAsiaTheme="minorEastAsia" w:cstheme="minorHAnsi"/>
        </w:rPr>
        <w:fldChar w:fldCharType="begin"/>
      </w:r>
      <w:r w:rsidR="00E169B4" w:rsidRPr="00972C7F">
        <w:rPr>
          <w:rFonts w:eastAsiaTheme="minorEastAsia" w:cstheme="minorHAnsi"/>
          <w:lang w:val="en-GB"/>
        </w:rPr>
        <w:instrText xml:space="preserve"> ADDIN ZOTERO_ITEM CSL_CITATION {"citationID":"a11dbs2ec9u","properties":{"formattedCitation":"(Downs {\\i{}et al.} 2008; Englund {\\i{}et al.} 2011)","plainCitation":"(Downs et al. 2008; Englund et al. 2011)","noteIndex":0},"citationItems":[{"id":342,"uris":["http://zotero.org/users/6116610/items/P4FF6SQE"],"uri":["http://zotero.org/users/6116610/items/P4FF6SQE"],"itemData":{"id":342,"type":"article-journal","abstract":"1.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w:instrText>
      </w:r>
      <w:r w:rsidR="00E169B4">
        <w:rPr>
          <w:rFonts w:eastAsiaTheme="minorEastAsia" w:cstheme="minorHAnsi"/>
        </w:rPr>
        <w:instrText>"Scaling metabolic rate with body mass and inverse body temperature: A test of the Arrhenius fractal supply model","volume":"22","author":[{"family":"Downs","given":"C. J."},{"family":"Hayes","given":"J. P."},{"family":"Tracy","given":"C. R."}],"issued":{"date-parts":[["2008"]]}}},{"id":1539,"uris":["http://zotero.org/users/6116610/items/VX2UYM3J"],"uri":["http://zotero.org/users/6116610/items/VX2UYM3J"],"itemData":{"id":1539,"type":"article-journal","abstract":"Ecology letters (2011) 14: 914–921 Abstract The Arrhenius equation has emerged as the favoured model for describing the tempe</w:instrText>
      </w:r>
      <w:r w:rsidR="00E169B4" w:rsidRPr="008F2458">
        <w:rPr>
          <w:rFonts w:eastAsiaTheme="minorEastAsia" w:cstheme="minorHAnsi"/>
          <w:lang w:val="en-GB"/>
        </w:rPr>
        <w: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054CD2">
        <w:rPr>
          <w:rFonts w:eastAsiaTheme="minorEastAsia" w:cstheme="minorHAnsi"/>
        </w:rPr>
        <w:fldChar w:fldCharType="separate"/>
      </w:r>
      <w:r w:rsidR="009F48BC" w:rsidRPr="009F48BC">
        <w:rPr>
          <w:rFonts w:ascii="Times New Roman" w:cs="Times New Roman"/>
          <w:lang w:val="en-GB"/>
        </w:rPr>
        <w:t xml:space="preserve">(Downs </w:t>
      </w:r>
      <w:r w:rsidR="009F48BC" w:rsidRPr="009F48BC">
        <w:rPr>
          <w:rFonts w:ascii="Times New Roman" w:cs="Times New Roman"/>
          <w:i/>
          <w:iCs/>
          <w:lang w:val="en-GB"/>
        </w:rPr>
        <w:t>et al.</w:t>
      </w:r>
      <w:r w:rsidR="009F48BC" w:rsidRPr="009F48BC">
        <w:rPr>
          <w:rFonts w:ascii="Times New Roman" w:cs="Times New Roman"/>
          <w:lang w:val="en-GB"/>
        </w:rPr>
        <w:t xml:space="preserve"> 2008; Englund </w:t>
      </w:r>
      <w:r w:rsidR="009F48BC" w:rsidRPr="009F48BC">
        <w:rPr>
          <w:rFonts w:ascii="Times New Roman" w:cs="Times New Roman"/>
          <w:i/>
          <w:iCs/>
          <w:lang w:val="en-GB"/>
        </w:rPr>
        <w:t>et al.</w:t>
      </w:r>
      <w:r w:rsidR="009F48BC" w:rsidRPr="009F48BC">
        <w:rPr>
          <w:rFonts w:ascii="Times New Roman" w:cs="Times New Roman"/>
          <w:lang w:val="en-GB"/>
        </w:rPr>
        <w:t xml:space="preserve"> 2011)</w:t>
      </w:r>
      <w:r w:rsidR="00054CD2">
        <w:rPr>
          <w:rFonts w:eastAsiaTheme="minorEastAsia" w:cstheme="minorHAnsi"/>
        </w:rPr>
        <w:fldChar w:fldCharType="end"/>
      </w:r>
      <w:r w:rsidR="00520784" w:rsidRPr="008F2458">
        <w:rPr>
          <w:rFonts w:eastAsiaTheme="minorEastAsia" w:cstheme="minorHAnsi"/>
          <w:lang w:val="en-GB"/>
        </w:rPr>
        <w:t xml:space="preserve">. </w:t>
      </w:r>
      <w:r w:rsidR="00520784" w:rsidRPr="00972C7F">
        <w:rPr>
          <w:rFonts w:eastAsiaTheme="minorEastAsia" w:cstheme="minorHAnsi"/>
          <w:lang w:val="en-GB"/>
        </w:rPr>
        <w:t xml:space="preserve">A </w:t>
      </w:r>
      <w:r w:rsidR="00961C71" w:rsidRPr="00972C7F">
        <w:rPr>
          <w:rFonts w:eastAsiaTheme="minorEastAsia" w:cstheme="minorHAnsi"/>
          <w:lang w:val="en-GB"/>
        </w:rPr>
        <w:t>likely contributing factor</w:t>
      </w:r>
      <w:r w:rsidR="00581069" w:rsidRPr="00972C7F">
        <w:rPr>
          <w:rFonts w:eastAsiaTheme="minorEastAsia" w:cstheme="minorHAnsi"/>
          <w:lang w:val="en-GB"/>
        </w:rPr>
        <w:t xml:space="preserve"> is </w:t>
      </w:r>
      <w:r w:rsidR="00F935D8" w:rsidRPr="00972C7F">
        <w:rPr>
          <w:rFonts w:eastAsiaTheme="minorEastAsia" w:cstheme="minorHAnsi"/>
          <w:lang w:val="en-GB"/>
        </w:rPr>
        <w:t xml:space="preserve">our </w:t>
      </w:r>
      <w:r w:rsidR="00581069" w:rsidRPr="00972C7F">
        <w:rPr>
          <w:rFonts w:eastAsiaTheme="minorEastAsia" w:cstheme="minorHAnsi"/>
          <w:lang w:val="en-GB"/>
        </w:rPr>
        <w:t>use of hierarch</w:t>
      </w:r>
      <w:r w:rsidR="0091477E">
        <w:rPr>
          <w:rFonts w:eastAsiaTheme="minorEastAsia" w:cstheme="minorHAnsi"/>
          <w:lang w:val="en-GB"/>
        </w:rPr>
        <w:t>ic</w:t>
      </w:r>
      <w:r w:rsidR="00581069" w:rsidRPr="00972C7F">
        <w:rPr>
          <w:rFonts w:eastAsiaTheme="minorEastAsia" w:cstheme="minorHAnsi"/>
          <w:lang w:val="en-GB"/>
        </w:rPr>
        <w:t xml:space="preserve">al models </w:t>
      </w:r>
      <w:r w:rsidR="00DD4D2A" w:rsidRPr="00972C7F">
        <w:rPr>
          <w:rFonts w:eastAsiaTheme="minorEastAsia" w:cstheme="minorHAnsi"/>
          <w:lang w:val="en-GB"/>
        </w:rPr>
        <w:t xml:space="preserve">and partial pooling </w:t>
      </w:r>
      <w:r w:rsidR="0054414C" w:rsidRPr="00972C7F">
        <w:rPr>
          <w:rFonts w:eastAsiaTheme="minorEastAsia" w:cstheme="minorHAnsi"/>
          <w:lang w:val="en-GB"/>
        </w:rPr>
        <w:t>to estimate higher level (across species)</w:t>
      </w:r>
      <w:r w:rsidR="00793A1F" w:rsidRPr="00972C7F">
        <w:rPr>
          <w:rFonts w:eastAsiaTheme="minorEastAsia" w:cstheme="minorHAnsi"/>
          <w:lang w:val="en-GB"/>
        </w:rPr>
        <w:t xml:space="preserve"> scaling from species-data</w:t>
      </w:r>
      <w:r w:rsidR="00B01F8E">
        <w:rPr>
          <w:rFonts w:eastAsiaTheme="minorEastAsia" w:cstheme="minorHAnsi"/>
          <w:lang w:val="en-GB"/>
        </w:rPr>
        <w:t>.</w:t>
      </w:r>
      <w:r w:rsidR="005C26A1">
        <w:rPr>
          <w:rFonts w:eastAsiaTheme="minorEastAsia" w:cstheme="minorHAnsi"/>
          <w:lang w:val="en-GB"/>
        </w:rPr>
        <w:t xml:space="preserve"> N</w:t>
      </w:r>
      <w:r w:rsidR="001C16F7" w:rsidRPr="00972C7F">
        <w:rPr>
          <w:rFonts w:eastAsiaTheme="minorEastAsia" w:cstheme="minorHAnsi"/>
          <w:lang w:val="en-GB"/>
        </w:rPr>
        <w:t>o pooling</w:t>
      </w:r>
      <w:r w:rsidR="00BF09CD">
        <w:rPr>
          <w:rFonts w:eastAsiaTheme="minorEastAsia" w:cstheme="minorHAnsi"/>
          <w:lang w:val="en-GB"/>
        </w:rPr>
        <w:t xml:space="preserve">, </w:t>
      </w:r>
      <w:r w:rsidR="005C26A1">
        <w:rPr>
          <w:rFonts w:eastAsiaTheme="minorEastAsia" w:cstheme="minorHAnsi"/>
          <w:lang w:val="en-GB"/>
        </w:rPr>
        <w:t xml:space="preserve">by contrast is equivalent of </w:t>
      </w:r>
      <w:r w:rsidR="00753363">
        <w:rPr>
          <w:rFonts w:eastAsiaTheme="minorEastAsia" w:cstheme="minorHAnsi"/>
          <w:lang w:val="en-GB"/>
        </w:rPr>
        <w:t xml:space="preserve">fitting fixed species effect, which does not lead to </w:t>
      </w:r>
      <w:r w:rsidR="00BF09CD">
        <w:rPr>
          <w:rFonts w:eastAsiaTheme="minorEastAsia" w:cstheme="minorHAnsi"/>
          <w:lang w:val="en-GB"/>
        </w:rPr>
        <w:t>shrinkage towards the mean</w:t>
      </w:r>
      <w:r w:rsidR="00A01F49">
        <w:rPr>
          <w:rFonts w:eastAsiaTheme="minorEastAsia" w:cstheme="minorHAnsi"/>
          <w:lang w:val="en-GB"/>
        </w:rPr>
        <w:t xml:space="preserve"> which </w:t>
      </w:r>
      <w:r w:rsidR="00FD4998">
        <w:rPr>
          <w:rFonts w:eastAsiaTheme="minorEastAsia" w:cstheme="minorHAnsi"/>
          <w:lang w:val="en-GB"/>
        </w:rPr>
        <w:t>leads to larger variation</w:t>
      </w:r>
      <w:r w:rsidR="008E0090">
        <w:rPr>
          <w:rFonts w:eastAsiaTheme="minorEastAsia" w:cstheme="minorHAnsi"/>
          <w:lang w:val="en-GB"/>
        </w:rPr>
        <w:t xml:space="preserve"> in species predictions</w:t>
      </w:r>
      <w:r w:rsidR="003F0BE9">
        <w:rPr>
          <w:rFonts w:eastAsiaTheme="minorEastAsia" w:cstheme="minorHAnsi"/>
          <w:lang w:val="en-GB"/>
        </w:rPr>
        <w:t xml:space="preserve"> </w:t>
      </w:r>
      <w:r w:rsidR="003F0BE9">
        <w:rPr>
          <w:rFonts w:eastAsiaTheme="minorEastAsia" w:cstheme="minorHAnsi"/>
          <w:lang w:val="en-GB"/>
        </w:rPr>
        <w:fldChar w:fldCharType="begin"/>
      </w:r>
      <w:r w:rsidR="00AD3510">
        <w:rPr>
          <w:rFonts w:eastAsiaTheme="minorEastAsia" w:cstheme="minorHAnsi"/>
          <w:lang w:val="en-GB"/>
        </w:rPr>
        <w:instrText xml:space="preserve"> ADDIN ZOTERO_ITEM CSL_CITATION {"citationID":"a21qic490ej","properties":{"formattedCitation":"(Gelman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003F0BE9">
        <w:rPr>
          <w:rFonts w:eastAsiaTheme="minorEastAsia" w:cstheme="minorHAnsi"/>
          <w:lang w:val="en-GB"/>
        </w:rPr>
        <w:fldChar w:fldCharType="separate"/>
      </w:r>
      <w:r w:rsidR="00AD3510" w:rsidRPr="00AD3510">
        <w:rPr>
          <w:rFonts w:ascii="Times New Roman" w:cs="Times New Roman"/>
          <w:lang w:val="en-GB"/>
        </w:rPr>
        <w:t xml:space="preserve">(Gelman &amp; Hill 2007; Harrison </w:t>
      </w:r>
      <w:r w:rsidR="00AD3510" w:rsidRPr="00AD3510">
        <w:rPr>
          <w:rFonts w:ascii="Times New Roman" w:cs="Times New Roman"/>
          <w:i/>
          <w:iCs/>
          <w:lang w:val="en-GB"/>
        </w:rPr>
        <w:t>et al.</w:t>
      </w:r>
      <w:r w:rsidR="00AD3510" w:rsidRPr="00AD3510">
        <w:rPr>
          <w:rFonts w:ascii="Times New Roman" w:cs="Times New Roman"/>
          <w:lang w:val="en-GB"/>
        </w:rPr>
        <w:t xml:space="preserve"> 2018)</w:t>
      </w:r>
      <w:r w:rsidR="003F0BE9">
        <w:rPr>
          <w:rFonts w:eastAsiaTheme="minorEastAsia" w:cstheme="minorHAnsi"/>
          <w:lang w:val="en-GB"/>
        </w:rPr>
        <w:fldChar w:fldCharType="end"/>
      </w:r>
      <w:r w:rsidR="00793A1F" w:rsidRPr="00972C7F">
        <w:rPr>
          <w:rFonts w:eastAsiaTheme="minorEastAsia" w:cstheme="minorHAnsi"/>
          <w:lang w:val="en-GB"/>
        </w:rPr>
        <w:t>.</w:t>
      </w:r>
      <w:r w:rsidR="00581069" w:rsidRPr="00972C7F">
        <w:rPr>
          <w:rFonts w:eastAsiaTheme="minorEastAsia" w:cstheme="minorHAnsi"/>
          <w:lang w:val="en-GB"/>
        </w:rPr>
        <w:t xml:space="preserve"> </w:t>
      </w:r>
    </w:p>
    <w:p w14:paraId="355B5CC5" w14:textId="40677818" w:rsidR="00271B4D" w:rsidRPr="004559BC" w:rsidRDefault="005042B9" w:rsidP="00BA1217">
      <w:pPr>
        <w:spacing w:line="480" w:lineRule="auto"/>
        <w:ind w:firstLine="284"/>
        <w:contextualSpacing/>
        <w:jc w:val="both"/>
        <w:rPr>
          <w:rFonts w:cstheme="minorHAnsi"/>
          <w:lang w:val="en-GB"/>
        </w:rPr>
      </w:pPr>
      <w:r w:rsidRPr="00972C7F">
        <w:rPr>
          <w:rFonts w:eastAsiaTheme="minorEastAsia" w:cstheme="minorHAnsi"/>
          <w:lang w:val="en-GB"/>
        </w:rPr>
        <w:t>I</w:t>
      </w:r>
      <w:r w:rsidR="00C963D8" w:rsidRPr="00972C7F">
        <w:rPr>
          <w:rFonts w:eastAsiaTheme="minorEastAsia" w:cstheme="minorHAnsi"/>
          <w:lang w:val="en-GB"/>
        </w:rPr>
        <w:t xml:space="preserve">n contrast to </w:t>
      </w:r>
      <w:r w:rsidR="00BE2543" w:rsidRPr="004559BC">
        <w:rPr>
          <w:rFonts w:eastAsiaTheme="minorEastAsia" w:cstheme="minorHAnsi"/>
          <w:lang w:val="en-GB"/>
        </w:rPr>
        <w:t>the MTE</w:t>
      </w:r>
      <w:r w:rsidR="00C963D8" w:rsidRPr="00972C7F">
        <w:rPr>
          <w:rFonts w:eastAsiaTheme="minorEastAsia" w:cstheme="minorHAnsi"/>
          <w:lang w:val="en-GB"/>
        </w:rPr>
        <w:t xml:space="preserve">, </w:t>
      </w:r>
      <w:r w:rsidR="009E7694" w:rsidRPr="00972C7F">
        <w:rPr>
          <w:rFonts w:eastAsiaTheme="minorEastAsia" w:cstheme="minorHAnsi"/>
          <w:lang w:val="en-GB"/>
        </w:rPr>
        <w:t xml:space="preserve">we find </w:t>
      </w:r>
      <w:r w:rsidR="00C963D8" w:rsidRPr="00972C7F">
        <w:rPr>
          <w:rFonts w:cstheme="minorHAnsi"/>
          <w:lang w:val="en-GB"/>
        </w:rPr>
        <w:t xml:space="preserve">that body mass can affect the temperature </w:t>
      </w:r>
      <w:r w:rsidR="0028230D" w:rsidRPr="004559BC">
        <w:rPr>
          <w:rFonts w:cstheme="minorHAnsi"/>
          <w:lang w:val="en-GB"/>
        </w:rPr>
        <w:t>dependence</w:t>
      </w:r>
      <w:r w:rsidR="00C963D8" w:rsidRPr="00972C7F">
        <w:rPr>
          <w:rFonts w:cstheme="minorHAnsi"/>
          <w:lang w:val="en-GB"/>
        </w:rPr>
        <w:t xml:space="preserve"> </w:t>
      </w:r>
      <w:r w:rsidR="0091477E">
        <w:rPr>
          <w:rFonts w:cstheme="minorHAnsi"/>
          <w:lang w:val="en-GB"/>
        </w:rPr>
        <w:t xml:space="preserve">of </w:t>
      </w:r>
      <w:r w:rsidR="00C963D8" w:rsidRPr="00972C7F">
        <w:rPr>
          <w:rFonts w:cstheme="minorHAnsi"/>
          <w:lang w:val="en-GB"/>
        </w:rPr>
        <w:t>physiological rates</w:t>
      </w:r>
      <w:r w:rsidR="00210FA7" w:rsidRPr="00972C7F">
        <w:rPr>
          <w:rFonts w:cstheme="minorHAnsi"/>
          <w:lang w:val="en-GB"/>
        </w:rPr>
        <w:t>, which previously has been reported</w:t>
      </w:r>
      <w:r w:rsidR="00F935D8" w:rsidRPr="00972C7F">
        <w:rPr>
          <w:rFonts w:cstheme="minorHAnsi"/>
          <w:lang w:val="en-GB"/>
        </w:rPr>
        <w:t xml:space="preserve"> only</w:t>
      </w:r>
      <w:r w:rsidR="00210FA7" w:rsidRPr="00972C7F">
        <w:rPr>
          <w:rFonts w:cstheme="minorHAnsi"/>
          <w:lang w:val="en-GB"/>
        </w:rPr>
        <w:t xml:space="preserve"> for single species studies</w:t>
      </w:r>
      <w:r w:rsidR="00C963D8" w:rsidRPr="00972C7F">
        <w:rPr>
          <w:rFonts w:cstheme="minorHAnsi"/>
          <w:lang w:val="en-GB"/>
        </w:rPr>
        <w:t xml:space="preserve"> </w:t>
      </w:r>
      <w:r w:rsidR="00C963D8" w:rsidRPr="0002382F">
        <w:rPr>
          <w:rFonts w:cstheme="minorHAnsi"/>
        </w:rPr>
        <w:fldChar w:fldCharType="begin"/>
      </w:r>
      <w:r w:rsidR="00AD3510">
        <w:rPr>
          <w:rFonts w:cstheme="minorHAnsi"/>
          <w:lang w:val="en-GB"/>
        </w:rPr>
        <w:instrText xml:space="preserve"> ADDIN ZOTERO_ITEM CSL_CITATION {"citationID":"adbtiunthi","properties":{"formattedCitation":"(Beamish 1964; Xie &amp; Sun 1990; Ohlberger {\\i{}et al.} 2012; Lindmark {\\i{}et al.} 2018; Fossen {\\i{}et al.} 2019)","plainCitation":"(Beamish 1964; Xie &amp; Sun 1990; Ohlberger et al. 2012; Lindmark et al. 2018; Fossen et al. 2019)","noteIndex":0},"citationItems":[{"id":836,"uris":["http://zotero.org/users/6116610/items/6G8R8ILY"],"uri":["http://zotero.org/users/6116610/items/6G8R8ILY"],"itemData":{"id":836,"type":"article-journal","container-title":"Canadian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id":1555,"uris":["http://zotero.org/users/6116610/items/RGMVV8ME"],"uri":["http://zotero.org/users/6116610/items/RGMVV8ME"],"itemData":{"id":1555,"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F."},{"family":"Pélabon","given":"Christophe"},{"family":"Einum","given":"Sigurd"}],"accessed":{"date-parts":[["2019",12,9]]},"issued":{"date-parts":[["2019",4,1]]}}}],"schema":"https://github.com/citation-style-language/schema/raw/master/csl-citation.json"} </w:instrText>
      </w:r>
      <w:r w:rsidR="00C963D8" w:rsidRPr="0002382F">
        <w:rPr>
          <w:rFonts w:cstheme="minorHAnsi"/>
        </w:rPr>
        <w:fldChar w:fldCharType="separate"/>
      </w:r>
      <w:r w:rsidR="00AD3510" w:rsidRPr="00AD3510">
        <w:rPr>
          <w:rFonts w:ascii="Times New Roman" w:cs="Times New Roman"/>
          <w:lang w:val="en-GB"/>
        </w:rPr>
        <w:t xml:space="preserve">(Beamish 1964; Xie &amp; Sun 1990; Ohlberger </w:t>
      </w:r>
      <w:r w:rsidR="00AD3510" w:rsidRPr="00AD3510">
        <w:rPr>
          <w:rFonts w:ascii="Times New Roman" w:cs="Times New Roman"/>
          <w:i/>
          <w:iCs/>
          <w:lang w:val="en-GB"/>
        </w:rPr>
        <w:t>et al.</w:t>
      </w:r>
      <w:r w:rsidR="00AD3510" w:rsidRPr="00AD3510">
        <w:rPr>
          <w:rFonts w:ascii="Times New Roman" w:cs="Times New Roman"/>
          <w:lang w:val="en-GB"/>
        </w:rPr>
        <w:t xml:space="preserve"> 2012; Lindmark </w:t>
      </w:r>
      <w:r w:rsidR="00AD3510" w:rsidRPr="00AD3510">
        <w:rPr>
          <w:rFonts w:ascii="Times New Roman" w:cs="Times New Roman"/>
          <w:i/>
          <w:iCs/>
          <w:lang w:val="en-GB"/>
        </w:rPr>
        <w:t>et al.</w:t>
      </w:r>
      <w:r w:rsidR="00AD3510" w:rsidRPr="00AD3510">
        <w:rPr>
          <w:rFonts w:ascii="Times New Roman" w:cs="Times New Roman"/>
          <w:lang w:val="en-GB"/>
        </w:rPr>
        <w:t xml:space="preserve"> 2018; Fossen </w:t>
      </w:r>
      <w:r w:rsidR="00AD3510" w:rsidRPr="00AD3510">
        <w:rPr>
          <w:rFonts w:ascii="Times New Roman" w:cs="Times New Roman"/>
          <w:i/>
          <w:iCs/>
          <w:lang w:val="en-GB"/>
        </w:rPr>
        <w:t>et al.</w:t>
      </w:r>
      <w:r w:rsidR="00AD3510" w:rsidRPr="00AD3510">
        <w:rPr>
          <w:rFonts w:ascii="Times New Roman" w:cs="Times New Roman"/>
          <w:lang w:val="en-GB"/>
        </w:rPr>
        <w:t xml:space="preserve"> 2019)</w:t>
      </w:r>
      <w:r w:rsidR="00C963D8" w:rsidRPr="0002382F">
        <w:rPr>
          <w:rFonts w:cstheme="minorHAnsi"/>
        </w:rPr>
        <w:fldChar w:fldCharType="end"/>
      </w:r>
      <w:r w:rsidR="00C963D8" w:rsidRPr="002D70E2">
        <w:rPr>
          <w:rFonts w:cstheme="minorHAnsi"/>
          <w:lang w:val="en-GB"/>
        </w:rPr>
        <w:t xml:space="preserve"> and between species </w:t>
      </w:r>
      <w:r w:rsidR="00C963D8" w:rsidRPr="0002382F">
        <w:rPr>
          <w:rFonts w:cstheme="minorHAnsi"/>
        </w:rPr>
        <w:fldChar w:fldCharType="begin"/>
      </w:r>
      <w:r w:rsidR="00C963D8" w:rsidRPr="002D70E2">
        <w:rPr>
          <w:rFonts w:cstheme="minorHAnsi"/>
          <w:lang w:val="en-GB"/>
        </w:rPr>
        <w:instrText xml:space="preserve"> ADDIN ZOTERO_ITEM CSL_CITATION {"citationID":"a2grugecd0h","properties":{"formattedCitation":"(Killen {\\i{}et al.} 2010)","plainCitation":"(Killen et al. 2010)","noteIndex":0},"citationItems":[{"id":117,"uris":["http://zotero.org/users/6116610/items/P34W2PVG"],"uri":["http://zotero.org/users/6116610/items/P34W2PVG"],"itemData":{"id":117,"type":"article-journal","abstract":"Metabolic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w:instrText>
      </w:r>
      <w:r w:rsidR="00C963D8" w:rsidRPr="008F2458">
        <w:rPr>
          <w:rFonts w:cstheme="minorHAnsi"/>
          <w:lang w:val="en-GB"/>
        </w:rPr>
        <w:instrText xml:space="preserve">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C963D8" w:rsidRPr="0002382F">
        <w:rPr>
          <w:rFonts w:cstheme="minorHAnsi"/>
        </w:rPr>
        <w:fldChar w:fldCharType="separate"/>
      </w:r>
      <w:r w:rsidR="00C963D8" w:rsidRPr="0044238B">
        <w:rPr>
          <w:lang w:val="en-GB"/>
        </w:rPr>
        <w:t xml:space="preserve">(Killen </w:t>
      </w:r>
      <w:r w:rsidR="00C963D8" w:rsidRPr="0044238B">
        <w:rPr>
          <w:i/>
          <w:iCs/>
          <w:lang w:val="en-GB"/>
        </w:rPr>
        <w:t>et al.</w:t>
      </w:r>
      <w:r w:rsidR="00C963D8" w:rsidRPr="0044238B">
        <w:rPr>
          <w:lang w:val="en-GB"/>
        </w:rPr>
        <w:t xml:space="preserve"> 2010)</w:t>
      </w:r>
      <w:r w:rsidR="00C963D8" w:rsidRPr="0002382F">
        <w:rPr>
          <w:rFonts w:cstheme="minorHAnsi"/>
        </w:rPr>
        <w:fldChar w:fldCharType="end"/>
      </w:r>
      <w:r w:rsidR="00C963D8" w:rsidRPr="008F2458">
        <w:rPr>
          <w:rFonts w:cstheme="minorHAnsi"/>
          <w:lang w:val="en-GB"/>
        </w:rPr>
        <w:t>.</w:t>
      </w:r>
      <w:r w:rsidR="00E536CF" w:rsidRPr="008F2458">
        <w:rPr>
          <w:rFonts w:cstheme="minorHAnsi"/>
          <w:lang w:val="en-GB"/>
        </w:rPr>
        <w:t xml:space="preserve"> </w:t>
      </w:r>
      <w:r w:rsidR="00D82A9C" w:rsidRPr="004559BC">
        <w:rPr>
          <w:rFonts w:eastAsiaTheme="minorEastAsia" w:cstheme="minorHAnsi"/>
          <w:lang w:val="en-GB"/>
        </w:rPr>
        <w:t>This prediction is in line with the metabolic boundary-level hypothesis, which predicts a negative relationship between resting metabolic exponents and temperature</w:t>
      </w:r>
      <w:r w:rsidR="002431CC" w:rsidRPr="004559BC">
        <w:rPr>
          <w:rFonts w:eastAsiaTheme="minorEastAsia" w:cstheme="minorHAnsi"/>
          <w:lang w:val="en-GB"/>
        </w:rPr>
        <w:t xml:space="preserve"> </w:t>
      </w:r>
      <w:r w:rsidR="002431CC">
        <w:rPr>
          <w:rFonts w:eastAsiaTheme="minorEastAsia" w:cstheme="minorHAnsi"/>
        </w:rPr>
        <w:fldChar w:fldCharType="begin"/>
      </w:r>
      <w:r w:rsidR="00EB6461" w:rsidRPr="004559BC">
        <w:rPr>
          <w:rFonts w:eastAsiaTheme="minorEastAsia" w:cstheme="minorHAnsi"/>
          <w:lang w:val="en-GB"/>
        </w:rPr>
        <w:instrText xml:space="preserve"> ADDIN ZOTERO_ITEM CSL_CITATION {"citationID":"a1mhnrjkn1s","properties":{"formattedCitation":"(Glazier 2010)","plainCitation":"(Glazier 2010)","noteIndex":0},"citationItems":[{"id":532,"uris":["http://zotero.org/users/6116610/items/CKWKYIVD"],"uri":["http://zotero.org/users/6116610/items/CKWKYIVD"],"itemData":{"id":532,"type":"article-journal","abstract":"The scaling of metabolic rate with body mass has long been a controversial topic. Some workers have claimed that the slope of log-log metabolic scaling relationships typically obeys a universal 3/4-power law resulting from the geometry of resource-transport networks. Others have attempted to explain the broad diversity of metabolic scaling relationships. Although several potentially useful models have been proposed, at present none successfully predicts the entire range of scaling relationships seen among both physiological states and taxonomic groups of animals and plants. Here I argue that our understanding may be aided by three shifts in focus: from explaining average tendencies to explaining variation between extreme boundary limits, from explaining the slope and elevation (metabolic level) of scaling relationships separately to showing how and why they are interrelated, and from focusing primarily on internal factors (e.g. body design) to a more balanced consideration of both internal and external (ecological) factors. By incorporating all of these shifts in focus, the recently proposed metabolic-level boundaries hypothesis appears to provide a useful way of explaining both taxonomic and physiological variation in metabolic scaling relationships. This hypothesis correctly predicts that the scaling slope should vary mostly between 2/3 and 1 and that it should be related to metabolic (activity) level according to an approximately U-shaped function. It also implies that the scaling of other energy-dependent biological processes should be related to the metabolic level of the organisms being examined. Some data are presented that support this implication, but further research is needed.","container-title":"Biological Reviews of the Cambridge Philosophical Society","DOI":"10.1111/j.1469-185X.2009.00095.x","issue":"1","note":"PMID: 19895606","page":"111–138","title":"A unifying explanation for diverse metabolic scaling in animals and plants","volume":"85","author":[{"family":"Glazier","given":"D S"}],"issued":{"date-parts":[["2010"]]}}}],"schema":"https://github.com/citation-style-language/schema/raw/master/csl-citation.json"} </w:instrText>
      </w:r>
      <w:r w:rsidR="002431CC">
        <w:rPr>
          <w:rFonts w:eastAsiaTheme="minorEastAsia" w:cstheme="minorHAnsi"/>
        </w:rPr>
        <w:fldChar w:fldCharType="separate"/>
      </w:r>
      <w:r w:rsidR="00EB6461" w:rsidRPr="00EB6461">
        <w:rPr>
          <w:rFonts w:ascii="Times New Roman" w:cs="Times New Roman"/>
          <w:lang w:val="en-GB"/>
        </w:rPr>
        <w:t>(Glazier 2010)</w:t>
      </w:r>
      <w:r w:rsidR="002431CC">
        <w:rPr>
          <w:rFonts w:eastAsiaTheme="minorEastAsia" w:cstheme="minorHAnsi"/>
        </w:rPr>
        <w:fldChar w:fldCharType="end"/>
      </w:r>
      <w:r w:rsidR="00D82A9C" w:rsidRPr="004559BC">
        <w:rPr>
          <w:rFonts w:cstheme="minorHAnsi"/>
          <w:lang w:val="en-GB"/>
        </w:rPr>
        <w:t xml:space="preserve">. </w:t>
      </w:r>
      <w:r w:rsidR="00C124FD" w:rsidRPr="00972C7F">
        <w:rPr>
          <w:rFonts w:cstheme="minorHAnsi"/>
          <w:lang w:val="en-GB"/>
        </w:rPr>
        <w:t>T</w:t>
      </w:r>
      <w:r w:rsidR="00E536CF" w:rsidRPr="00972C7F">
        <w:rPr>
          <w:rFonts w:cstheme="minorHAnsi"/>
          <w:lang w:val="en-GB"/>
        </w:rPr>
        <w:t>his was</w:t>
      </w:r>
      <w:r w:rsidR="004E1DCC" w:rsidRPr="00972C7F">
        <w:rPr>
          <w:rFonts w:cstheme="minorHAnsi"/>
          <w:lang w:val="en-GB"/>
        </w:rPr>
        <w:t xml:space="preserve"> however</w:t>
      </w:r>
      <w:r w:rsidR="00E536CF" w:rsidRPr="00972C7F">
        <w:rPr>
          <w:rFonts w:cstheme="minorHAnsi"/>
          <w:lang w:val="en-GB"/>
        </w:rPr>
        <w:t xml:space="preserve"> not found in </w:t>
      </w:r>
      <w:r w:rsidR="000159F9" w:rsidRPr="00972C7F">
        <w:rPr>
          <w:rFonts w:cstheme="minorHAnsi"/>
          <w:lang w:val="en-GB"/>
        </w:rPr>
        <w:t xml:space="preserve">a recent study </w:t>
      </w:r>
      <w:r w:rsidR="00BE234B" w:rsidRPr="004559BC">
        <w:rPr>
          <w:rFonts w:cstheme="minorHAnsi"/>
          <w:lang w:val="en-GB"/>
        </w:rPr>
        <w:t xml:space="preserve">on the intraspecific mass-scaling exponent of </w:t>
      </w:r>
      <w:r w:rsidR="000159F9" w:rsidRPr="00972C7F">
        <w:rPr>
          <w:rFonts w:cstheme="minorHAnsi"/>
          <w:lang w:val="en-GB"/>
        </w:rPr>
        <w:t xml:space="preserve">metabolic rate in fishes </w:t>
      </w:r>
      <w:r w:rsidR="001A1F66">
        <w:rPr>
          <w:rFonts w:cstheme="minorHAnsi"/>
        </w:rPr>
        <w:fldChar w:fldCharType="begin"/>
      </w:r>
      <w:r w:rsidR="00AD5946" w:rsidRPr="00972C7F">
        <w:rPr>
          <w:rFonts w:cstheme="minorHAnsi"/>
          <w:lang w:val="en-GB"/>
        </w:rPr>
        <w:instrText xml:space="preserve"> ADDIN ZOTERO_ITEM CSL_CITATION {"citationID":"an7t7dd82v","properties":{"formattedCitation":"(Jerde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AD5946">
        <w:rPr>
          <w:rFonts w:cstheme="minorHAnsi"/>
        </w:rPr>
        <w:instrText>ﬁ</w:instrText>
      </w:r>
      <w:r w:rsidR="00AD5946" w:rsidRPr="00972C7F">
        <w:rPr>
          <w:rFonts w:cstheme="minorHAnsi"/>
          <w:lang w:val="en-GB"/>
        </w:rPr>
        <w:instrText xml:space="preserve">sh as our study taxa, we curated 25 studies with measurements of standard metabolic rate, temperature, and mass, with 55 independent trials and across 16 </w:instrText>
      </w:r>
      <w:r w:rsidR="00AD5946">
        <w:rPr>
          <w:rFonts w:cstheme="minorHAnsi"/>
        </w:rPr>
        <w:instrText>ﬁ</w:instrText>
      </w:r>
      <w:r w:rsidR="00AD5946" w:rsidRPr="00972C7F">
        <w:rPr>
          <w:rFonts w:cstheme="minorHAnsi"/>
          <w:lang w:val="en-GB"/>
        </w:rPr>
        <w:instrText xml:space="preserve">sh species and confronted this data with </w:instrText>
      </w:r>
      <w:r w:rsidR="00AD5946">
        <w:rPr>
          <w:rFonts w:cstheme="minorHAnsi"/>
        </w:rPr>
        <w:instrText>ﬂ</w:instrText>
      </w:r>
      <w:r w:rsidR="00AD5946" w:rsidRPr="00972C7F">
        <w:rPr>
          <w:rFonts w:cstheme="minorHAnsi"/>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AD5946">
        <w:rPr>
          <w:rFonts w:cstheme="minorHAnsi"/>
        </w:rPr>
        <w:instrText>ﬁ</w:instrText>
      </w:r>
      <w:r w:rsidR="00AD5946" w:rsidRPr="00972C7F">
        <w:rPr>
          <w:rFonts w:cstheme="minorHAnsi"/>
          <w:lang w:val="en-GB"/>
        </w:rPr>
        <w:instrText>cient of 0.89 with a SIC interval spanning 0.82 to 0.99, implying that mechanistically derived coef</w:instrText>
      </w:r>
      <w:r w:rsidR="00AD5946">
        <w:rPr>
          <w:rFonts w:cstheme="minorHAnsi"/>
        </w:rPr>
        <w:instrText>ﬁ</w:instrText>
      </w:r>
      <w:r w:rsidR="00AD5946" w:rsidRPr="00972C7F">
        <w:rPr>
          <w:rFonts w:cstheme="minorHAnsi"/>
          <w:lang w:val="en-GB"/>
        </w:rPr>
        <w:instrText>cients of 0.67, 0.75, and 1, a</w:instrText>
      </w:r>
      <w:r w:rsidR="00AD5946" w:rsidRPr="002D70E2">
        <w:rPr>
          <w:rFonts w:cstheme="minorHAnsi"/>
          <w:lang w:val="en-GB"/>
        </w:rPr>
        <w:instrText>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AD5946">
        <w:rPr>
          <w:rFonts w:cstheme="minorHAnsi"/>
        </w:rPr>
        <w:instrText>ﬁ</w:instrText>
      </w:r>
      <w:r w:rsidR="00AD5946" w:rsidRPr="002D70E2">
        <w:rPr>
          <w:rFonts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1A1F66">
        <w:rPr>
          <w:rFonts w:cstheme="minorHAnsi"/>
        </w:rPr>
        <w:fldChar w:fldCharType="separate"/>
      </w:r>
      <w:r w:rsidR="00AD5946" w:rsidRPr="00AD5946">
        <w:rPr>
          <w:lang w:val="en-GB"/>
        </w:rPr>
        <w:t xml:space="preserve">(Jerde </w:t>
      </w:r>
      <w:r w:rsidR="00AD5946" w:rsidRPr="00AD5946">
        <w:rPr>
          <w:i/>
          <w:iCs/>
          <w:lang w:val="en-GB"/>
        </w:rPr>
        <w:t>et al.</w:t>
      </w:r>
      <w:r w:rsidR="00AD5946" w:rsidRPr="00AD5946">
        <w:rPr>
          <w:lang w:val="en-GB"/>
        </w:rPr>
        <w:t xml:space="preserve"> 2019)</w:t>
      </w:r>
      <w:r w:rsidR="001A1F66">
        <w:rPr>
          <w:rFonts w:cstheme="minorHAnsi"/>
        </w:rPr>
        <w:fldChar w:fldCharType="end"/>
      </w:r>
      <w:r w:rsidR="00290980" w:rsidRPr="002D70E2">
        <w:rPr>
          <w:rFonts w:cstheme="minorHAnsi"/>
          <w:lang w:val="en-GB"/>
        </w:rPr>
        <w:t xml:space="preserve">, </w:t>
      </w:r>
      <w:r w:rsidR="00E412B7" w:rsidRPr="004559BC">
        <w:rPr>
          <w:rFonts w:cstheme="minorHAnsi"/>
          <w:lang w:val="en-GB"/>
        </w:rPr>
        <w:t>which could be due to</w:t>
      </w:r>
      <w:r w:rsidR="00B80D6C" w:rsidRPr="004559BC">
        <w:rPr>
          <w:rFonts w:cstheme="minorHAnsi"/>
          <w:lang w:val="en-GB"/>
        </w:rPr>
        <w:t xml:space="preserve"> different data collection protocols</w:t>
      </w:r>
      <w:r w:rsidR="00F91439" w:rsidRPr="004559BC">
        <w:rPr>
          <w:rFonts w:cstheme="minorHAnsi"/>
          <w:lang w:val="en-GB"/>
        </w:rPr>
        <w:t>, where</w:t>
      </w:r>
      <w:r w:rsidR="002B6C08" w:rsidRPr="004559BC">
        <w:rPr>
          <w:rFonts w:cstheme="minorHAnsi"/>
          <w:lang w:val="en-GB"/>
        </w:rPr>
        <w:t xml:space="preserve"> we </w:t>
      </w:r>
      <w:r w:rsidR="00841BB5" w:rsidRPr="004559BC">
        <w:rPr>
          <w:rFonts w:cstheme="minorHAnsi"/>
          <w:lang w:val="en-GB"/>
        </w:rPr>
        <w:t xml:space="preserve">specifically </w:t>
      </w:r>
      <w:r w:rsidR="00683DCB" w:rsidRPr="004559BC">
        <w:rPr>
          <w:rFonts w:cstheme="minorHAnsi"/>
          <w:lang w:val="en-GB"/>
        </w:rPr>
        <w:t xml:space="preserve">used </w:t>
      </w:r>
      <w:r w:rsidR="00841BB5" w:rsidRPr="004559BC">
        <w:rPr>
          <w:rFonts w:cstheme="minorHAnsi"/>
          <w:lang w:val="en-GB"/>
        </w:rPr>
        <w:t>studies with temperature replicates within species</w:t>
      </w:r>
      <w:r w:rsidR="00DC5FA0" w:rsidRPr="002D70E2">
        <w:rPr>
          <w:rFonts w:cstheme="minorHAnsi"/>
          <w:lang w:val="en-GB"/>
        </w:rPr>
        <w:t xml:space="preserve">. </w:t>
      </w:r>
      <w:r w:rsidR="000A2E77" w:rsidRPr="00972C7F">
        <w:rPr>
          <w:rFonts w:cstheme="minorHAnsi"/>
          <w:lang w:val="en-GB"/>
        </w:rPr>
        <w:t xml:space="preserve">The </w:t>
      </w:r>
      <w:r w:rsidR="001A1F66" w:rsidRPr="00972C7F">
        <w:rPr>
          <w:rFonts w:cstheme="minorHAnsi"/>
          <w:lang w:val="en-GB"/>
        </w:rPr>
        <w:t>effect size</w:t>
      </w:r>
      <w:r w:rsidR="00CD4A95" w:rsidRPr="00972C7F">
        <w:rPr>
          <w:rFonts w:cstheme="minorHAnsi"/>
          <w:lang w:val="en-GB"/>
        </w:rPr>
        <w:t xml:space="preserve"> </w:t>
      </w:r>
      <w:r w:rsidR="00797E7C" w:rsidRPr="00972C7F">
        <w:rPr>
          <w:rFonts w:cstheme="minorHAnsi"/>
          <w:lang w:val="en-GB"/>
        </w:rPr>
        <w:t>of the interaction is</w:t>
      </w:r>
      <w:r w:rsidR="00086A4F" w:rsidRPr="00972C7F">
        <w:rPr>
          <w:rFonts w:cstheme="minorHAnsi"/>
          <w:lang w:val="en-GB"/>
        </w:rPr>
        <w:t>, however,</w:t>
      </w:r>
      <w:r w:rsidR="00797E7C" w:rsidRPr="00972C7F">
        <w:rPr>
          <w:rFonts w:cstheme="minorHAnsi"/>
          <w:lang w:val="en-GB"/>
        </w:rPr>
        <w:t xml:space="preserve"> </w:t>
      </w:r>
      <w:r w:rsidR="004B6F78" w:rsidRPr="00972C7F">
        <w:rPr>
          <w:rFonts w:cstheme="minorHAnsi"/>
          <w:lang w:val="en-GB"/>
        </w:rPr>
        <w:t>relatively small</w:t>
      </w:r>
      <w:r w:rsidR="00086A4F" w:rsidRPr="00972C7F">
        <w:rPr>
          <w:rFonts w:cstheme="minorHAnsi"/>
          <w:lang w:val="en-GB"/>
        </w:rPr>
        <w:t xml:space="preserve">. </w:t>
      </w:r>
      <w:r w:rsidR="00867709" w:rsidRPr="004559BC">
        <w:rPr>
          <w:rFonts w:cstheme="minorHAnsi"/>
          <w:lang w:val="en-GB"/>
        </w:rPr>
        <w:t xml:space="preserve">We do not find strong evidence </w:t>
      </w:r>
      <w:r w:rsidR="00A156DB" w:rsidRPr="004559BC">
        <w:rPr>
          <w:rFonts w:cstheme="minorHAnsi"/>
          <w:lang w:val="en-GB"/>
        </w:rPr>
        <w:t>for average effects of temperature-size interactions in growth or consumption, although it has been reported</w:t>
      </w:r>
      <w:r w:rsidR="0091477E" w:rsidRPr="004559BC">
        <w:rPr>
          <w:rFonts w:cstheme="minorHAnsi"/>
          <w:lang w:val="en-GB"/>
        </w:rPr>
        <w:t xml:space="preserve"> for some species</w:t>
      </w:r>
      <w:r w:rsidR="00A156DB" w:rsidRPr="004559BC">
        <w:rPr>
          <w:rFonts w:cstheme="minorHAnsi"/>
          <w:lang w:val="en-GB"/>
        </w:rPr>
        <w:t xml:space="preserve"> </w:t>
      </w:r>
      <w:r w:rsidR="00A156DB" w:rsidRPr="00A156DB">
        <w:rPr>
          <w:rFonts w:cstheme="minorHAnsi"/>
        </w:rPr>
        <w:fldChar w:fldCharType="begin"/>
      </w:r>
      <w:r w:rsidR="001F613A" w:rsidRPr="004559BC">
        <w:rPr>
          <w:rFonts w:cstheme="minorHAnsi"/>
          <w:lang w:val="en-GB"/>
        </w:rPr>
        <w:instrText xml:space="preserve"> ADDIN ZOTERO_ITEM CSL_CITATION {"citationID":"a496bnol5c","properties":{"formattedCitation":"(Garc\\uc0\\u237{}a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1F613A">
        <w:rPr>
          <w:rFonts w:cstheme="minorHAnsi"/>
        </w:rPr>
        <w:instrText>ﬁ</w:instrText>
      </w:r>
      <w:r w:rsidR="001F613A" w:rsidRPr="004559BC">
        <w:rPr>
          <w:rFonts w:cstheme="minorHAnsi"/>
          <w:lang w:val="en-GB"/>
        </w:rPr>
        <w:instrText>tting the data to the equation Ln Y = Ln a ? b Ln W ? cT ? dT2 ? eT Ln W. Both SGR and SFR, and therefore feed ef</w:instrText>
      </w:r>
      <w:r w:rsidR="001F613A">
        <w:rPr>
          <w:rFonts w:cstheme="minorHAnsi"/>
        </w:rPr>
        <w:instrText>ﬁ</w:instrText>
      </w:r>
      <w:r w:rsidR="001F613A" w:rsidRPr="004559BC">
        <w:rPr>
          <w:rFonts w:cstheme="minorHAnsi"/>
          <w:lang w:val="en-GB"/>
        </w:rPr>
        <w:instrText>ciency (FE = SGR/SFR), were signi</w:instrText>
      </w:r>
      <w:r w:rsidR="001F613A">
        <w:rPr>
          <w:rFonts w:cstheme="minorHAnsi"/>
        </w:rPr>
        <w:instrText>ﬁ</w:instrText>
      </w:r>
      <w:r w:rsidR="001F613A" w:rsidRPr="004559BC">
        <w:rPr>
          <w:rFonts w:cstheme="minorHAnsi"/>
          <w:lang w:val="en-GB"/>
        </w:rPr>
        <w:instrText>cantly in</w:instrText>
      </w:r>
      <w:r w:rsidR="001F613A">
        <w:rPr>
          <w:rFonts w:cstheme="minorHAnsi"/>
        </w:rPr>
        <w:instrText>ﬂ</w:instrText>
      </w:r>
      <w:r w:rsidR="001F613A" w:rsidRPr="004559BC">
        <w:rPr>
          <w:rFonts w:cstheme="minorHAnsi"/>
          <w:lang w:val="en-GB"/>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A156DB" w:rsidRPr="00A156DB">
        <w:rPr>
          <w:rFonts w:cstheme="minorHAnsi"/>
        </w:rPr>
        <w:fldChar w:fldCharType="separate"/>
      </w:r>
      <w:r w:rsidR="001F613A" w:rsidRPr="001F613A">
        <w:rPr>
          <w:rFonts w:ascii="Times New Roman" w:cs="Times New Roman"/>
          <w:lang w:val="en-GB"/>
        </w:rPr>
        <w:t xml:space="preserve">(García García </w:t>
      </w:r>
      <w:r w:rsidR="001F613A" w:rsidRPr="001F613A">
        <w:rPr>
          <w:rFonts w:ascii="Times New Roman" w:cs="Times New Roman"/>
          <w:i/>
          <w:iCs/>
          <w:lang w:val="en-GB"/>
        </w:rPr>
        <w:t>et al.</w:t>
      </w:r>
      <w:r w:rsidR="001F613A" w:rsidRPr="001F613A">
        <w:rPr>
          <w:rFonts w:ascii="Times New Roman" w:cs="Times New Roman"/>
          <w:lang w:val="en-GB"/>
        </w:rPr>
        <w:t xml:space="preserve"> 2011)</w:t>
      </w:r>
      <w:r w:rsidR="00A156DB" w:rsidRPr="00A156DB">
        <w:rPr>
          <w:rFonts w:cstheme="minorHAnsi"/>
        </w:rPr>
        <w:fldChar w:fldCharType="end"/>
      </w:r>
      <w:r w:rsidR="00A156DB" w:rsidRPr="004559BC">
        <w:rPr>
          <w:rFonts w:cstheme="minorHAnsi"/>
          <w:lang w:val="en-GB"/>
        </w:rPr>
        <w:t>. A possible explanation is that we strictly exclude temperature</w:t>
      </w:r>
      <w:r w:rsidR="0091477E" w:rsidRPr="004559BC">
        <w:rPr>
          <w:rFonts w:cstheme="minorHAnsi"/>
          <w:lang w:val="en-GB"/>
        </w:rPr>
        <w:t>s</w:t>
      </w:r>
      <w:r w:rsidR="00A156DB" w:rsidRPr="004559BC">
        <w:rPr>
          <w:rFonts w:cstheme="minorHAnsi"/>
          <w:lang w:val="en-GB"/>
        </w:rPr>
        <w:t xml:space="preserve"> beyond optimum for the log-linear model, and inclusion of these could lead to significant negative interactions if optimum occurs at lower temperature for large fish. </w:t>
      </w:r>
      <w:r w:rsidR="00086A4F" w:rsidRPr="00972C7F">
        <w:rPr>
          <w:rFonts w:cstheme="minorHAnsi"/>
          <w:lang w:val="en-GB"/>
        </w:rPr>
        <w:t>T</w:t>
      </w:r>
      <w:r w:rsidR="008B33B8" w:rsidRPr="00972C7F">
        <w:rPr>
          <w:rFonts w:cstheme="minorHAnsi"/>
          <w:lang w:val="en-GB"/>
        </w:rPr>
        <w:t xml:space="preserve">he ecological </w:t>
      </w:r>
      <w:r w:rsidR="000034B6" w:rsidRPr="00972C7F">
        <w:rPr>
          <w:rFonts w:cstheme="minorHAnsi"/>
          <w:lang w:val="en-GB"/>
        </w:rPr>
        <w:t>implications</w:t>
      </w:r>
      <w:r w:rsidR="00A156DB" w:rsidRPr="004559BC">
        <w:rPr>
          <w:rFonts w:cstheme="minorHAnsi"/>
          <w:lang w:val="en-GB"/>
        </w:rPr>
        <w:t xml:space="preserve"> of temperature-size interactions at sub-optimum temperatures</w:t>
      </w:r>
      <w:r w:rsidR="000034B6" w:rsidRPr="00972C7F">
        <w:rPr>
          <w:rFonts w:cstheme="minorHAnsi"/>
          <w:lang w:val="en-GB"/>
        </w:rPr>
        <w:t xml:space="preserve"> could therefore be</w:t>
      </w:r>
      <w:r w:rsidR="00086A4F" w:rsidRPr="00972C7F">
        <w:rPr>
          <w:rFonts w:cstheme="minorHAnsi"/>
          <w:lang w:val="en-GB"/>
        </w:rPr>
        <w:t xml:space="preserve"> small</w:t>
      </w:r>
      <w:r w:rsidR="001E16CD" w:rsidRPr="004559BC">
        <w:rPr>
          <w:rFonts w:cstheme="minorHAnsi"/>
          <w:lang w:val="en-GB"/>
        </w:rPr>
        <w:t>,</w:t>
      </w:r>
      <w:r w:rsidR="0092705F" w:rsidRPr="00972C7F">
        <w:rPr>
          <w:rFonts w:cstheme="minorHAnsi"/>
          <w:lang w:val="en-GB"/>
        </w:rPr>
        <w:t xml:space="preserve"> although large</w:t>
      </w:r>
      <w:r w:rsidR="00223801" w:rsidRPr="00972C7F">
        <w:rPr>
          <w:rFonts w:cstheme="minorHAnsi"/>
          <w:lang w:val="en-GB"/>
        </w:rPr>
        <w:t>r</w:t>
      </w:r>
      <w:r w:rsidR="0092705F" w:rsidRPr="00972C7F">
        <w:rPr>
          <w:rFonts w:cstheme="minorHAnsi"/>
          <w:lang w:val="en-GB"/>
        </w:rPr>
        <w:t xml:space="preserve"> estimates have been reported </w:t>
      </w:r>
      <w:r w:rsidR="00223801" w:rsidRPr="00972C7F">
        <w:rPr>
          <w:rFonts w:cstheme="minorHAnsi"/>
          <w:lang w:val="en-GB"/>
        </w:rPr>
        <w:t>in single species studies</w:t>
      </w:r>
      <w:r w:rsidR="0026519A" w:rsidRPr="004559BC">
        <w:rPr>
          <w:rFonts w:cstheme="minorHAnsi"/>
          <w:lang w:val="en-GB"/>
        </w:rPr>
        <w:t xml:space="preserve"> </w:t>
      </w:r>
      <w:r w:rsidR="00E62591">
        <w:rPr>
          <w:rFonts w:cstheme="minorHAnsi"/>
        </w:rPr>
        <w:fldChar w:fldCharType="begin"/>
      </w:r>
      <w:r w:rsidR="00592C85" w:rsidRPr="004559BC">
        <w:rPr>
          <w:rFonts w:cstheme="minorHAnsi"/>
          <w:lang w:val="en-GB"/>
        </w:rPr>
        <w:instrText xml:space="preserve"> ADDIN ZOTERO_ITEM CSL_CITATION {"citationID":"arv93v73gn","properties":{"formattedCitation":"(Ohlberger {\\i{}et al.} 2012)","plainCitation":"(Ohlberger et al. 2012)","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schema":"https://github.com/citation-style-language/schema/raw/master/csl-citation.json"} </w:instrText>
      </w:r>
      <w:r w:rsidR="00E62591">
        <w:rPr>
          <w:rFonts w:cstheme="minorHAnsi"/>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w:t>
      </w:r>
      <w:r w:rsidR="00E62591">
        <w:rPr>
          <w:rFonts w:cstheme="minorHAnsi"/>
        </w:rPr>
        <w:fldChar w:fldCharType="end"/>
      </w:r>
      <w:r w:rsidR="004A2454" w:rsidRPr="004559BC">
        <w:rPr>
          <w:rFonts w:cstheme="minorHAnsi"/>
          <w:lang w:val="en-GB"/>
        </w:rPr>
        <w:t xml:space="preserve">. It could also be that the overall effect is masked by variation between species, as studies have found both positive and negative interaction </w:t>
      </w:r>
      <w:r w:rsidR="0091477E" w:rsidRPr="004559BC">
        <w:rPr>
          <w:rFonts w:cstheme="minorHAnsi"/>
          <w:lang w:val="en-GB"/>
        </w:rPr>
        <w:t xml:space="preserve">between mass and temperature </w:t>
      </w:r>
      <w:r w:rsidR="00074353">
        <w:rPr>
          <w:rFonts w:cstheme="minorHAnsi"/>
        </w:rPr>
        <w:fldChar w:fldCharType="begin"/>
      </w:r>
      <w:r w:rsidR="00592C85" w:rsidRPr="00972C7F">
        <w:rPr>
          <w:rFonts w:cstheme="minorHAnsi"/>
          <w:lang w:val="en-GB"/>
        </w:rPr>
        <w:instrText xml:space="preserve"> ADDIN ZOTERO_ITEM CSL_CITATION {"citationID":"a1g5nfhirff","properties":{"formattedCitation":"(Ohlberger {\\i{}et al.} 2012; Messmer {\\i{}et al.} 2016; Lindmark {\\i{}et al.} 2018)","plainCitation":"(Ohlberger et al. 2012; Messmer et al. 2016; Lindmark et al. 2018)","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474,"uris":["http://zotero.org/users/6116610/items/LQHNTDPR"],"uri":["http://zotero.org/users/6116610/items/LQHNTDPR"],"itemData":{"id":474,"type":"article-journal","container-title":"Global Change Biology","issue":"6","page":"2230–2240","title":"Global warming may disproportionately affect larger adults in a predatory coral reef fish","volume":"23","author":[{"family":"Messmer","given":"Vanessa"},{"family":"Pratchett","given"</w:instrText>
      </w:r>
      <w:r w:rsidR="00592C85">
        <w:rPr>
          <w:rFonts w:cstheme="minorHAnsi"/>
        </w:rPr>
        <w:instrText>:"Morgan S"},{"family":"Hoey","given":"Andrew S"},{"family":"Tobin","given":"Andrew J"},{"family":"Coker","given":"Darren J"},{"family":"Cooke","given":"Steven J"},{"family":"Clark","given":"Timothy D"}],"issued":{"date-parts":[["2016"]]}}},{"id":797,"uris":["http://zotero.org/users/6116610/items/JADSVJDA"],"uri":["http://zotero.org/users/6116610/items/JADSVJDA"],"itemData":{"id":797,"type":"article-journal","abstract":"Current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w:instrText>
      </w:r>
      <w:r w:rsidR="00592C85" w:rsidRPr="008F2458">
        <w:rPr>
          <w:rFonts w:cstheme="minorHAnsi"/>
          <w:lang w:val="en-GB"/>
        </w:rPr>
        <w:instrText xml:space="preserv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074353">
        <w:rPr>
          <w:rFonts w:cstheme="minorHAnsi"/>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 </w:t>
      </w:r>
      <w:r w:rsidR="00592C85" w:rsidRPr="00592C85">
        <w:rPr>
          <w:rFonts w:ascii="Times New Roman" w:cs="Times New Roman"/>
          <w:lang w:val="en-GB"/>
        </w:rPr>
        <w:lastRenderedPageBreak/>
        <w:t xml:space="preserve">Messmer </w:t>
      </w:r>
      <w:r w:rsidR="00592C85" w:rsidRPr="00592C85">
        <w:rPr>
          <w:rFonts w:ascii="Times New Roman" w:cs="Times New Roman"/>
          <w:i/>
          <w:iCs/>
          <w:lang w:val="en-GB"/>
        </w:rPr>
        <w:t>et al.</w:t>
      </w:r>
      <w:r w:rsidR="00592C85" w:rsidRPr="00592C85">
        <w:rPr>
          <w:rFonts w:ascii="Times New Roman" w:cs="Times New Roman"/>
          <w:lang w:val="en-GB"/>
        </w:rPr>
        <w:t xml:space="preserve"> 2016; Lindmark </w:t>
      </w:r>
      <w:r w:rsidR="00592C85" w:rsidRPr="00592C85">
        <w:rPr>
          <w:rFonts w:ascii="Times New Roman" w:cs="Times New Roman"/>
          <w:i/>
          <w:iCs/>
          <w:lang w:val="en-GB"/>
        </w:rPr>
        <w:t>et al.</w:t>
      </w:r>
      <w:r w:rsidR="00592C85" w:rsidRPr="00592C85">
        <w:rPr>
          <w:rFonts w:ascii="Times New Roman" w:cs="Times New Roman"/>
          <w:lang w:val="en-GB"/>
        </w:rPr>
        <w:t xml:space="preserve"> 2018)</w:t>
      </w:r>
      <w:r w:rsidR="00074353">
        <w:rPr>
          <w:rFonts w:cstheme="minorHAnsi"/>
        </w:rPr>
        <w:fldChar w:fldCharType="end"/>
      </w:r>
      <w:r w:rsidR="0092705F" w:rsidRPr="008F2458">
        <w:rPr>
          <w:rFonts w:cstheme="minorHAnsi"/>
          <w:lang w:val="en-GB"/>
        </w:rPr>
        <w:t xml:space="preserve">. </w:t>
      </w:r>
      <w:r w:rsidR="00FC7747" w:rsidRPr="004559BC">
        <w:rPr>
          <w:rFonts w:cstheme="minorHAnsi"/>
          <w:lang w:val="en-GB"/>
        </w:rPr>
        <w:t>Given the between species</w:t>
      </w:r>
      <w:r w:rsidR="004D1D80" w:rsidRPr="004559BC">
        <w:rPr>
          <w:rFonts w:cstheme="minorHAnsi"/>
          <w:lang w:val="en-GB"/>
        </w:rPr>
        <w:t xml:space="preserve"> </w:t>
      </w:r>
      <w:r w:rsidR="00FC7747" w:rsidRPr="004559BC">
        <w:rPr>
          <w:rFonts w:cstheme="minorHAnsi"/>
          <w:lang w:val="en-GB"/>
        </w:rPr>
        <w:t>variation</w:t>
      </w:r>
      <w:r w:rsidR="003645E1" w:rsidRPr="004559BC">
        <w:rPr>
          <w:rFonts w:cstheme="minorHAnsi"/>
          <w:lang w:val="en-GB"/>
        </w:rPr>
        <w:t>, o</w:t>
      </w:r>
      <w:r w:rsidR="00AC1705" w:rsidRPr="004559BC">
        <w:rPr>
          <w:rFonts w:cstheme="minorHAnsi"/>
          <w:lang w:val="en-GB"/>
        </w:rPr>
        <w:t xml:space="preserve">ne approach forward could be </w:t>
      </w:r>
      <w:r w:rsidR="004C2735" w:rsidRPr="004559BC">
        <w:rPr>
          <w:rFonts w:cstheme="minorHAnsi"/>
          <w:lang w:val="en-GB"/>
        </w:rPr>
        <w:t xml:space="preserve">to </w:t>
      </w:r>
      <w:r w:rsidR="00041873" w:rsidRPr="004559BC">
        <w:rPr>
          <w:rFonts w:cstheme="minorHAnsi"/>
          <w:lang w:val="en-GB"/>
        </w:rPr>
        <w:t xml:space="preserve">control for taxonomic </w:t>
      </w:r>
      <w:r w:rsidR="007B601E" w:rsidRPr="004559BC">
        <w:rPr>
          <w:rFonts w:cstheme="minorHAnsi"/>
          <w:lang w:val="en-GB"/>
        </w:rPr>
        <w:t>structure at multiple levels</w:t>
      </w:r>
      <w:r w:rsidR="0091477E" w:rsidRPr="004559BC">
        <w:rPr>
          <w:rFonts w:cstheme="minorHAnsi"/>
          <w:lang w:val="en-GB"/>
        </w:rPr>
        <w:t xml:space="preserve"> when assessing intra-specific mass- and temperature-scaling of these rates</w:t>
      </w:r>
      <w:r w:rsidR="00D4043D" w:rsidRPr="004559BC">
        <w:rPr>
          <w:rFonts w:cstheme="minorHAnsi"/>
          <w:lang w:val="en-GB"/>
        </w:rPr>
        <w:t>.</w:t>
      </w:r>
    </w:p>
    <w:p w14:paraId="3B9EF19E" w14:textId="2646FD4E" w:rsidR="00D866A9" w:rsidRPr="00972C7F" w:rsidRDefault="009C6A68" w:rsidP="00D866A9">
      <w:pPr>
        <w:spacing w:line="480" w:lineRule="auto"/>
        <w:ind w:firstLine="284"/>
        <w:contextualSpacing/>
        <w:jc w:val="both"/>
        <w:rPr>
          <w:rFonts w:cstheme="minorHAnsi"/>
          <w:lang w:val="en-GB"/>
        </w:rPr>
      </w:pPr>
      <w:r w:rsidRPr="00972C7F">
        <w:rPr>
          <w:lang w:val="en-GB"/>
        </w:rPr>
        <w:t xml:space="preserve">Because we evaluated the joint effect of body mass and temperature on rates of body growth, metabolism and consumption, the number of studies included in our analysis constitutes a small fraction of the available </w:t>
      </w:r>
      <w:r w:rsidR="0091477E">
        <w:rPr>
          <w:lang w:val="en-GB"/>
        </w:rPr>
        <w:t xml:space="preserve">experimental </w:t>
      </w:r>
      <w:r w:rsidRPr="00972C7F">
        <w:rPr>
          <w:lang w:val="en-GB"/>
        </w:rPr>
        <w:t>data</w:t>
      </w:r>
      <w:r w:rsidR="0091477E">
        <w:rPr>
          <w:lang w:val="en-GB"/>
        </w:rPr>
        <w:t>, which mostly consists of</w:t>
      </w:r>
      <w:r w:rsidRPr="00972C7F">
        <w:rPr>
          <w:lang w:val="en-GB"/>
        </w:rPr>
        <w:t xml:space="preserve"> experiments testing only a single temperature or body size (Appendix S1).</w:t>
      </w:r>
      <w:r w:rsidR="00DB3199" w:rsidRPr="004559BC">
        <w:rPr>
          <w:lang w:val="en-GB"/>
        </w:rPr>
        <w:t xml:space="preserve"> </w:t>
      </w:r>
      <w:r w:rsidR="00086A4F" w:rsidRPr="00972C7F">
        <w:rPr>
          <w:rFonts w:cstheme="minorHAnsi"/>
          <w:lang w:val="en-GB"/>
        </w:rPr>
        <w:t xml:space="preserve">It also resulted in </w:t>
      </w:r>
      <w:r w:rsidR="00BB3896" w:rsidRPr="00972C7F">
        <w:rPr>
          <w:rFonts w:cstheme="minorHAnsi"/>
          <w:lang w:val="en-GB"/>
        </w:rPr>
        <w:t xml:space="preserve">that the </w:t>
      </w:r>
      <w:r w:rsidR="008E387B" w:rsidRPr="00972C7F">
        <w:rPr>
          <w:rFonts w:cstheme="minorHAnsi"/>
          <w:lang w:val="en-GB"/>
        </w:rPr>
        <w:t>size replicates within each temperature treatment</w:t>
      </w:r>
      <w:r w:rsidR="0091477E">
        <w:rPr>
          <w:rFonts w:cstheme="minorHAnsi"/>
          <w:lang w:val="en-GB"/>
        </w:rPr>
        <w:t>,</w:t>
      </w:r>
      <w:r w:rsidR="008E387B" w:rsidRPr="00972C7F">
        <w:rPr>
          <w:rFonts w:cstheme="minorHAnsi"/>
          <w:lang w:val="en-GB"/>
        </w:rPr>
        <w:t xml:space="preserve"> or vice versa</w:t>
      </w:r>
      <w:r w:rsidR="0091477E">
        <w:rPr>
          <w:rFonts w:cstheme="minorHAnsi"/>
          <w:lang w:val="en-GB"/>
        </w:rPr>
        <w:t>,</w:t>
      </w:r>
      <w:r w:rsidR="008E387B" w:rsidRPr="00972C7F">
        <w:rPr>
          <w:rFonts w:cstheme="minorHAnsi"/>
          <w:lang w:val="en-GB"/>
        </w:rPr>
        <w:t xml:space="preserve"> are relatively small</w:t>
      </w:r>
      <w:r w:rsidR="00301987" w:rsidRPr="00972C7F">
        <w:rPr>
          <w:rFonts w:cstheme="minorHAnsi"/>
          <w:lang w:val="en-GB"/>
        </w:rPr>
        <w:t>.</w:t>
      </w:r>
      <w:r w:rsidR="008D6EAF" w:rsidRPr="00972C7F">
        <w:rPr>
          <w:rFonts w:cstheme="minorHAnsi"/>
          <w:lang w:val="en-GB"/>
        </w:rPr>
        <w:t xml:space="preserve"> </w:t>
      </w:r>
      <w:commentRangeStart w:id="86"/>
      <w:r w:rsidR="00A1793C" w:rsidRPr="00972C7F">
        <w:rPr>
          <w:rFonts w:cstheme="minorHAnsi"/>
          <w:lang w:val="en-GB"/>
        </w:rPr>
        <w:t>The relatively small amount of data is especially evident for the consumption experiments, which show larger variation both within and between species</w:t>
      </w:r>
      <w:r w:rsidR="00C46C9C" w:rsidRPr="004559BC">
        <w:rPr>
          <w:rFonts w:cstheme="minorHAnsi"/>
          <w:lang w:val="en-GB"/>
        </w:rPr>
        <w:t>, compared to metabolism</w:t>
      </w:r>
      <w:r w:rsidR="00A1793C" w:rsidRPr="00972C7F">
        <w:rPr>
          <w:rFonts w:cstheme="minorHAnsi"/>
          <w:lang w:val="en-GB"/>
        </w:rPr>
        <w:t xml:space="preserve">. This is likely due to the more manual estimations in feeding experiments (e.g. weighing added food and subtracting uneaten food) compared to </w:t>
      </w:r>
      <w:r w:rsidR="00086A4F" w:rsidRPr="00972C7F">
        <w:rPr>
          <w:rFonts w:cstheme="minorHAnsi"/>
          <w:lang w:val="en-GB"/>
        </w:rPr>
        <w:t xml:space="preserve">oxygen depletion rates (metabolism) measured in </w:t>
      </w:r>
      <w:r w:rsidR="00A1793C" w:rsidRPr="00972C7F">
        <w:rPr>
          <w:rFonts w:cstheme="minorHAnsi"/>
          <w:lang w:val="en-GB"/>
        </w:rPr>
        <w:t>respirometry</w:t>
      </w:r>
      <w:r w:rsidR="00086A4F" w:rsidRPr="00972C7F">
        <w:rPr>
          <w:rFonts w:cstheme="minorHAnsi"/>
          <w:lang w:val="en-GB"/>
        </w:rPr>
        <w:t>,</w:t>
      </w:r>
      <w:r w:rsidR="00A1793C" w:rsidRPr="00972C7F">
        <w:rPr>
          <w:rFonts w:cstheme="minorHAnsi"/>
          <w:lang w:val="en-GB"/>
        </w:rPr>
        <w:t xml:space="preserve"> or growth trials.</w:t>
      </w:r>
      <w:r w:rsidR="003D6C6B" w:rsidRPr="004559BC">
        <w:rPr>
          <w:rFonts w:cstheme="minorHAnsi"/>
          <w:lang w:val="en-GB"/>
        </w:rPr>
        <w:t xml:space="preserve"> Therefore, the data collated here contains uncertainty from many sources, including differences in experimental protocols.</w:t>
      </w:r>
      <w:r w:rsidR="009D1B6E" w:rsidRPr="004559BC">
        <w:rPr>
          <w:rFonts w:cstheme="minorHAnsi"/>
          <w:lang w:val="en-GB"/>
        </w:rPr>
        <w:t xml:space="preserve"> </w:t>
      </w:r>
      <w:r w:rsidR="005A608A" w:rsidRPr="004559BC">
        <w:rPr>
          <w:rFonts w:cstheme="minorHAnsi"/>
          <w:lang w:val="en-GB"/>
        </w:rPr>
        <w:t>O</w:t>
      </w:r>
      <w:r w:rsidR="009D1B6E" w:rsidRPr="004559BC">
        <w:rPr>
          <w:rFonts w:cstheme="minorHAnsi"/>
          <w:lang w:val="en-GB"/>
        </w:rPr>
        <w:t xml:space="preserve">ur selection criteria </w:t>
      </w:r>
      <w:r w:rsidR="00B10FA5" w:rsidRPr="004559BC">
        <w:rPr>
          <w:rFonts w:cstheme="minorHAnsi"/>
          <w:lang w:val="en-GB"/>
        </w:rPr>
        <w:t>lead to using a small fraction of all available data</w:t>
      </w:r>
      <w:r w:rsidR="005A608A" w:rsidRPr="004559BC">
        <w:rPr>
          <w:rFonts w:cstheme="minorHAnsi"/>
          <w:lang w:val="en-GB"/>
        </w:rPr>
        <w:t xml:space="preserve"> being used</w:t>
      </w:r>
      <w:r w:rsidR="00B10FA5" w:rsidRPr="004559BC">
        <w:rPr>
          <w:rFonts w:cstheme="minorHAnsi"/>
          <w:lang w:val="en-GB"/>
        </w:rPr>
        <w:t>, which limits the hierarchical model structures we can consider</w:t>
      </w:r>
      <w:r w:rsidR="00170958" w:rsidRPr="004559BC">
        <w:rPr>
          <w:rFonts w:cstheme="minorHAnsi"/>
          <w:lang w:val="en-GB"/>
        </w:rPr>
        <w:t xml:space="preserve">. </w:t>
      </w:r>
      <w:r w:rsidR="00734BCD" w:rsidRPr="00972C7F">
        <w:rPr>
          <w:rFonts w:cstheme="minorHAnsi"/>
          <w:lang w:val="en-GB"/>
        </w:rPr>
        <w:t xml:space="preserve">However, as it is important to jointly estimate the effects of mass- and temperature when scaling coefficients differ from general predictions </w:t>
      </w:r>
      <w:r w:rsidR="00734BCD">
        <w:rPr>
          <w:rFonts w:cstheme="minorHAnsi"/>
        </w:rPr>
        <w:fldChar w:fldCharType="begin"/>
      </w:r>
      <w:r w:rsidR="00734BCD" w:rsidRPr="00972C7F">
        <w:rPr>
          <w:rFonts w:cstheme="minorHAnsi"/>
          <w:lang w:val="en-GB"/>
        </w:rPr>
        <w:instrText xml:space="preserve"> ADDIN ZOTERO_ITEM CSL_CITATION {"citationID":"a1tqv4dcmh3","properties":{"formattedCitation":"(Downs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w:instrText>
      </w:r>
      <w:r w:rsidR="00734BCD" w:rsidRPr="004559BC">
        <w:rPr>
          <w:rFonts w:cstheme="minorHAnsi"/>
          <w:lang w:val="en-GB"/>
        </w:rPr>
        <w:instrText>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734BCD" w:rsidRPr="002D70E2">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734BCD">
        <w:rPr>
          <w:rFonts w:cstheme="minorHAnsi"/>
        </w:rPr>
        <w:fldChar w:fldCharType="separate"/>
      </w:r>
      <w:r w:rsidR="00734BCD" w:rsidRPr="007A1F1C">
        <w:rPr>
          <w:lang w:val="en-GB"/>
        </w:rPr>
        <w:t xml:space="preserve">(Downs </w:t>
      </w:r>
      <w:r w:rsidR="00734BCD" w:rsidRPr="007A1F1C">
        <w:rPr>
          <w:i/>
          <w:iCs/>
          <w:lang w:val="en-GB"/>
        </w:rPr>
        <w:t>et al.</w:t>
      </w:r>
      <w:r w:rsidR="00734BCD" w:rsidRPr="007A1F1C">
        <w:rPr>
          <w:lang w:val="en-GB"/>
        </w:rPr>
        <w:t xml:space="preserve"> 2008)</w:t>
      </w:r>
      <w:r w:rsidR="00734BCD">
        <w:rPr>
          <w:rFonts w:cstheme="minorHAnsi"/>
        </w:rPr>
        <w:fldChar w:fldCharType="end"/>
      </w:r>
      <w:r w:rsidR="00734BCD" w:rsidRPr="002D70E2">
        <w:rPr>
          <w:rFonts w:cstheme="minorHAnsi"/>
          <w:lang w:val="en-GB"/>
        </w:rPr>
        <w:t xml:space="preserve">, we argue that </w:t>
      </w:r>
      <w:r w:rsidR="00B10FA5" w:rsidRPr="004559BC">
        <w:rPr>
          <w:rFonts w:cstheme="minorHAnsi"/>
          <w:lang w:val="en-GB"/>
        </w:rPr>
        <w:t>our approach also has merit</w:t>
      </w:r>
      <w:commentRangeEnd w:id="86"/>
      <w:r w:rsidR="00682627">
        <w:rPr>
          <w:rStyle w:val="CommentReference"/>
        </w:rPr>
        <w:commentReference w:id="86"/>
      </w:r>
      <w:r w:rsidR="0091477E" w:rsidRPr="004559BC">
        <w:rPr>
          <w:rFonts w:cstheme="minorHAnsi"/>
          <w:lang w:val="en-GB"/>
        </w:rPr>
        <w:t>, because</w:t>
      </w:r>
      <w:r w:rsidR="00CD663E" w:rsidRPr="004559BC">
        <w:rPr>
          <w:rFonts w:cstheme="minorHAnsi"/>
          <w:lang w:val="en-GB"/>
        </w:rPr>
        <w:t xml:space="preserve"> </w:t>
      </w:r>
      <w:r w:rsidR="004406DF" w:rsidRPr="00972C7F">
        <w:rPr>
          <w:rFonts w:cstheme="minorHAnsi"/>
          <w:lang w:val="en-GB"/>
        </w:rPr>
        <w:t>hierarchical</w:t>
      </w:r>
      <w:r w:rsidR="00D866A9" w:rsidRPr="00972C7F">
        <w:rPr>
          <w:rFonts w:cstheme="minorHAnsi"/>
          <w:lang w:val="en-GB"/>
        </w:rPr>
        <w:t xml:space="preserve"> models </w:t>
      </w:r>
      <w:r w:rsidR="00DB1BC5" w:rsidRPr="004559BC">
        <w:rPr>
          <w:rFonts w:cstheme="minorHAnsi"/>
          <w:lang w:val="en-GB"/>
        </w:rPr>
        <w:t xml:space="preserve">(e.g. in a Bayesian framework with </w:t>
      </w:r>
      <w:r w:rsidR="00D866A9" w:rsidRPr="00972C7F">
        <w:rPr>
          <w:rFonts w:cstheme="minorHAnsi"/>
          <w:lang w:val="en-GB"/>
        </w:rPr>
        <w:t>literature-informed priors</w:t>
      </w:r>
      <w:r w:rsidR="00DB1BC5" w:rsidRPr="004559BC">
        <w:rPr>
          <w:rFonts w:cstheme="minorHAnsi"/>
          <w:lang w:val="en-GB"/>
        </w:rPr>
        <w:t>)</w:t>
      </w:r>
      <w:r w:rsidR="0091477E" w:rsidRPr="004559BC">
        <w:rPr>
          <w:rFonts w:cstheme="minorHAnsi"/>
          <w:lang w:val="en-GB"/>
        </w:rPr>
        <w:t xml:space="preserve"> </w:t>
      </w:r>
      <w:r w:rsidR="00682627" w:rsidRPr="004559BC">
        <w:rPr>
          <w:rFonts w:cstheme="minorHAnsi"/>
          <w:lang w:val="en-GB"/>
        </w:rPr>
        <w:t xml:space="preserve">can </w:t>
      </w:r>
      <w:r w:rsidR="0091477E" w:rsidRPr="004559BC">
        <w:rPr>
          <w:rFonts w:cstheme="minorHAnsi"/>
          <w:lang w:val="en-GB"/>
        </w:rPr>
        <w:t xml:space="preserve">overcome difficulties with small data sets. </w:t>
      </w:r>
    </w:p>
    <w:p w14:paraId="4907015A" w14:textId="5EA83069" w:rsidR="009F1BB9" w:rsidRDefault="00136C96"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Understanding the scaling of </w:t>
      </w:r>
      <w:r w:rsidR="002576CA" w:rsidRPr="00972C7F">
        <w:rPr>
          <w:rFonts w:eastAsiaTheme="minorEastAsia" w:cstheme="minorHAnsi"/>
          <w:lang w:val="en-GB"/>
        </w:rPr>
        <w:t xml:space="preserve">rates such as growth, metabolism and consumption is fundamental </w:t>
      </w:r>
      <w:r w:rsidR="00F30284" w:rsidRPr="00972C7F">
        <w:rPr>
          <w:rFonts w:eastAsiaTheme="minorEastAsia" w:cstheme="minorHAnsi"/>
          <w:lang w:val="en-GB"/>
        </w:rPr>
        <w:t xml:space="preserve">for </w:t>
      </w:r>
      <w:r w:rsidR="00E0457A" w:rsidRPr="00972C7F">
        <w:rPr>
          <w:rFonts w:eastAsiaTheme="minorEastAsia" w:cstheme="minorHAnsi"/>
          <w:lang w:val="en-GB"/>
        </w:rPr>
        <w:t xml:space="preserve">linking individual processes to population and food web dynamics. </w:t>
      </w:r>
      <w:r w:rsidR="00BC03A8" w:rsidRPr="00972C7F">
        <w:rPr>
          <w:rFonts w:eastAsiaTheme="minorEastAsia" w:cstheme="minorHAnsi"/>
          <w:lang w:val="en-GB"/>
        </w:rPr>
        <w:t xml:space="preserve">We argue that </w:t>
      </w:r>
      <w:r w:rsidR="00DA641E" w:rsidRPr="00972C7F">
        <w:rPr>
          <w:rFonts w:eastAsiaTheme="minorEastAsia" w:cstheme="minorHAnsi"/>
          <w:lang w:val="en-GB"/>
        </w:rPr>
        <w:t xml:space="preserve">one contributing factor to </w:t>
      </w:r>
      <w:r w:rsidR="00FD7198" w:rsidRPr="00972C7F">
        <w:rPr>
          <w:rFonts w:eastAsiaTheme="minorEastAsia" w:cstheme="minorHAnsi"/>
          <w:lang w:val="en-GB"/>
        </w:rPr>
        <w:t xml:space="preserve">the </w:t>
      </w:r>
      <w:r w:rsidR="003F679C">
        <w:rPr>
          <w:rFonts w:eastAsiaTheme="minorEastAsia" w:cstheme="minorHAnsi"/>
          <w:lang w:val="en-GB"/>
        </w:rPr>
        <w:t>discrepancy</w:t>
      </w:r>
      <w:r w:rsidR="00C444CD" w:rsidRPr="00972C7F">
        <w:rPr>
          <w:rFonts w:eastAsiaTheme="minorEastAsia" w:cstheme="minorHAnsi"/>
          <w:lang w:val="en-GB"/>
        </w:rPr>
        <w:t xml:space="preserve"> between mechanistic models</w:t>
      </w:r>
      <w:r w:rsidR="005F037A" w:rsidRPr="00972C7F">
        <w:rPr>
          <w:rFonts w:eastAsiaTheme="minorEastAsia" w:cstheme="minorHAnsi"/>
          <w:lang w:val="en-GB"/>
        </w:rPr>
        <w:t xml:space="preserve">, </w:t>
      </w:r>
      <w:r w:rsidR="006C6301" w:rsidRPr="004559BC">
        <w:rPr>
          <w:rFonts w:eastAsiaTheme="minorEastAsia" w:cstheme="minorHAnsi"/>
          <w:lang w:val="en-GB"/>
        </w:rPr>
        <w:t xml:space="preserve">general </w:t>
      </w:r>
      <w:r w:rsidR="005F037A" w:rsidRPr="00972C7F">
        <w:rPr>
          <w:rFonts w:eastAsiaTheme="minorEastAsia" w:cstheme="minorHAnsi"/>
          <w:lang w:val="en-GB"/>
        </w:rPr>
        <w:t>scaling theory</w:t>
      </w:r>
      <w:r w:rsidR="00493DE4">
        <w:rPr>
          <w:rFonts w:eastAsiaTheme="minorEastAsia" w:cstheme="minorHAnsi"/>
          <w:lang w:val="en-GB"/>
        </w:rPr>
        <w:t>,</w:t>
      </w:r>
      <w:r w:rsidR="005F037A" w:rsidRPr="00972C7F">
        <w:rPr>
          <w:rFonts w:eastAsiaTheme="minorEastAsia" w:cstheme="minorHAnsi"/>
          <w:lang w:val="en-GB"/>
        </w:rPr>
        <w:t xml:space="preserve"> </w:t>
      </w:r>
      <w:r w:rsidR="009F1BB9" w:rsidRPr="00972C7F">
        <w:rPr>
          <w:rFonts w:eastAsiaTheme="minorEastAsia" w:cstheme="minorHAnsi"/>
          <w:lang w:val="en-GB"/>
        </w:rPr>
        <w:t xml:space="preserve">and </w:t>
      </w:r>
      <w:r w:rsidR="006C6301" w:rsidRPr="004559BC">
        <w:rPr>
          <w:rFonts w:eastAsiaTheme="minorEastAsia" w:cstheme="minorHAnsi"/>
          <w:lang w:val="en-GB"/>
        </w:rPr>
        <w:t>data</w:t>
      </w:r>
      <w:r w:rsidR="00EF191B" w:rsidRPr="00972C7F">
        <w:rPr>
          <w:rFonts w:eastAsiaTheme="minorEastAsia" w:cstheme="minorHAnsi"/>
          <w:lang w:val="en-GB"/>
        </w:rPr>
        <w:t xml:space="preserve"> is </w:t>
      </w:r>
      <w:r w:rsidR="00493DE4">
        <w:rPr>
          <w:rFonts w:eastAsiaTheme="minorEastAsia" w:cstheme="minorHAnsi"/>
          <w:lang w:val="en-GB"/>
        </w:rPr>
        <w:t>the</w:t>
      </w:r>
      <w:r w:rsidR="00EF191B" w:rsidRPr="00972C7F">
        <w:rPr>
          <w:rFonts w:eastAsiaTheme="minorEastAsia" w:cstheme="minorHAnsi"/>
          <w:lang w:val="en-GB"/>
        </w:rPr>
        <w:t xml:space="preserve"> </w:t>
      </w:r>
      <w:r w:rsidR="00F853A2" w:rsidRPr="00972C7F">
        <w:rPr>
          <w:rFonts w:eastAsiaTheme="minorEastAsia" w:cstheme="minorHAnsi"/>
          <w:lang w:val="en-GB"/>
        </w:rPr>
        <w:t xml:space="preserve">lack of </w:t>
      </w:r>
      <w:r w:rsidR="00FD32A8">
        <w:rPr>
          <w:rFonts w:eastAsiaTheme="minorEastAsia" w:cstheme="minorHAnsi"/>
          <w:lang w:val="en-GB"/>
        </w:rPr>
        <w:t xml:space="preserve">data </w:t>
      </w:r>
      <w:r w:rsidR="00F853A2" w:rsidRPr="00972C7F">
        <w:rPr>
          <w:rFonts w:eastAsiaTheme="minorEastAsia" w:cstheme="minorHAnsi"/>
          <w:lang w:val="en-GB"/>
        </w:rPr>
        <w:t>synthesis at the intraspecific level</w:t>
      </w:r>
      <w:r w:rsidR="003407E9" w:rsidRPr="00972C7F">
        <w:rPr>
          <w:rFonts w:eastAsiaTheme="minorEastAsia" w:cstheme="minorHAnsi"/>
          <w:lang w:val="en-GB"/>
        </w:rPr>
        <w:t>. S</w:t>
      </w:r>
      <w:r w:rsidR="009F1BB9" w:rsidRPr="00972C7F">
        <w:rPr>
          <w:rFonts w:eastAsiaTheme="minorEastAsia" w:cstheme="minorHAnsi"/>
          <w:lang w:val="en-GB"/>
        </w:rPr>
        <w:t>ystematic data-analysis</w:t>
      </w:r>
      <w:r w:rsidR="00154997" w:rsidRPr="00972C7F">
        <w:rPr>
          <w:rFonts w:eastAsiaTheme="minorEastAsia" w:cstheme="minorHAnsi"/>
          <w:lang w:val="en-GB"/>
        </w:rPr>
        <w:t xml:space="preserve"> of </w:t>
      </w:r>
      <w:r w:rsidR="003E72D6" w:rsidRPr="00972C7F">
        <w:rPr>
          <w:rFonts w:eastAsiaTheme="minorEastAsia" w:cstheme="minorHAnsi"/>
          <w:lang w:val="en-GB"/>
        </w:rPr>
        <w:t xml:space="preserve">existing </w:t>
      </w:r>
      <w:r w:rsidR="003C3E72" w:rsidRPr="00972C7F">
        <w:rPr>
          <w:rFonts w:eastAsiaTheme="minorEastAsia" w:cstheme="minorHAnsi"/>
          <w:lang w:val="en-GB"/>
        </w:rPr>
        <w:t xml:space="preserve">experimental data </w:t>
      </w:r>
      <w:r w:rsidR="004B209B" w:rsidRPr="00972C7F">
        <w:rPr>
          <w:rFonts w:eastAsiaTheme="minorEastAsia" w:cstheme="minorHAnsi"/>
          <w:lang w:val="en-GB"/>
        </w:rPr>
        <w:t xml:space="preserve">combined with </w:t>
      </w:r>
      <w:r w:rsidR="00E62DE7" w:rsidRPr="00972C7F">
        <w:rPr>
          <w:rFonts w:eastAsiaTheme="minorEastAsia" w:cstheme="minorHAnsi"/>
          <w:lang w:val="en-GB"/>
        </w:rPr>
        <w:t xml:space="preserve">models </w:t>
      </w:r>
      <w:r w:rsidR="003E72D6" w:rsidRPr="00972C7F">
        <w:rPr>
          <w:rFonts w:eastAsiaTheme="minorEastAsia" w:cstheme="minorHAnsi"/>
          <w:lang w:val="en-GB"/>
        </w:rPr>
        <w:t xml:space="preserve">that </w:t>
      </w:r>
      <w:r w:rsidR="00E62DE7" w:rsidRPr="00972C7F">
        <w:rPr>
          <w:rFonts w:eastAsiaTheme="minorEastAsia" w:cstheme="minorHAnsi"/>
          <w:lang w:val="en-GB"/>
        </w:rPr>
        <w:t xml:space="preserve">account for uncertainty at </w:t>
      </w:r>
      <w:r w:rsidR="003678B0" w:rsidRPr="004559BC">
        <w:rPr>
          <w:rFonts w:eastAsiaTheme="minorEastAsia" w:cstheme="minorHAnsi"/>
          <w:lang w:val="en-GB"/>
        </w:rPr>
        <w:t xml:space="preserve">the </w:t>
      </w:r>
      <w:r w:rsidR="00E62DE7" w:rsidRPr="00972C7F">
        <w:rPr>
          <w:rFonts w:eastAsiaTheme="minorEastAsia" w:cstheme="minorHAnsi"/>
          <w:lang w:val="en-GB"/>
        </w:rPr>
        <w:t>specie</w:t>
      </w:r>
      <w:r w:rsidR="003678B0" w:rsidRPr="004559BC">
        <w:rPr>
          <w:rFonts w:eastAsiaTheme="minorEastAsia" w:cstheme="minorHAnsi"/>
          <w:lang w:val="en-GB"/>
        </w:rPr>
        <w:t>s-</w:t>
      </w:r>
      <w:r w:rsidR="003678B0" w:rsidRPr="004559BC">
        <w:rPr>
          <w:rFonts w:eastAsiaTheme="minorEastAsia" w:cstheme="minorHAnsi"/>
          <w:lang w:val="en-GB"/>
        </w:rPr>
        <w:lastRenderedPageBreak/>
        <w:t xml:space="preserve">level </w:t>
      </w:r>
      <w:r w:rsidR="00695F8A" w:rsidRPr="00972C7F">
        <w:rPr>
          <w:rFonts w:eastAsiaTheme="minorEastAsia" w:cstheme="minorHAnsi"/>
          <w:lang w:val="en-GB"/>
        </w:rPr>
        <w:t xml:space="preserve">constitutes </w:t>
      </w:r>
      <w:r w:rsidR="00E854B4" w:rsidRPr="00972C7F">
        <w:rPr>
          <w:rFonts w:eastAsiaTheme="minorEastAsia" w:cstheme="minorHAnsi"/>
          <w:lang w:val="en-GB"/>
        </w:rPr>
        <w:t xml:space="preserve">an approach that </w:t>
      </w:r>
      <w:r w:rsidR="009F1BB9" w:rsidRPr="00972C7F">
        <w:rPr>
          <w:rFonts w:eastAsiaTheme="minorEastAsia" w:cstheme="minorHAnsi"/>
          <w:lang w:val="en-GB"/>
        </w:rPr>
        <w:t xml:space="preserve">can guide process-based predictions of climate change </w:t>
      </w:r>
      <w:r w:rsidR="00493DE4">
        <w:rPr>
          <w:rFonts w:eastAsiaTheme="minorEastAsia" w:cstheme="minorHAnsi"/>
          <w:lang w:val="en-GB"/>
        </w:rPr>
        <w:t>effects,</w:t>
      </w:r>
      <w:r w:rsidR="00493DE4" w:rsidRPr="00972C7F">
        <w:rPr>
          <w:rFonts w:eastAsiaTheme="minorEastAsia" w:cstheme="minorHAnsi"/>
          <w:lang w:val="en-GB"/>
        </w:rPr>
        <w:t xml:space="preserve"> </w:t>
      </w:r>
      <w:r w:rsidR="006C6301" w:rsidRPr="004559BC">
        <w:rPr>
          <w:rFonts w:eastAsiaTheme="minorEastAsia" w:cstheme="minorHAnsi"/>
          <w:lang w:val="en-GB"/>
        </w:rPr>
        <w:t>from</w:t>
      </w:r>
      <w:r w:rsidR="009F1BB9" w:rsidRPr="00972C7F">
        <w:rPr>
          <w:rFonts w:eastAsiaTheme="minorEastAsia" w:cstheme="minorHAnsi"/>
          <w:lang w:val="en-GB"/>
        </w:rPr>
        <w:t xml:space="preserve"> </w:t>
      </w:r>
      <w:r w:rsidR="00931996" w:rsidRPr="00972C7F">
        <w:rPr>
          <w:rFonts w:eastAsiaTheme="minorEastAsia" w:cstheme="minorHAnsi"/>
          <w:lang w:val="en-GB"/>
        </w:rPr>
        <w:t>individual</w:t>
      </w:r>
      <w:r w:rsidR="00EB0AE4" w:rsidRPr="00972C7F">
        <w:rPr>
          <w:rFonts w:eastAsiaTheme="minorEastAsia" w:cstheme="minorHAnsi"/>
          <w:lang w:val="en-GB"/>
        </w:rPr>
        <w:t xml:space="preserve">s </w:t>
      </w:r>
      <w:r w:rsidR="00493DE4">
        <w:rPr>
          <w:rFonts w:eastAsiaTheme="minorEastAsia" w:cstheme="minorHAnsi"/>
          <w:lang w:val="en-GB"/>
        </w:rPr>
        <w:t>to</w:t>
      </w:r>
      <w:r w:rsidR="00493DE4" w:rsidRPr="00972C7F">
        <w:rPr>
          <w:rFonts w:eastAsiaTheme="minorEastAsia" w:cstheme="minorHAnsi"/>
          <w:lang w:val="en-GB"/>
        </w:rPr>
        <w:t xml:space="preserve"> </w:t>
      </w:r>
      <w:r w:rsidR="00EB0AE4" w:rsidRPr="00972C7F">
        <w:rPr>
          <w:rFonts w:eastAsiaTheme="minorEastAsia" w:cstheme="minorHAnsi"/>
          <w:lang w:val="en-GB"/>
        </w:rPr>
        <w:t>food webs.</w:t>
      </w:r>
    </w:p>
    <w:p w14:paraId="1DDA8A1C" w14:textId="77777777" w:rsidR="007D3468" w:rsidRPr="00972C7F" w:rsidRDefault="007D3468" w:rsidP="002E3379">
      <w:pPr>
        <w:spacing w:line="480" w:lineRule="auto"/>
        <w:ind w:firstLine="284"/>
        <w:contextualSpacing/>
        <w:jc w:val="both"/>
        <w:rPr>
          <w:rFonts w:eastAsiaTheme="minorEastAsia" w:cstheme="minorHAnsi"/>
          <w:lang w:val="en-GB"/>
        </w:rPr>
      </w:pPr>
    </w:p>
    <w:p w14:paraId="60BD4967" w14:textId="77777777" w:rsidR="007D3468" w:rsidRPr="00E52836" w:rsidRDefault="007D3468" w:rsidP="007D3468">
      <w:pPr>
        <w:spacing w:line="480" w:lineRule="auto"/>
        <w:contextualSpacing/>
        <w:jc w:val="both"/>
        <w:rPr>
          <w:rFonts w:cstheme="minorHAnsi"/>
          <w:b/>
          <w:lang w:val="en-GB"/>
        </w:rPr>
      </w:pPr>
      <w:r w:rsidRPr="00E52836">
        <w:rPr>
          <w:rFonts w:cstheme="minorHAnsi"/>
          <w:b/>
          <w:lang w:val="en-GB"/>
        </w:rPr>
        <w:t>Acknowledgements</w:t>
      </w:r>
    </w:p>
    <w:p w14:paraId="58B5DAFE" w14:textId="2E084929" w:rsidR="007D3468" w:rsidRDefault="00063E83" w:rsidP="000A0D7E">
      <w:pPr>
        <w:spacing w:line="480" w:lineRule="auto"/>
        <w:contextualSpacing/>
        <w:jc w:val="both"/>
        <w:rPr>
          <w:rFonts w:eastAsiaTheme="minorEastAsia"/>
          <w:lang w:val="en-GB"/>
        </w:rPr>
      </w:pPr>
      <w:r w:rsidRPr="00E52836">
        <w:rPr>
          <w:rFonts w:eastAsiaTheme="minorEastAsia"/>
          <w:lang w:val="en-GB"/>
        </w:rPr>
        <w:t xml:space="preserve">We </w:t>
      </w:r>
      <w:r w:rsidR="00B011B0" w:rsidRPr="00E52836">
        <w:rPr>
          <w:rFonts w:eastAsiaTheme="minorEastAsia"/>
          <w:lang w:val="en-GB"/>
        </w:rPr>
        <w:t xml:space="preserve">thank </w:t>
      </w:r>
      <w:r w:rsidRPr="00E52836">
        <w:rPr>
          <w:rFonts w:eastAsiaTheme="minorEastAsia"/>
          <w:lang w:val="en-GB"/>
        </w:rPr>
        <w:t xml:space="preserve">Magnus Huss </w:t>
      </w:r>
      <w:r w:rsidR="00C05B59">
        <w:rPr>
          <w:rFonts w:eastAsiaTheme="minorEastAsia"/>
          <w:lang w:val="en-GB"/>
        </w:rPr>
        <w:t xml:space="preserve">and Ken Haste Andersen </w:t>
      </w:r>
      <w:r w:rsidRPr="00E52836">
        <w:rPr>
          <w:rFonts w:eastAsiaTheme="minorEastAsia"/>
          <w:lang w:val="en-GB"/>
        </w:rPr>
        <w:t>for providing useful comments on the manuscript</w:t>
      </w:r>
      <w:r w:rsidR="006F4991" w:rsidRPr="00E52836">
        <w:rPr>
          <w:rFonts w:eastAsiaTheme="minorEastAsia"/>
          <w:lang w:val="en-GB"/>
        </w:rPr>
        <w:t xml:space="preserve"> and Matthew Low</w:t>
      </w:r>
      <w:r w:rsidR="00285CF9" w:rsidRPr="00E52836">
        <w:rPr>
          <w:rFonts w:eastAsiaTheme="minorEastAsia"/>
          <w:lang w:val="en-GB"/>
        </w:rPr>
        <w:t xml:space="preserve"> for an introduction to Bayesian inference.</w:t>
      </w:r>
      <w:r w:rsidR="00BD3CCA" w:rsidRPr="00E52836">
        <w:rPr>
          <w:rFonts w:eastAsiaTheme="minorEastAsia"/>
          <w:lang w:val="en-GB"/>
        </w:rPr>
        <w:t xml:space="preserve"> </w:t>
      </w:r>
      <w:r w:rsidR="000A0D7E" w:rsidRPr="00E52836">
        <w:rPr>
          <w:rFonts w:eastAsiaTheme="minorEastAsia"/>
          <w:lang w:val="en-GB"/>
        </w:rPr>
        <w:t>This study was supported by grants from the Swedish Research</w:t>
      </w:r>
      <w:r w:rsidR="009F49D8" w:rsidRPr="00E52836">
        <w:rPr>
          <w:rFonts w:eastAsiaTheme="minorEastAsia"/>
          <w:lang w:val="en-GB"/>
        </w:rPr>
        <w:t xml:space="preserve"> </w:t>
      </w:r>
      <w:r w:rsidR="000A0D7E" w:rsidRPr="00E52836">
        <w:rPr>
          <w:rFonts w:eastAsiaTheme="minorEastAsia"/>
          <w:lang w:val="en-GB"/>
        </w:rPr>
        <w:t>Council FORMAS (no.</w:t>
      </w:r>
      <w:r w:rsidR="000A0D7E" w:rsidRPr="000A0D7E">
        <w:rPr>
          <w:rFonts w:eastAsiaTheme="minorEastAsia"/>
          <w:lang w:val="en-GB"/>
        </w:rPr>
        <w:t xml:space="preserve"> 217‐201</w:t>
      </w:r>
      <w:r w:rsidR="000A0D7E">
        <w:rPr>
          <w:rFonts w:eastAsiaTheme="minorEastAsia"/>
          <w:lang w:val="en-GB"/>
        </w:rPr>
        <w:t>3</w:t>
      </w:r>
      <w:r w:rsidR="000A0D7E" w:rsidRPr="000A0D7E">
        <w:rPr>
          <w:rFonts w:eastAsiaTheme="minorEastAsia"/>
          <w:lang w:val="en-GB"/>
        </w:rPr>
        <w:t>‐</w:t>
      </w:r>
      <w:r w:rsidR="000A0D7E">
        <w:rPr>
          <w:rFonts w:eastAsiaTheme="minorEastAsia"/>
          <w:lang w:val="en-GB"/>
        </w:rPr>
        <w:t>1315)</w:t>
      </w:r>
      <w:r w:rsidR="000A0D7E" w:rsidRPr="000A0D7E">
        <w:rPr>
          <w:rFonts w:eastAsiaTheme="minorEastAsia"/>
          <w:lang w:val="en-GB"/>
        </w:rPr>
        <w:t xml:space="preserve"> and the Swedish Research Council</w:t>
      </w:r>
      <w:r w:rsidR="000A0D7E">
        <w:rPr>
          <w:rFonts w:eastAsiaTheme="minorEastAsia"/>
          <w:lang w:val="en-GB"/>
        </w:rPr>
        <w:t xml:space="preserve"> </w:t>
      </w:r>
      <w:r w:rsidR="000A0D7E" w:rsidRPr="000A0D7E">
        <w:rPr>
          <w:rFonts w:eastAsiaTheme="minorEastAsia"/>
          <w:lang w:val="en-GB"/>
        </w:rPr>
        <w:t>(no. 2015‐03752</w:t>
      </w:r>
      <w:r w:rsidR="000A0D7E">
        <w:rPr>
          <w:rFonts w:eastAsiaTheme="minorEastAsia"/>
          <w:lang w:val="en-GB"/>
        </w:rPr>
        <w:t>) (both to AG).</w:t>
      </w:r>
    </w:p>
    <w:p w14:paraId="32CD4550" w14:textId="77777777" w:rsidR="007D3468" w:rsidRDefault="007D3468" w:rsidP="002E3379">
      <w:pPr>
        <w:spacing w:line="480" w:lineRule="auto"/>
        <w:contextualSpacing/>
        <w:jc w:val="both"/>
        <w:rPr>
          <w:rFonts w:cstheme="minorHAnsi"/>
          <w:b/>
          <w:lang w:val="en-GB"/>
        </w:rPr>
      </w:pPr>
    </w:p>
    <w:p w14:paraId="223041C9" w14:textId="63F1155C" w:rsidR="00214EC5" w:rsidRPr="00972C7F" w:rsidRDefault="00214EC5" w:rsidP="002E3379">
      <w:pPr>
        <w:spacing w:line="480" w:lineRule="auto"/>
        <w:contextualSpacing/>
        <w:jc w:val="both"/>
        <w:rPr>
          <w:rFonts w:cstheme="minorHAnsi"/>
          <w:b/>
          <w:lang w:val="en-GB"/>
        </w:rPr>
      </w:pPr>
      <w:r w:rsidRPr="00972C7F">
        <w:rPr>
          <w:rFonts w:cstheme="minorHAnsi"/>
          <w:b/>
          <w:lang w:val="en-GB"/>
        </w:rPr>
        <w:t>Author contributions</w:t>
      </w:r>
    </w:p>
    <w:p w14:paraId="0E5EFA3C" w14:textId="7BCB5EB2" w:rsidR="00B67C48" w:rsidRDefault="00BE6886" w:rsidP="002E3379">
      <w:pPr>
        <w:spacing w:line="480" w:lineRule="auto"/>
        <w:contextualSpacing/>
        <w:jc w:val="both"/>
        <w:rPr>
          <w:rFonts w:cstheme="minorHAnsi"/>
          <w:lang w:val="en-GB"/>
        </w:rPr>
      </w:pPr>
      <w:r w:rsidRPr="00972C7F">
        <w:rPr>
          <w:rFonts w:cstheme="minorHAnsi"/>
          <w:lang w:val="en-GB"/>
        </w:rPr>
        <w:t>ML conceived the study;</w:t>
      </w:r>
      <w:r w:rsidR="007A7334" w:rsidRPr="00972C7F">
        <w:rPr>
          <w:rFonts w:cstheme="minorHAnsi"/>
          <w:lang w:val="en-GB"/>
        </w:rPr>
        <w:t xml:space="preserve"> </w:t>
      </w:r>
      <w:r w:rsidR="006A610C" w:rsidRPr="00972C7F">
        <w:rPr>
          <w:rFonts w:cstheme="minorHAnsi"/>
          <w:lang w:val="en-GB"/>
        </w:rPr>
        <w:t xml:space="preserve">ML, JO, AG designed research; </w:t>
      </w:r>
      <w:r w:rsidR="007A7334" w:rsidRPr="00972C7F">
        <w:rPr>
          <w:rFonts w:cstheme="minorHAnsi"/>
          <w:lang w:val="en-GB"/>
        </w:rPr>
        <w:t>ML performed research</w:t>
      </w:r>
      <w:r w:rsidRPr="00972C7F">
        <w:rPr>
          <w:rFonts w:cstheme="minorHAnsi"/>
          <w:lang w:val="en-GB"/>
        </w:rPr>
        <w:t xml:space="preserve">; ML </w:t>
      </w:r>
      <w:proofErr w:type="spellStart"/>
      <w:r w:rsidRPr="00972C7F">
        <w:rPr>
          <w:rFonts w:cstheme="minorHAnsi"/>
          <w:lang w:val="en-GB"/>
        </w:rPr>
        <w:t>analyzed</w:t>
      </w:r>
      <w:proofErr w:type="spellEnd"/>
      <w:r w:rsidRPr="00972C7F">
        <w:rPr>
          <w:rFonts w:cstheme="minorHAnsi"/>
          <w:lang w:val="en-GB"/>
        </w:rPr>
        <w:t xml:space="preserve"> data; </w:t>
      </w:r>
      <w:r w:rsidR="007A7334" w:rsidRPr="00972C7F">
        <w:rPr>
          <w:rFonts w:cstheme="minorHAnsi"/>
          <w:lang w:val="en-GB"/>
        </w:rPr>
        <w:t>ML, JO, AG wrote the paper and contributed to revisions of the manuscript.</w:t>
      </w:r>
    </w:p>
    <w:p w14:paraId="6F45B853" w14:textId="77777777" w:rsidR="007D3468" w:rsidRDefault="007D3468" w:rsidP="00C20F38">
      <w:pPr>
        <w:spacing w:line="480" w:lineRule="auto"/>
        <w:contextualSpacing/>
        <w:jc w:val="both"/>
        <w:rPr>
          <w:rFonts w:cstheme="minorHAnsi"/>
          <w:b/>
          <w:lang w:val="en-GB"/>
        </w:rPr>
      </w:pPr>
    </w:p>
    <w:p w14:paraId="5255614C" w14:textId="2A829974" w:rsidR="00C20F38" w:rsidRPr="00972C7F" w:rsidRDefault="00C20F38" w:rsidP="00C20F38">
      <w:pPr>
        <w:spacing w:line="480" w:lineRule="auto"/>
        <w:contextualSpacing/>
        <w:jc w:val="both"/>
        <w:rPr>
          <w:rFonts w:cstheme="minorHAnsi"/>
          <w:b/>
          <w:lang w:val="en-GB"/>
        </w:rPr>
      </w:pPr>
      <w:r>
        <w:rPr>
          <w:rFonts w:cstheme="minorHAnsi"/>
          <w:b/>
          <w:lang w:val="en-GB"/>
        </w:rPr>
        <w:t>Data accessibility statement</w:t>
      </w:r>
    </w:p>
    <w:p w14:paraId="48A26E8B" w14:textId="77777777" w:rsidR="00C20F38" w:rsidRPr="00972C7F" w:rsidRDefault="00C20F38" w:rsidP="00C20F38">
      <w:pPr>
        <w:spacing w:line="480" w:lineRule="auto"/>
        <w:contextualSpacing/>
        <w:jc w:val="both"/>
        <w:rPr>
          <w:rFonts w:eastAsiaTheme="minorEastAsia"/>
          <w:lang w:val="en-GB"/>
        </w:rPr>
      </w:pPr>
      <w:r w:rsidRPr="00972C7F">
        <w:rPr>
          <w:rFonts w:eastAsiaTheme="minorEastAsia"/>
          <w:lang w:val="en-GB"/>
        </w:rPr>
        <w:t>All data and R code (data manipulation, analyses and figures) can be downloaded from a GitHub repository (</w:t>
      </w:r>
      <w:hyperlink r:id="rId23" w:history="1">
        <w:r w:rsidRPr="00972C7F">
          <w:rPr>
            <w:rStyle w:val="Hyperlink"/>
            <w:rFonts w:eastAsiaTheme="minorEastAsia"/>
            <w:color w:val="auto"/>
            <w:lang w:val="en-GB"/>
          </w:rPr>
          <w:t>https://github.com/maxlindmark/scaling</w:t>
        </w:r>
      </w:hyperlink>
      <w:r w:rsidRPr="00972C7F">
        <w:rPr>
          <w:rFonts w:eastAsiaTheme="minorEastAsia"/>
          <w:lang w:val="en-GB"/>
        </w:rPr>
        <w:t xml:space="preserve">) and will be archived on </w:t>
      </w:r>
      <w:proofErr w:type="spellStart"/>
      <w:r w:rsidRPr="00972C7F">
        <w:rPr>
          <w:rFonts w:eastAsiaTheme="minorEastAsia"/>
          <w:lang w:val="en-GB"/>
        </w:rPr>
        <w:t>Zenodo</w:t>
      </w:r>
      <w:proofErr w:type="spellEnd"/>
      <w:r w:rsidRPr="00972C7F">
        <w:rPr>
          <w:rFonts w:eastAsiaTheme="minorEastAsia"/>
          <w:lang w:val="en-GB"/>
        </w:rPr>
        <w:t xml:space="preserve"> upon publication.  </w:t>
      </w:r>
    </w:p>
    <w:p w14:paraId="2287A3C5" w14:textId="77777777" w:rsidR="00C20F38" w:rsidRPr="00972C7F" w:rsidRDefault="00C20F38" w:rsidP="002E3379">
      <w:pPr>
        <w:spacing w:line="480" w:lineRule="auto"/>
        <w:contextualSpacing/>
        <w:jc w:val="both"/>
        <w:rPr>
          <w:rFonts w:cstheme="minorHAnsi"/>
          <w:lang w:val="en-GB"/>
        </w:rPr>
      </w:pPr>
    </w:p>
    <w:p w14:paraId="07C62272" w14:textId="77777777" w:rsidR="00C41369" w:rsidRPr="002D70E2" w:rsidRDefault="00C41369" w:rsidP="002E3379">
      <w:pPr>
        <w:spacing w:line="480" w:lineRule="auto"/>
        <w:contextualSpacing/>
        <w:jc w:val="both"/>
        <w:rPr>
          <w:rFonts w:cstheme="minorHAnsi"/>
          <w:b/>
          <w:lang w:val="en-GB"/>
        </w:rPr>
      </w:pPr>
      <w:r w:rsidRPr="002D70E2">
        <w:rPr>
          <w:rFonts w:cstheme="minorHAnsi"/>
          <w:b/>
          <w:lang w:val="en-GB"/>
        </w:rPr>
        <w:t>References</w:t>
      </w:r>
    </w:p>
    <w:p w14:paraId="6EF35F00" w14:textId="77777777" w:rsidR="008D35D5" w:rsidRPr="008D35D5" w:rsidRDefault="00C41369" w:rsidP="008D35D5">
      <w:pPr>
        <w:pStyle w:val="Bibliography"/>
        <w:rPr>
          <w:rFonts w:ascii="Times New Roman" w:cs="Times New Roman"/>
          <w:lang w:val="en-GB"/>
        </w:rPr>
      </w:pPr>
      <w:r w:rsidRPr="003E64FD">
        <w:rPr>
          <w:rFonts w:cstheme="minorHAnsi"/>
        </w:rPr>
        <w:fldChar w:fldCharType="begin"/>
      </w:r>
      <w:r w:rsidR="008D35D5" w:rsidRPr="002460B7">
        <w:rPr>
          <w:rFonts w:cstheme="minorHAnsi"/>
          <w:lang w:val="en-US"/>
        </w:rPr>
        <w:instrText xml:space="preserve"> ADDIN ZOTERO_BIBL {"uncited":[],"omitted":[],"custom":[]} CSL_BIBLIOGRAPHY </w:instrText>
      </w:r>
      <w:r w:rsidRPr="003E64FD">
        <w:rPr>
          <w:rFonts w:cstheme="minorHAnsi"/>
        </w:rPr>
        <w:fldChar w:fldCharType="separate"/>
      </w:r>
      <w:r w:rsidR="008D35D5" w:rsidRPr="002460B7">
        <w:rPr>
          <w:rFonts w:ascii="Times New Roman" w:cs="Times New Roman"/>
          <w:lang w:val="en-US"/>
        </w:rPr>
        <w:t xml:space="preserve">Andersen, K.H., Beyer, J.E. &amp; Lundberg, P. (2009). </w:t>
      </w:r>
      <w:r w:rsidR="008D35D5" w:rsidRPr="008D35D5">
        <w:rPr>
          <w:rFonts w:ascii="Times New Roman" w:cs="Times New Roman"/>
          <w:lang w:val="en-GB"/>
        </w:rPr>
        <w:t xml:space="preserve">Trophic and individual efficiencies of size-structured communities. </w:t>
      </w:r>
      <w:r w:rsidR="008D35D5" w:rsidRPr="008D35D5">
        <w:rPr>
          <w:rFonts w:ascii="Times New Roman" w:cs="Times New Roman"/>
          <w:i/>
          <w:iCs/>
          <w:lang w:val="en-GB"/>
        </w:rPr>
        <w:t>Proceedings of the Royal Society B: Biological Sciences</w:t>
      </w:r>
      <w:r w:rsidR="008D35D5" w:rsidRPr="008D35D5">
        <w:rPr>
          <w:rFonts w:ascii="Times New Roman" w:cs="Times New Roman"/>
          <w:lang w:val="en-GB"/>
        </w:rPr>
        <w:t>, 276, 109–114.</w:t>
      </w:r>
    </w:p>
    <w:p w14:paraId="09907605"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Armstrong, J.D. &amp; Hawkins, L.A. (2008). Standard metabolic rate of pike, Esox lucius: variation among studies and implications for energy flow modelling. </w:t>
      </w:r>
      <w:r w:rsidRPr="008D35D5">
        <w:rPr>
          <w:rFonts w:ascii="Times New Roman" w:cs="Times New Roman"/>
          <w:i/>
          <w:iCs/>
          <w:lang w:val="en-GB"/>
        </w:rPr>
        <w:t>Hydrobiologia</w:t>
      </w:r>
      <w:r w:rsidRPr="008D35D5">
        <w:rPr>
          <w:rFonts w:ascii="Times New Roman" w:cs="Times New Roman"/>
          <w:lang w:val="en-GB"/>
        </w:rPr>
        <w:t>, 601, 83–90.</w:t>
      </w:r>
    </w:p>
    <w:p w14:paraId="060C4A67"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Atkinson, D. (1994). Temperature and Organism Size—A Biological Law for Ectotherms? In: </w:t>
      </w:r>
      <w:r w:rsidRPr="008D35D5">
        <w:rPr>
          <w:rFonts w:ascii="Times New Roman" w:cs="Times New Roman"/>
          <w:i/>
          <w:iCs/>
          <w:lang w:val="en-GB"/>
        </w:rPr>
        <w:t>Advances in Ecological Research</w:t>
      </w:r>
      <w:r w:rsidRPr="008D35D5">
        <w:rPr>
          <w:rFonts w:ascii="Times New Roman" w:cs="Times New Roman"/>
          <w:lang w:val="en-GB"/>
        </w:rPr>
        <w:t>. Elsevier, pp. 1–58.</w:t>
      </w:r>
    </w:p>
    <w:p w14:paraId="208F07D1"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Audzijonyte, A., Barneche, D.R., Baudron, A.R., Belmaker, J., Clark, T.D., Marshall, C.T., </w:t>
      </w:r>
      <w:r w:rsidRPr="008D35D5">
        <w:rPr>
          <w:rFonts w:ascii="Times New Roman" w:cs="Times New Roman"/>
          <w:i/>
          <w:iCs/>
          <w:lang w:val="en-GB"/>
        </w:rPr>
        <w:t>et al.</w:t>
      </w:r>
      <w:r w:rsidRPr="008D35D5">
        <w:rPr>
          <w:rFonts w:ascii="Times New Roman" w:cs="Times New Roman"/>
          <w:lang w:val="en-GB"/>
        </w:rPr>
        <w:t xml:space="preserve"> (2018). Is oxygen limitation in warming waters a valid mechanism to explain decreased body sizes in aquatic ectotherms? </w:t>
      </w:r>
      <w:r w:rsidRPr="008D35D5">
        <w:rPr>
          <w:rFonts w:ascii="Times New Roman" w:cs="Times New Roman"/>
          <w:i/>
          <w:iCs/>
          <w:lang w:val="en-GB"/>
        </w:rPr>
        <w:t>Global Ecology and Biogeography</w:t>
      </w:r>
      <w:r w:rsidRPr="008D35D5">
        <w:rPr>
          <w:rFonts w:ascii="Times New Roman" w:cs="Times New Roman"/>
          <w:lang w:val="en-GB"/>
        </w:rPr>
        <w:t>.</w:t>
      </w:r>
    </w:p>
    <w:p w14:paraId="2A2BB1D2"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lastRenderedPageBreak/>
        <w:t xml:space="preserve">Audzijonyte, A. &amp; Pecl, G.T. (2018). Deep impact of fisheries. </w:t>
      </w:r>
      <w:r w:rsidRPr="008D35D5">
        <w:rPr>
          <w:rFonts w:ascii="Times New Roman" w:cs="Times New Roman"/>
          <w:i/>
          <w:iCs/>
          <w:lang w:val="en-GB"/>
        </w:rPr>
        <w:t>Nature Ecology &amp; Evolution</w:t>
      </w:r>
      <w:r w:rsidRPr="008D35D5">
        <w:rPr>
          <w:rFonts w:ascii="Times New Roman" w:cs="Times New Roman"/>
          <w:lang w:val="en-GB"/>
        </w:rPr>
        <w:t>, 2, 1348–1349.</w:t>
      </w:r>
    </w:p>
    <w:p w14:paraId="69519769"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Barneche, D.R. &amp; Allen, A.P. (2018). The energetics of fish growth and how it constrains food-web trophic structure. </w:t>
      </w:r>
      <w:r w:rsidRPr="008D35D5">
        <w:rPr>
          <w:rFonts w:ascii="Times New Roman" w:cs="Times New Roman"/>
          <w:i/>
          <w:iCs/>
          <w:lang w:val="en-GB"/>
        </w:rPr>
        <w:t>Ecology Letters</w:t>
      </w:r>
      <w:r w:rsidRPr="008D35D5">
        <w:rPr>
          <w:rFonts w:ascii="Times New Roman" w:cs="Times New Roman"/>
          <w:lang w:val="en-GB"/>
        </w:rPr>
        <w:t>, 21, 836–844.</w:t>
      </w:r>
    </w:p>
    <w:p w14:paraId="7A2A73FA"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Barneche, D.R., Jahn, M. &amp; Seebacher, F. (2019). Warming increases the cost of growth in a model vertebrate. </w:t>
      </w:r>
      <w:r w:rsidRPr="008D35D5">
        <w:rPr>
          <w:rFonts w:ascii="Times New Roman" w:cs="Times New Roman"/>
          <w:i/>
          <w:iCs/>
          <w:lang w:val="en-GB"/>
        </w:rPr>
        <w:t>Functional Ecology</w:t>
      </w:r>
      <w:r w:rsidRPr="008D35D5">
        <w:rPr>
          <w:rFonts w:ascii="Times New Roman" w:cs="Times New Roman"/>
          <w:lang w:val="en-GB"/>
        </w:rPr>
        <w:t>, 33, 1256–1266.</w:t>
      </w:r>
    </w:p>
    <w:p w14:paraId="49B0400C"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Barrios‐O’Neill, D., Kelly, R. &amp; Emmerson, M.C. (2019). Biomass encounter rates limit the size scaling of feeding interactions. </w:t>
      </w:r>
      <w:r w:rsidRPr="008D35D5">
        <w:rPr>
          <w:rFonts w:ascii="Times New Roman" w:cs="Times New Roman"/>
          <w:i/>
          <w:iCs/>
          <w:lang w:val="en-GB"/>
        </w:rPr>
        <w:t>Ecology Letters</w:t>
      </w:r>
      <w:r w:rsidRPr="008D35D5">
        <w:rPr>
          <w:rFonts w:ascii="Times New Roman" w:cs="Times New Roman"/>
          <w:lang w:val="en-GB"/>
        </w:rPr>
        <w:t>, 22, 1870–1878.</w:t>
      </w:r>
    </w:p>
    <w:p w14:paraId="0995DA83"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Baudron, A.R., Needle, C.L., Rijnsdorp, A.D. &amp; Marshall, C.T. (2014). Warming temperatures and smaller body sizes: synchronous changes in growth of North Sea fishes. </w:t>
      </w:r>
      <w:r w:rsidRPr="008D35D5">
        <w:rPr>
          <w:rFonts w:ascii="Times New Roman" w:cs="Times New Roman"/>
          <w:i/>
          <w:iCs/>
          <w:lang w:val="en-GB"/>
        </w:rPr>
        <w:t>Global Change Biology</w:t>
      </w:r>
      <w:r w:rsidRPr="008D35D5">
        <w:rPr>
          <w:rFonts w:ascii="Times New Roman" w:cs="Times New Roman"/>
          <w:lang w:val="en-GB"/>
        </w:rPr>
        <w:t>, 20, 1023–1031.</w:t>
      </w:r>
    </w:p>
    <w:p w14:paraId="54EC9860"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Beamish, F.W.H. (1964). Respiration of fishes with special emphasis on standard oxygen consumption: II. Influence of weight and temperature on respiration of several species. </w:t>
      </w:r>
      <w:r w:rsidRPr="008D35D5">
        <w:rPr>
          <w:rFonts w:ascii="Times New Roman" w:cs="Times New Roman"/>
          <w:i/>
          <w:iCs/>
          <w:lang w:val="en-GB"/>
        </w:rPr>
        <w:t>Canadian Journal of Zoology/Revue Canadienne de Zoologie</w:t>
      </w:r>
      <w:r w:rsidRPr="008D35D5">
        <w:rPr>
          <w:rFonts w:ascii="Times New Roman" w:cs="Times New Roman"/>
          <w:lang w:val="en-GB"/>
        </w:rPr>
        <w:t>, 42, 177–188.</w:t>
      </w:r>
    </w:p>
    <w:p w14:paraId="139E6AFA"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von Bertalanffy, L. (1938). A quantitative theory of organic growth (inquiries on growth laws. II). </w:t>
      </w:r>
      <w:r w:rsidRPr="008D35D5">
        <w:rPr>
          <w:rFonts w:ascii="Times New Roman" w:cs="Times New Roman"/>
          <w:i/>
          <w:iCs/>
          <w:lang w:val="en-GB"/>
        </w:rPr>
        <w:t>Human Biology</w:t>
      </w:r>
      <w:r w:rsidRPr="008D35D5">
        <w:rPr>
          <w:rFonts w:ascii="Times New Roman" w:cs="Times New Roman"/>
          <w:lang w:val="en-GB"/>
        </w:rPr>
        <w:t>, 10, 181–213.</w:t>
      </w:r>
    </w:p>
    <w:p w14:paraId="3F7AB2F7"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von Bertalanffy, L. (1957). Laws in metabolism and growth. </w:t>
      </w:r>
      <w:r w:rsidRPr="008D35D5">
        <w:rPr>
          <w:rFonts w:ascii="Times New Roman" w:cs="Times New Roman"/>
          <w:i/>
          <w:iCs/>
          <w:lang w:val="en-GB"/>
        </w:rPr>
        <w:t>The quarterly review of biology</w:t>
      </w:r>
      <w:r w:rsidRPr="008D35D5">
        <w:rPr>
          <w:rFonts w:ascii="Times New Roman" w:cs="Times New Roman"/>
          <w:lang w:val="en-GB"/>
        </w:rPr>
        <w:t>, 32, 217–231.</w:t>
      </w:r>
    </w:p>
    <w:p w14:paraId="613085C5"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sv-SE"/>
        </w:rPr>
        <w:t xml:space="preserve">Björnsson, B., Steinarsson, A. &amp; Árnason, T. (2007). </w:t>
      </w:r>
      <w:r w:rsidRPr="008D35D5">
        <w:rPr>
          <w:rFonts w:ascii="Times New Roman" w:cs="Times New Roman"/>
          <w:lang w:val="en-GB"/>
        </w:rPr>
        <w:t xml:space="preserve">Growth model for Atlantic cod (Gadus morhua): Effects of temperature and body weight on growth rate. </w:t>
      </w:r>
      <w:r w:rsidRPr="008D35D5">
        <w:rPr>
          <w:rFonts w:ascii="Times New Roman" w:cs="Times New Roman"/>
          <w:i/>
          <w:iCs/>
          <w:lang w:val="en-GB"/>
        </w:rPr>
        <w:t>Aquaculture</w:t>
      </w:r>
      <w:r w:rsidRPr="008D35D5">
        <w:rPr>
          <w:rFonts w:ascii="Times New Roman" w:cs="Times New Roman"/>
          <w:lang w:val="en-GB"/>
        </w:rPr>
        <w:t>, 271, 216–226.</w:t>
      </w:r>
    </w:p>
    <w:p w14:paraId="1D88C0D1"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Blanchard, J.L., Heneghan, R.F., Everett, J.D., Trebilco, R. &amp; Richardson, A.J. (2017). From Bacteria to Whales: Using Functional Size Spectra to Model Marine Ecosystems. </w:t>
      </w:r>
      <w:r w:rsidRPr="008D35D5">
        <w:rPr>
          <w:rFonts w:ascii="Times New Roman" w:cs="Times New Roman"/>
          <w:i/>
          <w:iCs/>
          <w:lang w:val="en-GB"/>
        </w:rPr>
        <w:t>Trends in Ecology &amp; Evolution</w:t>
      </w:r>
      <w:r w:rsidRPr="008D35D5">
        <w:rPr>
          <w:rFonts w:ascii="Times New Roman" w:cs="Times New Roman"/>
          <w:lang w:val="en-GB"/>
        </w:rPr>
        <w:t>, 32, 174–186.</w:t>
      </w:r>
    </w:p>
    <w:p w14:paraId="2259DB22"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Bokma, F. (2004). Evidence against universal metabolic allometry. </w:t>
      </w:r>
      <w:r w:rsidRPr="008D35D5">
        <w:rPr>
          <w:rFonts w:ascii="Times New Roman" w:cs="Times New Roman"/>
          <w:i/>
          <w:iCs/>
          <w:lang w:val="en-GB"/>
        </w:rPr>
        <w:t>Functional Ecology</w:t>
      </w:r>
      <w:r w:rsidRPr="008D35D5">
        <w:rPr>
          <w:rFonts w:ascii="Times New Roman" w:cs="Times New Roman"/>
          <w:lang w:val="en-GB"/>
        </w:rPr>
        <w:t>, 18, 184–187.</w:t>
      </w:r>
    </w:p>
    <w:p w14:paraId="6C386C95"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Bolnick, D.I., Amarasekare, P., Araújo, Márcio.S., Bürger, R., Levine, J.M., Novak, M., </w:t>
      </w:r>
      <w:r w:rsidRPr="008D35D5">
        <w:rPr>
          <w:rFonts w:ascii="Times New Roman" w:cs="Times New Roman"/>
          <w:i/>
          <w:iCs/>
          <w:lang w:val="en-GB"/>
        </w:rPr>
        <w:t>et al.</w:t>
      </w:r>
      <w:r w:rsidRPr="008D35D5">
        <w:rPr>
          <w:rFonts w:ascii="Times New Roman" w:cs="Times New Roman"/>
          <w:lang w:val="en-GB"/>
        </w:rPr>
        <w:t xml:space="preserve"> (2011). Why intraspecific trait variation matters in community ecology. </w:t>
      </w:r>
      <w:r w:rsidRPr="008D35D5">
        <w:rPr>
          <w:rFonts w:ascii="Times New Roman" w:cs="Times New Roman"/>
          <w:i/>
          <w:iCs/>
          <w:lang w:val="en-GB"/>
        </w:rPr>
        <w:t>Trends in Ecology and Evolution</w:t>
      </w:r>
      <w:r w:rsidRPr="008D35D5">
        <w:rPr>
          <w:rFonts w:ascii="Times New Roman" w:cs="Times New Roman"/>
          <w:lang w:val="en-GB"/>
        </w:rPr>
        <w:t>, 26, 183–192.</w:t>
      </w:r>
    </w:p>
    <w:p w14:paraId="4BAA8A09"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Brett, J.R., Shelbourn, J.E. &amp; Shoop, C.T. (1969). Growth Rate and Body Composition of Fingerling Sockeye Salmon, Oncorhynchus nerka, in relation to Temperature and Ration Size. </w:t>
      </w:r>
      <w:r w:rsidRPr="008D35D5">
        <w:rPr>
          <w:rFonts w:ascii="Times New Roman" w:cs="Times New Roman"/>
          <w:i/>
          <w:iCs/>
          <w:lang w:val="en-GB"/>
        </w:rPr>
        <w:t>J. Fish. Res. Bd. Can.</w:t>
      </w:r>
      <w:r w:rsidRPr="008D35D5">
        <w:rPr>
          <w:rFonts w:ascii="Times New Roman" w:cs="Times New Roman"/>
          <w:lang w:val="en-GB"/>
        </w:rPr>
        <w:t>, 26, 2363–2394.</w:t>
      </w:r>
    </w:p>
    <w:p w14:paraId="687E697D"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Brose, U., Blanchard, J.L., Eklöf, A., Galiana, N., Hartvig, M., Hirt, M.R., </w:t>
      </w:r>
      <w:r w:rsidRPr="008D35D5">
        <w:rPr>
          <w:rFonts w:ascii="Times New Roman" w:cs="Times New Roman"/>
          <w:i/>
          <w:iCs/>
          <w:lang w:val="en-GB"/>
        </w:rPr>
        <w:t>et al.</w:t>
      </w:r>
      <w:r w:rsidRPr="008D35D5">
        <w:rPr>
          <w:rFonts w:ascii="Times New Roman" w:cs="Times New Roman"/>
          <w:lang w:val="en-GB"/>
        </w:rPr>
        <w:t xml:space="preserve"> (2017). Predicting the consequences of species loss using size-structured biodiversity approaches. </w:t>
      </w:r>
      <w:r w:rsidRPr="008D35D5">
        <w:rPr>
          <w:rFonts w:ascii="Times New Roman" w:cs="Times New Roman"/>
          <w:i/>
          <w:iCs/>
          <w:lang w:val="en-GB"/>
        </w:rPr>
        <w:t>Biological Reviews</w:t>
      </w:r>
      <w:r w:rsidRPr="008D35D5">
        <w:rPr>
          <w:rFonts w:ascii="Times New Roman" w:cs="Times New Roman"/>
          <w:lang w:val="en-GB"/>
        </w:rPr>
        <w:t>, 92, 684–697.</w:t>
      </w:r>
    </w:p>
    <w:p w14:paraId="54A1C1AB"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Brown, J.H., Gillooly, J.F., Allen, A.P., Savage, V.M. &amp; West, G.B. (2004). Toward a metabolic theory of ecology. </w:t>
      </w:r>
      <w:r w:rsidRPr="008D35D5">
        <w:rPr>
          <w:rFonts w:ascii="Times New Roman" w:cs="Times New Roman"/>
          <w:i/>
          <w:iCs/>
          <w:lang w:val="en-GB"/>
        </w:rPr>
        <w:t>Ecology</w:t>
      </w:r>
      <w:r w:rsidRPr="008D35D5">
        <w:rPr>
          <w:rFonts w:ascii="Times New Roman" w:cs="Times New Roman"/>
          <w:lang w:val="en-GB"/>
        </w:rPr>
        <w:t>, 85, 1771–1789.</w:t>
      </w:r>
    </w:p>
    <w:p w14:paraId="5C8F8E1E"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Cheung, W.W.L., Sarmiento, J.L., Dunne, J., Frölicher, T.L., Lam, V.W.Y., Deng Palomares, M.L., </w:t>
      </w:r>
      <w:r w:rsidRPr="008D35D5">
        <w:rPr>
          <w:rFonts w:ascii="Times New Roman" w:cs="Times New Roman"/>
          <w:i/>
          <w:iCs/>
          <w:lang w:val="en-GB"/>
        </w:rPr>
        <w:t>et al.</w:t>
      </w:r>
      <w:r w:rsidRPr="008D35D5">
        <w:rPr>
          <w:rFonts w:ascii="Times New Roman" w:cs="Times New Roman"/>
          <w:lang w:val="en-GB"/>
        </w:rPr>
        <w:t xml:space="preserve"> (2013). Shrinking of fishes exacerbates impacts of global ocean changes on marine ecosystems. </w:t>
      </w:r>
      <w:r w:rsidRPr="008D35D5">
        <w:rPr>
          <w:rFonts w:ascii="Times New Roman" w:cs="Times New Roman"/>
          <w:i/>
          <w:iCs/>
          <w:lang w:val="en-GB"/>
        </w:rPr>
        <w:t>Nature Climate Change</w:t>
      </w:r>
      <w:r w:rsidRPr="008D35D5">
        <w:rPr>
          <w:rFonts w:ascii="Times New Roman" w:cs="Times New Roman"/>
          <w:lang w:val="en-GB"/>
        </w:rPr>
        <w:t>, 3, 254–258.</w:t>
      </w:r>
    </w:p>
    <w:p w14:paraId="0A4BFC4E"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Clarke, A. (2004). Is there a Universal Temperature Dependence of metabolism? </w:t>
      </w:r>
      <w:r w:rsidRPr="008D35D5">
        <w:rPr>
          <w:rFonts w:ascii="Times New Roman" w:cs="Times New Roman"/>
          <w:i/>
          <w:iCs/>
          <w:lang w:val="en-GB"/>
        </w:rPr>
        <w:t>Functional Ecology</w:t>
      </w:r>
      <w:r w:rsidRPr="008D35D5">
        <w:rPr>
          <w:rFonts w:ascii="Times New Roman" w:cs="Times New Roman"/>
          <w:lang w:val="en-GB"/>
        </w:rPr>
        <w:t>, 18.</w:t>
      </w:r>
    </w:p>
    <w:p w14:paraId="201AE2ED"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Clarke, A. &amp; Johnston, N.M. (1999). Scaling of metabolic rate with body mass and temperature in teleost fish. </w:t>
      </w:r>
      <w:r w:rsidRPr="008D35D5">
        <w:rPr>
          <w:rFonts w:ascii="Times New Roman" w:cs="Times New Roman"/>
          <w:i/>
          <w:iCs/>
          <w:lang w:val="en-GB"/>
        </w:rPr>
        <w:t>Journal of Animal Ecology</w:t>
      </w:r>
      <w:r w:rsidRPr="008D35D5">
        <w:rPr>
          <w:rFonts w:ascii="Times New Roman" w:cs="Times New Roman"/>
          <w:lang w:val="en-GB"/>
        </w:rPr>
        <w:t>, 68, 893–905.</w:t>
      </w:r>
    </w:p>
    <w:p w14:paraId="4280667B"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Daufresne, M., Lengfellner, K. &amp; Sommer, U. (2009). Global warming benefits the small in aquatic ecosystems. </w:t>
      </w:r>
      <w:r w:rsidRPr="008D35D5">
        <w:rPr>
          <w:rFonts w:ascii="Times New Roman" w:cs="Times New Roman"/>
          <w:i/>
          <w:iCs/>
          <w:lang w:val="en-GB"/>
        </w:rPr>
        <w:t>Proceedings of the National Academy of Sciences, USA</w:t>
      </w:r>
      <w:r w:rsidRPr="008D35D5">
        <w:rPr>
          <w:rFonts w:ascii="Times New Roman" w:cs="Times New Roman"/>
          <w:lang w:val="en-GB"/>
        </w:rPr>
        <w:t>, 106, 12788–12793.</w:t>
      </w:r>
    </w:p>
    <w:p w14:paraId="52E841FE"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Dell, A.I., Pawar, S. &amp; Savage, V.M. (2011). Systematic variation in the temperature dependence of physiological and ecological traits. </w:t>
      </w:r>
      <w:r w:rsidRPr="008D35D5">
        <w:rPr>
          <w:rFonts w:ascii="Times New Roman" w:cs="Times New Roman"/>
          <w:i/>
          <w:iCs/>
          <w:lang w:val="en-GB"/>
        </w:rPr>
        <w:t>Proceedings of the National Academy of Sciences</w:t>
      </w:r>
      <w:r w:rsidRPr="008D35D5">
        <w:rPr>
          <w:rFonts w:ascii="Times New Roman" w:cs="Times New Roman"/>
          <w:lang w:val="en-GB"/>
        </w:rPr>
        <w:t>, 108, 10591–10596.</w:t>
      </w:r>
    </w:p>
    <w:p w14:paraId="333887CA"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lastRenderedPageBreak/>
        <w:t xml:space="preserve">van Denderen, P.D., Gislason, H. &amp; Andersen, K.H. (2019). Little difference in average fish growth and maximum size across temperatures. </w:t>
      </w:r>
      <w:r w:rsidRPr="008D35D5">
        <w:rPr>
          <w:rFonts w:ascii="Times New Roman" w:cs="Times New Roman"/>
          <w:i/>
          <w:iCs/>
          <w:lang w:val="en-GB"/>
        </w:rPr>
        <w:t>EcoEvoRxiv 10.32942/osf.io/8cu4y</w:t>
      </w:r>
      <w:r w:rsidRPr="008D35D5">
        <w:rPr>
          <w:rFonts w:ascii="Times New Roman" w:cs="Times New Roman"/>
          <w:lang w:val="en-GB"/>
        </w:rPr>
        <w:t>.</w:t>
      </w:r>
    </w:p>
    <w:p w14:paraId="1ABE140C"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van Dorst, R.M., Gårdmark, A., Svanbäck, R., Beier, U., Weyhenmeyer, G.A. &amp; Huss, M. (2019). Warmer and browner waters decrease fish biomass production. </w:t>
      </w:r>
      <w:r w:rsidRPr="008D35D5">
        <w:rPr>
          <w:rFonts w:ascii="Times New Roman" w:cs="Times New Roman"/>
          <w:i/>
          <w:iCs/>
          <w:lang w:val="en-GB"/>
        </w:rPr>
        <w:t>Global Change Biology</w:t>
      </w:r>
      <w:r w:rsidRPr="008D35D5">
        <w:rPr>
          <w:rFonts w:ascii="Times New Roman" w:cs="Times New Roman"/>
          <w:lang w:val="en-GB"/>
        </w:rPr>
        <w:t>, 25, 1395–1408.</w:t>
      </w:r>
    </w:p>
    <w:p w14:paraId="0913C4AA"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Downs, C.J., Hayes, J.P. &amp; Tracy, C.R. (2008). Scaling metabolic rate with body mass and inverse body temperature: A test of the Arrhenius fractal supply model. </w:t>
      </w:r>
      <w:r w:rsidRPr="008D35D5">
        <w:rPr>
          <w:rFonts w:ascii="Times New Roman" w:cs="Times New Roman"/>
          <w:i/>
          <w:iCs/>
          <w:lang w:val="en-GB"/>
        </w:rPr>
        <w:t>Functional Ecology</w:t>
      </w:r>
      <w:r w:rsidRPr="008D35D5">
        <w:rPr>
          <w:rFonts w:ascii="Times New Roman" w:cs="Times New Roman"/>
          <w:lang w:val="en-GB"/>
        </w:rPr>
        <w:t>, 22, 239–244.</w:t>
      </w:r>
    </w:p>
    <w:p w14:paraId="566C58FE"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Elliott, J.M. &amp; Hurley, M.A. (1995). The Functional Relationship between Body Size and Growth Rate in Fish. </w:t>
      </w:r>
      <w:r w:rsidRPr="008D35D5">
        <w:rPr>
          <w:rFonts w:ascii="Times New Roman" w:cs="Times New Roman"/>
          <w:i/>
          <w:iCs/>
          <w:lang w:val="en-GB"/>
        </w:rPr>
        <w:t>Functional Ecology</w:t>
      </w:r>
      <w:r w:rsidRPr="008D35D5">
        <w:rPr>
          <w:rFonts w:ascii="Times New Roman" w:cs="Times New Roman"/>
          <w:lang w:val="en-GB"/>
        </w:rPr>
        <w:t>, 9, 625.</w:t>
      </w:r>
    </w:p>
    <w:p w14:paraId="159EDAB3"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Englund, G., Öhlund, G., Hein, C.L. &amp; Diehl, S. (2011). Temperature dependence of the functional response. </w:t>
      </w:r>
      <w:r w:rsidRPr="008D35D5">
        <w:rPr>
          <w:rFonts w:ascii="Times New Roman" w:cs="Times New Roman"/>
          <w:i/>
          <w:iCs/>
          <w:lang w:val="en-GB"/>
        </w:rPr>
        <w:t>Ecology Letters</w:t>
      </w:r>
      <w:r w:rsidRPr="008D35D5">
        <w:rPr>
          <w:rFonts w:ascii="Times New Roman" w:cs="Times New Roman"/>
          <w:lang w:val="en-GB"/>
        </w:rPr>
        <w:t>, 14, 914–921.</w:t>
      </w:r>
    </w:p>
    <w:p w14:paraId="0A38B104"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Fernández-i-Marín, X. (2016). ggmcmc: Analysis of MCMC Samples and Bayesian Inference. </w:t>
      </w:r>
      <w:r w:rsidRPr="008D35D5">
        <w:rPr>
          <w:rFonts w:ascii="Times New Roman" w:cs="Times New Roman"/>
          <w:i/>
          <w:iCs/>
          <w:lang w:val="en-GB"/>
        </w:rPr>
        <w:t>Journal of Statistical Software</w:t>
      </w:r>
      <w:r w:rsidRPr="008D35D5">
        <w:rPr>
          <w:rFonts w:ascii="Times New Roman" w:cs="Times New Roman"/>
          <w:lang w:val="en-GB"/>
        </w:rPr>
        <w:t>, 70, 1–20.</w:t>
      </w:r>
    </w:p>
    <w:p w14:paraId="3BEB8B78"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Forster, J., Hirst, A.G. &amp; Atkinson, D. (2012). Warming-induced reductions in body size are greater in aquatic than terrestrial species. </w:t>
      </w:r>
      <w:r w:rsidRPr="008D35D5">
        <w:rPr>
          <w:rFonts w:ascii="Times New Roman" w:cs="Times New Roman"/>
          <w:i/>
          <w:iCs/>
          <w:lang w:val="en-GB"/>
        </w:rPr>
        <w:t>PNAS</w:t>
      </w:r>
      <w:r w:rsidRPr="008D35D5">
        <w:rPr>
          <w:rFonts w:ascii="Times New Roman" w:cs="Times New Roman"/>
          <w:lang w:val="en-GB"/>
        </w:rPr>
        <w:t>, 109, 19310–19314.</w:t>
      </w:r>
    </w:p>
    <w:p w14:paraId="56524A17"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Fossen, E.I.F., Pélabon, C. &amp; Einum, S. (2019). Genetic and environmental effects on the scaling of metabolic rate with body size. </w:t>
      </w:r>
      <w:r w:rsidRPr="008D35D5">
        <w:rPr>
          <w:rFonts w:ascii="Times New Roman" w:cs="Times New Roman"/>
          <w:i/>
          <w:iCs/>
          <w:lang w:val="en-GB"/>
        </w:rPr>
        <w:t>Journal of Experimental Biology</w:t>
      </w:r>
      <w:r w:rsidRPr="008D35D5">
        <w:rPr>
          <w:rFonts w:ascii="Times New Roman" w:cs="Times New Roman"/>
          <w:lang w:val="en-GB"/>
        </w:rPr>
        <w:t>, 222.</w:t>
      </w:r>
    </w:p>
    <w:p w14:paraId="2DF149D8"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Froese, R. &amp; Pauly, D. (2016). </w:t>
      </w:r>
      <w:r w:rsidRPr="008D35D5">
        <w:rPr>
          <w:rFonts w:ascii="Times New Roman" w:cs="Times New Roman"/>
          <w:i/>
          <w:iCs/>
          <w:lang w:val="en-GB"/>
        </w:rPr>
        <w:t>Editors. FishBase</w:t>
      </w:r>
      <w:r w:rsidRPr="008D35D5">
        <w:rPr>
          <w:rFonts w:ascii="Times New Roman" w:cs="Times New Roman"/>
          <w:lang w:val="en-GB"/>
        </w:rPr>
        <w:t>. World Wide Web electronic publication. www.fishbase.org, (10/2016).</w:t>
      </w:r>
    </w:p>
    <w:p w14:paraId="1CAAB61E"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Fussmann, K.E., Schwarzmüller, F., Brose, U., Jousset, A. &amp; Rall, B.C. (2014). Ecological stability in response to warming. </w:t>
      </w:r>
      <w:r w:rsidRPr="008D35D5">
        <w:rPr>
          <w:rFonts w:ascii="Times New Roman" w:cs="Times New Roman"/>
          <w:i/>
          <w:iCs/>
          <w:lang w:val="en-GB"/>
        </w:rPr>
        <w:t>Nature Climate Change</w:t>
      </w:r>
      <w:r w:rsidRPr="008D35D5">
        <w:rPr>
          <w:rFonts w:ascii="Times New Roman" w:cs="Times New Roman"/>
          <w:lang w:val="en-GB"/>
        </w:rPr>
        <w:t>, 4, 206–210.</w:t>
      </w:r>
    </w:p>
    <w:p w14:paraId="5C195DC9"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Gabry, J., Simpson, D., Vehtari, A., Betancourt, M. &amp; Gelman, A. (2019). Visualization in Bayesian workflow. </w:t>
      </w:r>
      <w:r w:rsidRPr="008D35D5">
        <w:rPr>
          <w:rFonts w:ascii="Times New Roman" w:cs="Times New Roman"/>
          <w:i/>
          <w:iCs/>
          <w:lang w:val="en-GB"/>
        </w:rPr>
        <w:t>J. R. Stat. Soc. A</w:t>
      </w:r>
      <w:r w:rsidRPr="008D35D5">
        <w:rPr>
          <w:rFonts w:ascii="Times New Roman" w:cs="Times New Roman"/>
          <w:lang w:val="en-GB"/>
        </w:rPr>
        <w:t>, 182, 389–402.</w:t>
      </w:r>
    </w:p>
    <w:p w14:paraId="542FCD66"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García García, B., Cerezo Valverde, J., Aguado-Giménez, F., García García, J. &amp; Hernández, M.D. (2011). Effect of the interaction between body weight and temperature on growth and maximum daily food intake in sharpsnout sea bream (Diplodus puntazzo). </w:t>
      </w:r>
      <w:r w:rsidRPr="008D35D5">
        <w:rPr>
          <w:rFonts w:ascii="Times New Roman" w:cs="Times New Roman"/>
          <w:i/>
          <w:iCs/>
          <w:lang w:val="en-GB"/>
        </w:rPr>
        <w:t>Aquaculture International</w:t>
      </w:r>
      <w:r w:rsidRPr="008D35D5">
        <w:rPr>
          <w:rFonts w:ascii="Times New Roman" w:cs="Times New Roman"/>
          <w:lang w:val="en-GB"/>
        </w:rPr>
        <w:t>, 19, 131–141.</w:t>
      </w:r>
    </w:p>
    <w:p w14:paraId="48E792AD"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Gardner, J.L., Peters, A., Kearney, M.R., Joseph, L. &amp; Heinsohn, R. (2011). Declining body size: a third universal response to warming? </w:t>
      </w:r>
      <w:r w:rsidRPr="008D35D5">
        <w:rPr>
          <w:rFonts w:ascii="Times New Roman" w:cs="Times New Roman"/>
          <w:i/>
          <w:iCs/>
          <w:lang w:val="en-GB"/>
        </w:rPr>
        <w:t>Trends in Ecology &amp; Evolution</w:t>
      </w:r>
      <w:r w:rsidRPr="008D35D5">
        <w:rPr>
          <w:rFonts w:ascii="Times New Roman" w:cs="Times New Roman"/>
          <w:lang w:val="en-GB"/>
        </w:rPr>
        <w:t>, 26, 285–291.</w:t>
      </w:r>
    </w:p>
    <w:p w14:paraId="76F2E1C4"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Gelman, A., Carlin, J., Stern, H. &amp; Rubin, D. (2003). </w:t>
      </w:r>
      <w:r w:rsidRPr="008D35D5">
        <w:rPr>
          <w:rFonts w:ascii="Times New Roman" w:cs="Times New Roman"/>
          <w:i/>
          <w:iCs/>
          <w:lang w:val="en-GB"/>
        </w:rPr>
        <w:t>Bayesian Data Analysis. 2nd edition</w:t>
      </w:r>
      <w:r w:rsidRPr="008D35D5">
        <w:rPr>
          <w:rFonts w:ascii="Times New Roman" w:cs="Times New Roman"/>
          <w:lang w:val="en-GB"/>
        </w:rPr>
        <w:t>. Chapman and Hall/CRC, Boca Raton.</w:t>
      </w:r>
    </w:p>
    <w:p w14:paraId="5ECC241F"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Gelman, A. &amp; Hill, J. (2007). </w:t>
      </w:r>
      <w:r w:rsidRPr="008D35D5">
        <w:rPr>
          <w:rFonts w:ascii="Times New Roman" w:cs="Times New Roman"/>
          <w:i/>
          <w:iCs/>
          <w:lang w:val="en-GB"/>
        </w:rPr>
        <w:t>Data Analysis Using Regression and Multilevel/Hierarchical Models</w:t>
      </w:r>
      <w:r w:rsidRPr="008D35D5">
        <w:rPr>
          <w:rFonts w:ascii="Times New Roman" w:cs="Times New Roman"/>
          <w:lang w:val="en-GB"/>
        </w:rPr>
        <w:t>. Cambridge University Press.</w:t>
      </w:r>
    </w:p>
    <w:p w14:paraId="5892A648"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Gillooly, J.F., Brown, J.H., West, G.B., Savage, V.M. &amp; Charnov, E.L. (2001). Effects of size and temperature on metabolic rate. </w:t>
      </w:r>
      <w:r w:rsidRPr="008D35D5">
        <w:rPr>
          <w:rFonts w:ascii="Times New Roman" w:cs="Times New Roman"/>
          <w:i/>
          <w:iCs/>
          <w:lang w:val="en-GB"/>
        </w:rPr>
        <w:t>Science</w:t>
      </w:r>
      <w:r w:rsidRPr="008D35D5">
        <w:rPr>
          <w:rFonts w:ascii="Times New Roman" w:cs="Times New Roman"/>
          <w:lang w:val="en-GB"/>
        </w:rPr>
        <w:t>, 2248–2251.</w:t>
      </w:r>
    </w:p>
    <w:p w14:paraId="0D01FD03"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Glazier, D.S. (2005). Beyond the “3/4-power law”: variation in the intra- and interspecific scaling of metabolic rate in animals. </w:t>
      </w:r>
      <w:r w:rsidRPr="008D35D5">
        <w:rPr>
          <w:rFonts w:ascii="Times New Roman" w:cs="Times New Roman"/>
          <w:i/>
          <w:iCs/>
          <w:lang w:val="en-GB"/>
        </w:rPr>
        <w:t>Biological Reviews of the Cambridge Philosophical Society</w:t>
      </w:r>
      <w:r w:rsidRPr="008D35D5">
        <w:rPr>
          <w:rFonts w:ascii="Times New Roman" w:cs="Times New Roman"/>
          <w:lang w:val="en-GB"/>
        </w:rPr>
        <w:t>, 80, 611–662.</w:t>
      </w:r>
    </w:p>
    <w:p w14:paraId="2054224D"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Glazier, D.S. (2010). A unifying explanation for diverse metabolic scaling in animals and plants. </w:t>
      </w:r>
      <w:r w:rsidRPr="008D35D5">
        <w:rPr>
          <w:rFonts w:ascii="Times New Roman" w:cs="Times New Roman"/>
          <w:i/>
          <w:iCs/>
          <w:lang w:val="en-GB"/>
        </w:rPr>
        <w:t>Biological Reviews of the Cambridge Philosophical Society</w:t>
      </w:r>
      <w:r w:rsidRPr="008D35D5">
        <w:rPr>
          <w:rFonts w:ascii="Times New Roman" w:cs="Times New Roman"/>
          <w:lang w:val="en-GB"/>
        </w:rPr>
        <w:t>, 85, 111–138.</w:t>
      </w:r>
    </w:p>
    <w:p w14:paraId="56B49F04"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Handeland, S.O., Imsland, A.K. &amp; Stefansson, S.O. (2008). The effect of temperature and fish size on growth, feed intake, food conversion efficiency and stomach evacuation rate of Atlantic salmon post-smolts. </w:t>
      </w:r>
      <w:r w:rsidRPr="008D35D5">
        <w:rPr>
          <w:rFonts w:ascii="Times New Roman" w:cs="Times New Roman"/>
          <w:i/>
          <w:iCs/>
          <w:lang w:val="en-GB"/>
        </w:rPr>
        <w:t>Aquaculture</w:t>
      </w:r>
      <w:r w:rsidRPr="008D35D5">
        <w:rPr>
          <w:rFonts w:ascii="Times New Roman" w:cs="Times New Roman"/>
          <w:lang w:val="en-GB"/>
        </w:rPr>
        <w:t>, 283, 36–42.</w:t>
      </w:r>
    </w:p>
    <w:p w14:paraId="6A453B63" w14:textId="77777777" w:rsidR="008D35D5" w:rsidRPr="008D35D5" w:rsidRDefault="008D35D5" w:rsidP="008D35D5">
      <w:pPr>
        <w:pStyle w:val="Bibliography"/>
        <w:rPr>
          <w:rFonts w:ascii="Times New Roman" w:cs="Times New Roman"/>
          <w:lang w:val="sv-SE"/>
        </w:rPr>
      </w:pPr>
      <w:r w:rsidRPr="008D35D5">
        <w:rPr>
          <w:rFonts w:ascii="Times New Roman" w:cs="Times New Roman"/>
          <w:lang w:val="en-GB"/>
        </w:rPr>
        <w:t xml:space="preserve">Harrison, X.A., Donaldson, L., Correa-Cano, M.E., Evans, J., Fisher, D.N., Goodwin, C.E.D., </w:t>
      </w:r>
      <w:r w:rsidRPr="008D35D5">
        <w:rPr>
          <w:rFonts w:ascii="Times New Roman" w:cs="Times New Roman"/>
          <w:i/>
          <w:iCs/>
          <w:lang w:val="en-GB"/>
        </w:rPr>
        <w:t>et al.</w:t>
      </w:r>
      <w:r w:rsidRPr="008D35D5">
        <w:rPr>
          <w:rFonts w:ascii="Times New Roman" w:cs="Times New Roman"/>
          <w:lang w:val="en-GB"/>
        </w:rPr>
        <w:t xml:space="preserve"> (2018). A brief introduction to mixed effects modelling and multi-model inference in ecology. </w:t>
      </w:r>
      <w:r w:rsidRPr="008D35D5">
        <w:rPr>
          <w:rFonts w:ascii="Times New Roman" w:cs="Times New Roman"/>
          <w:i/>
          <w:iCs/>
          <w:lang w:val="sv-SE"/>
        </w:rPr>
        <w:t>PeerJ</w:t>
      </w:r>
      <w:r w:rsidRPr="008D35D5">
        <w:rPr>
          <w:rFonts w:ascii="Times New Roman" w:cs="Times New Roman"/>
          <w:lang w:val="sv-SE"/>
        </w:rPr>
        <w:t>, 6, e4794.</w:t>
      </w:r>
    </w:p>
    <w:p w14:paraId="7D04241F"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sv-SE"/>
        </w:rPr>
        <w:t xml:space="preserve">Hartvig, M., Andersen, K.H. &amp; Beyer, J.E. (2011). </w:t>
      </w:r>
      <w:r w:rsidRPr="008D35D5">
        <w:rPr>
          <w:rFonts w:ascii="Times New Roman" w:cs="Times New Roman"/>
          <w:lang w:val="en-GB"/>
        </w:rPr>
        <w:t xml:space="preserve">Food web framework for size-structured populations. </w:t>
      </w:r>
      <w:r w:rsidRPr="008D35D5">
        <w:rPr>
          <w:rFonts w:ascii="Times New Roman" w:cs="Times New Roman"/>
          <w:i/>
          <w:iCs/>
          <w:lang w:val="en-GB"/>
        </w:rPr>
        <w:t>Journal of Theoretical Biology</w:t>
      </w:r>
      <w:r w:rsidRPr="008D35D5">
        <w:rPr>
          <w:rFonts w:ascii="Times New Roman" w:cs="Times New Roman"/>
          <w:lang w:val="en-GB"/>
        </w:rPr>
        <w:t>, 272, 113–122.</w:t>
      </w:r>
    </w:p>
    <w:p w14:paraId="22EAAD54"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lastRenderedPageBreak/>
        <w:t>Heincke, F. (1913). Rapp. Proc. Verb. Réun. ICES 16, 1–70.</w:t>
      </w:r>
    </w:p>
    <w:p w14:paraId="200830EE"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Horne, C.R., Hirst, Andrew.G. &amp; Atkinson, D. (2015). Temperature-size responses match latitudinal-size clines in arthropods, revealing critical differences between aquatic and terrestrial species. </w:t>
      </w:r>
      <w:r w:rsidRPr="008D35D5">
        <w:rPr>
          <w:rFonts w:ascii="Times New Roman" w:cs="Times New Roman"/>
          <w:i/>
          <w:iCs/>
          <w:lang w:val="en-GB"/>
        </w:rPr>
        <w:t>Ecology Letters</w:t>
      </w:r>
      <w:r w:rsidRPr="008D35D5">
        <w:rPr>
          <w:rFonts w:ascii="Times New Roman" w:cs="Times New Roman"/>
          <w:lang w:val="en-GB"/>
        </w:rPr>
        <w:t>, 18, 327–335.</w:t>
      </w:r>
    </w:p>
    <w:p w14:paraId="7549E3E3"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Huey, R.B. &amp; Kingsolver, J.G. (2019). Climate Warming, Resource Availability, and the Metabolic Meltdown of Ectotherms. </w:t>
      </w:r>
      <w:r w:rsidRPr="008D35D5">
        <w:rPr>
          <w:rFonts w:ascii="Times New Roman" w:cs="Times New Roman"/>
          <w:i/>
          <w:iCs/>
          <w:lang w:val="en-GB"/>
        </w:rPr>
        <w:t>The American Naturalist</w:t>
      </w:r>
      <w:r w:rsidRPr="008D35D5">
        <w:rPr>
          <w:rFonts w:ascii="Times New Roman" w:cs="Times New Roman"/>
          <w:lang w:val="en-GB"/>
        </w:rPr>
        <w:t>, 194, E140–E150.</w:t>
      </w:r>
    </w:p>
    <w:p w14:paraId="2EB87BF8"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Huss, M., Lindmark, M., Jacobson, P., van Dorst, R.M. &amp; Gårdmark, A. (2019). Experimental evidence of gradual size‐dependent shifts in body size and growth of fish in response to warming. </w:t>
      </w:r>
      <w:r w:rsidRPr="008D35D5">
        <w:rPr>
          <w:rFonts w:ascii="Times New Roman" w:cs="Times New Roman"/>
          <w:i/>
          <w:iCs/>
          <w:lang w:val="en-GB"/>
        </w:rPr>
        <w:t>Global Change Biology</w:t>
      </w:r>
      <w:r w:rsidRPr="008D35D5">
        <w:rPr>
          <w:rFonts w:ascii="Times New Roman" w:cs="Times New Roman"/>
          <w:lang w:val="en-GB"/>
        </w:rPr>
        <w:t>.</w:t>
      </w:r>
    </w:p>
    <w:p w14:paraId="7678A059"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Isaac, N.J.B. &amp; Carbone, C. (2010). Why are metabolic scaling exponents so controversial? Quantifying variance and testing hypotheses. </w:t>
      </w:r>
      <w:r w:rsidRPr="008D35D5">
        <w:rPr>
          <w:rFonts w:ascii="Times New Roman" w:cs="Times New Roman"/>
          <w:i/>
          <w:iCs/>
          <w:lang w:val="en-GB"/>
        </w:rPr>
        <w:t>Ecology Letters</w:t>
      </w:r>
      <w:r w:rsidRPr="008D35D5">
        <w:rPr>
          <w:rFonts w:ascii="Times New Roman" w:cs="Times New Roman"/>
          <w:lang w:val="en-GB"/>
        </w:rPr>
        <w:t>, 13, 728–735.</w:t>
      </w:r>
    </w:p>
    <w:p w14:paraId="0CAC6C93"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Jerde, C.L., Kraskura, K., Eliason, E.J., Csik, S.R., Stier, A.C. &amp; Taper, M.L. (2019). Strong Evidence for an Intraspecific Metabolic Scaling Coefficient Near 0.89 in Fish. </w:t>
      </w:r>
      <w:r w:rsidRPr="008D35D5">
        <w:rPr>
          <w:rFonts w:ascii="Times New Roman" w:cs="Times New Roman"/>
          <w:i/>
          <w:iCs/>
          <w:lang w:val="en-GB"/>
        </w:rPr>
        <w:t>Front. Physiol.</w:t>
      </w:r>
      <w:r w:rsidRPr="008D35D5">
        <w:rPr>
          <w:rFonts w:ascii="Times New Roman" w:cs="Times New Roman"/>
          <w:lang w:val="en-GB"/>
        </w:rPr>
        <w:t>, 10, 1166.</w:t>
      </w:r>
    </w:p>
    <w:p w14:paraId="4DCDE8CB"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Jobling, M. (1997). Temperature and growth: modulation of growth rate via temperature change. In: </w:t>
      </w:r>
      <w:r w:rsidRPr="008D35D5">
        <w:rPr>
          <w:rFonts w:ascii="Times New Roman" w:cs="Times New Roman"/>
          <w:i/>
          <w:iCs/>
          <w:lang w:val="en-GB"/>
        </w:rPr>
        <w:t>Global Warming: Implications for Freshwater and Marine Fish</w:t>
      </w:r>
      <w:r w:rsidRPr="008D35D5">
        <w:rPr>
          <w:rFonts w:ascii="Times New Roman" w:cs="Times New Roman"/>
          <w:lang w:val="en-GB"/>
        </w:rPr>
        <w:t xml:space="preserve"> (eds. Wood, C.M. &amp; McDonald, D.G.). Cambridge University Press, Cambridge, pp. 225–254.</w:t>
      </w:r>
    </w:p>
    <w:p w14:paraId="6F687FB9"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sv-SE"/>
        </w:rPr>
        <w:t xml:space="preserve">Joh, M., Nakaya, M., Yoshida, N. &amp; Takatsu, T. (2013). </w:t>
      </w:r>
      <w:r w:rsidRPr="008D35D5">
        <w:rPr>
          <w:rFonts w:ascii="Times New Roman" w:cs="Times New Roman"/>
          <w:lang w:val="en-GB"/>
        </w:rPr>
        <w:t xml:space="preserve">Interannual growth differences and growth-selective survival in larvae and juveniles of marbled sole Pseudopleuronectes yokohamae. </w:t>
      </w:r>
      <w:r w:rsidRPr="008D35D5">
        <w:rPr>
          <w:rFonts w:ascii="Times New Roman" w:cs="Times New Roman"/>
          <w:i/>
          <w:iCs/>
          <w:lang w:val="en-GB"/>
        </w:rPr>
        <w:t>Marine Ecology Progress Series</w:t>
      </w:r>
      <w:r w:rsidRPr="008D35D5">
        <w:rPr>
          <w:rFonts w:ascii="Times New Roman" w:cs="Times New Roman"/>
          <w:lang w:val="en-GB"/>
        </w:rPr>
        <w:t>, 494, 267–279.</w:t>
      </w:r>
    </w:p>
    <w:p w14:paraId="16F8BD18"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Jutfelt, F., Norin, T., Åsheim, E.R., Rowsey, L.E., Andreassen, A.H., Morgan, R., </w:t>
      </w:r>
      <w:r w:rsidRPr="008D35D5">
        <w:rPr>
          <w:rFonts w:ascii="Times New Roman" w:cs="Times New Roman"/>
          <w:i/>
          <w:iCs/>
          <w:lang w:val="en-GB"/>
        </w:rPr>
        <w:t>et al.</w:t>
      </w:r>
      <w:r w:rsidRPr="008D35D5">
        <w:rPr>
          <w:rFonts w:ascii="Times New Roman" w:cs="Times New Roman"/>
          <w:lang w:val="en-GB"/>
        </w:rPr>
        <w:t xml:space="preserve"> (2020). </w:t>
      </w:r>
      <w:r w:rsidRPr="008D35D5">
        <w:rPr>
          <w:rFonts w:ascii="Times New Roman" w:cs="Times New Roman"/>
          <w:i/>
          <w:iCs/>
          <w:lang w:val="en-GB"/>
        </w:rPr>
        <w:t>The aerobic scope protection hypothesis: a mechanism explaining reduced growth of ectotherms in warming environments?</w:t>
      </w:r>
      <w:r w:rsidRPr="008D35D5">
        <w:rPr>
          <w:rFonts w:ascii="Times New Roman" w:cs="Times New Roman"/>
          <w:lang w:val="en-GB"/>
        </w:rPr>
        <w:t xml:space="preserve"> (preprint). EcoEvoRxiv.</w:t>
      </w:r>
    </w:p>
    <w:p w14:paraId="5F7AEFF3"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Kearney, M. (2019). Reproductive Hyperallometry Does Not Challenge Mechanistic Growth Models. </w:t>
      </w:r>
      <w:r w:rsidRPr="008D35D5">
        <w:rPr>
          <w:rFonts w:ascii="Times New Roman" w:cs="Times New Roman"/>
          <w:i/>
          <w:iCs/>
          <w:lang w:val="en-GB"/>
        </w:rPr>
        <w:t>Trends in Ecology &amp; Evolution</w:t>
      </w:r>
      <w:r w:rsidRPr="008D35D5">
        <w:rPr>
          <w:rFonts w:ascii="Times New Roman" w:cs="Times New Roman"/>
          <w:lang w:val="en-GB"/>
        </w:rPr>
        <w:t>, 34, 275–276.</w:t>
      </w:r>
    </w:p>
    <w:p w14:paraId="0A5419E4"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Killen, S.S., Atkinson, D. &amp; Glazier, D.S. (2010). The intraspecific scaling of metabolic rate with body mass in fishes depends on lifestyle and temperature. </w:t>
      </w:r>
      <w:r w:rsidRPr="008D35D5">
        <w:rPr>
          <w:rFonts w:ascii="Times New Roman" w:cs="Times New Roman"/>
          <w:i/>
          <w:iCs/>
          <w:lang w:val="en-GB"/>
        </w:rPr>
        <w:t>Ecology Letters</w:t>
      </w:r>
      <w:r w:rsidRPr="008D35D5">
        <w:rPr>
          <w:rFonts w:ascii="Times New Roman" w:cs="Times New Roman"/>
          <w:lang w:val="en-GB"/>
        </w:rPr>
        <w:t>, 13, 184–193.</w:t>
      </w:r>
    </w:p>
    <w:p w14:paraId="577206C9"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Kitchell, J.F., Stewart, D.J. &amp; Weininger, D. (1977). Applications of a bioenergetics model to yellow perch (Perca flavescens) and walleye (Stizostedion vitreum vitreum). </w:t>
      </w:r>
      <w:r w:rsidRPr="008D35D5">
        <w:rPr>
          <w:rFonts w:ascii="Times New Roman" w:cs="Times New Roman"/>
          <w:i/>
          <w:iCs/>
          <w:lang w:val="en-GB"/>
        </w:rPr>
        <w:t>Journal of the Fisheries Board of Canada</w:t>
      </w:r>
      <w:r w:rsidRPr="008D35D5">
        <w:rPr>
          <w:rFonts w:ascii="Times New Roman" w:cs="Times New Roman"/>
          <w:lang w:val="en-GB"/>
        </w:rPr>
        <w:t>, 34, 1922–1935.</w:t>
      </w:r>
    </w:p>
    <w:p w14:paraId="4C7B2762"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Kooijman, S.A.L.M. (1993). </w:t>
      </w:r>
      <w:r w:rsidRPr="008D35D5">
        <w:rPr>
          <w:rFonts w:ascii="Times New Roman" w:cs="Times New Roman"/>
          <w:i/>
          <w:iCs/>
          <w:lang w:val="en-GB"/>
        </w:rPr>
        <w:t>Dynamic energy budgets in biological systems</w:t>
      </w:r>
      <w:r w:rsidRPr="008D35D5">
        <w:rPr>
          <w:rFonts w:ascii="Times New Roman" w:cs="Times New Roman"/>
          <w:lang w:val="en-GB"/>
        </w:rPr>
        <w:t>. Cambridge University Press.</w:t>
      </w:r>
    </w:p>
    <w:p w14:paraId="2BA2B6B1"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Lefevre, S., McKenzie, D.J. &amp; Nilsson, G.E. (2017). Models projecting the fate of fish populations under climate change need to be based on valid physiological mechanisms. </w:t>
      </w:r>
      <w:r w:rsidRPr="008D35D5">
        <w:rPr>
          <w:rFonts w:ascii="Times New Roman" w:cs="Times New Roman"/>
          <w:i/>
          <w:iCs/>
          <w:lang w:val="en-GB"/>
        </w:rPr>
        <w:t>Global Change Biology</w:t>
      </w:r>
      <w:r w:rsidRPr="008D35D5">
        <w:rPr>
          <w:rFonts w:ascii="Times New Roman" w:cs="Times New Roman"/>
          <w:lang w:val="en-GB"/>
        </w:rPr>
        <w:t>, 23, 3449–3459.</w:t>
      </w:r>
    </w:p>
    <w:p w14:paraId="1C4760D8"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Lemoine, N.P. &amp; Burkepile, D.E. (2012). Temperature-induced mismatches between consumption and metabolism reduce consumer fitness. </w:t>
      </w:r>
      <w:r w:rsidRPr="008D35D5">
        <w:rPr>
          <w:rFonts w:ascii="Times New Roman" w:cs="Times New Roman"/>
          <w:i/>
          <w:iCs/>
          <w:lang w:val="en-GB"/>
        </w:rPr>
        <w:t>Ecology</w:t>
      </w:r>
      <w:r w:rsidRPr="008D35D5">
        <w:rPr>
          <w:rFonts w:ascii="Times New Roman" w:cs="Times New Roman"/>
          <w:lang w:val="en-GB"/>
        </w:rPr>
        <w:t>, 93, 2483–2489.</w:t>
      </w:r>
    </w:p>
    <w:p w14:paraId="795B0F50"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Lindmark, M., Huss, M., Ohlberger, J. &amp; Gårdmark, A. (2018). Temperature-dependent body size effects determine population responses to climate warming. </w:t>
      </w:r>
      <w:r w:rsidRPr="008D35D5">
        <w:rPr>
          <w:rFonts w:ascii="Times New Roman" w:cs="Times New Roman"/>
          <w:i/>
          <w:iCs/>
          <w:lang w:val="en-GB"/>
        </w:rPr>
        <w:t>Ecology Letters</w:t>
      </w:r>
      <w:r w:rsidRPr="008D35D5">
        <w:rPr>
          <w:rFonts w:ascii="Times New Roman" w:cs="Times New Roman"/>
          <w:lang w:val="en-GB"/>
        </w:rPr>
        <w:t>, 21, 181–189.</w:t>
      </w:r>
    </w:p>
    <w:p w14:paraId="35676FE4"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Lindmark, M., Ohlberger, J., Huss, M. &amp; Gårdmark, A. (2019). Size‐based ecological interactions drive food web responses to climate warming. </w:t>
      </w:r>
      <w:r w:rsidRPr="008D35D5">
        <w:rPr>
          <w:rFonts w:ascii="Times New Roman" w:cs="Times New Roman"/>
          <w:i/>
          <w:iCs/>
          <w:lang w:val="en-GB"/>
        </w:rPr>
        <w:t>Ecology Letters</w:t>
      </w:r>
      <w:r w:rsidRPr="008D35D5">
        <w:rPr>
          <w:rFonts w:ascii="Times New Roman" w:cs="Times New Roman"/>
          <w:lang w:val="en-GB"/>
        </w:rPr>
        <w:t>, 22, 778–786.</w:t>
      </w:r>
    </w:p>
    <w:p w14:paraId="5C3C532C"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Lorenzen, K. (1996). The relationship between body weight and natural mortality in juvenile and adult fish: a comparison of natural ecosystems and aquaculture. </w:t>
      </w:r>
      <w:r w:rsidRPr="008D35D5">
        <w:rPr>
          <w:rFonts w:ascii="Times New Roman" w:cs="Times New Roman"/>
          <w:i/>
          <w:iCs/>
          <w:lang w:val="en-GB"/>
        </w:rPr>
        <w:t>Journal of Fish Biology</w:t>
      </w:r>
      <w:r w:rsidRPr="008D35D5">
        <w:rPr>
          <w:rFonts w:ascii="Times New Roman" w:cs="Times New Roman"/>
          <w:lang w:val="en-GB"/>
        </w:rPr>
        <w:t>, 49, 627–642.</w:t>
      </w:r>
    </w:p>
    <w:p w14:paraId="114F948E"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Marshall, D.J. &amp; White, C.R. (2019a). Aquatic Life History Trajectories Are Shaped by Selection, Not Oxygen Limitation. </w:t>
      </w:r>
      <w:r w:rsidRPr="008D35D5">
        <w:rPr>
          <w:rFonts w:ascii="Times New Roman" w:cs="Times New Roman"/>
          <w:i/>
          <w:iCs/>
          <w:lang w:val="en-GB"/>
        </w:rPr>
        <w:t>Trends in Ecology &amp; Evolution</w:t>
      </w:r>
      <w:r w:rsidRPr="008D35D5">
        <w:rPr>
          <w:rFonts w:ascii="Times New Roman" w:cs="Times New Roman"/>
          <w:lang w:val="en-GB"/>
        </w:rPr>
        <w:t>.</w:t>
      </w:r>
    </w:p>
    <w:p w14:paraId="3502CFB2"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lastRenderedPageBreak/>
        <w:t xml:space="preserve">Marshall, D.J. &amp; White, C.R. (2019b). Have We Outgrown the Existing Models of Growth? </w:t>
      </w:r>
      <w:r w:rsidRPr="008D35D5">
        <w:rPr>
          <w:rFonts w:ascii="Times New Roman" w:cs="Times New Roman"/>
          <w:i/>
          <w:iCs/>
          <w:lang w:val="en-GB"/>
        </w:rPr>
        <w:t>Trends in Ecology &amp; Evolution</w:t>
      </w:r>
      <w:r w:rsidRPr="008D35D5">
        <w:rPr>
          <w:rFonts w:ascii="Times New Roman" w:cs="Times New Roman"/>
          <w:lang w:val="en-GB"/>
        </w:rPr>
        <w:t>, 34, 102–111.</w:t>
      </w:r>
    </w:p>
    <w:p w14:paraId="47E6BDC6"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Maury, O. &amp; Poggiale, J.-C. (2013). From individuals to populations to communities: A dynamic energy budget model of marine ecosystem size-spectrum including life history diversity. </w:t>
      </w:r>
      <w:r w:rsidRPr="008D35D5">
        <w:rPr>
          <w:rFonts w:ascii="Times New Roman" w:cs="Times New Roman"/>
          <w:i/>
          <w:iCs/>
          <w:lang w:val="en-GB"/>
        </w:rPr>
        <w:t>Journal of Theoretical Biology</w:t>
      </w:r>
      <w:r w:rsidRPr="008D35D5">
        <w:rPr>
          <w:rFonts w:ascii="Times New Roman" w:cs="Times New Roman"/>
          <w:lang w:val="en-GB"/>
        </w:rPr>
        <w:t>, 324, 52–71.</w:t>
      </w:r>
    </w:p>
    <w:p w14:paraId="7A0B3429"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Messmer, V., Pratchett, M.S., Hoey, A.S., Tobin, A.J., Coker, D.J., Cooke, S.J., </w:t>
      </w:r>
      <w:r w:rsidRPr="008D35D5">
        <w:rPr>
          <w:rFonts w:ascii="Times New Roman" w:cs="Times New Roman"/>
          <w:i/>
          <w:iCs/>
          <w:lang w:val="en-GB"/>
        </w:rPr>
        <w:t>et al.</w:t>
      </w:r>
      <w:r w:rsidRPr="008D35D5">
        <w:rPr>
          <w:rFonts w:ascii="Times New Roman" w:cs="Times New Roman"/>
          <w:lang w:val="en-GB"/>
        </w:rPr>
        <w:t xml:space="preserve"> (2016). Global warming may disproportionately affect larger adults in a predatory coral reef fish. </w:t>
      </w:r>
      <w:r w:rsidRPr="008D35D5">
        <w:rPr>
          <w:rFonts w:ascii="Times New Roman" w:cs="Times New Roman"/>
          <w:i/>
          <w:iCs/>
          <w:lang w:val="en-GB"/>
        </w:rPr>
        <w:t>Global Change Biology</w:t>
      </w:r>
      <w:r w:rsidRPr="008D35D5">
        <w:rPr>
          <w:rFonts w:ascii="Times New Roman" w:cs="Times New Roman"/>
          <w:lang w:val="en-GB"/>
        </w:rPr>
        <w:t>, 23, 2230–2240.</w:t>
      </w:r>
    </w:p>
    <w:p w14:paraId="1ADD03EE"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Miller, T.E.X. &amp; Rudolf, V.H.W. (2011). Thinking inside the box: Community-level consequences of stage-structured populations. </w:t>
      </w:r>
      <w:r w:rsidRPr="008D35D5">
        <w:rPr>
          <w:rFonts w:ascii="Times New Roman" w:cs="Times New Roman"/>
          <w:i/>
          <w:iCs/>
          <w:lang w:val="en-GB"/>
        </w:rPr>
        <w:t>Trends in Ecology and Evolution</w:t>
      </w:r>
      <w:r w:rsidRPr="008D35D5">
        <w:rPr>
          <w:rFonts w:ascii="Times New Roman" w:cs="Times New Roman"/>
          <w:lang w:val="en-GB"/>
        </w:rPr>
        <w:t>, 26, 457–466.</w:t>
      </w:r>
    </w:p>
    <w:p w14:paraId="2BEC7ED4"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Mitamura, H., Arai, N., Hori, M., Uchida, K., Kajiyama, M. &amp; Ishii, M. (2020). Occurrence of a temperate coastal flatfish, the marbled flounder Pseudopleuronectes yokohamae, at high water temperatures in a shallow bay in summer detected by acoustic telemetry. </w:t>
      </w:r>
      <w:r w:rsidRPr="008D35D5">
        <w:rPr>
          <w:rFonts w:ascii="Times New Roman" w:cs="Times New Roman"/>
          <w:i/>
          <w:iCs/>
          <w:lang w:val="en-GB"/>
        </w:rPr>
        <w:t>Fish Sci</w:t>
      </w:r>
      <w:r w:rsidRPr="008D35D5">
        <w:rPr>
          <w:rFonts w:ascii="Times New Roman" w:cs="Times New Roman"/>
          <w:lang w:val="en-GB"/>
        </w:rPr>
        <w:t>, 86, 77–85.</w:t>
      </w:r>
    </w:p>
    <w:p w14:paraId="2ACA5BCA"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Morita, K., Fukuwaka, M., Tanimata, N. &amp; Yamamura, O. (2010). Size-dependent thermal preferences in a pelagic fish. </w:t>
      </w:r>
      <w:r w:rsidRPr="008D35D5">
        <w:rPr>
          <w:rFonts w:ascii="Times New Roman" w:cs="Times New Roman"/>
          <w:i/>
          <w:iCs/>
          <w:lang w:val="en-GB"/>
        </w:rPr>
        <w:t>Oikos</w:t>
      </w:r>
      <w:r w:rsidRPr="008D35D5">
        <w:rPr>
          <w:rFonts w:ascii="Times New Roman" w:cs="Times New Roman"/>
          <w:lang w:val="en-GB"/>
        </w:rPr>
        <w:t>, 119, 1265–1272.</w:t>
      </w:r>
    </w:p>
    <w:p w14:paraId="303026E1"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Nelson, J.A. (2016). Oxygen consumption rate v. rate of energy utilization of fishes: a comparison and brief history of the two measurements. </w:t>
      </w:r>
      <w:r w:rsidRPr="008D35D5">
        <w:rPr>
          <w:rFonts w:ascii="Times New Roman" w:cs="Times New Roman"/>
          <w:i/>
          <w:iCs/>
          <w:lang w:val="en-GB"/>
        </w:rPr>
        <w:t>Journal of Fish Biology</w:t>
      </w:r>
      <w:r w:rsidRPr="008D35D5">
        <w:rPr>
          <w:rFonts w:ascii="Times New Roman" w:cs="Times New Roman"/>
          <w:lang w:val="en-GB"/>
        </w:rPr>
        <w:t>, 88, 10–25.</w:t>
      </w:r>
    </w:p>
    <w:p w14:paraId="42505F0E"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Neubauer, P. &amp; Andersen, K.H. (2019). Thermal performance of fish is explained by an interplay between physiology, behaviour and ecology. </w:t>
      </w:r>
      <w:r w:rsidRPr="008D35D5">
        <w:rPr>
          <w:rFonts w:ascii="Times New Roman" w:cs="Times New Roman"/>
          <w:i/>
          <w:iCs/>
          <w:lang w:val="en-GB"/>
        </w:rPr>
        <w:t>Conserv Physiol</w:t>
      </w:r>
      <w:r w:rsidRPr="008D35D5">
        <w:rPr>
          <w:rFonts w:ascii="Times New Roman" w:cs="Times New Roman"/>
          <w:lang w:val="en-GB"/>
        </w:rPr>
        <w:t>, 7.</w:t>
      </w:r>
    </w:p>
    <w:p w14:paraId="205B6358"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Neuheimer, A.B., Thresher, R.E., Lyle, J.M. &amp; Semmens, J.M. (2011). Tolerance limit for fish growth exceeded by warming waters. </w:t>
      </w:r>
      <w:r w:rsidRPr="008D35D5">
        <w:rPr>
          <w:rFonts w:ascii="Times New Roman" w:cs="Times New Roman"/>
          <w:i/>
          <w:iCs/>
          <w:lang w:val="en-GB"/>
        </w:rPr>
        <w:t>Nature Climate Change</w:t>
      </w:r>
      <w:r w:rsidRPr="008D35D5">
        <w:rPr>
          <w:rFonts w:ascii="Times New Roman" w:cs="Times New Roman"/>
          <w:lang w:val="en-GB"/>
        </w:rPr>
        <w:t>, 1, 110–113.</w:t>
      </w:r>
    </w:p>
    <w:p w14:paraId="6CFEF6D7"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Ohlberger, J. (2013). Climate warming and ectotherm body size – from individual physiology to community ecology. </w:t>
      </w:r>
      <w:r w:rsidRPr="008D35D5">
        <w:rPr>
          <w:rFonts w:ascii="Times New Roman" w:cs="Times New Roman"/>
          <w:i/>
          <w:iCs/>
          <w:lang w:val="en-GB"/>
        </w:rPr>
        <w:t>Functional Ecology</w:t>
      </w:r>
      <w:r w:rsidRPr="008D35D5">
        <w:rPr>
          <w:rFonts w:ascii="Times New Roman" w:cs="Times New Roman"/>
          <w:lang w:val="en-GB"/>
        </w:rPr>
        <w:t>, 27, 991–1001.</w:t>
      </w:r>
    </w:p>
    <w:p w14:paraId="0C508813"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Ohlberger, J., Mehner, Thomas., Staaks, Georg. &amp; Hölker, Franz. (2012). Intraspecific temperature dependence of the scaling of metabolic rate with body mass in fishes and its ecological implications. </w:t>
      </w:r>
      <w:r w:rsidRPr="008D35D5">
        <w:rPr>
          <w:rFonts w:ascii="Times New Roman" w:cs="Times New Roman"/>
          <w:i/>
          <w:iCs/>
          <w:lang w:val="en-GB"/>
        </w:rPr>
        <w:t>Oikos</w:t>
      </w:r>
      <w:r w:rsidRPr="008D35D5">
        <w:rPr>
          <w:rFonts w:ascii="Times New Roman" w:cs="Times New Roman"/>
          <w:lang w:val="en-GB"/>
        </w:rPr>
        <w:t>, 121, 245–251.</w:t>
      </w:r>
    </w:p>
    <w:p w14:paraId="0880FF06"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Ohlberger, J., Staaks, G. &amp; Hölker, F. (2007). Effects of temperature, swimming speed and body mass on standard and active metabolic rate in vendace (Coregonus albula). </w:t>
      </w:r>
      <w:r w:rsidRPr="008D35D5">
        <w:rPr>
          <w:rFonts w:ascii="Times New Roman" w:cs="Times New Roman"/>
          <w:i/>
          <w:iCs/>
          <w:lang w:val="en-GB"/>
        </w:rPr>
        <w:t>Journal of Comparative Physiology, B</w:t>
      </w:r>
      <w:r w:rsidRPr="008D35D5">
        <w:rPr>
          <w:rFonts w:ascii="Times New Roman" w:cs="Times New Roman"/>
          <w:lang w:val="en-GB"/>
        </w:rPr>
        <w:t>, 177, 905–916.</w:t>
      </w:r>
    </w:p>
    <w:p w14:paraId="57C42C8B"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Olmos, M., Payne, M.R., Nevoux, M., Prévost, E., Chaput, G., Pontavice, H.D., </w:t>
      </w:r>
      <w:r w:rsidRPr="008D35D5">
        <w:rPr>
          <w:rFonts w:ascii="Times New Roman" w:cs="Times New Roman"/>
          <w:i/>
          <w:iCs/>
          <w:lang w:val="en-GB"/>
        </w:rPr>
        <w:t>et al.</w:t>
      </w:r>
      <w:r w:rsidRPr="008D35D5">
        <w:rPr>
          <w:rFonts w:ascii="Times New Roman" w:cs="Times New Roman"/>
          <w:lang w:val="en-GB"/>
        </w:rPr>
        <w:t xml:space="preserve"> (2019). Spatial synchrony in the response of a long range migratory species (Salmo salar) to climate change in the North Atlantic Ocean. </w:t>
      </w:r>
      <w:r w:rsidRPr="008D35D5">
        <w:rPr>
          <w:rFonts w:ascii="Times New Roman" w:cs="Times New Roman"/>
          <w:i/>
          <w:iCs/>
          <w:lang w:val="en-GB"/>
        </w:rPr>
        <w:t>Global Change Biology</w:t>
      </w:r>
      <w:r w:rsidRPr="008D35D5">
        <w:rPr>
          <w:rFonts w:ascii="Times New Roman" w:cs="Times New Roman"/>
          <w:lang w:val="en-GB"/>
        </w:rPr>
        <w:t>, n/a.</w:t>
      </w:r>
    </w:p>
    <w:p w14:paraId="1BEDC683"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Panov, V.E. &amp; McQueen, D.J. (1998). Effects of temperature on individual growth rate and body size of a freshwater amphipod, 76, 10.</w:t>
      </w:r>
    </w:p>
    <w:p w14:paraId="0BE5464A"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Pauly, D. &amp; Cheung, W.W.L. (2018a). On confusing cause and effect in the oxygen limitation of fish. </w:t>
      </w:r>
      <w:r w:rsidRPr="008D35D5">
        <w:rPr>
          <w:rFonts w:ascii="Times New Roman" w:cs="Times New Roman"/>
          <w:i/>
          <w:iCs/>
          <w:lang w:val="en-GB"/>
        </w:rPr>
        <w:t>Global Change Biology</w:t>
      </w:r>
      <w:r w:rsidRPr="008D35D5">
        <w:rPr>
          <w:rFonts w:ascii="Times New Roman" w:cs="Times New Roman"/>
          <w:lang w:val="en-GB"/>
        </w:rPr>
        <w:t>, 24, e743–e744.</w:t>
      </w:r>
    </w:p>
    <w:p w14:paraId="75C64F49"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Pauly, D. &amp; Cheung, W.W.L. (2018b). Sound physiological knowledge and principles in modeling shrinking of fishes under climate change. </w:t>
      </w:r>
      <w:r w:rsidRPr="008D35D5">
        <w:rPr>
          <w:rFonts w:ascii="Times New Roman" w:cs="Times New Roman"/>
          <w:i/>
          <w:iCs/>
          <w:lang w:val="en-GB"/>
        </w:rPr>
        <w:t>Global Change Biology</w:t>
      </w:r>
      <w:r w:rsidRPr="008D35D5">
        <w:rPr>
          <w:rFonts w:ascii="Times New Roman" w:cs="Times New Roman"/>
          <w:lang w:val="en-GB"/>
        </w:rPr>
        <w:t>, 24, e15–e26.</w:t>
      </w:r>
    </w:p>
    <w:p w14:paraId="53DC8B85"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Persson, L. &amp; De Roos, A.M. (2013). Symmetry breaking in ecological systems through different energy efficiencies of juveniles and adults. </w:t>
      </w:r>
      <w:r w:rsidRPr="008D35D5">
        <w:rPr>
          <w:rFonts w:ascii="Times New Roman" w:cs="Times New Roman"/>
          <w:i/>
          <w:iCs/>
          <w:lang w:val="en-GB"/>
        </w:rPr>
        <w:t>Ecology</w:t>
      </w:r>
      <w:r w:rsidRPr="008D35D5">
        <w:rPr>
          <w:rFonts w:ascii="Times New Roman" w:cs="Times New Roman"/>
          <w:lang w:val="en-GB"/>
        </w:rPr>
        <w:t>, 94, 1487–1498.</w:t>
      </w:r>
    </w:p>
    <w:p w14:paraId="4EE14BA7"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Plummer, M. (2003). JAGS: A program for analysis of Bayesian graphical models using Gibbs sampling. </w:t>
      </w:r>
      <w:r w:rsidRPr="008D35D5">
        <w:rPr>
          <w:rFonts w:ascii="Times New Roman" w:cs="Times New Roman"/>
          <w:i/>
          <w:iCs/>
          <w:lang w:val="en-GB"/>
        </w:rPr>
        <w:t>Working Papers</w:t>
      </w:r>
      <w:r w:rsidRPr="008D35D5">
        <w:rPr>
          <w:rFonts w:ascii="Times New Roman" w:cs="Times New Roman"/>
          <w:lang w:val="en-GB"/>
        </w:rPr>
        <w:t>, 8.</w:t>
      </w:r>
    </w:p>
    <w:p w14:paraId="34201372"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Plummer, M. (2019). </w:t>
      </w:r>
      <w:r w:rsidRPr="008D35D5">
        <w:rPr>
          <w:rFonts w:ascii="Times New Roman" w:cs="Times New Roman"/>
          <w:i/>
          <w:iCs/>
          <w:lang w:val="en-GB"/>
        </w:rPr>
        <w:t>rjags</w:t>
      </w:r>
      <w:r w:rsidRPr="008D35D5">
        <w:rPr>
          <w:rFonts w:ascii="Times New Roman" w:cs="Times New Roman"/>
          <w:lang w:val="en-GB"/>
        </w:rPr>
        <w:t>.</w:t>
      </w:r>
    </w:p>
    <w:p w14:paraId="4D96C4B8"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Pörtner, H.O. &amp; Knust, R. (2007). Climate change affects marine fishes through the oxygen limitation of thermal tolerance. </w:t>
      </w:r>
      <w:r w:rsidRPr="008D35D5">
        <w:rPr>
          <w:rFonts w:ascii="Times New Roman" w:cs="Times New Roman"/>
          <w:i/>
          <w:iCs/>
          <w:lang w:val="en-GB"/>
        </w:rPr>
        <w:t>Science</w:t>
      </w:r>
      <w:r w:rsidRPr="008D35D5">
        <w:rPr>
          <w:rFonts w:ascii="Times New Roman" w:cs="Times New Roman"/>
          <w:lang w:val="en-GB"/>
        </w:rPr>
        <w:t>, 315, 95–97.</w:t>
      </w:r>
    </w:p>
    <w:p w14:paraId="2C05AB8D"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lastRenderedPageBreak/>
        <w:t xml:space="preserve">Pütter, A. (1920). Studien über physiologische Ähnlichkeit VI. Wachstumsähnlichkeiten. </w:t>
      </w:r>
      <w:r w:rsidRPr="008D35D5">
        <w:rPr>
          <w:rFonts w:ascii="Times New Roman" w:cs="Times New Roman"/>
          <w:i/>
          <w:iCs/>
          <w:lang w:val="en-GB"/>
        </w:rPr>
        <w:t>Pflügers Arch.</w:t>
      </w:r>
      <w:r w:rsidRPr="008D35D5">
        <w:rPr>
          <w:rFonts w:ascii="Times New Roman" w:cs="Times New Roman"/>
          <w:lang w:val="en-GB"/>
        </w:rPr>
        <w:t>, 180, 298–340.</w:t>
      </w:r>
    </w:p>
    <w:p w14:paraId="7092F87E"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R Core Team. (2018). </w:t>
      </w:r>
      <w:r w:rsidRPr="008D35D5">
        <w:rPr>
          <w:rFonts w:ascii="Times New Roman" w:cs="Times New Roman"/>
          <w:i/>
          <w:iCs/>
          <w:lang w:val="en-GB"/>
        </w:rPr>
        <w:t>R: A Language and Environment for Statistical Computing. R Foundation for Statistical Computing</w:t>
      </w:r>
      <w:r w:rsidRPr="008D35D5">
        <w:rPr>
          <w:rFonts w:ascii="Times New Roman" w:cs="Times New Roman"/>
          <w:lang w:val="en-GB"/>
        </w:rPr>
        <w:t>. Vienna, Austria.</w:t>
      </w:r>
    </w:p>
    <w:p w14:paraId="5153E36C"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Rall, B.C., Brose, U., Hartvig, M., Kalinkat, G., Schwarzmuller, F., Vucic-Pestic, O., </w:t>
      </w:r>
      <w:r w:rsidRPr="008D35D5">
        <w:rPr>
          <w:rFonts w:ascii="Times New Roman" w:cs="Times New Roman"/>
          <w:i/>
          <w:iCs/>
          <w:lang w:val="en-GB"/>
        </w:rPr>
        <w:t>et al.</w:t>
      </w:r>
      <w:r w:rsidRPr="008D35D5">
        <w:rPr>
          <w:rFonts w:ascii="Times New Roman" w:cs="Times New Roman"/>
          <w:lang w:val="en-GB"/>
        </w:rPr>
        <w:t xml:space="preserve"> (2012). Universal temperature and body-mass scaling of feeding rates. </w:t>
      </w:r>
      <w:r w:rsidRPr="008D35D5">
        <w:rPr>
          <w:rFonts w:ascii="Times New Roman" w:cs="Times New Roman"/>
          <w:i/>
          <w:iCs/>
          <w:lang w:val="en-GB"/>
        </w:rPr>
        <w:t>Philosophical Transactions of the Royal Society of London, Series B: Biological Sciences</w:t>
      </w:r>
      <w:r w:rsidRPr="008D35D5">
        <w:rPr>
          <w:rFonts w:ascii="Times New Roman" w:cs="Times New Roman"/>
          <w:lang w:val="en-GB"/>
        </w:rPr>
        <w:t>, 367, 2923–2934.</w:t>
      </w:r>
    </w:p>
    <w:p w14:paraId="1A488492"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Rall, B.C., Vucic-Pestic, O., Ehnes, R.B., Emmerson, M. &amp; Brose, U. (2010). Temperature, predator-prey interaction strength and population stability. </w:t>
      </w:r>
      <w:r w:rsidRPr="008D35D5">
        <w:rPr>
          <w:rFonts w:ascii="Times New Roman" w:cs="Times New Roman"/>
          <w:i/>
          <w:iCs/>
          <w:lang w:val="en-GB"/>
        </w:rPr>
        <w:t>Global Change Biology</w:t>
      </w:r>
      <w:r w:rsidRPr="008D35D5">
        <w:rPr>
          <w:rFonts w:ascii="Times New Roman" w:cs="Times New Roman"/>
          <w:lang w:val="en-GB"/>
        </w:rPr>
        <w:t>, 16, 2145–2157.</w:t>
      </w:r>
    </w:p>
    <w:p w14:paraId="6B12A2D0"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van Rijn, I., Buba, Y., DeLong, J., Kiflawi, M. &amp; Belmaker, J. (2017). Large but uneven reduction in fish size across species in relation to changing sea temperatures. </w:t>
      </w:r>
      <w:r w:rsidRPr="008D35D5">
        <w:rPr>
          <w:rFonts w:ascii="Times New Roman" w:cs="Times New Roman"/>
          <w:i/>
          <w:iCs/>
          <w:lang w:val="en-GB"/>
        </w:rPr>
        <w:t>Global Change Biology</w:t>
      </w:r>
      <w:r w:rsidRPr="008D35D5">
        <w:rPr>
          <w:rFonts w:ascii="Times New Roman" w:cs="Times New Roman"/>
          <w:lang w:val="en-GB"/>
        </w:rPr>
        <w:t>, 23, 3667–3674.</w:t>
      </w:r>
    </w:p>
    <w:p w14:paraId="44FCF43B"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Rohatgi, A. (2012). </w:t>
      </w:r>
      <w:r w:rsidRPr="008D35D5">
        <w:rPr>
          <w:rFonts w:ascii="Times New Roman" w:cs="Times New Roman"/>
          <w:i/>
          <w:iCs/>
          <w:lang w:val="en-GB"/>
        </w:rPr>
        <w:t>WebPlotDigitalizer: HTML5 based online tool to extract numerical data from plot images. Version 4.1. [WWW document] URL https://automeris.io/WebPlotDigitizer (accessed on January 2019).</w:t>
      </w:r>
    </w:p>
    <w:p w14:paraId="37326037"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de Roos, A.M. &amp; Persson, L. (2001). Physiologically structured models – from versatile technique to ecological theory. </w:t>
      </w:r>
      <w:r w:rsidRPr="008D35D5">
        <w:rPr>
          <w:rFonts w:ascii="Times New Roman" w:cs="Times New Roman"/>
          <w:i/>
          <w:iCs/>
          <w:lang w:val="en-GB"/>
        </w:rPr>
        <w:t>Oikos</w:t>
      </w:r>
      <w:r w:rsidRPr="008D35D5">
        <w:rPr>
          <w:rFonts w:ascii="Times New Roman" w:cs="Times New Roman"/>
          <w:lang w:val="en-GB"/>
        </w:rPr>
        <w:t>, 94, 51–71.</w:t>
      </w:r>
    </w:p>
    <w:p w14:paraId="22A1DD39"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Savage, V.M., Gillooly, J.F., Brown, J.H., West, G.B. &amp; Charnov, E.L. (2004). Effects of body size and temperature on population growth. </w:t>
      </w:r>
      <w:r w:rsidRPr="008D35D5">
        <w:rPr>
          <w:rFonts w:ascii="Times New Roman" w:cs="Times New Roman"/>
          <w:i/>
          <w:iCs/>
          <w:lang w:val="en-GB"/>
        </w:rPr>
        <w:t>The American Naturalist</w:t>
      </w:r>
      <w:r w:rsidRPr="008D35D5">
        <w:rPr>
          <w:rFonts w:ascii="Times New Roman" w:cs="Times New Roman"/>
          <w:lang w:val="en-GB"/>
        </w:rPr>
        <w:t>, 163, 429–441.</w:t>
      </w:r>
    </w:p>
    <w:p w14:paraId="36B092DF"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Schoolfield, R.M., Sharpe, P.J.H. &amp; Magnuson, C.E. (1981). Non-linear regression of biological temperature-dependent rate models based on absolute reaction-rate theory. </w:t>
      </w:r>
      <w:r w:rsidRPr="008D35D5">
        <w:rPr>
          <w:rFonts w:ascii="Times New Roman" w:cs="Times New Roman"/>
          <w:i/>
          <w:iCs/>
          <w:lang w:val="en-GB"/>
        </w:rPr>
        <w:t>Journal of Theoretical Biology</w:t>
      </w:r>
      <w:r w:rsidRPr="008D35D5">
        <w:rPr>
          <w:rFonts w:ascii="Times New Roman" w:cs="Times New Roman"/>
          <w:lang w:val="en-GB"/>
        </w:rPr>
        <w:t>, 88, 719–731.</w:t>
      </w:r>
    </w:p>
    <w:p w14:paraId="2EFF5393"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Sibly, R.M., Baker, J., Grady, J.M., Luna, S.M., Kodric-Brown, A., Venditti, C., </w:t>
      </w:r>
      <w:r w:rsidRPr="008D35D5">
        <w:rPr>
          <w:rFonts w:ascii="Times New Roman" w:cs="Times New Roman"/>
          <w:i/>
          <w:iCs/>
          <w:lang w:val="en-GB"/>
        </w:rPr>
        <w:t>et al.</w:t>
      </w:r>
      <w:r w:rsidRPr="008D35D5">
        <w:rPr>
          <w:rFonts w:ascii="Times New Roman" w:cs="Times New Roman"/>
          <w:lang w:val="en-GB"/>
        </w:rPr>
        <w:t xml:space="preserve"> (2015). Fundamental insights into ontogenetic growth from theory and fish. </w:t>
      </w:r>
      <w:r w:rsidRPr="008D35D5">
        <w:rPr>
          <w:rFonts w:ascii="Times New Roman" w:cs="Times New Roman"/>
          <w:i/>
          <w:iCs/>
          <w:lang w:val="en-GB"/>
        </w:rPr>
        <w:t>Proceedings of the National Academy of Sciences, USA</w:t>
      </w:r>
      <w:r w:rsidRPr="008D35D5">
        <w:rPr>
          <w:rFonts w:ascii="Times New Roman" w:cs="Times New Roman"/>
          <w:lang w:val="en-GB"/>
        </w:rPr>
        <w:t>, 112, 13934–13939.</w:t>
      </w:r>
    </w:p>
    <w:p w14:paraId="1435EAB9"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Steinarsson, A. &amp; Imsland, A.K. (2003). Size dependent variation in optimum growth temperature of red abalone (Haliotis rufescens). </w:t>
      </w:r>
      <w:r w:rsidRPr="008D35D5">
        <w:rPr>
          <w:rFonts w:ascii="Times New Roman" w:cs="Times New Roman"/>
          <w:i/>
          <w:iCs/>
          <w:lang w:val="en-GB"/>
        </w:rPr>
        <w:t>Aquaculture</w:t>
      </w:r>
      <w:r w:rsidRPr="008D35D5">
        <w:rPr>
          <w:rFonts w:ascii="Times New Roman" w:cs="Times New Roman"/>
          <w:lang w:val="en-GB"/>
        </w:rPr>
        <w:t>, 224, 353–362.</w:t>
      </w:r>
    </w:p>
    <w:p w14:paraId="737A7726"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Thresher, R.E., Koslow, J.A., Morison, A.K. &amp; Smith, D.C. (2007). Depth-mediated reversal of the effects of climate change on long-term growth rates of exploited marine fish. </w:t>
      </w:r>
      <w:r w:rsidRPr="008D35D5">
        <w:rPr>
          <w:rFonts w:ascii="Times New Roman" w:cs="Times New Roman"/>
          <w:i/>
          <w:iCs/>
          <w:lang w:val="en-GB"/>
        </w:rPr>
        <w:t>Proceedings of the National Academy of Sciences, USA</w:t>
      </w:r>
      <w:r w:rsidRPr="008D35D5">
        <w:rPr>
          <w:rFonts w:ascii="Times New Roman" w:cs="Times New Roman"/>
          <w:lang w:val="en-GB"/>
        </w:rPr>
        <w:t>, 104, 7461–7465.</w:t>
      </w:r>
    </w:p>
    <w:p w14:paraId="3C39D2A2"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Uiterwaal, S.F. &amp; DeLong, J.P. (2020). Functional responses are maximized at intermediate temperatures. </w:t>
      </w:r>
      <w:r w:rsidRPr="008D35D5">
        <w:rPr>
          <w:rFonts w:ascii="Times New Roman" w:cs="Times New Roman"/>
          <w:i/>
          <w:iCs/>
          <w:lang w:val="en-GB"/>
        </w:rPr>
        <w:t>Ecology</w:t>
      </w:r>
      <w:r w:rsidRPr="008D35D5">
        <w:rPr>
          <w:rFonts w:ascii="Times New Roman" w:cs="Times New Roman"/>
          <w:lang w:val="en-GB"/>
        </w:rPr>
        <w:t>, n/a.</w:t>
      </w:r>
    </w:p>
    <w:p w14:paraId="11526500"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Ursin, E. (1967). A Mathematical Model of Some Aspects of Fish Growth, Respiration, and Mortality. </w:t>
      </w:r>
      <w:r w:rsidRPr="008D35D5">
        <w:rPr>
          <w:rFonts w:ascii="Times New Roman" w:cs="Times New Roman"/>
          <w:i/>
          <w:iCs/>
          <w:lang w:val="en-GB"/>
        </w:rPr>
        <w:t>Journal of the Fisheries Research Board of Canada</w:t>
      </w:r>
      <w:r w:rsidRPr="008D35D5">
        <w:rPr>
          <w:rFonts w:ascii="Times New Roman" w:cs="Times New Roman"/>
          <w:lang w:val="en-GB"/>
        </w:rPr>
        <w:t>, 24, 2355–2453.</w:t>
      </w:r>
    </w:p>
    <w:p w14:paraId="20F963CE"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Vasseur, D.A. &amp; McCann, K.S. (2005). A mechanistic approach for modelling temperature-dependent consumer-resource dynamics. </w:t>
      </w:r>
      <w:r w:rsidRPr="008D35D5">
        <w:rPr>
          <w:rFonts w:ascii="Times New Roman" w:cs="Times New Roman"/>
          <w:i/>
          <w:iCs/>
          <w:lang w:val="en-GB"/>
        </w:rPr>
        <w:t>The American Naturalist</w:t>
      </w:r>
      <w:r w:rsidRPr="008D35D5">
        <w:rPr>
          <w:rFonts w:ascii="Times New Roman" w:cs="Times New Roman"/>
          <w:lang w:val="en-GB"/>
        </w:rPr>
        <w:t>, 166, 184–198.</w:t>
      </w:r>
    </w:p>
    <w:p w14:paraId="1A768F29"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Vehtari, A., Gelman, A. &amp; Gabry, J. (2017). Practical Bayesian model evaluation using leave-one-out cross-validation and WAIC. </w:t>
      </w:r>
      <w:r w:rsidRPr="008D35D5">
        <w:rPr>
          <w:rFonts w:ascii="Times New Roman" w:cs="Times New Roman"/>
          <w:i/>
          <w:iCs/>
          <w:lang w:val="en-GB"/>
        </w:rPr>
        <w:t>Stat Comput</w:t>
      </w:r>
      <w:r w:rsidRPr="008D35D5">
        <w:rPr>
          <w:rFonts w:ascii="Times New Roman" w:cs="Times New Roman"/>
          <w:lang w:val="en-GB"/>
        </w:rPr>
        <w:t>, 27, 1413–1432.</w:t>
      </w:r>
    </w:p>
    <w:p w14:paraId="515EC9A5"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Watanabe, S. (2013). A Widely Applicable Bayesian Information Criterion. </w:t>
      </w:r>
      <w:r w:rsidRPr="008D35D5">
        <w:rPr>
          <w:rFonts w:ascii="Times New Roman" w:cs="Times New Roman"/>
          <w:i/>
          <w:iCs/>
          <w:lang w:val="en-GB"/>
        </w:rPr>
        <w:t>Journal of Machine Learning Research</w:t>
      </w:r>
      <w:r w:rsidRPr="008D35D5">
        <w:rPr>
          <w:rFonts w:ascii="Times New Roman" w:cs="Times New Roman"/>
          <w:lang w:val="en-GB"/>
        </w:rPr>
        <w:t>, 14, 867–897.</w:t>
      </w:r>
    </w:p>
    <w:p w14:paraId="3C6AB029"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Werner, E.E. &amp; Hall, D.J. (1988). Ontogenetic Habitat Shifts in Bluegill: The Foraging Rate-Predation Risk Trade-off. </w:t>
      </w:r>
      <w:r w:rsidRPr="008D35D5">
        <w:rPr>
          <w:rFonts w:ascii="Times New Roman" w:cs="Times New Roman"/>
          <w:i/>
          <w:iCs/>
          <w:lang w:val="en-GB"/>
        </w:rPr>
        <w:t>Ecology</w:t>
      </w:r>
      <w:r w:rsidRPr="008D35D5">
        <w:rPr>
          <w:rFonts w:ascii="Times New Roman" w:cs="Times New Roman"/>
          <w:lang w:val="en-GB"/>
        </w:rPr>
        <w:t>, 69, 1352–1366.</w:t>
      </w:r>
    </w:p>
    <w:p w14:paraId="63F4D9FA"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West, G.B., Brown, J.H. &amp; Enquist, B.J. (2001). A general model for ontogenetic growth. </w:t>
      </w:r>
      <w:r w:rsidRPr="008D35D5">
        <w:rPr>
          <w:rFonts w:ascii="Times New Roman" w:cs="Times New Roman"/>
          <w:i/>
          <w:iCs/>
          <w:lang w:val="en-GB"/>
        </w:rPr>
        <w:t>Nature</w:t>
      </w:r>
      <w:r w:rsidRPr="008D35D5">
        <w:rPr>
          <w:rFonts w:ascii="Times New Roman" w:cs="Times New Roman"/>
          <w:lang w:val="en-GB"/>
        </w:rPr>
        <w:t>, 413, 628–631.</w:t>
      </w:r>
    </w:p>
    <w:p w14:paraId="435B37CB"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Wickham, H. (2017). </w:t>
      </w:r>
      <w:r w:rsidRPr="008D35D5">
        <w:rPr>
          <w:rFonts w:ascii="Times New Roman" w:cs="Times New Roman"/>
          <w:i/>
          <w:iCs/>
          <w:lang w:val="en-GB"/>
        </w:rPr>
        <w:t>tidyverse: Easily Install and Load the “Tidyverse.”</w:t>
      </w:r>
    </w:p>
    <w:p w14:paraId="1D7836C6"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lastRenderedPageBreak/>
        <w:t xml:space="preserve">Xie, Xiaojun. &amp; Sun, Ruyung. (1990). The Bioenergetics of the Southern Catfish (Silurus meridionalis Chen). I. Resting Metabolic Rate as a Function of Body Weight and Temperature. </w:t>
      </w:r>
      <w:r w:rsidRPr="008D35D5">
        <w:rPr>
          <w:rFonts w:ascii="Times New Roman" w:cs="Times New Roman"/>
          <w:i/>
          <w:iCs/>
          <w:lang w:val="en-GB"/>
        </w:rPr>
        <w:t>Physiological Zoology</w:t>
      </w:r>
      <w:r w:rsidRPr="008D35D5">
        <w:rPr>
          <w:rFonts w:ascii="Times New Roman" w:cs="Times New Roman"/>
          <w:lang w:val="en-GB"/>
        </w:rPr>
        <w:t>, 63, 1181–1195.</w:t>
      </w:r>
    </w:p>
    <w:p w14:paraId="27D9FD1C" w14:textId="77777777" w:rsidR="008D35D5" w:rsidRPr="008D35D5" w:rsidRDefault="008D35D5" w:rsidP="008D35D5">
      <w:pPr>
        <w:pStyle w:val="Bibliography"/>
        <w:rPr>
          <w:rFonts w:ascii="Times New Roman" w:cs="Times New Roman"/>
          <w:lang w:val="en-GB"/>
        </w:rPr>
      </w:pPr>
      <w:r w:rsidRPr="008D35D5">
        <w:rPr>
          <w:rFonts w:ascii="Times New Roman" w:cs="Times New Roman"/>
          <w:lang w:val="en-GB"/>
        </w:rPr>
        <w:t xml:space="preserve">Youngflesh, C. (2018). MCMCvis: Tools to Visualize, Manipulate, and Summarize MCMC Output. </w:t>
      </w:r>
      <w:r w:rsidRPr="008D35D5">
        <w:rPr>
          <w:rFonts w:ascii="Times New Roman" w:cs="Times New Roman"/>
          <w:i/>
          <w:iCs/>
          <w:lang w:val="en-GB"/>
        </w:rPr>
        <w:t>Journal of Open Source Software</w:t>
      </w:r>
      <w:r w:rsidRPr="008D35D5">
        <w:rPr>
          <w:rFonts w:ascii="Times New Roman" w:cs="Times New Roman"/>
          <w:lang w:val="en-GB"/>
        </w:rPr>
        <w:t>, 3, 640.</w:t>
      </w:r>
    </w:p>
    <w:p w14:paraId="4C5C30BA" w14:textId="3A4900E1" w:rsidR="00FC2D41" w:rsidRPr="003E64FD" w:rsidRDefault="00C41369" w:rsidP="002E3379">
      <w:pPr>
        <w:spacing w:line="480" w:lineRule="auto"/>
        <w:contextualSpacing/>
        <w:jc w:val="both"/>
        <w:rPr>
          <w:rFonts w:cstheme="minorHAnsi"/>
        </w:rPr>
      </w:pPr>
      <w:r w:rsidRPr="003E64FD">
        <w:rPr>
          <w:rFonts w:cstheme="minorHAnsi"/>
        </w:rPr>
        <w:fldChar w:fldCharType="end"/>
      </w:r>
    </w:p>
    <w:sectPr w:rsidR="00FC2D41" w:rsidRPr="003E64FD" w:rsidSect="00F97B62">
      <w:headerReference w:type="even" r:id="rId24"/>
      <w:footerReference w:type="even" r:id="rId25"/>
      <w:footerReference w:type="default" r:id="rId26"/>
      <w:headerReference w:type="first" r:id="rId27"/>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an Ohlberger" w:date="2020-01-21T09:27:00Z" w:initials="Ca">
    <w:p w14:paraId="3505BED5" w14:textId="551F665C" w:rsidR="00FD494D" w:rsidRPr="00972C7F" w:rsidRDefault="00FD494D" w:rsidP="00AD3E75">
      <w:pPr>
        <w:pStyle w:val="CommentText"/>
        <w:rPr>
          <w:lang w:val="en-GB"/>
        </w:rPr>
      </w:pPr>
      <w:r>
        <w:rPr>
          <w:rStyle w:val="CommentReference"/>
        </w:rPr>
        <w:annotationRef/>
      </w:r>
      <w:r w:rsidRPr="00972C7F">
        <w:rPr>
          <w:lang w:val="en-GB"/>
        </w:rPr>
        <w:t>Wondering if a title about the results would be more appealing?</w:t>
      </w:r>
    </w:p>
    <w:p w14:paraId="3876CA8B" w14:textId="6B153179" w:rsidR="00FD494D" w:rsidRPr="00972C7F" w:rsidRDefault="00FD494D" w:rsidP="00AD3E75">
      <w:pPr>
        <w:pStyle w:val="CommentText"/>
        <w:rPr>
          <w:lang w:val="en-GB"/>
        </w:rPr>
      </w:pPr>
      <w:r w:rsidRPr="00972C7F">
        <w:rPr>
          <w:lang w:val="en-GB"/>
        </w:rPr>
        <w:t>I guess that means focusing on optimum growth temperature though (“Optimum temperature for growth declines with body size across fish species”), which is not optimal (ha!) either… other ideas?</w:t>
      </w:r>
    </w:p>
    <w:p w14:paraId="46F7263B" w14:textId="22F047B7" w:rsidR="00FD494D" w:rsidRPr="00972C7F" w:rsidRDefault="00FD494D">
      <w:pPr>
        <w:pStyle w:val="CommentText"/>
        <w:rPr>
          <w:lang w:val="en-GB"/>
        </w:rPr>
      </w:pPr>
    </w:p>
  </w:comment>
  <w:comment w:id="1" w:author="Max Lindmark" w:date="2020-01-22T13:17:00Z" w:initials="ML">
    <w:p w14:paraId="4F0CEFE9" w14:textId="77777777" w:rsidR="00FD494D" w:rsidRPr="00972C7F" w:rsidRDefault="00FD494D">
      <w:pPr>
        <w:pStyle w:val="CommentText"/>
        <w:rPr>
          <w:rStyle w:val="CommentReference"/>
          <w:lang w:val="en-GB"/>
        </w:rPr>
      </w:pPr>
      <w:r>
        <w:rPr>
          <w:rStyle w:val="CommentReference"/>
        </w:rPr>
        <w:annotationRef/>
      </w:r>
      <w:r w:rsidRPr="00972C7F">
        <w:rPr>
          <w:rStyle w:val="CommentReference"/>
          <w:lang w:val="en-GB"/>
        </w:rPr>
        <w:t>I agree that it would (but I’d prefer after the thesis then, because this title already circulates in some documents).</w:t>
      </w:r>
    </w:p>
    <w:p w14:paraId="7FFE6F4B" w14:textId="77777777" w:rsidR="00FD494D" w:rsidRPr="00972C7F" w:rsidRDefault="00FD494D">
      <w:pPr>
        <w:pStyle w:val="CommentText"/>
        <w:rPr>
          <w:rStyle w:val="CommentReference"/>
          <w:lang w:val="en-GB"/>
        </w:rPr>
      </w:pPr>
    </w:p>
    <w:p w14:paraId="2EB02CDA" w14:textId="77777777" w:rsidR="00FD494D" w:rsidRPr="00457D7E" w:rsidRDefault="00FD494D">
      <w:pPr>
        <w:pStyle w:val="CommentText"/>
        <w:rPr>
          <w:rStyle w:val="CommentReference"/>
          <w:lang w:val="en-GB"/>
        </w:rPr>
      </w:pPr>
      <w:r w:rsidRPr="00972C7F">
        <w:rPr>
          <w:rStyle w:val="CommentReference"/>
          <w:lang w:val="en-GB"/>
        </w:rPr>
        <w:t>The problem is then we’d have to choose one result from many! (maybe too many…)</w:t>
      </w:r>
      <w:r w:rsidRPr="00457D7E">
        <w:rPr>
          <w:rStyle w:val="CommentReference"/>
          <w:lang w:val="en-GB"/>
        </w:rPr>
        <w:t>.</w:t>
      </w:r>
    </w:p>
    <w:p w14:paraId="48D94B4E" w14:textId="77777777" w:rsidR="00FD494D" w:rsidRPr="00457D7E" w:rsidRDefault="00FD494D">
      <w:pPr>
        <w:pStyle w:val="CommentText"/>
        <w:rPr>
          <w:rStyle w:val="CommentReference"/>
          <w:lang w:val="en-GB"/>
        </w:rPr>
      </w:pPr>
    </w:p>
    <w:p w14:paraId="13B9FBCF" w14:textId="286CE2E6" w:rsidR="00FD494D" w:rsidRPr="00457D7E" w:rsidRDefault="00FD494D">
      <w:pPr>
        <w:pStyle w:val="CommentText"/>
        <w:rPr>
          <w:lang w:val="en-GB"/>
        </w:rPr>
      </w:pPr>
      <w:r w:rsidRPr="00457D7E">
        <w:rPr>
          <w:rStyle w:val="CommentReference"/>
          <w:lang w:val="en-GB"/>
        </w:rPr>
        <w:t xml:space="preserve">Let’s think about that after the thesis </w:t>
      </w:r>
      <w:r w:rsidRPr="00A41592">
        <w:rPr>
          <w:rStyle w:val="CommentReference"/>
        </w:rPr>
        <w:sym w:font="Wingdings" w:char="F04A"/>
      </w:r>
    </w:p>
  </w:comment>
  <w:comment w:id="2" w:author="Anna Gårdmark" w:date="2020-02-03T15:23:00Z" w:initials="AG">
    <w:p w14:paraId="31629226" w14:textId="42B25F73" w:rsidR="00FD494D" w:rsidRPr="002D70E2" w:rsidRDefault="00FD494D">
      <w:pPr>
        <w:pStyle w:val="CommentText"/>
        <w:rPr>
          <w:lang w:val="en-GB"/>
        </w:rPr>
      </w:pPr>
      <w:r>
        <w:rPr>
          <w:rStyle w:val="CommentReference"/>
        </w:rPr>
        <w:annotationRef/>
      </w:r>
      <w:r w:rsidRPr="002D70E2">
        <w:rPr>
          <w:lang w:val="en-GB"/>
        </w:rPr>
        <w:t xml:space="preserve">for the thesis I think the title was set when you applied for the defense, but </w:t>
      </w:r>
      <w:r>
        <w:rPr>
          <w:lang w:val="en-GB"/>
        </w:rPr>
        <w:t>doable afterwards</w:t>
      </w:r>
    </w:p>
  </w:comment>
  <w:comment w:id="3" w:author="Anna Gårdmark" w:date="2020-02-03T16:01:00Z" w:initials="AG">
    <w:p w14:paraId="5D824DFE" w14:textId="7352E861" w:rsidR="00FD494D" w:rsidRPr="000772A5" w:rsidRDefault="00FD494D">
      <w:pPr>
        <w:pStyle w:val="CommentText"/>
        <w:rPr>
          <w:lang w:val="en-GB"/>
        </w:rPr>
      </w:pPr>
      <w:r>
        <w:rPr>
          <w:rStyle w:val="CommentReference"/>
        </w:rPr>
        <w:annotationRef/>
      </w:r>
      <w:r>
        <w:rPr>
          <w:lang w:val="en-GB"/>
        </w:rPr>
        <w:t xml:space="preserve">[Just a detail, but this </w:t>
      </w:r>
      <w:r w:rsidRPr="000772A5">
        <w:rPr>
          <w:lang w:val="en-GB"/>
        </w:rPr>
        <w:t xml:space="preserve">sounds to me as you </w:t>
      </w:r>
      <w:r>
        <w:rPr>
          <w:lang w:val="en-GB"/>
        </w:rPr>
        <w:t>mean</w:t>
      </w:r>
      <w:r w:rsidRPr="000772A5">
        <w:rPr>
          <w:lang w:val="en-GB"/>
        </w:rPr>
        <w:t xml:space="preserve"> correcting something for </w:t>
      </w:r>
      <w:r>
        <w:rPr>
          <w:lang w:val="en-GB"/>
        </w:rPr>
        <w:t xml:space="preserve">an existing </w:t>
      </w:r>
      <w:r w:rsidRPr="000772A5">
        <w:rPr>
          <w:lang w:val="en-GB"/>
        </w:rPr>
        <w:t xml:space="preserve">mass-scaling that was ignored, but Brown is all about temperature-correcting (i.e. </w:t>
      </w:r>
      <w:r>
        <w:rPr>
          <w:lang w:val="en-GB"/>
        </w:rPr>
        <w:t xml:space="preserve">accounting for that rates – which are known to scale allometrically – also depend on temperatures by applying the </w:t>
      </w:r>
      <w:proofErr w:type="spellStart"/>
      <w:r>
        <w:rPr>
          <w:lang w:val="en-GB"/>
        </w:rPr>
        <w:t>temperaturepart</w:t>
      </w:r>
      <w:proofErr w:type="spellEnd"/>
      <w:r>
        <w:rPr>
          <w:lang w:val="en-GB"/>
        </w:rPr>
        <w:t xml:space="preserve"> of the AFS)]</w:t>
      </w:r>
    </w:p>
  </w:comment>
  <w:comment w:id="4" w:author="Max Lindmark" w:date="2020-02-06T09:23:00Z" w:initials="ML">
    <w:p w14:paraId="77A4263A" w14:textId="77777777" w:rsidR="00FD494D" w:rsidRPr="00457D7E" w:rsidRDefault="00FD494D">
      <w:pPr>
        <w:pStyle w:val="CommentText"/>
        <w:rPr>
          <w:lang w:val="en-GB"/>
        </w:rPr>
      </w:pPr>
      <w:r>
        <w:rPr>
          <w:rStyle w:val="CommentReference"/>
        </w:rPr>
        <w:annotationRef/>
      </w:r>
      <w:r w:rsidRPr="00457D7E">
        <w:rPr>
          <w:lang w:val="en-GB"/>
        </w:rPr>
        <w:t xml:space="preserve">I think the “correcting” part of the MTE is not so much about rescaling rates with temperature. It’s more that if you assume a mass-exponent of ¾ you can estimate the activation energy, and if you want to estimate the mass-exponent you can temperature-correct rates using an activation energy of ~0.65 eV. </w:t>
      </w:r>
    </w:p>
    <w:p w14:paraId="2550C50B" w14:textId="77777777" w:rsidR="00FD494D" w:rsidRPr="00457D7E" w:rsidRDefault="00FD494D">
      <w:pPr>
        <w:pStyle w:val="CommentText"/>
        <w:rPr>
          <w:lang w:val="en-GB"/>
        </w:rPr>
      </w:pPr>
    </w:p>
    <w:p w14:paraId="7510E99E" w14:textId="741F21DF" w:rsidR="00FD494D" w:rsidRPr="00457D7E" w:rsidRDefault="00FD494D">
      <w:pPr>
        <w:pStyle w:val="CommentText"/>
        <w:rPr>
          <w:lang w:val="en-GB"/>
        </w:rPr>
      </w:pPr>
      <w:proofErr w:type="gramStart"/>
      <w:r w:rsidRPr="00457D7E">
        <w:rPr>
          <w:lang w:val="en-GB"/>
        </w:rPr>
        <w:t>So</w:t>
      </w:r>
      <w:proofErr w:type="gramEnd"/>
      <w:r w:rsidRPr="00457D7E">
        <w:rPr>
          <w:lang w:val="en-GB"/>
        </w:rPr>
        <w:t xml:space="preserve"> the criticism here that Downs et al 2008 bring up is that this is not optimal if the correction is “wrong”, and using multiple regression (not multivariate, thank you Jan) overcomes that issue!</w:t>
      </w:r>
    </w:p>
  </w:comment>
  <w:comment w:id="10" w:author="Jan Ohlberger" w:date="2020-02-06T12:22:00Z" w:initials="Ca">
    <w:p w14:paraId="476EF5DD" w14:textId="77777777" w:rsidR="00FD494D" w:rsidRDefault="00FD494D">
      <w:pPr>
        <w:pStyle w:val="CommentText"/>
        <w:rPr>
          <w:lang w:val="en-GB"/>
        </w:rPr>
      </w:pPr>
      <w:r>
        <w:rPr>
          <w:rStyle w:val="CommentReference"/>
        </w:rPr>
        <w:annotationRef/>
      </w:r>
      <w:r w:rsidRPr="00457D7E">
        <w:rPr>
          <w:lang w:val="en-GB"/>
        </w:rPr>
        <w:t xml:space="preserve">I agree with your points below – it’s more critical in case different source populations or different experimental setups were used, which I assume is not the case for </w:t>
      </w:r>
      <w:proofErr w:type="spellStart"/>
      <w:r w:rsidRPr="002D70E2">
        <w:rPr>
          <w:lang w:val="en-GB"/>
        </w:rPr>
        <w:t>Björnsson</w:t>
      </w:r>
      <w:proofErr w:type="spellEnd"/>
      <w:r>
        <w:rPr>
          <w:lang w:val="en-GB"/>
        </w:rPr>
        <w:t xml:space="preserve"> et al.</w:t>
      </w:r>
    </w:p>
    <w:p w14:paraId="1C0C75D9" w14:textId="77777777" w:rsidR="00FD494D" w:rsidRDefault="00FD494D">
      <w:pPr>
        <w:pStyle w:val="CommentText"/>
        <w:rPr>
          <w:lang w:val="en-GB"/>
        </w:rPr>
      </w:pPr>
    </w:p>
    <w:p w14:paraId="4FF20B94" w14:textId="77777777" w:rsidR="00FD494D" w:rsidRDefault="00FD494D">
      <w:pPr>
        <w:pStyle w:val="CommentText"/>
        <w:rPr>
          <w:lang w:val="en-GB"/>
        </w:rPr>
      </w:pPr>
      <w:r>
        <w:rPr>
          <w:lang w:val="en-GB"/>
        </w:rPr>
        <w:t>However, I think ‘article’ is not better than ‘study’</w:t>
      </w:r>
    </w:p>
    <w:p w14:paraId="55818072" w14:textId="77777777" w:rsidR="00FD494D" w:rsidRDefault="00FD494D">
      <w:pPr>
        <w:pStyle w:val="CommentText"/>
        <w:rPr>
          <w:lang w:val="en-GB"/>
        </w:rPr>
      </w:pPr>
    </w:p>
    <w:p w14:paraId="0A143688" w14:textId="1DAA5ECD" w:rsidR="00FD494D" w:rsidRPr="00457D7E" w:rsidRDefault="00FD494D">
      <w:pPr>
        <w:pStyle w:val="CommentText"/>
        <w:rPr>
          <w:lang w:val="en-GB"/>
        </w:rPr>
      </w:pPr>
      <w:r>
        <w:rPr>
          <w:lang w:val="en-GB"/>
        </w:rPr>
        <w:t xml:space="preserve">We could simply make that point about the different ‘trials’ in their experiments in the appendix somewhere.  </w:t>
      </w:r>
    </w:p>
  </w:comment>
  <w:comment w:id="6" w:author="Max Lindmark" w:date="2020-01-08T08:51:00Z" w:initials="ML">
    <w:p w14:paraId="36B91E73" w14:textId="77777777" w:rsidR="00FD494D" w:rsidRPr="002D70E2" w:rsidRDefault="00FD494D">
      <w:pPr>
        <w:pStyle w:val="CommentText"/>
        <w:rPr>
          <w:lang w:val="en-GB"/>
        </w:rPr>
      </w:pPr>
      <w:r w:rsidRPr="00AD0A46">
        <w:rPr>
          <w:rStyle w:val="CommentReference"/>
        </w:rPr>
        <w:annotationRef/>
      </w:r>
      <w:r w:rsidRPr="002D70E2">
        <w:rPr>
          <w:lang w:val="en-GB"/>
        </w:rPr>
        <w:t xml:space="preserve">Check this is true for </w:t>
      </w:r>
      <w:proofErr w:type="spellStart"/>
      <w:r w:rsidRPr="002D70E2">
        <w:rPr>
          <w:lang w:val="en-GB"/>
        </w:rPr>
        <w:t>Björnsson</w:t>
      </w:r>
      <w:proofErr w:type="spellEnd"/>
      <w:r w:rsidRPr="002D70E2">
        <w:rPr>
          <w:lang w:val="en-GB"/>
        </w:rPr>
        <w:t xml:space="preserve"> data and other papers that combine old and new data.</w:t>
      </w:r>
    </w:p>
    <w:p w14:paraId="6F3BDEC0" w14:textId="77777777" w:rsidR="00FD494D" w:rsidRPr="002D70E2" w:rsidRDefault="00FD494D">
      <w:pPr>
        <w:pStyle w:val="CommentText"/>
        <w:rPr>
          <w:lang w:val="en-GB"/>
        </w:rPr>
      </w:pPr>
    </w:p>
    <w:p w14:paraId="59FD3B5A" w14:textId="719080D0" w:rsidR="00FD494D" w:rsidRPr="00457D7E" w:rsidRDefault="00FD494D">
      <w:pPr>
        <w:pStyle w:val="CommentText"/>
        <w:rPr>
          <w:lang w:val="en-GB"/>
        </w:rPr>
      </w:pPr>
      <w:r w:rsidRPr="00457D7E">
        <w:rPr>
          <w:lang w:val="en-GB"/>
        </w:rPr>
        <w:t xml:space="preserve">.. although, what was the argument for that again? I’m a bit hesitant of removing data. I thought it was mainly to get one study per species to avoid uncertainty due to different experimental setups and such, but in this case it is the same lab group that did the same experiment, and since they </w:t>
      </w:r>
      <w:proofErr w:type="spellStart"/>
      <w:r w:rsidRPr="00457D7E">
        <w:rPr>
          <w:lang w:val="en-GB"/>
        </w:rPr>
        <w:t>analyzed</w:t>
      </w:r>
      <w:proofErr w:type="spellEnd"/>
      <w:r w:rsidRPr="00457D7E">
        <w:rPr>
          <w:lang w:val="en-GB"/>
        </w:rPr>
        <w:t xml:space="preserve"> all together they must have thought the data were comparable? I think this is the only known case in the data were it explicitly says data from different experiments were combined.</w:t>
      </w:r>
    </w:p>
  </w:comment>
  <w:comment w:id="7" w:author="Anna Gårdmark" w:date="2020-02-03T17:38:00Z" w:initials="AG">
    <w:p w14:paraId="168D59B9" w14:textId="14ADA0BC" w:rsidR="00FD494D" w:rsidRPr="00296320" w:rsidRDefault="00FD494D">
      <w:pPr>
        <w:pStyle w:val="CommentText"/>
        <w:rPr>
          <w:lang w:val="en-GB"/>
        </w:rPr>
      </w:pPr>
      <w:r>
        <w:rPr>
          <w:rStyle w:val="CommentReference"/>
        </w:rPr>
        <w:annotationRef/>
      </w:r>
      <w:r w:rsidRPr="00296320">
        <w:rPr>
          <w:lang w:val="en-GB"/>
        </w:rPr>
        <w:t xml:space="preserve">for </w:t>
      </w:r>
      <w:proofErr w:type="gramStart"/>
      <w:r w:rsidRPr="00296320">
        <w:rPr>
          <w:lang w:val="en-GB"/>
        </w:rPr>
        <w:t>consistency</w:t>
      </w:r>
      <w:proofErr w:type="gramEnd"/>
      <w:r w:rsidRPr="00296320">
        <w:rPr>
          <w:lang w:val="en-GB"/>
        </w:rPr>
        <w:t xml:space="preserve"> I guess. </w:t>
      </w:r>
      <w:proofErr w:type="gramStart"/>
      <w:r w:rsidRPr="00296320">
        <w:rPr>
          <w:lang w:val="en-GB"/>
        </w:rPr>
        <w:t>Also</w:t>
      </w:r>
      <w:proofErr w:type="gramEnd"/>
      <w:r w:rsidRPr="00296320">
        <w:rPr>
          <w:lang w:val="en-GB"/>
        </w:rPr>
        <w:t xml:space="preserve"> within research group can </w:t>
      </w:r>
      <w:r>
        <w:rPr>
          <w:lang w:val="en-GB"/>
        </w:rPr>
        <w:t xml:space="preserve">experimental protocols differ between </w:t>
      </w:r>
      <w:proofErr w:type="spellStart"/>
      <w:r>
        <w:rPr>
          <w:lang w:val="en-GB"/>
        </w:rPr>
        <w:t>expeirments</w:t>
      </w:r>
      <w:proofErr w:type="spellEnd"/>
      <w:r>
        <w:rPr>
          <w:lang w:val="en-GB"/>
        </w:rPr>
        <w:t xml:space="preserve"> (hopefully one learns from each experiment!), unless the second ones were explicitly set out to extend the first one. In that case it may be ok to include </w:t>
      </w:r>
      <w:proofErr w:type="gramStart"/>
      <w:r>
        <w:rPr>
          <w:lang w:val="en-GB"/>
        </w:rPr>
        <w:t>it</w:t>
      </w:r>
      <w:proofErr w:type="gramEnd"/>
      <w:r>
        <w:rPr>
          <w:lang w:val="en-GB"/>
        </w:rPr>
        <w:t xml:space="preserve"> I guess.</w:t>
      </w:r>
    </w:p>
  </w:comment>
  <w:comment w:id="8" w:author="Max Lindmark" w:date="2020-02-06T09:31:00Z" w:initials="ML">
    <w:p w14:paraId="474051D2" w14:textId="6DDCCA1E" w:rsidR="00FD494D" w:rsidRPr="00457D7E" w:rsidRDefault="00FD494D">
      <w:pPr>
        <w:pStyle w:val="CommentText"/>
        <w:rPr>
          <w:b/>
          <w:bCs/>
          <w:lang w:val="en-GB"/>
        </w:rPr>
      </w:pPr>
      <w:r w:rsidRPr="0026073A">
        <w:rPr>
          <w:rStyle w:val="CommentReference"/>
          <w:b/>
          <w:bCs/>
        </w:rPr>
        <w:annotationRef/>
      </w:r>
      <w:r w:rsidRPr="00457D7E">
        <w:rPr>
          <w:b/>
          <w:bCs/>
          <w:lang w:val="en-GB"/>
        </w:rPr>
        <w:t xml:space="preserve">From Jan: </w:t>
      </w:r>
      <w:r w:rsidRPr="0026073A">
        <w:rPr>
          <w:rStyle w:val="CommentReference"/>
          <w:b/>
          <w:bCs/>
        </w:rPr>
        <w:annotationRef/>
      </w:r>
      <w:r w:rsidRPr="00457D7E">
        <w:rPr>
          <w:b/>
          <w:bCs/>
          <w:lang w:val="en-GB"/>
        </w:rPr>
        <w:t xml:space="preserve">You mean combining the experiments but still having one dataset per species? </w:t>
      </w:r>
    </w:p>
  </w:comment>
  <w:comment w:id="9" w:author="Max Lindmark" w:date="2020-02-06T09:31:00Z" w:initials="ML">
    <w:p w14:paraId="7701872C" w14:textId="01180D97" w:rsidR="00FD494D" w:rsidRPr="00457D7E" w:rsidRDefault="00FD494D">
      <w:pPr>
        <w:pStyle w:val="CommentText"/>
        <w:rPr>
          <w:lang w:val="en-GB"/>
        </w:rPr>
      </w:pPr>
      <w:r>
        <w:rPr>
          <w:rStyle w:val="CommentReference"/>
        </w:rPr>
        <w:annotationRef/>
      </w:r>
      <w:r w:rsidRPr="00457D7E">
        <w:rPr>
          <w:lang w:val="en-GB"/>
        </w:rPr>
        <w:t xml:space="preserve">Yes, still one data set per species! The specific issue is the </w:t>
      </w:r>
      <w:proofErr w:type="spellStart"/>
      <w:r w:rsidRPr="00457D7E">
        <w:rPr>
          <w:lang w:val="en-GB"/>
        </w:rPr>
        <w:t>Björnsson</w:t>
      </w:r>
      <w:proofErr w:type="spellEnd"/>
      <w:r w:rsidRPr="00457D7E">
        <w:rPr>
          <w:lang w:val="en-GB"/>
        </w:rPr>
        <w:t xml:space="preserve"> example. It’s experimental data in a single paper by the same research group etc </w:t>
      </w:r>
      <w:proofErr w:type="spellStart"/>
      <w:r w:rsidRPr="00457D7E">
        <w:rPr>
          <w:lang w:val="en-GB"/>
        </w:rPr>
        <w:t>etc</w:t>
      </w:r>
      <w:proofErr w:type="spellEnd"/>
      <w:r w:rsidRPr="00457D7E">
        <w:rPr>
          <w:lang w:val="en-GB"/>
        </w:rPr>
        <w:t xml:space="preserve">. But the experiments where conducted over the course of some years and partially published before this paper. </w:t>
      </w:r>
    </w:p>
    <w:p w14:paraId="6C09B323" w14:textId="77777777" w:rsidR="00FD494D" w:rsidRPr="00457D7E" w:rsidRDefault="00FD494D">
      <w:pPr>
        <w:pStyle w:val="CommentText"/>
        <w:rPr>
          <w:lang w:val="en-GB"/>
        </w:rPr>
      </w:pPr>
    </w:p>
    <w:p w14:paraId="2B7B6DCB" w14:textId="12C67162" w:rsidR="00FD494D" w:rsidRPr="00457D7E" w:rsidRDefault="00FD494D">
      <w:pPr>
        <w:pStyle w:val="CommentText"/>
        <w:rPr>
          <w:lang w:val="en-GB"/>
        </w:rPr>
      </w:pPr>
      <w:r w:rsidRPr="00457D7E">
        <w:rPr>
          <w:lang w:val="en-GB"/>
        </w:rPr>
        <w:t xml:space="preserve">The </w:t>
      </w:r>
      <w:proofErr w:type="spellStart"/>
      <w:r w:rsidRPr="00457D7E">
        <w:rPr>
          <w:lang w:val="en-GB"/>
        </w:rPr>
        <w:t>critera</w:t>
      </w:r>
      <w:proofErr w:type="spellEnd"/>
      <w:r w:rsidRPr="00457D7E">
        <w:rPr>
          <w:lang w:val="en-GB"/>
        </w:rPr>
        <w:t xml:space="preserve"> “one study per species” was not detailed enough for this situation! Is a “study” an experiment or an article? I don’t think it’s a question about consistency because this is the only situation (that I’m certain of at least). </w:t>
      </w:r>
    </w:p>
    <w:p w14:paraId="78A99E22" w14:textId="77777777" w:rsidR="00FD494D" w:rsidRPr="00457D7E" w:rsidRDefault="00FD494D">
      <w:pPr>
        <w:pStyle w:val="CommentText"/>
        <w:rPr>
          <w:lang w:val="en-GB"/>
        </w:rPr>
      </w:pPr>
    </w:p>
    <w:p w14:paraId="2AE7B15C" w14:textId="77777777" w:rsidR="00FD494D" w:rsidRPr="00457D7E" w:rsidRDefault="00FD494D">
      <w:pPr>
        <w:pStyle w:val="CommentText"/>
        <w:rPr>
          <w:lang w:val="en-GB"/>
        </w:rPr>
      </w:pPr>
      <w:r w:rsidRPr="00457D7E">
        <w:rPr>
          <w:lang w:val="en-GB"/>
        </w:rPr>
        <w:t xml:space="preserve">So, we need to specify the criteria a bit more. I think, that if they are happy with pooling data from multiple experiments in a single paper, why should I assume data are not comparable? </w:t>
      </w:r>
    </w:p>
    <w:p w14:paraId="3048BD28" w14:textId="77777777" w:rsidR="00FD494D" w:rsidRPr="00457D7E" w:rsidRDefault="00FD494D">
      <w:pPr>
        <w:pStyle w:val="CommentText"/>
        <w:rPr>
          <w:lang w:val="en-GB"/>
        </w:rPr>
      </w:pPr>
    </w:p>
    <w:p w14:paraId="4A42D736" w14:textId="39477FC0" w:rsidR="00FD494D" w:rsidRPr="00457D7E" w:rsidRDefault="00FD494D">
      <w:pPr>
        <w:pStyle w:val="CommentText"/>
        <w:rPr>
          <w:lang w:val="en-GB"/>
        </w:rPr>
      </w:pPr>
      <w:r w:rsidRPr="00457D7E">
        <w:rPr>
          <w:lang w:val="en-GB"/>
        </w:rPr>
        <w:t>I changed “study” to “article” for now, but also partly because I’d rather not rerun any models now…</w:t>
      </w:r>
    </w:p>
  </w:comment>
  <w:comment w:id="5" w:author="Max Lindmark" w:date="2020-04-02T13:33:00Z" w:initials="ML">
    <w:p w14:paraId="1272E59D" w14:textId="1D1F86A2" w:rsidR="00FD494D" w:rsidRPr="00604735" w:rsidRDefault="00FD494D">
      <w:pPr>
        <w:pStyle w:val="CommentText"/>
        <w:rPr>
          <w:lang w:val="en-US"/>
        </w:rPr>
      </w:pPr>
      <w:r>
        <w:rPr>
          <w:rStyle w:val="CommentReference"/>
        </w:rPr>
        <w:annotationRef/>
      </w:r>
      <w:r w:rsidRPr="00604735">
        <w:rPr>
          <w:lang w:val="en-US"/>
        </w:rPr>
        <w:t xml:space="preserve">Need to say </w:t>
      </w:r>
      <w:proofErr w:type="spellStart"/>
      <w:r w:rsidRPr="00604735">
        <w:rPr>
          <w:lang w:val="en-US"/>
        </w:rPr>
        <w:t>minimun</w:t>
      </w:r>
      <w:proofErr w:type="spellEnd"/>
      <w:r w:rsidRPr="00604735">
        <w:rPr>
          <w:lang w:val="en-US"/>
        </w:rPr>
        <w:t xml:space="preserve"> number of sizes per temperatu</w:t>
      </w:r>
      <w:r>
        <w:rPr>
          <w:lang w:val="en-US"/>
        </w:rPr>
        <w:t>re…or just min # sizes</w:t>
      </w:r>
    </w:p>
  </w:comment>
  <w:comment w:id="11" w:author="Max Lindmark" w:date="2020-02-06T09:39:00Z" w:initials="ML">
    <w:p w14:paraId="3C3B4C62" w14:textId="015442C8" w:rsidR="00FD494D" w:rsidRPr="00457D7E" w:rsidRDefault="00FD494D">
      <w:pPr>
        <w:pStyle w:val="CommentText"/>
        <w:rPr>
          <w:lang w:val="en-GB"/>
        </w:rPr>
      </w:pPr>
      <w:r>
        <w:rPr>
          <w:rStyle w:val="CommentReference"/>
        </w:rPr>
        <w:annotationRef/>
      </w:r>
      <w:r w:rsidRPr="00457D7E">
        <w:rPr>
          <w:lang w:val="en-GB"/>
        </w:rPr>
        <w:t>I opted for the non-hyphened version of writing this…</w:t>
      </w:r>
    </w:p>
  </w:comment>
  <w:comment w:id="12" w:author="Jan Ohlberger" w:date="2020-01-21T10:50:00Z" w:initials="Ca">
    <w:p w14:paraId="42F3CCE8" w14:textId="77777777" w:rsidR="00FD494D" w:rsidRPr="002D70E2" w:rsidRDefault="00FD494D" w:rsidP="000D3D07">
      <w:pPr>
        <w:pStyle w:val="CommentText"/>
        <w:rPr>
          <w:lang w:val="en-GB"/>
        </w:rPr>
      </w:pPr>
      <w:r>
        <w:rPr>
          <w:rStyle w:val="CommentReference"/>
        </w:rPr>
        <w:annotationRef/>
      </w:r>
      <w:r w:rsidRPr="002D70E2">
        <w:rPr>
          <w:lang w:val="en-GB"/>
        </w:rPr>
        <w:t>Would be nice to have one recent date…)</w:t>
      </w:r>
    </w:p>
  </w:comment>
  <w:comment w:id="13" w:author="Max Lindmark" w:date="2020-01-28T10:55:00Z" w:initials="ML">
    <w:p w14:paraId="1E08BA1F" w14:textId="77777777" w:rsidR="00FD494D" w:rsidRPr="00457D7E" w:rsidRDefault="00FD494D" w:rsidP="000D3D07">
      <w:pPr>
        <w:pStyle w:val="CommentText"/>
        <w:rPr>
          <w:lang w:val="en-GB"/>
        </w:rPr>
      </w:pPr>
      <w:r>
        <w:rPr>
          <w:rStyle w:val="CommentReference"/>
        </w:rPr>
        <w:annotationRef/>
      </w:r>
      <w:r w:rsidRPr="00457D7E">
        <w:rPr>
          <w:lang w:val="en-GB"/>
        </w:rPr>
        <w:t>You mean a single date rather than an interval? Agree. I highly doubt the temperature parameters have changed for any of the species since this data collection was started. But for the paper I can go through them again and check they’re the same, and in that case just put the last date.</w:t>
      </w:r>
    </w:p>
  </w:comment>
  <w:comment w:id="14" w:author="Max Lindmark" w:date="2020-02-06T09:41:00Z" w:initials="ML">
    <w:p w14:paraId="410881C0" w14:textId="6C73C0D7" w:rsidR="00FD494D" w:rsidRPr="00457D7E" w:rsidRDefault="00FD494D">
      <w:pPr>
        <w:pStyle w:val="CommentText"/>
        <w:rPr>
          <w:b/>
          <w:bCs/>
          <w:lang w:val="en-GB"/>
        </w:rPr>
      </w:pPr>
      <w:r w:rsidRPr="006F043D">
        <w:rPr>
          <w:rStyle w:val="CommentReference"/>
          <w:b/>
          <w:bCs/>
        </w:rPr>
        <w:annotationRef/>
      </w:r>
      <w:r w:rsidRPr="00457D7E">
        <w:rPr>
          <w:b/>
          <w:bCs/>
          <w:lang w:val="en-GB"/>
        </w:rPr>
        <w:t xml:space="preserve">Jan: </w:t>
      </w:r>
      <w:r w:rsidRPr="006F043D">
        <w:rPr>
          <w:rStyle w:val="CommentReference"/>
          <w:b/>
          <w:bCs/>
        </w:rPr>
        <w:annotationRef/>
      </w:r>
      <w:r w:rsidRPr="00457D7E">
        <w:rPr>
          <w:b/>
          <w:bCs/>
          <w:lang w:val="en-GB"/>
        </w:rPr>
        <w:t>Yes, that’s what I meant.</w:t>
      </w:r>
    </w:p>
  </w:comment>
  <w:comment w:id="15" w:author="Max Lindmark" w:date="2020-02-06T09:42:00Z" w:initials="ML">
    <w:p w14:paraId="77A842BC" w14:textId="5C66CD10" w:rsidR="00FD494D" w:rsidRPr="00457D7E" w:rsidRDefault="00FD494D">
      <w:pPr>
        <w:pStyle w:val="CommentText"/>
        <w:rPr>
          <w:lang w:val="en-GB"/>
        </w:rPr>
      </w:pPr>
      <w:r>
        <w:rPr>
          <w:rStyle w:val="CommentReference"/>
        </w:rPr>
        <w:annotationRef/>
      </w:r>
      <w:r w:rsidRPr="00457D7E">
        <w:rPr>
          <w:lang w:val="en-GB"/>
        </w:rPr>
        <w:t>Appendix!</w:t>
      </w:r>
    </w:p>
  </w:comment>
  <w:comment w:id="16" w:author="Max Lindmark" w:date="2020-02-06T10:15:00Z" w:initials="ML">
    <w:p w14:paraId="0CCA28B0" w14:textId="3C4CF45C" w:rsidR="00FD494D" w:rsidRPr="00457D7E" w:rsidRDefault="00FD494D">
      <w:pPr>
        <w:pStyle w:val="CommentText"/>
        <w:rPr>
          <w:lang w:val="en-GB"/>
        </w:rPr>
      </w:pPr>
      <w:r>
        <w:rPr>
          <w:rStyle w:val="CommentReference"/>
        </w:rPr>
        <w:annotationRef/>
      </w:r>
      <w:r w:rsidRPr="00457D7E">
        <w:rPr>
          <w:lang w:val="en-GB"/>
        </w:rPr>
        <w:t xml:space="preserve">Ah, your trick does not work here Jan because it’s the average of a log values </w:t>
      </w:r>
      <w:r w:rsidRPr="004D410B">
        <w:sym w:font="Wingdings" w:char="F04C"/>
      </w:r>
      <w:r w:rsidRPr="00457D7E">
        <w:rPr>
          <w:lang w:val="en-GB"/>
        </w:rPr>
        <w:t xml:space="preserve"> </w:t>
      </w:r>
    </w:p>
  </w:comment>
  <w:comment w:id="17" w:author="Max Lindmark" w:date="2020-01-14T13:33:00Z" w:initials="ML">
    <w:p w14:paraId="214DBB0F" w14:textId="1F09464A" w:rsidR="00FD494D" w:rsidRPr="002D70E2" w:rsidRDefault="00FD494D">
      <w:pPr>
        <w:pStyle w:val="CommentText"/>
        <w:rPr>
          <w:lang w:val="en-GB"/>
        </w:rPr>
      </w:pPr>
      <w:r>
        <w:rPr>
          <w:rStyle w:val="CommentReference"/>
        </w:rPr>
        <w:annotationRef/>
      </w:r>
      <w:r w:rsidRPr="002D70E2">
        <w:rPr>
          <w:lang w:val="en-GB"/>
        </w:rPr>
        <w:t>This was necessary to fit the models even by species, I don’t actually know why but maybe has something to do with trimming the y-axis to a smaller scale?</w:t>
      </w:r>
    </w:p>
  </w:comment>
  <w:comment w:id="18" w:author="Anna Gårdmark" w:date="2020-01-21T09:20:00Z" w:initials="AG">
    <w:p w14:paraId="44519E1D" w14:textId="7E697D89" w:rsidR="00FD494D" w:rsidRPr="001C2C66" w:rsidRDefault="00FD494D">
      <w:pPr>
        <w:pStyle w:val="CommentText"/>
        <w:rPr>
          <w:lang w:val="en-GB"/>
        </w:rPr>
      </w:pPr>
      <w:r>
        <w:rPr>
          <w:rStyle w:val="CommentReference"/>
        </w:rPr>
        <w:annotationRef/>
      </w:r>
      <w:r w:rsidRPr="001C2C66">
        <w:rPr>
          <w:lang w:val="en-GB"/>
        </w:rPr>
        <w:t>or because your predictor mass was mean-centred?</w:t>
      </w:r>
    </w:p>
  </w:comment>
  <w:comment w:id="19" w:author="Max Lindmark" w:date="2020-01-28T14:03:00Z" w:initials="ML">
    <w:p w14:paraId="239AC5FB" w14:textId="6C5D7F80" w:rsidR="00FD494D" w:rsidRPr="00457D7E" w:rsidRDefault="00FD494D">
      <w:pPr>
        <w:pStyle w:val="CommentText"/>
        <w:rPr>
          <w:lang w:val="en-GB"/>
        </w:rPr>
      </w:pPr>
      <w:r>
        <w:rPr>
          <w:rStyle w:val="CommentReference"/>
        </w:rPr>
        <w:annotationRef/>
      </w:r>
      <w:r w:rsidRPr="00457D7E">
        <w:rPr>
          <w:lang w:val="en-GB"/>
        </w:rPr>
        <w:t xml:space="preserve">No, I mean that when I fit the model with the raw consumption data as the dependent the fits look quite poor. When I divide the consumption (not the predictor variables, which are mean </w:t>
      </w:r>
      <w:proofErr w:type="spellStart"/>
      <w:r w:rsidRPr="00457D7E">
        <w:rPr>
          <w:lang w:val="en-GB"/>
        </w:rPr>
        <w:t>centered</w:t>
      </w:r>
      <w:proofErr w:type="spellEnd"/>
      <w:r w:rsidRPr="00457D7E">
        <w:rPr>
          <w:lang w:val="en-GB"/>
        </w:rPr>
        <w:t xml:space="preserve"> in </w:t>
      </w:r>
      <w:r w:rsidRPr="00457D7E">
        <w:rPr>
          <w:u w:val="single"/>
          <w:lang w:val="en-GB"/>
        </w:rPr>
        <w:t>both</w:t>
      </w:r>
      <w:r w:rsidRPr="00457D7E">
        <w:rPr>
          <w:lang w:val="en-GB"/>
        </w:rPr>
        <w:t xml:space="preserve"> cases) by the mean it model fits look ok.</w:t>
      </w:r>
    </w:p>
    <w:p w14:paraId="2C7E65CD" w14:textId="77777777" w:rsidR="00FD494D" w:rsidRPr="00457D7E" w:rsidRDefault="00FD494D">
      <w:pPr>
        <w:pStyle w:val="CommentText"/>
        <w:rPr>
          <w:lang w:val="en-GB"/>
        </w:rPr>
      </w:pPr>
    </w:p>
    <w:p w14:paraId="22F75534" w14:textId="18AA65CB" w:rsidR="00FD494D" w:rsidRPr="00457D7E" w:rsidRDefault="00FD494D">
      <w:pPr>
        <w:pStyle w:val="CommentText"/>
        <w:rPr>
          <w:lang w:val="en-GB"/>
        </w:rPr>
      </w:pPr>
      <w:r w:rsidRPr="00457D7E">
        <w:rPr>
          <w:lang w:val="en-GB"/>
        </w:rPr>
        <w:t xml:space="preserve">So, the only thing that differs is the scale of the y-axis, which I didn’t think would have such a large effect since we anyway fit it within species. </w:t>
      </w:r>
    </w:p>
  </w:comment>
  <w:comment w:id="20" w:author="Max Lindmark" w:date="2020-02-01T10:20:00Z" w:initials="ML">
    <w:p w14:paraId="5C0FE86C" w14:textId="71F9BB17" w:rsidR="00FD494D" w:rsidRPr="00457D7E" w:rsidRDefault="00FD494D">
      <w:pPr>
        <w:pStyle w:val="CommentText"/>
        <w:rPr>
          <w:lang w:val="en-GB"/>
        </w:rPr>
      </w:pPr>
      <w:r>
        <w:rPr>
          <w:rStyle w:val="CommentReference"/>
        </w:rPr>
        <w:annotationRef/>
      </w:r>
      <w:r w:rsidRPr="00457D7E">
        <w:rPr>
          <w:lang w:val="en-GB"/>
        </w:rPr>
        <w:t>I will increase # iterations and maybe reduce thinning a little bit. Does not really change the estimates (maybe on third decimal), but makes the chains look more similar and estimates a little bit more accurate.</w:t>
      </w:r>
    </w:p>
  </w:comment>
  <w:comment w:id="25" w:author="Max Lindmark" w:date="2020-04-23T13:14:00Z" w:initials="ML">
    <w:p w14:paraId="00F25D99" w14:textId="42876C7C" w:rsidR="00FD494D" w:rsidRPr="00EA5CFC" w:rsidRDefault="00FD494D">
      <w:pPr>
        <w:pStyle w:val="CommentText"/>
        <w:rPr>
          <w:lang w:val="en-US"/>
        </w:rPr>
      </w:pPr>
      <w:r>
        <w:rPr>
          <w:rStyle w:val="CommentReference"/>
        </w:rPr>
        <w:annotationRef/>
      </w:r>
      <w:r w:rsidRPr="00EA5CFC">
        <w:rPr>
          <w:lang w:val="en-US"/>
        </w:rPr>
        <w:t xml:space="preserve">These data are similar, so I will plot them </w:t>
      </w:r>
      <w:r>
        <w:rPr>
          <w:lang w:val="en-US"/>
        </w:rPr>
        <w:t>together!</w:t>
      </w:r>
    </w:p>
  </w:comment>
  <w:comment w:id="26" w:author="Max Lindmark" w:date="2020-04-23T17:11:00Z" w:initials="ML">
    <w:p w14:paraId="262E4B93" w14:textId="77777777" w:rsidR="00FD494D" w:rsidRDefault="00FD494D" w:rsidP="006B00B7">
      <w:pPr>
        <w:pStyle w:val="CommentText"/>
        <w:rPr>
          <w:lang w:val="en-US"/>
        </w:rPr>
      </w:pPr>
      <w:r>
        <w:rPr>
          <w:rStyle w:val="CommentReference"/>
        </w:rPr>
        <w:annotationRef/>
      </w:r>
      <w:r>
        <w:rPr>
          <w:rStyle w:val="CommentReference"/>
        </w:rPr>
        <w:annotationRef/>
      </w:r>
      <w:r>
        <w:rPr>
          <w:rStyle w:val="CommentReference"/>
        </w:rPr>
        <w:annotationRef/>
      </w:r>
      <w:r w:rsidRPr="00CA5CFC">
        <w:rPr>
          <w:lang w:val="en-US"/>
        </w:rPr>
        <w:t>I said in the first version that this was the</w:t>
      </w:r>
      <w:r>
        <w:rPr>
          <w:lang w:val="en-US"/>
        </w:rPr>
        <w:t xml:space="preserve"> standard deviation, but in the </w:t>
      </w:r>
      <w:proofErr w:type="gramStart"/>
      <w:r>
        <w:rPr>
          <w:lang w:val="en-US"/>
        </w:rPr>
        <w:t>code</w:t>
      </w:r>
      <w:proofErr w:type="gramEnd"/>
      <w:r>
        <w:rPr>
          <w:lang w:val="en-US"/>
        </w:rPr>
        <w:t xml:space="preserve"> I put 0.5 wrongly as the precision. So, I actually used a less informative prior (</w:t>
      </w:r>
      <w:proofErr w:type="spellStart"/>
      <w:r>
        <w:rPr>
          <w:lang w:val="en-US"/>
        </w:rPr>
        <w:t>sd</w:t>
      </w:r>
      <w:proofErr w:type="spellEnd"/>
      <w:r>
        <w:rPr>
          <w:lang w:val="en-US"/>
        </w:rPr>
        <w:t xml:space="preserve"> = 1.414). </w:t>
      </w:r>
    </w:p>
    <w:p w14:paraId="59160AD0" w14:textId="77777777" w:rsidR="00FD494D" w:rsidRDefault="00FD494D" w:rsidP="006B00B7">
      <w:pPr>
        <w:pStyle w:val="CommentText"/>
        <w:rPr>
          <w:lang w:val="en-US"/>
        </w:rPr>
      </w:pPr>
    </w:p>
    <w:p w14:paraId="3DA9A12F" w14:textId="77777777" w:rsidR="00FD494D" w:rsidRDefault="00FD494D" w:rsidP="006B00B7">
      <w:pPr>
        <w:pStyle w:val="CommentText"/>
        <w:rPr>
          <w:lang w:val="en-US"/>
        </w:rPr>
      </w:pPr>
      <w:r>
        <w:rPr>
          <w:lang w:val="en-US"/>
        </w:rPr>
        <w:t xml:space="preserve">When I use a </w:t>
      </w:r>
      <w:proofErr w:type="spellStart"/>
      <w:r>
        <w:rPr>
          <w:lang w:val="en-US"/>
        </w:rPr>
        <w:t>sd</w:t>
      </w:r>
      <w:proofErr w:type="spellEnd"/>
      <w:r>
        <w:rPr>
          <w:lang w:val="en-US"/>
        </w:rPr>
        <w:t xml:space="preserve"> of 0.5 (precision = 4), I see that the mean of all species intercepts (mu_b0) is pulled to the prior, although the all the other parameters’ priors are essentially flat around the posterior and they look fine with that precision. </w:t>
      </w:r>
    </w:p>
    <w:p w14:paraId="2F9956D3" w14:textId="77777777" w:rsidR="00FD494D" w:rsidRDefault="00FD494D" w:rsidP="006B00B7">
      <w:pPr>
        <w:pStyle w:val="CommentText"/>
        <w:rPr>
          <w:lang w:val="en-US"/>
        </w:rPr>
      </w:pPr>
    </w:p>
    <w:p w14:paraId="28A4B2D2" w14:textId="77777777" w:rsidR="00FD494D" w:rsidRDefault="00FD494D" w:rsidP="006B00B7">
      <w:pPr>
        <w:pStyle w:val="CommentText"/>
        <w:rPr>
          <w:lang w:val="en-US"/>
        </w:rPr>
      </w:pPr>
      <w:r>
        <w:rPr>
          <w:lang w:val="en-US"/>
        </w:rPr>
        <w:t xml:space="preserve">Despite that they all look fine and overall very similar (decimals), I will instead increase the standard deviation to 1 in these priors (for the average species effect), and to </w:t>
      </w:r>
      <w:proofErr w:type="spellStart"/>
      <w:r>
        <w:rPr>
          <w:lang w:val="en-US"/>
        </w:rPr>
        <w:t>sd</w:t>
      </w:r>
      <w:proofErr w:type="spellEnd"/>
      <w:r>
        <w:rPr>
          <w:lang w:val="en-US"/>
        </w:rPr>
        <w:t>=5 for the intercept…</w:t>
      </w:r>
    </w:p>
    <w:p w14:paraId="516CF7C8" w14:textId="77777777" w:rsidR="00FD494D" w:rsidRDefault="00FD494D" w:rsidP="006B00B7">
      <w:pPr>
        <w:pStyle w:val="CommentText"/>
        <w:rPr>
          <w:lang w:val="en-US"/>
        </w:rPr>
      </w:pPr>
    </w:p>
    <w:p w14:paraId="261135A4" w14:textId="2E30C47C" w:rsidR="00FD494D" w:rsidRPr="006B00B7" w:rsidRDefault="00FD494D">
      <w:pPr>
        <w:pStyle w:val="CommentText"/>
        <w:rPr>
          <w:lang w:val="en-US"/>
        </w:rPr>
      </w:pPr>
      <w:r>
        <w:rPr>
          <w:lang w:val="en-US"/>
        </w:rPr>
        <w:t>I have added plots in the appendix showing the posterior distributions of these “main/interesting” parameters (mu_0, mu_1, mu_2, mu_3) together with their prior distributions, to visually show how the posteriors is not very influenced by the prior.</w:t>
      </w:r>
    </w:p>
  </w:comment>
  <w:comment w:id="29" w:author="Max Lindmark" w:date="2020-04-22T17:37:00Z" w:initials="ML">
    <w:p w14:paraId="281B944D" w14:textId="0261B523" w:rsidR="00FD494D" w:rsidRDefault="00FD494D" w:rsidP="00604739">
      <w:pPr>
        <w:pStyle w:val="CommentText"/>
        <w:rPr>
          <w:lang w:val="en-US"/>
        </w:rPr>
      </w:pPr>
      <w:r>
        <w:rPr>
          <w:rStyle w:val="CommentReference"/>
        </w:rPr>
        <w:annotationRef/>
      </w:r>
      <w:r>
        <w:rPr>
          <w:rStyle w:val="CommentReference"/>
        </w:rPr>
        <w:annotationRef/>
      </w:r>
      <w:r w:rsidRPr="00CA5CFC">
        <w:rPr>
          <w:lang w:val="en-US"/>
        </w:rPr>
        <w:t>I said in the first version that this was the</w:t>
      </w:r>
      <w:r>
        <w:rPr>
          <w:lang w:val="en-US"/>
        </w:rPr>
        <w:t xml:space="preserve"> standard deviation, but in the </w:t>
      </w:r>
      <w:proofErr w:type="gramStart"/>
      <w:r>
        <w:rPr>
          <w:lang w:val="en-US"/>
        </w:rPr>
        <w:t>code</w:t>
      </w:r>
      <w:proofErr w:type="gramEnd"/>
      <w:r>
        <w:rPr>
          <w:lang w:val="en-US"/>
        </w:rPr>
        <w:t xml:space="preserve"> I put 0.5 wrongly as the precision. So, I actually used a less informative prior (</w:t>
      </w:r>
      <w:proofErr w:type="spellStart"/>
      <w:r>
        <w:rPr>
          <w:lang w:val="en-US"/>
        </w:rPr>
        <w:t>sd</w:t>
      </w:r>
      <w:proofErr w:type="spellEnd"/>
      <w:r>
        <w:rPr>
          <w:lang w:val="en-US"/>
        </w:rPr>
        <w:t xml:space="preserve"> = 1.414). </w:t>
      </w:r>
    </w:p>
    <w:p w14:paraId="545DCDFF" w14:textId="77777777" w:rsidR="00FD494D" w:rsidRDefault="00FD494D" w:rsidP="00604739">
      <w:pPr>
        <w:pStyle w:val="CommentText"/>
        <w:rPr>
          <w:lang w:val="en-US"/>
        </w:rPr>
      </w:pPr>
    </w:p>
    <w:p w14:paraId="41CDC50F" w14:textId="4D99DF0E" w:rsidR="00FD494D" w:rsidRDefault="00FD494D" w:rsidP="00604739">
      <w:pPr>
        <w:pStyle w:val="CommentText"/>
        <w:rPr>
          <w:lang w:val="en-US"/>
        </w:rPr>
      </w:pPr>
      <w:r>
        <w:rPr>
          <w:lang w:val="en-US"/>
        </w:rPr>
        <w:t xml:space="preserve">When I use a </w:t>
      </w:r>
      <w:proofErr w:type="spellStart"/>
      <w:r>
        <w:rPr>
          <w:lang w:val="en-US"/>
        </w:rPr>
        <w:t>sd</w:t>
      </w:r>
      <w:proofErr w:type="spellEnd"/>
      <w:r>
        <w:rPr>
          <w:lang w:val="en-US"/>
        </w:rPr>
        <w:t xml:space="preserve"> of 0.5 (precision = 4), I see that the mean of all species intercepts (mu_b0) is pulled to the prior, although the all the other parameters’ priors are essentially flat around the posterior and they look fine with that precision. </w:t>
      </w:r>
    </w:p>
    <w:p w14:paraId="0E0DAD70" w14:textId="77777777" w:rsidR="00FD494D" w:rsidRDefault="00FD494D" w:rsidP="00604739">
      <w:pPr>
        <w:pStyle w:val="CommentText"/>
        <w:rPr>
          <w:lang w:val="en-US"/>
        </w:rPr>
      </w:pPr>
    </w:p>
    <w:p w14:paraId="3A4DED61" w14:textId="06D4C768" w:rsidR="00FD494D" w:rsidRDefault="00FD494D">
      <w:pPr>
        <w:pStyle w:val="CommentText"/>
        <w:rPr>
          <w:lang w:val="en-US"/>
        </w:rPr>
      </w:pPr>
      <w:r>
        <w:rPr>
          <w:lang w:val="en-US"/>
        </w:rPr>
        <w:t xml:space="preserve">Despite that they all look fine and overall very similar (decimals), I will instead increase the standard deviation to 1 in these priors (for the average species effect), and to </w:t>
      </w:r>
      <w:proofErr w:type="spellStart"/>
      <w:r>
        <w:rPr>
          <w:lang w:val="en-US"/>
        </w:rPr>
        <w:t>sd</w:t>
      </w:r>
      <w:proofErr w:type="spellEnd"/>
      <w:r>
        <w:rPr>
          <w:lang w:val="en-US"/>
        </w:rPr>
        <w:t>=5 for the intercept…</w:t>
      </w:r>
    </w:p>
    <w:p w14:paraId="278C350D" w14:textId="77777777" w:rsidR="00FD494D" w:rsidRDefault="00FD494D">
      <w:pPr>
        <w:pStyle w:val="CommentText"/>
        <w:rPr>
          <w:lang w:val="en-US"/>
        </w:rPr>
      </w:pPr>
    </w:p>
    <w:p w14:paraId="004EA587" w14:textId="6DF5AD1E" w:rsidR="00FD494D" w:rsidRPr="00604739" w:rsidRDefault="00FD494D">
      <w:pPr>
        <w:pStyle w:val="CommentText"/>
        <w:rPr>
          <w:lang w:val="en-US"/>
        </w:rPr>
      </w:pPr>
      <w:r>
        <w:rPr>
          <w:lang w:val="en-US"/>
        </w:rPr>
        <w:t>I have added plots in the appendix showing the posterior distributions of these “main/interesting” parameters (mu_0, mu_1, mu_2, mu_3) together with their prior distributions, to visually show how the posteriors is not very influenced by the prior.</w:t>
      </w:r>
    </w:p>
  </w:comment>
  <w:comment w:id="32" w:author="Max Lindmark" w:date="2020-04-23T13:13:00Z" w:initials="ML">
    <w:p w14:paraId="226E2E76" w14:textId="6933F2FE" w:rsidR="00FD494D" w:rsidRPr="00A52899" w:rsidRDefault="00FD494D">
      <w:pPr>
        <w:pStyle w:val="CommentText"/>
        <w:rPr>
          <w:lang w:val="en-US"/>
        </w:rPr>
      </w:pPr>
      <w:r>
        <w:rPr>
          <w:rStyle w:val="CommentReference"/>
        </w:rPr>
        <w:annotationRef/>
      </w:r>
      <w:r w:rsidRPr="00A52899">
        <w:rPr>
          <w:lang w:val="en-US"/>
        </w:rPr>
        <w:t>Wops, th</w:t>
      </w:r>
      <w:r>
        <w:rPr>
          <w:lang w:val="en-US"/>
        </w:rPr>
        <w:t>is is also incorrect. This reflects mass-specific priors, which but I hadn’t switched to mass-specific values at that time. Luckily the prior was so flat and data so “certain” it did not really matter!</w:t>
      </w:r>
    </w:p>
  </w:comment>
  <w:comment w:id="36" w:author="Max Lindmark" w:date="2020-04-22T13:02:00Z" w:initials="ML">
    <w:p w14:paraId="4D42B2DD" w14:textId="2CF5FC18" w:rsidR="00FD494D" w:rsidRPr="000C4232" w:rsidRDefault="00FD494D">
      <w:pPr>
        <w:pStyle w:val="CommentText"/>
        <w:rPr>
          <w:lang w:val="en-US"/>
        </w:rPr>
      </w:pPr>
      <w:r>
        <w:rPr>
          <w:rStyle w:val="CommentReference"/>
        </w:rPr>
        <w:annotationRef/>
      </w:r>
      <w:r w:rsidRPr="000C4232">
        <w:rPr>
          <w:lang w:val="en-US"/>
        </w:rPr>
        <w:t xml:space="preserve">Temperature </w:t>
      </w:r>
      <w:r>
        <w:rPr>
          <w:lang w:val="en-US"/>
        </w:rPr>
        <w:t>coefficient???</w:t>
      </w:r>
    </w:p>
  </w:comment>
  <w:comment w:id="41" w:author="Max Lindmark" w:date="2020-04-22T17:36:00Z" w:initials="ML">
    <w:p w14:paraId="0B365000" w14:textId="4C1198D2" w:rsidR="00FD494D" w:rsidRPr="00604739" w:rsidRDefault="00FD494D">
      <w:pPr>
        <w:pStyle w:val="CommentText"/>
        <w:rPr>
          <w:lang w:val="en-US"/>
        </w:rPr>
      </w:pPr>
      <w:r>
        <w:rPr>
          <w:rStyle w:val="CommentReference"/>
        </w:rPr>
        <w:annotationRef/>
      </w:r>
      <w:r w:rsidRPr="00604739">
        <w:rPr>
          <w:lang w:val="en-US"/>
        </w:rPr>
        <w:t>Coeff</w:t>
      </w:r>
      <w:r>
        <w:rPr>
          <w:lang w:val="en-US"/>
        </w:rPr>
        <w:t>icient?</w:t>
      </w:r>
    </w:p>
  </w:comment>
  <w:comment w:id="42" w:author="Max Lindmark" w:date="2020-04-22T17:04:00Z" w:initials="ML">
    <w:p w14:paraId="3F4DDA1D" w14:textId="637254DA" w:rsidR="00FD494D" w:rsidRPr="000C4232" w:rsidRDefault="00FD494D" w:rsidP="00093FA1">
      <w:pPr>
        <w:pStyle w:val="CommentText"/>
        <w:rPr>
          <w:lang w:val="en-US"/>
        </w:rPr>
      </w:pPr>
      <w:r>
        <w:rPr>
          <w:rStyle w:val="CommentReference"/>
        </w:rPr>
        <w:annotationRef/>
      </w:r>
      <w:r>
        <w:rPr>
          <w:rStyle w:val="CommentReference"/>
        </w:rPr>
        <w:annotationRef/>
      </w:r>
      <w:r w:rsidRPr="000C4232">
        <w:rPr>
          <w:lang w:val="en-US"/>
        </w:rPr>
        <w:t xml:space="preserve">Temperature </w:t>
      </w:r>
      <w:r>
        <w:rPr>
          <w:lang w:val="en-US"/>
        </w:rPr>
        <w:t>coefficient???</w:t>
      </w:r>
    </w:p>
    <w:p w14:paraId="582D95AB" w14:textId="28B5571D" w:rsidR="00FD494D" w:rsidRDefault="00FD494D">
      <w:pPr>
        <w:pStyle w:val="CommentText"/>
      </w:pPr>
    </w:p>
  </w:comment>
  <w:comment w:id="43" w:author="Max Lindmark" w:date="2020-04-22T17:39:00Z" w:initials="ML">
    <w:p w14:paraId="26AE3624" w14:textId="3E13B6BB" w:rsidR="00FD494D" w:rsidRPr="00A90EE9" w:rsidRDefault="00FD494D">
      <w:pPr>
        <w:pStyle w:val="CommentText"/>
        <w:rPr>
          <w:lang w:val="en-US"/>
        </w:rPr>
      </w:pPr>
      <w:r>
        <w:rPr>
          <w:rStyle w:val="CommentReference"/>
        </w:rPr>
        <w:annotationRef/>
      </w:r>
      <w:r w:rsidRPr="00A90EE9">
        <w:rPr>
          <w:lang w:val="en-US"/>
        </w:rPr>
        <w:t>Check priors here</w:t>
      </w:r>
    </w:p>
  </w:comment>
  <w:comment w:id="44" w:author="Max Lindmark" w:date="2020-04-22T17:39:00Z" w:initials="ML">
    <w:p w14:paraId="1555FC6E" w14:textId="1C611307" w:rsidR="00FD494D" w:rsidRPr="00A90EE9" w:rsidRDefault="00FD494D">
      <w:pPr>
        <w:pStyle w:val="CommentText"/>
        <w:rPr>
          <w:lang w:val="en-US"/>
        </w:rPr>
      </w:pPr>
      <w:r>
        <w:rPr>
          <w:rStyle w:val="CommentReference"/>
        </w:rPr>
        <w:annotationRef/>
      </w:r>
      <w:r w:rsidRPr="00A90EE9">
        <w:rPr>
          <w:lang w:val="en-US"/>
        </w:rPr>
        <w:t>Che</w:t>
      </w:r>
      <w:r>
        <w:rPr>
          <w:lang w:val="en-US"/>
        </w:rPr>
        <w:t>ck priors here</w:t>
      </w:r>
    </w:p>
  </w:comment>
  <w:comment w:id="45" w:author="Jan Ohlberger" w:date="2020-01-21T14:07:00Z" w:initials="Ca">
    <w:p w14:paraId="03B53C1D" w14:textId="77777777" w:rsidR="00FD494D" w:rsidRPr="002D70E2" w:rsidRDefault="00FD494D" w:rsidP="00F85DA2">
      <w:pPr>
        <w:pStyle w:val="CommentText"/>
        <w:rPr>
          <w:lang w:val="en-GB"/>
        </w:rPr>
      </w:pPr>
      <w:r>
        <w:rPr>
          <w:rStyle w:val="CommentReference"/>
        </w:rPr>
        <w:annotationRef/>
      </w:r>
      <w:r w:rsidRPr="002D70E2">
        <w:rPr>
          <w:lang w:val="en-GB"/>
        </w:rPr>
        <w:t>Maybe better in the discussion…</w:t>
      </w:r>
    </w:p>
  </w:comment>
  <w:comment w:id="46" w:author="Max Lindmark" w:date="2020-01-28T15:33:00Z" w:initials="ML">
    <w:p w14:paraId="5ACFCA4C" w14:textId="021245C5" w:rsidR="00FD494D" w:rsidRPr="00457D7E" w:rsidRDefault="00FD494D" w:rsidP="00F85DA2">
      <w:pPr>
        <w:pStyle w:val="CommentText"/>
        <w:rPr>
          <w:lang w:val="en-GB"/>
        </w:rPr>
      </w:pPr>
      <w:r>
        <w:rPr>
          <w:rStyle w:val="CommentReference"/>
        </w:rPr>
        <w:annotationRef/>
      </w:r>
      <w:r w:rsidRPr="00457D7E">
        <w:rPr>
          <w:lang w:val="en-GB"/>
        </w:rPr>
        <w:t xml:space="preserve">I’ve been trying to sneak in borderline discussion-sentences here in case I couldn’t fit them in the discussion (because we already have too much to discuss in this wide-spanning </w:t>
      </w:r>
      <w:proofErr w:type="spellStart"/>
      <w:r w:rsidRPr="00457D7E">
        <w:rPr>
          <w:lang w:val="en-GB"/>
        </w:rPr>
        <w:t>ms</w:t>
      </w:r>
      <w:proofErr w:type="spellEnd"/>
      <w:r w:rsidRPr="00457D7E">
        <w:rPr>
          <w:lang w:val="en-GB"/>
        </w:rPr>
        <w:t>…). If you think it’s too much of a discussion, I can remove it!</w:t>
      </w:r>
    </w:p>
  </w:comment>
  <w:comment w:id="47" w:author="Jan Ohlberger" w:date="2020-02-06T12:45:00Z" w:initials="Ca">
    <w:p w14:paraId="639B754C" w14:textId="492BBA9B" w:rsidR="00FD494D" w:rsidRPr="00457D7E" w:rsidRDefault="00FD494D">
      <w:pPr>
        <w:pStyle w:val="CommentText"/>
        <w:rPr>
          <w:lang w:val="en-GB"/>
        </w:rPr>
      </w:pPr>
      <w:r>
        <w:rPr>
          <w:rStyle w:val="CommentReference"/>
        </w:rPr>
        <w:annotationRef/>
      </w:r>
      <w:r w:rsidRPr="00457D7E">
        <w:rPr>
          <w:lang w:val="en-GB"/>
        </w:rPr>
        <w:t>Just to clarify… otherwise one might misinterpret it as ‘values lower than -0.65 are predicted by the MTE’</w:t>
      </w:r>
    </w:p>
  </w:comment>
  <w:comment w:id="48" w:author="Jan Ohlberger" w:date="2020-01-21T14:57:00Z" w:initials="Ca">
    <w:p w14:paraId="14C41261" w14:textId="77777777" w:rsidR="00FD494D" w:rsidRPr="002D70E2" w:rsidRDefault="00FD494D">
      <w:pPr>
        <w:pStyle w:val="CommentText"/>
        <w:rPr>
          <w:lang w:val="en-GB"/>
        </w:rPr>
      </w:pPr>
      <w:r>
        <w:rPr>
          <w:rStyle w:val="CommentReference"/>
        </w:rPr>
        <w:annotationRef/>
      </w:r>
      <w:r w:rsidRPr="002D70E2">
        <w:rPr>
          <w:lang w:val="en-GB"/>
        </w:rPr>
        <w:t>Those are rather extreme values, esp. the highest and lowest values.</w:t>
      </w:r>
    </w:p>
    <w:p w14:paraId="3D8CEC3A" w14:textId="77777777" w:rsidR="00FD494D" w:rsidRPr="002D70E2" w:rsidRDefault="00FD494D">
      <w:pPr>
        <w:pStyle w:val="CommentText"/>
        <w:rPr>
          <w:lang w:val="en-GB"/>
        </w:rPr>
      </w:pPr>
    </w:p>
    <w:p w14:paraId="6653FE73" w14:textId="0A209DBF" w:rsidR="00FD494D" w:rsidRPr="002D70E2" w:rsidRDefault="00FD494D">
      <w:pPr>
        <w:pStyle w:val="CommentText"/>
        <w:rPr>
          <w:lang w:val="en-GB"/>
        </w:rPr>
      </w:pPr>
      <w:r w:rsidRPr="002D70E2">
        <w:rPr>
          <w:lang w:val="en-GB"/>
        </w:rPr>
        <w:t xml:space="preserve">About the strong difference for the </w:t>
      </w:r>
      <w:r w:rsidRPr="002D70E2">
        <w:rPr>
          <w:rFonts w:eastAsiaTheme="minorEastAsia" w:cstheme="minorHAnsi"/>
          <w:lang w:val="en-GB"/>
        </w:rPr>
        <w:t>Mandarin fish: maybe the mean environmental (or preferred?) temperature is not representative of the population used in the experiments? Lui et al. 1998 report maximum water temperatures in that lake of up to 35</w:t>
      </w:r>
      <w:r w:rsidRPr="002D70E2">
        <w:rPr>
          <w:lang w:val="en-GB"/>
        </w:rPr>
        <w:t xml:space="preserve">°C, so 13°C as preferred seems rather low. </w:t>
      </w:r>
    </w:p>
    <w:p w14:paraId="6DE3B4FD" w14:textId="77777777" w:rsidR="00FD494D" w:rsidRPr="002D70E2" w:rsidRDefault="00FD494D">
      <w:pPr>
        <w:pStyle w:val="CommentText"/>
        <w:rPr>
          <w:lang w:val="en-GB"/>
        </w:rPr>
      </w:pPr>
    </w:p>
    <w:p w14:paraId="0FEAD394" w14:textId="58BEC5A8" w:rsidR="00FD494D" w:rsidRPr="002D70E2" w:rsidRDefault="00FD494D">
      <w:pPr>
        <w:pStyle w:val="CommentText"/>
        <w:rPr>
          <w:lang w:val="en-GB"/>
        </w:rPr>
      </w:pPr>
      <w:r w:rsidRPr="002D70E2">
        <w:rPr>
          <w:lang w:val="en-GB"/>
        </w:rPr>
        <w:t>The negative value for brown trout is also questionable. Optimum for consumption should be higher than mean experienced temperature.</w:t>
      </w:r>
    </w:p>
    <w:p w14:paraId="21B997A2" w14:textId="2B0D32B9" w:rsidR="00FD494D" w:rsidRPr="002D70E2" w:rsidRDefault="00FD494D">
      <w:pPr>
        <w:pStyle w:val="CommentText"/>
        <w:rPr>
          <w:lang w:val="en-GB"/>
        </w:rPr>
      </w:pPr>
    </w:p>
    <w:p w14:paraId="08A228F7" w14:textId="601A6767" w:rsidR="00FD494D" w:rsidRPr="002D70E2" w:rsidRDefault="00FD494D">
      <w:pPr>
        <w:pStyle w:val="CommentText"/>
        <w:rPr>
          <w:lang w:val="en-GB"/>
        </w:rPr>
      </w:pPr>
      <w:r w:rsidRPr="002D70E2">
        <w:rPr>
          <w:lang w:val="en-GB"/>
        </w:rPr>
        <w:t>The overall mean of 6°C, on the other hand, seems reasonable.</w:t>
      </w:r>
    </w:p>
    <w:p w14:paraId="19AF2500" w14:textId="65C98CB9" w:rsidR="00FD494D" w:rsidRPr="002D70E2" w:rsidRDefault="00FD494D">
      <w:pPr>
        <w:pStyle w:val="CommentText"/>
        <w:rPr>
          <w:lang w:val="en-GB"/>
        </w:rPr>
      </w:pPr>
      <w:r w:rsidRPr="002D70E2">
        <w:rPr>
          <w:lang w:val="en-GB"/>
        </w:rPr>
        <w:t xml:space="preserve">That’s of course where a </w:t>
      </w:r>
      <w:r w:rsidRPr="002D70E2">
        <w:rPr>
          <w:rFonts w:eastAsiaTheme="minorEastAsia" w:cstheme="minorHAnsi"/>
          <w:lang w:val="en-GB"/>
        </w:rPr>
        <w:t xml:space="preserve">hierarchical approach would be better... </w:t>
      </w:r>
    </w:p>
    <w:p w14:paraId="633DCA3A" w14:textId="77777777" w:rsidR="00FD494D" w:rsidRPr="002D70E2" w:rsidRDefault="00FD494D">
      <w:pPr>
        <w:pStyle w:val="CommentText"/>
        <w:rPr>
          <w:lang w:val="en-GB"/>
        </w:rPr>
      </w:pPr>
    </w:p>
    <w:p w14:paraId="32692339" w14:textId="77C0DC03" w:rsidR="00FD494D" w:rsidRPr="002D70E2" w:rsidRDefault="00FD494D">
      <w:pPr>
        <w:pStyle w:val="CommentText"/>
        <w:rPr>
          <w:lang w:val="en-GB"/>
        </w:rPr>
      </w:pPr>
      <w:r w:rsidRPr="002D70E2">
        <w:rPr>
          <w:lang w:val="en-GB"/>
        </w:rPr>
        <w:t>I know this seems very picky - but somehow these are extreme enough to warrant further scrutiny in my view</w:t>
      </w:r>
    </w:p>
  </w:comment>
  <w:comment w:id="49" w:author="Max Lindmark" w:date="2020-01-28T15:25:00Z" w:initials="ML">
    <w:p w14:paraId="18CB7814" w14:textId="77777777" w:rsidR="00FD494D" w:rsidRPr="00457D7E" w:rsidRDefault="00FD494D">
      <w:pPr>
        <w:pStyle w:val="CommentText"/>
        <w:rPr>
          <w:lang w:val="en-GB"/>
        </w:rPr>
      </w:pPr>
      <w:r>
        <w:rPr>
          <w:rStyle w:val="CommentReference"/>
        </w:rPr>
        <w:annotationRef/>
      </w:r>
      <w:r w:rsidRPr="00457D7E">
        <w:rPr>
          <w:lang w:val="en-GB"/>
        </w:rPr>
        <w:t xml:space="preserve">I agree those are extreme values, and maybe the environment-temperatures for mandarin fish refer to a specific population (35C is 13C warmer than the upper range of temperatures, which seems lethal…). </w:t>
      </w:r>
    </w:p>
    <w:p w14:paraId="061699F8" w14:textId="77777777" w:rsidR="00FD494D" w:rsidRPr="00457D7E" w:rsidRDefault="00FD494D">
      <w:pPr>
        <w:pStyle w:val="CommentText"/>
        <w:rPr>
          <w:lang w:val="en-GB"/>
        </w:rPr>
      </w:pPr>
    </w:p>
    <w:p w14:paraId="3F9AF4D5" w14:textId="506AAFAA" w:rsidR="00FD494D" w:rsidRPr="00457D7E" w:rsidRDefault="00FD494D">
      <w:pPr>
        <w:pStyle w:val="CommentText"/>
        <w:rPr>
          <w:lang w:val="en-GB"/>
        </w:rPr>
      </w:pPr>
      <w:r w:rsidRPr="00457D7E">
        <w:rPr>
          <w:lang w:val="en-GB"/>
        </w:rPr>
        <w:t>But just to clarify also, the reference temperature (</w:t>
      </w:r>
      <w:proofErr w:type="spellStart"/>
      <w:r w:rsidRPr="00457D7E">
        <w:rPr>
          <w:lang w:val="en-GB"/>
        </w:rPr>
        <w:t>T_env</w:t>
      </w:r>
      <w:proofErr w:type="spellEnd"/>
      <w:r w:rsidRPr="00457D7E">
        <w:rPr>
          <w:lang w:val="en-GB"/>
        </w:rPr>
        <w:t xml:space="preserve">) is the midpoint between the minimum and maximum temperature on </w:t>
      </w:r>
      <w:proofErr w:type="spellStart"/>
      <w:r w:rsidRPr="00457D7E">
        <w:rPr>
          <w:lang w:val="en-GB"/>
        </w:rPr>
        <w:t>fishbase</w:t>
      </w:r>
      <w:proofErr w:type="spellEnd"/>
      <w:r w:rsidRPr="00457D7E">
        <w:rPr>
          <w:lang w:val="en-GB"/>
        </w:rPr>
        <w:t>, so it’s not necessarily the mean experienced temperature. Which is another reason for maybe coming up with another metric, something like average temperature in spatial area of distribution weighted by abundance, or something.</w:t>
      </w:r>
    </w:p>
    <w:p w14:paraId="3297F43A" w14:textId="77777777" w:rsidR="00FD494D" w:rsidRPr="00457D7E" w:rsidRDefault="00FD494D">
      <w:pPr>
        <w:pStyle w:val="CommentText"/>
        <w:rPr>
          <w:lang w:val="en-GB"/>
        </w:rPr>
      </w:pPr>
    </w:p>
    <w:p w14:paraId="09190D46" w14:textId="0DD35202" w:rsidR="00FD494D" w:rsidRPr="00457D7E" w:rsidRDefault="00FD494D">
      <w:pPr>
        <w:pStyle w:val="CommentText"/>
        <w:rPr>
          <w:lang w:val="en-GB"/>
        </w:rPr>
      </w:pPr>
      <w:r w:rsidRPr="00457D7E">
        <w:rPr>
          <w:lang w:val="en-GB"/>
        </w:rPr>
        <w:t>Since we only use this metric for a few species now (only growth and consumption), we can probably afford to refine it.</w:t>
      </w:r>
    </w:p>
  </w:comment>
  <w:comment w:id="50" w:author="Max Lindmark" w:date="2020-02-06T10:42:00Z" w:initials="ML">
    <w:p w14:paraId="2E7A1F17" w14:textId="00618321" w:rsidR="00FD494D" w:rsidRPr="00457D7E" w:rsidRDefault="00FD494D">
      <w:pPr>
        <w:pStyle w:val="CommentText"/>
        <w:rPr>
          <w:b/>
          <w:bCs/>
          <w:lang w:val="en-GB"/>
        </w:rPr>
      </w:pPr>
      <w:r w:rsidRPr="00457D7E">
        <w:rPr>
          <w:b/>
          <w:bCs/>
          <w:lang w:val="en-GB"/>
        </w:rPr>
        <w:t xml:space="preserve">Jan: </w:t>
      </w:r>
      <w:r w:rsidRPr="004D14D0">
        <w:rPr>
          <w:rStyle w:val="CommentReference"/>
          <w:b/>
          <w:bCs/>
        </w:rPr>
        <w:annotationRef/>
      </w:r>
      <w:r w:rsidRPr="004D14D0">
        <w:rPr>
          <w:rStyle w:val="CommentReference"/>
          <w:b/>
          <w:bCs/>
        </w:rPr>
        <w:annotationRef/>
      </w:r>
      <w:r w:rsidRPr="00457D7E">
        <w:rPr>
          <w:b/>
          <w:bCs/>
          <w:lang w:val="en-GB"/>
        </w:rPr>
        <w:t>OK, let’s leave this for after the defense – but we should come back to it to see if these extreme values change with alternative ways to calculate the ‘experienced’ temperature</w:t>
      </w:r>
    </w:p>
  </w:comment>
  <w:comment w:id="51" w:author="Max Lindmark" w:date="2020-01-31T19:19:00Z" w:initials="ML">
    <w:p w14:paraId="5FA02F3D" w14:textId="7C54B478" w:rsidR="00FD494D" w:rsidRPr="00457D7E" w:rsidRDefault="00FD494D">
      <w:pPr>
        <w:pStyle w:val="CommentText"/>
        <w:rPr>
          <w:lang w:val="en-GB"/>
        </w:rPr>
      </w:pPr>
      <w:r>
        <w:rPr>
          <w:rStyle w:val="CommentReference"/>
        </w:rPr>
        <w:annotationRef/>
      </w:r>
      <w:r w:rsidRPr="00457D7E">
        <w:rPr>
          <w:lang w:val="en-GB"/>
        </w:rPr>
        <w:t>Maybe something for the discussion? Did not really fit in there at first glance but seem important to I hid it here…</w:t>
      </w:r>
    </w:p>
  </w:comment>
  <w:comment w:id="52" w:author="Max Lindmark" w:date="2020-02-06T10:46:00Z" w:initials="ML">
    <w:p w14:paraId="24D3DCE9" w14:textId="4844CFD2" w:rsidR="00FD494D" w:rsidRPr="00457D7E" w:rsidRDefault="00FD494D">
      <w:pPr>
        <w:pStyle w:val="CommentText"/>
        <w:rPr>
          <w:b/>
          <w:bCs/>
          <w:lang w:val="en-GB"/>
        </w:rPr>
      </w:pPr>
      <w:r w:rsidRPr="00457D7E">
        <w:rPr>
          <w:b/>
          <w:bCs/>
          <w:lang w:val="en-GB"/>
        </w:rPr>
        <w:t xml:space="preserve">Jan: </w:t>
      </w:r>
      <w:r w:rsidRPr="00BC6DAB">
        <w:rPr>
          <w:rStyle w:val="CommentReference"/>
          <w:b/>
          <w:bCs/>
        </w:rPr>
        <w:annotationRef/>
      </w:r>
      <w:r w:rsidRPr="00BC6DAB">
        <w:rPr>
          <w:rStyle w:val="CommentReference"/>
          <w:b/>
          <w:bCs/>
        </w:rPr>
        <w:annotationRef/>
      </w:r>
      <w:r w:rsidRPr="00457D7E">
        <w:rPr>
          <w:b/>
          <w:bCs/>
          <w:lang w:val="en-GB"/>
        </w:rPr>
        <w:t>we should back-transform this to actual metric scale</w:t>
      </w:r>
    </w:p>
  </w:comment>
  <w:comment w:id="53" w:author="Max Lindmark" w:date="2020-02-06T10:46:00Z" w:initials="ML">
    <w:p w14:paraId="12E58D26" w14:textId="50EEB09E" w:rsidR="00FD494D" w:rsidRPr="00457D7E" w:rsidRDefault="00FD494D">
      <w:pPr>
        <w:pStyle w:val="CommentText"/>
        <w:rPr>
          <w:lang w:val="en-GB"/>
        </w:rPr>
      </w:pPr>
      <w:r>
        <w:rPr>
          <w:rStyle w:val="CommentReference"/>
        </w:rPr>
        <w:annotationRef/>
      </w:r>
      <w:r w:rsidRPr="00457D7E">
        <w:rPr>
          <w:lang w:val="en-GB"/>
        </w:rPr>
        <w:t>Yes agree… although I’ll keep it for now. Once we have a final model for submission (maybe we’ll rescale mass with maturation size instead, or maybe even fitting on non-log scale). Good point!</w:t>
      </w:r>
    </w:p>
  </w:comment>
  <w:comment w:id="54" w:author="Max Lindmark" w:date="2020-04-22T11:45:00Z" w:initials="ML">
    <w:p w14:paraId="4BC6E64A" w14:textId="30A6C380" w:rsidR="00FD494D" w:rsidRDefault="00FD494D" w:rsidP="00D764E3">
      <w:pPr>
        <w:pStyle w:val="CommentText"/>
        <w:rPr>
          <w:lang w:val="en-US"/>
        </w:rPr>
      </w:pPr>
      <w:r>
        <w:rPr>
          <w:rStyle w:val="CommentReference"/>
        </w:rPr>
        <w:annotationRef/>
      </w:r>
      <w:r>
        <w:rPr>
          <w:lang w:val="en-US"/>
        </w:rPr>
        <w:t>I changed some things here to make the non-interaction models more consistent with the interaction models. See yellow highlight.</w:t>
      </w:r>
    </w:p>
    <w:p w14:paraId="287D7FDD" w14:textId="77777777" w:rsidR="00FD494D" w:rsidRDefault="00FD494D" w:rsidP="00D764E3">
      <w:pPr>
        <w:pStyle w:val="CommentText"/>
        <w:rPr>
          <w:lang w:val="en-US"/>
        </w:rPr>
      </w:pPr>
    </w:p>
    <w:p w14:paraId="719F1B6C" w14:textId="73DD86EC" w:rsidR="00FD494D" w:rsidRDefault="00FD494D" w:rsidP="00D764E3">
      <w:pPr>
        <w:pStyle w:val="CommentText"/>
        <w:rPr>
          <w:lang w:val="en-US"/>
        </w:rPr>
      </w:pPr>
      <w:r>
        <w:rPr>
          <w:rStyle w:val="CommentReference"/>
        </w:rPr>
        <w:annotationRef/>
      </w:r>
      <w:r w:rsidRPr="0018740A">
        <w:rPr>
          <w:lang w:val="en-US"/>
        </w:rPr>
        <w:t>Models M</w:t>
      </w:r>
      <w:r>
        <w:rPr>
          <w:lang w:val="en-US"/>
        </w:rPr>
        <w:t>7</w:t>
      </w:r>
      <w:r w:rsidRPr="0018740A">
        <w:rPr>
          <w:lang w:val="en-US"/>
        </w:rPr>
        <w:t xml:space="preserve"> and M8</w:t>
      </w:r>
      <w:r>
        <w:rPr>
          <w:lang w:val="en-US"/>
        </w:rPr>
        <w:t xml:space="preserve"> (now M6a and M6b)</w:t>
      </w:r>
      <w:r w:rsidRPr="0018740A">
        <w:rPr>
          <w:lang w:val="en-US"/>
        </w:rPr>
        <w:t xml:space="preserve">: previously </w:t>
      </w:r>
      <w:r>
        <w:rPr>
          <w:lang w:val="en-US"/>
        </w:rPr>
        <w:t>I had only Beta1 and Beta2 random… but doesn’t really make sense to me to only have those terms random without the intercept. What do you think? I’ve now changed so that it better matches the models without the interaction. Also, this means better consistency, and note these models are not among the “best” anyway!</w:t>
      </w:r>
    </w:p>
    <w:p w14:paraId="7FEBEBC7" w14:textId="77777777" w:rsidR="00FD494D" w:rsidRDefault="00FD494D" w:rsidP="00D764E3">
      <w:pPr>
        <w:pStyle w:val="CommentText"/>
        <w:rPr>
          <w:lang w:val="en-US"/>
        </w:rPr>
      </w:pPr>
    </w:p>
    <w:p w14:paraId="18C120B7" w14:textId="77777777" w:rsidR="00FD494D" w:rsidRDefault="00FD494D" w:rsidP="00D764E3">
      <w:pPr>
        <w:pStyle w:val="CommentText"/>
        <w:rPr>
          <w:lang w:val="en-US"/>
        </w:rPr>
      </w:pPr>
      <w:r>
        <w:rPr>
          <w:lang w:val="en-US"/>
        </w:rPr>
        <w:t>I also gave the simplest model the highest number.</w:t>
      </w:r>
    </w:p>
    <w:p w14:paraId="4410C3DA" w14:textId="77777777" w:rsidR="00FD494D" w:rsidRPr="0018740A" w:rsidRDefault="00FD494D" w:rsidP="00D764E3">
      <w:pPr>
        <w:pStyle w:val="CommentText"/>
        <w:rPr>
          <w:lang w:val="en-US"/>
        </w:rPr>
      </w:pPr>
      <w:r>
        <w:rPr>
          <w:lang w:val="en-US"/>
        </w:rPr>
        <w:br/>
        <w:t xml:space="preserve">Maybe it’s just easiest if you compare these three models with an earlier version </w:t>
      </w:r>
      <w:r w:rsidRPr="000B5162">
        <w:rPr>
          <w:lang w:val="en-US"/>
        </w:rPr>
        <w:sym w:font="Wingdings" w:char="F04A"/>
      </w:r>
    </w:p>
    <w:p w14:paraId="00135990" w14:textId="523664F3" w:rsidR="00FD494D" w:rsidRPr="00D764E3" w:rsidRDefault="00FD494D">
      <w:pPr>
        <w:pStyle w:val="CommentText"/>
        <w:rPr>
          <w:lang w:val="en-US"/>
        </w:rPr>
      </w:pPr>
    </w:p>
  </w:comment>
  <w:comment w:id="55" w:author="Max Lindmark" w:date="2020-01-29T19:50:00Z" w:initials="ML">
    <w:p w14:paraId="12DD45A9" w14:textId="77777777" w:rsidR="00FD494D" w:rsidRPr="00457D7E" w:rsidRDefault="00FD494D">
      <w:pPr>
        <w:pStyle w:val="CommentText"/>
        <w:rPr>
          <w:rStyle w:val="CommentReference"/>
          <w:lang w:val="en-GB"/>
        </w:rPr>
      </w:pPr>
      <w:r>
        <w:rPr>
          <w:rStyle w:val="CommentReference"/>
        </w:rPr>
        <w:annotationRef/>
      </w:r>
      <w:r w:rsidRPr="00457D7E">
        <w:rPr>
          <w:rStyle w:val="CommentReference"/>
          <w:lang w:val="en-GB"/>
        </w:rPr>
        <w:t xml:space="preserve">Later I can add transparent/dashed/narrow lines corresponding to predictions by species… that would maybe visualize better that we account for the clusters. </w:t>
      </w:r>
    </w:p>
    <w:p w14:paraId="42A2E24A" w14:textId="77777777" w:rsidR="00FD494D" w:rsidRPr="00457D7E" w:rsidRDefault="00FD494D">
      <w:pPr>
        <w:pStyle w:val="CommentText"/>
        <w:rPr>
          <w:rStyle w:val="CommentReference"/>
          <w:lang w:val="en-GB"/>
        </w:rPr>
      </w:pPr>
    </w:p>
    <w:p w14:paraId="4CBF0665" w14:textId="1D94F896" w:rsidR="00FD494D" w:rsidRPr="00457D7E" w:rsidRDefault="00FD494D">
      <w:pPr>
        <w:pStyle w:val="CommentText"/>
        <w:rPr>
          <w:lang w:val="en-GB"/>
        </w:rPr>
      </w:pPr>
      <w:r w:rsidRPr="00457D7E">
        <w:rPr>
          <w:rStyle w:val="CommentReference"/>
          <w:lang w:val="en-GB"/>
        </w:rPr>
        <w:t xml:space="preserve">We could also remove the hot and cold predictions, I think they are best for illustration when we have strong interactions, which we don’t. Then we can </w:t>
      </w:r>
      <w:proofErr w:type="spellStart"/>
      <w:r w:rsidRPr="00457D7E">
        <w:rPr>
          <w:rStyle w:val="CommentReference"/>
          <w:lang w:val="en-GB"/>
        </w:rPr>
        <w:t>color</w:t>
      </w:r>
      <w:proofErr w:type="spellEnd"/>
      <w:r w:rsidRPr="00457D7E">
        <w:rPr>
          <w:rStyle w:val="CommentReference"/>
          <w:lang w:val="en-GB"/>
        </w:rPr>
        <w:t xml:space="preserve"> the global prediction with something more neutral, to not make it too confusing with the color-coded data points…</w:t>
      </w:r>
    </w:p>
  </w:comment>
  <w:comment w:id="56" w:author="Max Lindmark" w:date="2020-02-06T11:05:00Z" w:initials="ML">
    <w:p w14:paraId="62040C99" w14:textId="69623746" w:rsidR="00FD494D" w:rsidRPr="00457D7E" w:rsidRDefault="00FD494D">
      <w:pPr>
        <w:pStyle w:val="CommentText"/>
        <w:rPr>
          <w:lang w:val="en-GB"/>
        </w:rPr>
      </w:pPr>
      <w:r>
        <w:rPr>
          <w:rStyle w:val="CommentReference"/>
        </w:rPr>
        <w:annotationRef/>
      </w:r>
      <w:r w:rsidRPr="00457D7E">
        <w:rPr>
          <w:lang w:val="en-GB"/>
        </w:rPr>
        <w:t>I’ll stick to this spelling as I’ve used it most elsewhere, can change depending on US/UK journal later!</w:t>
      </w:r>
    </w:p>
  </w:comment>
  <w:comment w:id="57" w:author="Max Lindmark" w:date="2020-04-24T10:07:00Z" w:initials="ML">
    <w:p w14:paraId="4BE8DA61" w14:textId="0B7DB407" w:rsidR="00FD494D" w:rsidRPr="002E1CD9" w:rsidRDefault="00FD494D">
      <w:pPr>
        <w:pStyle w:val="CommentText"/>
        <w:rPr>
          <w:lang w:val="en-US"/>
        </w:rPr>
      </w:pPr>
      <w:r>
        <w:rPr>
          <w:rStyle w:val="CommentReference"/>
        </w:rPr>
        <w:annotationRef/>
      </w:r>
      <w:r w:rsidRPr="002E1CD9">
        <w:rPr>
          <w:lang w:val="en-US"/>
        </w:rPr>
        <w:t>Should I be</w:t>
      </w:r>
      <w:r>
        <w:rPr>
          <w:lang w:val="en-US"/>
        </w:rPr>
        <w:t xml:space="preserve"> more consistence with the naming? </w:t>
      </w:r>
      <w:proofErr w:type="spellStart"/>
      <w:r>
        <w:rPr>
          <w:lang w:val="en-US"/>
        </w:rPr>
        <w:t>Eg</w:t>
      </w:r>
      <w:proofErr w:type="spellEnd"/>
      <w:r>
        <w:rPr>
          <w:lang w:val="en-US"/>
        </w:rPr>
        <w:t xml:space="preserve"> mass-coefficient?</w:t>
      </w:r>
    </w:p>
  </w:comment>
  <w:comment w:id="58" w:author="Max Lindmark" w:date="2020-04-24T10:34:00Z" w:initials="ML">
    <w:p w14:paraId="7070164E" w14:textId="076DB705" w:rsidR="00FD494D" w:rsidRPr="006F6994" w:rsidRDefault="00FD494D">
      <w:pPr>
        <w:pStyle w:val="CommentText"/>
        <w:rPr>
          <w:lang w:val="en-US"/>
        </w:rPr>
      </w:pPr>
      <w:r>
        <w:rPr>
          <w:rStyle w:val="CommentReference"/>
        </w:rPr>
        <w:annotationRef/>
      </w:r>
      <w:r w:rsidRPr="006F6994">
        <w:rPr>
          <w:lang w:val="en-US"/>
        </w:rPr>
        <w:t>Note I chan</w:t>
      </w:r>
      <w:r>
        <w:rPr>
          <w:lang w:val="en-US"/>
        </w:rPr>
        <w:t xml:space="preserve">ged the layout a little bit. I didn’t think there was </w:t>
      </w:r>
      <w:proofErr w:type="gramStart"/>
      <w:r>
        <w:rPr>
          <w:lang w:val="en-US"/>
        </w:rPr>
        <w:t>a</w:t>
      </w:r>
      <w:proofErr w:type="gramEnd"/>
      <w:r>
        <w:rPr>
          <w:lang w:val="en-US"/>
        </w:rPr>
        <w:t xml:space="preserve"> </w:t>
      </w:r>
      <w:proofErr w:type="spellStart"/>
      <w:r>
        <w:rPr>
          <w:lang w:val="en-US"/>
        </w:rPr>
        <w:t>advtangate</w:t>
      </w:r>
      <w:proofErr w:type="spellEnd"/>
      <w:r>
        <w:rPr>
          <w:lang w:val="en-US"/>
        </w:rPr>
        <w:t xml:space="preserve"> o</w:t>
      </w:r>
    </w:p>
  </w:comment>
  <w:comment w:id="59" w:author="Jan Ohlberger" w:date="2020-01-21T15:43:00Z" w:initials="Ca">
    <w:p w14:paraId="1A238F9A" w14:textId="09E0F2FF" w:rsidR="00FD494D" w:rsidRPr="002D70E2" w:rsidRDefault="00FD494D">
      <w:pPr>
        <w:pStyle w:val="CommentText"/>
        <w:rPr>
          <w:lang w:val="en-GB"/>
        </w:rPr>
      </w:pPr>
      <w:r>
        <w:rPr>
          <w:rStyle w:val="CommentReference"/>
        </w:rPr>
        <w:annotationRef/>
      </w:r>
      <w:r w:rsidRPr="002D70E2">
        <w:rPr>
          <w:lang w:val="en-GB"/>
        </w:rPr>
        <w:t xml:space="preserve">Maybe better? </w:t>
      </w:r>
    </w:p>
  </w:comment>
  <w:comment w:id="60" w:author="Max Lindmark" w:date="2020-01-28T15:58:00Z" w:initials="ML">
    <w:p w14:paraId="50BCCDCC" w14:textId="2E84632D" w:rsidR="00FD494D" w:rsidRPr="00457D7E" w:rsidRDefault="00FD494D">
      <w:pPr>
        <w:pStyle w:val="CommentText"/>
        <w:rPr>
          <w:lang w:val="en-GB"/>
        </w:rPr>
      </w:pPr>
      <w:r>
        <w:rPr>
          <w:rStyle w:val="CommentReference"/>
        </w:rPr>
        <w:annotationRef/>
      </w:r>
      <w:r w:rsidRPr="00457D7E">
        <w:rPr>
          <w:lang w:val="en-GB"/>
        </w:rPr>
        <w:t>Or average?</w:t>
      </w:r>
    </w:p>
  </w:comment>
  <w:comment w:id="61" w:author="Anna Gårdmark" w:date="2020-02-03T15:34:00Z" w:initials="AG">
    <w:p w14:paraId="5DD4C2DF" w14:textId="5A828D45" w:rsidR="00FD494D" w:rsidRPr="00404F83" w:rsidRDefault="00FD494D">
      <w:pPr>
        <w:pStyle w:val="CommentText"/>
        <w:rPr>
          <w:lang w:val="en-GB"/>
        </w:rPr>
      </w:pPr>
      <w:r>
        <w:rPr>
          <w:rStyle w:val="CommentReference"/>
        </w:rPr>
        <w:annotationRef/>
      </w:r>
      <w:r w:rsidRPr="00404F83">
        <w:rPr>
          <w:lang w:val="en-GB"/>
        </w:rPr>
        <w:t>average is better, I think</w:t>
      </w:r>
    </w:p>
  </w:comment>
  <w:comment w:id="62" w:author="Max Lindmark" w:date="2020-02-06T11:11:00Z" w:initials="ML">
    <w:p w14:paraId="70D4CCDD" w14:textId="77777777" w:rsidR="00FD494D" w:rsidRPr="00457D7E" w:rsidRDefault="00FD494D" w:rsidP="00AE4AF5">
      <w:pPr>
        <w:pStyle w:val="CommentText"/>
        <w:rPr>
          <w:b/>
          <w:bCs/>
          <w:lang w:val="en-GB"/>
        </w:rPr>
      </w:pPr>
      <w:r w:rsidRPr="00AE4AF5">
        <w:rPr>
          <w:rStyle w:val="CommentReference"/>
          <w:b/>
          <w:bCs/>
        </w:rPr>
        <w:annotationRef/>
      </w:r>
      <w:r w:rsidRPr="00457D7E">
        <w:rPr>
          <w:b/>
          <w:bCs/>
          <w:lang w:val="en-GB"/>
        </w:rPr>
        <w:t xml:space="preserve">Jan: </w:t>
      </w:r>
      <w:r w:rsidRPr="00AE4AF5">
        <w:rPr>
          <w:rStyle w:val="CommentReference"/>
          <w:b/>
          <w:bCs/>
        </w:rPr>
        <w:annotationRef/>
      </w:r>
      <w:r w:rsidRPr="00457D7E">
        <w:rPr>
          <w:b/>
          <w:bCs/>
          <w:lang w:val="en-GB"/>
        </w:rPr>
        <w:t xml:space="preserve">Yeah – not sure – I don’t like the term ‘average species’, though ‘unknown species’ is not much better… maybe drop it entirely and leave it at ‘median prediction’? </w:t>
      </w:r>
    </w:p>
    <w:p w14:paraId="2EC43D30" w14:textId="77777777" w:rsidR="00FD494D" w:rsidRPr="00457D7E" w:rsidRDefault="00FD494D" w:rsidP="00AE4AF5">
      <w:pPr>
        <w:pStyle w:val="CommentText"/>
        <w:rPr>
          <w:b/>
          <w:bCs/>
          <w:lang w:val="en-GB"/>
        </w:rPr>
      </w:pPr>
    </w:p>
    <w:p w14:paraId="396C1A80" w14:textId="77777777" w:rsidR="00FD494D" w:rsidRPr="00457D7E" w:rsidRDefault="00FD494D" w:rsidP="00AE4AF5">
      <w:pPr>
        <w:pStyle w:val="CommentText"/>
        <w:rPr>
          <w:b/>
          <w:bCs/>
          <w:lang w:val="en-GB"/>
        </w:rPr>
      </w:pPr>
      <w:r w:rsidRPr="00457D7E">
        <w:rPr>
          <w:b/>
          <w:bCs/>
          <w:lang w:val="en-GB"/>
        </w:rPr>
        <w:t>Most importantly, we should make sure to be consistent…</w:t>
      </w:r>
    </w:p>
    <w:p w14:paraId="5112A399" w14:textId="034185F5" w:rsidR="00FD494D" w:rsidRPr="00457D7E" w:rsidRDefault="00FD494D">
      <w:pPr>
        <w:pStyle w:val="CommentText"/>
        <w:rPr>
          <w:b/>
          <w:bCs/>
          <w:lang w:val="en-GB"/>
        </w:rPr>
      </w:pPr>
    </w:p>
  </w:comment>
  <w:comment w:id="63" w:author="Max Lindmark" w:date="2020-02-06T11:11:00Z" w:initials="ML">
    <w:p w14:paraId="2D701D9D" w14:textId="77777777" w:rsidR="00FD494D" w:rsidRPr="00457D7E" w:rsidRDefault="00FD494D">
      <w:pPr>
        <w:pStyle w:val="CommentText"/>
        <w:rPr>
          <w:lang w:val="en-GB"/>
        </w:rPr>
      </w:pPr>
      <w:r>
        <w:rPr>
          <w:rStyle w:val="CommentReference"/>
        </w:rPr>
        <w:annotationRef/>
      </w:r>
      <w:r w:rsidRPr="00457D7E">
        <w:rPr>
          <w:lang w:val="en-GB"/>
        </w:rPr>
        <w:t>Agree, most important is consistency so the nice aspect about it does not get lost! I think I’ve used average elsewhere so maybe I’ll stick to it here. But I’ll give it read and see if we can clarify it in text.</w:t>
      </w:r>
    </w:p>
    <w:p w14:paraId="72D5D664" w14:textId="77777777" w:rsidR="00FD494D" w:rsidRPr="00457D7E" w:rsidRDefault="00FD494D">
      <w:pPr>
        <w:pStyle w:val="CommentText"/>
        <w:rPr>
          <w:lang w:val="en-GB"/>
        </w:rPr>
      </w:pPr>
    </w:p>
    <w:p w14:paraId="76F23DB8" w14:textId="267E38A7" w:rsidR="00FD494D" w:rsidRPr="00457D7E" w:rsidRDefault="00FD494D">
      <w:pPr>
        <w:pStyle w:val="CommentText"/>
        <w:rPr>
          <w:lang w:val="en-GB"/>
        </w:rPr>
      </w:pPr>
      <w:r w:rsidRPr="00457D7E">
        <w:rPr>
          <w:lang w:val="en-GB"/>
        </w:rPr>
        <w:t>I agree that average isn’t perfect either, because the species doesn’t have to be average for us to make a qualified guess!</w:t>
      </w:r>
    </w:p>
  </w:comment>
  <w:comment w:id="64" w:author="Anna Gårdmark" w:date="2020-02-07T07:48:00Z" w:initials="AG">
    <w:p w14:paraId="4A3ACB85" w14:textId="54318309" w:rsidR="00FD494D" w:rsidRPr="0098521B" w:rsidRDefault="00FD494D">
      <w:pPr>
        <w:pStyle w:val="CommentText"/>
        <w:rPr>
          <w:lang w:val="en-GB"/>
        </w:rPr>
      </w:pPr>
      <w:r w:rsidRPr="00001A7F">
        <w:rPr>
          <w:rStyle w:val="CommentReference"/>
          <w:highlight w:val="yellow"/>
        </w:rPr>
        <w:annotationRef/>
      </w:r>
      <w:r w:rsidRPr="0098521B">
        <w:rPr>
          <w:highlight w:val="yellow"/>
          <w:lang w:val="en-GB"/>
        </w:rPr>
        <w:t>what about ’arbitrary species’</w:t>
      </w:r>
    </w:p>
  </w:comment>
  <w:comment w:id="65" w:author="Max Lindmark" w:date="2020-04-24T10:08:00Z" w:initials="ML">
    <w:p w14:paraId="24050E56" w14:textId="4946F477" w:rsidR="00FD494D" w:rsidRPr="002460B7" w:rsidRDefault="00FD494D">
      <w:pPr>
        <w:pStyle w:val="CommentText"/>
        <w:rPr>
          <w:lang w:val="en-US"/>
        </w:rPr>
      </w:pPr>
      <w:r>
        <w:rPr>
          <w:rStyle w:val="CommentReference"/>
        </w:rPr>
        <w:annotationRef/>
      </w:r>
      <w:r w:rsidRPr="002460B7">
        <w:rPr>
          <w:lang w:val="en-US"/>
        </w:rPr>
        <w:t>how about unmeasured?</w:t>
      </w:r>
    </w:p>
  </w:comment>
  <w:comment w:id="66" w:author="Max Lindmark" w:date="2020-04-29T10:41:00Z" w:initials="ML">
    <w:p w14:paraId="0828627D" w14:textId="77777777" w:rsidR="00C016A3" w:rsidRDefault="00C016A3">
      <w:pPr>
        <w:pStyle w:val="CommentText"/>
        <w:rPr>
          <w:lang w:val="en-US"/>
        </w:rPr>
      </w:pPr>
      <w:r>
        <w:rPr>
          <w:rStyle w:val="CommentReference"/>
        </w:rPr>
        <w:annotationRef/>
      </w:r>
      <w:r w:rsidRPr="00C016A3">
        <w:rPr>
          <w:lang w:val="en-US"/>
        </w:rPr>
        <w:t>This model is not included anymore</w:t>
      </w:r>
      <w:r>
        <w:rPr>
          <w:lang w:val="en-US"/>
        </w:rPr>
        <w:t>. The changes are:</w:t>
      </w:r>
    </w:p>
    <w:p w14:paraId="04EF5F42" w14:textId="77777777" w:rsidR="00C016A3" w:rsidRDefault="00C016A3" w:rsidP="00C016A3">
      <w:pPr>
        <w:pStyle w:val="CommentText"/>
        <w:rPr>
          <w:lang w:val="en-US"/>
        </w:rPr>
      </w:pPr>
    </w:p>
    <w:p w14:paraId="05668DCB" w14:textId="77777777" w:rsidR="00987C59" w:rsidRDefault="00C016A3" w:rsidP="00C016A3">
      <w:pPr>
        <w:pStyle w:val="CommentText"/>
        <w:numPr>
          <w:ilvl w:val="0"/>
          <w:numId w:val="39"/>
        </w:numPr>
        <w:rPr>
          <w:lang w:val="en-US"/>
        </w:rPr>
      </w:pPr>
      <w:r>
        <w:rPr>
          <w:lang w:val="en-US"/>
        </w:rPr>
        <w:t xml:space="preserve"> I fit the model on all specie (not by species)</w:t>
      </w:r>
      <w:r w:rsidR="00987C59">
        <w:rPr>
          <w:lang w:val="en-US"/>
        </w:rPr>
        <w:t xml:space="preserve"> </w:t>
      </w:r>
      <w:r>
        <w:rPr>
          <w:lang w:val="en-US"/>
        </w:rPr>
        <w:t>by standardizing to environment temperature, using rates as calculated for a 1 g individual</w:t>
      </w:r>
    </w:p>
    <w:p w14:paraId="44D13326" w14:textId="77777777" w:rsidR="00987C59" w:rsidRDefault="00987C59" w:rsidP="00C016A3">
      <w:pPr>
        <w:pStyle w:val="CommentText"/>
        <w:numPr>
          <w:ilvl w:val="0"/>
          <w:numId w:val="39"/>
        </w:numPr>
        <w:rPr>
          <w:lang w:val="en-US"/>
        </w:rPr>
      </w:pPr>
      <w:r>
        <w:rPr>
          <w:lang w:val="en-US"/>
        </w:rPr>
        <w:t xml:space="preserve"> Before I had problems with hierarchical model but </w:t>
      </w:r>
      <w:proofErr w:type="gramStart"/>
      <w:r>
        <w:rPr>
          <w:lang w:val="en-US"/>
        </w:rPr>
        <w:t>now</w:t>
      </w:r>
      <w:proofErr w:type="gramEnd"/>
      <w:r>
        <w:rPr>
          <w:lang w:val="en-US"/>
        </w:rPr>
        <w:t xml:space="preserve"> I use </w:t>
      </w:r>
      <w:r w:rsidR="00C016A3">
        <w:rPr>
          <w:lang w:val="en-US"/>
        </w:rPr>
        <w:t>random b0 and model selection between 2</w:t>
      </w:r>
      <w:r w:rsidR="00C016A3" w:rsidRPr="00C016A3">
        <w:rPr>
          <w:vertAlign w:val="superscript"/>
          <w:lang w:val="en-US"/>
        </w:rPr>
        <w:t>nd</w:t>
      </w:r>
      <w:r w:rsidR="00C016A3">
        <w:rPr>
          <w:lang w:val="en-US"/>
        </w:rPr>
        <w:t xml:space="preserve"> and 3</w:t>
      </w:r>
      <w:r w:rsidR="00C016A3" w:rsidRPr="00C016A3">
        <w:rPr>
          <w:vertAlign w:val="superscript"/>
          <w:lang w:val="en-US"/>
        </w:rPr>
        <w:t>rd</w:t>
      </w:r>
      <w:r w:rsidR="00C016A3">
        <w:rPr>
          <w:lang w:val="en-US"/>
        </w:rPr>
        <w:t xml:space="preserve"> degree poly models</w:t>
      </w:r>
    </w:p>
    <w:p w14:paraId="76EEF35B" w14:textId="77777777" w:rsidR="00C016A3" w:rsidRDefault="00987C59" w:rsidP="00C016A3">
      <w:pPr>
        <w:pStyle w:val="CommentText"/>
        <w:numPr>
          <w:ilvl w:val="0"/>
          <w:numId w:val="39"/>
        </w:numPr>
        <w:rPr>
          <w:lang w:val="en-US"/>
        </w:rPr>
      </w:pPr>
      <w:r>
        <w:rPr>
          <w:lang w:val="en-US"/>
        </w:rPr>
        <w:t xml:space="preserve"> This figure i</w:t>
      </w:r>
      <w:r w:rsidR="00C016A3">
        <w:rPr>
          <w:lang w:val="en-US"/>
        </w:rPr>
        <w:t>t’s not really needed because it’s uncertain and because we show that info the figure on growth-optimum</w:t>
      </w:r>
    </w:p>
    <w:p w14:paraId="14CE8A43" w14:textId="1918F564" w:rsidR="00987C59" w:rsidRPr="00C016A3" w:rsidRDefault="00987C59" w:rsidP="00C016A3">
      <w:pPr>
        <w:pStyle w:val="CommentText"/>
        <w:numPr>
          <w:ilvl w:val="0"/>
          <w:numId w:val="39"/>
        </w:numPr>
        <w:rPr>
          <w:lang w:val="en-US"/>
        </w:rPr>
      </w:pPr>
      <w:r>
        <w:rPr>
          <w:lang w:val="en-US"/>
        </w:rPr>
        <w:t xml:space="preserve"> It was hard </w:t>
      </w:r>
      <w:proofErr w:type="spellStart"/>
      <w:r>
        <w:rPr>
          <w:lang w:val="en-US"/>
        </w:rPr>
        <w:t>so</w:t>
      </w:r>
      <w:proofErr w:type="spellEnd"/>
      <w:r>
        <w:rPr>
          <w:lang w:val="en-US"/>
        </w:rPr>
        <w:t xml:space="preserve"> see which curve belongs to which data</w:t>
      </w:r>
    </w:p>
  </w:comment>
  <w:comment w:id="67" w:author="Max Lindmark" w:date="2020-01-31T16:35:00Z" w:initials="ML">
    <w:p w14:paraId="166CC7DC" w14:textId="59BE92AA" w:rsidR="00FD494D" w:rsidRPr="00457D7E" w:rsidRDefault="00FD494D">
      <w:pPr>
        <w:pStyle w:val="CommentText"/>
        <w:rPr>
          <w:lang w:val="en-GB"/>
        </w:rPr>
      </w:pPr>
      <w:r w:rsidRPr="00457D7E">
        <w:rPr>
          <w:lang w:val="en-GB"/>
        </w:rPr>
        <w:t xml:space="preserve">Just FYI, </w:t>
      </w:r>
      <w:r>
        <w:rPr>
          <w:rStyle w:val="CommentReference"/>
        </w:rPr>
        <w:annotationRef/>
      </w:r>
      <w:r w:rsidRPr="00457D7E">
        <w:rPr>
          <w:lang w:val="en-GB"/>
        </w:rPr>
        <w:t>since the models are fitted on different data sets with different mean body masses, and they are fitted to mean-</w:t>
      </w:r>
      <w:proofErr w:type="spellStart"/>
      <w:r w:rsidRPr="00457D7E">
        <w:rPr>
          <w:lang w:val="en-GB"/>
        </w:rPr>
        <w:t>centered</w:t>
      </w:r>
      <w:proofErr w:type="spellEnd"/>
      <w:r w:rsidRPr="00457D7E">
        <w:rPr>
          <w:lang w:val="en-GB"/>
        </w:rPr>
        <w:t xml:space="preserve"> data, I have to use different mean-</w:t>
      </w:r>
      <w:proofErr w:type="spellStart"/>
      <w:r w:rsidRPr="00457D7E">
        <w:rPr>
          <w:lang w:val="en-GB"/>
        </w:rPr>
        <w:t>centered</w:t>
      </w:r>
      <w:proofErr w:type="spellEnd"/>
      <w:r w:rsidRPr="00457D7E">
        <w:rPr>
          <w:lang w:val="en-GB"/>
        </w:rPr>
        <w:t xml:space="preserve"> values when I calculate these curves so that they represent the same body mass in unit g.</w:t>
      </w:r>
    </w:p>
  </w:comment>
  <w:comment w:id="68" w:author="Max Lindmark" w:date="2020-01-31T11:40:00Z" w:initials="ML">
    <w:p w14:paraId="3FA41E8E" w14:textId="77777777" w:rsidR="00FD494D" w:rsidRPr="00457D7E" w:rsidRDefault="00FD494D">
      <w:pPr>
        <w:pStyle w:val="CommentText"/>
        <w:rPr>
          <w:lang w:val="en-GB"/>
        </w:rPr>
      </w:pPr>
      <w:r>
        <w:rPr>
          <w:rStyle w:val="CommentReference"/>
        </w:rPr>
        <w:annotationRef/>
      </w:r>
      <w:r w:rsidRPr="00457D7E">
        <w:rPr>
          <w:lang w:val="en-GB"/>
        </w:rPr>
        <w:t>I don’t think this matter so much in this case because we look at the temperature where optimum occurs.</w:t>
      </w:r>
    </w:p>
    <w:p w14:paraId="681B65EF" w14:textId="77777777" w:rsidR="00FD494D" w:rsidRPr="00457D7E" w:rsidRDefault="00FD494D">
      <w:pPr>
        <w:pStyle w:val="CommentText"/>
        <w:rPr>
          <w:lang w:val="en-GB"/>
        </w:rPr>
      </w:pPr>
    </w:p>
    <w:p w14:paraId="00A045FC" w14:textId="77777777" w:rsidR="00FD494D" w:rsidRPr="00457D7E" w:rsidRDefault="00FD494D">
      <w:pPr>
        <w:pStyle w:val="CommentText"/>
        <w:rPr>
          <w:lang w:val="en-GB"/>
        </w:rPr>
      </w:pPr>
      <w:r w:rsidRPr="00457D7E">
        <w:rPr>
          <w:lang w:val="en-GB"/>
        </w:rPr>
        <w:t xml:space="preserve">This normalization is not needed to get lower </w:t>
      </w:r>
      <w:proofErr w:type="spellStart"/>
      <w:r w:rsidRPr="00457D7E">
        <w:rPr>
          <w:lang w:val="en-GB"/>
        </w:rPr>
        <w:t>T_opt</w:t>
      </w:r>
      <w:proofErr w:type="spellEnd"/>
      <w:r w:rsidRPr="00457D7E">
        <w:rPr>
          <w:lang w:val="en-GB"/>
        </w:rPr>
        <w:t xml:space="preserve"> for large, and I also plotted without this normalization per size-class. </w:t>
      </w:r>
    </w:p>
    <w:p w14:paraId="443072BC" w14:textId="77777777" w:rsidR="00FD494D" w:rsidRPr="00457D7E" w:rsidRDefault="00FD494D">
      <w:pPr>
        <w:pStyle w:val="CommentText"/>
        <w:rPr>
          <w:lang w:val="en-GB"/>
        </w:rPr>
      </w:pPr>
    </w:p>
    <w:p w14:paraId="41133D76" w14:textId="77777777" w:rsidR="00FD494D" w:rsidRPr="00457D7E" w:rsidRDefault="00FD494D">
      <w:pPr>
        <w:pStyle w:val="CommentText"/>
        <w:rPr>
          <w:lang w:val="en-GB"/>
        </w:rPr>
      </w:pPr>
      <w:r w:rsidRPr="00457D7E">
        <w:rPr>
          <w:lang w:val="en-GB"/>
        </w:rPr>
        <w:t>The only qualitative difference is that when I don’t normalize like this, the small size (solid line) has a higher rate value for the difference (but not the other rates) at optimum, which looks strange since it’s not mass-specific rates we plot here. That’s why I normalized consumption and maximum also by size-class.</w:t>
      </w:r>
    </w:p>
    <w:p w14:paraId="4A573829" w14:textId="77777777" w:rsidR="00FD494D" w:rsidRPr="00457D7E" w:rsidRDefault="00FD494D">
      <w:pPr>
        <w:pStyle w:val="CommentText"/>
        <w:rPr>
          <w:lang w:val="en-GB"/>
        </w:rPr>
      </w:pPr>
    </w:p>
    <w:p w14:paraId="15D8F8B8" w14:textId="56B3EF2B" w:rsidR="00FD494D" w:rsidRPr="00457D7E" w:rsidRDefault="00FD494D">
      <w:pPr>
        <w:pStyle w:val="CommentText"/>
        <w:rPr>
          <w:lang w:val="en-GB"/>
        </w:rPr>
      </w:pPr>
      <w:r w:rsidRPr="00457D7E">
        <w:rPr>
          <w:lang w:val="en-GB"/>
        </w:rPr>
        <w:t>For the paper, we might want to convert metabolism to the same unit as consumption, so that we can look at it more quantitatively, since it’s only a single species used here anyway. I even think that paper measures all things needed for that conversion. We can/should then also use the metabolism-fit for just that species.</w:t>
      </w:r>
    </w:p>
  </w:comment>
  <w:comment w:id="71" w:author="Anna Gårdmark" w:date="2020-02-04T09:00:00Z" w:initials="AG">
    <w:p w14:paraId="01176257" w14:textId="77DCA2CD" w:rsidR="00FD494D" w:rsidRPr="002C5859" w:rsidRDefault="00FD494D">
      <w:pPr>
        <w:pStyle w:val="CommentText"/>
        <w:rPr>
          <w:lang w:val="en-GB"/>
        </w:rPr>
      </w:pPr>
      <w:r>
        <w:rPr>
          <w:rStyle w:val="CommentReference"/>
        </w:rPr>
        <w:annotationRef/>
      </w:r>
      <w:r w:rsidRPr="002C5859">
        <w:rPr>
          <w:lang w:val="en-GB"/>
        </w:rPr>
        <w:t xml:space="preserve">it’s not visible in this graph which species are </w:t>
      </w:r>
      <w:proofErr w:type="gramStart"/>
      <w:r w:rsidRPr="002C5859">
        <w:rPr>
          <w:lang w:val="en-GB"/>
        </w:rPr>
        <w:t>temperate</w:t>
      </w:r>
      <w:proofErr w:type="gramEnd"/>
      <w:r w:rsidRPr="002C5859">
        <w:rPr>
          <w:lang w:val="en-GB"/>
        </w:rPr>
        <w:t xml:space="preserve"> and which are not – but you refer to this fig in the discussion when you </w:t>
      </w:r>
      <w:r>
        <w:rPr>
          <w:lang w:val="en-GB"/>
        </w:rPr>
        <w:t xml:space="preserve">make conclusions about this. A possibility would be to </w:t>
      </w:r>
      <w:proofErr w:type="spellStart"/>
      <w:r>
        <w:rPr>
          <w:lang w:val="en-GB"/>
        </w:rPr>
        <w:t>color</w:t>
      </w:r>
      <w:proofErr w:type="spellEnd"/>
      <w:r>
        <w:rPr>
          <w:lang w:val="en-GB"/>
        </w:rPr>
        <w:t xml:space="preserve"> the species names by biogeographical region. Alternatively, add a sentence to the legend to say the temperature-ranges of env-temperatures that you refer to as polar, temperate, sub-tropical, tropical species. </w:t>
      </w:r>
    </w:p>
  </w:comment>
  <w:comment w:id="72" w:author="Max Lindmark" w:date="2020-02-06T11:16:00Z" w:initials="ML">
    <w:p w14:paraId="7873562C" w14:textId="281CD47F" w:rsidR="00FD494D" w:rsidRPr="00457D7E" w:rsidRDefault="00FD494D">
      <w:pPr>
        <w:pStyle w:val="CommentText"/>
        <w:rPr>
          <w:lang w:val="en-GB"/>
        </w:rPr>
      </w:pPr>
      <w:r>
        <w:rPr>
          <w:rStyle w:val="CommentReference"/>
        </w:rPr>
        <w:annotationRef/>
      </w:r>
      <w:r w:rsidRPr="00457D7E">
        <w:rPr>
          <w:lang w:val="en-GB"/>
        </w:rPr>
        <w:t xml:space="preserve">Ok, in that case I’d rather tone down the conclusion or talk about it broadly and not as something I find here </w:t>
      </w:r>
      <w:r w:rsidRPr="003A59D4">
        <w:sym w:font="Wingdings" w:char="F04A"/>
      </w:r>
      <w:r w:rsidRPr="00457D7E">
        <w:rPr>
          <w:lang w:val="en-GB"/>
        </w:rPr>
        <w:t xml:space="preserve"> I also feel I’m maxed out on grouping-variables (point types, size, </w:t>
      </w:r>
      <w:proofErr w:type="spellStart"/>
      <w:r w:rsidRPr="00457D7E">
        <w:rPr>
          <w:lang w:val="en-GB"/>
        </w:rPr>
        <w:t>color</w:t>
      </w:r>
      <w:proofErr w:type="spellEnd"/>
      <w:r w:rsidRPr="00457D7E">
        <w:rPr>
          <w:lang w:val="en-GB"/>
        </w:rPr>
        <w:t xml:space="preserve">). </w:t>
      </w:r>
    </w:p>
    <w:p w14:paraId="3B535242" w14:textId="77777777" w:rsidR="00FD494D" w:rsidRPr="00457D7E" w:rsidRDefault="00FD494D">
      <w:pPr>
        <w:pStyle w:val="CommentText"/>
        <w:rPr>
          <w:lang w:val="en-GB"/>
        </w:rPr>
      </w:pPr>
    </w:p>
    <w:p w14:paraId="5D057A29" w14:textId="054F7AD8" w:rsidR="00FD494D" w:rsidRPr="00457D7E" w:rsidRDefault="00FD494D" w:rsidP="00686FE3">
      <w:pPr>
        <w:rPr>
          <w:lang w:val="en-GB"/>
        </w:rPr>
      </w:pPr>
      <w:r w:rsidRPr="00457D7E">
        <w:rPr>
          <w:lang w:val="en-GB"/>
        </w:rPr>
        <w:t xml:space="preserve">I could though arrange not by temperature but by biogeography, and the add open curly brackets </w:t>
      </w:r>
      <w:proofErr w:type="gramStart"/>
      <w:r w:rsidRPr="00457D7E">
        <w:rPr>
          <w:rFonts w:ascii="Times New Roman" w:eastAsia="Times New Roman" w:hAnsi="Times New Roman" w:cs="Times New Roman"/>
          <w:lang w:val="en-GB" w:eastAsia="en-GB"/>
        </w:rPr>
        <w:t xml:space="preserve">{ </w:t>
      </w:r>
      <w:r w:rsidRPr="00457D7E">
        <w:rPr>
          <w:lang w:val="en-GB"/>
        </w:rPr>
        <w:t>on</w:t>
      </w:r>
      <w:proofErr w:type="gramEnd"/>
      <w:r w:rsidRPr="00457D7E">
        <w:rPr>
          <w:lang w:val="en-GB"/>
        </w:rPr>
        <w:t xml:space="preserve"> the left-hand side indicating group. Order of species should largely be the same!</w:t>
      </w:r>
    </w:p>
  </w:comment>
  <w:comment w:id="69" w:author="Max Lindmark" w:date="2020-02-06T11:21:00Z" w:initials="ML">
    <w:p w14:paraId="2D1FC256" w14:textId="2F51E726" w:rsidR="00FD494D" w:rsidRPr="00457D7E" w:rsidRDefault="00FD494D">
      <w:pPr>
        <w:pStyle w:val="CommentText"/>
        <w:rPr>
          <w:b/>
          <w:bCs/>
          <w:lang w:val="en-GB"/>
        </w:rPr>
      </w:pPr>
      <w:r w:rsidRPr="00457D7E">
        <w:rPr>
          <w:b/>
          <w:bCs/>
          <w:lang w:val="en-GB"/>
        </w:rPr>
        <w:t xml:space="preserve">Jan: </w:t>
      </w:r>
      <w:r w:rsidRPr="00B56427">
        <w:rPr>
          <w:rStyle w:val="CommentReference"/>
          <w:b/>
          <w:bCs/>
        </w:rPr>
        <w:annotationRef/>
      </w:r>
      <w:r w:rsidRPr="00457D7E">
        <w:rPr>
          <w:b/>
          <w:bCs/>
          <w:lang w:val="en-GB"/>
        </w:rPr>
        <w:t>I think this is a great figure to have, but I’d simplify a bit to pull out the main takeaways: large experimental ranges that are overlapping with environmental temps but also higher values, and an optimum that is typically at the upper end or above the environmental range – see below for suggestions.</w:t>
      </w:r>
    </w:p>
  </w:comment>
  <w:comment w:id="70" w:author="Max Lindmark" w:date="2020-02-06T11:28:00Z" w:initials="ML">
    <w:p w14:paraId="3FA1DF52" w14:textId="3EE78406" w:rsidR="00FD494D" w:rsidRPr="00457D7E" w:rsidRDefault="00FD494D">
      <w:pPr>
        <w:pStyle w:val="CommentText"/>
        <w:rPr>
          <w:lang w:val="en-GB"/>
        </w:rPr>
      </w:pPr>
      <w:r>
        <w:rPr>
          <w:rStyle w:val="CommentReference"/>
        </w:rPr>
        <w:annotationRef/>
      </w:r>
      <w:r w:rsidRPr="00457D7E">
        <w:rPr>
          <w:lang w:val="en-GB"/>
        </w:rPr>
        <w:t>Tried to simplify the message but will see if I can explore different plot layouts! See below.</w:t>
      </w:r>
    </w:p>
  </w:comment>
  <w:comment w:id="73" w:author="Max Lindmark" w:date="2020-02-06T11:21:00Z" w:initials="ML">
    <w:p w14:paraId="511DAC36" w14:textId="2234481E" w:rsidR="00FD494D" w:rsidRPr="00457D7E" w:rsidRDefault="00FD494D">
      <w:pPr>
        <w:pStyle w:val="CommentText"/>
        <w:rPr>
          <w:b/>
          <w:bCs/>
          <w:lang w:val="en-GB"/>
        </w:rPr>
      </w:pPr>
      <w:r w:rsidRPr="007907BC">
        <w:rPr>
          <w:rStyle w:val="CommentReference"/>
          <w:b/>
          <w:bCs/>
        </w:rPr>
        <w:annotationRef/>
      </w:r>
      <w:r w:rsidRPr="00457D7E">
        <w:rPr>
          <w:b/>
          <w:bCs/>
          <w:lang w:val="en-GB"/>
        </w:rPr>
        <w:t xml:space="preserve">Jan: </w:t>
      </w:r>
      <w:r w:rsidRPr="007907BC">
        <w:rPr>
          <w:rStyle w:val="CommentReference"/>
          <w:b/>
          <w:bCs/>
        </w:rPr>
        <w:annotationRef/>
      </w:r>
      <w:r w:rsidRPr="00457D7E">
        <w:rPr>
          <w:b/>
          <w:bCs/>
          <w:lang w:val="en-GB"/>
        </w:rPr>
        <w:t>Guess if you want that information here, keep it also above – but do we need it? Makes the figure even busier and unless we talk about the difference and discuss it, we could leave it for the appendix.</w:t>
      </w:r>
    </w:p>
  </w:comment>
  <w:comment w:id="74" w:author="Max Lindmark" w:date="2020-02-06T11:25:00Z" w:initials="ML">
    <w:p w14:paraId="19815538" w14:textId="43B722D2" w:rsidR="00FD494D" w:rsidRPr="00457D7E" w:rsidRDefault="00FD494D">
      <w:pPr>
        <w:pStyle w:val="CommentText"/>
        <w:rPr>
          <w:lang w:val="en-GB"/>
        </w:rPr>
      </w:pPr>
      <w:r>
        <w:rPr>
          <w:rStyle w:val="CommentReference"/>
        </w:rPr>
        <w:annotationRef/>
      </w:r>
      <w:r w:rsidRPr="00457D7E">
        <w:rPr>
          <w:lang w:val="en-GB"/>
        </w:rPr>
        <w:t>See comment below! For thesis I’ll explore your suggestions only if I have time unfortunately! But I like the idea.</w:t>
      </w:r>
    </w:p>
  </w:comment>
  <w:comment w:id="75" w:author="Max Lindmark" w:date="2020-02-06T11:20:00Z" w:initials="ML">
    <w:p w14:paraId="567C190F" w14:textId="77777777" w:rsidR="00FD494D" w:rsidRPr="00457D7E" w:rsidRDefault="00FD494D" w:rsidP="003A59D4">
      <w:pPr>
        <w:pStyle w:val="CommentText"/>
        <w:rPr>
          <w:b/>
          <w:bCs/>
          <w:lang w:val="en-GB"/>
        </w:rPr>
      </w:pPr>
      <w:r w:rsidRPr="003A59D4">
        <w:rPr>
          <w:rStyle w:val="CommentReference"/>
          <w:b/>
          <w:bCs/>
        </w:rPr>
        <w:annotationRef/>
      </w:r>
      <w:r w:rsidRPr="00457D7E">
        <w:rPr>
          <w:b/>
          <w:bCs/>
          <w:lang w:val="en-GB"/>
        </w:rPr>
        <w:t xml:space="preserve">Jan: </w:t>
      </w:r>
      <w:r w:rsidRPr="003A59D4">
        <w:rPr>
          <w:rStyle w:val="CommentReference"/>
          <w:b/>
          <w:bCs/>
        </w:rPr>
        <w:annotationRef/>
      </w:r>
      <w:r w:rsidRPr="00457D7E">
        <w:rPr>
          <w:b/>
          <w:bCs/>
          <w:lang w:val="en-GB"/>
        </w:rPr>
        <w:t>I wonder if it would be better to leave out the number of observations here (again, unless you consider this critical for interpretation) and also just show the mean optimum temperature!?</w:t>
      </w:r>
    </w:p>
    <w:p w14:paraId="71DA425E" w14:textId="77777777" w:rsidR="00FD494D" w:rsidRPr="00457D7E" w:rsidRDefault="00FD494D" w:rsidP="003A59D4">
      <w:pPr>
        <w:pStyle w:val="CommentText"/>
        <w:rPr>
          <w:b/>
          <w:bCs/>
          <w:lang w:val="en-GB"/>
        </w:rPr>
      </w:pPr>
    </w:p>
    <w:p w14:paraId="5D30FBE5" w14:textId="77777777" w:rsidR="00FD494D" w:rsidRPr="00457D7E" w:rsidRDefault="00FD494D" w:rsidP="003A59D4">
      <w:pPr>
        <w:pStyle w:val="CommentText"/>
        <w:rPr>
          <w:b/>
          <w:bCs/>
          <w:lang w:val="en-GB"/>
        </w:rPr>
      </w:pPr>
      <w:r w:rsidRPr="00457D7E">
        <w:rPr>
          <w:b/>
          <w:bCs/>
          <w:lang w:val="en-GB"/>
        </w:rPr>
        <w:t>Would make this a much cleaner and easier to interpret figure</w:t>
      </w:r>
    </w:p>
    <w:p w14:paraId="279AFF9D" w14:textId="3B3C61D3" w:rsidR="00FD494D" w:rsidRPr="00457D7E" w:rsidRDefault="00FD494D">
      <w:pPr>
        <w:pStyle w:val="CommentText"/>
        <w:rPr>
          <w:b/>
          <w:bCs/>
          <w:lang w:val="en-GB"/>
        </w:rPr>
      </w:pPr>
    </w:p>
  </w:comment>
  <w:comment w:id="76" w:author="Max Lindmark" w:date="2020-02-06T11:22:00Z" w:initials="ML">
    <w:p w14:paraId="0B683017" w14:textId="77777777" w:rsidR="00FD494D" w:rsidRPr="00457D7E" w:rsidRDefault="00FD494D">
      <w:pPr>
        <w:pStyle w:val="CommentText"/>
        <w:rPr>
          <w:lang w:val="en-GB"/>
        </w:rPr>
      </w:pPr>
      <w:r>
        <w:rPr>
          <w:rStyle w:val="CommentReference"/>
        </w:rPr>
        <w:annotationRef/>
      </w:r>
      <w:r w:rsidRPr="00457D7E">
        <w:rPr>
          <w:lang w:val="en-GB"/>
        </w:rPr>
        <w:t>Maybe not critical, I’d say only critical if we show tall the optimum temperatures to illustrate that we have multiple points per species.</w:t>
      </w:r>
    </w:p>
    <w:p w14:paraId="05FF5B78" w14:textId="77777777" w:rsidR="00FD494D" w:rsidRPr="00457D7E" w:rsidRDefault="00FD494D">
      <w:pPr>
        <w:pStyle w:val="CommentText"/>
        <w:rPr>
          <w:lang w:val="en-GB"/>
        </w:rPr>
      </w:pPr>
    </w:p>
    <w:p w14:paraId="42915C74" w14:textId="742A1156" w:rsidR="00FD494D" w:rsidRPr="00457D7E" w:rsidRDefault="00FD494D">
      <w:pPr>
        <w:pStyle w:val="CommentText"/>
        <w:rPr>
          <w:lang w:val="en-GB"/>
        </w:rPr>
      </w:pPr>
      <w:r w:rsidRPr="00457D7E">
        <w:rPr>
          <w:lang w:val="en-GB"/>
        </w:rPr>
        <w:t xml:space="preserve">Mean and standard deviations could work! Also for the experimental </w:t>
      </w:r>
      <w:proofErr w:type="gramStart"/>
      <w:r w:rsidRPr="00457D7E">
        <w:rPr>
          <w:lang w:val="en-GB"/>
        </w:rPr>
        <w:t>data..</w:t>
      </w:r>
      <w:proofErr w:type="gramEnd"/>
      <w:r w:rsidRPr="00457D7E">
        <w:rPr>
          <w:lang w:val="en-GB"/>
        </w:rPr>
        <w:t xml:space="preserve"> Then we’d have three lines like environmental temperature. I’ll think about it!</w:t>
      </w:r>
    </w:p>
  </w:comment>
  <w:comment w:id="77" w:author="Jan Ohlberger" w:date="2020-02-06T12:53:00Z" w:initials="Ca">
    <w:p w14:paraId="5D0588E3" w14:textId="7F51F5F0" w:rsidR="00FD494D" w:rsidRPr="00457D7E" w:rsidRDefault="00FD494D">
      <w:pPr>
        <w:pStyle w:val="CommentText"/>
        <w:rPr>
          <w:lang w:val="en-GB"/>
        </w:rPr>
      </w:pPr>
      <w:r>
        <w:rPr>
          <w:rStyle w:val="CommentReference"/>
        </w:rPr>
        <w:annotationRef/>
      </w:r>
      <w:r w:rsidRPr="00457D7E">
        <w:rPr>
          <w:lang w:val="en-GB"/>
        </w:rPr>
        <w:t xml:space="preserve">This kind of stuff is not critical but can take a lot of time, so I’d say any of these changes can wait until after the thesis and defense </w:t>
      </w:r>
    </w:p>
  </w:comment>
  <w:comment w:id="78" w:author="Max Lindmark" w:date="2020-01-28T19:59:00Z" w:initials="ML">
    <w:p w14:paraId="5EE5D0B0" w14:textId="18144D67" w:rsidR="00FD494D" w:rsidRPr="00457D7E" w:rsidRDefault="00FD494D">
      <w:pPr>
        <w:pStyle w:val="CommentText"/>
        <w:rPr>
          <w:lang w:val="en-GB"/>
        </w:rPr>
      </w:pPr>
      <w:r w:rsidRPr="00457D7E">
        <w:rPr>
          <w:lang w:val="en-GB"/>
        </w:rPr>
        <w:t xml:space="preserve">Regarding your question Anna </w:t>
      </w:r>
      <w:r>
        <w:rPr>
          <w:rStyle w:val="CommentReference"/>
        </w:rPr>
        <w:annotationRef/>
      </w:r>
      <w:r w:rsidRPr="00457D7E">
        <w:rPr>
          <w:lang w:val="en-GB"/>
        </w:rPr>
        <w:t xml:space="preserve">if MTE predicts higher activation energies of growth: </w:t>
      </w:r>
      <w:r>
        <w:rPr>
          <w:rStyle w:val="CommentReference"/>
        </w:rPr>
        <w:annotationRef/>
      </w:r>
      <w:r w:rsidRPr="00457D7E">
        <w:rPr>
          <w:rStyle w:val="CommentReference"/>
          <w:lang w:val="en-GB"/>
        </w:rPr>
        <w:t>w</w:t>
      </w:r>
      <w:r w:rsidRPr="00457D7E">
        <w:rPr>
          <w:lang w:val="en-GB"/>
        </w:rPr>
        <w:t>ell, no, but e.g. 95% credible intervals overlap 0.6 so similarly seemed like an ok description! (not identical, but not very different either!)</w:t>
      </w:r>
    </w:p>
  </w:comment>
  <w:comment w:id="79" w:author="Anna Gårdmark" w:date="2020-02-04T08:48:00Z" w:initials="AG">
    <w:p w14:paraId="2495A2F5" w14:textId="4AD93A43" w:rsidR="00FD494D" w:rsidRPr="00BD7D6F" w:rsidRDefault="00FD494D">
      <w:pPr>
        <w:pStyle w:val="CommentText"/>
        <w:rPr>
          <w:lang w:val="en-GB"/>
        </w:rPr>
      </w:pPr>
      <w:r>
        <w:rPr>
          <w:rStyle w:val="CommentReference"/>
        </w:rPr>
        <w:annotationRef/>
      </w:r>
      <w:r w:rsidRPr="00BD7D6F">
        <w:rPr>
          <w:lang w:val="en-GB"/>
        </w:rPr>
        <w:t xml:space="preserve">to highlight the benefit of your Bayesian approach, you could </w:t>
      </w:r>
      <w:r>
        <w:rPr>
          <w:lang w:val="en-GB"/>
        </w:rPr>
        <w:t>repeat the credible intervals here if you like (instead of only ~0.6)</w:t>
      </w:r>
    </w:p>
  </w:comment>
  <w:comment w:id="80" w:author="Max Lindmark" w:date="2020-02-06T11:32:00Z" w:initials="ML">
    <w:p w14:paraId="758C28E2" w14:textId="1BA6FDF0" w:rsidR="00FD494D" w:rsidRPr="00457D7E" w:rsidRDefault="00FD494D">
      <w:pPr>
        <w:pStyle w:val="CommentText"/>
        <w:rPr>
          <w:lang w:val="en-GB"/>
        </w:rPr>
      </w:pPr>
      <w:r>
        <w:rPr>
          <w:rStyle w:val="CommentReference"/>
        </w:rPr>
        <w:annotationRef/>
      </w:r>
      <w:r w:rsidRPr="00457D7E">
        <w:rPr>
          <w:lang w:val="en-GB"/>
        </w:rPr>
        <w:t>I think it’s a good idea as you say to talk about the probabilities, because we can. For later, I thought about maybe analysing the posterior overlap somehow and given probabilities for the values (of different rates) being the same, and also within the range of MTE prediction rather than just MTE’s midpoint prediction.</w:t>
      </w:r>
    </w:p>
  </w:comment>
  <w:comment w:id="81" w:author="Anna Gårdmark" w:date="2020-02-07T08:09:00Z" w:initials="AG">
    <w:p w14:paraId="2AC900F7" w14:textId="0FBF6277" w:rsidR="00FD494D" w:rsidRPr="00641ACD" w:rsidRDefault="00FD494D">
      <w:pPr>
        <w:pStyle w:val="CommentText"/>
        <w:rPr>
          <w:lang w:val="en-GB"/>
        </w:rPr>
      </w:pPr>
      <w:r w:rsidRPr="00641ACD">
        <w:rPr>
          <w:rStyle w:val="CommentReference"/>
          <w:highlight w:val="yellow"/>
        </w:rPr>
        <w:annotationRef/>
      </w:r>
      <w:r w:rsidRPr="00641ACD">
        <w:rPr>
          <w:highlight w:val="yellow"/>
          <w:lang w:val="en-GB"/>
        </w:rPr>
        <w:t>so why not add some % credible interval to 0.6 here</w:t>
      </w:r>
      <w:r>
        <w:rPr>
          <w:highlight w:val="yellow"/>
          <w:lang w:val="en-GB"/>
        </w:rPr>
        <w:t xml:space="preserve"> (in brackets afterwards)</w:t>
      </w:r>
      <w:r w:rsidRPr="00641ACD">
        <w:rPr>
          <w:highlight w:val="yellow"/>
          <w:lang w:val="en-GB"/>
        </w:rPr>
        <w:t xml:space="preserve"> – to signal the benefit of the </w:t>
      </w:r>
      <w:proofErr w:type="spellStart"/>
      <w:r w:rsidRPr="00641ACD">
        <w:rPr>
          <w:highlight w:val="yellow"/>
          <w:lang w:val="en-GB"/>
        </w:rPr>
        <w:t>BAyesian</w:t>
      </w:r>
      <w:proofErr w:type="spellEnd"/>
      <w:r w:rsidRPr="00641ACD">
        <w:rPr>
          <w:highlight w:val="yellow"/>
          <w:lang w:val="en-GB"/>
        </w:rPr>
        <w:t xml:space="preserve"> approach?</w:t>
      </w:r>
    </w:p>
  </w:comment>
  <w:comment w:id="82" w:author="Max Lindmark" w:date="2020-02-08T17:31:00Z" w:initials="ML">
    <w:p w14:paraId="6B92B139" w14:textId="6D8EC9A7" w:rsidR="00FD494D" w:rsidRPr="00C41DFC" w:rsidRDefault="00FD494D">
      <w:pPr>
        <w:pStyle w:val="CommentText"/>
        <w:rPr>
          <w:lang w:val="en-US"/>
        </w:rPr>
      </w:pPr>
      <w:r>
        <w:rPr>
          <w:rStyle w:val="CommentReference"/>
        </w:rPr>
        <w:annotationRef/>
      </w:r>
      <w:r w:rsidRPr="00C41DFC">
        <w:rPr>
          <w:lang w:val="en-US"/>
        </w:rPr>
        <w:t>Because I haven’t done it yet?</w:t>
      </w:r>
      <w:r>
        <w:rPr>
          <w:lang w:val="en-US"/>
        </w:rPr>
        <w:t xml:space="preserve"> It requires some coding and calculations. </w:t>
      </w:r>
    </w:p>
  </w:comment>
  <w:comment w:id="83" w:author="Anna Gårdmark" w:date="2020-02-04T08:56:00Z" w:initials="AG">
    <w:p w14:paraId="0D13AD99" w14:textId="278CD4EB" w:rsidR="00FD494D" w:rsidRPr="002C5859" w:rsidRDefault="00FD494D">
      <w:pPr>
        <w:pStyle w:val="CommentText"/>
        <w:rPr>
          <w:lang w:val="en-GB"/>
        </w:rPr>
      </w:pPr>
      <w:r>
        <w:rPr>
          <w:rStyle w:val="CommentReference"/>
        </w:rPr>
        <w:annotationRef/>
      </w:r>
      <w:r w:rsidRPr="002C5859">
        <w:rPr>
          <w:lang w:val="en-GB"/>
        </w:rPr>
        <w:t xml:space="preserve">but isn’t it also that </w:t>
      </w:r>
      <w:proofErr w:type="spellStart"/>
      <w:r w:rsidRPr="002C5859">
        <w:rPr>
          <w:lang w:val="en-GB"/>
        </w:rPr>
        <w:t>you</w:t>
      </w:r>
      <w:proofErr w:type="spellEnd"/>
      <w:r w:rsidRPr="002C5859">
        <w:rPr>
          <w:lang w:val="en-GB"/>
        </w:rPr>
        <w:t xml:space="preserve"> account for the body-mass scaling of temperature effects (i.e. </w:t>
      </w:r>
      <w:r>
        <w:rPr>
          <w:lang w:val="en-GB"/>
        </w:rPr>
        <w:t xml:space="preserve">the mass-temperature interaction in metabolism?), or do you only mean it generally as long as body mass scaling of C &amp; M aren’t identical ? you actually find both in your model results for below optimum temps, and </w:t>
      </w:r>
      <w:proofErr w:type="spellStart"/>
      <w:r>
        <w:rPr>
          <w:lang w:val="en-GB"/>
        </w:rPr>
        <w:t>its</w:t>
      </w:r>
      <w:proofErr w:type="spellEnd"/>
      <w:r>
        <w:rPr>
          <w:lang w:val="en-GB"/>
        </w:rPr>
        <w:t xml:space="preserve"> good to be specific here as it is one of your main points</w:t>
      </w:r>
    </w:p>
  </w:comment>
  <w:comment w:id="84" w:author="Max Lindmark" w:date="2020-02-06T11:36:00Z" w:initials="ML">
    <w:p w14:paraId="6A2D3C14" w14:textId="77777777" w:rsidR="00FD494D" w:rsidRPr="00457D7E" w:rsidRDefault="00FD494D">
      <w:pPr>
        <w:pStyle w:val="CommentText"/>
        <w:rPr>
          <w:lang w:val="en-GB"/>
        </w:rPr>
      </w:pPr>
      <w:r>
        <w:rPr>
          <w:rStyle w:val="CommentReference"/>
        </w:rPr>
        <w:annotationRef/>
      </w:r>
      <w:r w:rsidRPr="00457D7E">
        <w:rPr>
          <w:lang w:val="en-GB"/>
        </w:rPr>
        <w:t>Yes, so this touches on the reason I wanted to split it into two papers!</w:t>
      </w:r>
    </w:p>
    <w:p w14:paraId="54D82071" w14:textId="77777777" w:rsidR="00FD494D" w:rsidRPr="00457D7E" w:rsidRDefault="00FD494D">
      <w:pPr>
        <w:pStyle w:val="CommentText"/>
        <w:rPr>
          <w:lang w:val="en-GB"/>
        </w:rPr>
      </w:pPr>
    </w:p>
    <w:p w14:paraId="48DC857D" w14:textId="71B86F82" w:rsidR="00FD494D" w:rsidRPr="00457D7E" w:rsidRDefault="00FD494D">
      <w:pPr>
        <w:pStyle w:val="CommentText"/>
        <w:rPr>
          <w:lang w:val="en-GB"/>
        </w:rPr>
      </w:pPr>
      <w:r w:rsidRPr="00457D7E">
        <w:rPr>
          <w:lang w:val="en-GB"/>
        </w:rPr>
        <w:t xml:space="preserve">As I interpret it: We can say we use a special case of a </w:t>
      </w:r>
      <w:proofErr w:type="spellStart"/>
      <w:r w:rsidRPr="00457D7E">
        <w:rPr>
          <w:lang w:val="en-GB"/>
        </w:rPr>
        <w:t>Pütter</w:t>
      </w:r>
      <w:proofErr w:type="spellEnd"/>
      <w:r w:rsidRPr="00457D7E">
        <w:rPr>
          <w:lang w:val="en-GB"/>
        </w:rPr>
        <w:t xml:space="preserve"> model when I plot the net energy and rates. If such a model has an optimum over temperature, it will decline with mass, under the condition that the maintenance exponent is larger than consumption (Morita et al 2010).</w:t>
      </w:r>
    </w:p>
    <w:p w14:paraId="64143625" w14:textId="77777777" w:rsidR="00FD494D" w:rsidRPr="00457D7E" w:rsidRDefault="00FD494D">
      <w:pPr>
        <w:pStyle w:val="CommentText"/>
        <w:rPr>
          <w:lang w:val="en-GB"/>
        </w:rPr>
      </w:pPr>
    </w:p>
    <w:p w14:paraId="776601BB" w14:textId="24F08D9F" w:rsidR="00FD494D" w:rsidRPr="00457D7E" w:rsidRDefault="00FD494D">
      <w:pPr>
        <w:pStyle w:val="CommentText"/>
        <w:rPr>
          <w:lang w:val="en-GB"/>
        </w:rPr>
      </w:pPr>
      <w:r w:rsidRPr="00457D7E">
        <w:rPr>
          <w:lang w:val="en-GB"/>
        </w:rPr>
        <w:t xml:space="preserve">The new part here is not really coming up with something new that leads to unimodal growth curves. The basic ingredients are already there (the optimum shape due to optimum </w:t>
      </w:r>
      <w:proofErr w:type="spellStart"/>
      <w:r w:rsidRPr="00457D7E">
        <w:rPr>
          <w:lang w:val="en-GB"/>
        </w:rPr>
        <w:t>Cmax</w:t>
      </w:r>
      <w:proofErr w:type="spellEnd"/>
      <w:r w:rsidRPr="00457D7E">
        <w:rPr>
          <w:lang w:val="en-GB"/>
        </w:rPr>
        <w:t xml:space="preserve"> and exponential metabolism, and difference in exponents – although here based on data), we just put things together. Importantly, we also verify this with a new data set rather than citing literature that supports this.</w:t>
      </w:r>
    </w:p>
    <w:p w14:paraId="5BF62FF1" w14:textId="77777777" w:rsidR="00FD494D" w:rsidRPr="00457D7E" w:rsidRDefault="00FD494D">
      <w:pPr>
        <w:pStyle w:val="CommentText"/>
        <w:rPr>
          <w:lang w:val="en-GB"/>
        </w:rPr>
      </w:pPr>
    </w:p>
    <w:p w14:paraId="1147DE57" w14:textId="77777777" w:rsidR="00FD494D" w:rsidRPr="00457D7E" w:rsidRDefault="00FD494D">
      <w:pPr>
        <w:pStyle w:val="CommentText"/>
        <w:rPr>
          <w:lang w:val="en-GB"/>
        </w:rPr>
      </w:pPr>
      <w:r w:rsidRPr="00457D7E">
        <w:rPr>
          <w:lang w:val="en-GB"/>
        </w:rPr>
        <w:t xml:space="preserve">And, the results from metabolism and consumption show that assuming different exponents is warranted. Otherwise someone might say we only got the prediction of declining </w:t>
      </w:r>
      <w:proofErr w:type="spellStart"/>
      <w:r w:rsidRPr="00457D7E">
        <w:rPr>
          <w:lang w:val="en-GB"/>
        </w:rPr>
        <w:t>T_opt</w:t>
      </w:r>
      <w:proofErr w:type="spellEnd"/>
      <w:r w:rsidRPr="00457D7E">
        <w:rPr>
          <w:lang w:val="en-GB"/>
        </w:rPr>
        <w:t xml:space="preserve"> by using the VBGE model with arbitrary exponents of 2/3 and 1 which few believe represent the actual allometry.</w:t>
      </w:r>
    </w:p>
    <w:p w14:paraId="0BA1C896" w14:textId="77777777" w:rsidR="00FD494D" w:rsidRPr="00457D7E" w:rsidRDefault="00FD494D">
      <w:pPr>
        <w:pStyle w:val="CommentText"/>
        <w:rPr>
          <w:lang w:val="en-GB"/>
        </w:rPr>
      </w:pPr>
    </w:p>
    <w:p w14:paraId="4565C1F9" w14:textId="5BECAB48" w:rsidR="00FD494D" w:rsidRPr="00457D7E" w:rsidRDefault="00FD494D">
      <w:pPr>
        <w:pStyle w:val="CommentText"/>
        <w:rPr>
          <w:lang w:val="en-GB"/>
        </w:rPr>
      </w:pPr>
      <w:r w:rsidRPr="00457D7E">
        <w:rPr>
          <w:lang w:val="en-GB"/>
        </w:rPr>
        <w:t>Agree this needs to be made clearer. See the paragraph below!</w:t>
      </w:r>
    </w:p>
  </w:comment>
  <w:comment w:id="85" w:author="Anna Gårdmark" w:date="2020-02-07T08:12:00Z" w:initials="AG">
    <w:p w14:paraId="3C081A25" w14:textId="60CFB3C9" w:rsidR="00FD494D" w:rsidRPr="00603E09" w:rsidRDefault="00FD494D">
      <w:pPr>
        <w:pStyle w:val="CommentText"/>
        <w:rPr>
          <w:lang w:val="en-GB"/>
        </w:rPr>
      </w:pPr>
      <w:r w:rsidRPr="00603E09">
        <w:rPr>
          <w:rStyle w:val="CommentReference"/>
          <w:highlight w:val="yellow"/>
        </w:rPr>
        <w:annotationRef/>
      </w:r>
      <w:r w:rsidRPr="00603E09">
        <w:rPr>
          <w:highlight w:val="yellow"/>
          <w:lang w:val="en-GB"/>
        </w:rPr>
        <w:t>sure, but it’s a bit too vague (too unspecific!) in the final sentence. It’s not informative enough. Specify with very few words what you mean, then readers can go on to understand how by reading your next paragraph. See – and check – the suggested revision here on how you could be more specific.</w:t>
      </w:r>
    </w:p>
  </w:comment>
  <w:comment w:id="86" w:author="Max Lindmark" w:date="2020-02-06T13:04:00Z" w:initials="ML">
    <w:p w14:paraId="61204E3E" w14:textId="29123053" w:rsidR="00FD494D" w:rsidRPr="00457D7E" w:rsidRDefault="00FD494D" w:rsidP="00682627">
      <w:pPr>
        <w:pStyle w:val="CommentText"/>
        <w:rPr>
          <w:b/>
          <w:bCs/>
          <w:lang w:val="en-GB"/>
        </w:rPr>
      </w:pPr>
      <w:r w:rsidRPr="006E4A56">
        <w:rPr>
          <w:rStyle w:val="CommentReference"/>
          <w:b/>
          <w:bCs/>
        </w:rPr>
        <w:annotationRef/>
      </w:r>
      <w:r w:rsidRPr="00457D7E">
        <w:rPr>
          <w:b/>
          <w:bCs/>
          <w:lang w:val="en-GB"/>
        </w:rPr>
        <w:t xml:space="preserve">Jan: </w:t>
      </w:r>
      <w:r w:rsidRPr="006E4A56">
        <w:rPr>
          <w:rStyle w:val="CommentReference"/>
          <w:b/>
          <w:bCs/>
        </w:rPr>
        <w:annotationRef/>
      </w:r>
      <w:r w:rsidRPr="00457D7E">
        <w:rPr>
          <w:b/>
          <w:bCs/>
          <w:lang w:val="en-GB"/>
        </w:rPr>
        <w:t>Overall a bit too defensive/self-critical in my view. Let’s mention potential uncertainties but convince the reader that the approach we took is the best for the goals of this study! We did it this way for good reasons – or we should have done it differently…</w:t>
      </w:r>
    </w:p>
    <w:p w14:paraId="3C37E55F" w14:textId="2F669723" w:rsidR="00FD494D" w:rsidRPr="00457D7E" w:rsidRDefault="00FD494D">
      <w:pPr>
        <w:pStyle w:val="CommentText"/>
        <w:rPr>
          <w:b/>
          <w:bCs/>
          <w:lang w:val="en-GB"/>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F7263B" w15:done="0"/>
  <w15:commentEx w15:paraId="13B9FBCF" w15:paraIdParent="46F7263B" w15:done="0"/>
  <w15:commentEx w15:paraId="31629226" w15:paraIdParent="46F7263B" w15:done="0"/>
  <w15:commentEx w15:paraId="5D824DFE" w15:done="0"/>
  <w15:commentEx w15:paraId="7510E99E" w15:paraIdParent="5D824DFE" w15:done="0"/>
  <w15:commentEx w15:paraId="0A143688" w15:done="0"/>
  <w15:commentEx w15:paraId="59FD3B5A" w15:done="0"/>
  <w15:commentEx w15:paraId="168D59B9" w15:paraIdParent="59FD3B5A" w15:done="0"/>
  <w15:commentEx w15:paraId="474051D2" w15:paraIdParent="59FD3B5A" w15:done="0"/>
  <w15:commentEx w15:paraId="4A42D736" w15:paraIdParent="59FD3B5A" w15:done="0"/>
  <w15:commentEx w15:paraId="1272E59D" w15:done="0"/>
  <w15:commentEx w15:paraId="3C3B4C62" w15:done="0"/>
  <w15:commentEx w15:paraId="42F3CCE8" w15:done="0"/>
  <w15:commentEx w15:paraId="1E08BA1F" w15:paraIdParent="42F3CCE8" w15:done="0"/>
  <w15:commentEx w15:paraId="410881C0" w15:paraIdParent="42F3CCE8" w15:done="0"/>
  <w15:commentEx w15:paraId="77A842BC" w15:done="0"/>
  <w15:commentEx w15:paraId="0CCA28B0" w15:done="0"/>
  <w15:commentEx w15:paraId="214DBB0F" w15:done="0"/>
  <w15:commentEx w15:paraId="44519E1D" w15:paraIdParent="214DBB0F" w15:done="0"/>
  <w15:commentEx w15:paraId="22F75534" w15:paraIdParent="214DBB0F" w15:done="0"/>
  <w15:commentEx w15:paraId="5C0FE86C" w15:done="0"/>
  <w15:commentEx w15:paraId="00F25D99" w15:done="0"/>
  <w15:commentEx w15:paraId="261135A4" w15:done="0"/>
  <w15:commentEx w15:paraId="004EA587" w15:done="0"/>
  <w15:commentEx w15:paraId="226E2E76" w15:done="0"/>
  <w15:commentEx w15:paraId="4D42B2DD" w15:done="0"/>
  <w15:commentEx w15:paraId="0B365000" w15:done="0"/>
  <w15:commentEx w15:paraId="582D95AB" w15:done="0"/>
  <w15:commentEx w15:paraId="26AE3624" w15:done="0"/>
  <w15:commentEx w15:paraId="1555FC6E" w15:done="0"/>
  <w15:commentEx w15:paraId="03B53C1D" w15:done="0"/>
  <w15:commentEx w15:paraId="5ACFCA4C" w15:paraIdParent="03B53C1D" w15:done="0"/>
  <w15:commentEx w15:paraId="639B754C" w15:done="0"/>
  <w15:commentEx w15:paraId="32692339" w15:done="0"/>
  <w15:commentEx w15:paraId="09190D46" w15:paraIdParent="32692339" w15:done="0"/>
  <w15:commentEx w15:paraId="2E7A1F17" w15:paraIdParent="32692339" w15:done="0"/>
  <w15:commentEx w15:paraId="5FA02F3D" w15:done="0"/>
  <w15:commentEx w15:paraId="24D3DCE9" w15:done="0"/>
  <w15:commentEx w15:paraId="12E58D26" w15:paraIdParent="24D3DCE9" w15:done="0"/>
  <w15:commentEx w15:paraId="00135990" w15:done="0"/>
  <w15:commentEx w15:paraId="4CBF0665" w15:done="0"/>
  <w15:commentEx w15:paraId="62040C99" w15:done="0"/>
  <w15:commentEx w15:paraId="4BE8DA61" w15:done="0"/>
  <w15:commentEx w15:paraId="7070164E" w15:done="0"/>
  <w15:commentEx w15:paraId="1A238F9A" w15:done="0"/>
  <w15:commentEx w15:paraId="50BCCDCC" w15:paraIdParent="1A238F9A" w15:done="0"/>
  <w15:commentEx w15:paraId="5DD4C2DF" w15:paraIdParent="1A238F9A" w15:done="0"/>
  <w15:commentEx w15:paraId="5112A399" w15:paraIdParent="1A238F9A" w15:done="0"/>
  <w15:commentEx w15:paraId="76F23DB8" w15:paraIdParent="1A238F9A" w15:done="0"/>
  <w15:commentEx w15:paraId="4A3ACB85" w15:paraIdParent="1A238F9A" w15:done="0"/>
  <w15:commentEx w15:paraId="24050E56" w15:paraIdParent="1A238F9A" w15:done="0"/>
  <w15:commentEx w15:paraId="14CE8A43" w15:done="0"/>
  <w15:commentEx w15:paraId="166CC7DC" w15:done="0"/>
  <w15:commentEx w15:paraId="15D8F8B8" w15:done="0"/>
  <w15:commentEx w15:paraId="01176257" w15:done="0"/>
  <w15:commentEx w15:paraId="5D057A29" w15:paraIdParent="01176257" w15:done="0"/>
  <w15:commentEx w15:paraId="2D1FC256" w15:done="0"/>
  <w15:commentEx w15:paraId="3FA1DF52" w15:paraIdParent="2D1FC256" w15:done="0"/>
  <w15:commentEx w15:paraId="511DAC36" w15:done="0"/>
  <w15:commentEx w15:paraId="19815538" w15:paraIdParent="511DAC36" w15:done="0"/>
  <w15:commentEx w15:paraId="279AFF9D" w15:done="0"/>
  <w15:commentEx w15:paraId="42915C74" w15:paraIdParent="279AFF9D" w15:done="0"/>
  <w15:commentEx w15:paraId="5D0588E3" w15:done="0"/>
  <w15:commentEx w15:paraId="5EE5D0B0" w15:done="0"/>
  <w15:commentEx w15:paraId="2495A2F5" w15:paraIdParent="5EE5D0B0" w15:done="0"/>
  <w15:commentEx w15:paraId="758C28E2" w15:paraIdParent="5EE5D0B0" w15:done="0"/>
  <w15:commentEx w15:paraId="2AC900F7" w15:paraIdParent="5EE5D0B0" w15:done="0"/>
  <w15:commentEx w15:paraId="6B92B139" w15:paraIdParent="5EE5D0B0" w15:done="0"/>
  <w15:commentEx w15:paraId="0D13AD99" w15:done="0"/>
  <w15:commentEx w15:paraId="4565C1F9" w15:paraIdParent="0D13AD99" w15:done="0"/>
  <w15:commentEx w15:paraId="3C081A25" w15:paraIdParent="0D13AD99" w15:done="0"/>
  <w15:commentEx w15:paraId="3C37E5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F7263B" w16cid:durableId="21D142CD"/>
  <w16cid:commentId w16cid:paraId="13B9FBCF" w16cid:durableId="21D2CA07"/>
  <w16cid:commentId w16cid:paraId="31629226" w16cid:durableId="21E63F35"/>
  <w16cid:commentId w16cid:paraId="5D824DFE" w16cid:durableId="21E63F3D"/>
  <w16cid:commentId w16cid:paraId="7510E99E" w16cid:durableId="21E65976"/>
  <w16cid:commentId w16cid:paraId="0A143688" w16cid:durableId="21E6837C"/>
  <w16cid:commentId w16cid:paraId="59FD3B5A" w16cid:durableId="21C01683"/>
  <w16cid:commentId w16cid:paraId="168D59B9" w16cid:durableId="21E63F4C"/>
  <w16cid:commentId w16cid:paraId="474051D2" w16cid:durableId="21E65B60"/>
  <w16cid:commentId w16cid:paraId="4A42D736" w16cid:durableId="21E65B6B"/>
  <w16cid:commentId w16cid:paraId="1272E59D" w16cid:durableId="2230682A"/>
  <w16cid:commentId w16cid:paraId="3C3B4C62" w16cid:durableId="21E65D43"/>
  <w16cid:commentId w16cid:paraId="42F3CCE8" w16cid:durableId="21D155FF"/>
  <w16cid:commentId w16cid:paraId="1E08BA1F" w16cid:durableId="21DA91A7"/>
  <w16cid:commentId w16cid:paraId="410881C0" w16cid:durableId="21E65DDB"/>
  <w16cid:commentId w16cid:paraId="77A842BC" w16cid:durableId="21E65E03"/>
  <w16cid:commentId w16cid:paraId="0CCA28B0" w16cid:durableId="21E665A5"/>
  <w16cid:commentId w16cid:paraId="214DBB0F" w16cid:durableId="21C841B4"/>
  <w16cid:commentId w16cid:paraId="44519E1D" w16cid:durableId="21D1427F"/>
  <w16cid:commentId w16cid:paraId="22F75534" w16cid:durableId="21DABDCD"/>
  <w16cid:commentId w16cid:paraId="5C0FE86C" w16cid:durableId="21DFCF7C"/>
  <w16cid:commentId w16cid:paraId="00F25D99" w16cid:durableId="224C1347"/>
  <w16cid:commentId w16cid:paraId="261135A4" w16cid:durableId="224C4ADC"/>
  <w16cid:commentId w16cid:paraId="004EA587" w16cid:durableId="224AFF6F"/>
  <w16cid:commentId w16cid:paraId="226E2E76" w16cid:durableId="224C12F9"/>
  <w16cid:commentId w16cid:paraId="4D42B2DD" w16cid:durableId="224ABED1"/>
  <w16cid:commentId w16cid:paraId="0B365000" w16cid:durableId="224AFF2B"/>
  <w16cid:commentId w16cid:paraId="582D95AB" w16cid:durableId="224AF79F"/>
  <w16cid:commentId w16cid:paraId="26AE3624" w16cid:durableId="224AFFCE"/>
  <w16cid:commentId w16cid:paraId="1555FC6E" w16cid:durableId="224AFFD3"/>
  <w16cid:commentId w16cid:paraId="03B53C1D" w16cid:durableId="21D18418"/>
  <w16cid:commentId w16cid:paraId="5ACFCA4C" w16cid:durableId="21DAD2CA"/>
  <w16cid:commentId w16cid:paraId="639B754C" w16cid:durableId="21E688FA"/>
  <w16cid:commentId w16cid:paraId="32692339" w16cid:durableId="21D18FCA"/>
  <w16cid:commentId w16cid:paraId="09190D46" w16cid:durableId="21DAD0ED"/>
  <w16cid:commentId w16cid:paraId="2E7A1F17" w16cid:durableId="21E66BFC"/>
  <w16cid:commentId w16cid:paraId="5FA02F3D" w16cid:durableId="21DEFC2C"/>
  <w16cid:commentId w16cid:paraId="24D3DCE9" w16cid:durableId="21E66D06"/>
  <w16cid:commentId w16cid:paraId="12E58D26" w16cid:durableId="21E66D10"/>
  <w16cid:commentId w16cid:paraId="00135990" w16cid:durableId="224AACDB"/>
  <w16cid:commentId w16cid:paraId="4CBF0665" w16cid:durableId="21DC6093"/>
  <w16cid:commentId w16cid:paraId="62040C99" w16cid:durableId="21E67169"/>
  <w16cid:commentId w16cid:paraId="4BE8DA61" w16cid:durableId="224D38F7"/>
  <w16cid:commentId w16cid:paraId="7070164E" w16cid:durableId="224D3F35"/>
  <w16cid:commentId w16cid:paraId="1A238F9A" w16cid:durableId="21D19AB0"/>
  <w16cid:commentId w16cid:paraId="50BCCDCC" w16cid:durableId="21DAD8AA"/>
  <w16cid:commentId w16cid:paraId="5DD4C2DF" w16cid:durableId="21E63F84"/>
  <w16cid:commentId w16cid:paraId="5112A399" w16cid:durableId="21E672D9"/>
  <w16cid:commentId w16cid:paraId="76F23DB8" w16cid:durableId="21E672E2"/>
  <w16cid:commentId w16cid:paraId="4A3ACB85" w16cid:durableId="21E9686C"/>
  <w16cid:commentId w16cid:paraId="24050E56" w16cid:durableId="224D3925"/>
  <w16cid:commentId w16cid:paraId="14CE8A43" w16cid:durableId="2253D85D"/>
  <w16cid:commentId w16cid:paraId="166CC7DC" w16cid:durableId="21DED5B6"/>
  <w16cid:commentId w16cid:paraId="15D8F8B8" w16cid:durableId="21DE90BE"/>
  <w16cid:commentId w16cid:paraId="01176257" w16cid:durableId="21E63F8B"/>
  <w16cid:commentId w16cid:paraId="5D057A29" w16cid:durableId="21E6741D"/>
  <w16cid:commentId w16cid:paraId="2D1FC256" w16cid:durableId="21E67548"/>
  <w16cid:commentId w16cid:paraId="3FA1DF52" w16cid:durableId="21E676DE"/>
  <w16cid:commentId w16cid:paraId="511DAC36" w16cid:durableId="21E67536"/>
  <w16cid:commentId w16cid:paraId="19815538" w16cid:durableId="21E6760D"/>
  <w16cid:commentId w16cid:paraId="279AFF9D" w16cid:durableId="21E674E6"/>
  <w16cid:commentId w16cid:paraId="42915C74" w16cid:durableId="21E67588"/>
  <w16cid:commentId w16cid:paraId="5D0588E3" w16cid:durableId="21E68AB6"/>
  <w16cid:commentId w16cid:paraId="5EE5D0B0" w16cid:durableId="21DB1126"/>
  <w16cid:commentId w16cid:paraId="2495A2F5" w16cid:durableId="21E63F92"/>
  <w16cid:commentId w16cid:paraId="758C28E2" w16cid:durableId="21E677E0"/>
  <w16cid:commentId w16cid:paraId="2AC900F7" w16cid:durableId="21E9687C"/>
  <w16cid:commentId w16cid:paraId="6B92B139" w16cid:durableId="21E96EE2"/>
  <w16cid:commentId w16cid:paraId="0D13AD99" w16cid:durableId="21E63F94"/>
  <w16cid:commentId w16cid:paraId="4565C1F9" w16cid:durableId="21E678CA"/>
  <w16cid:commentId w16cid:paraId="3C081A25" w16cid:durableId="21E9687F"/>
  <w16cid:commentId w16cid:paraId="3C37E55F" w16cid:durableId="21E68D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07189A" w14:textId="77777777" w:rsidR="00007DF0" w:rsidRDefault="00007DF0" w:rsidP="00B65B3A">
      <w:r>
        <w:separator/>
      </w:r>
    </w:p>
    <w:p w14:paraId="114787D1" w14:textId="77777777" w:rsidR="00007DF0" w:rsidRDefault="00007DF0"/>
  </w:endnote>
  <w:endnote w:type="continuationSeparator" w:id="0">
    <w:p w14:paraId="1C6CA86D" w14:textId="77777777" w:rsidR="00007DF0" w:rsidRDefault="00007DF0" w:rsidP="00B65B3A">
      <w:r>
        <w:continuationSeparator/>
      </w:r>
    </w:p>
    <w:p w14:paraId="0F862F6D" w14:textId="77777777" w:rsidR="00007DF0" w:rsidRDefault="00007DF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6805531"/>
      <w:docPartObj>
        <w:docPartGallery w:val="Page Numbers (Bottom of Page)"/>
        <w:docPartUnique/>
      </w:docPartObj>
    </w:sdtPr>
    <w:sdtContent>
      <w:p w14:paraId="44D71C08" w14:textId="470418E5" w:rsidR="00FD494D" w:rsidRDefault="00FD494D"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1CE056" w14:textId="77777777" w:rsidR="00FD494D" w:rsidRDefault="00FD49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6641171"/>
      <w:docPartObj>
        <w:docPartGallery w:val="Page Numbers (Bottom of Page)"/>
        <w:docPartUnique/>
      </w:docPartObj>
    </w:sdtPr>
    <w:sdtContent>
      <w:p w14:paraId="2401ADF2" w14:textId="1207C686" w:rsidR="00FD494D" w:rsidRDefault="00FD494D"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sdtContent>
  </w:sdt>
  <w:p w14:paraId="00D5C560" w14:textId="77777777" w:rsidR="00FD494D" w:rsidRDefault="00FD49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E2D79F" w14:textId="77777777" w:rsidR="00007DF0" w:rsidRDefault="00007DF0" w:rsidP="00B65B3A">
      <w:r>
        <w:separator/>
      </w:r>
    </w:p>
  </w:footnote>
  <w:footnote w:type="continuationSeparator" w:id="0">
    <w:p w14:paraId="285120C2" w14:textId="77777777" w:rsidR="00007DF0" w:rsidRDefault="00007DF0"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3CF9C" w14:textId="77777777" w:rsidR="00FD494D" w:rsidRDefault="00FD494D" w:rsidP="00B65B3A">
    <w:pPr>
      <w:pStyle w:val="Header"/>
      <w:spacing w:before="240" w:after="276"/>
    </w:pPr>
  </w:p>
  <w:p w14:paraId="3F805A8E" w14:textId="77777777" w:rsidR="00FD494D" w:rsidRDefault="00FD494D" w:rsidP="00B65B3A">
    <w:pPr>
      <w:spacing w:after="276"/>
    </w:pPr>
  </w:p>
  <w:p w14:paraId="3A1ECCFB" w14:textId="77777777" w:rsidR="00FD494D" w:rsidRDefault="00FD494D"/>
  <w:p w14:paraId="4AAA9964" w14:textId="77777777" w:rsidR="00FD494D" w:rsidRDefault="00FD494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8934A" w14:textId="77777777" w:rsidR="00FD494D" w:rsidRPr="00B30794" w:rsidRDefault="00FD494D"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C90CC5"/>
    <w:multiLevelType w:val="hybridMultilevel"/>
    <w:tmpl w:val="4FDABF80"/>
    <w:lvl w:ilvl="0" w:tplc="8C1A418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0F514D"/>
    <w:multiLevelType w:val="hybridMultilevel"/>
    <w:tmpl w:val="D070E878"/>
    <w:lvl w:ilvl="0" w:tplc="F40E882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3"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9"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18"/>
  </w:num>
  <w:num w:numId="2">
    <w:abstractNumId w:val="28"/>
  </w:num>
  <w:num w:numId="3">
    <w:abstractNumId w:val="0"/>
  </w:num>
  <w:num w:numId="4">
    <w:abstractNumId w:val="1"/>
  </w:num>
  <w:num w:numId="5">
    <w:abstractNumId w:val="13"/>
  </w:num>
  <w:num w:numId="6">
    <w:abstractNumId w:val="35"/>
  </w:num>
  <w:num w:numId="7">
    <w:abstractNumId w:val="38"/>
  </w:num>
  <w:num w:numId="8">
    <w:abstractNumId w:val="4"/>
  </w:num>
  <w:num w:numId="9">
    <w:abstractNumId w:val="29"/>
  </w:num>
  <w:num w:numId="10">
    <w:abstractNumId w:val="33"/>
  </w:num>
  <w:num w:numId="11">
    <w:abstractNumId w:val="37"/>
  </w:num>
  <w:num w:numId="12">
    <w:abstractNumId w:val="3"/>
  </w:num>
  <w:num w:numId="13">
    <w:abstractNumId w:val="34"/>
  </w:num>
  <w:num w:numId="14">
    <w:abstractNumId w:val="11"/>
  </w:num>
  <w:num w:numId="15">
    <w:abstractNumId w:val="17"/>
  </w:num>
  <w:num w:numId="16">
    <w:abstractNumId w:val="30"/>
  </w:num>
  <w:num w:numId="17">
    <w:abstractNumId w:val="27"/>
  </w:num>
  <w:num w:numId="18">
    <w:abstractNumId w:val="12"/>
  </w:num>
  <w:num w:numId="19">
    <w:abstractNumId w:val="36"/>
  </w:num>
  <w:num w:numId="20">
    <w:abstractNumId w:val="7"/>
  </w:num>
  <w:num w:numId="21">
    <w:abstractNumId w:val="22"/>
  </w:num>
  <w:num w:numId="22">
    <w:abstractNumId w:val="10"/>
  </w:num>
  <w:num w:numId="23">
    <w:abstractNumId w:val="23"/>
  </w:num>
  <w:num w:numId="24">
    <w:abstractNumId w:val="21"/>
  </w:num>
  <w:num w:numId="25">
    <w:abstractNumId w:val="26"/>
  </w:num>
  <w:num w:numId="26">
    <w:abstractNumId w:val="31"/>
  </w:num>
  <w:num w:numId="27">
    <w:abstractNumId w:val="9"/>
  </w:num>
  <w:num w:numId="28">
    <w:abstractNumId w:val="16"/>
  </w:num>
  <w:num w:numId="29">
    <w:abstractNumId w:val="6"/>
  </w:num>
  <w:num w:numId="30">
    <w:abstractNumId w:val="19"/>
  </w:num>
  <w:num w:numId="31">
    <w:abstractNumId w:val="15"/>
  </w:num>
  <w:num w:numId="32">
    <w:abstractNumId w:val="2"/>
  </w:num>
  <w:num w:numId="33">
    <w:abstractNumId w:val="32"/>
  </w:num>
  <w:num w:numId="34">
    <w:abstractNumId w:val="5"/>
  </w:num>
  <w:num w:numId="35">
    <w:abstractNumId w:val="8"/>
  </w:num>
  <w:num w:numId="36">
    <w:abstractNumId w:val="24"/>
  </w:num>
  <w:num w:numId="37">
    <w:abstractNumId w:val="25"/>
  </w:num>
  <w:num w:numId="38">
    <w:abstractNumId w:val="14"/>
  </w:num>
  <w:num w:numId="39">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n Ohlberger">
    <w15:presenceInfo w15:providerId="None" w15:userId="Jan Ohlberger"/>
  </w15:person>
  <w15:person w15:author="Max Lindmark">
    <w15:presenceInfo w15:providerId="AD" w15:userId="S::max.lindmark@slu.se::74a91d58-1def-4e6c-a200-e80e4af38c20"/>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020B"/>
    <w:rsid w:val="0000025A"/>
    <w:rsid w:val="00000580"/>
    <w:rsid w:val="00000A6F"/>
    <w:rsid w:val="0000109F"/>
    <w:rsid w:val="000014B2"/>
    <w:rsid w:val="0000196C"/>
    <w:rsid w:val="00001A7F"/>
    <w:rsid w:val="00001A89"/>
    <w:rsid w:val="00001E12"/>
    <w:rsid w:val="00001F62"/>
    <w:rsid w:val="000021F4"/>
    <w:rsid w:val="0000294C"/>
    <w:rsid w:val="00002A07"/>
    <w:rsid w:val="00002BA4"/>
    <w:rsid w:val="00002BB2"/>
    <w:rsid w:val="00002C26"/>
    <w:rsid w:val="00002EF2"/>
    <w:rsid w:val="000033A2"/>
    <w:rsid w:val="000034A8"/>
    <w:rsid w:val="000034B6"/>
    <w:rsid w:val="00003C71"/>
    <w:rsid w:val="00003D1A"/>
    <w:rsid w:val="00003D5D"/>
    <w:rsid w:val="0000401C"/>
    <w:rsid w:val="000041C0"/>
    <w:rsid w:val="000045B2"/>
    <w:rsid w:val="000045C1"/>
    <w:rsid w:val="000046C3"/>
    <w:rsid w:val="00004A88"/>
    <w:rsid w:val="00004AE0"/>
    <w:rsid w:val="00004AFC"/>
    <w:rsid w:val="00004CD5"/>
    <w:rsid w:val="00004E36"/>
    <w:rsid w:val="00004E6F"/>
    <w:rsid w:val="00005029"/>
    <w:rsid w:val="0000510E"/>
    <w:rsid w:val="0000521B"/>
    <w:rsid w:val="000055EE"/>
    <w:rsid w:val="00005835"/>
    <w:rsid w:val="00005BF7"/>
    <w:rsid w:val="00005C26"/>
    <w:rsid w:val="00005C71"/>
    <w:rsid w:val="00005DD3"/>
    <w:rsid w:val="0000669B"/>
    <w:rsid w:val="000069BE"/>
    <w:rsid w:val="00006AB6"/>
    <w:rsid w:val="00006F25"/>
    <w:rsid w:val="00007044"/>
    <w:rsid w:val="000072CE"/>
    <w:rsid w:val="00007318"/>
    <w:rsid w:val="000074EE"/>
    <w:rsid w:val="000075A9"/>
    <w:rsid w:val="0000771D"/>
    <w:rsid w:val="000077ED"/>
    <w:rsid w:val="00007997"/>
    <w:rsid w:val="00007AAC"/>
    <w:rsid w:val="00007C50"/>
    <w:rsid w:val="00007CE0"/>
    <w:rsid w:val="00007DC2"/>
    <w:rsid w:val="00007DF0"/>
    <w:rsid w:val="00007F4C"/>
    <w:rsid w:val="000104E9"/>
    <w:rsid w:val="00010628"/>
    <w:rsid w:val="000107CF"/>
    <w:rsid w:val="00010D71"/>
    <w:rsid w:val="00010DA1"/>
    <w:rsid w:val="000112A0"/>
    <w:rsid w:val="000118B5"/>
    <w:rsid w:val="00011ACC"/>
    <w:rsid w:val="00011B94"/>
    <w:rsid w:val="00011C80"/>
    <w:rsid w:val="0001212D"/>
    <w:rsid w:val="0001267C"/>
    <w:rsid w:val="00012B53"/>
    <w:rsid w:val="00012D37"/>
    <w:rsid w:val="00012D53"/>
    <w:rsid w:val="00012DA1"/>
    <w:rsid w:val="00012E7A"/>
    <w:rsid w:val="0001300F"/>
    <w:rsid w:val="0001335E"/>
    <w:rsid w:val="000134EB"/>
    <w:rsid w:val="00013835"/>
    <w:rsid w:val="00013938"/>
    <w:rsid w:val="00013DDC"/>
    <w:rsid w:val="00013FF2"/>
    <w:rsid w:val="000141B2"/>
    <w:rsid w:val="000141B9"/>
    <w:rsid w:val="000145FC"/>
    <w:rsid w:val="00014623"/>
    <w:rsid w:val="00014A1D"/>
    <w:rsid w:val="00014D82"/>
    <w:rsid w:val="00015173"/>
    <w:rsid w:val="0001518A"/>
    <w:rsid w:val="00015533"/>
    <w:rsid w:val="0001593D"/>
    <w:rsid w:val="000159F9"/>
    <w:rsid w:val="00015A95"/>
    <w:rsid w:val="00015FCD"/>
    <w:rsid w:val="000160D4"/>
    <w:rsid w:val="00016581"/>
    <w:rsid w:val="000166EB"/>
    <w:rsid w:val="000167B5"/>
    <w:rsid w:val="00016F9F"/>
    <w:rsid w:val="000170C9"/>
    <w:rsid w:val="0001766C"/>
    <w:rsid w:val="0001795F"/>
    <w:rsid w:val="00017D15"/>
    <w:rsid w:val="00017D80"/>
    <w:rsid w:val="00017F5C"/>
    <w:rsid w:val="0002005E"/>
    <w:rsid w:val="000209FA"/>
    <w:rsid w:val="00020B0E"/>
    <w:rsid w:val="00020BC0"/>
    <w:rsid w:val="00020DDB"/>
    <w:rsid w:val="00020F8B"/>
    <w:rsid w:val="00021265"/>
    <w:rsid w:val="0002128B"/>
    <w:rsid w:val="00021606"/>
    <w:rsid w:val="000216C1"/>
    <w:rsid w:val="0002175A"/>
    <w:rsid w:val="000217F7"/>
    <w:rsid w:val="00021BAB"/>
    <w:rsid w:val="00022048"/>
    <w:rsid w:val="00022121"/>
    <w:rsid w:val="00022867"/>
    <w:rsid w:val="0002287F"/>
    <w:rsid w:val="000232E0"/>
    <w:rsid w:val="00023756"/>
    <w:rsid w:val="0002382F"/>
    <w:rsid w:val="000238B8"/>
    <w:rsid w:val="000239BF"/>
    <w:rsid w:val="00023A32"/>
    <w:rsid w:val="00023ED3"/>
    <w:rsid w:val="0002422B"/>
    <w:rsid w:val="00024527"/>
    <w:rsid w:val="00024775"/>
    <w:rsid w:val="000248A4"/>
    <w:rsid w:val="00024B8D"/>
    <w:rsid w:val="0002502B"/>
    <w:rsid w:val="0002507D"/>
    <w:rsid w:val="00025644"/>
    <w:rsid w:val="000256B7"/>
    <w:rsid w:val="00025758"/>
    <w:rsid w:val="000257E7"/>
    <w:rsid w:val="000259DC"/>
    <w:rsid w:val="00025C39"/>
    <w:rsid w:val="00025C41"/>
    <w:rsid w:val="00025FFC"/>
    <w:rsid w:val="0002605E"/>
    <w:rsid w:val="0002641C"/>
    <w:rsid w:val="0002642F"/>
    <w:rsid w:val="00026686"/>
    <w:rsid w:val="000267BA"/>
    <w:rsid w:val="00026850"/>
    <w:rsid w:val="00026918"/>
    <w:rsid w:val="00026D27"/>
    <w:rsid w:val="00026E0E"/>
    <w:rsid w:val="000272BA"/>
    <w:rsid w:val="0002742F"/>
    <w:rsid w:val="000277A7"/>
    <w:rsid w:val="00027BB6"/>
    <w:rsid w:val="00027C0F"/>
    <w:rsid w:val="000300F3"/>
    <w:rsid w:val="00030166"/>
    <w:rsid w:val="000302A8"/>
    <w:rsid w:val="000302B8"/>
    <w:rsid w:val="000303B0"/>
    <w:rsid w:val="0003045B"/>
    <w:rsid w:val="000308A8"/>
    <w:rsid w:val="00030D4B"/>
    <w:rsid w:val="00030E80"/>
    <w:rsid w:val="00030F1A"/>
    <w:rsid w:val="0003103E"/>
    <w:rsid w:val="0003125C"/>
    <w:rsid w:val="000316C3"/>
    <w:rsid w:val="000316E7"/>
    <w:rsid w:val="0003251A"/>
    <w:rsid w:val="00032D21"/>
    <w:rsid w:val="00032D82"/>
    <w:rsid w:val="00032FB8"/>
    <w:rsid w:val="0003321A"/>
    <w:rsid w:val="0003325E"/>
    <w:rsid w:val="00033627"/>
    <w:rsid w:val="00033728"/>
    <w:rsid w:val="00033D1A"/>
    <w:rsid w:val="00033D8C"/>
    <w:rsid w:val="0003404E"/>
    <w:rsid w:val="00034317"/>
    <w:rsid w:val="000344B8"/>
    <w:rsid w:val="00034C53"/>
    <w:rsid w:val="00034D06"/>
    <w:rsid w:val="00035088"/>
    <w:rsid w:val="000351A2"/>
    <w:rsid w:val="0003540D"/>
    <w:rsid w:val="00035630"/>
    <w:rsid w:val="000359D4"/>
    <w:rsid w:val="00035B28"/>
    <w:rsid w:val="00035C66"/>
    <w:rsid w:val="00035DD6"/>
    <w:rsid w:val="00035FE5"/>
    <w:rsid w:val="00036117"/>
    <w:rsid w:val="000361AC"/>
    <w:rsid w:val="000366D3"/>
    <w:rsid w:val="00036CE3"/>
    <w:rsid w:val="0003722E"/>
    <w:rsid w:val="0003726A"/>
    <w:rsid w:val="0003742D"/>
    <w:rsid w:val="0003761B"/>
    <w:rsid w:val="000376E2"/>
    <w:rsid w:val="00037764"/>
    <w:rsid w:val="00037ABB"/>
    <w:rsid w:val="00037B3B"/>
    <w:rsid w:val="0004083A"/>
    <w:rsid w:val="000408BD"/>
    <w:rsid w:val="00040B96"/>
    <w:rsid w:val="00040DE3"/>
    <w:rsid w:val="00040FF1"/>
    <w:rsid w:val="00041223"/>
    <w:rsid w:val="0004137C"/>
    <w:rsid w:val="000415F7"/>
    <w:rsid w:val="00041829"/>
    <w:rsid w:val="00041873"/>
    <w:rsid w:val="0004196D"/>
    <w:rsid w:val="00041BDF"/>
    <w:rsid w:val="00041D3A"/>
    <w:rsid w:val="000422A4"/>
    <w:rsid w:val="00042507"/>
    <w:rsid w:val="00042818"/>
    <w:rsid w:val="00042B4D"/>
    <w:rsid w:val="00042B73"/>
    <w:rsid w:val="00042EFA"/>
    <w:rsid w:val="000432F0"/>
    <w:rsid w:val="000434B0"/>
    <w:rsid w:val="000435B7"/>
    <w:rsid w:val="000436FA"/>
    <w:rsid w:val="00043899"/>
    <w:rsid w:val="0004393B"/>
    <w:rsid w:val="000439C6"/>
    <w:rsid w:val="00043CC3"/>
    <w:rsid w:val="00043D6F"/>
    <w:rsid w:val="00043E99"/>
    <w:rsid w:val="00043F45"/>
    <w:rsid w:val="00044449"/>
    <w:rsid w:val="0004445C"/>
    <w:rsid w:val="0004466F"/>
    <w:rsid w:val="00044758"/>
    <w:rsid w:val="0004482D"/>
    <w:rsid w:val="00044B73"/>
    <w:rsid w:val="00044D29"/>
    <w:rsid w:val="0004526A"/>
    <w:rsid w:val="00045308"/>
    <w:rsid w:val="000453E2"/>
    <w:rsid w:val="00045BF1"/>
    <w:rsid w:val="0004607A"/>
    <w:rsid w:val="00046303"/>
    <w:rsid w:val="00046331"/>
    <w:rsid w:val="00046570"/>
    <w:rsid w:val="00046A6A"/>
    <w:rsid w:val="00046A75"/>
    <w:rsid w:val="00047601"/>
    <w:rsid w:val="0004772A"/>
    <w:rsid w:val="00047884"/>
    <w:rsid w:val="00047B55"/>
    <w:rsid w:val="00047BFA"/>
    <w:rsid w:val="00050108"/>
    <w:rsid w:val="0005018C"/>
    <w:rsid w:val="00050300"/>
    <w:rsid w:val="00050373"/>
    <w:rsid w:val="000504D8"/>
    <w:rsid w:val="00050A07"/>
    <w:rsid w:val="00050A2A"/>
    <w:rsid w:val="00050DEF"/>
    <w:rsid w:val="00051039"/>
    <w:rsid w:val="00051187"/>
    <w:rsid w:val="00051355"/>
    <w:rsid w:val="00051383"/>
    <w:rsid w:val="0005173A"/>
    <w:rsid w:val="0005195A"/>
    <w:rsid w:val="00051975"/>
    <w:rsid w:val="00051AF3"/>
    <w:rsid w:val="00051B31"/>
    <w:rsid w:val="00051BB6"/>
    <w:rsid w:val="0005256E"/>
    <w:rsid w:val="000528C4"/>
    <w:rsid w:val="00052921"/>
    <w:rsid w:val="00052C06"/>
    <w:rsid w:val="00052D6E"/>
    <w:rsid w:val="00052FF8"/>
    <w:rsid w:val="00053007"/>
    <w:rsid w:val="00053054"/>
    <w:rsid w:val="000536F3"/>
    <w:rsid w:val="00053BB3"/>
    <w:rsid w:val="00053D07"/>
    <w:rsid w:val="00053D8D"/>
    <w:rsid w:val="00053E4E"/>
    <w:rsid w:val="00053E90"/>
    <w:rsid w:val="00053FDC"/>
    <w:rsid w:val="0005415B"/>
    <w:rsid w:val="000547AF"/>
    <w:rsid w:val="0005492C"/>
    <w:rsid w:val="00054CD2"/>
    <w:rsid w:val="00054E66"/>
    <w:rsid w:val="0005505B"/>
    <w:rsid w:val="00055170"/>
    <w:rsid w:val="000551E5"/>
    <w:rsid w:val="0005535E"/>
    <w:rsid w:val="00055382"/>
    <w:rsid w:val="0005541E"/>
    <w:rsid w:val="00055563"/>
    <w:rsid w:val="000557DC"/>
    <w:rsid w:val="00055A01"/>
    <w:rsid w:val="00055B54"/>
    <w:rsid w:val="000562F8"/>
    <w:rsid w:val="0005632C"/>
    <w:rsid w:val="000566F2"/>
    <w:rsid w:val="000567B3"/>
    <w:rsid w:val="00056B0A"/>
    <w:rsid w:val="00056B0D"/>
    <w:rsid w:val="00056C4C"/>
    <w:rsid w:val="00056CAF"/>
    <w:rsid w:val="00057835"/>
    <w:rsid w:val="00057840"/>
    <w:rsid w:val="00057BB6"/>
    <w:rsid w:val="000601AF"/>
    <w:rsid w:val="00060282"/>
    <w:rsid w:val="00060522"/>
    <w:rsid w:val="000608D1"/>
    <w:rsid w:val="000609ED"/>
    <w:rsid w:val="00060B95"/>
    <w:rsid w:val="00060EA7"/>
    <w:rsid w:val="00061004"/>
    <w:rsid w:val="000613E6"/>
    <w:rsid w:val="00061502"/>
    <w:rsid w:val="00061696"/>
    <w:rsid w:val="000617D9"/>
    <w:rsid w:val="00061A8B"/>
    <w:rsid w:val="00061B06"/>
    <w:rsid w:val="0006275D"/>
    <w:rsid w:val="00062810"/>
    <w:rsid w:val="00062B4D"/>
    <w:rsid w:val="00062CB9"/>
    <w:rsid w:val="00062DFE"/>
    <w:rsid w:val="00063481"/>
    <w:rsid w:val="000634EE"/>
    <w:rsid w:val="00063C9F"/>
    <w:rsid w:val="00063E83"/>
    <w:rsid w:val="00064041"/>
    <w:rsid w:val="00064080"/>
    <w:rsid w:val="00064266"/>
    <w:rsid w:val="0006437D"/>
    <w:rsid w:val="000644A9"/>
    <w:rsid w:val="000649A5"/>
    <w:rsid w:val="00064C78"/>
    <w:rsid w:val="00064DCE"/>
    <w:rsid w:val="00064E6A"/>
    <w:rsid w:val="00065163"/>
    <w:rsid w:val="00065316"/>
    <w:rsid w:val="00065331"/>
    <w:rsid w:val="0006568A"/>
    <w:rsid w:val="0006594D"/>
    <w:rsid w:val="00065B1F"/>
    <w:rsid w:val="00065C44"/>
    <w:rsid w:val="00065DDB"/>
    <w:rsid w:val="00065F0E"/>
    <w:rsid w:val="00066064"/>
    <w:rsid w:val="000660DD"/>
    <w:rsid w:val="00066144"/>
    <w:rsid w:val="000661A1"/>
    <w:rsid w:val="00066449"/>
    <w:rsid w:val="00066786"/>
    <w:rsid w:val="0006685B"/>
    <w:rsid w:val="0006696B"/>
    <w:rsid w:val="000669BF"/>
    <w:rsid w:val="00066D43"/>
    <w:rsid w:val="000675AB"/>
    <w:rsid w:val="00067862"/>
    <w:rsid w:val="00067956"/>
    <w:rsid w:val="000679B5"/>
    <w:rsid w:val="00067BF2"/>
    <w:rsid w:val="00067C58"/>
    <w:rsid w:val="000701C1"/>
    <w:rsid w:val="0007063C"/>
    <w:rsid w:val="00070833"/>
    <w:rsid w:val="00070A04"/>
    <w:rsid w:val="00070A75"/>
    <w:rsid w:val="00070AB8"/>
    <w:rsid w:val="00070B9C"/>
    <w:rsid w:val="00070BEF"/>
    <w:rsid w:val="00070CB0"/>
    <w:rsid w:val="00070FCA"/>
    <w:rsid w:val="00071229"/>
    <w:rsid w:val="000713BC"/>
    <w:rsid w:val="00071754"/>
    <w:rsid w:val="00071A6B"/>
    <w:rsid w:val="00071BC3"/>
    <w:rsid w:val="00071BD9"/>
    <w:rsid w:val="00072127"/>
    <w:rsid w:val="0007215D"/>
    <w:rsid w:val="00072330"/>
    <w:rsid w:val="00072708"/>
    <w:rsid w:val="000728D2"/>
    <w:rsid w:val="00072957"/>
    <w:rsid w:val="00072D9B"/>
    <w:rsid w:val="00072F2A"/>
    <w:rsid w:val="00072FCA"/>
    <w:rsid w:val="00073114"/>
    <w:rsid w:val="00073214"/>
    <w:rsid w:val="00073460"/>
    <w:rsid w:val="000738FA"/>
    <w:rsid w:val="00073A14"/>
    <w:rsid w:val="00074353"/>
    <w:rsid w:val="0007448F"/>
    <w:rsid w:val="000744A2"/>
    <w:rsid w:val="000745A8"/>
    <w:rsid w:val="00074631"/>
    <w:rsid w:val="00074FB8"/>
    <w:rsid w:val="0007508D"/>
    <w:rsid w:val="000753AA"/>
    <w:rsid w:val="0007559F"/>
    <w:rsid w:val="00075B82"/>
    <w:rsid w:val="00075D45"/>
    <w:rsid w:val="00075EAE"/>
    <w:rsid w:val="000761CA"/>
    <w:rsid w:val="0007624C"/>
    <w:rsid w:val="00076414"/>
    <w:rsid w:val="00076C98"/>
    <w:rsid w:val="00076FA9"/>
    <w:rsid w:val="000772A5"/>
    <w:rsid w:val="0007746C"/>
    <w:rsid w:val="00077522"/>
    <w:rsid w:val="00077527"/>
    <w:rsid w:val="000777AB"/>
    <w:rsid w:val="000779F9"/>
    <w:rsid w:val="00077A77"/>
    <w:rsid w:val="00077D10"/>
    <w:rsid w:val="00080146"/>
    <w:rsid w:val="0008020F"/>
    <w:rsid w:val="00080241"/>
    <w:rsid w:val="000802E7"/>
    <w:rsid w:val="00080422"/>
    <w:rsid w:val="00080486"/>
    <w:rsid w:val="0008049A"/>
    <w:rsid w:val="000806AE"/>
    <w:rsid w:val="000808C7"/>
    <w:rsid w:val="00080EF8"/>
    <w:rsid w:val="000814E1"/>
    <w:rsid w:val="000819F0"/>
    <w:rsid w:val="00081C5D"/>
    <w:rsid w:val="00081DBA"/>
    <w:rsid w:val="00081DFE"/>
    <w:rsid w:val="00081E1E"/>
    <w:rsid w:val="0008221C"/>
    <w:rsid w:val="0008247C"/>
    <w:rsid w:val="000828A6"/>
    <w:rsid w:val="0008299F"/>
    <w:rsid w:val="00083232"/>
    <w:rsid w:val="0008351C"/>
    <w:rsid w:val="0008365D"/>
    <w:rsid w:val="0008395F"/>
    <w:rsid w:val="000839E1"/>
    <w:rsid w:val="00083A47"/>
    <w:rsid w:val="00083B44"/>
    <w:rsid w:val="00083B4B"/>
    <w:rsid w:val="00083E41"/>
    <w:rsid w:val="000840CC"/>
    <w:rsid w:val="000842E7"/>
    <w:rsid w:val="00084369"/>
    <w:rsid w:val="00084601"/>
    <w:rsid w:val="00084BE9"/>
    <w:rsid w:val="00084CAD"/>
    <w:rsid w:val="0008543A"/>
    <w:rsid w:val="00085A49"/>
    <w:rsid w:val="00085FE5"/>
    <w:rsid w:val="0008632A"/>
    <w:rsid w:val="00086451"/>
    <w:rsid w:val="000864C1"/>
    <w:rsid w:val="00086507"/>
    <w:rsid w:val="00086898"/>
    <w:rsid w:val="00086A4F"/>
    <w:rsid w:val="00087CB5"/>
    <w:rsid w:val="00087CEF"/>
    <w:rsid w:val="0009026F"/>
    <w:rsid w:val="000905CB"/>
    <w:rsid w:val="00090C12"/>
    <w:rsid w:val="00090D73"/>
    <w:rsid w:val="00090E0D"/>
    <w:rsid w:val="00091082"/>
    <w:rsid w:val="00091148"/>
    <w:rsid w:val="000911CC"/>
    <w:rsid w:val="0009172D"/>
    <w:rsid w:val="0009194E"/>
    <w:rsid w:val="00091C22"/>
    <w:rsid w:val="00092010"/>
    <w:rsid w:val="00092195"/>
    <w:rsid w:val="00092202"/>
    <w:rsid w:val="00092A75"/>
    <w:rsid w:val="00092F61"/>
    <w:rsid w:val="0009328A"/>
    <w:rsid w:val="000934B6"/>
    <w:rsid w:val="0009359A"/>
    <w:rsid w:val="000939FF"/>
    <w:rsid w:val="00093B43"/>
    <w:rsid w:val="00093BE6"/>
    <w:rsid w:val="00093BEB"/>
    <w:rsid w:val="00093C2D"/>
    <w:rsid w:val="00093E51"/>
    <w:rsid w:val="00093F96"/>
    <w:rsid w:val="00093FA1"/>
    <w:rsid w:val="00093FB5"/>
    <w:rsid w:val="00094621"/>
    <w:rsid w:val="000948D6"/>
    <w:rsid w:val="00094DE3"/>
    <w:rsid w:val="00094E98"/>
    <w:rsid w:val="00094EC0"/>
    <w:rsid w:val="000950A4"/>
    <w:rsid w:val="000953BC"/>
    <w:rsid w:val="00095A51"/>
    <w:rsid w:val="00095A7D"/>
    <w:rsid w:val="00095C4D"/>
    <w:rsid w:val="00095FB7"/>
    <w:rsid w:val="00096A76"/>
    <w:rsid w:val="00096B7F"/>
    <w:rsid w:val="00097224"/>
    <w:rsid w:val="00097348"/>
    <w:rsid w:val="00097605"/>
    <w:rsid w:val="00097DF4"/>
    <w:rsid w:val="000A0119"/>
    <w:rsid w:val="000A0235"/>
    <w:rsid w:val="000A04E8"/>
    <w:rsid w:val="000A0A31"/>
    <w:rsid w:val="000A0A6D"/>
    <w:rsid w:val="000A0A75"/>
    <w:rsid w:val="000A0AC1"/>
    <w:rsid w:val="000A0C20"/>
    <w:rsid w:val="000A0D7E"/>
    <w:rsid w:val="000A0EEF"/>
    <w:rsid w:val="000A1005"/>
    <w:rsid w:val="000A1EE4"/>
    <w:rsid w:val="000A2161"/>
    <w:rsid w:val="000A242E"/>
    <w:rsid w:val="000A2575"/>
    <w:rsid w:val="000A257E"/>
    <w:rsid w:val="000A27B2"/>
    <w:rsid w:val="000A27F8"/>
    <w:rsid w:val="000A2AA8"/>
    <w:rsid w:val="000A2D24"/>
    <w:rsid w:val="000A2E77"/>
    <w:rsid w:val="000A32DD"/>
    <w:rsid w:val="000A340B"/>
    <w:rsid w:val="000A3582"/>
    <w:rsid w:val="000A3610"/>
    <w:rsid w:val="000A3833"/>
    <w:rsid w:val="000A388C"/>
    <w:rsid w:val="000A3F66"/>
    <w:rsid w:val="000A4032"/>
    <w:rsid w:val="000A416D"/>
    <w:rsid w:val="000A4266"/>
    <w:rsid w:val="000A44E7"/>
    <w:rsid w:val="000A467D"/>
    <w:rsid w:val="000A46A9"/>
    <w:rsid w:val="000A4949"/>
    <w:rsid w:val="000A49C5"/>
    <w:rsid w:val="000A4BDE"/>
    <w:rsid w:val="000A4FBE"/>
    <w:rsid w:val="000A50EA"/>
    <w:rsid w:val="000A5299"/>
    <w:rsid w:val="000A577D"/>
    <w:rsid w:val="000A5E72"/>
    <w:rsid w:val="000A629C"/>
    <w:rsid w:val="000A646C"/>
    <w:rsid w:val="000A6647"/>
    <w:rsid w:val="000A6656"/>
    <w:rsid w:val="000A6714"/>
    <w:rsid w:val="000A6BA2"/>
    <w:rsid w:val="000A6FAD"/>
    <w:rsid w:val="000A7055"/>
    <w:rsid w:val="000A7BBA"/>
    <w:rsid w:val="000A7C9B"/>
    <w:rsid w:val="000A7FAD"/>
    <w:rsid w:val="000B0039"/>
    <w:rsid w:val="000B069D"/>
    <w:rsid w:val="000B088D"/>
    <w:rsid w:val="000B0C7B"/>
    <w:rsid w:val="000B0ED6"/>
    <w:rsid w:val="000B0EEB"/>
    <w:rsid w:val="000B1740"/>
    <w:rsid w:val="000B1B03"/>
    <w:rsid w:val="000B1CC2"/>
    <w:rsid w:val="000B2125"/>
    <w:rsid w:val="000B225A"/>
    <w:rsid w:val="000B23E0"/>
    <w:rsid w:val="000B2612"/>
    <w:rsid w:val="000B27E6"/>
    <w:rsid w:val="000B2A7B"/>
    <w:rsid w:val="000B2B42"/>
    <w:rsid w:val="000B2F93"/>
    <w:rsid w:val="000B35EA"/>
    <w:rsid w:val="000B36F4"/>
    <w:rsid w:val="000B3A25"/>
    <w:rsid w:val="000B3E86"/>
    <w:rsid w:val="000B3EFF"/>
    <w:rsid w:val="000B4413"/>
    <w:rsid w:val="000B444E"/>
    <w:rsid w:val="000B45B9"/>
    <w:rsid w:val="000B4795"/>
    <w:rsid w:val="000B4B62"/>
    <w:rsid w:val="000B4B68"/>
    <w:rsid w:val="000B4E31"/>
    <w:rsid w:val="000B504A"/>
    <w:rsid w:val="000B5050"/>
    <w:rsid w:val="000B5162"/>
    <w:rsid w:val="000B5425"/>
    <w:rsid w:val="000B54CE"/>
    <w:rsid w:val="000B5606"/>
    <w:rsid w:val="000B58B8"/>
    <w:rsid w:val="000B5AF5"/>
    <w:rsid w:val="000B603D"/>
    <w:rsid w:val="000B615B"/>
    <w:rsid w:val="000B616E"/>
    <w:rsid w:val="000B6206"/>
    <w:rsid w:val="000B6734"/>
    <w:rsid w:val="000B6768"/>
    <w:rsid w:val="000B74B9"/>
    <w:rsid w:val="000B76C5"/>
    <w:rsid w:val="000B7715"/>
    <w:rsid w:val="000B77D0"/>
    <w:rsid w:val="000B7BF7"/>
    <w:rsid w:val="000B7D1E"/>
    <w:rsid w:val="000B7D20"/>
    <w:rsid w:val="000B7DBC"/>
    <w:rsid w:val="000C00DF"/>
    <w:rsid w:val="000C076D"/>
    <w:rsid w:val="000C0818"/>
    <w:rsid w:val="000C0CD4"/>
    <w:rsid w:val="000C0D8A"/>
    <w:rsid w:val="000C0E3E"/>
    <w:rsid w:val="000C1642"/>
    <w:rsid w:val="000C1675"/>
    <w:rsid w:val="000C1682"/>
    <w:rsid w:val="000C18F9"/>
    <w:rsid w:val="000C1C17"/>
    <w:rsid w:val="000C25F7"/>
    <w:rsid w:val="000C2CF1"/>
    <w:rsid w:val="000C306B"/>
    <w:rsid w:val="000C3185"/>
    <w:rsid w:val="000C3215"/>
    <w:rsid w:val="000C324B"/>
    <w:rsid w:val="000C32E0"/>
    <w:rsid w:val="000C3674"/>
    <w:rsid w:val="000C37C7"/>
    <w:rsid w:val="000C37F0"/>
    <w:rsid w:val="000C38DB"/>
    <w:rsid w:val="000C39ED"/>
    <w:rsid w:val="000C3AEB"/>
    <w:rsid w:val="000C3B2B"/>
    <w:rsid w:val="000C3C6A"/>
    <w:rsid w:val="000C3CF2"/>
    <w:rsid w:val="000C3DC7"/>
    <w:rsid w:val="000C3E7C"/>
    <w:rsid w:val="000C40E1"/>
    <w:rsid w:val="000C4232"/>
    <w:rsid w:val="000C44CC"/>
    <w:rsid w:val="000C4658"/>
    <w:rsid w:val="000C4664"/>
    <w:rsid w:val="000C46F9"/>
    <w:rsid w:val="000C4796"/>
    <w:rsid w:val="000C4B33"/>
    <w:rsid w:val="000C4B79"/>
    <w:rsid w:val="000C4D51"/>
    <w:rsid w:val="000C4FA9"/>
    <w:rsid w:val="000C50AA"/>
    <w:rsid w:val="000C5410"/>
    <w:rsid w:val="000C5448"/>
    <w:rsid w:val="000C5880"/>
    <w:rsid w:val="000C593E"/>
    <w:rsid w:val="000C5AA1"/>
    <w:rsid w:val="000C5ABF"/>
    <w:rsid w:val="000C5E9D"/>
    <w:rsid w:val="000C5FDA"/>
    <w:rsid w:val="000C6006"/>
    <w:rsid w:val="000C60C8"/>
    <w:rsid w:val="000C61DF"/>
    <w:rsid w:val="000C6247"/>
    <w:rsid w:val="000C6261"/>
    <w:rsid w:val="000C6769"/>
    <w:rsid w:val="000C6AB5"/>
    <w:rsid w:val="000C6E29"/>
    <w:rsid w:val="000C6E58"/>
    <w:rsid w:val="000C6ECC"/>
    <w:rsid w:val="000C7059"/>
    <w:rsid w:val="000C7153"/>
    <w:rsid w:val="000C7461"/>
    <w:rsid w:val="000C7497"/>
    <w:rsid w:val="000C765B"/>
    <w:rsid w:val="000C77D4"/>
    <w:rsid w:val="000C7A32"/>
    <w:rsid w:val="000C7A71"/>
    <w:rsid w:val="000C7B69"/>
    <w:rsid w:val="000C7E46"/>
    <w:rsid w:val="000C7FA5"/>
    <w:rsid w:val="000D02E4"/>
    <w:rsid w:val="000D08AB"/>
    <w:rsid w:val="000D08B8"/>
    <w:rsid w:val="000D0967"/>
    <w:rsid w:val="000D0A86"/>
    <w:rsid w:val="000D0BF5"/>
    <w:rsid w:val="000D0C4B"/>
    <w:rsid w:val="000D0F0A"/>
    <w:rsid w:val="000D0FBC"/>
    <w:rsid w:val="000D0FE3"/>
    <w:rsid w:val="000D1188"/>
    <w:rsid w:val="000D121B"/>
    <w:rsid w:val="000D1497"/>
    <w:rsid w:val="000D14F3"/>
    <w:rsid w:val="000D1971"/>
    <w:rsid w:val="000D1A5F"/>
    <w:rsid w:val="000D2B3D"/>
    <w:rsid w:val="000D328D"/>
    <w:rsid w:val="000D3370"/>
    <w:rsid w:val="000D395E"/>
    <w:rsid w:val="000D39B7"/>
    <w:rsid w:val="000D3A14"/>
    <w:rsid w:val="000D3A4E"/>
    <w:rsid w:val="000D3C96"/>
    <w:rsid w:val="000D3D07"/>
    <w:rsid w:val="000D3E8F"/>
    <w:rsid w:val="000D4585"/>
    <w:rsid w:val="000D4AC8"/>
    <w:rsid w:val="000D4E7A"/>
    <w:rsid w:val="000D4EF3"/>
    <w:rsid w:val="000D5251"/>
    <w:rsid w:val="000D52E8"/>
    <w:rsid w:val="000D537B"/>
    <w:rsid w:val="000D5968"/>
    <w:rsid w:val="000D5FD0"/>
    <w:rsid w:val="000D5FFF"/>
    <w:rsid w:val="000D6325"/>
    <w:rsid w:val="000D6703"/>
    <w:rsid w:val="000D683D"/>
    <w:rsid w:val="000D6C9D"/>
    <w:rsid w:val="000D6CAB"/>
    <w:rsid w:val="000D6CC9"/>
    <w:rsid w:val="000D6FEF"/>
    <w:rsid w:val="000D708A"/>
    <w:rsid w:val="000D7134"/>
    <w:rsid w:val="000D733E"/>
    <w:rsid w:val="000D73B1"/>
    <w:rsid w:val="000D75F6"/>
    <w:rsid w:val="000D766D"/>
    <w:rsid w:val="000D7CB0"/>
    <w:rsid w:val="000D7E76"/>
    <w:rsid w:val="000E0584"/>
    <w:rsid w:val="000E069E"/>
    <w:rsid w:val="000E0EF1"/>
    <w:rsid w:val="000E0FE4"/>
    <w:rsid w:val="000E10D9"/>
    <w:rsid w:val="000E1122"/>
    <w:rsid w:val="000E151A"/>
    <w:rsid w:val="000E159F"/>
    <w:rsid w:val="000E1931"/>
    <w:rsid w:val="000E1C7F"/>
    <w:rsid w:val="000E1E25"/>
    <w:rsid w:val="000E1EB7"/>
    <w:rsid w:val="000E1EC2"/>
    <w:rsid w:val="000E2076"/>
    <w:rsid w:val="000E209B"/>
    <w:rsid w:val="000E20C7"/>
    <w:rsid w:val="000E214D"/>
    <w:rsid w:val="000E29F1"/>
    <w:rsid w:val="000E2A9D"/>
    <w:rsid w:val="000E2CA3"/>
    <w:rsid w:val="000E30B6"/>
    <w:rsid w:val="000E364D"/>
    <w:rsid w:val="000E36BF"/>
    <w:rsid w:val="000E3B75"/>
    <w:rsid w:val="000E41EA"/>
    <w:rsid w:val="000E43D3"/>
    <w:rsid w:val="000E4530"/>
    <w:rsid w:val="000E466C"/>
    <w:rsid w:val="000E4885"/>
    <w:rsid w:val="000E49D4"/>
    <w:rsid w:val="000E4F9E"/>
    <w:rsid w:val="000E502C"/>
    <w:rsid w:val="000E5320"/>
    <w:rsid w:val="000E556B"/>
    <w:rsid w:val="000E592F"/>
    <w:rsid w:val="000E594F"/>
    <w:rsid w:val="000E5B6F"/>
    <w:rsid w:val="000E5D80"/>
    <w:rsid w:val="000E5FAF"/>
    <w:rsid w:val="000E5FD4"/>
    <w:rsid w:val="000E5FDE"/>
    <w:rsid w:val="000E6032"/>
    <w:rsid w:val="000E6579"/>
    <w:rsid w:val="000E65D1"/>
    <w:rsid w:val="000E6845"/>
    <w:rsid w:val="000E6C67"/>
    <w:rsid w:val="000E73CF"/>
    <w:rsid w:val="000E73ED"/>
    <w:rsid w:val="000E7671"/>
    <w:rsid w:val="000E784A"/>
    <w:rsid w:val="000E7B85"/>
    <w:rsid w:val="000E7C7D"/>
    <w:rsid w:val="000E7E7C"/>
    <w:rsid w:val="000F024A"/>
    <w:rsid w:val="000F069E"/>
    <w:rsid w:val="000F0E4B"/>
    <w:rsid w:val="000F1792"/>
    <w:rsid w:val="000F198F"/>
    <w:rsid w:val="000F1CA5"/>
    <w:rsid w:val="000F2074"/>
    <w:rsid w:val="000F227C"/>
    <w:rsid w:val="000F22E9"/>
    <w:rsid w:val="000F2324"/>
    <w:rsid w:val="000F2783"/>
    <w:rsid w:val="000F2CE4"/>
    <w:rsid w:val="000F2D52"/>
    <w:rsid w:val="000F30B8"/>
    <w:rsid w:val="000F350D"/>
    <w:rsid w:val="000F37B2"/>
    <w:rsid w:val="000F38F5"/>
    <w:rsid w:val="000F3D32"/>
    <w:rsid w:val="000F3EF3"/>
    <w:rsid w:val="000F4085"/>
    <w:rsid w:val="000F41B3"/>
    <w:rsid w:val="000F4337"/>
    <w:rsid w:val="000F44E3"/>
    <w:rsid w:val="000F4515"/>
    <w:rsid w:val="000F45D4"/>
    <w:rsid w:val="000F4603"/>
    <w:rsid w:val="000F48DB"/>
    <w:rsid w:val="000F493A"/>
    <w:rsid w:val="000F545D"/>
    <w:rsid w:val="000F5D28"/>
    <w:rsid w:val="000F5E03"/>
    <w:rsid w:val="000F5ED8"/>
    <w:rsid w:val="000F5F1B"/>
    <w:rsid w:val="000F6030"/>
    <w:rsid w:val="000F6592"/>
    <w:rsid w:val="000F68D6"/>
    <w:rsid w:val="000F6B1D"/>
    <w:rsid w:val="000F6F47"/>
    <w:rsid w:val="000F7111"/>
    <w:rsid w:val="000F7215"/>
    <w:rsid w:val="000F7342"/>
    <w:rsid w:val="000F7533"/>
    <w:rsid w:val="001004D7"/>
    <w:rsid w:val="00100813"/>
    <w:rsid w:val="00100E9B"/>
    <w:rsid w:val="00100F2B"/>
    <w:rsid w:val="001011E1"/>
    <w:rsid w:val="001012E9"/>
    <w:rsid w:val="00101C9F"/>
    <w:rsid w:val="00101EA4"/>
    <w:rsid w:val="00101EB7"/>
    <w:rsid w:val="00102690"/>
    <w:rsid w:val="00102799"/>
    <w:rsid w:val="00102E82"/>
    <w:rsid w:val="00103074"/>
    <w:rsid w:val="001031DB"/>
    <w:rsid w:val="0010342D"/>
    <w:rsid w:val="00103612"/>
    <w:rsid w:val="001037D9"/>
    <w:rsid w:val="00103925"/>
    <w:rsid w:val="00103B44"/>
    <w:rsid w:val="00103E5D"/>
    <w:rsid w:val="00103F0F"/>
    <w:rsid w:val="00103F98"/>
    <w:rsid w:val="00103FEB"/>
    <w:rsid w:val="0010402F"/>
    <w:rsid w:val="0010406A"/>
    <w:rsid w:val="001041C9"/>
    <w:rsid w:val="001042BF"/>
    <w:rsid w:val="0010434F"/>
    <w:rsid w:val="001043E7"/>
    <w:rsid w:val="00104964"/>
    <w:rsid w:val="001049C7"/>
    <w:rsid w:val="00104C13"/>
    <w:rsid w:val="00104FBE"/>
    <w:rsid w:val="00105000"/>
    <w:rsid w:val="001053FB"/>
    <w:rsid w:val="0010551B"/>
    <w:rsid w:val="00105760"/>
    <w:rsid w:val="00105A2E"/>
    <w:rsid w:val="00105BC5"/>
    <w:rsid w:val="00105C89"/>
    <w:rsid w:val="00105DE9"/>
    <w:rsid w:val="00106195"/>
    <w:rsid w:val="001063E0"/>
    <w:rsid w:val="00106423"/>
    <w:rsid w:val="00106440"/>
    <w:rsid w:val="00106BED"/>
    <w:rsid w:val="00106C68"/>
    <w:rsid w:val="001074FE"/>
    <w:rsid w:val="00107D48"/>
    <w:rsid w:val="00107D97"/>
    <w:rsid w:val="00110175"/>
    <w:rsid w:val="0011053E"/>
    <w:rsid w:val="00110547"/>
    <w:rsid w:val="001107F5"/>
    <w:rsid w:val="00110AAA"/>
    <w:rsid w:val="00110CF5"/>
    <w:rsid w:val="00110D32"/>
    <w:rsid w:val="0011107C"/>
    <w:rsid w:val="00111320"/>
    <w:rsid w:val="0011159F"/>
    <w:rsid w:val="00112089"/>
    <w:rsid w:val="001120B2"/>
    <w:rsid w:val="0011277E"/>
    <w:rsid w:val="00112976"/>
    <w:rsid w:val="00112CDD"/>
    <w:rsid w:val="00112F4F"/>
    <w:rsid w:val="00113216"/>
    <w:rsid w:val="00113EAB"/>
    <w:rsid w:val="00113FEA"/>
    <w:rsid w:val="00114186"/>
    <w:rsid w:val="001144C2"/>
    <w:rsid w:val="00114AE7"/>
    <w:rsid w:val="00114D03"/>
    <w:rsid w:val="00114F8D"/>
    <w:rsid w:val="001152C4"/>
    <w:rsid w:val="0011532E"/>
    <w:rsid w:val="001153AE"/>
    <w:rsid w:val="0011593B"/>
    <w:rsid w:val="001159DE"/>
    <w:rsid w:val="001159E5"/>
    <w:rsid w:val="00115ABC"/>
    <w:rsid w:val="00115AFB"/>
    <w:rsid w:val="00116136"/>
    <w:rsid w:val="00116670"/>
    <w:rsid w:val="001168E0"/>
    <w:rsid w:val="001169B8"/>
    <w:rsid w:val="00116BA5"/>
    <w:rsid w:val="00116BD4"/>
    <w:rsid w:val="00116DAB"/>
    <w:rsid w:val="00116E84"/>
    <w:rsid w:val="00116F62"/>
    <w:rsid w:val="0011734C"/>
    <w:rsid w:val="0011738C"/>
    <w:rsid w:val="00117600"/>
    <w:rsid w:val="00117605"/>
    <w:rsid w:val="00117A8C"/>
    <w:rsid w:val="00117C19"/>
    <w:rsid w:val="00117C34"/>
    <w:rsid w:val="00117CF0"/>
    <w:rsid w:val="0012049C"/>
    <w:rsid w:val="00120618"/>
    <w:rsid w:val="0012070D"/>
    <w:rsid w:val="0012082A"/>
    <w:rsid w:val="001209AD"/>
    <w:rsid w:val="001209CD"/>
    <w:rsid w:val="00120C13"/>
    <w:rsid w:val="00120D22"/>
    <w:rsid w:val="001210A2"/>
    <w:rsid w:val="0012123D"/>
    <w:rsid w:val="001212C9"/>
    <w:rsid w:val="00121691"/>
    <w:rsid w:val="0012193E"/>
    <w:rsid w:val="00121AF8"/>
    <w:rsid w:val="00121D51"/>
    <w:rsid w:val="00122C86"/>
    <w:rsid w:val="00122CF6"/>
    <w:rsid w:val="00122D15"/>
    <w:rsid w:val="001231E4"/>
    <w:rsid w:val="0012334D"/>
    <w:rsid w:val="00123455"/>
    <w:rsid w:val="00123471"/>
    <w:rsid w:val="001236A3"/>
    <w:rsid w:val="0012373B"/>
    <w:rsid w:val="00123980"/>
    <w:rsid w:val="001239EE"/>
    <w:rsid w:val="00123D19"/>
    <w:rsid w:val="00123DD1"/>
    <w:rsid w:val="0012489B"/>
    <w:rsid w:val="0012511E"/>
    <w:rsid w:val="001253B5"/>
    <w:rsid w:val="001255DB"/>
    <w:rsid w:val="001258AD"/>
    <w:rsid w:val="001258FE"/>
    <w:rsid w:val="00125A25"/>
    <w:rsid w:val="00125ABF"/>
    <w:rsid w:val="00125F96"/>
    <w:rsid w:val="00125FF0"/>
    <w:rsid w:val="00126103"/>
    <w:rsid w:val="00126247"/>
    <w:rsid w:val="001269BC"/>
    <w:rsid w:val="00126A15"/>
    <w:rsid w:val="00126EF2"/>
    <w:rsid w:val="00126F00"/>
    <w:rsid w:val="001272A8"/>
    <w:rsid w:val="00127745"/>
    <w:rsid w:val="001278E6"/>
    <w:rsid w:val="00127B8B"/>
    <w:rsid w:val="00127E99"/>
    <w:rsid w:val="00127EF9"/>
    <w:rsid w:val="001305E1"/>
    <w:rsid w:val="0013077C"/>
    <w:rsid w:val="00130955"/>
    <w:rsid w:val="00130A32"/>
    <w:rsid w:val="00130AA2"/>
    <w:rsid w:val="00130AF5"/>
    <w:rsid w:val="00130B48"/>
    <w:rsid w:val="00130CE6"/>
    <w:rsid w:val="00130F5E"/>
    <w:rsid w:val="0013149F"/>
    <w:rsid w:val="00131739"/>
    <w:rsid w:val="00131DFA"/>
    <w:rsid w:val="00132118"/>
    <w:rsid w:val="00132119"/>
    <w:rsid w:val="001324A4"/>
    <w:rsid w:val="0013270E"/>
    <w:rsid w:val="001327F8"/>
    <w:rsid w:val="001337DF"/>
    <w:rsid w:val="001338CE"/>
    <w:rsid w:val="00133CAD"/>
    <w:rsid w:val="00133D5F"/>
    <w:rsid w:val="00133EC1"/>
    <w:rsid w:val="001341C4"/>
    <w:rsid w:val="0013443F"/>
    <w:rsid w:val="001345E1"/>
    <w:rsid w:val="00135083"/>
    <w:rsid w:val="00135626"/>
    <w:rsid w:val="001356BD"/>
    <w:rsid w:val="0013635A"/>
    <w:rsid w:val="0013640B"/>
    <w:rsid w:val="001364E8"/>
    <w:rsid w:val="00136832"/>
    <w:rsid w:val="0013685C"/>
    <w:rsid w:val="001369EA"/>
    <w:rsid w:val="00136C96"/>
    <w:rsid w:val="00136D7F"/>
    <w:rsid w:val="00136DE1"/>
    <w:rsid w:val="00136DE7"/>
    <w:rsid w:val="001370E4"/>
    <w:rsid w:val="0013717F"/>
    <w:rsid w:val="0013740D"/>
    <w:rsid w:val="00137458"/>
    <w:rsid w:val="00137652"/>
    <w:rsid w:val="0013765A"/>
    <w:rsid w:val="00137697"/>
    <w:rsid w:val="00137821"/>
    <w:rsid w:val="00137AD2"/>
    <w:rsid w:val="0014027E"/>
    <w:rsid w:val="001403C1"/>
    <w:rsid w:val="001406CC"/>
    <w:rsid w:val="001409CE"/>
    <w:rsid w:val="00140B4B"/>
    <w:rsid w:val="00140D67"/>
    <w:rsid w:val="00140FB6"/>
    <w:rsid w:val="001414C8"/>
    <w:rsid w:val="001414D6"/>
    <w:rsid w:val="00141840"/>
    <w:rsid w:val="00141C89"/>
    <w:rsid w:val="00141F81"/>
    <w:rsid w:val="001423D9"/>
    <w:rsid w:val="00142465"/>
    <w:rsid w:val="00142E26"/>
    <w:rsid w:val="00142E7C"/>
    <w:rsid w:val="00143328"/>
    <w:rsid w:val="00143365"/>
    <w:rsid w:val="0014373D"/>
    <w:rsid w:val="001437ED"/>
    <w:rsid w:val="00143BF3"/>
    <w:rsid w:val="00143C5A"/>
    <w:rsid w:val="00143F50"/>
    <w:rsid w:val="0014424D"/>
    <w:rsid w:val="00144476"/>
    <w:rsid w:val="0014484F"/>
    <w:rsid w:val="00144864"/>
    <w:rsid w:val="00144C44"/>
    <w:rsid w:val="00144F95"/>
    <w:rsid w:val="0014503B"/>
    <w:rsid w:val="0014600E"/>
    <w:rsid w:val="00146143"/>
    <w:rsid w:val="001461E2"/>
    <w:rsid w:val="001462BE"/>
    <w:rsid w:val="001467B6"/>
    <w:rsid w:val="001469C8"/>
    <w:rsid w:val="00146C07"/>
    <w:rsid w:val="00146C84"/>
    <w:rsid w:val="00146D89"/>
    <w:rsid w:val="00146FF4"/>
    <w:rsid w:val="001472B6"/>
    <w:rsid w:val="001473B7"/>
    <w:rsid w:val="00147638"/>
    <w:rsid w:val="0014772B"/>
    <w:rsid w:val="001477F1"/>
    <w:rsid w:val="00147F73"/>
    <w:rsid w:val="00150249"/>
    <w:rsid w:val="001509BE"/>
    <w:rsid w:val="001509EA"/>
    <w:rsid w:val="00150B2C"/>
    <w:rsid w:val="00150B72"/>
    <w:rsid w:val="00150D3C"/>
    <w:rsid w:val="0015140D"/>
    <w:rsid w:val="001514B7"/>
    <w:rsid w:val="001515DF"/>
    <w:rsid w:val="00151647"/>
    <w:rsid w:val="001518BB"/>
    <w:rsid w:val="00151967"/>
    <w:rsid w:val="00151CC2"/>
    <w:rsid w:val="00151CD7"/>
    <w:rsid w:val="00152176"/>
    <w:rsid w:val="00152AEA"/>
    <w:rsid w:val="00152C1E"/>
    <w:rsid w:val="00152F16"/>
    <w:rsid w:val="00152F4A"/>
    <w:rsid w:val="00152FA9"/>
    <w:rsid w:val="00153304"/>
    <w:rsid w:val="00153495"/>
    <w:rsid w:val="001534E6"/>
    <w:rsid w:val="0015381A"/>
    <w:rsid w:val="00153A33"/>
    <w:rsid w:val="00153D1C"/>
    <w:rsid w:val="00153DAF"/>
    <w:rsid w:val="00153EAC"/>
    <w:rsid w:val="00154246"/>
    <w:rsid w:val="00154298"/>
    <w:rsid w:val="00154997"/>
    <w:rsid w:val="0015508A"/>
    <w:rsid w:val="001550AE"/>
    <w:rsid w:val="001551A2"/>
    <w:rsid w:val="0015577B"/>
    <w:rsid w:val="0015596B"/>
    <w:rsid w:val="00155A20"/>
    <w:rsid w:val="00155EDF"/>
    <w:rsid w:val="001562C2"/>
    <w:rsid w:val="00156451"/>
    <w:rsid w:val="0015657A"/>
    <w:rsid w:val="001565BF"/>
    <w:rsid w:val="00156D9D"/>
    <w:rsid w:val="00156DAE"/>
    <w:rsid w:val="001572D3"/>
    <w:rsid w:val="001572DE"/>
    <w:rsid w:val="0015731F"/>
    <w:rsid w:val="0015738E"/>
    <w:rsid w:val="0015787C"/>
    <w:rsid w:val="001578C1"/>
    <w:rsid w:val="00157C3C"/>
    <w:rsid w:val="00157D23"/>
    <w:rsid w:val="00160070"/>
    <w:rsid w:val="001600B7"/>
    <w:rsid w:val="00160324"/>
    <w:rsid w:val="00160373"/>
    <w:rsid w:val="00160584"/>
    <w:rsid w:val="00160666"/>
    <w:rsid w:val="00160726"/>
    <w:rsid w:val="001609FB"/>
    <w:rsid w:val="00160A2A"/>
    <w:rsid w:val="00160A68"/>
    <w:rsid w:val="00160B31"/>
    <w:rsid w:val="00160DBB"/>
    <w:rsid w:val="00160E6C"/>
    <w:rsid w:val="001610DE"/>
    <w:rsid w:val="001612E8"/>
    <w:rsid w:val="0016140A"/>
    <w:rsid w:val="001614D3"/>
    <w:rsid w:val="0016151A"/>
    <w:rsid w:val="0016155A"/>
    <w:rsid w:val="0016177D"/>
    <w:rsid w:val="00161B3D"/>
    <w:rsid w:val="00161BD4"/>
    <w:rsid w:val="00162027"/>
    <w:rsid w:val="00162290"/>
    <w:rsid w:val="00162444"/>
    <w:rsid w:val="001624C7"/>
    <w:rsid w:val="001626EE"/>
    <w:rsid w:val="00162F58"/>
    <w:rsid w:val="00163459"/>
    <w:rsid w:val="00163824"/>
    <w:rsid w:val="00163891"/>
    <w:rsid w:val="001643BA"/>
    <w:rsid w:val="001648F0"/>
    <w:rsid w:val="00164A22"/>
    <w:rsid w:val="00164AD0"/>
    <w:rsid w:val="00164CA5"/>
    <w:rsid w:val="00164F63"/>
    <w:rsid w:val="00165045"/>
    <w:rsid w:val="001650B1"/>
    <w:rsid w:val="001652AB"/>
    <w:rsid w:val="001652C6"/>
    <w:rsid w:val="001656C8"/>
    <w:rsid w:val="00165926"/>
    <w:rsid w:val="00165C9A"/>
    <w:rsid w:val="00165F2E"/>
    <w:rsid w:val="00165FC5"/>
    <w:rsid w:val="001660A5"/>
    <w:rsid w:val="00166273"/>
    <w:rsid w:val="001662D3"/>
    <w:rsid w:val="001664AD"/>
    <w:rsid w:val="001665D0"/>
    <w:rsid w:val="00166ABF"/>
    <w:rsid w:val="00166B1E"/>
    <w:rsid w:val="00166D78"/>
    <w:rsid w:val="00166EC2"/>
    <w:rsid w:val="0016713F"/>
    <w:rsid w:val="00167347"/>
    <w:rsid w:val="00167486"/>
    <w:rsid w:val="00167564"/>
    <w:rsid w:val="001675FB"/>
    <w:rsid w:val="001677C3"/>
    <w:rsid w:val="00167B27"/>
    <w:rsid w:val="00167E4C"/>
    <w:rsid w:val="0017014F"/>
    <w:rsid w:val="00170155"/>
    <w:rsid w:val="0017062E"/>
    <w:rsid w:val="00170958"/>
    <w:rsid w:val="00170A02"/>
    <w:rsid w:val="00170A66"/>
    <w:rsid w:val="00170E6F"/>
    <w:rsid w:val="00170F8E"/>
    <w:rsid w:val="001712EB"/>
    <w:rsid w:val="00171976"/>
    <w:rsid w:val="0017198E"/>
    <w:rsid w:val="00171C98"/>
    <w:rsid w:val="00171E72"/>
    <w:rsid w:val="00171E94"/>
    <w:rsid w:val="00171FE8"/>
    <w:rsid w:val="001721F6"/>
    <w:rsid w:val="0017265E"/>
    <w:rsid w:val="001727D5"/>
    <w:rsid w:val="00172B24"/>
    <w:rsid w:val="00172DE9"/>
    <w:rsid w:val="00172E19"/>
    <w:rsid w:val="001731CE"/>
    <w:rsid w:val="001733D5"/>
    <w:rsid w:val="0017383B"/>
    <w:rsid w:val="00173AC9"/>
    <w:rsid w:val="00173D37"/>
    <w:rsid w:val="00173E58"/>
    <w:rsid w:val="0017427D"/>
    <w:rsid w:val="00174709"/>
    <w:rsid w:val="00174733"/>
    <w:rsid w:val="001747C5"/>
    <w:rsid w:val="001747D2"/>
    <w:rsid w:val="00174C88"/>
    <w:rsid w:val="00174E2E"/>
    <w:rsid w:val="00174E96"/>
    <w:rsid w:val="00175180"/>
    <w:rsid w:val="001751C4"/>
    <w:rsid w:val="0017533E"/>
    <w:rsid w:val="00175467"/>
    <w:rsid w:val="00175AF1"/>
    <w:rsid w:val="00176B5D"/>
    <w:rsid w:val="00176BAF"/>
    <w:rsid w:val="00176E3E"/>
    <w:rsid w:val="0017726B"/>
    <w:rsid w:val="001774CB"/>
    <w:rsid w:val="00177557"/>
    <w:rsid w:val="00177568"/>
    <w:rsid w:val="00177625"/>
    <w:rsid w:val="00177910"/>
    <w:rsid w:val="00177D4A"/>
    <w:rsid w:val="00177D54"/>
    <w:rsid w:val="00177E09"/>
    <w:rsid w:val="001800B3"/>
    <w:rsid w:val="0018027C"/>
    <w:rsid w:val="00180349"/>
    <w:rsid w:val="00180434"/>
    <w:rsid w:val="001804AA"/>
    <w:rsid w:val="001805ED"/>
    <w:rsid w:val="00180D07"/>
    <w:rsid w:val="00180DA2"/>
    <w:rsid w:val="00180F48"/>
    <w:rsid w:val="00180FCE"/>
    <w:rsid w:val="0018109A"/>
    <w:rsid w:val="001810E1"/>
    <w:rsid w:val="0018156C"/>
    <w:rsid w:val="0018176A"/>
    <w:rsid w:val="00181AAA"/>
    <w:rsid w:val="00181D0C"/>
    <w:rsid w:val="00181F20"/>
    <w:rsid w:val="00181F5B"/>
    <w:rsid w:val="00182B19"/>
    <w:rsid w:val="00182B8D"/>
    <w:rsid w:val="00183017"/>
    <w:rsid w:val="0018308E"/>
    <w:rsid w:val="001830C2"/>
    <w:rsid w:val="00183154"/>
    <w:rsid w:val="001834E9"/>
    <w:rsid w:val="00183531"/>
    <w:rsid w:val="001837D3"/>
    <w:rsid w:val="00183811"/>
    <w:rsid w:val="001838B7"/>
    <w:rsid w:val="00183AB7"/>
    <w:rsid w:val="00183B43"/>
    <w:rsid w:val="00183BF4"/>
    <w:rsid w:val="00183E75"/>
    <w:rsid w:val="00184000"/>
    <w:rsid w:val="0018414B"/>
    <w:rsid w:val="001843A1"/>
    <w:rsid w:val="00184538"/>
    <w:rsid w:val="0018454F"/>
    <w:rsid w:val="0018483B"/>
    <w:rsid w:val="00184CFE"/>
    <w:rsid w:val="00184E03"/>
    <w:rsid w:val="00184ECE"/>
    <w:rsid w:val="0018504A"/>
    <w:rsid w:val="0018519A"/>
    <w:rsid w:val="001853FB"/>
    <w:rsid w:val="0018541C"/>
    <w:rsid w:val="0018542A"/>
    <w:rsid w:val="001855A0"/>
    <w:rsid w:val="00185775"/>
    <w:rsid w:val="00185C2D"/>
    <w:rsid w:val="00186039"/>
    <w:rsid w:val="0018646D"/>
    <w:rsid w:val="00186761"/>
    <w:rsid w:val="00186819"/>
    <w:rsid w:val="001868AB"/>
    <w:rsid w:val="001869E3"/>
    <w:rsid w:val="00186B7E"/>
    <w:rsid w:val="00186C66"/>
    <w:rsid w:val="00186C9B"/>
    <w:rsid w:val="00186D96"/>
    <w:rsid w:val="0018701D"/>
    <w:rsid w:val="00187266"/>
    <w:rsid w:val="0018734B"/>
    <w:rsid w:val="0018740A"/>
    <w:rsid w:val="0018748E"/>
    <w:rsid w:val="001879B1"/>
    <w:rsid w:val="00187F5C"/>
    <w:rsid w:val="00187FDD"/>
    <w:rsid w:val="00187FDF"/>
    <w:rsid w:val="0019064F"/>
    <w:rsid w:val="001906BD"/>
    <w:rsid w:val="0019088A"/>
    <w:rsid w:val="001908E2"/>
    <w:rsid w:val="00190C4B"/>
    <w:rsid w:val="00190CF8"/>
    <w:rsid w:val="00191087"/>
    <w:rsid w:val="001911A7"/>
    <w:rsid w:val="0019121C"/>
    <w:rsid w:val="0019153A"/>
    <w:rsid w:val="00191708"/>
    <w:rsid w:val="00191799"/>
    <w:rsid w:val="001917BB"/>
    <w:rsid w:val="001918D6"/>
    <w:rsid w:val="00191A28"/>
    <w:rsid w:val="00191A2B"/>
    <w:rsid w:val="00191B54"/>
    <w:rsid w:val="00191CE0"/>
    <w:rsid w:val="00192338"/>
    <w:rsid w:val="00192391"/>
    <w:rsid w:val="001924FC"/>
    <w:rsid w:val="001925E8"/>
    <w:rsid w:val="00192640"/>
    <w:rsid w:val="00192B39"/>
    <w:rsid w:val="00192CBD"/>
    <w:rsid w:val="001931F3"/>
    <w:rsid w:val="00193220"/>
    <w:rsid w:val="00193521"/>
    <w:rsid w:val="001936DA"/>
    <w:rsid w:val="00193730"/>
    <w:rsid w:val="00193830"/>
    <w:rsid w:val="00193B26"/>
    <w:rsid w:val="00194222"/>
    <w:rsid w:val="0019433D"/>
    <w:rsid w:val="00194386"/>
    <w:rsid w:val="001943E0"/>
    <w:rsid w:val="001945D1"/>
    <w:rsid w:val="00194603"/>
    <w:rsid w:val="0019464A"/>
    <w:rsid w:val="001947AA"/>
    <w:rsid w:val="001948E3"/>
    <w:rsid w:val="001949AD"/>
    <w:rsid w:val="00194B01"/>
    <w:rsid w:val="00194BBB"/>
    <w:rsid w:val="00194EA6"/>
    <w:rsid w:val="00195029"/>
    <w:rsid w:val="00195278"/>
    <w:rsid w:val="001958F4"/>
    <w:rsid w:val="00195909"/>
    <w:rsid w:val="00195953"/>
    <w:rsid w:val="00195A96"/>
    <w:rsid w:val="00195AB4"/>
    <w:rsid w:val="00195C11"/>
    <w:rsid w:val="00195DF3"/>
    <w:rsid w:val="00196305"/>
    <w:rsid w:val="00196464"/>
    <w:rsid w:val="00196752"/>
    <w:rsid w:val="0019675C"/>
    <w:rsid w:val="00196B58"/>
    <w:rsid w:val="00196C52"/>
    <w:rsid w:val="00196CCF"/>
    <w:rsid w:val="001974ED"/>
    <w:rsid w:val="001975B1"/>
    <w:rsid w:val="0019762D"/>
    <w:rsid w:val="001977E2"/>
    <w:rsid w:val="00197CAD"/>
    <w:rsid w:val="00197D81"/>
    <w:rsid w:val="001A0200"/>
    <w:rsid w:val="001A0303"/>
    <w:rsid w:val="001A040A"/>
    <w:rsid w:val="001A04A4"/>
    <w:rsid w:val="001A04E6"/>
    <w:rsid w:val="001A0833"/>
    <w:rsid w:val="001A0AA2"/>
    <w:rsid w:val="001A14AA"/>
    <w:rsid w:val="001A16F6"/>
    <w:rsid w:val="001A1712"/>
    <w:rsid w:val="001A19A3"/>
    <w:rsid w:val="001A1BBF"/>
    <w:rsid w:val="001A1BF1"/>
    <w:rsid w:val="001A1EE1"/>
    <w:rsid w:val="001A1F63"/>
    <w:rsid w:val="001A1F66"/>
    <w:rsid w:val="001A1FB2"/>
    <w:rsid w:val="001A22A7"/>
    <w:rsid w:val="001A296D"/>
    <w:rsid w:val="001A2ADB"/>
    <w:rsid w:val="001A2DB4"/>
    <w:rsid w:val="001A2DF0"/>
    <w:rsid w:val="001A2F9F"/>
    <w:rsid w:val="001A3098"/>
    <w:rsid w:val="001A3132"/>
    <w:rsid w:val="001A379A"/>
    <w:rsid w:val="001A38BC"/>
    <w:rsid w:val="001A3F86"/>
    <w:rsid w:val="001A41FD"/>
    <w:rsid w:val="001A43CF"/>
    <w:rsid w:val="001A47C1"/>
    <w:rsid w:val="001A47D9"/>
    <w:rsid w:val="001A47E5"/>
    <w:rsid w:val="001A4865"/>
    <w:rsid w:val="001A4D07"/>
    <w:rsid w:val="001A58EF"/>
    <w:rsid w:val="001A597D"/>
    <w:rsid w:val="001A5B85"/>
    <w:rsid w:val="001A5B87"/>
    <w:rsid w:val="001A5DBD"/>
    <w:rsid w:val="001A5E70"/>
    <w:rsid w:val="001A654F"/>
    <w:rsid w:val="001A6A01"/>
    <w:rsid w:val="001A6B56"/>
    <w:rsid w:val="001A6B7F"/>
    <w:rsid w:val="001A76A4"/>
    <w:rsid w:val="001A7894"/>
    <w:rsid w:val="001B0738"/>
    <w:rsid w:val="001B0B54"/>
    <w:rsid w:val="001B1296"/>
    <w:rsid w:val="001B149A"/>
    <w:rsid w:val="001B14AD"/>
    <w:rsid w:val="001B155A"/>
    <w:rsid w:val="001B155F"/>
    <w:rsid w:val="001B1657"/>
    <w:rsid w:val="001B2323"/>
    <w:rsid w:val="001B23A2"/>
    <w:rsid w:val="001B2428"/>
    <w:rsid w:val="001B2699"/>
    <w:rsid w:val="001B28FF"/>
    <w:rsid w:val="001B2C1D"/>
    <w:rsid w:val="001B2C73"/>
    <w:rsid w:val="001B307C"/>
    <w:rsid w:val="001B3268"/>
    <w:rsid w:val="001B3584"/>
    <w:rsid w:val="001B3A08"/>
    <w:rsid w:val="001B3CD8"/>
    <w:rsid w:val="001B3DA2"/>
    <w:rsid w:val="001B3F40"/>
    <w:rsid w:val="001B426D"/>
    <w:rsid w:val="001B42D3"/>
    <w:rsid w:val="001B4C6F"/>
    <w:rsid w:val="001B4E27"/>
    <w:rsid w:val="001B4E53"/>
    <w:rsid w:val="001B5454"/>
    <w:rsid w:val="001B5B83"/>
    <w:rsid w:val="001B5BAF"/>
    <w:rsid w:val="001B5E3D"/>
    <w:rsid w:val="001B5E76"/>
    <w:rsid w:val="001B6070"/>
    <w:rsid w:val="001B644B"/>
    <w:rsid w:val="001B64D3"/>
    <w:rsid w:val="001B669A"/>
    <w:rsid w:val="001B6AD7"/>
    <w:rsid w:val="001B6C3F"/>
    <w:rsid w:val="001B6CD4"/>
    <w:rsid w:val="001B6E18"/>
    <w:rsid w:val="001B6FC7"/>
    <w:rsid w:val="001B7211"/>
    <w:rsid w:val="001B75A1"/>
    <w:rsid w:val="001B7828"/>
    <w:rsid w:val="001B7899"/>
    <w:rsid w:val="001B7A52"/>
    <w:rsid w:val="001B7D64"/>
    <w:rsid w:val="001B7FD8"/>
    <w:rsid w:val="001C002D"/>
    <w:rsid w:val="001C01BE"/>
    <w:rsid w:val="001C04E6"/>
    <w:rsid w:val="001C0568"/>
    <w:rsid w:val="001C0C0E"/>
    <w:rsid w:val="001C10B4"/>
    <w:rsid w:val="001C1667"/>
    <w:rsid w:val="001C16F7"/>
    <w:rsid w:val="001C1AEA"/>
    <w:rsid w:val="001C24C4"/>
    <w:rsid w:val="001C2976"/>
    <w:rsid w:val="001C2A89"/>
    <w:rsid w:val="001C2C66"/>
    <w:rsid w:val="001C2D8B"/>
    <w:rsid w:val="001C3335"/>
    <w:rsid w:val="001C359D"/>
    <w:rsid w:val="001C38FF"/>
    <w:rsid w:val="001C3E45"/>
    <w:rsid w:val="001C4140"/>
    <w:rsid w:val="001C42D7"/>
    <w:rsid w:val="001C42E6"/>
    <w:rsid w:val="001C433A"/>
    <w:rsid w:val="001C440D"/>
    <w:rsid w:val="001C4713"/>
    <w:rsid w:val="001C499B"/>
    <w:rsid w:val="001C4A0C"/>
    <w:rsid w:val="001C4FB6"/>
    <w:rsid w:val="001C507A"/>
    <w:rsid w:val="001C50E7"/>
    <w:rsid w:val="001C56EE"/>
    <w:rsid w:val="001C573D"/>
    <w:rsid w:val="001C58A8"/>
    <w:rsid w:val="001C5CE5"/>
    <w:rsid w:val="001C6123"/>
    <w:rsid w:val="001C621F"/>
    <w:rsid w:val="001C6349"/>
    <w:rsid w:val="001C6523"/>
    <w:rsid w:val="001C656A"/>
    <w:rsid w:val="001C68B1"/>
    <w:rsid w:val="001C6B1F"/>
    <w:rsid w:val="001C6C18"/>
    <w:rsid w:val="001C6C66"/>
    <w:rsid w:val="001C7251"/>
    <w:rsid w:val="001C779C"/>
    <w:rsid w:val="001C7893"/>
    <w:rsid w:val="001C78CD"/>
    <w:rsid w:val="001C78F9"/>
    <w:rsid w:val="001C7CBB"/>
    <w:rsid w:val="001D014E"/>
    <w:rsid w:val="001D0398"/>
    <w:rsid w:val="001D04B8"/>
    <w:rsid w:val="001D0634"/>
    <w:rsid w:val="001D0AC5"/>
    <w:rsid w:val="001D0CB0"/>
    <w:rsid w:val="001D173D"/>
    <w:rsid w:val="001D1845"/>
    <w:rsid w:val="001D1C47"/>
    <w:rsid w:val="001D1D31"/>
    <w:rsid w:val="001D234D"/>
    <w:rsid w:val="001D245F"/>
    <w:rsid w:val="001D2934"/>
    <w:rsid w:val="001D2DB0"/>
    <w:rsid w:val="001D2DED"/>
    <w:rsid w:val="001D2F3A"/>
    <w:rsid w:val="001D319C"/>
    <w:rsid w:val="001D34EB"/>
    <w:rsid w:val="001D3556"/>
    <w:rsid w:val="001D3605"/>
    <w:rsid w:val="001D3764"/>
    <w:rsid w:val="001D3801"/>
    <w:rsid w:val="001D39DC"/>
    <w:rsid w:val="001D3AB1"/>
    <w:rsid w:val="001D3DCF"/>
    <w:rsid w:val="001D3DE1"/>
    <w:rsid w:val="001D4200"/>
    <w:rsid w:val="001D4D29"/>
    <w:rsid w:val="001D4E4E"/>
    <w:rsid w:val="001D562E"/>
    <w:rsid w:val="001D5CA0"/>
    <w:rsid w:val="001D5D5D"/>
    <w:rsid w:val="001D5D90"/>
    <w:rsid w:val="001D6000"/>
    <w:rsid w:val="001D631B"/>
    <w:rsid w:val="001D69CF"/>
    <w:rsid w:val="001D70F4"/>
    <w:rsid w:val="001D73BC"/>
    <w:rsid w:val="001D73C3"/>
    <w:rsid w:val="001D74B3"/>
    <w:rsid w:val="001D77BD"/>
    <w:rsid w:val="001D7880"/>
    <w:rsid w:val="001D7B01"/>
    <w:rsid w:val="001D7CE1"/>
    <w:rsid w:val="001D7F2A"/>
    <w:rsid w:val="001E0138"/>
    <w:rsid w:val="001E06F7"/>
    <w:rsid w:val="001E0A2F"/>
    <w:rsid w:val="001E0C17"/>
    <w:rsid w:val="001E0DC0"/>
    <w:rsid w:val="001E13F3"/>
    <w:rsid w:val="001E16CD"/>
    <w:rsid w:val="001E1830"/>
    <w:rsid w:val="001E1A50"/>
    <w:rsid w:val="001E1EDC"/>
    <w:rsid w:val="001E2A5A"/>
    <w:rsid w:val="001E3285"/>
    <w:rsid w:val="001E3296"/>
    <w:rsid w:val="001E33A0"/>
    <w:rsid w:val="001E34A2"/>
    <w:rsid w:val="001E34C8"/>
    <w:rsid w:val="001E36ED"/>
    <w:rsid w:val="001E3974"/>
    <w:rsid w:val="001E3AA2"/>
    <w:rsid w:val="001E3DCA"/>
    <w:rsid w:val="001E3E8E"/>
    <w:rsid w:val="001E4701"/>
    <w:rsid w:val="001E48C3"/>
    <w:rsid w:val="001E4940"/>
    <w:rsid w:val="001E496D"/>
    <w:rsid w:val="001E4C93"/>
    <w:rsid w:val="001E4FDD"/>
    <w:rsid w:val="001E5ABA"/>
    <w:rsid w:val="001E5ABB"/>
    <w:rsid w:val="001E5B43"/>
    <w:rsid w:val="001E5CA8"/>
    <w:rsid w:val="001E5DE2"/>
    <w:rsid w:val="001E63C8"/>
    <w:rsid w:val="001E63D5"/>
    <w:rsid w:val="001E6444"/>
    <w:rsid w:val="001E6743"/>
    <w:rsid w:val="001E68C6"/>
    <w:rsid w:val="001E68EF"/>
    <w:rsid w:val="001E69AD"/>
    <w:rsid w:val="001E7640"/>
    <w:rsid w:val="001E7916"/>
    <w:rsid w:val="001E7C7C"/>
    <w:rsid w:val="001E7F06"/>
    <w:rsid w:val="001F05EC"/>
    <w:rsid w:val="001F0831"/>
    <w:rsid w:val="001F0941"/>
    <w:rsid w:val="001F0A16"/>
    <w:rsid w:val="001F0B71"/>
    <w:rsid w:val="001F1267"/>
    <w:rsid w:val="001F126B"/>
    <w:rsid w:val="001F1657"/>
    <w:rsid w:val="001F16D3"/>
    <w:rsid w:val="001F1749"/>
    <w:rsid w:val="001F1788"/>
    <w:rsid w:val="001F1C64"/>
    <w:rsid w:val="001F203A"/>
    <w:rsid w:val="001F2062"/>
    <w:rsid w:val="001F20CD"/>
    <w:rsid w:val="001F235E"/>
    <w:rsid w:val="001F23A8"/>
    <w:rsid w:val="001F2750"/>
    <w:rsid w:val="001F2D9F"/>
    <w:rsid w:val="001F2DB0"/>
    <w:rsid w:val="001F3495"/>
    <w:rsid w:val="001F38EB"/>
    <w:rsid w:val="001F3A8B"/>
    <w:rsid w:val="001F4385"/>
    <w:rsid w:val="001F4BD8"/>
    <w:rsid w:val="001F4D3A"/>
    <w:rsid w:val="001F4D8A"/>
    <w:rsid w:val="001F525A"/>
    <w:rsid w:val="001F5474"/>
    <w:rsid w:val="001F5860"/>
    <w:rsid w:val="001F5A97"/>
    <w:rsid w:val="001F5DB4"/>
    <w:rsid w:val="001F5F2C"/>
    <w:rsid w:val="001F60A1"/>
    <w:rsid w:val="001F60E7"/>
    <w:rsid w:val="001F613A"/>
    <w:rsid w:val="001F64A3"/>
    <w:rsid w:val="001F64BB"/>
    <w:rsid w:val="001F64BC"/>
    <w:rsid w:val="001F7038"/>
    <w:rsid w:val="001F706E"/>
    <w:rsid w:val="001F785D"/>
    <w:rsid w:val="001F78F5"/>
    <w:rsid w:val="001F78FE"/>
    <w:rsid w:val="001F7AC6"/>
    <w:rsid w:val="001F7CCE"/>
    <w:rsid w:val="001F7DE9"/>
    <w:rsid w:val="00200157"/>
    <w:rsid w:val="00200574"/>
    <w:rsid w:val="00200615"/>
    <w:rsid w:val="002006DC"/>
    <w:rsid w:val="00200753"/>
    <w:rsid w:val="00200788"/>
    <w:rsid w:val="0020088E"/>
    <w:rsid w:val="0020088F"/>
    <w:rsid w:val="00200924"/>
    <w:rsid w:val="00200EBC"/>
    <w:rsid w:val="00200F5A"/>
    <w:rsid w:val="00201404"/>
    <w:rsid w:val="002021D4"/>
    <w:rsid w:val="002022AA"/>
    <w:rsid w:val="002026D8"/>
    <w:rsid w:val="00202A3F"/>
    <w:rsid w:val="00202C70"/>
    <w:rsid w:val="00202D01"/>
    <w:rsid w:val="00202E6B"/>
    <w:rsid w:val="00202F1F"/>
    <w:rsid w:val="0020309E"/>
    <w:rsid w:val="0020361C"/>
    <w:rsid w:val="0020374D"/>
    <w:rsid w:val="002037B8"/>
    <w:rsid w:val="002039AF"/>
    <w:rsid w:val="00203A26"/>
    <w:rsid w:val="00203B19"/>
    <w:rsid w:val="00203DAE"/>
    <w:rsid w:val="00203EEB"/>
    <w:rsid w:val="0020401D"/>
    <w:rsid w:val="00204020"/>
    <w:rsid w:val="00204049"/>
    <w:rsid w:val="002040EA"/>
    <w:rsid w:val="002046BA"/>
    <w:rsid w:val="002048DE"/>
    <w:rsid w:val="00204903"/>
    <w:rsid w:val="00204CDF"/>
    <w:rsid w:val="00204F72"/>
    <w:rsid w:val="00205230"/>
    <w:rsid w:val="002053CB"/>
    <w:rsid w:val="0020543A"/>
    <w:rsid w:val="002057D3"/>
    <w:rsid w:val="0020586B"/>
    <w:rsid w:val="002058FB"/>
    <w:rsid w:val="00205B59"/>
    <w:rsid w:val="00205B9A"/>
    <w:rsid w:val="00205CFA"/>
    <w:rsid w:val="0020612B"/>
    <w:rsid w:val="00206649"/>
    <w:rsid w:val="002068D4"/>
    <w:rsid w:val="00207CBF"/>
    <w:rsid w:val="00207CC0"/>
    <w:rsid w:val="00207E29"/>
    <w:rsid w:val="00207EA7"/>
    <w:rsid w:val="00210003"/>
    <w:rsid w:val="002104C7"/>
    <w:rsid w:val="00210614"/>
    <w:rsid w:val="002107F4"/>
    <w:rsid w:val="00210917"/>
    <w:rsid w:val="0021092E"/>
    <w:rsid w:val="00210963"/>
    <w:rsid w:val="00210A7F"/>
    <w:rsid w:val="00210B22"/>
    <w:rsid w:val="00210FA7"/>
    <w:rsid w:val="00210FAC"/>
    <w:rsid w:val="00211111"/>
    <w:rsid w:val="002112D7"/>
    <w:rsid w:val="0021135B"/>
    <w:rsid w:val="00211402"/>
    <w:rsid w:val="00211A48"/>
    <w:rsid w:val="00211D4F"/>
    <w:rsid w:val="00212311"/>
    <w:rsid w:val="0021266C"/>
    <w:rsid w:val="00212F27"/>
    <w:rsid w:val="002132C2"/>
    <w:rsid w:val="0021343A"/>
    <w:rsid w:val="002137EB"/>
    <w:rsid w:val="002137F8"/>
    <w:rsid w:val="0021388A"/>
    <w:rsid w:val="00213A58"/>
    <w:rsid w:val="00213C72"/>
    <w:rsid w:val="00214641"/>
    <w:rsid w:val="00214CE3"/>
    <w:rsid w:val="00214EC5"/>
    <w:rsid w:val="002150BF"/>
    <w:rsid w:val="0021533F"/>
    <w:rsid w:val="00215704"/>
    <w:rsid w:val="002158F1"/>
    <w:rsid w:val="00215948"/>
    <w:rsid w:val="00215BED"/>
    <w:rsid w:val="00215C35"/>
    <w:rsid w:val="00215C51"/>
    <w:rsid w:val="00215DC4"/>
    <w:rsid w:val="00215F1C"/>
    <w:rsid w:val="0021662C"/>
    <w:rsid w:val="002169D8"/>
    <w:rsid w:val="00216B7D"/>
    <w:rsid w:val="00216BC9"/>
    <w:rsid w:val="00216C3A"/>
    <w:rsid w:val="00216E90"/>
    <w:rsid w:val="00216EA5"/>
    <w:rsid w:val="00216ED9"/>
    <w:rsid w:val="00217069"/>
    <w:rsid w:val="0021716C"/>
    <w:rsid w:val="002176CC"/>
    <w:rsid w:val="00217B60"/>
    <w:rsid w:val="00217B78"/>
    <w:rsid w:val="00217E8B"/>
    <w:rsid w:val="00217EF5"/>
    <w:rsid w:val="00220440"/>
    <w:rsid w:val="002207AB"/>
    <w:rsid w:val="00220801"/>
    <w:rsid w:val="00220A3B"/>
    <w:rsid w:val="00220D07"/>
    <w:rsid w:val="00220E04"/>
    <w:rsid w:val="00221252"/>
    <w:rsid w:val="0022126D"/>
    <w:rsid w:val="00221280"/>
    <w:rsid w:val="002212ED"/>
    <w:rsid w:val="00221A24"/>
    <w:rsid w:val="00221BEA"/>
    <w:rsid w:val="00221C1D"/>
    <w:rsid w:val="00221E16"/>
    <w:rsid w:val="0022254D"/>
    <w:rsid w:val="0022270B"/>
    <w:rsid w:val="0022293F"/>
    <w:rsid w:val="00222AA6"/>
    <w:rsid w:val="00222AF5"/>
    <w:rsid w:val="00222B31"/>
    <w:rsid w:val="00222C1A"/>
    <w:rsid w:val="00222C7F"/>
    <w:rsid w:val="00223256"/>
    <w:rsid w:val="002233E8"/>
    <w:rsid w:val="00223801"/>
    <w:rsid w:val="00223B0D"/>
    <w:rsid w:val="0022406C"/>
    <w:rsid w:val="00224252"/>
    <w:rsid w:val="002246B4"/>
    <w:rsid w:val="00224956"/>
    <w:rsid w:val="00224A07"/>
    <w:rsid w:val="0022525B"/>
    <w:rsid w:val="00225846"/>
    <w:rsid w:val="002258A8"/>
    <w:rsid w:val="00225BF9"/>
    <w:rsid w:val="00225D8B"/>
    <w:rsid w:val="00225EB3"/>
    <w:rsid w:val="00225EE0"/>
    <w:rsid w:val="00225F3C"/>
    <w:rsid w:val="00225F42"/>
    <w:rsid w:val="0022607C"/>
    <w:rsid w:val="00226179"/>
    <w:rsid w:val="002262A3"/>
    <w:rsid w:val="002264DD"/>
    <w:rsid w:val="00226667"/>
    <w:rsid w:val="002266BF"/>
    <w:rsid w:val="0022680C"/>
    <w:rsid w:val="00226851"/>
    <w:rsid w:val="00226B8F"/>
    <w:rsid w:val="00226E66"/>
    <w:rsid w:val="00227385"/>
    <w:rsid w:val="00227503"/>
    <w:rsid w:val="00227525"/>
    <w:rsid w:val="00227A8E"/>
    <w:rsid w:val="00227C69"/>
    <w:rsid w:val="00227EF0"/>
    <w:rsid w:val="00227F58"/>
    <w:rsid w:val="002303D8"/>
    <w:rsid w:val="00230776"/>
    <w:rsid w:val="00230C6D"/>
    <w:rsid w:val="00231490"/>
    <w:rsid w:val="002315CA"/>
    <w:rsid w:val="00231B2D"/>
    <w:rsid w:val="00231D4F"/>
    <w:rsid w:val="00232046"/>
    <w:rsid w:val="002320DC"/>
    <w:rsid w:val="0023245A"/>
    <w:rsid w:val="002327B3"/>
    <w:rsid w:val="0023286E"/>
    <w:rsid w:val="00232B57"/>
    <w:rsid w:val="00232C56"/>
    <w:rsid w:val="00232C6A"/>
    <w:rsid w:val="00232F76"/>
    <w:rsid w:val="00232FB6"/>
    <w:rsid w:val="002336E6"/>
    <w:rsid w:val="002336F1"/>
    <w:rsid w:val="002338DE"/>
    <w:rsid w:val="00233FF9"/>
    <w:rsid w:val="002344C6"/>
    <w:rsid w:val="00234FEA"/>
    <w:rsid w:val="00235082"/>
    <w:rsid w:val="002352F7"/>
    <w:rsid w:val="00235663"/>
    <w:rsid w:val="00235850"/>
    <w:rsid w:val="002359BC"/>
    <w:rsid w:val="00235BBF"/>
    <w:rsid w:val="00235D56"/>
    <w:rsid w:val="00235F57"/>
    <w:rsid w:val="00236239"/>
    <w:rsid w:val="00236276"/>
    <w:rsid w:val="00236710"/>
    <w:rsid w:val="002367AD"/>
    <w:rsid w:val="002367CE"/>
    <w:rsid w:val="00236A1A"/>
    <w:rsid w:val="00236B0A"/>
    <w:rsid w:val="00236D09"/>
    <w:rsid w:val="002371AD"/>
    <w:rsid w:val="0023778B"/>
    <w:rsid w:val="0023783F"/>
    <w:rsid w:val="00237875"/>
    <w:rsid w:val="00237C5F"/>
    <w:rsid w:val="00237F39"/>
    <w:rsid w:val="00240490"/>
    <w:rsid w:val="00240718"/>
    <w:rsid w:val="00240772"/>
    <w:rsid w:val="00240BED"/>
    <w:rsid w:val="00241032"/>
    <w:rsid w:val="00241356"/>
    <w:rsid w:val="00241767"/>
    <w:rsid w:val="00241C52"/>
    <w:rsid w:val="0024258D"/>
    <w:rsid w:val="002426C8"/>
    <w:rsid w:val="0024287D"/>
    <w:rsid w:val="00242F96"/>
    <w:rsid w:val="0024319F"/>
    <w:rsid w:val="002431CC"/>
    <w:rsid w:val="002431E0"/>
    <w:rsid w:val="0024331B"/>
    <w:rsid w:val="00243485"/>
    <w:rsid w:val="00243A07"/>
    <w:rsid w:val="00243CF4"/>
    <w:rsid w:val="00243ED7"/>
    <w:rsid w:val="00244297"/>
    <w:rsid w:val="00244556"/>
    <w:rsid w:val="00244FF2"/>
    <w:rsid w:val="00245181"/>
    <w:rsid w:val="00245899"/>
    <w:rsid w:val="00245A98"/>
    <w:rsid w:val="00245E5C"/>
    <w:rsid w:val="00245FB6"/>
    <w:rsid w:val="00246082"/>
    <w:rsid w:val="002460B7"/>
    <w:rsid w:val="0024634B"/>
    <w:rsid w:val="0024643C"/>
    <w:rsid w:val="00246552"/>
    <w:rsid w:val="00246996"/>
    <w:rsid w:val="00246B14"/>
    <w:rsid w:val="00246EFF"/>
    <w:rsid w:val="00246F0D"/>
    <w:rsid w:val="00246FD9"/>
    <w:rsid w:val="00246FED"/>
    <w:rsid w:val="0024716C"/>
    <w:rsid w:val="002471E8"/>
    <w:rsid w:val="002471FB"/>
    <w:rsid w:val="002472F4"/>
    <w:rsid w:val="002474ED"/>
    <w:rsid w:val="00247757"/>
    <w:rsid w:val="00247C0B"/>
    <w:rsid w:val="00247C72"/>
    <w:rsid w:val="00247C9B"/>
    <w:rsid w:val="00247CC6"/>
    <w:rsid w:val="00250758"/>
    <w:rsid w:val="00250AB3"/>
    <w:rsid w:val="00250B8D"/>
    <w:rsid w:val="00250F01"/>
    <w:rsid w:val="00250F03"/>
    <w:rsid w:val="002516D0"/>
    <w:rsid w:val="00251FAA"/>
    <w:rsid w:val="00252098"/>
    <w:rsid w:val="002527B3"/>
    <w:rsid w:val="00252CD7"/>
    <w:rsid w:val="00252D90"/>
    <w:rsid w:val="00252EBE"/>
    <w:rsid w:val="002535A6"/>
    <w:rsid w:val="002537A2"/>
    <w:rsid w:val="00253AC8"/>
    <w:rsid w:val="00253D50"/>
    <w:rsid w:val="00253FC2"/>
    <w:rsid w:val="00254101"/>
    <w:rsid w:val="00254271"/>
    <w:rsid w:val="0025448D"/>
    <w:rsid w:val="00254717"/>
    <w:rsid w:val="002548C6"/>
    <w:rsid w:val="0025492F"/>
    <w:rsid w:val="00254DAE"/>
    <w:rsid w:val="00254E04"/>
    <w:rsid w:val="00254ED4"/>
    <w:rsid w:val="0025512D"/>
    <w:rsid w:val="00255361"/>
    <w:rsid w:val="002553AD"/>
    <w:rsid w:val="0025544C"/>
    <w:rsid w:val="002555F5"/>
    <w:rsid w:val="002555FD"/>
    <w:rsid w:val="00255656"/>
    <w:rsid w:val="002558CE"/>
    <w:rsid w:val="00255943"/>
    <w:rsid w:val="00255FB2"/>
    <w:rsid w:val="002560B2"/>
    <w:rsid w:val="002560E8"/>
    <w:rsid w:val="00256125"/>
    <w:rsid w:val="00256148"/>
    <w:rsid w:val="00256397"/>
    <w:rsid w:val="002564E8"/>
    <w:rsid w:val="0025667F"/>
    <w:rsid w:val="00256807"/>
    <w:rsid w:val="0025684D"/>
    <w:rsid w:val="00256929"/>
    <w:rsid w:val="00256DE0"/>
    <w:rsid w:val="00256E0F"/>
    <w:rsid w:val="0025737A"/>
    <w:rsid w:val="002573FC"/>
    <w:rsid w:val="00257496"/>
    <w:rsid w:val="002576CA"/>
    <w:rsid w:val="002579C2"/>
    <w:rsid w:val="00257C95"/>
    <w:rsid w:val="00257DC7"/>
    <w:rsid w:val="00257E4B"/>
    <w:rsid w:val="00260583"/>
    <w:rsid w:val="0026073A"/>
    <w:rsid w:val="0026076B"/>
    <w:rsid w:val="00260B7A"/>
    <w:rsid w:val="00260CD9"/>
    <w:rsid w:val="00260D10"/>
    <w:rsid w:val="00260F30"/>
    <w:rsid w:val="00260FD6"/>
    <w:rsid w:val="002610ED"/>
    <w:rsid w:val="0026117F"/>
    <w:rsid w:val="0026124C"/>
    <w:rsid w:val="00261377"/>
    <w:rsid w:val="00261827"/>
    <w:rsid w:val="002618A6"/>
    <w:rsid w:val="00261B01"/>
    <w:rsid w:val="00261ED2"/>
    <w:rsid w:val="00262220"/>
    <w:rsid w:val="00262541"/>
    <w:rsid w:val="00262944"/>
    <w:rsid w:val="00262BCB"/>
    <w:rsid w:val="00263052"/>
    <w:rsid w:val="00263268"/>
    <w:rsid w:val="00263452"/>
    <w:rsid w:val="00263541"/>
    <w:rsid w:val="002636CC"/>
    <w:rsid w:val="0026370B"/>
    <w:rsid w:val="00263974"/>
    <w:rsid w:val="00263DE1"/>
    <w:rsid w:val="00263E8E"/>
    <w:rsid w:val="00264054"/>
    <w:rsid w:val="0026405A"/>
    <w:rsid w:val="002640EC"/>
    <w:rsid w:val="002640F8"/>
    <w:rsid w:val="0026447C"/>
    <w:rsid w:val="002646EE"/>
    <w:rsid w:val="00264722"/>
    <w:rsid w:val="00264FF4"/>
    <w:rsid w:val="002650B7"/>
    <w:rsid w:val="0026519A"/>
    <w:rsid w:val="00265530"/>
    <w:rsid w:val="002656BD"/>
    <w:rsid w:val="00265D48"/>
    <w:rsid w:val="0026655B"/>
    <w:rsid w:val="00266567"/>
    <w:rsid w:val="00266A7F"/>
    <w:rsid w:val="00266BE1"/>
    <w:rsid w:val="00266F69"/>
    <w:rsid w:val="002670B4"/>
    <w:rsid w:val="002670CA"/>
    <w:rsid w:val="00267312"/>
    <w:rsid w:val="00267909"/>
    <w:rsid w:val="002679D3"/>
    <w:rsid w:val="00267F8D"/>
    <w:rsid w:val="002700AB"/>
    <w:rsid w:val="002702A2"/>
    <w:rsid w:val="002705FA"/>
    <w:rsid w:val="002709C8"/>
    <w:rsid w:val="00270FD8"/>
    <w:rsid w:val="00271376"/>
    <w:rsid w:val="00271521"/>
    <w:rsid w:val="00271681"/>
    <w:rsid w:val="00271B4D"/>
    <w:rsid w:val="00271BD5"/>
    <w:rsid w:val="00271CF9"/>
    <w:rsid w:val="00272129"/>
    <w:rsid w:val="00272145"/>
    <w:rsid w:val="00272255"/>
    <w:rsid w:val="00272265"/>
    <w:rsid w:val="00272409"/>
    <w:rsid w:val="0027256B"/>
    <w:rsid w:val="00272671"/>
    <w:rsid w:val="00272859"/>
    <w:rsid w:val="00272963"/>
    <w:rsid w:val="00272A31"/>
    <w:rsid w:val="00272C73"/>
    <w:rsid w:val="00273181"/>
    <w:rsid w:val="002734AE"/>
    <w:rsid w:val="00273501"/>
    <w:rsid w:val="00273753"/>
    <w:rsid w:val="0027392A"/>
    <w:rsid w:val="00273AA6"/>
    <w:rsid w:val="00273CBE"/>
    <w:rsid w:val="00273D55"/>
    <w:rsid w:val="00273D7A"/>
    <w:rsid w:val="00273F94"/>
    <w:rsid w:val="00273FE0"/>
    <w:rsid w:val="00274560"/>
    <w:rsid w:val="002746FD"/>
    <w:rsid w:val="002749CE"/>
    <w:rsid w:val="00274B18"/>
    <w:rsid w:val="0027501B"/>
    <w:rsid w:val="00275286"/>
    <w:rsid w:val="002753F9"/>
    <w:rsid w:val="0027603F"/>
    <w:rsid w:val="0027643C"/>
    <w:rsid w:val="00276AAA"/>
    <w:rsid w:val="00276D30"/>
    <w:rsid w:val="00276DC2"/>
    <w:rsid w:val="0027749E"/>
    <w:rsid w:val="00277B7A"/>
    <w:rsid w:val="00277D05"/>
    <w:rsid w:val="00277DCB"/>
    <w:rsid w:val="002803C5"/>
    <w:rsid w:val="002804F7"/>
    <w:rsid w:val="00280505"/>
    <w:rsid w:val="002806E0"/>
    <w:rsid w:val="00280A2E"/>
    <w:rsid w:val="00280D77"/>
    <w:rsid w:val="00280DA1"/>
    <w:rsid w:val="00281252"/>
    <w:rsid w:val="00281399"/>
    <w:rsid w:val="002815C0"/>
    <w:rsid w:val="0028177F"/>
    <w:rsid w:val="002817AF"/>
    <w:rsid w:val="002817F5"/>
    <w:rsid w:val="0028186D"/>
    <w:rsid w:val="0028196E"/>
    <w:rsid w:val="00281A20"/>
    <w:rsid w:val="00281AE7"/>
    <w:rsid w:val="00281F81"/>
    <w:rsid w:val="00282032"/>
    <w:rsid w:val="002821DE"/>
    <w:rsid w:val="0028230D"/>
    <w:rsid w:val="002823AF"/>
    <w:rsid w:val="00282844"/>
    <w:rsid w:val="0028295D"/>
    <w:rsid w:val="00282F1F"/>
    <w:rsid w:val="0028301A"/>
    <w:rsid w:val="00283042"/>
    <w:rsid w:val="00283150"/>
    <w:rsid w:val="0028337B"/>
    <w:rsid w:val="002833B5"/>
    <w:rsid w:val="00283425"/>
    <w:rsid w:val="002837D0"/>
    <w:rsid w:val="00283919"/>
    <w:rsid w:val="00283C2A"/>
    <w:rsid w:val="00284227"/>
    <w:rsid w:val="002843A1"/>
    <w:rsid w:val="0028454F"/>
    <w:rsid w:val="00284E05"/>
    <w:rsid w:val="00284FB4"/>
    <w:rsid w:val="0028576C"/>
    <w:rsid w:val="002857A0"/>
    <w:rsid w:val="00285819"/>
    <w:rsid w:val="002858C1"/>
    <w:rsid w:val="00285CF9"/>
    <w:rsid w:val="00285D63"/>
    <w:rsid w:val="002865F9"/>
    <w:rsid w:val="00286706"/>
    <w:rsid w:val="002868F6"/>
    <w:rsid w:val="0028696E"/>
    <w:rsid w:val="00286B02"/>
    <w:rsid w:val="00286D6A"/>
    <w:rsid w:val="00286D7C"/>
    <w:rsid w:val="00286F05"/>
    <w:rsid w:val="00287167"/>
    <w:rsid w:val="0028727F"/>
    <w:rsid w:val="0028740C"/>
    <w:rsid w:val="00287509"/>
    <w:rsid w:val="002877B7"/>
    <w:rsid w:val="00287EA3"/>
    <w:rsid w:val="0029037C"/>
    <w:rsid w:val="00290568"/>
    <w:rsid w:val="00290980"/>
    <w:rsid w:val="00290B82"/>
    <w:rsid w:val="00290C8A"/>
    <w:rsid w:val="00290E69"/>
    <w:rsid w:val="00290E6E"/>
    <w:rsid w:val="0029116A"/>
    <w:rsid w:val="00291756"/>
    <w:rsid w:val="00292036"/>
    <w:rsid w:val="0029226E"/>
    <w:rsid w:val="0029228B"/>
    <w:rsid w:val="0029238E"/>
    <w:rsid w:val="00292715"/>
    <w:rsid w:val="0029274B"/>
    <w:rsid w:val="002928E4"/>
    <w:rsid w:val="00292A1E"/>
    <w:rsid w:val="00292C53"/>
    <w:rsid w:val="00292FEF"/>
    <w:rsid w:val="00293034"/>
    <w:rsid w:val="00293233"/>
    <w:rsid w:val="002934AD"/>
    <w:rsid w:val="0029355F"/>
    <w:rsid w:val="002936A7"/>
    <w:rsid w:val="00293760"/>
    <w:rsid w:val="00293E29"/>
    <w:rsid w:val="00293F3A"/>
    <w:rsid w:val="00293F78"/>
    <w:rsid w:val="0029407C"/>
    <w:rsid w:val="002941CE"/>
    <w:rsid w:val="002942EB"/>
    <w:rsid w:val="0029471A"/>
    <w:rsid w:val="002947FA"/>
    <w:rsid w:val="00294A11"/>
    <w:rsid w:val="00294C3A"/>
    <w:rsid w:val="00294E82"/>
    <w:rsid w:val="00294EEE"/>
    <w:rsid w:val="00294EFA"/>
    <w:rsid w:val="002951F3"/>
    <w:rsid w:val="0029538A"/>
    <w:rsid w:val="0029575C"/>
    <w:rsid w:val="00295D67"/>
    <w:rsid w:val="00295DA2"/>
    <w:rsid w:val="00295DF6"/>
    <w:rsid w:val="00295E8F"/>
    <w:rsid w:val="00296307"/>
    <w:rsid w:val="00296320"/>
    <w:rsid w:val="00296465"/>
    <w:rsid w:val="0029680D"/>
    <w:rsid w:val="00296864"/>
    <w:rsid w:val="00296C9A"/>
    <w:rsid w:val="00296CC1"/>
    <w:rsid w:val="00296E85"/>
    <w:rsid w:val="00297092"/>
    <w:rsid w:val="002970B6"/>
    <w:rsid w:val="0029716F"/>
    <w:rsid w:val="00297209"/>
    <w:rsid w:val="00297B5E"/>
    <w:rsid w:val="00297B8F"/>
    <w:rsid w:val="00297D1F"/>
    <w:rsid w:val="002A00A1"/>
    <w:rsid w:val="002A0350"/>
    <w:rsid w:val="002A0422"/>
    <w:rsid w:val="002A05AA"/>
    <w:rsid w:val="002A0AF0"/>
    <w:rsid w:val="002A13EA"/>
    <w:rsid w:val="002A1665"/>
    <w:rsid w:val="002A1AB5"/>
    <w:rsid w:val="002A1F24"/>
    <w:rsid w:val="002A1FC9"/>
    <w:rsid w:val="002A2452"/>
    <w:rsid w:val="002A248C"/>
    <w:rsid w:val="002A2594"/>
    <w:rsid w:val="002A264A"/>
    <w:rsid w:val="002A28C4"/>
    <w:rsid w:val="002A28EA"/>
    <w:rsid w:val="002A2BD3"/>
    <w:rsid w:val="002A2FF0"/>
    <w:rsid w:val="002A32B1"/>
    <w:rsid w:val="002A3404"/>
    <w:rsid w:val="002A39A1"/>
    <w:rsid w:val="002A3D95"/>
    <w:rsid w:val="002A3E9A"/>
    <w:rsid w:val="002A4085"/>
    <w:rsid w:val="002A432B"/>
    <w:rsid w:val="002A438A"/>
    <w:rsid w:val="002A4A40"/>
    <w:rsid w:val="002A4A91"/>
    <w:rsid w:val="002A4B2C"/>
    <w:rsid w:val="002A4F7A"/>
    <w:rsid w:val="002A5317"/>
    <w:rsid w:val="002A5434"/>
    <w:rsid w:val="002A56AF"/>
    <w:rsid w:val="002A590E"/>
    <w:rsid w:val="002A5A04"/>
    <w:rsid w:val="002A5C8E"/>
    <w:rsid w:val="002A60B3"/>
    <w:rsid w:val="002A6389"/>
    <w:rsid w:val="002A666A"/>
    <w:rsid w:val="002A6754"/>
    <w:rsid w:val="002A6914"/>
    <w:rsid w:val="002A6C12"/>
    <w:rsid w:val="002A6E0F"/>
    <w:rsid w:val="002A7291"/>
    <w:rsid w:val="002A73A0"/>
    <w:rsid w:val="002A73E0"/>
    <w:rsid w:val="002A755E"/>
    <w:rsid w:val="002A7B9E"/>
    <w:rsid w:val="002A7F29"/>
    <w:rsid w:val="002A7F87"/>
    <w:rsid w:val="002B02D9"/>
    <w:rsid w:val="002B0444"/>
    <w:rsid w:val="002B0461"/>
    <w:rsid w:val="002B0692"/>
    <w:rsid w:val="002B06E9"/>
    <w:rsid w:val="002B098F"/>
    <w:rsid w:val="002B14CD"/>
    <w:rsid w:val="002B19C2"/>
    <w:rsid w:val="002B1BCE"/>
    <w:rsid w:val="002B1BD7"/>
    <w:rsid w:val="002B1C6B"/>
    <w:rsid w:val="002B1D57"/>
    <w:rsid w:val="002B1D61"/>
    <w:rsid w:val="002B1F02"/>
    <w:rsid w:val="002B242A"/>
    <w:rsid w:val="002B2916"/>
    <w:rsid w:val="002B29D8"/>
    <w:rsid w:val="002B2C17"/>
    <w:rsid w:val="002B343F"/>
    <w:rsid w:val="002B378D"/>
    <w:rsid w:val="002B3859"/>
    <w:rsid w:val="002B385D"/>
    <w:rsid w:val="002B3C4B"/>
    <w:rsid w:val="002B3CC3"/>
    <w:rsid w:val="002B4209"/>
    <w:rsid w:val="002B45FF"/>
    <w:rsid w:val="002B472B"/>
    <w:rsid w:val="002B48A4"/>
    <w:rsid w:val="002B48A9"/>
    <w:rsid w:val="002B49A9"/>
    <w:rsid w:val="002B4B9F"/>
    <w:rsid w:val="002B4C5E"/>
    <w:rsid w:val="002B4DF5"/>
    <w:rsid w:val="002B50CD"/>
    <w:rsid w:val="002B5150"/>
    <w:rsid w:val="002B546C"/>
    <w:rsid w:val="002B54D4"/>
    <w:rsid w:val="002B5A13"/>
    <w:rsid w:val="002B5F29"/>
    <w:rsid w:val="002B5FCE"/>
    <w:rsid w:val="002B607D"/>
    <w:rsid w:val="002B628E"/>
    <w:rsid w:val="002B66B3"/>
    <w:rsid w:val="002B6964"/>
    <w:rsid w:val="002B6C08"/>
    <w:rsid w:val="002B6C20"/>
    <w:rsid w:val="002B70B1"/>
    <w:rsid w:val="002B74BA"/>
    <w:rsid w:val="002B7981"/>
    <w:rsid w:val="002B7A33"/>
    <w:rsid w:val="002B7B50"/>
    <w:rsid w:val="002B7CF7"/>
    <w:rsid w:val="002C02B5"/>
    <w:rsid w:val="002C0983"/>
    <w:rsid w:val="002C099F"/>
    <w:rsid w:val="002C0D3C"/>
    <w:rsid w:val="002C1549"/>
    <w:rsid w:val="002C162A"/>
    <w:rsid w:val="002C191D"/>
    <w:rsid w:val="002C19F5"/>
    <w:rsid w:val="002C1C08"/>
    <w:rsid w:val="002C1CDF"/>
    <w:rsid w:val="002C1DE9"/>
    <w:rsid w:val="002C1EC1"/>
    <w:rsid w:val="002C1F0B"/>
    <w:rsid w:val="002C222D"/>
    <w:rsid w:val="002C2269"/>
    <w:rsid w:val="002C232B"/>
    <w:rsid w:val="002C29D2"/>
    <w:rsid w:val="002C2AE3"/>
    <w:rsid w:val="002C2C9D"/>
    <w:rsid w:val="002C2FF4"/>
    <w:rsid w:val="002C3232"/>
    <w:rsid w:val="002C3358"/>
    <w:rsid w:val="002C38D7"/>
    <w:rsid w:val="002C3A66"/>
    <w:rsid w:val="002C3B04"/>
    <w:rsid w:val="002C3B62"/>
    <w:rsid w:val="002C3E39"/>
    <w:rsid w:val="002C408F"/>
    <w:rsid w:val="002C422E"/>
    <w:rsid w:val="002C422F"/>
    <w:rsid w:val="002C4D8F"/>
    <w:rsid w:val="002C4E2F"/>
    <w:rsid w:val="002C4FCA"/>
    <w:rsid w:val="002C540D"/>
    <w:rsid w:val="002C57E9"/>
    <w:rsid w:val="002C5859"/>
    <w:rsid w:val="002C5FB1"/>
    <w:rsid w:val="002C6178"/>
    <w:rsid w:val="002C65E1"/>
    <w:rsid w:val="002C67C1"/>
    <w:rsid w:val="002C6951"/>
    <w:rsid w:val="002C6D9E"/>
    <w:rsid w:val="002C721E"/>
    <w:rsid w:val="002C73B9"/>
    <w:rsid w:val="002C75D6"/>
    <w:rsid w:val="002C76EC"/>
    <w:rsid w:val="002C7BCD"/>
    <w:rsid w:val="002C7C37"/>
    <w:rsid w:val="002C7E0B"/>
    <w:rsid w:val="002C7F34"/>
    <w:rsid w:val="002C7FF2"/>
    <w:rsid w:val="002D0961"/>
    <w:rsid w:val="002D1025"/>
    <w:rsid w:val="002D106C"/>
    <w:rsid w:val="002D1145"/>
    <w:rsid w:val="002D11E4"/>
    <w:rsid w:val="002D1629"/>
    <w:rsid w:val="002D16E3"/>
    <w:rsid w:val="002D1860"/>
    <w:rsid w:val="002D1A42"/>
    <w:rsid w:val="002D1C99"/>
    <w:rsid w:val="002D1CC2"/>
    <w:rsid w:val="002D1DC8"/>
    <w:rsid w:val="002D2149"/>
    <w:rsid w:val="002D21DC"/>
    <w:rsid w:val="002D221F"/>
    <w:rsid w:val="002D278A"/>
    <w:rsid w:val="002D2F45"/>
    <w:rsid w:val="002D2FD2"/>
    <w:rsid w:val="002D3165"/>
    <w:rsid w:val="002D357C"/>
    <w:rsid w:val="002D35C9"/>
    <w:rsid w:val="002D3839"/>
    <w:rsid w:val="002D39D1"/>
    <w:rsid w:val="002D3B9C"/>
    <w:rsid w:val="002D3CBF"/>
    <w:rsid w:val="002D3EBF"/>
    <w:rsid w:val="002D3F93"/>
    <w:rsid w:val="002D4672"/>
    <w:rsid w:val="002D4AFC"/>
    <w:rsid w:val="002D4B83"/>
    <w:rsid w:val="002D4BEE"/>
    <w:rsid w:val="002D5019"/>
    <w:rsid w:val="002D507D"/>
    <w:rsid w:val="002D5168"/>
    <w:rsid w:val="002D5388"/>
    <w:rsid w:val="002D5947"/>
    <w:rsid w:val="002D5C65"/>
    <w:rsid w:val="002D5C6C"/>
    <w:rsid w:val="002D6069"/>
    <w:rsid w:val="002D6080"/>
    <w:rsid w:val="002D6128"/>
    <w:rsid w:val="002D62A8"/>
    <w:rsid w:val="002D631D"/>
    <w:rsid w:val="002D6B43"/>
    <w:rsid w:val="002D6C82"/>
    <w:rsid w:val="002D6E98"/>
    <w:rsid w:val="002D70E2"/>
    <w:rsid w:val="002D7334"/>
    <w:rsid w:val="002D7392"/>
    <w:rsid w:val="002D73C2"/>
    <w:rsid w:val="002D73E0"/>
    <w:rsid w:val="002D7AB3"/>
    <w:rsid w:val="002D7ACA"/>
    <w:rsid w:val="002E04C9"/>
    <w:rsid w:val="002E056F"/>
    <w:rsid w:val="002E07AC"/>
    <w:rsid w:val="002E08DB"/>
    <w:rsid w:val="002E09EE"/>
    <w:rsid w:val="002E0B63"/>
    <w:rsid w:val="002E0C1A"/>
    <w:rsid w:val="002E0E52"/>
    <w:rsid w:val="002E1485"/>
    <w:rsid w:val="002E1752"/>
    <w:rsid w:val="002E1CD9"/>
    <w:rsid w:val="002E1D7D"/>
    <w:rsid w:val="002E2294"/>
    <w:rsid w:val="002E2949"/>
    <w:rsid w:val="002E3379"/>
    <w:rsid w:val="002E33BA"/>
    <w:rsid w:val="002E350A"/>
    <w:rsid w:val="002E391B"/>
    <w:rsid w:val="002E398D"/>
    <w:rsid w:val="002E3E3A"/>
    <w:rsid w:val="002E4326"/>
    <w:rsid w:val="002E4A49"/>
    <w:rsid w:val="002E4B5A"/>
    <w:rsid w:val="002E4FBD"/>
    <w:rsid w:val="002E5085"/>
    <w:rsid w:val="002E5245"/>
    <w:rsid w:val="002E533C"/>
    <w:rsid w:val="002E5387"/>
    <w:rsid w:val="002E5709"/>
    <w:rsid w:val="002E5C7D"/>
    <w:rsid w:val="002E5DC4"/>
    <w:rsid w:val="002E5DFA"/>
    <w:rsid w:val="002E5FAA"/>
    <w:rsid w:val="002E618D"/>
    <w:rsid w:val="002E6261"/>
    <w:rsid w:val="002E688B"/>
    <w:rsid w:val="002E6966"/>
    <w:rsid w:val="002E6AE3"/>
    <w:rsid w:val="002E6FB8"/>
    <w:rsid w:val="002E744D"/>
    <w:rsid w:val="002E7678"/>
    <w:rsid w:val="002E774F"/>
    <w:rsid w:val="002E7A2A"/>
    <w:rsid w:val="002E7DBD"/>
    <w:rsid w:val="002E7E46"/>
    <w:rsid w:val="002F0017"/>
    <w:rsid w:val="002F00BB"/>
    <w:rsid w:val="002F0271"/>
    <w:rsid w:val="002F027E"/>
    <w:rsid w:val="002F03FB"/>
    <w:rsid w:val="002F0783"/>
    <w:rsid w:val="002F08FF"/>
    <w:rsid w:val="002F0AE8"/>
    <w:rsid w:val="002F0D53"/>
    <w:rsid w:val="002F0F6C"/>
    <w:rsid w:val="002F11CC"/>
    <w:rsid w:val="002F129A"/>
    <w:rsid w:val="002F12DB"/>
    <w:rsid w:val="002F1479"/>
    <w:rsid w:val="002F185E"/>
    <w:rsid w:val="002F1C56"/>
    <w:rsid w:val="002F1D88"/>
    <w:rsid w:val="002F2AE3"/>
    <w:rsid w:val="002F2CAF"/>
    <w:rsid w:val="002F2D81"/>
    <w:rsid w:val="002F2E5C"/>
    <w:rsid w:val="002F378B"/>
    <w:rsid w:val="002F383D"/>
    <w:rsid w:val="002F3858"/>
    <w:rsid w:val="002F387C"/>
    <w:rsid w:val="002F39E7"/>
    <w:rsid w:val="002F3B27"/>
    <w:rsid w:val="002F3B48"/>
    <w:rsid w:val="002F3BA6"/>
    <w:rsid w:val="002F3C08"/>
    <w:rsid w:val="002F3F5E"/>
    <w:rsid w:val="002F4082"/>
    <w:rsid w:val="002F4582"/>
    <w:rsid w:val="002F463E"/>
    <w:rsid w:val="002F4648"/>
    <w:rsid w:val="002F480B"/>
    <w:rsid w:val="002F4E40"/>
    <w:rsid w:val="002F4E9B"/>
    <w:rsid w:val="002F5013"/>
    <w:rsid w:val="002F5333"/>
    <w:rsid w:val="002F5376"/>
    <w:rsid w:val="002F53F7"/>
    <w:rsid w:val="002F588B"/>
    <w:rsid w:val="002F5B4C"/>
    <w:rsid w:val="002F5EAC"/>
    <w:rsid w:val="002F5F2E"/>
    <w:rsid w:val="002F5F34"/>
    <w:rsid w:val="002F6015"/>
    <w:rsid w:val="002F63FF"/>
    <w:rsid w:val="002F65B9"/>
    <w:rsid w:val="002F667F"/>
    <w:rsid w:val="002F6C5D"/>
    <w:rsid w:val="002F7090"/>
    <w:rsid w:val="002F72DE"/>
    <w:rsid w:val="002F7434"/>
    <w:rsid w:val="002F7760"/>
    <w:rsid w:val="002F7C2A"/>
    <w:rsid w:val="002F7E09"/>
    <w:rsid w:val="0030007B"/>
    <w:rsid w:val="003005F0"/>
    <w:rsid w:val="003008EC"/>
    <w:rsid w:val="00300C06"/>
    <w:rsid w:val="00300F54"/>
    <w:rsid w:val="00301305"/>
    <w:rsid w:val="0030138A"/>
    <w:rsid w:val="003013CC"/>
    <w:rsid w:val="00301510"/>
    <w:rsid w:val="00301650"/>
    <w:rsid w:val="003016F2"/>
    <w:rsid w:val="003018E4"/>
    <w:rsid w:val="00301987"/>
    <w:rsid w:val="00301A4A"/>
    <w:rsid w:val="00301AE0"/>
    <w:rsid w:val="00301B75"/>
    <w:rsid w:val="00301B8E"/>
    <w:rsid w:val="00301D03"/>
    <w:rsid w:val="0030273D"/>
    <w:rsid w:val="00302A1F"/>
    <w:rsid w:val="00302AA0"/>
    <w:rsid w:val="00302B97"/>
    <w:rsid w:val="00302BD0"/>
    <w:rsid w:val="00302D01"/>
    <w:rsid w:val="00302D60"/>
    <w:rsid w:val="00302D82"/>
    <w:rsid w:val="00302DBE"/>
    <w:rsid w:val="00303325"/>
    <w:rsid w:val="00303386"/>
    <w:rsid w:val="00303480"/>
    <w:rsid w:val="00303499"/>
    <w:rsid w:val="00303562"/>
    <w:rsid w:val="003036D3"/>
    <w:rsid w:val="003038C2"/>
    <w:rsid w:val="00303980"/>
    <w:rsid w:val="00303A3B"/>
    <w:rsid w:val="00303ED0"/>
    <w:rsid w:val="00304055"/>
    <w:rsid w:val="003040E1"/>
    <w:rsid w:val="0030418E"/>
    <w:rsid w:val="0030435F"/>
    <w:rsid w:val="0030447D"/>
    <w:rsid w:val="0030460D"/>
    <w:rsid w:val="00304C7C"/>
    <w:rsid w:val="00304D22"/>
    <w:rsid w:val="00304F0F"/>
    <w:rsid w:val="00304F55"/>
    <w:rsid w:val="00305439"/>
    <w:rsid w:val="00305901"/>
    <w:rsid w:val="00305CD5"/>
    <w:rsid w:val="00305EE3"/>
    <w:rsid w:val="00305F58"/>
    <w:rsid w:val="00306072"/>
    <w:rsid w:val="00306209"/>
    <w:rsid w:val="0030633B"/>
    <w:rsid w:val="0030636D"/>
    <w:rsid w:val="00306524"/>
    <w:rsid w:val="00306751"/>
    <w:rsid w:val="00306A33"/>
    <w:rsid w:val="00306B9D"/>
    <w:rsid w:val="003070D6"/>
    <w:rsid w:val="00307169"/>
    <w:rsid w:val="00307177"/>
    <w:rsid w:val="0030720B"/>
    <w:rsid w:val="0030756B"/>
    <w:rsid w:val="0030764C"/>
    <w:rsid w:val="003077F1"/>
    <w:rsid w:val="00307CF4"/>
    <w:rsid w:val="003100F7"/>
    <w:rsid w:val="00310107"/>
    <w:rsid w:val="0031021A"/>
    <w:rsid w:val="0031052E"/>
    <w:rsid w:val="0031058E"/>
    <w:rsid w:val="003106CF"/>
    <w:rsid w:val="00310932"/>
    <w:rsid w:val="00310A10"/>
    <w:rsid w:val="00310AE3"/>
    <w:rsid w:val="00310DA1"/>
    <w:rsid w:val="00310F8D"/>
    <w:rsid w:val="003113EC"/>
    <w:rsid w:val="0031174D"/>
    <w:rsid w:val="003118AA"/>
    <w:rsid w:val="00311E65"/>
    <w:rsid w:val="00312103"/>
    <w:rsid w:val="003121F5"/>
    <w:rsid w:val="00312353"/>
    <w:rsid w:val="003124B3"/>
    <w:rsid w:val="003126F4"/>
    <w:rsid w:val="00312A7C"/>
    <w:rsid w:val="00312D49"/>
    <w:rsid w:val="00312F37"/>
    <w:rsid w:val="00313098"/>
    <w:rsid w:val="003130F0"/>
    <w:rsid w:val="003131EB"/>
    <w:rsid w:val="0031330D"/>
    <w:rsid w:val="00313374"/>
    <w:rsid w:val="00313CCD"/>
    <w:rsid w:val="00313E1A"/>
    <w:rsid w:val="00313E5E"/>
    <w:rsid w:val="00314079"/>
    <w:rsid w:val="003140BA"/>
    <w:rsid w:val="0031433F"/>
    <w:rsid w:val="00314363"/>
    <w:rsid w:val="003146EB"/>
    <w:rsid w:val="003152C4"/>
    <w:rsid w:val="003153FC"/>
    <w:rsid w:val="00315505"/>
    <w:rsid w:val="00315EFC"/>
    <w:rsid w:val="003160DB"/>
    <w:rsid w:val="003163C5"/>
    <w:rsid w:val="00316513"/>
    <w:rsid w:val="0031658F"/>
    <w:rsid w:val="00316595"/>
    <w:rsid w:val="00316864"/>
    <w:rsid w:val="00316947"/>
    <w:rsid w:val="00316A08"/>
    <w:rsid w:val="00316A97"/>
    <w:rsid w:val="00316CA0"/>
    <w:rsid w:val="00316D82"/>
    <w:rsid w:val="00316D89"/>
    <w:rsid w:val="00316FF1"/>
    <w:rsid w:val="0031708F"/>
    <w:rsid w:val="003170D7"/>
    <w:rsid w:val="0031725E"/>
    <w:rsid w:val="00317395"/>
    <w:rsid w:val="00317AEE"/>
    <w:rsid w:val="00317DCE"/>
    <w:rsid w:val="00317DF2"/>
    <w:rsid w:val="00317FC7"/>
    <w:rsid w:val="003202EE"/>
    <w:rsid w:val="0032039C"/>
    <w:rsid w:val="00320760"/>
    <w:rsid w:val="00320A8C"/>
    <w:rsid w:val="00320B61"/>
    <w:rsid w:val="00320DB5"/>
    <w:rsid w:val="00321803"/>
    <w:rsid w:val="003218F7"/>
    <w:rsid w:val="003219D1"/>
    <w:rsid w:val="00321B73"/>
    <w:rsid w:val="00321BD0"/>
    <w:rsid w:val="00322018"/>
    <w:rsid w:val="0032222C"/>
    <w:rsid w:val="00322268"/>
    <w:rsid w:val="003222D6"/>
    <w:rsid w:val="003224C2"/>
    <w:rsid w:val="00322588"/>
    <w:rsid w:val="003225CA"/>
    <w:rsid w:val="003226DA"/>
    <w:rsid w:val="00322AEE"/>
    <w:rsid w:val="00322AFB"/>
    <w:rsid w:val="00322BA6"/>
    <w:rsid w:val="00322C4A"/>
    <w:rsid w:val="00322D5E"/>
    <w:rsid w:val="00322F2B"/>
    <w:rsid w:val="0032316F"/>
    <w:rsid w:val="003231A4"/>
    <w:rsid w:val="00323252"/>
    <w:rsid w:val="003232CC"/>
    <w:rsid w:val="0032348F"/>
    <w:rsid w:val="00323513"/>
    <w:rsid w:val="00323B98"/>
    <w:rsid w:val="00323EE4"/>
    <w:rsid w:val="00323F1B"/>
    <w:rsid w:val="00323F8E"/>
    <w:rsid w:val="00324207"/>
    <w:rsid w:val="003248B3"/>
    <w:rsid w:val="00324913"/>
    <w:rsid w:val="00324D19"/>
    <w:rsid w:val="0032573E"/>
    <w:rsid w:val="00325822"/>
    <w:rsid w:val="003259E4"/>
    <w:rsid w:val="00325C15"/>
    <w:rsid w:val="0032618C"/>
    <w:rsid w:val="00326298"/>
    <w:rsid w:val="00326581"/>
    <w:rsid w:val="0032666A"/>
    <w:rsid w:val="003266BF"/>
    <w:rsid w:val="00326705"/>
    <w:rsid w:val="003267F2"/>
    <w:rsid w:val="003269AA"/>
    <w:rsid w:val="0033065D"/>
    <w:rsid w:val="003306BF"/>
    <w:rsid w:val="00330AA0"/>
    <w:rsid w:val="00330CD8"/>
    <w:rsid w:val="00330D26"/>
    <w:rsid w:val="00330E71"/>
    <w:rsid w:val="00330EE3"/>
    <w:rsid w:val="00331091"/>
    <w:rsid w:val="00331156"/>
    <w:rsid w:val="0033118B"/>
    <w:rsid w:val="003316A2"/>
    <w:rsid w:val="00331728"/>
    <w:rsid w:val="00331953"/>
    <w:rsid w:val="00331F5E"/>
    <w:rsid w:val="00331FBA"/>
    <w:rsid w:val="00332743"/>
    <w:rsid w:val="003329A7"/>
    <w:rsid w:val="00332ADC"/>
    <w:rsid w:val="00332F80"/>
    <w:rsid w:val="00333071"/>
    <w:rsid w:val="00333201"/>
    <w:rsid w:val="0033323E"/>
    <w:rsid w:val="00333244"/>
    <w:rsid w:val="00333342"/>
    <w:rsid w:val="00333B64"/>
    <w:rsid w:val="00333BB3"/>
    <w:rsid w:val="00333CB2"/>
    <w:rsid w:val="003342A0"/>
    <w:rsid w:val="00334306"/>
    <w:rsid w:val="003347D2"/>
    <w:rsid w:val="00334C80"/>
    <w:rsid w:val="003354C8"/>
    <w:rsid w:val="00335565"/>
    <w:rsid w:val="0033559F"/>
    <w:rsid w:val="00335639"/>
    <w:rsid w:val="003356C1"/>
    <w:rsid w:val="00335789"/>
    <w:rsid w:val="0033583D"/>
    <w:rsid w:val="003358C6"/>
    <w:rsid w:val="00335906"/>
    <w:rsid w:val="00335A4C"/>
    <w:rsid w:val="003362F3"/>
    <w:rsid w:val="003363DE"/>
    <w:rsid w:val="00336EDA"/>
    <w:rsid w:val="00336EE1"/>
    <w:rsid w:val="003371F5"/>
    <w:rsid w:val="00337466"/>
    <w:rsid w:val="00337A00"/>
    <w:rsid w:val="00337C4C"/>
    <w:rsid w:val="00337CC2"/>
    <w:rsid w:val="0034031A"/>
    <w:rsid w:val="0034070D"/>
    <w:rsid w:val="003407E9"/>
    <w:rsid w:val="00340860"/>
    <w:rsid w:val="00340B7B"/>
    <w:rsid w:val="00340BD9"/>
    <w:rsid w:val="00340E9A"/>
    <w:rsid w:val="00340F56"/>
    <w:rsid w:val="003410E0"/>
    <w:rsid w:val="003410FC"/>
    <w:rsid w:val="00341A29"/>
    <w:rsid w:val="00341D9D"/>
    <w:rsid w:val="00341FCC"/>
    <w:rsid w:val="003421A8"/>
    <w:rsid w:val="003424A6"/>
    <w:rsid w:val="0034262F"/>
    <w:rsid w:val="00342696"/>
    <w:rsid w:val="00342828"/>
    <w:rsid w:val="00342CB3"/>
    <w:rsid w:val="00342CC2"/>
    <w:rsid w:val="00342E98"/>
    <w:rsid w:val="0034369C"/>
    <w:rsid w:val="0034370B"/>
    <w:rsid w:val="0034381F"/>
    <w:rsid w:val="00343966"/>
    <w:rsid w:val="003439D6"/>
    <w:rsid w:val="00343EAC"/>
    <w:rsid w:val="003441F1"/>
    <w:rsid w:val="003442DF"/>
    <w:rsid w:val="00344317"/>
    <w:rsid w:val="00344B10"/>
    <w:rsid w:val="00344BBB"/>
    <w:rsid w:val="00344EC2"/>
    <w:rsid w:val="0034501E"/>
    <w:rsid w:val="00345115"/>
    <w:rsid w:val="0034543B"/>
    <w:rsid w:val="0034545E"/>
    <w:rsid w:val="00345678"/>
    <w:rsid w:val="00345827"/>
    <w:rsid w:val="003458E9"/>
    <w:rsid w:val="00345B0D"/>
    <w:rsid w:val="00345FB8"/>
    <w:rsid w:val="003462D8"/>
    <w:rsid w:val="003464BF"/>
    <w:rsid w:val="00346684"/>
    <w:rsid w:val="00346952"/>
    <w:rsid w:val="00346AC4"/>
    <w:rsid w:val="00346B15"/>
    <w:rsid w:val="00346D6B"/>
    <w:rsid w:val="00346D93"/>
    <w:rsid w:val="00346DB9"/>
    <w:rsid w:val="00346E5A"/>
    <w:rsid w:val="00346FD3"/>
    <w:rsid w:val="00347015"/>
    <w:rsid w:val="003471A8"/>
    <w:rsid w:val="003472BC"/>
    <w:rsid w:val="003477E3"/>
    <w:rsid w:val="00350005"/>
    <w:rsid w:val="003500C8"/>
    <w:rsid w:val="00350176"/>
    <w:rsid w:val="003502F9"/>
    <w:rsid w:val="0035032F"/>
    <w:rsid w:val="00350B05"/>
    <w:rsid w:val="00350D95"/>
    <w:rsid w:val="00350DA2"/>
    <w:rsid w:val="00350F0D"/>
    <w:rsid w:val="00351117"/>
    <w:rsid w:val="003512C5"/>
    <w:rsid w:val="0035144A"/>
    <w:rsid w:val="00351594"/>
    <w:rsid w:val="0035160C"/>
    <w:rsid w:val="00351731"/>
    <w:rsid w:val="0035178A"/>
    <w:rsid w:val="00351CB6"/>
    <w:rsid w:val="00351E78"/>
    <w:rsid w:val="00352095"/>
    <w:rsid w:val="0035230A"/>
    <w:rsid w:val="003526B5"/>
    <w:rsid w:val="0035286B"/>
    <w:rsid w:val="00352E3F"/>
    <w:rsid w:val="00353881"/>
    <w:rsid w:val="0035399D"/>
    <w:rsid w:val="00353BA1"/>
    <w:rsid w:val="00354212"/>
    <w:rsid w:val="003544E4"/>
    <w:rsid w:val="00354B7D"/>
    <w:rsid w:val="00354C6A"/>
    <w:rsid w:val="00354D8E"/>
    <w:rsid w:val="00354ED6"/>
    <w:rsid w:val="003551F1"/>
    <w:rsid w:val="0035531A"/>
    <w:rsid w:val="0035538F"/>
    <w:rsid w:val="00355495"/>
    <w:rsid w:val="00355578"/>
    <w:rsid w:val="003557D5"/>
    <w:rsid w:val="00355AC9"/>
    <w:rsid w:val="00355BCD"/>
    <w:rsid w:val="00355C30"/>
    <w:rsid w:val="003562E2"/>
    <w:rsid w:val="00356884"/>
    <w:rsid w:val="00356E40"/>
    <w:rsid w:val="003570FB"/>
    <w:rsid w:val="003579E7"/>
    <w:rsid w:val="00357A9D"/>
    <w:rsid w:val="00357C81"/>
    <w:rsid w:val="00360333"/>
    <w:rsid w:val="00360626"/>
    <w:rsid w:val="003607BF"/>
    <w:rsid w:val="00360AAC"/>
    <w:rsid w:val="00360D35"/>
    <w:rsid w:val="00360D74"/>
    <w:rsid w:val="00360E80"/>
    <w:rsid w:val="00360EB8"/>
    <w:rsid w:val="00360F6B"/>
    <w:rsid w:val="0036159F"/>
    <w:rsid w:val="00361647"/>
    <w:rsid w:val="003616BE"/>
    <w:rsid w:val="003618B5"/>
    <w:rsid w:val="00361B5F"/>
    <w:rsid w:val="00361B70"/>
    <w:rsid w:val="00361D32"/>
    <w:rsid w:val="00361E6E"/>
    <w:rsid w:val="00361EEA"/>
    <w:rsid w:val="00362002"/>
    <w:rsid w:val="00362041"/>
    <w:rsid w:val="0036264A"/>
    <w:rsid w:val="00362988"/>
    <w:rsid w:val="00362C04"/>
    <w:rsid w:val="00362C7B"/>
    <w:rsid w:val="00362DDC"/>
    <w:rsid w:val="003630AD"/>
    <w:rsid w:val="003632D6"/>
    <w:rsid w:val="00363424"/>
    <w:rsid w:val="00363460"/>
    <w:rsid w:val="00363482"/>
    <w:rsid w:val="003637D9"/>
    <w:rsid w:val="00363AC0"/>
    <w:rsid w:val="00363BA7"/>
    <w:rsid w:val="00363BE7"/>
    <w:rsid w:val="00363EAB"/>
    <w:rsid w:val="003640C7"/>
    <w:rsid w:val="003645E1"/>
    <w:rsid w:val="00364903"/>
    <w:rsid w:val="00364999"/>
    <w:rsid w:val="00364D0F"/>
    <w:rsid w:val="003650BD"/>
    <w:rsid w:val="003650FC"/>
    <w:rsid w:val="00365474"/>
    <w:rsid w:val="003657F9"/>
    <w:rsid w:val="003658DA"/>
    <w:rsid w:val="00365B75"/>
    <w:rsid w:val="00365FB4"/>
    <w:rsid w:val="0036602D"/>
    <w:rsid w:val="0036606D"/>
    <w:rsid w:val="00366238"/>
    <w:rsid w:val="00366369"/>
    <w:rsid w:val="003666CB"/>
    <w:rsid w:val="003669CD"/>
    <w:rsid w:val="00366CF2"/>
    <w:rsid w:val="00366EF6"/>
    <w:rsid w:val="00366F98"/>
    <w:rsid w:val="003672C4"/>
    <w:rsid w:val="00367590"/>
    <w:rsid w:val="003678B0"/>
    <w:rsid w:val="003678E0"/>
    <w:rsid w:val="00367A77"/>
    <w:rsid w:val="00367AF8"/>
    <w:rsid w:val="00367C0C"/>
    <w:rsid w:val="00367CD1"/>
    <w:rsid w:val="0037006D"/>
    <w:rsid w:val="00370179"/>
    <w:rsid w:val="003702B1"/>
    <w:rsid w:val="0037071E"/>
    <w:rsid w:val="00370B63"/>
    <w:rsid w:val="00370FC7"/>
    <w:rsid w:val="0037152B"/>
    <w:rsid w:val="00371559"/>
    <w:rsid w:val="0037173B"/>
    <w:rsid w:val="00371B8E"/>
    <w:rsid w:val="003721E1"/>
    <w:rsid w:val="0037238E"/>
    <w:rsid w:val="003727FD"/>
    <w:rsid w:val="00372E45"/>
    <w:rsid w:val="00372F95"/>
    <w:rsid w:val="00373994"/>
    <w:rsid w:val="00373A80"/>
    <w:rsid w:val="00373B3C"/>
    <w:rsid w:val="00373CBE"/>
    <w:rsid w:val="00373DD3"/>
    <w:rsid w:val="0037401F"/>
    <w:rsid w:val="00374140"/>
    <w:rsid w:val="00374569"/>
    <w:rsid w:val="00374653"/>
    <w:rsid w:val="003746EC"/>
    <w:rsid w:val="00374C0C"/>
    <w:rsid w:val="00374DFB"/>
    <w:rsid w:val="00374EDD"/>
    <w:rsid w:val="003751DA"/>
    <w:rsid w:val="0037558A"/>
    <w:rsid w:val="00375731"/>
    <w:rsid w:val="0037587D"/>
    <w:rsid w:val="00375B17"/>
    <w:rsid w:val="00375CEC"/>
    <w:rsid w:val="00375D1B"/>
    <w:rsid w:val="00375E0A"/>
    <w:rsid w:val="0037625B"/>
    <w:rsid w:val="003763B6"/>
    <w:rsid w:val="00376710"/>
    <w:rsid w:val="003768AB"/>
    <w:rsid w:val="00376AE7"/>
    <w:rsid w:val="00376B9B"/>
    <w:rsid w:val="00376CD9"/>
    <w:rsid w:val="00376CF7"/>
    <w:rsid w:val="00376D03"/>
    <w:rsid w:val="00377093"/>
    <w:rsid w:val="003774F9"/>
    <w:rsid w:val="00377669"/>
    <w:rsid w:val="00377740"/>
    <w:rsid w:val="00377862"/>
    <w:rsid w:val="00377AE4"/>
    <w:rsid w:val="00377F6A"/>
    <w:rsid w:val="00380067"/>
    <w:rsid w:val="003800D5"/>
    <w:rsid w:val="003801BB"/>
    <w:rsid w:val="003802AA"/>
    <w:rsid w:val="003805DD"/>
    <w:rsid w:val="00380B4B"/>
    <w:rsid w:val="00380CA1"/>
    <w:rsid w:val="00381009"/>
    <w:rsid w:val="00381020"/>
    <w:rsid w:val="003814F0"/>
    <w:rsid w:val="00382BBC"/>
    <w:rsid w:val="00382C33"/>
    <w:rsid w:val="00382E28"/>
    <w:rsid w:val="00382EF1"/>
    <w:rsid w:val="00382F17"/>
    <w:rsid w:val="00382F5A"/>
    <w:rsid w:val="00383125"/>
    <w:rsid w:val="00383337"/>
    <w:rsid w:val="00383523"/>
    <w:rsid w:val="00383F04"/>
    <w:rsid w:val="00384142"/>
    <w:rsid w:val="003844C9"/>
    <w:rsid w:val="0038450B"/>
    <w:rsid w:val="00384642"/>
    <w:rsid w:val="003849B5"/>
    <w:rsid w:val="00384B79"/>
    <w:rsid w:val="00384C8B"/>
    <w:rsid w:val="00384D5B"/>
    <w:rsid w:val="00384DD2"/>
    <w:rsid w:val="00384EA0"/>
    <w:rsid w:val="003851AD"/>
    <w:rsid w:val="003851D4"/>
    <w:rsid w:val="00385239"/>
    <w:rsid w:val="003854DB"/>
    <w:rsid w:val="0038562C"/>
    <w:rsid w:val="00385679"/>
    <w:rsid w:val="00385953"/>
    <w:rsid w:val="00385D03"/>
    <w:rsid w:val="00385DC1"/>
    <w:rsid w:val="00385F1D"/>
    <w:rsid w:val="00386322"/>
    <w:rsid w:val="003866F7"/>
    <w:rsid w:val="00386766"/>
    <w:rsid w:val="00386920"/>
    <w:rsid w:val="00386949"/>
    <w:rsid w:val="00386BDE"/>
    <w:rsid w:val="00386CE4"/>
    <w:rsid w:val="00386EF7"/>
    <w:rsid w:val="003872A1"/>
    <w:rsid w:val="00387317"/>
    <w:rsid w:val="003873CB"/>
    <w:rsid w:val="003878FE"/>
    <w:rsid w:val="00387B3E"/>
    <w:rsid w:val="00387BAB"/>
    <w:rsid w:val="00387CF1"/>
    <w:rsid w:val="00387D02"/>
    <w:rsid w:val="00387F69"/>
    <w:rsid w:val="00390212"/>
    <w:rsid w:val="00390462"/>
    <w:rsid w:val="003905B0"/>
    <w:rsid w:val="0039070D"/>
    <w:rsid w:val="0039163D"/>
    <w:rsid w:val="00391872"/>
    <w:rsid w:val="00391D39"/>
    <w:rsid w:val="00391DD4"/>
    <w:rsid w:val="00391E63"/>
    <w:rsid w:val="00392815"/>
    <w:rsid w:val="00392D42"/>
    <w:rsid w:val="00392E30"/>
    <w:rsid w:val="00392F4F"/>
    <w:rsid w:val="00392FA7"/>
    <w:rsid w:val="00393076"/>
    <w:rsid w:val="00393765"/>
    <w:rsid w:val="0039388C"/>
    <w:rsid w:val="00393A55"/>
    <w:rsid w:val="00393A74"/>
    <w:rsid w:val="00393D4C"/>
    <w:rsid w:val="00393F71"/>
    <w:rsid w:val="00393F81"/>
    <w:rsid w:val="003941BF"/>
    <w:rsid w:val="00394251"/>
    <w:rsid w:val="00394292"/>
    <w:rsid w:val="003943DA"/>
    <w:rsid w:val="003943F4"/>
    <w:rsid w:val="00394601"/>
    <w:rsid w:val="00394956"/>
    <w:rsid w:val="00394FC1"/>
    <w:rsid w:val="00395BB2"/>
    <w:rsid w:val="00395C05"/>
    <w:rsid w:val="00395EF2"/>
    <w:rsid w:val="00395FDE"/>
    <w:rsid w:val="0039631B"/>
    <w:rsid w:val="0039634C"/>
    <w:rsid w:val="00396716"/>
    <w:rsid w:val="0039673E"/>
    <w:rsid w:val="00396990"/>
    <w:rsid w:val="00396A44"/>
    <w:rsid w:val="00396D7F"/>
    <w:rsid w:val="00397244"/>
    <w:rsid w:val="00397327"/>
    <w:rsid w:val="003974D4"/>
    <w:rsid w:val="003975B4"/>
    <w:rsid w:val="00397AA8"/>
    <w:rsid w:val="00397AE8"/>
    <w:rsid w:val="00397D0A"/>
    <w:rsid w:val="00397D21"/>
    <w:rsid w:val="00397D61"/>
    <w:rsid w:val="00397DDA"/>
    <w:rsid w:val="00397E17"/>
    <w:rsid w:val="003A03F0"/>
    <w:rsid w:val="003A0691"/>
    <w:rsid w:val="003A086C"/>
    <w:rsid w:val="003A094F"/>
    <w:rsid w:val="003A0D92"/>
    <w:rsid w:val="003A0FB9"/>
    <w:rsid w:val="003A14F2"/>
    <w:rsid w:val="003A1713"/>
    <w:rsid w:val="003A1B69"/>
    <w:rsid w:val="003A1B96"/>
    <w:rsid w:val="003A1B9F"/>
    <w:rsid w:val="003A1C9E"/>
    <w:rsid w:val="003A1FF2"/>
    <w:rsid w:val="003A219D"/>
    <w:rsid w:val="003A239D"/>
    <w:rsid w:val="003A24C9"/>
    <w:rsid w:val="003A2815"/>
    <w:rsid w:val="003A29B9"/>
    <w:rsid w:val="003A2AF0"/>
    <w:rsid w:val="003A2B0A"/>
    <w:rsid w:val="003A2ED2"/>
    <w:rsid w:val="003A2F10"/>
    <w:rsid w:val="003A330F"/>
    <w:rsid w:val="003A348B"/>
    <w:rsid w:val="003A3675"/>
    <w:rsid w:val="003A3AC9"/>
    <w:rsid w:val="003A3C63"/>
    <w:rsid w:val="003A3EC6"/>
    <w:rsid w:val="003A41AA"/>
    <w:rsid w:val="003A42E9"/>
    <w:rsid w:val="003A4469"/>
    <w:rsid w:val="003A4655"/>
    <w:rsid w:val="003A491B"/>
    <w:rsid w:val="003A4C5B"/>
    <w:rsid w:val="003A4CF7"/>
    <w:rsid w:val="003A4EA5"/>
    <w:rsid w:val="003A5179"/>
    <w:rsid w:val="003A52D5"/>
    <w:rsid w:val="003A5584"/>
    <w:rsid w:val="003A59D4"/>
    <w:rsid w:val="003A5DA8"/>
    <w:rsid w:val="003A5E45"/>
    <w:rsid w:val="003A652C"/>
    <w:rsid w:val="003A65AE"/>
    <w:rsid w:val="003A6987"/>
    <w:rsid w:val="003A69D1"/>
    <w:rsid w:val="003A6A9B"/>
    <w:rsid w:val="003A6C99"/>
    <w:rsid w:val="003A70B4"/>
    <w:rsid w:val="003A7616"/>
    <w:rsid w:val="003A7648"/>
    <w:rsid w:val="003A7788"/>
    <w:rsid w:val="003A796B"/>
    <w:rsid w:val="003A7A1D"/>
    <w:rsid w:val="003A7CA2"/>
    <w:rsid w:val="003B040E"/>
    <w:rsid w:val="003B0686"/>
    <w:rsid w:val="003B0E3F"/>
    <w:rsid w:val="003B0EA7"/>
    <w:rsid w:val="003B0F35"/>
    <w:rsid w:val="003B0FB2"/>
    <w:rsid w:val="003B11DA"/>
    <w:rsid w:val="003B11F3"/>
    <w:rsid w:val="003B13B2"/>
    <w:rsid w:val="003B1507"/>
    <w:rsid w:val="003B16D2"/>
    <w:rsid w:val="003B181A"/>
    <w:rsid w:val="003B1AED"/>
    <w:rsid w:val="003B1D61"/>
    <w:rsid w:val="003B1D70"/>
    <w:rsid w:val="003B1D87"/>
    <w:rsid w:val="003B1D8B"/>
    <w:rsid w:val="003B1E05"/>
    <w:rsid w:val="003B22E5"/>
    <w:rsid w:val="003B26C6"/>
    <w:rsid w:val="003B26C7"/>
    <w:rsid w:val="003B2766"/>
    <w:rsid w:val="003B2AAB"/>
    <w:rsid w:val="003B2D53"/>
    <w:rsid w:val="003B2F29"/>
    <w:rsid w:val="003B2F68"/>
    <w:rsid w:val="003B3003"/>
    <w:rsid w:val="003B3214"/>
    <w:rsid w:val="003B3300"/>
    <w:rsid w:val="003B3425"/>
    <w:rsid w:val="003B38E8"/>
    <w:rsid w:val="003B3918"/>
    <w:rsid w:val="003B3CF3"/>
    <w:rsid w:val="003B3E87"/>
    <w:rsid w:val="003B4008"/>
    <w:rsid w:val="003B4283"/>
    <w:rsid w:val="003B443B"/>
    <w:rsid w:val="003B4601"/>
    <w:rsid w:val="003B47A7"/>
    <w:rsid w:val="003B49BD"/>
    <w:rsid w:val="003B4E89"/>
    <w:rsid w:val="003B50A8"/>
    <w:rsid w:val="003B538A"/>
    <w:rsid w:val="003B53E0"/>
    <w:rsid w:val="003B572A"/>
    <w:rsid w:val="003B5784"/>
    <w:rsid w:val="003B587C"/>
    <w:rsid w:val="003B5AC8"/>
    <w:rsid w:val="003B5CBD"/>
    <w:rsid w:val="003B5E58"/>
    <w:rsid w:val="003B5ECD"/>
    <w:rsid w:val="003B5FBA"/>
    <w:rsid w:val="003B60D4"/>
    <w:rsid w:val="003B6248"/>
    <w:rsid w:val="003B6400"/>
    <w:rsid w:val="003B651A"/>
    <w:rsid w:val="003B6E1A"/>
    <w:rsid w:val="003B6F6E"/>
    <w:rsid w:val="003B6F7F"/>
    <w:rsid w:val="003B7248"/>
    <w:rsid w:val="003B76BD"/>
    <w:rsid w:val="003B7B3F"/>
    <w:rsid w:val="003B7DD1"/>
    <w:rsid w:val="003B7F77"/>
    <w:rsid w:val="003C020F"/>
    <w:rsid w:val="003C0524"/>
    <w:rsid w:val="003C08E7"/>
    <w:rsid w:val="003C0905"/>
    <w:rsid w:val="003C0BD0"/>
    <w:rsid w:val="003C0E03"/>
    <w:rsid w:val="003C0FC8"/>
    <w:rsid w:val="003C1081"/>
    <w:rsid w:val="003C154A"/>
    <w:rsid w:val="003C177B"/>
    <w:rsid w:val="003C1DEB"/>
    <w:rsid w:val="003C1EBD"/>
    <w:rsid w:val="003C1F37"/>
    <w:rsid w:val="003C1FC7"/>
    <w:rsid w:val="003C27B9"/>
    <w:rsid w:val="003C2910"/>
    <w:rsid w:val="003C2B61"/>
    <w:rsid w:val="003C2BA8"/>
    <w:rsid w:val="003C2F1A"/>
    <w:rsid w:val="003C3557"/>
    <w:rsid w:val="003C3682"/>
    <w:rsid w:val="003C3BA5"/>
    <w:rsid w:val="003C3C85"/>
    <w:rsid w:val="003C3E35"/>
    <w:rsid w:val="003C3E72"/>
    <w:rsid w:val="003C41BC"/>
    <w:rsid w:val="003C4767"/>
    <w:rsid w:val="003C508A"/>
    <w:rsid w:val="003C5273"/>
    <w:rsid w:val="003C5321"/>
    <w:rsid w:val="003C53F7"/>
    <w:rsid w:val="003C5524"/>
    <w:rsid w:val="003C5847"/>
    <w:rsid w:val="003C593B"/>
    <w:rsid w:val="003C5BCB"/>
    <w:rsid w:val="003C61B3"/>
    <w:rsid w:val="003C6474"/>
    <w:rsid w:val="003C6594"/>
    <w:rsid w:val="003C6A43"/>
    <w:rsid w:val="003C6C35"/>
    <w:rsid w:val="003C7209"/>
    <w:rsid w:val="003C7515"/>
    <w:rsid w:val="003C7800"/>
    <w:rsid w:val="003C7B12"/>
    <w:rsid w:val="003C7FBD"/>
    <w:rsid w:val="003D0140"/>
    <w:rsid w:val="003D075E"/>
    <w:rsid w:val="003D08F2"/>
    <w:rsid w:val="003D0988"/>
    <w:rsid w:val="003D0B87"/>
    <w:rsid w:val="003D0E91"/>
    <w:rsid w:val="003D0E9F"/>
    <w:rsid w:val="003D1620"/>
    <w:rsid w:val="003D1628"/>
    <w:rsid w:val="003D16A4"/>
    <w:rsid w:val="003D179B"/>
    <w:rsid w:val="003D1919"/>
    <w:rsid w:val="003D1A25"/>
    <w:rsid w:val="003D2228"/>
    <w:rsid w:val="003D23A7"/>
    <w:rsid w:val="003D263F"/>
    <w:rsid w:val="003D29D8"/>
    <w:rsid w:val="003D2F35"/>
    <w:rsid w:val="003D314E"/>
    <w:rsid w:val="003D32C8"/>
    <w:rsid w:val="003D3405"/>
    <w:rsid w:val="003D35F3"/>
    <w:rsid w:val="003D3738"/>
    <w:rsid w:val="003D3784"/>
    <w:rsid w:val="003D3F36"/>
    <w:rsid w:val="003D418A"/>
    <w:rsid w:val="003D4325"/>
    <w:rsid w:val="003D4330"/>
    <w:rsid w:val="003D470D"/>
    <w:rsid w:val="003D492D"/>
    <w:rsid w:val="003D492E"/>
    <w:rsid w:val="003D4A50"/>
    <w:rsid w:val="003D4E1C"/>
    <w:rsid w:val="003D4EC0"/>
    <w:rsid w:val="003D4F35"/>
    <w:rsid w:val="003D4FBA"/>
    <w:rsid w:val="003D52FB"/>
    <w:rsid w:val="003D551D"/>
    <w:rsid w:val="003D568F"/>
    <w:rsid w:val="003D56AE"/>
    <w:rsid w:val="003D5813"/>
    <w:rsid w:val="003D5AA5"/>
    <w:rsid w:val="003D5C65"/>
    <w:rsid w:val="003D5C87"/>
    <w:rsid w:val="003D5DB7"/>
    <w:rsid w:val="003D5EDF"/>
    <w:rsid w:val="003D5FB9"/>
    <w:rsid w:val="003D6305"/>
    <w:rsid w:val="003D646A"/>
    <w:rsid w:val="003D6661"/>
    <w:rsid w:val="003D6B41"/>
    <w:rsid w:val="003D6C6B"/>
    <w:rsid w:val="003D6CB6"/>
    <w:rsid w:val="003D6D12"/>
    <w:rsid w:val="003D6D9B"/>
    <w:rsid w:val="003D71AF"/>
    <w:rsid w:val="003D71D2"/>
    <w:rsid w:val="003D7335"/>
    <w:rsid w:val="003D79D4"/>
    <w:rsid w:val="003D7A09"/>
    <w:rsid w:val="003D7A68"/>
    <w:rsid w:val="003D7C5C"/>
    <w:rsid w:val="003D7D27"/>
    <w:rsid w:val="003D7D47"/>
    <w:rsid w:val="003D7F50"/>
    <w:rsid w:val="003E0031"/>
    <w:rsid w:val="003E0368"/>
    <w:rsid w:val="003E0633"/>
    <w:rsid w:val="003E127B"/>
    <w:rsid w:val="003E19B5"/>
    <w:rsid w:val="003E1D22"/>
    <w:rsid w:val="003E1FE5"/>
    <w:rsid w:val="003E21C2"/>
    <w:rsid w:val="003E21CE"/>
    <w:rsid w:val="003E256F"/>
    <w:rsid w:val="003E26BA"/>
    <w:rsid w:val="003E2BF4"/>
    <w:rsid w:val="003E2CA1"/>
    <w:rsid w:val="003E3004"/>
    <w:rsid w:val="003E3476"/>
    <w:rsid w:val="003E359B"/>
    <w:rsid w:val="003E3913"/>
    <w:rsid w:val="003E3A92"/>
    <w:rsid w:val="003E3FE5"/>
    <w:rsid w:val="003E41BF"/>
    <w:rsid w:val="003E41DC"/>
    <w:rsid w:val="003E4288"/>
    <w:rsid w:val="003E4411"/>
    <w:rsid w:val="003E442B"/>
    <w:rsid w:val="003E444D"/>
    <w:rsid w:val="003E44B3"/>
    <w:rsid w:val="003E44CE"/>
    <w:rsid w:val="003E4903"/>
    <w:rsid w:val="003E4A29"/>
    <w:rsid w:val="003E4A3E"/>
    <w:rsid w:val="003E4D7F"/>
    <w:rsid w:val="003E4F73"/>
    <w:rsid w:val="003E537B"/>
    <w:rsid w:val="003E56C1"/>
    <w:rsid w:val="003E5C1F"/>
    <w:rsid w:val="003E5DF0"/>
    <w:rsid w:val="003E6041"/>
    <w:rsid w:val="003E645C"/>
    <w:rsid w:val="003E64E2"/>
    <w:rsid w:val="003E64FD"/>
    <w:rsid w:val="003E6932"/>
    <w:rsid w:val="003E6C54"/>
    <w:rsid w:val="003E70F7"/>
    <w:rsid w:val="003E72D6"/>
    <w:rsid w:val="003E7488"/>
    <w:rsid w:val="003E76D3"/>
    <w:rsid w:val="003E77ED"/>
    <w:rsid w:val="003E7D5F"/>
    <w:rsid w:val="003E7E69"/>
    <w:rsid w:val="003F015E"/>
    <w:rsid w:val="003F06D5"/>
    <w:rsid w:val="003F07B8"/>
    <w:rsid w:val="003F0827"/>
    <w:rsid w:val="003F08D6"/>
    <w:rsid w:val="003F0ABC"/>
    <w:rsid w:val="003F0BE9"/>
    <w:rsid w:val="003F0D36"/>
    <w:rsid w:val="003F0F87"/>
    <w:rsid w:val="003F13F1"/>
    <w:rsid w:val="003F17D5"/>
    <w:rsid w:val="003F182B"/>
    <w:rsid w:val="003F23E1"/>
    <w:rsid w:val="003F27A7"/>
    <w:rsid w:val="003F2DDE"/>
    <w:rsid w:val="003F2EF5"/>
    <w:rsid w:val="003F30D1"/>
    <w:rsid w:val="003F357D"/>
    <w:rsid w:val="003F36CB"/>
    <w:rsid w:val="003F3A5F"/>
    <w:rsid w:val="003F3C08"/>
    <w:rsid w:val="003F3C16"/>
    <w:rsid w:val="003F3F46"/>
    <w:rsid w:val="003F41C0"/>
    <w:rsid w:val="003F41C1"/>
    <w:rsid w:val="003F43EB"/>
    <w:rsid w:val="003F463C"/>
    <w:rsid w:val="003F46C6"/>
    <w:rsid w:val="003F48CE"/>
    <w:rsid w:val="003F48E8"/>
    <w:rsid w:val="003F4BD7"/>
    <w:rsid w:val="003F4BE5"/>
    <w:rsid w:val="003F4C03"/>
    <w:rsid w:val="003F4E47"/>
    <w:rsid w:val="003F4F42"/>
    <w:rsid w:val="003F5066"/>
    <w:rsid w:val="003F5497"/>
    <w:rsid w:val="003F563B"/>
    <w:rsid w:val="003F57A6"/>
    <w:rsid w:val="003F5A89"/>
    <w:rsid w:val="003F5D28"/>
    <w:rsid w:val="003F6209"/>
    <w:rsid w:val="003F642E"/>
    <w:rsid w:val="003F659B"/>
    <w:rsid w:val="003F65FD"/>
    <w:rsid w:val="003F6675"/>
    <w:rsid w:val="003F679C"/>
    <w:rsid w:val="003F693C"/>
    <w:rsid w:val="003F722F"/>
    <w:rsid w:val="003F76F8"/>
    <w:rsid w:val="003F772D"/>
    <w:rsid w:val="003F7AD1"/>
    <w:rsid w:val="003F7E4A"/>
    <w:rsid w:val="003F7FF4"/>
    <w:rsid w:val="0040007B"/>
    <w:rsid w:val="00400080"/>
    <w:rsid w:val="004001C2"/>
    <w:rsid w:val="00400510"/>
    <w:rsid w:val="00400863"/>
    <w:rsid w:val="00400D91"/>
    <w:rsid w:val="00400D96"/>
    <w:rsid w:val="00400E23"/>
    <w:rsid w:val="00401034"/>
    <w:rsid w:val="00401068"/>
    <w:rsid w:val="004010FB"/>
    <w:rsid w:val="0040111E"/>
    <w:rsid w:val="0040177E"/>
    <w:rsid w:val="004019DB"/>
    <w:rsid w:val="00401AEC"/>
    <w:rsid w:val="00401B37"/>
    <w:rsid w:val="00401B75"/>
    <w:rsid w:val="00402313"/>
    <w:rsid w:val="00402396"/>
    <w:rsid w:val="00402478"/>
    <w:rsid w:val="00402687"/>
    <w:rsid w:val="004029A5"/>
    <w:rsid w:val="00402B1A"/>
    <w:rsid w:val="00403371"/>
    <w:rsid w:val="004037BB"/>
    <w:rsid w:val="0040399B"/>
    <w:rsid w:val="00403A6A"/>
    <w:rsid w:val="00403B14"/>
    <w:rsid w:val="00403F48"/>
    <w:rsid w:val="0040400B"/>
    <w:rsid w:val="00404320"/>
    <w:rsid w:val="00404581"/>
    <w:rsid w:val="00404735"/>
    <w:rsid w:val="00404745"/>
    <w:rsid w:val="004048E8"/>
    <w:rsid w:val="00404F82"/>
    <w:rsid w:val="00404F83"/>
    <w:rsid w:val="00404FCD"/>
    <w:rsid w:val="0040505D"/>
    <w:rsid w:val="004054D0"/>
    <w:rsid w:val="004054FD"/>
    <w:rsid w:val="004055B6"/>
    <w:rsid w:val="0040573E"/>
    <w:rsid w:val="0040595A"/>
    <w:rsid w:val="00405A3F"/>
    <w:rsid w:val="00406140"/>
    <w:rsid w:val="0040646E"/>
    <w:rsid w:val="00406510"/>
    <w:rsid w:val="0040655E"/>
    <w:rsid w:val="00406904"/>
    <w:rsid w:val="004069DE"/>
    <w:rsid w:val="00406A1A"/>
    <w:rsid w:val="00406E74"/>
    <w:rsid w:val="00406F4F"/>
    <w:rsid w:val="004072A4"/>
    <w:rsid w:val="0040758C"/>
    <w:rsid w:val="004077E0"/>
    <w:rsid w:val="004079E7"/>
    <w:rsid w:val="00407A11"/>
    <w:rsid w:val="00407C72"/>
    <w:rsid w:val="0041016A"/>
    <w:rsid w:val="0041039A"/>
    <w:rsid w:val="00410B71"/>
    <w:rsid w:val="00410BC0"/>
    <w:rsid w:val="00410D1F"/>
    <w:rsid w:val="00410DB4"/>
    <w:rsid w:val="00411080"/>
    <w:rsid w:val="0041109D"/>
    <w:rsid w:val="00411831"/>
    <w:rsid w:val="00411B23"/>
    <w:rsid w:val="00411BB9"/>
    <w:rsid w:val="00411C6C"/>
    <w:rsid w:val="004121E9"/>
    <w:rsid w:val="0041242E"/>
    <w:rsid w:val="004125EE"/>
    <w:rsid w:val="004126C1"/>
    <w:rsid w:val="004127B7"/>
    <w:rsid w:val="00412CFB"/>
    <w:rsid w:val="00412EEC"/>
    <w:rsid w:val="00412F1F"/>
    <w:rsid w:val="00413273"/>
    <w:rsid w:val="0041328C"/>
    <w:rsid w:val="004132C6"/>
    <w:rsid w:val="00413369"/>
    <w:rsid w:val="00413526"/>
    <w:rsid w:val="00413655"/>
    <w:rsid w:val="0041375D"/>
    <w:rsid w:val="004138D7"/>
    <w:rsid w:val="00413911"/>
    <w:rsid w:val="00413C6A"/>
    <w:rsid w:val="00414010"/>
    <w:rsid w:val="0041423D"/>
    <w:rsid w:val="00414453"/>
    <w:rsid w:val="00414632"/>
    <w:rsid w:val="004147B2"/>
    <w:rsid w:val="00414A41"/>
    <w:rsid w:val="00414C5A"/>
    <w:rsid w:val="00414D05"/>
    <w:rsid w:val="00414EF0"/>
    <w:rsid w:val="00415175"/>
    <w:rsid w:val="00415298"/>
    <w:rsid w:val="0041549D"/>
    <w:rsid w:val="004157B2"/>
    <w:rsid w:val="00415817"/>
    <w:rsid w:val="00415E17"/>
    <w:rsid w:val="00416024"/>
    <w:rsid w:val="0041675C"/>
    <w:rsid w:val="0041678A"/>
    <w:rsid w:val="00416994"/>
    <w:rsid w:val="00416A20"/>
    <w:rsid w:val="00416B8A"/>
    <w:rsid w:val="004170E5"/>
    <w:rsid w:val="0041722B"/>
    <w:rsid w:val="00417395"/>
    <w:rsid w:val="00417573"/>
    <w:rsid w:val="00417604"/>
    <w:rsid w:val="0041775A"/>
    <w:rsid w:val="00417D87"/>
    <w:rsid w:val="00417F51"/>
    <w:rsid w:val="0042042F"/>
    <w:rsid w:val="00420484"/>
    <w:rsid w:val="0042055D"/>
    <w:rsid w:val="004206DD"/>
    <w:rsid w:val="00420A6A"/>
    <w:rsid w:val="00420F50"/>
    <w:rsid w:val="00420FE0"/>
    <w:rsid w:val="004210DE"/>
    <w:rsid w:val="00421132"/>
    <w:rsid w:val="004212FD"/>
    <w:rsid w:val="004213C0"/>
    <w:rsid w:val="004214B0"/>
    <w:rsid w:val="00421735"/>
    <w:rsid w:val="004219A2"/>
    <w:rsid w:val="00421D16"/>
    <w:rsid w:val="00421E56"/>
    <w:rsid w:val="00421EBB"/>
    <w:rsid w:val="00422039"/>
    <w:rsid w:val="00422165"/>
    <w:rsid w:val="0042225C"/>
    <w:rsid w:val="004223D3"/>
    <w:rsid w:val="00422504"/>
    <w:rsid w:val="004226F4"/>
    <w:rsid w:val="004227D9"/>
    <w:rsid w:val="0042295B"/>
    <w:rsid w:val="00422ED6"/>
    <w:rsid w:val="00422F02"/>
    <w:rsid w:val="00422FB7"/>
    <w:rsid w:val="00423003"/>
    <w:rsid w:val="0042338E"/>
    <w:rsid w:val="004233BA"/>
    <w:rsid w:val="004237A8"/>
    <w:rsid w:val="00423970"/>
    <w:rsid w:val="00423C92"/>
    <w:rsid w:val="00423EB0"/>
    <w:rsid w:val="0042470B"/>
    <w:rsid w:val="004249A3"/>
    <w:rsid w:val="00424C26"/>
    <w:rsid w:val="00424E44"/>
    <w:rsid w:val="00424EAF"/>
    <w:rsid w:val="00424F69"/>
    <w:rsid w:val="00425064"/>
    <w:rsid w:val="004252F4"/>
    <w:rsid w:val="004253C2"/>
    <w:rsid w:val="0042542B"/>
    <w:rsid w:val="00425513"/>
    <w:rsid w:val="00425806"/>
    <w:rsid w:val="00425A25"/>
    <w:rsid w:val="00425D35"/>
    <w:rsid w:val="00425EB9"/>
    <w:rsid w:val="00425F8C"/>
    <w:rsid w:val="004261E4"/>
    <w:rsid w:val="00426221"/>
    <w:rsid w:val="00426562"/>
    <w:rsid w:val="00426607"/>
    <w:rsid w:val="00426904"/>
    <w:rsid w:val="00426C94"/>
    <w:rsid w:val="00426CA6"/>
    <w:rsid w:val="00426EDA"/>
    <w:rsid w:val="00426F7E"/>
    <w:rsid w:val="0042714B"/>
    <w:rsid w:val="0042718C"/>
    <w:rsid w:val="004275F9"/>
    <w:rsid w:val="00427A3E"/>
    <w:rsid w:val="00427D7B"/>
    <w:rsid w:val="00430057"/>
    <w:rsid w:val="004300B9"/>
    <w:rsid w:val="00430138"/>
    <w:rsid w:val="00430201"/>
    <w:rsid w:val="00430469"/>
    <w:rsid w:val="004307BB"/>
    <w:rsid w:val="004309AD"/>
    <w:rsid w:val="00430A73"/>
    <w:rsid w:val="00430B38"/>
    <w:rsid w:val="00430BF0"/>
    <w:rsid w:val="00430CF5"/>
    <w:rsid w:val="00430DD5"/>
    <w:rsid w:val="004311DA"/>
    <w:rsid w:val="00431D49"/>
    <w:rsid w:val="00431E0B"/>
    <w:rsid w:val="0043264E"/>
    <w:rsid w:val="00432937"/>
    <w:rsid w:val="0043299D"/>
    <w:rsid w:val="00432A9B"/>
    <w:rsid w:val="004332BF"/>
    <w:rsid w:val="00433620"/>
    <w:rsid w:val="004339AE"/>
    <w:rsid w:val="004339E2"/>
    <w:rsid w:val="00433B0A"/>
    <w:rsid w:val="00433B6F"/>
    <w:rsid w:val="00433D5B"/>
    <w:rsid w:val="00433DC5"/>
    <w:rsid w:val="00434236"/>
    <w:rsid w:val="004343E5"/>
    <w:rsid w:val="00434441"/>
    <w:rsid w:val="0043482C"/>
    <w:rsid w:val="004349B2"/>
    <w:rsid w:val="00434A09"/>
    <w:rsid w:val="00434C53"/>
    <w:rsid w:val="00434F40"/>
    <w:rsid w:val="0043547C"/>
    <w:rsid w:val="00435490"/>
    <w:rsid w:val="00435577"/>
    <w:rsid w:val="00435608"/>
    <w:rsid w:val="004358FA"/>
    <w:rsid w:val="00435974"/>
    <w:rsid w:val="00435B71"/>
    <w:rsid w:val="00435EBD"/>
    <w:rsid w:val="00436066"/>
    <w:rsid w:val="004363B6"/>
    <w:rsid w:val="00436652"/>
    <w:rsid w:val="004368F4"/>
    <w:rsid w:val="004369A2"/>
    <w:rsid w:val="00436A46"/>
    <w:rsid w:val="00436FED"/>
    <w:rsid w:val="0043721F"/>
    <w:rsid w:val="00437496"/>
    <w:rsid w:val="00437B6F"/>
    <w:rsid w:val="00437BE8"/>
    <w:rsid w:val="00437C44"/>
    <w:rsid w:val="00437CAB"/>
    <w:rsid w:val="00437DC1"/>
    <w:rsid w:val="00440143"/>
    <w:rsid w:val="004401F7"/>
    <w:rsid w:val="00440361"/>
    <w:rsid w:val="004406DF"/>
    <w:rsid w:val="00440AC3"/>
    <w:rsid w:val="00440D77"/>
    <w:rsid w:val="00440F22"/>
    <w:rsid w:val="00440F2E"/>
    <w:rsid w:val="00441150"/>
    <w:rsid w:val="004412FF"/>
    <w:rsid w:val="0044169B"/>
    <w:rsid w:val="004418BB"/>
    <w:rsid w:val="00441F05"/>
    <w:rsid w:val="00441F11"/>
    <w:rsid w:val="00441F9C"/>
    <w:rsid w:val="0044201B"/>
    <w:rsid w:val="0044227D"/>
    <w:rsid w:val="0044238B"/>
    <w:rsid w:val="00442551"/>
    <w:rsid w:val="00442611"/>
    <w:rsid w:val="00442CF0"/>
    <w:rsid w:val="0044321F"/>
    <w:rsid w:val="0044342F"/>
    <w:rsid w:val="00443540"/>
    <w:rsid w:val="00443689"/>
    <w:rsid w:val="00443E13"/>
    <w:rsid w:val="0044434A"/>
    <w:rsid w:val="0044463E"/>
    <w:rsid w:val="00444A44"/>
    <w:rsid w:val="00444A65"/>
    <w:rsid w:val="00444AB6"/>
    <w:rsid w:val="00444B79"/>
    <w:rsid w:val="004455DE"/>
    <w:rsid w:val="0044564E"/>
    <w:rsid w:val="004459D2"/>
    <w:rsid w:val="00445C29"/>
    <w:rsid w:val="00445DD5"/>
    <w:rsid w:val="004460FD"/>
    <w:rsid w:val="0044629E"/>
    <w:rsid w:val="00446334"/>
    <w:rsid w:val="004464F7"/>
    <w:rsid w:val="00446F3D"/>
    <w:rsid w:val="00447343"/>
    <w:rsid w:val="00447C88"/>
    <w:rsid w:val="00447FC0"/>
    <w:rsid w:val="004500F4"/>
    <w:rsid w:val="0045038B"/>
    <w:rsid w:val="00450691"/>
    <w:rsid w:val="004507B0"/>
    <w:rsid w:val="00450AFE"/>
    <w:rsid w:val="00450E93"/>
    <w:rsid w:val="00451018"/>
    <w:rsid w:val="00451080"/>
    <w:rsid w:val="00451531"/>
    <w:rsid w:val="004515D3"/>
    <w:rsid w:val="004519F4"/>
    <w:rsid w:val="00451C00"/>
    <w:rsid w:val="00451DA6"/>
    <w:rsid w:val="00452198"/>
    <w:rsid w:val="00452887"/>
    <w:rsid w:val="00452E1D"/>
    <w:rsid w:val="00452EC6"/>
    <w:rsid w:val="004530A8"/>
    <w:rsid w:val="00453341"/>
    <w:rsid w:val="00453B48"/>
    <w:rsid w:val="00454300"/>
    <w:rsid w:val="0045434E"/>
    <w:rsid w:val="0045485A"/>
    <w:rsid w:val="004548C0"/>
    <w:rsid w:val="004549AD"/>
    <w:rsid w:val="00454F2A"/>
    <w:rsid w:val="00454F82"/>
    <w:rsid w:val="004553BE"/>
    <w:rsid w:val="0045571D"/>
    <w:rsid w:val="004559BC"/>
    <w:rsid w:val="00455BA2"/>
    <w:rsid w:val="00455DB1"/>
    <w:rsid w:val="00455E63"/>
    <w:rsid w:val="0045634C"/>
    <w:rsid w:val="004564A9"/>
    <w:rsid w:val="00456588"/>
    <w:rsid w:val="00456716"/>
    <w:rsid w:val="00456AA7"/>
    <w:rsid w:val="00456B75"/>
    <w:rsid w:val="00456B8C"/>
    <w:rsid w:val="00456D6C"/>
    <w:rsid w:val="00456DDF"/>
    <w:rsid w:val="0045707B"/>
    <w:rsid w:val="004573FE"/>
    <w:rsid w:val="00457438"/>
    <w:rsid w:val="004577C7"/>
    <w:rsid w:val="00457D7E"/>
    <w:rsid w:val="0046029D"/>
    <w:rsid w:val="0046048B"/>
    <w:rsid w:val="004604DF"/>
    <w:rsid w:val="0046062E"/>
    <w:rsid w:val="004607FC"/>
    <w:rsid w:val="004609CC"/>
    <w:rsid w:val="00460A77"/>
    <w:rsid w:val="00460F7D"/>
    <w:rsid w:val="00460F84"/>
    <w:rsid w:val="00460FF6"/>
    <w:rsid w:val="00461474"/>
    <w:rsid w:val="00461507"/>
    <w:rsid w:val="0046172E"/>
    <w:rsid w:val="00461898"/>
    <w:rsid w:val="00461979"/>
    <w:rsid w:val="004625E1"/>
    <w:rsid w:val="00462EEE"/>
    <w:rsid w:val="0046317A"/>
    <w:rsid w:val="004633DE"/>
    <w:rsid w:val="004633EB"/>
    <w:rsid w:val="00463513"/>
    <w:rsid w:val="00463AEA"/>
    <w:rsid w:val="00463B0E"/>
    <w:rsid w:val="00463C6F"/>
    <w:rsid w:val="00463D5F"/>
    <w:rsid w:val="004641C8"/>
    <w:rsid w:val="00464209"/>
    <w:rsid w:val="00464279"/>
    <w:rsid w:val="004648B5"/>
    <w:rsid w:val="00464A81"/>
    <w:rsid w:val="00464F2B"/>
    <w:rsid w:val="00465402"/>
    <w:rsid w:val="0046606A"/>
    <w:rsid w:val="0046647E"/>
    <w:rsid w:val="00466523"/>
    <w:rsid w:val="0046670A"/>
    <w:rsid w:val="004668AA"/>
    <w:rsid w:val="0046711F"/>
    <w:rsid w:val="00467633"/>
    <w:rsid w:val="00467739"/>
    <w:rsid w:val="00467B04"/>
    <w:rsid w:val="00467C84"/>
    <w:rsid w:val="00467D7A"/>
    <w:rsid w:val="00470206"/>
    <w:rsid w:val="00470422"/>
    <w:rsid w:val="0047056E"/>
    <w:rsid w:val="004706AE"/>
    <w:rsid w:val="004706E3"/>
    <w:rsid w:val="004708ED"/>
    <w:rsid w:val="00470B59"/>
    <w:rsid w:val="00470D89"/>
    <w:rsid w:val="00471109"/>
    <w:rsid w:val="004713FC"/>
    <w:rsid w:val="0047140E"/>
    <w:rsid w:val="00471A18"/>
    <w:rsid w:val="00471C74"/>
    <w:rsid w:val="00471CC6"/>
    <w:rsid w:val="00471F44"/>
    <w:rsid w:val="004726CB"/>
    <w:rsid w:val="00472821"/>
    <w:rsid w:val="00472908"/>
    <w:rsid w:val="00473348"/>
    <w:rsid w:val="0047394E"/>
    <w:rsid w:val="00473983"/>
    <w:rsid w:val="00473BE6"/>
    <w:rsid w:val="00473FDA"/>
    <w:rsid w:val="00474099"/>
    <w:rsid w:val="0047413E"/>
    <w:rsid w:val="004742A8"/>
    <w:rsid w:val="0047451D"/>
    <w:rsid w:val="00474887"/>
    <w:rsid w:val="004748E4"/>
    <w:rsid w:val="00474DC6"/>
    <w:rsid w:val="00475609"/>
    <w:rsid w:val="0047565B"/>
    <w:rsid w:val="004756A7"/>
    <w:rsid w:val="00475959"/>
    <w:rsid w:val="00475977"/>
    <w:rsid w:val="00475D6F"/>
    <w:rsid w:val="00475DA1"/>
    <w:rsid w:val="004760EC"/>
    <w:rsid w:val="00476234"/>
    <w:rsid w:val="004763F2"/>
    <w:rsid w:val="00476E83"/>
    <w:rsid w:val="00477551"/>
    <w:rsid w:val="0047764B"/>
    <w:rsid w:val="0047770C"/>
    <w:rsid w:val="004777C9"/>
    <w:rsid w:val="004778A4"/>
    <w:rsid w:val="004779B0"/>
    <w:rsid w:val="00477A3F"/>
    <w:rsid w:val="00477C86"/>
    <w:rsid w:val="00477D1B"/>
    <w:rsid w:val="00477E21"/>
    <w:rsid w:val="004806D2"/>
    <w:rsid w:val="00480C42"/>
    <w:rsid w:val="00480DF7"/>
    <w:rsid w:val="00481024"/>
    <w:rsid w:val="0048107A"/>
    <w:rsid w:val="00481187"/>
    <w:rsid w:val="004814AD"/>
    <w:rsid w:val="00481513"/>
    <w:rsid w:val="00482237"/>
    <w:rsid w:val="004822B3"/>
    <w:rsid w:val="004823EA"/>
    <w:rsid w:val="0048240B"/>
    <w:rsid w:val="0048299E"/>
    <w:rsid w:val="00482AB0"/>
    <w:rsid w:val="00482EB9"/>
    <w:rsid w:val="004830CC"/>
    <w:rsid w:val="00483405"/>
    <w:rsid w:val="004835BD"/>
    <w:rsid w:val="0048363D"/>
    <w:rsid w:val="004836E4"/>
    <w:rsid w:val="004839F5"/>
    <w:rsid w:val="00483A60"/>
    <w:rsid w:val="0048412C"/>
    <w:rsid w:val="004841B8"/>
    <w:rsid w:val="00484B0A"/>
    <w:rsid w:val="00484BB8"/>
    <w:rsid w:val="00484C04"/>
    <w:rsid w:val="00484C57"/>
    <w:rsid w:val="00484ED1"/>
    <w:rsid w:val="00485168"/>
    <w:rsid w:val="004859FB"/>
    <w:rsid w:val="004865F1"/>
    <w:rsid w:val="00486889"/>
    <w:rsid w:val="0048694A"/>
    <w:rsid w:val="00486BF4"/>
    <w:rsid w:val="004879A7"/>
    <w:rsid w:val="004903CA"/>
    <w:rsid w:val="00490414"/>
    <w:rsid w:val="00490BD6"/>
    <w:rsid w:val="00491DC8"/>
    <w:rsid w:val="00491F03"/>
    <w:rsid w:val="00491F12"/>
    <w:rsid w:val="00492101"/>
    <w:rsid w:val="0049249C"/>
    <w:rsid w:val="004926B6"/>
    <w:rsid w:val="00492823"/>
    <w:rsid w:val="00492C20"/>
    <w:rsid w:val="00492D69"/>
    <w:rsid w:val="004931C6"/>
    <w:rsid w:val="00493286"/>
    <w:rsid w:val="004934AE"/>
    <w:rsid w:val="00493989"/>
    <w:rsid w:val="00493B3C"/>
    <w:rsid w:val="00493C1E"/>
    <w:rsid w:val="00493DE4"/>
    <w:rsid w:val="004941D4"/>
    <w:rsid w:val="00494443"/>
    <w:rsid w:val="00494446"/>
    <w:rsid w:val="00494B15"/>
    <w:rsid w:val="00494DF5"/>
    <w:rsid w:val="00494E32"/>
    <w:rsid w:val="00494E48"/>
    <w:rsid w:val="00494F81"/>
    <w:rsid w:val="00495070"/>
    <w:rsid w:val="004951D4"/>
    <w:rsid w:val="004957C0"/>
    <w:rsid w:val="0049587E"/>
    <w:rsid w:val="0049593D"/>
    <w:rsid w:val="00495C1A"/>
    <w:rsid w:val="004962FC"/>
    <w:rsid w:val="00496A68"/>
    <w:rsid w:val="00496C65"/>
    <w:rsid w:val="00496D5C"/>
    <w:rsid w:val="00497690"/>
    <w:rsid w:val="004979B3"/>
    <w:rsid w:val="00497A71"/>
    <w:rsid w:val="00497B0E"/>
    <w:rsid w:val="004A02E1"/>
    <w:rsid w:val="004A0402"/>
    <w:rsid w:val="004A04A8"/>
    <w:rsid w:val="004A0680"/>
    <w:rsid w:val="004A08F3"/>
    <w:rsid w:val="004A0AF4"/>
    <w:rsid w:val="004A0B54"/>
    <w:rsid w:val="004A0CBC"/>
    <w:rsid w:val="004A0D76"/>
    <w:rsid w:val="004A0EB5"/>
    <w:rsid w:val="004A0EEF"/>
    <w:rsid w:val="004A147B"/>
    <w:rsid w:val="004A1511"/>
    <w:rsid w:val="004A1556"/>
    <w:rsid w:val="004A15A9"/>
    <w:rsid w:val="004A185C"/>
    <w:rsid w:val="004A18C4"/>
    <w:rsid w:val="004A1BB2"/>
    <w:rsid w:val="004A1E9D"/>
    <w:rsid w:val="004A1EA5"/>
    <w:rsid w:val="004A1FF2"/>
    <w:rsid w:val="004A205F"/>
    <w:rsid w:val="004A23A6"/>
    <w:rsid w:val="004A23DB"/>
    <w:rsid w:val="004A2454"/>
    <w:rsid w:val="004A255D"/>
    <w:rsid w:val="004A267A"/>
    <w:rsid w:val="004A27CC"/>
    <w:rsid w:val="004A288B"/>
    <w:rsid w:val="004A2AE2"/>
    <w:rsid w:val="004A2D32"/>
    <w:rsid w:val="004A2EA6"/>
    <w:rsid w:val="004A332C"/>
    <w:rsid w:val="004A37AB"/>
    <w:rsid w:val="004A3987"/>
    <w:rsid w:val="004A3B46"/>
    <w:rsid w:val="004A3BFE"/>
    <w:rsid w:val="004A3D51"/>
    <w:rsid w:val="004A3D81"/>
    <w:rsid w:val="004A4061"/>
    <w:rsid w:val="004A4675"/>
    <w:rsid w:val="004A467E"/>
    <w:rsid w:val="004A46B3"/>
    <w:rsid w:val="004A4841"/>
    <w:rsid w:val="004A49C8"/>
    <w:rsid w:val="004A4E19"/>
    <w:rsid w:val="004A5143"/>
    <w:rsid w:val="004A5152"/>
    <w:rsid w:val="004A5BAA"/>
    <w:rsid w:val="004A616E"/>
    <w:rsid w:val="004A621D"/>
    <w:rsid w:val="004A6357"/>
    <w:rsid w:val="004A638B"/>
    <w:rsid w:val="004A668C"/>
    <w:rsid w:val="004A66E0"/>
    <w:rsid w:val="004A69D3"/>
    <w:rsid w:val="004A6A13"/>
    <w:rsid w:val="004A6DB1"/>
    <w:rsid w:val="004A6E6E"/>
    <w:rsid w:val="004A700F"/>
    <w:rsid w:val="004A717F"/>
    <w:rsid w:val="004A74BF"/>
    <w:rsid w:val="004A7557"/>
    <w:rsid w:val="004A7D32"/>
    <w:rsid w:val="004A7F47"/>
    <w:rsid w:val="004B05DC"/>
    <w:rsid w:val="004B0737"/>
    <w:rsid w:val="004B0777"/>
    <w:rsid w:val="004B0F54"/>
    <w:rsid w:val="004B178C"/>
    <w:rsid w:val="004B1839"/>
    <w:rsid w:val="004B1985"/>
    <w:rsid w:val="004B1A04"/>
    <w:rsid w:val="004B1A52"/>
    <w:rsid w:val="004B1C6B"/>
    <w:rsid w:val="004B1D12"/>
    <w:rsid w:val="004B209B"/>
    <w:rsid w:val="004B26A4"/>
    <w:rsid w:val="004B2A5F"/>
    <w:rsid w:val="004B2AE8"/>
    <w:rsid w:val="004B3410"/>
    <w:rsid w:val="004B35E5"/>
    <w:rsid w:val="004B39A8"/>
    <w:rsid w:val="004B39EB"/>
    <w:rsid w:val="004B3BD8"/>
    <w:rsid w:val="004B3D57"/>
    <w:rsid w:val="004B4140"/>
    <w:rsid w:val="004B4673"/>
    <w:rsid w:val="004B4B20"/>
    <w:rsid w:val="004B4BC4"/>
    <w:rsid w:val="004B4C78"/>
    <w:rsid w:val="004B4CA9"/>
    <w:rsid w:val="004B4EFD"/>
    <w:rsid w:val="004B5298"/>
    <w:rsid w:val="004B53AC"/>
    <w:rsid w:val="004B5512"/>
    <w:rsid w:val="004B58BD"/>
    <w:rsid w:val="004B59DE"/>
    <w:rsid w:val="004B5B74"/>
    <w:rsid w:val="004B5C4E"/>
    <w:rsid w:val="004B5E6A"/>
    <w:rsid w:val="004B5F26"/>
    <w:rsid w:val="004B6550"/>
    <w:rsid w:val="004B6666"/>
    <w:rsid w:val="004B69A7"/>
    <w:rsid w:val="004B6B51"/>
    <w:rsid w:val="004B6B95"/>
    <w:rsid w:val="004B6BA1"/>
    <w:rsid w:val="004B6D76"/>
    <w:rsid w:val="004B6D8D"/>
    <w:rsid w:val="004B6F78"/>
    <w:rsid w:val="004B708E"/>
    <w:rsid w:val="004B7510"/>
    <w:rsid w:val="004B7A46"/>
    <w:rsid w:val="004B7CF3"/>
    <w:rsid w:val="004B7EAC"/>
    <w:rsid w:val="004C03B1"/>
    <w:rsid w:val="004C0AC9"/>
    <w:rsid w:val="004C0AE9"/>
    <w:rsid w:val="004C0B7D"/>
    <w:rsid w:val="004C128F"/>
    <w:rsid w:val="004C131D"/>
    <w:rsid w:val="004C13EC"/>
    <w:rsid w:val="004C1BB3"/>
    <w:rsid w:val="004C1BEB"/>
    <w:rsid w:val="004C1F58"/>
    <w:rsid w:val="004C2008"/>
    <w:rsid w:val="004C2168"/>
    <w:rsid w:val="004C2735"/>
    <w:rsid w:val="004C27C8"/>
    <w:rsid w:val="004C33DE"/>
    <w:rsid w:val="004C35D7"/>
    <w:rsid w:val="004C3634"/>
    <w:rsid w:val="004C3979"/>
    <w:rsid w:val="004C3CE8"/>
    <w:rsid w:val="004C3E4C"/>
    <w:rsid w:val="004C4232"/>
    <w:rsid w:val="004C4908"/>
    <w:rsid w:val="004C4B03"/>
    <w:rsid w:val="004C4B63"/>
    <w:rsid w:val="004C4ED7"/>
    <w:rsid w:val="004C4F34"/>
    <w:rsid w:val="004C521E"/>
    <w:rsid w:val="004C5911"/>
    <w:rsid w:val="004C595D"/>
    <w:rsid w:val="004C5D6E"/>
    <w:rsid w:val="004C5D80"/>
    <w:rsid w:val="004C5DE8"/>
    <w:rsid w:val="004C5E48"/>
    <w:rsid w:val="004C5E86"/>
    <w:rsid w:val="004C5FAE"/>
    <w:rsid w:val="004C6290"/>
    <w:rsid w:val="004C62A6"/>
    <w:rsid w:val="004C68AB"/>
    <w:rsid w:val="004C6BB9"/>
    <w:rsid w:val="004C6C50"/>
    <w:rsid w:val="004C6F4D"/>
    <w:rsid w:val="004C72E7"/>
    <w:rsid w:val="004C72F2"/>
    <w:rsid w:val="004C7430"/>
    <w:rsid w:val="004C74E1"/>
    <w:rsid w:val="004C74F8"/>
    <w:rsid w:val="004C75C7"/>
    <w:rsid w:val="004C7913"/>
    <w:rsid w:val="004C7994"/>
    <w:rsid w:val="004C7ACF"/>
    <w:rsid w:val="004C7AFA"/>
    <w:rsid w:val="004C7CCA"/>
    <w:rsid w:val="004C7E3C"/>
    <w:rsid w:val="004D000B"/>
    <w:rsid w:val="004D00EE"/>
    <w:rsid w:val="004D012B"/>
    <w:rsid w:val="004D03B5"/>
    <w:rsid w:val="004D0C76"/>
    <w:rsid w:val="004D0E28"/>
    <w:rsid w:val="004D0E55"/>
    <w:rsid w:val="004D0FAD"/>
    <w:rsid w:val="004D1210"/>
    <w:rsid w:val="004D1285"/>
    <w:rsid w:val="004D1331"/>
    <w:rsid w:val="004D14D0"/>
    <w:rsid w:val="004D17A7"/>
    <w:rsid w:val="004D1D80"/>
    <w:rsid w:val="004D240D"/>
    <w:rsid w:val="004D2464"/>
    <w:rsid w:val="004D2B94"/>
    <w:rsid w:val="004D2C48"/>
    <w:rsid w:val="004D2C89"/>
    <w:rsid w:val="004D2E4C"/>
    <w:rsid w:val="004D3016"/>
    <w:rsid w:val="004D317A"/>
    <w:rsid w:val="004D3308"/>
    <w:rsid w:val="004D3477"/>
    <w:rsid w:val="004D3666"/>
    <w:rsid w:val="004D3717"/>
    <w:rsid w:val="004D410B"/>
    <w:rsid w:val="004D42CC"/>
    <w:rsid w:val="004D438D"/>
    <w:rsid w:val="004D43A3"/>
    <w:rsid w:val="004D450D"/>
    <w:rsid w:val="004D4759"/>
    <w:rsid w:val="004D4EEC"/>
    <w:rsid w:val="004D537D"/>
    <w:rsid w:val="004D54DF"/>
    <w:rsid w:val="004D5769"/>
    <w:rsid w:val="004D59C3"/>
    <w:rsid w:val="004D5A39"/>
    <w:rsid w:val="004D6249"/>
    <w:rsid w:val="004D62A5"/>
    <w:rsid w:val="004D62EE"/>
    <w:rsid w:val="004D6322"/>
    <w:rsid w:val="004D63B8"/>
    <w:rsid w:val="004D645F"/>
    <w:rsid w:val="004D694B"/>
    <w:rsid w:val="004D6AFF"/>
    <w:rsid w:val="004D7310"/>
    <w:rsid w:val="004D73C5"/>
    <w:rsid w:val="004D75C8"/>
    <w:rsid w:val="004D76C0"/>
    <w:rsid w:val="004D78CE"/>
    <w:rsid w:val="004D78FC"/>
    <w:rsid w:val="004D794F"/>
    <w:rsid w:val="004D7D76"/>
    <w:rsid w:val="004E0035"/>
    <w:rsid w:val="004E07CC"/>
    <w:rsid w:val="004E0A6E"/>
    <w:rsid w:val="004E0FA0"/>
    <w:rsid w:val="004E10FB"/>
    <w:rsid w:val="004E1BF2"/>
    <w:rsid w:val="004E1DCC"/>
    <w:rsid w:val="004E2144"/>
    <w:rsid w:val="004E21F7"/>
    <w:rsid w:val="004E23D8"/>
    <w:rsid w:val="004E2699"/>
    <w:rsid w:val="004E26C1"/>
    <w:rsid w:val="004E2D01"/>
    <w:rsid w:val="004E2D64"/>
    <w:rsid w:val="004E2D77"/>
    <w:rsid w:val="004E2F1A"/>
    <w:rsid w:val="004E2F54"/>
    <w:rsid w:val="004E32AD"/>
    <w:rsid w:val="004E35C6"/>
    <w:rsid w:val="004E38C6"/>
    <w:rsid w:val="004E3A06"/>
    <w:rsid w:val="004E3B26"/>
    <w:rsid w:val="004E400B"/>
    <w:rsid w:val="004E485B"/>
    <w:rsid w:val="004E4871"/>
    <w:rsid w:val="004E4D07"/>
    <w:rsid w:val="004E50B0"/>
    <w:rsid w:val="004E52FA"/>
    <w:rsid w:val="004E59A6"/>
    <w:rsid w:val="004E5CE0"/>
    <w:rsid w:val="004E5CF3"/>
    <w:rsid w:val="004E5DF1"/>
    <w:rsid w:val="004E65B6"/>
    <w:rsid w:val="004E68ED"/>
    <w:rsid w:val="004E6A84"/>
    <w:rsid w:val="004E72C2"/>
    <w:rsid w:val="004E744F"/>
    <w:rsid w:val="004E7734"/>
    <w:rsid w:val="004E7811"/>
    <w:rsid w:val="004E796B"/>
    <w:rsid w:val="004E7D43"/>
    <w:rsid w:val="004E7E88"/>
    <w:rsid w:val="004E7F50"/>
    <w:rsid w:val="004F00D9"/>
    <w:rsid w:val="004F0925"/>
    <w:rsid w:val="004F0B97"/>
    <w:rsid w:val="004F0C9A"/>
    <w:rsid w:val="004F0D45"/>
    <w:rsid w:val="004F0ECB"/>
    <w:rsid w:val="004F1723"/>
    <w:rsid w:val="004F1B16"/>
    <w:rsid w:val="004F1BB2"/>
    <w:rsid w:val="004F1D50"/>
    <w:rsid w:val="004F20E5"/>
    <w:rsid w:val="004F222A"/>
    <w:rsid w:val="004F29B2"/>
    <w:rsid w:val="004F2A3A"/>
    <w:rsid w:val="004F2B5C"/>
    <w:rsid w:val="004F2B9D"/>
    <w:rsid w:val="004F2E13"/>
    <w:rsid w:val="004F2F7A"/>
    <w:rsid w:val="004F2FBF"/>
    <w:rsid w:val="004F33EE"/>
    <w:rsid w:val="004F36D9"/>
    <w:rsid w:val="004F3717"/>
    <w:rsid w:val="004F3AFF"/>
    <w:rsid w:val="004F3C68"/>
    <w:rsid w:val="004F3D87"/>
    <w:rsid w:val="004F3D9C"/>
    <w:rsid w:val="004F4050"/>
    <w:rsid w:val="004F40BB"/>
    <w:rsid w:val="004F452C"/>
    <w:rsid w:val="004F496C"/>
    <w:rsid w:val="004F49BE"/>
    <w:rsid w:val="004F49D7"/>
    <w:rsid w:val="004F4AEC"/>
    <w:rsid w:val="004F4B50"/>
    <w:rsid w:val="004F4CBB"/>
    <w:rsid w:val="004F4D42"/>
    <w:rsid w:val="004F4EF8"/>
    <w:rsid w:val="004F5213"/>
    <w:rsid w:val="004F5307"/>
    <w:rsid w:val="004F54AB"/>
    <w:rsid w:val="004F5574"/>
    <w:rsid w:val="004F594B"/>
    <w:rsid w:val="004F5A85"/>
    <w:rsid w:val="004F5C1E"/>
    <w:rsid w:val="004F5CC5"/>
    <w:rsid w:val="004F62B4"/>
    <w:rsid w:val="004F6E20"/>
    <w:rsid w:val="004F70FA"/>
    <w:rsid w:val="004F71BE"/>
    <w:rsid w:val="004F73E1"/>
    <w:rsid w:val="004F7699"/>
    <w:rsid w:val="004F78EB"/>
    <w:rsid w:val="004F79EC"/>
    <w:rsid w:val="004F79F9"/>
    <w:rsid w:val="00500120"/>
    <w:rsid w:val="00500679"/>
    <w:rsid w:val="0050081B"/>
    <w:rsid w:val="00500D25"/>
    <w:rsid w:val="00500D53"/>
    <w:rsid w:val="00500EFB"/>
    <w:rsid w:val="00501116"/>
    <w:rsid w:val="00501533"/>
    <w:rsid w:val="0050173B"/>
    <w:rsid w:val="005019BF"/>
    <w:rsid w:val="00501B09"/>
    <w:rsid w:val="00501C4C"/>
    <w:rsid w:val="00501E41"/>
    <w:rsid w:val="00501F86"/>
    <w:rsid w:val="00502256"/>
    <w:rsid w:val="005022A3"/>
    <w:rsid w:val="00502339"/>
    <w:rsid w:val="0050282D"/>
    <w:rsid w:val="00502A9E"/>
    <w:rsid w:val="00502E67"/>
    <w:rsid w:val="00502F98"/>
    <w:rsid w:val="0050310D"/>
    <w:rsid w:val="00503274"/>
    <w:rsid w:val="00503784"/>
    <w:rsid w:val="00503929"/>
    <w:rsid w:val="00503BA1"/>
    <w:rsid w:val="00503BBD"/>
    <w:rsid w:val="00503C78"/>
    <w:rsid w:val="00503E88"/>
    <w:rsid w:val="0050410A"/>
    <w:rsid w:val="005042B9"/>
    <w:rsid w:val="00504470"/>
    <w:rsid w:val="005045D9"/>
    <w:rsid w:val="0050497F"/>
    <w:rsid w:val="00504EE2"/>
    <w:rsid w:val="00505276"/>
    <w:rsid w:val="00505315"/>
    <w:rsid w:val="00505551"/>
    <w:rsid w:val="0050592A"/>
    <w:rsid w:val="00506FC2"/>
    <w:rsid w:val="00506FFE"/>
    <w:rsid w:val="005072C7"/>
    <w:rsid w:val="005076E4"/>
    <w:rsid w:val="0050786C"/>
    <w:rsid w:val="00507B4F"/>
    <w:rsid w:val="00507BED"/>
    <w:rsid w:val="00507F86"/>
    <w:rsid w:val="0051006C"/>
    <w:rsid w:val="005106E3"/>
    <w:rsid w:val="00510745"/>
    <w:rsid w:val="0051085D"/>
    <w:rsid w:val="00510A6D"/>
    <w:rsid w:val="00510DC8"/>
    <w:rsid w:val="00510E2D"/>
    <w:rsid w:val="00510F17"/>
    <w:rsid w:val="00510F8A"/>
    <w:rsid w:val="00511460"/>
    <w:rsid w:val="00511925"/>
    <w:rsid w:val="0051209D"/>
    <w:rsid w:val="0051210C"/>
    <w:rsid w:val="005123B7"/>
    <w:rsid w:val="00512547"/>
    <w:rsid w:val="005125AE"/>
    <w:rsid w:val="0051288E"/>
    <w:rsid w:val="00512B25"/>
    <w:rsid w:val="00512B4A"/>
    <w:rsid w:val="00512E56"/>
    <w:rsid w:val="00513591"/>
    <w:rsid w:val="00513D25"/>
    <w:rsid w:val="00514084"/>
    <w:rsid w:val="005147AA"/>
    <w:rsid w:val="00514C73"/>
    <w:rsid w:val="00514F8B"/>
    <w:rsid w:val="00515394"/>
    <w:rsid w:val="00515818"/>
    <w:rsid w:val="00515AFC"/>
    <w:rsid w:val="00515B64"/>
    <w:rsid w:val="00515B85"/>
    <w:rsid w:val="00515C25"/>
    <w:rsid w:val="00515C37"/>
    <w:rsid w:val="005161C5"/>
    <w:rsid w:val="005164CE"/>
    <w:rsid w:val="00516640"/>
    <w:rsid w:val="005166A0"/>
    <w:rsid w:val="005167FF"/>
    <w:rsid w:val="00516825"/>
    <w:rsid w:val="00516905"/>
    <w:rsid w:val="00516BAA"/>
    <w:rsid w:val="0051714C"/>
    <w:rsid w:val="00517455"/>
    <w:rsid w:val="00520736"/>
    <w:rsid w:val="00520784"/>
    <w:rsid w:val="0052086E"/>
    <w:rsid w:val="00520AB1"/>
    <w:rsid w:val="00520CA4"/>
    <w:rsid w:val="00520E53"/>
    <w:rsid w:val="00520F2C"/>
    <w:rsid w:val="00520FA4"/>
    <w:rsid w:val="00521072"/>
    <w:rsid w:val="0052117B"/>
    <w:rsid w:val="005214D1"/>
    <w:rsid w:val="005215BF"/>
    <w:rsid w:val="005215C7"/>
    <w:rsid w:val="0052167D"/>
    <w:rsid w:val="00521908"/>
    <w:rsid w:val="00521A3C"/>
    <w:rsid w:val="00521C3B"/>
    <w:rsid w:val="00522615"/>
    <w:rsid w:val="0052277C"/>
    <w:rsid w:val="005233C4"/>
    <w:rsid w:val="00523598"/>
    <w:rsid w:val="00523852"/>
    <w:rsid w:val="00523A73"/>
    <w:rsid w:val="00523B40"/>
    <w:rsid w:val="00523BAB"/>
    <w:rsid w:val="00523F9D"/>
    <w:rsid w:val="00524113"/>
    <w:rsid w:val="005243B9"/>
    <w:rsid w:val="00524456"/>
    <w:rsid w:val="005246FD"/>
    <w:rsid w:val="0052484B"/>
    <w:rsid w:val="00524BFB"/>
    <w:rsid w:val="00524D1F"/>
    <w:rsid w:val="00524F33"/>
    <w:rsid w:val="00525052"/>
    <w:rsid w:val="005250F0"/>
    <w:rsid w:val="005257AE"/>
    <w:rsid w:val="005258C0"/>
    <w:rsid w:val="00525CFC"/>
    <w:rsid w:val="0052623A"/>
    <w:rsid w:val="00526255"/>
    <w:rsid w:val="00526648"/>
    <w:rsid w:val="0052678D"/>
    <w:rsid w:val="005267B8"/>
    <w:rsid w:val="00526889"/>
    <w:rsid w:val="00526926"/>
    <w:rsid w:val="00526C87"/>
    <w:rsid w:val="00526EB9"/>
    <w:rsid w:val="00527593"/>
    <w:rsid w:val="00527737"/>
    <w:rsid w:val="00527C06"/>
    <w:rsid w:val="00527F5A"/>
    <w:rsid w:val="0053002F"/>
    <w:rsid w:val="00530154"/>
    <w:rsid w:val="0053086E"/>
    <w:rsid w:val="005309A0"/>
    <w:rsid w:val="00530CA7"/>
    <w:rsid w:val="00530DED"/>
    <w:rsid w:val="00530E62"/>
    <w:rsid w:val="00531190"/>
    <w:rsid w:val="00531791"/>
    <w:rsid w:val="00531DB3"/>
    <w:rsid w:val="0053201D"/>
    <w:rsid w:val="005321D5"/>
    <w:rsid w:val="005323AA"/>
    <w:rsid w:val="005323D1"/>
    <w:rsid w:val="005325DB"/>
    <w:rsid w:val="0053295C"/>
    <w:rsid w:val="00532987"/>
    <w:rsid w:val="00532D52"/>
    <w:rsid w:val="00532D9D"/>
    <w:rsid w:val="00532E68"/>
    <w:rsid w:val="005332DE"/>
    <w:rsid w:val="00533927"/>
    <w:rsid w:val="00533E70"/>
    <w:rsid w:val="00534074"/>
    <w:rsid w:val="00534169"/>
    <w:rsid w:val="00534206"/>
    <w:rsid w:val="005342A4"/>
    <w:rsid w:val="005342E3"/>
    <w:rsid w:val="005348A4"/>
    <w:rsid w:val="00534991"/>
    <w:rsid w:val="00534B79"/>
    <w:rsid w:val="00534E17"/>
    <w:rsid w:val="00534E22"/>
    <w:rsid w:val="005356A3"/>
    <w:rsid w:val="0053593B"/>
    <w:rsid w:val="00535A57"/>
    <w:rsid w:val="00535F42"/>
    <w:rsid w:val="00536218"/>
    <w:rsid w:val="0053638F"/>
    <w:rsid w:val="005363B9"/>
    <w:rsid w:val="00536508"/>
    <w:rsid w:val="00536669"/>
    <w:rsid w:val="00536DB0"/>
    <w:rsid w:val="00536FEA"/>
    <w:rsid w:val="00537188"/>
    <w:rsid w:val="0053726C"/>
    <w:rsid w:val="00537843"/>
    <w:rsid w:val="00537EA6"/>
    <w:rsid w:val="00540402"/>
    <w:rsid w:val="00540906"/>
    <w:rsid w:val="00540CFB"/>
    <w:rsid w:val="00540F5D"/>
    <w:rsid w:val="00541781"/>
    <w:rsid w:val="00541908"/>
    <w:rsid w:val="00541B90"/>
    <w:rsid w:val="00541EC6"/>
    <w:rsid w:val="00542320"/>
    <w:rsid w:val="0054236D"/>
    <w:rsid w:val="00542B39"/>
    <w:rsid w:val="00542BB6"/>
    <w:rsid w:val="00542D79"/>
    <w:rsid w:val="00542F22"/>
    <w:rsid w:val="0054341D"/>
    <w:rsid w:val="005437C8"/>
    <w:rsid w:val="005438AD"/>
    <w:rsid w:val="00543F76"/>
    <w:rsid w:val="00544018"/>
    <w:rsid w:val="0054403C"/>
    <w:rsid w:val="0054414C"/>
    <w:rsid w:val="0054477A"/>
    <w:rsid w:val="005448DE"/>
    <w:rsid w:val="00544CFC"/>
    <w:rsid w:val="00545BEE"/>
    <w:rsid w:val="00546209"/>
    <w:rsid w:val="0054659B"/>
    <w:rsid w:val="005467D2"/>
    <w:rsid w:val="00546CB8"/>
    <w:rsid w:val="0054731D"/>
    <w:rsid w:val="005475F8"/>
    <w:rsid w:val="00547942"/>
    <w:rsid w:val="005479A3"/>
    <w:rsid w:val="00547A74"/>
    <w:rsid w:val="00547D87"/>
    <w:rsid w:val="00547F8B"/>
    <w:rsid w:val="00550062"/>
    <w:rsid w:val="0055022C"/>
    <w:rsid w:val="00550D11"/>
    <w:rsid w:val="005510C7"/>
    <w:rsid w:val="005511DB"/>
    <w:rsid w:val="00551229"/>
    <w:rsid w:val="00551317"/>
    <w:rsid w:val="00551543"/>
    <w:rsid w:val="005515CA"/>
    <w:rsid w:val="00551A0C"/>
    <w:rsid w:val="00551F52"/>
    <w:rsid w:val="00552836"/>
    <w:rsid w:val="0055299A"/>
    <w:rsid w:val="00552B4D"/>
    <w:rsid w:val="00552C2F"/>
    <w:rsid w:val="00552EB0"/>
    <w:rsid w:val="00552FA3"/>
    <w:rsid w:val="00552FC3"/>
    <w:rsid w:val="00553190"/>
    <w:rsid w:val="0055358B"/>
    <w:rsid w:val="00553959"/>
    <w:rsid w:val="00553DA1"/>
    <w:rsid w:val="005540B7"/>
    <w:rsid w:val="0055430B"/>
    <w:rsid w:val="00554712"/>
    <w:rsid w:val="00554CE4"/>
    <w:rsid w:val="00554F74"/>
    <w:rsid w:val="00555010"/>
    <w:rsid w:val="005550B2"/>
    <w:rsid w:val="0055525D"/>
    <w:rsid w:val="00555332"/>
    <w:rsid w:val="00555492"/>
    <w:rsid w:val="00555607"/>
    <w:rsid w:val="00555F17"/>
    <w:rsid w:val="005561F7"/>
    <w:rsid w:val="00556508"/>
    <w:rsid w:val="00556A83"/>
    <w:rsid w:val="00556C32"/>
    <w:rsid w:val="00556CD7"/>
    <w:rsid w:val="00556E8C"/>
    <w:rsid w:val="0055735B"/>
    <w:rsid w:val="0055744B"/>
    <w:rsid w:val="005575B1"/>
    <w:rsid w:val="00557658"/>
    <w:rsid w:val="0055773C"/>
    <w:rsid w:val="00557B2F"/>
    <w:rsid w:val="00557F4C"/>
    <w:rsid w:val="0056015C"/>
    <w:rsid w:val="005604E3"/>
    <w:rsid w:val="005604F6"/>
    <w:rsid w:val="00560608"/>
    <w:rsid w:val="00560610"/>
    <w:rsid w:val="0056138C"/>
    <w:rsid w:val="005617FC"/>
    <w:rsid w:val="00561B2D"/>
    <w:rsid w:val="00561C9E"/>
    <w:rsid w:val="00561FB8"/>
    <w:rsid w:val="00561FF6"/>
    <w:rsid w:val="00562004"/>
    <w:rsid w:val="00562036"/>
    <w:rsid w:val="00562603"/>
    <w:rsid w:val="00562643"/>
    <w:rsid w:val="00562A36"/>
    <w:rsid w:val="00562DED"/>
    <w:rsid w:val="00563064"/>
    <w:rsid w:val="00563572"/>
    <w:rsid w:val="00563618"/>
    <w:rsid w:val="005638DA"/>
    <w:rsid w:val="005638FA"/>
    <w:rsid w:val="00563A0E"/>
    <w:rsid w:val="00563AAB"/>
    <w:rsid w:val="00563D4D"/>
    <w:rsid w:val="005641BD"/>
    <w:rsid w:val="005641F8"/>
    <w:rsid w:val="00564659"/>
    <w:rsid w:val="005646F6"/>
    <w:rsid w:val="005651BE"/>
    <w:rsid w:val="00565AC3"/>
    <w:rsid w:val="0056646D"/>
    <w:rsid w:val="005664D4"/>
    <w:rsid w:val="00566710"/>
    <w:rsid w:val="005669CF"/>
    <w:rsid w:val="00566BC6"/>
    <w:rsid w:val="005670B7"/>
    <w:rsid w:val="005671D5"/>
    <w:rsid w:val="0056745B"/>
    <w:rsid w:val="00567774"/>
    <w:rsid w:val="0056797C"/>
    <w:rsid w:val="00567CDE"/>
    <w:rsid w:val="005701A1"/>
    <w:rsid w:val="005703B3"/>
    <w:rsid w:val="005703D7"/>
    <w:rsid w:val="00570D4B"/>
    <w:rsid w:val="00570E34"/>
    <w:rsid w:val="00571065"/>
    <w:rsid w:val="005717EC"/>
    <w:rsid w:val="00571894"/>
    <w:rsid w:val="0057238E"/>
    <w:rsid w:val="005724AA"/>
    <w:rsid w:val="005726BB"/>
    <w:rsid w:val="005729E9"/>
    <w:rsid w:val="00572A03"/>
    <w:rsid w:val="00572AA2"/>
    <w:rsid w:val="00572CCA"/>
    <w:rsid w:val="00572FC7"/>
    <w:rsid w:val="005730E1"/>
    <w:rsid w:val="0057328D"/>
    <w:rsid w:val="00573316"/>
    <w:rsid w:val="005733C1"/>
    <w:rsid w:val="005733DD"/>
    <w:rsid w:val="00573487"/>
    <w:rsid w:val="005739CA"/>
    <w:rsid w:val="00573BA2"/>
    <w:rsid w:val="00573BB7"/>
    <w:rsid w:val="00573D4F"/>
    <w:rsid w:val="00573D78"/>
    <w:rsid w:val="0057410B"/>
    <w:rsid w:val="00574117"/>
    <w:rsid w:val="00574274"/>
    <w:rsid w:val="005743FB"/>
    <w:rsid w:val="00574711"/>
    <w:rsid w:val="0057495B"/>
    <w:rsid w:val="00574A1B"/>
    <w:rsid w:val="00574B3B"/>
    <w:rsid w:val="00574C4D"/>
    <w:rsid w:val="00574CAE"/>
    <w:rsid w:val="00574DC8"/>
    <w:rsid w:val="0057500E"/>
    <w:rsid w:val="005751FB"/>
    <w:rsid w:val="0057542E"/>
    <w:rsid w:val="005755A5"/>
    <w:rsid w:val="005755AF"/>
    <w:rsid w:val="00575824"/>
    <w:rsid w:val="00575ACE"/>
    <w:rsid w:val="00575B03"/>
    <w:rsid w:val="00575FFB"/>
    <w:rsid w:val="0057610A"/>
    <w:rsid w:val="005763FE"/>
    <w:rsid w:val="00576419"/>
    <w:rsid w:val="00576570"/>
    <w:rsid w:val="005765A3"/>
    <w:rsid w:val="00576B61"/>
    <w:rsid w:val="00576CBC"/>
    <w:rsid w:val="00576EA1"/>
    <w:rsid w:val="00576FE2"/>
    <w:rsid w:val="005771BB"/>
    <w:rsid w:val="005772D4"/>
    <w:rsid w:val="005776A1"/>
    <w:rsid w:val="00577B25"/>
    <w:rsid w:val="00577BFF"/>
    <w:rsid w:val="00577D3B"/>
    <w:rsid w:val="00580457"/>
    <w:rsid w:val="00580504"/>
    <w:rsid w:val="00580C07"/>
    <w:rsid w:val="00580D52"/>
    <w:rsid w:val="00580D73"/>
    <w:rsid w:val="00580D9D"/>
    <w:rsid w:val="00580FD8"/>
    <w:rsid w:val="00581014"/>
    <w:rsid w:val="00581069"/>
    <w:rsid w:val="005814CF"/>
    <w:rsid w:val="005814F2"/>
    <w:rsid w:val="0058172E"/>
    <w:rsid w:val="005818A7"/>
    <w:rsid w:val="00581A21"/>
    <w:rsid w:val="00581CA9"/>
    <w:rsid w:val="00582099"/>
    <w:rsid w:val="005822E8"/>
    <w:rsid w:val="005824C6"/>
    <w:rsid w:val="0058263F"/>
    <w:rsid w:val="00582718"/>
    <w:rsid w:val="005827B8"/>
    <w:rsid w:val="00582B27"/>
    <w:rsid w:val="005830AD"/>
    <w:rsid w:val="005832FF"/>
    <w:rsid w:val="005834F1"/>
    <w:rsid w:val="00583954"/>
    <w:rsid w:val="00583C09"/>
    <w:rsid w:val="00583C48"/>
    <w:rsid w:val="00583FD3"/>
    <w:rsid w:val="00584133"/>
    <w:rsid w:val="005842DC"/>
    <w:rsid w:val="005843B5"/>
    <w:rsid w:val="005844DF"/>
    <w:rsid w:val="0058454E"/>
    <w:rsid w:val="005846B0"/>
    <w:rsid w:val="00584B66"/>
    <w:rsid w:val="00584B92"/>
    <w:rsid w:val="00584C18"/>
    <w:rsid w:val="00584D80"/>
    <w:rsid w:val="00584ED0"/>
    <w:rsid w:val="00584F0C"/>
    <w:rsid w:val="005852F6"/>
    <w:rsid w:val="0058538E"/>
    <w:rsid w:val="005853BB"/>
    <w:rsid w:val="00585A41"/>
    <w:rsid w:val="00585F24"/>
    <w:rsid w:val="0058690B"/>
    <w:rsid w:val="00586A0A"/>
    <w:rsid w:val="00586D1A"/>
    <w:rsid w:val="00586D37"/>
    <w:rsid w:val="00586E59"/>
    <w:rsid w:val="005871C1"/>
    <w:rsid w:val="0058733B"/>
    <w:rsid w:val="00587497"/>
    <w:rsid w:val="0058749B"/>
    <w:rsid w:val="005877D7"/>
    <w:rsid w:val="005879D1"/>
    <w:rsid w:val="00587DBC"/>
    <w:rsid w:val="00587E6E"/>
    <w:rsid w:val="00590346"/>
    <w:rsid w:val="005905F1"/>
    <w:rsid w:val="0059068A"/>
    <w:rsid w:val="00590755"/>
    <w:rsid w:val="0059087F"/>
    <w:rsid w:val="00590A02"/>
    <w:rsid w:val="00590A3D"/>
    <w:rsid w:val="00590B54"/>
    <w:rsid w:val="00590C7A"/>
    <w:rsid w:val="00590CB2"/>
    <w:rsid w:val="00590D3A"/>
    <w:rsid w:val="00591013"/>
    <w:rsid w:val="00591615"/>
    <w:rsid w:val="0059184E"/>
    <w:rsid w:val="005918EC"/>
    <w:rsid w:val="005919F3"/>
    <w:rsid w:val="00591C30"/>
    <w:rsid w:val="00591F0C"/>
    <w:rsid w:val="0059225D"/>
    <w:rsid w:val="00592897"/>
    <w:rsid w:val="00592A50"/>
    <w:rsid w:val="00592B45"/>
    <w:rsid w:val="00592C85"/>
    <w:rsid w:val="00592CA2"/>
    <w:rsid w:val="00592DC2"/>
    <w:rsid w:val="00592E1B"/>
    <w:rsid w:val="00592E52"/>
    <w:rsid w:val="0059303B"/>
    <w:rsid w:val="00593260"/>
    <w:rsid w:val="005933C6"/>
    <w:rsid w:val="00593ACC"/>
    <w:rsid w:val="00593D2D"/>
    <w:rsid w:val="0059407A"/>
    <w:rsid w:val="00594422"/>
    <w:rsid w:val="0059477F"/>
    <w:rsid w:val="0059490B"/>
    <w:rsid w:val="005949D6"/>
    <w:rsid w:val="00594B91"/>
    <w:rsid w:val="00594BEA"/>
    <w:rsid w:val="00594C01"/>
    <w:rsid w:val="0059502C"/>
    <w:rsid w:val="00595193"/>
    <w:rsid w:val="005952DA"/>
    <w:rsid w:val="00595356"/>
    <w:rsid w:val="0059596F"/>
    <w:rsid w:val="00595BC7"/>
    <w:rsid w:val="00595E4F"/>
    <w:rsid w:val="005966C9"/>
    <w:rsid w:val="005966D5"/>
    <w:rsid w:val="005969A4"/>
    <w:rsid w:val="00596DC0"/>
    <w:rsid w:val="005973ED"/>
    <w:rsid w:val="005976DF"/>
    <w:rsid w:val="005977B7"/>
    <w:rsid w:val="00597AA1"/>
    <w:rsid w:val="00597AF9"/>
    <w:rsid w:val="00597FA0"/>
    <w:rsid w:val="005A02D1"/>
    <w:rsid w:val="005A05D6"/>
    <w:rsid w:val="005A061B"/>
    <w:rsid w:val="005A0E3C"/>
    <w:rsid w:val="005A0F20"/>
    <w:rsid w:val="005A12D9"/>
    <w:rsid w:val="005A12FC"/>
    <w:rsid w:val="005A130F"/>
    <w:rsid w:val="005A1690"/>
    <w:rsid w:val="005A1A6F"/>
    <w:rsid w:val="005A1AB5"/>
    <w:rsid w:val="005A1D77"/>
    <w:rsid w:val="005A2127"/>
    <w:rsid w:val="005A24B1"/>
    <w:rsid w:val="005A27F4"/>
    <w:rsid w:val="005A281A"/>
    <w:rsid w:val="005A31D6"/>
    <w:rsid w:val="005A3894"/>
    <w:rsid w:val="005A4069"/>
    <w:rsid w:val="005A437C"/>
    <w:rsid w:val="005A46BB"/>
    <w:rsid w:val="005A48C1"/>
    <w:rsid w:val="005A50BB"/>
    <w:rsid w:val="005A518B"/>
    <w:rsid w:val="005A5248"/>
    <w:rsid w:val="005A55ED"/>
    <w:rsid w:val="005A5880"/>
    <w:rsid w:val="005A58A0"/>
    <w:rsid w:val="005A5A64"/>
    <w:rsid w:val="005A608A"/>
    <w:rsid w:val="005A61C6"/>
    <w:rsid w:val="005A6388"/>
    <w:rsid w:val="005A63AB"/>
    <w:rsid w:val="005A6442"/>
    <w:rsid w:val="005A6621"/>
    <w:rsid w:val="005A6655"/>
    <w:rsid w:val="005A6ADE"/>
    <w:rsid w:val="005A6B09"/>
    <w:rsid w:val="005A6E1E"/>
    <w:rsid w:val="005A6F94"/>
    <w:rsid w:val="005A71B6"/>
    <w:rsid w:val="005A71C8"/>
    <w:rsid w:val="005A7B69"/>
    <w:rsid w:val="005A7BFC"/>
    <w:rsid w:val="005A7C84"/>
    <w:rsid w:val="005A7F35"/>
    <w:rsid w:val="005A7FDB"/>
    <w:rsid w:val="005B0203"/>
    <w:rsid w:val="005B03F1"/>
    <w:rsid w:val="005B0740"/>
    <w:rsid w:val="005B0BAB"/>
    <w:rsid w:val="005B0BB0"/>
    <w:rsid w:val="005B12EA"/>
    <w:rsid w:val="005B13CB"/>
    <w:rsid w:val="005B1655"/>
    <w:rsid w:val="005B1DF6"/>
    <w:rsid w:val="005B219D"/>
    <w:rsid w:val="005B2891"/>
    <w:rsid w:val="005B2A72"/>
    <w:rsid w:val="005B2C04"/>
    <w:rsid w:val="005B2EBF"/>
    <w:rsid w:val="005B309A"/>
    <w:rsid w:val="005B316E"/>
    <w:rsid w:val="005B3192"/>
    <w:rsid w:val="005B34B6"/>
    <w:rsid w:val="005B370D"/>
    <w:rsid w:val="005B3B4B"/>
    <w:rsid w:val="005B3DEE"/>
    <w:rsid w:val="005B4084"/>
    <w:rsid w:val="005B4237"/>
    <w:rsid w:val="005B4438"/>
    <w:rsid w:val="005B4450"/>
    <w:rsid w:val="005B44BB"/>
    <w:rsid w:val="005B4609"/>
    <w:rsid w:val="005B4852"/>
    <w:rsid w:val="005B4A4D"/>
    <w:rsid w:val="005B4A8D"/>
    <w:rsid w:val="005B4C49"/>
    <w:rsid w:val="005B4D53"/>
    <w:rsid w:val="005B4D72"/>
    <w:rsid w:val="005B4DF4"/>
    <w:rsid w:val="005B4E70"/>
    <w:rsid w:val="005B4F2F"/>
    <w:rsid w:val="005B5109"/>
    <w:rsid w:val="005B5312"/>
    <w:rsid w:val="005B5418"/>
    <w:rsid w:val="005B553F"/>
    <w:rsid w:val="005B5620"/>
    <w:rsid w:val="005B57E9"/>
    <w:rsid w:val="005B57FD"/>
    <w:rsid w:val="005B5842"/>
    <w:rsid w:val="005B5897"/>
    <w:rsid w:val="005B5DF5"/>
    <w:rsid w:val="005B5E1A"/>
    <w:rsid w:val="005B618F"/>
    <w:rsid w:val="005B6255"/>
    <w:rsid w:val="005B63D2"/>
    <w:rsid w:val="005B63FA"/>
    <w:rsid w:val="005B6569"/>
    <w:rsid w:val="005B6601"/>
    <w:rsid w:val="005B6884"/>
    <w:rsid w:val="005B699D"/>
    <w:rsid w:val="005B7111"/>
    <w:rsid w:val="005B72B2"/>
    <w:rsid w:val="005B7848"/>
    <w:rsid w:val="005B7AC3"/>
    <w:rsid w:val="005B7F24"/>
    <w:rsid w:val="005C0116"/>
    <w:rsid w:val="005C02FE"/>
    <w:rsid w:val="005C050F"/>
    <w:rsid w:val="005C0595"/>
    <w:rsid w:val="005C06EB"/>
    <w:rsid w:val="005C085E"/>
    <w:rsid w:val="005C0B51"/>
    <w:rsid w:val="005C0D84"/>
    <w:rsid w:val="005C1289"/>
    <w:rsid w:val="005C1543"/>
    <w:rsid w:val="005C18D4"/>
    <w:rsid w:val="005C1BB4"/>
    <w:rsid w:val="005C210B"/>
    <w:rsid w:val="005C218B"/>
    <w:rsid w:val="005C2361"/>
    <w:rsid w:val="005C2437"/>
    <w:rsid w:val="005C26A1"/>
    <w:rsid w:val="005C2861"/>
    <w:rsid w:val="005C2D3C"/>
    <w:rsid w:val="005C2DD6"/>
    <w:rsid w:val="005C2F45"/>
    <w:rsid w:val="005C3226"/>
    <w:rsid w:val="005C328C"/>
    <w:rsid w:val="005C33C0"/>
    <w:rsid w:val="005C3963"/>
    <w:rsid w:val="005C3C74"/>
    <w:rsid w:val="005C3F6B"/>
    <w:rsid w:val="005C41A4"/>
    <w:rsid w:val="005C4402"/>
    <w:rsid w:val="005C4599"/>
    <w:rsid w:val="005C4748"/>
    <w:rsid w:val="005C4AB1"/>
    <w:rsid w:val="005C4D68"/>
    <w:rsid w:val="005C4E98"/>
    <w:rsid w:val="005C4EE1"/>
    <w:rsid w:val="005C4FC0"/>
    <w:rsid w:val="005C5238"/>
    <w:rsid w:val="005C55D1"/>
    <w:rsid w:val="005C569D"/>
    <w:rsid w:val="005C5969"/>
    <w:rsid w:val="005C5ACF"/>
    <w:rsid w:val="005C5BB9"/>
    <w:rsid w:val="005C60EA"/>
    <w:rsid w:val="005C6199"/>
    <w:rsid w:val="005C6479"/>
    <w:rsid w:val="005C6739"/>
    <w:rsid w:val="005C67E6"/>
    <w:rsid w:val="005C6AA2"/>
    <w:rsid w:val="005C6E67"/>
    <w:rsid w:val="005C6F66"/>
    <w:rsid w:val="005C7191"/>
    <w:rsid w:val="005C7198"/>
    <w:rsid w:val="005C73E9"/>
    <w:rsid w:val="005C7487"/>
    <w:rsid w:val="005C74C2"/>
    <w:rsid w:val="005C75DD"/>
    <w:rsid w:val="005C797E"/>
    <w:rsid w:val="005C7B80"/>
    <w:rsid w:val="005C7C2A"/>
    <w:rsid w:val="005C7F6C"/>
    <w:rsid w:val="005D0289"/>
    <w:rsid w:val="005D0627"/>
    <w:rsid w:val="005D06C0"/>
    <w:rsid w:val="005D08D9"/>
    <w:rsid w:val="005D0BEF"/>
    <w:rsid w:val="005D1540"/>
    <w:rsid w:val="005D189E"/>
    <w:rsid w:val="005D18DB"/>
    <w:rsid w:val="005D19A4"/>
    <w:rsid w:val="005D1CE5"/>
    <w:rsid w:val="005D1CE6"/>
    <w:rsid w:val="005D1D8C"/>
    <w:rsid w:val="005D201A"/>
    <w:rsid w:val="005D21D6"/>
    <w:rsid w:val="005D2554"/>
    <w:rsid w:val="005D2794"/>
    <w:rsid w:val="005D2A2B"/>
    <w:rsid w:val="005D2F5D"/>
    <w:rsid w:val="005D3143"/>
    <w:rsid w:val="005D31E8"/>
    <w:rsid w:val="005D3256"/>
    <w:rsid w:val="005D3703"/>
    <w:rsid w:val="005D425E"/>
    <w:rsid w:val="005D4ADC"/>
    <w:rsid w:val="005D5039"/>
    <w:rsid w:val="005D5407"/>
    <w:rsid w:val="005D547B"/>
    <w:rsid w:val="005D5585"/>
    <w:rsid w:val="005D5A0F"/>
    <w:rsid w:val="005D5AE2"/>
    <w:rsid w:val="005D5B0D"/>
    <w:rsid w:val="005D5BC4"/>
    <w:rsid w:val="005D5C01"/>
    <w:rsid w:val="005D5CCC"/>
    <w:rsid w:val="005D64A0"/>
    <w:rsid w:val="005D668C"/>
    <w:rsid w:val="005D6706"/>
    <w:rsid w:val="005D695E"/>
    <w:rsid w:val="005D6CD3"/>
    <w:rsid w:val="005D6DE2"/>
    <w:rsid w:val="005D703F"/>
    <w:rsid w:val="005D70C1"/>
    <w:rsid w:val="005D711D"/>
    <w:rsid w:val="005D7241"/>
    <w:rsid w:val="005D7565"/>
    <w:rsid w:val="005D7EB3"/>
    <w:rsid w:val="005D7F85"/>
    <w:rsid w:val="005D7FA3"/>
    <w:rsid w:val="005E011F"/>
    <w:rsid w:val="005E0139"/>
    <w:rsid w:val="005E021F"/>
    <w:rsid w:val="005E0272"/>
    <w:rsid w:val="005E09C1"/>
    <w:rsid w:val="005E09F5"/>
    <w:rsid w:val="005E0EA8"/>
    <w:rsid w:val="005E111A"/>
    <w:rsid w:val="005E1183"/>
    <w:rsid w:val="005E1411"/>
    <w:rsid w:val="005E1689"/>
    <w:rsid w:val="005E16FC"/>
    <w:rsid w:val="005E173D"/>
    <w:rsid w:val="005E1758"/>
    <w:rsid w:val="005E196F"/>
    <w:rsid w:val="005E1B2D"/>
    <w:rsid w:val="005E1EDC"/>
    <w:rsid w:val="005E1FEF"/>
    <w:rsid w:val="005E2011"/>
    <w:rsid w:val="005E2071"/>
    <w:rsid w:val="005E263D"/>
    <w:rsid w:val="005E2C0E"/>
    <w:rsid w:val="005E32CA"/>
    <w:rsid w:val="005E3372"/>
    <w:rsid w:val="005E3493"/>
    <w:rsid w:val="005E3598"/>
    <w:rsid w:val="005E394F"/>
    <w:rsid w:val="005E3C21"/>
    <w:rsid w:val="005E3D0B"/>
    <w:rsid w:val="005E3D34"/>
    <w:rsid w:val="005E3DBD"/>
    <w:rsid w:val="005E3DF3"/>
    <w:rsid w:val="005E3E08"/>
    <w:rsid w:val="005E3F23"/>
    <w:rsid w:val="005E4183"/>
    <w:rsid w:val="005E47D6"/>
    <w:rsid w:val="005E48A8"/>
    <w:rsid w:val="005E490D"/>
    <w:rsid w:val="005E503C"/>
    <w:rsid w:val="005E52F3"/>
    <w:rsid w:val="005E558D"/>
    <w:rsid w:val="005E561B"/>
    <w:rsid w:val="005E5623"/>
    <w:rsid w:val="005E5CE8"/>
    <w:rsid w:val="005E640B"/>
    <w:rsid w:val="005E643C"/>
    <w:rsid w:val="005E643D"/>
    <w:rsid w:val="005E657F"/>
    <w:rsid w:val="005E6E95"/>
    <w:rsid w:val="005E7332"/>
    <w:rsid w:val="005E7444"/>
    <w:rsid w:val="005E7827"/>
    <w:rsid w:val="005E7DC9"/>
    <w:rsid w:val="005E7DE4"/>
    <w:rsid w:val="005F003B"/>
    <w:rsid w:val="005F0303"/>
    <w:rsid w:val="005F037A"/>
    <w:rsid w:val="005F03E6"/>
    <w:rsid w:val="005F0599"/>
    <w:rsid w:val="005F06E7"/>
    <w:rsid w:val="005F077D"/>
    <w:rsid w:val="005F0847"/>
    <w:rsid w:val="005F09E2"/>
    <w:rsid w:val="005F1138"/>
    <w:rsid w:val="005F132D"/>
    <w:rsid w:val="005F142C"/>
    <w:rsid w:val="005F14AB"/>
    <w:rsid w:val="005F1646"/>
    <w:rsid w:val="005F1AC2"/>
    <w:rsid w:val="005F1BD9"/>
    <w:rsid w:val="005F1DB1"/>
    <w:rsid w:val="005F2027"/>
    <w:rsid w:val="005F2218"/>
    <w:rsid w:val="005F2226"/>
    <w:rsid w:val="005F2455"/>
    <w:rsid w:val="005F24DE"/>
    <w:rsid w:val="005F2506"/>
    <w:rsid w:val="005F2F0C"/>
    <w:rsid w:val="005F3651"/>
    <w:rsid w:val="005F398F"/>
    <w:rsid w:val="005F3CEF"/>
    <w:rsid w:val="005F3F6E"/>
    <w:rsid w:val="005F409E"/>
    <w:rsid w:val="005F466B"/>
    <w:rsid w:val="005F46DE"/>
    <w:rsid w:val="005F4878"/>
    <w:rsid w:val="005F4914"/>
    <w:rsid w:val="005F4C96"/>
    <w:rsid w:val="005F502C"/>
    <w:rsid w:val="005F50B0"/>
    <w:rsid w:val="005F53B6"/>
    <w:rsid w:val="005F56F1"/>
    <w:rsid w:val="005F5749"/>
    <w:rsid w:val="005F5DD5"/>
    <w:rsid w:val="005F5F76"/>
    <w:rsid w:val="005F643C"/>
    <w:rsid w:val="005F67A7"/>
    <w:rsid w:val="005F67D4"/>
    <w:rsid w:val="005F6945"/>
    <w:rsid w:val="005F6A51"/>
    <w:rsid w:val="005F6B20"/>
    <w:rsid w:val="005F6DAA"/>
    <w:rsid w:val="005F6EB0"/>
    <w:rsid w:val="005F6FA2"/>
    <w:rsid w:val="005F70CF"/>
    <w:rsid w:val="005F7B37"/>
    <w:rsid w:val="006001D2"/>
    <w:rsid w:val="0060020A"/>
    <w:rsid w:val="0060026C"/>
    <w:rsid w:val="006003BD"/>
    <w:rsid w:val="006003C3"/>
    <w:rsid w:val="006003DF"/>
    <w:rsid w:val="00600673"/>
    <w:rsid w:val="006013AE"/>
    <w:rsid w:val="00601481"/>
    <w:rsid w:val="00601617"/>
    <w:rsid w:val="00601C07"/>
    <w:rsid w:val="00602434"/>
    <w:rsid w:val="0060269A"/>
    <w:rsid w:val="00602E0C"/>
    <w:rsid w:val="0060318E"/>
    <w:rsid w:val="00603298"/>
    <w:rsid w:val="006036EE"/>
    <w:rsid w:val="0060389C"/>
    <w:rsid w:val="00603C27"/>
    <w:rsid w:val="00603E09"/>
    <w:rsid w:val="006043E6"/>
    <w:rsid w:val="00604735"/>
    <w:rsid w:val="00604739"/>
    <w:rsid w:val="006049CB"/>
    <w:rsid w:val="00604B83"/>
    <w:rsid w:val="00604BEA"/>
    <w:rsid w:val="00604D0B"/>
    <w:rsid w:val="00604E38"/>
    <w:rsid w:val="00605060"/>
    <w:rsid w:val="00605200"/>
    <w:rsid w:val="006054E5"/>
    <w:rsid w:val="00605559"/>
    <w:rsid w:val="00605AD8"/>
    <w:rsid w:val="00605D3B"/>
    <w:rsid w:val="00605F2C"/>
    <w:rsid w:val="00606130"/>
    <w:rsid w:val="00606631"/>
    <w:rsid w:val="0060669A"/>
    <w:rsid w:val="006066ED"/>
    <w:rsid w:val="0060679E"/>
    <w:rsid w:val="006069E2"/>
    <w:rsid w:val="00606C77"/>
    <w:rsid w:val="00606E6E"/>
    <w:rsid w:val="00606F77"/>
    <w:rsid w:val="006070C4"/>
    <w:rsid w:val="00607309"/>
    <w:rsid w:val="006074B7"/>
    <w:rsid w:val="006074C3"/>
    <w:rsid w:val="00607D31"/>
    <w:rsid w:val="00607DD1"/>
    <w:rsid w:val="00610794"/>
    <w:rsid w:val="00610B18"/>
    <w:rsid w:val="00610BE4"/>
    <w:rsid w:val="00610D06"/>
    <w:rsid w:val="00611323"/>
    <w:rsid w:val="006114A3"/>
    <w:rsid w:val="006114ED"/>
    <w:rsid w:val="00611C86"/>
    <w:rsid w:val="00611DC4"/>
    <w:rsid w:val="00612490"/>
    <w:rsid w:val="006125FE"/>
    <w:rsid w:val="00612C2E"/>
    <w:rsid w:val="0061304B"/>
    <w:rsid w:val="00613083"/>
    <w:rsid w:val="006132DE"/>
    <w:rsid w:val="006135EC"/>
    <w:rsid w:val="006136E0"/>
    <w:rsid w:val="0061396E"/>
    <w:rsid w:val="00613A01"/>
    <w:rsid w:val="00613DC2"/>
    <w:rsid w:val="00613E59"/>
    <w:rsid w:val="00613ED1"/>
    <w:rsid w:val="0061419B"/>
    <w:rsid w:val="006142EB"/>
    <w:rsid w:val="00614301"/>
    <w:rsid w:val="006145F4"/>
    <w:rsid w:val="0061496E"/>
    <w:rsid w:val="00614AA9"/>
    <w:rsid w:val="00614F47"/>
    <w:rsid w:val="00615084"/>
    <w:rsid w:val="006154DE"/>
    <w:rsid w:val="00615664"/>
    <w:rsid w:val="006156A3"/>
    <w:rsid w:val="006156A5"/>
    <w:rsid w:val="00615E1D"/>
    <w:rsid w:val="00615F63"/>
    <w:rsid w:val="00616176"/>
    <w:rsid w:val="006166FA"/>
    <w:rsid w:val="00616825"/>
    <w:rsid w:val="00616D6B"/>
    <w:rsid w:val="00616F60"/>
    <w:rsid w:val="0061715D"/>
    <w:rsid w:val="00617978"/>
    <w:rsid w:val="00617AC7"/>
    <w:rsid w:val="00617AC8"/>
    <w:rsid w:val="00617DC3"/>
    <w:rsid w:val="00617DEC"/>
    <w:rsid w:val="006201A9"/>
    <w:rsid w:val="00620423"/>
    <w:rsid w:val="00620598"/>
    <w:rsid w:val="00620639"/>
    <w:rsid w:val="00620832"/>
    <w:rsid w:val="006208E1"/>
    <w:rsid w:val="006208EC"/>
    <w:rsid w:val="00620BF3"/>
    <w:rsid w:val="00620E54"/>
    <w:rsid w:val="00621427"/>
    <w:rsid w:val="006214F3"/>
    <w:rsid w:val="00621AD4"/>
    <w:rsid w:val="00621D36"/>
    <w:rsid w:val="00621D39"/>
    <w:rsid w:val="006221BC"/>
    <w:rsid w:val="0062221A"/>
    <w:rsid w:val="0062270A"/>
    <w:rsid w:val="00622774"/>
    <w:rsid w:val="00622AB7"/>
    <w:rsid w:val="00622BD8"/>
    <w:rsid w:val="00622FFD"/>
    <w:rsid w:val="0062316E"/>
    <w:rsid w:val="0062322A"/>
    <w:rsid w:val="0062342A"/>
    <w:rsid w:val="006238F9"/>
    <w:rsid w:val="00623938"/>
    <w:rsid w:val="00623D97"/>
    <w:rsid w:val="00623DF2"/>
    <w:rsid w:val="00623EC4"/>
    <w:rsid w:val="00624111"/>
    <w:rsid w:val="006248FA"/>
    <w:rsid w:val="00624A37"/>
    <w:rsid w:val="00625350"/>
    <w:rsid w:val="0062569F"/>
    <w:rsid w:val="00625786"/>
    <w:rsid w:val="0062598C"/>
    <w:rsid w:val="00625C15"/>
    <w:rsid w:val="00625DEF"/>
    <w:rsid w:val="00625E20"/>
    <w:rsid w:val="00625E5D"/>
    <w:rsid w:val="00625F6C"/>
    <w:rsid w:val="006262BE"/>
    <w:rsid w:val="0062671F"/>
    <w:rsid w:val="00626FF1"/>
    <w:rsid w:val="006271C8"/>
    <w:rsid w:val="006271E4"/>
    <w:rsid w:val="00627320"/>
    <w:rsid w:val="006274CD"/>
    <w:rsid w:val="0063022C"/>
    <w:rsid w:val="006306AA"/>
    <w:rsid w:val="00630AFC"/>
    <w:rsid w:val="00630B68"/>
    <w:rsid w:val="006314B2"/>
    <w:rsid w:val="0063178A"/>
    <w:rsid w:val="00631956"/>
    <w:rsid w:val="00631B27"/>
    <w:rsid w:val="006323DC"/>
    <w:rsid w:val="00632D18"/>
    <w:rsid w:val="00632D24"/>
    <w:rsid w:val="0063326E"/>
    <w:rsid w:val="00633537"/>
    <w:rsid w:val="0063359D"/>
    <w:rsid w:val="006338CB"/>
    <w:rsid w:val="00633A57"/>
    <w:rsid w:val="00633A6E"/>
    <w:rsid w:val="00633C6E"/>
    <w:rsid w:val="00633CA8"/>
    <w:rsid w:val="00633F86"/>
    <w:rsid w:val="006340D8"/>
    <w:rsid w:val="00634188"/>
    <w:rsid w:val="00634288"/>
    <w:rsid w:val="006343D0"/>
    <w:rsid w:val="00634861"/>
    <w:rsid w:val="006349A5"/>
    <w:rsid w:val="00634A68"/>
    <w:rsid w:val="00634A72"/>
    <w:rsid w:val="00634ADE"/>
    <w:rsid w:val="00634D66"/>
    <w:rsid w:val="0063545E"/>
    <w:rsid w:val="00635818"/>
    <w:rsid w:val="006358C7"/>
    <w:rsid w:val="00635A67"/>
    <w:rsid w:val="00635B68"/>
    <w:rsid w:val="00635BA9"/>
    <w:rsid w:val="00635CB1"/>
    <w:rsid w:val="00635FEE"/>
    <w:rsid w:val="006360C6"/>
    <w:rsid w:val="0063639A"/>
    <w:rsid w:val="006364F2"/>
    <w:rsid w:val="006367A2"/>
    <w:rsid w:val="00636995"/>
    <w:rsid w:val="00636D6A"/>
    <w:rsid w:val="00636E37"/>
    <w:rsid w:val="0063701C"/>
    <w:rsid w:val="00637D70"/>
    <w:rsid w:val="006400D1"/>
    <w:rsid w:val="00640339"/>
    <w:rsid w:val="006404CF"/>
    <w:rsid w:val="00640660"/>
    <w:rsid w:val="0064066A"/>
    <w:rsid w:val="00641030"/>
    <w:rsid w:val="00641188"/>
    <w:rsid w:val="006411CB"/>
    <w:rsid w:val="0064156A"/>
    <w:rsid w:val="0064178B"/>
    <w:rsid w:val="006417DC"/>
    <w:rsid w:val="00641ACD"/>
    <w:rsid w:val="00641D73"/>
    <w:rsid w:val="006425E5"/>
    <w:rsid w:val="00642686"/>
    <w:rsid w:val="006426AB"/>
    <w:rsid w:val="0064291A"/>
    <w:rsid w:val="006430EE"/>
    <w:rsid w:val="0064355F"/>
    <w:rsid w:val="00643830"/>
    <w:rsid w:val="00643967"/>
    <w:rsid w:val="00643A3B"/>
    <w:rsid w:val="00644019"/>
    <w:rsid w:val="00644515"/>
    <w:rsid w:val="006446C9"/>
    <w:rsid w:val="00644CE7"/>
    <w:rsid w:val="00644E92"/>
    <w:rsid w:val="006452A7"/>
    <w:rsid w:val="00645475"/>
    <w:rsid w:val="006454E6"/>
    <w:rsid w:val="00645B13"/>
    <w:rsid w:val="00645C2B"/>
    <w:rsid w:val="00645EF7"/>
    <w:rsid w:val="00645F97"/>
    <w:rsid w:val="006468A3"/>
    <w:rsid w:val="006468A6"/>
    <w:rsid w:val="00646B9F"/>
    <w:rsid w:val="0064735E"/>
    <w:rsid w:val="006473E4"/>
    <w:rsid w:val="006474BC"/>
    <w:rsid w:val="006475A0"/>
    <w:rsid w:val="0064771B"/>
    <w:rsid w:val="006477C3"/>
    <w:rsid w:val="006478C8"/>
    <w:rsid w:val="00647C25"/>
    <w:rsid w:val="00647E76"/>
    <w:rsid w:val="0065034E"/>
    <w:rsid w:val="00650359"/>
    <w:rsid w:val="006504EE"/>
    <w:rsid w:val="006511A6"/>
    <w:rsid w:val="006514DF"/>
    <w:rsid w:val="0065177E"/>
    <w:rsid w:val="00651BAA"/>
    <w:rsid w:val="00652413"/>
    <w:rsid w:val="00652503"/>
    <w:rsid w:val="00652779"/>
    <w:rsid w:val="00652A5A"/>
    <w:rsid w:val="006533C4"/>
    <w:rsid w:val="0065377B"/>
    <w:rsid w:val="006537C0"/>
    <w:rsid w:val="0065384A"/>
    <w:rsid w:val="00653D2A"/>
    <w:rsid w:val="00653F3F"/>
    <w:rsid w:val="006540CC"/>
    <w:rsid w:val="00654315"/>
    <w:rsid w:val="0065442C"/>
    <w:rsid w:val="00654518"/>
    <w:rsid w:val="006545A9"/>
    <w:rsid w:val="00654648"/>
    <w:rsid w:val="006547B6"/>
    <w:rsid w:val="00654989"/>
    <w:rsid w:val="00654E04"/>
    <w:rsid w:val="006550A0"/>
    <w:rsid w:val="00655487"/>
    <w:rsid w:val="006558A9"/>
    <w:rsid w:val="00655919"/>
    <w:rsid w:val="00655C36"/>
    <w:rsid w:val="00655F46"/>
    <w:rsid w:val="00656247"/>
    <w:rsid w:val="00656B36"/>
    <w:rsid w:val="006570FD"/>
    <w:rsid w:val="006577A6"/>
    <w:rsid w:val="00657895"/>
    <w:rsid w:val="00657A99"/>
    <w:rsid w:val="00657B7B"/>
    <w:rsid w:val="00657E29"/>
    <w:rsid w:val="006602AE"/>
    <w:rsid w:val="0066034B"/>
    <w:rsid w:val="00660627"/>
    <w:rsid w:val="006606C1"/>
    <w:rsid w:val="0066075A"/>
    <w:rsid w:val="006608AC"/>
    <w:rsid w:val="00660D1C"/>
    <w:rsid w:val="00660E8E"/>
    <w:rsid w:val="00661469"/>
    <w:rsid w:val="006614E0"/>
    <w:rsid w:val="00661B3D"/>
    <w:rsid w:val="006620D0"/>
    <w:rsid w:val="00662123"/>
    <w:rsid w:val="0066249F"/>
    <w:rsid w:val="006625E8"/>
    <w:rsid w:val="0066297E"/>
    <w:rsid w:val="00662C59"/>
    <w:rsid w:val="00662CF6"/>
    <w:rsid w:val="00662E07"/>
    <w:rsid w:val="0066307E"/>
    <w:rsid w:val="006632E6"/>
    <w:rsid w:val="00663B07"/>
    <w:rsid w:val="00663B95"/>
    <w:rsid w:val="0066410F"/>
    <w:rsid w:val="006642F3"/>
    <w:rsid w:val="00664481"/>
    <w:rsid w:val="006646C6"/>
    <w:rsid w:val="0066474B"/>
    <w:rsid w:val="006648DB"/>
    <w:rsid w:val="00664B60"/>
    <w:rsid w:val="00664E28"/>
    <w:rsid w:val="00664E4E"/>
    <w:rsid w:val="00664FB8"/>
    <w:rsid w:val="00664FF9"/>
    <w:rsid w:val="0066554A"/>
    <w:rsid w:val="0066570E"/>
    <w:rsid w:val="00665B87"/>
    <w:rsid w:val="00665E53"/>
    <w:rsid w:val="006666F3"/>
    <w:rsid w:val="00666744"/>
    <w:rsid w:val="00666A8F"/>
    <w:rsid w:val="00666D74"/>
    <w:rsid w:val="00666FDC"/>
    <w:rsid w:val="0066709E"/>
    <w:rsid w:val="0066715B"/>
    <w:rsid w:val="006672F9"/>
    <w:rsid w:val="006675FC"/>
    <w:rsid w:val="00667775"/>
    <w:rsid w:val="006677A8"/>
    <w:rsid w:val="00667BCB"/>
    <w:rsid w:val="00667CE9"/>
    <w:rsid w:val="006703E4"/>
    <w:rsid w:val="00670625"/>
    <w:rsid w:val="006706EB"/>
    <w:rsid w:val="00670856"/>
    <w:rsid w:val="00670986"/>
    <w:rsid w:val="00670B94"/>
    <w:rsid w:val="00671045"/>
    <w:rsid w:val="00671063"/>
    <w:rsid w:val="0067185A"/>
    <w:rsid w:val="006718D4"/>
    <w:rsid w:val="0067192E"/>
    <w:rsid w:val="00671BC5"/>
    <w:rsid w:val="00671C06"/>
    <w:rsid w:val="00671C59"/>
    <w:rsid w:val="00671D18"/>
    <w:rsid w:val="00671DF0"/>
    <w:rsid w:val="00671E22"/>
    <w:rsid w:val="00671EF8"/>
    <w:rsid w:val="006722C1"/>
    <w:rsid w:val="0067262A"/>
    <w:rsid w:val="006726B8"/>
    <w:rsid w:val="006726F0"/>
    <w:rsid w:val="00672721"/>
    <w:rsid w:val="006729EB"/>
    <w:rsid w:val="00672FAC"/>
    <w:rsid w:val="0067380F"/>
    <w:rsid w:val="00673847"/>
    <w:rsid w:val="00673BCF"/>
    <w:rsid w:val="00673D04"/>
    <w:rsid w:val="00673F8A"/>
    <w:rsid w:val="006741BD"/>
    <w:rsid w:val="006744B5"/>
    <w:rsid w:val="0067453B"/>
    <w:rsid w:val="00674A47"/>
    <w:rsid w:val="00674D52"/>
    <w:rsid w:val="00674FC4"/>
    <w:rsid w:val="006750E1"/>
    <w:rsid w:val="00675179"/>
    <w:rsid w:val="0067543D"/>
    <w:rsid w:val="00675544"/>
    <w:rsid w:val="006756B2"/>
    <w:rsid w:val="0067597B"/>
    <w:rsid w:val="00675D3C"/>
    <w:rsid w:val="00675FA7"/>
    <w:rsid w:val="006763AE"/>
    <w:rsid w:val="006763E6"/>
    <w:rsid w:val="00676547"/>
    <w:rsid w:val="006766BA"/>
    <w:rsid w:val="00676F2B"/>
    <w:rsid w:val="00676F33"/>
    <w:rsid w:val="00677272"/>
    <w:rsid w:val="0067727E"/>
    <w:rsid w:val="0067737B"/>
    <w:rsid w:val="00677399"/>
    <w:rsid w:val="00677986"/>
    <w:rsid w:val="006779ED"/>
    <w:rsid w:val="00677B83"/>
    <w:rsid w:val="00680110"/>
    <w:rsid w:val="006803CA"/>
    <w:rsid w:val="00680528"/>
    <w:rsid w:val="006806A7"/>
    <w:rsid w:val="00680FF4"/>
    <w:rsid w:val="006812EE"/>
    <w:rsid w:val="00681304"/>
    <w:rsid w:val="006814D8"/>
    <w:rsid w:val="00681AD0"/>
    <w:rsid w:val="00681D3B"/>
    <w:rsid w:val="00681FE3"/>
    <w:rsid w:val="00682160"/>
    <w:rsid w:val="006824DB"/>
    <w:rsid w:val="00682627"/>
    <w:rsid w:val="00682726"/>
    <w:rsid w:val="006827DC"/>
    <w:rsid w:val="006828DA"/>
    <w:rsid w:val="00682902"/>
    <w:rsid w:val="00682AB3"/>
    <w:rsid w:val="00682BAF"/>
    <w:rsid w:val="00682F0D"/>
    <w:rsid w:val="00683099"/>
    <w:rsid w:val="00683678"/>
    <w:rsid w:val="006836B4"/>
    <w:rsid w:val="006838FA"/>
    <w:rsid w:val="00683AF9"/>
    <w:rsid w:val="00683D2B"/>
    <w:rsid w:val="00683D7D"/>
    <w:rsid w:val="00683D94"/>
    <w:rsid w:val="00683DA0"/>
    <w:rsid w:val="00683DCB"/>
    <w:rsid w:val="00683DEB"/>
    <w:rsid w:val="00684F05"/>
    <w:rsid w:val="00684F47"/>
    <w:rsid w:val="006851F1"/>
    <w:rsid w:val="00685445"/>
    <w:rsid w:val="00685493"/>
    <w:rsid w:val="0068568B"/>
    <w:rsid w:val="00685B65"/>
    <w:rsid w:val="0068646A"/>
    <w:rsid w:val="0068668B"/>
    <w:rsid w:val="00686A27"/>
    <w:rsid w:val="00686DA2"/>
    <w:rsid w:val="00686DF5"/>
    <w:rsid w:val="00686FE3"/>
    <w:rsid w:val="0068756E"/>
    <w:rsid w:val="006875ED"/>
    <w:rsid w:val="00687605"/>
    <w:rsid w:val="00687837"/>
    <w:rsid w:val="006878CB"/>
    <w:rsid w:val="00687E26"/>
    <w:rsid w:val="00687FA9"/>
    <w:rsid w:val="006902B8"/>
    <w:rsid w:val="006902BE"/>
    <w:rsid w:val="0069069D"/>
    <w:rsid w:val="00690FEC"/>
    <w:rsid w:val="00691125"/>
    <w:rsid w:val="00691150"/>
    <w:rsid w:val="006916DD"/>
    <w:rsid w:val="006919A7"/>
    <w:rsid w:val="00691D9C"/>
    <w:rsid w:val="00691F25"/>
    <w:rsid w:val="00692140"/>
    <w:rsid w:val="006923F3"/>
    <w:rsid w:val="0069250E"/>
    <w:rsid w:val="006926E6"/>
    <w:rsid w:val="006927CA"/>
    <w:rsid w:val="00692ADD"/>
    <w:rsid w:val="00692C69"/>
    <w:rsid w:val="00692E30"/>
    <w:rsid w:val="006930E9"/>
    <w:rsid w:val="00693468"/>
    <w:rsid w:val="0069381B"/>
    <w:rsid w:val="0069393E"/>
    <w:rsid w:val="00693B2A"/>
    <w:rsid w:val="00693F25"/>
    <w:rsid w:val="00693FD4"/>
    <w:rsid w:val="00694138"/>
    <w:rsid w:val="00694738"/>
    <w:rsid w:val="00694BD0"/>
    <w:rsid w:val="00694BEE"/>
    <w:rsid w:val="00694C45"/>
    <w:rsid w:val="00694C6C"/>
    <w:rsid w:val="006952E8"/>
    <w:rsid w:val="006953CE"/>
    <w:rsid w:val="0069559E"/>
    <w:rsid w:val="006958D0"/>
    <w:rsid w:val="00695B8D"/>
    <w:rsid w:val="00695E24"/>
    <w:rsid w:val="00695F8A"/>
    <w:rsid w:val="0069698D"/>
    <w:rsid w:val="00696AD4"/>
    <w:rsid w:val="00696CBE"/>
    <w:rsid w:val="00696D6F"/>
    <w:rsid w:val="00696DC9"/>
    <w:rsid w:val="00697046"/>
    <w:rsid w:val="00697102"/>
    <w:rsid w:val="00697121"/>
    <w:rsid w:val="006974C4"/>
    <w:rsid w:val="00697922"/>
    <w:rsid w:val="00697B77"/>
    <w:rsid w:val="006A0489"/>
    <w:rsid w:val="006A0669"/>
    <w:rsid w:val="006A06E8"/>
    <w:rsid w:val="006A084A"/>
    <w:rsid w:val="006A087B"/>
    <w:rsid w:val="006A0BCE"/>
    <w:rsid w:val="006A0FAB"/>
    <w:rsid w:val="006A1339"/>
    <w:rsid w:val="006A13B7"/>
    <w:rsid w:val="006A172F"/>
    <w:rsid w:val="006A187A"/>
    <w:rsid w:val="006A1A0C"/>
    <w:rsid w:val="006A1C7F"/>
    <w:rsid w:val="006A1E67"/>
    <w:rsid w:val="006A1E90"/>
    <w:rsid w:val="006A1EC5"/>
    <w:rsid w:val="006A2009"/>
    <w:rsid w:val="006A232F"/>
    <w:rsid w:val="006A23B9"/>
    <w:rsid w:val="006A247E"/>
    <w:rsid w:val="006A2686"/>
    <w:rsid w:val="006A2D44"/>
    <w:rsid w:val="006A346F"/>
    <w:rsid w:val="006A3B71"/>
    <w:rsid w:val="006A3BF2"/>
    <w:rsid w:val="006A3F0A"/>
    <w:rsid w:val="006A404F"/>
    <w:rsid w:val="006A4327"/>
    <w:rsid w:val="006A46AB"/>
    <w:rsid w:val="006A48FA"/>
    <w:rsid w:val="006A5A34"/>
    <w:rsid w:val="006A610C"/>
    <w:rsid w:val="006A61DB"/>
    <w:rsid w:val="006A6277"/>
    <w:rsid w:val="006A62D1"/>
    <w:rsid w:val="006A6578"/>
    <w:rsid w:val="006A6630"/>
    <w:rsid w:val="006A6812"/>
    <w:rsid w:val="006A6C60"/>
    <w:rsid w:val="006A6D9B"/>
    <w:rsid w:val="006A6EFB"/>
    <w:rsid w:val="006A6FC3"/>
    <w:rsid w:val="006A7305"/>
    <w:rsid w:val="006A73FA"/>
    <w:rsid w:val="006A7D74"/>
    <w:rsid w:val="006B0037"/>
    <w:rsid w:val="006B00B7"/>
    <w:rsid w:val="006B016D"/>
    <w:rsid w:val="006B03F2"/>
    <w:rsid w:val="006B057B"/>
    <w:rsid w:val="006B0721"/>
    <w:rsid w:val="006B08A7"/>
    <w:rsid w:val="006B1327"/>
    <w:rsid w:val="006B13D5"/>
    <w:rsid w:val="006B13DC"/>
    <w:rsid w:val="006B1428"/>
    <w:rsid w:val="006B1525"/>
    <w:rsid w:val="006B16CC"/>
    <w:rsid w:val="006B186C"/>
    <w:rsid w:val="006B190E"/>
    <w:rsid w:val="006B1981"/>
    <w:rsid w:val="006B2106"/>
    <w:rsid w:val="006B2426"/>
    <w:rsid w:val="006B28F2"/>
    <w:rsid w:val="006B2A5A"/>
    <w:rsid w:val="006B2A93"/>
    <w:rsid w:val="006B2B6E"/>
    <w:rsid w:val="006B2C60"/>
    <w:rsid w:val="006B2D71"/>
    <w:rsid w:val="006B3273"/>
    <w:rsid w:val="006B339E"/>
    <w:rsid w:val="006B36AD"/>
    <w:rsid w:val="006B3B23"/>
    <w:rsid w:val="006B3B6B"/>
    <w:rsid w:val="006B4BD8"/>
    <w:rsid w:val="006B4F25"/>
    <w:rsid w:val="006B5029"/>
    <w:rsid w:val="006B5158"/>
    <w:rsid w:val="006B546E"/>
    <w:rsid w:val="006B5670"/>
    <w:rsid w:val="006B5892"/>
    <w:rsid w:val="006B5E08"/>
    <w:rsid w:val="006B5E4F"/>
    <w:rsid w:val="006B5E92"/>
    <w:rsid w:val="006B6462"/>
    <w:rsid w:val="006B646F"/>
    <w:rsid w:val="006B653C"/>
    <w:rsid w:val="006B69EA"/>
    <w:rsid w:val="006B6B3D"/>
    <w:rsid w:val="006B6E2D"/>
    <w:rsid w:val="006B6ECF"/>
    <w:rsid w:val="006B71CC"/>
    <w:rsid w:val="006B7264"/>
    <w:rsid w:val="006B729D"/>
    <w:rsid w:val="006B74B2"/>
    <w:rsid w:val="006B7C9A"/>
    <w:rsid w:val="006B7DFD"/>
    <w:rsid w:val="006C0311"/>
    <w:rsid w:val="006C0778"/>
    <w:rsid w:val="006C088A"/>
    <w:rsid w:val="006C091D"/>
    <w:rsid w:val="006C0A56"/>
    <w:rsid w:val="006C134F"/>
    <w:rsid w:val="006C1831"/>
    <w:rsid w:val="006C1E49"/>
    <w:rsid w:val="006C259F"/>
    <w:rsid w:val="006C25BC"/>
    <w:rsid w:val="006C25DE"/>
    <w:rsid w:val="006C30D7"/>
    <w:rsid w:val="006C3165"/>
    <w:rsid w:val="006C37EA"/>
    <w:rsid w:val="006C38F0"/>
    <w:rsid w:val="006C3E1C"/>
    <w:rsid w:val="006C3E66"/>
    <w:rsid w:val="006C4313"/>
    <w:rsid w:val="006C436B"/>
    <w:rsid w:val="006C45BE"/>
    <w:rsid w:val="006C4609"/>
    <w:rsid w:val="006C4684"/>
    <w:rsid w:val="006C4CA4"/>
    <w:rsid w:val="006C4D11"/>
    <w:rsid w:val="006C4EF4"/>
    <w:rsid w:val="006C4F62"/>
    <w:rsid w:val="006C4FA7"/>
    <w:rsid w:val="006C50DA"/>
    <w:rsid w:val="006C50FA"/>
    <w:rsid w:val="006C537D"/>
    <w:rsid w:val="006C53CC"/>
    <w:rsid w:val="006C56CC"/>
    <w:rsid w:val="006C580F"/>
    <w:rsid w:val="006C5DEC"/>
    <w:rsid w:val="006C5E84"/>
    <w:rsid w:val="006C6300"/>
    <w:rsid w:val="006C6301"/>
    <w:rsid w:val="006C64A3"/>
    <w:rsid w:val="006C6741"/>
    <w:rsid w:val="006C68C7"/>
    <w:rsid w:val="006C69BF"/>
    <w:rsid w:val="006C69EC"/>
    <w:rsid w:val="006C6BD7"/>
    <w:rsid w:val="006C6EB5"/>
    <w:rsid w:val="006C6F78"/>
    <w:rsid w:val="006C726A"/>
    <w:rsid w:val="006C7603"/>
    <w:rsid w:val="006C7AAB"/>
    <w:rsid w:val="006C7B23"/>
    <w:rsid w:val="006C7BA1"/>
    <w:rsid w:val="006C7C0F"/>
    <w:rsid w:val="006C7EC4"/>
    <w:rsid w:val="006C7EEC"/>
    <w:rsid w:val="006C7EF6"/>
    <w:rsid w:val="006D03D1"/>
    <w:rsid w:val="006D0829"/>
    <w:rsid w:val="006D091E"/>
    <w:rsid w:val="006D0E53"/>
    <w:rsid w:val="006D10ED"/>
    <w:rsid w:val="006D1286"/>
    <w:rsid w:val="006D1287"/>
    <w:rsid w:val="006D13B9"/>
    <w:rsid w:val="006D17E3"/>
    <w:rsid w:val="006D17F8"/>
    <w:rsid w:val="006D1871"/>
    <w:rsid w:val="006D1884"/>
    <w:rsid w:val="006D18C2"/>
    <w:rsid w:val="006D1A9C"/>
    <w:rsid w:val="006D1DA0"/>
    <w:rsid w:val="006D1E53"/>
    <w:rsid w:val="006D204B"/>
    <w:rsid w:val="006D228B"/>
    <w:rsid w:val="006D263F"/>
    <w:rsid w:val="006D2647"/>
    <w:rsid w:val="006D26E9"/>
    <w:rsid w:val="006D2E95"/>
    <w:rsid w:val="006D3502"/>
    <w:rsid w:val="006D3632"/>
    <w:rsid w:val="006D367D"/>
    <w:rsid w:val="006D3833"/>
    <w:rsid w:val="006D386F"/>
    <w:rsid w:val="006D3B9B"/>
    <w:rsid w:val="006D3C4B"/>
    <w:rsid w:val="006D3E16"/>
    <w:rsid w:val="006D3ED9"/>
    <w:rsid w:val="006D3F62"/>
    <w:rsid w:val="006D43AC"/>
    <w:rsid w:val="006D448A"/>
    <w:rsid w:val="006D4A10"/>
    <w:rsid w:val="006D4AF6"/>
    <w:rsid w:val="006D4B57"/>
    <w:rsid w:val="006D4BE2"/>
    <w:rsid w:val="006D4F0E"/>
    <w:rsid w:val="006D5018"/>
    <w:rsid w:val="006D5495"/>
    <w:rsid w:val="006D5770"/>
    <w:rsid w:val="006D57AE"/>
    <w:rsid w:val="006D5853"/>
    <w:rsid w:val="006D5F98"/>
    <w:rsid w:val="006D6408"/>
    <w:rsid w:val="006D655D"/>
    <w:rsid w:val="006D65DD"/>
    <w:rsid w:val="006D670C"/>
    <w:rsid w:val="006D6A89"/>
    <w:rsid w:val="006D6B4D"/>
    <w:rsid w:val="006D70AE"/>
    <w:rsid w:val="006D7121"/>
    <w:rsid w:val="006D7369"/>
    <w:rsid w:val="006D78AB"/>
    <w:rsid w:val="006D7B81"/>
    <w:rsid w:val="006D7E73"/>
    <w:rsid w:val="006D7F8D"/>
    <w:rsid w:val="006E036B"/>
    <w:rsid w:val="006E07A7"/>
    <w:rsid w:val="006E0A6E"/>
    <w:rsid w:val="006E0BF8"/>
    <w:rsid w:val="006E11A2"/>
    <w:rsid w:val="006E11B4"/>
    <w:rsid w:val="006E16EE"/>
    <w:rsid w:val="006E198E"/>
    <w:rsid w:val="006E1D8D"/>
    <w:rsid w:val="006E2059"/>
    <w:rsid w:val="006E23DD"/>
    <w:rsid w:val="006E24EB"/>
    <w:rsid w:val="006E26C2"/>
    <w:rsid w:val="006E2F1A"/>
    <w:rsid w:val="006E30CF"/>
    <w:rsid w:val="006E3123"/>
    <w:rsid w:val="006E3202"/>
    <w:rsid w:val="006E3420"/>
    <w:rsid w:val="006E35B4"/>
    <w:rsid w:val="006E3710"/>
    <w:rsid w:val="006E3AFE"/>
    <w:rsid w:val="006E4110"/>
    <w:rsid w:val="006E4176"/>
    <w:rsid w:val="006E4473"/>
    <w:rsid w:val="006E456D"/>
    <w:rsid w:val="006E48B8"/>
    <w:rsid w:val="006E48C8"/>
    <w:rsid w:val="006E4A56"/>
    <w:rsid w:val="006E4CC4"/>
    <w:rsid w:val="006E4CD3"/>
    <w:rsid w:val="006E5506"/>
    <w:rsid w:val="006E57D1"/>
    <w:rsid w:val="006E5A3B"/>
    <w:rsid w:val="006E62C1"/>
    <w:rsid w:val="006E6368"/>
    <w:rsid w:val="006E64F8"/>
    <w:rsid w:val="006E660E"/>
    <w:rsid w:val="006E6618"/>
    <w:rsid w:val="006E67E8"/>
    <w:rsid w:val="006E6C6F"/>
    <w:rsid w:val="006E6DB2"/>
    <w:rsid w:val="006E6DD7"/>
    <w:rsid w:val="006E74E9"/>
    <w:rsid w:val="006E7D1A"/>
    <w:rsid w:val="006E7DFE"/>
    <w:rsid w:val="006F043D"/>
    <w:rsid w:val="006F08EC"/>
    <w:rsid w:val="006F0D75"/>
    <w:rsid w:val="006F1134"/>
    <w:rsid w:val="006F1232"/>
    <w:rsid w:val="006F1360"/>
    <w:rsid w:val="006F1A41"/>
    <w:rsid w:val="006F1A5E"/>
    <w:rsid w:val="006F1C26"/>
    <w:rsid w:val="006F1D72"/>
    <w:rsid w:val="006F1D8E"/>
    <w:rsid w:val="006F1F2E"/>
    <w:rsid w:val="006F2033"/>
    <w:rsid w:val="006F223F"/>
    <w:rsid w:val="006F2725"/>
    <w:rsid w:val="006F2BD6"/>
    <w:rsid w:val="006F2CD0"/>
    <w:rsid w:val="006F30E4"/>
    <w:rsid w:val="006F3158"/>
    <w:rsid w:val="006F31A3"/>
    <w:rsid w:val="006F3221"/>
    <w:rsid w:val="006F3276"/>
    <w:rsid w:val="006F34B8"/>
    <w:rsid w:val="006F3C8F"/>
    <w:rsid w:val="006F3CD2"/>
    <w:rsid w:val="006F3E24"/>
    <w:rsid w:val="006F3F8D"/>
    <w:rsid w:val="006F42D6"/>
    <w:rsid w:val="006F44AC"/>
    <w:rsid w:val="006F44D7"/>
    <w:rsid w:val="006F44F4"/>
    <w:rsid w:val="006F4991"/>
    <w:rsid w:val="006F4C6B"/>
    <w:rsid w:val="006F4D47"/>
    <w:rsid w:val="006F4D9D"/>
    <w:rsid w:val="006F5047"/>
    <w:rsid w:val="006F5228"/>
    <w:rsid w:val="006F53C1"/>
    <w:rsid w:val="006F5442"/>
    <w:rsid w:val="006F55E1"/>
    <w:rsid w:val="006F5968"/>
    <w:rsid w:val="006F5A9E"/>
    <w:rsid w:val="006F5E92"/>
    <w:rsid w:val="006F651A"/>
    <w:rsid w:val="006F6588"/>
    <w:rsid w:val="006F675C"/>
    <w:rsid w:val="006F6993"/>
    <w:rsid w:val="006F6994"/>
    <w:rsid w:val="006F6D72"/>
    <w:rsid w:val="006F6E82"/>
    <w:rsid w:val="006F72E8"/>
    <w:rsid w:val="006F74F2"/>
    <w:rsid w:val="006F79D2"/>
    <w:rsid w:val="006F7ED6"/>
    <w:rsid w:val="007002D7"/>
    <w:rsid w:val="007003DE"/>
    <w:rsid w:val="00700427"/>
    <w:rsid w:val="00700645"/>
    <w:rsid w:val="0070084C"/>
    <w:rsid w:val="00700AF1"/>
    <w:rsid w:val="00700E87"/>
    <w:rsid w:val="00700F00"/>
    <w:rsid w:val="00700F87"/>
    <w:rsid w:val="00701075"/>
    <w:rsid w:val="007013CC"/>
    <w:rsid w:val="00701614"/>
    <w:rsid w:val="007018C4"/>
    <w:rsid w:val="00701DCF"/>
    <w:rsid w:val="00702082"/>
    <w:rsid w:val="007020B0"/>
    <w:rsid w:val="007022A0"/>
    <w:rsid w:val="007024D5"/>
    <w:rsid w:val="00702838"/>
    <w:rsid w:val="00702845"/>
    <w:rsid w:val="00702BAD"/>
    <w:rsid w:val="00702CBA"/>
    <w:rsid w:val="007030B3"/>
    <w:rsid w:val="007031A4"/>
    <w:rsid w:val="007032FB"/>
    <w:rsid w:val="007036EA"/>
    <w:rsid w:val="00703B1E"/>
    <w:rsid w:val="00703D3A"/>
    <w:rsid w:val="00703D6B"/>
    <w:rsid w:val="00703DC1"/>
    <w:rsid w:val="007043D6"/>
    <w:rsid w:val="00704622"/>
    <w:rsid w:val="007046C1"/>
    <w:rsid w:val="00704B3C"/>
    <w:rsid w:val="00704CEB"/>
    <w:rsid w:val="00704E54"/>
    <w:rsid w:val="007051E6"/>
    <w:rsid w:val="007052AC"/>
    <w:rsid w:val="007059B2"/>
    <w:rsid w:val="00705A5D"/>
    <w:rsid w:val="00705C8B"/>
    <w:rsid w:val="0070602A"/>
    <w:rsid w:val="00706253"/>
    <w:rsid w:val="007063BF"/>
    <w:rsid w:val="00706464"/>
    <w:rsid w:val="0070668A"/>
    <w:rsid w:val="00706758"/>
    <w:rsid w:val="007067FE"/>
    <w:rsid w:val="0070693D"/>
    <w:rsid w:val="00706967"/>
    <w:rsid w:val="00706BBD"/>
    <w:rsid w:val="00706E7D"/>
    <w:rsid w:val="00707314"/>
    <w:rsid w:val="00707677"/>
    <w:rsid w:val="00707769"/>
    <w:rsid w:val="0070776F"/>
    <w:rsid w:val="007078FD"/>
    <w:rsid w:val="00707ACA"/>
    <w:rsid w:val="00707D8D"/>
    <w:rsid w:val="00707DA3"/>
    <w:rsid w:val="00707FC3"/>
    <w:rsid w:val="007100BF"/>
    <w:rsid w:val="007101F2"/>
    <w:rsid w:val="007102C5"/>
    <w:rsid w:val="007102FF"/>
    <w:rsid w:val="007103A2"/>
    <w:rsid w:val="007106DC"/>
    <w:rsid w:val="00710867"/>
    <w:rsid w:val="0071103E"/>
    <w:rsid w:val="00711041"/>
    <w:rsid w:val="007110CA"/>
    <w:rsid w:val="007114F8"/>
    <w:rsid w:val="007115B0"/>
    <w:rsid w:val="007117C2"/>
    <w:rsid w:val="007118B2"/>
    <w:rsid w:val="00711C7F"/>
    <w:rsid w:val="00711D60"/>
    <w:rsid w:val="0071215F"/>
    <w:rsid w:val="007121F4"/>
    <w:rsid w:val="007124B0"/>
    <w:rsid w:val="00712A90"/>
    <w:rsid w:val="00712D55"/>
    <w:rsid w:val="00712D80"/>
    <w:rsid w:val="00713311"/>
    <w:rsid w:val="0071340B"/>
    <w:rsid w:val="007135AA"/>
    <w:rsid w:val="007136DB"/>
    <w:rsid w:val="00713778"/>
    <w:rsid w:val="00713ABD"/>
    <w:rsid w:val="007140D4"/>
    <w:rsid w:val="007140E0"/>
    <w:rsid w:val="0071423A"/>
    <w:rsid w:val="007147BD"/>
    <w:rsid w:val="00714D4F"/>
    <w:rsid w:val="00714DD1"/>
    <w:rsid w:val="00714F22"/>
    <w:rsid w:val="0071529A"/>
    <w:rsid w:val="0071529D"/>
    <w:rsid w:val="007152C3"/>
    <w:rsid w:val="0071568C"/>
    <w:rsid w:val="00715717"/>
    <w:rsid w:val="007157A0"/>
    <w:rsid w:val="00715F85"/>
    <w:rsid w:val="0071621D"/>
    <w:rsid w:val="007162B0"/>
    <w:rsid w:val="007165AF"/>
    <w:rsid w:val="0071660C"/>
    <w:rsid w:val="00716958"/>
    <w:rsid w:val="0071696C"/>
    <w:rsid w:val="00716AB1"/>
    <w:rsid w:val="00716F9D"/>
    <w:rsid w:val="00717293"/>
    <w:rsid w:val="00717345"/>
    <w:rsid w:val="00717470"/>
    <w:rsid w:val="0071757D"/>
    <w:rsid w:val="007175D6"/>
    <w:rsid w:val="00717967"/>
    <w:rsid w:val="00717C5D"/>
    <w:rsid w:val="00720120"/>
    <w:rsid w:val="00720141"/>
    <w:rsid w:val="007204B5"/>
    <w:rsid w:val="00720855"/>
    <w:rsid w:val="00720A06"/>
    <w:rsid w:val="00720A3C"/>
    <w:rsid w:val="00720ADB"/>
    <w:rsid w:val="00720BD3"/>
    <w:rsid w:val="00720CAB"/>
    <w:rsid w:val="0072110E"/>
    <w:rsid w:val="007212EF"/>
    <w:rsid w:val="007218D9"/>
    <w:rsid w:val="00721B4F"/>
    <w:rsid w:val="00721B8B"/>
    <w:rsid w:val="00721BC0"/>
    <w:rsid w:val="00721F1A"/>
    <w:rsid w:val="0072206B"/>
    <w:rsid w:val="007229B6"/>
    <w:rsid w:val="00722A05"/>
    <w:rsid w:val="00722BF0"/>
    <w:rsid w:val="00722CEF"/>
    <w:rsid w:val="00722FCD"/>
    <w:rsid w:val="007230E2"/>
    <w:rsid w:val="00723111"/>
    <w:rsid w:val="00723187"/>
    <w:rsid w:val="007231CE"/>
    <w:rsid w:val="00723306"/>
    <w:rsid w:val="007235A9"/>
    <w:rsid w:val="007235DF"/>
    <w:rsid w:val="0072366C"/>
    <w:rsid w:val="00723737"/>
    <w:rsid w:val="0072373C"/>
    <w:rsid w:val="007238A4"/>
    <w:rsid w:val="007239CF"/>
    <w:rsid w:val="007239FA"/>
    <w:rsid w:val="00723A1C"/>
    <w:rsid w:val="00723B6C"/>
    <w:rsid w:val="0072404B"/>
    <w:rsid w:val="007240FB"/>
    <w:rsid w:val="00724155"/>
    <w:rsid w:val="00724316"/>
    <w:rsid w:val="00724796"/>
    <w:rsid w:val="00724916"/>
    <w:rsid w:val="007251A1"/>
    <w:rsid w:val="007255B9"/>
    <w:rsid w:val="00725795"/>
    <w:rsid w:val="007259AA"/>
    <w:rsid w:val="00725CAF"/>
    <w:rsid w:val="007260A9"/>
    <w:rsid w:val="0072647A"/>
    <w:rsid w:val="007266E3"/>
    <w:rsid w:val="007266E5"/>
    <w:rsid w:val="007267BC"/>
    <w:rsid w:val="007268B9"/>
    <w:rsid w:val="007268F3"/>
    <w:rsid w:val="00726987"/>
    <w:rsid w:val="00726CA2"/>
    <w:rsid w:val="00726D23"/>
    <w:rsid w:val="00727316"/>
    <w:rsid w:val="007274F4"/>
    <w:rsid w:val="00727509"/>
    <w:rsid w:val="00727583"/>
    <w:rsid w:val="00727E9F"/>
    <w:rsid w:val="007301E7"/>
    <w:rsid w:val="00730543"/>
    <w:rsid w:val="00730817"/>
    <w:rsid w:val="00730A15"/>
    <w:rsid w:val="00730AFC"/>
    <w:rsid w:val="00730BF0"/>
    <w:rsid w:val="00730DD8"/>
    <w:rsid w:val="00730F13"/>
    <w:rsid w:val="00730F2E"/>
    <w:rsid w:val="00730F3C"/>
    <w:rsid w:val="00730FC1"/>
    <w:rsid w:val="007312E5"/>
    <w:rsid w:val="00731318"/>
    <w:rsid w:val="00731385"/>
    <w:rsid w:val="00731897"/>
    <w:rsid w:val="00731C1D"/>
    <w:rsid w:val="00731C67"/>
    <w:rsid w:val="00731E22"/>
    <w:rsid w:val="00731E47"/>
    <w:rsid w:val="00731F71"/>
    <w:rsid w:val="007321B9"/>
    <w:rsid w:val="00732241"/>
    <w:rsid w:val="00732784"/>
    <w:rsid w:val="007327F0"/>
    <w:rsid w:val="00732AC3"/>
    <w:rsid w:val="00732AE6"/>
    <w:rsid w:val="00732D8A"/>
    <w:rsid w:val="00732FB6"/>
    <w:rsid w:val="007333B8"/>
    <w:rsid w:val="007334BB"/>
    <w:rsid w:val="00733667"/>
    <w:rsid w:val="00733814"/>
    <w:rsid w:val="007339FB"/>
    <w:rsid w:val="00733A32"/>
    <w:rsid w:val="00733A76"/>
    <w:rsid w:val="0073405F"/>
    <w:rsid w:val="0073415C"/>
    <w:rsid w:val="007343AC"/>
    <w:rsid w:val="0073454C"/>
    <w:rsid w:val="007345B6"/>
    <w:rsid w:val="00734665"/>
    <w:rsid w:val="00734814"/>
    <w:rsid w:val="007348C3"/>
    <w:rsid w:val="00734925"/>
    <w:rsid w:val="007349E2"/>
    <w:rsid w:val="00734BAD"/>
    <w:rsid w:val="00734BCD"/>
    <w:rsid w:val="00734CEF"/>
    <w:rsid w:val="00734CF6"/>
    <w:rsid w:val="007351B1"/>
    <w:rsid w:val="00736032"/>
    <w:rsid w:val="00736338"/>
    <w:rsid w:val="00736AC8"/>
    <w:rsid w:val="00736B06"/>
    <w:rsid w:val="00736F23"/>
    <w:rsid w:val="00737014"/>
    <w:rsid w:val="007373DA"/>
    <w:rsid w:val="007374A5"/>
    <w:rsid w:val="0073772C"/>
    <w:rsid w:val="00737B25"/>
    <w:rsid w:val="00737DA7"/>
    <w:rsid w:val="007405E1"/>
    <w:rsid w:val="00740F6A"/>
    <w:rsid w:val="00741478"/>
    <w:rsid w:val="00741802"/>
    <w:rsid w:val="00741D57"/>
    <w:rsid w:val="007420B2"/>
    <w:rsid w:val="0074234E"/>
    <w:rsid w:val="007425D5"/>
    <w:rsid w:val="007425E3"/>
    <w:rsid w:val="0074266B"/>
    <w:rsid w:val="007426A8"/>
    <w:rsid w:val="007429B7"/>
    <w:rsid w:val="00742ED5"/>
    <w:rsid w:val="00743587"/>
    <w:rsid w:val="00743929"/>
    <w:rsid w:val="00743955"/>
    <w:rsid w:val="00743C4E"/>
    <w:rsid w:val="00743FC3"/>
    <w:rsid w:val="00744232"/>
    <w:rsid w:val="00744360"/>
    <w:rsid w:val="007444F5"/>
    <w:rsid w:val="007445FB"/>
    <w:rsid w:val="00744715"/>
    <w:rsid w:val="00744C81"/>
    <w:rsid w:val="00744DB8"/>
    <w:rsid w:val="00744DEE"/>
    <w:rsid w:val="00744E43"/>
    <w:rsid w:val="00744FDC"/>
    <w:rsid w:val="007455B3"/>
    <w:rsid w:val="00745784"/>
    <w:rsid w:val="00745855"/>
    <w:rsid w:val="007459DA"/>
    <w:rsid w:val="00745C8E"/>
    <w:rsid w:val="00745CFC"/>
    <w:rsid w:val="00745D22"/>
    <w:rsid w:val="00745D3E"/>
    <w:rsid w:val="00745D41"/>
    <w:rsid w:val="00745E85"/>
    <w:rsid w:val="00745EBA"/>
    <w:rsid w:val="00745EE8"/>
    <w:rsid w:val="00745F39"/>
    <w:rsid w:val="00746282"/>
    <w:rsid w:val="00746599"/>
    <w:rsid w:val="00746CE5"/>
    <w:rsid w:val="00746E43"/>
    <w:rsid w:val="00746E59"/>
    <w:rsid w:val="00747003"/>
    <w:rsid w:val="007470BE"/>
    <w:rsid w:val="00747158"/>
    <w:rsid w:val="00747211"/>
    <w:rsid w:val="00747841"/>
    <w:rsid w:val="0074794A"/>
    <w:rsid w:val="00747BDF"/>
    <w:rsid w:val="007500D0"/>
    <w:rsid w:val="007501E7"/>
    <w:rsid w:val="00750739"/>
    <w:rsid w:val="007508A9"/>
    <w:rsid w:val="00750AF7"/>
    <w:rsid w:val="00750E51"/>
    <w:rsid w:val="00750ECC"/>
    <w:rsid w:val="00751047"/>
    <w:rsid w:val="007518EE"/>
    <w:rsid w:val="00751C7D"/>
    <w:rsid w:val="00751DBC"/>
    <w:rsid w:val="00751E84"/>
    <w:rsid w:val="00752A3E"/>
    <w:rsid w:val="00752A44"/>
    <w:rsid w:val="00753168"/>
    <w:rsid w:val="0075321E"/>
    <w:rsid w:val="0075326F"/>
    <w:rsid w:val="00753294"/>
    <w:rsid w:val="00753363"/>
    <w:rsid w:val="0075340D"/>
    <w:rsid w:val="00753671"/>
    <w:rsid w:val="007537A1"/>
    <w:rsid w:val="00753B23"/>
    <w:rsid w:val="00753C58"/>
    <w:rsid w:val="00753E94"/>
    <w:rsid w:val="007540A1"/>
    <w:rsid w:val="00754794"/>
    <w:rsid w:val="0075484D"/>
    <w:rsid w:val="00754912"/>
    <w:rsid w:val="00754A8F"/>
    <w:rsid w:val="00754CA1"/>
    <w:rsid w:val="00754DEF"/>
    <w:rsid w:val="00754FCE"/>
    <w:rsid w:val="00754FD4"/>
    <w:rsid w:val="007555A4"/>
    <w:rsid w:val="0075564C"/>
    <w:rsid w:val="007556AB"/>
    <w:rsid w:val="00755745"/>
    <w:rsid w:val="007557BE"/>
    <w:rsid w:val="00755F25"/>
    <w:rsid w:val="00755F70"/>
    <w:rsid w:val="00755F89"/>
    <w:rsid w:val="00756031"/>
    <w:rsid w:val="00756075"/>
    <w:rsid w:val="007560DE"/>
    <w:rsid w:val="007565B4"/>
    <w:rsid w:val="007566B5"/>
    <w:rsid w:val="00756700"/>
    <w:rsid w:val="00756A84"/>
    <w:rsid w:val="00756B5E"/>
    <w:rsid w:val="00756CBC"/>
    <w:rsid w:val="00757064"/>
    <w:rsid w:val="00757082"/>
    <w:rsid w:val="00757185"/>
    <w:rsid w:val="0075725D"/>
    <w:rsid w:val="00757772"/>
    <w:rsid w:val="0075784B"/>
    <w:rsid w:val="00757B85"/>
    <w:rsid w:val="00757BD8"/>
    <w:rsid w:val="007602DA"/>
    <w:rsid w:val="00760375"/>
    <w:rsid w:val="00760582"/>
    <w:rsid w:val="00760B76"/>
    <w:rsid w:val="00760C1A"/>
    <w:rsid w:val="00760EAD"/>
    <w:rsid w:val="007610C5"/>
    <w:rsid w:val="007614B0"/>
    <w:rsid w:val="0076181D"/>
    <w:rsid w:val="007618A3"/>
    <w:rsid w:val="007618E0"/>
    <w:rsid w:val="00761BFC"/>
    <w:rsid w:val="007620CB"/>
    <w:rsid w:val="007622AD"/>
    <w:rsid w:val="00762446"/>
    <w:rsid w:val="0076248C"/>
    <w:rsid w:val="007624DE"/>
    <w:rsid w:val="00762507"/>
    <w:rsid w:val="0076293E"/>
    <w:rsid w:val="00762970"/>
    <w:rsid w:val="00762AE1"/>
    <w:rsid w:val="00762B8D"/>
    <w:rsid w:val="00762BEA"/>
    <w:rsid w:val="00762F82"/>
    <w:rsid w:val="0076307D"/>
    <w:rsid w:val="007631DF"/>
    <w:rsid w:val="0076341A"/>
    <w:rsid w:val="00763504"/>
    <w:rsid w:val="007637B7"/>
    <w:rsid w:val="00763910"/>
    <w:rsid w:val="00763AA9"/>
    <w:rsid w:val="00763B6F"/>
    <w:rsid w:val="007640F6"/>
    <w:rsid w:val="007641A0"/>
    <w:rsid w:val="007642DC"/>
    <w:rsid w:val="007645C5"/>
    <w:rsid w:val="00764798"/>
    <w:rsid w:val="0076557F"/>
    <w:rsid w:val="007655EB"/>
    <w:rsid w:val="00765710"/>
    <w:rsid w:val="00765778"/>
    <w:rsid w:val="0076583D"/>
    <w:rsid w:val="00765C4B"/>
    <w:rsid w:val="00765E24"/>
    <w:rsid w:val="00766105"/>
    <w:rsid w:val="007664CB"/>
    <w:rsid w:val="00766DCC"/>
    <w:rsid w:val="00766E4A"/>
    <w:rsid w:val="00767006"/>
    <w:rsid w:val="0076704F"/>
    <w:rsid w:val="00767798"/>
    <w:rsid w:val="00767D30"/>
    <w:rsid w:val="00767E3B"/>
    <w:rsid w:val="00767E58"/>
    <w:rsid w:val="00767E65"/>
    <w:rsid w:val="00770035"/>
    <w:rsid w:val="0077068C"/>
    <w:rsid w:val="007708C1"/>
    <w:rsid w:val="00770AB8"/>
    <w:rsid w:val="00770C08"/>
    <w:rsid w:val="007710AE"/>
    <w:rsid w:val="007710B5"/>
    <w:rsid w:val="00771153"/>
    <w:rsid w:val="0077126C"/>
    <w:rsid w:val="007712E9"/>
    <w:rsid w:val="007714C2"/>
    <w:rsid w:val="007716E6"/>
    <w:rsid w:val="00771B71"/>
    <w:rsid w:val="00771BF5"/>
    <w:rsid w:val="00771E35"/>
    <w:rsid w:val="00771EBE"/>
    <w:rsid w:val="00771F8D"/>
    <w:rsid w:val="0077213E"/>
    <w:rsid w:val="00772189"/>
    <w:rsid w:val="007722B8"/>
    <w:rsid w:val="007722C0"/>
    <w:rsid w:val="007722F4"/>
    <w:rsid w:val="007724D5"/>
    <w:rsid w:val="0077255B"/>
    <w:rsid w:val="007729D3"/>
    <w:rsid w:val="00772B22"/>
    <w:rsid w:val="00772E54"/>
    <w:rsid w:val="00773298"/>
    <w:rsid w:val="007734FA"/>
    <w:rsid w:val="007735EA"/>
    <w:rsid w:val="0077378A"/>
    <w:rsid w:val="00773DDA"/>
    <w:rsid w:val="00773F1A"/>
    <w:rsid w:val="0077411A"/>
    <w:rsid w:val="007742A0"/>
    <w:rsid w:val="00774D3B"/>
    <w:rsid w:val="00774DDE"/>
    <w:rsid w:val="00774E20"/>
    <w:rsid w:val="00774F73"/>
    <w:rsid w:val="007760D9"/>
    <w:rsid w:val="00776157"/>
    <w:rsid w:val="00776548"/>
    <w:rsid w:val="00776733"/>
    <w:rsid w:val="007767D2"/>
    <w:rsid w:val="007768F3"/>
    <w:rsid w:val="00776F94"/>
    <w:rsid w:val="007772EA"/>
    <w:rsid w:val="0077731E"/>
    <w:rsid w:val="0077745B"/>
    <w:rsid w:val="00777D5A"/>
    <w:rsid w:val="007801DE"/>
    <w:rsid w:val="0078035D"/>
    <w:rsid w:val="00780491"/>
    <w:rsid w:val="007806F7"/>
    <w:rsid w:val="0078095C"/>
    <w:rsid w:val="00780A66"/>
    <w:rsid w:val="00780B5A"/>
    <w:rsid w:val="00780BAA"/>
    <w:rsid w:val="00780D0E"/>
    <w:rsid w:val="00781416"/>
    <w:rsid w:val="0078142F"/>
    <w:rsid w:val="00781570"/>
    <w:rsid w:val="007818AB"/>
    <w:rsid w:val="00781D6E"/>
    <w:rsid w:val="0078220B"/>
    <w:rsid w:val="00782494"/>
    <w:rsid w:val="0078279A"/>
    <w:rsid w:val="007827AD"/>
    <w:rsid w:val="007828B7"/>
    <w:rsid w:val="00782936"/>
    <w:rsid w:val="007829E5"/>
    <w:rsid w:val="00783118"/>
    <w:rsid w:val="00783173"/>
    <w:rsid w:val="00783980"/>
    <w:rsid w:val="00783A35"/>
    <w:rsid w:val="007842C8"/>
    <w:rsid w:val="007846D8"/>
    <w:rsid w:val="00784869"/>
    <w:rsid w:val="00784918"/>
    <w:rsid w:val="0078497C"/>
    <w:rsid w:val="00784A3E"/>
    <w:rsid w:val="00784F7A"/>
    <w:rsid w:val="0078507E"/>
    <w:rsid w:val="007853D4"/>
    <w:rsid w:val="00785405"/>
    <w:rsid w:val="00785459"/>
    <w:rsid w:val="0078581A"/>
    <w:rsid w:val="00785836"/>
    <w:rsid w:val="00785857"/>
    <w:rsid w:val="007859A8"/>
    <w:rsid w:val="00785DA3"/>
    <w:rsid w:val="00785E8E"/>
    <w:rsid w:val="007860A8"/>
    <w:rsid w:val="00786123"/>
    <w:rsid w:val="00786386"/>
    <w:rsid w:val="0078658E"/>
    <w:rsid w:val="00786852"/>
    <w:rsid w:val="0078727B"/>
    <w:rsid w:val="00787330"/>
    <w:rsid w:val="0078741F"/>
    <w:rsid w:val="0078762B"/>
    <w:rsid w:val="00787705"/>
    <w:rsid w:val="00787B01"/>
    <w:rsid w:val="00787B25"/>
    <w:rsid w:val="00787CE8"/>
    <w:rsid w:val="00787F51"/>
    <w:rsid w:val="00787FE4"/>
    <w:rsid w:val="00790286"/>
    <w:rsid w:val="007902CB"/>
    <w:rsid w:val="00790464"/>
    <w:rsid w:val="007904C7"/>
    <w:rsid w:val="007905E1"/>
    <w:rsid w:val="007907BC"/>
    <w:rsid w:val="00790821"/>
    <w:rsid w:val="007909DF"/>
    <w:rsid w:val="00790CF0"/>
    <w:rsid w:val="00790EE8"/>
    <w:rsid w:val="007911BC"/>
    <w:rsid w:val="0079126D"/>
    <w:rsid w:val="00791AB2"/>
    <w:rsid w:val="00791B48"/>
    <w:rsid w:val="00791BD7"/>
    <w:rsid w:val="00792465"/>
    <w:rsid w:val="00792620"/>
    <w:rsid w:val="00792739"/>
    <w:rsid w:val="0079287B"/>
    <w:rsid w:val="00792BDF"/>
    <w:rsid w:val="00793515"/>
    <w:rsid w:val="007935B1"/>
    <w:rsid w:val="0079390A"/>
    <w:rsid w:val="00793A1F"/>
    <w:rsid w:val="00793B98"/>
    <w:rsid w:val="00793C93"/>
    <w:rsid w:val="00793CA3"/>
    <w:rsid w:val="00793EDD"/>
    <w:rsid w:val="00793F14"/>
    <w:rsid w:val="007941D7"/>
    <w:rsid w:val="0079449B"/>
    <w:rsid w:val="00794755"/>
    <w:rsid w:val="00794C9D"/>
    <w:rsid w:val="00795637"/>
    <w:rsid w:val="0079569E"/>
    <w:rsid w:val="007956B9"/>
    <w:rsid w:val="007957D3"/>
    <w:rsid w:val="0079690F"/>
    <w:rsid w:val="00796EB5"/>
    <w:rsid w:val="00797063"/>
    <w:rsid w:val="0079717E"/>
    <w:rsid w:val="007973E7"/>
    <w:rsid w:val="00797C96"/>
    <w:rsid w:val="00797E7C"/>
    <w:rsid w:val="007A0254"/>
    <w:rsid w:val="007A0363"/>
    <w:rsid w:val="007A0414"/>
    <w:rsid w:val="007A0553"/>
    <w:rsid w:val="007A0757"/>
    <w:rsid w:val="007A0A81"/>
    <w:rsid w:val="007A0C26"/>
    <w:rsid w:val="007A0F1E"/>
    <w:rsid w:val="007A107D"/>
    <w:rsid w:val="007A124D"/>
    <w:rsid w:val="007A1347"/>
    <w:rsid w:val="007A15FA"/>
    <w:rsid w:val="007A190D"/>
    <w:rsid w:val="007A1F1C"/>
    <w:rsid w:val="007A200D"/>
    <w:rsid w:val="007A21AD"/>
    <w:rsid w:val="007A231E"/>
    <w:rsid w:val="007A2E10"/>
    <w:rsid w:val="007A2E37"/>
    <w:rsid w:val="007A31BD"/>
    <w:rsid w:val="007A4665"/>
    <w:rsid w:val="007A4C6B"/>
    <w:rsid w:val="007A4D34"/>
    <w:rsid w:val="007A4E07"/>
    <w:rsid w:val="007A5153"/>
    <w:rsid w:val="007A5202"/>
    <w:rsid w:val="007A52EE"/>
    <w:rsid w:val="007A54D2"/>
    <w:rsid w:val="007A565B"/>
    <w:rsid w:val="007A56E1"/>
    <w:rsid w:val="007A58D4"/>
    <w:rsid w:val="007A5C33"/>
    <w:rsid w:val="007A5FD9"/>
    <w:rsid w:val="007A6370"/>
    <w:rsid w:val="007A645C"/>
    <w:rsid w:val="007A664B"/>
    <w:rsid w:val="007A6863"/>
    <w:rsid w:val="007A6B7D"/>
    <w:rsid w:val="007A6BC5"/>
    <w:rsid w:val="007A6C3E"/>
    <w:rsid w:val="007A726B"/>
    <w:rsid w:val="007A7334"/>
    <w:rsid w:val="007A79EB"/>
    <w:rsid w:val="007A7B1E"/>
    <w:rsid w:val="007A7F58"/>
    <w:rsid w:val="007B0172"/>
    <w:rsid w:val="007B05C5"/>
    <w:rsid w:val="007B0682"/>
    <w:rsid w:val="007B0974"/>
    <w:rsid w:val="007B0B01"/>
    <w:rsid w:val="007B0B94"/>
    <w:rsid w:val="007B0F06"/>
    <w:rsid w:val="007B0F18"/>
    <w:rsid w:val="007B10DC"/>
    <w:rsid w:val="007B1195"/>
    <w:rsid w:val="007B138C"/>
    <w:rsid w:val="007B14B8"/>
    <w:rsid w:val="007B14CE"/>
    <w:rsid w:val="007B1507"/>
    <w:rsid w:val="007B157F"/>
    <w:rsid w:val="007B165F"/>
    <w:rsid w:val="007B1E72"/>
    <w:rsid w:val="007B2137"/>
    <w:rsid w:val="007B2265"/>
    <w:rsid w:val="007B2A90"/>
    <w:rsid w:val="007B2B2A"/>
    <w:rsid w:val="007B2B6F"/>
    <w:rsid w:val="007B2C8E"/>
    <w:rsid w:val="007B2EF0"/>
    <w:rsid w:val="007B3250"/>
    <w:rsid w:val="007B37D7"/>
    <w:rsid w:val="007B38AD"/>
    <w:rsid w:val="007B38C4"/>
    <w:rsid w:val="007B3A20"/>
    <w:rsid w:val="007B3CB5"/>
    <w:rsid w:val="007B3E8D"/>
    <w:rsid w:val="007B4123"/>
    <w:rsid w:val="007B437C"/>
    <w:rsid w:val="007B44C1"/>
    <w:rsid w:val="007B472E"/>
    <w:rsid w:val="007B4B28"/>
    <w:rsid w:val="007B4C7A"/>
    <w:rsid w:val="007B4E8A"/>
    <w:rsid w:val="007B51BE"/>
    <w:rsid w:val="007B51FB"/>
    <w:rsid w:val="007B5C3D"/>
    <w:rsid w:val="007B601E"/>
    <w:rsid w:val="007B66ED"/>
    <w:rsid w:val="007B695E"/>
    <w:rsid w:val="007B7021"/>
    <w:rsid w:val="007B711F"/>
    <w:rsid w:val="007B73BD"/>
    <w:rsid w:val="007B7402"/>
    <w:rsid w:val="007B7424"/>
    <w:rsid w:val="007B765C"/>
    <w:rsid w:val="007B785D"/>
    <w:rsid w:val="007B79F8"/>
    <w:rsid w:val="007B7E78"/>
    <w:rsid w:val="007B7E8D"/>
    <w:rsid w:val="007C006C"/>
    <w:rsid w:val="007C043F"/>
    <w:rsid w:val="007C05DF"/>
    <w:rsid w:val="007C064A"/>
    <w:rsid w:val="007C0A59"/>
    <w:rsid w:val="007C0D66"/>
    <w:rsid w:val="007C1346"/>
    <w:rsid w:val="007C13D9"/>
    <w:rsid w:val="007C1449"/>
    <w:rsid w:val="007C147A"/>
    <w:rsid w:val="007C1671"/>
    <w:rsid w:val="007C168C"/>
    <w:rsid w:val="007C1972"/>
    <w:rsid w:val="007C1F39"/>
    <w:rsid w:val="007C2028"/>
    <w:rsid w:val="007C26C2"/>
    <w:rsid w:val="007C2CFD"/>
    <w:rsid w:val="007C2DAA"/>
    <w:rsid w:val="007C33DC"/>
    <w:rsid w:val="007C3416"/>
    <w:rsid w:val="007C3469"/>
    <w:rsid w:val="007C3666"/>
    <w:rsid w:val="007C39E9"/>
    <w:rsid w:val="007C3BBF"/>
    <w:rsid w:val="007C417B"/>
    <w:rsid w:val="007C4307"/>
    <w:rsid w:val="007C4308"/>
    <w:rsid w:val="007C4487"/>
    <w:rsid w:val="007C44A1"/>
    <w:rsid w:val="007C4668"/>
    <w:rsid w:val="007C47AC"/>
    <w:rsid w:val="007C48D2"/>
    <w:rsid w:val="007C490D"/>
    <w:rsid w:val="007C4935"/>
    <w:rsid w:val="007C4BE1"/>
    <w:rsid w:val="007C5133"/>
    <w:rsid w:val="007C52E9"/>
    <w:rsid w:val="007C5409"/>
    <w:rsid w:val="007C568B"/>
    <w:rsid w:val="007C5835"/>
    <w:rsid w:val="007C5A7D"/>
    <w:rsid w:val="007C5AB9"/>
    <w:rsid w:val="007C5AC9"/>
    <w:rsid w:val="007C5AEF"/>
    <w:rsid w:val="007C6190"/>
    <w:rsid w:val="007C6394"/>
    <w:rsid w:val="007C64B6"/>
    <w:rsid w:val="007C6A25"/>
    <w:rsid w:val="007C6D34"/>
    <w:rsid w:val="007C6DB1"/>
    <w:rsid w:val="007C71CD"/>
    <w:rsid w:val="007C7200"/>
    <w:rsid w:val="007C78F5"/>
    <w:rsid w:val="007C7938"/>
    <w:rsid w:val="007C7C9C"/>
    <w:rsid w:val="007C7CBE"/>
    <w:rsid w:val="007C7CF8"/>
    <w:rsid w:val="007C7DB0"/>
    <w:rsid w:val="007D013D"/>
    <w:rsid w:val="007D01E8"/>
    <w:rsid w:val="007D020D"/>
    <w:rsid w:val="007D035F"/>
    <w:rsid w:val="007D0393"/>
    <w:rsid w:val="007D051E"/>
    <w:rsid w:val="007D0544"/>
    <w:rsid w:val="007D0A55"/>
    <w:rsid w:val="007D0C12"/>
    <w:rsid w:val="007D0C47"/>
    <w:rsid w:val="007D0E07"/>
    <w:rsid w:val="007D110B"/>
    <w:rsid w:val="007D1246"/>
    <w:rsid w:val="007D1467"/>
    <w:rsid w:val="007D14CA"/>
    <w:rsid w:val="007D1504"/>
    <w:rsid w:val="007D153A"/>
    <w:rsid w:val="007D166C"/>
    <w:rsid w:val="007D1821"/>
    <w:rsid w:val="007D18FD"/>
    <w:rsid w:val="007D1B0E"/>
    <w:rsid w:val="007D21A2"/>
    <w:rsid w:val="007D2597"/>
    <w:rsid w:val="007D3017"/>
    <w:rsid w:val="007D322A"/>
    <w:rsid w:val="007D345A"/>
    <w:rsid w:val="007D3468"/>
    <w:rsid w:val="007D36CA"/>
    <w:rsid w:val="007D37A1"/>
    <w:rsid w:val="007D38CE"/>
    <w:rsid w:val="007D4038"/>
    <w:rsid w:val="007D415E"/>
    <w:rsid w:val="007D4235"/>
    <w:rsid w:val="007D443F"/>
    <w:rsid w:val="007D4898"/>
    <w:rsid w:val="007D49AA"/>
    <w:rsid w:val="007D49F3"/>
    <w:rsid w:val="007D4C03"/>
    <w:rsid w:val="007D4D51"/>
    <w:rsid w:val="007D4D7A"/>
    <w:rsid w:val="007D4DB8"/>
    <w:rsid w:val="007D4E1B"/>
    <w:rsid w:val="007D4E82"/>
    <w:rsid w:val="007D4F7C"/>
    <w:rsid w:val="007D50EC"/>
    <w:rsid w:val="007D5386"/>
    <w:rsid w:val="007D55CD"/>
    <w:rsid w:val="007D5650"/>
    <w:rsid w:val="007D56F5"/>
    <w:rsid w:val="007D57B0"/>
    <w:rsid w:val="007D58AB"/>
    <w:rsid w:val="007D6451"/>
    <w:rsid w:val="007D6556"/>
    <w:rsid w:val="007D66E7"/>
    <w:rsid w:val="007D683F"/>
    <w:rsid w:val="007D6A59"/>
    <w:rsid w:val="007D6B2F"/>
    <w:rsid w:val="007D6E08"/>
    <w:rsid w:val="007D6E64"/>
    <w:rsid w:val="007D7381"/>
    <w:rsid w:val="007D751F"/>
    <w:rsid w:val="007D76F2"/>
    <w:rsid w:val="007D7F1B"/>
    <w:rsid w:val="007E07CB"/>
    <w:rsid w:val="007E091A"/>
    <w:rsid w:val="007E0D4D"/>
    <w:rsid w:val="007E1807"/>
    <w:rsid w:val="007E1BE4"/>
    <w:rsid w:val="007E1E83"/>
    <w:rsid w:val="007E24BC"/>
    <w:rsid w:val="007E259E"/>
    <w:rsid w:val="007E27EA"/>
    <w:rsid w:val="007E2C09"/>
    <w:rsid w:val="007E2CA9"/>
    <w:rsid w:val="007E309A"/>
    <w:rsid w:val="007E30B2"/>
    <w:rsid w:val="007E31B1"/>
    <w:rsid w:val="007E353D"/>
    <w:rsid w:val="007E3C1B"/>
    <w:rsid w:val="007E3CE5"/>
    <w:rsid w:val="007E3D13"/>
    <w:rsid w:val="007E3ED6"/>
    <w:rsid w:val="007E4536"/>
    <w:rsid w:val="007E4639"/>
    <w:rsid w:val="007E47AC"/>
    <w:rsid w:val="007E47DA"/>
    <w:rsid w:val="007E50E9"/>
    <w:rsid w:val="007E5309"/>
    <w:rsid w:val="007E54FA"/>
    <w:rsid w:val="007E5750"/>
    <w:rsid w:val="007E5D7F"/>
    <w:rsid w:val="007E632B"/>
    <w:rsid w:val="007E65CE"/>
    <w:rsid w:val="007E6A3C"/>
    <w:rsid w:val="007E6B10"/>
    <w:rsid w:val="007E6B84"/>
    <w:rsid w:val="007E6CB0"/>
    <w:rsid w:val="007E7027"/>
    <w:rsid w:val="007E7445"/>
    <w:rsid w:val="007E747D"/>
    <w:rsid w:val="007E7706"/>
    <w:rsid w:val="007E77C4"/>
    <w:rsid w:val="007E79E1"/>
    <w:rsid w:val="007E7BD5"/>
    <w:rsid w:val="007F061C"/>
    <w:rsid w:val="007F0722"/>
    <w:rsid w:val="007F08ED"/>
    <w:rsid w:val="007F0A4A"/>
    <w:rsid w:val="007F0C50"/>
    <w:rsid w:val="007F0F1E"/>
    <w:rsid w:val="007F0F2B"/>
    <w:rsid w:val="007F1179"/>
    <w:rsid w:val="007F125A"/>
    <w:rsid w:val="007F141C"/>
    <w:rsid w:val="007F18DF"/>
    <w:rsid w:val="007F2B8B"/>
    <w:rsid w:val="007F2CD1"/>
    <w:rsid w:val="007F358F"/>
    <w:rsid w:val="007F38B0"/>
    <w:rsid w:val="007F3A3E"/>
    <w:rsid w:val="007F3EAC"/>
    <w:rsid w:val="007F3F68"/>
    <w:rsid w:val="007F430B"/>
    <w:rsid w:val="007F47D3"/>
    <w:rsid w:val="007F4956"/>
    <w:rsid w:val="007F4967"/>
    <w:rsid w:val="007F49AD"/>
    <w:rsid w:val="007F49DE"/>
    <w:rsid w:val="007F525A"/>
    <w:rsid w:val="007F52C8"/>
    <w:rsid w:val="007F58F0"/>
    <w:rsid w:val="007F59A9"/>
    <w:rsid w:val="007F5A68"/>
    <w:rsid w:val="007F5BC5"/>
    <w:rsid w:val="007F5D4A"/>
    <w:rsid w:val="007F5D88"/>
    <w:rsid w:val="007F653F"/>
    <w:rsid w:val="007F6680"/>
    <w:rsid w:val="007F66EC"/>
    <w:rsid w:val="007F6997"/>
    <w:rsid w:val="007F6C0B"/>
    <w:rsid w:val="007F6E8D"/>
    <w:rsid w:val="007F6F9B"/>
    <w:rsid w:val="007F769E"/>
    <w:rsid w:val="007F779B"/>
    <w:rsid w:val="007F780E"/>
    <w:rsid w:val="007F7E69"/>
    <w:rsid w:val="0080012A"/>
    <w:rsid w:val="00800308"/>
    <w:rsid w:val="00800320"/>
    <w:rsid w:val="0080032E"/>
    <w:rsid w:val="00800340"/>
    <w:rsid w:val="008005EC"/>
    <w:rsid w:val="00800928"/>
    <w:rsid w:val="008009BB"/>
    <w:rsid w:val="00800EE7"/>
    <w:rsid w:val="00800F36"/>
    <w:rsid w:val="008019FC"/>
    <w:rsid w:val="00801CD5"/>
    <w:rsid w:val="00801D00"/>
    <w:rsid w:val="00802380"/>
    <w:rsid w:val="0080238B"/>
    <w:rsid w:val="008024B2"/>
    <w:rsid w:val="00802552"/>
    <w:rsid w:val="008029B5"/>
    <w:rsid w:val="00802CBA"/>
    <w:rsid w:val="00802D55"/>
    <w:rsid w:val="00802EC7"/>
    <w:rsid w:val="00802F5A"/>
    <w:rsid w:val="00803010"/>
    <w:rsid w:val="0080340A"/>
    <w:rsid w:val="0080366B"/>
    <w:rsid w:val="008037FC"/>
    <w:rsid w:val="00803B5E"/>
    <w:rsid w:val="008041FC"/>
    <w:rsid w:val="008048AA"/>
    <w:rsid w:val="008048DF"/>
    <w:rsid w:val="00804AA6"/>
    <w:rsid w:val="00804B85"/>
    <w:rsid w:val="00804C8E"/>
    <w:rsid w:val="00804D1B"/>
    <w:rsid w:val="00804DC1"/>
    <w:rsid w:val="00804E4C"/>
    <w:rsid w:val="00804E59"/>
    <w:rsid w:val="00804EEB"/>
    <w:rsid w:val="00805450"/>
    <w:rsid w:val="008055E7"/>
    <w:rsid w:val="00805742"/>
    <w:rsid w:val="00805B75"/>
    <w:rsid w:val="00805F8B"/>
    <w:rsid w:val="00806264"/>
    <w:rsid w:val="008062BF"/>
    <w:rsid w:val="00806782"/>
    <w:rsid w:val="008067FB"/>
    <w:rsid w:val="008069DD"/>
    <w:rsid w:val="00806E48"/>
    <w:rsid w:val="008074C5"/>
    <w:rsid w:val="008074DF"/>
    <w:rsid w:val="008078B7"/>
    <w:rsid w:val="00807A3F"/>
    <w:rsid w:val="00807A48"/>
    <w:rsid w:val="00807DBB"/>
    <w:rsid w:val="00810280"/>
    <w:rsid w:val="00810C76"/>
    <w:rsid w:val="00810FBE"/>
    <w:rsid w:val="00811382"/>
    <w:rsid w:val="00811383"/>
    <w:rsid w:val="008114BE"/>
    <w:rsid w:val="0081174C"/>
    <w:rsid w:val="008122BF"/>
    <w:rsid w:val="008122DB"/>
    <w:rsid w:val="0081231A"/>
    <w:rsid w:val="0081260B"/>
    <w:rsid w:val="00812BDB"/>
    <w:rsid w:val="00813275"/>
    <w:rsid w:val="00813780"/>
    <w:rsid w:val="0081390C"/>
    <w:rsid w:val="0081390F"/>
    <w:rsid w:val="00813A73"/>
    <w:rsid w:val="00813AB2"/>
    <w:rsid w:val="00813DE6"/>
    <w:rsid w:val="008140A9"/>
    <w:rsid w:val="008140D4"/>
    <w:rsid w:val="008141C8"/>
    <w:rsid w:val="0081453F"/>
    <w:rsid w:val="008147AA"/>
    <w:rsid w:val="0081488F"/>
    <w:rsid w:val="00814B22"/>
    <w:rsid w:val="00814D82"/>
    <w:rsid w:val="00814F36"/>
    <w:rsid w:val="008155DC"/>
    <w:rsid w:val="008155EE"/>
    <w:rsid w:val="008156AF"/>
    <w:rsid w:val="00815BFC"/>
    <w:rsid w:val="00815D0D"/>
    <w:rsid w:val="00815FB5"/>
    <w:rsid w:val="0081603B"/>
    <w:rsid w:val="0081706A"/>
    <w:rsid w:val="00817173"/>
    <w:rsid w:val="00817415"/>
    <w:rsid w:val="0081752D"/>
    <w:rsid w:val="00817A11"/>
    <w:rsid w:val="00817D7D"/>
    <w:rsid w:val="00821035"/>
    <w:rsid w:val="0082107A"/>
    <w:rsid w:val="008211C2"/>
    <w:rsid w:val="00821494"/>
    <w:rsid w:val="008216C5"/>
    <w:rsid w:val="00821C98"/>
    <w:rsid w:val="00821EDF"/>
    <w:rsid w:val="008222CC"/>
    <w:rsid w:val="0082271D"/>
    <w:rsid w:val="00822A42"/>
    <w:rsid w:val="00823225"/>
    <w:rsid w:val="008234BD"/>
    <w:rsid w:val="008235B3"/>
    <w:rsid w:val="00823706"/>
    <w:rsid w:val="00823793"/>
    <w:rsid w:val="008240E2"/>
    <w:rsid w:val="0082430A"/>
    <w:rsid w:val="00824373"/>
    <w:rsid w:val="00824542"/>
    <w:rsid w:val="008245E6"/>
    <w:rsid w:val="00824A3F"/>
    <w:rsid w:val="00824A5B"/>
    <w:rsid w:val="00824C24"/>
    <w:rsid w:val="00825390"/>
    <w:rsid w:val="008254C2"/>
    <w:rsid w:val="00825D83"/>
    <w:rsid w:val="00825DF6"/>
    <w:rsid w:val="00825FC5"/>
    <w:rsid w:val="00826061"/>
    <w:rsid w:val="0082623C"/>
    <w:rsid w:val="00826547"/>
    <w:rsid w:val="00826621"/>
    <w:rsid w:val="008268CD"/>
    <w:rsid w:val="008269FD"/>
    <w:rsid w:val="00826D5B"/>
    <w:rsid w:val="00826DFD"/>
    <w:rsid w:val="0082762E"/>
    <w:rsid w:val="00827956"/>
    <w:rsid w:val="00827995"/>
    <w:rsid w:val="008279C0"/>
    <w:rsid w:val="00827C74"/>
    <w:rsid w:val="00827D04"/>
    <w:rsid w:val="008302B9"/>
    <w:rsid w:val="0083068F"/>
    <w:rsid w:val="008306D1"/>
    <w:rsid w:val="00830731"/>
    <w:rsid w:val="00830A65"/>
    <w:rsid w:val="0083110F"/>
    <w:rsid w:val="0083119B"/>
    <w:rsid w:val="008312D7"/>
    <w:rsid w:val="0083143E"/>
    <w:rsid w:val="0083150B"/>
    <w:rsid w:val="00831537"/>
    <w:rsid w:val="00831705"/>
    <w:rsid w:val="008318A6"/>
    <w:rsid w:val="00831A08"/>
    <w:rsid w:val="00831D68"/>
    <w:rsid w:val="00831E87"/>
    <w:rsid w:val="0083208E"/>
    <w:rsid w:val="008320CC"/>
    <w:rsid w:val="008322CE"/>
    <w:rsid w:val="00832605"/>
    <w:rsid w:val="008329B8"/>
    <w:rsid w:val="00833110"/>
    <w:rsid w:val="0083331A"/>
    <w:rsid w:val="0083363A"/>
    <w:rsid w:val="00833779"/>
    <w:rsid w:val="00833C00"/>
    <w:rsid w:val="00833C86"/>
    <w:rsid w:val="00833CC9"/>
    <w:rsid w:val="00833F1D"/>
    <w:rsid w:val="00835093"/>
    <w:rsid w:val="0083558A"/>
    <w:rsid w:val="00835959"/>
    <w:rsid w:val="00835AEE"/>
    <w:rsid w:val="00835B37"/>
    <w:rsid w:val="00835B70"/>
    <w:rsid w:val="00835BAF"/>
    <w:rsid w:val="00835C8F"/>
    <w:rsid w:val="00835CCD"/>
    <w:rsid w:val="00835DC4"/>
    <w:rsid w:val="00835DED"/>
    <w:rsid w:val="00835F65"/>
    <w:rsid w:val="0083609F"/>
    <w:rsid w:val="0083626C"/>
    <w:rsid w:val="00836464"/>
    <w:rsid w:val="0083688D"/>
    <w:rsid w:val="00836D92"/>
    <w:rsid w:val="008371AE"/>
    <w:rsid w:val="00837952"/>
    <w:rsid w:val="00837AD6"/>
    <w:rsid w:val="00837BFC"/>
    <w:rsid w:val="00837CA8"/>
    <w:rsid w:val="00837F28"/>
    <w:rsid w:val="008406DB"/>
    <w:rsid w:val="00840705"/>
    <w:rsid w:val="0084085C"/>
    <w:rsid w:val="00840938"/>
    <w:rsid w:val="00840A9C"/>
    <w:rsid w:val="00840C40"/>
    <w:rsid w:val="00840C6D"/>
    <w:rsid w:val="00840D3E"/>
    <w:rsid w:val="008412EF"/>
    <w:rsid w:val="0084131F"/>
    <w:rsid w:val="008414B8"/>
    <w:rsid w:val="0084179B"/>
    <w:rsid w:val="008417FC"/>
    <w:rsid w:val="008418F5"/>
    <w:rsid w:val="00841994"/>
    <w:rsid w:val="00841BB5"/>
    <w:rsid w:val="00842095"/>
    <w:rsid w:val="0084220C"/>
    <w:rsid w:val="008422CD"/>
    <w:rsid w:val="00842573"/>
    <w:rsid w:val="0084294D"/>
    <w:rsid w:val="00842B44"/>
    <w:rsid w:val="00842B77"/>
    <w:rsid w:val="00842CA9"/>
    <w:rsid w:val="008431F6"/>
    <w:rsid w:val="00843609"/>
    <w:rsid w:val="008437DA"/>
    <w:rsid w:val="00843AAA"/>
    <w:rsid w:val="00843E3E"/>
    <w:rsid w:val="00843E8E"/>
    <w:rsid w:val="00843EA7"/>
    <w:rsid w:val="00843F63"/>
    <w:rsid w:val="00843FBB"/>
    <w:rsid w:val="0084414C"/>
    <w:rsid w:val="0084471F"/>
    <w:rsid w:val="00844B81"/>
    <w:rsid w:val="00844C79"/>
    <w:rsid w:val="00844CCF"/>
    <w:rsid w:val="00844CD2"/>
    <w:rsid w:val="00844D81"/>
    <w:rsid w:val="00844E54"/>
    <w:rsid w:val="00844ECD"/>
    <w:rsid w:val="00844F2F"/>
    <w:rsid w:val="008457AB"/>
    <w:rsid w:val="00845B5F"/>
    <w:rsid w:val="00845BA9"/>
    <w:rsid w:val="00845F0C"/>
    <w:rsid w:val="008461B1"/>
    <w:rsid w:val="0084630C"/>
    <w:rsid w:val="008463E5"/>
    <w:rsid w:val="00846734"/>
    <w:rsid w:val="0084674F"/>
    <w:rsid w:val="00846795"/>
    <w:rsid w:val="00846A0A"/>
    <w:rsid w:val="00846A55"/>
    <w:rsid w:val="00847673"/>
    <w:rsid w:val="0084768E"/>
    <w:rsid w:val="00847BDA"/>
    <w:rsid w:val="00847C33"/>
    <w:rsid w:val="00847D95"/>
    <w:rsid w:val="0085002C"/>
    <w:rsid w:val="0085009F"/>
    <w:rsid w:val="008505D0"/>
    <w:rsid w:val="00850AF0"/>
    <w:rsid w:val="00850BBE"/>
    <w:rsid w:val="00850CD0"/>
    <w:rsid w:val="00851151"/>
    <w:rsid w:val="008512D7"/>
    <w:rsid w:val="00851376"/>
    <w:rsid w:val="00851458"/>
    <w:rsid w:val="00851DDE"/>
    <w:rsid w:val="00851F25"/>
    <w:rsid w:val="00852100"/>
    <w:rsid w:val="00852C05"/>
    <w:rsid w:val="00852D43"/>
    <w:rsid w:val="00852F85"/>
    <w:rsid w:val="0085337F"/>
    <w:rsid w:val="008535FE"/>
    <w:rsid w:val="0085365A"/>
    <w:rsid w:val="0085367F"/>
    <w:rsid w:val="00853683"/>
    <w:rsid w:val="008538A0"/>
    <w:rsid w:val="00853971"/>
    <w:rsid w:val="008540EC"/>
    <w:rsid w:val="00854150"/>
    <w:rsid w:val="008545E3"/>
    <w:rsid w:val="00854B49"/>
    <w:rsid w:val="00854B6E"/>
    <w:rsid w:val="00854E89"/>
    <w:rsid w:val="00855191"/>
    <w:rsid w:val="00855193"/>
    <w:rsid w:val="008554BC"/>
    <w:rsid w:val="00855684"/>
    <w:rsid w:val="00855685"/>
    <w:rsid w:val="0085586B"/>
    <w:rsid w:val="00855973"/>
    <w:rsid w:val="00855F7E"/>
    <w:rsid w:val="008561FE"/>
    <w:rsid w:val="008565A5"/>
    <w:rsid w:val="00856A6C"/>
    <w:rsid w:val="00856ABF"/>
    <w:rsid w:val="00856AC5"/>
    <w:rsid w:val="00856B17"/>
    <w:rsid w:val="00856F10"/>
    <w:rsid w:val="00856F98"/>
    <w:rsid w:val="00856F99"/>
    <w:rsid w:val="008570C6"/>
    <w:rsid w:val="008571EA"/>
    <w:rsid w:val="00857298"/>
    <w:rsid w:val="00857687"/>
    <w:rsid w:val="00857798"/>
    <w:rsid w:val="00857953"/>
    <w:rsid w:val="00857D58"/>
    <w:rsid w:val="00857F98"/>
    <w:rsid w:val="00857FFD"/>
    <w:rsid w:val="00860085"/>
    <w:rsid w:val="00860A62"/>
    <w:rsid w:val="00860B13"/>
    <w:rsid w:val="008611BC"/>
    <w:rsid w:val="008612E5"/>
    <w:rsid w:val="008614F7"/>
    <w:rsid w:val="008617ED"/>
    <w:rsid w:val="00861A98"/>
    <w:rsid w:val="00861FA8"/>
    <w:rsid w:val="00862510"/>
    <w:rsid w:val="00862926"/>
    <w:rsid w:val="00862EB6"/>
    <w:rsid w:val="00862F0C"/>
    <w:rsid w:val="008630CF"/>
    <w:rsid w:val="00863261"/>
    <w:rsid w:val="00863596"/>
    <w:rsid w:val="00863894"/>
    <w:rsid w:val="00863975"/>
    <w:rsid w:val="00863A63"/>
    <w:rsid w:val="00863DF2"/>
    <w:rsid w:val="0086403E"/>
    <w:rsid w:val="0086427C"/>
    <w:rsid w:val="0086453D"/>
    <w:rsid w:val="008646EC"/>
    <w:rsid w:val="00864706"/>
    <w:rsid w:val="00864781"/>
    <w:rsid w:val="00864858"/>
    <w:rsid w:val="00864952"/>
    <w:rsid w:val="00864ABE"/>
    <w:rsid w:val="00864EFB"/>
    <w:rsid w:val="00864F4E"/>
    <w:rsid w:val="00865049"/>
    <w:rsid w:val="008650C2"/>
    <w:rsid w:val="0086583E"/>
    <w:rsid w:val="00865AA6"/>
    <w:rsid w:val="00865DD1"/>
    <w:rsid w:val="00866021"/>
    <w:rsid w:val="0086611D"/>
    <w:rsid w:val="00866255"/>
    <w:rsid w:val="00866499"/>
    <w:rsid w:val="00866677"/>
    <w:rsid w:val="0086697E"/>
    <w:rsid w:val="00866A86"/>
    <w:rsid w:val="00866B81"/>
    <w:rsid w:val="008671DD"/>
    <w:rsid w:val="0086727F"/>
    <w:rsid w:val="008674ED"/>
    <w:rsid w:val="00867709"/>
    <w:rsid w:val="00867A46"/>
    <w:rsid w:val="00867CCF"/>
    <w:rsid w:val="00867EF8"/>
    <w:rsid w:val="008700A7"/>
    <w:rsid w:val="008701DE"/>
    <w:rsid w:val="008707B9"/>
    <w:rsid w:val="00870A57"/>
    <w:rsid w:val="00870F88"/>
    <w:rsid w:val="00871072"/>
    <w:rsid w:val="008710E7"/>
    <w:rsid w:val="00871173"/>
    <w:rsid w:val="008711A8"/>
    <w:rsid w:val="00871409"/>
    <w:rsid w:val="008716D6"/>
    <w:rsid w:val="0087176D"/>
    <w:rsid w:val="00871775"/>
    <w:rsid w:val="008717DC"/>
    <w:rsid w:val="00871838"/>
    <w:rsid w:val="00871D1F"/>
    <w:rsid w:val="00871D7A"/>
    <w:rsid w:val="008722B1"/>
    <w:rsid w:val="008726AC"/>
    <w:rsid w:val="0087276B"/>
    <w:rsid w:val="00872C1C"/>
    <w:rsid w:val="00872EE1"/>
    <w:rsid w:val="00872F13"/>
    <w:rsid w:val="008730D1"/>
    <w:rsid w:val="00873276"/>
    <w:rsid w:val="008737CD"/>
    <w:rsid w:val="00873E6F"/>
    <w:rsid w:val="00874403"/>
    <w:rsid w:val="0087452B"/>
    <w:rsid w:val="00874548"/>
    <w:rsid w:val="008747D1"/>
    <w:rsid w:val="00874A9C"/>
    <w:rsid w:val="00874CF1"/>
    <w:rsid w:val="008756CD"/>
    <w:rsid w:val="008757AA"/>
    <w:rsid w:val="008757E8"/>
    <w:rsid w:val="008757EE"/>
    <w:rsid w:val="00875979"/>
    <w:rsid w:val="00875AAA"/>
    <w:rsid w:val="00875B43"/>
    <w:rsid w:val="00876065"/>
    <w:rsid w:val="0087611F"/>
    <w:rsid w:val="00876254"/>
    <w:rsid w:val="0087627F"/>
    <w:rsid w:val="00876460"/>
    <w:rsid w:val="00876569"/>
    <w:rsid w:val="008765C1"/>
    <w:rsid w:val="0087705F"/>
    <w:rsid w:val="008770AC"/>
    <w:rsid w:val="0087725B"/>
    <w:rsid w:val="00877665"/>
    <w:rsid w:val="008776B9"/>
    <w:rsid w:val="008776C7"/>
    <w:rsid w:val="00877B45"/>
    <w:rsid w:val="00877E90"/>
    <w:rsid w:val="0088016E"/>
    <w:rsid w:val="008802D5"/>
    <w:rsid w:val="0088037A"/>
    <w:rsid w:val="008804FE"/>
    <w:rsid w:val="00880989"/>
    <w:rsid w:val="008809CB"/>
    <w:rsid w:val="00880B73"/>
    <w:rsid w:val="00880CD5"/>
    <w:rsid w:val="0088108F"/>
    <w:rsid w:val="008810EA"/>
    <w:rsid w:val="008814A9"/>
    <w:rsid w:val="008817C2"/>
    <w:rsid w:val="00881939"/>
    <w:rsid w:val="00881ECC"/>
    <w:rsid w:val="00881EEF"/>
    <w:rsid w:val="0088222B"/>
    <w:rsid w:val="00882822"/>
    <w:rsid w:val="008828CD"/>
    <w:rsid w:val="0088315A"/>
    <w:rsid w:val="0088333E"/>
    <w:rsid w:val="0088343D"/>
    <w:rsid w:val="00883603"/>
    <w:rsid w:val="008836DB"/>
    <w:rsid w:val="00883A51"/>
    <w:rsid w:val="00883E12"/>
    <w:rsid w:val="00883E3D"/>
    <w:rsid w:val="00884294"/>
    <w:rsid w:val="008842B9"/>
    <w:rsid w:val="008847F6"/>
    <w:rsid w:val="00884A2D"/>
    <w:rsid w:val="00884A30"/>
    <w:rsid w:val="00884B5C"/>
    <w:rsid w:val="0088581A"/>
    <w:rsid w:val="00885A00"/>
    <w:rsid w:val="00885A22"/>
    <w:rsid w:val="00885ECA"/>
    <w:rsid w:val="00885FD7"/>
    <w:rsid w:val="00886D51"/>
    <w:rsid w:val="00886F8C"/>
    <w:rsid w:val="008874FB"/>
    <w:rsid w:val="0088750B"/>
    <w:rsid w:val="00887694"/>
    <w:rsid w:val="00887779"/>
    <w:rsid w:val="00887AF4"/>
    <w:rsid w:val="008907A0"/>
    <w:rsid w:val="00890B5B"/>
    <w:rsid w:val="00890C79"/>
    <w:rsid w:val="00890CE8"/>
    <w:rsid w:val="008912B4"/>
    <w:rsid w:val="00891408"/>
    <w:rsid w:val="00891981"/>
    <w:rsid w:val="00891C25"/>
    <w:rsid w:val="00891C26"/>
    <w:rsid w:val="00891C8A"/>
    <w:rsid w:val="00891D79"/>
    <w:rsid w:val="00892044"/>
    <w:rsid w:val="008923E3"/>
    <w:rsid w:val="008926E3"/>
    <w:rsid w:val="00892947"/>
    <w:rsid w:val="0089299C"/>
    <w:rsid w:val="008929D3"/>
    <w:rsid w:val="00892B00"/>
    <w:rsid w:val="00892D2E"/>
    <w:rsid w:val="00892F1C"/>
    <w:rsid w:val="00892F63"/>
    <w:rsid w:val="00893126"/>
    <w:rsid w:val="00893136"/>
    <w:rsid w:val="00893394"/>
    <w:rsid w:val="00893561"/>
    <w:rsid w:val="00893B13"/>
    <w:rsid w:val="00893E1E"/>
    <w:rsid w:val="00893E8B"/>
    <w:rsid w:val="00893FB8"/>
    <w:rsid w:val="00893FDE"/>
    <w:rsid w:val="008940BB"/>
    <w:rsid w:val="0089450D"/>
    <w:rsid w:val="008947D5"/>
    <w:rsid w:val="0089480A"/>
    <w:rsid w:val="00894F07"/>
    <w:rsid w:val="0089533C"/>
    <w:rsid w:val="008955FC"/>
    <w:rsid w:val="0089588C"/>
    <w:rsid w:val="00895FC0"/>
    <w:rsid w:val="0089613E"/>
    <w:rsid w:val="008969C6"/>
    <w:rsid w:val="00896A39"/>
    <w:rsid w:val="00896A69"/>
    <w:rsid w:val="00896C3A"/>
    <w:rsid w:val="00896D0F"/>
    <w:rsid w:val="00896FCB"/>
    <w:rsid w:val="008970FC"/>
    <w:rsid w:val="0089721C"/>
    <w:rsid w:val="0089750D"/>
    <w:rsid w:val="00897C1B"/>
    <w:rsid w:val="00897C83"/>
    <w:rsid w:val="00897CCD"/>
    <w:rsid w:val="00897DB6"/>
    <w:rsid w:val="00897ECB"/>
    <w:rsid w:val="008A014A"/>
    <w:rsid w:val="008A049A"/>
    <w:rsid w:val="008A05A8"/>
    <w:rsid w:val="008A107C"/>
    <w:rsid w:val="008A13F7"/>
    <w:rsid w:val="008A1680"/>
    <w:rsid w:val="008A18AC"/>
    <w:rsid w:val="008A19FA"/>
    <w:rsid w:val="008A24A3"/>
    <w:rsid w:val="008A2685"/>
    <w:rsid w:val="008A2939"/>
    <w:rsid w:val="008A2CC5"/>
    <w:rsid w:val="008A3062"/>
    <w:rsid w:val="008A32F6"/>
    <w:rsid w:val="008A3406"/>
    <w:rsid w:val="008A34B3"/>
    <w:rsid w:val="008A3813"/>
    <w:rsid w:val="008A3934"/>
    <w:rsid w:val="008A396F"/>
    <w:rsid w:val="008A3A14"/>
    <w:rsid w:val="008A3D98"/>
    <w:rsid w:val="008A3DC6"/>
    <w:rsid w:val="008A3E74"/>
    <w:rsid w:val="008A42CB"/>
    <w:rsid w:val="008A42D4"/>
    <w:rsid w:val="008A45D1"/>
    <w:rsid w:val="008A4627"/>
    <w:rsid w:val="008A4644"/>
    <w:rsid w:val="008A4BAB"/>
    <w:rsid w:val="008A515E"/>
    <w:rsid w:val="008A51E3"/>
    <w:rsid w:val="008A53DB"/>
    <w:rsid w:val="008A5585"/>
    <w:rsid w:val="008A564E"/>
    <w:rsid w:val="008A579B"/>
    <w:rsid w:val="008A5B4B"/>
    <w:rsid w:val="008A5C33"/>
    <w:rsid w:val="008A5F4B"/>
    <w:rsid w:val="008A625C"/>
    <w:rsid w:val="008A6265"/>
    <w:rsid w:val="008A62A5"/>
    <w:rsid w:val="008A646F"/>
    <w:rsid w:val="008A6813"/>
    <w:rsid w:val="008A6995"/>
    <w:rsid w:val="008A6A63"/>
    <w:rsid w:val="008A6BAA"/>
    <w:rsid w:val="008A6DEE"/>
    <w:rsid w:val="008A7046"/>
    <w:rsid w:val="008A7073"/>
    <w:rsid w:val="008A71A0"/>
    <w:rsid w:val="008A7253"/>
    <w:rsid w:val="008A755B"/>
    <w:rsid w:val="008A7634"/>
    <w:rsid w:val="008A77FE"/>
    <w:rsid w:val="008A78A6"/>
    <w:rsid w:val="008A79AD"/>
    <w:rsid w:val="008A7B8E"/>
    <w:rsid w:val="008A7EC0"/>
    <w:rsid w:val="008B06AD"/>
    <w:rsid w:val="008B10A2"/>
    <w:rsid w:val="008B1168"/>
    <w:rsid w:val="008B1356"/>
    <w:rsid w:val="008B13C4"/>
    <w:rsid w:val="008B169B"/>
    <w:rsid w:val="008B1B0E"/>
    <w:rsid w:val="008B1CF9"/>
    <w:rsid w:val="008B218F"/>
    <w:rsid w:val="008B23BD"/>
    <w:rsid w:val="008B2418"/>
    <w:rsid w:val="008B286F"/>
    <w:rsid w:val="008B2B24"/>
    <w:rsid w:val="008B33B8"/>
    <w:rsid w:val="008B35B5"/>
    <w:rsid w:val="008B3C8F"/>
    <w:rsid w:val="008B3D51"/>
    <w:rsid w:val="008B3E81"/>
    <w:rsid w:val="008B474F"/>
    <w:rsid w:val="008B4978"/>
    <w:rsid w:val="008B499A"/>
    <w:rsid w:val="008B49BA"/>
    <w:rsid w:val="008B4C14"/>
    <w:rsid w:val="008B5046"/>
    <w:rsid w:val="008B51F7"/>
    <w:rsid w:val="008B5527"/>
    <w:rsid w:val="008B589A"/>
    <w:rsid w:val="008B5963"/>
    <w:rsid w:val="008B5A42"/>
    <w:rsid w:val="008B5C7F"/>
    <w:rsid w:val="008B5E1D"/>
    <w:rsid w:val="008B5E7B"/>
    <w:rsid w:val="008B6074"/>
    <w:rsid w:val="008B60E2"/>
    <w:rsid w:val="008B60E8"/>
    <w:rsid w:val="008B643C"/>
    <w:rsid w:val="008B66CF"/>
    <w:rsid w:val="008B6A68"/>
    <w:rsid w:val="008B721C"/>
    <w:rsid w:val="008B728E"/>
    <w:rsid w:val="008B751A"/>
    <w:rsid w:val="008B7B4C"/>
    <w:rsid w:val="008B7C7B"/>
    <w:rsid w:val="008B7CAD"/>
    <w:rsid w:val="008C0235"/>
    <w:rsid w:val="008C041D"/>
    <w:rsid w:val="008C042A"/>
    <w:rsid w:val="008C04A6"/>
    <w:rsid w:val="008C05F1"/>
    <w:rsid w:val="008C087A"/>
    <w:rsid w:val="008C0C3D"/>
    <w:rsid w:val="008C0D5F"/>
    <w:rsid w:val="008C0F9C"/>
    <w:rsid w:val="008C10D5"/>
    <w:rsid w:val="008C17F6"/>
    <w:rsid w:val="008C1A6A"/>
    <w:rsid w:val="008C1B31"/>
    <w:rsid w:val="008C1D0A"/>
    <w:rsid w:val="008C1E03"/>
    <w:rsid w:val="008C1ED6"/>
    <w:rsid w:val="008C2194"/>
    <w:rsid w:val="008C2256"/>
    <w:rsid w:val="008C249C"/>
    <w:rsid w:val="008C2A32"/>
    <w:rsid w:val="008C2D4A"/>
    <w:rsid w:val="008C2F15"/>
    <w:rsid w:val="008C32D5"/>
    <w:rsid w:val="008C33E8"/>
    <w:rsid w:val="008C342F"/>
    <w:rsid w:val="008C36D0"/>
    <w:rsid w:val="008C393F"/>
    <w:rsid w:val="008C3AD7"/>
    <w:rsid w:val="008C3BA9"/>
    <w:rsid w:val="008C3EC9"/>
    <w:rsid w:val="008C404E"/>
    <w:rsid w:val="008C444B"/>
    <w:rsid w:val="008C46EE"/>
    <w:rsid w:val="008C4D1E"/>
    <w:rsid w:val="008C4FE1"/>
    <w:rsid w:val="008C511C"/>
    <w:rsid w:val="008C58E3"/>
    <w:rsid w:val="008C5A74"/>
    <w:rsid w:val="008C5D04"/>
    <w:rsid w:val="008C5D6A"/>
    <w:rsid w:val="008C5ED3"/>
    <w:rsid w:val="008C61C0"/>
    <w:rsid w:val="008C641D"/>
    <w:rsid w:val="008C642C"/>
    <w:rsid w:val="008C65C2"/>
    <w:rsid w:val="008C67C2"/>
    <w:rsid w:val="008C67C6"/>
    <w:rsid w:val="008C68D4"/>
    <w:rsid w:val="008C6A31"/>
    <w:rsid w:val="008C6AA6"/>
    <w:rsid w:val="008C70AA"/>
    <w:rsid w:val="008C7120"/>
    <w:rsid w:val="008C724C"/>
    <w:rsid w:val="008C726D"/>
    <w:rsid w:val="008C7654"/>
    <w:rsid w:val="008C77A9"/>
    <w:rsid w:val="008C7959"/>
    <w:rsid w:val="008C7970"/>
    <w:rsid w:val="008C7A37"/>
    <w:rsid w:val="008C7A63"/>
    <w:rsid w:val="008C7BCC"/>
    <w:rsid w:val="008C7BD1"/>
    <w:rsid w:val="008C7C69"/>
    <w:rsid w:val="008C7FA3"/>
    <w:rsid w:val="008D01AA"/>
    <w:rsid w:val="008D03B0"/>
    <w:rsid w:val="008D0DF1"/>
    <w:rsid w:val="008D1073"/>
    <w:rsid w:val="008D1205"/>
    <w:rsid w:val="008D131A"/>
    <w:rsid w:val="008D1435"/>
    <w:rsid w:val="008D1693"/>
    <w:rsid w:val="008D18C7"/>
    <w:rsid w:val="008D1B2D"/>
    <w:rsid w:val="008D1C8C"/>
    <w:rsid w:val="008D1F78"/>
    <w:rsid w:val="008D1FCB"/>
    <w:rsid w:val="008D2222"/>
    <w:rsid w:val="008D232A"/>
    <w:rsid w:val="008D238D"/>
    <w:rsid w:val="008D2452"/>
    <w:rsid w:val="008D2C42"/>
    <w:rsid w:val="008D2CA6"/>
    <w:rsid w:val="008D2E75"/>
    <w:rsid w:val="008D2EF6"/>
    <w:rsid w:val="008D2F31"/>
    <w:rsid w:val="008D2FD2"/>
    <w:rsid w:val="008D3370"/>
    <w:rsid w:val="008D340F"/>
    <w:rsid w:val="008D3451"/>
    <w:rsid w:val="008D3594"/>
    <w:rsid w:val="008D35BC"/>
    <w:rsid w:val="008D35D5"/>
    <w:rsid w:val="008D3696"/>
    <w:rsid w:val="008D3D3D"/>
    <w:rsid w:val="008D440A"/>
    <w:rsid w:val="008D46C2"/>
    <w:rsid w:val="008D4DAC"/>
    <w:rsid w:val="008D4E78"/>
    <w:rsid w:val="008D54E8"/>
    <w:rsid w:val="008D5521"/>
    <w:rsid w:val="008D565D"/>
    <w:rsid w:val="008D5750"/>
    <w:rsid w:val="008D5828"/>
    <w:rsid w:val="008D5AD9"/>
    <w:rsid w:val="008D5B5D"/>
    <w:rsid w:val="008D5E4E"/>
    <w:rsid w:val="008D62C9"/>
    <w:rsid w:val="008D6C61"/>
    <w:rsid w:val="008D6EAF"/>
    <w:rsid w:val="008D6EBC"/>
    <w:rsid w:val="008D6F82"/>
    <w:rsid w:val="008D737B"/>
    <w:rsid w:val="008D73D4"/>
    <w:rsid w:val="008D744E"/>
    <w:rsid w:val="008D74D2"/>
    <w:rsid w:val="008D7ED7"/>
    <w:rsid w:val="008D7F86"/>
    <w:rsid w:val="008E0090"/>
    <w:rsid w:val="008E01D7"/>
    <w:rsid w:val="008E072B"/>
    <w:rsid w:val="008E095E"/>
    <w:rsid w:val="008E0B51"/>
    <w:rsid w:val="008E0BC4"/>
    <w:rsid w:val="008E0E9A"/>
    <w:rsid w:val="008E10C0"/>
    <w:rsid w:val="008E1140"/>
    <w:rsid w:val="008E122F"/>
    <w:rsid w:val="008E1802"/>
    <w:rsid w:val="008E1B70"/>
    <w:rsid w:val="008E1F46"/>
    <w:rsid w:val="008E1FE1"/>
    <w:rsid w:val="008E24F5"/>
    <w:rsid w:val="008E2630"/>
    <w:rsid w:val="008E26B3"/>
    <w:rsid w:val="008E2963"/>
    <w:rsid w:val="008E2971"/>
    <w:rsid w:val="008E2BE6"/>
    <w:rsid w:val="008E2C57"/>
    <w:rsid w:val="008E2E9B"/>
    <w:rsid w:val="008E2F01"/>
    <w:rsid w:val="008E333D"/>
    <w:rsid w:val="008E33D2"/>
    <w:rsid w:val="008E381D"/>
    <w:rsid w:val="008E387B"/>
    <w:rsid w:val="008E3A47"/>
    <w:rsid w:val="008E3E86"/>
    <w:rsid w:val="008E418E"/>
    <w:rsid w:val="008E4195"/>
    <w:rsid w:val="008E41A2"/>
    <w:rsid w:val="008E453B"/>
    <w:rsid w:val="008E4684"/>
    <w:rsid w:val="008E47AA"/>
    <w:rsid w:val="008E492D"/>
    <w:rsid w:val="008E58F2"/>
    <w:rsid w:val="008E5A2C"/>
    <w:rsid w:val="008E5A64"/>
    <w:rsid w:val="008E5ABB"/>
    <w:rsid w:val="008E5D98"/>
    <w:rsid w:val="008E619A"/>
    <w:rsid w:val="008E626A"/>
    <w:rsid w:val="008E6590"/>
    <w:rsid w:val="008E65E7"/>
    <w:rsid w:val="008E6815"/>
    <w:rsid w:val="008E6AA1"/>
    <w:rsid w:val="008E6B7A"/>
    <w:rsid w:val="008E6F13"/>
    <w:rsid w:val="008E6F5D"/>
    <w:rsid w:val="008E71BE"/>
    <w:rsid w:val="008E724E"/>
    <w:rsid w:val="008E72D9"/>
    <w:rsid w:val="008E7914"/>
    <w:rsid w:val="008E7BB6"/>
    <w:rsid w:val="008E7C02"/>
    <w:rsid w:val="008E7D83"/>
    <w:rsid w:val="008F042B"/>
    <w:rsid w:val="008F048A"/>
    <w:rsid w:val="008F06D2"/>
    <w:rsid w:val="008F08FD"/>
    <w:rsid w:val="008F0A77"/>
    <w:rsid w:val="008F0F56"/>
    <w:rsid w:val="008F0FA4"/>
    <w:rsid w:val="008F1100"/>
    <w:rsid w:val="008F1371"/>
    <w:rsid w:val="008F14E0"/>
    <w:rsid w:val="008F16B3"/>
    <w:rsid w:val="008F16F9"/>
    <w:rsid w:val="008F183A"/>
    <w:rsid w:val="008F1954"/>
    <w:rsid w:val="008F1CA0"/>
    <w:rsid w:val="008F1CEA"/>
    <w:rsid w:val="008F1E71"/>
    <w:rsid w:val="008F1FC6"/>
    <w:rsid w:val="008F22AF"/>
    <w:rsid w:val="008F239B"/>
    <w:rsid w:val="008F2458"/>
    <w:rsid w:val="008F24D9"/>
    <w:rsid w:val="008F2C4B"/>
    <w:rsid w:val="008F2D09"/>
    <w:rsid w:val="008F2D15"/>
    <w:rsid w:val="008F3083"/>
    <w:rsid w:val="008F30FE"/>
    <w:rsid w:val="008F31EC"/>
    <w:rsid w:val="008F32B4"/>
    <w:rsid w:val="008F3383"/>
    <w:rsid w:val="008F349E"/>
    <w:rsid w:val="008F3550"/>
    <w:rsid w:val="008F36BD"/>
    <w:rsid w:val="008F3807"/>
    <w:rsid w:val="008F4316"/>
    <w:rsid w:val="008F4AA3"/>
    <w:rsid w:val="008F4B76"/>
    <w:rsid w:val="008F52B8"/>
    <w:rsid w:val="008F55C8"/>
    <w:rsid w:val="008F5652"/>
    <w:rsid w:val="008F58D9"/>
    <w:rsid w:val="008F5902"/>
    <w:rsid w:val="008F5937"/>
    <w:rsid w:val="008F5A82"/>
    <w:rsid w:val="008F5BCB"/>
    <w:rsid w:val="008F5C59"/>
    <w:rsid w:val="008F679A"/>
    <w:rsid w:val="008F708F"/>
    <w:rsid w:val="008F7364"/>
    <w:rsid w:val="008F7405"/>
    <w:rsid w:val="008F7552"/>
    <w:rsid w:val="008F7730"/>
    <w:rsid w:val="008F7BE3"/>
    <w:rsid w:val="008F7D23"/>
    <w:rsid w:val="00900101"/>
    <w:rsid w:val="009005A7"/>
    <w:rsid w:val="00900975"/>
    <w:rsid w:val="00900A0D"/>
    <w:rsid w:val="00900AB3"/>
    <w:rsid w:val="00900E19"/>
    <w:rsid w:val="00901134"/>
    <w:rsid w:val="00901702"/>
    <w:rsid w:val="00901837"/>
    <w:rsid w:val="00901DAB"/>
    <w:rsid w:val="00902474"/>
    <w:rsid w:val="009025CA"/>
    <w:rsid w:val="0090267E"/>
    <w:rsid w:val="00902CAB"/>
    <w:rsid w:val="00902E0F"/>
    <w:rsid w:val="009035EA"/>
    <w:rsid w:val="009037EE"/>
    <w:rsid w:val="00903AFD"/>
    <w:rsid w:val="00903C78"/>
    <w:rsid w:val="00903EF2"/>
    <w:rsid w:val="00903F30"/>
    <w:rsid w:val="00903F4C"/>
    <w:rsid w:val="009040F0"/>
    <w:rsid w:val="009041EA"/>
    <w:rsid w:val="0090430E"/>
    <w:rsid w:val="00904830"/>
    <w:rsid w:val="00905058"/>
    <w:rsid w:val="0090532D"/>
    <w:rsid w:val="0090535B"/>
    <w:rsid w:val="00905EA1"/>
    <w:rsid w:val="009063CD"/>
    <w:rsid w:val="00906915"/>
    <w:rsid w:val="00907387"/>
    <w:rsid w:val="009075C8"/>
    <w:rsid w:val="00907D81"/>
    <w:rsid w:val="00907DE6"/>
    <w:rsid w:val="00907E1D"/>
    <w:rsid w:val="009102BA"/>
    <w:rsid w:val="0091093E"/>
    <w:rsid w:val="009109E8"/>
    <w:rsid w:val="00910A68"/>
    <w:rsid w:val="00910AD8"/>
    <w:rsid w:val="00910CB8"/>
    <w:rsid w:val="00911387"/>
    <w:rsid w:val="00911481"/>
    <w:rsid w:val="009114BA"/>
    <w:rsid w:val="00911660"/>
    <w:rsid w:val="00911692"/>
    <w:rsid w:val="00911AB3"/>
    <w:rsid w:val="00911CAE"/>
    <w:rsid w:val="00911CF1"/>
    <w:rsid w:val="009122F5"/>
    <w:rsid w:val="009126BE"/>
    <w:rsid w:val="00912711"/>
    <w:rsid w:val="0091274E"/>
    <w:rsid w:val="00912B90"/>
    <w:rsid w:val="00912C8B"/>
    <w:rsid w:val="00912DAB"/>
    <w:rsid w:val="00912DE5"/>
    <w:rsid w:val="009130C4"/>
    <w:rsid w:val="0091321B"/>
    <w:rsid w:val="00913256"/>
    <w:rsid w:val="00913269"/>
    <w:rsid w:val="00913581"/>
    <w:rsid w:val="0091399D"/>
    <w:rsid w:val="00913C37"/>
    <w:rsid w:val="009142A5"/>
    <w:rsid w:val="00914496"/>
    <w:rsid w:val="0091477E"/>
    <w:rsid w:val="0091482F"/>
    <w:rsid w:val="009148A8"/>
    <w:rsid w:val="00914DF9"/>
    <w:rsid w:val="0091508C"/>
    <w:rsid w:val="00915092"/>
    <w:rsid w:val="00915129"/>
    <w:rsid w:val="0091560D"/>
    <w:rsid w:val="009158C7"/>
    <w:rsid w:val="009159B6"/>
    <w:rsid w:val="00915D28"/>
    <w:rsid w:val="00915E38"/>
    <w:rsid w:val="00915E9A"/>
    <w:rsid w:val="00916040"/>
    <w:rsid w:val="00916173"/>
    <w:rsid w:val="0091656B"/>
    <w:rsid w:val="009165C2"/>
    <w:rsid w:val="00916A7C"/>
    <w:rsid w:val="00916AAB"/>
    <w:rsid w:val="00916BF5"/>
    <w:rsid w:val="00916CCB"/>
    <w:rsid w:val="00916E44"/>
    <w:rsid w:val="00916F60"/>
    <w:rsid w:val="009176E3"/>
    <w:rsid w:val="00920267"/>
    <w:rsid w:val="0092059E"/>
    <w:rsid w:val="009207C5"/>
    <w:rsid w:val="00920875"/>
    <w:rsid w:val="00920992"/>
    <w:rsid w:val="00920B5A"/>
    <w:rsid w:val="009214D4"/>
    <w:rsid w:val="009216D9"/>
    <w:rsid w:val="00921DE5"/>
    <w:rsid w:val="009223C1"/>
    <w:rsid w:val="009223EA"/>
    <w:rsid w:val="00922644"/>
    <w:rsid w:val="009229E9"/>
    <w:rsid w:val="00922BB0"/>
    <w:rsid w:val="00922BEE"/>
    <w:rsid w:val="00923889"/>
    <w:rsid w:val="00923E73"/>
    <w:rsid w:val="00924137"/>
    <w:rsid w:val="009244BF"/>
    <w:rsid w:val="009246F4"/>
    <w:rsid w:val="0092475F"/>
    <w:rsid w:val="00924E1D"/>
    <w:rsid w:val="00924EE6"/>
    <w:rsid w:val="00924FB7"/>
    <w:rsid w:val="0092529A"/>
    <w:rsid w:val="0092532C"/>
    <w:rsid w:val="0092557C"/>
    <w:rsid w:val="0092571F"/>
    <w:rsid w:val="0092593A"/>
    <w:rsid w:val="00925A06"/>
    <w:rsid w:val="00925F98"/>
    <w:rsid w:val="0092648B"/>
    <w:rsid w:val="0092655A"/>
    <w:rsid w:val="00926A17"/>
    <w:rsid w:val="00926A20"/>
    <w:rsid w:val="0092705F"/>
    <w:rsid w:val="0092717A"/>
    <w:rsid w:val="0092721D"/>
    <w:rsid w:val="00927350"/>
    <w:rsid w:val="00927A17"/>
    <w:rsid w:val="00927D2E"/>
    <w:rsid w:val="00927E3F"/>
    <w:rsid w:val="00927ED3"/>
    <w:rsid w:val="00927F45"/>
    <w:rsid w:val="00930454"/>
    <w:rsid w:val="00930583"/>
    <w:rsid w:val="00930989"/>
    <w:rsid w:val="00930B9E"/>
    <w:rsid w:val="00930F7D"/>
    <w:rsid w:val="00931711"/>
    <w:rsid w:val="00931921"/>
    <w:rsid w:val="00931922"/>
    <w:rsid w:val="00931996"/>
    <w:rsid w:val="00931BB5"/>
    <w:rsid w:val="00931C82"/>
    <w:rsid w:val="00931E80"/>
    <w:rsid w:val="009325CC"/>
    <w:rsid w:val="009328EB"/>
    <w:rsid w:val="009329C0"/>
    <w:rsid w:val="009329D4"/>
    <w:rsid w:val="00932E00"/>
    <w:rsid w:val="00932F1B"/>
    <w:rsid w:val="00932F84"/>
    <w:rsid w:val="00933271"/>
    <w:rsid w:val="009333B8"/>
    <w:rsid w:val="00933486"/>
    <w:rsid w:val="00933CFE"/>
    <w:rsid w:val="00933FBE"/>
    <w:rsid w:val="00934405"/>
    <w:rsid w:val="009346A8"/>
    <w:rsid w:val="00934A7E"/>
    <w:rsid w:val="00934ABD"/>
    <w:rsid w:val="00934D88"/>
    <w:rsid w:val="0093500E"/>
    <w:rsid w:val="009351F0"/>
    <w:rsid w:val="009353BC"/>
    <w:rsid w:val="009353E0"/>
    <w:rsid w:val="0093571C"/>
    <w:rsid w:val="0093588F"/>
    <w:rsid w:val="009359EB"/>
    <w:rsid w:val="00935C29"/>
    <w:rsid w:val="00935DD7"/>
    <w:rsid w:val="00935EDB"/>
    <w:rsid w:val="00935F25"/>
    <w:rsid w:val="009364EC"/>
    <w:rsid w:val="009366A4"/>
    <w:rsid w:val="00936A24"/>
    <w:rsid w:val="00936A9B"/>
    <w:rsid w:val="00936B92"/>
    <w:rsid w:val="009371FB"/>
    <w:rsid w:val="00937274"/>
    <w:rsid w:val="00937345"/>
    <w:rsid w:val="00937346"/>
    <w:rsid w:val="00937E58"/>
    <w:rsid w:val="00937E6C"/>
    <w:rsid w:val="00937F82"/>
    <w:rsid w:val="0094044C"/>
    <w:rsid w:val="00940778"/>
    <w:rsid w:val="009409DD"/>
    <w:rsid w:val="00940BC6"/>
    <w:rsid w:val="00940BF6"/>
    <w:rsid w:val="00940E31"/>
    <w:rsid w:val="00940E67"/>
    <w:rsid w:val="00940FD9"/>
    <w:rsid w:val="009412A5"/>
    <w:rsid w:val="0094148A"/>
    <w:rsid w:val="00941901"/>
    <w:rsid w:val="00941AA3"/>
    <w:rsid w:val="00941AE2"/>
    <w:rsid w:val="00941C1E"/>
    <w:rsid w:val="00941CF8"/>
    <w:rsid w:val="00941DB4"/>
    <w:rsid w:val="00941E76"/>
    <w:rsid w:val="00941FAA"/>
    <w:rsid w:val="00942077"/>
    <w:rsid w:val="00942177"/>
    <w:rsid w:val="00942180"/>
    <w:rsid w:val="0094242F"/>
    <w:rsid w:val="00942555"/>
    <w:rsid w:val="00942877"/>
    <w:rsid w:val="00942C4E"/>
    <w:rsid w:val="00943109"/>
    <w:rsid w:val="00943252"/>
    <w:rsid w:val="009432CF"/>
    <w:rsid w:val="0094346D"/>
    <w:rsid w:val="00943543"/>
    <w:rsid w:val="00943A13"/>
    <w:rsid w:val="00943E8F"/>
    <w:rsid w:val="00944066"/>
    <w:rsid w:val="00944088"/>
    <w:rsid w:val="00944AE1"/>
    <w:rsid w:val="00944BDB"/>
    <w:rsid w:val="00944D5E"/>
    <w:rsid w:val="00945113"/>
    <w:rsid w:val="00945495"/>
    <w:rsid w:val="00945527"/>
    <w:rsid w:val="009457B9"/>
    <w:rsid w:val="009457EF"/>
    <w:rsid w:val="0094581D"/>
    <w:rsid w:val="00945862"/>
    <w:rsid w:val="00945A0F"/>
    <w:rsid w:val="00945B60"/>
    <w:rsid w:val="00946082"/>
    <w:rsid w:val="009465BC"/>
    <w:rsid w:val="009469A0"/>
    <w:rsid w:val="00946B89"/>
    <w:rsid w:val="00946E17"/>
    <w:rsid w:val="00946E7E"/>
    <w:rsid w:val="00946F03"/>
    <w:rsid w:val="00947111"/>
    <w:rsid w:val="00947116"/>
    <w:rsid w:val="009471E4"/>
    <w:rsid w:val="009471F0"/>
    <w:rsid w:val="009471F5"/>
    <w:rsid w:val="00947D93"/>
    <w:rsid w:val="009505C7"/>
    <w:rsid w:val="0095063D"/>
    <w:rsid w:val="009506E7"/>
    <w:rsid w:val="009507EF"/>
    <w:rsid w:val="00950988"/>
    <w:rsid w:val="009509DF"/>
    <w:rsid w:val="009509F1"/>
    <w:rsid w:val="009510C1"/>
    <w:rsid w:val="00951178"/>
    <w:rsid w:val="00951417"/>
    <w:rsid w:val="00951441"/>
    <w:rsid w:val="00951603"/>
    <w:rsid w:val="0095183D"/>
    <w:rsid w:val="00951C60"/>
    <w:rsid w:val="00952B25"/>
    <w:rsid w:val="00952C1E"/>
    <w:rsid w:val="00952E54"/>
    <w:rsid w:val="009535F8"/>
    <w:rsid w:val="009537FE"/>
    <w:rsid w:val="00953863"/>
    <w:rsid w:val="0095390F"/>
    <w:rsid w:val="009539CE"/>
    <w:rsid w:val="00953C60"/>
    <w:rsid w:val="00953C8C"/>
    <w:rsid w:val="00953FE9"/>
    <w:rsid w:val="00954003"/>
    <w:rsid w:val="00954201"/>
    <w:rsid w:val="009543F8"/>
    <w:rsid w:val="0095466F"/>
    <w:rsid w:val="0095487C"/>
    <w:rsid w:val="009548FB"/>
    <w:rsid w:val="00954B19"/>
    <w:rsid w:val="00954B36"/>
    <w:rsid w:val="00954BFF"/>
    <w:rsid w:val="00954E5A"/>
    <w:rsid w:val="00954EF4"/>
    <w:rsid w:val="009550E7"/>
    <w:rsid w:val="009553ED"/>
    <w:rsid w:val="009555A7"/>
    <w:rsid w:val="009557CC"/>
    <w:rsid w:val="00955A99"/>
    <w:rsid w:val="00955DD8"/>
    <w:rsid w:val="00955ED5"/>
    <w:rsid w:val="009560A4"/>
    <w:rsid w:val="009563B7"/>
    <w:rsid w:val="00956516"/>
    <w:rsid w:val="009567D7"/>
    <w:rsid w:val="009569F4"/>
    <w:rsid w:val="00956A75"/>
    <w:rsid w:val="00956AC8"/>
    <w:rsid w:val="00956B6D"/>
    <w:rsid w:val="00957090"/>
    <w:rsid w:val="00957391"/>
    <w:rsid w:val="00957675"/>
    <w:rsid w:val="00957D60"/>
    <w:rsid w:val="00957E51"/>
    <w:rsid w:val="009600FB"/>
    <w:rsid w:val="009601CA"/>
    <w:rsid w:val="009601EA"/>
    <w:rsid w:val="00960565"/>
    <w:rsid w:val="00960690"/>
    <w:rsid w:val="0096072A"/>
    <w:rsid w:val="0096076A"/>
    <w:rsid w:val="00960BFF"/>
    <w:rsid w:val="00960D16"/>
    <w:rsid w:val="00960D81"/>
    <w:rsid w:val="009611F8"/>
    <w:rsid w:val="009613E4"/>
    <w:rsid w:val="009616AC"/>
    <w:rsid w:val="009616E9"/>
    <w:rsid w:val="00961AE9"/>
    <w:rsid w:val="00961C71"/>
    <w:rsid w:val="00961EEB"/>
    <w:rsid w:val="0096283A"/>
    <w:rsid w:val="00962863"/>
    <w:rsid w:val="009629B8"/>
    <w:rsid w:val="00962A85"/>
    <w:rsid w:val="00962A99"/>
    <w:rsid w:val="00962CC4"/>
    <w:rsid w:val="009630D1"/>
    <w:rsid w:val="00963104"/>
    <w:rsid w:val="0096313F"/>
    <w:rsid w:val="00963199"/>
    <w:rsid w:val="0096337F"/>
    <w:rsid w:val="00963716"/>
    <w:rsid w:val="009637DA"/>
    <w:rsid w:val="0096390A"/>
    <w:rsid w:val="00963DBD"/>
    <w:rsid w:val="009642DC"/>
    <w:rsid w:val="00964841"/>
    <w:rsid w:val="009648EB"/>
    <w:rsid w:val="00964D01"/>
    <w:rsid w:val="00964EFD"/>
    <w:rsid w:val="0096514F"/>
    <w:rsid w:val="0096519A"/>
    <w:rsid w:val="009651C3"/>
    <w:rsid w:val="009651E9"/>
    <w:rsid w:val="009652FD"/>
    <w:rsid w:val="009656C7"/>
    <w:rsid w:val="00965756"/>
    <w:rsid w:val="00965ACD"/>
    <w:rsid w:val="00965CA6"/>
    <w:rsid w:val="00965CE6"/>
    <w:rsid w:val="00965CE8"/>
    <w:rsid w:val="00965E80"/>
    <w:rsid w:val="00965FDC"/>
    <w:rsid w:val="009662BC"/>
    <w:rsid w:val="009663F8"/>
    <w:rsid w:val="009667F3"/>
    <w:rsid w:val="0096681A"/>
    <w:rsid w:val="00966C7B"/>
    <w:rsid w:val="00966D5B"/>
    <w:rsid w:val="00966FC5"/>
    <w:rsid w:val="00966FFA"/>
    <w:rsid w:val="0096709D"/>
    <w:rsid w:val="009671E2"/>
    <w:rsid w:val="00967271"/>
    <w:rsid w:val="009673DB"/>
    <w:rsid w:val="009673E5"/>
    <w:rsid w:val="00967498"/>
    <w:rsid w:val="009674AC"/>
    <w:rsid w:val="00967649"/>
    <w:rsid w:val="00967854"/>
    <w:rsid w:val="0097017C"/>
    <w:rsid w:val="009701D2"/>
    <w:rsid w:val="00970780"/>
    <w:rsid w:val="0097087A"/>
    <w:rsid w:val="009714C8"/>
    <w:rsid w:val="009715C8"/>
    <w:rsid w:val="00971852"/>
    <w:rsid w:val="0097229B"/>
    <w:rsid w:val="00972477"/>
    <w:rsid w:val="00972563"/>
    <w:rsid w:val="00972734"/>
    <w:rsid w:val="00972BA5"/>
    <w:rsid w:val="00972C7F"/>
    <w:rsid w:val="00972DB1"/>
    <w:rsid w:val="00972F81"/>
    <w:rsid w:val="00973156"/>
    <w:rsid w:val="00973174"/>
    <w:rsid w:val="009731DC"/>
    <w:rsid w:val="00973605"/>
    <w:rsid w:val="00973727"/>
    <w:rsid w:val="00973CD8"/>
    <w:rsid w:val="00973D53"/>
    <w:rsid w:val="00973E6B"/>
    <w:rsid w:val="00973F1F"/>
    <w:rsid w:val="00974468"/>
    <w:rsid w:val="00974700"/>
    <w:rsid w:val="00974A64"/>
    <w:rsid w:val="00974B36"/>
    <w:rsid w:val="00974EEB"/>
    <w:rsid w:val="00975085"/>
    <w:rsid w:val="00975497"/>
    <w:rsid w:val="00975AE7"/>
    <w:rsid w:val="00975C80"/>
    <w:rsid w:val="00975D7A"/>
    <w:rsid w:val="00975DFE"/>
    <w:rsid w:val="009763EB"/>
    <w:rsid w:val="00976467"/>
    <w:rsid w:val="00976519"/>
    <w:rsid w:val="00976561"/>
    <w:rsid w:val="009765EB"/>
    <w:rsid w:val="00976957"/>
    <w:rsid w:val="00976EE9"/>
    <w:rsid w:val="009773D4"/>
    <w:rsid w:val="00977853"/>
    <w:rsid w:val="00977887"/>
    <w:rsid w:val="00977A50"/>
    <w:rsid w:val="00977AC6"/>
    <w:rsid w:val="00977AE0"/>
    <w:rsid w:val="00977B9A"/>
    <w:rsid w:val="00977E41"/>
    <w:rsid w:val="00977E68"/>
    <w:rsid w:val="009801B9"/>
    <w:rsid w:val="00980758"/>
    <w:rsid w:val="0098078F"/>
    <w:rsid w:val="00980B2F"/>
    <w:rsid w:val="00980B8D"/>
    <w:rsid w:val="00981138"/>
    <w:rsid w:val="00981201"/>
    <w:rsid w:val="00981425"/>
    <w:rsid w:val="0098153E"/>
    <w:rsid w:val="00981702"/>
    <w:rsid w:val="00981733"/>
    <w:rsid w:val="009817EB"/>
    <w:rsid w:val="00981832"/>
    <w:rsid w:val="00981A04"/>
    <w:rsid w:val="00981A10"/>
    <w:rsid w:val="00981B6F"/>
    <w:rsid w:val="00981D2B"/>
    <w:rsid w:val="00981F6F"/>
    <w:rsid w:val="00981F78"/>
    <w:rsid w:val="009820E4"/>
    <w:rsid w:val="0098230A"/>
    <w:rsid w:val="00982591"/>
    <w:rsid w:val="00982708"/>
    <w:rsid w:val="00982740"/>
    <w:rsid w:val="0098306D"/>
    <w:rsid w:val="009839F2"/>
    <w:rsid w:val="00983BDF"/>
    <w:rsid w:val="009840C6"/>
    <w:rsid w:val="009843E8"/>
    <w:rsid w:val="0098442A"/>
    <w:rsid w:val="009845B6"/>
    <w:rsid w:val="0098463A"/>
    <w:rsid w:val="009846DC"/>
    <w:rsid w:val="0098521B"/>
    <w:rsid w:val="0098538E"/>
    <w:rsid w:val="0098541C"/>
    <w:rsid w:val="00985DCE"/>
    <w:rsid w:val="00985E2B"/>
    <w:rsid w:val="00985E3E"/>
    <w:rsid w:val="00985E6A"/>
    <w:rsid w:val="009861AB"/>
    <w:rsid w:val="009866D7"/>
    <w:rsid w:val="0098696D"/>
    <w:rsid w:val="00987180"/>
    <w:rsid w:val="00987402"/>
    <w:rsid w:val="00987493"/>
    <w:rsid w:val="009874E9"/>
    <w:rsid w:val="00987C59"/>
    <w:rsid w:val="00987CC3"/>
    <w:rsid w:val="00987D10"/>
    <w:rsid w:val="00990015"/>
    <w:rsid w:val="00990105"/>
    <w:rsid w:val="00990128"/>
    <w:rsid w:val="009901DF"/>
    <w:rsid w:val="0099028C"/>
    <w:rsid w:val="009903D4"/>
    <w:rsid w:val="0099040E"/>
    <w:rsid w:val="0099045B"/>
    <w:rsid w:val="00991341"/>
    <w:rsid w:val="00991524"/>
    <w:rsid w:val="00991882"/>
    <w:rsid w:val="00991E25"/>
    <w:rsid w:val="009920CF"/>
    <w:rsid w:val="009922EA"/>
    <w:rsid w:val="00992904"/>
    <w:rsid w:val="00992930"/>
    <w:rsid w:val="00992DB1"/>
    <w:rsid w:val="00992EBD"/>
    <w:rsid w:val="00992ED6"/>
    <w:rsid w:val="00992F07"/>
    <w:rsid w:val="009930B4"/>
    <w:rsid w:val="00993502"/>
    <w:rsid w:val="00993706"/>
    <w:rsid w:val="00993940"/>
    <w:rsid w:val="00993C67"/>
    <w:rsid w:val="0099434F"/>
    <w:rsid w:val="009944EB"/>
    <w:rsid w:val="009946FF"/>
    <w:rsid w:val="00994810"/>
    <w:rsid w:val="00994DAE"/>
    <w:rsid w:val="00995345"/>
    <w:rsid w:val="0099538B"/>
    <w:rsid w:val="00995809"/>
    <w:rsid w:val="00995962"/>
    <w:rsid w:val="00996BB8"/>
    <w:rsid w:val="009974DC"/>
    <w:rsid w:val="009975FD"/>
    <w:rsid w:val="00997841"/>
    <w:rsid w:val="009A0364"/>
    <w:rsid w:val="009A039B"/>
    <w:rsid w:val="009A0BCA"/>
    <w:rsid w:val="009A0CCE"/>
    <w:rsid w:val="009A0E73"/>
    <w:rsid w:val="009A1159"/>
    <w:rsid w:val="009A11CD"/>
    <w:rsid w:val="009A12C6"/>
    <w:rsid w:val="009A21D2"/>
    <w:rsid w:val="009A2467"/>
    <w:rsid w:val="009A2C4C"/>
    <w:rsid w:val="009A2DD6"/>
    <w:rsid w:val="009A3040"/>
    <w:rsid w:val="009A30BF"/>
    <w:rsid w:val="009A3135"/>
    <w:rsid w:val="009A313D"/>
    <w:rsid w:val="009A36D2"/>
    <w:rsid w:val="009A3A26"/>
    <w:rsid w:val="009A3BA2"/>
    <w:rsid w:val="009A3C78"/>
    <w:rsid w:val="009A4365"/>
    <w:rsid w:val="009A4394"/>
    <w:rsid w:val="009A4970"/>
    <w:rsid w:val="009A49BF"/>
    <w:rsid w:val="009A4A4C"/>
    <w:rsid w:val="009A4BB4"/>
    <w:rsid w:val="009A5193"/>
    <w:rsid w:val="009A541E"/>
    <w:rsid w:val="009A56B1"/>
    <w:rsid w:val="009A573D"/>
    <w:rsid w:val="009A57EC"/>
    <w:rsid w:val="009A5AD0"/>
    <w:rsid w:val="009A5DE6"/>
    <w:rsid w:val="009A64B5"/>
    <w:rsid w:val="009A652C"/>
    <w:rsid w:val="009A66F5"/>
    <w:rsid w:val="009A681C"/>
    <w:rsid w:val="009A68B9"/>
    <w:rsid w:val="009A6D81"/>
    <w:rsid w:val="009A6F72"/>
    <w:rsid w:val="009A72CC"/>
    <w:rsid w:val="009A7368"/>
    <w:rsid w:val="009A7810"/>
    <w:rsid w:val="009A7A44"/>
    <w:rsid w:val="009A7AB0"/>
    <w:rsid w:val="009A7D0D"/>
    <w:rsid w:val="009A7FF7"/>
    <w:rsid w:val="009B03DB"/>
    <w:rsid w:val="009B050C"/>
    <w:rsid w:val="009B06C6"/>
    <w:rsid w:val="009B07FC"/>
    <w:rsid w:val="009B0ADC"/>
    <w:rsid w:val="009B0B94"/>
    <w:rsid w:val="009B0CEC"/>
    <w:rsid w:val="009B11CE"/>
    <w:rsid w:val="009B12BA"/>
    <w:rsid w:val="009B17F7"/>
    <w:rsid w:val="009B1879"/>
    <w:rsid w:val="009B18DB"/>
    <w:rsid w:val="009B1A0F"/>
    <w:rsid w:val="009B1C85"/>
    <w:rsid w:val="009B1FE0"/>
    <w:rsid w:val="009B20CA"/>
    <w:rsid w:val="009B219F"/>
    <w:rsid w:val="009B2233"/>
    <w:rsid w:val="009B2261"/>
    <w:rsid w:val="009B22E6"/>
    <w:rsid w:val="009B2331"/>
    <w:rsid w:val="009B2655"/>
    <w:rsid w:val="009B29A8"/>
    <w:rsid w:val="009B2E46"/>
    <w:rsid w:val="009B345A"/>
    <w:rsid w:val="009B35D3"/>
    <w:rsid w:val="009B3817"/>
    <w:rsid w:val="009B3893"/>
    <w:rsid w:val="009B3967"/>
    <w:rsid w:val="009B3E65"/>
    <w:rsid w:val="009B3F8F"/>
    <w:rsid w:val="009B3FAF"/>
    <w:rsid w:val="009B441F"/>
    <w:rsid w:val="009B47CB"/>
    <w:rsid w:val="009B4A04"/>
    <w:rsid w:val="009B4AC0"/>
    <w:rsid w:val="009B5328"/>
    <w:rsid w:val="009B53BD"/>
    <w:rsid w:val="009B545F"/>
    <w:rsid w:val="009B590F"/>
    <w:rsid w:val="009B66A2"/>
    <w:rsid w:val="009B66CC"/>
    <w:rsid w:val="009B67A8"/>
    <w:rsid w:val="009B6CAE"/>
    <w:rsid w:val="009B6D64"/>
    <w:rsid w:val="009B727E"/>
    <w:rsid w:val="009B7285"/>
    <w:rsid w:val="009B7680"/>
    <w:rsid w:val="009B788C"/>
    <w:rsid w:val="009B79A1"/>
    <w:rsid w:val="009B7CB6"/>
    <w:rsid w:val="009C07FC"/>
    <w:rsid w:val="009C0A04"/>
    <w:rsid w:val="009C0DAC"/>
    <w:rsid w:val="009C0F28"/>
    <w:rsid w:val="009C1000"/>
    <w:rsid w:val="009C12FD"/>
    <w:rsid w:val="009C13FC"/>
    <w:rsid w:val="009C1744"/>
    <w:rsid w:val="009C1866"/>
    <w:rsid w:val="009C1E05"/>
    <w:rsid w:val="009C1F71"/>
    <w:rsid w:val="009C20CB"/>
    <w:rsid w:val="009C214A"/>
    <w:rsid w:val="009C2179"/>
    <w:rsid w:val="009C241A"/>
    <w:rsid w:val="009C242F"/>
    <w:rsid w:val="009C2662"/>
    <w:rsid w:val="009C2D38"/>
    <w:rsid w:val="009C3244"/>
    <w:rsid w:val="009C348E"/>
    <w:rsid w:val="009C3524"/>
    <w:rsid w:val="009C375B"/>
    <w:rsid w:val="009C3971"/>
    <w:rsid w:val="009C3EF8"/>
    <w:rsid w:val="009C4721"/>
    <w:rsid w:val="009C484F"/>
    <w:rsid w:val="009C4863"/>
    <w:rsid w:val="009C48BC"/>
    <w:rsid w:val="009C4A49"/>
    <w:rsid w:val="009C5008"/>
    <w:rsid w:val="009C514D"/>
    <w:rsid w:val="009C5159"/>
    <w:rsid w:val="009C5311"/>
    <w:rsid w:val="009C57CA"/>
    <w:rsid w:val="009C59A6"/>
    <w:rsid w:val="009C5C13"/>
    <w:rsid w:val="009C5D01"/>
    <w:rsid w:val="009C5D5C"/>
    <w:rsid w:val="009C5DF0"/>
    <w:rsid w:val="009C6307"/>
    <w:rsid w:val="009C63CF"/>
    <w:rsid w:val="009C64FE"/>
    <w:rsid w:val="009C651B"/>
    <w:rsid w:val="009C65DA"/>
    <w:rsid w:val="009C668C"/>
    <w:rsid w:val="009C66FD"/>
    <w:rsid w:val="009C6924"/>
    <w:rsid w:val="009C69F9"/>
    <w:rsid w:val="009C6A68"/>
    <w:rsid w:val="009C6BE6"/>
    <w:rsid w:val="009C7078"/>
    <w:rsid w:val="009C72FF"/>
    <w:rsid w:val="009C73FE"/>
    <w:rsid w:val="009C799F"/>
    <w:rsid w:val="009C7A9F"/>
    <w:rsid w:val="009C7D3B"/>
    <w:rsid w:val="009C7E6B"/>
    <w:rsid w:val="009C7EAD"/>
    <w:rsid w:val="009D0078"/>
    <w:rsid w:val="009D019D"/>
    <w:rsid w:val="009D054A"/>
    <w:rsid w:val="009D0584"/>
    <w:rsid w:val="009D0B98"/>
    <w:rsid w:val="009D113B"/>
    <w:rsid w:val="009D1755"/>
    <w:rsid w:val="009D18BF"/>
    <w:rsid w:val="009D19EC"/>
    <w:rsid w:val="009D1B6E"/>
    <w:rsid w:val="009D2020"/>
    <w:rsid w:val="009D2A0D"/>
    <w:rsid w:val="009D2D5C"/>
    <w:rsid w:val="009D2F6F"/>
    <w:rsid w:val="009D32D4"/>
    <w:rsid w:val="009D36F9"/>
    <w:rsid w:val="009D3700"/>
    <w:rsid w:val="009D390C"/>
    <w:rsid w:val="009D3B3A"/>
    <w:rsid w:val="009D3CBB"/>
    <w:rsid w:val="009D3D61"/>
    <w:rsid w:val="009D3D67"/>
    <w:rsid w:val="009D408E"/>
    <w:rsid w:val="009D4644"/>
    <w:rsid w:val="009D47AF"/>
    <w:rsid w:val="009D49C8"/>
    <w:rsid w:val="009D51D4"/>
    <w:rsid w:val="009D54AB"/>
    <w:rsid w:val="009D5603"/>
    <w:rsid w:val="009D5626"/>
    <w:rsid w:val="009D5669"/>
    <w:rsid w:val="009D5B37"/>
    <w:rsid w:val="009D5BD9"/>
    <w:rsid w:val="009D5C42"/>
    <w:rsid w:val="009D5D03"/>
    <w:rsid w:val="009D5D04"/>
    <w:rsid w:val="009D63A4"/>
    <w:rsid w:val="009D643D"/>
    <w:rsid w:val="009D6478"/>
    <w:rsid w:val="009D6567"/>
    <w:rsid w:val="009D6793"/>
    <w:rsid w:val="009D6A59"/>
    <w:rsid w:val="009D6C25"/>
    <w:rsid w:val="009D6F10"/>
    <w:rsid w:val="009D6F2B"/>
    <w:rsid w:val="009D71CB"/>
    <w:rsid w:val="009D7352"/>
    <w:rsid w:val="009D7499"/>
    <w:rsid w:val="009D75CA"/>
    <w:rsid w:val="009D76BF"/>
    <w:rsid w:val="009D7720"/>
    <w:rsid w:val="009D7E1A"/>
    <w:rsid w:val="009E00EC"/>
    <w:rsid w:val="009E023C"/>
    <w:rsid w:val="009E0248"/>
    <w:rsid w:val="009E02A5"/>
    <w:rsid w:val="009E0348"/>
    <w:rsid w:val="009E0386"/>
    <w:rsid w:val="009E0402"/>
    <w:rsid w:val="009E0631"/>
    <w:rsid w:val="009E07D8"/>
    <w:rsid w:val="009E09CD"/>
    <w:rsid w:val="009E0F9D"/>
    <w:rsid w:val="009E1088"/>
    <w:rsid w:val="009E13D6"/>
    <w:rsid w:val="009E167B"/>
    <w:rsid w:val="009E173E"/>
    <w:rsid w:val="009E180F"/>
    <w:rsid w:val="009E189C"/>
    <w:rsid w:val="009E1C91"/>
    <w:rsid w:val="009E2308"/>
    <w:rsid w:val="009E2393"/>
    <w:rsid w:val="009E292B"/>
    <w:rsid w:val="009E2986"/>
    <w:rsid w:val="009E2FBF"/>
    <w:rsid w:val="009E30F2"/>
    <w:rsid w:val="009E3408"/>
    <w:rsid w:val="009E3BFB"/>
    <w:rsid w:val="009E3C03"/>
    <w:rsid w:val="009E3EAC"/>
    <w:rsid w:val="009E3FEF"/>
    <w:rsid w:val="009E411C"/>
    <w:rsid w:val="009E4224"/>
    <w:rsid w:val="009E43B2"/>
    <w:rsid w:val="009E49E8"/>
    <w:rsid w:val="009E4B1D"/>
    <w:rsid w:val="009E4C40"/>
    <w:rsid w:val="009E4F60"/>
    <w:rsid w:val="009E550B"/>
    <w:rsid w:val="009E55D6"/>
    <w:rsid w:val="009E5647"/>
    <w:rsid w:val="009E5859"/>
    <w:rsid w:val="009E586B"/>
    <w:rsid w:val="009E606B"/>
    <w:rsid w:val="009E615F"/>
    <w:rsid w:val="009E6517"/>
    <w:rsid w:val="009E6B1B"/>
    <w:rsid w:val="009E6C76"/>
    <w:rsid w:val="009E6D2D"/>
    <w:rsid w:val="009E6DA4"/>
    <w:rsid w:val="009E7226"/>
    <w:rsid w:val="009E7340"/>
    <w:rsid w:val="009E7503"/>
    <w:rsid w:val="009E7694"/>
    <w:rsid w:val="009E7806"/>
    <w:rsid w:val="009E7991"/>
    <w:rsid w:val="009E7AC7"/>
    <w:rsid w:val="009E7C95"/>
    <w:rsid w:val="009E7CCC"/>
    <w:rsid w:val="009E7D22"/>
    <w:rsid w:val="009F062B"/>
    <w:rsid w:val="009F0732"/>
    <w:rsid w:val="009F073E"/>
    <w:rsid w:val="009F0B92"/>
    <w:rsid w:val="009F0DB0"/>
    <w:rsid w:val="009F106D"/>
    <w:rsid w:val="009F10F5"/>
    <w:rsid w:val="009F11BF"/>
    <w:rsid w:val="009F1347"/>
    <w:rsid w:val="009F162E"/>
    <w:rsid w:val="009F16FE"/>
    <w:rsid w:val="009F17CA"/>
    <w:rsid w:val="009F1817"/>
    <w:rsid w:val="009F1856"/>
    <w:rsid w:val="009F1A9D"/>
    <w:rsid w:val="009F1BB9"/>
    <w:rsid w:val="009F1F87"/>
    <w:rsid w:val="009F2105"/>
    <w:rsid w:val="009F23CB"/>
    <w:rsid w:val="009F24C4"/>
    <w:rsid w:val="009F2928"/>
    <w:rsid w:val="009F29CE"/>
    <w:rsid w:val="009F2A9E"/>
    <w:rsid w:val="009F2EC2"/>
    <w:rsid w:val="009F3157"/>
    <w:rsid w:val="009F321A"/>
    <w:rsid w:val="009F3318"/>
    <w:rsid w:val="009F334F"/>
    <w:rsid w:val="009F38E5"/>
    <w:rsid w:val="009F395E"/>
    <w:rsid w:val="009F3CB0"/>
    <w:rsid w:val="009F3CC0"/>
    <w:rsid w:val="009F3E2E"/>
    <w:rsid w:val="009F3F05"/>
    <w:rsid w:val="009F3FC1"/>
    <w:rsid w:val="009F44ED"/>
    <w:rsid w:val="009F458B"/>
    <w:rsid w:val="009F45B4"/>
    <w:rsid w:val="009F48BC"/>
    <w:rsid w:val="009F49D8"/>
    <w:rsid w:val="009F4D00"/>
    <w:rsid w:val="009F501E"/>
    <w:rsid w:val="009F541B"/>
    <w:rsid w:val="009F5422"/>
    <w:rsid w:val="009F5674"/>
    <w:rsid w:val="009F59B9"/>
    <w:rsid w:val="009F59D3"/>
    <w:rsid w:val="009F5A4E"/>
    <w:rsid w:val="009F5B3A"/>
    <w:rsid w:val="009F5E68"/>
    <w:rsid w:val="009F626C"/>
    <w:rsid w:val="009F6404"/>
    <w:rsid w:val="009F6803"/>
    <w:rsid w:val="009F684B"/>
    <w:rsid w:val="009F6868"/>
    <w:rsid w:val="009F6FFE"/>
    <w:rsid w:val="009F7531"/>
    <w:rsid w:val="009F75E0"/>
    <w:rsid w:val="009F776E"/>
    <w:rsid w:val="009F7AE7"/>
    <w:rsid w:val="009F7CAD"/>
    <w:rsid w:val="009F7D8E"/>
    <w:rsid w:val="009F7FDF"/>
    <w:rsid w:val="00A000C3"/>
    <w:rsid w:val="00A001B5"/>
    <w:rsid w:val="00A00796"/>
    <w:rsid w:val="00A0079E"/>
    <w:rsid w:val="00A00E8C"/>
    <w:rsid w:val="00A0116E"/>
    <w:rsid w:val="00A01A2B"/>
    <w:rsid w:val="00A01B59"/>
    <w:rsid w:val="00A01C7A"/>
    <w:rsid w:val="00A01F49"/>
    <w:rsid w:val="00A0241D"/>
    <w:rsid w:val="00A027A1"/>
    <w:rsid w:val="00A029BF"/>
    <w:rsid w:val="00A02A57"/>
    <w:rsid w:val="00A02C52"/>
    <w:rsid w:val="00A02C88"/>
    <w:rsid w:val="00A02DC2"/>
    <w:rsid w:val="00A03129"/>
    <w:rsid w:val="00A036EB"/>
    <w:rsid w:val="00A03724"/>
    <w:rsid w:val="00A03AAB"/>
    <w:rsid w:val="00A04B9A"/>
    <w:rsid w:val="00A04BA1"/>
    <w:rsid w:val="00A04DA6"/>
    <w:rsid w:val="00A04F90"/>
    <w:rsid w:val="00A0535D"/>
    <w:rsid w:val="00A053FD"/>
    <w:rsid w:val="00A0573F"/>
    <w:rsid w:val="00A05A87"/>
    <w:rsid w:val="00A05BF2"/>
    <w:rsid w:val="00A05D92"/>
    <w:rsid w:val="00A060B0"/>
    <w:rsid w:val="00A061DB"/>
    <w:rsid w:val="00A063EA"/>
    <w:rsid w:val="00A0667E"/>
    <w:rsid w:val="00A06A32"/>
    <w:rsid w:val="00A06C75"/>
    <w:rsid w:val="00A06E29"/>
    <w:rsid w:val="00A07090"/>
    <w:rsid w:val="00A071FE"/>
    <w:rsid w:val="00A0732D"/>
    <w:rsid w:val="00A07503"/>
    <w:rsid w:val="00A078EC"/>
    <w:rsid w:val="00A07925"/>
    <w:rsid w:val="00A07A2F"/>
    <w:rsid w:val="00A07B31"/>
    <w:rsid w:val="00A07EA4"/>
    <w:rsid w:val="00A1013C"/>
    <w:rsid w:val="00A102A4"/>
    <w:rsid w:val="00A10535"/>
    <w:rsid w:val="00A10964"/>
    <w:rsid w:val="00A10CE0"/>
    <w:rsid w:val="00A10E45"/>
    <w:rsid w:val="00A11038"/>
    <w:rsid w:val="00A113F0"/>
    <w:rsid w:val="00A114A8"/>
    <w:rsid w:val="00A116CD"/>
    <w:rsid w:val="00A11769"/>
    <w:rsid w:val="00A11980"/>
    <w:rsid w:val="00A11A27"/>
    <w:rsid w:val="00A11DC6"/>
    <w:rsid w:val="00A123B4"/>
    <w:rsid w:val="00A123C9"/>
    <w:rsid w:val="00A127E0"/>
    <w:rsid w:val="00A12A6D"/>
    <w:rsid w:val="00A12ABA"/>
    <w:rsid w:val="00A12B83"/>
    <w:rsid w:val="00A12EA5"/>
    <w:rsid w:val="00A12ED3"/>
    <w:rsid w:val="00A13063"/>
    <w:rsid w:val="00A130A1"/>
    <w:rsid w:val="00A1335B"/>
    <w:rsid w:val="00A133DF"/>
    <w:rsid w:val="00A135C2"/>
    <w:rsid w:val="00A135C6"/>
    <w:rsid w:val="00A13670"/>
    <w:rsid w:val="00A136B2"/>
    <w:rsid w:val="00A13AB1"/>
    <w:rsid w:val="00A13DC7"/>
    <w:rsid w:val="00A140E5"/>
    <w:rsid w:val="00A1448E"/>
    <w:rsid w:val="00A14B3C"/>
    <w:rsid w:val="00A14D4D"/>
    <w:rsid w:val="00A14D81"/>
    <w:rsid w:val="00A151A2"/>
    <w:rsid w:val="00A1521F"/>
    <w:rsid w:val="00A1529F"/>
    <w:rsid w:val="00A15447"/>
    <w:rsid w:val="00A15488"/>
    <w:rsid w:val="00A156DB"/>
    <w:rsid w:val="00A1577F"/>
    <w:rsid w:val="00A1593D"/>
    <w:rsid w:val="00A15F5D"/>
    <w:rsid w:val="00A1604D"/>
    <w:rsid w:val="00A16122"/>
    <w:rsid w:val="00A1638D"/>
    <w:rsid w:val="00A16433"/>
    <w:rsid w:val="00A164D5"/>
    <w:rsid w:val="00A16870"/>
    <w:rsid w:val="00A168D4"/>
    <w:rsid w:val="00A16E25"/>
    <w:rsid w:val="00A16EFE"/>
    <w:rsid w:val="00A1707B"/>
    <w:rsid w:val="00A1727C"/>
    <w:rsid w:val="00A17690"/>
    <w:rsid w:val="00A176D9"/>
    <w:rsid w:val="00A1793C"/>
    <w:rsid w:val="00A17B96"/>
    <w:rsid w:val="00A17C22"/>
    <w:rsid w:val="00A17D15"/>
    <w:rsid w:val="00A17DF8"/>
    <w:rsid w:val="00A17E5D"/>
    <w:rsid w:val="00A2001A"/>
    <w:rsid w:val="00A202A5"/>
    <w:rsid w:val="00A2031D"/>
    <w:rsid w:val="00A20608"/>
    <w:rsid w:val="00A20AC7"/>
    <w:rsid w:val="00A20AE9"/>
    <w:rsid w:val="00A20B5B"/>
    <w:rsid w:val="00A20F7F"/>
    <w:rsid w:val="00A21200"/>
    <w:rsid w:val="00A2121E"/>
    <w:rsid w:val="00A2132E"/>
    <w:rsid w:val="00A21407"/>
    <w:rsid w:val="00A215CC"/>
    <w:rsid w:val="00A21B7D"/>
    <w:rsid w:val="00A21DE5"/>
    <w:rsid w:val="00A21E9E"/>
    <w:rsid w:val="00A22030"/>
    <w:rsid w:val="00A22120"/>
    <w:rsid w:val="00A222CE"/>
    <w:rsid w:val="00A225D7"/>
    <w:rsid w:val="00A22A18"/>
    <w:rsid w:val="00A22A93"/>
    <w:rsid w:val="00A22B35"/>
    <w:rsid w:val="00A22E51"/>
    <w:rsid w:val="00A23567"/>
    <w:rsid w:val="00A236BC"/>
    <w:rsid w:val="00A242A8"/>
    <w:rsid w:val="00A242C2"/>
    <w:rsid w:val="00A246C3"/>
    <w:rsid w:val="00A247F8"/>
    <w:rsid w:val="00A24C33"/>
    <w:rsid w:val="00A24E6E"/>
    <w:rsid w:val="00A24EFD"/>
    <w:rsid w:val="00A252B5"/>
    <w:rsid w:val="00A25403"/>
    <w:rsid w:val="00A25914"/>
    <w:rsid w:val="00A25966"/>
    <w:rsid w:val="00A25FEF"/>
    <w:rsid w:val="00A26211"/>
    <w:rsid w:val="00A26824"/>
    <w:rsid w:val="00A269D1"/>
    <w:rsid w:val="00A26B2D"/>
    <w:rsid w:val="00A26FF7"/>
    <w:rsid w:val="00A27381"/>
    <w:rsid w:val="00A274F4"/>
    <w:rsid w:val="00A2789B"/>
    <w:rsid w:val="00A27A06"/>
    <w:rsid w:val="00A27A6E"/>
    <w:rsid w:val="00A27BA4"/>
    <w:rsid w:val="00A300C3"/>
    <w:rsid w:val="00A302A6"/>
    <w:rsid w:val="00A3059C"/>
    <w:rsid w:val="00A3088B"/>
    <w:rsid w:val="00A30E55"/>
    <w:rsid w:val="00A30E90"/>
    <w:rsid w:val="00A30F45"/>
    <w:rsid w:val="00A30FFA"/>
    <w:rsid w:val="00A31029"/>
    <w:rsid w:val="00A314D6"/>
    <w:rsid w:val="00A31970"/>
    <w:rsid w:val="00A31976"/>
    <w:rsid w:val="00A31BC7"/>
    <w:rsid w:val="00A31E11"/>
    <w:rsid w:val="00A320D5"/>
    <w:rsid w:val="00A32328"/>
    <w:rsid w:val="00A32670"/>
    <w:rsid w:val="00A3287A"/>
    <w:rsid w:val="00A328C8"/>
    <w:rsid w:val="00A32A7A"/>
    <w:rsid w:val="00A32DA6"/>
    <w:rsid w:val="00A32E71"/>
    <w:rsid w:val="00A332F3"/>
    <w:rsid w:val="00A333BC"/>
    <w:rsid w:val="00A33896"/>
    <w:rsid w:val="00A3438A"/>
    <w:rsid w:val="00A34596"/>
    <w:rsid w:val="00A34664"/>
    <w:rsid w:val="00A3495A"/>
    <w:rsid w:val="00A349DE"/>
    <w:rsid w:val="00A34AEC"/>
    <w:rsid w:val="00A34DAA"/>
    <w:rsid w:val="00A34DDB"/>
    <w:rsid w:val="00A34F53"/>
    <w:rsid w:val="00A3500D"/>
    <w:rsid w:val="00A35269"/>
    <w:rsid w:val="00A352CC"/>
    <w:rsid w:val="00A35302"/>
    <w:rsid w:val="00A35B35"/>
    <w:rsid w:val="00A3602A"/>
    <w:rsid w:val="00A361D7"/>
    <w:rsid w:val="00A3634F"/>
    <w:rsid w:val="00A36A06"/>
    <w:rsid w:val="00A37530"/>
    <w:rsid w:val="00A3753F"/>
    <w:rsid w:val="00A375D3"/>
    <w:rsid w:val="00A375EC"/>
    <w:rsid w:val="00A3799E"/>
    <w:rsid w:val="00A37AE5"/>
    <w:rsid w:val="00A4089B"/>
    <w:rsid w:val="00A40FCB"/>
    <w:rsid w:val="00A410EA"/>
    <w:rsid w:val="00A41575"/>
    <w:rsid w:val="00A41592"/>
    <w:rsid w:val="00A41686"/>
    <w:rsid w:val="00A41A41"/>
    <w:rsid w:val="00A41EDE"/>
    <w:rsid w:val="00A420CC"/>
    <w:rsid w:val="00A4237D"/>
    <w:rsid w:val="00A423AC"/>
    <w:rsid w:val="00A4295B"/>
    <w:rsid w:val="00A42A6E"/>
    <w:rsid w:val="00A43117"/>
    <w:rsid w:val="00A433FB"/>
    <w:rsid w:val="00A43532"/>
    <w:rsid w:val="00A43648"/>
    <w:rsid w:val="00A436C2"/>
    <w:rsid w:val="00A438F9"/>
    <w:rsid w:val="00A439FF"/>
    <w:rsid w:val="00A44942"/>
    <w:rsid w:val="00A449FB"/>
    <w:rsid w:val="00A44B14"/>
    <w:rsid w:val="00A44BCF"/>
    <w:rsid w:val="00A44F22"/>
    <w:rsid w:val="00A458C9"/>
    <w:rsid w:val="00A45B57"/>
    <w:rsid w:val="00A45CA7"/>
    <w:rsid w:val="00A45E13"/>
    <w:rsid w:val="00A45FA2"/>
    <w:rsid w:val="00A464B1"/>
    <w:rsid w:val="00A469D8"/>
    <w:rsid w:val="00A46FB0"/>
    <w:rsid w:val="00A47397"/>
    <w:rsid w:val="00A47A74"/>
    <w:rsid w:val="00A47DC5"/>
    <w:rsid w:val="00A47ECE"/>
    <w:rsid w:val="00A509D4"/>
    <w:rsid w:val="00A50B24"/>
    <w:rsid w:val="00A50B48"/>
    <w:rsid w:val="00A50D17"/>
    <w:rsid w:val="00A50D55"/>
    <w:rsid w:val="00A51043"/>
    <w:rsid w:val="00A51164"/>
    <w:rsid w:val="00A514BB"/>
    <w:rsid w:val="00A51505"/>
    <w:rsid w:val="00A51793"/>
    <w:rsid w:val="00A518C7"/>
    <w:rsid w:val="00A51ABB"/>
    <w:rsid w:val="00A52233"/>
    <w:rsid w:val="00A5246E"/>
    <w:rsid w:val="00A524C0"/>
    <w:rsid w:val="00A5263C"/>
    <w:rsid w:val="00A527BF"/>
    <w:rsid w:val="00A52899"/>
    <w:rsid w:val="00A52977"/>
    <w:rsid w:val="00A52C64"/>
    <w:rsid w:val="00A52D8E"/>
    <w:rsid w:val="00A530D9"/>
    <w:rsid w:val="00A5310E"/>
    <w:rsid w:val="00A53184"/>
    <w:rsid w:val="00A53311"/>
    <w:rsid w:val="00A53A1E"/>
    <w:rsid w:val="00A53EF5"/>
    <w:rsid w:val="00A547EB"/>
    <w:rsid w:val="00A54891"/>
    <w:rsid w:val="00A55005"/>
    <w:rsid w:val="00A55386"/>
    <w:rsid w:val="00A555C1"/>
    <w:rsid w:val="00A55863"/>
    <w:rsid w:val="00A55875"/>
    <w:rsid w:val="00A559DF"/>
    <w:rsid w:val="00A55CC0"/>
    <w:rsid w:val="00A55DEF"/>
    <w:rsid w:val="00A55E82"/>
    <w:rsid w:val="00A5673C"/>
    <w:rsid w:val="00A569DC"/>
    <w:rsid w:val="00A56F90"/>
    <w:rsid w:val="00A5700E"/>
    <w:rsid w:val="00A5765A"/>
    <w:rsid w:val="00A5792A"/>
    <w:rsid w:val="00A57EF7"/>
    <w:rsid w:val="00A601F0"/>
    <w:rsid w:val="00A601FE"/>
    <w:rsid w:val="00A6061D"/>
    <w:rsid w:val="00A60ADD"/>
    <w:rsid w:val="00A60B04"/>
    <w:rsid w:val="00A60BB9"/>
    <w:rsid w:val="00A60CC6"/>
    <w:rsid w:val="00A60D22"/>
    <w:rsid w:val="00A61135"/>
    <w:rsid w:val="00A61137"/>
    <w:rsid w:val="00A61458"/>
    <w:rsid w:val="00A6152D"/>
    <w:rsid w:val="00A615DB"/>
    <w:rsid w:val="00A6191F"/>
    <w:rsid w:val="00A61BF9"/>
    <w:rsid w:val="00A61C0A"/>
    <w:rsid w:val="00A61D11"/>
    <w:rsid w:val="00A62067"/>
    <w:rsid w:val="00A6229C"/>
    <w:rsid w:val="00A62306"/>
    <w:rsid w:val="00A6233F"/>
    <w:rsid w:val="00A6236A"/>
    <w:rsid w:val="00A6244B"/>
    <w:rsid w:val="00A63145"/>
    <w:rsid w:val="00A63158"/>
    <w:rsid w:val="00A63311"/>
    <w:rsid w:val="00A63B82"/>
    <w:rsid w:val="00A63EBF"/>
    <w:rsid w:val="00A63F26"/>
    <w:rsid w:val="00A64128"/>
    <w:rsid w:val="00A64191"/>
    <w:rsid w:val="00A64519"/>
    <w:rsid w:val="00A64ACC"/>
    <w:rsid w:val="00A64FBC"/>
    <w:rsid w:val="00A655CD"/>
    <w:rsid w:val="00A65683"/>
    <w:rsid w:val="00A6588A"/>
    <w:rsid w:val="00A65A69"/>
    <w:rsid w:val="00A66185"/>
    <w:rsid w:val="00A662E2"/>
    <w:rsid w:val="00A66323"/>
    <w:rsid w:val="00A66451"/>
    <w:rsid w:val="00A665FF"/>
    <w:rsid w:val="00A66995"/>
    <w:rsid w:val="00A66BD8"/>
    <w:rsid w:val="00A66E27"/>
    <w:rsid w:val="00A672A1"/>
    <w:rsid w:val="00A674C0"/>
    <w:rsid w:val="00A6770C"/>
    <w:rsid w:val="00A67AAF"/>
    <w:rsid w:val="00A67C6A"/>
    <w:rsid w:val="00A700E9"/>
    <w:rsid w:val="00A70567"/>
    <w:rsid w:val="00A7120E"/>
    <w:rsid w:val="00A712A0"/>
    <w:rsid w:val="00A714F4"/>
    <w:rsid w:val="00A71DEB"/>
    <w:rsid w:val="00A71E1F"/>
    <w:rsid w:val="00A71E3A"/>
    <w:rsid w:val="00A71F8C"/>
    <w:rsid w:val="00A72093"/>
    <w:rsid w:val="00A7242E"/>
    <w:rsid w:val="00A7250A"/>
    <w:rsid w:val="00A727EA"/>
    <w:rsid w:val="00A7289A"/>
    <w:rsid w:val="00A728ED"/>
    <w:rsid w:val="00A72A42"/>
    <w:rsid w:val="00A73162"/>
    <w:rsid w:val="00A73167"/>
    <w:rsid w:val="00A731A4"/>
    <w:rsid w:val="00A7338A"/>
    <w:rsid w:val="00A73D48"/>
    <w:rsid w:val="00A74469"/>
    <w:rsid w:val="00A74B21"/>
    <w:rsid w:val="00A74B91"/>
    <w:rsid w:val="00A74BDC"/>
    <w:rsid w:val="00A74E00"/>
    <w:rsid w:val="00A7504C"/>
    <w:rsid w:val="00A7534C"/>
    <w:rsid w:val="00A75733"/>
    <w:rsid w:val="00A758BA"/>
    <w:rsid w:val="00A758BF"/>
    <w:rsid w:val="00A75C47"/>
    <w:rsid w:val="00A7604C"/>
    <w:rsid w:val="00A76092"/>
    <w:rsid w:val="00A76160"/>
    <w:rsid w:val="00A766EC"/>
    <w:rsid w:val="00A7697A"/>
    <w:rsid w:val="00A76B0F"/>
    <w:rsid w:val="00A76B56"/>
    <w:rsid w:val="00A76D62"/>
    <w:rsid w:val="00A76FAA"/>
    <w:rsid w:val="00A7717D"/>
    <w:rsid w:val="00A77316"/>
    <w:rsid w:val="00A7731E"/>
    <w:rsid w:val="00A77A84"/>
    <w:rsid w:val="00A77BFA"/>
    <w:rsid w:val="00A801ED"/>
    <w:rsid w:val="00A80211"/>
    <w:rsid w:val="00A80257"/>
    <w:rsid w:val="00A802AE"/>
    <w:rsid w:val="00A80459"/>
    <w:rsid w:val="00A80603"/>
    <w:rsid w:val="00A808A4"/>
    <w:rsid w:val="00A80D32"/>
    <w:rsid w:val="00A80DD3"/>
    <w:rsid w:val="00A810C3"/>
    <w:rsid w:val="00A81331"/>
    <w:rsid w:val="00A81624"/>
    <w:rsid w:val="00A816AD"/>
    <w:rsid w:val="00A81728"/>
    <w:rsid w:val="00A81D25"/>
    <w:rsid w:val="00A81DEF"/>
    <w:rsid w:val="00A822F8"/>
    <w:rsid w:val="00A82303"/>
    <w:rsid w:val="00A825A7"/>
    <w:rsid w:val="00A82A8A"/>
    <w:rsid w:val="00A82AF9"/>
    <w:rsid w:val="00A82BB0"/>
    <w:rsid w:val="00A82BD0"/>
    <w:rsid w:val="00A82C86"/>
    <w:rsid w:val="00A82D5F"/>
    <w:rsid w:val="00A82F71"/>
    <w:rsid w:val="00A83315"/>
    <w:rsid w:val="00A83370"/>
    <w:rsid w:val="00A833A3"/>
    <w:rsid w:val="00A834C4"/>
    <w:rsid w:val="00A83A09"/>
    <w:rsid w:val="00A83A80"/>
    <w:rsid w:val="00A83C4B"/>
    <w:rsid w:val="00A842FF"/>
    <w:rsid w:val="00A84B8E"/>
    <w:rsid w:val="00A84BE8"/>
    <w:rsid w:val="00A84D60"/>
    <w:rsid w:val="00A84DB1"/>
    <w:rsid w:val="00A84DD7"/>
    <w:rsid w:val="00A8529D"/>
    <w:rsid w:val="00A8557B"/>
    <w:rsid w:val="00A85775"/>
    <w:rsid w:val="00A8577A"/>
    <w:rsid w:val="00A858B0"/>
    <w:rsid w:val="00A8593C"/>
    <w:rsid w:val="00A8595D"/>
    <w:rsid w:val="00A85E09"/>
    <w:rsid w:val="00A86136"/>
    <w:rsid w:val="00A86313"/>
    <w:rsid w:val="00A86314"/>
    <w:rsid w:val="00A8649E"/>
    <w:rsid w:val="00A864A6"/>
    <w:rsid w:val="00A864DA"/>
    <w:rsid w:val="00A8669E"/>
    <w:rsid w:val="00A86997"/>
    <w:rsid w:val="00A86BAD"/>
    <w:rsid w:val="00A86CD9"/>
    <w:rsid w:val="00A86D40"/>
    <w:rsid w:val="00A870D1"/>
    <w:rsid w:val="00A8722A"/>
    <w:rsid w:val="00A872BE"/>
    <w:rsid w:val="00A87466"/>
    <w:rsid w:val="00A874D2"/>
    <w:rsid w:val="00A87575"/>
    <w:rsid w:val="00A87BD0"/>
    <w:rsid w:val="00A87C4F"/>
    <w:rsid w:val="00A87D8C"/>
    <w:rsid w:val="00A87E2F"/>
    <w:rsid w:val="00A90192"/>
    <w:rsid w:val="00A90200"/>
    <w:rsid w:val="00A9048C"/>
    <w:rsid w:val="00A90597"/>
    <w:rsid w:val="00A905A7"/>
    <w:rsid w:val="00A90B04"/>
    <w:rsid w:val="00A90E7A"/>
    <w:rsid w:val="00A90EC1"/>
    <w:rsid w:val="00A90EE9"/>
    <w:rsid w:val="00A91172"/>
    <w:rsid w:val="00A91482"/>
    <w:rsid w:val="00A91EB0"/>
    <w:rsid w:val="00A92697"/>
    <w:rsid w:val="00A92789"/>
    <w:rsid w:val="00A929B3"/>
    <w:rsid w:val="00A92B7B"/>
    <w:rsid w:val="00A92DD3"/>
    <w:rsid w:val="00A93216"/>
    <w:rsid w:val="00A933EA"/>
    <w:rsid w:val="00A93989"/>
    <w:rsid w:val="00A93F92"/>
    <w:rsid w:val="00A94091"/>
    <w:rsid w:val="00A94142"/>
    <w:rsid w:val="00A944BB"/>
    <w:rsid w:val="00A94663"/>
    <w:rsid w:val="00A947A3"/>
    <w:rsid w:val="00A94814"/>
    <w:rsid w:val="00A94B7A"/>
    <w:rsid w:val="00A94E58"/>
    <w:rsid w:val="00A951F0"/>
    <w:rsid w:val="00A9557E"/>
    <w:rsid w:val="00A95F04"/>
    <w:rsid w:val="00A9601F"/>
    <w:rsid w:val="00A96033"/>
    <w:rsid w:val="00A96B22"/>
    <w:rsid w:val="00A96E01"/>
    <w:rsid w:val="00A96E56"/>
    <w:rsid w:val="00A96EBC"/>
    <w:rsid w:val="00A96F57"/>
    <w:rsid w:val="00A9710C"/>
    <w:rsid w:val="00A97191"/>
    <w:rsid w:val="00A97653"/>
    <w:rsid w:val="00A9768A"/>
    <w:rsid w:val="00A9787B"/>
    <w:rsid w:val="00A97C09"/>
    <w:rsid w:val="00AA018A"/>
    <w:rsid w:val="00AA0207"/>
    <w:rsid w:val="00AA023F"/>
    <w:rsid w:val="00AA0362"/>
    <w:rsid w:val="00AA0466"/>
    <w:rsid w:val="00AA05E0"/>
    <w:rsid w:val="00AA0664"/>
    <w:rsid w:val="00AA0CBE"/>
    <w:rsid w:val="00AA0E04"/>
    <w:rsid w:val="00AA11AE"/>
    <w:rsid w:val="00AA14D3"/>
    <w:rsid w:val="00AA1650"/>
    <w:rsid w:val="00AA1678"/>
    <w:rsid w:val="00AA190E"/>
    <w:rsid w:val="00AA1966"/>
    <w:rsid w:val="00AA214D"/>
    <w:rsid w:val="00AA24DF"/>
    <w:rsid w:val="00AA26AB"/>
    <w:rsid w:val="00AA2A28"/>
    <w:rsid w:val="00AA2C64"/>
    <w:rsid w:val="00AA2F4D"/>
    <w:rsid w:val="00AA2F94"/>
    <w:rsid w:val="00AA320F"/>
    <w:rsid w:val="00AA3837"/>
    <w:rsid w:val="00AA38AE"/>
    <w:rsid w:val="00AA38CD"/>
    <w:rsid w:val="00AA3C78"/>
    <w:rsid w:val="00AA3D08"/>
    <w:rsid w:val="00AA4310"/>
    <w:rsid w:val="00AA4EEE"/>
    <w:rsid w:val="00AA4F7A"/>
    <w:rsid w:val="00AA50A1"/>
    <w:rsid w:val="00AA5224"/>
    <w:rsid w:val="00AA537B"/>
    <w:rsid w:val="00AA5462"/>
    <w:rsid w:val="00AA552B"/>
    <w:rsid w:val="00AA588D"/>
    <w:rsid w:val="00AA5930"/>
    <w:rsid w:val="00AA5999"/>
    <w:rsid w:val="00AA5A49"/>
    <w:rsid w:val="00AA5A7E"/>
    <w:rsid w:val="00AA5D00"/>
    <w:rsid w:val="00AA5F24"/>
    <w:rsid w:val="00AA623F"/>
    <w:rsid w:val="00AA66B8"/>
    <w:rsid w:val="00AA677F"/>
    <w:rsid w:val="00AA6B85"/>
    <w:rsid w:val="00AA6E5E"/>
    <w:rsid w:val="00AA6F40"/>
    <w:rsid w:val="00AA720D"/>
    <w:rsid w:val="00AA74C0"/>
    <w:rsid w:val="00AA77CD"/>
    <w:rsid w:val="00AA7D04"/>
    <w:rsid w:val="00AA7DAB"/>
    <w:rsid w:val="00AB0035"/>
    <w:rsid w:val="00AB0251"/>
    <w:rsid w:val="00AB033E"/>
    <w:rsid w:val="00AB0625"/>
    <w:rsid w:val="00AB0ABE"/>
    <w:rsid w:val="00AB0B23"/>
    <w:rsid w:val="00AB0F96"/>
    <w:rsid w:val="00AB1119"/>
    <w:rsid w:val="00AB1178"/>
    <w:rsid w:val="00AB23DE"/>
    <w:rsid w:val="00AB2550"/>
    <w:rsid w:val="00AB2AD7"/>
    <w:rsid w:val="00AB2CCB"/>
    <w:rsid w:val="00AB3508"/>
    <w:rsid w:val="00AB3806"/>
    <w:rsid w:val="00AB3937"/>
    <w:rsid w:val="00AB427F"/>
    <w:rsid w:val="00AB4324"/>
    <w:rsid w:val="00AB4539"/>
    <w:rsid w:val="00AB47AF"/>
    <w:rsid w:val="00AB4BBD"/>
    <w:rsid w:val="00AB4E58"/>
    <w:rsid w:val="00AB52D3"/>
    <w:rsid w:val="00AB5587"/>
    <w:rsid w:val="00AB5B4C"/>
    <w:rsid w:val="00AB5F1C"/>
    <w:rsid w:val="00AB60D9"/>
    <w:rsid w:val="00AB62B8"/>
    <w:rsid w:val="00AB6657"/>
    <w:rsid w:val="00AB677B"/>
    <w:rsid w:val="00AB6B24"/>
    <w:rsid w:val="00AB6E4D"/>
    <w:rsid w:val="00AB6EE2"/>
    <w:rsid w:val="00AB6F6E"/>
    <w:rsid w:val="00AB719A"/>
    <w:rsid w:val="00AB76AB"/>
    <w:rsid w:val="00AB7CAC"/>
    <w:rsid w:val="00AC0102"/>
    <w:rsid w:val="00AC0263"/>
    <w:rsid w:val="00AC02E7"/>
    <w:rsid w:val="00AC0487"/>
    <w:rsid w:val="00AC049D"/>
    <w:rsid w:val="00AC08C7"/>
    <w:rsid w:val="00AC0BC2"/>
    <w:rsid w:val="00AC0D0F"/>
    <w:rsid w:val="00AC0EC0"/>
    <w:rsid w:val="00AC1209"/>
    <w:rsid w:val="00AC1339"/>
    <w:rsid w:val="00AC14A2"/>
    <w:rsid w:val="00AC1705"/>
    <w:rsid w:val="00AC1D07"/>
    <w:rsid w:val="00AC21E6"/>
    <w:rsid w:val="00AC257E"/>
    <w:rsid w:val="00AC2671"/>
    <w:rsid w:val="00AC284B"/>
    <w:rsid w:val="00AC2882"/>
    <w:rsid w:val="00AC28CB"/>
    <w:rsid w:val="00AC2AC3"/>
    <w:rsid w:val="00AC2B43"/>
    <w:rsid w:val="00AC2D58"/>
    <w:rsid w:val="00AC2F7F"/>
    <w:rsid w:val="00AC389E"/>
    <w:rsid w:val="00AC3E58"/>
    <w:rsid w:val="00AC4025"/>
    <w:rsid w:val="00AC420E"/>
    <w:rsid w:val="00AC431E"/>
    <w:rsid w:val="00AC4341"/>
    <w:rsid w:val="00AC4586"/>
    <w:rsid w:val="00AC4E19"/>
    <w:rsid w:val="00AC569E"/>
    <w:rsid w:val="00AC57B5"/>
    <w:rsid w:val="00AC5A06"/>
    <w:rsid w:val="00AC5C7D"/>
    <w:rsid w:val="00AC5E45"/>
    <w:rsid w:val="00AC64BC"/>
    <w:rsid w:val="00AC6959"/>
    <w:rsid w:val="00AC6A70"/>
    <w:rsid w:val="00AC6B36"/>
    <w:rsid w:val="00AC6E2C"/>
    <w:rsid w:val="00AC7070"/>
    <w:rsid w:val="00AC71DA"/>
    <w:rsid w:val="00AC7316"/>
    <w:rsid w:val="00AC76A9"/>
    <w:rsid w:val="00AC79AA"/>
    <w:rsid w:val="00AC7A96"/>
    <w:rsid w:val="00AC7A9A"/>
    <w:rsid w:val="00AC7FB6"/>
    <w:rsid w:val="00AD01DA"/>
    <w:rsid w:val="00AD02AD"/>
    <w:rsid w:val="00AD06DD"/>
    <w:rsid w:val="00AD082E"/>
    <w:rsid w:val="00AD087A"/>
    <w:rsid w:val="00AD0A46"/>
    <w:rsid w:val="00AD0E0F"/>
    <w:rsid w:val="00AD10DB"/>
    <w:rsid w:val="00AD11BD"/>
    <w:rsid w:val="00AD1A0A"/>
    <w:rsid w:val="00AD1B87"/>
    <w:rsid w:val="00AD1DA4"/>
    <w:rsid w:val="00AD1EC7"/>
    <w:rsid w:val="00AD229E"/>
    <w:rsid w:val="00AD24B8"/>
    <w:rsid w:val="00AD2609"/>
    <w:rsid w:val="00AD27B6"/>
    <w:rsid w:val="00AD292F"/>
    <w:rsid w:val="00AD2A9D"/>
    <w:rsid w:val="00AD2C4F"/>
    <w:rsid w:val="00AD2F9C"/>
    <w:rsid w:val="00AD3287"/>
    <w:rsid w:val="00AD3398"/>
    <w:rsid w:val="00AD342D"/>
    <w:rsid w:val="00AD3510"/>
    <w:rsid w:val="00AD361D"/>
    <w:rsid w:val="00AD3E1F"/>
    <w:rsid w:val="00AD3E75"/>
    <w:rsid w:val="00AD4232"/>
    <w:rsid w:val="00AD44D0"/>
    <w:rsid w:val="00AD4C20"/>
    <w:rsid w:val="00AD4FCF"/>
    <w:rsid w:val="00AD50AC"/>
    <w:rsid w:val="00AD5594"/>
    <w:rsid w:val="00AD5742"/>
    <w:rsid w:val="00AD5773"/>
    <w:rsid w:val="00AD5946"/>
    <w:rsid w:val="00AD5A16"/>
    <w:rsid w:val="00AD5B39"/>
    <w:rsid w:val="00AD5B9E"/>
    <w:rsid w:val="00AD5C8A"/>
    <w:rsid w:val="00AD5D29"/>
    <w:rsid w:val="00AD5D3B"/>
    <w:rsid w:val="00AD61BA"/>
    <w:rsid w:val="00AD679D"/>
    <w:rsid w:val="00AD6896"/>
    <w:rsid w:val="00AD69EB"/>
    <w:rsid w:val="00AD6CCD"/>
    <w:rsid w:val="00AD717D"/>
    <w:rsid w:val="00AD722B"/>
    <w:rsid w:val="00AD7325"/>
    <w:rsid w:val="00AD765D"/>
    <w:rsid w:val="00AD7774"/>
    <w:rsid w:val="00AD7A93"/>
    <w:rsid w:val="00AD7AC3"/>
    <w:rsid w:val="00AD7F0D"/>
    <w:rsid w:val="00AD7F68"/>
    <w:rsid w:val="00AD7FF6"/>
    <w:rsid w:val="00AE00CA"/>
    <w:rsid w:val="00AE0308"/>
    <w:rsid w:val="00AE058A"/>
    <w:rsid w:val="00AE0707"/>
    <w:rsid w:val="00AE0982"/>
    <w:rsid w:val="00AE12EE"/>
    <w:rsid w:val="00AE1561"/>
    <w:rsid w:val="00AE1A84"/>
    <w:rsid w:val="00AE2170"/>
    <w:rsid w:val="00AE2321"/>
    <w:rsid w:val="00AE2544"/>
    <w:rsid w:val="00AE2579"/>
    <w:rsid w:val="00AE287F"/>
    <w:rsid w:val="00AE28A1"/>
    <w:rsid w:val="00AE2A96"/>
    <w:rsid w:val="00AE2B91"/>
    <w:rsid w:val="00AE2C3A"/>
    <w:rsid w:val="00AE3157"/>
    <w:rsid w:val="00AE3163"/>
    <w:rsid w:val="00AE33C5"/>
    <w:rsid w:val="00AE4179"/>
    <w:rsid w:val="00AE4188"/>
    <w:rsid w:val="00AE4459"/>
    <w:rsid w:val="00AE4684"/>
    <w:rsid w:val="00AE489F"/>
    <w:rsid w:val="00AE4AF5"/>
    <w:rsid w:val="00AE4C87"/>
    <w:rsid w:val="00AE4C9D"/>
    <w:rsid w:val="00AE4DE6"/>
    <w:rsid w:val="00AE4F45"/>
    <w:rsid w:val="00AE502A"/>
    <w:rsid w:val="00AE5502"/>
    <w:rsid w:val="00AE554C"/>
    <w:rsid w:val="00AE5A9D"/>
    <w:rsid w:val="00AE5D28"/>
    <w:rsid w:val="00AE5E40"/>
    <w:rsid w:val="00AE5FE1"/>
    <w:rsid w:val="00AE61DD"/>
    <w:rsid w:val="00AE66A9"/>
    <w:rsid w:val="00AE68A4"/>
    <w:rsid w:val="00AE68F9"/>
    <w:rsid w:val="00AE6C47"/>
    <w:rsid w:val="00AE6CB8"/>
    <w:rsid w:val="00AE7032"/>
    <w:rsid w:val="00AE7080"/>
    <w:rsid w:val="00AE7572"/>
    <w:rsid w:val="00AE7656"/>
    <w:rsid w:val="00AE7A35"/>
    <w:rsid w:val="00AE7CA4"/>
    <w:rsid w:val="00AF010F"/>
    <w:rsid w:val="00AF0246"/>
    <w:rsid w:val="00AF043B"/>
    <w:rsid w:val="00AF068F"/>
    <w:rsid w:val="00AF0763"/>
    <w:rsid w:val="00AF0CA3"/>
    <w:rsid w:val="00AF0DF9"/>
    <w:rsid w:val="00AF0FE2"/>
    <w:rsid w:val="00AF10EE"/>
    <w:rsid w:val="00AF1391"/>
    <w:rsid w:val="00AF1C19"/>
    <w:rsid w:val="00AF22A5"/>
    <w:rsid w:val="00AF2710"/>
    <w:rsid w:val="00AF2B1C"/>
    <w:rsid w:val="00AF2CBB"/>
    <w:rsid w:val="00AF2DFB"/>
    <w:rsid w:val="00AF2F87"/>
    <w:rsid w:val="00AF300D"/>
    <w:rsid w:val="00AF31CA"/>
    <w:rsid w:val="00AF33C6"/>
    <w:rsid w:val="00AF34D6"/>
    <w:rsid w:val="00AF354F"/>
    <w:rsid w:val="00AF372E"/>
    <w:rsid w:val="00AF3C76"/>
    <w:rsid w:val="00AF40A3"/>
    <w:rsid w:val="00AF40A8"/>
    <w:rsid w:val="00AF4111"/>
    <w:rsid w:val="00AF4139"/>
    <w:rsid w:val="00AF4184"/>
    <w:rsid w:val="00AF42E0"/>
    <w:rsid w:val="00AF459A"/>
    <w:rsid w:val="00AF45C2"/>
    <w:rsid w:val="00AF45C5"/>
    <w:rsid w:val="00AF4F5E"/>
    <w:rsid w:val="00AF501D"/>
    <w:rsid w:val="00AF58B8"/>
    <w:rsid w:val="00AF58F9"/>
    <w:rsid w:val="00AF5948"/>
    <w:rsid w:val="00AF60EF"/>
    <w:rsid w:val="00AF628F"/>
    <w:rsid w:val="00AF62CE"/>
    <w:rsid w:val="00AF65EA"/>
    <w:rsid w:val="00AF664B"/>
    <w:rsid w:val="00AF6A13"/>
    <w:rsid w:val="00AF6C8F"/>
    <w:rsid w:val="00AF6ED7"/>
    <w:rsid w:val="00AF7039"/>
    <w:rsid w:val="00AF7374"/>
    <w:rsid w:val="00AF7500"/>
    <w:rsid w:val="00AF7593"/>
    <w:rsid w:val="00AF7644"/>
    <w:rsid w:val="00AF7684"/>
    <w:rsid w:val="00AF76A7"/>
    <w:rsid w:val="00AF79BD"/>
    <w:rsid w:val="00AF7A35"/>
    <w:rsid w:val="00AF7B1D"/>
    <w:rsid w:val="00AF7B33"/>
    <w:rsid w:val="00AF7C1C"/>
    <w:rsid w:val="00AF7E19"/>
    <w:rsid w:val="00AF7ED9"/>
    <w:rsid w:val="00B00225"/>
    <w:rsid w:val="00B002D7"/>
    <w:rsid w:val="00B00323"/>
    <w:rsid w:val="00B0075F"/>
    <w:rsid w:val="00B008F5"/>
    <w:rsid w:val="00B009A3"/>
    <w:rsid w:val="00B00A9A"/>
    <w:rsid w:val="00B00C37"/>
    <w:rsid w:val="00B00D2F"/>
    <w:rsid w:val="00B00E3F"/>
    <w:rsid w:val="00B011B0"/>
    <w:rsid w:val="00B0144F"/>
    <w:rsid w:val="00B015AB"/>
    <w:rsid w:val="00B01689"/>
    <w:rsid w:val="00B01C3C"/>
    <w:rsid w:val="00B01DDA"/>
    <w:rsid w:val="00B01F8E"/>
    <w:rsid w:val="00B02002"/>
    <w:rsid w:val="00B02122"/>
    <w:rsid w:val="00B0233F"/>
    <w:rsid w:val="00B02702"/>
    <w:rsid w:val="00B02E6D"/>
    <w:rsid w:val="00B032C5"/>
    <w:rsid w:val="00B03354"/>
    <w:rsid w:val="00B03475"/>
    <w:rsid w:val="00B03595"/>
    <w:rsid w:val="00B03681"/>
    <w:rsid w:val="00B03C9C"/>
    <w:rsid w:val="00B0435E"/>
    <w:rsid w:val="00B0437D"/>
    <w:rsid w:val="00B04587"/>
    <w:rsid w:val="00B0495F"/>
    <w:rsid w:val="00B04BFE"/>
    <w:rsid w:val="00B04E84"/>
    <w:rsid w:val="00B04F21"/>
    <w:rsid w:val="00B05263"/>
    <w:rsid w:val="00B05288"/>
    <w:rsid w:val="00B05322"/>
    <w:rsid w:val="00B0592B"/>
    <w:rsid w:val="00B05A0A"/>
    <w:rsid w:val="00B05B3A"/>
    <w:rsid w:val="00B05FF9"/>
    <w:rsid w:val="00B061DD"/>
    <w:rsid w:val="00B062BA"/>
    <w:rsid w:val="00B063D6"/>
    <w:rsid w:val="00B06A7E"/>
    <w:rsid w:val="00B06AEE"/>
    <w:rsid w:val="00B06B66"/>
    <w:rsid w:val="00B06C8A"/>
    <w:rsid w:val="00B06D28"/>
    <w:rsid w:val="00B06F57"/>
    <w:rsid w:val="00B07044"/>
    <w:rsid w:val="00B0726D"/>
    <w:rsid w:val="00B073CD"/>
    <w:rsid w:val="00B10214"/>
    <w:rsid w:val="00B10858"/>
    <w:rsid w:val="00B109F1"/>
    <w:rsid w:val="00B10AD1"/>
    <w:rsid w:val="00B10C5E"/>
    <w:rsid w:val="00B10C84"/>
    <w:rsid w:val="00B10F41"/>
    <w:rsid w:val="00B10F7C"/>
    <w:rsid w:val="00B10FA5"/>
    <w:rsid w:val="00B11120"/>
    <w:rsid w:val="00B11129"/>
    <w:rsid w:val="00B11167"/>
    <w:rsid w:val="00B11254"/>
    <w:rsid w:val="00B113E3"/>
    <w:rsid w:val="00B1143B"/>
    <w:rsid w:val="00B114FA"/>
    <w:rsid w:val="00B1194F"/>
    <w:rsid w:val="00B119E3"/>
    <w:rsid w:val="00B11B46"/>
    <w:rsid w:val="00B11BF9"/>
    <w:rsid w:val="00B11CDE"/>
    <w:rsid w:val="00B12076"/>
    <w:rsid w:val="00B12297"/>
    <w:rsid w:val="00B12730"/>
    <w:rsid w:val="00B12862"/>
    <w:rsid w:val="00B12EA2"/>
    <w:rsid w:val="00B131CE"/>
    <w:rsid w:val="00B1320D"/>
    <w:rsid w:val="00B13415"/>
    <w:rsid w:val="00B1387E"/>
    <w:rsid w:val="00B13A0B"/>
    <w:rsid w:val="00B13E5F"/>
    <w:rsid w:val="00B13EE8"/>
    <w:rsid w:val="00B142AE"/>
    <w:rsid w:val="00B146CA"/>
    <w:rsid w:val="00B1480F"/>
    <w:rsid w:val="00B149D5"/>
    <w:rsid w:val="00B14E8C"/>
    <w:rsid w:val="00B15012"/>
    <w:rsid w:val="00B1525D"/>
    <w:rsid w:val="00B15329"/>
    <w:rsid w:val="00B15538"/>
    <w:rsid w:val="00B157AF"/>
    <w:rsid w:val="00B15E35"/>
    <w:rsid w:val="00B15E49"/>
    <w:rsid w:val="00B1601D"/>
    <w:rsid w:val="00B16252"/>
    <w:rsid w:val="00B168F7"/>
    <w:rsid w:val="00B16BE8"/>
    <w:rsid w:val="00B16E88"/>
    <w:rsid w:val="00B1722B"/>
    <w:rsid w:val="00B17257"/>
    <w:rsid w:val="00B17436"/>
    <w:rsid w:val="00B17E08"/>
    <w:rsid w:val="00B17FD2"/>
    <w:rsid w:val="00B20029"/>
    <w:rsid w:val="00B20045"/>
    <w:rsid w:val="00B20121"/>
    <w:rsid w:val="00B204F2"/>
    <w:rsid w:val="00B2082F"/>
    <w:rsid w:val="00B209BD"/>
    <w:rsid w:val="00B20A34"/>
    <w:rsid w:val="00B20C75"/>
    <w:rsid w:val="00B20C7D"/>
    <w:rsid w:val="00B210A3"/>
    <w:rsid w:val="00B21555"/>
    <w:rsid w:val="00B21EB8"/>
    <w:rsid w:val="00B220DF"/>
    <w:rsid w:val="00B222A2"/>
    <w:rsid w:val="00B2252B"/>
    <w:rsid w:val="00B22970"/>
    <w:rsid w:val="00B22A79"/>
    <w:rsid w:val="00B22B80"/>
    <w:rsid w:val="00B230C2"/>
    <w:rsid w:val="00B23434"/>
    <w:rsid w:val="00B23485"/>
    <w:rsid w:val="00B23497"/>
    <w:rsid w:val="00B234F2"/>
    <w:rsid w:val="00B23507"/>
    <w:rsid w:val="00B2355A"/>
    <w:rsid w:val="00B23737"/>
    <w:rsid w:val="00B23839"/>
    <w:rsid w:val="00B23932"/>
    <w:rsid w:val="00B23A46"/>
    <w:rsid w:val="00B23CBF"/>
    <w:rsid w:val="00B23E41"/>
    <w:rsid w:val="00B241B9"/>
    <w:rsid w:val="00B24370"/>
    <w:rsid w:val="00B243F6"/>
    <w:rsid w:val="00B245A2"/>
    <w:rsid w:val="00B24822"/>
    <w:rsid w:val="00B24B8E"/>
    <w:rsid w:val="00B24E54"/>
    <w:rsid w:val="00B24FEE"/>
    <w:rsid w:val="00B2523C"/>
    <w:rsid w:val="00B253AA"/>
    <w:rsid w:val="00B256C8"/>
    <w:rsid w:val="00B25A0D"/>
    <w:rsid w:val="00B25BEA"/>
    <w:rsid w:val="00B2612E"/>
    <w:rsid w:val="00B2634B"/>
    <w:rsid w:val="00B26D6D"/>
    <w:rsid w:val="00B26E85"/>
    <w:rsid w:val="00B26EB8"/>
    <w:rsid w:val="00B26F52"/>
    <w:rsid w:val="00B26F55"/>
    <w:rsid w:val="00B2716F"/>
    <w:rsid w:val="00B27252"/>
    <w:rsid w:val="00B2734A"/>
    <w:rsid w:val="00B27387"/>
    <w:rsid w:val="00B275B1"/>
    <w:rsid w:val="00B27638"/>
    <w:rsid w:val="00B27698"/>
    <w:rsid w:val="00B276CA"/>
    <w:rsid w:val="00B27867"/>
    <w:rsid w:val="00B27881"/>
    <w:rsid w:val="00B27B87"/>
    <w:rsid w:val="00B27FF1"/>
    <w:rsid w:val="00B3068C"/>
    <w:rsid w:val="00B306FA"/>
    <w:rsid w:val="00B30794"/>
    <w:rsid w:val="00B30878"/>
    <w:rsid w:val="00B30B8D"/>
    <w:rsid w:val="00B30BEC"/>
    <w:rsid w:val="00B30CF1"/>
    <w:rsid w:val="00B3130F"/>
    <w:rsid w:val="00B31715"/>
    <w:rsid w:val="00B3188D"/>
    <w:rsid w:val="00B31965"/>
    <w:rsid w:val="00B31A79"/>
    <w:rsid w:val="00B31B38"/>
    <w:rsid w:val="00B31DA8"/>
    <w:rsid w:val="00B3214E"/>
    <w:rsid w:val="00B324D0"/>
    <w:rsid w:val="00B3317F"/>
    <w:rsid w:val="00B33258"/>
    <w:rsid w:val="00B332E3"/>
    <w:rsid w:val="00B33C2F"/>
    <w:rsid w:val="00B33C9F"/>
    <w:rsid w:val="00B34498"/>
    <w:rsid w:val="00B348CB"/>
    <w:rsid w:val="00B34920"/>
    <w:rsid w:val="00B34F92"/>
    <w:rsid w:val="00B35341"/>
    <w:rsid w:val="00B35A5A"/>
    <w:rsid w:val="00B35BE5"/>
    <w:rsid w:val="00B35D9D"/>
    <w:rsid w:val="00B3678B"/>
    <w:rsid w:val="00B369F1"/>
    <w:rsid w:val="00B36BAA"/>
    <w:rsid w:val="00B36ECA"/>
    <w:rsid w:val="00B37063"/>
    <w:rsid w:val="00B37646"/>
    <w:rsid w:val="00B37E14"/>
    <w:rsid w:val="00B402B4"/>
    <w:rsid w:val="00B41BA3"/>
    <w:rsid w:val="00B4205A"/>
    <w:rsid w:val="00B42523"/>
    <w:rsid w:val="00B42997"/>
    <w:rsid w:val="00B42E60"/>
    <w:rsid w:val="00B42FE0"/>
    <w:rsid w:val="00B43115"/>
    <w:rsid w:val="00B4319C"/>
    <w:rsid w:val="00B436BC"/>
    <w:rsid w:val="00B43858"/>
    <w:rsid w:val="00B4392B"/>
    <w:rsid w:val="00B43D98"/>
    <w:rsid w:val="00B43FE2"/>
    <w:rsid w:val="00B442D0"/>
    <w:rsid w:val="00B44319"/>
    <w:rsid w:val="00B44691"/>
    <w:rsid w:val="00B4474C"/>
    <w:rsid w:val="00B44B18"/>
    <w:rsid w:val="00B44DDB"/>
    <w:rsid w:val="00B44EF8"/>
    <w:rsid w:val="00B44F81"/>
    <w:rsid w:val="00B4517D"/>
    <w:rsid w:val="00B4593D"/>
    <w:rsid w:val="00B459BE"/>
    <w:rsid w:val="00B45B9A"/>
    <w:rsid w:val="00B45F03"/>
    <w:rsid w:val="00B46084"/>
    <w:rsid w:val="00B4608D"/>
    <w:rsid w:val="00B46282"/>
    <w:rsid w:val="00B4639A"/>
    <w:rsid w:val="00B4648E"/>
    <w:rsid w:val="00B468DB"/>
    <w:rsid w:val="00B46915"/>
    <w:rsid w:val="00B46A92"/>
    <w:rsid w:val="00B46E4B"/>
    <w:rsid w:val="00B472A8"/>
    <w:rsid w:val="00B4735F"/>
    <w:rsid w:val="00B474B6"/>
    <w:rsid w:val="00B479C4"/>
    <w:rsid w:val="00B47C58"/>
    <w:rsid w:val="00B50037"/>
    <w:rsid w:val="00B503F2"/>
    <w:rsid w:val="00B5044B"/>
    <w:rsid w:val="00B5070E"/>
    <w:rsid w:val="00B50792"/>
    <w:rsid w:val="00B50AFD"/>
    <w:rsid w:val="00B50D82"/>
    <w:rsid w:val="00B510AB"/>
    <w:rsid w:val="00B5117A"/>
    <w:rsid w:val="00B51434"/>
    <w:rsid w:val="00B51473"/>
    <w:rsid w:val="00B51749"/>
    <w:rsid w:val="00B51857"/>
    <w:rsid w:val="00B51951"/>
    <w:rsid w:val="00B519E5"/>
    <w:rsid w:val="00B51F95"/>
    <w:rsid w:val="00B5227A"/>
    <w:rsid w:val="00B525C3"/>
    <w:rsid w:val="00B52935"/>
    <w:rsid w:val="00B52AED"/>
    <w:rsid w:val="00B52B9C"/>
    <w:rsid w:val="00B52E35"/>
    <w:rsid w:val="00B52EC9"/>
    <w:rsid w:val="00B53104"/>
    <w:rsid w:val="00B53244"/>
    <w:rsid w:val="00B537CC"/>
    <w:rsid w:val="00B538E5"/>
    <w:rsid w:val="00B54A87"/>
    <w:rsid w:val="00B54BD0"/>
    <w:rsid w:val="00B54D19"/>
    <w:rsid w:val="00B550C3"/>
    <w:rsid w:val="00B550F4"/>
    <w:rsid w:val="00B5556A"/>
    <w:rsid w:val="00B5565B"/>
    <w:rsid w:val="00B5572B"/>
    <w:rsid w:val="00B559B2"/>
    <w:rsid w:val="00B55ABF"/>
    <w:rsid w:val="00B55BE2"/>
    <w:rsid w:val="00B55CCF"/>
    <w:rsid w:val="00B56055"/>
    <w:rsid w:val="00B56076"/>
    <w:rsid w:val="00B56427"/>
    <w:rsid w:val="00B56DB0"/>
    <w:rsid w:val="00B56E05"/>
    <w:rsid w:val="00B56E4A"/>
    <w:rsid w:val="00B5721B"/>
    <w:rsid w:val="00B5730C"/>
    <w:rsid w:val="00B573AB"/>
    <w:rsid w:val="00B57556"/>
    <w:rsid w:val="00B5784E"/>
    <w:rsid w:val="00B57914"/>
    <w:rsid w:val="00B57A7A"/>
    <w:rsid w:val="00B57A9D"/>
    <w:rsid w:val="00B57D2A"/>
    <w:rsid w:val="00B600F9"/>
    <w:rsid w:val="00B60152"/>
    <w:rsid w:val="00B604C4"/>
    <w:rsid w:val="00B60590"/>
    <w:rsid w:val="00B6064A"/>
    <w:rsid w:val="00B60661"/>
    <w:rsid w:val="00B60E5D"/>
    <w:rsid w:val="00B60E61"/>
    <w:rsid w:val="00B60EA9"/>
    <w:rsid w:val="00B60ED4"/>
    <w:rsid w:val="00B61349"/>
    <w:rsid w:val="00B61AA6"/>
    <w:rsid w:val="00B61C5F"/>
    <w:rsid w:val="00B61DB7"/>
    <w:rsid w:val="00B61F6C"/>
    <w:rsid w:val="00B623DB"/>
    <w:rsid w:val="00B625A7"/>
    <w:rsid w:val="00B62846"/>
    <w:rsid w:val="00B637F1"/>
    <w:rsid w:val="00B63824"/>
    <w:rsid w:val="00B638AE"/>
    <w:rsid w:val="00B639AB"/>
    <w:rsid w:val="00B63B6A"/>
    <w:rsid w:val="00B63C88"/>
    <w:rsid w:val="00B63EF7"/>
    <w:rsid w:val="00B64000"/>
    <w:rsid w:val="00B64385"/>
    <w:rsid w:val="00B649ED"/>
    <w:rsid w:val="00B64C0F"/>
    <w:rsid w:val="00B64CBE"/>
    <w:rsid w:val="00B6508E"/>
    <w:rsid w:val="00B6520D"/>
    <w:rsid w:val="00B65380"/>
    <w:rsid w:val="00B65732"/>
    <w:rsid w:val="00B657AB"/>
    <w:rsid w:val="00B65885"/>
    <w:rsid w:val="00B65B3A"/>
    <w:rsid w:val="00B65BB6"/>
    <w:rsid w:val="00B66027"/>
    <w:rsid w:val="00B6616A"/>
    <w:rsid w:val="00B662A0"/>
    <w:rsid w:val="00B6655F"/>
    <w:rsid w:val="00B6691C"/>
    <w:rsid w:val="00B674C2"/>
    <w:rsid w:val="00B6766D"/>
    <w:rsid w:val="00B6789F"/>
    <w:rsid w:val="00B679E6"/>
    <w:rsid w:val="00B679FA"/>
    <w:rsid w:val="00B67C48"/>
    <w:rsid w:val="00B67CCD"/>
    <w:rsid w:val="00B67E98"/>
    <w:rsid w:val="00B70BAC"/>
    <w:rsid w:val="00B70DF8"/>
    <w:rsid w:val="00B713B0"/>
    <w:rsid w:val="00B7149C"/>
    <w:rsid w:val="00B7196A"/>
    <w:rsid w:val="00B71BB9"/>
    <w:rsid w:val="00B71C1F"/>
    <w:rsid w:val="00B72220"/>
    <w:rsid w:val="00B7223B"/>
    <w:rsid w:val="00B724C9"/>
    <w:rsid w:val="00B7262C"/>
    <w:rsid w:val="00B726AA"/>
    <w:rsid w:val="00B7284D"/>
    <w:rsid w:val="00B72A06"/>
    <w:rsid w:val="00B72A32"/>
    <w:rsid w:val="00B72BDB"/>
    <w:rsid w:val="00B72E3F"/>
    <w:rsid w:val="00B72E92"/>
    <w:rsid w:val="00B72F48"/>
    <w:rsid w:val="00B72F68"/>
    <w:rsid w:val="00B735A0"/>
    <w:rsid w:val="00B73BBC"/>
    <w:rsid w:val="00B73C16"/>
    <w:rsid w:val="00B73F2A"/>
    <w:rsid w:val="00B7433B"/>
    <w:rsid w:val="00B746DD"/>
    <w:rsid w:val="00B748BE"/>
    <w:rsid w:val="00B74F19"/>
    <w:rsid w:val="00B74FFE"/>
    <w:rsid w:val="00B754EF"/>
    <w:rsid w:val="00B75898"/>
    <w:rsid w:val="00B75924"/>
    <w:rsid w:val="00B75B7A"/>
    <w:rsid w:val="00B75C51"/>
    <w:rsid w:val="00B75CCE"/>
    <w:rsid w:val="00B7608D"/>
    <w:rsid w:val="00B76519"/>
    <w:rsid w:val="00B76837"/>
    <w:rsid w:val="00B768F0"/>
    <w:rsid w:val="00B76D81"/>
    <w:rsid w:val="00B76DAE"/>
    <w:rsid w:val="00B76F7A"/>
    <w:rsid w:val="00B77176"/>
    <w:rsid w:val="00B771E1"/>
    <w:rsid w:val="00B773AC"/>
    <w:rsid w:val="00B8001A"/>
    <w:rsid w:val="00B80865"/>
    <w:rsid w:val="00B808E0"/>
    <w:rsid w:val="00B80D6C"/>
    <w:rsid w:val="00B80E9B"/>
    <w:rsid w:val="00B80EF0"/>
    <w:rsid w:val="00B80F58"/>
    <w:rsid w:val="00B817F2"/>
    <w:rsid w:val="00B81924"/>
    <w:rsid w:val="00B81D85"/>
    <w:rsid w:val="00B81EB6"/>
    <w:rsid w:val="00B82729"/>
    <w:rsid w:val="00B827A0"/>
    <w:rsid w:val="00B82856"/>
    <w:rsid w:val="00B8292A"/>
    <w:rsid w:val="00B82A50"/>
    <w:rsid w:val="00B82B83"/>
    <w:rsid w:val="00B82F9A"/>
    <w:rsid w:val="00B830D7"/>
    <w:rsid w:val="00B834F9"/>
    <w:rsid w:val="00B83686"/>
    <w:rsid w:val="00B838A6"/>
    <w:rsid w:val="00B83F52"/>
    <w:rsid w:val="00B840AE"/>
    <w:rsid w:val="00B842C9"/>
    <w:rsid w:val="00B84383"/>
    <w:rsid w:val="00B84452"/>
    <w:rsid w:val="00B84A42"/>
    <w:rsid w:val="00B84AEA"/>
    <w:rsid w:val="00B84DA2"/>
    <w:rsid w:val="00B84F0B"/>
    <w:rsid w:val="00B84F34"/>
    <w:rsid w:val="00B850C0"/>
    <w:rsid w:val="00B853CB"/>
    <w:rsid w:val="00B855FB"/>
    <w:rsid w:val="00B85626"/>
    <w:rsid w:val="00B8582A"/>
    <w:rsid w:val="00B85A3A"/>
    <w:rsid w:val="00B85BAD"/>
    <w:rsid w:val="00B85F84"/>
    <w:rsid w:val="00B86014"/>
    <w:rsid w:val="00B86388"/>
    <w:rsid w:val="00B864E9"/>
    <w:rsid w:val="00B86540"/>
    <w:rsid w:val="00B86A64"/>
    <w:rsid w:val="00B86CEA"/>
    <w:rsid w:val="00B87392"/>
    <w:rsid w:val="00B874B0"/>
    <w:rsid w:val="00B87631"/>
    <w:rsid w:val="00B87706"/>
    <w:rsid w:val="00B87724"/>
    <w:rsid w:val="00B878E0"/>
    <w:rsid w:val="00B87AB8"/>
    <w:rsid w:val="00B87B4F"/>
    <w:rsid w:val="00B87CD2"/>
    <w:rsid w:val="00B87E9C"/>
    <w:rsid w:val="00B87F31"/>
    <w:rsid w:val="00B90704"/>
    <w:rsid w:val="00B90718"/>
    <w:rsid w:val="00B907C0"/>
    <w:rsid w:val="00B9089D"/>
    <w:rsid w:val="00B90C22"/>
    <w:rsid w:val="00B90C7C"/>
    <w:rsid w:val="00B90EB5"/>
    <w:rsid w:val="00B910CC"/>
    <w:rsid w:val="00B911CD"/>
    <w:rsid w:val="00B91982"/>
    <w:rsid w:val="00B92155"/>
    <w:rsid w:val="00B921FB"/>
    <w:rsid w:val="00B924C7"/>
    <w:rsid w:val="00B928EF"/>
    <w:rsid w:val="00B92A43"/>
    <w:rsid w:val="00B931C2"/>
    <w:rsid w:val="00B9336F"/>
    <w:rsid w:val="00B93674"/>
    <w:rsid w:val="00B93688"/>
    <w:rsid w:val="00B93CB8"/>
    <w:rsid w:val="00B94213"/>
    <w:rsid w:val="00B9437E"/>
    <w:rsid w:val="00B94633"/>
    <w:rsid w:val="00B948DE"/>
    <w:rsid w:val="00B94A4F"/>
    <w:rsid w:val="00B94AFA"/>
    <w:rsid w:val="00B94B86"/>
    <w:rsid w:val="00B94D4C"/>
    <w:rsid w:val="00B94E21"/>
    <w:rsid w:val="00B94F6D"/>
    <w:rsid w:val="00B94FF2"/>
    <w:rsid w:val="00B9500A"/>
    <w:rsid w:val="00B9514C"/>
    <w:rsid w:val="00B9534A"/>
    <w:rsid w:val="00B954FD"/>
    <w:rsid w:val="00B95729"/>
    <w:rsid w:val="00B959EA"/>
    <w:rsid w:val="00B95A17"/>
    <w:rsid w:val="00B95EAB"/>
    <w:rsid w:val="00B95EC4"/>
    <w:rsid w:val="00B966D8"/>
    <w:rsid w:val="00B96765"/>
    <w:rsid w:val="00B96B59"/>
    <w:rsid w:val="00B96BAE"/>
    <w:rsid w:val="00B96E27"/>
    <w:rsid w:val="00B96F9E"/>
    <w:rsid w:val="00B970F1"/>
    <w:rsid w:val="00B9736C"/>
    <w:rsid w:val="00B97706"/>
    <w:rsid w:val="00BA0E41"/>
    <w:rsid w:val="00BA0F3B"/>
    <w:rsid w:val="00BA100F"/>
    <w:rsid w:val="00BA1113"/>
    <w:rsid w:val="00BA1217"/>
    <w:rsid w:val="00BA1232"/>
    <w:rsid w:val="00BA136B"/>
    <w:rsid w:val="00BA1466"/>
    <w:rsid w:val="00BA1537"/>
    <w:rsid w:val="00BA17AD"/>
    <w:rsid w:val="00BA1C32"/>
    <w:rsid w:val="00BA1C7A"/>
    <w:rsid w:val="00BA2070"/>
    <w:rsid w:val="00BA29DD"/>
    <w:rsid w:val="00BA2AB0"/>
    <w:rsid w:val="00BA2C25"/>
    <w:rsid w:val="00BA30A9"/>
    <w:rsid w:val="00BA31DF"/>
    <w:rsid w:val="00BA3914"/>
    <w:rsid w:val="00BA3938"/>
    <w:rsid w:val="00BA3B73"/>
    <w:rsid w:val="00BA3D5F"/>
    <w:rsid w:val="00BA3DF6"/>
    <w:rsid w:val="00BA44BA"/>
    <w:rsid w:val="00BA44FB"/>
    <w:rsid w:val="00BA4839"/>
    <w:rsid w:val="00BA4B2D"/>
    <w:rsid w:val="00BA4E1B"/>
    <w:rsid w:val="00BA52D2"/>
    <w:rsid w:val="00BA54AA"/>
    <w:rsid w:val="00BA5B3D"/>
    <w:rsid w:val="00BA5C18"/>
    <w:rsid w:val="00BA5EB3"/>
    <w:rsid w:val="00BA661A"/>
    <w:rsid w:val="00BA6736"/>
    <w:rsid w:val="00BA6811"/>
    <w:rsid w:val="00BA6858"/>
    <w:rsid w:val="00BA6945"/>
    <w:rsid w:val="00BA6B18"/>
    <w:rsid w:val="00BA6D10"/>
    <w:rsid w:val="00BA757F"/>
    <w:rsid w:val="00BA7623"/>
    <w:rsid w:val="00BA77BD"/>
    <w:rsid w:val="00BA79AB"/>
    <w:rsid w:val="00BA7A7F"/>
    <w:rsid w:val="00BA7D4A"/>
    <w:rsid w:val="00BA7DA3"/>
    <w:rsid w:val="00BB030B"/>
    <w:rsid w:val="00BB04CB"/>
    <w:rsid w:val="00BB0E31"/>
    <w:rsid w:val="00BB0E34"/>
    <w:rsid w:val="00BB1721"/>
    <w:rsid w:val="00BB179B"/>
    <w:rsid w:val="00BB207A"/>
    <w:rsid w:val="00BB21DD"/>
    <w:rsid w:val="00BB2241"/>
    <w:rsid w:val="00BB239B"/>
    <w:rsid w:val="00BB2524"/>
    <w:rsid w:val="00BB2931"/>
    <w:rsid w:val="00BB2BD3"/>
    <w:rsid w:val="00BB32BB"/>
    <w:rsid w:val="00BB3445"/>
    <w:rsid w:val="00BB3896"/>
    <w:rsid w:val="00BB38CF"/>
    <w:rsid w:val="00BB401D"/>
    <w:rsid w:val="00BB4239"/>
    <w:rsid w:val="00BB466E"/>
    <w:rsid w:val="00BB4832"/>
    <w:rsid w:val="00BB4AEA"/>
    <w:rsid w:val="00BB4CE8"/>
    <w:rsid w:val="00BB4DBB"/>
    <w:rsid w:val="00BB4F29"/>
    <w:rsid w:val="00BB50B9"/>
    <w:rsid w:val="00BB539B"/>
    <w:rsid w:val="00BB5442"/>
    <w:rsid w:val="00BB54F0"/>
    <w:rsid w:val="00BB556B"/>
    <w:rsid w:val="00BB5753"/>
    <w:rsid w:val="00BB599D"/>
    <w:rsid w:val="00BB5AE2"/>
    <w:rsid w:val="00BB5CA7"/>
    <w:rsid w:val="00BB6046"/>
    <w:rsid w:val="00BB609C"/>
    <w:rsid w:val="00BB6174"/>
    <w:rsid w:val="00BB61FA"/>
    <w:rsid w:val="00BB667B"/>
    <w:rsid w:val="00BB689E"/>
    <w:rsid w:val="00BB6D4A"/>
    <w:rsid w:val="00BB6DA8"/>
    <w:rsid w:val="00BB6E2A"/>
    <w:rsid w:val="00BB720A"/>
    <w:rsid w:val="00BB79BB"/>
    <w:rsid w:val="00BB7B3C"/>
    <w:rsid w:val="00BC03A8"/>
    <w:rsid w:val="00BC0403"/>
    <w:rsid w:val="00BC0679"/>
    <w:rsid w:val="00BC0710"/>
    <w:rsid w:val="00BC0C3F"/>
    <w:rsid w:val="00BC0EF7"/>
    <w:rsid w:val="00BC14CE"/>
    <w:rsid w:val="00BC1790"/>
    <w:rsid w:val="00BC1C7C"/>
    <w:rsid w:val="00BC266C"/>
    <w:rsid w:val="00BC276B"/>
    <w:rsid w:val="00BC284C"/>
    <w:rsid w:val="00BC2993"/>
    <w:rsid w:val="00BC2A25"/>
    <w:rsid w:val="00BC2DEA"/>
    <w:rsid w:val="00BC3053"/>
    <w:rsid w:val="00BC309F"/>
    <w:rsid w:val="00BC30D3"/>
    <w:rsid w:val="00BC33F2"/>
    <w:rsid w:val="00BC3531"/>
    <w:rsid w:val="00BC3AA2"/>
    <w:rsid w:val="00BC3AC5"/>
    <w:rsid w:val="00BC3C51"/>
    <w:rsid w:val="00BC3E4C"/>
    <w:rsid w:val="00BC3FBA"/>
    <w:rsid w:val="00BC4180"/>
    <w:rsid w:val="00BC4589"/>
    <w:rsid w:val="00BC46C7"/>
    <w:rsid w:val="00BC4A2C"/>
    <w:rsid w:val="00BC4BCB"/>
    <w:rsid w:val="00BC4CB2"/>
    <w:rsid w:val="00BC4F00"/>
    <w:rsid w:val="00BC53C0"/>
    <w:rsid w:val="00BC53EE"/>
    <w:rsid w:val="00BC5452"/>
    <w:rsid w:val="00BC5816"/>
    <w:rsid w:val="00BC5819"/>
    <w:rsid w:val="00BC58B7"/>
    <w:rsid w:val="00BC5BA2"/>
    <w:rsid w:val="00BC63F8"/>
    <w:rsid w:val="00BC6811"/>
    <w:rsid w:val="00BC6A93"/>
    <w:rsid w:val="00BC6C90"/>
    <w:rsid w:val="00BC6C93"/>
    <w:rsid w:val="00BC6CBC"/>
    <w:rsid w:val="00BC6DAB"/>
    <w:rsid w:val="00BC70AD"/>
    <w:rsid w:val="00BC731F"/>
    <w:rsid w:val="00BC73B8"/>
    <w:rsid w:val="00BC75A8"/>
    <w:rsid w:val="00BC77C3"/>
    <w:rsid w:val="00BC77C8"/>
    <w:rsid w:val="00BC7CB6"/>
    <w:rsid w:val="00BD03B1"/>
    <w:rsid w:val="00BD040E"/>
    <w:rsid w:val="00BD08E7"/>
    <w:rsid w:val="00BD0F2F"/>
    <w:rsid w:val="00BD16D5"/>
    <w:rsid w:val="00BD173E"/>
    <w:rsid w:val="00BD1967"/>
    <w:rsid w:val="00BD1AE4"/>
    <w:rsid w:val="00BD1B92"/>
    <w:rsid w:val="00BD22D6"/>
    <w:rsid w:val="00BD2651"/>
    <w:rsid w:val="00BD281F"/>
    <w:rsid w:val="00BD2904"/>
    <w:rsid w:val="00BD29C7"/>
    <w:rsid w:val="00BD2FAB"/>
    <w:rsid w:val="00BD3093"/>
    <w:rsid w:val="00BD31ED"/>
    <w:rsid w:val="00BD3419"/>
    <w:rsid w:val="00BD390E"/>
    <w:rsid w:val="00BD3AD9"/>
    <w:rsid w:val="00BD3CCA"/>
    <w:rsid w:val="00BD3E2A"/>
    <w:rsid w:val="00BD3EEA"/>
    <w:rsid w:val="00BD423C"/>
    <w:rsid w:val="00BD42B8"/>
    <w:rsid w:val="00BD47A7"/>
    <w:rsid w:val="00BD47B8"/>
    <w:rsid w:val="00BD4C1D"/>
    <w:rsid w:val="00BD4CA7"/>
    <w:rsid w:val="00BD4F40"/>
    <w:rsid w:val="00BD5422"/>
    <w:rsid w:val="00BD5673"/>
    <w:rsid w:val="00BD58B7"/>
    <w:rsid w:val="00BD5AD9"/>
    <w:rsid w:val="00BD5B89"/>
    <w:rsid w:val="00BD615B"/>
    <w:rsid w:val="00BD6176"/>
    <w:rsid w:val="00BD6428"/>
    <w:rsid w:val="00BD6E71"/>
    <w:rsid w:val="00BD6EA2"/>
    <w:rsid w:val="00BD7112"/>
    <w:rsid w:val="00BD7130"/>
    <w:rsid w:val="00BD7C54"/>
    <w:rsid w:val="00BD7D6F"/>
    <w:rsid w:val="00BD7EC4"/>
    <w:rsid w:val="00BD7ECA"/>
    <w:rsid w:val="00BE02D0"/>
    <w:rsid w:val="00BE03F9"/>
    <w:rsid w:val="00BE0D35"/>
    <w:rsid w:val="00BE0E73"/>
    <w:rsid w:val="00BE0FAE"/>
    <w:rsid w:val="00BE1190"/>
    <w:rsid w:val="00BE11BE"/>
    <w:rsid w:val="00BE12B0"/>
    <w:rsid w:val="00BE12DB"/>
    <w:rsid w:val="00BE141C"/>
    <w:rsid w:val="00BE153D"/>
    <w:rsid w:val="00BE16CE"/>
    <w:rsid w:val="00BE1717"/>
    <w:rsid w:val="00BE1989"/>
    <w:rsid w:val="00BE1AF6"/>
    <w:rsid w:val="00BE2007"/>
    <w:rsid w:val="00BE227A"/>
    <w:rsid w:val="00BE233A"/>
    <w:rsid w:val="00BE234B"/>
    <w:rsid w:val="00BE23D0"/>
    <w:rsid w:val="00BE2436"/>
    <w:rsid w:val="00BE2543"/>
    <w:rsid w:val="00BE256D"/>
    <w:rsid w:val="00BE267C"/>
    <w:rsid w:val="00BE2716"/>
    <w:rsid w:val="00BE2A72"/>
    <w:rsid w:val="00BE2A7F"/>
    <w:rsid w:val="00BE30C9"/>
    <w:rsid w:val="00BE3132"/>
    <w:rsid w:val="00BE335B"/>
    <w:rsid w:val="00BE371F"/>
    <w:rsid w:val="00BE3733"/>
    <w:rsid w:val="00BE37B2"/>
    <w:rsid w:val="00BE39AC"/>
    <w:rsid w:val="00BE3C26"/>
    <w:rsid w:val="00BE3CF4"/>
    <w:rsid w:val="00BE4AD9"/>
    <w:rsid w:val="00BE4B04"/>
    <w:rsid w:val="00BE4BC8"/>
    <w:rsid w:val="00BE550F"/>
    <w:rsid w:val="00BE568D"/>
    <w:rsid w:val="00BE57AD"/>
    <w:rsid w:val="00BE5AC2"/>
    <w:rsid w:val="00BE5FD0"/>
    <w:rsid w:val="00BE61C1"/>
    <w:rsid w:val="00BE641B"/>
    <w:rsid w:val="00BE65F6"/>
    <w:rsid w:val="00BE6886"/>
    <w:rsid w:val="00BE6C2F"/>
    <w:rsid w:val="00BE6D08"/>
    <w:rsid w:val="00BE7182"/>
    <w:rsid w:val="00BE7206"/>
    <w:rsid w:val="00BE7297"/>
    <w:rsid w:val="00BE7390"/>
    <w:rsid w:val="00BE73CB"/>
    <w:rsid w:val="00BE76E4"/>
    <w:rsid w:val="00BE7702"/>
    <w:rsid w:val="00BE7816"/>
    <w:rsid w:val="00BE7817"/>
    <w:rsid w:val="00BE7D79"/>
    <w:rsid w:val="00BF015F"/>
    <w:rsid w:val="00BF0668"/>
    <w:rsid w:val="00BF09CD"/>
    <w:rsid w:val="00BF0AC1"/>
    <w:rsid w:val="00BF0B21"/>
    <w:rsid w:val="00BF0B5A"/>
    <w:rsid w:val="00BF0DA3"/>
    <w:rsid w:val="00BF0E86"/>
    <w:rsid w:val="00BF1046"/>
    <w:rsid w:val="00BF1E0B"/>
    <w:rsid w:val="00BF1FEB"/>
    <w:rsid w:val="00BF21C5"/>
    <w:rsid w:val="00BF2427"/>
    <w:rsid w:val="00BF29B6"/>
    <w:rsid w:val="00BF2CB5"/>
    <w:rsid w:val="00BF2CD2"/>
    <w:rsid w:val="00BF2D0B"/>
    <w:rsid w:val="00BF2DB3"/>
    <w:rsid w:val="00BF3A66"/>
    <w:rsid w:val="00BF3DFD"/>
    <w:rsid w:val="00BF4061"/>
    <w:rsid w:val="00BF418C"/>
    <w:rsid w:val="00BF4585"/>
    <w:rsid w:val="00BF4857"/>
    <w:rsid w:val="00BF4924"/>
    <w:rsid w:val="00BF4DBE"/>
    <w:rsid w:val="00BF4F97"/>
    <w:rsid w:val="00BF51C3"/>
    <w:rsid w:val="00BF5242"/>
    <w:rsid w:val="00BF56D6"/>
    <w:rsid w:val="00BF5D22"/>
    <w:rsid w:val="00BF5DE3"/>
    <w:rsid w:val="00BF5EBE"/>
    <w:rsid w:val="00BF5F9E"/>
    <w:rsid w:val="00BF7892"/>
    <w:rsid w:val="00BF7A0E"/>
    <w:rsid w:val="00BF7AD0"/>
    <w:rsid w:val="00BF7EDC"/>
    <w:rsid w:val="00BF7EEC"/>
    <w:rsid w:val="00C000BA"/>
    <w:rsid w:val="00C0036C"/>
    <w:rsid w:val="00C009B1"/>
    <w:rsid w:val="00C01119"/>
    <w:rsid w:val="00C016A3"/>
    <w:rsid w:val="00C0198B"/>
    <w:rsid w:val="00C01DD9"/>
    <w:rsid w:val="00C0209B"/>
    <w:rsid w:val="00C021AA"/>
    <w:rsid w:val="00C0220C"/>
    <w:rsid w:val="00C02294"/>
    <w:rsid w:val="00C0253D"/>
    <w:rsid w:val="00C02607"/>
    <w:rsid w:val="00C0277C"/>
    <w:rsid w:val="00C02BA2"/>
    <w:rsid w:val="00C02BF2"/>
    <w:rsid w:val="00C02F36"/>
    <w:rsid w:val="00C02F4B"/>
    <w:rsid w:val="00C03029"/>
    <w:rsid w:val="00C0348A"/>
    <w:rsid w:val="00C0383F"/>
    <w:rsid w:val="00C03884"/>
    <w:rsid w:val="00C03B4D"/>
    <w:rsid w:val="00C03DB7"/>
    <w:rsid w:val="00C03E39"/>
    <w:rsid w:val="00C03F2D"/>
    <w:rsid w:val="00C04151"/>
    <w:rsid w:val="00C0417E"/>
    <w:rsid w:val="00C041E2"/>
    <w:rsid w:val="00C04384"/>
    <w:rsid w:val="00C0478A"/>
    <w:rsid w:val="00C04A44"/>
    <w:rsid w:val="00C04BEF"/>
    <w:rsid w:val="00C0515F"/>
    <w:rsid w:val="00C0530E"/>
    <w:rsid w:val="00C05414"/>
    <w:rsid w:val="00C054AF"/>
    <w:rsid w:val="00C057CF"/>
    <w:rsid w:val="00C05B59"/>
    <w:rsid w:val="00C05BCA"/>
    <w:rsid w:val="00C05C3F"/>
    <w:rsid w:val="00C05D12"/>
    <w:rsid w:val="00C06017"/>
    <w:rsid w:val="00C06155"/>
    <w:rsid w:val="00C06267"/>
    <w:rsid w:val="00C06642"/>
    <w:rsid w:val="00C0669E"/>
    <w:rsid w:val="00C07176"/>
    <w:rsid w:val="00C071D8"/>
    <w:rsid w:val="00C07692"/>
    <w:rsid w:val="00C07F66"/>
    <w:rsid w:val="00C07F6E"/>
    <w:rsid w:val="00C1033D"/>
    <w:rsid w:val="00C10596"/>
    <w:rsid w:val="00C10B2D"/>
    <w:rsid w:val="00C10D1E"/>
    <w:rsid w:val="00C11013"/>
    <w:rsid w:val="00C111E9"/>
    <w:rsid w:val="00C116A3"/>
    <w:rsid w:val="00C11AE5"/>
    <w:rsid w:val="00C11DD0"/>
    <w:rsid w:val="00C121B9"/>
    <w:rsid w:val="00C12386"/>
    <w:rsid w:val="00C1247E"/>
    <w:rsid w:val="00C124FD"/>
    <w:rsid w:val="00C128CA"/>
    <w:rsid w:val="00C13493"/>
    <w:rsid w:val="00C1389F"/>
    <w:rsid w:val="00C139A9"/>
    <w:rsid w:val="00C13DA8"/>
    <w:rsid w:val="00C13E03"/>
    <w:rsid w:val="00C13F34"/>
    <w:rsid w:val="00C13F95"/>
    <w:rsid w:val="00C143B0"/>
    <w:rsid w:val="00C14557"/>
    <w:rsid w:val="00C146EB"/>
    <w:rsid w:val="00C14C0E"/>
    <w:rsid w:val="00C14E97"/>
    <w:rsid w:val="00C14EBC"/>
    <w:rsid w:val="00C14F57"/>
    <w:rsid w:val="00C1517D"/>
    <w:rsid w:val="00C15535"/>
    <w:rsid w:val="00C15623"/>
    <w:rsid w:val="00C15829"/>
    <w:rsid w:val="00C1584A"/>
    <w:rsid w:val="00C158DA"/>
    <w:rsid w:val="00C158F0"/>
    <w:rsid w:val="00C15A25"/>
    <w:rsid w:val="00C15AC3"/>
    <w:rsid w:val="00C15D48"/>
    <w:rsid w:val="00C15F85"/>
    <w:rsid w:val="00C16117"/>
    <w:rsid w:val="00C161EE"/>
    <w:rsid w:val="00C1632C"/>
    <w:rsid w:val="00C164D4"/>
    <w:rsid w:val="00C16658"/>
    <w:rsid w:val="00C1674C"/>
    <w:rsid w:val="00C16767"/>
    <w:rsid w:val="00C16B0A"/>
    <w:rsid w:val="00C16C32"/>
    <w:rsid w:val="00C16C6A"/>
    <w:rsid w:val="00C1714B"/>
    <w:rsid w:val="00C174C0"/>
    <w:rsid w:val="00C17544"/>
    <w:rsid w:val="00C1756A"/>
    <w:rsid w:val="00C1759F"/>
    <w:rsid w:val="00C17A8F"/>
    <w:rsid w:val="00C17AF2"/>
    <w:rsid w:val="00C17B3C"/>
    <w:rsid w:val="00C17B9C"/>
    <w:rsid w:val="00C17E75"/>
    <w:rsid w:val="00C2028A"/>
    <w:rsid w:val="00C205B8"/>
    <w:rsid w:val="00C2072F"/>
    <w:rsid w:val="00C2078D"/>
    <w:rsid w:val="00C20CC4"/>
    <w:rsid w:val="00C20D03"/>
    <w:rsid w:val="00C20F38"/>
    <w:rsid w:val="00C20F5B"/>
    <w:rsid w:val="00C21170"/>
    <w:rsid w:val="00C216A6"/>
    <w:rsid w:val="00C21A45"/>
    <w:rsid w:val="00C21D9F"/>
    <w:rsid w:val="00C21DE8"/>
    <w:rsid w:val="00C220AE"/>
    <w:rsid w:val="00C22343"/>
    <w:rsid w:val="00C224AF"/>
    <w:rsid w:val="00C22553"/>
    <w:rsid w:val="00C22749"/>
    <w:rsid w:val="00C227C6"/>
    <w:rsid w:val="00C22926"/>
    <w:rsid w:val="00C229DF"/>
    <w:rsid w:val="00C22A16"/>
    <w:rsid w:val="00C22EA4"/>
    <w:rsid w:val="00C22FE3"/>
    <w:rsid w:val="00C23219"/>
    <w:rsid w:val="00C2359E"/>
    <w:rsid w:val="00C23606"/>
    <w:rsid w:val="00C23767"/>
    <w:rsid w:val="00C23793"/>
    <w:rsid w:val="00C23883"/>
    <w:rsid w:val="00C239EF"/>
    <w:rsid w:val="00C23F51"/>
    <w:rsid w:val="00C24107"/>
    <w:rsid w:val="00C249C4"/>
    <w:rsid w:val="00C24CB7"/>
    <w:rsid w:val="00C2505F"/>
    <w:rsid w:val="00C25257"/>
    <w:rsid w:val="00C25272"/>
    <w:rsid w:val="00C25323"/>
    <w:rsid w:val="00C255F9"/>
    <w:rsid w:val="00C2591C"/>
    <w:rsid w:val="00C25C2A"/>
    <w:rsid w:val="00C26240"/>
    <w:rsid w:val="00C26923"/>
    <w:rsid w:val="00C26AB5"/>
    <w:rsid w:val="00C26C96"/>
    <w:rsid w:val="00C26C97"/>
    <w:rsid w:val="00C26C9C"/>
    <w:rsid w:val="00C2716A"/>
    <w:rsid w:val="00C274EF"/>
    <w:rsid w:val="00C2783F"/>
    <w:rsid w:val="00C27A61"/>
    <w:rsid w:val="00C27D6E"/>
    <w:rsid w:val="00C30352"/>
    <w:rsid w:val="00C303B0"/>
    <w:rsid w:val="00C30725"/>
    <w:rsid w:val="00C309E6"/>
    <w:rsid w:val="00C309FE"/>
    <w:rsid w:val="00C30D74"/>
    <w:rsid w:val="00C31245"/>
    <w:rsid w:val="00C3132B"/>
    <w:rsid w:val="00C31814"/>
    <w:rsid w:val="00C3186B"/>
    <w:rsid w:val="00C31B68"/>
    <w:rsid w:val="00C31BAE"/>
    <w:rsid w:val="00C31C95"/>
    <w:rsid w:val="00C31F4F"/>
    <w:rsid w:val="00C31FCF"/>
    <w:rsid w:val="00C3209C"/>
    <w:rsid w:val="00C3219F"/>
    <w:rsid w:val="00C322DA"/>
    <w:rsid w:val="00C32351"/>
    <w:rsid w:val="00C32925"/>
    <w:rsid w:val="00C32E09"/>
    <w:rsid w:val="00C33108"/>
    <w:rsid w:val="00C33397"/>
    <w:rsid w:val="00C335DA"/>
    <w:rsid w:val="00C33A81"/>
    <w:rsid w:val="00C33BAB"/>
    <w:rsid w:val="00C342BE"/>
    <w:rsid w:val="00C34579"/>
    <w:rsid w:val="00C3464F"/>
    <w:rsid w:val="00C34707"/>
    <w:rsid w:val="00C34780"/>
    <w:rsid w:val="00C34BAF"/>
    <w:rsid w:val="00C34F22"/>
    <w:rsid w:val="00C3540F"/>
    <w:rsid w:val="00C354CB"/>
    <w:rsid w:val="00C356CC"/>
    <w:rsid w:val="00C35894"/>
    <w:rsid w:val="00C358A1"/>
    <w:rsid w:val="00C35E1B"/>
    <w:rsid w:val="00C36031"/>
    <w:rsid w:val="00C360FA"/>
    <w:rsid w:val="00C362E7"/>
    <w:rsid w:val="00C3634F"/>
    <w:rsid w:val="00C365E3"/>
    <w:rsid w:val="00C368D5"/>
    <w:rsid w:val="00C36D33"/>
    <w:rsid w:val="00C36E48"/>
    <w:rsid w:val="00C36FF9"/>
    <w:rsid w:val="00C3705C"/>
    <w:rsid w:val="00C3737C"/>
    <w:rsid w:val="00C3739E"/>
    <w:rsid w:val="00C37582"/>
    <w:rsid w:val="00C3761E"/>
    <w:rsid w:val="00C3781A"/>
    <w:rsid w:val="00C37957"/>
    <w:rsid w:val="00C37C34"/>
    <w:rsid w:val="00C37DC6"/>
    <w:rsid w:val="00C40034"/>
    <w:rsid w:val="00C40921"/>
    <w:rsid w:val="00C40AE3"/>
    <w:rsid w:val="00C40BDF"/>
    <w:rsid w:val="00C410CB"/>
    <w:rsid w:val="00C41369"/>
    <w:rsid w:val="00C4142F"/>
    <w:rsid w:val="00C41451"/>
    <w:rsid w:val="00C4149F"/>
    <w:rsid w:val="00C41BB3"/>
    <w:rsid w:val="00C41CE6"/>
    <w:rsid w:val="00C41DFC"/>
    <w:rsid w:val="00C41E48"/>
    <w:rsid w:val="00C41EE5"/>
    <w:rsid w:val="00C42710"/>
    <w:rsid w:val="00C4282D"/>
    <w:rsid w:val="00C42851"/>
    <w:rsid w:val="00C428D8"/>
    <w:rsid w:val="00C42B8A"/>
    <w:rsid w:val="00C42D40"/>
    <w:rsid w:val="00C431FD"/>
    <w:rsid w:val="00C4340B"/>
    <w:rsid w:val="00C435EA"/>
    <w:rsid w:val="00C43990"/>
    <w:rsid w:val="00C441D3"/>
    <w:rsid w:val="00C44243"/>
    <w:rsid w:val="00C44290"/>
    <w:rsid w:val="00C44404"/>
    <w:rsid w:val="00C444CD"/>
    <w:rsid w:val="00C445FE"/>
    <w:rsid w:val="00C45B47"/>
    <w:rsid w:val="00C45E87"/>
    <w:rsid w:val="00C45FEC"/>
    <w:rsid w:val="00C462E1"/>
    <w:rsid w:val="00C462FA"/>
    <w:rsid w:val="00C4665C"/>
    <w:rsid w:val="00C46660"/>
    <w:rsid w:val="00C46B18"/>
    <w:rsid w:val="00C46C9C"/>
    <w:rsid w:val="00C46F0B"/>
    <w:rsid w:val="00C470CD"/>
    <w:rsid w:val="00C47512"/>
    <w:rsid w:val="00C47A31"/>
    <w:rsid w:val="00C47A7A"/>
    <w:rsid w:val="00C47C9C"/>
    <w:rsid w:val="00C50046"/>
    <w:rsid w:val="00C509E4"/>
    <w:rsid w:val="00C50A7E"/>
    <w:rsid w:val="00C50AA4"/>
    <w:rsid w:val="00C50C03"/>
    <w:rsid w:val="00C50EA8"/>
    <w:rsid w:val="00C50EEC"/>
    <w:rsid w:val="00C513BB"/>
    <w:rsid w:val="00C51B1B"/>
    <w:rsid w:val="00C51B78"/>
    <w:rsid w:val="00C51BA1"/>
    <w:rsid w:val="00C51ED8"/>
    <w:rsid w:val="00C51F70"/>
    <w:rsid w:val="00C5214D"/>
    <w:rsid w:val="00C5227D"/>
    <w:rsid w:val="00C5229A"/>
    <w:rsid w:val="00C5233A"/>
    <w:rsid w:val="00C5263F"/>
    <w:rsid w:val="00C52BA2"/>
    <w:rsid w:val="00C52EDF"/>
    <w:rsid w:val="00C52F5B"/>
    <w:rsid w:val="00C530C6"/>
    <w:rsid w:val="00C533A9"/>
    <w:rsid w:val="00C5357B"/>
    <w:rsid w:val="00C537D7"/>
    <w:rsid w:val="00C53878"/>
    <w:rsid w:val="00C53950"/>
    <w:rsid w:val="00C53CED"/>
    <w:rsid w:val="00C549E4"/>
    <w:rsid w:val="00C549F2"/>
    <w:rsid w:val="00C54BBC"/>
    <w:rsid w:val="00C54EB6"/>
    <w:rsid w:val="00C54F1E"/>
    <w:rsid w:val="00C55068"/>
    <w:rsid w:val="00C55127"/>
    <w:rsid w:val="00C5516E"/>
    <w:rsid w:val="00C551F8"/>
    <w:rsid w:val="00C555BC"/>
    <w:rsid w:val="00C556B2"/>
    <w:rsid w:val="00C556C4"/>
    <w:rsid w:val="00C55B01"/>
    <w:rsid w:val="00C55C9A"/>
    <w:rsid w:val="00C5621F"/>
    <w:rsid w:val="00C5623D"/>
    <w:rsid w:val="00C56561"/>
    <w:rsid w:val="00C565EC"/>
    <w:rsid w:val="00C56726"/>
    <w:rsid w:val="00C56952"/>
    <w:rsid w:val="00C5696C"/>
    <w:rsid w:val="00C56A53"/>
    <w:rsid w:val="00C56C63"/>
    <w:rsid w:val="00C56D4E"/>
    <w:rsid w:val="00C5702B"/>
    <w:rsid w:val="00C5761B"/>
    <w:rsid w:val="00C579E2"/>
    <w:rsid w:val="00C57D8A"/>
    <w:rsid w:val="00C6012D"/>
    <w:rsid w:val="00C60351"/>
    <w:rsid w:val="00C60382"/>
    <w:rsid w:val="00C60890"/>
    <w:rsid w:val="00C60B50"/>
    <w:rsid w:val="00C60DA1"/>
    <w:rsid w:val="00C61207"/>
    <w:rsid w:val="00C612CF"/>
    <w:rsid w:val="00C61402"/>
    <w:rsid w:val="00C61530"/>
    <w:rsid w:val="00C619BC"/>
    <w:rsid w:val="00C61A48"/>
    <w:rsid w:val="00C61CE6"/>
    <w:rsid w:val="00C61D07"/>
    <w:rsid w:val="00C61F21"/>
    <w:rsid w:val="00C62793"/>
    <w:rsid w:val="00C62AB9"/>
    <w:rsid w:val="00C62AD7"/>
    <w:rsid w:val="00C63160"/>
    <w:rsid w:val="00C6322E"/>
    <w:rsid w:val="00C63272"/>
    <w:rsid w:val="00C6354A"/>
    <w:rsid w:val="00C63713"/>
    <w:rsid w:val="00C63891"/>
    <w:rsid w:val="00C63AFE"/>
    <w:rsid w:val="00C6411D"/>
    <w:rsid w:val="00C644D5"/>
    <w:rsid w:val="00C64543"/>
    <w:rsid w:val="00C64B57"/>
    <w:rsid w:val="00C64BBB"/>
    <w:rsid w:val="00C64F5A"/>
    <w:rsid w:val="00C64F5D"/>
    <w:rsid w:val="00C650AE"/>
    <w:rsid w:val="00C6518B"/>
    <w:rsid w:val="00C6541D"/>
    <w:rsid w:val="00C6559F"/>
    <w:rsid w:val="00C6577A"/>
    <w:rsid w:val="00C658B8"/>
    <w:rsid w:val="00C659AB"/>
    <w:rsid w:val="00C65C7F"/>
    <w:rsid w:val="00C65F46"/>
    <w:rsid w:val="00C6625F"/>
    <w:rsid w:val="00C66577"/>
    <w:rsid w:val="00C66678"/>
    <w:rsid w:val="00C66902"/>
    <w:rsid w:val="00C66A63"/>
    <w:rsid w:val="00C66AF4"/>
    <w:rsid w:val="00C66D56"/>
    <w:rsid w:val="00C670D4"/>
    <w:rsid w:val="00C670E7"/>
    <w:rsid w:val="00C671B6"/>
    <w:rsid w:val="00C67700"/>
    <w:rsid w:val="00C67825"/>
    <w:rsid w:val="00C67B4F"/>
    <w:rsid w:val="00C67CB4"/>
    <w:rsid w:val="00C67CD5"/>
    <w:rsid w:val="00C67CE8"/>
    <w:rsid w:val="00C67D10"/>
    <w:rsid w:val="00C701A0"/>
    <w:rsid w:val="00C70258"/>
    <w:rsid w:val="00C706DD"/>
    <w:rsid w:val="00C70932"/>
    <w:rsid w:val="00C709CF"/>
    <w:rsid w:val="00C70AD6"/>
    <w:rsid w:val="00C70BBC"/>
    <w:rsid w:val="00C7109B"/>
    <w:rsid w:val="00C71397"/>
    <w:rsid w:val="00C7180D"/>
    <w:rsid w:val="00C7190A"/>
    <w:rsid w:val="00C719B6"/>
    <w:rsid w:val="00C71A20"/>
    <w:rsid w:val="00C71BCE"/>
    <w:rsid w:val="00C71C55"/>
    <w:rsid w:val="00C71D2A"/>
    <w:rsid w:val="00C7262F"/>
    <w:rsid w:val="00C72631"/>
    <w:rsid w:val="00C72750"/>
    <w:rsid w:val="00C727D9"/>
    <w:rsid w:val="00C728FA"/>
    <w:rsid w:val="00C735C2"/>
    <w:rsid w:val="00C740ED"/>
    <w:rsid w:val="00C7418F"/>
    <w:rsid w:val="00C7479B"/>
    <w:rsid w:val="00C7495F"/>
    <w:rsid w:val="00C74D7A"/>
    <w:rsid w:val="00C74EBE"/>
    <w:rsid w:val="00C7511F"/>
    <w:rsid w:val="00C753AF"/>
    <w:rsid w:val="00C7556B"/>
    <w:rsid w:val="00C75918"/>
    <w:rsid w:val="00C75920"/>
    <w:rsid w:val="00C75AFC"/>
    <w:rsid w:val="00C75B5F"/>
    <w:rsid w:val="00C75D2B"/>
    <w:rsid w:val="00C75D3C"/>
    <w:rsid w:val="00C75F5E"/>
    <w:rsid w:val="00C75FDF"/>
    <w:rsid w:val="00C7604A"/>
    <w:rsid w:val="00C7605D"/>
    <w:rsid w:val="00C7623D"/>
    <w:rsid w:val="00C762B7"/>
    <w:rsid w:val="00C762E5"/>
    <w:rsid w:val="00C768FF"/>
    <w:rsid w:val="00C77233"/>
    <w:rsid w:val="00C77684"/>
    <w:rsid w:val="00C7779E"/>
    <w:rsid w:val="00C77BCF"/>
    <w:rsid w:val="00C77C55"/>
    <w:rsid w:val="00C77D1A"/>
    <w:rsid w:val="00C804DD"/>
    <w:rsid w:val="00C80501"/>
    <w:rsid w:val="00C8083F"/>
    <w:rsid w:val="00C80991"/>
    <w:rsid w:val="00C812FD"/>
    <w:rsid w:val="00C8166B"/>
    <w:rsid w:val="00C816B5"/>
    <w:rsid w:val="00C81774"/>
    <w:rsid w:val="00C8188D"/>
    <w:rsid w:val="00C81AD3"/>
    <w:rsid w:val="00C81AD4"/>
    <w:rsid w:val="00C82093"/>
    <w:rsid w:val="00C82336"/>
    <w:rsid w:val="00C8292D"/>
    <w:rsid w:val="00C82939"/>
    <w:rsid w:val="00C82A08"/>
    <w:rsid w:val="00C82E4F"/>
    <w:rsid w:val="00C82FAC"/>
    <w:rsid w:val="00C83139"/>
    <w:rsid w:val="00C831C6"/>
    <w:rsid w:val="00C83365"/>
    <w:rsid w:val="00C833C1"/>
    <w:rsid w:val="00C83514"/>
    <w:rsid w:val="00C8353A"/>
    <w:rsid w:val="00C842ED"/>
    <w:rsid w:val="00C84378"/>
    <w:rsid w:val="00C84384"/>
    <w:rsid w:val="00C84533"/>
    <w:rsid w:val="00C84B73"/>
    <w:rsid w:val="00C84F5D"/>
    <w:rsid w:val="00C84F62"/>
    <w:rsid w:val="00C85037"/>
    <w:rsid w:val="00C8516F"/>
    <w:rsid w:val="00C854B1"/>
    <w:rsid w:val="00C85D7F"/>
    <w:rsid w:val="00C86161"/>
    <w:rsid w:val="00C862AE"/>
    <w:rsid w:val="00C86793"/>
    <w:rsid w:val="00C8691A"/>
    <w:rsid w:val="00C86942"/>
    <w:rsid w:val="00C869C8"/>
    <w:rsid w:val="00C86B52"/>
    <w:rsid w:val="00C86DC3"/>
    <w:rsid w:val="00C87062"/>
    <w:rsid w:val="00C873FF"/>
    <w:rsid w:val="00C87604"/>
    <w:rsid w:val="00C878E1"/>
    <w:rsid w:val="00C87AD6"/>
    <w:rsid w:val="00C87DE7"/>
    <w:rsid w:val="00C87F3C"/>
    <w:rsid w:val="00C90215"/>
    <w:rsid w:val="00C9024C"/>
    <w:rsid w:val="00C90310"/>
    <w:rsid w:val="00C903A5"/>
    <w:rsid w:val="00C90736"/>
    <w:rsid w:val="00C90857"/>
    <w:rsid w:val="00C90ACA"/>
    <w:rsid w:val="00C90CEC"/>
    <w:rsid w:val="00C914E9"/>
    <w:rsid w:val="00C91565"/>
    <w:rsid w:val="00C916B9"/>
    <w:rsid w:val="00C9192C"/>
    <w:rsid w:val="00C91FC4"/>
    <w:rsid w:val="00C92085"/>
    <w:rsid w:val="00C920D7"/>
    <w:rsid w:val="00C921BA"/>
    <w:rsid w:val="00C92F7E"/>
    <w:rsid w:val="00C9315B"/>
    <w:rsid w:val="00C93D30"/>
    <w:rsid w:val="00C93D52"/>
    <w:rsid w:val="00C93E96"/>
    <w:rsid w:val="00C93F6A"/>
    <w:rsid w:val="00C946E3"/>
    <w:rsid w:val="00C95212"/>
    <w:rsid w:val="00C9526D"/>
    <w:rsid w:val="00C9538E"/>
    <w:rsid w:val="00C955DA"/>
    <w:rsid w:val="00C956B0"/>
    <w:rsid w:val="00C95811"/>
    <w:rsid w:val="00C95895"/>
    <w:rsid w:val="00C959BA"/>
    <w:rsid w:val="00C95C21"/>
    <w:rsid w:val="00C963D8"/>
    <w:rsid w:val="00C9677E"/>
    <w:rsid w:val="00C96839"/>
    <w:rsid w:val="00C96A5E"/>
    <w:rsid w:val="00C96B0A"/>
    <w:rsid w:val="00C96C9E"/>
    <w:rsid w:val="00C96CB0"/>
    <w:rsid w:val="00C96D4F"/>
    <w:rsid w:val="00C96D88"/>
    <w:rsid w:val="00C96EB2"/>
    <w:rsid w:val="00C972F4"/>
    <w:rsid w:val="00C97660"/>
    <w:rsid w:val="00C9787A"/>
    <w:rsid w:val="00C97BAC"/>
    <w:rsid w:val="00C97C97"/>
    <w:rsid w:val="00C97CB7"/>
    <w:rsid w:val="00CA02C3"/>
    <w:rsid w:val="00CA034E"/>
    <w:rsid w:val="00CA03C5"/>
    <w:rsid w:val="00CA0649"/>
    <w:rsid w:val="00CA0698"/>
    <w:rsid w:val="00CA06C2"/>
    <w:rsid w:val="00CA0841"/>
    <w:rsid w:val="00CA0B0D"/>
    <w:rsid w:val="00CA0B3B"/>
    <w:rsid w:val="00CA0B74"/>
    <w:rsid w:val="00CA0BC2"/>
    <w:rsid w:val="00CA0C24"/>
    <w:rsid w:val="00CA0E84"/>
    <w:rsid w:val="00CA0F6E"/>
    <w:rsid w:val="00CA1328"/>
    <w:rsid w:val="00CA14B6"/>
    <w:rsid w:val="00CA1689"/>
    <w:rsid w:val="00CA1A72"/>
    <w:rsid w:val="00CA1D73"/>
    <w:rsid w:val="00CA2004"/>
    <w:rsid w:val="00CA2030"/>
    <w:rsid w:val="00CA2127"/>
    <w:rsid w:val="00CA2501"/>
    <w:rsid w:val="00CA2689"/>
    <w:rsid w:val="00CA26E0"/>
    <w:rsid w:val="00CA28E0"/>
    <w:rsid w:val="00CA2C54"/>
    <w:rsid w:val="00CA2C62"/>
    <w:rsid w:val="00CA2C72"/>
    <w:rsid w:val="00CA306A"/>
    <w:rsid w:val="00CA31ED"/>
    <w:rsid w:val="00CA3569"/>
    <w:rsid w:val="00CA37FC"/>
    <w:rsid w:val="00CA3ADA"/>
    <w:rsid w:val="00CA3BF3"/>
    <w:rsid w:val="00CA3DCD"/>
    <w:rsid w:val="00CA3F61"/>
    <w:rsid w:val="00CA3F84"/>
    <w:rsid w:val="00CA4116"/>
    <w:rsid w:val="00CA4191"/>
    <w:rsid w:val="00CA4688"/>
    <w:rsid w:val="00CA4AE8"/>
    <w:rsid w:val="00CA4DCE"/>
    <w:rsid w:val="00CA4E2E"/>
    <w:rsid w:val="00CA4E55"/>
    <w:rsid w:val="00CA4EC1"/>
    <w:rsid w:val="00CA5424"/>
    <w:rsid w:val="00CA548D"/>
    <w:rsid w:val="00CA54C9"/>
    <w:rsid w:val="00CA552B"/>
    <w:rsid w:val="00CA5CFC"/>
    <w:rsid w:val="00CA5FC7"/>
    <w:rsid w:val="00CA5FFC"/>
    <w:rsid w:val="00CA63C4"/>
    <w:rsid w:val="00CA6481"/>
    <w:rsid w:val="00CA6850"/>
    <w:rsid w:val="00CA6861"/>
    <w:rsid w:val="00CA69B0"/>
    <w:rsid w:val="00CA6A13"/>
    <w:rsid w:val="00CA6C15"/>
    <w:rsid w:val="00CA6D61"/>
    <w:rsid w:val="00CA7411"/>
    <w:rsid w:val="00CA7541"/>
    <w:rsid w:val="00CA79A5"/>
    <w:rsid w:val="00CA7A19"/>
    <w:rsid w:val="00CA7ACA"/>
    <w:rsid w:val="00CA7B5D"/>
    <w:rsid w:val="00CA7BE7"/>
    <w:rsid w:val="00CA7EA7"/>
    <w:rsid w:val="00CB0399"/>
    <w:rsid w:val="00CB0550"/>
    <w:rsid w:val="00CB07B6"/>
    <w:rsid w:val="00CB080B"/>
    <w:rsid w:val="00CB08F3"/>
    <w:rsid w:val="00CB0F62"/>
    <w:rsid w:val="00CB0FB5"/>
    <w:rsid w:val="00CB0FD8"/>
    <w:rsid w:val="00CB100D"/>
    <w:rsid w:val="00CB10BF"/>
    <w:rsid w:val="00CB12D1"/>
    <w:rsid w:val="00CB18CC"/>
    <w:rsid w:val="00CB1A4C"/>
    <w:rsid w:val="00CB1C04"/>
    <w:rsid w:val="00CB1CAF"/>
    <w:rsid w:val="00CB1F11"/>
    <w:rsid w:val="00CB214D"/>
    <w:rsid w:val="00CB2303"/>
    <w:rsid w:val="00CB25B9"/>
    <w:rsid w:val="00CB2622"/>
    <w:rsid w:val="00CB26D7"/>
    <w:rsid w:val="00CB2B3E"/>
    <w:rsid w:val="00CB3616"/>
    <w:rsid w:val="00CB3A2B"/>
    <w:rsid w:val="00CB3A3C"/>
    <w:rsid w:val="00CB3D72"/>
    <w:rsid w:val="00CB3D7B"/>
    <w:rsid w:val="00CB41B7"/>
    <w:rsid w:val="00CB42A7"/>
    <w:rsid w:val="00CB432A"/>
    <w:rsid w:val="00CB4F5A"/>
    <w:rsid w:val="00CB50B8"/>
    <w:rsid w:val="00CB522C"/>
    <w:rsid w:val="00CB53FF"/>
    <w:rsid w:val="00CB5564"/>
    <w:rsid w:val="00CB55B9"/>
    <w:rsid w:val="00CB57EA"/>
    <w:rsid w:val="00CB5B56"/>
    <w:rsid w:val="00CB5BBD"/>
    <w:rsid w:val="00CB5C79"/>
    <w:rsid w:val="00CB6005"/>
    <w:rsid w:val="00CB6518"/>
    <w:rsid w:val="00CB65AF"/>
    <w:rsid w:val="00CB67B8"/>
    <w:rsid w:val="00CB751B"/>
    <w:rsid w:val="00CB79C0"/>
    <w:rsid w:val="00CB7FF3"/>
    <w:rsid w:val="00CC01A9"/>
    <w:rsid w:val="00CC0301"/>
    <w:rsid w:val="00CC03E4"/>
    <w:rsid w:val="00CC06A0"/>
    <w:rsid w:val="00CC0774"/>
    <w:rsid w:val="00CC082D"/>
    <w:rsid w:val="00CC1692"/>
    <w:rsid w:val="00CC1D90"/>
    <w:rsid w:val="00CC1FE0"/>
    <w:rsid w:val="00CC2127"/>
    <w:rsid w:val="00CC246F"/>
    <w:rsid w:val="00CC279B"/>
    <w:rsid w:val="00CC2894"/>
    <w:rsid w:val="00CC2A8D"/>
    <w:rsid w:val="00CC2D37"/>
    <w:rsid w:val="00CC2FBD"/>
    <w:rsid w:val="00CC2FD7"/>
    <w:rsid w:val="00CC31D7"/>
    <w:rsid w:val="00CC33F2"/>
    <w:rsid w:val="00CC35BB"/>
    <w:rsid w:val="00CC3ADF"/>
    <w:rsid w:val="00CC3C92"/>
    <w:rsid w:val="00CC429F"/>
    <w:rsid w:val="00CC4726"/>
    <w:rsid w:val="00CC476D"/>
    <w:rsid w:val="00CC4BB5"/>
    <w:rsid w:val="00CC4DCB"/>
    <w:rsid w:val="00CC5225"/>
    <w:rsid w:val="00CC526E"/>
    <w:rsid w:val="00CC531E"/>
    <w:rsid w:val="00CC5634"/>
    <w:rsid w:val="00CC5652"/>
    <w:rsid w:val="00CC5829"/>
    <w:rsid w:val="00CC596C"/>
    <w:rsid w:val="00CC5B97"/>
    <w:rsid w:val="00CC5F50"/>
    <w:rsid w:val="00CC6291"/>
    <w:rsid w:val="00CC6552"/>
    <w:rsid w:val="00CC6673"/>
    <w:rsid w:val="00CC66DD"/>
    <w:rsid w:val="00CC6760"/>
    <w:rsid w:val="00CC6A67"/>
    <w:rsid w:val="00CC6C73"/>
    <w:rsid w:val="00CC6EB6"/>
    <w:rsid w:val="00CC6F48"/>
    <w:rsid w:val="00CC7AB9"/>
    <w:rsid w:val="00CC7AE3"/>
    <w:rsid w:val="00CD01C0"/>
    <w:rsid w:val="00CD0353"/>
    <w:rsid w:val="00CD047E"/>
    <w:rsid w:val="00CD066D"/>
    <w:rsid w:val="00CD0860"/>
    <w:rsid w:val="00CD086B"/>
    <w:rsid w:val="00CD08BE"/>
    <w:rsid w:val="00CD092E"/>
    <w:rsid w:val="00CD09C8"/>
    <w:rsid w:val="00CD0D9F"/>
    <w:rsid w:val="00CD1159"/>
    <w:rsid w:val="00CD1631"/>
    <w:rsid w:val="00CD1651"/>
    <w:rsid w:val="00CD17F0"/>
    <w:rsid w:val="00CD1821"/>
    <w:rsid w:val="00CD1CB7"/>
    <w:rsid w:val="00CD1DE2"/>
    <w:rsid w:val="00CD1F98"/>
    <w:rsid w:val="00CD224D"/>
    <w:rsid w:val="00CD2730"/>
    <w:rsid w:val="00CD2B32"/>
    <w:rsid w:val="00CD2F6B"/>
    <w:rsid w:val="00CD2FB9"/>
    <w:rsid w:val="00CD3315"/>
    <w:rsid w:val="00CD33B3"/>
    <w:rsid w:val="00CD3720"/>
    <w:rsid w:val="00CD3942"/>
    <w:rsid w:val="00CD3945"/>
    <w:rsid w:val="00CD3B70"/>
    <w:rsid w:val="00CD3C75"/>
    <w:rsid w:val="00CD410A"/>
    <w:rsid w:val="00CD423E"/>
    <w:rsid w:val="00CD45B8"/>
    <w:rsid w:val="00CD472D"/>
    <w:rsid w:val="00CD4912"/>
    <w:rsid w:val="00CD4943"/>
    <w:rsid w:val="00CD4A95"/>
    <w:rsid w:val="00CD4BFF"/>
    <w:rsid w:val="00CD534E"/>
    <w:rsid w:val="00CD53BA"/>
    <w:rsid w:val="00CD5511"/>
    <w:rsid w:val="00CD5A69"/>
    <w:rsid w:val="00CD5CAF"/>
    <w:rsid w:val="00CD61AD"/>
    <w:rsid w:val="00CD6558"/>
    <w:rsid w:val="00CD663E"/>
    <w:rsid w:val="00CD67B8"/>
    <w:rsid w:val="00CD6959"/>
    <w:rsid w:val="00CD6EBC"/>
    <w:rsid w:val="00CD6EC5"/>
    <w:rsid w:val="00CD6EFE"/>
    <w:rsid w:val="00CD6F5B"/>
    <w:rsid w:val="00CD758C"/>
    <w:rsid w:val="00CD7F56"/>
    <w:rsid w:val="00CE082F"/>
    <w:rsid w:val="00CE0FDD"/>
    <w:rsid w:val="00CE1049"/>
    <w:rsid w:val="00CE1106"/>
    <w:rsid w:val="00CE1277"/>
    <w:rsid w:val="00CE12BF"/>
    <w:rsid w:val="00CE1B19"/>
    <w:rsid w:val="00CE1CA2"/>
    <w:rsid w:val="00CE1DBB"/>
    <w:rsid w:val="00CE1EAB"/>
    <w:rsid w:val="00CE1ED8"/>
    <w:rsid w:val="00CE2280"/>
    <w:rsid w:val="00CE22AD"/>
    <w:rsid w:val="00CE265C"/>
    <w:rsid w:val="00CE2753"/>
    <w:rsid w:val="00CE28F3"/>
    <w:rsid w:val="00CE2918"/>
    <w:rsid w:val="00CE2B94"/>
    <w:rsid w:val="00CE2CA1"/>
    <w:rsid w:val="00CE2D6E"/>
    <w:rsid w:val="00CE2E40"/>
    <w:rsid w:val="00CE2F28"/>
    <w:rsid w:val="00CE311D"/>
    <w:rsid w:val="00CE32EA"/>
    <w:rsid w:val="00CE35B2"/>
    <w:rsid w:val="00CE37D1"/>
    <w:rsid w:val="00CE3A75"/>
    <w:rsid w:val="00CE3E0F"/>
    <w:rsid w:val="00CE3FE2"/>
    <w:rsid w:val="00CE42C7"/>
    <w:rsid w:val="00CE42E2"/>
    <w:rsid w:val="00CE437A"/>
    <w:rsid w:val="00CE46DF"/>
    <w:rsid w:val="00CE48FF"/>
    <w:rsid w:val="00CE4AB7"/>
    <w:rsid w:val="00CE4C41"/>
    <w:rsid w:val="00CE4E8F"/>
    <w:rsid w:val="00CE4EC2"/>
    <w:rsid w:val="00CE4F20"/>
    <w:rsid w:val="00CE5027"/>
    <w:rsid w:val="00CE5038"/>
    <w:rsid w:val="00CE5091"/>
    <w:rsid w:val="00CE5230"/>
    <w:rsid w:val="00CE555B"/>
    <w:rsid w:val="00CE55B1"/>
    <w:rsid w:val="00CE5E90"/>
    <w:rsid w:val="00CE5F01"/>
    <w:rsid w:val="00CE63B5"/>
    <w:rsid w:val="00CE6849"/>
    <w:rsid w:val="00CE691B"/>
    <w:rsid w:val="00CE6956"/>
    <w:rsid w:val="00CE6DD0"/>
    <w:rsid w:val="00CE6EF1"/>
    <w:rsid w:val="00CE74D2"/>
    <w:rsid w:val="00CF02BE"/>
    <w:rsid w:val="00CF061E"/>
    <w:rsid w:val="00CF0753"/>
    <w:rsid w:val="00CF0DE4"/>
    <w:rsid w:val="00CF0EC2"/>
    <w:rsid w:val="00CF112A"/>
    <w:rsid w:val="00CF1245"/>
    <w:rsid w:val="00CF1290"/>
    <w:rsid w:val="00CF192F"/>
    <w:rsid w:val="00CF1952"/>
    <w:rsid w:val="00CF1E54"/>
    <w:rsid w:val="00CF2150"/>
    <w:rsid w:val="00CF242A"/>
    <w:rsid w:val="00CF252C"/>
    <w:rsid w:val="00CF272B"/>
    <w:rsid w:val="00CF322D"/>
    <w:rsid w:val="00CF3609"/>
    <w:rsid w:val="00CF37C7"/>
    <w:rsid w:val="00CF3DCA"/>
    <w:rsid w:val="00CF4288"/>
    <w:rsid w:val="00CF46CB"/>
    <w:rsid w:val="00CF4D8E"/>
    <w:rsid w:val="00CF4DF7"/>
    <w:rsid w:val="00CF5017"/>
    <w:rsid w:val="00CF509A"/>
    <w:rsid w:val="00CF5C58"/>
    <w:rsid w:val="00CF6163"/>
    <w:rsid w:val="00CF66F4"/>
    <w:rsid w:val="00CF68E9"/>
    <w:rsid w:val="00CF6947"/>
    <w:rsid w:val="00CF699F"/>
    <w:rsid w:val="00CF6A5A"/>
    <w:rsid w:val="00CF6B94"/>
    <w:rsid w:val="00CF6D54"/>
    <w:rsid w:val="00CF6DF3"/>
    <w:rsid w:val="00CF7146"/>
    <w:rsid w:val="00CF7703"/>
    <w:rsid w:val="00CF7972"/>
    <w:rsid w:val="00CF7E0E"/>
    <w:rsid w:val="00CF7F64"/>
    <w:rsid w:val="00D0004D"/>
    <w:rsid w:val="00D0020D"/>
    <w:rsid w:val="00D0038B"/>
    <w:rsid w:val="00D00BD9"/>
    <w:rsid w:val="00D00E93"/>
    <w:rsid w:val="00D0110B"/>
    <w:rsid w:val="00D01842"/>
    <w:rsid w:val="00D0195F"/>
    <w:rsid w:val="00D01BD6"/>
    <w:rsid w:val="00D01BF4"/>
    <w:rsid w:val="00D01BF5"/>
    <w:rsid w:val="00D01E0D"/>
    <w:rsid w:val="00D01F03"/>
    <w:rsid w:val="00D01F24"/>
    <w:rsid w:val="00D020E6"/>
    <w:rsid w:val="00D02192"/>
    <w:rsid w:val="00D02205"/>
    <w:rsid w:val="00D02338"/>
    <w:rsid w:val="00D024C7"/>
    <w:rsid w:val="00D02673"/>
    <w:rsid w:val="00D02CBD"/>
    <w:rsid w:val="00D03096"/>
    <w:rsid w:val="00D030C7"/>
    <w:rsid w:val="00D039EF"/>
    <w:rsid w:val="00D03BD3"/>
    <w:rsid w:val="00D03CA0"/>
    <w:rsid w:val="00D03DA9"/>
    <w:rsid w:val="00D03E45"/>
    <w:rsid w:val="00D04009"/>
    <w:rsid w:val="00D04050"/>
    <w:rsid w:val="00D04558"/>
    <w:rsid w:val="00D04DE4"/>
    <w:rsid w:val="00D04FC7"/>
    <w:rsid w:val="00D05351"/>
    <w:rsid w:val="00D05395"/>
    <w:rsid w:val="00D057C7"/>
    <w:rsid w:val="00D05B24"/>
    <w:rsid w:val="00D05E66"/>
    <w:rsid w:val="00D06265"/>
    <w:rsid w:val="00D066BC"/>
    <w:rsid w:val="00D067A0"/>
    <w:rsid w:val="00D06806"/>
    <w:rsid w:val="00D069A8"/>
    <w:rsid w:val="00D069F2"/>
    <w:rsid w:val="00D06A74"/>
    <w:rsid w:val="00D06E81"/>
    <w:rsid w:val="00D07172"/>
    <w:rsid w:val="00D076D4"/>
    <w:rsid w:val="00D07826"/>
    <w:rsid w:val="00D07C4C"/>
    <w:rsid w:val="00D07FD1"/>
    <w:rsid w:val="00D1021A"/>
    <w:rsid w:val="00D1025D"/>
    <w:rsid w:val="00D10637"/>
    <w:rsid w:val="00D106F2"/>
    <w:rsid w:val="00D109AA"/>
    <w:rsid w:val="00D10B8D"/>
    <w:rsid w:val="00D10C6F"/>
    <w:rsid w:val="00D112BA"/>
    <w:rsid w:val="00D117B0"/>
    <w:rsid w:val="00D11AC1"/>
    <w:rsid w:val="00D11C0A"/>
    <w:rsid w:val="00D12263"/>
    <w:rsid w:val="00D1230D"/>
    <w:rsid w:val="00D12516"/>
    <w:rsid w:val="00D12B8B"/>
    <w:rsid w:val="00D12C55"/>
    <w:rsid w:val="00D12FD5"/>
    <w:rsid w:val="00D1331F"/>
    <w:rsid w:val="00D13362"/>
    <w:rsid w:val="00D138B7"/>
    <w:rsid w:val="00D1396C"/>
    <w:rsid w:val="00D139CB"/>
    <w:rsid w:val="00D13E1B"/>
    <w:rsid w:val="00D1409A"/>
    <w:rsid w:val="00D144F6"/>
    <w:rsid w:val="00D14847"/>
    <w:rsid w:val="00D1484B"/>
    <w:rsid w:val="00D14A77"/>
    <w:rsid w:val="00D14A8C"/>
    <w:rsid w:val="00D14B05"/>
    <w:rsid w:val="00D14DDE"/>
    <w:rsid w:val="00D15427"/>
    <w:rsid w:val="00D155F5"/>
    <w:rsid w:val="00D15A37"/>
    <w:rsid w:val="00D15EF3"/>
    <w:rsid w:val="00D1619C"/>
    <w:rsid w:val="00D16229"/>
    <w:rsid w:val="00D16241"/>
    <w:rsid w:val="00D1662B"/>
    <w:rsid w:val="00D16D56"/>
    <w:rsid w:val="00D17044"/>
    <w:rsid w:val="00D17227"/>
    <w:rsid w:val="00D1737B"/>
    <w:rsid w:val="00D173DF"/>
    <w:rsid w:val="00D1765E"/>
    <w:rsid w:val="00D176FD"/>
    <w:rsid w:val="00D177D4"/>
    <w:rsid w:val="00D17931"/>
    <w:rsid w:val="00D17A74"/>
    <w:rsid w:val="00D17B51"/>
    <w:rsid w:val="00D17B84"/>
    <w:rsid w:val="00D17CBD"/>
    <w:rsid w:val="00D20345"/>
    <w:rsid w:val="00D20546"/>
    <w:rsid w:val="00D20603"/>
    <w:rsid w:val="00D2072D"/>
    <w:rsid w:val="00D208D3"/>
    <w:rsid w:val="00D20A76"/>
    <w:rsid w:val="00D20A8F"/>
    <w:rsid w:val="00D20D43"/>
    <w:rsid w:val="00D20FB3"/>
    <w:rsid w:val="00D210D0"/>
    <w:rsid w:val="00D212E8"/>
    <w:rsid w:val="00D214EE"/>
    <w:rsid w:val="00D2162B"/>
    <w:rsid w:val="00D21AB6"/>
    <w:rsid w:val="00D21ACF"/>
    <w:rsid w:val="00D21E29"/>
    <w:rsid w:val="00D21E4A"/>
    <w:rsid w:val="00D21EA4"/>
    <w:rsid w:val="00D220C6"/>
    <w:rsid w:val="00D22534"/>
    <w:rsid w:val="00D226EA"/>
    <w:rsid w:val="00D22C6E"/>
    <w:rsid w:val="00D23363"/>
    <w:rsid w:val="00D2337C"/>
    <w:rsid w:val="00D23501"/>
    <w:rsid w:val="00D237D5"/>
    <w:rsid w:val="00D2387D"/>
    <w:rsid w:val="00D23919"/>
    <w:rsid w:val="00D23ADC"/>
    <w:rsid w:val="00D23DFA"/>
    <w:rsid w:val="00D23F72"/>
    <w:rsid w:val="00D241A2"/>
    <w:rsid w:val="00D246ED"/>
    <w:rsid w:val="00D24A6D"/>
    <w:rsid w:val="00D24EF9"/>
    <w:rsid w:val="00D254EC"/>
    <w:rsid w:val="00D255D1"/>
    <w:rsid w:val="00D25605"/>
    <w:rsid w:val="00D25F63"/>
    <w:rsid w:val="00D25F6D"/>
    <w:rsid w:val="00D26590"/>
    <w:rsid w:val="00D26612"/>
    <w:rsid w:val="00D269C7"/>
    <w:rsid w:val="00D26B2C"/>
    <w:rsid w:val="00D26EDC"/>
    <w:rsid w:val="00D276B0"/>
    <w:rsid w:val="00D278E6"/>
    <w:rsid w:val="00D27915"/>
    <w:rsid w:val="00D27A41"/>
    <w:rsid w:val="00D27B3B"/>
    <w:rsid w:val="00D27BC1"/>
    <w:rsid w:val="00D27CD3"/>
    <w:rsid w:val="00D27D8F"/>
    <w:rsid w:val="00D27E42"/>
    <w:rsid w:val="00D27FD8"/>
    <w:rsid w:val="00D3038A"/>
    <w:rsid w:val="00D3040D"/>
    <w:rsid w:val="00D30532"/>
    <w:rsid w:val="00D30823"/>
    <w:rsid w:val="00D30B7D"/>
    <w:rsid w:val="00D30CC8"/>
    <w:rsid w:val="00D30D51"/>
    <w:rsid w:val="00D30FF2"/>
    <w:rsid w:val="00D311DD"/>
    <w:rsid w:val="00D31389"/>
    <w:rsid w:val="00D316A1"/>
    <w:rsid w:val="00D328AD"/>
    <w:rsid w:val="00D3297D"/>
    <w:rsid w:val="00D33126"/>
    <w:rsid w:val="00D338CB"/>
    <w:rsid w:val="00D338E8"/>
    <w:rsid w:val="00D34044"/>
    <w:rsid w:val="00D3421E"/>
    <w:rsid w:val="00D34244"/>
    <w:rsid w:val="00D342F1"/>
    <w:rsid w:val="00D34790"/>
    <w:rsid w:val="00D347B7"/>
    <w:rsid w:val="00D34A70"/>
    <w:rsid w:val="00D34B8D"/>
    <w:rsid w:val="00D34B95"/>
    <w:rsid w:val="00D354E6"/>
    <w:rsid w:val="00D357A6"/>
    <w:rsid w:val="00D35A27"/>
    <w:rsid w:val="00D360BE"/>
    <w:rsid w:val="00D363F2"/>
    <w:rsid w:val="00D3644C"/>
    <w:rsid w:val="00D36475"/>
    <w:rsid w:val="00D36491"/>
    <w:rsid w:val="00D365B0"/>
    <w:rsid w:val="00D365C9"/>
    <w:rsid w:val="00D3672B"/>
    <w:rsid w:val="00D36A28"/>
    <w:rsid w:val="00D36A5E"/>
    <w:rsid w:val="00D36D68"/>
    <w:rsid w:val="00D36EFE"/>
    <w:rsid w:val="00D37619"/>
    <w:rsid w:val="00D3780D"/>
    <w:rsid w:val="00D37D91"/>
    <w:rsid w:val="00D401A1"/>
    <w:rsid w:val="00D4043D"/>
    <w:rsid w:val="00D407DC"/>
    <w:rsid w:val="00D4096D"/>
    <w:rsid w:val="00D40B95"/>
    <w:rsid w:val="00D411FC"/>
    <w:rsid w:val="00D413C4"/>
    <w:rsid w:val="00D41567"/>
    <w:rsid w:val="00D4158A"/>
    <w:rsid w:val="00D41778"/>
    <w:rsid w:val="00D41E76"/>
    <w:rsid w:val="00D41F04"/>
    <w:rsid w:val="00D42228"/>
    <w:rsid w:val="00D422C1"/>
    <w:rsid w:val="00D4255F"/>
    <w:rsid w:val="00D42670"/>
    <w:rsid w:val="00D4290C"/>
    <w:rsid w:val="00D42959"/>
    <w:rsid w:val="00D42F18"/>
    <w:rsid w:val="00D434CD"/>
    <w:rsid w:val="00D43789"/>
    <w:rsid w:val="00D4430F"/>
    <w:rsid w:val="00D443E6"/>
    <w:rsid w:val="00D44728"/>
    <w:rsid w:val="00D448C1"/>
    <w:rsid w:val="00D44F22"/>
    <w:rsid w:val="00D45021"/>
    <w:rsid w:val="00D454D2"/>
    <w:rsid w:val="00D45640"/>
    <w:rsid w:val="00D456BD"/>
    <w:rsid w:val="00D45B66"/>
    <w:rsid w:val="00D45C81"/>
    <w:rsid w:val="00D45ECA"/>
    <w:rsid w:val="00D45FB7"/>
    <w:rsid w:val="00D45FFE"/>
    <w:rsid w:val="00D462DB"/>
    <w:rsid w:val="00D462DC"/>
    <w:rsid w:val="00D46791"/>
    <w:rsid w:val="00D469B8"/>
    <w:rsid w:val="00D46A59"/>
    <w:rsid w:val="00D46ADE"/>
    <w:rsid w:val="00D46FC3"/>
    <w:rsid w:val="00D473EB"/>
    <w:rsid w:val="00D4775C"/>
    <w:rsid w:val="00D47B3E"/>
    <w:rsid w:val="00D50310"/>
    <w:rsid w:val="00D507C6"/>
    <w:rsid w:val="00D50967"/>
    <w:rsid w:val="00D50FCD"/>
    <w:rsid w:val="00D51364"/>
    <w:rsid w:val="00D51C68"/>
    <w:rsid w:val="00D51CF9"/>
    <w:rsid w:val="00D51DF7"/>
    <w:rsid w:val="00D51E79"/>
    <w:rsid w:val="00D51F00"/>
    <w:rsid w:val="00D52077"/>
    <w:rsid w:val="00D52645"/>
    <w:rsid w:val="00D528EA"/>
    <w:rsid w:val="00D52B95"/>
    <w:rsid w:val="00D52BC6"/>
    <w:rsid w:val="00D52EC6"/>
    <w:rsid w:val="00D5353B"/>
    <w:rsid w:val="00D53C9D"/>
    <w:rsid w:val="00D53D33"/>
    <w:rsid w:val="00D54458"/>
    <w:rsid w:val="00D54E46"/>
    <w:rsid w:val="00D5511F"/>
    <w:rsid w:val="00D55250"/>
    <w:rsid w:val="00D553E2"/>
    <w:rsid w:val="00D556DE"/>
    <w:rsid w:val="00D5586E"/>
    <w:rsid w:val="00D55E69"/>
    <w:rsid w:val="00D55EC4"/>
    <w:rsid w:val="00D56737"/>
    <w:rsid w:val="00D567DE"/>
    <w:rsid w:val="00D56D48"/>
    <w:rsid w:val="00D5728D"/>
    <w:rsid w:val="00D576F2"/>
    <w:rsid w:val="00D578E1"/>
    <w:rsid w:val="00D5793B"/>
    <w:rsid w:val="00D5793E"/>
    <w:rsid w:val="00D579E3"/>
    <w:rsid w:val="00D57AB0"/>
    <w:rsid w:val="00D57AF5"/>
    <w:rsid w:val="00D57B5E"/>
    <w:rsid w:val="00D57E2E"/>
    <w:rsid w:val="00D57E3D"/>
    <w:rsid w:val="00D6035D"/>
    <w:rsid w:val="00D60538"/>
    <w:rsid w:val="00D60554"/>
    <w:rsid w:val="00D605C5"/>
    <w:rsid w:val="00D6060C"/>
    <w:rsid w:val="00D60651"/>
    <w:rsid w:val="00D6091C"/>
    <w:rsid w:val="00D60929"/>
    <w:rsid w:val="00D60A04"/>
    <w:rsid w:val="00D60D0F"/>
    <w:rsid w:val="00D60E1D"/>
    <w:rsid w:val="00D60F07"/>
    <w:rsid w:val="00D610D1"/>
    <w:rsid w:val="00D6114D"/>
    <w:rsid w:val="00D61354"/>
    <w:rsid w:val="00D61578"/>
    <w:rsid w:val="00D61C9E"/>
    <w:rsid w:val="00D61EBB"/>
    <w:rsid w:val="00D6209D"/>
    <w:rsid w:val="00D6349C"/>
    <w:rsid w:val="00D634C2"/>
    <w:rsid w:val="00D63710"/>
    <w:rsid w:val="00D63769"/>
    <w:rsid w:val="00D63AE7"/>
    <w:rsid w:val="00D63C85"/>
    <w:rsid w:val="00D6415A"/>
    <w:rsid w:val="00D644E9"/>
    <w:rsid w:val="00D64A37"/>
    <w:rsid w:val="00D64EA4"/>
    <w:rsid w:val="00D65022"/>
    <w:rsid w:val="00D650E1"/>
    <w:rsid w:val="00D6530E"/>
    <w:rsid w:val="00D65481"/>
    <w:rsid w:val="00D657AD"/>
    <w:rsid w:val="00D658DE"/>
    <w:rsid w:val="00D65A45"/>
    <w:rsid w:val="00D65D60"/>
    <w:rsid w:val="00D65E00"/>
    <w:rsid w:val="00D660D7"/>
    <w:rsid w:val="00D662AB"/>
    <w:rsid w:val="00D6642E"/>
    <w:rsid w:val="00D66448"/>
    <w:rsid w:val="00D66594"/>
    <w:rsid w:val="00D66666"/>
    <w:rsid w:val="00D6678A"/>
    <w:rsid w:val="00D66939"/>
    <w:rsid w:val="00D66BBA"/>
    <w:rsid w:val="00D67037"/>
    <w:rsid w:val="00D67861"/>
    <w:rsid w:val="00D67879"/>
    <w:rsid w:val="00D67B3F"/>
    <w:rsid w:val="00D702E8"/>
    <w:rsid w:val="00D7076A"/>
    <w:rsid w:val="00D70D75"/>
    <w:rsid w:val="00D70DE3"/>
    <w:rsid w:val="00D71081"/>
    <w:rsid w:val="00D716D9"/>
    <w:rsid w:val="00D71D52"/>
    <w:rsid w:val="00D72535"/>
    <w:rsid w:val="00D726D1"/>
    <w:rsid w:val="00D72B59"/>
    <w:rsid w:val="00D72CDA"/>
    <w:rsid w:val="00D72FCE"/>
    <w:rsid w:val="00D73300"/>
    <w:rsid w:val="00D7333C"/>
    <w:rsid w:val="00D735BE"/>
    <w:rsid w:val="00D73709"/>
    <w:rsid w:val="00D738F4"/>
    <w:rsid w:val="00D73A06"/>
    <w:rsid w:val="00D73A9F"/>
    <w:rsid w:val="00D73D3C"/>
    <w:rsid w:val="00D742E8"/>
    <w:rsid w:val="00D748E2"/>
    <w:rsid w:val="00D74B71"/>
    <w:rsid w:val="00D74D07"/>
    <w:rsid w:val="00D75256"/>
    <w:rsid w:val="00D75BEC"/>
    <w:rsid w:val="00D760F2"/>
    <w:rsid w:val="00D7636E"/>
    <w:rsid w:val="00D76466"/>
    <w:rsid w:val="00D764E3"/>
    <w:rsid w:val="00D7651C"/>
    <w:rsid w:val="00D76A5B"/>
    <w:rsid w:val="00D76AAC"/>
    <w:rsid w:val="00D77317"/>
    <w:rsid w:val="00D77AC1"/>
    <w:rsid w:val="00D77E21"/>
    <w:rsid w:val="00D80267"/>
    <w:rsid w:val="00D80CEB"/>
    <w:rsid w:val="00D80FB6"/>
    <w:rsid w:val="00D81127"/>
    <w:rsid w:val="00D815E0"/>
    <w:rsid w:val="00D81845"/>
    <w:rsid w:val="00D81D21"/>
    <w:rsid w:val="00D81D2E"/>
    <w:rsid w:val="00D81F0F"/>
    <w:rsid w:val="00D82071"/>
    <w:rsid w:val="00D82207"/>
    <w:rsid w:val="00D8237B"/>
    <w:rsid w:val="00D82591"/>
    <w:rsid w:val="00D82A9C"/>
    <w:rsid w:val="00D82B05"/>
    <w:rsid w:val="00D831CA"/>
    <w:rsid w:val="00D8328B"/>
    <w:rsid w:val="00D836D9"/>
    <w:rsid w:val="00D83925"/>
    <w:rsid w:val="00D83999"/>
    <w:rsid w:val="00D83C1D"/>
    <w:rsid w:val="00D84546"/>
    <w:rsid w:val="00D8456B"/>
    <w:rsid w:val="00D8466B"/>
    <w:rsid w:val="00D84764"/>
    <w:rsid w:val="00D84B69"/>
    <w:rsid w:val="00D84B75"/>
    <w:rsid w:val="00D84C4B"/>
    <w:rsid w:val="00D84F96"/>
    <w:rsid w:val="00D84FA8"/>
    <w:rsid w:val="00D85087"/>
    <w:rsid w:val="00D8509E"/>
    <w:rsid w:val="00D85938"/>
    <w:rsid w:val="00D85BE1"/>
    <w:rsid w:val="00D85C54"/>
    <w:rsid w:val="00D85F85"/>
    <w:rsid w:val="00D8615D"/>
    <w:rsid w:val="00D864C3"/>
    <w:rsid w:val="00D866A9"/>
    <w:rsid w:val="00D867BD"/>
    <w:rsid w:val="00D86A6D"/>
    <w:rsid w:val="00D86D8A"/>
    <w:rsid w:val="00D86E79"/>
    <w:rsid w:val="00D86E8E"/>
    <w:rsid w:val="00D870CA"/>
    <w:rsid w:val="00D8761D"/>
    <w:rsid w:val="00D87626"/>
    <w:rsid w:val="00D87678"/>
    <w:rsid w:val="00D87873"/>
    <w:rsid w:val="00D87FEC"/>
    <w:rsid w:val="00D9021F"/>
    <w:rsid w:val="00D904DB"/>
    <w:rsid w:val="00D90552"/>
    <w:rsid w:val="00D90647"/>
    <w:rsid w:val="00D90CF8"/>
    <w:rsid w:val="00D915EC"/>
    <w:rsid w:val="00D91862"/>
    <w:rsid w:val="00D91BBE"/>
    <w:rsid w:val="00D91BE4"/>
    <w:rsid w:val="00D91F28"/>
    <w:rsid w:val="00D9223A"/>
    <w:rsid w:val="00D92436"/>
    <w:rsid w:val="00D924B8"/>
    <w:rsid w:val="00D924FD"/>
    <w:rsid w:val="00D92550"/>
    <w:rsid w:val="00D927A6"/>
    <w:rsid w:val="00D9286A"/>
    <w:rsid w:val="00D937DD"/>
    <w:rsid w:val="00D93916"/>
    <w:rsid w:val="00D93918"/>
    <w:rsid w:val="00D93C21"/>
    <w:rsid w:val="00D93E84"/>
    <w:rsid w:val="00D93E88"/>
    <w:rsid w:val="00D93EF6"/>
    <w:rsid w:val="00D93F2F"/>
    <w:rsid w:val="00D94333"/>
    <w:rsid w:val="00D94433"/>
    <w:rsid w:val="00D944AF"/>
    <w:rsid w:val="00D9467C"/>
    <w:rsid w:val="00D9497C"/>
    <w:rsid w:val="00D94CB4"/>
    <w:rsid w:val="00D94D87"/>
    <w:rsid w:val="00D958EA"/>
    <w:rsid w:val="00D95CF1"/>
    <w:rsid w:val="00D95EC5"/>
    <w:rsid w:val="00D96811"/>
    <w:rsid w:val="00D96CB2"/>
    <w:rsid w:val="00D96FD8"/>
    <w:rsid w:val="00D96FDD"/>
    <w:rsid w:val="00D970DE"/>
    <w:rsid w:val="00D973BA"/>
    <w:rsid w:val="00D9759C"/>
    <w:rsid w:val="00D977F4"/>
    <w:rsid w:val="00D9797E"/>
    <w:rsid w:val="00D97D9F"/>
    <w:rsid w:val="00DA0028"/>
    <w:rsid w:val="00DA04BF"/>
    <w:rsid w:val="00DA0620"/>
    <w:rsid w:val="00DA0A93"/>
    <w:rsid w:val="00DA11BB"/>
    <w:rsid w:val="00DA15B3"/>
    <w:rsid w:val="00DA16BE"/>
    <w:rsid w:val="00DA190B"/>
    <w:rsid w:val="00DA19CC"/>
    <w:rsid w:val="00DA1A8B"/>
    <w:rsid w:val="00DA217E"/>
    <w:rsid w:val="00DA22E7"/>
    <w:rsid w:val="00DA2A40"/>
    <w:rsid w:val="00DA2C8E"/>
    <w:rsid w:val="00DA2F7A"/>
    <w:rsid w:val="00DA2FD9"/>
    <w:rsid w:val="00DA3029"/>
    <w:rsid w:val="00DA3170"/>
    <w:rsid w:val="00DA32C4"/>
    <w:rsid w:val="00DA3836"/>
    <w:rsid w:val="00DA39C9"/>
    <w:rsid w:val="00DA3ADD"/>
    <w:rsid w:val="00DA3C60"/>
    <w:rsid w:val="00DA3E4F"/>
    <w:rsid w:val="00DA3E5D"/>
    <w:rsid w:val="00DA4251"/>
    <w:rsid w:val="00DA49B5"/>
    <w:rsid w:val="00DA4D3C"/>
    <w:rsid w:val="00DA4F62"/>
    <w:rsid w:val="00DA4FC1"/>
    <w:rsid w:val="00DA5167"/>
    <w:rsid w:val="00DA520B"/>
    <w:rsid w:val="00DA52CC"/>
    <w:rsid w:val="00DA547A"/>
    <w:rsid w:val="00DA5585"/>
    <w:rsid w:val="00DA572C"/>
    <w:rsid w:val="00DA5968"/>
    <w:rsid w:val="00DA5AD0"/>
    <w:rsid w:val="00DA5B47"/>
    <w:rsid w:val="00DA5BD4"/>
    <w:rsid w:val="00DA5EB1"/>
    <w:rsid w:val="00DA612E"/>
    <w:rsid w:val="00DA641E"/>
    <w:rsid w:val="00DA671A"/>
    <w:rsid w:val="00DA67D8"/>
    <w:rsid w:val="00DA6CA3"/>
    <w:rsid w:val="00DA71D6"/>
    <w:rsid w:val="00DA724C"/>
    <w:rsid w:val="00DA7937"/>
    <w:rsid w:val="00DA7A9C"/>
    <w:rsid w:val="00DA7CA3"/>
    <w:rsid w:val="00DB0282"/>
    <w:rsid w:val="00DB02E7"/>
    <w:rsid w:val="00DB031B"/>
    <w:rsid w:val="00DB0377"/>
    <w:rsid w:val="00DB0738"/>
    <w:rsid w:val="00DB07B2"/>
    <w:rsid w:val="00DB08C5"/>
    <w:rsid w:val="00DB0F0C"/>
    <w:rsid w:val="00DB0FC1"/>
    <w:rsid w:val="00DB187A"/>
    <w:rsid w:val="00DB19CD"/>
    <w:rsid w:val="00DB1BC5"/>
    <w:rsid w:val="00DB1CEB"/>
    <w:rsid w:val="00DB20D3"/>
    <w:rsid w:val="00DB2337"/>
    <w:rsid w:val="00DB2C59"/>
    <w:rsid w:val="00DB2CA0"/>
    <w:rsid w:val="00DB3151"/>
    <w:rsid w:val="00DB3199"/>
    <w:rsid w:val="00DB32F7"/>
    <w:rsid w:val="00DB3722"/>
    <w:rsid w:val="00DB3AAB"/>
    <w:rsid w:val="00DB3BA8"/>
    <w:rsid w:val="00DB3BDC"/>
    <w:rsid w:val="00DB450D"/>
    <w:rsid w:val="00DB4527"/>
    <w:rsid w:val="00DB4534"/>
    <w:rsid w:val="00DB4773"/>
    <w:rsid w:val="00DB4AC1"/>
    <w:rsid w:val="00DB4AD8"/>
    <w:rsid w:val="00DB4B6E"/>
    <w:rsid w:val="00DB4E41"/>
    <w:rsid w:val="00DB4E92"/>
    <w:rsid w:val="00DB50D2"/>
    <w:rsid w:val="00DB518F"/>
    <w:rsid w:val="00DB5464"/>
    <w:rsid w:val="00DB556B"/>
    <w:rsid w:val="00DB5D79"/>
    <w:rsid w:val="00DB5E2C"/>
    <w:rsid w:val="00DB6116"/>
    <w:rsid w:val="00DB62B2"/>
    <w:rsid w:val="00DB63D5"/>
    <w:rsid w:val="00DB660F"/>
    <w:rsid w:val="00DB669B"/>
    <w:rsid w:val="00DB66D2"/>
    <w:rsid w:val="00DB6710"/>
    <w:rsid w:val="00DB67B9"/>
    <w:rsid w:val="00DB69C7"/>
    <w:rsid w:val="00DB73C3"/>
    <w:rsid w:val="00DB7421"/>
    <w:rsid w:val="00DB7441"/>
    <w:rsid w:val="00DB799D"/>
    <w:rsid w:val="00DB7A0F"/>
    <w:rsid w:val="00DB7B1D"/>
    <w:rsid w:val="00DB7CBB"/>
    <w:rsid w:val="00DB7E7E"/>
    <w:rsid w:val="00DB7E9A"/>
    <w:rsid w:val="00DC1437"/>
    <w:rsid w:val="00DC168F"/>
    <w:rsid w:val="00DC193A"/>
    <w:rsid w:val="00DC1BF0"/>
    <w:rsid w:val="00DC1C54"/>
    <w:rsid w:val="00DC2185"/>
    <w:rsid w:val="00DC23EC"/>
    <w:rsid w:val="00DC260E"/>
    <w:rsid w:val="00DC287E"/>
    <w:rsid w:val="00DC28E9"/>
    <w:rsid w:val="00DC2BA3"/>
    <w:rsid w:val="00DC2C8E"/>
    <w:rsid w:val="00DC2FD0"/>
    <w:rsid w:val="00DC3131"/>
    <w:rsid w:val="00DC376D"/>
    <w:rsid w:val="00DC394A"/>
    <w:rsid w:val="00DC3C32"/>
    <w:rsid w:val="00DC43BF"/>
    <w:rsid w:val="00DC4591"/>
    <w:rsid w:val="00DC4614"/>
    <w:rsid w:val="00DC4862"/>
    <w:rsid w:val="00DC4C27"/>
    <w:rsid w:val="00DC4E27"/>
    <w:rsid w:val="00DC5203"/>
    <w:rsid w:val="00DC5C11"/>
    <w:rsid w:val="00DC5CBC"/>
    <w:rsid w:val="00DC5FA0"/>
    <w:rsid w:val="00DC6142"/>
    <w:rsid w:val="00DC6934"/>
    <w:rsid w:val="00DC6E2C"/>
    <w:rsid w:val="00DC6E6F"/>
    <w:rsid w:val="00DC72E2"/>
    <w:rsid w:val="00DC7724"/>
    <w:rsid w:val="00DC79AE"/>
    <w:rsid w:val="00DC79F9"/>
    <w:rsid w:val="00DC7BC2"/>
    <w:rsid w:val="00DC7E97"/>
    <w:rsid w:val="00DD00C2"/>
    <w:rsid w:val="00DD0136"/>
    <w:rsid w:val="00DD01EC"/>
    <w:rsid w:val="00DD052C"/>
    <w:rsid w:val="00DD0658"/>
    <w:rsid w:val="00DD0814"/>
    <w:rsid w:val="00DD0A4D"/>
    <w:rsid w:val="00DD0C64"/>
    <w:rsid w:val="00DD1253"/>
    <w:rsid w:val="00DD12A0"/>
    <w:rsid w:val="00DD1301"/>
    <w:rsid w:val="00DD1366"/>
    <w:rsid w:val="00DD147E"/>
    <w:rsid w:val="00DD16EB"/>
    <w:rsid w:val="00DD186B"/>
    <w:rsid w:val="00DD187A"/>
    <w:rsid w:val="00DD1FA5"/>
    <w:rsid w:val="00DD1FFD"/>
    <w:rsid w:val="00DD2263"/>
    <w:rsid w:val="00DD2542"/>
    <w:rsid w:val="00DD2D79"/>
    <w:rsid w:val="00DD3028"/>
    <w:rsid w:val="00DD348E"/>
    <w:rsid w:val="00DD3864"/>
    <w:rsid w:val="00DD38A2"/>
    <w:rsid w:val="00DD3995"/>
    <w:rsid w:val="00DD3BF7"/>
    <w:rsid w:val="00DD3C8C"/>
    <w:rsid w:val="00DD3CB4"/>
    <w:rsid w:val="00DD3D98"/>
    <w:rsid w:val="00DD3E99"/>
    <w:rsid w:val="00DD435C"/>
    <w:rsid w:val="00DD45EA"/>
    <w:rsid w:val="00DD4645"/>
    <w:rsid w:val="00DD47ED"/>
    <w:rsid w:val="00DD49DB"/>
    <w:rsid w:val="00DD4CF4"/>
    <w:rsid w:val="00DD4D2A"/>
    <w:rsid w:val="00DD4D74"/>
    <w:rsid w:val="00DD4E88"/>
    <w:rsid w:val="00DD52A5"/>
    <w:rsid w:val="00DD5361"/>
    <w:rsid w:val="00DD541B"/>
    <w:rsid w:val="00DD562F"/>
    <w:rsid w:val="00DD5646"/>
    <w:rsid w:val="00DD56B6"/>
    <w:rsid w:val="00DD57D0"/>
    <w:rsid w:val="00DD59D8"/>
    <w:rsid w:val="00DD5A19"/>
    <w:rsid w:val="00DD5A1A"/>
    <w:rsid w:val="00DD5A6F"/>
    <w:rsid w:val="00DD5BF0"/>
    <w:rsid w:val="00DD5BF8"/>
    <w:rsid w:val="00DD5CC3"/>
    <w:rsid w:val="00DD5D2A"/>
    <w:rsid w:val="00DD5F17"/>
    <w:rsid w:val="00DD62AD"/>
    <w:rsid w:val="00DD66FA"/>
    <w:rsid w:val="00DD67FD"/>
    <w:rsid w:val="00DD683E"/>
    <w:rsid w:val="00DD6B90"/>
    <w:rsid w:val="00DD6C5F"/>
    <w:rsid w:val="00DD7000"/>
    <w:rsid w:val="00DD752B"/>
    <w:rsid w:val="00DD7655"/>
    <w:rsid w:val="00DD76BD"/>
    <w:rsid w:val="00DD785F"/>
    <w:rsid w:val="00DD78DE"/>
    <w:rsid w:val="00DD7E4A"/>
    <w:rsid w:val="00DE0027"/>
    <w:rsid w:val="00DE05A4"/>
    <w:rsid w:val="00DE0602"/>
    <w:rsid w:val="00DE0C1F"/>
    <w:rsid w:val="00DE13A5"/>
    <w:rsid w:val="00DE14B5"/>
    <w:rsid w:val="00DE14F5"/>
    <w:rsid w:val="00DE1594"/>
    <w:rsid w:val="00DE1745"/>
    <w:rsid w:val="00DE191D"/>
    <w:rsid w:val="00DE1D7C"/>
    <w:rsid w:val="00DE1DFB"/>
    <w:rsid w:val="00DE1E16"/>
    <w:rsid w:val="00DE1FB4"/>
    <w:rsid w:val="00DE21CA"/>
    <w:rsid w:val="00DE2220"/>
    <w:rsid w:val="00DE2614"/>
    <w:rsid w:val="00DE265C"/>
    <w:rsid w:val="00DE28B5"/>
    <w:rsid w:val="00DE28B9"/>
    <w:rsid w:val="00DE29DA"/>
    <w:rsid w:val="00DE31C9"/>
    <w:rsid w:val="00DE3531"/>
    <w:rsid w:val="00DE38E0"/>
    <w:rsid w:val="00DE3B82"/>
    <w:rsid w:val="00DE3D23"/>
    <w:rsid w:val="00DE3EB3"/>
    <w:rsid w:val="00DE49F8"/>
    <w:rsid w:val="00DE4AFD"/>
    <w:rsid w:val="00DE4E1E"/>
    <w:rsid w:val="00DE4ECC"/>
    <w:rsid w:val="00DE4F40"/>
    <w:rsid w:val="00DE52EE"/>
    <w:rsid w:val="00DE5465"/>
    <w:rsid w:val="00DE5771"/>
    <w:rsid w:val="00DE5AC8"/>
    <w:rsid w:val="00DE5FCF"/>
    <w:rsid w:val="00DE6006"/>
    <w:rsid w:val="00DE600A"/>
    <w:rsid w:val="00DE6711"/>
    <w:rsid w:val="00DE67CB"/>
    <w:rsid w:val="00DE69E0"/>
    <w:rsid w:val="00DE6A3A"/>
    <w:rsid w:val="00DE6BB3"/>
    <w:rsid w:val="00DE6BDC"/>
    <w:rsid w:val="00DE6CC4"/>
    <w:rsid w:val="00DE6DBD"/>
    <w:rsid w:val="00DE6F7C"/>
    <w:rsid w:val="00DE719D"/>
    <w:rsid w:val="00DE720D"/>
    <w:rsid w:val="00DE7285"/>
    <w:rsid w:val="00DE72C8"/>
    <w:rsid w:val="00DE7406"/>
    <w:rsid w:val="00DE7420"/>
    <w:rsid w:val="00DE766F"/>
    <w:rsid w:val="00DE78A5"/>
    <w:rsid w:val="00DE7C2F"/>
    <w:rsid w:val="00DF0177"/>
    <w:rsid w:val="00DF02D1"/>
    <w:rsid w:val="00DF06B4"/>
    <w:rsid w:val="00DF074B"/>
    <w:rsid w:val="00DF07BE"/>
    <w:rsid w:val="00DF081E"/>
    <w:rsid w:val="00DF086A"/>
    <w:rsid w:val="00DF0A27"/>
    <w:rsid w:val="00DF0A47"/>
    <w:rsid w:val="00DF0F28"/>
    <w:rsid w:val="00DF1278"/>
    <w:rsid w:val="00DF13A4"/>
    <w:rsid w:val="00DF13EF"/>
    <w:rsid w:val="00DF14CB"/>
    <w:rsid w:val="00DF150E"/>
    <w:rsid w:val="00DF1DA5"/>
    <w:rsid w:val="00DF28C2"/>
    <w:rsid w:val="00DF2A29"/>
    <w:rsid w:val="00DF2D53"/>
    <w:rsid w:val="00DF2E4E"/>
    <w:rsid w:val="00DF2E76"/>
    <w:rsid w:val="00DF32A0"/>
    <w:rsid w:val="00DF3321"/>
    <w:rsid w:val="00DF3B59"/>
    <w:rsid w:val="00DF3E60"/>
    <w:rsid w:val="00DF3F7D"/>
    <w:rsid w:val="00DF4468"/>
    <w:rsid w:val="00DF4516"/>
    <w:rsid w:val="00DF45C8"/>
    <w:rsid w:val="00DF4728"/>
    <w:rsid w:val="00DF4765"/>
    <w:rsid w:val="00DF486C"/>
    <w:rsid w:val="00DF4B2E"/>
    <w:rsid w:val="00DF4D7A"/>
    <w:rsid w:val="00DF4D81"/>
    <w:rsid w:val="00DF4DD8"/>
    <w:rsid w:val="00DF4FA4"/>
    <w:rsid w:val="00DF516E"/>
    <w:rsid w:val="00DF5416"/>
    <w:rsid w:val="00DF552C"/>
    <w:rsid w:val="00DF5565"/>
    <w:rsid w:val="00DF56AB"/>
    <w:rsid w:val="00DF56CD"/>
    <w:rsid w:val="00DF5A7C"/>
    <w:rsid w:val="00DF5B18"/>
    <w:rsid w:val="00DF5C5C"/>
    <w:rsid w:val="00DF5EF8"/>
    <w:rsid w:val="00DF678E"/>
    <w:rsid w:val="00DF6978"/>
    <w:rsid w:val="00DF6AE5"/>
    <w:rsid w:val="00DF6C7C"/>
    <w:rsid w:val="00DF6EE1"/>
    <w:rsid w:val="00DF720B"/>
    <w:rsid w:val="00DF72D8"/>
    <w:rsid w:val="00DF74CC"/>
    <w:rsid w:val="00DF760F"/>
    <w:rsid w:val="00DF76E9"/>
    <w:rsid w:val="00DF7897"/>
    <w:rsid w:val="00DF7A6E"/>
    <w:rsid w:val="00DF7CC5"/>
    <w:rsid w:val="00DF7F94"/>
    <w:rsid w:val="00E0010A"/>
    <w:rsid w:val="00E00263"/>
    <w:rsid w:val="00E00700"/>
    <w:rsid w:val="00E0071D"/>
    <w:rsid w:val="00E008A2"/>
    <w:rsid w:val="00E00AC1"/>
    <w:rsid w:val="00E00BDA"/>
    <w:rsid w:val="00E00E37"/>
    <w:rsid w:val="00E01370"/>
    <w:rsid w:val="00E016CD"/>
    <w:rsid w:val="00E016DC"/>
    <w:rsid w:val="00E01711"/>
    <w:rsid w:val="00E01AE2"/>
    <w:rsid w:val="00E01C28"/>
    <w:rsid w:val="00E01D8C"/>
    <w:rsid w:val="00E01E12"/>
    <w:rsid w:val="00E01ED1"/>
    <w:rsid w:val="00E01FF4"/>
    <w:rsid w:val="00E02048"/>
    <w:rsid w:val="00E0204C"/>
    <w:rsid w:val="00E022E5"/>
    <w:rsid w:val="00E02439"/>
    <w:rsid w:val="00E02599"/>
    <w:rsid w:val="00E0273B"/>
    <w:rsid w:val="00E02A07"/>
    <w:rsid w:val="00E03114"/>
    <w:rsid w:val="00E032A9"/>
    <w:rsid w:val="00E033C1"/>
    <w:rsid w:val="00E03451"/>
    <w:rsid w:val="00E035E3"/>
    <w:rsid w:val="00E039E0"/>
    <w:rsid w:val="00E03A5C"/>
    <w:rsid w:val="00E03D37"/>
    <w:rsid w:val="00E04338"/>
    <w:rsid w:val="00E0457A"/>
    <w:rsid w:val="00E04A3B"/>
    <w:rsid w:val="00E05086"/>
    <w:rsid w:val="00E053C8"/>
    <w:rsid w:val="00E0550F"/>
    <w:rsid w:val="00E055AF"/>
    <w:rsid w:val="00E056B2"/>
    <w:rsid w:val="00E058DA"/>
    <w:rsid w:val="00E05EE4"/>
    <w:rsid w:val="00E064AC"/>
    <w:rsid w:val="00E067BE"/>
    <w:rsid w:val="00E067E9"/>
    <w:rsid w:val="00E06819"/>
    <w:rsid w:val="00E06C37"/>
    <w:rsid w:val="00E07590"/>
    <w:rsid w:val="00E10090"/>
    <w:rsid w:val="00E103AC"/>
    <w:rsid w:val="00E103FB"/>
    <w:rsid w:val="00E10417"/>
    <w:rsid w:val="00E10450"/>
    <w:rsid w:val="00E10761"/>
    <w:rsid w:val="00E10EED"/>
    <w:rsid w:val="00E110A1"/>
    <w:rsid w:val="00E114C2"/>
    <w:rsid w:val="00E11743"/>
    <w:rsid w:val="00E1176B"/>
    <w:rsid w:val="00E119EA"/>
    <w:rsid w:val="00E11BD3"/>
    <w:rsid w:val="00E123AE"/>
    <w:rsid w:val="00E12C32"/>
    <w:rsid w:val="00E1383F"/>
    <w:rsid w:val="00E13846"/>
    <w:rsid w:val="00E1391D"/>
    <w:rsid w:val="00E13A41"/>
    <w:rsid w:val="00E13B38"/>
    <w:rsid w:val="00E13E06"/>
    <w:rsid w:val="00E14084"/>
    <w:rsid w:val="00E145C6"/>
    <w:rsid w:val="00E14C09"/>
    <w:rsid w:val="00E14F1C"/>
    <w:rsid w:val="00E15A1A"/>
    <w:rsid w:val="00E15DE7"/>
    <w:rsid w:val="00E16312"/>
    <w:rsid w:val="00E163E0"/>
    <w:rsid w:val="00E169B4"/>
    <w:rsid w:val="00E169FB"/>
    <w:rsid w:val="00E16CB6"/>
    <w:rsid w:val="00E16E1E"/>
    <w:rsid w:val="00E1705C"/>
    <w:rsid w:val="00E17070"/>
    <w:rsid w:val="00E170F9"/>
    <w:rsid w:val="00E173C8"/>
    <w:rsid w:val="00E17891"/>
    <w:rsid w:val="00E179C2"/>
    <w:rsid w:val="00E17C5D"/>
    <w:rsid w:val="00E20156"/>
    <w:rsid w:val="00E20414"/>
    <w:rsid w:val="00E20658"/>
    <w:rsid w:val="00E20807"/>
    <w:rsid w:val="00E20A0F"/>
    <w:rsid w:val="00E20A99"/>
    <w:rsid w:val="00E20B3E"/>
    <w:rsid w:val="00E20BAD"/>
    <w:rsid w:val="00E20C42"/>
    <w:rsid w:val="00E21260"/>
    <w:rsid w:val="00E212E9"/>
    <w:rsid w:val="00E21546"/>
    <w:rsid w:val="00E21783"/>
    <w:rsid w:val="00E2184D"/>
    <w:rsid w:val="00E218B5"/>
    <w:rsid w:val="00E21984"/>
    <w:rsid w:val="00E21ABF"/>
    <w:rsid w:val="00E21B28"/>
    <w:rsid w:val="00E21F34"/>
    <w:rsid w:val="00E21F74"/>
    <w:rsid w:val="00E21FBA"/>
    <w:rsid w:val="00E22624"/>
    <w:rsid w:val="00E2285F"/>
    <w:rsid w:val="00E22B24"/>
    <w:rsid w:val="00E22F66"/>
    <w:rsid w:val="00E2311C"/>
    <w:rsid w:val="00E2350B"/>
    <w:rsid w:val="00E23B79"/>
    <w:rsid w:val="00E23D2F"/>
    <w:rsid w:val="00E23E5D"/>
    <w:rsid w:val="00E23F73"/>
    <w:rsid w:val="00E246AC"/>
    <w:rsid w:val="00E24904"/>
    <w:rsid w:val="00E24D8D"/>
    <w:rsid w:val="00E24EEE"/>
    <w:rsid w:val="00E2511F"/>
    <w:rsid w:val="00E2529C"/>
    <w:rsid w:val="00E25327"/>
    <w:rsid w:val="00E2538B"/>
    <w:rsid w:val="00E255B2"/>
    <w:rsid w:val="00E2603D"/>
    <w:rsid w:val="00E26150"/>
    <w:rsid w:val="00E26273"/>
    <w:rsid w:val="00E2665E"/>
    <w:rsid w:val="00E26893"/>
    <w:rsid w:val="00E26CD9"/>
    <w:rsid w:val="00E26F71"/>
    <w:rsid w:val="00E277A0"/>
    <w:rsid w:val="00E27B93"/>
    <w:rsid w:val="00E27CED"/>
    <w:rsid w:val="00E3015C"/>
    <w:rsid w:val="00E30A4B"/>
    <w:rsid w:val="00E30B4C"/>
    <w:rsid w:val="00E30C65"/>
    <w:rsid w:val="00E30EE1"/>
    <w:rsid w:val="00E30F2A"/>
    <w:rsid w:val="00E30F8C"/>
    <w:rsid w:val="00E317CE"/>
    <w:rsid w:val="00E31868"/>
    <w:rsid w:val="00E3188C"/>
    <w:rsid w:val="00E31A44"/>
    <w:rsid w:val="00E32739"/>
    <w:rsid w:val="00E3277A"/>
    <w:rsid w:val="00E328AB"/>
    <w:rsid w:val="00E329DE"/>
    <w:rsid w:val="00E32A50"/>
    <w:rsid w:val="00E32A53"/>
    <w:rsid w:val="00E32C82"/>
    <w:rsid w:val="00E32C8C"/>
    <w:rsid w:val="00E32F1C"/>
    <w:rsid w:val="00E3303A"/>
    <w:rsid w:val="00E338E7"/>
    <w:rsid w:val="00E33C95"/>
    <w:rsid w:val="00E33E57"/>
    <w:rsid w:val="00E33E96"/>
    <w:rsid w:val="00E33F87"/>
    <w:rsid w:val="00E34290"/>
    <w:rsid w:val="00E344A0"/>
    <w:rsid w:val="00E35297"/>
    <w:rsid w:val="00E3595B"/>
    <w:rsid w:val="00E35A11"/>
    <w:rsid w:val="00E35A1F"/>
    <w:rsid w:val="00E35B70"/>
    <w:rsid w:val="00E3610D"/>
    <w:rsid w:val="00E362F6"/>
    <w:rsid w:val="00E36352"/>
    <w:rsid w:val="00E36668"/>
    <w:rsid w:val="00E366AC"/>
    <w:rsid w:val="00E368FA"/>
    <w:rsid w:val="00E36EFB"/>
    <w:rsid w:val="00E37100"/>
    <w:rsid w:val="00E374D5"/>
    <w:rsid w:val="00E37983"/>
    <w:rsid w:val="00E37A7F"/>
    <w:rsid w:val="00E37AD1"/>
    <w:rsid w:val="00E37AD9"/>
    <w:rsid w:val="00E37B94"/>
    <w:rsid w:val="00E37E33"/>
    <w:rsid w:val="00E402E1"/>
    <w:rsid w:val="00E40535"/>
    <w:rsid w:val="00E40548"/>
    <w:rsid w:val="00E40566"/>
    <w:rsid w:val="00E4073A"/>
    <w:rsid w:val="00E40894"/>
    <w:rsid w:val="00E408E4"/>
    <w:rsid w:val="00E409D8"/>
    <w:rsid w:val="00E40D36"/>
    <w:rsid w:val="00E40E6B"/>
    <w:rsid w:val="00E40FD7"/>
    <w:rsid w:val="00E412B7"/>
    <w:rsid w:val="00E41371"/>
    <w:rsid w:val="00E413D0"/>
    <w:rsid w:val="00E41AB6"/>
    <w:rsid w:val="00E41B63"/>
    <w:rsid w:val="00E41B7C"/>
    <w:rsid w:val="00E41DF8"/>
    <w:rsid w:val="00E41EA4"/>
    <w:rsid w:val="00E421FA"/>
    <w:rsid w:val="00E42317"/>
    <w:rsid w:val="00E42643"/>
    <w:rsid w:val="00E426C1"/>
    <w:rsid w:val="00E426C7"/>
    <w:rsid w:val="00E42A7F"/>
    <w:rsid w:val="00E43330"/>
    <w:rsid w:val="00E434C1"/>
    <w:rsid w:val="00E43779"/>
    <w:rsid w:val="00E43DB7"/>
    <w:rsid w:val="00E43E37"/>
    <w:rsid w:val="00E44B05"/>
    <w:rsid w:val="00E44E1A"/>
    <w:rsid w:val="00E451CB"/>
    <w:rsid w:val="00E4535B"/>
    <w:rsid w:val="00E454F5"/>
    <w:rsid w:val="00E45581"/>
    <w:rsid w:val="00E4571C"/>
    <w:rsid w:val="00E45A80"/>
    <w:rsid w:val="00E45B1C"/>
    <w:rsid w:val="00E45C4F"/>
    <w:rsid w:val="00E45E03"/>
    <w:rsid w:val="00E45E85"/>
    <w:rsid w:val="00E45F99"/>
    <w:rsid w:val="00E46073"/>
    <w:rsid w:val="00E462D3"/>
    <w:rsid w:val="00E464B3"/>
    <w:rsid w:val="00E46711"/>
    <w:rsid w:val="00E46F6A"/>
    <w:rsid w:val="00E4711F"/>
    <w:rsid w:val="00E4720E"/>
    <w:rsid w:val="00E47410"/>
    <w:rsid w:val="00E4742E"/>
    <w:rsid w:val="00E47563"/>
    <w:rsid w:val="00E47596"/>
    <w:rsid w:val="00E478F0"/>
    <w:rsid w:val="00E47964"/>
    <w:rsid w:val="00E503CA"/>
    <w:rsid w:val="00E5044B"/>
    <w:rsid w:val="00E50A3E"/>
    <w:rsid w:val="00E51752"/>
    <w:rsid w:val="00E51BB1"/>
    <w:rsid w:val="00E51C3E"/>
    <w:rsid w:val="00E51E78"/>
    <w:rsid w:val="00E52291"/>
    <w:rsid w:val="00E52532"/>
    <w:rsid w:val="00E5258F"/>
    <w:rsid w:val="00E5269C"/>
    <w:rsid w:val="00E52836"/>
    <w:rsid w:val="00E528FE"/>
    <w:rsid w:val="00E52A73"/>
    <w:rsid w:val="00E52C06"/>
    <w:rsid w:val="00E52C37"/>
    <w:rsid w:val="00E52ED2"/>
    <w:rsid w:val="00E531A4"/>
    <w:rsid w:val="00E536B3"/>
    <w:rsid w:val="00E536CF"/>
    <w:rsid w:val="00E5395E"/>
    <w:rsid w:val="00E53E4A"/>
    <w:rsid w:val="00E54196"/>
    <w:rsid w:val="00E54793"/>
    <w:rsid w:val="00E54AF8"/>
    <w:rsid w:val="00E54E24"/>
    <w:rsid w:val="00E55174"/>
    <w:rsid w:val="00E551AD"/>
    <w:rsid w:val="00E55392"/>
    <w:rsid w:val="00E55486"/>
    <w:rsid w:val="00E55702"/>
    <w:rsid w:val="00E557D0"/>
    <w:rsid w:val="00E55984"/>
    <w:rsid w:val="00E55E5B"/>
    <w:rsid w:val="00E560CC"/>
    <w:rsid w:val="00E560DB"/>
    <w:rsid w:val="00E56456"/>
    <w:rsid w:val="00E5647B"/>
    <w:rsid w:val="00E566E2"/>
    <w:rsid w:val="00E567C0"/>
    <w:rsid w:val="00E5686F"/>
    <w:rsid w:val="00E569BD"/>
    <w:rsid w:val="00E576B4"/>
    <w:rsid w:val="00E57D49"/>
    <w:rsid w:val="00E57FAB"/>
    <w:rsid w:val="00E60083"/>
    <w:rsid w:val="00E6031C"/>
    <w:rsid w:val="00E6034F"/>
    <w:rsid w:val="00E60384"/>
    <w:rsid w:val="00E60451"/>
    <w:rsid w:val="00E6055A"/>
    <w:rsid w:val="00E605A7"/>
    <w:rsid w:val="00E6135C"/>
    <w:rsid w:val="00E6146D"/>
    <w:rsid w:val="00E616DD"/>
    <w:rsid w:val="00E61AD7"/>
    <w:rsid w:val="00E61D61"/>
    <w:rsid w:val="00E61DD0"/>
    <w:rsid w:val="00E61DE0"/>
    <w:rsid w:val="00E61F60"/>
    <w:rsid w:val="00E620CB"/>
    <w:rsid w:val="00E622B8"/>
    <w:rsid w:val="00E622F9"/>
    <w:rsid w:val="00E62330"/>
    <w:rsid w:val="00E62591"/>
    <w:rsid w:val="00E62608"/>
    <w:rsid w:val="00E626F4"/>
    <w:rsid w:val="00E62B9A"/>
    <w:rsid w:val="00E62DE7"/>
    <w:rsid w:val="00E634BD"/>
    <w:rsid w:val="00E638B0"/>
    <w:rsid w:val="00E63905"/>
    <w:rsid w:val="00E63965"/>
    <w:rsid w:val="00E63B28"/>
    <w:rsid w:val="00E63DC7"/>
    <w:rsid w:val="00E63F4A"/>
    <w:rsid w:val="00E64512"/>
    <w:rsid w:val="00E6451D"/>
    <w:rsid w:val="00E64574"/>
    <w:rsid w:val="00E6468D"/>
    <w:rsid w:val="00E646EF"/>
    <w:rsid w:val="00E64A82"/>
    <w:rsid w:val="00E64BC8"/>
    <w:rsid w:val="00E64E10"/>
    <w:rsid w:val="00E65432"/>
    <w:rsid w:val="00E65670"/>
    <w:rsid w:val="00E6568F"/>
    <w:rsid w:val="00E656FC"/>
    <w:rsid w:val="00E6584C"/>
    <w:rsid w:val="00E6585C"/>
    <w:rsid w:val="00E659FD"/>
    <w:rsid w:val="00E65CEB"/>
    <w:rsid w:val="00E65DF0"/>
    <w:rsid w:val="00E661C5"/>
    <w:rsid w:val="00E6684F"/>
    <w:rsid w:val="00E668C7"/>
    <w:rsid w:val="00E66BFA"/>
    <w:rsid w:val="00E66F50"/>
    <w:rsid w:val="00E670B2"/>
    <w:rsid w:val="00E67359"/>
    <w:rsid w:val="00E6745A"/>
    <w:rsid w:val="00E67483"/>
    <w:rsid w:val="00E67CBF"/>
    <w:rsid w:val="00E67D88"/>
    <w:rsid w:val="00E67EBE"/>
    <w:rsid w:val="00E7018D"/>
    <w:rsid w:val="00E70963"/>
    <w:rsid w:val="00E70F9E"/>
    <w:rsid w:val="00E70FC9"/>
    <w:rsid w:val="00E70FE5"/>
    <w:rsid w:val="00E7133F"/>
    <w:rsid w:val="00E71590"/>
    <w:rsid w:val="00E715D6"/>
    <w:rsid w:val="00E71664"/>
    <w:rsid w:val="00E717E0"/>
    <w:rsid w:val="00E7188A"/>
    <w:rsid w:val="00E71A6B"/>
    <w:rsid w:val="00E71A81"/>
    <w:rsid w:val="00E71D88"/>
    <w:rsid w:val="00E71DDE"/>
    <w:rsid w:val="00E723CA"/>
    <w:rsid w:val="00E723D6"/>
    <w:rsid w:val="00E72611"/>
    <w:rsid w:val="00E7277D"/>
    <w:rsid w:val="00E72984"/>
    <w:rsid w:val="00E72A22"/>
    <w:rsid w:val="00E72CAA"/>
    <w:rsid w:val="00E72D87"/>
    <w:rsid w:val="00E73154"/>
    <w:rsid w:val="00E73193"/>
    <w:rsid w:val="00E73270"/>
    <w:rsid w:val="00E7327E"/>
    <w:rsid w:val="00E73A2E"/>
    <w:rsid w:val="00E73A31"/>
    <w:rsid w:val="00E73ADC"/>
    <w:rsid w:val="00E73C87"/>
    <w:rsid w:val="00E73E3B"/>
    <w:rsid w:val="00E73F92"/>
    <w:rsid w:val="00E74158"/>
    <w:rsid w:val="00E74236"/>
    <w:rsid w:val="00E74623"/>
    <w:rsid w:val="00E74650"/>
    <w:rsid w:val="00E74C99"/>
    <w:rsid w:val="00E74E99"/>
    <w:rsid w:val="00E74EA4"/>
    <w:rsid w:val="00E7515A"/>
    <w:rsid w:val="00E75248"/>
    <w:rsid w:val="00E75276"/>
    <w:rsid w:val="00E752FE"/>
    <w:rsid w:val="00E755BC"/>
    <w:rsid w:val="00E75C17"/>
    <w:rsid w:val="00E75C7C"/>
    <w:rsid w:val="00E75CC7"/>
    <w:rsid w:val="00E76211"/>
    <w:rsid w:val="00E76320"/>
    <w:rsid w:val="00E76749"/>
    <w:rsid w:val="00E76F1A"/>
    <w:rsid w:val="00E772BF"/>
    <w:rsid w:val="00E775E6"/>
    <w:rsid w:val="00E7769A"/>
    <w:rsid w:val="00E77989"/>
    <w:rsid w:val="00E77FC9"/>
    <w:rsid w:val="00E8000B"/>
    <w:rsid w:val="00E80114"/>
    <w:rsid w:val="00E80225"/>
    <w:rsid w:val="00E8049A"/>
    <w:rsid w:val="00E807EF"/>
    <w:rsid w:val="00E80AD3"/>
    <w:rsid w:val="00E80F39"/>
    <w:rsid w:val="00E810CD"/>
    <w:rsid w:val="00E811F6"/>
    <w:rsid w:val="00E81465"/>
    <w:rsid w:val="00E81E5C"/>
    <w:rsid w:val="00E81EA0"/>
    <w:rsid w:val="00E82561"/>
    <w:rsid w:val="00E827C2"/>
    <w:rsid w:val="00E82E93"/>
    <w:rsid w:val="00E83344"/>
    <w:rsid w:val="00E836A4"/>
    <w:rsid w:val="00E836F6"/>
    <w:rsid w:val="00E83740"/>
    <w:rsid w:val="00E841DD"/>
    <w:rsid w:val="00E84587"/>
    <w:rsid w:val="00E84698"/>
    <w:rsid w:val="00E84706"/>
    <w:rsid w:val="00E8485C"/>
    <w:rsid w:val="00E85128"/>
    <w:rsid w:val="00E85395"/>
    <w:rsid w:val="00E854B4"/>
    <w:rsid w:val="00E85566"/>
    <w:rsid w:val="00E85B56"/>
    <w:rsid w:val="00E85E5E"/>
    <w:rsid w:val="00E85F66"/>
    <w:rsid w:val="00E86677"/>
    <w:rsid w:val="00E866D1"/>
    <w:rsid w:val="00E86760"/>
    <w:rsid w:val="00E86A8F"/>
    <w:rsid w:val="00E86BDD"/>
    <w:rsid w:val="00E86C7C"/>
    <w:rsid w:val="00E87466"/>
    <w:rsid w:val="00E87552"/>
    <w:rsid w:val="00E8776A"/>
    <w:rsid w:val="00E87822"/>
    <w:rsid w:val="00E8794C"/>
    <w:rsid w:val="00E87D06"/>
    <w:rsid w:val="00E9009D"/>
    <w:rsid w:val="00E9027B"/>
    <w:rsid w:val="00E902D3"/>
    <w:rsid w:val="00E9046F"/>
    <w:rsid w:val="00E904F5"/>
    <w:rsid w:val="00E90A6A"/>
    <w:rsid w:val="00E90B9A"/>
    <w:rsid w:val="00E90BDE"/>
    <w:rsid w:val="00E90E11"/>
    <w:rsid w:val="00E91124"/>
    <w:rsid w:val="00E91152"/>
    <w:rsid w:val="00E91297"/>
    <w:rsid w:val="00E91644"/>
    <w:rsid w:val="00E9210B"/>
    <w:rsid w:val="00E92620"/>
    <w:rsid w:val="00E92882"/>
    <w:rsid w:val="00E9296E"/>
    <w:rsid w:val="00E929BC"/>
    <w:rsid w:val="00E92ACD"/>
    <w:rsid w:val="00E92E32"/>
    <w:rsid w:val="00E92E58"/>
    <w:rsid w:val="00E93247"/>
    <w:rsid w:val="00E9328B"/>
    <w:rsid w:val="00E9342B"/>
    <w:rsid w:val="00E936C7"/>
    <w:rsid w:val="00E93CF8"/>
    <w:rsid w:val="00E93DCE"/>
    <w:rsid w:val="00E941FF"/>
    <w:rsid w:val="00E942F1"/>
    <w:rsid w:val="00E94769"/>
    <w:rsid w:val="00E94A1E"/>
    <w:rsid w:val="00E94A5F"/>
    <w:rsid w:val="00E94B34"/>
    <w:rsid w:val="00E94BA7"/>
    <w:rsid w:val="00E94BB6"/>
    <w:rsid w:val="00E94D9C"/>
    <w:rsid w:val="00E94F7A"/>
    <w:rsid w:val="00E9526E"/>
    <w:rsid w:val="00E957DE"/>
    <w:rsid w:val="00E95AC2"/>
    <w:rsid w:val="00E95AFB"/>
    <w:rsid w:val="00E95DA6"/>
    <w:rsid w:val="00E95F3D"/>
    <w:rsid w:val="00E95FB0"/>
    <w:rsid w:val="00E96017"/>
    <w:rsid w:val="00E96061"/>
    <w:rsid w:val="00E960DC"/>
    <w:rsid w:val="00E9662B"/>
    <w:rsid w:val="00E9681A"/>
    <w:rsid w:val="00E970CE"/>
    <w:rsid w:val="00E9719A"/>
    <w:rsid w:val="00E974C2"/>
    <w:rsid w:val="00E97562"/>
    <w:rsid w:val="00E97862"/>
    <w:rsid w:val="00E978BB"/>
    <w:rsid w:val="00E97902"/>
    <w:rsid w:val="00E97A45"/>
    <w:rsid w:val="00E97B59"/>
    <w:rsid w:val="00EA0718"/>
    <w:rsid w:val="00EA086D"/>
    <w:rsid w:val="00EA0AC9"/>
    <w:rsid w:val="00EA0F7D"/>
    <w:rsid w:val="00EA10B3"/>
    <w:rsid w:val="00EA1600"/>
    <w:rsid w:val="00EA16BD"/>
    <w:rsid w:val="00EA1A84"/>
    <w:rsid w:val="00EA1AFC"/>
    <w:rsid w:val="00EA1EE2"/>
    <w:rsid w:val="00EA2053"/>
    <w:rsid w:val="00EA25F2"/>
    <w:rsid w:val="00EA27DE"/>
    <w:rsid w:val="00EA2A03"/>
    <w:rsid w:val="00EA2B4F"/>
    <w:rsid w:val="00EA2C43"/>
    <w:rsid w:val="00EA31BD"/>
    <w:rsid w:val="00EA32C0"/>
    <w:rsid w:val="00EA3584"/>
    <w:rsid w:val="00EA35B4"/>
    <w:rsid w:val="00EA3874"/>
    <w:rsid w:val="00EA38C3"/>
    <w:rsid w:val="00EA38CE"/>
    <w:rsid w:val="00EA3917"/>
    <w:rsid w:val="00EA3B70"/>
    <w:rsid w:val="00EA3BAE"/>
    <w:rsid w:val="00EA3E02"/>
    <w:rsid w:val="00EA3F95"/>
    <w:rsid w:val="00EA4235"/>
    <w:rsid w:val="00EA424C"/>
    <w:rsid w:val="00EA429D"/>
    <w:rsid w:val="00EA436F"/>
    <w:rsid w:val="00EA4399"/>
    <w:rsid w:val="00EA45EF"/>
    <w:rsid w:val="00EA46BC"/>
    <w:rsid w:val="00EA479A"/>
    <w:rsid w:val="00EA490C"/>
    <w:rsid w:val="00EA4A78"/>
    <w:rsid w:val="00EA4ECA"/>
    <w:rsid w:val="00EA535D"/>
    <w:rsid w:val="00EA5756"/>
    <w:rsid w:val="00EA5877"/>
    <w:rsid w:val="00EA5CFC"/>
    <w:rsid w:val="00EA5D2A"/>
    <w:rsid w:val="00EA5F9E"/>
    <w:rsid w:val="00EA611B"/>
    <w:rsid w:val="00EA62E1"/>
    <w:rsid w:val="00EA68C2"/>
    <w:rsid w:val="00EA6AA4"/>
    <w:rsid w:val="00EA6B8A"/>
    <w:rsid w:val="00EA6E27"/>
    <w:rsid w:val="00EA707A"/>
    <w:rsid w:val="00EA7193"/>
    <w:rsid w:val="00EA72D4"/>
    <w:rsid w:val="00EA744E"/>
    <w:rsid w:val="00EA7A12"/>
    <w:rsid w:val="00EB0051"/>
    <w:rsid w:val="00EB00D5"/>
    <w:rsid w:val="00EB06A2"/>
    <w:rsid w:val="00EB09C9"/>
    <w:rsid w:val="00EB0A27"/>
    <w:rsid w:val="00EB0AAA"/>
    <w:rsid w:val="00EB0AE4"/>
    <w:rsid w:val="00EB0E87"/>
    <w:rsid w:val="00EB0F82"/>
    <w:rsid w:val="00EB1395"/>
    <w:rsid w:val="00EB177D"/>
    <w:rsid w:val="00EB17B1"/>
    <w:rsid w:val="00EB1827"/>
    <w:rsid w:val="00EB1CEA"/>
    <w:rsid w:val="00EB2273"/>
    <w:rsid w:val="00EB2461"/>
    <w:rsid w:val="00EB26A8"/>
    <w:rsid w:val="00EB2988"/>
    <w:rsid w:val="00EB2A2C"/>
    <w:rsid w:val="00EB30B2"/>
    <w:rsid w:val="00EB3108"/>
    <w:rsid w:val="00EB326D"/>
    <w:rsid w:val="00EB3826"/>
    <w:rsid w:val="00EB3871"/>
    <w:rsid w:val="00EB3886"/>
    <w:rsid w:val="00EB3B4F"/>
    <w:rsid w:val="00EB3D14"/>
    <w:rsid w:val="00EB3EAA"/>
    <w:rsid w:val="00EB425E"/>
    <w:rsid w:val="00EB45C4"/>
    <w:rsid w:val="00EB485E"/>
    <w:rsid w:val="00EB49F2"/>
    <w:rsid w:val="00EB4C0A"/>
    <w:rsid w:val="00EB4C8C"/>
    <w:rsid w:val="00EB50B6"/>
    <w:rsid w:val="00EB513C"/>
    <w:rsid w:val="00EB5148"/>
    <w:rsid w:val="00EB5475"/>
    <w:rsid w:val="00EB58CC"/>
    <w:rsid w:val="00EB5A2E"/>
    <w:rsid w:val="00EB5DC7"/>
    <w:rsid w:val="00EB5E0F"/>
    <w:rsid w:val="00EB5EEA"/>
    <w:rsid w:val="00EB6227"/>
    <w:rsid w:val="00EB63F8"/>
    <w:rsid w:val="00EB6461"/>
    <w:rsid w:val="00EB670C"/>
    <w:rsid w:val="00EB68AE"/>
    <w:rsid w:val="00EB6DE5"/>
    <w:rsid w:val="00EB7199"/>
    <w:rsid w:val="00EB7206"/>
    <w:rsid w:val="00EB7AFB"/>
    <w:rsid w:val="00EB7B58"/>
    <w:rsid w:val="00EB7C13"/>
    <w:rsid w:val="00EB7D60"/>
    <w:rsid w:val="00EC02A2"/>
    <w:rsid w:val="00EC02F9"/>
    <w:rsid w:val="00EC08AD"/>
    <w:rsid w:val="00EC0954"/>
    <w:rsid w:val="00EC0E7A"/>
    <w:rsid w:val="00EC1497"/>
    <w:rsid w:val="00EC1540"/>
    <w:rsid w:val="00EC19C5"/>
    <w:rsid w:val="00EC2CEF"/>
    <w:rsid w:val="00EC2D8F"/>
    <w:rsid w:val="00EC2DAC"/>
    <w:rsid w:val="00EC3069"/>
    <w:rsid w:val="00EC30F3"/>
    <w:rsid w:val="00EC313C"/>
    <w:rsid w:val="00EC3346"/>
    <w:rsid w:val="00EC3354"/>
    <w:rsid w:val="00EC3BEE"/>
    <w:rsid w:val="00EC3D5E"/>
    <w:rsid w:val="00EC4548"/>
    <w:rsid w:val="00EC4986"/>
    <w:rsid w:val="00EC4A64"/>
    <w:rsid w:val="00EC51C3"/>
    <w:rsid w:val="00EC541B"/>
    <w:rsid w:val="00EC5527"/>
    <w:rsid w:val="00EC56CF"/>
    <w:rsid w:val="00EC592F"/>
    <w:rsid w:val="00EC59D3"/>
    <w:rsid w:val="00EC5B10"/>
    <w:rsid w:val="00EC5F29"/>
    <w:rsid w:val="00EC6183"/>
    <w:rsid w:val="00EC6510"/>
    <w:rsid w:val="00EC68D3"/>
    <w:rsid w:val="00EC6B25"/>
    <w:rsid w:val="00EC727F"/>
    <w:rsid w:val="00EC7362"/>
    <w:rsid w:val="00EC73BB"/>
    <w:rsid w:val="00EC75EC"/>
    <w:rsid w:val="00EC7A3D"/>
    <w:rsid w:val="00EC7AE9"/>
    <w:rsid w:val="00ED00B2"/>
    <w:rsid w:val="00ED05ED"/>
    <w:rsid w:val="00ED09FC"/>
    <w:rsid w:val="00ED0A75"/>
    <w:rsid w:val="00ED1262"/>
    <w:rsid w:val="00ED150C"/>
    <w:rsid w:val="00ED1771"/>
    <w:rsid w:val="00ED1AD4"/>
    <w:rsid w:val="00ED1B7A"/>
    <w:rsid w:val="00ED1F96"/>
    <w:rsid w:val="00ED223A"/>
    <w:rsid w:val="00ED2337"/>
    <w:rsid w:val="00ED233D"/>
    <w:rsid w:val="00ED2442"/>
    <w:rsid w:val="00ED2707"/>
    <w:rsid w:val="00ED281C"/>
    <w:rsid w:val="00ED2843"/>
    <w:rsid w:val="00ED2D11"/>
    <w:rsid w:val="00ED2ECD"/>
    <w:rsid w:val="00ED304E"/>
    <w:rsid w:val="00ED32B7"/>
    <w:rsid w:val="00ED33B6"/>
    <w:rsid w:val="00ED34F8"/>
    <w:rsid w:val="00ED385A"/>
    <w:rsid w:val="00ED3B77"/>
    <w:rsid w:val="00ED3D73"/>
    <w:rsid w:val="00ED47D7"/>
    <w:rsid w:val="00ED47DA"/>
    <w:rsid w:val="00ED4AA4"/>
    <w:rsid w:val="00ED4D49"/>
    <w:rsid w:val="00ED500E"/>
    <w:rsid w:val="00ED50FA"/>
    <w:rsid w:val="00ED5206"/>
    <w:rsid w:val="00ED57BA"/>
    <w:rsid w:val="00ED57EE"/>
    <w:rsid w:val="00ED58C9"/>
    <w:rsid w:val="00ED5A25"/>
    <w:rsid w:val="00ED5DB2"/>
    <w:rsid w:val="00ED5ECA"/>
    <w:rsid w:val="00ED65FA"/>
    <w:rsid w:val="00ED66D1"/>
    <w:rsid w:val="00ED67A1"/>
    <w:rsid w:val="00ED6AF2"/>
    <w:rsid w:val="00ED6B64"/>
    <w:rsid w:val="00ED6D3D"/>
    <w:rsid w:val="00ED72DC"/>
    <w:rsid w:val="00ED731A"/>
    <w:rsid w:val="00ED774F"/>
    <w:rsid w:val="00ED779E"/>
    <w:rsid w:val="00ED79FA"/>
    <w:rsid w:val="00ED7EF3"/>
    <w:rsid w:val="00EE009B"/>
    <w:rsid w:val="00EE0150"/>
    <w:rsid w:val="00EE0226"/>
    <w:rsid w:val="00EE03B0"/>
    <w:rsid w:val="00EE065C"/>
    <w:rsid w:val="00EE08A3"/>
    <w:rsid w:val="00EE091B"/>
    <w:rsid w:val="00EE0E2A"/>
    <w:rsid w:val="00EE13B7"/>
    <w:rsid w:val="00EE1404"/>
    <w:rsid w:val="00EE14DD"/>
    <w:rsid w:val="00EE168F"/>
    <w:rsid w:val="00EE16A6"/>
    <w:rsid w:val="00EE18BC"/>
    <w:rsid w:val="00EE217F"/>
    <w:rsid w:val="00EE22BF"/>
    <w:rsid w:val="00EE246C"/>
    <w:rsid w:val="00EE2756"/>
    <w:rsid w:val="00EE2AB2"/>
    <w:rsid w:val="00EE2AD4"/>
    <w:rsid w:val="00EE2D87"/>
    <w:rsid w:val="00EE2F91"/>
    <w:rsid w:val="00EE3178"/>
    <w:rsid w:val="00EE3221"/>
    <w:rsid w:val="00EE3626"/>
    <w:rsid w:val="00EE4076"/>
    <w:rsid w:val="00EE40DD"/>
    <w:rsid w:val="00EE4113"/>
    <w:rsid w:val="00EE41A1"/>
    <w:rsid w:val="00EE42B9"/>
    <w:rsid w:val="00EE42D5"/>
    <w:rsid w:val="00EE45A4"/>
    <w:rsid w:val="00EE4850"/>
    <w:rsid w:val="00EE4B2B"/>
    <w:rsid w:val="00EE4D71"/>
    <w:rsid w:val="00EE50D0"/>
    <w:rsid w:val="00EE524A"/>
    <w:rsid w:val="00EE5312"/>
    <w:rsid w:val="00EE580D"/>
    <w:rsid w:val="00EE596F"/>
    <w:rsid w:val="00EE59EF"/>
    <w:rsid w:val="00EE5B78"/>
    <w:rsid w:val="00EE5BA8"/>
    <w:rsid w:val="00EE5C9F"/>
    <w:rsid w:val="00EE5E97"/>
    <w:rsid w:val="00EE5FA7"/>
    <w:rsid w:val="00EE644C"/>
    <w:rsid w:val="00EE6B9A"/>
    <w:rsid w:val="00EE6F69"/>
    <w:rsid w:val="00EE70CA"/>
    <w:rsid w:val="00EE712D"/>
    <w:rsid w:val="00EE7544"/>
    <w:rsid w:val="00EE7E09"/>
    <w:rsid w:val="00EF0041"/>
    <w:rsid w:val="00EF0A6C"/>
    <w:rsid w:val="00EF0C08"/>
    <w:rsid w:val="00EF0EBB"/>
    <w:rsid w:val="00EF1629"/>
    <w:rsid w:val="00EF1637"/>
    <w:rsid w:val="00EF191B"/>
    <w:rsid w:val="00EF1C35"/>
    <w:rsid w:val="00EF1ED0"/>
    <w:rsid w:val="00EF1F3C"/>
    <w:rsid w:val="00EF1F47"/>
    <w:rsid w:val="00EF2176"/>
    <w:rsid w:val="00EF2393"/>
    <w:rsid w:val="00EF2408"/>
    <w:rsid w:val="00EF268B"/>
    <w:rsid w:val="00EF304B"/>
    <w:rsid w:val="00EF3138"/>
    <w:rsid w:val="00EF3446"/>
    <w:rsid w:val="00EF37AB"/>
    <w:rsid w:val="00EF38C0"/>
    <w:rsid w:val="00EF44A9"/>
    <w:rsid w:val="00EF4869"/>
    <w:rsid w:val="00EF48C8"/>
    <w:rsid w:val="00EF4AC6"/>
    <w:rsid w:val="00EF4C76"/>
    <w:rsid w:val="00EF501E"/>
    <w:rsid w:val="00EF519B"/>
    <w:rsid w:val="00EF58CC"/>
    <w:rsid w:val="00EF5BF7"/>
    <w:rsid w:val="00EF5CB7"/>
    <w:rsid w:val="00EF5E76"/>
    <w:rsid w:val="00EF5EF4"/>
    <w:rsid w:val="00EF603F"/>
    <w:rsid w:val="00EF6646"/>
    <w:rsid w:val="00EF69FC"/>
    <w:rsid w:val="00EF6A6F"/>
    <w:rsid w:val="00EF6DFC"/>
    <w:rsid w:val="00EF7128"/>
    <w:rsid w:val="00EF71D0"/>
    <w:rsid w:val="00EF741E"/>
    <w:rsid w:val="00EF75C1"/>
    <w:rsid w:val="00EF76D8"/>
    <w:rsid w:val="00EF7C19"/>
    <w:rsid w:val="00EF7FE2"/>
    <w:rsid w:val="00F004BC"/>
    <w:rsid w:val="00F006D5"/>
    <w:rsid w:val="00F0093C"/>
    <w:rsid w:val="00F00BE9"/>
    <w:rsid w:val="00F0109D"/>
    <w:rsid w:val="00F011AF"/>
    <w:rsid w:val="00F01245"/>
    <w:rsid w:val="00F012FF"/>
    <w:rsid w:val="00F01386"/>
    <w:rsid w:val="00F015A0"/>
    <w:rsid w:val="00F018CD"/>
    <w:rsid w:val="00F0191D"/>
    <w:rsid w:val="00F01A70"/>
    <w:rsid w:val="00F02192"/>
    <w:rsid w:val="00F021CA"/>
    <w:rsid w:val="00F023CC"/>
    <w:rsid w:val="00F02492"/>
    <w:rsid w:val="00F02520"/>
    <w:rsid w:val="00F02584"/>
    <w:rsid w:val="00F0283E"/>
    <w:rsid w:val="00F02A57"/>
    <w:rsid w:val="00F02C10"/>
    <w:rsid w:val="00F02C85"/>
    <w:rsid w:val="00F02E78"/>
    <w:rsid w:val="00F02F29"/>
    <w:rsid w:val="00F03003"/>
    <w:rsid w:val="00F030E3"/>
    <w:rsid w:val="00F030FD"/>
    <w:rsid w:val="00F0331C"/>
    <w:rsid w:val="00F03458"/>
    <w:rsid w:val="00F03C68"/>
    <w:rsid w:val="00F0421E"/>
    <w:rsid w:val="00F05532"/>
    <w:rsid w:val="00F05540"/>
    <w:rsid w:val="00F05593"/>
    <w:rsid w:val="00F055F3"/>
    <w:rsid w:val="00F05B25"/>
    <w:rsid w:val="00F05D1F"/>
    <w:rsid w:val="00F05FC2"/>
    <w:rsid w:val="00F06107"/>
    <w:rsid w:val="00F0636A"/>
    <w:rsid w:val="00F065F5"/>
    <w:rsid w:val="00F066F1"/>
    <w:rsid w:val="00F06A4D"/>
    <w:rsid w:val="00F06F23"/>
    <w:rsid w:val="00F07402"/>
    <w:rsid w:val="00F075BD"/>
    <w:rsid w:val="00F07CB5"/>
    <w:rsid w:val="00F07E07"/>
    <w:rsid w:val="00F07E18"/>
    <w:rsid w:val="00F100BD"/>
    <w:rsid w:val="00F1010E"/>
    <w:rsid w:val="00F10971"/>
    <w:rsid w:val="00F10A97"/>
    <w:rsid w:val="00F10BF8"/>
    <w:rsid w:val="00F11620"/>
    <w:rsid w:val="00F1191A"/>
    <w:rsid w:val="00F11EF2"/>
    <w:rsid w:val="00F12000"/>
    <w:rsid w:val="00F1220A"/>
    <w:rsid w:val="00F1223D"/>
    <w:rsid w:val="00F12A3A"/>
    <w:rsid w:val="00F12C9A"/>
    <w:rsid w:val="00F12FC2"/>
    <w:rsid w:val="00F1318D"/>
    <w:rsid w:val="00F131AB"/>
    <w:rsid w:val="00F132E6"/>
    <w:rsid w:val="00F13CC9"/>
    <w:rsid w:val="00F13CF3"/>
    <w:rsid w:val="00F14013"/>
    <w:rsid w:val="00F1428C"/>
    <w:rsid w:val="00F14443"/>
    <w:rsid w:val="00F144DB"/>
    <w:rsid w:val="00F146C9"/>
    <w:rsid w:val="00F1483D"/>
    <w:rsid w:val="00F14A1B"/>
    <w:rsid w:val="00F14A63"/>
    <w:rsid w:val="00F14A8E"/>
    <w:rsid w:val="00F14D05"/>
    <w:rsid w:val="00F14F07"/>
    <w:rsid w:val="00F14FCD"/>
    <w:rsid w:val="00F150CA"/>
    <w:rsid w:val="00F150F0"/>
    <w:rsid w:val="00F1543F"/>
    <w:rsid w:val="00F15D47"/>
    <w:rsid w:val="00F15EAC"/>
    <w:rsid w:val="00F1604A"/>
    <w:rsid w:val="00F16566"/>
    <w:rsid w:val="00F1695A"/>
    <w:rsid w:val="00F16B26"/>
    <w:rsid w:val="00F16C59"/>
    <w:rsid w:val="00F16E3D"/>
    <w:rsid w:val="00F16E86"/>
    <w:rsid w:val="00F16F86"/>
    <w:rsid w:val="00F17197"/>
    <w:rsid w:val="00F171CE"/>
    <w:rsid w:val="00F171D0"/>
    <w:rsid w:val="00F17436"/>
    <w:rsid w:val="00F17BCC"/>
    <w:rsid w:val="00F17C7C"/>
    <w:rsid w:val="00F17CB6"/>
    <w:rsid w:val="00F17CBA"/>
    <w:rsid w:val="00F2008F"/>
    <w:rsid w:val="00F20349"/>
    <w:rsid w:val="00F2038C"/>
    <w:rsid w:val="00F203F1"/>
    <w:rsid w:val="00F20468"/>
    <w:rsid w:val="00F208F4"/>
    <w:rsid w:val="00F20964"/>
    <w:rsid w:val="00F20BD1"/>
    <w:rsid w:val="00F20DB7"/>
    <w:rsid w:val="00F20E70"/>
    <w:rsid w:val="00F2133A"/>
    <w:rsid w:val="00F2174E"/>
    <w:rsid w:val="00F2188F"/>
    <w:rsid w:val="00F2194E"/>
    <w:rsid w:val="00F21DF6"/>
    <w:rsid w:val="00F2242C"/>
    <w:rsid w:val="00F22751"/>
    <w:rsid w:val="00F2293F"/>
    <w:rsid w:val="00F22950"/>
    <w:rsid w:val="00F232BD"/>
    <w:rsid w:val="00F23359"/>
    <w:rsid w:val="00F23536"/>
    <w:rsid w:val="00F237BD"/>
    <w:rsid w:val="00F2383A"/>
    <w:rsid w:val="00F23A47"/>
    <w:rsid w:val="00F23B85"/>
    <w:rsid w:val="00F23C59"/>
    <w:rsid w:val="00F240C5"/>
    <w:rsid w:val="00F247D2"/>
    <w:rsid w:val="00F25344"/>
    <w:rsid w:val="00F25416"/>
    <w:rsid w:val="00F2557F"/>
    <w:rsid w:val="00F2579C"/>
    <w:rsid w:val="00F25DF8"/>
    <w:rsid w:val="00F25F65"/>
    <w:rsid w:val="00F25F75"/>
    <w:rsid w:val="00F261A4"/>
    <w:rsid w:val="00F2639F"/>
    <w:rsid w:val="00F263AA"/>
    <w:rsid w:val="00F264C4"/>
    <w:rsid w:val="00F26526"/>
    <w:rsid w:val="00F26888"/>
    <w:rsid w:val="00F2692E"/>
    <w:rsid w:val="00F26BCA"/>
    <w:rsid w:val="00F27284"/>
    <w:rsid w:val="00F2733D"/>
    <w:rsid w:val="00F274F5"/>
    <w:rsid w:val="00F2799B"/>
    <w:rsid w:val="00F27B02"/>
    <w:rsid w:val="00F27B61"/>
    <w:rsid w:val="00F27D1E"/>
    <w:rsid w:val="00F27D42"/>
    <w:rsid w:val="00F30239"/>
    <w:rsid w:val="00F30284"/>
    <w:rsid w:val="00F30308"/>
    <w:rsid w:val="00F303C9"/>
    <w:rsid w:val="00F303F2"/>
    <w:rsid w:val="00F3054D"/>
    <w:rsid w:val="00F305FA"/>
    <w:rsid w:val="00F30AA9"/>
    <w:rsid w:val="00F30EB6"/>
    <w:rsid w:val="00F312E3"/>
    <w:rsid w:val="00F3136F"/>
    <w:rsid w:val="00F3157D"/>
    <w:rsid w:val="00F315A6"/>
    <w:rsid w:val="00F31E5D"/>
    <w:rsid w:val="00F32346"/>
    <w:rsid w:val="00F324B8"/>
    <w:rsid w:val="00F328D9"/>
    <w:rsid w:val="00F32F2E"/>
    <w:rsid w:val="00F32F80"/>
    <w:rsid w:val="00F33199"/>
    <w:rsid w:val="00F33348"/>
    <w:rsid w:val="00F33726"/>
    <w:rsid w:val="00F3379E"/>
    <w:rsid w:val="00F337B7"/>
    <w:rsid w:val="00F33C7B"/>
    <w:rsid w:val="00F33CFF"/>
    <w:rsid w:val="00F33EDD"/>
    <w:rsid w:val="00F340AF"/>
    <w:rsid w:val="00F342FA"/>
    <w:rsid w:val="00F34746"/>
    <w:rsid w:val="00F348AC"/>
    <w:rsid w:val="00F34D26"/>
    <w:rsid w:val="00F34FCA"/>
    <w:rsid w:val="00F35329"/>
    <w:rsid w:val="00F357D4"/>
    <w:rsid w:val="00F35B11"/>
    <w:rsid w:val="00F36535"/>
    <w:rsid w:val="00F36C69"/>
    <w:rsid w:val="00F36FA8"/>
    <w:rsid w:val="00F370B7"/>
    <w:rsid w:val="00F375C0"/>
    <w:rsid w:val="00F377FF"/>
    <w:rsid w:val="00F37AFD"/>
    <w:rsid w:val="00F37B1E"/>
    <w:rsid w:val="00F37CC0"/>
    <w:rsid w:val="00F37EE9"/>
    <w:rsid w:val="00F4001C"/>
    <w:rsid w:val="00F4025D"/>
    <w:rsid w:val="00F409B0"/>
    <w:rsid w:val="00F40B12"/>
    <w:rsid w:val="00F40CC7"/>
    <w:rsid w:val="00F40D77"/>
    <w:rsid w:val="00F40F6D"/>
    <w:rsid w:val="00F4156A"/>
    <w:rsid w:val="00F419AE"/>
    <w:rsid w:val="00F41A0C"/>
    <w:rsid w:val="00F41C13"/>
    <w:rsid w:val="00F420DE"/>
    <w:rsid w:val="00F422DD"/>
    <w:rsid w:val="00F4237A"/>
    <w:rsid w:val="00F42A3C"/>
    <w:rsid w:val="00F42CDC"/>
    <w:rsid w:val="00F42E31"/>
    <w:rsid w:val="00F42F0A"/>
    <w:rsid w:val="00F42F97"/>
    <w:rsid w:val="00F4313B"/>
    <w:rsid w:val="00F431AA"/>
    <w:rsid w:val="00F431FF"/>
    <w:rsid w:val="00F43334"/>
    <w:rsid w:val="00F436EE"/>
    <w:rsid w:val="00F43721"/>
    <w:rsid w:val="00F4377E"/>
    <w:rsid w:val="00F438BB"/>
    <w:rsid w:val="00F439CD"/>
    <w:rsid w:val="00F43B16"/>
    <w:rsid w:val="00F43F38"/>
    <w:rsid w:val="00F44038"/>
    <w:rsid w:val="00F44315"/>
    <w:rsid w:val="00F4446A"/>
    <w:rsid w:val="00F446EC"/>
    <w:rsid w:val="00F44760"/>
    <w:rsid w:val="00F44DB6"/>
    <w:rsid w:val="00F45313"/>
    <w:rsid w:val="00F455E5"/>
    <w:rsid w:val="00F45AA9"/>
    <w:rsid w:val="00F45B9C"/>
    <w:rsid w:val="00F45D57"/>
    <w:rsid w:val="00F45D5C"/>
    <w:rsid w:val="00F462EF"/>
    <w:rsid w:val="00F46610"/>
    <w:rsid w:val="00F468B7"/>
    <w:rsid w:val="00F46964"/>
    <w:rsid w:val="00F46A49"/>
    <w:rsid w:val="00F46B33"/>
    <w:rsid w:val="00F46F8A"/>
    <w:rsid w:val="00F47D6E"/>
    <w:rsid w:val="00F47E57"/>
    <w:rsid w:val="00F500DA"/>
    <w:rsid w:val="00F5023A"/>
    <w:rsid w:val="00F50C4D"/>
    <w:rsid w:val="00F50D8B"/>
    <w:rsid w:val="00F510C9"/>
    <w:rsid w:val="00F51376"/>
    <w:rsid w:val="00F51926"/>
    <w:rsid w:val="00F51AF4"/>
    <w:rsid w:val="00F522CD"/>
    <w:rsid w:val="00F52664"/>
    <w:rsid w:val="00F52866"/>
    <w:rsid w:val="00F52A9D"/>
    <w:rsid w:val="00F52ACC"/>
    <w:rsid w:val="00F52B1E"/>
    <w:rsid w:val="00F52C3B"/>
    <w:rsid w:val="00F53101"/>
    <w:rsid w:val="00F5311D"/>
    <w:rsid w:val="00F533D4"/>
    <w:rsid w:val="00F5352C"/>
    <w:rsid w:val="00F53652"/>
    <w:rsid w:val="00F53A95"/>
    <w:rsid w:val="00F53CC5"/>
    <w:rsid w:val="00F53E08"/>
    <w:rsid w:val="00F53EDC"/>
    <w:rsid w:val="00F543E4"/>
    <w:rsid w:val="00F5491E"/>
    <w:rsid w:val="00F54D74"/>
    <w:rsid w:val="00F54FC1"/>
    <w:rsid w:val="00F5504E"/>
    <w:rsid w:val="00F552E4"/>
    <w:rsid w:val="00F552FB"/>
    <w:rsid w:val="00F55767"/>
    <w:rsid w:val="00F559A2"/>
    <w:rsid w:val="00F55CBE"/>
    <w:rsid w:val="00F55E70"/>
    <w:rsid w:val="00F5627B"/>
    <w:rsid w:val="00F56361"/>
    <w:rsid w:val="00F568DE"/>
    <w:rsid w:val="00F56A16"/>
    <w:rsid w:val="00F56BED"/>
    <w:rsid w:val="00F56C13"/>
    <w:rsid w:val="00F56C27"/>
    <w:rsid w:val="00F56C52"/>
    <w:rsid w:val="00F56C60"/>
    <w:rsid w:val="00F56FA5"/>
    <w:rsid w:val="00F57051"/>
    <w:rsid w:val="00F57251"/>
    <w:rsid w:val="00F57835"/>
    <w:rsid w:val="00F57ABD"/>
    <w:rsid w:val="00F57ACE"/>
    <w:rsid w:val="00F57BFD"/>
    <w:rsid w:val="00F57C6A"/>
    <w:rsid w:val="00F57CE5"/>
    <w:rsid w:val="00F57EBF"/>
    <w:rsid w:val="00F6002C"/>
    <w:rsid w:val="00F60400"/>
    <w:rsid w:val="00F6044E"/>
    <w:rsid w:val="00F6054E"/>
    <w:rsid w:val="00F60569"/>
    <w:rsid w:val="00F60A0E"/>
    <w:rsid w:val="00F60C28"/>
    <w:rsid w:val="00F60E11"/>
    <w:rsid w:val="00F60F8E"/>
    <w:rsid w:val="00F61099"/>
    <w:rsid w:val="00F61179"/>
    <w:rsid w:val="00F611FC"/>
    <w:rsid w:val="00F613FC"/>
    <w:rsid w:val="00F61646"/>
    <w:rsid w:val="00F61675"/>
    <w:rsid w:val="00F61695"/>
    <w:rsid w:val="00F616DB"/>
    <w:rsid w:val="00F6180E"/>
    <w:rsid w:val="00F61E89"/>
    <w:rsid w:val="00F62068"/>
    <w:rsid w:val="00F626F5"/>
    <w:rsid w:val="00F627AF"/>
    <w:rsid w:val="00F62884"/>
    <w:rsid w:val="00F62EBA"/>
    <w:rsid w:val="00F631B2"/>
    <w:rsid w:val="00F6331D"/>
    <w:rsid w:val="00F633BB"/>
    <w:rsid w:val="00F63432"/>
    <w:rsid w:val="00F634C7"/>
    <w:rsid w:val="00F634E0"/>
    <w:rsid w:val="00F637E5"/>
    <w:rsid w:val="00F63AE5"/>
    <w:rsid w:val="00F63C0C"/>
    <w:rsid w:val="00F63C80"/>
    <w:rsid w:val="00F63D90"/>
    <w:rsid w:val="00F6437C"/>
    <w:rsid w:val="00F64778"/>
    <w:rsid w:val="00F6490B"/>
    <w:rsid w:val="00F64CD9"/>
    <w:rsid w:val="00F64CF9"/>
    <w:rsid w:val="00F64F73"/>
    <w:rsid w:val="00F656A3"/>
    <w:rsid w:val="00F656B1"/>
    <w:rsid w:val="00F657BF"/>
    <w:rsid w:val="00F65CED"/>
    <w:rsid w:val="00F660BD"/>
    <w:rsid w:val="00F66442"/>
    <w:rsid w:val="00F66942"/>
    <w:rsid w:val="00F66A85"/>
    <w:rsid w:val="00F66AFB"/>
    <w:rsid w:val="00F672B6"/>
    <w:rsid w:val="00F673B0"/>
    <w:rsid w:val="00F67B0F"/>
    <w:rsid w:val="00F67E8F"/>
    <w:rsid w:val="00F700D0"/>
    <w:rsid w:val="00F7011E"/>
    <w:rsid w:val="00F70220"/>
    <w:rsid w:val="00F702F8"/>
    <w:rsid w:val="00F703F2"/>
    <w:rsid w:val="00F70416"/>
    <w:rsid w:val="00F705B8"/>
    <w:rsid w:val="00F70896"/>
    <w:rsid w:val="00F70AE9"/>
    <w:rsid w:val="00F70C1E"/>
    <w:rsid w:val="00F70CF2"/>
    <w:rsid w:val="00F70DFF"/>
    <w:rsid w:val="00F70F67"/>
    <w:rsid w:val="00F710AB"/>
    <w:rsid w:val="00F7141B"/>
    <w:rsid w:val="00F71854"/>
    <w:rsid w:val="00F71BDB"/>
    <w:rsid w:val="00F71C2A"/>
    <w:rsid w:val="00F71D3B"/>
    <w:rsid w:val="00F71D54"/>
    <w:rsid w:val="00F71E56"/>
    <w:rsid w:val="00F7224F"/>
    <w:rsid w:val="00F72456"/>
    <w:rsid w:val="00F72622"/>
    <w:rsid w:val="00F72B43"/>
    <w:rsid w:val="00F72F69"/>
    <w:rsid w:val="00F732B9"/>
    <w:rsid w:val="00F7350F"/>
    <w:rsid w:val="00F7351D"/>
    <w:rsid w:val="00F7362F"/>
    <w:rsid w:val="00F73755"/>
    <w:rsid w:val="00F73A3C"/>
    <w:rsid w:val="00F73C2E"/>
    <w:rsid w:val="00F73DC3"/>
    <w:rsid w:val="00F740A5"/>
    <w:rsid w:val="00F74202"/>
    <w:rsid w:val="00F7433D"/>
    <w:rsid w:val="00F74DCB"/>
    <w:rsid w:val="00F74F50"/>
    <w:rsid w:val="00F75102"/>
    <w:rsid w:val="00F75324"/>
    <w:rsid w:val="00F75326"/>
    <w:rsid w:val="00F75882"/>
    <w:rsid w:val="00F759B1"/>
    <w:rsid w:val="00F75D79"/>
    <w:rsid w:val="00F75E30"/>
    <w:rsid w:val="00F75E75"/>
    <w:rsid w:val="00F765D4"/>
    <w:rsid w:val="00F76C6A"/>
    <w:rsid w:val="00F770F0"/>
    <w:rsid w:val="00F77147"/>
    <w:rsid w:val="00F7736F"/>
    <w:rsid w:val="00F773FF"/>
    <w:rsid w:val="00F77B15"/>
    <w:rsid w:val="00F77D5D"/>
    <w:rsid w:val="00F77DA9"/>
    <w:rsid w:val="00F802C7"/>
    <w:rsid w:val="00F80694"/>
    <w:rsid w:val="00F807C5"/>
    <w:rsid w:val="00F80842"/>
    <w:rsid w:val="00F809FF"/>
    <w:rsid w:val="00F80E04"/>
    <w:rsid w:val="00F80E43"/>
    <w:rsid w:val="00F8107D"/>
    <w:rsid w:val="00F810BD"/>
    <w:rsid w:val="00F8128F"/>
    <w:rsid w:val="00F815B7"/>
    <w:rsid w:val="00F8169E"/>
    <w:rsid w:val="00F81A9A"/>
    <w:rsid w:val="00F81C51"/>
    <w:rsid w:val="00F82040"/>
    <w:rsid w:val="00F82166"/>
    <w:rsid w:val="00F82443"/>
    <w:rsid w:val="00F829DD"/>
    <w:rsid w:val="00F82F5A"/>
    <w:rsid w:val="00F83DC3"/>
    <w:rsid w:val="00F83ED7"/>
    <w:rsid w:val="00F83F61"/>
    <w:rsid w:val="00F843D2"/>
    <w:rsid w:val="00F8452F"/>
    <w:rsid w:val="00F845EA"/>
    <w:rsid w:val="00F84767"/>
    <w:rsid w:val="00F84A9B"/>
    <w:rsid w:val="00F84CDD"/>
    <w:rsid w:val="00F84EEF"/>
    <w:rsid w:val="00F84EF2"/>
    <w:rsid w:val="00F84FB5"/>
    <w:rsid w:val="00F853A2"/>
    <w:rsid w:val="00F85435"/>
    <w:rsid w:val="00F85561"/>
    <w:rsid w:val="00F85C58"/>
    <w:rsid w:val="00F85DA2"/>
    <w:rsid w:val="00F85ED5"/>
    <w:rsid w:val="00F860BD"/>
    <w:rsid w:val="00F863C1"/>
    <w:rsid w:val="00F867DC"/>
    <w:rsid w:val="00F86A07"/>
    <w:rsid w:val="00F86CB5"/>
    <w:rsid w:val="00F87148"/>
    <w:rsid w:val="00F871C6"/>
    <w:rsid w:val="00F87659"/>
    <w:rsid w:val="00F87740"/>
    <w:rsid w:val="00F8782D"/>
    <w:rsid w:val="00F87863"/>
    <w:rsid w:val="00F8786E"/>
    <w:rsid w:val="00F87A2E"/>
    <w:rsid w:val="00F87A4D"/>
    <w:rsid w:val="00F87A54"/>
    <w:rsid w:val="00F87BD5"/>
    <w:rsid w:val="00F90573"/>
    <w:rsid w:val="00F90636"/>
    <w:rsid w:val="00F90975"/>
    <w:rsid w:val="00F90B97"/>
    <w:rsid w:val="00F90E60"/>
    <w:rsid w:val="00F91125"/>
    <w:rsid w:val="00F91439"/>
    <w:rsid w:val="00F91DBB"/>
    <w:rsid w:val="00F91F4C"/>
    <w:rsid w:val="00F91F58"/>
    <w:rsid w:val="00F920BC"/>
    <w:rsid w:val="00F92C39"/>
    <w:rsid w:val="00F92CEF"/>
    <w:rsid w:val="00F92D2F"/>
    <w:rsid w:val="00F930A4"/>
    <w:rsid w:val="00F930CD"/>
    <w:rsid w:val="00F93152"/>
    <w:rsid w:val="00F9317B"/>
    <w:rsid w:val="00F9325D"/>
    <w:rsid w:val="00F934C4"/>
    <w:rsid w:val="00F935D8"/>
    <w:rsid w:val="00F93841"/>
    <w:rsid w:val="00F93B8A"/>
    <w:rsid w:val="00F93EC1"/>
    <w:rsid w:val="00F94163"/>
    <w:rsid w:val="00F944BA"/>
    <w:rsid w:val="00F945F2"/>
    <w:rsid w:val="00F94899"/>
    <w:rsid w:val="00F94D52"/>
    <w:rsid w:val="00F94E35"/>
    <w:rsid w:val="00F94F44"/>
    <w:rsid w:val="00F94FE3"/>
    <w:rsid w:val="00F955DD"/>
    <w:rsid w:val="00F95D8B"/>
    <w:rsid w:val="00F95E78"/>
    <w:rsid w:val="00F95FEE"/>
    <w:rsid w:val="00F9606C"/>
    <w:rsid w:val="00F9616E"/>
    <w:rsid w:val="00F96D26"/>
    <w:rsid w:val="00F96ECE"/>
    <w:rsid w:val="00F96F2A"/>
    <w:rsid w:val="00F97214"/>
    <w:rsid w:val="00F9790C"/>
    <w:rsid w:val="00F9796D"/>
    <w:rsid w:val="00F97B62"/>
    <w:rsid w:val="00FA0518"/>
    <w:rsid w:val="00FA064E"/>
    <w:rsid w:val="00FA08AA"/>
    <w:rsid w:val="00FA0973"/>
    <w:rsid w:val="00FA09F8"/>
    <w:rsid w:val="00FA0D7A"/>
    <w:rsid w:val="00FA10CF"/>
    <w:rsid w:val="00FA11B2"/>
    <w:rsid w:val="00FA120F"/>
    <w:rsid w:val="00FA19C2"/>
    <w:rsid w:val="00FA20EA"/>
    <w:rsid w:val="00FA2543"/>
    <w:rsid w:val="00FA27F3"/>
    <w:rsid w:val="00FA2823"/>
    <w:rsid w:val="00FA2954"/>
    <w:rsid w:val="00FA2B1D"/>
    <w:rsid w:val="00FA2CBC"/>
    <w:rsid w:val="00FA2E7C"/>
    <w:rsid w:val="00FA3911"/>
    <w:rsid w:val="00FA39B2"/>
    <w:rsid w:val="00FA3B2F"/>
    <w:rsid w:val="00FA3C92"/>
    <w:rsid w:val="00FA3DC7"/>
    <w:rsid w:val="00FA3EC7"/>
    <w:rsid w:val="00FA42C8"/>
    <w:rsid w:val="00FA449A"/>
    <w:rsid w:val="00FA4502"/>
    <w:rsid w:val="00FA4577"/>
    <w:rsid w:val="00FA489A"/>
    <w:rsid w:val="00FA496B"/>
    <w:rsid w:val="00FA4B38"/>
    <w:rsid w:val="00FA4CD3"/>
    <w:rsid w:val="00FA4F36"/>
    <w:rsid w:val="00FA5149"/>
    <w:rsid w:val="00FA54AB"/>
    <w:rsid w:val="00FA5539"/>
    <w:rsid w:val="00FA5656"/>
    <w:rsid w:val="00FA5BD6"/>
    <w:rsid w:val="00FA5C5C"/>
    <w:rsid w:val="00FA5D77"/>
    <w:rsid w:val="00FA5E2B"/>
    <w:rsid w:val="00FA6191"/>
    <w:rsid w:val="00FA62A1"/>
    <w:rsid w:val="00FA6374"/>
    <w:rsid w:val="00FA6ACC"/>
    <w:rsid w:val="00FA6E36"/>
    <w:rsid w:val="00FA708E"/>
    <w:rsid w:val="00FA7284"/>
    <w:rsid w:val="00FA72C9"/>
    <w:rsid w:val="00FA72D9"/>
    <w:rsid w:val="00FA74D0"/>
    <w:rsid w:val="00FA76E5"/>
    <w:rsid w:val="00FA7712"/>
    <w:rsid w:val="00FA7718"/>
    <w:rsid w:val="00FA781C"/>
    <w:rsid w:val="00FA787D"/>
    <w:rsid w:val="00FA7A2E"/>
    <w:rsid w:val="00FB00C8"/>
    <w:rsid w:val="00FB06C8"/>
    <w:rsid w:val="00FB0A44"/>
    <w:rsid w:val="00FB0DE4"/>
    <w:rsid w:val="00FB0E2A"/>
    <w:rsid w:val="00FB1123"/>
    <w:rsid w:val="00FB14D0"/>
    <w:rsid w:val="00FB20CC"/>
    <w:rsid w:val="00FB2120"/>
    <w:rsid w:val="00FB2362"/>
    <w:rsid w:val="00FB252C"/>
    <w:rsid w:val="00FB2B65"/>
    <w:rsid w:val="00FB2D58"/>
    <w:rsid w:val="00FB2F2E"/>
    <w:rsid w:val="00FB3017"/>
    <w:rsid w:val="00FB3084"/>
    <w:rsid w:val="00FB356F"/>
    <w:rsid w:val="00FB38BA"/>
    <w:rsid w:val="00FB39A9"/>
    <w:rsid w:val="00FB3B1C"/>
    <w:rsid w:val="00FB3D17"/>
    <w:rsid w:val="00FB3DD8"/>
    <w:rsid w:val="00FB410A"/>
    <w:rsid w:val="00FB4362"/>
    <w:rsid w:val="00FB4389"/>
    <w:rsid w:val="00FB4817"/>
    <w:rsid w:val="00FB49BC"/>
    <w:rsid w:val="00FB4DF3"/>
    <w:rsid w:val="00FB4EDA"/>
    <w:rsid w:val="00FB5235"/>
    <w:rsid w:val="00FB59D6"/>
    <w:rsid w:val="00FB5BD1"/>
    <w:rsid w:val="00FB5CD9"/>
    <w:rsid w:val="00FB5E0F"/>
    <w:rsid w:val="00FB6452"/>
    <w:rsid w:val="00FB6A7E"/>
    <w:rsid w:val="00FB6B2B"/>
    <w:rsid w:val="00FB714B"/>
    <w:rsid w:val="00FB73FA"/>
    <w:rsid w:val="00FB74FA"/>
    <w:rsid w:val="00FB76AD"/>
    <w:rsid w:val="00FB7877"/>
    <w:rsid w:val="00FB79A1"/>
    <w:rsid w:val="00FB7E9C"/>
    <w:rsid w:val="00FC033E"/>
    <w:rsid w:val="00FC0352"/>
    <w:rsid w:val="00FC06FA"/>
    <w:rsid w:val="00FC0B79"/>
    <w:rsid w:val="00FC11FF"/>
    <w:rsid w:val="00FC182A"/>
    <w:rsid w:val="00FC18FC"/>
    <w:rsid w:val="00FC1A69"/>
    <w:rsid w:val="00FC1C39"/>
    <w:rsid w:val="00FC1EE1"/>
    <w:rsid w:val="00FC2417"/>
    <w:rsid w:val="00FC2421"/>
    <w:rsid w:val="00FC2D22"/>
    <w:rsid w:val="00FC2D41"/>
    <w:rsid w:val="00FC31A3"/>
    <w:rsid w:val="00FC3440"/>
    <w:rsid w:val="00FC3493"/>
    <w:rsid w:val="00FC35BF"/>
    <w:rsid w:val="00FC37C5"/>
    <w:rsid w:val="00FC3F20"/>
    <w:rsid w:val="00FC41B6"/>
    <w:rsid w:val="00FC42FD"/>
    <w:rsid w:val="00FC4834"/>
    <w:rsid w:val="00FC4840"/>
    <w:rsid w:val="00FC4C9D"/>
    <w:rsid w:val="00FC4D7C"/>
    <w:rsid w:val="00FC4FDF"/>
    <w:rsid w:val="00FC517B"/>
    <w:rsid w:val="00FC538B"/>
    <w:rsid w:val="00FC5970"/>
    <w:rsid w:val="00FC59D8"/>
    <w:rsid w:val="00FC5B93"/>
    <w:rsid w:val="00FC5D4D"/>
    <w:rsid w:val="00FC5FA8"/>
    <w:rsid w:val="00FC6010"/>
    <w:rsid w:val="00FC6025"/>
    <w:rsid w:val="00FC6354"/>
    <w:rsid w:val="00FC6551"/>
    <w:rsid w:val="00FC6678"/>
    <w:rsid w:val="00FC6C3D"/>
    <w:rsid w:val="00FC6E33"/>
    <w:rsid w:val="00FC70D6"/>
    <w:rsid w:val="00FC72DB"/>
    <w:rsid w:val="00FC7398"/>
    <w:rsid w:val="00FC740D"/>
    <w:rsid w:val="00FC7747"/>
    <w:rsid w:val="00FC799D"/>
    <w:rsid w:val="00FD00AA"/>
    <w:rsid w:val="00FD06AE"/>
    <w:rsid w:val="00FD0830"/>
    <w:rsid w:val="00FD0843"/>
    <w:rsid w:val="00FD0A11"/>
    <w:rsid w:val="00FD0C20"/>
    <w:rsid w:val="00FD0DA6"/>
    <w:rsid w:val="00FD1129"/>
    <w:rsid w:val="00FD11AE"/>
    <w:rsid w:val="00FD11ED"/>
    <w:rsid w:val="00FD1327"/>
    <w:rsid w:val="00FD13DE"/>
    <w:rsid w:val="00FD1DD3"/>
    <w:rsid w:val="00FD2026"/>
    <w:rsid w:val="00FD2035"/>
    <w:rsid w:val="00FD20AC"/>
    <w:rsid w:val="00FD24BC"/>
    <w:rsid w:val="00FD2B53"/>
    <w:rsid w:val="00FD3081"/>
    <w:rsid w:val="00FD30B1"/>
    <w:rsid w:val="00FD32A8"/>
    <w:rsid w:val="00FD3338"/>
    <w:rsid w:val="00FD4241"/>
    <w:rsid w:val="00FD4499"/>
    <w:rsid w:val="00FD4921"/>
    <w:rsid w:val="00FD494D"/>
    <w:rsid w:val="00FD4998"/>
    <w:rsid w:val="00FD4E01"/>
    <w:rsid w:val="00FD4E40"/>
    <w:rsid w:val="00FD5190"/>
    <w:rsid w:val="00FD562D"/>
    <w:rsid w:val="00FD5666"/>
    <w:rsid w:val="00FD5982"/>
    <w:rsid w:val="00FD5ADC"/>
    <w:rsid w:val="00FD5B63"/>
    <w:rsid w:val="00FD5E4F"/>
    <w:rsid w:val="00FD61A3"/>
    <w:rsid w:val="00FD62EB"/>
    <w:rsid w:val="00FD63DC"/>
    <w:rsid w:val="00FD65EF"/>
    <w:rsid w:val="00FD6755"/>
    <w:rsid w:val="00FD69D5"/>
    <w:rsid w:val="00FD6A44"/>
    <w:rsid w:val="00FD6B4C"/>
    <w:rsid w:val="00FD6B8F"/>
    <w:rsid w:val="00FD6F6E"/>
    <w:rsid w:val="00FD7128"/>
    <w:rsid w:val="00FD7198"/>
    <w:rsid w:val="00FD72F8"/>
    <w:rsid w:val="00FD766A"/>
    <w:rsid w:val="00FD7787"/>
    <w:rsid w:val="00FD7866"/>
    <w:rsid w:val="00FD7B79"/>
    <w:rsid w:val="00FD7BF4"/>
    <w:rsid w:val="00FD7C1C"/>
    <w:rsid w:val="00FD7E1A"/>
    <w:rsid w:val="00FD7E8C"/>
    <w:rsid w:val="00FD7F08"/>
    <w:rsid w:val="00FE0110"/>
    <w:rsid w:val="00FE0212"/>
    <w:rsid w:val="00FE0971"/>
    <w:rsid w:val="00FE0C65"/>
    <w:rsid w:val="00FE0DE5"/>
    <w:rsid w:val="00FE116A"/>
    <w:rsid w:val="00FE1576"/>
    <w:rsid w:val="00FE1A07"/>
    <w:rsid w:val="00FE1EBF"/>
    <w:rsid w:val="00FE2033"/>
    <w:rsid w:val="00FE22DE"/>
    <w:rsid w:val="00FE236F"/>
    <w:rsid w:val="00FE245B"/>
    <w:rsid w:val="00FE265D"/>
    <w:rsid w:val="00FE29AD"/>
    <w:rsid w:val="00FE32C6"/>
    <w:rsid w:val="00FE3930"/>
    <w:rsid w:val="00FE3946"/>
    <w:rsid w:val="00FE3B62"/>
    <w:rsid w:val="00FE3BA1"/>
    <w:rsid w:val="00FE3F77"/>
    <w:rsid w:val="00FE443A"/>
    <w:rsid w:val="00FE44E0"/>
    <w:rsid w:val="00FE4597"/>
    <w:rsid w:val="00FE471F"/>
    <w:rsid w:val="00FE47ED"/>
    <w:rsid w:val="00FE49D6"/>
    <w:rsid w:val="00FE4E6D"/>
    <w:rsid w:val="00FE50D5"/>
    <w:rsid w:val="00FE5709"/>
    <w:rsid w:val="00FE58AF"/>
    <w:rsid w:val="00FE58F7"/>
    <w:rsid w:val="00FE5CCD"/>
    <w:rsid w:val="00FE5E80"/>
    <w:rsid w:val="00FE6054"/>
    <w:rsid w:val="00FE613F"/>
    <w:rsid w:val="00FE6306"/>
    <w:rsid w:val="00FE669F"/>
    <w:rsid w:val="00FE684B"/>
    <w:rsid w:val="00FE6B1D"/>
    <w:rsid w:val="00FE6E36"/>
    <w:rsid w:val="00FE6EAD"/>
    <w:rsid w:val="00FE7557"/>
    <w:rsid w:val="00FE7597"/>
    <w:rsid w:val="00FE7846"/>
    <w:rsid w:val="00FE7981"/>
    <w:rsid w:val="00FE7A9E"/>
    <w:rsid w:val="00FE7BAA"/>
    <w:rsid w:val="00FE7DF7"/>
    <w:rsid w:val="00FE7EEF"/>
    <w:rsid w:val="00FF0257"/>
    <w:rsid w:val="00FF0732"/>
    <w:rsid w:val="00FF088C"/>
    <w:rsid w:val="00FF08F4"/>
    <w:rsid w:val="00FF0B65"/>
    <w:rsid w:val="00FF167C"/>
    <w:rsid w:val="00FF1781"/>
    <w:rsid w:val="00FF1F2B"/>
    <w:rsid w:val="00FF2012"/>
    <w:rsid w:val="00FF2A77"/>
    <w:rsid w:val="00FF2E24"/>
    <w:rsid w:val="00FF2E40"/>
    <w:rsid w:val="00FF2E74"/>
    <w:rsid w:val="00FF3122"/>
    <w:rsid w:val="00FF3CE3"/>
    <w:rsid w:val="00FF42E4"/>
    <w:rsid w:val="00FF4774"/>
    <w:rsid w:val="00FF47F4"/>
    <w:rsid w:val="00FF493F"/>
    <w:rsid w:val="00FF4CF9"/>
    <w:rsid w:val="00FF506A"/>
    <w:rsid w:val="00FF542C"/>
    <w:rsid w:val="00FF55BD"/>
    <w:rsid w:val="00FF5D09"/>
    <w:rsid w:val="00FF6110"/>
    <w:rsid w:val="00FF6734"/>
    <w:rsid w:val="00FF68E6"/>
    <w:rsid w:val="00FF698F"/>
    <w:rsid w:val="00FF7D80"/>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3C6F620D-8E2F-4E52-86E3-6CA30323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60B7"/>
    <w:pPr>
      <w:spacing w:after="0" w:line="240" w:lineRule="auto"/>
      <w:jc w:val="left"/>
    </w:pPr>
    <w:rPr>
      <w:rFonts w:asciiTheme="minorHAnsi" w:hAnsiTheme="minorHAnsi"/>
      <w:sz w:val="24"/>
      <w:szCs w:val="24"/>
      <w:lang w:val="en-SE"/>
    </w:rPr>
  </w:style>
  <w:style w:type="paragraph" w:styleId="Heading1">
    <w:name w:val="heading 1"/>
    <w:basedOn w:val="Normal"/>
    <w:next w:val="Normal"/>
    <w:link w:val="Heading1Char"/>
    <w:autoRedefine/>
    <w:uiPriority w:val="9"/>
    <w:qFormat/>
    <w:rsid w:val="00226B8F"/>
    <w:pPr>
      <w:keepNext/>
      <w:keepLines/>
      <w:spacing w:before="120" w:line="48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226B8F"/>
    <w:pPr>
      <w:keepNext/>
      <w:keepLines/>
      <w:spacing w:line="480"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226B8F"/>
    <w:pPr>
      <w:keepNext/>
      <w:keepLines/>
      <w:spacing w:before="60" w:after="60" w:line="480" w:lineRule="auto"/>
      <w:outlineLvl w:val="2"/>
    </w:pPr>
    <w:rPr>
      <w:rFonts w:ascii="Times New Roman" w:eastAsiaTheme="majorEastAsia" w:hAnsi="Times New Roman" w:cstheme="majorBidi"/>
      <w:b/>
      <w:i/>
      <w:color w:val="000000" w:themeColor="text1"/>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2460B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460B7"/>
  </w:style>
  <w:style w:type="character" w:customStyle="1" w:styleId="Heading1Char">
    <w:name w:val="Heading 1 Char"/>
    <w:basedOn w:val="DefaultParagraphFont"/>
    <w:link w:val="Heading1"/>
    <w:uiPriority w:val="9"/>
    <w:rsid w:val="00226B8F"/>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226B8F"/>
    <w:rPr>
      <w:rFonts w:ascii="Times New Roman" w:eastAsiaTheme="majorEastAsia" w:hAnsi="Times New Roman" w:cstheme="majorBidi"/>
      <w:b/>
      <w:color w:val="000000" w:themeColor="text1"/>
      <w:sz w:val="28"/>
      <w:szCs w:val="26"/>
      <w:lang w:val="en-US"/>
    </w:rPr>
  </w:style>
  <w:style w:type="character" w:customStyle="1" w:styleId="Heading3Char">
    <w:name w:val="Heading 3 Char"/>
    <w:basedOn w:val="DefaultParagraphFont"/>
    <w:link w:val="Heading3"/>
    <w:uiPriority w:val="9"/>
    <w:rsid w:val="00226B8F"/>
    <w:rPr>
      <w:rFonts w:ascii="Times New Roman" w:eastAsiaTheme="majorEastAsia" w:hAnsi="Times New Roman" w:cstheme="majorBidi"/>
      <w:b/>
      <w:i/>
      <w:color w:val="000000" w:themeColor="text1"/>
      <w:sz w:val="24"/>
      <w:szCs w:val="24"/>
      <w:lang w:val="en-US"/>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outlineLvl w:val="9"/>
    </w:pPr>
    <w:rPr>
      <w:lang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1"/>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 w:type="paragraph" w:styleId="Revision">
    <w:name w:val="Revision"/>
    <w:hidden/>
    <w:uiPriority w:val="99"/>
    <w:semiHidden/>
    <w:rsid w:val="000A6647"/>
    <w:pPr>
      <w:spacing w:after="0" w:line="240" w:lineRule="auto"/>
      <w:jc w:val="left"/>
    </w:pPr>
    <w:rPr>
      <w:rFonts w:asciiTheme="minorHAnsi" w:hAnsiTheme="minorHAnsi"/>
      <w:sz w:val="24"/>
      <w:szCs w:val="24"/>
      <w:lang w:val="en-US"/>
    </w:rPr>
  </w:style>
  <w:style w:type="paragraph" w:styleId="NormalWeb">
    <w:name w:val="Normal (Web)"/>
    <w:basedOn w:val="Normal"/>
    <w:uiPriority w:val="99"/>
    <w:semiHidden/>
    <w:unhideWhenUsed/>
    <w:rsid w:val="00EC4986"/>
    <w:rPr>
      <w:rFonts w:ascii="Times New Roman" w:hAnsi="Times New Roman" w:cs="Times New Roman"/>
    </w:rPr>
  </w:style>
  <w:style w:type="character" w:styleId="PageNumber">
    <w:name w:val="page number"/>
    <w:basedOn w:val="DefaultParagraphFont"/>
    <w:uiPriority w:val="99"/>
    <w:semiHidden/>
    <w:unhideWhenUsed/>
    <w:rsid w:val="00EC4986"/>
  </w:style>
  <w:style w:type="character" w:customStyle="1" w:styleId="UnresolvedMention2">
    <w:name w:val="Unresolved Mention2"/>
    <w:basedOn w:val="DefaultParagraphFont"/>
    <w:uiPriority w:val="99"/>
    <w:semiHidden/>
    <w:unhideWhenUsed/>
    <w:rsid w:val="001810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403601501">
      <w:bodyDiv w:val="1"/>
      <w:marLeft w:val="0"/>
      <w:marRight w:val="0"/>
      <w:marTop w:val="0"/>
      <w:marBottom w:val="0"/>
      <w:divBdr>
        <w:top w:val="none" w:sz="0" w:space="0" w:color="auto"/>
        <w:left w:val="none" w:sz="0" w:space="0" w:color="auto"/>
        <w:bottom w:val="none" w:sz="0" w:space="0" w:color="auto"/>
        <w:right w:val="none" w:sz="0" w:space="0" w:color="auto"/>
      </w:divBdr>
      <w:divsChild>
        <w:div w:id="1933195882">
          <w:marLeft w:val="0"/>
          <w:marRight w:val="0"/>
          <w:marTop w:val="0"/>
          <w:marBottom w:val="0"/>
          <w:divBdr>
            <w:top w:val="none" w:sz="0" w:space="0" w:color="auto"/>
            <w:left w:val="none" w:sz="0" w:space="0" w:color="auto"/>
            <w:bottom w:val="none" w:sz="0" w:space="0" w:color="auto"/>
            <w:right w:val="none" w:sz="0" w:space="0" w:color="auto"/>
          </w:divBdr>
          <w:divsChild>
            <w:div w:id="1767460879">
              <w:marLeft w:val="0"/>
              <w:marRight w:val="0"/>
              <w:marTop w:val="0"/>
              <w:marBottom w:val="0"/>
              <w:divBdr>
                <w:top w:val="none" w:sz="0" w:space="0" w:color="auto"/>
                <w:left w:val="none" w:sz="0" w:space="0" w:color="auto"/>
                <w:bottom w:val="none" w:sz="0" w:space="0" w:color="auto"/>
                <w:right w:val="none" w:sz="0" w:space="0" w:color="auto"/>
              </w:divBdr>
              <w:divsChild>
                <w:div w:id="2138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584144809">
      <w:bodyDiv w:val="1"/>
      <w:marLeft w:val="0"/>
      <w:marRight w:val="0"/>
      <w:marTop w:val="0"/>
      <w:marBottom w:val="0"/>
      <w:divBdr>
        <w:top w:val="none" w:sz="0" w:space="0" w:color="auto"/>
        <w:left w:val="none" w:sz="0" w:space="0" w:color="auto"/>
        <w:bottom w:val="none" w:sz="0" w:space="0" w:color="auto"/>
        <w:right w:val="none" w:sz="0" w:space="0" w:color="auto"/>
      </w:divBdr>
    </w:div>
    <w:div w:id="712996464">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21247609">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823352729">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7680324">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33203045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522933236">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79590396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86081002">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16687372">
      <w:bodyDiv w:val="1"/>
      <w:marLeft w:val="0"/>
      <w:marRight w:val="0"/>
      <w:marTop w:val="0"/>
      <w:marBottom w:val="0"/>
      <w:divBdr>
        <w:top w:val="none" w:sz="0" w:space="0" w:color="auto"/>
        <w:left w:val="none" w:sz="0" w:space="0" w:color="auto"/>
        <w:bottom w:val="none" w:sz="0" w:space="0" w:color="auto"/>
        <w:right w:val="none" w:sz="0" w:space="0" w:color="auto"/>
      </w:divBdr>
    </w:div>
    <w:div w:id="2062248526">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mailto:max.lindmark@slu.se" TargetMode="External"/><Relationship Id="rId23" Type="http://schemas.openxmlformats.org/officeDocument/2006/relationships/hyperlink" Target="https://github.com/maxlindmark/scaling" TargetMode="External"/><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2.xml><?xml version="1.0" encoding="utf-8"?>
<ds:datastoreItem xmlns:ds="http://schemas.openxmlformats.org/officeDocument/2006/customXml" ds:itemID="{F3956741-3062-1B4A-B5D4-4389FC28CE73}">
  <ds:schemaRefs>
    <ds:schemaRef ds:uri="http://schemas.openxmlformats.org/officeDocument/2006/bibliography"/>
  </ds:schemaRefs>
</ds:datastoreItem>
</file>

<file path=customXml/itemProps3.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4.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5.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40</Pages>
  <Words>58925</Words>
  <Characters>335874</Characters>
  <Application>Microsoft Office Word</Application>
  <DocSecurity>0</DocSecurity>
  <Lines>2798</Lines>
  <Paragraphs>788</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394011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65</cp:revision>
  <cp:lastPrinted>2020-01-31T14:37:00Z</cp:lastPrinted>
  <dcterms:created xsi:type="dcterms:W3CDTF">2020-04-01T08:20:00Z</dcterms:created>
  <dcterms:modified xsi:type="dcterms:W3CDTF">2020-04-29T08:56:00Z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id="iQDEqMkn"/&gt;&lt;style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 name="delayCitationUpdates" value="true"/&gt;&lt;/prefs&gt;&lt;/data&gt;</vt:lpwstr>
  </property>
</Properties>
</file>