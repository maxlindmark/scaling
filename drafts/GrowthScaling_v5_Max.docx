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2D70E2">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6B60D48E"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of average intraspecific scaling of 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r w:rsidR="009E3FEF" w:rsidRPr="006C7603">
        <w:rPr>
          <w:rFonts w:cstheme="minorHAnsi"/>
          <w:lang w:val="en-GB"/>
        </w:rPr>
        <w:t xml:space="preserve">with 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r w:rsidR="00A06E29" w:rsidRPr="006C7603">
        <w:rPr>
          <w:rFonts w:cstheme="minorHAnsi"/>
          <w:lang w:val="en-GB"/>
        </w:rPr>
        <w:t>,</w:t>
      </w:r>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(in a factorial set-up)</w:t>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r w:rsidR="00355BCD" w:rsidRPr="004559BC">
        <w:rPr>
          <w:rFonts w:cstheme="minorHAnsi"/>
          <w:lang w:val="en-GB"/>
        </w:rPr>
        <w:t>exponents and</w:t>
      </w:r>
      <w:r w:rsidR="00885FD7" w:rsidRPr="004559BC">
        <w:rPr>
          <w:rFonts w:cstheme="minorHAnsi"/>
          <w:lang w:val="en-GB"/>
        </w:rPr>
        <w:t xml:space="preserve"> are unimodal over the full temperature range. </w:t>
      </w:r>
      <w:r w:rsidR="00896FCB" w:rsidRPr="004559BC">
        <w:rPr>
          <w:rFonts w:cstheme="minorHAnsi"/>
          <w:lang w:val="en-GB"/>
        </w:rPr>
        <w:t xml:space="preserve">This contributes to unimodal </w:t>
      </w:r>
      <w:r w:rsidR="00003C71" w:rsidRPr="004559BC">
        <w:rPr>
          <w:rFonts w:cstheme="minorHAnsi"/>
          <w:lang w:val="en-GB"/>
        </w:rPr>
        <w:t>thermal responses of growth</w:t>
      </w:r>
      <w:r w:rsidR="00B44F81" w:rsidRPr="004559BC">
        <w:rPr>
          <w:rFonts w:cstheme="minorHAnsi"/>
          <w:lang w:val="en-GB"/>
        </w:rPr>
        <w:t>. These a</w:t>
      </w:r>
      <w:r w:rsidR="00805F8B" w:rsidRPr="004559BC">
        <w:rPr>
          <w:rFonts w:cstheme="minorHAnsi"/>
          <w:lang w:val="en-GB"/>
        </w:rPr>
        <w:t xml:space="preserve">re characterized by declining </w:t>
      </w:r>
      <w:r w:rsidR="00FA3B2F" w:rsidRPr="004559BC">
        <w:rPr>
          <w:rFonts w:cstheme="minorHAnsi"/>
          <w:lang w:val="en-GB"/>
        </w:rPr>
        <w:t xml:space="preserve">optimum </w:t>
      </w:r>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r w:rsidR="00801CD5" w:rsidRPr="004559BC">
        <w:rPr>
          <w:rFonts w:cstheme="minorHAnsi"/>
          <w:lang w:val="en-GB"/>
        </w:rPr>
        <w:t xml:space="preserve"> to temperature</w:t>
      </w:r>
      <w:r w:rsidR="00A1521F" w:rsidRPr="004559BC">
        <w:rPr>
          <w:rFonts w:cstheme="minorHAnsi"/>
          <w:lang w:val="en-GB"/>
        </w:rPr>
        <w:t>. Accordingly, our analysis of growth data demonstrates that optimum growth temperatures declines as a function of 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667A8A63"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lastRenderedPageBreak/>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8D35D5">
        <w:rPr>
          <w:rFonts w:eastAsiaTheme="minorEastAsia" w:cstheme="minorHAnsi"/>
          <w:lang w:val="en-GB"/>
        </w:rPr>
        <w:instrText xml:space="preserve"> ADDIN ZOTERO_ITEM CSL_CITATION {"citationID":"hNb1pqTJ","properties":{"formattedCitation":"(Savage {\\i{}et al.} 2004)","plainCitation":"(Savage et al. 2004)","noteIndex":0},"citationItems":[{"id":"iQDEqMkn/N1DLBouc","uris":["http://zotero.org/users/local/FTg3Qpza/items/5EKRHGLR"],"uri":["http://zotero.org/users/local/FTg3Qpza/items/5EKRHGLR"],"itemData":{"id":914,"type":"article-journal","title":"Effects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8D35D5">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iQDEqMkn/5xG0JrAF","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proofErr w:type="spellStart"/>
      <w:r w:rsidR="00FA72C9" w:rsidRPr="004559BC">
        <w:rPr>
          <w:rFonts w:eastAsiaTheme="minorEastAsia" w:cstheme="minorHAnsi"/>
          <w:lang w:val="en-GB"/>
        </w:rPr>
        <w:t>u</w:t>
      </w:r>
      <w:r w:rsidR="00062810" w:rsidRPr="00972C7F">
        <w:rPr>
          <w:rFonts w:eastAsiaTheme="minorEastAsia" w:cstheme="minorHAnsi"/>
          <w:lang w:val="en-GB"/>
        </w:rPr>
        <w:t>understanding</w:t>
      </w:r>
      <w:proofErr w:type="spellEnd"/>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578C3CCE"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8D35D5">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T"}],"issued":{"date-parts":[["2014"]]}}},{"id":"iQDEqMkn/KXXLLw9Q","uris":["http://zotero.org/users/6116610/items/3XTZM82V"],"uri":["http://zotero.org/users/6116610/items/3XTZM82V"],"itemData":{"id":607,"type":"article-journal","abstract":"A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8D35D5" w:rsidRPr="001B3A08">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w:t>
      </w:r>
      <w:r w:rsidR="00896A69" w:rsidRPr="0044238B">
        <w:rPr>
          <w:lang w:val="en-GB"/>
        </w:rPr>
        <w:lastRenderedPageBreak/>
        <w:t xml:space="preserve">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8D35D5">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iQDEqMkn/KXXLLw9Q","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8D35D5" w:rsidRPr="001B3A08">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xml:space="preserve">, such as the von </w:t>
      </w:r>
      <w:proofErr w:type="spellStart"/>
      <w:r w:rsidR="006A6277" w:rsidRPr="009A5AD0">
        <w:rPr>
          <w:rFonts w:eastAsiaTheme="minorEastAsia" w:cstheme="minorHAnsi"/>
          <w:lang w:val="en-GB"/>
        </w:rPr>
        <w:t>Bertalanffy</w:t>
      </w:r>
      <w:proofErr w:type="spellEnd"/>
      <w:r w:rsidR="006A6277" w:rsidRPr="009A5AD0">
        <w:rPr>
          <w:rFonts w:eastAsiaTheme="minorEastAsia" w:cstheme="minorHAnsi"/>
          <w:lang w:val="en-GB"/>
        </w:rPr>
        <w:t xml:space="preserve"> growth model</w:t>
      </w:r>
      <w:r w:rsidR="00A70567" w:rsidRPr="009A5AD0">
        <w:rPr>
          <w:rFonts w:eastAsiaTheme="minorEastAsia" w:cstheme="minorHAnsi"/>
          <w:lang w:val="en-GB"/>
        </w:rPr>
        <w:t xml:space="preserve"> </w:t>
      </w:r>
      <w:r w:rsidR="00EB177D" w:rsidRPr="009A5AD0">
        <w:rPr>
          <w:rFonts w:eastAsiaTheme="minorEastAsia" w:cstheme="minorHAnsi"/>
          <w:lang w:val="en-GB"/>
        </w:rPr>
        <w:t xml:space="preserve">(VBGM) </w:t>
      </w:r>
      <w:r w:rsidR="00A70567" w:rsidRPr="009A5AD0">
        <w:rPr>
          <w:rFonts w:eastAsiaTheme="minorEastAsia" w:cstheme="minorHAnsi"/>
          <w:lang w:val="en-GB"/>
        </w:rPr>
        <w:t xml:space="preserve">which is a special case of a </w:t>
      </w:r>
      <w:proofErr w:type="spellStart"/>
      <w:r w:rsidR="00A70567" w:rsidRPr="009A5AD0">
        <w:rPr>
          <w:rFonts w:eastAsiaTheme="minorEastAsia" w:cstheme="minorHAnsi"/>
          <w:lang w:val="en-GB"/>
        </w:rPr>
        <w:t>Pütter</w:t>
      </w:r>
      <w:proofErr w:type="spellEnd"/>
      <w:r w:rsidR="00A70567" w:rsidRPr="009A5AD0">
        <w:rPr>
          <w:rFonts w:eastAsiaTheme="minorEastAsia" w:cstheme="minorHAnsi"/>
          <w:lang w:val="en-GB"/>
        </w:rPr>
        <w:t xml:space="preserve"> model</w:t>
      </w:r>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0B45B9">
        <w:rPr>
          <w:rFonts w:eastAsiaTheme="minorEastAsia" w:cstheme="minorHAnsi"/>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9D6C25" w:rsidRPr="00C87062">
        <w:rPr>
          <w:rFonts w:ascii="Times New Roman" w:cs="Times New Roman"/>
          <w:lang w:val="en-GB"/>
        </w:rPr>
        <w:t xml:space="preserve">(Pütter 1920; von Bertalanffy 1938; Morita </w:t>
      </w:r>
      <w:r w:rsidR="009D6C25" w:rsidRPr="00C87062">
        <w:rPr>
          <w:rFonts w:ascii="Times New Roman" w:cs="Times New Roman"/>
          <w:i/>
          <w:iCs/>
          <w:lang w:val="en-GB"/>
        </w:rPr>
        <w:t>et al.</w:t>
      </w:r>
      <w:r w:rsidR="009D6C25" w:rsidRPr="00C87062">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2E753AF4"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proofErr w:type="spellStart"/>
      <w:r w:rsidR="002E398D" w:rsidRPr="00972C7F">
        <w:rPr>
          <w:rFonts w:eastAsiaTheme="minorEastAsia"/>
          <w:lang w:val="en-GB"/>
        </w:rPr>
        <w:t>Pütter</w:t>
      </w:r>
      <w:proofErr w:type="spellEnd"/>
      <w:r w:rsidR="002E398D" w:rsidRPr="00972C7F">
        <w:rPr>
          <w:rFonts w:eastAsiaTheme="minorEastAsia"/>
          <w:lang w:val="en-GB"/>
        </w:rPr>
        <w:t xml:space="preserve">-type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w:t>
      </w:r>
      <w:proofErr w:type="spellStart"/>
      <w:r w:rsidR="0021533F" w:rsidRPr="00972C7F">
        <w:rPr>
          <w:rFonts w:eastAsiaTheme="minorEastAsia"/>
          <w:lang w:val="en-GB"/>
        </w:rPr>
        <w:t>Bertalanffy</w:t>
      </w:r>
      <w:proofErr w:type="spellEnd"/>
      <w:r w:rsidR="0021533F" w:rsidRPr="00972C7F">
        <w:rPr>
          <w:rFonts w:eastAsiaTheme="minorEastAsia"/>
          <w:lang w:val="en-GB"/>
        </w:rPr>
        <w:t xml:space="preserve">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 xml:space="preserve">et </w:t>
      </w:r>
      <w:r w:rsidR="0044238B" w:rsidRPr="0044238B">
        <w:rPr>
          <w:i/>
          <w:iCs/>
          <w:lang w:val="en-GB"/>
        </w:rPr>
        <w:lastRenderedPageBreak/>
        <w:t>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4559BC">
        <w:rPr>
          <w:rFonts w:eastAsiaTheme="minorEastAsia"/>
          <w:lang w:val="en-GB"/>
        </w:rPr>
        <w:t xml:space="preserve"> </w:t>
      </w:r>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r w:rsidR="00636995" w:rsidRPr="000C6261">
        <w:rPr>
          <w:rFonts w:cstheme="minorHAnsi"/>
        </w:rPr>
        <w:t xml:space="preserve">Moreover, while </w:t>
      </w:r>
      <w:r w:rsidR="00636995" w:rsidRPr="000C6261">
        <w:rPr>
          <w:rFonts w:eastAsiaTheme="minorEastAsia"/>
        </w:rPr>
        <w:t>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w:t>
      </w:r>
      <w:r w:rsidR="00991524" w:rsidRPr="00972C7F">
        <w:rPr>
          <w:rFonts w:cstheme="minorHAnsi"/>
          <w:lang w:val="en-GB"/>
        </w:rPr>
        <w:lastRenderedPageBreak/>
        <w:t xml:space="preserve">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3"/>
      <w:commentRangeStart w:id="4"/>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3"/>
      <w:r w:rsidR="000772A5">
        <w:rPr>
          <w:rStyle w:val="CommentReference"/>
        </w:rPr>
        <w:commentReference w:id="3"/>
      </w:r>
      <w:commentRangeEnd w:id="4"/>
      <w:r w:rsidR="00400E23">
        <w:rPr>
          <w:rFonts w:cstheme="minorHAnsi"/>
          <w:lang w:val="en-GB"/>
        </w:rPr>
        <w:t>rates</w:t>
      </w:r>
      <w:r w:rsidR="007D4038">
        <w:rPr>
          <w:rFonts w:cstheme="minorHAnsi"/>
          <w:lang w:val="en-GB"/>
        </w:rPr>
        <w:t xml:space="preserve"> </w:t>
      </w:r>
      <w:r w:rsidR="000905CB">
        <w:rPr>
          <w:rStyle w:val="CommentReference"/>
        </w:rPr>
        <w:commentReference w:id="4"/>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 xml:space="preserve">de-activation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 it 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temperature-scaling</w:t>
      </w:r>
      <w:r w:rsidR="000772A5" w:rsidRPr="004559BC">
        <w:rPr>
          <w:rFonts w:eastAsiaTheme="minorEastAsia"/>
          <w:lang w:val="en-GB"/>
        </w:rPr>
        <w:t xml:space="preserve"> across species</w:t>
      </w:r>
      <w:r w:rsidR="0058454E" w:rsidRPr="004559BC">
        <w:rPr>
          <w:rFonts w:eastAsiaTheme="minorEastAsia"/>
          <w:lang w:val="en-GB"/>
        </w:rPr>
        <w:t xml:space="preserve">, </w:t>
      </w:r>
      <w:r w:rsidR="00494E32" w:rsidRPr="004559BC">
        <w:rPr>
          <w:rFonts w:eastAsiaTheme="minorEastAsia"/>
          <w:lang w:val="en-GB"/>
        </w:rPr>
        <w:t>giv</w:t>
      </w:r>
      <w:r w:rsidR="00262541" w:rsidRPr="004559BC">
        <w:rPr>
          <w:rFonts w:eastAsiaTheme="minorEastAsia"/>
          <w:lang w:val="en-GB"/>
        </w:rPr>
        <w:t>en</w:t>
      </w:r>
      <w:r w:rsidR="0058454E" w:rsidRPr="004559BC">
        <w:rPr>
          <w:rFonts w:eastAsiaTheme="minorEastAsia"/>
          <w:lang w:val="en-GB"/>
        </w:rPr>
        <w:t xml:space="preserve"> the importance of intraspecific trait variation as a driver of ecological dynamics</w:t>
      </w:r>
      <w:r w:rsidR="001774CB" w:rsidRPr="004559BC">
        <w:rPr>
          <w:rFonts w:eastAsiaTheme="minorEastAsia"/>
          <w:lang w:val="en-GB"/>
        </w:rPr>
        <w:t>, and that body size is as much a trait of an individual as it a</w:t>
      </w:r>
      <w:r w:rsidR="000772A5" w:rsidRPr="004559BC">
        <w:rPr>
          <w:rFonts w:eastAsiaTheme="minorEastAsia"/>
          <w:lang w:val="en-GB"/>
        </w:rPr>
        <w:t xml:space="preserve"> characteristic of</w:t>
      </w:r>
      <w:r w:rsidR="001774CB" w:rsidRPr="004559BC">
        <w:rPr>
          <w:rFonts w:eastAsiaTheme="minorEastAsia"/>
          <w:lang w:val="en-GB"/>
        </w:rPr>
        <w:t xml:space="preserve"> species</w:t>
      </w:r>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scaling </w:t>
      </w:r>
      <w:r w:rsidR="00BE7297">
        <w:rPr>
          <w:rFonts w:eastAsiaTheme="minorEastAsia"/>
          <w:lang w:val="en-GB"/>
        </w:rPr>
        <w:t xml:space="preserve">with mass and temperature </w:t>
      </w:r>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r w:rsidR="006F1F2E" w:rsidRPr="004559BC">
        <w:rPr>
          <w:rFonts w:eastAsiaTheme="minorEastAsia"/>
          <w:lang w:val="en-GB"/>
        </w:rPr>
        <w:t xml:space="preserve"> </w:t>
      </w:r>
      <w:r w:rsidR="006F1F2E" w:rsidRPr="000772A5">
        <w:rPr>
          <w:lang w:val="en-GB"/>
        </w:rPr>
        <w:t>as well as for food web responses to warming</w:t>
      </w:r>
      <w:r w:rsidR="009C5D01" w:rsidRPr="004559BC">
        <w:rPr>
          <w:rFonts w:eastAsiaTheme="minorEastAsia"/>
          <w:lang w:val="en-GB"/>
        </w:rPr>
        <w:t>.</w:t>
      </w:r>
    </w:p>
    <w:p w14:paraId="7ABDF969" w14:textId="00330A77"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C9538E" w:rsidRPr="00972C7F">
        <w:rPr>
          <w:rFonts w:eastAsiaTheme="minorEastAsia"/>
          <w:lang w:val="en-GB"/>
        </w:rPr>
        <w:t>predictions</w:t>
      </w:r>
      <w:r w:rsidR="003D71AF" w:rsidRPr="004559BC">
        <w:rPr>
          <w:rFonts w:eastAsiaTheme="minorEastAsia"/>
          <w:lang w:val="en-GB"/>
        </w:rPr>
        <w:t xml:space="preserve"> </w:t>
      </w:r>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w:t>
      </w:r>
      <w:r w:rsidR="00126103" w:rsidRPr="00972C7F">
        <w:rPr>
          <w:rFonts w:eastAsiaTheme="minorEastAsia"/>
          <w:lang w:val="en-GB"/>
        </w:rPr>
        <w:lastRenderedPageBreak/>
        <w:t>variation between species</w:t>
      </w:r>
      <w:r w:rsidR="002F0271" w:rsidRPr="004559BC">
        <w:rPr>
          <w:rFonts w:eastAsiaTheme="minorEastAsia"/>
          <w:lang w:val="en-GB"/>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 xml:space="preserve">temperature-dependence of </w:t>
      </w:r>
      <w:r w:rsidR="004A4061" w:rsidRPr="004559BC">
        <w:rPr>
          <w:rFonts w:eastAsiaTheme="minorEastAsia"/>
          <w:lang w:val="en-GB"/>
        </w:rPr>
        <w:t xml:space="preserve">growth, consumption and metabolism </w:t>
      </w:r>
      <w:r w:rsidR="00722A05" w:rsidRPr="004559BC">
        <w:rPr>
          <w:rFonts w:eastAsiaTheme="minorEastAsia"/>
          <w:lang w:val="en-GB"/>
        </w:rPr>
        <w:t xml:space="preserve">at below-peak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growth </w:t>
      </w:r>
      <w:r w:rsidR="004F222A" w:rsidRPr="004559BC">
        <w:rPr>
          <w:rFonts w:eastAsiaTheme="minorEastAsia"/>
          <w:lang w:val="en-GB"/>
        </w:rPr>
        <w:t>temperatures</w:t>
      </w:r>
      <w:r w:rsidR="007D5386" w:rsidRPr="004559BC">
        <w:rPr>
          <w:rFonts w:eastAsiaTheme="minorEastAsia"/>
          <w:lang w:val="en-GB"/>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w:t>
      </w:r>
      <w:proofErr w:type="spellStart"/>
      <w:r w:rsidR="00835DC4" w:rsidRPr="004559BC">
        <w:rPr>
          <w:rFonts w:cstheme="minorHAnsi"/>
          <w:lang w:val="en-GB"/>
        </w:rPr>
        <w:t>optim</w:t>
      </w:r>
      <w:proofErr w:type="spellEnd"/>
      <w:r w:rsidR="00835DC4" w:rsidRPr="004559BC">
        <w:rPr>
          <w:rFonts w:cstheme="minorHAnsi"/>
          <w:lang w:val="en-GB"/>
        </w:rPr>
        <w:t>*)</w:t>
      </w:r>
      <w:r w:rsidR="00515C37" w:rsidRPr="004559BC">
        <w:rPr>
          <w:rFonts w:cstheme="minorHAnsi"/>
          <w:lang w:val="en-GB"/>
        </w:rPr>
        <w:t>. F</w:t>
      </w:r>
      <w:r w:rsidR="00155EDF" w:rsidRPr="004559BC">
        <w:rPr>
          <w:rFonts w:cstheme="minorHAnsi"/>
          <w:lang w:val="en-GB"/>
        </w:rPr>
        <w:t>or metabolic rate we used:</w:t>
      </w:r>
      <w:r w:rsidR="00515C37" w:rsidRPr="004559BC">
        <w:rPr>
          <w:rFonts w:cstheme="minorHAnsi"/>
          <w:lang w:val="en-GB"/>
        </w:rPr>
        <w:t xml:space="preserve"> </w:t>
      </w:r>
      <w:r w:rsidR="00155EDF" w:rsidRPr="004559BC">
        <w:rPr>
          <w:rFonts w:cstheme="minorHAnsi"/>
          <w:lang w:val="en-GB"/>
        </w:rPr>
        <w:t>(metabolism OR "oxygen-consumption" OR "oxygen consumption") AND (mass OR weight OR size) AND (temperature*)</w:t>
      </w:r>
      <w:r w:rsidR="005834F1" w:rsidRPr="004559BC">
        <w:rPr>
          <w:rFonts w:cstheme="minorHAnsi"/>
          <w:lang w:val="en-GB"/>
        </w:rPr>
        <w:t>. F</w:t>
      </w:r>
      <w:r w:rsidR="006B6462" w:rsidRPr="004559BC">
        <w:rPr>
          <w:rFonts w:cstheme="minorHAnsi"/>
          <w:lang w:val="en-GB"/>
        </w:rPr>
        <w:t>or maximum consumption we used:</w:t>
      </w:r>
      <w:r w:rsidR="00887694" w:rsidRPr="004559BC">
        <w:rPr>
          <w:rFonts w:cstheme="minorHAnsi"/>
          <w:lang w:val="en-GB"/>
        </w:rPr>
        <w:t xml:space="preserve"> (consumption or </w:t>
      </w:r>
      <w:proofErr w:type="spellStart"/>
      <w:r w:rsidR="00887694" w:rsidRPr="004559BC">
        <w:rPr>
          <w:rFonts w:cstheme="minorHAnsi"/>
          <w:lang w:val="en-GB"/>
        </w:rPr>
        <w:t>feeding$rate</w:t>
      </w:r>
      <w:proofErr w:type="spellEnd"/>
      <w:r w:rsidR="00887694" w:rsidRPr="004559BC">
        <w:rPr>
          <w:rFonts w:cstheme="minorHAnsi"/>
          <w:lang w:val="en-GB"/>
        </w:rPr>
        <w:t xml:space="preserve"> or </w:t>
      </w:r>
      <w:proofErr w:type="spellStart"/>
      <w:r w:rsidR="00887694" w:rsidRPr="004559BC">
        <w:rPr>
          <w:rFonts w:cstheme="minorHAnsi"/>
          <w:lang w:val="en-GB"/>
        </w:rPr>
        <w:t>food$intake</w:t>
      </w:r>
      <w:proofErr w:type="spellEnd"/>
      <w:r w:rsidR="00887694" w:rsidRPr="004559BC">
        <w:rPr>
          <w:rFonts w:cstheme="minorHAnsi"/>
          <w:lang w:val="en-GB"/>
        </w:rPr>
        <w:t xml:space="preserve"> or </w:t>
      </w:r>
      <w:proofErr w:type="spellStart"/>
      <w:r w:rsidR="00887694" w:rsidRPr="004559BC">
        <w:rPr>
          <w:rFonts w:cstheme="minorHAnsi"/>
          <w:lang w:val="en-GB"/>
        </w:rPr>
        <w:t>bio$energ</w:t>
      </w:r>
      <w:proofErr w:type="spellEnd"/>
      <w:r w:rsidR="00887694" w:rsidRPr="004559BC">
        <w:rPr>
          <w:rFonts w:cstheme="minorHAnsi"/>
          <w:lang w:val="en-GB"/>
        </w:rPr>
        <w:t>* or ingestion or food-intake) AND (mass or weight or size) AND (temperature*)</w:t>
      </w:r>
      <w:r w:rsidR="00A51164" w:rsidRPr="004559BC">
        <w:rPr>
          <w:rFonts w:cstheme="minorHAnsi"/>
          <w:lang w:val="en-GB"/>
        </w:rPr>
        <w:t xml:space="preserve">, as well as: </w:t>
      </w:r>
      <w:r w:rsidR="00171FE8" w:rsidRPr="004559BC">
        <w:rPr>
          <w:rFonts w:cstheme="minorHAnsi"/>
          <w:lang w:val="en-GB"/>
        </w:rPr>
        <w:t>(feeding-rate or bio-</w:t>
      </w:r>
      <w:proofErr w:type="spellStart"/>
      <w:r w:rsidR="00171FE8" w:rsidRPr="004559BC">
        <w:rPr>
          <w:rFonts w:cstheme="minorHAnsi"/>
          <w:lang w:val="en-GB"/>
        </w:rPr>
        <w:t>energ</w:t>
      </w:r>
      <w:proofErr w:type="spellEnd"/>
      <w:r w:rsidR="00171FE8" w:rsidRPr="004559BC">
        <w:rPr>
          <w:rFonts w:cstheme="minorHAnsi"/>
          <w:lang w:val="en-GB"/>
        </w:rPr>
        <w:t>*) AND</w:t>
      </w:r>
      <w:r w:rsidR="004A1511" w:rsidRPr="004559BC">
        <w:rPr>
          <w:rFonts w:cstheme="minorHAnsi"/>
          <w:lang w:val="en-GB"/>
        </w:rPr>
        <w:t xml:space="preserve"> </w:t>
      </w:r>
      <w:r w:rsidR="00171FE8" w:rsidRPr="004559BC">
        <w:rPr>
          <w:rFonts w:cstheme="minorHAnsi"/>
          <w:lang w:val="en-GB"/>
        </w:rPr>
        <w:t>(mass or weight or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lastRenderedPageBreak/>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099E0606"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commentRangeStart w:id="5"/>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6"/>
      <w:commentRangeStart w:id="7"/>
      <w:commentRangeStart w:id="8"/>
      <w:commentRangeStart w:id="9"/>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10"/>
      <w:r w:rsidR="000F1792" w:rsidRPr="00972C7F">
        <w:rPr>
          <w:rFonts w:eastAsiaTheme="minorEastAsia" w:cstheme="minorHAnsi"/>
          <w:lang w:val="en-GB"/>
        </w:rPr>
        <w:t xml:space="preserve"> </w:t>
      </w:r>
      <w:commentRangeEnd w:id="10"/>
      <w:r w:rsidR="00B931C2">
        <w:rPr>
          <w:rStyle w:val="CommentReference"/>
        </w:rPr>
        <w:commentReference w:id="10"/>
      </w:r>
      <w:r w:rsidR="000F1792" w:rsidRPr="00972C7F">
        <w:rPr>
          <w:rFonts w:eastAsiaTheme="minorEastAsia" w:cstheme="minorHAnsi"/>
          <w:lang w:val="en-GB"/>
        </w:rPr>
        <w:t>per species</w:t>
      </w:r>
      <w:commentRangeEnd w:id="6"/>
      <w:r w:rsidR="00A06A32">
        <w:rPr>
          <w:rStyle w:val="CommentReference"/>
        </w:rPr>
        <w:commentReference w:id="6"/>
      </w:r>
      <w:commentRangeEnd w:id="7"/>
      <w:r w:rsidR="00296320">
        <w:rPr>
          <w:rStyle w:val="CommentReference"/>
        </w:rPr>
        <w:commentReference w:id="7"/>
      </w:r>
      <w:commentRangeEnd w:id="8"/>
      <w:r w:rsidR="0026073A">
        <w:rPr>
          <w:rStyle w:val="CommentReference"/>
        </w:rPr>
        <w:commentReference w:id="8"/>
      </w:r>
      <w:commentRangeEnd w:id="9"/>
      <w:r w:rsidR="0026073A">
        <w:rPr>
          <w:rStyle w:val="CommentReference"/>
        </w:rPr>
        <w:commentReference w:id="9"/>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commentRangeEnd w:id="5"/>
      <w:r w:rsidR="00604735">
        <w:rPr>
          <w:rStyle w:val="CommentReference"/>
        </w:rPr>
        <w:commentReference w:id="5"/>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 xml:space="preserve">We compiled four datasets: growth, </w:t>
      </w:r>
      <w:commentRangeStart w:id="11"/>
      <w:r w:rsidR="00861FA8" w:rsidRPr="004559BC">
        <w:rPr>
          <w:rFonts w:cstheme="minorHAnsi"/>
          <w:lang w:val="en-GB"/>
        </w:rPr>
        <w:t>metabolic</w:t>
      </w:r>
      <w:commentRangeEnd w:id="11"/>
      <w:r w:rsidR="005D2554">
        <w:rPr>
          <w:rStyle w:val="CommentReference"/>
        </w:rPr>
        <w:commentReference w:id="11"/>
      </w:r>
      <w:r w:rsidR="003A4655" w:rsidRPr="004559BC">
        <w:rPr>
          <w:rFonts w:cstheme="minorHAnsi"/>
          <w:lang w:val="en-GB"/>
        </w:rPr>
        <w:t>,</w:t>
      </w:r>
      <w:r w:rsidR="0049249C" w:rsidRPr="004559BC">
        <w:rPr>
          <w:rFonts w:cstheme="minorHAnsi"/>
          <w:lang w:val="en-GB"/>
        </w:rPr>
        <w:t xml:space="preserve"> </w:t>
      </w:r>
      <w:r w:rsidRPr="004559BC">
        <w:rPr>
          <w:rFonts w:cstheme="minorHAnsi"/>
          <w:lang w:val="en-GB"/>
        </w:rPr>
        <w:t xml:space="preserve">and </w:t>
      </w:r>
      <w:r w:rsidR="00B604C4" w:rsidRPr="004559BC">
        <w:rPr>
          <w:rFonts w:cstheme="minorHAnsi"/>
          <w:lang w:val="en-GB"/>
        </w:rPr>
        <w:t xml:space="preserve">maximum </w:t>
      </w:r>
      <w:r w:rsidRPr="004559BC">
        <w:rPr>
          <w:rFonts w:cstheme="minorHAnsi"/>
          <w:lang w:val="en-GB"/>
        </w:rPr>
        <w:t>consumption</w:t>
      </w:r>
      <w:r w:rsidR="00556CD7" w:rsidRPr="004559BC">
        <w:rPr>
          <w:rFonts w:cstheme="minorHAnsi"/>
          <w:lang w:val="en-GB"/>
        </w:rPr>
        <w:t xml:space="preserve"> </w:t>
      </w:r>
      <w:r w:rsidRPr="004559BC">
        <w:rPr>
          <w:rFonts w:cstheme="minorHAnsi"/>
          <w:lang w:val="en-GB"/>
        </w:rPr>
        <w:t xml:space="preserve">rate, and </w:t>
      </w:r>
      <w:r w:rsidR="00AC08C7" w:rsidRPr="004559BC">
        <w:rPr>
          <w:rFonts w:cstheme="minorHAnsi"/>
          <w:lang w:val="en-GB"/>
        </w:rPr>
        <w:t xml:space="preserve">the </w:t>
      </w:r>
      <w:r w:rsidR="001F203A" w:rsidRPr="00972C7F">
        <w:rPr>
          <w:rFonts w:cstheme="minorHAnsi"/>
          <w:lang w:val="en-GB"/>
        </w:rPr>
        <w:t>optimum growth rate temperature for each combination of body mass group and species.</w:t>
      </w:r>
      <w:r w:rsidR="001F203A" w:rsidRPr="004559BC">
        <w:rPr>
          <w:rFonts w:cstheme="minorHAnsi"/>
          <w:lang w:val="en-GB"/>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559BC">
        <w:rPr>
          <w:rFonts w:cstheme="minorHAnsi"/>
          <w:lang w:val="en-GB"/>
        </w:rPr>
        <w:t xml:space="preserve"> for each rate</w:t>
      </w:r>
      <w:r w:rsidR="00EB6461" w:rsidRPr="004559BC">
        <w:rPr>
          <w:rFonts w:cstheme="minorHAnsi"/>
          <w:lang w:val="en-GB"/>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w:t>
      </w:r>
      <w:r w:rsidR="00255656" w:rsidRPr="00972C7F">
        <w:rPr>
          <w:rFonts w:eastAsiaTheme="minorEastAsia" w:cstheme="minorHAnsi"/>
          <w:lang w:val="en-GB"/>
        </w:rPr>
        <w:lastRenderedPageBreak/>
        <w:t xml:space="preserve">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4559BC" w:rsidRDefault="00BD2FAB" w:rsidP="002E3379">
      <w:pPr>
        <w:tabs>
          <w:tab w:val="center" w:pos="4513"/>
        </w:tabs>
        <w:spacing w:line="480" w:lineRule="auto"/>
        <w:ind w:firstLine="284"/>
        <w:contextualSpacing/>
        <w:jc w:val="both"/>
        <w:rPr>
          <w:rFonts w:cstheme="minorHAnsi"/>
          <w:b/>
          <w:lang w:val="en-GB"/>
        </w:rPr>
      </w:pPr>
      <w:r w:rsidRPr="004559BC">
        <w:rPr>
          <w:rFonts w:eastAsiaTheme="minorEastAsia" w:cstheme="minorHAnsi"/>
          <w:bCs/>
          <w:iCs/>
          <w:lang w:val="en-GB"/>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4559BC">
        <w:rPr>
          <w:rFonts w:eastAsiaTheme="minorEastAsia" w:cstheme="minorHAnsi"/>
          <w:bCs/>
          <w:iCs/>
          <w:lang w:val="en-GB"/>
        </w:rPr>
        <w:t xml:space="preserve">. Experimental temperatures also varied in relation to the species </w:t>
      </w:r>
      <w:r w:rsidR="00784A3E" w:rsidRPr="004559BC">
        <w:rPr>
          <w:rFonts w:eastAsiaTheme="minorEastAsia" w:cstheme="minorHAnsi"/>
          <w:bCs/>
          <w:iCs/>
          <w:lang w:val="en-GB"/>
        </w:rPr>
        <w:t>normal temperature-range</w:t>
      </w:r>
      <w:r w:rsidR="00833C86" w:rsidRPr="004559BC">
        <w:rPr>
          <w:rFonts w:eastAsiaTheme="minorEastAsia" w:cstheme="minorHAnsi"/>
          <w:bCs/>
          <w:iCs/>
          <w:lang w:val="en-GB"/>
        </w:rPr>
        <w:t xml:space="preserve"> </w:t>
      </w:r>
      <w:r w:rsidR="009D3B3A" w:rsidRPr="004559BC">
        <w:rPr>
          <w:rFonts w:eastAsiaTheme="minorEastAsia" w:cstheme="minorHAnsi"/>
          <w:bCs/>
          <w:iCs/>
          <w:lang w:val="en-GB"/>
        </w:rPr>
        <w:t>between studies</w:t>
      </w:r>
      <w:r w:rsidR="00CE265C" w:rsidRPr="004559BC">
        <w:rPr>
          <w:rFonts w:eastAsiaTheme="minorEastAsia" w:cstheme="minorHAnsi"/>
          <w:bCs/>
          <w:iCs/>
          <w:lang w:val="en-GB"/>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4559BC">
        <w:rPr>
          <w:rFonts w:eastAsiaTheme="minorEastAsia" w:cstheme="minorHAnsi"/>
          <w:bCs/>
          <w:iCs/>
          <w:lang w:val="en-GB"/>
        </w:rPr>
        <w:t>For the analysis of optimum growth temperature, we therefore</w:t>
      </w:r>
      <w:r w:rsidR="001800B3" w:rsidRPr="00972C7F">
        <w:rPr>
          <w:rFonts w:eastAsiaTheme="minorEastAsia" w:cstheme="minorHAnsi"/>
          <w:bCs/>
          <w:iCs/>
          <w:lang w:val="en-GB"/>
        </w:rPr>
        <w:t xml:space="preserve"> </w:t>
      </w:r>
      <w:r w:rsidR="00B96B59" w:rsidRPr="004559BC">
        <w:rPr>
          <w:rFonts w:eastAsiaTheme="minorEastAsia" w:cstheme="minorHAnsi"/>
          <w:bCs/>
          <w:iCs/>
          <w:lang w:val="en-GB"/>
        </w:rPr>
        <w:t xml:space="preserve">rescaled </w:t>
      </w:r>
      <w:r w:rsidR="00974468" w:rsidRPr="004559BC">
        <w:rPr>
          <w:rFonts w:eastAsiaTheme="minorEastAsia" w:cstheme="minorHAnsi"/>
          <w:bCs/>
          <w:iCs/>
          <w:lang w:val="en-GB"/>
        </w:rPr>
        <w:t xml:space="preserve">body mass and temperature to relative </w:t>
      </w:r>
      <w:r w:rsidR="00655919" w:rsidRPr="00972C7F">
        <w:rPr>
          <w:rFonts w:eastAsiaTheme="minorEastAsia" w:cstheme="minorHAnsi"/>
          <w:bCs/>
          <w:iCs/>
          <w:lang w:val="en-GB"/>
        </w:rPr>
        <w:t>variables</w:t>
      </w:r>
      <w:r w:rsidR="00974468" w:rsidRPr="004559BC">
        <w:rPr>
          <w:rFonts w:eastAsiaTheme="minorEastAsia" w:cstheme="minorHAnsi"/>
          <w:bCs/>
          <w:iCs/>
          <w:lang w:val="en-GB"/>
        </w:rPr>
        <w:t xml:space="preserve">, </w:t>
      </w:r>
      <w:r w:rsidR="00946F03" w:rsidRPr="004559BC">
        <w:rPr>
          <w:rFonts w:eastAsiaTheme="minorEastAsia" w:cstheme="minorHAnsi"/>
          <w:bCs/>
          <w:iCs/>
          <w:lang w:val="en-GB"/>
        </w:rPr>
        <w:t>by species</w:t>
      </w:r>
      <w:r w:rsidR="00BA1466" w:rsidRPr="00972C7F">
        <w:rPr>
          <w:rFonts w:eastAsiaTheme="minorEastAsia" w:cstheme="minorHAnsi"/>
          <w:bCs/>
          <w:iCs/>
          <w:lang w:val="en-GB"/>
        </w:rPr>
        <w:t>.</w:t>
      </w:r>
      <w:r w:rsidR="00946F03" w:rsidRPr="004559BC">
        <w:rPr>
          <w:rFonts w:eastAsiaTheme="minorEastAsia" w:cstheme="minorHAnsi"/>
          <w:bCs/>
          <w:iCs/>
          <w:lang w:val="en-GB"/>
        </w:rPr>
        <w:t xml:space="preserve"> Relative </w:t>
      </w:r>
      <w:r w:rsidR="000D3D07" w:rsidRPr="004559BC">
        <w:rPr>
          <w:rFonts w:eastAsiaTheme="minorEastAsia" w:cstheme="minorHAnsi"/>
          <w:bCs/>
          <w:iCs/>
          <w:lang w:val="en-GB"/>
        </w:rPr>
        <w:t xml:space="preserve">body mass is defined as </w:t>
      </w:r>
      <w:r w:rsidR="000D3D07" w:rsidRPr="00972C7F">
        <w:rPr>
          <w:rFonts w:eastAsiaTheme="minorEastAsia" w:cstheme="minorHAnsi"/>
          <w:lang w:val="en-GB"/>
        </w:rPr>
        <w:t xml:space="preserve">mass relative to maximum mass (based on literature estimates taken from </w:t>
      </w:r>
      <w:proofErr w:type="spellStart"/>
      <w:r w:rsidR="000D3D07" w:rsidRPr="00972C7F">
        <w:rPr>
          <w:rFonts w:eastAsiaTheme="minorEastAsia" w:cstheme="minorHAnsi"/>
          <w:lang w:val="en-GB"/>
        </w:rPr>
        <w:t>FishBase</w:t>
      </w:r>
      <w:proofErr w:type="spellEnd"/>
      <w:r w:rsidR="000D3D07" w:rsidRPr="00972C7F">
        <w:rPr>
          <w:rFonts w:eastAsiaTheme="minorEastAsia" w:cstheme="minorHAnsi"/>
          <w:lang w:val="en-GB"/>
        </w:rPr>
        <w:t xml:space="preserv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4559BC">
        <w:rPr>
          <w:rFonts w:eastAsiaTheme="minorEastAsia" w:cstheme="minorHAnsi"/>
          <w:lang w:val="en-GB"/>
        </w:rPr>
        <w:t xml:space="preserve"> </w:t>
      </w:r>
      <w:r w:rsidR="000D3D07" w:rsidRPr="00972C7F">
        <w:rPr>
          <w:rFonts w:eastAsiaTheme="minorEastAsia" w:cstheme="minorHAnsi"/>
          <w:lang w:val="en-GB"/>
        </w:rPr>
        <w:t xml:space="preserve">between </w:t>
      </w:r>
      <w:commentRangeStart w:id="12"/>
      <w:commentRangeStart w:id="13"/>
      <w:commentRangeStart w:id="14"/>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06</w:t>
      </w:r>
      <w:r w:rsidR="000D3D07" w:rsidRPr="004559BC">
        <w:rPr>
          <w:rFonts w:eastAsiaTheme="minorEastAsia" w:cstheme="minorHAnsi"/>
          <w:lang w:val="en-GB"/>
        </w:rPr>
        <w:t>-</w:t>
      </w:r>
      <w:r w:rsidR="000D3D07" w:rsidRPr="00972C7F">
        <w:rPr>
          <w:rFonts w:eastAsiaTheme="minorEastAsia" w:cstheme="minorHAnsi"/>
          <w:lang w:val="en-GB"/>
        </w:rPr>
        <w:t>01</w:t>
      </w:r>
      <w:r w:rsidR="000D3D07" w:rsidRPr="004559BC">
        <w:rPr>
          <w:rFonts w:eastAsiaTheme="minorEastAsia" w:cstheme="minorHAnsi"/>
          <w:lang w:val="en-GB"/>
        </w:rPr>
        <w:t xml:space="preserve"> and </w:t>
      </w:r>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12</w:t>
      </w:r>
      <w:r w:rsidR="000D3D07" w:rsidRPr="004559BC">
        <w:rPr>
          <w:rFonts w:eastAsiaTheme="minorEastAsia" w:cstheme="minorHAnsi"/>
          <w:lang w:val="en-GB"/>
        </w:rPr>
        <w:t>-</w:t>
      </w:r>
      <w:r w:rsidR="000D3D07" w:rsidRPr="00972C7F">
        <w:rPr>
          <w:rFonts w:eastAsiaTheme="minorEastAsia" w:cstheme="minorHAnsi"/>
          <w:lang w:val="en-GB"/>
        </w:rPr>
        <w:t>01</w:t>
      </w:r>
      <w:commentRangeEnd w:id="12"/>
      <w:r w:rsidR="000D3D07">
        <w:rPr>
          <w:rStyle w:val="CommentReference"/>
        </w:rPr>
        <w:commentReference w:id="12"/>
      </w:r>
      <w:commentRangeEnd w:id="13"/>
      <w:r w:rsidR="000D3D07">
        <w:rPr>
          <w:rStyle w:val="CommentReference"/>
        </w:rPr>
        <w:commentReference w:id="13"/>
      </w:r>
      <w:commentRangeEnd w:id="14"/>
      <w:r w:rsidR="006F043D">
        <w:rPr>
          <w:rStyle w:val="CommentReference"/>
        </w:rPr>
        <w:commentReference w:id="14"/>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4559BC">
        <w:rPr>
          <w:rFonts w:eastAsiaTheme="minorEastAsia" w:cstheme="minorHAnsi"/>
          <w:lang w:val="en-GB"/>
        </w:rPr>
        <w:t>, and because we assume there is no interspecific relationship between optimum growth temperature and body mass</w:t>
      </w:r>
      <w:r w:rsidR="000D3D07" w:rsidRPr="00972C7F">
        <w:rPr>
          <w:rFonts w:eastAsiaTheme="minorEastAsia" w:cstheme="minorHAnsi"/>
          <w:lang w:val="en-GB"/>
        </w:rPr>
        <w:t>.</w:t>
      </w:r>
      <w:r w:rsidR="00AE0982" w:rsidRPr="004559BC">
        <w:rPr>
          <w:rFonts w:eastAsiaTheme="minorEastAsia" w:cstheme="minorHAnsi"/>
          <w:lang w:val="en-GB"/>
        </w:rPr>
        <w:t xml:space="preserve"> </w:t>
      </w:r>
      <w:r w:rsidR="00ED2707" w:rsidRPr="004559BC">
        <w:rPr>
          <w:rFonts w:eastAsiaTheme="minorEastAsia" w:cstheme="minorHAnsi"/>
          <w:lang w:val="en-GB"/>
        </w:rPr>
        <w:t xml:space="preserve">We expressed optimum growth temperature as </w:t>
      </w:r>
      <w:r w:rsidR="00812BDB" w:rsidRPr="004559BC">
        <w:rPr>
          <w:rFonts w:eastAsiaTheme="minorEastAsia" w:cstheme="minorHAnsi"/>
          <w:lang w:val="en-GB"/>
        </w:rPr>
        <w:t>mean-</w:t>
      </w:r>
      <w:proofErr w:type="spellStart"/>
      <w:r w:rsidR="00812BDB" w:rsidRPr="004559BC">
        <w:rPr>
          <w:rFonts w:eastAsiaTheme="minorEastAsia" w:cstheme="minorHAnsi"/>
          <w:lang w:val="en-GB"/>
        </w:rPr>
        <w:t>centered</w:t>
      </w:r>
      <w:proofErr w:type="spellEnd"/>
      <w:r w:rsidR="00812BDB" w:rsidRPr="004559BC">
        <w:rPr>
          <w:rFonts w:eastAsiaTheme="minorEastAsia" w:cstheme="minorHAnsi"/>
          <w:lang w:val="en-GB"/>
        </w:rPr>
        <w:t xml:space="preserve"> within species </w:t>
      </w:r>
      <w:r w:rsidR="00EB3B4F" w:rsidRPr="004559BC">
        <w:rPr>
          <w:rFonts w:eastAsiaTheme="minorEastAsia" w:cstheme="minorHAnsi"/>
          <w:lang w:val="en-GB"/>
        </w:rPr>
        <w:t>(of different size-classes)</w:t>
      </w:r>
      <w:r w:rsidR="00B638AE" w:rsidRPr="004559BC">
        <w:rPr>
          <w:rFonts w:eastAsiaTheme="minorEastAsia" w:cstheme="minorHAnsi"/>
          <w:lang w:val="en-GB"/>
        </w:rPr>
        <w:t>, to control for species having different thermal optima</w:t>
      </w:r>
      <w:r w:rsidR="00252CD7" w:rsidRPr="004559BC">
        <w:rPr>
          <w:rFonts w:eastAsiaTheme="minorEastAsia" w:cstheme="minorHAnsi"/>
          <w:lang w:val="en-GB"/>
        </w:rPr>
        <w:t xml:space="preserve">. </w:t>
      </w:r>
      <w:r w:rsidR="006648DB" w:rsidRPr="004559BC">
        <w:rPr>
          <w:rFonts w:eastAsiaTheme="minorEastAsia" w:cstheme="minorHAnsi"/>
          <w:lang w:val="en-GB"/>
        </w:rPr>
        <w:t>The o</w:t>
      </w:r>
      <w:r w:rsidR="00252CD7" w:rsidRPr="004559BC">
        <w:rPr>
          <w:rFonts w:eastAsiaTheme="minorEastAsia" w:cstheme="minorHAnsi"/>
          <w:lang w:val="en-GB"/>
        </w:rPr>
        <w:t xml:space="preserve">ptimum growth </w:t>
      </w:r>
      <w:r w:rsidR="00864706" w:rsidRPr="004559BC">
        <w:rPr>
          <w:rFonts w:eastAsiaTheme="minorEastAsia" w:cstheme="minorHAnsi"/>
          <w:lang w:val="en-GB"/>
        </w:rPr>
        <w:t xml:space="preserve">and consumption </w:t>
      </w:r>
      <w:r w:rsidR="00252CD7" w:rsidRPr="004559BC">
        <w:rPr>
          <w:rFonts w:eastAsiaTheme="minorEastAsia" w:cstheme="minorHAnsi"/>
          <w:lang w:val="en-GB"/>
        </w:rPr>
        <w:t>temperature</w:t>
      </w:r>
      <w:r w:rsidR="00C05C3F" w:rsidRPr="004559BC">
        <w:rPr>
          <w:rFonts w:eastAsiaTheme="minorEastAsia" w:cstheme="minorHAnsi"/>
          <w:lang w:val="en-GB"/>
        </w:rPr>
        <w:t>s</w:t>
      </w:r>
      <w:r w:rsidR="00252CD7" w:rsidRPr="004559BC">
        <w:rPr>
          <w:rFonts w:eastAsiaTheme="minorEastAsia" w:cstheme="minorHAnsi"/>
          <w:lang w:val="en-GB"/>
        </w:rPr>
        <w:t xml:space="preserve"> were also evaluated in relation to </w:t>
      </w:r>
      <w:r w:rsidR="00B42FE0" w:rsidRPr="004559BC">
        <w:rPr>
          <w:rFonts w:eastAsiaTheme="minorEastAsia" w:cstheme="minorHAnsi"/>
          <w:lang w:val="en-GB"/>
        </w:rPr>
        <w:t>the</w:t>
      </w:r>
      <w:r w:rsidR="00BF5D22" w:rsidRPr="004559BC">
        <w:rPr>
          <w:rFonts w:eastAsiaTheme="minorEastAsia" w:cstheme="minorHAnsi"/>
          <w:lang w:val="en-GB"/>
        </w:rPr>
        <w:t xml:space="preserve"> minimu</w:t>
      </w:r>
      <w:r w:rsidR="00E55392" w:rsidRPr="004559BC">
        <w:rPr>
          <w:rFonts w:eastAsiaTheme="minorEastAsia" w:cstheme="minorHAnsi"/>
          <w:lang w:val="en-GB"/>
        </w:rPr>
        <w:t>m</w:t>
      </w:r>
      <w:r w:rsidR="00BF5D22" w:rsidRPr="004559BC">
        <w:rPr>
          <w:rFonts w:eastAsiaTheme="minorEastAsia" w:cstheme="minorHAnsi"/>
          <w:lang w:val="en-GB"/>
        </w:rPr>
        <w:t xml:space="preserve">, </w:t>
      </w:r>
      <w:r w:rsidR="00F7433D" w:rsidRPr="004559BC">
        <w:rPr>
          <w:rFonts w:eastAsiaTheme="minorEastAsia" w:cstheme="minorHAnsi"/>
          <w:lang w:val="en-GB"/>
        </w:rPr>
        <w:t>mid-point</w:t>
      </w:r>
      <w:r w:rsidR="00BF5D22" w:rsidRPr="004559BC">
        <w:rPr>
          <w:rFonts w:eastAsiaTheme="minorEastAsia" w:cstheme="minorHAnsi"/>
          <w:lang w:val="en-GB"/>
        </w:rPr>
        <w:t xml:space="preserve"> and maximum </w:t>
      </w:r>
      <w:r w:rsidR="00F7433D" w:rsidRPr="004559BC">
        <w:rPr>
          <w:rFonts w:eastAsiaTheme="minorEastAsia" w:cstheme="minorHAnsi"/>
          <w:lang w:val="en-GB"/>
        </w:rPr>
        <w:t>of the</w:t>
      </w:r>
      <w:r w:rsidR="008C36D0" w:rsidRPr="004559BC">
        <w:rPr>
          <w:rFonts w:eastAsiaTheme="minorEastAsia" w:cstheme="minorHAnsi"/>
          <w:lang w:val="en-GB"/>
        </w:rPr>
        <w:t xml:space="preserve"> </w:t>
      </w:r>
      <w:r w:rsidR="00C619BC" w:rsidRPr="004559BC">
        <w:rPr>
          <w:rFonts w:eastAsiaTheme="minorEastAsia" w:cstheme="minorHAnsi"/>
          <w:lang w:val="en-GB"/>
        </w:rPr>
        <w:t xml:space="preserve">ranges in experienced environmental temperatures (taken from </w:t>
      </w:r>
      <w:proofErr w:type="spellStart"/>
      <w:r w:rsidR="00C619BC" w:rsidRPr="004559BC">
        <w:rPr>
          <w:rFonts w:eastAsiaTheme="minorEastAsia" w:cstheme="minorHAnsi"/>
          <w:lang w:val="en-GB"/>
        </w:rPr>
        <w:t>FishBase</w:t>
      </w:r>
      <w:proofErr w:type="spellEnd"/>
      <w:r w:rsidR="00C619BC" w:rsidRPr="004559BC">
        <w:rPr>
          <w:rFonts w:eastAsiaTheme="minorEastAsia" w:cstheme="minorHAnsi"/>
          <w:lang w:val="en-GB"/>
        </w:rPr>
        <w:t>),</w:t>
      </w:r>
      <w:r w:rsidR="00DF2D53" w:rsidRPr="004559BC">
        <w:rPr>
          <w:rFonts w:eastAsiaTheme="minorEastAsia" w:cstheme="minorHAnsi"/>
          <w:lang w:val="en-GB"/>
        </w:rPr>
        <w:t xml:space="preserve"> which was subtracted from the experimental temperatu</w:t>
      </w:r>
      <w:r w:rsidR="00304F0F" w:rsidRPr="004559BC">
        <w:rPr>
          <w:rFonts w:eastAsiaTheme="minorEastAsia" w:cstheme="minorHAnsi"/>
          <w:lang w:val="en-GB"/>
        </w:rPr>
        <w:t>r</w:t>
      </w:r>
      <w:r w:rsidR="00316A08" w:rsidRPr="004559BC">
        <w:rPr>
          <w:rFonts w:eastAsiaTheme="minorEastAsia" w:cstheme="minorHAnsi"/>
          <w:lang w:val="en-GB"/>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15"/>
      <w:r w:rsidR="007268B9" w:rsidRPr="004559BC">
        <w:rPr>
          <w:rFonts w:eastAsiaTheme="minorEastAsia" w:cstheme="minorHAnsi"/>
          <w:lang w:val="en-GB"/>
        </w:rPr>
        <w:t xml:space="preserve">In the growth data, this information was not available on </w:t>
      </w:r>
      <w:proofErr w:type="spellStart"/>
      <w:r w:rsidR="007268B9" w:rsidRPr="004559BC">
        <w:rPr>
          <w:rFonts w:eastAsiaTheme="minorEastAsia" w:cstheme="minorHAnsi"/>
          <w:lang w:val="en-GB"/>
        </w:rPr>
        <w:t>Fish</w:t>
      </w:r>
      <w:r w:rsidR="007722C0" w:rsidRPr="004559BC">
        <w:rPr>
          <w:rFonts w:eastAsiaTheme="minorEastAsia" w:cstheme="minorHAnsi"/>
          <w:lang w:val="en-GB"/>
        </w:rPr>
        <w:t>B</w:t>
      </w:r>
      <w:r w:rsidR="00261ED2" w:rsidRPr="004559BC">
        <w:rPr>
          <w:rFonts w:eastAsiaTheme="minorEastAsia" w:cstheme="minorHAnsi"/>
          <w:lang w:val="en-GB"/>
        </w:rPr>
        <w:t>a</w:t>
      </w:r>
      <w:r w:rsidR="007268B9" w:rsidRPr="004559BC">
        <w:rPr>
          <w:rFonts w:eastAsiaTheme="minorEastAsia" w:cstheme="minorHAnsi"/>
          <w:lang w:val="en-GB"/>
        </w:rPr>
        <w:t>se</w:t>
      </w:r>
      <w:proofErr w:type="spellEnd"/>
      <w:r w:rsidR="007268B9" w:rsidRPr="004559BC">
        <w:rPr>
          <w:rFonts w:eastAsiaTheme="minorEastAsia" w:cstheme="minorHAnsi"/>
          <w:lang w:val="en-GB"/>
        </w:rPr>
        <w:t xml:space="preserve"> f</w:t>
      </w:r>
      <w:r w:rsidR="00A42A6E" w:rsidRPr="004559BC">
        <w:rPr>
          <w:rFonts w:eastAsiaTheme="minorEastAsia" w:cstheme="minorHAnsi"/>
          <w:lang w:val="en-GB"/>
        </w:rPr>
        <w:t>or marbled sole (</w:t>
      </w:r>
      <w:proofErr w:type="spellStart"/>
      <w:r w:rsidR="00A42A6E" w:rsidRPr="004559BC">
        <w:rPr>
          <w:rFonts w:eastAsiaTheme="minorEastAsia" w:cstheme="minorHAnsi"/>
          <w:i/>
          <w:iCs/>
          <w:lang w:val="en-GB"/>
        </w:rPr>
        <w:t>Pseudopleuronectes</w:t>
      </w:r>
      <w:proofErr w:type="spellEnd"/>
      <w:r w:rsidR="00A42A6E" w:rsidRPr="004559BC">
        <w:rPr>
          <w:rFonts w:eastAsiaTheme="minorEastAsia" w:cstheme="minorHAnsi"/>
          <w:i/>
          <w:iCs/>
          <w:lang w:val="en-GB"/>
        </w:rPr>
        <w:t xml:space="preserve"> </w:t>
      </w:r>
      <w:proofErr w:type="spellStart"/>
      <w:r w:rsidR="00A42A6E" w:rsidRPr="004559BC">
        <w:rPr>
          <w:rFonts w:eastAsiaTheme="minorEastAsia" w:cstheme="minorHAnsi"/>
          <w:i/>
          <w:iCs/>
          <w:lang w:val="en-GB"/>
        </w:rPr>
        <w:t>yokohamae</w:t>
      </w:r>
      <w:proofErr w:type="spellEnd"/>
      <w:r w:rsidR="00A42A6E" w:rsidRPr="004559BC">
        <w:rPr>
          <w:rFonts w:eastAsiaTheme="minorEastAsia" w:cstheme="minorHAnsi"/>
          <w:lang w:val="en-GB"/>
        </w:rPr>
        <w:t xml:space="preserve">), </w:t>
      </w:r>
      <w:r w:rsidR="006446C9" w:rsidRPr="004559BC">
        <w:rPr>
          <w:rFonts w:eastAsiaTheme="minorEastAsia" w:cstheme="minorHAnsi"/>
          <w:lang w:val="en-GB"/>
        </w:rPr>
        <w:t xml:space="preserve">hence </w:t>
      </w:r>
      <w:r w:rsidR="004A08F3" w:rsidRPr="004559BC">
        <w:rPr>
          <w:rFonts w:eastAsiaTheme="minorEastAsia" w:cstheme="minorHAnsi"/>
          <w:lang w:val="en-GB"/>
        </w:rPr>
        <w:t>3</w:t>
      </w:r>
      <w:r w:rsidR="005D5CCC" w:rsidRPr="004559BC">
        <w:rPr>
          <w:rFonts w:eastAsiaTheme="minorEastAsia" w:cstheme="minorHAnsi"/>
          <w:lang w:val="en-GB"/>
        </w:rPr>
        <w:t>-</w:t>
      </w:r>
      <w:r w:rsidR="004A08F3" w:rsidRPr="004559BC">
        <w:rPr>
          <w:rFonts w:eastAsiaTheme="minorEastAsia" w:cstheme="minorHAnsi"/>
          <w:lang w:val="en-GB"/>
        </w:rPr>
        <w:t>24</w:t>
      </w:r>
      <m:oMath>
        <m:r>
          <w:rPr>
            <w:rFonts w:ascii="Cambria Math" w:eastAsiaTheme="minorEastAsia" w:hAnsi="Cambria Math" w:cstheme="minorHAnsi"/>
            <w:lang w:val="en-GB"/>
          </w:rPr>
          <m:t>℃</m:t>
        </m:r>
      </m:oMath>
      <w:r w:rsidR="005D5CCC" w:rsidRPr="004559BC">
        <w:rPr>
          <w:rFonts w:eastAsiaTheme="minorEastAsia" w:cstheme="minorHAnsi"/>
          <w:lang w:val="en-GB"/>
        </w:rPr>
        <w:t xml:space="preserve"> (mid-point 13.5</w:t>
      </w:r>
      <m:oMath>
        <m:r>
          <w:rPr>
            <w:rFonts w:ascii="Cambria Math" w:eastAsiaTheme="minorEastAsia" w:hAnsi="Cambria Math" w:cstheme="minorHAnsi"/>
            <w:lang w:val="en-GB"/>
          </w:rPr>
          <m:t>℃</m:t>
        </m:r>
      </m:oMath>
      <w:r w:rsidR="005D5CCC" w:rsidRPr="004559BC">
        <w:rPr>
          <w:rFonts w:eastAsiaTheme="minorEastAsia" w:cstheme="minorHAnsi"/>
          <w:lang w:val="en-GB"/>
        </w:rPr>
        <w:t>)</w:t>
      </w:r>
      <w:r w:rsidR="004A08F3" w:rsidRPr="004559BC">
        <w:rPr>
          <w:rFonts w:eastAsiaTheme="minorEastAsia" w:cstheme="minorHAnsi"/>
          <w:lang w:val="en-GB"/>
        </w:rPr>
        <w:t xml:space="preserve"> </w:t>
      </w:r>
      <w:r w:rsidR="006446C9" w:rsidRPr="004559BC">
        <w:rPr>
          <w:rFonts w:eastAsiaTheme="minorEastAsia" w:cstheme="minorHAnsi"/>
          <w:lang w:val="en-GB"/>
        </w:rPr>
        <w:t xml:space="preserve">was used </w:t>
      </w:r>
      <w:r w:rsidR="00A42A6E">
        <w:rPr>
          <w:rFonts w:eastAsiaTheme="minorEastAsia" w:cstheme="minorHAnsi"/>
        </w:rPr>
        <w:fldChar w:fldCharType="begin"/>
      </w:r>
      <w:r w:rsidR="008F2D15" w:rsidRPr="004559BC">
        <w:rPr>
          <w:rFonts w:eastAsiaTheme="minorEastAsia" w:cstheme="minorHAnsi"/>
          <w:lang w:val="en-GB"/>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Pr>
          <w:rFonts w:eastAsiaTheme="minorEastAsia" w:cstheme="minorHAnsi"/>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4559BC">
        <w:rPr>
          <w:rFonts w:eastAsiaTheme="minorEastAsia" w:cstheme="minorHAnsi"/>
          <w:lang w:val="en-GB"/>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rPr>
        <w:fldChar w:fldCharType="end"/>
      </w:r>
      <w:r w:rsidR="00A42A6E" w:rsidRPr="004559BC">
        <w:rPr>
          <w:rFonts w:eastAsiaTheme="minorEastAsia" w:cstheme="minorHAnsi"/>
          <w:lang w:val="en-GB"/>
        </w:rPr>
        <w:t>.</w:t>
      </w:r>
      <w:r w:rsidR="006446C9" w:rsidRPr="004559BC">
        <w:rPr>
          <w:rFonts w:eastAsiaTheme="minorEastAsia" w:cstheme="minorHAnsi"/>
          <w:lang w:val="en-GB"/>
        </w:rPr>
        <w:t xml:space="preserve"> </w:t>
      </w:r>
      <w:commentRangeEnd w:id="15"/>
      <w:r w:rsidR="00C619BC">
        <w:rPr>
          <w:rStyle w:val="CommentReference"/>
        </w:rPr>
        <w:commentReference w:id="15"/>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270D8E87" w14:textId="2B91F0BF"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Mass- and temperature s</w:t>
      </w:r>
      <w:r w:rsidR="00252D90" w:rsidRPr="00972C7F">
        <w:rPr>
          <w:rFonts w:cstheme="minorHAnsi"/>
          <w:bCs/>
          <w:i/>
          <w:iCs/>
          <w:lang w:val="en-GB"/>
        </w:rPr>
        <w:t xml:space="preserve">caling of </w:t>
      </w:r>
      <w:r w:rsidR="009B3967" w:rsidRPr="00972C7F">
        <w:rPr>
          <w:rFonts w:cstheme="minorHAnsi"/>
          <w:bCs/>
          <w:i/>
          <w:iCs/>
          <w:lang w:val="en-GB"/>
        </w:rPr>
        <w:t>growth, metabolism and consumption</w:t>
      </w:r>
      <w:r w:rsidR="0089721C" w:rsidRPr="004559BC">
        <w:rPr>
          <w:rFonts w:cstheme="minorHAnsi"/>
          <w:bCs/>
          <w:i/>
          <w:iCs/>
          <w:lang w:val="en-GB"/>
        </w:rPr>
        <w:t xml:space="preserve"> 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lastRenderedPageBreak/>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559BC">
        <w:rPr>
          <w:rFonts w:eastAsiaTheme="minorEastAsia" w:cstheme="minorHAnsi"/>
          <w:lang w:val="en-GB"/>
        </w:rPr>
        <w:t xml:space="preserve">Note that </w:t>
      </w:r>
      <w:r w:rsidR="003D6D9B" w:rsidRPr="004559BC">
        <w:rPr>
          <w:rFonts w:cstheme="minorHAnsi"/>
          <w:bCs/>
          <w:lang w:val="en-GB"/>
        </w:rPr>
        <w:t>the term optimum is misleading for metabolic rate data,</w:t>
      </w:r>
      <w:r w:rsidR="004A7F47" w:rsidRPr="004559BC">
        <w:rPr>
          <w:rFonts w:cstheme="minorHAnsi"/>
          <w:bCs/>
          <w:lang w:val="en-GB"/>
        </w:rPr>
        <w:t xml:space="preserve"> but since </w:t>
      </w:r>
      <w:r w:rsidR="00404F83" w:rsidRPr="004559BC">
        <w:rPr>
          <w:rFonts w:cstheme="minorHAnsi"/>
          <w:bCs/>
          <w:lang w:val="en-GB"/>
        </w:rPr>
        <w:t xml:space="preserve">we </w:t>
      </w:r>
      <w:r w:rsidR="003D6D9B" w:rsidRPr="004559BC">
        <w:rPr>
          <w:rFonts w:cstheme="minorHAnsi"/>
          <w:bCs/>
          <w:lang w:val="en-GB"/>
        </w:rPr>
        <w:t xml:space="preserve">do not </w:t>
      </w:r>
      <w:r w:rsidR="00FE1A07" w:rsidRPr="004559BC">
        <w:rPr>
          <w:rFonts w:cstheme="minorHAnsi"/>
          <w:bCs/>
          <w:lang w:val="en-GB"/>
        </w:rPr>
        <w:t xml:space="preserve">have </w:t>
      </w:r>
      <w:r w:rsidR="003D6D9B" w:rsidRPr="004559BC">
        <w:rPr>
          <w:rFonts w:cstheme="minorHAnsi"/>
          <w:bCs/>
          <w:lang w:val="en-GB"/>
        </w:rPr>
        <w:t xml:space="preserve">data points beyond the temperature </w:t>
      </w:r>
      <w:r w:rsidR="00964841" w:rsidRPr="004559BC">
        <w:rPr>
          <w:rFonts w:cstheme="minorHAnsi"/>
          <w:bCs/>
          <w:lang w:val="en-GB"/>
        </w:rPr>
        <w:t xml:space="preserve">at which </w:t>
      </w:r>
      <w:r w:rsidR="003D6D9B" w:rsidRPr="004559BC">
        <w:rPr>
          <w:rFonts w:cstheme="minorHAnsi"/>
          <w:bCs/>
          <w:lang w:val="en-GB"/>
        </w:rPr>
        <w:t xml:space="preserve">metabolism is </w:t>
      </w:r>
      <w:r w:rsidR="00AD7A93" w:rsidRPr="004559BC">
        <w:rPr>
          <w:rFonts w:cstheme="minorHAnsi"/>
          <w:bCs/>
          <w:lang w:val="en-GB"/>
        </w:rPr>
        <w:t>at its maximum</w:t>
      </w:r>
      <w:r w:rsidR="003D6D9B" w:rsidRPr="004559BC">
        <w:rPr>
          <w:rFonts w:cstheme="minorHAnsi"/>
          <w:bCs/>
          <w:lang w:val="en-GB"/>
        </w:rPr>
        <w:t>, optimum</w:t>
      </w:r>
      <w:r w:rsidR="00C0198B" w:rsidRPr="004559BC">
        <w:rPr>
          <w:rFonts w:cstheme="minorHAnsi"/>
          <w:bCs/>
          <w:lang w:val="en-GB"/>
        </w:rPr>
        <w:t xml:space="preserve"> only </w:t>
      </w:r>
      <w:r w:rsidR="00CD5CAF" w:rsidRPr="004559BC">
        <w:rPr>
          <w:rFonts w:cstheme="minorHAnsi"/>
          <w:bCs/>
          <w:lang w:val="en-GB"/>
        </w:rPr>
        <w:t>refers</w:t>
      </w:r>
      <w:r w:rsidR="00C0198B" w:rsidRPr="004559BC">
        <w:rPr>
          <w:rFonts w:cstheme="minorHAnsi"/>
          <w:bCs/>
          <w:lang w:val="en-GB"/>
        </w:rPr>
        <w:t xml:space="preserve"> to </w:t>
      </w:r>
      <w:r w:rsidR="00217B78" w:rsidRPr="004559BC">
        <w:rPr>
          <w:rFonts w:cstheme="minorHAnsi"/>
          <w:bCs/>
          <w:lang w:val="en-GB"/>
        </w:rPr>
        <w:t xml:space="preserve">maximum </w:t>
      </w:r>
      <w:r w:rsidR="003D6D9B" w:rsidRPr="004559BC">
        <w:rPr>
          <w:rFonts w:cstheme="minorHAnsi"/>
          <w:bCs/>
          <w:lang w:val="en-GB"/>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 xml:space="preserve">(mass-exponent or activation energy) </w:t>
      </w:r>
      <w:r w:rsidR="002560E8" w:rsidRPr="00922BEE">
        <w:rPr>
          <w:rFonts w:eastAsiaTheme="minorEastAsia" w:cstheme="minorHAnsi"/>
          <w:lang w:val="en-GB"/>
        </w:rPr>
        <w:t>are uncertain</w:t>
      </w:r>
      <w:r w:rsidRPr="00922BEE">
        <w:rPr>
          <w:rFonts w:eastAsiaTheme="minorEastAsia" w:cstheme="minorHAnsi"/>
          <w:lang w:val="en-GB"/>
        </w:rPr>
        <w:t xml:space="preserve"> </w:t>
      </w:r>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CA5CFC"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63576745"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With such grouping in the models</w:t>
      </w:r>
      <w:r w:rsidR="00606C77" w:rsidRPr="006E48B8">
        <w:rPr>
          <w:rFonts w:cstheme="minorHAnsi"/>
          <w:bCs/>
          <w:lang w:val="en-GB"/>
        </w:rPr>
        <w:t>, the species-varying coefficients are estimated with shrinkage, which 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 xml:space="preserve">in species with small samples sizes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The full model with uncorrelated species-varying inte</w:t>
      </w:r>
      <w:r w:rsidR="000F1792" w:rsidRPr="00972C7F">
        <w:rPr>
          <w:rFonts w:cstheme="minorHAnsi"/>
          <w:bCs/>
          <w:lang w:val="en-GB"/>
        </w:rPr>
        <w:t>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CA5CF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CA5CFC"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CA5CFC"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0E47F020"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4559BC">
        <w:rPr>
          <w:rFonts w:eastAsiaTheme="minorEastAsia" w:cstheme="minorHAnsi"/>
          <w:lang w:val="en-GB"/>
        </w:rPr>
        <w:t xml:space="preserve">mean </w:t>
      </w:r>
      <w:proofErr w:type="spellStart"/>
      <w:r w:rsidR="002F5F2E" w:rsidRPr="004559BC">
        <w:rPr>
          <w:rFonts w:eastAsiaTheme="minorEastAsia" w:cstheme="minorHAnsi"/>
          <w:lang w:val="en-GB"/>
        </w:rPr>
        <w:t>centered</w:t>
      </w:r>
      <w:proofErr w:type="spellEnd"/>
      <w:r w:rsidR="002F5F2E" w:rsidRPr="004559BC">
        <w:rPr>
          <w:rFonts w:eastAsiaTheme="minorEastAsia" w:cstheme="minorHAnsi"/>
          <w:lang w:val="en-GB"/>
        </w:rPr>
        <w:t xml:space="preserve">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16"/>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16"/>
      <w:r w:rsidR="004D410B">
        <w:rPr>
          <w:rStyle w:val="CommentReference"/>
        </w:rPr>
        <w:commentReference w:id="16"/>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mean-</w:t>
      </w:r>
      <w:proofErr w:type="spellStart"/>
      <w:r w:rsidR="009B66A2" w:rsidRPr="004559BC">
        <w:rPr>
          <w:rFonts w:eastAsiaTheme="minorEastAsia" w:cstheme="minorHAnsi"/>
          <w:lang w:val="en-GB"/>
        </w:rPr>
        <w:t>centered</w:t>
      </w:r>
      <w:proofErr w:type="spellEnd"/>
      <w:r w:rsidR="009B66A2" w:rsidRPr="004559BC">
        <w:rPr>
          <w:rFonts w:eastAsiaTheme="minorEastAsia" w:cstheme="minorHAnsi"/>
          <w:lang w:val="en-GB"/>
        </w:rPr>
        <w:t xml:space="preserve">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8140A9" w:rsidRPr="00972C7F">
        <w:rPr>
          <w:rFonts w:eastAsiaTheme="minorEastAsia" w:cstheme="minorHAnsi"/>
          <w:lang w:val="en-GB"/>
        </w:rPr>
        <w:t>in</w:t>
      </w:r>
      <w:r w:rsidR="00160070" w:rsidRPr="004559BC">
        <w:rPr>
          <w:rFonts w:eastAsiaTheme="minorEastAsia" w:cstheme="minorHAnsi"/>
          <w:bCs/>
          <w:iCs/>
          <w:lang w:val="en-GB"/>
        </w:rPr>
        <w:t xml:space="preserve"> </w:t>
      </w:r>
      <w:r w:rsidR="00FD7F08" w:rsidRPr="004559BC">
        <w:rPr>
          <w:rFonts w:eastAsiaTheme="minorEastAsia" w:cstheme="minorHAnsi"/>
          <w:bCs/>
          <w:iCs/>
          <w:lang w:val="en-GB"/>
        </w:rPr>
        <w:t xml:space="preserve">unit </w:t>
      </w:r>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eV</m:t>
            </m:r>
          </m:e>
          <m:sup>
            <m:r>
              <w:rPr>
                <w:rFonts w:ascii="Cambria Math" w:eastAsiaTheme="minorEastAsia" w:hAnsi="Cambria Math" w:cstheme="minorHAnsi"/>
                <w:lang w:val="en-GB"/>
              </w:rPr>
              <m:t>-1</m:t>
            </m:r>
          </m:sup>
        </m:sSup>
      </m:oMath>
      <w:r w:rsidR="00A77A84" w:rsidRPr="004559BC">
        <w:rPr>
          <w:rFonts w:eastAsiaTheme="minorEastAsia" w:cstheme="minorHAnsi"/>
          <w:lang w:val="en-GB"/>
        </w:rPr>
        <w:t>)</w:t>
      </w:r>
      <w:r w:rsidR="00301650" w:rsidRPr="004559BC">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D72FCE" w:rsidRPr="004559BC">
        <w:rPr>
          <w:rFonts w:eastAsiaTheme="minorEastAsia" w:cstheme="minorHAnsi"/>
          <w:lang w:val="en-GB"/>
        </w:rPr>
        <w:t xml:space="preserve"> is mass 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4559BC">
        <w:rPr>
          <w:rFonts w:eastAsiaTheme="minorEastAsia" w:cstheme="minorHAnsi"/>
          <w:lang w:val="en-GB"/>
        </w:rPr>
        <w:t>or the size-class</w:t>
      </w:r>
      <w:r w:rsidR="0012193E" w:rsidRPr="004559BC">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sidRPr="004559BC">
        <w:rPr>
          <w:rFonts w:eastAsiaTheme="minorEastAsia" w:cstheme="minorHAnsi"/>
          <w:lang w:val="en-GB"/>
        </w:rPr>
        <w:t>)</w:t>
      </w:r>
      <w:r w:rsidR="00D81D2E" w:rsidRPr="004559BC">
        <w:rPr>
          <w:rFonts w:eastAsiaTheme="minorEastAsia" w:cstheme="minorHAnsi"/>
          <w:lang w:val="en-GB"/>
        </w:rPr>
        <w:t>, as defined by the authors</w:t>
      </w:r>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Mass- and temperature s</w:t>
      </w:r>
      <w:r w:rsidRPr="00972C7F">
        <w:rPr>
          <w:rFonts w:cstheme="minorHAnsi"/>
          <w:bCs/>
          <w:i/>
          <w:iCs/>
          <w:lang w:val="en-GB"/>
        </w:rPr>
        <w:t>caling 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optimum </w:t>
      </w:r>
      <w:r w:rsidRPr="00972C7F">
        <w:rPr>
          <w:rFonts w:cstheme="minorHAnsi"/>
          <w:bCs/>
          <w:i/>
          <w:iCs/>
          <w:lang w:val="en-GB"/>
        </w:rPr>
        <w:t>temperature</w:t>
      </w:r>
      <w:r w:rsidRPr="004559BC">
        <w:rPr>
          <w:rFonts w:cstheme="minorHAnsi"/>
          <w:bCs/>
          <w:i/>
          <w:iCs/>
          <w:lang w:val="en-GB"/>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r w:rsidR="00540906" w:rsidRPr="004559BC">
        <w:rPr>
          <w:rFonts w:cstheme="minorHAnsi"/>
          <w:bCs/>
          <w:lang w:val="en-GB"/>
        </w:rPr>
        <w:t>, and we refer to the temperature where these rates are maximized as optimum temperature</w:t>
      </w:r>
      <w:r w:rsidR="004C72E7" w:rsidRPr="004559BC">
        <w:rPr>
          <w:rFonts w:cstheme="minorHAnsi"/>
          <w:bCs/>
          <w:lang w:val="en-GB"/>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sidRPr="004559BC">
        <w:rPr>
          <w:rFonts w:cstheme="minorHAnsi"/>
          <w:bCs/>
          <w:lang w:val="en-GB"/>
        </w:rPr>
        <w:t>.</w:t>
      </w:r>
      <w:r w:rsidR="000C7153" w:rsidRPr="004559BC">
        <w:rPr>
          <w:rFonts w:cstheme="minorHAnsi"/>
          <w:bCs/>
          <w:lang w:val="en-GB"/>
        </w:rPr>
        <w:t xml:space="preserve"> </w:t>
      </w:r>
      <w:r w:rsidR="00B7284D" w:rsidRPr="004559BC">
        <w:rPr>
          <w:rFonts w:cstheme="minorHAnsi"/>
          <w:bCs/>
          <w:lang w:val="en-GB"/>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4559BC">
        <w:rPr>
          <w:rFonts w:cstheme="minorHAnsi"/>
          <w:bCs/>
          <w:lang w:val="en-GB"/>
        </w:rPr>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4559BC">
        <w:rPr>
          <w:rFonts w:cstheme="minorHAnsi"/>
          <w:bCs/>
          <w:lang w:val="en-GB"/>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lastRenderedPageBreak/>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4559BC">
        <w:rPr>
          <w:rFonts w:cstheme="minorHAnsi"/>
          <w:bCs/>
          <w:lang w:val="en-GB"/>
        </w:rPr>
        <w:t xml:space="preserve"> 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4559BC">
        <w:rPr>
          <w:rFonts w:cstheme="minorHAnsi"/>
          <w:bCs/>
          <w:lang w:val="en-GB"/>
        </w:rPr>
        <w:t xml:space="preserve"> and </w:t>
      </w:r>
      <w:r w:rsidR="00785459" w:rsidRPr="004559BC">
        <w:rPr>
          <w:rFonts w:cstheme="minorHAnsi"/>
          <w:bCs/>
          <w:lang w:val="en-GB"/>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r w:rsidR="00584B66">
        <w:rPr>
          <w:rFonts w:eastAsiaTheme="minorEastAsia" w:cstheme="minorHAnsi"/>
          <w:bCs/>
          <w:iCs/>
          <w:lang w:val="en-GB"/>
        </w:rPr>
        <w:t xml:space="preserve"> </w:t>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CA5CF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CA5CFC"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bl>
    <w:p w14:paraId="5A91A9A4" w14:textId="7EA3ED84"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C59D8">
        <w:rPr>
          <w:rFonts w:eastAsiaTheme="minorEastAsia" w:cstheme="minorHAnsi"/>
          <w:iCs/>
          <w:lang w:val="en-GB"/>
        </w:rPr>
        <w:t>6</w:t>
      </w:r>
      <w:r w:rsidR="003B38E8" w:rsidRPr="00972C7F">
        <w:rPr>
          <w:rFonts w:eastAsiaTheme="minorEastAsia" w:cstheme="minorHAnsi"/>
          <w:iCs/>
          <w:lang w:val="en-GB"/>
        </w:rPr>
        <w:t xml:space="preserve"> refers to consumption rates </w:t>
      </w:r>
      <w:commentRangeStart w:id="17"/>
      <w:commentRangeStart w:id="18"/>
      <w:commentRangeStart w:id="19"/>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17"/>
        <m:r>
          <m:rPr>
            <m:sty m:val="p"/>
          </m:rPr>
          <w:rPr>
            <w:rStyle w:val="CommentReference"/>
          </w:rPr>
          <w:commentReference w:id="17"/>
        </m:r>
        <w:commentRangeEnd w:id="18"/>
        <m:r>
          <m:rPr>
            <m:sty m:val="p"/>
          </m:rPr>
          <w:rPr>
            <w:rStyle w:val="CommentReference"/>
          </w:rPr>
          <w:commentReference w:id="18"/>
        </m:r>
        <w:commentRangeEnd w:id="19"/>
        <m:r>
          <m:rPr>
            <m:sty m:val="p"/>
          </m:rPr>
          <w:rPr>
            <w:rStyle w:val="CommentReference"/>
          </w:rPr>
          <w:commentReference w:id="19"/>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5167FF">
        <w:rPr>
          <w:rFonts w:eastAsiaTheme="minorEastAsia" w:cstheme="minorHAnsi"/>
          <w:iCs/>
          <w:lang w:val="en-GB"/>
        </w:rPr>
        <w:t>7</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proofErr w:type="spellStart"/>
      <w:r w:rsidR="0001593D" w:rsidRPr="00972C7F">
        <w:rPr>
          <w:rFonts w:eastAsiaTheme="minorEastAsia" w:cstheme="minorHAnsi"/>
          <w:iCs/>
          <w:lang w:val="en-GB"/>
        </w:rPr>
        <w:t>centered</w:t>
      </w:r>
      <w:proofErr w:type="spellEnd"/>
      <w:r w:rsidR="0001593D" w:rsidRPr="00972C7F">
        <w:rPr>
          <w:rFonts w:eastAsiaTheme="minorEastAsia" w:cstheme="minorHAnsi"/>
          <w:iCs/>
          <w:lang w:val="en-GB"/>
        </w:rPr>
        <w:t xml:space="preserve"> natural log of body mass</w:t>
      </w:r>
      <w:r w:rsidR="00C174C0" w:rsidRPr="004559BC">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4559BC">
        <w:rPr>
          <w:rFonts w:eastAsiaTheme="minorEastAsia" w:cstheme="minorHAnsi"/>
          <w:lang w:val="en-GB"/>
        </w:rPr>
        <w:t>rescaled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4559BC">
        <w:rPr>
          <w:rFonts w:eastAsiaTheme="minorEastAsia" w:cstheme="minorHAnsi"/>
          <w:lang w:val="en-GB"/>
        </w:rPr>
        <w:t>rescaled</w:t>
      </w:r>
      <w:r w:rsidR="008565A5" w:rsidRPr="004559BC">
        <w:rPr>
          <w:rFonts w:eastAsiaTheme="minorEastAsia" w:cstheme="minorHAnsi"/>
          <w:lang w:val="en-GB"/>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77777777" w:rsidR="00716AB1" w:rsidRPr="00A439FF" w:rsidRDefault="00CA5CFC"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A06E29">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rPr>
              <w:t>8</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77777777" w:rsidR="00716AB1" w:rsidRDefault="00CA5CF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9</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CA5CF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10</w:t>
            </w:r>
            <w:r w:rsidRPr="00093C2D">
              <w:rPr>
                <w:rFonts w:eastAsiaTheme="minorEastAsia" w:cstheme="minorHAnsi"/>
              </w:rPr>
              <w:t>)</w:t>
            </w:r>
          </w:p>
        </w:tc>
      </w:tr>
    </w:tbl>
    <w:p w14:paraId="41E0D861" w14:textId="6CFCB77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proofErr w:type="spellStart"/>
      <w:r w:rsidRPr="00972C7F">
        <w:rPr>
          <w:rFonts w:eastAsiaTheme="minorEastAsia" w:cstheme="minorHAnsi"/>
          <w:bCs/>
          <w:i/>
          <w:iCs/>
          <w:lang w:val="en-GB"/>
        </w:rPr>
        <w:t>i</w:t>
      </w:r>
      <w:r w:rsidRPr="00972C7F">
        <w:rPr>
          <w:rFonts w:eastAsiaTheme="minorEastAsia" w:cstheme="minorHAnsi"/>
          <w:bCs/>
          <w:iCs/>
          <w:lang w:val="en-GB"/>
        </w:rPr>
        <w:t>th</w:t>
      </w:r>
      <w:proofErr w:type="spellEnd"/>
      <w:r w:rsidRPr="00972C7F">
        <w:rPr>
          <w:rFonts w:eastAsiaTheme="minorEastAsia" w:cstheme="minorHAnsi"/>
          <w:bCs/>
          <w:iCs/>
          <w:lang w:val="en-GB"/>
        </w:rPr>
        <w:t xml:space="preserve"> observation of the </w:t>
      </w:r>
      <w:r w:rsidRPr="004559BC">
        <w:rPr>
          <w:rFonts w:eastAsiaTheme="minorEastAsia" w:cstheme="minorHAnsi"/>
          <w:bCs/>
          <w:iCs/>
          <w:lang w:val="en-GB"/>
        </w:rPr>
        <w:t>mean-</w:t>
      </w:r>
      <w:proofErr w:type="spellStart"/>
      <w:r w:rsidRPr="004559BC">
        <w:rPr>
          <w:rFonts w:eastAsiaTheme="minorEastAsia" w:cstheme="minorHAnsi"/>
          <w:bCs/>
          <w:iCs/>
          <w:lang w:val="en-GB"/>
        </w:rPr>
        <w:t>centered</w:t>
      </w:r>
      <w:proofErr w:type="spellEnd"/>
      <w:r w:rsidRPr="004559BC">
        <w:rPr>
          <w:rFonts w:eastAsiaTheme="minorEastAsia" w:cstheme="minorHAnsi"/>
          <w:bCs/>
          <w:iCs/>
          <w:lang w:val="en-GB"/>
        </w:rPr>
        <w:t xml:space="preserve">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proofErr w:type="spellStart"/>
      <w:r w:rsidRPr="00972C7F">
        <w:rPr>
          <w:rFonts w:eastAsiaTheme="minorEastAsia" w:cstheme="minorHAnsi"/>
          <w:bCs/>
          <w:iCs/>
          <w:lang w:val="en-GB"/>
        </w:rPr>
        <w:t>species</w:t>
      </w:r>
      <w:proofErr w:type="spellEnd"/>
      <w:r w:rsidRPr="00972C7F">
        <w:rPr>
          <w:rFonts w:eastAsiaTheme="minorEastAsia" w:cstheme="minorHAnsi"/>
          <w:bCs/>
          <w:iCs/>
          <w:lang w:val="en-GB"/>
        </w:rPr>
        <w:t xml:space="preserve">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maximum body mass 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in the time interval where growth was measured in the experiments or size (mass) 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10</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4559BC">
        <w:rPr>
          <w:rFonts w:cstheme="minorHAnsi"/>
          <w:bCs/>
          <w:lang w:val="en-GB"/>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4559BC">
        <w:rPr>
          <w:rFonts w:cstheme="minorHAnsi"/>
          <w:bCs/>
          <w:lang w:val="en-GB"/>
        </w:rPr>
        <w:t xml:space="preserve"> (i.e. 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r w:rsidRPr="004559BC">
        <w:rPr>
          <w:rFonts w:eastAsiaTheme="minorEastAsia" w:cstheme="minorHAnsi"/>
          <w:iCs/>
          <w:lang w:val="en-GB"/>
        </w:rPr>
        <w:t xml:space="preserve">Body mass and temperature </w:t>
      </w:r>
      <w:r w:rsidRPr="004559BC">
        <w:rPr>
          <w:rFonts w:eastAsiaTheme="minorEastAsia" w:cstheme="minorHAnsi"/>
          <w:bCs/>
          <w:iCs/>
          <w:lang w:val="en-GB"/>
        </w:rPr>
        <w:t xml:space="preserve">where </w:t>
      </w:r>
      <w:r w:rsidRPr="00972C7F">
        <w:rPr>
          <w:rFonts w:eastAsiaTheme="minorEastAsia" w:cstheme="minorHAnsi"/>
          <w:bCs/>
          <w:iCs/>
          <w:lang w:val="en-GB"/>
        </w:rPr>
        <w:t>in addition mean-</w:t>
      </w:r>
      <w:proofErr w:type="spellStart"/>
      <w:r w:rsidRPr="00972C7F">
        <w:rPr>
          <w:rFonts w:eastAsiaTheme="minorEastAsia" w:cstheme="minorHAnsi"/>
          <w:bCs/>
          <w:iCs/>
          <w:lang w:val="en-GB"/>
        </w:rPr>
        <w:t>centered</w:t>
      </w:r>
      <w:proofErr w:type="spellEnd"/>
      <w:r w:rsidRPr="004559BC">
        <w:rPr>
          <w:rFonts w:eastAsiaTheme="minorEastAsia" w:cstheme="minorHAnsi"/>
          <w:bCs/>
          <w:iCs/>
          <w:lang w:val="en-GB"/>
        </w:rPr>
        <w:t xml:space="preserve"> for fitting</w:t>
      </w:r>
      <w:r w:rsidRPr="00972C7F">
        <w:rPr>
          <w:rFonts w:eastAsiaTheme="minorEastAsia" w:cstheme="minorHAnsi"/>
          <w:bCs/>
          <w:iCs/>
          <w:lang w:val="en-GB"/>
        </w:rPr>
        <w:t>, such that 0 corresponds to the mean</w:t>
      </w:r>
      <w:r w:rsidRPr="004559BC">
        <w:rPr>
          <w:rFonts w:eastAsiaTheme="minorEastAsia" w:cstheme="minorHAnsi"/>
          <w:bCs/>
          <w:iCs/>
          <w:lang w:val="en-GB"/>
        </w:rPr>
        <w:t xml:space="preserve"> 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7D9AB13B"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20"/>
      <w:r w:rsidRPr="00972C7F">
        <w:rPr>
          <w:rFonts w:eastAsiaTheme="minorEastAsia" w:cstheme="minorHAnsi"/>
          <w:lang w:val="en-GB"/>
        </w:rPr>
        <w:t>1</w:t>
      </w:r>
      <w:ins w:id="21" w:author="Max Lindmark" w:date="2020-04-23T14:40:00Z">
        <w:r w:rsidR="00334C80">
          <w:rPr>
            <w:rFonts w:eastAsiaTheme="minorEastAsia" w:cstheme="minorHAnsi"/>
            <w:lang w:val="en-GB"/>
          </w:rPr>
          <w:t>5</w:t>
        </w:r>
      </w:ins>
      <w:del w:id="22"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commentRangeEnd w:id="20"/>
      <w:r w:rsidR="00FA4577">
        <w:rPr>
          <w:rStyle w:val="CommentReference"/>
        </w:rPr>
        <w:commentReference w:id="20"/>
      </w:r>
      <w:r w:rsidR="00AB0B23" w:rsidRPr="004559BC">
        <w:rPr>
          <w:rFonts w:eastAsiaTheme="minorEastAsia" w:cstheme="minorHAnsi"/>
          <w:lang w:val="en-GB"/>
        </w:rPr>
        <w:t>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23" w:author="Max Lindmark" w:date="2020-04-23T14:39:00Z">
        <w:r w:rsidR="007152C3" w:rsidRPr="00972C7F" w:rsidDel="005A31D6">
          <w:rPr>
            <w:rFonts w:eastAsiaTheme="minorEastAsia" w:cstheme="minorHAnsi"/>
            <w:lang w:val="en-GB"/>
          </w:rPr>
          <w:delText xml:space="preserve">10000 </w:delText>
        </w:r>
      </w:del>
      <w:ins w:id="24"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w:t>
      </w:r>
      <w:proofErr w:type="spellStart"/>
      <w:r w:rsidR="0044238B" w:rsidRPr="0044238B">
        <w:rPr>
          <w:lang w:val="en-GB"/>
        </w:rPr>
        <w:t>i</w:t>
      </w:r>
      <w:proofErr w:type="spellEnd"/>
      <w:r w:rsidR="0044238B" w:rsidRPr="0044238B">
        <w:rPr>
          <w:lang w:val="en-GB"/>
        </w:rPr>
        <w:t>-Marín 2016)</w:t>
      </w:r>
      <w:r w:rsidRPr="00687837">
        <w:fldChar w:fldCharType="end"/>
      </w:r>
      <w:r w:rsidR="006F6994">
        <w:rPr>
          <w:lang w:val="en-GB"/>
        </w:rPr>
        <w:t xml:space="preserve">, </w:t>
      </w:r>
      <w:r w:rsidR="006F6994">
        <w:rPr>
          <w:lang w:val="en-GB"/>
        </w:rPr>
        <w:t>‘</w:t>
      </w:r>
      <w:proofErr w:type="spellStart"/>
      <w:r w:rsidR="006F6994" w:rsidRPr="006F6994">
        <w:rPr>
          <w:i/>
          <w:iCs/>
          <w:lang w:val="en-GB"/>
        </w:rPr>
        <w:t>mcmcviz</w:t>
      </w:r>
      <w:proofErr w:type="spellEnd"/>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w:t>
      </w:r>
      <w:proofErr w:type="spellStart"/>
      <w:r w:rsidR="008D35D5" w:rsidRPr="008D35D5">
        <w:rPr>
          <w:rFonts w:ascii="Times New Roman" w:cs="Times New Roman"/>
          <w:lang w:val="en-GB"/>
        </w:rPr>
        <w:t>Youngflesh</w:t>
      </w:r>
      <w:proofErr w:type="spellEnd"/>
      <w:r w:rsidR="008D35D5" w:rsidRPr="008D35D5">
        <w:rPr>
          <w:rFonts w:ascii="Times New Roman" w:cs="Times New Roman"/>
          <w:lang w:val="en-GB"/>
        </w:rPr>
        <w:t xml:space="preserve"> 2018)</w:t>
      </w:r>
      <w:r w:rsidR="006F6994">
        <w:rPr>
          <w:lang w:val="en-GB"/>
        </w:rPr>
        <w:fldChar w:fldCharType="end"/>
      </w:r>
      <w:r w:rsidR="006F6994">
        <w:rPr>
          <w:lang w:val="en-GB"/>
        </w:rPr>
        <w:t xml:space="preserve"> </w:t>
      </w:r>
      <w:r w:rsidRPr="002D70E2">
        <w:rPr>
          <w:lang w:val="en-GB"/>
        </w:rPr>
        <w:t>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w:t>
      </w:r>
      <w:proofErr w:type="spellStart"/>
      <w:r w:rsidR="0044238B" w:rsidRPr="0044238B">
        <w:rPr>
          <w:lang w:val="en-GB"/>
        </w:rPr>
        <w:t>Gabry</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lastRenderedPageBreak/>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6B886E3E" w:rsidR="00047884" w:rsidRPr="004559BC" w:rsidRDefault="00047884" w:rsidP="00B119E3">
      <w:pPr>
        <w:pageBreakBefore/>
        <w:tabs>
          <w:tab w:val="center" w:pos="4513"/>
        </w:tabs>
        <w:spacing w:line="480" w:lineRule="auto"/>
        <w:contextualSpacing/>
        <w:jc w:val="both"/>
        <w:rPr>
          <w:lang w:val="en-GB"/>
        </w:rPr>
      </w:pPr>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and </w:t>
      </w:r>
      <m:oMath>
        <m:r>
          <w:rPr>
            <w:rFonts w:ascii="Cambria Math" w:hAnsi="Cambria Math"/>
          </w:rPr>
          <m:t>U</m:t>
        </m:r>
      </m:oMath>
      <w:r w:rsidR="003D29D8" w:rsidRPr="004559BC">
        <w:rPr>
          <w:lang w:val="en-GB"/>
        </w:rPr>
        <w:t xml:space="preserve"> </w:t>
      </w:r>
      <w:r w:rsidR="00093FA1">
        <w:rPr>
          <w:lang w:val="en-GB"/>
        </w:rPr>
        <w:t>(</w:t>
      </w:r>
      <w:r w:rsidR="00093FA1" w:rsidRPr="00093FA1">
        <w:rPr>
          <w:highlight w:val="yellow"/>
          <w:lang w:val="en-GB"/>
        </w:rPr>
        <w:t xml:space="preserve">with parameters mean </w:t>
      </w:r>
      <w:r w:rsidR="00093FA1" w:rsidRPr="000B4E31">
        <w:rPr>
          <w:highlight w:val="yellow"/>
          <w:lang w:val="en-GB"/>
        </w:rPr>
        <w:t xml:space="preserve">and </w:t>
      </w:r>
      <w:r w:rsidR="000B4E31" w:rsidRPr="000B4E31">
        <w:rPr>
          <w:highlight w:val="yellow"/>
          <w:lang w:val="en-GB"/>
        </w:rPr>
        <w:t>standard deviation</w:t>
      </w:r>
      <w:r w:rsidR="00093FA1">
        <w:rPr>
          <w:lang w:val="en-GB"/>
        </w:rPr>
        <w:t xml:space="preserve">) </w:t>
      </w:r>
      <w:r w:rsidR="006B0721" w:rsidRPr="004559BC">
        <w:rPr>
          <w:lang w:val="en-GB"/>
        </w:rPr>
        <w:t xml:space="preserve">to </w:t>
      </w:r>
      <w:r w:rsidR="003D29D8" w:rsidRPr="004559BC">
        <w:rPr>
          <w:lang w:val="en-GB"/>
        </w:rPr>
        <w:t>a uniform distribution.</w:t>
      </w:r>
    </w:p>
    <w:tbl>
      <w:tblPr>
        <w:tblStyle w:val="GridTable1Light"/>
        <w:tblW w:w="0" w:type="auto"/>
        <w:tblLook w:val="04A0" w:firstRow="1" w:lastRow="0" w:firstColumn="1" w:lastColumn="0" w:noHBand="0" w:noVBand="1"/>
      </w:tblPr>
      <w:tblGrid>
        <w:gridCol w:w="1669"/>
        <w:gridCol w:w="1309"/>
        <w:gridCol w:w="3730"/>
        <w:gridCol w:w="2308"/>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 xml:space="preserve">for </w:t>
            </w:r>
            <w:commentRangeStart w:id="25"/>
            <w:r w:rsidRPr="00F70220">
              <w:rPr>
                <w:rFonts w:cstheme="minorHAnsi"/>
                <w:lang w:val="en-GB"/>
              </w:rPr>
              <w:t>growth, consumption and metabolism</w:t>
            </w:r>
            <w:r w:rsidR="00377669" w:rsidRPr="00F70220">
              <w:rPr>
                <w:rFonts w:cstheme="minorHAnsi"/>
                <w:lang w:val="en-GB"/>
              </w:rPr>
              <w:t xml:space="preserve"> </w:t>
            </w:r>
            <w:commentRangeEnd w:id="25"/>
            <w:r w:rsidR="00EA5CFC">
              <w:rPr>
                <w:rStyle w:val="CommentReference"/>
                <w:b w:val="0"/>
                <w:bCs w:val="0"/>
              </w:rPr>
              <w:commentReference w:id="25"/>
            </w:r>
            <w:r w:rsidR="00377669" w:rsidRPr="00F70220">
              <w:rPr>
                <w:rFonts w:cstheme="minorHAnsi"/>
                <w:lang w:val="en-GB"/>
              </w:rPr>
              <w:t xml:space="preserve">(Eqns. 6-8) </w:t>
            </w:r>
          </w:p>
        </w:tc>
        <w:tc>
          <w:tcPr>
            <w:tcW w:w="1309" w:type="dxa"/>
          </w:tcPr>
          <w:p w14:paraId="7A824D9C"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26"/>
                <m:r>
                  <w:ins w:id="27" w:author="Max Lindmark" w:date="2020-04-23T17:11:00Z">
                    <w:rPr>
                      <w:rFonts w:ascii="Cambria Math" w:hAnsi="Cambria Math" w:cstheme="minorHAnsi"/>
                    </w:rPr>
                    <m:t>5</m:t>
                  </w:ins>
                </m:r>
                <w:commentRangeEnd w:id="26"/>
                <m:r>
                  <w:ins w:id="28" w:author="Max Lindmark" w:date="2020-04-23T17:11:00Z">
                    <m:rPr>
                      <m:sty m:val="p"/>
                    </m:rPr>
                    <w:rPr>
                      <w:rStyle w:val="CommentReference"/>
                    </w:rPr>
                    <w:commentReference w:id="26"/>
                  </w:ins>
                </m:r>
                <w:commentRangeStart w:id="29"/>
                <m:r>
                  <w:del w:id="30" w:author="Max Lindmark" w:date="2020-04-22T17:37:00Z">
                    <w:rPr>
                      <w:rFonts w:ascii="Cambria Math" w:hAnsi="Cambria Math" w:cstheme="minorHAnsi"/>
                    </w:rPr>
                    <m:t>0.5</m:t>
                  </w:del>
                </m:r>
                <w:commentRangeEnd w:id="29"/>
                <m:r>
                  <w:ins w:id="31" w:author="Max Lindmark" w:date="2020-04-22T17:37:00Z">
                    <m:rPr>
                      <m:sty m:val="p"/>
                    </m:rPr>
                    <w:rPr>
                      <w:rStyle w:val="CommentReference"/>
                    </w:rPr>
                    <w:commentReference w:id="29"/>
                  </w:ins>
                </m:r>
                <m:r>
                  <w:rPr>
                    <w:rFonts w:ascii="Cambria Math" w:hAnsi="Cambria Math" w:cstheme="minorHAnsi"/>
                  </w:rPr>
                  <m:t>)</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32"/>
                <m:r>
                  <w:rPr>
                    <w:rFonts w:ascii="Cambria Math" w:hAnsi="Cambria Math" w:cstheme="minorHAnsi"/>
                  </w:rPr>
                  <m:t>(-0.25</m:t>
                </m:r>
                <w:commentRangeEnd w:id="32"/>
                <m:r>
                  <m:rPr>
                    <m:sty m:val="p"/>
                  </m:rPr>
                  <w:rPr>
                    <w:rStyle w:val="CommentReference"/>
                  </w:rPr>
                  <w:commentReference w:id="32"/>
                </m:r>
                <m:r>
                  <w:rPr>
                    <w:rFonts w:ascii="Cambria Math" w:hAnsi="Cambria Math" w:cstheme="minorHAnsi"/>
                  </w:rPr>
                  <m:t xml:space="preserve">, </m:t>
                </m:r>
                <m:r>
                  <w:del w:id="33" w:author="Max Lindmark" w:date="2020-04-22T17:39:00Z">
                    <w:rPr>
                      <w:rFonts w:ascii="Cambria Math" w:hAnsi="Cambria Math" w:cstheme="minorHAnsi"/>
                    </w:rPr>
                    <m:t>0</m:t>
                  </w:del>
                </m:r>
                <m:r>
                  <w:del w:id="34" w:author="Max Lindmark" w:date="2020-04-22T17:38:00Z">
                    <w:rPr>
                      <w:rFonts w:ascii="Cambria Math" w:hAnsi="Cambria Math" w:cstheme="minorHAnsi"/>
                    </w:rPr>
                    <m:t>. 5</m:t>
                  </w:del>
                </m:r>
                <m:r>
                  <w:ins w:id="35"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36"/>
            <w:r w:rsidRPr="007F0C50">
              <w:rPr>
                <w:rFonts w:cstheme="minorHAnsi"/>
              </w:rPr>
              <w:t>activation energy</w:t>
            </w:r>
            <w:commentRangeEnd w:id="36"/>
            <w:r w:rsidR="000C4232">
              <w:rPr>
                <w:rStyle w:val="CommentReference"/>
              </w:rPr>
              <w:commentReference w:id="36"/>
            </w:r>
            <w:r w:rsidRPr="007F0C50">
              <w:rPr>
                <w:rFonts w:cstheme="minorHAnsi"/>
              </w:rPr>
              <w:t>)</w:t>
            </w:r>
          </w:p>
        </w:tc>
        <w:tc>
          <w:tcPr>
            <w:tcW w:w="1669"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37" w:author="Max Lindmark" w:date="2020-04-22T17:39:00Z">
                    <w:rPr>
                      <w:rFonts w:ascii="Cambria Math" w:hAnsi="Cambria Math" w:cstheme="minorHAnsi"/>
                    </w:rPr>
                    <m:t>0.5</m:t>
                  </w:del>
                </m:r>
                <m:r>
                  <w:ins w:id="38"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39" w:author="Max Lindmark" w:date="2020-04-22T17:39:00Z">
                    <w:rPr>
                      <w:rFonts w:ascii="Cambria Math" w:hAnsi="Cambria Math" w:cstheme="minorHAnsi"/>
                    </w:rPr>
                    <m:t>0.5</m:t>
                  </w:del>
                </m:r>
                <m:r>
                  <w:ins w:id="40"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 xml:space="preserve">Hyperparameter (mass </w:t>
            </w:r>
            <w:commentRangeStart w:id="41"/>
            <w:r w:rsidRPr="007F0C50">
              <w:rPr>
                <w:rFonts w:cstheme="minorHAnsi"/>
              </w:rPr>
              <w:t xml:space="preserve">exponent </w:t>
            </w:r>
            <w:commentRangeEnd w:id="41"/>
            <w:r w:rsidR="00604739">
              <w:rPr>
                <w:rStyle w:val="CommentReference"/>
              </w:rPr>
              <w:commentReference w:id="41"/>
            </w:r>
            <w:r w:rsidRPr="007F0C50">
              <w:rPr>
                <w:rFonts w:cstheme="minorHAnsi"/>
              </w:rPr>
              <w:t>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42"/>
            <w:r w:rsidRPr="007F0C50">
              <w:rPr>
                <w:rFonts w:cstheme="minorHAnsi"/>
              </w:rPr>
              <w:t xml:space="preserve">activation </w:t>
            </w:r>
            <w:commentRangeEnd w:id="42"/>
            <w:r w:rsidR="00093FA1">
              <w:rPr>
                <w:rStyle w:val="CommentReference"/>
              </w:rPr>
              <w:commentReference w:id="42"/>
            </w:r>
            <w:r w:rsidRPr="007F0C50">
              <w:rPr>
                <w:rFonts w:cstheme="minorHAnsi"/>
              </w:rPr>
              <w:t>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4559BC" w:rsidRDefault="000A3582" w:rsidP="00C428D8">
            <w:pPr>
              <w:spacing w:line="360" w:lineRule="auto"/>
              <w:contextualSpacing/>
              <w:jc w:val="both"/>
              <w:rPr>
                <w:rFonts w:cstheme="minorHAnsi"/>
                <w:lang w:val="en-GB"/>
              </w:rPr>
            </w:pPr>
            <w:commentRangeStart w:id="43"/>
            <w:r w:rsidRPr="004559BC">
              <w:rPr>
                <w:rFonts w:cstheme="minorHAnsi"/>
                <w:lang w:val="en-GB"/>
              </w:rPr>
              <w:t>Quadratic model</w:t>
            </w:r>
          </w:p>
          <w:p w14:paraId="73D56C3A" w14:textId="559518BC" w:rsidR="001C2C66" w:rsidRPr="004559BC" w:rsidRDefault="001C2C66" w:rsidP="00C428D8">
            <w:pPr>
              <w:spacing w:line="360" w:lineRule="auto"/>
              <w:contextualSpacing/>
              <w:jc w:val="both"/>
              <w:rPr>
                <w:rFonts w:cstheme="minorHAnsi"/>
                <w:b w:val="0"/>
                <w:bCs w:val="0"/>
                <w:lang w:val="en-GB"/>
              </w:rPr>
            </w:pPr>
            <w:r w:rsidRPr="00972C7F">
              <w:rPr>
                <w:rFonts w:cstheme="minorHAnsi"/>
                <w:lang w:val="en-GB"/>
              </w:rPr>
              <w:t>for consumption</w:t>
            </w:r>
            <w:r w:rsidR="00100E9B" w:rsidRPr="004559BC">
              <w:rPr>
                <w:rFonts w:cstheme="minorHAnsi"/>
                <w:lang w:val="en-GB"/>
              </w:rPr>
              <w:t xml:space="preserve"> 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commentRangeEnd w:id="43"/>
            <w:r w:rsidR="00A90EE9">
              <w:rPr>
                <w:rStyle w:val="CommentReference"/>
                <w:b w:val="0"/>
                <w:bCs w:val="0"/>
              </w:rPr>
              <w:commentReference w:id="43"/>
            </w:r>
          </w:p>
        </w:tc>
        <w:tc>
          <w:tcPr>
            <w:tcW w:w="1309" w:type="dxa"/>
          </w:tcPr>
          <w:p w14:paraId="5350D1EF"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commentRangeStart w:id="44"/>
            <w:r w:rsidRPr="00972C7F">
              <w:rPr>
                <w:rFonts w:cstheme="minorHAnsi"/>
                <w:lang w:val="en-GB"/>
              </w:rPr>
              <w:t xml:space="preserve">Linear </w:t>
            </w:r>
          </w:p>
          <w:p w14:paraId="527ACB5D" w14:textId="77777777" w:rsidR="006A13B7" w:rsidRPr="00972C7F" w:rsidRDefault="00CA5CFC"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6A13B7" w:rsidRPr="00972C7F">
              <w:rPr>
                <w:rFonts w:cstheme="minorHAnsi"/>
                <w:lang w:val="en-GB"/>
              </w:rPr>
              <w:t xml:space="preserve"> model</w:t>
            </w:r>
          </w:p>
          <w:p w14:paraId="7D4D27C3" w14:textId="4BD89357" w:rsidR="006A13B7" w:rsidRPr="004559BC" w:rsidRDefault="006A13B7" w:rsidP="006A13B7">
            <w:pPr>
              <w:spacing w:line="360" w:lineRule="auto"/>
              <w:contextualSpacing/>
              <w:jc w:val="both"/>
              <w:rPr>
                <w:rFonts w:cstheme="minorHAnsi"/>
                <w:lang w:val="en-GB"/>
              </w:rPr>
            </w:pPr>
            <w:r w:rsidRPr="00972C7F">
              <w:rPr>
                <w:rFonts w:cstheme="minorHAnsi"/>
                <w:lang w:val="en-GB"/>
              </w:rPr>
              <w:t>(Eqns. 1-3)</w:t>
            </w:r>
            <w:commentRangeEnd w:id="44"/>
            <w:r w:rsidR="00A90EE9">
              <w:rPr>
                <w:rStyle w:val="CommentReference"/>
                <w:b w:val="0"/>
                <w:bCs w:val="0"/>
              </w:rPr>
              <w:commentReference w:id="44"/>
            </w:r>
          </w:p>
        </w:tc>
        <w:tc>
          <w:tcPr>
            <w:tcW w:w="1309" w:type="dxa"/>
          </w:tcPr>
          <w:p w14:paraId="13FB610C" w14:textId="4E99414D"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lastRenderedPageBreak/>
        <w:t>Results</w:t>
      </w:r>
    </w:p>
    <w:p w14:paraId="55FE34A9" w14:textId="2EDC5873" w:rsidR="007059B2" w:rsidRPr="004559BC" w:rsidRDefault="00324207" w:rsidP="000A32DD">
      <w:pPr>
        <w:spacing w:line="480" w:lineRule="auto"/>
        <w:contextualSpacing/>
        <w:jc w:val="both"/>
        <w:rPr>
          <w:lang w:val="en-GB"/>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4559BC">
        <w:rPr>
          <w:rFonts w:eastAsiaTheme="minorEastAsia" w:cstheme="minorHAnsi"/>
          <w:lang w:val="en-GB"/>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4559BC">
        <w:rPr>
          <w:rFonts w:eastAsiaTheme="minorEastAsia" w:cstheme="minorHAnsi"/>
          <w:lang w:val="en-GB"/>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4559BC">
        <w:rPr>
          <w:rFonts w:eastAsiaTheme="minorEastAsia" w:cstheme="minorHAnsi"/>
          <w:lang w:val="en-GB"/>
        </w:rPr>
        <w:t xml:space="preserve">the models </w:t>
      </w:r>
      <w:r w:rsidR="00DE2220" w:rsidRPr="00972C7F">
        <w:rPr>
          <w:rFonts w:eastAsiaTheme="minorEastAsia" w:cstheme="minorHAnsi"/>
          <w:lang w:val="en-GB"/>
        </w:rPr>
        <w:t xml:space="preserve">of consumption, all coefficients vary by species </w:t>
      </w:r>
      <w:r w:rsidR="006B16CC" w:rsidRPr="004559BC">
        <w:rPr>
          <w:rFonts w:eastAsiaTheme="minorEastAsia" w:cstheme="minorHAnsi"/>
          <w:lang w:val="en-GB"/>
        </w:rPr>
        <w:t xml:space="preserve">(M5) </w:t>
      </w:r>
      <w:r w:rsidR="00DE2220" w:rsidRPr="00972C7F">
        <w:rPr>
          <w:rFonts w:eastAsiaTheme="minorEastAsia" w:cstheme="minorHAnsi"/>
          <w:lang w:val="en-GB"/>
        </w:rPr>
        <w:t>whereas for metabolism, all but the interaction coefficient vary by species</w:t>
      </w:r>
      <w:r w:rsidR="006B16CC" w:rsidRPr="004559BC">
        <w:rPr>
          <w:rFonts w:eastAsiaTheme="minorEastAsia" w:cstheme="minorHAnsi"/>
          <w:lang w:val="en-GB"/>
        </w:rPr>
        <w:t xml:space="preserve"> (M2)</w:t>
      </w:r>
      <w:r w:rsidR="00DE2220" w:rsidRPr="00972C7F">
        <w:rPr>
          <w:rFonts w:eastAsiaTheme="minorEastAsia" w:cstheme="minorHAnsi"/>
          <w:lang w:val="en-GB"/>
        </w:rPr>
        <w:t xml:space="preserve"> (Table 2).</w:t>
      </w:r>
      <w:r w:rsidR="00625350" w:rsidRPr="004559BC">
        <w:rPr>
          <w:rFonts w:eastAsiaTheme="minorEastAsia" w:cstheme="minorHAnsi"/>
          <w:lang w:val="en-GB"/>
        </w:rPr>
        <w:t xml:space="preserve"> </w:t>
      </w:r>
      <w:r w:rsidR="00097348" w:rsidRPr="004559BC">
        <w:rPr>
          <w:rFonts w:eastAsiaTheme="minorEastAsia" w:cstheme="minorHAnsi"/>
          <w:lang w:val="en-GB"/>
        </w:rPr>
        <w:t>M</w:t>
      </w:r>
      <w:r w:rsidR="009C3971" w:rsidRPr="00972C7F">
        <w:rPr>
          <w:rFonts w:eastAsiaTheme="minorEastAsia" w:cstheme="minorHAnsi"/>
          <w:lang w:val="en-GB"/>
        </w:rPr>
        <w:t>etabolic rate scales with</w:t>
      </w:r>
      <w:r w:rsidR="007C5133" w:rsidRPr="00972C7F">
        <w:rPr>
          <w:rFonts w:eastAsiaTheme="minorEastAsia" w:cstheme="minorHAnsi"/>
          <w:lang w:val="en-GB"/>
        </w:rPr>
        <w:t xml:space="preserve"> a </w:t>
      </w:r>
      <w:r w:rsidR="00851376" w:rsidRPr="004559BC">
        <w:rPr>
          <w:rFonts w:eastAsiaTheme="minorEastAsia" w:cstheme="minorHAnsi"/>
          <w:lang w:val="en-GB"/>
        </w:rPr>
        <w:t xml:space="preserve">slightly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4559BC">
        <w:rPr>
          <w:rFonts w:eastAsiaTheme="minorEastAsia" w:cstheme="minorHAnsi"/>
          <w:lang w:val="en-GB"/>
        </w:rPr>
        <w:t>0.</w:t>
      </w:r>
      <w:r w:rsidR="002D3839" w:rsidRPr="004559BC">
        <w:rPr>
          <w:rFonts w:eastAsiaTheme="minorEastAsia" w:cstheme="minorHAnsi"/>
          <w:lang w:val="en-GB"/>
        </w:rPr>
        <w:t>77</w:t>
      </w:r>
      <w:r w:rsidR="00844C79" w:rsidRPr="00972C7F">
        <w:rPr>
          <w:rFonts w:eastAsiaTheme="minorEastAsia" w:cstheme="minorHAnsi"/>
          <w:lang w:val="en-GB"/>
        </w:rPr>
        <w:t xml:space="preserve"> [</w:t>
      </w:r>
      <w:r w:rsidR="00573487" w:rsidRPr="004559BC">
        <w:rPr>
          <w:rFonts w:eastAsiaTheme="minorEastAsia" w:cstheme="minorHAnsi"/>
          <w:lang w:val="en-GB"/>
        </w:rPr>
        <w:t>0.7, 0.8</w:t>
      </w:r>
      <w:r w:rsidR="001C01BE" w:rsidRPr="004559BC">
        <w:rPr>
          <w:rFonts w:eastAsiaTheme="minorEastAsia" w:cstheme="minorHAnsi"/>
          <w:lang w:val="en-GB"/>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4559BC">
        <w:rPr>
          <w:rFonts w:eastAsiaTheme="minorEastAsia" w:cstheme="minorHAnsi"/>
          <w:lang w:val="en-GB"/>
        </w:rPr>
        <w:t>0.64</w:t>
      </w:r>
      <w:r w:rsidR="002359BC" w:rsidRPr="00972C7F">
        <w:rPr>
          <w:rFonts w:eastAsiaTheme="minorEastAsia" w:cstheme="minorHAnsi"/>
          <w:lang w:val="en-GB"/>
        </w:rPr>
        <w:t xml:space="preserve"> </w:t>
      </w:r>
      <w:r w:rsidR="00573487" w:rsidRPr="004559BC">
        <w:rPr>
          <w:rFonts w:eastAsiaTheme="minorEastAsia" w:cstheme="minorHAnsi"/>
          <w:lang w:val="en-GB"/>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4559BC">
        <w:rPr>
          <w:rFonts w:eastAsiaTheme="minorEastAsia" w:cstheme="minorHAnsi"/>
          <w:lang w:val="en-GB"/>
        </w:rPr>
        <w:t xml:space="preserve"> </w:t>
      </w:r>
      <w:r w:rsidR="004F78EB" w:rsidRPr="004559BC">
        <w:rPr>
          <w:rFonts w:eastAsiaTheme="minorEastAsia" w:cstheme="minorHAnsi"/>
          <w:lang w:val="en-GB"/>
        </w:rPr>
        <w:t>the only slightl</w:t>
      </w:r>
      <w:r w:rsidR="0039634C" w:rsidRPr="004559BC">
        <w:rPr>
          <w:rFonts w:eastAsiaTheme="minorEastAsia" w:cstheme="minorHAnsi"/>
          <w:lang w:val="en-GB"/>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4559BC">
        <w:rPr>
          <w:rFonts w:eastAsiaTheme="minorEastAsia" w:cstheme="minorHAnsi"/>
          <w:lang w:val="en-GB"/>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4559BC">
        <w:rPr>
          <w:rFonts w:eastAsiaTheme="minorEastAsia" w:cstheme="minorHAnsi"/>
          <w:lang w:val="en-GB"/>
        </w:rPr>
        <w:t xml:space="preserve">. We also find it probable that </w:t>
      </w:r>
      <w:r w:rsidR="00ED67A1" w:rsidRPr="004559BC">
        <w:rPr>
          <w:rFonts w:eastAsiaTheme="minorEastAsia" w:cstheme="minorHAnsi"/>
          <w:lang w:val="en-GB"/>
        </w:rPr>
        <w:t xml:space="preserve">the </w:t>
      </w:r>
      <w:r w:rsidR="009F106D" w:rsidRPr="004559BC">
        <w:rPr>
          <w:rFonts w:eastAsiaTheme="minorEastAsia" w:cstheme="minorHAnsi"/>
          <w:lang w:val="en-GB"/>
        </w:rPr>
        <w:t>mass-scaling exponent</w:t>
      </w:r>
      <w:r w:rsidR="00692140" w:rsidRPr="004559BC">
        <w:rPr>
          <w:rFonts w:eastAsiaTheme="minorEastAsia" w:cstheme="minorHAnsi"/>
          <w:lang w:val="en-GB"/>
        </w:rPr>
        <w:t xml:space="preserve"> of maximum consumption </w:t>
      </w:r>
      <w:r w:rsidR="0064771B" w:rsidRPr="00972C7F">
        <w:rPr>
          <w:rFonts w:eastAsiaTheme="minorEastAsia" w:cstheme="minorHAnsi"/>
          <w:lang w:val="en-GB"/>
        </w:rPr>
        <w:t>differ</w:t>
      </w:r>
      <w:r w:rsidR="001C0C0E" w:rsidRPr="004559BC">
        <w:rPr>
          <w:rFonts w:eastAsiaTheme="minorEastAsia" w:cstheme="minorHAnsi"/>
          <w:lang w:val="en-GB"/>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sidRPr="004559BC">
        <w:rPr>
          <w:rFonts w:eastAsiaTheme="minorEastAsia" w:cstheme="minorHAnsi"/>
          <w:lang w:val="en-GB"/>
        </w:rPr>
        <w:t xml:space="preserve">0.75 </w:t>
      </w:r>
      <w:r w:rsidR="00ED779E" w:rsidRPr="00972C7F">
        <w:rPr>
          <w:rFonts w:eastAsiaTheme="minorEastAsia" w:cstheme="minorHAnsi"/>
          <w:lang w:val="en-GB"/>
        </w:rPr>
        <w:t>from the metabolic theory of ecology</w:t>
      </w:r>
      <w:r w:rsidR="00071BD9" w:rsidRPr="004559BC">
        <w:rPr>
          <w:rFonts w:eastAsiaTheme="minorEastAsia" w:cstheme="minorHAnsi"/>
          <w:lang w:val="en-GB"/>
        </w:rPr>
        <w:t>, because</w:t>
      </w:r>
      <w:r w:rsidR="00E94B34" w:rsidRPr="004559BC">
        <w:rPr>
          <w:rFonts w:eastAsiaTheme="minorEastAsia" w:cstheme="minorHAnsi"/>
          <w:lang w:val="en-GB"/>
        </w:rPr>
        <w:t xml:space="preserve"> </w:t>
      </w:r>
      <w:r w:rsidR="007E259E" w:rsidRPr="004559BC">
        <w:rPr>
          <w:rFonts w:eastAsiaTheme="minorEastAsia" w:cstheme="minorHAnsi"/>
          <w:lang w:val="en-GB"/>
        </w:rPr>
        <w:t>99</w:t>
      </w:r>
      <w:r w:rsidR="00322268" w:rsidRPr="004559BC">
        <w:rPr>
          <w:rFonts w:eastAsiaTheme="minorEastAsia" w:cstheme="minorHAnsi"/>
          <w:lang w:val="en-GB"/>
        </w:rPr>
        <w:t>.</w:t>
      </w:r>
      <w:r w:rsidR="007E259E" w:rsidRPr="004559BC">
        <w:rPr>
          <w:rFonts w:eastAsiaTheme="minorEastAsia" w:cstheme="minorHAnsi"/>
          <w:lang w:val="en-GB"/>
        </w:rPr>
        <w:t>5</w:t>
      </w:r>
      <w:r w:rsidR="00216E90" w:rsidRPr="004559BC">
        <w:rPr>
          <w:rFonts w:eastAsiaTheme="minorEastAsia" w:cstheme="minorHAnsi"/>
          <w:lang w:val="en-GB"/>
        </w:rPr>
        <w:t xml:space="preserve">% </w:t>
      </w:r>
      <w:r w:rsidR="00FF08F4" w:rsidRPr="004559BC">
        <w:rPr>
          <w:rFonts w:eastAsiaTheme="minorEastAsia" w:cstheme="minorHAnsi"/>
          <w:lang w:val="en-GB"/>
        </w:rPr>
        <w:t xml:space="preserve">of the posterior distribution </w:t>
      </w:r>
      <w:r w:rsidR="00216E90" w:rsidRPr="004559BC">
        <w:rPr>
          <w:rFonts w:eastAsiaTheme="minorEastAsia" w:cstheme="minorHAnsi"/>
          <w:lang w:val="en-GB"/>
        </w:rPr>
        <w:t>is below 0.75</w:t>
      </w:r>
      <w:r w:rsidR="004069DE" w:rsidRPr="004559BC">
        <w:rPr>
          <w:rFonts w:eastAsiaTheme="minorEastAsia" w:cstheme="minorHAnsi"/>
          <w:lang w:val="en-GB"/>
        </w:rPr>
        <w:t xml:space="preserve"> (Fig. 2)</w:t>
      </w:r>
      <w:r w:rsidR="00544018" w:rsidRPr="004559BC">
        <w:rPr>
          <w:rFonts w:eastAsiaTheme="minorEastAsia" w:cstheme="minorHAnsi"/>
          <w:lang w:val="en-GB"/>
        </w:rPr>
        <w:t xml:space="preserve">. </w:t>
      </w:r>
      <w:r w:rsidR="00654989" w:rsidRPr="004559BC">
        <w:rPr>
          <w:rFonts w:eastAsiaTheme="minorEastAsia" w:cstheme="minorHAnsi"/>
          <w:lang w:val="en-GB"/>
        </w:rPr>
        <w:t xml:space="preserve">The mass-exponent for metabolism </w:t>
      </w:r>
      <w:r w:rsidR="0076307D" w:rsidRPr="004559BC">
        <w:rPr>
          <w:rFonts w:eastAsiaTheme="minorEastAsia" w:cstheme="minorHAnsi"/>
          <w:lang w:val="en-GB"/>
        </w:rPr>
        <w:t xml:space="preserve">is </w:t>
      </w:r>
      <w:r w:rsidR="00654989" w:rsidRPr="004559BC">
        <w:rPr>
          <w:rFonts w:eastAsiaTheme="minorEastAsia" w:cstheme="minorHAnsi"/>
          <w:lang w:val="en-GB"/>
        </w:rPr>
        <w:t>closer</w:t>
      </w:r>
      <w:r w:rsidR="0015657A" w:rsidRPr="004559BC">
        <w:rPr>
          <w:rFonts w:eastAsiaTheme="minorEastAsia" w:cstheme="minorHAnsi"/>
          <w:lang w:val="en-GB"/>
        </w:rPr>
        <w:t xml:space="preserve"> to 0.75, with </w:t>
      </w:r>
      <w:r w:rsidR="006E26C2" w:rsidRPr="004559BC">
        <w:rPr>
          <w:rFonts w:eastAsiaTheme="minorEastAsia" w:cstheme="minorHAnsi"/>
          <w:lang w:val="en-GB"/>
        </w:rPr>
        <w:t>70</w:t>
      </w:r>
      <w:r w:rsidR="008D3370" w:rsidRPr="004559BC">
        <w:rPr>
          <w:rFonts w:eastAsiaTheme="minorEastAsia" w:cstheme="minorHAnsi"/>
          <w:lang w:val="en-GB"/>
        </w:rPr>
        <w:t>%</w:t>
      </w:r>
      <w:r w:rsidR="00DC5C11" w:rsidRPr="004559BC">
        <w:rPr>
          <w:rFonts w:eastAsiaTheme="minorEastAsia" w:cstheme="minorHAnsi"/>
          <w:lang w:val="en-GB"/>
        </w:rPr>
        <w:t xml:space="preserve"> of the posterior</w:t>
      </w:r>
      <w:r w:rsidR="00316D82" w:rsidRPr="004559BC">
        <w:rPr>
          <w:rFonts w:eastAsiaTheme="minorEastAsia" w:cstheme="minorHAnsi"/>
          <w:lang w:val="en-GB"/>
        </w:rPr>
        <w:t xml:space="preserve"> distribution above 0.75</w:t>
      </w:r>
      <w:r w:rsidR="004069DE" w:rsidRPr="004559BC">
        <w:rPr>
          <w:rFonts w:eastAsiaTheme="minorEastAsia" w:cstheme="minorHAnsi"/>
          <w:lang w:val="en-GB"/>
        </w:rPr>
        <w:t xml:space="preserve"> (Fig. 2)</w:t>
      </w:r>
      <w:r w:rsidR="0064771B" w:rsidRPr="00972C7F">
        <w:rPr>
          <w:rFonts w:eastAsiaTheme="minorEastAsia" w:cstheme="minorHAnsi"/>
          <w:lang w:val="en-GB"/>
        </w:rPr>
        <w:t>.</w:t>
      </w:r>
      <w:r w:rsidR="00F33348" w:rsidRPr="004559BC">
        <w:rPr>
          <w:rFonts w:eastAsiaTheme="minorEastAsia" w:cstheme="minorHAnsi"/>
          <w:lang w:val="en-GB"/>
        </w:rPr>
        <w:t xml:space="preserve"> </w:t>
      </w:r>
      <w:r w:rsidR="00AA0E04" w:rsidRPr="004559BC">
        <w:rPr>
          <w:rFonts w:eastAsiaTheme="minorEastAsia" w:cstheme="minorHAnsi"/>
          <w:lang w:val="en-GB"/>
        </w:rPr>
        <w:t>A</w:t>
      </w:r>
      <w:r w:rsidR="00AA0E04" w:rsidRPr="00972C7F">
        <w:rPr>
          <w:rFonts w:eastAsiaTheme="minorEastAsia" w:cstheme="minorHAnsi"/>
          <w:lang w:val="en-GB"/>
        </w:rPr>
        <w:t>ctivation energ</w:t>
      </w:r>
      <w:r w:rsidR="00AA0E04" w:rsidRPr="004559BC">
        <w:rPr>
          <w:rFonts w:eastAsiaTheme="minorEastAsia" w:cstheme="minorHAnsi"/>
          <w:lang w:val="en-GB"/>
        </w:rPr>
        <w:t>ies of metabolism and maximum consumption rate are both similar</w:t>
      </w:r>
      <w:r w:rsidR="00B970F1" w:rsidRPr="004559BC">
        <w:rPr>
          <w:rFonts w:eastAsiaTheme="minorEastAsia" w:cstheme="minorHAnsi"/>
          <w:lang w:val="en-GB"/>
        </w:rPr>
        <w:t xml:space="preserve"> (</w:t>
      </w:r>
      <w:r w:rsidR="00B970F1" w:rsidRPr="00972C7F">
        <w:rPr>
          <w:lang w:val="en-GB"/>
        </w:rPr>
        <w:t>-0.6</w:t>
      </w:r>
      <w:r w:rsidR="00FE6306" w:rsidRPr="004559BC">
        <w:rPr>
          <w:lang w:val="en-GB"/>
        </w:rPr>
        <w:t>1</w:t>
      </w:r>
      <w:r w:rsidR="00B970F1" w:rsidRPr="00972C7F">
        <w:rPr>
          <w:lang w:val="en-GB"/>
        </w:rPr>
        <w:t xml:space="preserve"> [-0.67, -0.56]</w:t>
      </w:r>
      <w:r w:rsidR="00B970F1" w:rsidRPr="004559BC">
        <w:rPr>
          <w:lang w:val="en-GB"/>
        </w:rPr>
        <w:t xml:space="preserve"> and </w:t>
      </w:r>
      <w:r w:rsidR="004E7F50" w:rsidRPr="004559BC">
        <w:rPr>
          <w:lang w:val="en-GB"/>
        </w:rPr>
        <w:t>-0</w:t>
      </w:r>
      <w:r w:rsidR="001168E0" w:rsidRPr="004559BC">
        <w:rPr>
          <w:lang w:val="en-GB"/>
        </w:rPr>
        <w:t>.</w:t>
      </w:r>
      <w:r w:rsidR="004E7F50" w:rsidRPr="004559BC">
        <w:rPr>
          <w:lang w:val="en-GB"/>
        </w:rPr>
        <w:t>66</w:t>
      </w:r>
      <w:r w:rsidR="005B219D" w:rsidRPr="004559BC">
        <w:rPr>
          <w:lang w:val="en-GB"/>
        </w:rPr>
        <w:t xml:space="preserve"> [-0.83, -0.49]</w:t>
      </w:r>
      <w:r w:rsidR="00C86161" w:rsidRPr="004559BC">
        <w:rPr>
          <w:lang w:val="en-GB"/>
        </w:rPr>
        <w:t xml:space="preserve">, </w:t>
      </w:r>
      <w:r w:rsidR="006E7D1A" w:rsidRPr="004559BC">
        <w:rPr>
          <w:lang w:val="en-GB"/>
        </w:rPr>
        <w:t>respectively</w:t>
      </w:r>
      <w:r w:rsidR="004069DE" w:rsidRPr="004559BC">
        <w:rPr>
          <w:lang w:val="en-GB"/>
        </w:rPr>
        <w:t>; Fig. 2</w:t>
      </w:r>
      <w:r w:rsidR="00B970F1" w:rsidRPr="004559BC">
        <w:rPr>
          <w:rFonts w:eastAsiaTheme="minorEastAsia" w:cstheme="minorHAnsi"/>
          <w:lang w:val="en-GB"/>
        </w:rPr>
        <w:t>)</w:t>
      </w:r>
      <w:r w:rsidR="00AA0E04" w:rsidRPr="004559BC">
        <w:rPr>
          <w:rFonts w:eastAsiaTheme="minorEastAsia" w:cstheme="minorHAnsi"/>
          <w:lang w:val="en-GB"/>
        </w:rPr>
        <w:t xml:space="preserve"> and</w:t>
      </w:r>
      <w:r w:rsidR="00AA0E04" w:rsidRPr="00972C7F">
        <w:rPr>
          <w:rFonts w:eastAsiaTheme="minorEastAsia" w:cstheme="minorHAnsi"/>
          <w:lang w:val="en-GB"/>
        </w:rPr>
        <w:t xml:space="preserve"> </w:t>
      </w:r>
      <w:r w:rsidR="00AA0E04" w:rsidRPr="004559BC">
        <w:rPr>
          <w:rFonts w:eastAsiaTheme="minorEastAsia" w:cstheme="minorHAnsi"/>
          <w:lang w:val="en-GB"/>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4559BC">
        <w:rPr>
          <w:lang w:val="en-GB"/>
        </w:rPr>
        <w:t>.</w:t>
      </w:r>
    </w:p>
    <w:p w14:paraId="452CDEF8" w14:textId="5D377DF8" w:rsidR="00FC41B6" w:rsidRPr="004559BC" w:rsidRDefault="00AA6B85" w:rsidP="00AA6B85">
      <w:pPr>
        <w:spacing w:line="480" w:lineRule="auto"/>
        <w:ind w:firstLine="284"/>
        <w:contextualSpacing/>
        <w:jc w:val="both"/>
        <w:rPr>
          <w:rFonts w:eastAsiaTheme="minorEastAsia" w:cstheme="minorHAnsi"/>
          <w:lang w:val="en-GB"/>
        </w:rPr>
      </w:pPr>
      <w:r w:rsidRPr="004559BC">
        <w:rPr>
          <w:rFonts w:eastAsiaTheme="minorEastAsia" w:cstheme="minorHAnsi"/>
          <w:lang w:val="en-GB"/>
        </w:rPr>
        <w:t>We f</w:t>
      </w:r>
      <w:r w:rsidR="00D35A27" w:rsidRPr="00972C7F">
        <w:rPr>
          <w:rFonts w:eastAsiaTheme="minorEastAsia" w:cstheme="minorHAnsi"/>
          <w:lang w:val="en-GB"/>
        </w:rPr>
        <w:t>ind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4559BC">
        <w:rPr>
          <w:rFonts w:eastAsiaTheme="minorEastAsia" w:cstheme="minorHAnsi"/>
          <w:lang w:val="en-GB"/>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w:t>
      </w:r>
      <w:r w:rsidR="005C3F6B" w:rsidRPr="001A3F86">
        <w:rPr>
          <w:rFonts w:eastAsiaTheme="minorEastAsia" w:cstheme="minorHAnsi"/>
          <w:lang w:val="en-GB"/>
        </w:rPr>
        <w:t>nd temperature</w:t>
      </w:r>
      <w:r w:rsidR="004C74F8" w:rsidRPr="001A3F86">
        <w:rPr>
          <w:rFonts w:eastAsiaTheme="minorEastAsia" w:cstheme="minorHAnsi"/>
          <w:lang w:val="en-GB"/>
        </w:rPr>
        <w:t xml:space="preserve"> </w:t>
      </w:r>
      <w:r w:rsidR="0003722E" w:rsidRPr="001A3F86">
        <w:rPr>
          <w:rFonts w:eastAsiaTheme="minorEastAsia" w:cstheme="minorHAnsi"/>
          <w:lang w:val="en-GB"/>
        </w:rPr>
        <w:t xml:space="preserve">on metabolic rate </w:t>
      </w:r>
      <w:r w:rsidR="004C74F8" w:rsidRPr="001A3F86">
        <w:rPr>
          <w:rFonts w:eastAsiaTheme="minorEastAsia" w:cstheme="minorHAnsi"/>
          <w:lang w:val="en-GB"/>
        </w:rPr>
        <w:t>(</w:t>
      </w:r>
      <w:r w:rsidR="0086403E" w:rsidRPr="001A3F86">
        <w:rPr>
          <w:rFonts w:eastAsiaTheme="minorEastAsia" w:cstheme="minorHAnsi"/>
          <w:lang w:val="en-GB"/>
        </w:rPr>
        <w:t>9</w:t>
      </w:r>
      <w:r w:rsidR="00C878E1" w:rsidRPr="001A3F86">
        <w:rPr>
          <w:rFonts w:eastAsiaTheme="minorEastAsia" w:cstheme="minorHAnsi"/>
          <w:lang w:val="en-GB"/>
        </w:rPr>
        <w:t>9.</w:t>
      </w:r>
      <w:r w:rsidR="00E21984" w:rsidRPr="001A3F86">
        <w:rPr>
          <w:rFonts w:eastAsiaTheme="minorEastAsia" w:cstheme="minorHAnsi"/>
          <w:lang w:val="en-GB"/>
        </w:rPr>
        <w:t>9</w:t>
      </w:r>
      <w:r w:rsidR="0086403E" w:rsidRPr="001A3F86">
        <w:rPr>
          <w:rFonts w:eastAsiaTheme="minorEastAsia" w:cstheme="minorHAnsi"/>
          <w:lang w:val="en-GB"/>
        </w:rPr>
        <w:t>% of the posterior distribution of</w:t>
      </w:r>
      <w:r w:rsidR="00DB07B2" w:rsidRPr="001A3F86">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1A3F86">
        <w:rPr>
          <w:rFonts w:eastAsiaTheme="minorEastAsia" w:cstheme="minorHAnsi"/>
          <w:iCs/>
          <w:lang w:val="en-GB"/>
        </w:rPr>
        <w:t xml:space="preserve"> </w:t>
      </w:r>
      <w:r w:rsidR="00576570" w:rsidRPr="001A3F86">
        <w:rPr>
          <w:rFonts w:eastAsiaTheme="minorEastAsia" w:cstheme="minorHAnsi"/>
          <w:iCs/>
          <w:lang w:val="en-GB"/>
        </w:rPr>
        <w:t>is above 0</w:t>
      </w:r>
      <w:r w:rsidR="004C5D6E" w:rsidRPr="001A3F86">
        <w:rPr>
          <w:rFonts w:eastAsiaTheme="minorEastAsia" w:cstheme="minorHAnsi"/>
          <w:iCs/>
          <w:lang w:val="en-GB"/>
        </w:rPr>
        <w:t xml:space="preserve">, Fig, </w:t>
      </w:r>
      <w:r w:rsidR="00225F42" w:rsidRPr="001A3F86">
        <w:rPr>
          <w:rFonts w:eastAsiaTheme="minorEastAsia" w:cstheme="minorHAnsi"/>
          <w:iCs/>
          <w:lang w:val="en-GB"/>
        </w:rPr>
        <w:t>S</w:t>
      </w:r>
      <w:r w:rsidR="001A3F86" w:rsidRPr="001A3F86">
        <w:rPr>
          <w:rFonts w:eastAsiaTheme="minorEastAsia" w:cstheme="minorHAnsi"/>
          <w:iCs/>
          <w:lang w:val="en-GB"/>
        </w:rPr>
        <w:t>9</w:t>
      </w:r>
      <w:r w:rsidR="004C74F8" w:rsidRPr="001A3F86">
        <w:rPr>
          <w:rFonts w:eastAsiaTheme="minorEastAsia" w:cstheme="minorHAnsi"/>
          <w:lang w:val="en-GB"/>
        </w:rPr>
        <w:t>)</w:t>
      </w:r>
      <w:r w:rsidR="00C23606" w:rsidRPr="001A3F86">
        <w:rPr>
          <w:rFonts w:eastAsiaTheme="minorEastAsia" w:cstheme="minorHAnsi"/>
          <w:lang w:val="en-GB"/>
        </w:rPr>
        <w:t>, yet</w:t>
      </w:r>
      <w:r w:rsidR="007A6B7D" w:rsidRPr="001A3F86">
        <w:rPr>
          <w:rFonts w:eastAsiaTheme="minorEastAsia" w:cstheme="minorHAnsi"/>
          <w:lang w:val="en-GB"/>
        </w:rPr>
        <w:t xml:space="preserve"> the </w:t>
      </w:r>
      <w:r w:rsidR="008817C2" w:rsidRPr="001A3F86">
        <w:rPr>
          <w:rFonts w:eastAsiaTheme="minorEastAsia" w:cstheme="minorHAnsi"/>
          <w:lang w:val="en-GB"/>
        </w:rPr>
        <w:t>effect size is relatively small</w:t>
      </w:r>
      <w:r w:rsidR="000C1642" w:rsidRPr="001A3F86">
        <w:rPr>
          <w:rFonts w:eastAsiaTheme="minorEastAsia" w:cstheme="minorHAnsi"/>
          <w:lang w:val="en-GB"/>
        </w:rPr>
        <w:t>. We estimate it to</w:t>
      </w:r>
      <w:r w:rsidR="00BF4DBE" w:rsidRPr="001A3F86">
        <w:rPr>
          <w:rFonts w:eastAsiaTheme="minorEastAsia" w:cstheme="minorHAnsi"/>
          <w:lang w:val="en-GB"/>
        </w:rPr>
        <w:t xml:space="preserve"> </w:t>
      </w:r>
      <w:r w:rsidR="00680110" w:rsidRPr="001A3F86">
        <w:rPr>
          <w:rFonts w:eastAsiaTheme="minorEastAsia" w:cstheme="minorHAnsi"/>
          <w:lang w:val="en-GB"/>
        </w:rPr>
        <w:t>be</w:t>
      </w:r>
      <w:r w:rsidR="000C1642" w:rsidRPr="001A3F86">
        <w:rPr>
          <w:rFonts w:eastAsiaTheme="minorEastAsia" w:cstheme="minorHAnsi"/>
          <w:lang w:val="en-GB"/>
        </w:rPr>
        <w:t xml:space="preserve"> </w:t>
      </w:r>
      <w:r w:rsidR="00123455" w:rsidRPr="001A3F86">
        <w:rPr>
          <w:rFonts w:eastAsiaTheme="minorEastAsia" w:cstheme="minorHAnsi"/>
          <w:lang w:val="en-GB"/>
        </w:rPr>
        <w:t>0.01</w:t>
      </w:r>
      <w:r w:rsidR="005B0BB0" w:rsidRPr="001A3F86">
        <w:rPr>
          <w:rFonts w:eastAsiaTheme="minorEastAsia" w:cstheme="minorHAnsi"/>
          <w:lang w:val="en-GB"/>
        </w:rPr>
        <w:t>7 [</w:t>
      </w:r>
      <w:r w:rsidR="00070A04" w:rsidRPr="001A3F86">
        <w:rPr>
          <w:rFonts w:eastAsiaTheme="minorEastAsia" w:cstheme="minorHAnsi"/>
          <w:lang w:val="en-GB"/>
        </w:rPr>
        <w:t>0.0067, 0.03</w:t>
      </w:r>
      <w:r w:rsidR="005B0BB0" w:rsidRPr="001A3F86">
        <w:rPr>
          <w:rFonts w:eastAsiaTheme="minorEastAsia" w:cstheme="minorHAnsi"/>
          <w:lang w:val="en-GB"/>
        </w:rPr>
        <w:t>]</w:t>
      </w:r>
      <w:r w:rsidR="000C1642" w:rsidRPr="001A3F86">
        <w:rPr>
          <w:rFonts w:eastAsiaTheme="minorEastAsia" w:cstheme="minorHAnsi"/>
          <w:lang w:val="en-GB"/>
        </w:rPr>
        <w:t xml:space="preserve"> on an Arrhen</w:t>
      </w:r>
      <w:r w:rsidR="000C1642" w:rsidRPr="00972C7F">
        <w:rPr>
          <w:rFonts w:eastAsiaTheme="minorEastAsia" w:cstheme="minorHAnsi"/>
          <w:lang w:val="en-GB"/>
        </w:rPr>
        <w:t xml:space="preserve">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4559BC">
        <w:rPr>
          <w:rFonts w:eastAsiaTheme="minorEastAsia" w:cstheme="minorHAnsi"/>
          <w:lang w:val="en-GB"/>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sidRPr="004559BC">
        <w:rPr>
          <w:lang w:val="en-GB"/>
        </w:rPr>
        <w:t>For metabolism, the model</w:t>
      </w:r>
      <w:r w:rsidR="00391DD4" w:rsidRPr="004559BC">
        <w:rPr>
          <w:lang w:val="en-GB"/>
        </w:rPr>
        <w:t xml:space="preserve"> with a species-varying interaction term</w:t>
      </w:r>
      <w:r w:rsidR="00DF4D7A" w:rsidRPr="004559BC">
        <w:rPr>
          <w:lang w:val="en-GB"/>
        </w:rPr>
        <w:t xml:space="preserve"> (M1)</w:t>
      </w:r>
      <w:r w:rsidR="00391DD4" w:rsidRPr="004559BC">
        <w:rPr>
          <w:lang w:val="en-GB"/>
        </w:rPr>
        <w:t xml:space="preserve"> has a </w:t>
      </w:r>
      <m:oMath>
        <m:r>
          <m:rPr>
            <m:sty m:val="p"/>
          </m:rPr>
          <w:rPr>
            <w:rFonts w:ascii="Cambria Math" w:eastAsiaTheme="minorEastAsia" w:hAnsi="Cambria Math" w:cstheme="minorHAnsi"/>
          </w:rPr>
          <m:t>Δ</m:t>
        </m:r>
      </m:oMath>
      <w:r w:rsidR="00391DD4" w:rsidRPr="004559BC">
        <w:rPr>
          <w:rFonts w:eastAsiaTheme="minorEastAsia" w:cstheme="minorHAnsi"/>
          <w:lang w:val="en-GB"/>
        </w:rPr>
        <w:t>WAIC of 1.2</w:t>
      </w:r>
      <w:r w:rsidR="00960565" w:rsidRPr="004559BC">
        <w:rPr>
          <w:rFonts w:eastAsiaTheme="minorEastAsia" w:cstheme="minorHAnsi"/>
          <w:lang w:val="en-GB"/>
        </w:rPr>
        <w:t xml:space="preserve">, </w:t>
      </w:r>
      <w:r w:rsidR="00CD047E" w:rsidRPr="004559BC">
        <w:rPr>
          <w:rFonts w:eastAsiaTheme="minorEastAsia" w:cstheme="minorHAnsi"/>
          <w:lang w:val="en-GB"/>
        </w:rPr>
        <w:t>suggesting it is comparable to the global-interaction only</w:t>
      </w:r>
      <w:r w:rsidR="009353E0" w:rsidRPr="004559BC">
        <w:rPr>
          <w:rFonts w:eastAsiaTheme="minorEastAsia" w:cstheme="minorHAnsi"/>
          <w:lang w:val="en-GB"/>
        </w:rPr>
        <w:t xml:space="preserve"> model</w:t>
      </w:r>
      <w:r w:rsidR="00DF4D7A" w:rsidRPr="004559BC">
        <w:rPr>
          <w:rFonts w:eastAsiaTheme="minorEastAsia" w:cstheme="minorHAnsi"/>
          <w:lang w:val="en-GB"/>
        </w:rPr>
        <w:t xml:space="preserve"> (M2)</w:t>
      </w:r>
      <w:r w:rsidR="00193220" w:rsidRPr="004559BC">
        <w:rPr>
          <w:rFonts w:eastAsiaTheme="minorEastAsia" w:cstheme="minorHAnsi"/>
          <w:lang w:val="en-GB"/>
        </w:rPr>
        <w:t xml:space="preserve">. We chose the latter </w:t>
      </w:r>
      <w:r w:rsidR="00B23839" w:rsidRPr="004559BC">
        <w:rPr>
          <w:rFonts w:eastAsiaTheme="minorEastAsia" w:cstheme="minorHAnsi"/>
          <w:lang w:val="en-GB"/>
        </w:rPr>
        <w:t>to illustrate predictions</w:t>
      </w:r>
      <w:r w:rsidR="005F09E2" w:rsidRPr="004559BC">
        <w:rPr>
          <w:rFonts w:eastAsiaTheme="minorEastAsia" w:cstheme="minorHAnsi"/>
          <w:lang w:val="en-GB"/>
        </w:rPr>
        <w:t xml:space="preserve"> (Fig. 1A)</w:t>
      </w:r>
      <w:r w:rsidR="00B23839" w:rsidRPr="004559BC">
        <w:rPr>
          <w:rFonts w:eastAsiaTheme="minorEastAsia" w:cstheme="minorHAnsi"/>
          <w:lang w:val="en-GB"/>
        </w:rPr>
        <w:t xml:space="preserve"> </w:t>
      </w:r>
      <w:r w:rsidR="00DF4D7A" w:rsidRPr="004559BC">
        <w:rPr>
          <w:rFonts w:eastAsiaTheme="minorEastAsia" w:cstheme="minorHAnsi"/>
          <w:lang w:val="en-GB"/>
        </w:rPr>
        <w:t>because of its</w:t>
      </w:r>
      <w:r w:rsidR="004836E4" w:rsidRPr="004559BC">
        <w:rPr>
          <w:rFonts w:eastAsiaTheme="minorEastAsia" w:cstheme="minorHAnsi"/>
          <w:lang w:val="en-GB"/>
        </w:rPr>
        <w:t xml:space="preserve"> </w:t>
      </w:r>
      <w:r w:rsidR="00664481" w:rsidRPr="004559BC">
        <w:rPr>
          <w:rFonts w:eastAsiaTheme="minorEastAsia" w:cstheme="minorHAnsi"/>
          <w:lang w:val="en-GB"/>
        </w:rPr>
        <w:t>simpler model structure</w:t>
      </w:r>
      <w:r w:rsidR="00CD047E" w:rsidRPr="004559BC">
        <w:rPr>
          <w:rFonts w:eastAsiaTheme="minorEastAsia" w:cstheme="minorHAnsi"/>
          <w:lang w:val="en-GB"/>
        </w:rPr>
        <w:t xml:space="preserve">. </w:t>
      </w:r>
      <w:r w:rsidR="00CA54C9" w:rsidRPr="004559BC">
        <w:rPr>
          <w:rFonts w:eastAsiaTheme="minorEastAsia" w:cstheme="minorHAnsi"/>
          <w:lang w:val="en-GB"/>
        </w:rPr>
        <w:t>For maximum consumption, the model with a global interaction</w:t>
      </w:r>
      <w:r w:rsidR="00DF4D7A" w:rsidRPr="004559BC">
        <w:rPr>
          <w:rFonts w:eastAsiaTheme="minorEastAsia" w:cstheme="minorHAnsi"/>
          <w:lang w:val="en-GB"/>
        </w:rPr>
        <w:t xml:space="preserve"> term</w:t>
      </w:r>
      <w:r w:rsidR="00CA54C9" w:rsidRPr="004559BC">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lang w:val="en-GB"/>
        </w:rPr>
        <w:t xml:space="preserve">, </w:t>
      </w:r>
      <w:r w:rsidR="00DF4D7A" w:rsidRPr="004559BC">
        <w:rPr>
          <w:rFonts w:eastAsiaTheme="minorEastAsia" w:cstheme="minorHAnsi"/>
          <w:lang w:val="en-GB"/>
        </w:rPr>
        <w:t xml:space="preserve">(M2) </w:t>
      </w:r>
      <w:r w:rsidR="00CA54C9" w:rsidRPr="004559BC">
        <w:rPr>
          <w:rFonts w:eastAsiaTheme="minorEastAsia" w:cstheme="minorHAnsi"/>
          <w:lang w:val="en-GB"/>
        </w:rPr>
        <w:t xml:space="preserve">has </w:t>
      </w:r>
      <w:r w:rsidR="00CA54C9" w:rsidRPr="004559BC">
        <w:rPr>
          <w:rFonts w:eastAsiaTheme="minorEastAsia" w:cstheme="minorHAnsi"/>
          <w:lang w:val="en-GB"/>
        </w:rPr>
        <w:lastRenderedPageBreak/>
        <w:t xml:space="preserve">a </w:t>
      </w:r>
      <m:oMath>
        <m:r>
          <m:rPr>
            <m:sty m:val="p"/>
          </m:rPr>
          <w:rPr>
            <w:rFonts w:ascii="Cambria Math" w:eastAsiaTheme="minorEastAsia" w:hAnsi="Cambria Math" w:cstheme="minorHAnsi"/>
          </w:rPr>
          <m:t>Δ</m:t>
        </m:r>
      </m:oMath>
      <w:r w:rsidR="00CA54C9" w:rsidRPr="004559BC">
        <w:rPr>
          <w:rFonts w:eastAsiaTheme="minorEastAsia" w:cstheme="minorHAnsi"/>
          <w:lang w:val="en-GB"/>
        </w:rPr>
        <w:t>WAIC of 2</w:t>
      </w:r>
      <w:r w:rsidR="00DF4D7A" w:rsidRPr="004559BC">
        <w:rPr>
          <w:rFonts w:eastAsiaTheme="minorEastAsia" w:cstheme="minorHAnsi"/>
          <w:lang w:val="en-GB"/>
        </w:rPr>
        <w:t xml:space="preserve"> compared to the best model (M5) without an interaction term</w:t>
      </w:r>
      <w:r w:rsidR="00CA54C9" w:rsidRPr="004559BC">
        <w:rPr>
          <w:rFonts w:eastAsiaTheme="minorEastAsia" w:cstheme="minorHAnsi"/>
          <w:lang w:val="en-GB"/>
        </w:rPr>
        <w:t>, meaning that WAIC offers little support for one of these models over the other (Table 2). For illustration of model predictions</w:t>
      </w:r>
      <w:r w:rsidR="005F09E2" w:rsidRPr="004559BC">
        <w:rPr>
          <w:rFonts w:eastAsiaTheme="minorEastAsia" w:cstheme="minorHAnsi"/>
          <w:lang w:val="en-GB"/>
        </w:rPr>
        <w:t xml:space="preserve"> (Fig. 1B)</w:t>
      </w:r>
      <w:r w:rsidR="00CA54C9" w:rsidRPr="004559BC">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iCs/>
          <w:lang w:val="en-GB"/>
        </w:rPr>
        <w:t xml:space="preserve"> </w:t>
      </w:r>
      <w:r w:rsidR="00DF4D7A" w:rsidRPr="004559BC">
        <w:rPr>
          <w:rFonts w:eastAsiaTheme="minorEastAsia" w:cstheme="minorHAnsi"/>
          <w:iCs/>
          <w:lang w:val="en-GB"/>
        </w:rPr>
        <w:t xml:space="preserve">in M2 </w:t>
      </w:r>
      <w:r w:rsidR="00CA54C9" w:rsidRPr="004559BC">
        <w:rPr>
          <w:rFonts w:eastAsiaTheme="minorEastAsia" w:cstheme="minorHAnsi"/>
          <w:iCs/>
          <w:lang w:val="en-GB"/>
        </w:rPr>
        <w:t xml:space="preserve">is </w:t>
      </w:r>
      <w:r w:rsidR="00CA54C9" w:rsidRPr="004559BC">
        <w:rPr>
          <w:lang w:val="en-GB"/>
        </w:rPr>
        <w:t>small (posterior median of -0.018 on Arrhenius temperature scale).</w:t>
      </w:r>
    </w:p>
    <w:p w14:paraId="2F9A5CE5" w14:textId="49B9ACE4"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3)</w:t>
      </w:r>
      <w:r w:rsidRPr="00972C7F">
        <w:rPr>
          <w:rFonts w:cstheme="minorHAnsi"/>
          <w:lang w:val="en-GB"/>
        </w:rPr>
        <w:t xml:space="preserve">. </w:t>
      </w:r>
      <w:r w:rsidRPr="00972C7F">
        <w:rPr>
          <w:rFonts w:eastAsiaTheme="minorEastAsia" w:cstheme="minorHAnsi"/>
          <w:lang w:val="en-GB"/>
        </w:rPr>
        <w:t>Th</w:t>
      </w:r>
      <w:r w:rsidRPr="004559BC">
        <w:rPr>
          <w:rFonts w:eastAsiaTheme="minorEastAsia" w:cstheme="minorHAnsi"/>
          <w:lang w:val="en-GB"/>
        </w:rPr>
        <w:t xml:space="preserve">is </w:t>
      </w:r>
      <w:r w:rsidRPr="00972C7F">
        <w:rPr>
          <w:rFonts w:eastAsiaTheme="minorEastAsia" w:cstheme="minorHAnsi"/>
          <w:lang w:val="en-GB"/>
        </w:rPr>
        <w:t xml:space="preserve">model </w:t>
      </w:r>
      <w:r w:rsidRPr="004559BC">
        <w:rPr>
          <w:rFonts w:eastAsiaTheme="minorEastAsia" w:cstheme="minorHAnsi"/>
          <w:lang w:val="en-GB"/>
        </w:rPr>
        <w:t xml:space="preserve">(M1, Table 2) </w:t>
      </w:r>
      <w:r w:rsidR="005F09E2" w:rsidRPr="004559BC">
        <w:rPr>
          <w:rFonts w:eastAsiaTheme="minorEastAsia" w:cstheme="minorHAnsi"/>
          <w:lang w:val="en-GB"/>
        </w:rPr>
        <w:t xml:space="preserve">also </w:t>
      </w:r>
      <w:r w:rsidRPr="00972C7F">
        <w:rPr>
          <w:rFonts w:eastAsiaTheme="minorEastAsia" w:cstheme="minorHAnsi"/>
          <w:lang w:val="en-GB"/>
        </w:rPr>
        <w:t xml:space="preserve">contains a body mass-temperature interaction. However, the </w:t>
      </w:r>
      <w:r w:rsidRPr="004559BC">
        <w:rPr>
          <w:rFonts w:eastAsiaTheme="minorEastAsia" w:cstheme="minorHAnsi"/>
          <w:lang w:val="en-GB"/>
        </w:rPr>
        <w:t xml:space="preserve">estimated </w:t>
      </w:r>
      <w:r w:rsidRPr="00972C7F">
        <w:rPr>
          <w:rFonts w:eastAsiaTheme="minorEastAsia" w:cstheme="minorHAnsi"/>
          <w:lang w:val="en-GB"/>
        </w:rPr>
        <w:t xml:space="preserve">interaction </w:t>
      </w:r>
      <w:r w:rsidRPr="004559BC">
        <w:rPr>
          <w:rFonts w:eastAsiaTheme="minorEastAsia" w:cstheme="minorHAnsi"/>
          <w:lang w:val="en-GB"/>
        </w:rPr>
        <w:t xml:space="preserve">coefficient is </w:t>
      </w:r>
      <w:r w:rsidR="001B5BAF" w:rsidRPr="004559BC">
        <w:rPr>
          <w:rFonts w:eastAsiaTheme="minorEastAsia" w:cstheme="minorHAnsi"/>
          <w:lang w:val="en-GB"/>
        </w:rPr>
        <w:t>uncertain</w:t>
      </w:r>
      <w:r w:rsidRPr="004559BC">
        <w:rPr>
          <w:rFonts w:eastAsiaTheme="minorEastAsia" w:cstheme="minorHAnsi"/>
          <w:lang w:val="en-GB"/>
        </w:rPr>
        <w:t xml:space="preserve"> </w:t>
      </w:r>
      <w:r w:rsidR="001B5BAF" w:rsidRPr="004559BC">
        <w:rPr>
          <w:rFonts w:eastAsiaTheme="minorEastAsia" w:cstheme="minorHAnsi"/>
          <w:lang w:val="en-GB"/>
        </w:rPr>
        <w:t>(</w:t>
      </w:r>
      <w:r w:rsidRPr="004559BC">
        <w:rPr>
          <w:rFonts w:eastAsiaTheme="minorEastAsia" w:cstheme="minorHAnsi"/>
          <w:lang w:val="en-GB"/>
        </w:rPr>
        <w:t>-0.02 [-0.1, 0.06]</w:t>
      </w:r>
      <w:r w:rsidR="001B5BAF" w:rsidRPr="004559BC">
        <w:rPr>
          <w:rFonts w:eastAsiaTheme="minorEastAsia" w:cstheme="minorHAnsi"/>
          <w:lang w:val="en-GB"/>
        </w:rPr>
        <w:t>)</w:t>
      </w:r>
      <w:r w:rsidRPr="004559BC">
        <w:rPr>
          <w:rFonts w:eastAsiaTheme="minorEastAsia" w:cstheme="minorHAnsi"/>
          <w:lang w:val="en-GB"/>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59BC">
        <w:rPr>
          <w:rFonts w:eastAsiaTheme="minorEastAsia" w:cstheme="minorHAnsi"/>
          <w:lang w:val="en-GB"/>
        </w:rPr>
        <w:t>only leads to marginal better fits to data (</w:t>
      </w:r>
      <m:oMath>
        <m:r>
          <m:rPr>
            <m:sty m:val="p"/>
          </m:rPr>
          <w:rPr>
            <w:rFonts w:ascii="Cambria Math" w:eastAsiaTheme="minorEastAsia" w:hAnsi="Cambria Math" w:cstheme="minorHAnsi"/>
          </w:rPr>
          <m:t>Δ</m:t>
        </m:r>
      </m:oMath>
      <w:r w:rsidRPr="004559BC">
        <w:rPr>
          <w:rFonts w:eastAsiaTheme="minorEastAsia" w:cstheme="minorHAnsi"/>
          <w:lang w:val="en-GB"/>
        </w:rPr>
        <w:t xml:space="preserve">WAIC </w:t>
      </w:r>
      <w:r w:rsidR="005F09E2" w:rsidRPr="004559BC">
        <w:rPr>
          <w:rFonts w:eastAsiaTheme="minorEastAsia" w:cstheme="minorHAnsi"/>
          <w:lang w:val="en-GB"/>
        </w:rPr>
        <w:t>of the</w:t>
      </w:r>
      <w:r w:rsidRPr="004559BC">
        <w:rPr>
          <w:rFonts w:eastAsiaTheme="minorEastAsia" w:cstheme="minorHAnsi"/>
          <w:lang w:val="en-GB"/>
        </w:rPr>
        <w:t xml:space="preserve"> model without interaction</w:t>
      </w:r>
      <w:r w:rsidR="005F09E2" w:rsidRPr="004559BC">
        <w:rPr>
          <w:rFonts w:eastAsiaTheme="minorEastAsia" w:cstheme="minorHAnsi"/>
          <w:lang w:val="en-GB"/>
        </w:rPr>
        <w:t xml:space="preserve"> [M5] is 2.4</w:t>
      </w:r>
      <w:r w:rsidRPr="004559BC">
        <w:rPr>
          <w:rFonts w:eastAsiaTheme="minorEastAsia" w:cstheme="minorHAnsi"/>
          <w:lang w:val="en-GB"/>
        </w:rPr>
        <w:t>, Table 2)</w:t>
      </w:r>
      <w:r w:rsidRPr="00972C7F">
        <w:rPr>
          <w:rFonts w:eastAsiaTheme="minorEastAsia" w:cstheme="minorHAnsi"/>
          <w:lang w:val="en-GB"/>
        </w:rPr>
        <w:t>. We estimate the mass-scaling exponent of growth to be -0.3 [-0.43,</w:t>
      </w:r>
      <w:r w:rsidRPr="004559BC">
        <w:rPr>
          <w:rFonts w:eastAsiaTheme="minorEastAsia" w:cstheme="minorHAnsi"/>
          <w:lang w:val="en-GB"/>
        </w:rPr>
        <w:t xml:space="preserve"> </w:t>
      </w:r>
      <w:r w:rsidRPr="00972C7F">
        <w:rPr>
          <w:rFonts w:eastAsiaTheme="minorEastAsia" w:cstheme="minorHAnsi"/>
          <w:lang w:val="en-GB"/>
        </w:rPr>
        <w:t xml:space="preserve">-0.17]. </w:t>
      </w:r>
      <w:r w:rsidRPr="004559BC">
        <w:rPr>
          <w:rFonts w:eastAsiaTheme="minorEastAsia" w:cstheme="minorHAnsi"/>
          <w:lang w:val="en-GB"/>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59BC">
        <w:rPr>
          <w:rFonts w:eastAsiaTheme="minorEastAsia" w:cstheme="minorHAnsi"/>
          <w:lang w:val="en-GB"/>
        </w:rPr>
        <w:t xml:space="preserve">is estimated </w:t>
      </w:r>
      <w:r w:rsidRPr="00972C7F">
        <w:rPr>
          <w:rFonts w:eastAsiaTheme="minorEastAsia" w:cstheme="minorHAnsi"/>
          <w:lang w:val="en-GB"/>
        </w:rPr>
        <w:t>to be -0.76 [-0.99,</w:t>
      </w:r>
      <w:r w:rsidRPr="004559BC">
        <w:rPr>
          <w:rFonts w:eastAsiaTheme="minorEastAsia" w:cstheme="minorHAnsi"/>
          <w:lang w:val="en-GB"/>
        </w:rPr>
        <w:t xml:space="preserve"> </w:t>
      </w:r>
      <w:r w:rsidRPr="00972C7F">
        <w:rPr>
          <w:rFonts w:eastAsiaTheme="minorEastAsia" w:cstheme="minorHAnsi"/>
          <w:lang w:val="en-GB"/>
        </w:rPr>
        <w:t>-0.54]</w:t>
      </w:r>
      <w:r w:rsidRPr="004559BC">
        <w:rPr>
          <w:rFonts w:eastAsiaTheme="minorEastAsia" w:cstheme="minorHAnsi"/>
          <w:lang w:val="en-GB"/>
        </w:rPr>
        <w:t xml:space="preserve">. This </w:t>
      </w:r>
      <w:commentRangeStart w:id="45"/>
      <w:commentRangeStart w:id="46"/>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59BC">
        <w:rPr>
          <w:rFonts w:eastAsiaTheme="minorEastAsia" w:cstheme="minorHAnsi"/>
          <w:lang w:val="en-GB"/>
        </w:rPr>
        <w:t>. We also find that 86% of the posterior density of the temperature</w:t>
      </w:r>
      <w:r w:rsidR="00BB38CF" w:rsidRPr="004559BC">
        <w:rPr>
          <w:rFonts w:eastAsiaTheme="minorEastAsia" w:cstheme="minorHAnsi"/>
          <w:lang w:val="en-GB"/>
        </w:rPr>
        <w:t xml:space="preserve"> </w:t>
      </w:r>
      <w:r w:rsidRPr="004559BC">
        <w:rPr>
          <w:rFonts w:eastAsiaTheme="minorEastAsia" w:cstheme="minorHAnsi"/>
          <w:lang w:val="en-GB"/>
        </w:rPr>
        <w:t>effect is below -0.65</w:t>
      </w:r>
      <w:r w:rsidR="004069DE" w:rsidRPr="004559BC">
        <w:rPr>
          <w:rFonts w:eastAsiaTheme="minorEastAsia" w:cstheme="minorHAnsi"/>
          <w:lang w:val="en-GB"/>
        </w:rPr>
        <w:t xml:space="preserve"> </w:t>
      </w:r>
      <w:r w:rsidR="00BB38CF" w:rsidRPr="004559BC">
        <w:rPr>
          <w:rFonts w:eastAsiaTheme="minorEastAsia" w:cstheme="minorHAnsi"/>
          <w:lang w:val="en-GB"/>
        </w:rPr>
        <w:t>(</w:t>
      </w:r>
      <w:r w:rsidR="00A1529F">
        <w:rPr>
          <w:rFonts w:eastAsiaTheme="minorEastAsia" w:cstheme="minorHAnsi"/>
          <w:lang w:val="en-GB"/>
        </w:rPr>
        <w:t xml:space="preserve">approximately </w:t>
      </w:r>
      <w:r w:rsidR="00BB38CF" w:rsidRPr="004559BC">
        <w:rPr>
          <w:rFonts w:eastAsiaTheme="minorEastAsia" w:cstheme="minorHAnsi"/>
          <w:lang w:val="en-GB"/>
        </w:rPr>
        <w:t xml:space="preserve">the value predicted by the metabolic theory of ecology) </w:t>
      </w:r>
      <w:r w:rsidR="004069DE" w:rsidRPr="004559BC">
        <w:rPr>
          <w:rFonts w:eastAsiaTheme="minorEastAsia" w:cstheme="minorHAnsi"/>
          <w:lang w:val="en-GB"/>
        </w:rPr>
        <w:t>(Fig. 3C)</w:t>
      </w:r>
      <w:commentRangeStart w:id="47"/>
      <w:r w:rsidRPr="00972C7F">
        <w:rPr>
          <w:rFonts w:eastAsiaTheme="minorEastAsia" w:cstheme="minorHAnsi"/>
          <w:lang w:val="en-GB"/>
        </w:rPr>
        <w:t>.</w:t>
      </w:r>
      <w:commentRangeEnd w:id="45"/>
      <w:r w:rsidRPr="00DF0177">
        <w:rPr>
          <w:rStyle w:val="CommentReference"/>
        </w:rPr>
        <w:commentReference w:id="45"/>
      </w:r>
      <w:commentRangeEnd w:id="46"/>
      <w:r w:rsidRPr="004559BC">
        <w:rPr>
          <w:rFonts w:eastAsiaTheme="minorEastAsia" w:cstheme="minorHAnsi"/>
          <w:lang w:val="en-GB"/>
        </w:rPr>
        <w:t xml:space="preserve"> </w:t>
      </w:r>
      <w:r w:rsidRPr="00DF0177">
        <w:rPr>
          <w:rStyle w:val="CommentReference"/>
        </w:rPr>
        <w:commentReference w:id="46"/>
      </w:r>
      <w:commentRangeEnd w:id="47"/>
      <w:r w:rsidR="00BB38CF">
        <w:rPr>
          <w:rStyle w:val="CommentReference"/>
        </w:rPr>
        <w:commentReference w:id="47"/>
      </w:r>
      <w:r w:rsidRPr="00972C7F">
        <w:rPr>
          <w:rFonts w:eastAsiaTheme="minorEastAsia" w:cstheme="minorHAnsi"/>
          <w:lang w:val="en-GB"/>
        </w:rPr>
        <w:t>To illustrate this in terms of specific growth, an increase in temperature</w:t>
      </w:r>
      <w:r w:rsidRPr="004559BC">
        <w:rPr>
          <w:rFonts w:eastAsiaTheme="minorEastAsia" w:cstheme="minorHAnsi"/>
          <w:lang w:val="en-GB"/>
        </w:rPr>
        <w:t xml:space="preserve"> from 15</w:t>
      </w:r>
      <m:oMath>
        <m:r>
          <w:rPr>
            <w:rFonts w:ascii="Cambria Math" w:eastAsiaTheme="minorEastAsia" w:hAnsi="Cambria Math" w:cstheme="minorHAnsi"/>
            <w:lang w:val="en-GB"/>
          </w:rPr>
          <m:t>℃</m:t>
        </m:r>
      </m:oMath>
      <w:r w:rsidRPr="004559BC">
        <w:rPr>
          <w:rFonts w:eastAsiaTheme="minorEastAsia" w:cstheme="minorHAnsi"/>
          <w:lang w:val="en-GB"/>
        </w:rPr>
        <w:t xml:space="preserve"> (overall mean in data)</w:t>
      </w:r>
      <w:r w:rsidRPr="00972C7F">
        <w:rPr>
          <w:rFonts w:eastAsiaTheme="minorEastAsia" w:cstheme="minorHAnsi"/>
          <w:iCs/>
          <w:lang w:val="en-GB"/>
        </w:rPr>
        <w:t xml:space="preserve"> </w:t>
      </w:r>
      <w:r w:rsidRPr="004559BC">
        <w:rPr>
          <w:rFonts w:eastAsiaTheme="minorEastAsia" w:cstheme="minorHAnsi"/>
          <w:iCs/>
          <w:lang w:val="en-GB"/>
        </w:rPr>
        <w:t>to 25</w:t>
      </w:r>
      <m:oMath>
        <m:r>
          <w:rPr>
            <w:rFonts w:ascii="Cambria Math" w:eastAsiaTheme="minorEastAsia" w:hAnsi="Cambria Math" w:cstheme="minorHAnsi"/>
            <w:lang w:val="en-GB"/>
          </w:rPr>
          <m:t>℃</m:t>
        </m:r>
      </m:oMath>
      <w:r w:rsidRPr="004559BC">
        <w:rPr>
          <w:rFonts w:eastAsiaTheme="minorEastAsia" w:cstheme="minorHAnsi"/>
          <w:lang w:val="en-GB"/>
        </w:rPr>
        <w:t xml:space="preserve"> leads to an increase in predicted natural log of growth </w:t>
      </w:r>
      <w:r w:rsidRPr="00972C7F">
        <w:rPr>
          <w:rFonts w:eastAsiaTheme="minorEastAsia" w:cstheme="minorHAnsi"/>
          <w:lang w:val="en-GB"/>
        </w:rPr>
        <w:t>by</w:t>
      </w:r>
      <w:r w:rsidRPr="004559BC">
        <w:rPr>
          <w:rFonts w:eastAsiaTheme="minorEastAsia" w:cstheme="minorHAnsi"/>
          <w:lang w:val="en-GB"/>
        </w:rPr>
        <w:t xml:space="preserve"> a factor of 2.9 for a fish of mean mass (~190</w:t>
      </w:r>
      <m:oMath>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g</m:t>
        </m:r>
      </m:oMath>
      <w:r w:rsidRPr="004559BC">
        <w:rPr>
          <w:rFonts w:eastAsiaTheme="minorEastAsia" w:cstheme="minorHAnsi"/>
          <w:lang w:val="en-GB"/>
        </w:rPr>
        <w:t>)</w:t>
      </w:r>
      <w:r w:rsidRPr="00972C7F">
        <w:rPr>
          <w:rFonts w:eastAsiaTheme="minorEastAsia" w:cstheme="minorHAnsi"/>
          <w:lang w:val="en-GB"/>
        </w:rPr>
        <w:t>.</w:t>
      </w:r>
    </w:p>
    <w:p w14:paraId="7D37A5AE" w14:textId="732A9160"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4559BC">
        <w:rPr>
          <w:rFonts w:eastAsiaTheme="minorEastAsia" w:cstheme="minorHAnsi"/>
          <w:lang w:val="en-GB"/>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4559BC">
        <w:rPr>
          <w:rFonts w:eastAsiaTheme="minorEastAsia" w:cstheme="minorHAnsi"/>
          <w:lang w:val="en-GB"/>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4559BC">
        <w:rPr>
          <w:rFonts w:eastAsiaTheme="minorEastAsia" w:cstheme="minorHAnsi"/>
          <w:lang w:val="en-GB"/>
        </w:rPr>
        <w:t xml:space="preserve">separately </w:t>
      </w:r>
      <w:r w:rsidR="00C84B73" w:rsidRPr="00972C7F">
        <w:rPr>
          <w:rFonts w:eastAsiaTheme="minorEastAsia" w:cstheme="minorHAnsi"/>
          <w:lang w:val="en-GB"/>
        </w:rPr>
        <w:t xml:space="preserve">(Fig. </w:t>
      </w:r>
      <w:r w:rsidR="009F3E2E" w:rsidRPr="004559BC">
        <w:rPr>
          <w:rFonts w:eastAsiaTheme="minorEastAsia" w:cstheme="minorHAnsi"/>
          <w:lang w:val="en-GB"/>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r w:rsidR="0018027C" w:rsidRPr="00972C7F">
        <w:rPr>
          <w:rFonts w:eastAsiaTheme="minorEastAsia" w:cstheme="minorHAnsi"/>
          <w:lang w:val="en-GB"/>
        </w:rPr>
        <w:t>The unimodal temperature</w:t>
      </w:r>
      <w:r w:rsidR="00BB38CF">
        <w:rPr>
          <w:rFonts w:eastAsiaTheme="minorEastAsia" w:cstheme="minorHAnsi"/>
          <w:lang w:val="en-GB"/>
        </w:rPr>
        <w:t xml:space="preserve"> </w:t>
      </w:r>
      <w:r w:rsidR="0018027C" w:rsidRPr="00972C7F">
        <w:rPr>
          <w:rFonts w:eastAsiaTheme="minorEastAsia" w:cstheme="minorHAnsi"/>
          <w:lang w:val="en-GB"/>
        </w:rPr>
        <w:t xml:space="preserv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4559BC">
        <w:rPr>
          <w:rFonts w:eastAsiaTheme="minorEastAsia" w:cstheme="minorHAnsi"/>
          <w:lang w:val="en-GB"/>
        </w:rPr>
        <w:t xml:space="preserve">at the same rate </w:t>
      </w:r>
      <w:r w:rsidR="008A107C" w:rsidRPr="004559BC">
        <w:rPr>
          <w:rFonts w:eastAsiaTheme="minorEastAsia" w:cstheme="minorHAnsi"/>
          <w:lang w:val="en-GB"/>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lastRenderedPageBreak/>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4559BC">
        <w:rPr>
          <w:rFonts w:eastAsiaTheme="minorEastAsia" w:cstheme="minorHAnsi"/>
          <w:lang w:val="en-GB"/>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4559BC">
        <w:rPr>
          <w:rFonts w:eastAsiaTheme="minorEastAsia" w:cstheme="minorHAnsi"/>
          <w:lang w:val="en-GB"/>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4559BC">
        <w:rPr>
          <w:rFonts w:eastAsiaTheme="minorEastAsia" w:cstheme="minorHAnsi"/>
          <w:lang w:val="en-GB"/>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48"/>
      <w:commentRangeStart w:id="49"/>
      <w:commentRangeStart w:id="50"/>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48"/>
      <w:r w:rsidR="004369A2">
        <w:rPr>
          <w:rStyle w:val="CommentReference"/>
        </w:rPr>
        <w:commentReference w:id="48"/>
      </w:r>
      <w:commentRangeEnd w:id="49"/>
      <w:commentRangeEnd w:id="50"/>
      <m:oMath>
        <m:r>
          <w:rPr>
            <w:rFonts w:ascii="Cambria Math" w:eastAsiaTheme="minorEastAsia" w:hAnsi="Cambria Math" w:cstheme="minorHAnsi"/>
            <w:lang w:val="en-GB"/>
          </w:rPr>
          <m:t>℃</m:t>
        </m:r>
      </m:oMath>
      <w:r w:rsidR="003B5ECD">
        <w:rPr>
          <w:rStyle w:val="CommentReference"/>
        </w:rPr>
        <w:commentReference w:id="49"/>
      </w:r>
      <w:r w:rsidR="004D14D0">
        <w:rPr>
          <w:rStyle w:val="CommentReference"/>
        </w:rPr>
        <w:commentReference w:id="50"/>
      </w:r>
      <w:r w:rsidR="00A50D17" w:rsidRPr="004559BC">
        <w:rPr>
          <w:rFonts w:eastAsiaTheme="minorEastAsia" w:cstheme="minorHAnsi"/>
          <w:lang w:val="en-GB"/>
        </w:rPr>
        <w:t xml:space="preserve">, </w:t>
      </w:r>
      <w:commentRangeStart w:id="51"/>
      <w:r w:rsidR="00A50D17" w:rsidRPr="004559BC">
        <w:rPr>
          <w:rFonts w:eastAsiaTheme="minorEastAsia" w:cstheme="minorHAnsi"/>
          <w:lang w:val="en-GB"/>
        </w:rPr>
        <w:t xml:space="preserve">but we also note these two extreme values </w:t>
      </w:r>
      <w:r w:rsidR="000A388C" w:rsidRPr="004559BC">
        <w:rPr>
          <w:rFonts w:eastAsiaTheme="minorEastAsia" w:cstheme="minorHAnsi"/>
          <w:lang w:val="en-GB"/>
        </w:rPr>
        <w:t>could be due to inaccurate descriptions of the thermal environment.</w:t>
      </w:r>
      <w:r w:rsidR="009731DC" w:rsidRPr="00972C7F">
        <w:rPr>
          <w:rFonts w:eastAsiaTheme="minorEastAsia" w:cstheme="minorHAnsi"/>
          <w:lang w:val="en-GB"/>
        </w:rPr>
        <w:t xml:space="preserve"> </w:t>
      </w:r>
      <w:commentRangeEnd w:id="51"/>
      <w:r w:rsidR="0028454F">
        <w:rPr>
          <w:rStyle w:val="CommentReference"/>
        </w:rPr>
        <w:commentReference w:id="51"/>
      </w:r>
      <w:r w:rsidR="003D5EDF" w:rsidRPr="004559BC">
        <w:rPr>
          <w:rFonts w:eastAsiaTheme="minorEastAsia" w:cstheme="minorHAnsi"/>
          <w:lang w:val="en-GB"/>
        </w:rPr>
        <w:t xml:space="preserve">Across species, the mean </w:t>
      </w:r>
      <w:r w:rsidR="00A50D17" w:rsidRPr="004559BC">
        <w:rPr>
          <w:rFonts w:eastAsiaTheme="minorEastAsia" w:cstheme="minorHAnsi"/>
          <w:lang w:val="en-GB"/>
        </w:rPr>
        <w:t xml:space="preserve">distance </w:t>
      </w:r>
      <w:r w:rsidR="003D5EDF" w:rsidRPr="004559BC">
        <w:rPr>
          <w:rFonts w:eastAsiaTheme="minorEastAsia" w:cstheme="minorHAnsi"/>
          <w:lang w:val="en-GB"/>
        </w:rPr>
        <w:t xml:space="preserve">between the mid-point of the environmental temperature and temperature where consumption is maximized is </w:t>
      </w:r>
      <w:r w:rsidR="00535F42" w:rsidRPr="004559BC">
        <w:rPr>
          <w:rFonts w:eastAsiaTheme="minorEastAsia" w:cstheme="minorHAnsi"/>
          <w:lang w:val="en-GB"/>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4559BC">
        <w:rPr>
          <w:rFonts w:eastAsiaTheme="minorEastAsia" w:cstheme="minorHAnsi"/>
          <w:lang w:val="en-GB"/>
        </w:rPr>
        <w:t xml:space="preserve">with standard deviation of </w:t>
      </w:r>
      <w:r w:rsidR="00246552" w:rsidRPr="004559BC">
        <w:rPr>
          <w:rFonts w:eastAsiaTheme="minorEastAsia" w:cstheme="minorHAnsi"/>
          <w:lang w:val="en-GB"/>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16003AC0" w:rsidR="00CA28E0" w:rsidRPr="004559BC" w:rsidRDefault="00191B54" w:rsidP="00E46073">
      <w:pPr>
        <w:spacing w:line="480" w:lineRule="auto"/>
        <w:ind w:firstLine="284"/>
        <w:contextualSpacing/>
        <w:jc w:val="both"/>
        <w:rPr>
          <w:rFonts w:cstheme="minorHAnsi"/>
          <w:lang w:val="en-GB"/>
        </w:rPr>
      </w:pPr>
      <w:r w:rsidRPr="004559BC">
        <w:rPr>
          <w:rFonts w:eastAsiaTheme="minorEastAsia" w:cstheme="minorHAnsi"/>
          <w:lang w:val="en-GB"/>
        </w:rPr>
        <w:t xml:space="preserve">The implication of unimodal </w:t>
      </w:r>
      <w:r w:rsidR="006E6618" w:rsidRPr="004559BC">
        <w:rPr>
          <w:rFonts w:eastAsiaTheme="minorEastAsia" w:cstheme="minorHAnsi"/>
          <w:lang w:val="en-GB"/>
        </w:rPr>
        <w:t xml:space="preserve">thermal 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(Fig. 5)</w:t>
      </w:r>
      <w:r w:rsidR="001107F5" w:rsidRPr="004559BC">
        <w:rPr>
          <w:rFonts w:eastAsiaTheme="minorEastAsia" w:cstheme="minorHAnsi"/>
          <w:lang w:val="en-GB"/>
        </w:rPr>
        <w:t>.</w:t>
      </w:r>
      <w:r w:rsidR="00CC3ADF" w:rsidRPr="004559BC">
        <w:rPr>
          <w:rFonts w:eastAsiaTheme="minorEastAsia" w:cstheme="minorHAnsi"/>
          <w:lang w:val="en-GB"/>
        </w:rPr>
        <w:t xml:space="preserve"> </w:t>
      </w:r>
      <w:r w:rsidR="00911AB3" w:rsidRPr="004559BC">
        <w:rPr>
          <w:rFonts w:eastAsiaTheme="minorEastAsia" w:cstheme="minorHAnsi"/>
          <w:lang w:val="en-GB"/>
        </w:rPr>
        <w:t>T</w:t>
      </w:r>
      <w:r w:rsidR="00CC3ADF" w:rsidRPr="004559BC">
        <w:rPr>
          <w:rFonts w:eastAsiaTheme="minorEastAsia" w:cstheme="minorHAnsi"/>
          <w:lang w:val="en-GB"/>
        </w:rPr>
        <w:t>his is a common observation</w:t>
      </w:r>
      <w:r w:rsidR="00911CAE" w:rsidRPr="004559BC">
        <w:rPr>
          <w:rFonts w:eastAsiaTheme="minorEastAsia" w:cstheme="minorHAnsi"/>
          <w:lang w:val="en-GB"/>
        </w:rPr>
        <w:t xml:space="preserve"> </w:t>
      </w:r>
      <w:r w:rsidR="00232FB6" w:rsidRPr="004559BC">
        <w:rPr>
          <w:rFonts w:eastAsiaTheme="minorEastAsia" w:cstheme="minorHAnsi"/>
          <w:lang w:val="en-GB"/>
        </w:rPr>
        <w:t>at a specific</w:t>
      </w:r>
      <w:r w:rsidR="00911CAE" w:rsidRPr="004559BC">
        <w:rPr>
          <w:rFonts w:eastAsiaTheme="minorEastAsia" w:cstheme="minorHAnsi"/>
          <w:lang w:val="en-GB"/>
        </w:rPr>
        <w:t xml:space="preserve"> body size </w:t>
      </w:r>
      <w:r w:rsidR="00911CAE">
        <w:rPr>
          <w:rFonts w:eastAsiaTheme="minorEastAsia" w:cstheme="minorHAnsi"/>
        </w:rPr>
        <w:fldChar w:fldCharType="begin"/>
      </w:r>
      <w:r w:rsidR="00911CAE" w:rsidRPr="004559BC">
        <w:rPr>
          <w:rFonts w:eastAsiaTheme="minorEastAsia" w:cstheme="minorHAnsi"/>
          <w:lang w:val="en-GB"/>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59BC">
        <w:rPr>
          <w:rFonts w:eastAsiaTheme="minorEastAsia" w:cstheme="minorHAnsi"/>
          <w:lang w:val="en-GB"/>
        </w:rPr>
        <w:t>,</w:t>
      </w:r>
      <w:r w:rsidR="00AD5B39" w:rsidRPr="004559BC">
        <w:rPr>
          <w:rFonts w:eastAsiaTheme="minorEastAsia" w:cstheme="minorHAnsi"/>
          <w:lang w:val="en-GB"/>
        </w:rPr>
        <w:t xml:space="preserve"> </w:t>
      </w:r>
      <w:r w:rsidR="00BD7D6F" w:rsidRPr="004559BC">
        <w:rPr>
          <w:rFonts w:eastAsiaTheme="minorEastAsia" w:cstheme="minorHAnsi"/>
          <w:lang w:val="en-GB"/>
        </w:rPr>
        <w:t xml:space="preserve">but </w:t>
      </w:r>
      <w:r w:rsidR="00893136" w:rsidRPr="004559BC">
        <w:rPr>
          <w:rFonts w:eastAsiaTheme="minorEastAsia" w:cstheme="minorHAnsi"/>
          <w:lang w:val="en-GB"/>
        </w:rPr>
        <w:t>it is not often compared between different body sizes</w:t>
      </w:r>
      <w:r w:rsidR="00AD5B39" w:rsidRPr="004559BC">
        <w:rPr>
          <w:rFonts w:eastAsiaTheme="minorEastAsia" w:cstheme="minorHAnsi"/>
          <w:lang w:val="en-GB"/>
        </w:rPr>
        <w:t>.</w:t>
      </w:r>
      <w:r w:rsidR="000238B8" w:rsidRPr="004559BC">
        <w:rPr>
          <w:rFonts w:eastAsiaTheme="minorEastAsia" w:cstheme="minorHAnsi"/>
          <w:lang w:val="en-GB"/>
        </w:rPr>
        <w:t xml:space="preserve"> W</w:t>
      </w:r>
      <w:r w:rsidR="00CC3ADF" w:rsidRPr="004559BC">
        <w:rPr>
          <w:rFonts w:eastAsiaTheme="minorEastAsia" w:cstheme="minorHAnsi"/>
          <w:lang w:val="en-GB"/>
        </w:rPr>
        <w:t xml:space="preserve">e </w:t>
      </w:r>
      <w:r w:rsidR="00524D1F" w:rsidRPr="004559BC">
        <w:rPr>
          <w:rFonts w:eastAsiaTheme="minorEastAsia" w:cstheme="minorHAnsi"/>
          <w:lang w:val="en-GB"/>
        </w:rPr>
        <w:t xml:space="preserve">exemplify the thermal response of net-energy gain </w:t>
      </w:r>
      <w:r w:rsidR="00CC3ADF" w:rsidRPr="004559BC">
        <w:rPr>
          <w:rFonts w:eastAsiaTheme="minorEastAsia" w:cstheme="minorHAnsi"/>
          <w:lang w:val="en-GB"/>
        </w:rPr>
        <w:t xml:space="preserve">using </w:t>
      </w:r>
      <w:r w:rsidR="00CC2FBD" w:rsidRPr="004559BC">
        <w:rPr>
          <w:rFonts w:eastAsiaTheme="minorEastAsia" w:cstheme="minorHAnsi"/>
          <w:lang w:val="en-GB"/>
        </w:rPr>
        <w:t>two body sizes</w:t>
      </w:r>
      <w:r w:rsidR="009E167B" w:rsidRPr="004559BC">
        <w:rPr>
          <w:rFonts w:eastAsiaTheme="minorEastAsia" w:cstheme="minorHAnsi"/>
          <w:lang w:val="en-GB"/>
        </w:rPr>
        <w:t xml:space="preserve"> and the </w:t>
      </w:r>
      <w:r w:rsidR="00144C44" w:rsidRPr="004559BC">
        <w:rPr>
          <w:rFonts w:eastAsiaTheme="minorEastAsia" w:cstheme="minorHAnsi"/>
          <w:lang w:val="en-GB"/>
        </w:rPr>
        <w:t>mass- and temperature</w:t>
      </w:r>
      <w:r w:rsidR="005C4EE1" w:rsidRPr="004559BC">
        <w:rPr>
          <w:rFonts w:eastAsiaTheme="minorEastAsia" w:cstheme="minorHAnsi"/>
          <w:lang w:val="en-GB"/>
        </w:rPr>
        <w:t>-</w:t>
      </w:r>
      <w:r w:rsidR="00144C44" w:rsidRPr="004559BC">
        <w:rPr>
          <w:rFonts w:eastAsiaTheme="minorEastAsia" w:cstheme="minorHAnsi"/>
          <w:lang w:val="en-GB"/>
        </w:rPr>
        <w:t xml:space="preserve">dependent </w:t>
      </w:r>
      <w:r w:rsidR="00F930CD" w:rsidRPr="004559BC">
        <w:rPr>
          <w:rFonts w:eastAsiaTheme="minorEastAsia" w:cstheme="minorHAnsi"/>
          <w:lang w:val="en-GB"/>
        </w:rPr>
        <w:t>statistical models for metabolism and</w:t>
      </w:r>
      <w:r w:rsidR="005B1DF6" w:rsidRPr="004559BC">
        <w:rPr>
          <w:rFonts w:eastAsiaTheme="minorEastAsia" w:cstheme="minorHAnsi"/>
          <w:lang w:val="en-GB"/>
        </w:rPr>
        <w:t xml:space="preserve"> consumption (using the species </w:t>
      </w:r>
      <w:r w:rsidR="005B1DF6" w:rsidRPr="004559BC">
        <w:rPr>
          <w:rFonts w:eastAsiaTheme="minorEastAsia" w:cstheme="minorHAnsi"/>
          <w:i/>
          <w:iCs/>
          <w:lang w:val="en-GB"/>
        </w:rPr>
        <w:t xml:space="preserve">C. </w:t>
      </w:r>
      <w:proofErr w:type="spellStart"/>
      <w:r w:rsidR="005B1DF6" w:rsidRPr="004559BC">
        <w:rPr>
          <w:rFonts w:eastAsiaTheme="minorEastAsia" w:cstheme="minorHAnsi"/>
          <w:i/>
          <w:iCs/>
          <w:lang w:val="en-GB"/>
        </w:rPr>
        <w:t>argus</w:t>
      </w:r>
      <w:proofErr w:type="spellEnd"/>
      <w:r w:rsidR="00A55875" w:rsidRPr="004559BC">
        <w:rPr>
          <w:rFonts w:eastAsiaTheme="minorEastAsia" w:cstheme="minorHAnsi"/>
          <w:lang w:val="en-GB"/>
        </w:rPr>
        <w:t xml:space="preserve"> because of the amount of data available and clear unimodal thermal response </w:t>
      </w:r>
      <w:r w:rsidR="00A55875" w:rsidRPr="00844CD2">
        <w:rPr>
          <w:rFonts w:eastAsiaTheme="minorEastAsia" w:cstheme="minorHAnsi"/>
          <w:lang w:val="en-GB"/>
        </w:rPr>
        <w:t>curve</w:t>
      </w:r>
      <w:r w:rsidR="00F33EDD" w:rsidRPr="00844CD2">
        <w:rPr>
          <w:rFonts w:eastAsiaTheme="minorEastAsia" w:cstheme="minorHAnsi"/>
          <w:lang w:val="en-GB"/>
        </w:rPr>
        <w:t>, Fig. S</w:t>
      </w:r>
      <w:r w:rsidR="00844CD2" w:rsidRPr="00844CD2">
        <w:rPr>
          <w:rFonts w:eastAsiaTheme="minorEastAsia" w:cstheme="minorHAnsi"/>
          <w:lang w:val="en-GB"/>
        </w:rPr>
        <w:t>10</w:t>
      </w:r>
      <w:r w:rsidR="005B1DF6" w:rsidRPr="00844CD2">
        <w:rPr>
          <w:rFonts w:eastAsiaTheme="minorEastAsia" w:cstheme="minorHAnsi"/>
          <w:lang w:val="en-GB"/>
        </w:rPr>
        <w:t>)</w:t>
      </w:r>
      <w:r w:rsidR="008A107C" w:rsidRPr="00844CD2">
        <w:rPr>
          <w:rFonts w:eastAsiaTheme="minorEastAsia" w:cstheme="minorHAnsi"/>
          <w:lang w:val="en-GB"/>
        </w:rPr>
        <w:t>,</w:t>
      </w:r>
      <w:r w:rsidR="00747003" w:rsidRPr="00844CD2">
        <w:rPr>
          <w:rFonts w:eastAsiaTheme="minorEastAsia" w:cstheme="minorHAnsi"/>
          <w:lang w:val="en-GB"/>
        </w:rPr>
        <w:t xml:space="preserve"> and show that the </w:t>
      </w:r>
      <w:r w:rsidR="00747003" w:rsidRPr="004559BC">
        <w:rPr>
          <w:rFonts w:eastAsiaTheme="minorEastAsia" w:cstheme="minorHAnsi"/>
          <w:lang w:val="en-GB"/>
        </w:rPr>
        <w:t>optimum of net</w:t>
      </w:r>
      <w:r w:rsidR="009553ED" w:rsidRPr="004559BC">
        <w:rPr>
          <w:rFonts w:eastAsiaTheme="minorEastAsia" w:cstheme="minorHAnsi"/>
          <w:lang w:val="en-GB"/>
        </w:rPr>
        <w:t xml:space="preserve"> </w:t>
      </w:r>
      <w:r w:rsidR="00747003" w:rsidRPr="004559BC">
        <w:rPr>
          <w:rFonts w:eastAsiaTheme="minorEastAsia" w:cstheme="minorHAnsi"/>
          <w:lang w:val="en-GB"/>
        </w:rPr>
        <w:t>energy gain declines with body size</w:t>
      </w:r>
      <w:r w:rsidR="00084601" w:rsidRPr="004559BC">
        <w:rPr>
          <w:rFonts w:eastAsiaTheme="minorEastAsia" w:cstheme="minorHAnsi"/>
          <w:lang w:val="en-GB"/>
        </w:rPr>
        <w:t xml:space="preserve"> (Fig. 5)</w:t>
      </w:r>
      <w:r w:rsidR="00747003" w:rsidRPr="004559BC">
        <w:rPr>
          <w:rFonts w:eastAsiaTheme="minorEastAsia" w:cstheme="minorHAnsi"/>
          <w:lang w:val="en-GB"/>
        </w:rPr>
        <w:t>.</w:t>
      </w:r>
      <w:r w:rsidR="003D0B87" w:rsidRPr="004559BC">
        <w:rPr>
          <w:rFonts w:eastAsiaTheme="minorEastAsia" w:cstheme="minorHAnsi"/>
          <w:lang w:val="en-GB"/>
        </w:rPr>
        <w:t xml:space="preserve"> </w:t>
      </w:r>
      <w:r w:rsidR="005B370D" w:rsidRPr="004559BC">
        <w:rPr>
          <w:rFonts w:eastAsiaTheme="minorEastAsia" w:cstheme="minorHAnsi"/>
          <w:lang w:val="en-GB"/>
        </w:rPr>
        <w:t xml:space="preserve">Empirical estimates of optimum temperature for growth across different body sizes within species corroborate this </w:t>
      </w:r>
      <w:r w:rsidR="008C404E" w:rsidRPr="004559BC">
        <w:rPr>
          <w:rFonts w:eastAsiaTheme="minorEastAsia" w:cstheme="minorHAnsi"/>
          <w:lang w:val="en-GB"/>
        </w:rPr>
        <w:t>prediction.</w:t>
      </w:r>
      <w:r w:rsidR="00276DC2" w:rsidRPr="004559BC">
        <w:rPr>
          <w:rFonts w:eastAsiaTheme="minorEastAsia" w:cstheme="minorHAnsi"/>
          <w:lang w:val="en-GB"/>
        </w:rPr>
        <w:t xml:space="preserve"> Specifically, we</w:t>
      </w:r>
      <w:r w:rsidR="00276DC2" w:rsidRPr="004559BC">
        <w:rPr>
          <w:rFonts w:cstheme="minorHAnsi"/>
          <w:lang w:val="en-GB"/>
        </w:rPr>
        <w:t xml:space="preserve"> find that </w:t>
      </w:r>
      <w:r w:rsidR="00064C78" w:rsidRPr="004559BC">
        <w:rPr>
          <w:rFonts w:cstheme="minorHAnsi"/>
          <w:lang w:val="en-GB"/>
        </w:rPr>
        <w:t xml:space="preserve">the </w:t>
      </w:r>
      <w:r w:rsidR="00CA28E0" w:rsidRPr="00972C7F">
        <w:rPr>
          <w:rFonts w:cstheme="minorHAnsi"/>
          <w:lang w:val="en-GB"/>
        </w:rPr>
        <w:t xml:space="preserve">optimum temperature </w:t>
      </w:r>
      <w:r w:rsidR="00CA28E0" w:rsidRPr="004559BC">
        <w:rPr>
          <w:rFonts w:cstheme="minorHAnsi"/>
          <w:lang w:val="en-GB"/>
        </w:rPr>
        <w:t xml:space="preserve">for growth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52"/>
      <w:commentRangeStart w:id="53"/>
      <w:r w:rsidR="00CA28E0" w:rsidRPr="00972C7F">
        <w:rPr>
          <w:rFonts w:eastAsiaTheme="minorEastAsia" w:cstheme="minorHAnsi"/>
          <w:lang w:val="en-GB"/>
        </w:rPr>
        <w:t xml:space="preserve">natural log of relative body mass (Fig. </w:t>
      </w:r>
      <w:r w:rsidR="00700427" w:rsidRPr="004559BC">
        <w:rPr>
          <w:rFonts w:eastAsiaTheme="minorEastAsia" w:cstheme="minorHAnsi"/>
          <w:lang w:val="en-GB"/>
        </w:rPr>
        <w:t>6</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52"/>
      <w:r w:rsidR="00BC6DAB">
        <w:rPr>
          <w:rStyle w:val="CommentReference"/>
        </w:rPr>
        <w:commentReference w:id="52"/>
      </w:r>
      <w:commentRangeEnd w:id="53"/>
      <w:r w:rsidR="00BC6DAB">
        <w:rPr>
          <w:rStyle w:val="CommentReference"/>
        </w:rPr>
        <w:commentReference w:id="53"/>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r w:rsidR="00A1529F">
        <w:rPr>
          <w:rFonts w:cstheme="minorHAnsi"/>
          <w:lang w:val="en-GB"/>
        </w:rPr>
        <w:t xml:space="preserve"> (Fig. S11)</w:t>
      </w:r>
      <w:r w:rsidR="00CA28E0" w:rsidRPr="00972C7F">
        <w:rPr>
          <w:rFonts w:cstheme="minorHAnsi"/>
          <w:lang w:val="en-GB"/>
        </w:rPr>
        <w:t>.</w:t>
      </w:r>
      <w:r w:rsidR="00CA28E0" w:rsidRPr="004559BC">
        <w:rPr>
          <w:rFonts w:cstheme="minorHAnsi"/>
          <w:lang w:val="en-GB"/>
        </w:rPr>
        <w:t xml:space="preserve"> The two models, with and without species-varying slopes, were indistinguishable in terms of WAIC (</w:t>
      </w:r>
      <m:oMath>
        <m:r>
          <m:rPr>
            <m:sty m:val="p"/>
          </m:rPr>
          <w:rPr>
            <w:rFonts w:ascii="Cambria Math" w:hAnsi="Cambria Math" w:cstheme="minorHAnsi"/>
          </w:rPr>
          <m:t>Δ</m:t>
        </m:r>
      </m:oMath>
      <w:r w:rsidR="00CA28E0" w:rsidRPr="004559BC">
        <w:rPr>
          <w:rFonts w:cstheme="minorHAnsi"/>
          <w:lang w:val="en-GB"/>
        </w:rPr>
        <w:t xml:space="preserve">WAIC = 1.3), and we therefore present the results for the global slope model for parsimony.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CA28E0" w:rsidRPr="004559BC">
        <w:rPr>
          <w:rFonts w:eastAsiaTheme="minorEastAsia" w:cstheme="minorHAnsi"/>
          <w:lang w:val="en-GB"/>
        </w:rPr>
        <w:t>relative mass</w:t>
      </w:r>
      <w:r w:rsidR="00CA28E0" w:rsidRPr="00972C7F">
        <w:rPr>
          <w:rFonts w:eastAsiaTheme="minorEastAsia" w:cstheme="minorHAnsi"/>
          <w:lang w:val="en-GB"/>
        </w:rPr>
        <w:t xml:space="preserve">. </w:t>
      </w:r>
      <w:r w:rsidR="00CA0C24" w:rsidRPr="004559BC">
        <w:rPr>
          <w:rFonts w:eastAsiaTheme="minorEastAsia" w:cstheme="minorHAnsi"/>
          <w:lang w:val="en-GB"/>
        </w:rPr>
        <w:t xml:space="preserve">We </w:t>
      </w:r>
      <w:r w:rsidR="00A85775" w:rsidRPr="004559BC">
        <w:rPr>
          <w:rFonts w:eastAsiaTheme="minorEastAsia" w:cstheme="minorHAnsi"/>
          <w:lang w:val="en-GB"/>
        </w:rPr>
        <w:t xml:space="preserve">also </w:t>
      </w:r>
      <w:r w:rsidR="00406140" w:rsidRPr="004559BC">
        <w:rPr>
          <w:rFonts w:eastAsiaTheme="minorEastAsia" w:cstheme="minorHAnsi"/>
          <w:lang w:val="en-GB"/>
        </w:rPr>
        <w:t xml:space="preserve">find that </w:t>
      </w:r>
      <w:r w:rsidR="0023286E" w:rsidRPr="004559BC">
        <w:rPr>
          <w:rFonts w:eastAsiaTheme="minorEastAsia" w:cstheme="minorHAnsi"/>
          <w:lang w:val="en-GB"/>
        </w:rPr>
        <w:t xml:space="preserve">the </w:t>
      </w:r>
      <w:r w:rsidR="00884294" w:rsidRPr="004559BC">
        <w:rPr>
          <w:rFonts w:eastAsiaTheme="minorEastAsia" w:cstheme="minorHAnsi"/>
          <w:lang w:val="en-GB"/>
        </w:rPr>
        <w:t xml:space="preserve">mean </w:t>
      </w:r>
      <w:r w:rsidR="009329C0" w:rsidRPr="004559BC">
        <w:rPr>
          <w:rFonts w:eastAsiaTheme="minorEastAsia" w:cstheme="minorHAnsi"/>
          <w:lang w:val="en-GB"/>
        </w:rPr>
        <w:t>across</w:t>
      </w:r>
      <w:r w:rsidR="00DD0A4D" w:rsidRPr="004559BC">
        <w:rPr>
          <w:rFonts w:eastAsiaTheme="minorEastAsia" w:cstheme="minorHAnsi"/>
          <w:lang w:val="en-GB"/>
        </w:rPr>
        <w:t xml:space="preserve"> </w:t>
      </w:r>
      <w:r w:rsidR="009329C0" w:rsidRPr="004559BC">
        <w:rPr>
          <w:rFonts w:eastAsiaTheme="minorEastAsia" w:cstheme="minorHAnsi"/>
          <w:lang w:val="en-GB"/>
        </w:rPr>
        <w:t xml:space="preserve">species </w:t>
      </w:r>
      <w:r w:rsidR="00EC73BB" w:rsidRPr="004559BC">
        <w:rPr>
          <w:rFonts w:eastAsiaTheme="minorEastAsia" w:cstheme="minorHAnsi"/>
          <w:lang w:val="en-GB"/>
        </w:rPr>
        <w:lastRenderedPageBreak/>
        <w:t xml:space="preserve">difference between the </w:t>
      </w:r>
      <w:r w:rsidR="00504470" w:rsidRPr="004559BC">
        <w:rPr>
          <w:rFonts w:eastAsiaTheme="minorEastAsia" w:cstheme="minorHAnsi"/>
          <w:lang w:val="en-GB"/>
        </w:rPr>
        <w:t>mean</w:t>
      </w:r>
      <w:r w:rsidR="004E2144" w:rsidRPr="004559BC">
        <w:rPr>
          <w:rFonts w:eastAsiaTheme="minorEastAsia" w:cstheme="minorHAnsi"/>
          <w:lang w:val="en-GB"/>
        </w:rPr>
        <w:t xml:space="preserve"> intraspecific growth optimum </w:t>
      </w:r>
      <w:r w:rsidR="00804E59" w:rsidRPr="004559BC">
        <w:rPr>
          <w:rFonts w:eastAsiaTheme="minorEastAsia" w:cstheme="minorHAnsi"/>
          <w:lang w:val="en-GB"/>
        </w:rPr>
        <w:t xml:space="preserve">temperature (across body sizes within species) </w:t>
      </w:r>
      <w:r w:rsidR="004E2144" w:rsidRPr="004559BC">
        <w:rPr>
          <w:rFonts w:eastAsiaTheme="minorEastAsia" w:cstheme="minorHAnsi"/>
          <w:lang w:val="en-GB"/>
        </w:rPr>
        <w:t xml:space="preserve">and the </w:t>
      </w:r>
      <w:r w:rsidR="00CE46DF" w:rsidRPr="004559BC">
        <w:rPr>
          <w:rFonts w:eastAsiaTheme="minorEastAsia" w:cstheme="minorHAnsi"/>
          <w:lang w:val="en-GB"/>
        </w:rPr>
        <w:t xml:space="preserve">mid-point of the species environmental temperature is </w:t>
      </w:r>
      <w:r w:rsidR="009656C7" w:rsidRPr="004559BC">
        <w:rPr>
          <w:rFonts w:eastAsiaTheme="minorEastAsia" w:cstheme="minorHAnsi"/>
          <w:lang w:val="en-GB"/>
        </w:rPr>
        <w:t>6.5</w:t>
      </w:r>
      <m:oMath>
        <m:r>
          <w:rPr>
            <w:rFonts w:ascii="Cambria Math" w:eastAsiaTheme="minorEastAsia" w:hAnsi="Cambria Math" w:cstheme="minorHAnsi"/>
            <w:lang w:val="en-GB"/>
          </w:rPr>
          <m:t>℃</m:t>
        </m:r>
      </m:oMath>
      <w:r w:rsidR="0019675C" w:rsidRPr="004559BC">
        <w:rPr>
          <w:rFonts w:eastAsiaTheme="minorEastAsia" w:cstheme="minorHAnsi"/>
          <w:lang w:val="en-GB"/>
        </w:rPr>
        <w:t xml:space="preserve"> (Fig. 7)</w:t>
      </w:r>
      <w:r w:rsidR="00982591" w:rsidRPr="004559BC">
        <w:rPr>
          <w:rFonts w:eastAsiaTheme="minorEastAsia" w:cstheme="minorHAnsi"/>
          <w:lang w:val="en-GB"/>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commentRangeStart w:id="54"/>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54"/>
      <w:r w:rsidR="00D764E3">
        <w:rPr>
          <w:rStyle w:val="CommentReference"/>
        </w:rPr>
        <w:commentReference w:id="54"/>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M6</w:t>
            </w:r>
            <w:r w:rsidR="00C51ED8" w:rsidRPr="00C51ED8">
              <w:rPr>
                <w:rFonts w:cstheme="minorHAnsi"/>
                <w:highlight w:val="yellow"/>
                <w:lang w:val="sv-SE"/>
              </w:rPr>
              <w:t>a</w:t>
            </w:r>
          </w:p>
        </w:tc>
        <w:tc>
          <w:tcPr>
            <w:tcW w:w="0" w:type="auto"/>
            <w:vMerge/>
          </w:tcPr>
          <w:p w14:paraId="2278676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00228793" w14:textId="7ADDEBC8" w:rsidR="009A7A44" w:rsidRPr="00C51ED8"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1</m:t>
                    </m:r>
                  </m:sub>
                </m:sSub>
              </m:oMath>
            </m:oMathPara>
          </w:p>
        </w:tc>
        <w:tc>
          <w:tcPr>
            <w:tcW w:w="0" w:type="auto"/>
          </w:tcPr>
          <w:p w14:paraId="5CDF8419" w14:textId="403BA21B" w:rsidR="009A7A44" w:rsidRPr="00C51ED8"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1167</w:t>
            </w:r>
            <w:r w:rsidR="009A7A44" w:rsidRPr="00C51ED8">
              <w:rPr>
                <w:rFonts w:cstheme="minorHAnsi"/>
                <w:highlight w:val="yellow"/>
              </w:rPr>
              <w:t>.</w:t>
            </w:r>
            <w:r w:rsidRPr="00C51ED8">
              <w:rPr>
                <w:rFonts w:cstheme="minorHAnsi"/>
                <w:highlight w:val="yellow"/>
              </w:rPr>
              <w:t>6</w:t>
            </w:r>
            <w:r w:rsidR="009A7A44" w:rsidRPr="00C51ED8">
              <w:rPr>
                <w:rFonts w:cstheme="minorHAnsi"/>
                <w:highlight w:val="yellow"/>
              </w:rPr>
              <w:t xml:space="preserve"> (</w:t>
            </w:r>
            <w:r w:rsidR="00664FB8" w:rsidRPr="00C51ED8">
              <w:rPr>
                <w:rFonts w:cstheme="minorHAnsi"/>
                <w:highlight w:val="yellow"/>
              </w:rPr>
              <w:t>1457.6</w:t>
            </w:r>
            <w:r w:rsidR="009A7A44" w:rsidRPr="00C51ED8">
              <w:rPr>
                <w:rFonts w:cstheme="minorHAnsi"/>
                <w:highlight w:val="yellow"/>
              </w:rPr>
              <w:t>)</w:t>
            </w:r>
          </w:p>
        </w:tc>
        <w:tc>
          <w:tcPr>
            <w:tcW w:w="0" w:type="auto"/>
          </w:tcPr>
          <w:p w14:paraId="1EA906DE" w14:textId="2DF099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185</w:t>
            </w:r>
            <w:r w:rsidR="00803B5E" w:rsidRPr="00C51ED8">
              <w:rPr>
                <w:rFonts w:cstheme="minorHAnsi"/>
                <w:highlight w:val="yellow"/>
              </w:rPr>
              <w:t>.5</w:t>
            </w:r>
            <w:r w:rsidRPr="00C51ED8">
              <w:rPr>
                <w:rFonts w:cstheme="minorHAnsi"/>
                <w:highlight w:val="yellow"/>
              </w:rPr>
              <w:t xml:space="preserve"> (712.</w:t>
            </w:r>
            <w:r w:rsidR="00E67359" w:rsidRPr="00C51ED8">
              <w:rPr>
                <w:rFonts w:cstheme="minorHAnsi"/>
                <w:highlight w:val="yellow"/>
              </w:rPr>
              <w:t>2</w:t>
            </w:r>
            <w:r w:rsidRPr="00C51ED8">
              <w:rPr>
                <w:rFonts w:cstheme="minorHAnsi"/>
                <w:highlight w:val="yellow"/>
              </w:rPr>
              <w:t>)</w:t>
            </w:r>
          </w:p>
        </w:tc>
        <w:tc>
          <w:tcPr>
            <w:tcW w:w="0" w:type="auto"/>
          </w:tcPr>
          <w:p w14:paraId="6A2800C1" w14:textId="7ECA1173" w:rsidR="009A7A44" w:rsidRPr="00C51ED8"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56</w:t>
            </w:r>
            <w:r w:rsidR="009A7A44" w:rsidRPr="00C51ED8">
              <w:rPr>
                <w:rFonts w:cstheme="minorHAnsi"/>
                <w:highlight w:val="yellow"/>
              </w:rPr>
              <w:t>.</w:t>
            </w:r>
            <w:r w:rsidRPr="00C51ED8">
              <w:rPr>
                <w:rFonts w:cstheme="minorHAnsi"/>
                <w:highlight w:val="yellow"/>
              </w:rPr>
              <w:t>8</w:t>
            </w:r>
            <w:r w:rsidR="009A7A44" w:rsidRPr="00C51ED8">
              <w:rPr>
                <w:rFonts w:cstheme="minorHAnsi"/>
                <w:highlight w:val="yellow"/>
              </w:rPr>
              <w:t xml:space="preserve"> (</w:t>
            </w:r>
            <w:r w:rsidR="004C7E3C" w:rsidRPr="00C51ED8">
              <w:rPr>
                <w:rFonts w:cstheme="minorHAnsi"/>
                <w:highlight w:val="yellow"/>
              </w:rPr>
              <w:t>99</w:t>
            </w:r>
            <w:r w:rsidR="009A7A44" w:rsidRPr="00C51ED8">
              <w:rPr>
                <w:rFonts w:cstheme="minorHAnsi"/>
                <w:highlight w:val="yellow"/>
              </w:rPr>
              <w:t>.</w:t>
            </w:r>
            <w:r w:rsidR="004C7E3C" w:rsidRPr="00C51ED8">
              <w:rPr>
                <w:rFonts w:cstheme="minorHAnsi"/>
                <w:highlight w:val="yellow"/>
              </w:rPr>
              <w:t>8</w:t>
            </w:r>
            <w:r w:rsidR="009A7A44" w:rsidRPr="00C51ED8">
              <w:rPr>
                <w:rFonts w:cstheme="minorHAnsi"/>
                <w:highlight w:val="yellow"/>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2F6015">
              <w:rPr>
                <w:rFonts w:cstheme="minorHAnsi"/>
                <w:highlight w:val="yellow"/>
                <w:lang w:val="sv-SE"/>
              </w:rPr>
              <w:t>6</w:t>
            </w:r>
            <w:r w:rsidR="00C51ED8" w:rsidRPr="00C51ED8">
              <w:rPr>
                <w:rFonts w:cstheme="minorHAnsi"/>
                <w:highlight w:val="yellow"/>
                <w:lang w:val="sv-SE"/>
              </w:rPr>
              <w:t>b</w:t>
            </w:r>
          </w:p>
        </w:tc>
        <w:tc>
          <w:tcPr>
            <w:tcW w:w="0" w:type="auto"/>
            <w:vMerge/>
          </w:tcPr>
          <w:p w14:paraId="4771C97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7349A7AC" w14:textId="3086CD53" w:rsidR="009A7A44" w:rsidRPr="00C51ED8" w:rsidRDefault="00687FA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r>
                  <w:rPr>
                    <w:rFonts w:ascii="Cambria Math" w:hAnsi="Cambria Math" w:cstheme="minorHAnsi"/>
                    <w:highlight w:val="yellow"/>
                  </w:rPr>
                  <m:t>,</m:t>
                </m:r>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2</m:t>
                    </m:r>
                  </m:sub>
                </m:sSub>
              </m:oMath>
            </m:oMathPara>
          </w:p>
        </w:tc>
        <w:tc>
          <w:tcPr>
            <w:tcW w:w="0" w:type="auto"/>
          </w:tcPr>
          <w:p w14:paraId="5765EC9C" w14:textId="13900A0D" w:rsidR="009A7A44" w:rsidRPr="00C51ED8"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2363</w:t>
            </w:r>
            <w:r w:rsidR="00437DC1" w:rsidRPr="00C51ED8">
              <w:rPr>
                <w:rFonts w:cstheme="minorHAnsi"/>
                <w:highlight w:val="yellow"/>
              </w:rPr>
              <w:t>.7</w:t>
            </w:r>
            <w:r w:rsidR="009A7A44" w:rsidRPr="00C51ED8">
              <w:rPr>
                <w:rFonts w:cstheme="minorHAnsi"/>
                <w:highlight w:val="yellow"/>
              </w:rPr>
              <w:t xml:space="preserve"> (</w:t>
            </w:r>
            <w:r w:rsidR="00664FB8" w:rsidRPr="00C51ED8">
              <w:rPr>
                <w:rFonts w:cstheme="minorHAnsi"/>
                <w:highlight w:val="yellow"/>
              </w:rPr>
              <w:t>2653.9</w:t>
            </w:r>
            <w:r w:rsidR="009A7A44" w:rsidRPr="00C51ED8">
              <w:rPr>
                <w:rFonts w:cstheme="minorHAnsi"/>
                <w:highlight w:val="yellow"/>
              </w:rPr>
              <w:t>)</w:t>
            </w:r>
          </w:p>
        </w:tc>
        <w:tc>
          <w:tcPr>
            <w:tcW w:w="0" w:type="auto"/>
          </w:tcPr>
          <w:p w14:paraId="23F4C895" w14:textId="5C725DEB"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681.9</w:t>
            </w:r>
            <w:r w:rsidR="009A7A44" w:rsidRPr="00C51ED8">
              <w:rPr>
                <w:rFonts w:cstheme="minorHAnsi"/>
                <w:highlight w:val="yellow"/>
              </w:rPr>
              <w:t xml:space="preserve"> (1</w:t>
            </w:r>
            <w:r w:rsidR="00E67359" w:rsidRPr="00C51ED8">
              <w:rPr>
                <w:rFonts w:cstheme="minorHAnsi"/>
                <w:highlight w:val="yellow"/>
              </w:rPr>
              <w:t>208</w:t>
            </w:r>
            <w:r w:rsidR="009A7A44" w:rsidRPr="00C51ED8">
              <w:rPr>
                <w:rFonts w:cstheme="minorHAnsi"/>
                <w:highlight w:val="yellow"/>
              </w:rPr>
              <w:t>.</w:t>
            </w:r>
            <w:r w:rsidR="00E67359" w:rsidRPr="00C51ED8">
              <w:rPr>
                <w:rFonts w:cstheme="minorHAnsi"/>
                <w:highlight w:val="yellow"/>
              </w:rPr>
              <w:t>7</w:t>
            </w:r>
            <w:r w:rsidR="009A7A44" w:rsidRPr="00C51ED8">
              <w:rPr>
                <w:rFonts w:cstheme="minorHAnsi"/>
                <w:highlight w:val="yellow"/>
              </w:rPr>
              <w:t>)</w:t>
            </w:r>
          </w:p>
        </w:tc>
        <w:tc>
          <w:tcPr>
            <w:tcW w:w="0" w:type="auto"/>
          </w:tcPr>
          <w:p w14:paraId="0ED2EA01" w14:textId="1887D272"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91</w:t>
            </w:r>
            <w:r w:rsidRPr="00C51ED8">
              <w:rPr>
                <w:rFonts w:cstheme="minorHAnsi"/>
                <w:highlight w:val="yellow"/>
              </w:rPr>
              <w:t>.</w:t>
            </w:r>
            <w:r w:rsidR="00F11EF2" w:rsidRPr="00C51ED8">
              <w:rPr>
                <w:rFonts w:cstheme="minorHAnsi"/>
                <w:highlight w:val="yellow"/>
              </w:rPr>
              <w:t>1</w:t>
            </w:r>
            <w:r w:rsidRPr="00C51ED8">
              <w:rPr>
                <w:rFonts w:cstheme="minorHAnsi"/>
                <w:highlight w:val="yellow"/>
              </w:rPr>
              <w:t xml:space="preserve"> (2</w:t>
            </w:r>
            <w:r w:rsidR="004C7E3C" w:rsidRPr="00C51ED8">
              <w:rPr>
                <w:rFonts w:cstheme="minorHAnsi"/>
                <w:highlight w:val="yellow"/>
              </w:rPr>
              <w:t>34</w:t>
            </w:r>
            <w:r w:rsidRPr="00C51ED8">
              <w:rPr>
                <w:rFonts w:cstheme="minorHAnsi"/>
                <w:highlight w:val="yellow"/>
              </w:rPr>
              <w:t>.</w:t>
            </w:r>
            <w:r w:rsidR="004C7E3C" w:rsidRPr="00C51ED8">
              <w:rPr>
                <w:rFonts w:cstheme="minorHAnsi"/>
                <w:highlight w:val="yellow"/>
              </w:rPr>
              <w:t>1</w:t>
            </w:r>
            <w:r w:rsidRPr="00C51ED8">
              <w:rPr>
                <w:rFonts w:cstheme="minorHAnsi"/>
                <w:highlight w:val="yellow"/>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404FCD" w:rsidRPr="00C51ED8">
              <w:rPr>
                <w:rFonts w:cstheme="minorHAnsi"/>
                <w:highlight w:val="yellow"/>
                <w:lang w:val="sv-SE"/>
              </w:rPr>
              <w:t>7</w:t>
            </w:r>
          </w:p>
        </w:tc>
        <w:tc>
          <w:tcPr>
            <w:tcW w:w="0" w:type="auto"/>
            <w:vMerge/>
          </w:tcPr>
          <w:p w14:paraId="536820B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5CBAE4F0" w14:textId="5BEC4D97" w:rsidR="009A7A44" w:rsidRPr="00C51ED8"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oMath>
            </m:oMathPara>
          </w:p>
        </w:tc>
        <w:tc>
          <w:tcPr>
            <w:tcW w:w="0" w:type="auto"/>
          </w:tcPr>
          <w:p w14:paraId="4A86ACFE" w14:textId="0C16DF94" w:rsidR="009A7A44" w:rsidRPr="00C51ED8"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4200</w:t>
            </w:r>
            <w:r w:rsidR="009A7A44" w:rsidRPr="00C51ED8">
              <w:rPr>
                <w:rFonts w:cstheme="minorHAnsi"/>
                <w:highlight w:val="yellow"/>
              </w:rPr>
              <w:t xml:space="preserve"> (</w:t>
            </w:r>
            <w:r w:rsidR="00664FB8" w:rsidRPr="00C51ED8">
              <w:rPr>
                <w:rFonts w:cstheme="minorHAnsi"/>
                <w:highlight w:val="yellow"/>
              </w:rPr>
              <w:t>4491</w:t>
            </w:r>
            <w:r w:rsidR="009A7A44" w:rsidRPr="00C51ED8">
              <w:rPr>
                <w:rFonts w:cstheme="minorHAnsi"/>
                <w:highlight w:val="yellow"/>
              </w:rPr>
              <w:t>)</w:t>
            </w:r>
          </w:p>
        </w:tc>
        <w:tc>
          <w:tcPr>
            <w:tcW w:w="0" w:type="auto"/>
          </w:tcPr>
          <w:p w14:paraId="58F68E7B" w14:textId="72D69E30"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672</w:t>
            </w:r>
            <w:r w:rsidR="009A7A44" w:rsidRPr="00C51ED8">
              <w:rPr>
                <w:rFonts w:cstheme="minorHAnsi"/>
                <w:highlight w:val="yellow"/>
              </w:rPr>
              <w:t xml:space="preserve"> (</w:t>
            </w:r>
            <w:r w:rsidR="00E67359" w:rsidRPr="00C51ED8">
              <w:rPr>
                <w:rFonts w:cstheme="minorHAnsi"/>
                <w:highlight w:val="yellow"/>
              </w:rPr>
              <w:t>1198</w:t>
            </w:r>
            <w:r w:rsidR="009A7A44" w:rsidRPr="00C51ED8">
              <w:rPr>
                <w:rFonts w:cstheme="minorHAnsi"/>
                <w:highlight w:val="yellow"/>
              </w:rPr>
              <w:t>.</w:t>
            </w:r>
            <w:r w:rsidR="00E67359" w:rsidRPr="00C51ED8">
              <w:rPr>
                <w:rFonts w:cstheme="minorHAnsi"/>
                <w:highlight w:val="yellow"/>
              </w:rPr>
              <w:t>8</w:t>
            </w:r>
            <w:r w:rsidR="009A7A44" w:rsidRPr="00C51ED8">
              <w:rPr>
                <w:rFonts w:cstheme="minorHAnsi"/>
                <w:highlight w:val="yellow"/>
              </w:rPr>
              <w:t>)</w:t>
            </w:r>
          </w:p>
        </w:tc>
        <w:tc>
          <w:tcPr>
            <w:tcW w:w="0" w:type="auto"/>
          </w:tcPr>
          <w:p w14:paraId="48DF47F7" w14:textId="409D739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38</w:t>
            </w:r>
            <w:r w:rsidRPr="00C51ED8">
              <w:rPr>
                <w:rFonts w:cstheme="minorHAnsi"/>
                <w:highlight w:val="yellow"/>
              </w:rPr>
              <w:t>.</w:t>
            </w:r>
            <w:r w:rsidR="00F11EF2" w:rsidRPr="00C51ED8">
              <w:rPr>
                <w:rFonts w:cstheme="minorHAnsi"/>
                <w:highlight w:val="yellow"/>
              </w:rPr>
              <w:t>3</w:t>
            </w:r>
            <w:r w:rsidRPr="00C51ED8">
              <w:rPr>
                <w:rFonts w:cstheme="minorHAnsi"/>
                <w:highlight w:val="yellow"/>
              </w:rPr>
              <w:t xml:space="preserve"> (</w:t>
            </w:r>
            <w:r w:rsidR="004C7E3C" w:rsidRPr="00C51ED8">
              <w:rPr>
                <w:rFonts w:cstheme="minorHAnsi"/>
                <w:highlight w:val="yellow"/>
              </w:rPr>
              <w:t>181</w:t>
            </w:r>
            <w:r w:rsidRPr="00C51ED8">
              <w:rPr>
                <w:rFonts w:cstheme="minorHAnsi"/>
                <w:highlight w:val="yellow"/>
              </w:rPr>
              <w:t>.</w:t>
            </w:r>
            <w:r w:rsidR="004C7E3C" w:rsidRPr="00C51ED8">
              <w:rPr>
                <w:rFonts w:cstheme="minorHAnsi"/>
                <w:highlight w:val="yellow"/>
              </w:rPr>
              <w:t>2</w:t>
            </w:r>
            <w:r w:rsidRPr="00C51ED8">
              <w:rPr>
                <w:rFonts w:cstheme="minorHAnsi"/>
                <w:highlight w:val="yellow"/>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2437CD47" w:rsidR="00005029" w:rsidRDefault="006A7305" w:rsidP="002E3379">
      <w:pPr>
        <w:spacing w:line="480" w:lineRule="auto"/>
        <w:contextualSpacing/>
        <w:jc w:val="center"/>
        <w:rPr>
          <w:rFonts w:cstheme="minorHAnsi"/>
        </w:rPr>
      </w:pPr>
      <w:r>
        <w:rPr>
          <w:rFonts w:cstheme="minorHAnsi"/>
          <w:noProof/>
          <w:lang w:eastAsia="sv-SE"/>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6"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079B0B10" w:rsidR="004D63B8" w:rsidRPr="00972C7F" w:rsidRDefault="004D63B8" w:rsidP="00F700D0">
      <w:pPr>
        <w:spacing w:line="360" w:lineRule="auto"/>
        <w:contextualSpacing/>
        <w:jc w:val="both"/>
        <w:rPr>
          <w:rFonts w:cstheme="minorHAnsi"/>
          <w:lang w:val="en-GB"/>
        </w:rPr>
      </w:pPr>
      <w:commentRangeStart w:id="55"/>
      <w:r w:rsidRPr="00972C7F">
        <w:rPr>
          <w:rFonts w:cstheme="minorHAnsi"/>
          <w:b/>
          <w:bCs/>
          <w:i/>
          <w:iCs/>
          <w:lang w:val="en-GB"/>
        </w:rPr>
        <w:t>Fig</w:t>
      </w:r>
      <w:r w:rsidR="00704B3C" w:rsidRPr="004559BC">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1</w:t>
      </w:r>
      <w:commentRangeEnd w:id="55"/>
      <w:r w:rsidR="00DA3029">
        <w:rPr>
          <w:rStyle w:val="CommentReference"/>
        </w:rPr>
        <w:commentReference w:id="55"/>
      </w:r>
      <w:r w:rsidRPr="00972C7F">
        <w:rPr>
          <w:rFonts w:cstheme="minorHAnsi"/>
          <w:i/>
          <w:iCs/>
          <w:lang w:val="en-GB"/>
        </w:rPr>
        <w:t>. Natural log of metabolic rate (A) and</w:t>
      </w:r>
      <w:r w:rsidR="005A6388" w:rsidRPr="00972C7F">
        <w:rPr>
          <w:rFonts w:cstheme="minorHAnsi"/>
          <w:i/>
          <w:iCs/>
          <w:lang w:val="en-GB"/>
        </w:rPr>
        <w:t xml:space="preserve"> </w:t>
      </w:r>
      <w:r w:rsidRPr="00972C7F">
        <w:rPr>
          <w:rFonts w:cstheme="minorHAnsi"/>
          <w:i/>
          <w:iCs/>
          <w:lang w:val="en-GB"/>
        </w:rPr>
        <w:t>maximum consumption rates (B) vs. natural log of mass</w:t>
      </w:r>
      <w:r w:rsidR="005C4748" w:rsidRPr="004559BC">
        <w:rPr>
          <w:rFonts w:cstheme="minorHAnsi"/>
          <w:i/>
          <w:iCs/>
          <w:lang w:val="en-GB"/>
        </w:rPr>
        <w:t xml:space="preserve"> [g]</w:t>
      </w:r>
      <w:r w:rsidRPr="00972C7F">
        <w:rPr>
          <w:rFonts w:cstheme="minorHAnsi"/>
          <w:i/>
          <w:iCs/>
          <w:lang w:val="en-GB"/>
        </w:rPr>
        <w:t xml:space="preserve">. </w:t>
      </w:r>
      <w:r w:rsidR="0000025A" w:rsidRPr="004559BC">
        <w:rPr>
          <w:rFonts w:cstheme="minorHAnsi"/>
          <w:i/>
          <w:lang w:val="en-GB"/>
        </w:rPr>
        <w:t>L</w:t>
      </w:r>
      <w:r w:rsidR="0000025A" w:rsidRPr="00972C7F">
        <w:rPr>
          <w:rFonts w:cstheme="minorHAnsi"/>
          <w:i/>
          <w:lang w:val="en-GB"/>
        </w:rPr>
        <w:t xml:space="preserve">ines are </w:t>
      </w:r>
      <w:r w:rsidR="0000025A" w:rsidRPr="004559BC">
        <w:rPr>
          <w:rFonts w:cstheme="minorHAnsi"/>
          <w:i/>
          <w:lang w:val="en-GB"/>
        </w:rPr>
        <w:t xml:space="preserve">global </w:t>
      </w:r>
      <w:r w:rsidR="0000025A" w:rsidRPr="00972C7F">
        <w:rPr>
          <w:rFonts w:cstheme="minorHAnsi"/>
          <w:i/>
          <w:lang w:val="en-GB"/>
        </w:rPr>
        <w:t>predictions</w:t>
      </w:r>
      <w:r w:rsidR="0000025A" w:rsidRPr="004559BC">
        <w:rPr>
          <w:rFonts w:cstheme="minorHAnsi"/>
          <w:i/>
          <w:lang w:val="en-GB"/>
        </w:rPr>
        <w:t xml:space="preserve"> for an average species </w:t>
      </w:r>
      <w:r w:rsidR="0000025A" w:rsidRPr="00972C7F">
        <w:rPr>
          <w:rFonts w:cstheme="minorHAnsi"/>
          <w:i/>
          <w:lang w:val="en-GB"/>
        </w:rPr>
        <w:t xml:space="preserve">at temperatures </w:t>
      </w:r>
      <w:r w:rsidR="0000025A" w:rsidRPr="004559BC">
        <w:rPr>
          <w:rFonts w:cstheme="minorHAnsi"/>
          <w:i/>
          <w:lang w:val="en-GB"/>
        </w:rPr>
        <w:t>15</w:t>
      </w:r>
      <m:oMath>
        <m:r>
          <w:rPr>
            <w:rFonts w:ascii="Cambria Math" w:hAnsi="Cambria Math" w:cstheme="minorHAnsi"/>
            <w:lang w:val="en-GB"/>
          </w:rPr>
          <m:t>℃</m:t>
        </m:r>
      </m:oMath>
      <w:r w:rsidR="0000025A" w:rsidRPr="004559BC">
        <w:rPr>
          <w:rFonts w:eastAsiaTheme="minorEastAsia" w:cstheme="minorHAnsi"/>
          <w:i/>
          <w:lang w:val="en-GB"/>
        </w:rPr>
        <w:t xml:space="preserve"> (blue line and ribbon)</w:t>
      </w:r>
      <w:r w:rsidR="0000025A" w:rsidRPr="004559BC">
        <w:rPr>
          <w:rFonts w:cstheme="minorHAnsi"/>
          <w:i/>
          <w:lang w:val="en-GB"/>
        </w:rPr>
        <w:t xml:space="preserve"> </w:t>
      </w:r>
      <w:r w:rsidR="0000025A" w:rsidRPr="00972C7F">
        <w:rPr>
          <w:rFonts w:cstheme="minorHAnsi"/>
          <w:i/>
          <w:lang w:val="en-GB"/>
        </w:rPr>
        <w:t xml:space="preserve">and </w:t>
      </w:r>
      <w:r w:rsidR="0000025A" w:rsidRPr="004559BC">
        <w:rPr>
          <w:rFonts w:cstheme="minorHAnsi"/>
          <w:i/>
          <w:lang w:val="en-GB"/>
        </w:rPr>
        <w:t>25</w:t>
      </w:r>
      <m:oMath>
        <m:r>
          <w:rPr>
            <w:rFonts w:ascii="Cambria Math" w:hAnsi="Cambria Math" w:cstheme="minorHAnsi"/>
            <w:lang w:val="en-GB"/>
          </w:rPr>
          <m:t>℃</m:t>
        </m:r>
      </m:oMath>
      <w:r w:rsidR="0000025A" w:rsidRPr="004559BC">
        <w:rPr>
          <w:rFonts w:eastAsiaTheme="minorEastAsia" w:cstheme="minorHAnsi"/>
          <w:i/>
          <w:lang w:val="en-GB"/>
        </w:rPr>
        <w:t xml:space="preserve"> (red line and ribbon). </w:t>
      </w:r>
      <w:r w:rsidR="001A379A" w:rsidRPr="004559BC">
        <w:rPr>
          <w:rFonts w:eastAsiaTheme="minorEastAsia" w:cstheme="minorHAnsi"/>
          <w:i/>
          <w:lang w:val="en-GB"/>
        </w:rPr>
        <w:t>The average temperatures in the data are 19</w:t>
      </w:r>
      <m:oMath>
        <m:r>
          <w:rPr>
            <w:rFonts w:ascii="Cambria Math" w:hAnsi="Cambria Math" w:cstheme="minorHAnsi"/>
            <w:lang w:val="en-GB"/>
          </w:rPr>
          <m:t>℃</m:t>
        </m:r>
      </m:oMath>
      <w:r w:rsidR="001A379A" w:rsidRPr="004559BC">
        <w:rPr>
          <w:rFonts w:eastAsiaTheme="minorEastAsia" w:cstheme="minorHAnsi"/>
          <w:i/>
          <w:lang w:val="en-GB"/>
        </w:rPr>
        <w:t xml:space="preserve"> and 18</w:t>
      </w:r>
      <m:oMath>
        <m:r>
          <w:rPr>
            <w:rFonts w:ascii="Cambria Math" w:hAnsi="Cambria Math" w:cstheme="minorHAnsi"/>
            <w:lang w:val="en-GB"/>
          </w:rPr>
          <m:t>℃</m:t>
        </m:r>
      </m:oMath>
      <w:r w:rsidR="001A379A" w:rsidRPr="004559BC">
        <w:rPr>
          <w:rFonts w:eastAsiaTheme="minorEastAsia" w:cstheme="minorHAnsi"/>
          <w:i/>
          <w:lang w:val="en-GB"/>
        </w:rPr>
        <w:t xml:space="preserve"> for metabolism and maximum consumption, respectively.</w:t>
      </w:r>
      <w:r w:rsidR="003F48CE" w:rsidRPr="004559BC">
        <w:rPr>
          <w:rFonts w:eastAsiaTheme="minorEastAsia" w:cstheme="minorHAnsi"/>
          <w:i/>
          <w:lang w:val="en-GB"/>
        </w:rPr>
        <w:t xml:space="preserve"> </w:t>
      </w:r>
      <w:r w:rsidR="0000025A" w:rsidRPr="004559BC">
        <w:rPr>
          <w:rFonts w:eastAsiaTheme="minorEastAsia" w:cstheme="minorHAnsi"/>
          <w:i/>
          <w:lang w:val="en-GB"/>
        </w:rPr>
        <w:t xml:space="preserve">Note the model is fitted using </w:t>
      </w:r>
      <w:r w:rsidR="0000025A" w:rsidRPr="00972C7F">
        <w:rPr>
          <w:rFonts w:cstheme="minorHAnsi"/>
          <w:i/>
          <w:lang w:val="en-GB"/>
        </w:rPr>
        <w:t>mean-</w:t>
      </w:r>
      <w:commentRangeStart w:id="56"/>
      <w:proofErr w:type="spellStart"/>
      <w:r w:rsidR="0000025A" w:rsidRPr="00972C7F">
        <w:rPr>
          <w:rFonts w:cstheme="minorHAnsi"/>
          <w:i/>
          <w:lang w:val="en-GB"/>
        </w:rPr>
        <w:t>cent</w:t>
      </w:r>
      <w:r w:rsidR="005467D2">
        <w:rPr>
          <w:rFonts w:cstheme="minorHAnsi"/>
          <w:i/>
          <w:lang w:val="en-GB"/>
        </w:rPr>
        <w:t>e</w:t>
      </w:r>
      <w:r w:rsidR="005F09E2">
        <w:rPr>
          <w:rFonts w:cstheme="minorHAnsi"/>
          <w:i/>
          <w:lang w:val="en-GB"/>
        </w:rPr>
        <w:t>r</w:t>
      </w:r>
      <w:r w:rsidR="0000025A" w:rsidRPr="00972C7F">
        <w:rPr>
          <w:rFonts w:cstheme="minorHAnsi"/>
          <w:i/>
          <w:lang w:val="en-GB"/>
        </w:rPr>
        <w:t>ed</w:t>
      </w:r>
      <w:commentRangeEnd w:id="56"/>
      <w:proofErr w:type="spellEnd"/>
      <w:r w:rsidR="005467D2">
        <w:rPr>
          <w:rStyle w:val="CommentReference"/>
        </w:rPr>
        <w:commentReference w:id="56"/>
      </w:r>
      <w:r w:rsidR="00EE712D">
        <w:rPr>
          <w:rFonts w:cstheme="minorHAnsi"/>
          <w:i/>
          <w:lang w:val="en-GB"/>
        </w:rPr>
        <w:t xml:space="preserve"> (</w:t>
      </w:r>
      <w:proofErr w:type="spellStart"/>
      <w:r w:rsidR="00EE712D">
        <w:rPr>
          <w:rFonts w:cstheme="minorHAnsi"/>
          <w:i/>
          <w:lang w:val="en-GB"/>
        </w:rPr>
        <w:t>ct</w:t>
      </w:r>
      <w:proofErr w:type="spellEnd"/>
      <w:r w:rsidR="00EE712D">
        <w:rPr>
          <w:rFonts w:cstheme="minorHAnsi"/>
          <w:i/>
          <w:lang w:val="en-GB"/>
        </w:rPr>
        <w:t>)</w:t>
      </w:r>
      <w:r w:rsidR="0000025A" w:rsidRPr="00972C7F">
        <w:rPr>
          <w:rFonts w:cstheme="minorHAnsi"/>
          <w:i/>
          <w:lang w:val="en-GB"/>
        </w:rPr>
        <w:t xml:space="preserve"> Arrhenius temperature (1/</w:t>
      </w:r>
      <w:proofErr w:type="spellStart"/>
      <w:r w:rsidR="0000025A" w:rsidRPr="00972C7F">
        <w:rPr>
          <w:rFonts w:cstheme="minorHAnsi"/>
          <w:i/>
          <w:lang w:val="en-GB"/>
        </w:rPr>
        <w:t>kT</w:t>
      </w:r>
      <w:proofErr w:type="spellEnd"/>
      <w:r w:rsidR="0000025A" w:rsidRPr="00972C7F">
        <w:rPr>
          <w:rFonts w:cstheme="minorHAnsi"/>
          <w:i/>
          <w:lang w:val="en-GB"/>
        </w:rPr>
        <w:t>)</w:t>
      </w:r>
      <w:r w:rsidR="0000025A" w:rsidRPr="004559BC">
        <w:rPr>
          <w:rFonts w:cstheme="minorHAnsi"/>
          <w:i/>
          <w:lang w:val="en-GB"/>
        </w:rPr>
        <w:t>, and then converted for easier interpretation.</w:t>
      </w:r>
      <w:r w:rsidR="00754FD4" w:rsidRPr="004559BC">
        <w:rPr>
          <w:rFonts w:cstheme="minorHAnsi"/>
          <w:i/>
          <w:lang w:val="en-GB"/>
        </w:rPr>
        <w:t xml:space="preserve"> </w:t>
      </w:r>
      <w:r w:rsidRPr="00972C7F">
        <w:rPr>
          <w:rFonts w:cstheme="minorHAnsi"/>
          <w:i/>
          <w:iCs/>
          <w:lang w:val="en-GB"/>
        </w:rPr>
        <w:t xml:space="preserve">Shaded areas correspond to 80% and 95% credible </w:t>
      </w:r>
      <w:r w:rsidR="007F5D88" w:rsidRPr="004559BC">
        <w:rPr>
          <w:rFonts w:cstheme="minorHAnsi"/>
          <w:i/>
          <w:iCs/>
          <w:lang w:val="en-GB"/>
        </w:rPr>
        <w:t>interval</w:t>
      </w:r>
      <w:r w:rsidR="00367A77" w:rsidRPr="004559BC">
        <w:rPr>
          <w:rFonts w:cstheme="minorHAnsi"/>
          <w:i/>
          <w:iCs/>
          <w:lang w:val="en-GB"/>
        </w:rPr>
        <w:t>s</w:t>
      </w:r>
      <w:r w:rsidR="006B546E" w:rsidRPr="004559BC">
        <w:rPr>
          <w:rFonts w:cstheme="minorHAnsi"/>
          <w:i/>
          <w:iCs/>
          <w:lang w:val="en-GB"/>
        </w:rPr>
        <w:t xml:space="preserve">. </w:t>
      </w:r>
      <w:r w:rsidR="005A6F94" w:rsidRPr="004559BC">
        <w:rPr>
          <w:rFonts w:cstheme="minorHAnsi"/>
          <w:i/>
          <w:iCs/>
          <w:lang w:val="en-GB"/>
        </w:rPr>
        <w:t>P</w:t>
      </w:r>
      <w:r w:rsidR="00DD78DE" w:rsidRPr="004559BC">
        <w:rPr>
          <w:rFonts w:cstheme="minorHAnsi"/>
          <w:i/>
          <w:iCs/>
          <w:lang w:val="en-GB"/>
        </w:rPr>
        <w:t>oint</w:t>
      </w:r>
      <w:r w:rsidR="00037764" w:rsidRPr="004559BC">
        <w:rPr>
          <w:rFonts w:cstheme="minorHAnsi"/>
          <w:i/>
          <w:iCs/>
          <w:lang w:val="en-GB"/>
        </w:rPr>
        <w:t xml:space="preserve"> </w:t>
      </w:r>
      <w:proofErr w:type="spellStart"/>
      <w:r w:rsidR="005A6F94" w:rsidRPr="004559BC">
        <w:rPr>
          <w:rFonts w:cstheme="minorHAnsi"/>
          <w:i/>
          <w:iCs/>
          <w:lang w:val="en-GB"/>
        </w:rPr>
        <w:t>colors</w:t>
      </w:r>
      <w:proofErr w:type="spellEnd"/>
      <w:r w:rsidR="00DD78DE" w:rsidRPr="004559BC">
        <w:rPr>
          <w:rFonts w:cstheme="minorHAnsi"/>
          <w:i/>
          <w:iCs/>
          <w:lang w:val="en-GB"/>
        </w:rPr>
        <w:t xml:space="preserve"> correspond to </w:t>
      </w:r>
      <w:r w:rsidR="00D55250" w:rsidRPr="00972C7F">
        <w:rPr>
          <w:rFonts w:cstheme="minorHAnsi"/>
          <w:i/>
          <w:iCs/>
          <w:lang w:val="en-GB"/>
        </w:rPr>
        <w:t>species (</w:t>
      </w:r>
      <w:r w:rsidR="00A75733" w:rsidRPr="00972C7F">
        <w:rPr>
          <w:rFonts w:cstheme="minorHAnsi"/>
          <w:i/>
          <w:iCs/>
          <w:lang w:val="en-GB"/>
        </w:rPr>
        <w:t>n=18 and n=35 for consumption and metabolism, respectively</w:t>
      </w:r>
      <w:r w:rsidR="00D55250" w:rsidRPr="00972C7F">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lang w:eastAsia="sv-SE"/>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7"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24DD295F" w:rsidR="000528C4" w:rsidRPr="002D70E2" w:rsidRDefault="000528C4" w:rsidP="00AE33C5">
      <w:pPr>
        <w:spacing w:line="360" w:lineRule="auto"/>
        <w:contextualSpacing/>
        <w:jc w:val="both"/>
        <w:rPr>
          <w:rFonts w:cstheme="minorHAnsi"/>
          <w:i/>
          <w:iCs/>
          <w:lang w:val="en-GB"/>
        </w:rPr>
      </w:pPr>
      <w:commentRangeStart w:id="57"/>
      <w:commentRangeStart w:id="58"/>
      <w:r w:rsidRPr="002D70E2">
        <w:rPr>
          <w:rFonts w:cstheme="minorHAnsi"/>
          <w:b/>
          <w:bCs/>
          <w:i/>
          <w:iCs/>
          <w:lang w:val="en-GB"/>
        </w:rPr>
        <w:t>Fig</w:t>
      </w:r>
      <w:r w:rsidR="00B637F1" w:rsidRPr="002D70E2">
        <w:rPr>
          <w:rFonts w:cstheme="minorHAnsi"/>
          <w:b/>
          <w:bCs/>
          <w:i/>
          <w:iCs/>
          <w:lang w:val="en-GB"/>
        </w:rPr>
        <w:t>.</w:t>
      </w:r>
      <w:r w:rsidRPr="002D70E2">
        <w:rPr>
          <w:rFonts w:cstheme="minorHAnsi"/>
          <w:b/>
          <w:bCs/>
          <w:i/>
          <w:iCs/>
          <w:lang w:val="en-GB"/>
        </w:rPr>
        <w:t xml:space="preserve"> </w:t>
      </w:r>
      <w:r w:rsidR="00704B3C" w:rsidRPr="004559BC">
        <w:rPr>
          <w:rFonts w:cstheme="minorHAnsi"/>
          <w:b/>
          <w:bCs/>
          <w:i/>
          <w:iCs/>
          <w:lang w:val="en-GB"/>
        </w:rPr>
        <w:t>2</w:t>
      </w:r>
      <w:commentRangeEnd w:id="57"/>
      <w:r w:rsidR="002E1CD9">
        <w:rPr>
          <w:rStyle w:val="CommentReference"/>
        </w:rPr>
        <w:commentReference w:id="57"/>
      </w:r>
      <w:r w:rsidRPr="002D70E2">
        <w:rPr>
          <w:rFonts w:cstheme="minorHAnsi"/>
          <w:i/>
          <w:iCs/>
          <w:lang w:val="en-GB"/>
        </w:rPr>
        <w:t xml:space="preserve">. </w:t>
      </w:r>
      <w:commentRangeEnd w:id="58"/>
      <w:r w:rsidR="00241356">
        <w:rPr>
          <w:rStyle w:val="CommentReference"/>
        </w:rPr>
        <w:commentReference w:id="58"/>
      </w:r>
      <w:r w:rsidRPr="002D70E2">
        <w:rPr>
          <w:rFonts w:cstheme="minorHAnsi"/>
          <w:i/>
          <w:iCs/>
          <w:lang w:val="en-GB"/>
        </w:rPr>
        <w:t xml:space="preserve">Posterior medians of </w:t>
      </w:r>
      <w:r w:rsidR="00E13846" w:rsidRPr="004559BC">
        <w:rPr>
          <w:rFonts w:cstheme="minorHAnsi"/>
          <w:i/>
          <w:iCs/>
          <w:lang w:val="en-GB"/>
        </w:rPr>
        <w:t xml:space="preserve">the global </w:t>
      </w:r>
      <w:r w:rsidRPr="002D70E2">
        <w:rPr>
          <w:rFonts w:cstheme="minorHAnsi"/>
          <w:i/>
          <w:iCs/>
          <w:lang w:val="en-GB"/>
        </w:rPr>
        <w:t>activation energies and mass</w:t>
      </w:r>
      <w:r w:rsidR="00AE33C5" w:rsidRPr="004559BC">
        <w:rPr>
          <w:rFonts w:cstheme="minorHAnsi"/>
          <w:i/>
          <w:iCs/>
          <w:lang w:val="en-GB"/>
        </w:rPr>
        <w:t>-</w:t>
      </w:r>
      <w:r w:rsidR="0027749E" w:rsidRPr="002D70E2">
        <w:rPr>
          <w:rFonts w:cstheme="minorHAnsi"/>
          <w:i/>
          <w:iCs/>
          <w:lang w:val="en-GB"/>
        </w:rPr>
        <w:t>exponent</w:t>
      </w:r>
      <w:r w:rsidRPr="002D70E2">
        <w:rPr>
          <w:rFonts w:cstheme="minorHAnsi"/>
          <w:i/>
          <w:iCs/>
          <w:lang w:val="en-GB"/>
        </w:rPr>
        <w:t xml:space="preserve"> </w:t>
      </w:r>
      <w:r w:rsidR="004206DD" w:rsidRPr="004559BC">
        <w:rPr>
          <w:rFonts w:cstheme="minorHAnsi"/>
          <w:i/>
          <w:iCs/>
          <w:lang w:val="en-GB"/>
        </w:rPr>
        <w:t xml:space="preserve">of metabolism and maximum consumption </w:t>
      </w:r>
      <w:r w:rsidRPr="002D70E2">
        <w:rPr>
          <w:rFonts w:cstheme="minorHAnsi"/>
          <w:i/>
          <w:iCs/>
          <w:lang w:val="en-GB"/>
        </w:rPr>
        <w:t>from the hierarchical model</w:t>
      </w:r>
      <w:r w:rsidR="00B948DE" w:rsidRPr="002D70E2">
        <w:rPr>
          <w:rFonts w:cstheme="minorHAnsi"/>
          <w:i/>
          <w:iCs/>
          <w:lang w:val="en-GB"/>
        </w:rPr>
        <w:t xml:space="preserve"> </w:t>
      </w:r>
      <w:r w:rsidRPr="002D70E2">
        <w:rPr>
          <w:rFonts w:cstheme="minorHAnsi"/>
          <w:i/>
          <w:iCs/>
          <w:lang w:val="en-GB"/>
        </w:rPr>
        <w:t>fitted to below temperature optimum data</w:t>
      </w:r>
      <w:r w:rsidR="00E15A1A" w:rsidRPr="004559BC">
        <w:rPr>
          <w:rFonts w:cstheme="minorHAnsi"/>
          <w:i/>
          <w:iCs/>
          <w:lang w:val="en-GB"/>
        </w:rPr>
        <w:t xml:space="preserve"> (white triangles and circles, respectively)</w:t>
      </w:r>
      <w:r w:rsidRPr="002D70E2">
        <w:rPr>
          <w:rFonts w:cstheme="minorHAnsi"/>
          <w:i/>
          <w:iCs/>
          <w:lang w:val="en-GB"/>
        </w:rPr>
        <w:t>, and their 80% and 95% credible interval</w:t>
      </w:r>
      <w:r w:rsidR="0035032F" w:rsidRPr="004559BC">
        <w:rPr>
          <w:rFonts w:cstheme="minorHAnsi"/>
          <w:i/>
          <w:iCs/>
          <w:lang w:val="en-GB"/>
        </w:rPr>
        <w:t xml:space="preserve"> (</w:t>
      </w:r>
      <w:r w:rsidR="000C5E9D" w:rsidRPr="004559BC">
        <w:rPr>
          <w:rFonts w:cstheme="minorHAnsi"/>
          <w:i/>
          <w:iCs/>
          <w:lang w:val="en-GB"/>
        </w:rPr>
        <w:t xml:space="preserve">vertical short and long lines, </w:t>
      </w:r>
      <w:r w:rsidR="009C5159" w:rsidRPr="004559BC">
        <w:rPr>
          <w:rFonts w:cstheme="minorHAnsi"/>
          <w:i/>
          <w:iCs/>
          <w:lang w:val="en-GB"/>
        </w:rPr>
        <w:t>respectively</w:t>
      </w:r>
      <w:r w:rsidR="0035032F" w:rsidRPr="004559BC">
        <w:rPr>
          <w:rFonts w:cstheme="minorHAnsi"/>
          <w:i/>
          <w:iCs/>
          <w:lang w:val="en-GB"/>
        </w:rPr>
        <w:t>)</w:t>
      </w:r>
      <w:r w:rsidRPr="002D70E2">
        <w:rPr>
          <w:rFonts w:cstheme="minorHAnsi"/>
          <w:i/>
          <w:iCs/>
          <w:lang w:val="en-GB"/>
        </w:rPr>
        <w:t xml:space="preserve">. </w:t>
      </w:r>
      <w:r w:rsidRPr="00972C7F">
        <w:rPr>
          <w:rFonts w:cstheme="minorHAnsi"/>
          <w:i/>
          <w:iCs/>
          <w:lang w:val="en-GB"/>
        </w:rPr>
        <w:t xml:space="preserve">Vertical dashed lines correspond to the </w:t>
      </w:r>
      <w:r w:rsidR="005664D4" w:rsidRPr="00972C7F">
        <w:rPr>
          <w:rFonts w:cstheme="minorHAnsi"/>
          <w:i/>
          <w:iCs/>
          <w:lang w:val="en-GB"/>
        </w:rPr>
        <w:t>median</w:t>
      </w:r>
      <w:r w:rsidRPr="00972C7F">
        <w:rPr>
          <w:rFonts w:cstheme="minorHAnsi"/>
          <w:i/>
          <w:iCs/>
          <w:lang w:val="en-GB"/>
        </w:rPr>
        <w:t xml:space="preserve"> prediction for </w:t>
      </w:r>
      <w:commentRangeStart w:id="59"/>
      <w:commentRangeStart w:id="60"/>
      <w:commentRangeStart w:id="61"/>
      <w:commentRangeStart w:id="62"/>
      <w:commentRangeStart w:id="63"/>
      <w:commentRangeStart w:id="64"/>
      <w:commentRangeStart w:id="65"/>
      <w:r w:rsidR="007555A4" w:rsidRPr="00972C7F">
        <w:rPr>
          <w:rFonts w:cstheme="minorHAnsi"/>
          <w:i/>
          <w:iCs/>
          <w:lang w:val="en-GB"/>
        </w:rPr>
        <w:t xml:space="preserve">an </w:t>
      </w:r>
      <w:commentRangeEnd w:id="59"/>
      <w:r w:rsidR="00F871C6">
        <w:rPr>
          <w:rStyle w:val="CommentReference"/>
        </w:rPr>
        <w:commentReference w:id="59"/>
      </w:r>
      <w:commentRangeEnd w:id="60"/>
      <w:r w:rsidR="00C30352">
        <w:rPr>
          <w:rFonts w:cstheme="minorHAnsi"/>
          <w:i/>
          <w:iCs/>
          <w:lang w:val="en-GB"/>
        </w:rPr>
        <w:t xml:space="preserve">average </w:t>
      </w:r>
      <w:r w:rsidR="00AE33C5">
        <w:rPr>
          <w:rStyle w:val="CommentReference"/>
        </w:rPr>
        <w:commentReference w:id="60"/>
      </w:r>
      <w:commentRangeEnd w:id="61"/>
      <w:r w:rsidR="00CE082F">
        <w:rPr>
          <w:rStyle w:val="CommentReference"/>
        </w:rPr>
        <w:commentReference w:id="61"/>
      </w:r>
      <w:commentRangeEnd w:id="62"/>
      <w:r w:rsidR="00AE4AF5">
        <w:rPr>
          <w:rStyle w:val="CommentReference"/>
        </w:rPr>
        <w:commentReference w:id="62"/>
      </w:r>
      <w:commentRangeEnd w:id="63"/>
      <w:r w:rsidR="00AE4AF5">
        <w:rPr>
          <w:rStyle w:val="CommentReference"/>
        </w:rPr>
        <w:commentReference w:id="63"/>
      </w:r>
      <w:commentRangeEnd w:id="64"/>
      <w:r w:rsidR="00001A7F">
        <w:rPr>
          <w:rStyle w:val="CommentReference"/>
        </w:rPr>
        <w:commentReference w:id="64"/>
      </w:r>
      <w:commentRangeEnd w:id="65"/>
      <w:r w:rsidR="002E1CD9">
        <w:rPr>
          <w:rStyle w:val="CommentReference"/>
        </w:rPr>
        <w:commentReference w:id="65"/>
      </w:r>
      <w:r w:rsidRPr="00972C7F">
        <w:rPr>
          <w:rFonts w:cstheme="minorHAnsi"/>
          <w:i/>
          <w:iCs/>
          <w:lang w:val="en-GB"/>
        </w:rPr>
        <w:t>species</w:t>
      </w:r>
      <w:r w:rsidR="0025737A" w:rsidRPr="00972C7F">
        <w:rPr>
          <w:rFonts w:cstheme="minorHAnsi"/>
          <w:i/>
          <w:iCs/>
          <w:lang w:val="en-GB"/>
        </w:rPr>
        <w:t xml:space="preserve"> (</w:t>
      </w:r>
      <w:r w:rsidR="00B71BB9" w:rsidRPr="00972C7F">
        <w:rPr>
          <w:rFonts w:cstheme="minorHAnsi"/>
          <w:i/>
          <w:iCs/>
          <w:lang w:val="en-GB"/>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25737A" w:rsidRPr="00972C7F">
        <w:rPr>
          <w:rFonts w:cstheme="minorHAnsi"/>
          <w:i/>
          <w:iCs/>
          <w:lang w:val="en-GB"/>
        </w:rPr>
        <w:t xml:space="preserve"> </w:t>
      </w:r>
      <w:r w:rsidR="0025737A" w:rsidRPr="002D70E2">
        <w:rPr>
          <w:rFonts w:cstheme="minorHAnsi"/>
          <w:i/>
          <w:iCs/>
          <w:lang w:val="en-GB"/>
        </w:rPr>
        <w:t xml:space="preserve">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B71BB9" w:rsidRPr="002D70E2">
        <w:rPr>
          <w:rFonts w:cstheme="minorHAnsi"/>
          <w:i/>
          <w:iCs/>
          <w:lang w:val="en-GB"/>
        </w:rPr>
        <w:t xml:space="preserve"> </w:t>
      </w:r>
      <w:r w:rsidR="0042718C" w:rsidRPr="002D70E2">
        <w:rPr>
          <w:rFonts w:cstheme="minorHAnsi"/>
          <w:i/>
          <w:iCs/>
          <w:lang w:val="en-GB"/>
        </w:rPr>
        <w:t xml:space="preserve">in </w:t>
      </w:r>
      <w:proofErr w:type="spellStart"/>
      <w:r w:rsidR="0042718C" w:rsidRPr="002D70E2">
        <w:rPr>
          <w:rFonts w:cstheme="minorHAnsi"/>
          <w:i/>
          <w:iCs/>
          <w:lang w:val="en-GB"/>
        </w:rPr>
        <w:t>Eqs</w:t>
      </w:r>
      <w:proofErr w:type="spellEnd"/>
      <w:r w:rsidR="0042718C" w:rsidRPr="002D70E2">
        <w:rPr>
          <w:rFonts w:cstheme="minorHAnsi"/>
          <w:i/>
          <w:iCs/>
          <w:lang w:val="en-GB"/>
        </w:rPr>
        <w:t xml:space="preserve">. 6-8 </w:t>
      </w:r>
      <w:r w:rsidR="00B71BB9" w:rsidRPr="002D70E2">
        <w:rPr>
          <w:rFonts w:cstheme="minorHAnsi"/>
          <w:i/>
          <w:iCs/>
          <w:lang w:val="en-GB"/>
        </w:rPr>
        <w:t xml:space="preserve">for the mass and temperature </w:t>
      </w:r>
      <w:r w:rsidR="00FC6551" w:rsidRPr="002D70E2">
        <w:rPr>
          <w:rFonts w:cstheme="minorHAnsi"/>
          <w:i/>
          <w:iCs/>
          <w:lang w:val="en-GB"/>
        </w:rPr>
        <w:t xml:space="preserve">coefficient, </w:t>
      </w:r>
      <w:r w:rsidR="00DE6CC4" w:rsidRPr="002D70E2">
        <w:rPr>
          <w:rFonts w:cstheme="minorHAnsi"/>
          <w:i/>
          <w:iCs/>
          <w:lang w:val="en-GB"/>
        </w:rPr>
        <w:t>respectively</w:t>
      </w:r>
      <w:r w:rsidR="0025737A" w:rsidRPr="002D70E2">
        <w:rPr>
          <w:rFonts w:cstheme="minorHAnsi"/>
          <w:i/>
          <w:iCs/>
          <w:lang w:val="en-GB"/>
        </w:rPr>
        <w:t>)</w:t>
      </w:r>
      <w:r w:rsidR="00EA25F2" w:rsidRPr="002D70E2">
        <w:rPr>
          <w:rFonts w:cstheme="minorHAnsi"/>
          <w:i/>
          <w:iCs/>
          <w:lang w:val="en-GB"/>
        </w:rPr>
        <w:t xml:space="preserve">. </w:t>
      </w:r>
      <w:r w:rsidR="0042718C" w:rsidRPr="002D70E2">
        <w:rPr>
          <w:rFonts w:cstheme="minorHAnsi"/>
          <w:i/>
          <w:iCs/>
          <w:lang w:val="en-GB"/>
        </w:rPr>
        <w:t>S</w:t>
      </w:r>
      <w:r w:rsidR="00EA25F2" w:rsidRPr="002D70E2">
        <w:rPr>
          <w:rFonts w:cstheme="minorHAnsi"/>
          <w:i/>
          <w:iCs/>
          <w:lang w:val="en-GB"/>
        </w:rPr>
        <w:t>haded vertical area</w:t>
      </w:r>
      <w:r w:rsidR="0042718C" w:rsidRPr="002D70E2">
        <w:rPr>
          <w:rFonts w:cstheme="minorHAnsi"/>
          <w:i/>
          <w:iCs/>
          <w:lang w:val="en-GB"/>
        </w:rPr>
        <w:t>s</w:t>
      </w:r>
      <w:r w:rsidR="00EA25F2" w:rsidRPr="002D70E2">
        <w:rPr>
          <w:rFonts w:cstheme="minorHAnsi"/>
          <w:i/>
          <w:iCs/>
          <w:lang w:val="en-GB"/>
        </w:rPr>
        <w:t xml:space="preserve"> </w:t>
      </w:r>
      <w:r w:rsidR="00B52B9C" w:rsidRPr="002D70E2">
        <w:rPr>
          <w:rFonts w:cstheme="minorHAnsi"/>
          <w:i/>
          <w:iCs/>
          <w:lang w:val="en-GB"/>
        </w:rPr>
        <w:t xml:space="preserve">correspond to posterior </w:t>
      </w:r>
      <w:r w:rsidR="00B71BB9" w:rsidRPr="002D70E2">
        <w:rPr>
          <w:rFonts w:cstheme="minorHAnsi"/>
          <w:i/>
          <w:iCs/>
          <w:lang w:val="en-GB"/>
        </w:rPr>
        <w:t xml:space="preserve">median </w:t>
      </w:r>
      <m:oMath>
        <m:r>
          <w:rPr>
            <w:rFonts w:ascii="Cambria Math" w:hAnsi="Cambria Math" w:cstheme="minorHAnsi"/>
            <w:lang w:val="en-GB"/>
          </w:rPr>
          <m:t>±2</m:t>
        </m:r>
      </m:oMath>
      <w:r w:rsidR="00635818" w:rsidRPr="00635818">
        <w:rPr>
          <w:rFonts w:eastAsiaTheme="minorEastAsia" w:cstheme="minorHAnsi"/>
          <w:i/>
        </w:rPr>
        <w:t xml:space="preserve"> standard</w:t>
      </w:r>
      <w:r w:rsidR="00635818">
        <w:rPr>
          <w:rFonts w:eastAsiaTheme="minorEastAsia" w:cstheme="minorHAnsi"/>
          <w:i/>
        </w:rPr>
        <w:t xml:space="preserve"> deviations</w:t>
      </w:r>
      <w:r w:rsidRPr="002D70E2">
        <w:rPr>
          <w:rFonts w:cstheme="minorHAnsi"/>
          <w:i/>
          <w:iCs/>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lang w:eastAsia="sv-SE"/>
        </w:rPr>
        <w:lastRenderedPageBreak/>
        <w:drawing>
          <wp:inline distT="0" distB="0" distL="0" distR="0" wp14:anchorId="2E47C1B2" wp14:editId="16C52047">
            <wp:extent cx="4242391" cy="4242391"/>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7956" cy="4257956"/>
                    </a:xfrm>
                    <a:prstGeom prst="rect">
                      <a:avLst/>
                    </a:prstGeom>
                  </pic:spPr>
                </pic:pic>
              </a:graphicData>
            </a:graphic>
          </wp:inline>
        </w:drawing>
      </w:r>
    </w:p>
    <w:p w14:paraId="766B4C36" w14:textId="108260A5" w:rsidR="00704B3C" w:rsidRPr="008F2458"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3</w:t>
      </w:r>
      <w:r w:rsidRPr="00972C7F">
        <w:rPr>
          <w:rFonts w:cstheme="minorHAnsi"/>
          <w:lang w:val="en-GB"/>
        </w:rPr>
        <w:t>.</w:t>
      </w:r>
      <w:r w:rsidRPr="00972C7F">
        <w:rPr>
          <w:rFonts w:cstheme="minorHAnsi"/>
          <w:i/>
          <w:lang w:val="en-GB"/>
        </w:rPr>
        <w:t xml:space="preserve"> Effects of temperature and body mass on body growth. </w:t>
      </w:r>
      <w:r w:rsidRPr="004559BC">
        <w:rPr>
          <w:rFonts w:cstheme="minorHAnsi"/>
          <w:i/>
          <w:lang w:val="en-GB"/>
        </w:rPr>
        <w:t xml:space="preserve">Panel </w:t>
      </w:r>
      <w:r w:rsidRPr="00972C7F">
        <w:rPr>
          <w:rFonts w:cstheme="minorHAnsi"/>
          <w:i/>
          <w:lang w:val="en-GB"/>
        </w:rPr>
        <w:t xml:space="preserve">A) </w:t>
      </w:r>
      <w:r w:rsidRPr="004559BC">
        <w:rPr>
          <w:rFonts w:cstheme="minorHAnsi"/>
          <w:i/>
          <w:lang w:val="en-GB"/>
        </w:rPr>
        <w:t>shows g</w:t>
      </w:r>
      <w:r w:rsidRPr="00972C7F">
        <w:rPr>
          <w:rFonts w:cstheme="minorHAnsi"/>
          <w:i/>
          <w:lang w:val="en-GB"/>
        </w:rPr>
        <w:t>rowth rate [% day</w:t>
      </w:r>
      <w:r w:rsidRPr="00972C7F">
        <w:rPr>
          <w:rFonts w:cstheme="minorHAnsi"/>
          <w:i/>
          <w:vertAlign w:val="superscript"/>
          <w:lang w:val="en-GB"/>
        </w:rPr>
        <w:t>-1</w:t>
      </w:r>
      <w:r w:rsidRPr="00972C7F">
        <w:rPr>
          <w:rFonts w:cstheme="minorHAnsi"/>
          <w:i/>
          <w:lang w:val="en-GB"/>
        </w:rPr>
        <w:t xml:space="preserve">] as a function of </w:t>
      </w:r>
      <w:r w:rsidRPr="004559BC">
        <w:rPr>
          <w:rFonts w:cstheme="minorHAnsi"/>
          <w:i/>
          <w:lang w:val="en-GB"/>
        </w:rPr>
        <w:t xml:space="preserve">mean </w:t>
      </w:r>
      <w:proofErr w:type="spellStart"/>
      <w:r w:rsidRPr="004559BC">
        <w:rPr>
          <w:rFonts w:cstheme="minorHAnsi"/>
          <w:i/>
          <w:lang w:val="en-GB"/>
        </w:rPr>
        <w:t>centered</w:t>
      </w:r>
      <w:proofErr w:type="spellEnd"/>
      <w:r w:rsidRPr="004559BC">
        <w:rPr>
          <w:rFonts w:cstheme="minorHAnsi"/>
          <w:i/>
          <w:lang w:val="en-GB"/>
        </w:rPr>
        <w:t xml:space="preserve"> </w:t>
      </w:r>
      <w:r w:rsidRPr="00972C7F">
        <w:rPr>
          <w:rFonts w:cstheme="minorHAnsi"/>
          <w:i/>
          <w:lang w:val="en-GB"/>
        </w:rPr>
        <w:t>body mass, both on natural log scale.</w:t>
      </w:r>
      <w:r w:rsidRPr="004559BC">
        <w:rPr>
          <w:rFonts w:cstheme="minorHAnsi"/>
          <w:i/>
          <w:lang w:val="en-GB"/>
        </w:rPr>
        <w:t xml:space="preserve"> L</w:t>
      </w:r>
      <w:r w:rsidRPr="00972C7F">
        <w:rPr>
          <w:rFonts w:cstheme="minorHAnsi"/>
          <w:i/>
          <w:lang w:val="en-GB"/>
        </w:rPr>
        <w:t xml:space="preserve">ines are </w:t>
      </w:r>
      <w:r w:rsidRPr="004559BC">
        <w:rPr>
          <w:rFonts w:cstheme="minorHAnsi"/>
          <w:i/>
          <w:lang w:val="en-GB"/>
        </w:rPr>
        <w:t xml:space="preserve">global </w:t>
      </w:r>
      <w:r w:rsidRPr="00972C7F">
        <w:rPr>
          <w:rFonts w:cstheme="minorHAnsi"/>
          <w:i/>
          <w:lang w:val="en-GB"/>
        </w:rPr>
        <w:t>predictions</w:t>
      </w:r>
      <w:r w:rsidRPr="004559BC">
        <w:rPr>
          <w:rFonts w:cstheme="minorHAnsi"/>
          <w:i/>
          <w:lang w:val="en-GB"/>
        </w:rPr>
        <w:t xml:space="preserve"> from model M1</w:t>
      </w:r>
      <w:r w:rsidRPr="00972C7F">
        <w:rPr>
          <w:rFonts w:cstheme="minorHAnsi"/>
          <w:i/>
          <w:lang w:val="en-GB"/>
        </w:rPr>
        <w:t xml:space="preserve"> </w:t>
      </w:r>
      <w:r w:rsidRPr="004559BC">
        <w:rPr>
          <w:rFonts w:cstheme="minorHAnsi"/>
          <w:i/>
          <w:lang w:val="en-GB"/>
        </w:rPr>
        <w:t xml:space="preserve">for an average species </w:t>
      </w:r>
      <w:r w:rsidRPr="00972C7F">
        <w:rPr>
          <w:rFonts w:cstheme="minorHAnsi"/>
          <w:i/>
          <w:lang w:val="en-GB"/>
        </w:rPr>
        <w:t xml:space="preserve">at temperatures </w:t>
      </w:r>
      <w:r w:rsidRPr="004559BC">
        <w:rPr>
          <w:rFonts w:cstheme="minorHAnsi"/>
          <w:i/>
          <w:lang w:val="en-GB"/>
        </w:rPr>
        <w:t>15</w:t>
      </w:r>
      <m:oMath>
        <m:r>
          <w:rPr>
            <w:rFonts w:ascii="Cambria Math" w:hAnsi="Cambria Math" w:cstheme="minorHAnsi"/>
            <w:lang w:val="en-GB"/>
          </w:rPr>
          <m:t>℃</m:t>
        </m:r>
      </m:oMath>
      <w:r w:rsidRPr="004559BC">
        <w:rPr>
          <w:rFonts w:eastAsiaTheme="minorEastAsia" w:cstheme="minorHAnsi"/>
          <w:i/>
          <w:lang w:val="en-GB"/>
        </w:rPr>
        <w:t xml:space="preserve"> (blue line and ribbon)</w:t>
      </w:r>
      <w:r w:rsidRPr="004559BC">
        <w:rPr>
          <w:rFonts w:cstheme="minorHAnsi"/>
          <w:i/>
          <w:lang w:val="en-GB"/>
        </w:rPr>
        <w:t xml:space="preserve">, </w:t>
      </w:r>
      <w:r w:rsidRPr="004559BC">
        <w:rPr>
          <w:rFonts w:eastAsiaTheme="minorEastAsia" w:cstheme="minorHAnsi"/>
          <w:i/>
          <w:lang w:val="en-GB"/>
        </w:rPr>
        <w:t>which is close to the mean temperature (14.3</w:t>
      </w:r>
      <m:oMath>
        <m:r>
          <w:rPr>
            <w:rFonts w:ascii="Cambria Math" w:hAnsi="Cambria Math" w:cstheme="minorHAnsi"/>
            <w:lang w:val="en-GB"/>
          </w:rPr>
          <m:t>℃</m:t>
        </m:r>
      </m:oMath>
      <w:r w:rsidRPr="004559BC">
        <w:rPr>
          <w:rFonts w:eastAsiaTheme="minorEastAsia" w:cstheme="minorHAnsi"/>
          <w:i/>
          <w:lang w:val="en-GB"/>
        </w:rPr>
        <w:t>) in data</w:t>
      </w:r>
      <w:r w:rsidR="008A107C" w:rsidRPr="004559BC">
        <w:rPr>
          <w:rFonts w:eastAsiaTheme="minorEastAsia" w:cstheme="minorHAnsi"/>
          <w:i/>
          <w:lang w:val="en-GB"/>
        </w:rPr>
        <w:t>,</w:t>
      </w:r>
      <w:r w:rsidRPr="004559BC">
        <w:rPr>
          <w:rFonts w:eastAsiaTheme="minorEastAsia" w:cstheme="minorHAnsi"/>
          <w:i/>
          <w:lang w:val="en-GB"/>
        </w:rPr>
        <w:t xml:space="preserve"> </w:t>
      </w:r>
      <w:r w:rsidRPr="00972C7F">
        <w:rPr>
          <w:rFonts w:cstheme="minorHAnsi"/>
          <w:i/>
          <w:lang w:val="en-GB"/>
        </w:rPr>
        <w:t xml:space="preserve">and </w:t>
      </w:r>
      <w:r w:rsidRPr="004559BC">
        <w:rPr>
          <w:rFonts w:cstheme="minorHAnsi"/>
          <w:i/>
          <w:lang w:val="en-GB"/>
        </w:rPr>
        <w:t>25</w:t>
      </w:r>
      <m:oMath>
        <m:r>
          <w:rPr>
            <w:rFonts w:ascii="Cambria Math" w:hAnsi="Cambria Math" w:cstheme="minorHAnsi"/>
            <w:lang w:val="en-GB"/>
          </w:rPr>
          <m:t>℃</m:t>
        </m:r>
      </m:oMath>
      <w:r w:rsidRPr="004559BC">
        <w:rPr>
          <w:rFonts w:eastAsiaTheme="minorEastAsia" w:cstheme="minorHAnsi"/>
          <w:i/>
          <w:lang w:val="en-GB"/>
        </w:rPr>
        <w:t xml:space="preserve"> (red line and ribbon). Note the model is fitted using </w:t>
      </w:r>
      <w:r w:rsidRPr="00972C7F">
        <w:rPr>
          <w:rFonts w:cstheme="minorHAnsi"/>
          <w:i/>
          <w:lang w:val="en-GB"/>
        </w:rPr>
        <w:t>mean-</w:t>
      </w:r>
      <w:proofErr w:type="spellStart"/>
      <w:r w:rsidRPr="00972C7F">
        <w:rPr>
          <w:rFonts w:cstheme="minorHAnsi"/>
          <w:i/>
          <w:lang w:val="en-GB"/>
        </w:rPr>
        <w:t>centered</w:t>
      </w:r>
      <w:proofErr w:type="spellEnd"/>
      <w:r w:rsidRPr="00972C7F">
        <w:rPr>
          <w:rFonts w:cstheme="minorHAnsi"/>
          <w:i/>
          <w:lang w:val="en-GB"/>
        </w:rPr>
        <w:t xml:space="preserve"> Arrhenius temperature (1/</w:t>
      </w:r>
      <w:proofErr w:type="spellStart"/>
      <w:r w:rsidRPr="00972C7F">
        <w:rPr>
          <w:rFonts w:cstheme="minorHAnsi"/>
          <w:i/>
          <w:lang w:val="en-GB"/>
        </w:rPr>
        <w:t>kT</w:t>
      </w:r>
      <w:proofErr w:type="spellEnd"/>
      <w:r w:rsidRPr="00972C7F">
        <w:rPr>
          <w:rFonts w:cstheme="minorHAnsi"/>
          <w:i/>
          <w:lang w:val="en-GB"/>
        </w:rPr>
        <w:t>)</w:t>
      </w:r>
      <w:r w:rsidRPr="004559BC">
        <w:rPr>
          <w:rFonts w:cstheme="minorHAnsi"/>
          <w:i/>
          <w:lang w:val="en-GB"/>
        </w:rPr>
        <w:t xml:space="preserve">, and then converted for easier interpretation. </w:t>
      </w:r>
      <w:r w:rsidRPr="00972C7F">
        <w:rPr>
          <w:rFonts w:cstheme="minorHAnsi"/>
          <w:i/>
          <w:iCs/>
          <w:lang w:val="en-GB"/>
        </w:rPr>
        <w:t>S</w:t>
      </w:r>
      <w:r w:rsidRPr="00972C7F">
        <w:rPr>
          <w:rFonts w:cstheme="minorHAnsi"/>
          <w:i/>
          <w:lang w:val="en-GB"/>
        </w:rPr>
        <w:t>haded areas correspond to 80% and 95% credible interval</w:t>
      </w:r>
      <w:r w:rsidR="005E3D0B">
        <w:rPr>
          <w:rFonts w:cstheme="minorHAnsi"/>
          <w:i/>
          <w:lang w:val="en-GB"/>
        </w:rPr>
        <w:t>s</w:t>
      </w:r>
      <w:r w:rsidRPr="00972C7F">
        <w:rPr>
          <w:rFonts w:cstheme="minorHAnsi"/>
          <w:i/>
          <w:lang w:val="en-GB"/>
        </w:rPr>
        <w:t xml:space="preserve"> and the solid line is the median prediction </w:t>
      </w:r>
      <w:proofErr w:type="spellStart"/>
      <w:r w:rsidRPr="00972C7F">
        <w:rPr>
          <w:rFonts w:cstheme="minorHAnsi"/>
          <w:i/>
          <w:lang w:val="en-GB"/>
        </w:rPr>
        <w:t>across</w:t>
      </w:r>
      <w:proofErr w:type="spellEnd"/>
      <w:r w:rsidRPr="00972C7F">
        <w:rPr>
          <w:rFonts w:cstheme="minorHAnsi"/>
          <w:i/>
          <w:lang w:val="en-GB"/>
        </w:rPr>
        <w:t>-species.</w:t>
      </w:r>
      <w:r w:rsidRPr="004559BC">
        <w:rPr>
          <w:rFonts w:cstheme="minorHAnsi"/>
          <w:i/>
          <w:lang w:val="en-GB"/>
        </w:rPr>
        <w:t xml:space="preserve"> Point </w:t>
      </w:r>
      <w:proofErr w:type="spellStart"/>
      <w:r w:rsidRPr="004559BC">
        <w:rPr>
          <w:rFonts w:cstheme="minorHAnsi"/>
          <w:i/>
          <w:lang w:val="en-GB"/>
        </w:rPr>
        <w:t>colors</w:t>
      </w:r>
      <w:proofErr w:type="spellEnd"/>
      <w:r w:rsidRPr="004559BC">
        <w:rPr>
          <w:rFonts w:cstheme="minorHAnsi"/>
          <w:i/>
          <w:lang w:val="en-GB"/>
        </w:rPr>
        <w:t xml:space="preserve"> indicate species (n=13, legend not shown). </w:t>
      </w:r>
      <w:r w:rsidRPr="00972C7F">
        <w:rPr>
          <w:rFonts w:cstheme="minorHAnsi"/>
          <w:i/>
          <w:lang w:val="en-GB"/>
        </w:rPr>
        <w:t xml:space="preserve">The slope corresponds to the mass-scaling exponent. Posterior distributions of </w:t>
      </w:r>
      <w:r w:rsidRPr="004559BC">
        <w:rPr>
          <w:rFonts w:cstheme="minorHAnsi"/>
          <w:i/>
          <w:lang w:val="en-GB"/>
        </w:rPr>
        <w:t xml:space="preserve">the average </w:t>
      </w:r>
      <w:r w:rsidRPr="00972C7F">
        <w:rPr>
          <w:rFonts w:cstheme="minorHAnsi"/>
          <w:i/>
          <w:lang w:val="en-GB"/>
        </w:rPr>
        <w:t>mass-scaling exponent</w:t>
      </w:r>
      <w:r w:rsidRPr="004559BC">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4559BC">
        <w:rPr>
          <w:rFonts w:eastAsiaTheme="minorEastAsia" w:cstheme="minorHAnsi"/>
          <w:i/>
          <w:lang w:val="en-GB"/>
        </w:rPr>
        <w:t xml:space="preserve">, </w:t>
      </w:r>
      <w:r w:rsidRPr="00972C7F">
        <w:rPr>
          <w:rFonts w:cstheme="minorHAnsi"/>
          <w:i/>
          <w:lang w:val="en-GB"/>
        </w:rPr>
        <w:t>(B) activation energy</w:t>
      </w:r>
      <w:r w:rsidRPr="004559BC">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4559BC">
        <w:rPr>
          <w:rFonts w:eastAsiaTheme="minorEastAsia" w:cstheme="minorHAnsi"/>
          <w:i/>
          <w:lang w:val="en-GB"/>
        </w:rPr>
        <w:t>,</w:t>
      </w:r>
      <w:r w:rsidRPr="00972C7F">
        <w:rPr>
          <w:rFonts w:cstheme="minorHAnsi"/>
          <w:i/>
          <w:lang w:val="en-GB"/>
        </w:rPr>
        <w:t xml:space="preserve"> (C)</w:t>
      </w:r>
      <w:r w:rsidRPr="004559BC">
        <w:rPr>
          <w:rFonts w:cstheme="minorHAnsi"/>
          <w:i/>
          <w:lang w:val="en-GB"/>
        </w:rPr>
        <w:t xml:space="preserve"> and 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4559BC">
        <w:rPr>
          <w:rFonts w:eastAsiaTheme="minorEastAsia" w:cstheme="minorHAnsi"/>
          <w:i/>
          <w:lang w:val="en-GB"/>
        </w:rPr>
        <w:t>,</w:t>
      </w:r>
      <w:r w:rsidRPr="00972C7F">
        <w:rPr>
          <w:rFonts w:cstheme="minorHAnsi"/>
          <w:i/>
          <w:lang w:val="en-GB"/>
        </w:rPr>
        <w:t xml:space="preserve"> (</w:t>
      </w:r>
      <w:r w:rsidRPr="004559BC">
        <w:rPr>
          <w:rFonts w:cstheme="minorHAnsi"/>
          <w:i/>
          <w:lang w:val="en-GB"/>
        </w:rPr>
        <w:t>D</w:t>
      </w:r>
      <w:r w:rsidRPr="00972C7F">
        <w:rPr>
          <w:rFonts w:cstheme="minorHAnsi"/>
          <w:i/>
          <w:lang w:val="en-GB"/>
        </w:rPr>
        <w:t xml:space="preserve">) are shown in the bottom row. </w:t>
      </w:r>
      <w:r w:rsidRPr="004559BC">
        <w:rPr>
          <w:rFonts w:cstheme="minorHAnsi"/>
          <w:i/>
          <w:lang w:val="en-GB"/>
        </w:rPr>
        <w:t>D</w:t>
      </w:r>
      <w:r w:rsidRPr="008F2458">
        <w:rPr>
          <w:rFonts w:cstheme="minorHAnsi"/>
          <w:i/>
          <w:lang w:val="en-GB"/>
        </w:rPr>
        <w:t>ashed white line shows the posterior median</w:t>
      </w:r>
      <w:r w:rsidR="00D6349C" w:rsidRPr="008F2458">
        <w:rPr>
          <w:rFonts w:cstheme="minorHAnsi"/>
          <w:i/>
          <w:lang w:val="en-GB"/>
        </w:rPr>
        <w:t>, red vertical line in (D) indicates zero</w:t>
      </w:r>
      <w:r w:rsidRPr="008F2458">
        <w:rPr>
          <w:rFonts w:cstheme="minorHAnsi"/>
          <w:i/>
          <w:lang w:val="en-GB"/>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4</w:t>
      </w:r>
      <w:r w:rsidR="00B56E4A" w:rsidRPr="004559BC">
        <w:rPr>
          <w:rFonts w:cstheme="minorHAnsi"/>
          <w:b/>
          <w:bCs/>
          <w:i/>
          <w:iCs/>
          <w:lang w:val="en-GB"/>
        </w:rPr>
        <w:t xml:space="preserve">. </w:t>
      </w:r>
      <w:r w:rsidR="00D60554" w:rsidRPr="004559BC">
        <w:rPr>
          <w:rFonts w:cstheme="minorHAnsi"/>
          <w:i/>
          <w:iCs/>
          <w:lang w:val="en-GB"/>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4559BC">
        <w:rPr>
          <w:rFonts w:cstheme="minorHAnsi"/>
          <w:i/>
          <w:iCs/>
          <w:lang w:val="en-GB"/>
        </w:rPr>
        <w:t xml:space="preserve">consumption divided 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4559BC">
        <w:rPr>
          <w:rFonts w:cstheme="minorHAnsi"/>
          <w:i/>
          <w:iCs/>
          <w:lang w:val="en-GB"/>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4559BC">
        <w:rPr>
          <w:rFonts w:cstheme="minorHAnsi"/>
          <w:i/>
          <w:iCs/>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sidRPr="004559BC">
        <w:rPr>
          <w:rFonts w:cstheme="minorHAnsi"/>
          <w:i/>
          <w:iCs/>
          <w:lang w:val="en-GB"/>
        </w:rPr>
        <w:t>)</w:t>
      </w:r>
      <w:r w:rsidR="00A8529D" w:rsidRPr="004559BC">
        <w:rPr>
          <w:rFonts w:cstheme="minorHAnsi"/>
          <w:i/>
          <w:iCs/>
          <w:lang w:val="en-GB"/>
        </w:rPr>
        <w:t xml:space="preserve">, where </w:t>
      </w:r>
      <w:proofErr w:type="spellStart"/>
      <w:r w:rsidR="00A8529D" w:rsidRPr="004559BC">
        <w:rPr>
          <w:rFonts w:cstheme="minorHAnsi"/>
          <w:i/>
          <w:iCs/>
          <w:lang w:val="en-GB"/>
        </w:rPr>
        <w:t>colors</w:t>
      </w:r>
      <w:proofErr w:type="spellEnd"/>
      <w:r w:rsidR="00A8529D" w:rsidRPr="004559BC">
        <w:rPr>
          <w:rFonts w:cstheme="minorHAnsi"/>
          <w:i/>
          <w:iCs/>
          <w:lang w:val="en-GB"/>
        </w:rPr>
        <w:t xml:space="preserve"> indicate species</w:t>
      </w:r>
      <w:r w:rsidR="00AD3E1F" w:rsidRPr="004559BC">
        <w:rPr>
          <w:rFonts w:cstheme="minorHAnsi"/>
          <w:i/>
          <w:iCs/>
          <w:lang w:val="en-GB"/>
        </w:rPr>
        <w:t xml:space="preserve">. The data is a </w:t>
      </w:r>
      <w:r w:rsidR="00FC1C39" w:rsidRPr="00972C7F">
        <w:rPr>
          <w:rFonts w:cstheme="minorHAnsi"/>
          <w:i/>
          <w:iCs/>
          <w:lang w:val="en-GB"/>
        </w:rPr>
        <w:t xml:space="preserve">subset </w:t>
      </w:r>
      <w:r w:rsidR="00374EDD" w:rsidRPr="004559BC">
        <w:rPr>
          <w:rFonts w:cstheme="minorHAnsi"/>
          <w:i/>
          <w:iCs/>
          <w:lang w:val="en-GB"/>
        </w:rPr>
        <w:t>of t</w:t>
      </w:r>
      <w:r w:rsidR="00F3157D" w:rsidRPr="004559BC">
        <w:rPr>
          <w:rFonts w:cstheme="minorHAnsi"/>
          <w:i/>
          <w:iCs/>
          <w:lang w:val="en-GB"/>
        </w:rPr>
        <w:t>h</w:t>
      </w:r>
      <w:r w:rsidR="00374EDD" w:rsidRPr="004559BC">
        <w:rPr>
          <w:rFonts w:cstheme="minorHAnsi"/>
          <w:i/>
          <w:iCs/>
          <w:lang w:val="en-GB"/>
        </w:rPr>
        <w:t xml:space="preserve">e maximum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4559BC">
        <w:rPr>
          <w:rFonts w:cstheme="minorHAnsi"/>
          <w:i/>
          <w:iCs/>
          <w:lang w:val="en-GB"/>
        </w:rPr>
        <w:t xml:space="preserve"> 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4559BC">
        <w:rPr>
          <w:rFonts w:cstheme="minorHAnsi"/>
          <w:i/>
          <w:iCs/>
          <w:lang w:val="en-GB"/>
        </w:rPr>
        <w:t>L</w:t>
      </w:r>
      <w:r w:rsidR="00604BEA" w:rsidRPr="00972C7F">
        <w:rPr>
          <w:rFonts w:cstheme="minorHAnsi"/>
          <w:i/>
          <w:iCs/>
          <w:lang w:val="en-GB"/>
        </w:rPr>
        <w:t xml:space="preserve">ines are predictions </w:t>
      </w:r>
      <w:r w:rsidR="009846DC" w:rsidRPr="00972C7F">
        <w:rPr>
          <w:rFonts w:cstheme="minorHAnsi"/>
          <w:i/>
          <w:iCs/>
          <w:lang w:val="en-GB"/>
        </w:rPr>
        <w:t xml:space="preserve">from the </w:t>
      </w:r>
      <w:r w:rsidR="00C9526D" w:rsidRPr="004559BC">
        <w:rPr>
          <w:rFonts w:cstheme="minorHAnsi"/>
          <w:i/>
          <w:iCs/>
          <w:lang w:val="en-GB"/>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4559BC">
        <w:rPr>
          <w:rFonts w:cstheme="minorHAnsi"/>
          <w:i/>
          <w:iCs/>
          <w:lang w:val="en-GB"/>
        </w:rPr>
        <w:t>mean</w:t>
      </w:r>
      <w:r w:rsidR="00B01C3C" w:rsidRPr="004559BC">
        <w:rPr>
          <w:rFonts w:cstheme="minorHAnsi"/>
          <w:i/>
          <w:iCs/>
          <w:lang w:val="en-GB"/>
        </w:rPr>
        <w:t>-</w:t>
      </w:r>
      <w:proofErr w:type="spellStart"/>
      <w:r w:rsidR="005B4C49" w:rsidRPr="00972C7F">
        <w:rPr>
          <w:rFonts w:cstheme="minorHAnsi"/>
          <w:i/>
          <w:iCs/>
          <w:lang w:val="en-GB"/>
        </w:rPr>
        <w:t>centered</w:t>
      </w:r>
      <w:proofErr w:type="spellEnd"/>
      <w:r w:rsidR="005B4C49" w:rsidRPr="00972C7F">
        <w:rPr>
          <w:rFonts w:cstheme="minorHAnsi"/>
          <w:i/>
          <w:iCs/>
          <w:lang w:val="en-GB"/>
        </w:rPr>
        <w:t xml:space="preserve"> body mass is held at 0</w:t>
      </w:r>
      <w:r w:rsidR="001209AD" w:rsidRPr="00972C7F">
        <w:rPr>
          <w:rFonts w:cstheme="minorHAnsi"/>
          <w:i/>
          <w:iCs/>
          <w:lang w:val="en-GB"/>
        </w:rPr>
        <w:t xml:space="preserve"> (corresponding to mean mass within species)</w:t>
      </w:r>
      <w:r w:rsidR="00633A57" w:rsidRPr="004559BC">
        <w:rPr>
          <w:rFonts w:cstheme="minorHAnsi"/>
          <w:i/>
          <w:iCs/>
          <w:lang w:val="en-GB"/>
        </w:rPr>
        <w:t>, and open circles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proofErr w:type="spellStart"/>
      <w:r w:rsidR="0042718C" w:rsidRPr="00972C7F">
        <w:rPr>
          <w:rFonts w:cstheme="minorHAnsi"/>
          <w:i/>
          <w:iCs/>
          <w:lang w:val="en-GB"/>
        </w:rPr>
        <w:t>across</w:t>
      </w:r>
      <w:proofErr w:type="spellEnd"/>
      <w:r w:rsidR="0042718C" w:rsidRPr="00972C7F">
        <w:rPr>
          <w:rFonts w:cstheme="minorHAnsi"/>
          <w:i/>
          <w:iCs/>
          <w:lang w:val="en-GB"/>
        </w:rPr>
        <w:t xml:space="preserve">-species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Paragraph"/>
        <w:spacing w:line="480" w:lineRule="auto"/>
        <w:ind w:left="360"/>
        <w:jc w:val="both"/>
        <w:rPr>
          <w:rFonts w:cstheme="minorHAnsi"/>
          <w:lang w:val="en-GB"/>
        </w:rPr>
      </w:pPr>
    </w:p>
    <w:p w14:paraId="16AF2BE1" w14:textId="41BA26F1" w:rsidR="00B142AE" w:rsidRPr="00972C7F" w:rsidRDefault="00B142AE" w:rsidP="002E3379">
      <w:pPr>
        <w:pStyle w:val="ListParagraph"/>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0"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F194FF7" w:rsidR="00475959" w:rsidRPr="004559BC" w:rsidRDefault="00384142" w:rsidP="00384142">
      <w:pPr>
        <w:spacing w:line="360" w:lineRule="auto"/>
        <w:contextualSpacing/>
        <w:jc w:val="both"/>
        <w:rPr>
          <w:rFonts w:cstheme="minorHAnsi"/>
          <w:i/>
          <w:iCs/>
          <w:lang w:val="en-GB"/>
        </w:rPr>
      </w:pPr>
      <w:r w:rsidRPr="00972C7F">
        <w:rPr>
          <w:rFonts w:cstheme="minorHAnsi"/>
          <w:b/>
          <w:bCs/>
          <w:i/>
          <w:iCs/>
          <w:lang w:val="en-GB"/>
        </w:rPr>
        <w:t xml:space="preserve">Fig. </w:t>
      </w:r>
      <w:r w:rsidR="00704B3C" w:rsidRPr="004559BC">
        <w:rPr>
          <w:rFonts w:cstheme="minorHAnsi"/>
          <w:b/>
          <w:bCs/>
          <w:i/>
          <w:iCs/>
          <w:lang w:val="en-GB"/>
        </w:rPr>
        <w:t>5</w:t>
      </w:r>
      <w:r w:rsidRPr="004559BC">
        <w:rPr>
          <w:rFonts w:cstheme="minorHAnsi"/>
          <w:b/>
          <w:bCs/>
          <w:i/>
          <w:iCs/>
          <w:lang w:val="en-GB"/>
        </w:rPr>
        <w:t>.</w:t>
      </w:r>
      <w:r w:rsidRPr="004559BC">
        <w:rPr>
          <w:rFonts w:cstheme="minorHAnsi"/>
          <w:i/>
          <w:iCs/>
          <w:lang w:val="en-GB"/>
        </w:rPr>
        <w:t xml:space="preserve"> </w:t>
      </w:r>
      <w:r w:rsidR="00966C7B" w:rsidRPr="004559BC">
        <w:rPr>
          <w:rFonts w:cstheme="minorHAnsi"/>
          <w:i/>
          <w:iCs/>
          <w:lang w:val="en-GB"/>
        </w:rPr>
        <w:t>I</w:t>
      </w:r>
      <w:r w:rsidR="00EF0041" w:rsidRPr="004559BC">
        <w:rPr>
          <w:rFonts w:cstheme="minorHAnsi"/>
          <w:i/>
          <w:iCs/>
          <w:lang w:val="en-GB"/>
        </w:rPr>
        <w:t xml:space="preserve">llustration of </w:t>
      </w:r>
      <w:r w:rsidR="002C5FB1" w:rsidRPr="004559BC">
        <w:rPr>
          <w:rFonts w:cstheme="minorHAnsi"/>
          <w:i/>
          <w:iCs/>
          <w:lang w:val="en-GB"/>
        </w:rPr>
        <w:t>normalized</w:t>
      </w:r>
      <w:r w:rsidR="00EF0041" w:rsidRPr="004559BC">
        <w:rPr>
          <w:rFonts w:cstheme="minorHAnsi"/>
          <w:i/>
          <w:iCs/>
          <w:lang w:val="en-GB"/>
        </w:rPr>
        <w:t xml:space="preserve"> </w:t>
      </w:r>
      <w:r w:rsidR="00A078EC" w:rsidRPr="004559BC">
        <w:rPr>
          <w:rFonts w:cstheme="minorHAnsi"/>
          <w:i/>
          <w:iCs/>
          <w:lang w:val="en-GB"/>
        </w:rPr>
        <w:t>thermal response of maximum consumption (green), metabolism (purple) and their difference (orange)</w:t>
      </w:r>
      <w:r w:rsidR="0002128B" w:rsidRPr="004559BC">
        <w:rPr>
          <w:rFonts w:cstheme="minorHAnsi"/>
          <w:i/>
          <w:iCs/>
          <w:lang w:val="en-GB"/>
        </w:rPr>
        <w:t xml:space="preserve"> for two body sizes</w:t>
      </w:r>
      <w:r w:rsidR="00A25914" w:rsidRPr="004559BC">
        <w:rPr>
          <w:rFonts w:cstheme="minorHAnsi"/>
          <w:i/>
          <w:iCs/>
          <w:lang w:val="en-GB"/>
        </w:rPr>
        <w:t xml:space="preserve"> </w:t>
      </w:r>
      <w:commentRangeStart w:id="66"/>
      <w:r w:rsidR="00A25914" w:rsidRPr="004559BC">
        <w:rPr>
          <w:rFonts w:cstheme="minorHAnsi"/>
          <w:i/>
          <w:iCs/>
          <w:lang w:val="en-GB"/>
        </w:rPr>
        <w:t>(</w:t>
      </w:r>
      <w:r w:rsidR="002C5FB1" w:rsidRPr="004559BC">
        <w:rPr>
          <w:rFonts w:cstheme="minorHAnsi"/>
          <w:i/>
          <w:iCs/>
          <w:lang w:val="en-GB"/>
        </w:rPr>
        <w:t>100g</w:t>
      </w:r>
      <w:r w:rsidR="00A25914" w:rsidRPr="004559BC">
        <w:rPr>
          <w:rFonts w:cstheme="minorHAnsi"/>
          <w:i/>
          <w:iCs/>
          <w:lang w:val="en-GB"/>
        </w:rPr>
        <w:t xml:space="preserve"> = solid, </w:t>
      </w:r>
      <w:r w:rsidR="002C5FB1" w:rsidRPr="004559BC">
        <w:rPr>
          <w:rFonts w:cstheme="minorHAnsi"/>
          <w:i/>
          <w:iCs/>
          <w:lang w:val="en-GB"/>
        </w:rPr>
        <w:t xml:space="preserve">500g </w:t>
      </w:r>
      <w:r w:rsidR="00A25914" w:rsidRPr="004559BC">
        <w:rPr>
          <w:rFonts w:cstheme="minorHAnsi"/>
          <w:i/>
          <w:iCs/>
          <w:lang w:val="en-GB"/>
        </w:rPr>
        <w:t>= dashed</w:t>
      </w:r>
      <w:r w:rsidR="00057840" w:rsidRPr="004559BC">
        <w:rPr>
          <w:rFonts w:cstheme="minorHAnsi"/>
          <w:i/>
          <w:iCs/>
          <w:lang w:val="en-GB"/>
        </w:rPr>
        <w:t>)</w:t>
      </w:r>
      <w:commentRangeEnd w:id="66"/>
      <w:r w:rsidR="007E79E1">
        <w:rPr>
          <w:rStyle w:val="CommentReference"/>
        </w:rPr>
        <w:commentReference w:id="66"/>
      </w:r>
      <w:r w:rsidR="00B90EB5" w:rsidRPr="004559BC">
        <w:rPr>
          <w:rFonts w:cstheme="minorHAnsi"/>
          <w:i/>
          <w:iCs/>
          <w:lang w:val="en-GB"/>
        </w:rPr>
        <w:t>.</w:t>
      </w:r>
      <w:r w:rsidR="009F626C" w:rsidRPr="004559BC">
        <w:rPr>
          <w:rFonts w:cstheme="minorHAnsi"/>
          <w:i/>
          <w:iCs/>
          <w:lang w:val="en-GB"/>
        </w:rPr>
        <w:t xml:space="preserve"> </w:t>
      </w:r>
      <w:r w:rsidR="007E7BD5" w:rsidRPr="004559BC">
        <w:rPr>
          <w:rFonts w:cstheme="minorHAnsi"/>
          <w:i/>
          <w:iCs/>
          <w:lang w:val="en-GB"/>
        </w:rPr>
        <w:t xml:space="preserve">The </w:t>
      </w:r>
      <w:r w:rsidR="00D6349C" w:rsidRPr="004559BC">
        <w:rPr>
          <w:rFonts w:cstheme="minorHAnsi"/>
          <w:i/>
          <w:iCs/>
          <w:lang w:val="en-GB"/>
        </w:rPr>
        <w:t xml:space="preserve">example </w:t>
      </w:r>
      <w:r w:rsidR="007E7BD5" w:rsidRPr="004559BC">
        <w:rPr>
          <w:rFonts w:cstheme="minorHAnsi"/>
          <w:i/>
          <w:iCs/>
          <w:lang w:val="en-GB"/>
        </w:rPr>
        <w:t>c</w:t>
      </w:r>
      <w:r w:rsidR="00B90EB5" w:rsidRPr="004559BC">
        <w:rPr>
          <w:rFonts w:cstheme="minorHAnsi"/>
          <w:i/>
          <w:iCs/>
          <w:lang w:val="en-GB"/>
        </w:rPr>
        <w:t>onsumption</w:t>
      </w:r>
      <w:r w:rsidR="007E7BD5" w:rsidRPr="004559BC">
        <w:rPr>
          <w:rFonts w:cstheme="minorHAnsi"/>
          <w:i/>
          <w:iCs/>
          <w:lang w:val="en-GB"/>
        </w:rPr>
        <w:t xml:space="preserve">-curve </w:t>
      </w:r>
      <w:r w:rsidR="00C55C9A" w:rsidRPr="004559BC">
        <w:rPr>
          <w:rFonts w:cstheme="minorHAnsi"/>
          <w:i/>
          <w:iCs/>
          <w:lang w:val="en-GB"/>
        </w:rPr>
        <w:t>is based on the quadratic model for C.</w:t>
      </w:r>
      <w:r w:rsidR="00D6349C" w:rsidRPr="004559BC">
        <w:rPr>
          <w:rFonts w:cstheme="minorHAnsi"/>
          <w:i/>
          <w:iCs/>
          <w:lang w:val="en-GB"/>
        </w:rPr>
        <w:t xml:space="preserve"> </w:t>
      </w:r>
      <w:proofErr w:type="spellStart"/>
      <w:r w:rsidR="00C55C9A" w:rsidRPr="004559BC">
        <w:rPr>
          <w:rFonts w:cstheme="minorHAnsi"/>
          <w:i/>
          <w:iCs/>
          <w:lang w:val="en-GB"/>
        </w:rPr>
        <w:t>argus</w:t>
      </w:r>
      <w:proofErr w:type="spellEnd"/>
      <w:r w:rsidR="00C55C9A" w:rsidRPr="004559BC">
        <w:rPr>
          <w:rFonts w:cstheme="minorHAnsi"/>
          <w:i/>
          <w:iCs/>
          <w:lang w:val="en-GB"/>
        </w:rPr>
        <w:t xml:space="preserve"> (</w:t>
      </w:r>
      <w:r w:rsidR="002B7A33" w:rsidRPr="004559BC">
        <w:rPr>
          <w:rFonts w:cstheme="minorHAnsi"/>
          <w:i/>
          <w:iCs/>
          <w:lang w:val="en-GB"/>
        </w:rPr>
        <w:t xml:space="preserve">Fig. </w:t>
      </w:r>
      <w:r w:rsidR="002B7A33" w:rsidRPr="002E5DC4">
        <w:rPr>
          <w:rFonts w:cstheme="minorHAnsi"/>
          <w:i/>
          <w:iCs/>
          <w:lang w:val="en-GB"/>
        </w:rPr>
        <w:t xml:space="preserve">4, </w:t>
      </w:r>
      <w:r w:rsidR="00C55C9A" w:rsidRPr="002E5DC4">
        <w:rPr>
          <w:rFonts w:cstheme="minorHAnsi"/>
          <w:i/>
          <w:iCs/>
          <w:lang w:val="en-GB"/>
        </w:rPr>
        <w:t>Appendix S1</w:t>
      </w:r>
      <w:r w:rsidR="00A16E25" w:rsidRPr="002E5DC4">
        <w:rPr>
          <w:rFonts w:cstheme="minorHAnsi"/>
          <w:i/>
          <w:iCs/>
          <w:lang w:val="en-GB"/>
        </w:rPr>
        <w:t>, Fig S</w:t>
      </w:r>
      <w:r w:rsidR="002E5DC4" w:rsidRPr="002E5DC4">
        <w:rPr>
          <w:rFonts w:cstheme="minorHAnsi"/>
          <w:i/>
          <w:iCs/>
          <w:lang w:val="en-GB"/>
        </w:rPr>
        <w:t>10</w:t>
      </w:r>
      <w:r w:rsidR="00C55C9A" w:rsidRPr="002E5DC4">
        <w:rPr>
          <w:rFonts w:cstheme="minorHAnsi"/>
          <w:i/>
          <w:iCs/>
          <w:lang w:val="en-GB"/>
        </w:rPr>
        <w:t>)</w:t>
      </w:r>
      <w:r w:rsidR="00BC30D3" w:rsidRPr="004559BC">
        <w:rPr>
          <w:rFonts w:cstheme="minorHAnsi"/>
          <w:i/>
          <w:iCs/>
          <w:lang w:val="en-GB"/>
        </w:rPr>
        <w:t xml:space="preserve">, </w:t>
      </w:r>
      <w:r w:rsidR="00B90EB5" w:rsidRPr="004559BC">
        <w:rPr>
          <w:rFonts w:cstheme="minorHAnsi"/>
          <w:i/>
          <w:iCs/>
          <w:lang w:val="en-GB"/>
        </w:rPr>
        <w:t xml:space="preserve">and metabolism </w:t>
      </w:r>
      <w:r w:rsidR="001F4D8A" w:rsidRPr="004559BC">
        <w:rPr>
          <w:rFonts w:cstheme="minorHAnsi"/>
          <w:i/>
          <w:iCs/>
          <w:lang w:val="en-GB"/>
        </w:rPr>
        <w:t>is calculated from the global model</w:t>
      </w:r>
      <w:r w:rsidR="00607DD1" w:rsidRPr="004559BC">
        <w:rPr>
          <w:rFonts w:cstheme="minorHAnsi"/>
          <w:i/>
          <w:iCs/>
          <w:lang w:val="en-GB"/>
        </w:rPr>
        <w:t xml:space="preserve"> (</w:t>
      </w:r>
      <w:r w:rsidR="002C5859" w:rsidRPr="004559BC">
        <w:rPr>
          <w:rFonts w:cstheme="minorHAnsi"/>
          <w:i/>
          <w:iCs/>
          <w:lang w:val="en-GB"/>
        </w:rPr>
        <w:t xml:space="preserve">M2, </w:t>
      </w:r>
      <w:r w:rsidR="00607DD1" w:rsidRPr="004559BC">
        <w:rPr>
          <w:rFonts w:cstheme="minorHAnsi"/>
          <w:i/>
          <w:iCs/>
          <w:lang w:val="en-GB"/>
        </w:rPr>
        <w:t>see ‘Results’</w:t>
      </w:r>
      <w:r w:rsidR="000A5E72" w:rsidRPr="004559BC">
        <w:rPr>
          <w:rFonts w:cstheme="minorHAnsi"/>
          <w:i/>
          <w:iCs/>
          <w:lang w:val="en-GB"/>
        </w:rPr>
        <w:t>)</w:t>
      </w:r>
      <w:r w:rsidR="002537A2" w:rsidRPr="004559BC">
        <w:rPr>
          <w:rFonts w:cstheme="minorHAnsi"/>
          <w:i/>
          <w:iCs/>
          <w:lang w:val="en-GB"/>
        </w:rPr>
        <w:t>. B</w:t>
      </w:r>
      <w:r w:rsidR="001F4D8A" w:rsidRPr="004559BC">
        <w:rPr>
          <w:rFonts w:cstheme="minorHAnsi"/>
          <w:i/>
          <w:iCs/>
          <w:lang w:val="en-GB"/>
        </w:rPr>
        <w:t xml:space="preserve">oth rates are expressed </w:t>
      </w:r>
      <w:r w:rsidR="006E3202" w:rsidRPr="004559BC">
        <w:rPr>
          <w:rFonts w:cstheme="minorHAnsi"/>
          <w:i/>
          <w:iCs/>
          <w:lang w:val="en-GB"/>
        </w:rPr>
        <w:t xml:space="preserve">as relative to </w:t>
      </w:r>
      <w:r w:rsidR="00B60E5D" w:rsidRPr="004559BC">
        <w:rPr>
          <w:rFonts w:cstheme="minorHAnsi"/>
          <w:i/>
          <w:iCs/>
          <w:lang w:val="en-GB"/>
        </w:rPr>
        <w:t xml:space="preserve">their </w:t>
      </w:r>
      <w:r w:rsidR="006E3202" w:rsidRPr="004559BC">
        <w:rPr>
          <w:rFonts w:cstheme="minorHAnsi"/>
          <w:i/>
          <w:iCs/>
          <w:lang w:val="en-GB"/>
        </w:rPr>
        <w:t>maximum</w:t>
      </w:r>
      <w:r w:rsidR="00344BBB" w:rsidRPr="004559BC">
        <w:rPr>
          <w:rFonts w:cstheme="minorHAnsi"/>
          <w:i/>
          <w:iCs/>
          <w:lang w:val="en-GB"/>
        </w:rPr>
        <w:t xml:space="preserve">, </w:t>
      </w:r>
      <w:commentRangeStart w:id="67"/>
      <w:r w:rsidR="00D6349C" w:rsidRPr="004559BC">
        <w:rPr>
          <w:rFonts w:cstheme="minorHAnsi"/>
          <w:i/>
          <w:iCs/>
          <w:lang w:val="en-GB"/>
        </w:rPr>
        <w:t xml:space="preserve">separately for each </w:t>
      </w:r>
      <w:r w:rsidR="00344BBB" w:rsidRPr="004559BC">
        <w:rPr>
          <w:rFonts w:cstheme="minorHAnsi"/>
          <w:i/>
          <w:iCs/>
          <w:lang w:val="en-GB"/>
        </w:rPr>
        <w:t>body size</w:t>
      </w:r>
      <w:commentRangeEnd w:id="67"/>
      <w:r w:rsidR="00344BBB">
        <w:rPr>
          <w:rStyle w:val="CommentReference"/>
        </w:rPr>
        <w:commentReference w:id="67"/>
      </w:r>
      <w:r w:rsidR="00344BBB" w:rsidRPr="004559BC">
        <w:rPr>
          <w:rFonts w:cstheme="minorHAnsi"/>
          <w:i/>
          <w:iCs/>
          <w:lang w:val="en-GB"/>
        </w:rPr>
        <w:t>,</w:t>
      </w:r>
      <w:r w:rsidR="007A645C" w:rsidRPr="004559BC">
        <w:rPr>
          <w:rFonts w:cstheme="minorHAnsi"/>
          <w:i/>
          <w:iCs/>
          <w:lang w:val="en-GB"/>
        </w:rPr>
        <w:t xml:space="preserve"> for illustration purposes </w:t>
      </w:r>
      <w:r w:rsidR="00D6349C" w:rsidRPr="004559BC">
        <w:rPr>
          <w:rFonts w:cstheme="minorHAnsi"/>
          <w:i/>
          <w:iCs/>
          <w:lang w:val="en-GB"/>
        </w:rPr>
        <w:t xml:space="preserve">as </w:t>
      </w:r>
      <w:r w:rsidR="007A645C" w:rsidRPr="004559BC">
        <w:rPr>
          <w:rFonts w:cstheme="minorHAnsi"/>
          <w:i/>
          <w:iCs/>
          <w:lang w:val="en-GB"/>
        </w:rPr>
        <w:t>they are in different units</w:t>
      </w:r>
      <w:r w:rsidR="00CD066D" w:rsidRPr="004559BC">
        <w:rPr>
          <w:rFonts w:cstheme="minorHAnsi"/>
          <w:i/>
          <w:iCs/>
          <w:lang w:val="en-GB"/>
        </w:rPr>
        <w:t>, and the curve depicting the difference is based on the normalized curves.</w:t>
      </w:r>
      <w:r w:rsidR="004037BB" w:rsidRPr="004559BC">
        <w:rPr>
          <w:rFonts w:cstheme="minorHAnsi"/>
          <w:i/>
          <w:iCs/>
          <w:lang w:val="en-GB"/>
        </w:rPr>
        <w:t xml:space="preserve"> </w:t>
      </w:r>
      <w:r w:rsidR="00415E17" w:rsidRPr="004559BC">
        <w:rPr>
          <w:rFonts w:cstheme="minorHAnsi"/>
          <w:i/>
          <w:iCs/>
          <w:lang w:val="en-GB"/>
        </w:rPr>
        <w:t xml:space="preserve">Arrows </w:t>
      </w:r>
      <w:r w:rsidR="00385DC1" w:rsidRPr="004559BC">
        <w:rPr>
          <w:rFonts w:cstheme="minorHAnsi"/>
          <w:i/>
          <w:iCs/>
          <w:lang w:val="en-GB"/>
        </w:rPr>
        <w:t xml:space="preserve">indicate </w:t>
      </w:r>
      <w:r w:rsidR="00C20D03" w:rsidRPr="004559BC">
        <w:rPr>
          <w:rFonts w:cstheme="minorHAnsi"/>
          <w:i/>
          <w:iCs/>
          <w:lang w:val="en-GB"/>
        </w:rPr>
        <w:t xml:space="preserve">the </w:t>
      </w:r>
      <w:r w:rsidR="006425E5" w:rsidRPr="004559BC">
        <w:rPr>
          <w:rFonts w:cstheme="minorHAnsi"/>
          <w:i/>
          <w:iCs/>
          <w:lang w:val="en-GB"/>
        </w:rPr>
        <w:t xml:space="preserve">temperature where the difference </w:t>
      </w:r>
      <w:r w:rsidR="009B06C6" w:rsidRPr="004559BC">
        <w:rPr>
          <w:rFonts w:cstheme="minorHAnsi"/>
          <w:i/>
          <w:iCs/>
          <w:lang w:val="en-GB"/>
        </w:rPr>
        <w:t>in net energy acquisition is</w:t>
      </w:r>
      <w:r w:rsidR="006425E5" w:rsidRPr="004559BC">
        <w:rPr>
          <w:rFonts w:cstheme="minorHAnsi"/>
          <w:i/>
          <w:iCs/>
          <w:lang w:val="en-GB"/>
        </w:rPr>
        <w:t xml:space="preserve"> maximized</w:t>
      </w:r>
      <w:r w:rsidR="009B06C6" w:rsidRPr="004559BC">
        <w:rPr>
          <w:rFonts w:cstheme="minorHAnsi"/>
          <w:i/>
          <w:iCs/>
          <w:lang w:val="en-GB"/>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1"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6</w:t>
      </w:r>
      <w:r w:rsidRPr="00972C7F">
        <w:rPr>
          <w:rFonts w:cstheme="minorHAnsi"/>
          <w:lang w:val="en-GB"/>
        </w:rPr>
        <w:t xml:space="preserve">. </w:t>
      </w:r>
      <w:r w:rsidRPr="00972C7F">
        <w:rPr>
          <w:rFonts w:cstheme="minorHAnsi"/>
          <w:i/>
          <w:lang w:val="en-GB"/>
        </w:rPr>
        <w:t>Optimum temperature for growth (</w:t>
      </w:r>
      <w:r w:rsidRPr="004559BC">
        <w:rPr>
          <w:rFonts w:cstheme="minorHAnsi"/>
          <w:i/>
          <w:lang w:val="en-GB"/>
        </w:rPr>
        <w:t>rescaled</w:t>
      </w:r>
      <w:r w:rsidRPr="00972C7F">
        <w:rPr>
          <w:rFonts w:cstheme="minorHAnsi"/>
          <w:i/>
          <w:lang w:val="en-GB"/>
        </w:rPr>
        <w:t xml:space="preserve"> to optimum temperature within species) as a function of</w:t>
      </w:r>
      <w:r w:rsidRPr="004559BC">
        <w:rPr>
          <w:rFonts w:cstheme="minorHAnsi"/>
          <w:i/>
          <w:lang w:val="en-GB"/>
        </w:rPr>
        <w:t xml:space="preserve"> mean </w:t>
      </w:r>
      <w:proofErr w:type="spellStart"/>
      <w:r w:rsidRPr="004559BC">
        <w:rPr>
          <w:rFonts w:cstheme="minorHAnsi"/>
          <w:i/>
          <w:lang w:val="en-GB"/>
        </w:rPr>
        <w:t>centered</w:t>
      </w:r>
      <w:proofErr w:type="spellEnd"/>
      <w:r w:rsidRPr="00972C7F">
        <w:rPr>
          <w:rFonts w:cstheme="minorHAnsi"/>
          <w:i/>
          <w:lang w:val="en-GB"/>
        </w:rPr>
        <w:t xml:space="preserve"> natural log of </w:t>
      </w:r>
      <w:r w:rsidRPr="004559BC">
        <w:rPr>
          <w:rFonts w:cstheme="minorHAnsi"/>
          <w:i/>
          <w:lang w:val="en-GB"/>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2"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0682D1D6" w:rsidR="00940FD9" w:rsidRPr="004559BC" w:rsidRDefault="00940FD9" w:rsidP="00940FD9">
      <w:pPr>
        <w:spacing w:line="360" w:lineRule="auto"/>
        <w:contextualSpacing/>
        <w:jc w:val="both"/>
        <w:rPr>
          <w:rFonts w:cstheme="minorHAnsi"/>
          <w:i/>
          <w:iCs/>
          <w:lang w:val="en-GB"/>
        </w:rPr>
      </w:pPr>
      <w:commentRangeStart w:id="68"/>
      <w:commentRangeStart w:id="69"/>
      <w:r w:rsidRPr="00972C7F">
        <w:rPr>
          <w:rFonts w:cstheme="minorHAnsi"/>
          <w:b/>
          <w:bCs/>
          <w:i/>
          <w:iCs/>
          <w:lang w:val="en-GB"/>
        </w:rPr>
        <w:t xml:space="preserve">Fig. </w:t>
      </w:r>
      <w:commentRangeStart w:id="70"/>
      <w:commentRangeStart w:id="71"/>
      <w:r w:rsidRPr="004559BC">
        <w:rPr>
          <w:rFonts w:cstheme="minorHAnsi"/>
          <w:b/>
          <w:bCs/>
          <w:i/>
          <w:iCs/>
          <w:lang w:val="en-GB"/>
        </w:rPr>
        <w:t>7.</w:t>
      </w:r>
      <w:r w:rsidRPr="004559BC">
        <w:rPr>
          <w:rFonts w:cstheme="minorHAnsi"/>
          <w:i/>
          <w:iCs/>
          <w:lang w:val="en-GB"/>
        </w:rPr>
        <w:t xml:space="preserve"> </w:t>
      </w:r>
      <w:commentRangeEnd w:id="70"/>
      <w:r w:rsidR="002C5859" w:rsidRPr="005A518B">
        <w:rPr>
          <w:rStyle w:val="CommentReference"/>
        </w:rPr>
        <w:commentReference w:id="70"/>
      </w:r>
      <w:commentRangeEnd w:id="71"/>
      <w:r w:rsidR="005A518B" w:rsidRPr="004559BC">
        <w:rPr>
          <w:rFonts w:cstheme="minorHAnsi"/>
          <w:i/>
          <w:iCs/>
          <w:lang w:val="en-GB"/>
        </w:rPr>
        <w:t>Experimental temperatures</w:t>
      </w:r>
      <w:r w:rsidR="007D1467" w:rsidRPr="004559BC">
        <w:rPr>
          <w:rFonts w:cstheme="minorHAnsi"/>
          <w:i/>
          <w:iCs/>
          <w:lang w:val="en-GB"/>
        </w:rPr>
        <w:t xml:space="preserve"> (</w:t>
      </w:r>
      <w:r w:rsidR="00C41DFC" w:rsidRPr="004559BC">
        <w:rPr>
          <w:rFonts w:cstheme="minorHAnsi"/>
          <w:i/>
          <w:iCs/>
          <w:lang w:val="en-GB"/>
        </w:rPr>
        <w:t>grey</w:t>
      </w:r>
      <w:r w:rsidR="007D1467" w:rsidRPr="004559BC">
        <w:rPr>
          <w:rFonts w:cstheme="minorHAnsi"/>
          <w:i/>
          <w:iCs/>
          <w:lang w:val="en-GB"/>
        </w:rPr>
        <w:t>)</w:t>
      </w:r>
      <w:r w:rsidR="005A518B" w:rsidRPr="004559BC">
        <w:rPr>
          <w:rFonts w:cstheme="minorHAnsi"/>
          <w:i/>
          <w:iCs/>
          <w:lang w:val="en-GB"/>
        </w:rPr>
        <w:t xml:space="preserve"> overlap environmental </w:t>
      </w:r>
      <w:r w:rsidR="007D1467" w:rsidRPr="004559BC">
        <w:rPr>
          <w:rFonts w:cstheme="minorHAnsi"/>
          <w:i/>
          <w:iCs/>
          <w:lang w:val="en-GB"/>
        </w:rPr>
        <w:t xml:space="preserve">temperatures (green) and </w:t>
      </w:r>
      <w:r w:rsidR="005A518B" w:rsidRPr="004559BC">
        <w:rPr>
          <w:rFonts w:cstheme="minorHAnsi"/>
          <w:i/>
          <w:iCs/>
          <w:lang w:val="en-GB"/>
        </w:rPr>
        <w:t xml:space="preserve">optimum </w:t>
      </w:r>
      <w:r w:rsidR="007D1467" w:rsidRPr="004559BC">
        <w:rPr>
          <w:rFonts w:cstheme="minorHAnsi"/>
          <w:i/>
          <w:iCs/>
          <w:lang w:val="en-GB"/>
        </w:rPr>
        <w:t xml:space="preserve">growth temperatures (orange) are </w:t>
      </w:r>
      <w:r w:rsidR="005A518B" w:rsidRPr="004559BC">
        <w:rPr>
          <w:rFonts w:cstheme="minorHAnsi"/>
          <w:i/>
          <w:iCs/>
          <w:lang w:val="en-GB"/>
        </w:rPr>
        <w:t xml:space="preserve">typically at the upper end or above the environmental range. </w:t>
      </w:r>
      <w:r w:rsidR="003A59D4" w:rsidRPr="005A518B">
        <w:rPr>
          <w:rStyle w:val="CommentReference"/>
        </w:rPr>
        <w:commentReference w:id="71"/>
      </w:r>
      <w:commentRangeEnd w:id="68"/>
      <w:r w:rsidR="007907BC">
        <w:rPr>
          <w:rStyle w:val="CommentReference"/>
        </w:rPr>
        <w:commentReference w:id="68"/>
      </w:r>
      <w:commentRangeEnd w:id="69"/>
      <w:r w:rsidR="009D113B">
        <w:rPr>
          <w:rStyle w:val="CommentReference"/>
        </w:rPr>
        <w:commentReference w:id="69"/>
      </w:r>
      <w:r w:rsidRPr="004559BC">
        <w:rPr>
          <w:rFonts w:cstheme="minorHAnsi"/>
          <w:i/>
          <w:iCs/>
          <w:lang w:val="en-GB"/>
        </w:rPr>
        <w:t xml:space="preserve">Vertical green lines show the minimum and maximum environmental </w:t>
      </w:r>
      <w:commentRangeStart w:id="72"/>
      <w:commentRangeStart w:id="73"/>
      <w:r w:rsidRPr="004559BC">
        <w:rPr>
          <w:rFonts w:cstheme="minorHAnsi"/>
          <w:i/>
          <w:iCs/>
          <w:lang w:val="en-GB"/>
        </w:rPr>
        <w:t xml:space="preserve">temperature based on either temperature in distribution range (triangles) or modelled distribution maps (circles), both taken from </w:t>
      </w:r>
      <w:proofErr w:type="spellStart"/>
      <w:r w:rsidRPr="004559BC">
        <w:rPr>
          <w:rFonts w:cstheme="minorHAnsi"/>
          <w:i/>
          <w:iCs/>
          <w:lang w:val="en-GB"/>
        </w:rPr>
        <w:t>FishBase</w:t>
      </w:r>
      <w:commentRangeEnd w:id="72"/>
      <w:proofErr w:type="spellEnd"/>
      <w:r w:rsidR="007907BC">
        <w:rPr>
          <w:rStyle w:val="CommentReference"/>
        </w:rPr>
        <w:commentReference w:id="72"/>
      </w:r>
      <w:commentRangeEnd w:id="73"/>
      <w:r w:rsidR="005A518B">
        <w:rPr>
          <w:rStyle w:val="CommentReference"/>
        </w:rPr>
        <w:commentReference w:id="73"/>
      </w:r>
      <w:r w:rsidRPr="004559BC">
        <w:rPr>
          <w:rFonts w:cstheme="minorHAnsi"/>
          <w:i/>
          <w:iCs/>
          <w:lang w:val="en-GB"/>
        </w:rPr>
        <w:t xml:space="preserve">, and green points show the midpoint. </w:t>
      </w:r>
      <w:r w:rsidR="00BD6176" w:rsidRPr="004559BC">
        <w:rPr>
          <w:rFonts w:cstheme="minorHAnsi"/>
          <w:i/>
          <w:iCs/>
          <w:lang w:val="en-GB"/>
        </w:rPr>
        <w:t>T</w:t>
      </w:r>
      <w:commentRangeStart w:id="74"/>
      <w:commentRangeStart w:id="75"/>
      <w:r w:rsidRPr="004559BC">
        <w:rPr>
          <w:rFonts w:cstheme="minorHAnsi"/>
          <w:i/>
          <w:iCs/>
          <w:lang w:val="en-GB"/>
        </w:rPr>
        <w:t xml:space="preserve">he optimum </w:t>
      </w:r>
      <w:r w:rsidR="00BD6176" w:rsidRPr="004559BC">
        <w:rPr>
          <w:rFonts w:cstheme="minorHAnsi"/>
          <w:i/>
          <w:iCs/>
          <w:lang w:val="en-GB"/>
        </w:rPr>
        <w:t xml:space="preserve">growth </w:t>
      </w:r>
      <w:r w:rsidRPr="004559BC">
        <w:rPr>
          <w:rFonts w:cstheme="minorHAnsi"/>
          <w:i/>
          <w:iCs/>
          <w:lang w:val="en-GB"/>
        </w:rPr>
        <w:t xml:space="preserve">temperatures </w:t>
      </w:r>
      <w:r w:rsidR="006E6DD7" w:rsidRPr="004559BC">
        <w:rPr>
          <w:rFonts w:cstheme="minorHAnsi"/>
          <w:i/>
          <w:iCs/>
          <w:lang w:val="en-GB"/>
        </w:rPr>
        <w:t xml:space="preserve">are depicted </w:t>
      </w:r>
      <w:r w:rsidRPr="004559BC">
        <w:rPr>
          <w:rFonts w:cstheme="minorHAnsi"/>
          <w:i/>
          <w:iCs/>
          <w:lang w:val="en-GB"/>
        </w:rPr>
        <w:t>for all size-classes per species, where the circle size is proportional to number of observations at that temperature</w:t>
      </w:r>
      <w:commentRangeEnd w:id="74"/>
      <w:r w:rsidR="003A59D4">
        <w:rPr>
          <w:rStyle w:val="CommentReference"/>
        </w:rPr>
        <w:commentReference w:id="74"/>
      </w:r>
      <w:commentRangeEnd w:id="75"/>
      <w:r w:rsidR="00674A47">
        <w:rPr>
          <w:rStyle w:val="CommentReference"/>
        </w:rPr>
        <w:commentReference w:id="75"/>
      </w:r>
      <w:r w:rsidRPr="004559BC">
        <w:rPr>
          <w:rFonts w:cstheme="minorHAnsi"/>
          <w:i/>
          <w:iCs/>
          <w:lang w:val="en-GB"/>
        </w:rPr>
        <w:t>. The average distance between environmental mid-point temperature and mean optimum temperature (per species) is 6.5</w:t>
      </w:r>
      <m:oMath>
        <m:r>
          <w:rPr>
            <w:rFonts w:ascii="Cambria Math" w:hAnsi="Cambria Math" w:cstheme="minorHAnsi"/>
            <w:lang w:val="en-GB"/>
          </w:rPr>
          <m:t>℃</m:t>
        </m:r>
      </m:oMath>
      <w:r w:rsidR="00B04587" w:rsidRPr="004559BC">
        <w:rPr>
          <w:rFonts w:eastAsiaTheme="minorEastAsia" w:cstheme="minorHAnsi"/>
          <w:i/>
          <w:iCs/>
          <w:lang w:val="en-GB"/>
        </w:rPr>
        <w:t xml:space="preserve"> with a standard deviation of </w:t>
      </w:r>
      <w:r w:rsidRPr="004559BC">
        <w:rPr>
          <w:rFonts w:eastAsiaTheme="minorEastAsia" w:cstheme="minorHAnsi"/>
          <w:i/>
          <w:iCs/>
          <w:lang w:val="en-GB"/>
        </w:rPr>
        <w:t>2.6</w:t>
      </w:r>
      <w:commentRangeStart w:id="76"/>
      <w:r w:rsidR="00B04587" w:rsidRPr="004559BC">
        <w:rPr>
          <w:rFonts w:eastAsiaTheme="minorEastAsia" w:cstheme="minorHAnsi"/>
          <w:i/>
          <w:iCs/>
          <w:lang w:val="en-GB"/>
        </w:rPr>
        <w:t>.</w:t>
      </w:r>
      <w:commentRangeEnd w:id="76"/>
      <w:r w:rsidR="00232FB6">
        <w:rPr>
          <w:rStyle w:val="CommentReference"/>
        </w:rPr>
        <w:commentReference w:id="76"/>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103338E4"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8D35D5">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S"}],"issued":{"date-parts":[["2005"]]}}},{"id":"iQDEqMkn/4Gx6Blou","uris":["http://zotero.org/users/6116610/items/2BTE2RDI"],"uri":["http://zotero.org/users/6116610/items/2BTE2RDI"],"itemData":{"id":219,"type":"article-journal","container-title":"Global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w:t>
      </w:r>
      <w:proofErr w:type="spellStart"/>
      <w:r w:rsidR="0044238B" w:rsidRPr="0044238B">
        <w:rPr>
          <w:lang w:val="en-GB"/>
        </w:rPr>
        <w:t>Vasseur</w:t>
      </w:r>
      <w:proofErr w:type="spellEnd"/>
      <w:r w:rsidR="0044238B" w:rsidRPr="0044238B">
        <w:rPr>
          <w:lang w:val="en-GB"/>
        </w:rPr>
        <w:t xml:space="preserve">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77"/>
      <w:commentRangeStart w:id="78"/>
      <w:commentRangeStart w:id="79"/>
      <w:commentRangeStart w:id="80"/>
      <w:commentRangeStart w:id="81"/>
      <w:r w:rsidR="007A4E07" w:rsidRPr="00972C7F">
        <w:rPr>
          <w:rFonts w:eastAsiaTheme="minorEastAsia" w:cstheme="minorHAnsi"/>
          <w:lang w:val="en-GB"/>
        </w:rPr>
        <w:t xml:space="preserve">close </w:t>
      </w:r>
      <w:commentRangeEnd w:id="77"/>
      <w:r w:rsidR="00D4430F">
        <w:rPr>
          <w:rStyle w:val="CommentReference"/>
        </w:rPr>
        <w:commentReference w:id="77"/>
      </w:r>
      <w:commentRangeEnd w:id="78"/>
      <w:r w:rsidR="00BD7D6F">
        <w:rPr>
          <w:rStyle w:val="CommentReference"/>
        </w:rPr>
        <w:commentReference w:id="78"/>
      </w:r>
      <w:commentRangeEnd w:id="79"/>
      <w:r w:rsidR="00932E00">
        <w:rPr>
          <w:rStyle w:val="CommentReference"/>
        </w:rPr>
        <w:commentReference w:id="79"/>
      </w:r>
      <w:commentRangeEnd w:id="80"/>
      <w:r w:rsidR="00641ACD">
        <w:rPr>
          <w:rStyle w:val="CommentReference"/>
        </w:rPr>
        <w:commentReference w:id="80"/>
      </w:r>
      <w:commentRangeEnd w:id="81"/>
      <w:r w:rsidR="00C41DFC">
        <w:rPr>
          <w:rStyle w:val="CommentReference"/>
        </w:rPr>
        <w:commentReference w:id="81"/>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 xml:space="preserve">such that the mismatch occurs first 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82"/>
      <w:commentRangeStart w:id="83"/>
      <w:commentRangeStart w:id="84"/>
      <w:r w:rsidR="00D738F4" w:rsidRPr="004559BC">
        <w:rPr>
          <w:rFonts w:eastAsiaTheme="minorEastAsia" w:cstheme="minorHAnsi"/>
          <w:lang w:val="en-GB"/>
        </w:rPr>
        <w:t>body-mass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82"/>
      <w:r w:rsidR="002C5859">
        <w:rPr>
          <w:rStyle w:val="CommentReference"/>
        </w:rPr>
        <w:commentReference w:id="82"/>
      </w:r>
      <w:commentRangeEnd w:id="83"/>
      <w:r w:rsidR="00C67825">
        <w:rPr>
          <w:rStyle w:val="CommentReference"/>
        </w:rPr>
        <w:commentReference w:id="83"/>
      </w:r>
      <w:commentRangeEnd w:id="84"/>
      <w:r w:rsidR="00603E09">
        <w:rPr>
          <w:rStyle w:val="CommentReference"/>
        </w:rPr>
        <w:commentReference w:id="84"/>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31D1DF4A"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lang w:val="en-GB"/>
        </w:rPr>
        <w:lastRenderedPageBreak/>
        <w:t>(</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2C5C8EF3"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8D35D5">
        <w:rPr>
          <w:rFonts w:cstheme="minorHAnsi"/>
          <w:lang w:val="en-GB"/>
        </w:rPr>
        <w:instrText xml:space="preserve"> ADDIN ZOTERO_ITEM CSL_CITATION {"citationID":"au214s33k5","properties":{"formattedCitation":"(Huss {\\i{}et al.} 2019)","plainCitation":"(Huss et al. 2019)","noteIndex":0},"citationItems":[{"id":"iQDEqMkn/KXXLLw9Q","uris":["http://zotero.org/users/6116610/items/3XTZM82V"],"uri":["http://zotero.org/users/6116610/items/3XTZM82V"],"itemData":{"id":"JtKt9yLW/Rm8sr6r2","type":"article-journal","abstract":"A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optimum temperature for growth declines as individuals grow in size, the key question for </w:t>
      </w:r>
      <w:r w:rsidR="0073415C" w:rsidRPr="004559BC">
        <w:rPr>
          <w:rFonts w:eastAsiaTheme="minorEastAsia" w:cstheme="minorHAnsi"/>
          <w:lang w:val="en-GB"/>
        </w:rPr>
        <w:lastRenderedPageBreak/>
        <w:t xml:space="preserve">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t>Heincke’s</w:t>
      </w:r>
      <w:proofErr w:type="spellEnd"/>
      <w:r w:rsidR="00CD67B8" w:rsidRPr="004559BC">
        <w:rPr>
          <w:lang w:val="en-GB"/>
        </w:rPr>
        <w:t xml:space="preserve">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8D35D5">
        <w:rPr>
          <w:rFonts w:eastAsiaTheme="minorEastAsia" w:cstheme="minorHAnsi"/>
          <w:lang w:val="en-GB"/>
        </w:rPr>
        <w:instrText xml:space="preserve"> ADDIN ZOTERO_ITEM CSL_CITATION {"citationID":"ag7eb21mmv","properties":{"formattedCitation":"(Huss {\\i{}et al.} 2019)","plainCitation":"(Huss et al. 2019)","noteIndex":0},"citationItems":[{"id":"iQDEqMkn/KXXLLw9Q","uris":["http://zotero.org/users/6116610/items/3XTZM82V"],"uri":["http://zotero.org/users/6116610/items/3XTZM82V"],"itemData":{"id":"JtKt9yLW/Rm8sr6r2","type":"article-journal","abstract":"A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3537FF6"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 – a species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 </w:t>
      </w:r>
      <m:oMath>
        <m:r>
          <w:rPr>
            <w:rFonts w:ascii="Cambria Math" w:eastAsiaTheme="minorEastAsia" w:hAnsi="Cambria Math" w:cstheme="minorHAnsi"/>
            <w:lang w:val="en-GB"/>
          </w:rPr>
          <m:t>b=1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xml:space="preserve">, which has a mass-exponent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w:t>
      </w:r>
      <w:r w:rsidR="009C0DAC" w:rsidRPr="009C0DAC">
        <w:rPr>
          <w:rFonts w:ascii="Times New Roman" w:cs="Times New Roman"/>
          <w:lang w:val="en-GB"/>
        </w:rPr>
        <w:lastRenderedPageBreak/>
        <w:t xml:space="preserve">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557694E5"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8D35D5">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S"}],"issued":{"date-parts":[["2005"]]}}},{"id":"iQDEqMkn/4Gx6Blou","uris":["http://zotero.org/users/6116610/items/2BTE2RDI"],"uri":["http://zotero.org/users/6116610/items/2BTE2RDI"],"itemData":{"id":"tcAX0HwS/YOgYTW6G","type":"article-journal","container-title":"Global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w:t>
      </w:r>
      <w:proofErr w:type="spellStart"/>
      <w:r w:rsidR="00EB6461" w:rsidRPr="00EB6461">
        <w:rPr>
          <w:rFonts w:ascii="Times New Roman" w:cs="Times New Roman"/>
          <w:lang w:val="en-GB"/>
        </w:rPr>
        <w:t>Vasseur</w:t>
      </w:r>
      <w:proofErr w:type="spellEnd"/>
      <w:r w:rsidR="00EB6461" w:rsidRPr="00EB6461">
        <w:rPr>
          <w:rFonts w:ascii="Times New Roman" w:cs="Times New Roman"/>
          <w:lang w:val="en-GB"/>
        </w:rPr>
        <w:t xml:space="preserve">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w:t>
      </w:r>
      <w:r w:rsidR="00CA6850" w:rsidRPr="00972C7F">
        <w:rPr>
          <w:rFonts w:eastAsiaTheme="minorEastAsia" w:cstheme="minorHAnsi"/>
          <w:lang w:val="en-GB"/>
        </w:rPr>
        <w:lastRenderedPageBreak/>
        <w:t xml:space="preserve">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0C06C19D"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85"/>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85"/>
      <w:r w:rsidR="00682627">
        <w:rPr>
          <w:rStyle w:val="CommentReference"/>
        </w:rPr>
        <w:commentReference w:id="85"/>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2E084929"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 xml:space="preserve">thank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3"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6EF35F00" w14:textId="77777777" w:rsidR="008D35D5" w:rsidRPr="008D35D5" w:rsidRDefault="00C41369" w:rsidP="008D35D5">
      <w:pPr>
        <w:pStyle w:val="Bibliography"/>
        <w:rPr>
          <w:rFonts w:ascii="Times New Roman" w:cs="Times New Roman"/>
          <w:lang w:val="en-GB"/>
        </w:rPr>
      </w:pPr>
      <w:r w:rsidRPr="003E64FD">
        <w:rPr>
          <w:rFonts w:cstheme="minorHAnsi"/>
        </w:rPr>
        <w:fldChar w:fldCharType="begin"/>
      </w:r>
      <w:r w:rsidR="008D35D5" w:rsidRPr="008D35D5">
        <w:rPr>
          <w:rFonts w:cstheme="minorHAnsi"/>
          <w:lang w:val="sv-SE"/>
        </w:rPr>
        <w:instrText xml:space="preserve"> ADDIN ZOTERO_BIBL {"uncited":[],"omitted":[],"custom":[]} CSL_BIBLIOGRAPHY </w:instrText>
      </w:r>
      <w:r w:rsidRPr="003E64FD">
        <w:rPr>
          <w:rFonts w:cstheme="minorHAnsi"/>
        </w:rPr>
        <w:fldChar w:fldCharType="separate"/>
      </w:r>
      <w:r w:rsidR="008D35D5" w:rsidRPr="008D35D5">
        <w:rPr>
          <w:rFonts w:ascii="Times New Roman" w:cs="Times New Roman"/>
          <w:lang w:val="sv-SE"/>
        </w:rPr>
        <w:t xml:space="preserve">Andersen, K.H., Beyer, J.E. &amp; Lundberg, P. (2009). </w:t>
      </w:r>
      <w:r w:rsidR="008D35D5" w:rsidRPr="008D35D5">
        <w:rPr>
          <w:rFonts w:ascii="Times New Roman" w:cs="Times New Roman"/>
          <w:lang w:val="en-GB"/>
        </w:rPr>
        <w:t xml:space="preserve">Trophic and individual efficiencies of size-structured communities. </w:t>
      </w:r>
      <w:r w:rsidR="008D35D5" w:rsidRPr="008D35D5">
        <w:rPr>
          <w:rFonts w:ascii="Times New Roman" w:cs="Times New Roman"/>
          <w:i/>
          <w:iCs/>
          <w:lang w:val="en-GB"/>
        </w:rPr>
        <w:t>Proceedings of the Royal Society B: Biological Sciences</w:t>
      </w:r>
      <w:r w:rsidR="008D35D5" w:rsidRPr="008D35D5">
        <w:rPr>
          <w:rFonts w:ascii="Times New Roman" w:cs="Times New Roman"/>
          <w:lang w:val="en-GB"/>
        </w:rPr>
        <w:t>, 276, 109–114.</w:t>
      </w:r>
    </w:p>
    <w:p w14:paraId="0990760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Armstrong, J.D. &amp; Hawkins, L.A. (2008). Standard metabolic rate of pike, </w:t>
      </w:r>
      <w:proofErr w:type="spellStart"/>
      <w:r w:rsidRPr="008D35D5">
        <w:rPr>
          <w:rFonts w:ascii="Times New Roman" w:cs="Times New Roman"/>
          <w:lang w:val="en-GB"/>
        </w:rPr>
        <w:t>Esox</w:t>
      </w:r>
      <w:proofErr w:type="spellEnd"/>
      <w:r w:rsidRPr="008D35D5">
        <w:rPr>
          <w:rFonts w:ascii="Times New Roman" w:cs="Times New Roman"/>
          <w:lang w:val="en-GB"/>
        </w:rPr>
        <w:t xml:space="preserve"> </w:t>
      </w:r>
      <w:proofErr w:type="spellStart"/>
      <w:r w:rsidRPr="008D35D5">
        <w:rPr>
          <w:rFonts w:ascii="Times New Roman" w:cs="Times New Roman"/>
          <w:lang w:val="en-GB"/>
        </w:rPr>
        <w:t>lucius</w:t>
      </w:r>
      <w:proofErr w:type="spellEnd"/>
      <w:r w:rsidRPr="008D35D5">
        <w:rPr>
          <w:rFonts w:ascii="Times New Roman" w:cs="Times New Roman"/>
          <w:lang w:val="en-GB"/>
        </w:rPr>
        <w:t xml:space="preserve">: variation among studies and implications for energy flow modelling. </w:t>
      </w:r>
      <w:proofErr w:type="spellStart"/>
      <w:r w:rsidRPr="008D35D5">
        <w:rPr>
          <w:rFonts w:ascii="Times New Roman" w:cs="Times New Roman"/>
          <w:i/>
          <w:iCs/>
          <w:lang w:val="en-GB"/>
        </w:rPr>
        <w:t>Hydrobiologia</w:t>
      </w:r>
      <w:proofErr w:type="spellEnd"/>
      <w:r w:rsidRPr="008D35D5">
        <w:rPr>
          <w:rFonts w:ascii="Times New Roman" w:cs="Times New Roman"/>
          <w:lang w:val="en-GB"/>
        </w:rPr>
        <w:t>, 601, 83–90.</w:t>
      </w:r>
    </w:p>
    <w:p w14:paraId="060C4A6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Atkinson, D. (1994). Temperature and Organism Size—A Biological Law for Ectotherms? In: </w:t>
      </w:r>
      <w:r w:rsidRPr="008D35D5">
        <w:rPr>
          <w:rFonts w:ascii="Times New Roman" w:cs="Times New Roman"/>
          <w:i/>
          <w:iCs/>
          <w:lang w:val="en-GB"/>
        </w:rPr>
        <w:t>Advances in Ecological Research</w:t>
      </w:r>
      <w:r w:rsidRPr="008D35D5">
        <w:rPr>
          <w:rFonts w:ascii="Times New Roman" w:cs="Times New Roman"/>
          <w:lang w:val="en-GB"/>
        </w:rPr>
        <w:t>. Elsevier, pp. 1–58.</w:t>
      </w:r>
    </w:p>
    <w:p w14:paraId="208F07D1"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Audzijonyte</w:t>
      </w:r>
      <w:proofErr w:type="spellEnd"/>
      <w:r w:rsidRPr="008D35D5">
        <w:rPr>
          <w:rFonts w:ascii="Times New Roman" w:cs="Times New Roman"/>
          <w:lang w:val="en-GB"/>
        </w:rPr>
        <w:t xml:space="preserve">, A., </w:t>
      </w:r>
      <w:proofErr w:type="spellStart"/>
      <w:r w:rsidRPr="008D35D5">
        <w:rPr>
          <w:rFonts w:ascii="Times New Roman" w:cs="Times New Roman"/>
          <w:lang w:val="en-GB"/>
        </w:rPr>
        <w:t>Barneche</w:t>
      </w:r>
      <w:proofErr w:type="spellEnd"/>
      <w:r w:rsidRPr="008D35D5">
        <w:rPr>
          <w:rFonts w:ascii="Times New Roman" w:cs="Times New Roman"/>
          <w:lang w:val="en-GB"/>
        </w:rPr>
        <w:t xml:space="preserve">, D.R., </w:t>
      </w:r>
      <w:proofErr w:type="spellStart"/>
      <w:r w:rsidRPr="008D35D5">
        <w:rPr>
          <w:rFonts w:ascii="Times New Roman" w:cs="Times New Roman"/>
          <w:lang w:val="en-GB"/>
        </w:rPr>
        <w:t>Baudron</w:t>
      </w:r>
      <w:proofErr w:type="spellEnd"/>
      <w:r w:rsidRPr="008D35D5">
        <w:rPr>
          <w:rFonts w:ascii="Times New Roman" w:cs="Times New Roman"/>
          <w:lang w:val="en-GB"/>
        </w:rPr>
        <w:t xml:space="preserve">, A.R., </w:t>
      </w:r>
      <w:proofErr w:type="spellStart"/>
      <w:r w:rsidRPr="008D35D5">
        <w:rPr>
          <w:rFonts w:ascii="Times New Roman" w:cs="Times New Roman"/>
          <w:lang w:val="en-GB"/>
        </w:rPr>
        <w:t>Belmaker</w:t>
      </w:r>
      <w:proofErr w:type="spellEnd"/>
      <w:r w:rsidRPr="008D35D5">
        <w:rPr>
          <w:rFonts w:ascii="Times New Roman" w:cs="Times New Roman"/>
          <w:lang w:val="en-GB"/>
        </w:rPr>
        <w:t xml:space="preserve">, J., Clark, T.D., Marshall, C.T., </w:t>
      </w:r>
      <w:r w:rsidRPr="008D35D5">
        <w:rPr>
          <w:rFonts w:ascii="Times New Roman" w:cs="Times New Roman"/>
          <w:i/>
          <w:iCs/>
          <w:lang w:val="en-GB"/>
        </w:rPr>
        <w:t>et al.</w:t>
      </w:r>
      <w:r w:rsidRPr="008D35D5">
        <w:rPr>
          <w:rFonts w:ascii="Times New Roman" w:cs="Times New Roman"/>
          <w:lang w:val="en-GB"/>
        </w:rPr>
        <w:t xml:space="preserve"> (2018). Is oxygen limitation in warming waters a valid mechanism to explain decreased body sizes in aquatic ectotherms? </w:t>
      </w:r>
      <w:r w:rsidRPr="008D35D5">
        <w:rPr>
          <w:rFonts w:ascii="Times New Roman" w:cs="Times New Roman"/>
          <w:i/>
          <w:iCs/>
          <w:lang w:val="en-GB"/>
        </w:rPr>
        <w:t>Global Ecology and Biogeography</w:t>
      </w:r>
      <w:r w:rsidRPr="008D35D5">
        <w:rPr>
          <w:rFonts w:ascii="Times New Roman" w:cs="Times New Roman"/>
          <w:lang w:val="en-GB"/>
        </w:rPr>
        <w:t>.</w:t>
      </w:r>
    </w:p>
    <w:p w14:paraId="2A2BB1D2"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lastRenderedPageBreak/>
        <w:t>Audzijonyte</w:t>
      </w:r>
      <w:proofErr w:type="spellEnd"/>
      <w:r w:rsidRPr="008D35D5">
        <w:rPr>
          <w:rFonts w:ascii="Times New Roman" w:cs="Times New Roman"/>
          <w:lang w:val="en-GB"/>
        </w:rPr>
        <w:t xml:space="preserve">, A. &amp; </w:t>
      </w:r>
      <w:proofErr w:type="spellStart"/>
      <w:r w:rsidRPr="008D35D5">
        <w:rPr>
          <w:rFonts w:ascii="Times New Roman" w:cs="Times New Roman"/>
          <w:lang w:val="en-GB"/>
        </w:rPr>
        <w:t>Pecl</w:t>
      </w:r>
      <w:proofErr w:type="spellEnd"/>
      <w:r w:rsidRPr="008D35D5">
        <w:rPr>
          <w:rFonts w:ascii="Times New Roman" w:cs="Times New Roman"/>
          <w:lang w:val="en-GB"/>
        </w:rPr>
        <w:t xml:space="preserve">, G.T. (2018). Deep impact of fisheries. </w:t>
      </w:r>
      <w:r w:rsidRPr="008D35D5">
        <w:rPr>
          <w:rFonts w:ascii="Times New Roman" w:cs="Times New Roman"/>
          <w:i/>
          <w:iCs/>
          <w:lang w:val="en-GB"/>
        </w:rPr>
        <w:t>Nature Ecology &amp; Evolution</w:t>
      </w:r>
      <w:r w:rsidRPr="008D35D5">
        <w:rPr>
          <w:rFonts w:ascii="Times New Roman" w:cs="Times New Roman"/>
          <w:lang w:val="en-GB"/>
        </w:rPr>
        <w:t>, 2, 1348–1349.</w:t>
      </w:r>
    </w:p>
    <w:p w14:paraId="69519769"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Barneche</w:t>
      </w:r>
      <w:proofErr w:type="spellEnd"/>
      <w:r w:rsidRPr="008D35D5">
        <w:rPr>
          <w:rFonts w:ascii="Times New Roman" w:cs="Times New Roman"/>
          <w:lang w:val="en-GB"/>
        </w:rPr>
        <w:t xml:space="preserve">, D.R. &amp; Allen, A.P. (2018). The energetics of fish growth and how it constrains food-web trophic structure. </w:t>
      </w:r>
      <w:r w:rsidRPr="008D35D5">
        <w:rPr>
          <w:rFonts w:ascii="Times New Roman" w:cs="Times New Roman"/>
          <w:i/>
          <w:iCs/>
          <w:lang w:val="en-GB"/>
        </w:rPr>
        <w:t>Ecology Letters</w:t>
      </w:r>
      <w:r w:rsidRPr="008D35D5">
        <w:rPr>
          <w:rFonts w:ascii="Times New Roman" w:cs="Times New Roman"/>
          <w:lang w:val="en-GB"/>
        </w:rPr>
        <w:t>, 21, 836–844.</w:t>
      </w:r>
    </w:p>
    <w:p w14:paraId="7A2A73FA"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Barneche</w:t>
      </w:r>
      <w:proofErr w:type="spellEnd"/>
      <w:r w:rsidRPr="008D35D5">
        <w:rPr>
          <w:rFonts w:ascii="Times New Roman" w:cs="Times New Roman"/>
          <w:lang w:val="en-GB"/>
        </w:rPr>
        <w:t xml:space="preserve">, D.R., Jahn, M. &amp; </w:t>
      </w:r>
      <w:proofErr w:type="spellStart"/>
      <w:r w:rsidRPr="008D35D5">
        <w:rPr>
          <w:rFonts w:ascii="Times New Roman" w:cs="Times New Roman"/>
          <w:lang w:val="en-GB"/>
        </w:rPr>
        <w:t>Seebacher</w:t>
      </w:r>
      <w:proofErr w:type="spellEnd"/>
      <w:r w:rsidRPr="008D35D5">
        <w:rPr>
          <w:rFonts w:ascii="Times New Roman" w:cs="Times New Roman"/>
          <w:lang w:val="en-GB"/>
        </w:rPr>
        <w:t xml:space="preserve">, F. (2019). Warming increases the cost of growth in a model vertebrate. </w:t>
      </w:r>
      <w:r w:rsidRPr="008D35D5">
        <w:rPr>
          <w:rFonts w:ascii="Times New Roman" w:cs="Times New Roman"/>
          <w:i/>
          <w:iCs/>
          <w:lang w:val="en-GB"/>
        </w:rPr>
        <w:t>Functional Ecology</w:t>
      </w:r>
      <w:r w:rsidRPr="008D35D5">
        <w:rPr>
          <w:rFonts w:ascii="Times New Roman" w:cs="Times New Roman"/>
          <w:lang w:val="en-GB"/>
        </w:rPr>
        <w:t>, 33, 1256–1266.</w:t>
      </w:r>
    </w:p>
    <w:p w14:paraId="49B0400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Barrios‐O’Neill, D., Kelly, R. &amp; Emmerson, M.C. (2019). Biomass encounter rates limit the size scaling of feeding interactions. </w:t>
      </w:r>
      <w:r w:rsidRPr="008D35D5">
        <w:rPr>
          <w:rFonts w:ascii="Times New Roman" w:cs="Times New Roman"/>
          <w:i/>
          <w:iCs/>
          <w:lang w:val="en-GB"/>
        </w:rPr>
        <w:t>Ecology Letters</w:t>
      </w:r>
      <w:r w:rsidRPr="008D35D5">
        <w:rPr>
          <w:rFonts w:ascii="Times New Roman" w:cs="Times New Roman"/>
          <w:lang w:val="en-GB"/>
        </w:rPr>
        <w:t>, 22, 1870–1878.</w:t>
      </w:r>
    </w:p>
    <w:p w14:paraId="0995DA83"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Baudron</w:t>
      </w:r>
      <w:proofErr w:type="spellEnd"/>
      <w:r w:rsidRPr="008D35D5">
        <w:rPr>
          <w:rFonts w:ascii="Times New Roman" w:cs="Times New Roman"/>
          <w:lang w:val="en-GB"/>
        </w:rPr>
        <w:t xml:space="preserve">, A.R., Needle, C.L., </w:t>
      </w:r>
      <w:proofErr w:type="spellStart"/>
      <w:r w:rsidRPr="008D35D5">
        <w:rPr>
          <w:rFonts w:ascii="Times New Roman" w:cs="Times New Roman"/>
          <w:lang w:val="en-GB"/>
        </w:rPr>
        <w:t>Rijnsdorp</w:t>
      </w:r>
      <w:proofErr w:type="spellEnd"/>
      <w:r w:rsidRPr="008D35D5">
        <w:rPr>
          <w:rFonts w:ascii="Times New Roman" w:cs="Times New Roman"/>
          <w:lang w:val="en-GB"/>
        </w:rPr>
        <w:t xml:space="preserve">, A.D. &amp; Marshall, C.T. (2014). Warming temperatures and smaller body sizes: synchronous changes in growth of North Sea fishes. </w:t>
      </w:r>
      <w:r w:rsidRPr="008D35D5">
        <w:rPr>
          <w:rFonts w:ascii="Times New Roman" w:cs="Times New Roman"/>
          <w:i/>
          <w:iCs/>
          <w:lang w:val="en-GB"/>
        </w:rPr>
        <w:t>Global Change Biology</w:t>
      </w:r>
      <w:r w:rsidRPr="008D35D5">
        <w:rPr>
          <w:rFonts w:ascii="Times New Roman" w:cs="Times New Roman"/>
          <w:lang w:val="en-GB"/>
        </w:rPr>
        <w:t>, 20, 1023–1031.</w:t>
      </w:r>
    </w:p>
    <w:p w14:paraId="54EC986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Beamish, F.W.H. (1964). Respiration of fishes with special emphasis on standard oxygen consumption: II. Influence of weight and temperature on respiration of several species. </w:t>
      </w:r>
      <w:r w:rsidRPr="008D35D5">
        <w:rPr>
          <w:rFonts w:ascii="Times New Roman" w:cs="Times New Roman"/>
          <w:i/>
          <w:iCs/>
          <w:lang w:val="en-GB"/>
        </w:rPr>
        <w:t xml:space="preserve">Canadian Journal of Zoology/Revue Canadienne de </w:t>
      </w:r>
      <w:proofErr w:type="spellStart"/>
      <w:r w:rsidRPr="008D35D5">
        <w:rPr>
          <w:rFonts w:ascii="Times New Roman" w:cs="Times New Roman"/>
          <w:i/>
          <w:iCs/>
          <w:lang w:val="en-GB"/>
        </w:rPr>
        <w:t>Zoologie</w:t>
      </w:r>
      <w:proofErr w:type="spellEnd"/>
      <w:r w:rsidRPr="008D35D5">
        <w:rPr>
          <w:rFonts w:ascii="Times New Roman" w:cs="Times New Roman"/>
          <w:lang w:val="en-GB"/>
        </w:rPr>
        <w:t>, 42, 177–188.</w:t>
      </w:r>
    </w:p>
    <w:p w14:paraId="139E6AF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von </w:t>
      </w:r>
      <w:proofErr w:type="spellStart"/>
      <w:r w:rsidRPr="008D35D5">
        <w:rPr>
          <w:rFonts w:ascii="Times New Roman" w:cs="Times New Roman"/>
          <w:lang w:val="en-GB"/>
        </w:rPr>
        <w:t>Bertalanffy</w:t>
      </w:r>
      <w:proofErr w:type="spellEnd"/>
      <w:r w:rsidRPr="008D35D5">
        <w:rPr>
          <w:rFonts w:ascii="Times New Roman" w:cs="Times New Roman"/>
          <w:lang w:val="en-GB"/>
        </w:rPr>
        <w:t xml:space="preserve">, L. (1938). A quantitative theory of organic growth (inquiries on growth laws. II). </w:t>
      </w:r>
      <w:r w:rsidRPr="008D35D5">
        <w:rPr>
          <w:rFonts w:ascii="Times New Roman" w:cs="Times New Roman"/>
          <w:i/>
          <w:iCs/>
          <w:lang w:val="en-GB"/>
        </w:rPr>
        <w:t>Human Biology</w:t>
      </w:r>
      <w:r w:rsidRPr="008D35D5">
        <w:rPr>
          <w:rFonts w:ascii="Times New Roman" w:cs="Times New Roman"/>
          <w:lang w:val="en-GB"/>
        </w:rPr>
        <w:t>, 10, 181–213.</w:t>
      </w:r>
    </w:p>
    <w:p w14:paraId="3F7AB2F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von </w:t>
      </w:r>
      <w:proofErr w:type="spellStart"/>
      <w:r w:rsidRPr="008D35D5">
        <w:rPr>
          <w:rFonts w:ascii="Times New Roman" w:cs="Times New Roman"/>
          <w:lang w:val="en-GB"/>
        </w:rPr>
        <w:t>Bertalanffy</w:t>
      </w:r>
      <w:proofErr w:type="spellEnd"/>
      <w:r w:rsidRPr="008D35D5">
        <w:rPr>
          <w:rFonts w:ascii="Times New Roman" w:cs="Times New Roman"/>
          <w:lang w:val="en-GB"/>
        </w:rPr>
        <w:t xml:space="preserve">, L. (1957). Laws in metabolism and growth. </w:t>
      </w:r>
      <w:r w:rsidRPr="008D35D5">
        <w:rPr>
          <w:rFonts w:ascii="Times New Roman" w:cs="Times New Roman"/>
          <w:i/>
          <w:iCs/>
          <w:lang w:val="en-GB"/>
        </w:rPr>
        <w:t>The quarterly review of biology</w:t>
      </w:r>
      <w:r w:rsidRPr="008D35D5">
        <w:rPr>
          <w:rFonts w:ascii="Times New Roman" w:cs="Times New Roman"/>
          <w:lang w:val="en-GB"/>
        </w:rPr>
        <w:t>, 32, 217–231.</w:t>
      </w:r>
    </w:p>
    <w:p w14:paraId="613085C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sv-SE"/>
        </w:rPr>
        <w:t xml:space="preserve">Björnsson, B., Steinarsson, A. &amp; Árnason, T. (2007). </w:t>
      </w:r>
      <w:r w:rsidRPr="008D35D5">
        <w:rPr>
          <w:rFonts w:ascii="Times New Roman" w:cs="Times New Roman"/>
          <w:lang w:val="en-GB"/>
        </w:rPr>
        <w:t>Growth model for Atlantic cod (</w:t>
      </w:r>
      <w:proofErr w:type="spellStart"/>
      <w:r w:rsidRPr="008D35D5">
        <w:rPr>
          <w:rFonts w:ascii="Times New Roman" w:cs="Times New Roman"/>
          <w:lang w:val="en-GB"/>
        </w:rPr>
        <w:t>Gadus</w:t>
      </w:r>
      <w:proofErr w:type="spellEnd"/>
      <w:r w:rsidRPr="008D35D5">
        <w:rPr>
          <w:rFonts w:ascii="Times New Roman" w:cs="Times New Roman"/>
          <w:lang w:val="en-GB"/>
        </w:rPr>
        <w:t xml:space="preserve"> </w:t>
      </w:r>
      <w:proofErr w:type="spellStart"/>
      <w:r w:rsidRPr="008D35D5">
        <w:rPr>
          <w:rFonts w:ascii="Times New Roman" w:cs="Times New Roman"/>
          <w:lang w:val="en-GB"/>
        </w:rPr>
        <w:t>morhua</w:t>
      </w:r>
      <w:proofErr w:type="spellEnd"/>
      <w:r w:rsidRPr="008D35D5">
        <w:rPr>
          <w:rFonts w:ascii="Times New Roman" w:cs="Times New Roman"/>
          <w:lang w:val="en-GB"/>
        </w:rPr>
        <w:t xml:space="preserve">): Effects of temperature and body weight on growth rate. </w:t>
      </w:r>
      <w:r w:rsidRPr="008D35D5">
        <w:rPr>
          <w:rFonts w:ascii="Times New Roman" w:cs="Times New Roman"/>
          <w:i/>
          <w:iCs/>
          <w:lang w:val="en-GB"/>
        </w:rPr>
        <w:t>Aquaculture</w:t>
      </w:r>
      <w:r w:rsidRPr="008D35D5">
        <w:rPr>
          <w:rFonts w:ascii="Times New Roman" w:cs="Times New Roman"/>
          <w:lang w:val="en-GB"/>
        </w:rPr>
        <w:t>, 271, 216–226.</w:t>
      </w:r>
    </w:p>
    <w:p w14:paraId="1D88C0D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Blanchard, J.L., Heneghan, R.F., Everett, J.D., </w:t>
      </w:r>
      <w:proofErr w:type="spellStart"/>
      <w:r w:rsidRPr="008D35D5">
        <w:rPr>
          <w:rFonts w:ascii="Times New Roman" w:cs="Times New Roman"/>
          <w:lang w:val="en-GB"/>
        </w:rPr>
        <w:t>Trebilco</w:t>
      </w:r>
      <w:proofErr w:type="spellEnd"/>
      <w:r w:rsidRPr="008D35D5">
        <w:rPr>
          <w:rFonts w:ascii="Times New Roman" w:cs="Times New Roman"/>
          <w:lang w:val="en-GB"/>
        </w:rPr>
        <w:t xml:space="preserve">, R. &amp; Richardson, A.J. (2017). From Bacteria to Whales: Using Functional Size Spectra to Model Marine Ecosystems. </w:t>
      </w:r>
      <w:r w:rsidRPr="008D35D5">
        <w:rPr>
          <w:rFonts w:ascii="Times New Roman" w:cs="Times New Roman"/>
          <w:i/>
          <w:iCs/>
          <w:lang w:val="en-GB"/>
        </w:rPr>
        <w:t>Trends in Ecology &amp; Evolution</w:t>
      </w:r>
      <w:r w:rsidRPr="008D35D5">
        <w:rPr>
          <w:rFonts w:ascii="Times New Roman" w:cs="Times New Roman"/>
          <w:lang w:val="en-GB"/>
        </w:rPr>
        <w:t>, 32, 174–186.</w:t>
      </w:r>
    </w:p>
    <w:p w14:paraId="2259DB22"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Bokma</w:t>
      </w:r>
      <w:proofErr w:type="spellEnd"/>
      <w:r w:rsidRPr="008D35D5">
        <w:rPr>
          <w:rFonts w:ascii="Times New Roman" w:cs="Times New Roman"/>
          <w:lang w:val="en-GB"/>
        </w:rPr>
        <w:t xml:space="preserve">, F. (2004). Evidence against universal metabolic allometry. </w:t>
      </w:r>
      <w:r w:rsidRPr="008D35D5">
        <w:rPr>
          <w:rFonts w:ascii="Times New Roman" w:cs="Times New Roman"/>
          <w:i/>
          <w:iCs/>
          <w:lang w:val="en-GB"/>
        </w:rPr>
        <w:t>Functional Ecology</w:t>
      </w:r>
      <w:r w:rsidRPr="008D35D5">
        <w:rPr>
          <w:rFonts w:ascii="Times New Roman" w:cs="Times New Roman"/>
          <w:lang w:val="en-GB"/>
        </w:rPr>
        <w:t>, 18, 184–187.</w:t>
      </w:r>
    </w:p>
    <w:p w14:paraId="6C386C95"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Bolnick</w:t>
      </w:r>
      <w:proofErr w:type="spellEnd"/>
      <w:r w:rsidRPr="008D35D5">
        <w:rPr>
          <w:rFonts w:ascii="Times New Roman" w:cs="Times New Roman"/>
          <w:lang w:val="en-GB"/>
        </w:rPr>
        <w:t xml:space="preserve">, D.I., </w:t>
      </w:r>
      <w:proofErr w:type="spellStart"/>
      <w:r w:rsidRPr="008D35D5">
        <w:rPr>
          <w:rFonts w:ascii="Times New Roman" w:cs="Times New Roman"/>
          <w:lang w:val="en-GB"/>
        </w:rPr>
        <w:t>Amarasekare</w:t>
      </w:r>
      <w:proofErr w:type="spellEnd"/>
      <w:r w:rsidRPr="008D35D5">
        <w:rPr>
          <w:rFonts w:ascii="Times New Roman" w:cs="Times New Roman"/>
          <w:lang w:val="en-GB"/>
        </w:rPr>
        <w:t xml:space="preserve">, P., Araújo, </w:t>
      </w:r>
      <w:proofErr w:type="spellStart"/>
      <w:r w:rsidRPr="008D35D5">
        <w:rPr>
          <w:rFonts w:ascii="Times New Roman" w:cs="Times New Roman"/>
          <w:lang w:val="en-GB"/>
        </w:rPr>
        <w:t>Márcio.S</w:t>
      </w:r>
      <w:proofErr w:type="spellEnd"/>
      <w:r w:rsidRPr="008D35D5">
        <w:rPr>
          <w:rFonts w:ascii="Times New Roman" w:cs="Times New Roman"/>
          <w:lang w:val="en-GB"/>
        </w:rPr>
        <w:t xml:space="preserve">., </w:t>
      </w:r>
      <w:proofErr w:type="spellStart"/>
      <w:r w:rsidRPr="008D35D5">
        <w:rPr>
          <w:rFonts w:ascii="Times New Roman" w:cs="Times New Roman"/>
          <w:lang w:val="en-GB"/>
        </w:rPr>
        <w:t>Bürger</w:t>
      </w:r>
      <w:proofErr w:type="spellEnd"/>
      <w:r w:rsidRPr="008D35D5">
        <w:rPr>
          <w:rFonts w:ascii="Times New Roman" w:cs="Times New Roman"/>
          <w:lang w:val="en-GB"/>
        </w:rPr>
        <w:t xml:space="preserve">, R., Levine, J.M., Novak, M., </w:t>
      </w:r>
      <w:r w:rsidRPr="008D35D5">
        <w:rPr>
          <w:rFonts w:ascii="Times New Roman" w:cs="Times New Roman"/>
          <w:i/>
          <w:iCs/>
          <w:lang w:val="en-GB"/>
        </w:rPr>
        <w:t>et al.</w:t>
      </w:r>
      <w:r w:rsidRPr="008D35D5">
        <w:rPr>
          <w:rFonts w:ascii="Times New Roman" w:cs="Times New Roman"/>
          <w:lang w:val="en-GB"/>
        </w:rPr>
        <w:t xml:space="preserve"> (2011). Why intraspecific trait variation matters in community ecology. </w:t>
      </w:r>
      <w:r w:rsidRPr="008D35D5">
        <w:rPr>
          <w:rFonts w:ascii="Times New Roman" w:cs="Times New Roman"/>
          <w:i/>
          <w:iCs/>
          <w:lang w:val="en-GB"/>
        </w:rPr>
        <w:t>Trends in Ecology and Evolution</w:t>
      </w:r>
      <w:r w:rsidRPr="008D35D5">
        <w:rPr>
          <w:rFonts w:ascii="Times New Roman" w:cs="Times New Roman"/>
          <w:lang w:val="en-GB"/>
        </w:rPr>
        <w:t>, 26, 183–192.</w:t>
      </w:r>
    </w:p>
    <w:p w14:paraId="4BAA8A0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Brett, J.R., </w:t>
      </w:r>
      <w:proofErr w:type="spellStart"/>
      <w:r w:rsidRPr="008D35D5">
        <w:rPr>
          <w:rFonts w:ascii="Times New Roman" w:cs="Times New Roman"/>
          <w:lang w:val="en-GB"/>
        </w:rPr>
        <w:t>Shelbourn</w:t>
      </w:r>
      <w:proofErr w:type="spellEnd"/>
      <w:r w:rsidRPr="008D35D5">
        <w:rPr>
          <w:rFonts w:ascii="Times New Roman" w:cs="Times New Roman"/>
          <w:lang w:val="en-GB"/>
        </w:rPr>
        <w:t xml:space="preserve">, J.E. &amp; Shoop, C.T. (1969). Growth Rate and Body Composition of Fingerling Sockeye Salmon, Oncorhynchus </w:t>
      </w:r>
      <w:proofErr w:type="spellStart"/>
      <w:r w:rsidRPr="008D35D5">
        <w:rPr>
          <w:rFonts w:ascii="Times New Roman" w:cs="Times New Roman"/>
          <w:lang w:val="en-GB"/>
        </w:rPr>
        <w:t>nerka</w:t>
      </w:r>
      <w:proofErr w:type="spellEnd"/>
      <w:r w:rsidRPr="008D35D5">
        <w:rPr>
          <w:rFonts w:ascii="Times New Roman" w:cs="Times New Roman"/>
          <w:lang w:val="en-GB"/>
        </w:rPr>
        <w:t xml:space="preserve">, in relation to Temperature and Ration Size. </w:t>
      </w:r>
      <w:r w:rsidRPr="008D35D5">
        <w:rPr>
          <w:rFonts w:ascii="Times New Roman" w:cs="Times New Roman"/>
          <w:i/>
          <w:iCs/>
          <w:lang w:val="en-GB"/>
        </w:rPr>
        <w:t>J. Fish. Res. Bd. Can.</w:t>
      </w:r>
      <w:r w:rsidRPr="008D35D5">
        <w:rPr>
          <w:rFonts w:ascii="Times New Roman" w:cs="Times New Roman"/>
          <w:lang w:val="en-GB"/>
        </w:rPr>
        <w:t>, 26, 2363–2394.</w:t>
      </w:r>
    </w:p>
    <w:p w14:paraId="687E697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Brose, U., Blanchard, J.L., </w:t>
      </w:r>
      <w:proofErr w:type="spellStart"/>
      <w:r w:rsidRPr="008D35D5">
        <w:rPr>
          <w:rFonts w:ascii="Times New Roman" w:cs="Times New Roman"/>
          <w:lang w:val="en-GB"/>
        </w:rPr>
        <w:t>Eklöf</w:t>
      </w:r>
      <w:proofErr w:type="spellEnd"/>
      <w:r w:rsidRPr="008D35D5">
        <w:rPr>
          <w:rFonts w:ascii="Times New Roman" w:cs="Times New Roman"/>
          <w:lang w:val="en-GB"/>
        </w:rPr>
        <w:t xml:space="preserve">, A., </w:t>
      </w:r>
      <w:proofErr w:type="spellStart"/>
      <w:r w:rsidRPr="008D35D5">
        <w:rPr>
          <w:rFonts w:ascii="Times New Roman" w:cs="Times New Roman"/>
          <w:lang w:val="en-GB"/>
        </w:rPr>
        <w:t>Galiana</w:t>
      </w:r>
      <w:proofErr w:type="spellEnd"/>
      <w:r w:rsidRPr="008D35D5">
        <w:rPr>
          <w:rFonts w:ascii="Times New Roman" w:cs="Times New Roman"/>
          <w:lang w:val="en-GB"/>
        </w:rPr>
        <w:t xml:space="preserve">, N., </w:t>
      </w:r>
      <w:proofErr w:type="spellStart"/>
      <w:r w:rsidRPr="008D35D5">
        <w:rPr>
          <w:rFonts w:ascii="Times New Roman" w:cs="Times New Roman"/>
          <w:lang w:val="en-GB"/>
        </w:rPr>
        <w:t>Hartvig</w:t>
      </w:r>
      <w:proofErr w:type="spellEnd"/>
      <w:r w:rsidRPr="008D35D5">
        <w:rPr>
          <w:rFonts w:ascii="Times New Roman" w:cs="Times New Roman"/>
          <w:lang w:val="en-GB"/>
        </w:rPr>
        <w:t xml:space="preserve">, M., Hirt, M.R., </w:t>
      </w:r>
      <w:r w:rsidRPr="008D35D5">
        <w:rPr>
          <w:rFonts w:ascii="Times New Roman" w:cs="Times New Roman"/>
          <w:i/>
          <w:iCs/>
          <w:lang w:val="en-GB"/>
        </w:rPr>
        <w:t>et al.</w:t>
      </w:r>
      <w:r w:rsidRPr="008D35D5">
        <w:rPr>
          <w:rFonts w:ascii="Times New Roman" w:cs="Times New Roman"/>
          <w:lang w:val="en-GB"/>
        </w:rPr>
        <w:t xml:space="preserve"> (2017). Predicting the consequences of species loss using size-structured biodiversity approaches. </w:t>
      </w:r>
      <w:r w:rsidRPr="008D35D5">
        <w:rPr>
          <w:rFonts w:ascii="Times New Roman" w:cs="Times New Roman"/>
          <w:i/>
          <w:iCs/>
          <w:lang w:val="en-GB"/>
        </w:rPr>
        <w:t>Biological Reviews</w:t>
      </w:r>
      <w:r w:rsidRPr="008D35D5">
        <w:rPr>
          <w:rFonts w:ascii="Times New Roman" w:cs="Times New Roman"/>
          <w:lang w:val="en-GB"/>
        </w:rPr>
        <w:t>, 92, 684–697.</w:t>
      </w:r>
    </w:p>
    <w:p w14:paraId="54A1C1A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Brown, J.H., </w:t>
      </w:r>
      <w:proofErr w:type="spellStart"/>
      <w:r w:rsidRPr="008D35D5">
        <w:rPr>
          <w:rFonts w:ascii="Times New Roman" w:cs="Times New Roman"/>
          <w:lang w:val="en-GB"/>
        </w:rPr>
        <w:t>Gillooly</w:t>
      </w:r>
      <w:proofErr w:type="spellEnd"/>
      <w:r w:rsidRPr="008D35D5">
        <w:rPr>
          <w:rFonts w:ascii="Times New Roman" w:cs="Times New Roman"/>
          <w:lang w:val="en-GB"/>
        </w:rPr>
        <w:t xml:space="preserve">, J.F., Allen, A.P., Savage, V.M. &amp; West, G.B. (2004). Toward a metabolic theory of ecology. </w:t>
      </w:r>
      <w:r w:rsidRPr="008D35D5">
        <w:rPr>
          <w:rFonts w:ascii="Times New Roman" w:cs="Times New Roman"/>
          <w:i/>
          <w:iCs/>
          <w:lang w:val="en-GB"/>
        </w:rPr>
        <w:t>Ecology</w:t>
      </w:r>
      <w:r w:rsidRPr="008D35D5">
        <w:rPr>
          <w:rFonts w:ascii="Times New Roman" w:cs="Times New Roman"/>
          <w:lang w:val="en-GB"/>
        </w:rPr>
        <w:t>, 85, 1771–1789.</w:t>
      </w:r>
    </w:p>
    <w:p w14:paraId="5C8F8E1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Cheung, W.W.L., Sarmiento, J.L., Dunne, J., </w:t>
      </w:r>
      <w:proofErr w:type="spellStart"/>
      <w:r w:rsidRPr="008D35D5">
        <w:rPr>
          <w:rFonts w:ascii="Times New Roman" w:cs="Times New Roman"/>
          <w:lang w:val="en-GB"/>
        </w:rPr>
        <w:t>Frölicher</w:t>
      </w:r>
      <w:proofErr w:type="spellEnd"/>
      <w:r w:rsidRPr="008D35D5">
        <w:rPr>
          <w:rFonts w:ascii="Times New Roman" w:cs="Times New Roman"/>
          <w:lang w:val="en-GB"/>
        </w:rPr>
        <w:t xml:space="preserve">, T.L., Lam, V.W.Y., Deng </w:t>
      </w:r>
      <w:proofErr w:type="spellStart"/>
      <w:r w:rsidRPr="008D35D5">
        <w:rPr>
          <w:rFonts w:ascii="Times New Roman" w:cs="Times New Roman"/>
          <w:lang w:val="en-GB"/>
        </w:rPr>
        <w:t>Palomares</w:t>
      </w:r>
      <w:proofErr w:type="spellEnd"/>
      <w:r w:rsidRPr="008D35D5">
        <w:rPr>
          <w:rFonts w:ascii="Times New Roman" w:cs="Times New Roman"/>
          <w:lang w:val="en-GB"/>
        </w:rPr>
        <w:t xml:space="preserve">, M.L., </w:t>
      </w:r>
      <w:r w:rsidRPr="008D35D5">
        <w:rPr>
          <w:rFonts w:ascii="Times New Roman" w:cs="Times New Roman"/>
          <w:i/>
          <w:iCs/>
          <w:lang w:val="en-GB"/>
        </w:rPr>
        <w:t>et al.</w:t>
      </w:r>
      <w:r w:rsidRPr="008D35D5">
        <w:rPr>
          <w:rFonts w:ascii="Times New Roman" w:cs="Times New Roman"/>
          <w:lang w:val="en-GB"/>
        </w:rPr>
        <w:t xml:space="preserve"> (2013). Shrinking of fishes exacerbates impacts of global ocean changes on marine ecosystems. </w:t>
      </w:r>
      <w:r w:rsidRPr="008D35D5">
        <w:rPr>
          <w:rFonts w:ascii="Times New Roman" w:cs="Times New Roman"/>
          <w:i/>
          <w:iCs/>
          <w:lang w:val="en-GB"/>
        </w:rPr>
        <w:t>Nature Climate Change</w:t>
      </w:r>
      <w:r w:rsidRPr="008D35D5">
        <w:rPr>
          <w:rFonts w:ascii="Times New Roman" w:cs="Times New Roman"/>
          <w:lang w:val="en-GB"/>
        </w:rPr>
        <w:t>, 3, 254–258.</w:t>
      </w:r>
    </w:p>
    <w:p w14:paraId="0A4BFC4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Clarke, A. (2004). Is there a Universal Temperature Dependence of metabolism? </w:t>
      </w:r>
      <w:r w:rsidRPr="008D35D5">
        <w:rPr>
          <w:rFonts w:ascii="Times New Roman" w:cs="Times New Roman"/>
          <w:i/>
          <w:iCs/>
          <w:lang w:val="en-GB"/>
        </w:rPr>
        <w:t>Functional Ecology</w:t>
      </w:r>
      <w:r w:rsidRPr="008D35D5">
        <w:rPr>
          <w:rFonts w:ascii="Times New Roman" w:cs="Times New Roman"/>
          <w:lang w:val="en-GB"/>
        </w:rPr>
        <w:t>, 18.</w:t>
      </w:r>
    </w:p>
    <w:p w14:paraId="201AE2E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Clarke, A. &amp; Johnston, N.M. (1999). Scaling of metabolic rate with body mass and temperature in teleost fish. </w:t>
      </w:r>
      <w:r w:rsidRPr="008D35D5">
        <w:rPr>
          <w:rFonts w:ascii="Times New Roman" w:cs="Times New Roman"/>
          <w:i/>
          <w:iCs/>
          <w:lang w:val="en-GB"/>
        </w:rPr>
        <w:t>Journal of Animal Ecology</w:t>
      </w:r>
      <w:r w:rsidRPr="008D35D5">
        <w:rPr>
          <w:rFonts w:ascii="Times New Roman" w:cs="Times New Roman"/>
          <w:lang w:val="en-GB"/>
        </w:rPr>
        <w:t>, 68, 893–905.</w:t>
      </w:r>
    </w:p>
    <w:p w14:paraId="4280667B"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Daufresne</w:t>
      </w:r>
      <w:proofErr w:type="spellEnd"/>
      <w:r w:rsidRPr="008D35D5">
        <w:rPr>
          <w:rFonts w:ascii="Times New Roman" w:cs="Times New Roman"/>
          <w:lang w:val="en-GB"/>
        </w:rPr>
        <w:t xml:space="preserve">, M., </w:t>
      </w:r>
      <w:proofErr w:type="spellStart"/>
      <w:r w:rsidRPr="008D35D5">
        <w:rPr>
          <w:rFonts w:ascii="Times New Roman" w:cs="Times New Roman"/>
          <w:lang w:val="en-GB"/>
        </w:rPr>
        <w:t>Lengfellner</w:t>
      </w:r>
      <w:proofErr w:type="spellEnd"/>
      <w:r w:rsidRPr="008D35D5">
        <w:rPr>
          <w:rFonts w:ascii="Times New Roman" w:cs="Times New Roman"/>
          <w:lang w:val="en-GB"/>
        </w:rPr>
        <w:t xml:space="preserve">, K. &amp; Sommer, U. (2009). Global warming benefits the small in aquatic ecosystems. </w:t>
      </w:r>
      <w:r w:rsidRPr="008D35D5">
        <w:rPr>
          <w:rFonts w:ascii="Times New Roman" w:cs="Times New Roman"/>
          <w:i/>
          <w:iCs/>
          <w:lang w:val="en-GB"/>
        </w:rPr>
        <w:t>Proceedings of the National Academy of Sciences, USA</w:t>
      </w:r>
      <w:r w:rsidRPr="008D35D5">
        <w:rPr>
          <w:rFonts w:ascii="Times New Roman" w:cs="Times New Roman"/>
          <w:lang w:val="en-GB"/>
        </w:rPr>
        <w:t>, 106, 12788–12793.</w:t>
      </w:r>
    </w:p>
    <w:p w14:paraId="52E841F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Dell, A.I., </w:t>
      </w:r>
      <w:proofErr w:type="spellStart"/>
      <w:r w:rsidRPr="008D35D5">
        <w:rPr>
          <w:rFonts w:ascii="Times New Roman" w:cs="Times New Roman"/>
          <w:lang w:val="en-GB"/>
        </w:rPr>
        <w:t>Pawar</w:t>
      </w:r>
      <w:proofErr w:type="spellEnd"/>
      <w:r w:rsidRPr="008D35D5">
        <w:rPr>
          <w:rFonts w:ascii="Times New Roman" w:cs="Times New Roman"/>
          <w:lang w:val="en-GB"/>
        </w:rPr>
        <w:t xml:space="preserve">, S. &amp; Savage, V.M. (2011). Systematic variation in the temperature dependence of physiological and ecological traits. </w:t>
      </w:r>
      <w:r w:rsidRPr="008D35D5">
        <w:rPr>
          <w:rFonts w:ascii="Times New Roman" w:cs="Times New Roman"/>
          <w:i/>
          <w:iCs/>
          <w:lang w:val="en-GB"/>
        </w:rPr>
        <w:t>Proceedings of the National Academy of Sciences</w:t>
      </w:r>
      <w:r w:rsidRPr="008D35D5">
        <w:rPr>
          <w:rFonts w:ascii="Times New Roman" w:cs="Times New Roman"/>
          <w:lang w:val="en-GB"/>
        </w:rPr>
        <w:t>, 108, 10591–10596.</w:t>
      </w:r>
    </w:p>
    <w:p w14:paraId="333887C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van </w:t>
      </w:r>
      <w:proofErr w:type="spellStart"/>
      <w:r w:rsidRPr="008D35D5">
        <w:rPr>
          <w:rFonts w:ascii="Times New Roman" w:cs="Times New Roman"/>
          <w:lang w:val="en-GB"/>
        </w:rPr>
        <w:t>Denderen</w:t>
      </w:r>
      <w:proofErr w:type="spellEnd"/>
      <w:r w:rsidRPr="008D35D5">
        <w:rPr>
          <w:rFonts w:ascii="Times New Roman" w:cs="Times New Roman"/>
          <w:lang w:val="en-GB"/>
        </w:rPr>
        <w:t xml:space="preserve">, P.D., </w:t>
      </w:r>
      <w:proofErr w:type="spellStart"/>
      <w:r w:rsidRPr="008D35D5">
        <w:rPr>
          <w:rFonts w:ascii="Times New Roman" w:cs="Times New Roman"/>
          <w:lang w:val="en-GB"/>
        </w:rPr>
        <w:t>Gislason</w:t>
      </w:r>
      <w:proofErr w:type="spellEnd"/>
      <w:r w:rsidRPr="008D35D5">
        <w:rPr>
          <w:rFonts w:ascii="Times New Roman" w:cs="Times New Roman"/>
          <w:lang w:val="en-GB"/>
        </w:rPr>
        <w:t xml:space="preserve">, H. &amp; Andersen, K.H. (2019). Little difference in average fish growth and maximum size across temperatures. </w:t>
      </w:r>
      <w:proofErr w:type="spellStart"/>
      <w:r w:rsidRPr="008D35D5">
        <w:rPr>
          <w:rFonts w:ascii="Times New Roman" w:cs="Times New Roman"/>
          <w:i/>
          <w:iCs/>
          <w:lang w:val="en-GB"/>
        </w:rPr>
        <w:t>EcoEvoRxiv</w:t>
      </w:r>
      <w:proofErr w:type="spellEnd"/>
      <w:r w:rsidRPr="008D35D5">
        <w:rPr>
          <w:rFonts w:ascii="Times New Roman" w:cs="Times New Roman"/>
          <w:i/>
          <w:iCs/>
          <w:lang w:val="en-GB"/>
        </w:rPr>
        <w:t xml:space="preserve"> 10.32942/osf.io/8cu4y</w:t>
      </w:r>
      <w:r w:rsidRPr="008D35D5">
        <w:rPr>
          <w:rFonts w:ascii="Times New Roman" w:cs="Times New Roman"/>
          <w:lang w:val="en-GB"/>
        </w:rPr>
        <w:t>.</w:t>
      </w:r>
    </w:p>
    <w:p w14:paraId="1ABE140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van </w:t>
      </w:r>
      <w:proofErr w:type="spellStart"/>
      <w:r w:rsidRPr="008D35D5">
        <w:rPr>
          <w:rFonts w:ascii="Times New Roman" w:cs="Times New Roman"/>
          <w:lang w:val="en-GB"/>
        </w:rPr>
        <w:t>Dorst</w:t>
      </w:r>
      <w:proofErr w:type="spellEnd"/>
      <w:r w:rsidRPr="008D35D5">
        <w:rPr>
          <w:rFonts w:ascii="Times New Roman" w:cs="Times New Roman"/>
          <w:lang w:val="en-GB"/>
        </w:rPr>
        <w:t xml:space="preserve">, R.M., </w:t>
      </w:r>
      <w:proofErr w:type="spellStart"/>
      <w:r w:rsidRPr="008D35D5">
        <w:rPr>
          <w:rFonts w:ascii="Times New Roman" w:cs="Times New Roman"/>
          <w:lang w:val="en-GB"/>
        </w:rPr>
        <w:t>Gårdmark</w:t>
      </w:r>
      <w:proofErr w:type="spellEnd"/>
      <w:r w:rsidRPr="008D35D5">
        <w:rPr>
          <w:rFonts w:ascii="Times New Roman" w:cs="Times New Roman"/>
          <w:lang w:val="en-GB"/>
        </w:rPr>
        <w:t xml:space="preserve">, A., </w:t>
      </w:r>
      <w:proofErr w:type="spellStart"/>
      <w:r w:rsidRPr="008D35D5">
        <w:rPr>
          <w:rFonts w:ascii="Times New Roman" w:cs="Times New Roman"/>
          <w:lang w:val="en-GB"/>
        </w:rPr>
        <w:t>Svanbäck</w:t>
      </w:r>
      <w:proofErr w:type="spellEnd"/>
      <w:r w:rsidRPr="008D35D5">
        <w:rPr>
          <w:rFonts w:ascii="Times New Roman" w:cs="Times New Roman"/>
          <w:lang w:val="en-GB"/>
        </w:rPr>
        <w:t xml:space="preserve">, R., </w:t>
      </w:r>
      <w:proofErr w:type="spellStart"/>
      <w:r w:rsidRPr="008D35D5">
        <w:rPr>
          <w:rFonts w:ascii="Times New Roman" w:cs="Times New Roman"/>
          <w:lang w:val="en-GB"/>
        </w:rPr>
        <w:t>Beier</w:t>
      </w:r>
      <w:proofErr w:type="spellEnd"/>
      <w:r w:rsidRPr="008D35D5">
        <w:rPr>
          <w:rFonts w:ascii="Times New Roman" w:cs="Times New Roman"/>
          <w:lang w:val="en-GB"/>
        </w:rPr>
        <w:t xml:space="preserve">, U., </w:t>
      </w:r>
      <w:proofErr w:type="spellStart"/>
      <w:r w:rsidRPr="008D35D5">
        <w:rPr>
          <w:rFonts w:ascii="Times New Roman" w:cs="Times New Roman"/>
          <w:lang w:val="en-GB"/>
        </w:rPr>
        <w:t>Weyhenmeyer</w:t>
      </w:r>
      <w:proofErr w:type="spellEnd"/>
      <w:r w:rsidRPr="008D35D5">
        <w:rPr>
          <w:rFonts w:ascii="Times New Roman" w:cs="Times New Roman"/>
          <w:lang w:val="en-GB"/>
        </w:rPr>
        <w:t xml:space="preserve">, G.A. &amp; Huss, M. (2019). Warmer and browner waters decrease fish biomass production. </w:t>
      </w:r>
      <w:r w:rsidRPr="008D35D5">
        <w:rPr>
          <w:rFonts w:ascii="Times New Roman" w:cs="Times New Roman"/>
          <w:i/>
          <w:iCs/>
          <w:lang w:val="en-GB"/>
        </w:rPr>
        <w:t>Global Change Biology</w:t>
      </w:r>
      <w:r w:rsidRPr="008D35D5">
        <w:rPr>
          <w:rFonts w:ascii="Times New Roman" w:cs="Times New Roman"/>
          <w:lang w:val="en-GB"/>
        </w:rPr>
        <w:t>, 25, 1395–1408.</w:t>
      </w:r>
    </w:p>
    <w:p w14:paraId="0913C4A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Downs, C.J., Hayes, J.P. &amp; Tracy, C.R. (2008). Scaling metabolic rate with body mass and inverse body temperature: A test of the Arrhenius fractal supply model. </w:t>
      </w:r>
      <w:r w:rsidRPr="008D35D5">
        <w:rPr>
          <w:rFonts w:ascii="Times New Roman" w:cs="Times New Roman"/>
          <w:i/>
          <w:iCs/>
          <w:lang w:val="en-GB"/>
        </w:rPr>
        <w:t>Functional Ecology</w:t>
      </w:r>
      <w:r w:rsidRPr="008D35D5">
        <w:rPr>
          <w:rFonts w:ascii="Times New Roman" w:cs="Times New Roman"/>
          <w:lang w:val="en-GB"/>
        </w:rPr>
        <w:t>, 22, 239–244.</w:t>
      </w:r>
    </w:p>
    <w:p w14:paraId="566C58F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Elliott, J.M. &amp; Hurley, M.A. (1995). The Functional Relationship between Body Size and Growth Rate in Fish. </w:t>
      </w:r>
      <w:r w:rsidRPr="008D35D5">
        <w:rPr>
          <w:rFonts w:ascii="Times New Roman" w:cs="Times New Roman"/>
          <w:i/>
          <w:iCs/>
          <w:lang w:val="en-GB"/>
        </w:rPr>
        <w:t>Functional Ecology</w:t>
      </w:r>
      <w:r w:rsidRPr="008D35D5">
        <w:rPr>
          <w:rFonts w:ascii="Times New Roman" w:cs="Times New Roman"/>
          <w:lang w:val="en-GB"/>
        </w:rPr>
        <w:t>, 9, 625.</w:t>
      </w:r>
    </w:p>
    <w:p w14:paraId="159EDAB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Englund, G., </w:t>
      </w:r>
      <w:proofErr w:type="spellStart"/>
      <w:r w:rsidRPr="008D35D5">
        <w:rPr>
          <w:rFonts w:ascii="Times New Roman" w:cs="Times New Roman"/>
          <w:lang w:val="en-GB"/>
        </w:rPr>
        <w:t>Öhlund</w:t>
      </w:r>
      <w:proofErr w:type="spellEnd"/>
      <w:r w:rsidRPr="008D35D5">
        <w:rPr>
          <w:rFonts w:ascii="Times New Roman" w:cs="Times New Roman"/>
          <w:lang w:val="en-GB"/>
        </w:rPr>
        <w:t xml:space="preserve">, G., Hein, C.L. &amp; Diehl, S. (2011). Temperature dependence of the functional response. </w:t>
      </w:r>
      <w:r w:rsidRPr="008D35D5">
        <w:rPr>
          <w:rFonts w:ascii="Times New Roman" w:cs="Times New Roman"/>
          <w:i/>
          <w:iCs/>
          <w:lang w:val="en-GB"/>
        </w:rPr>
        <w:t>Ecology Letters</w:t>
      </w:r>
      <w:r w:rsidRPr="008D35D5">
        <w:rPr>
          <w:rFonts w:ascii="Times New Roman" w:cs="Times New Roman"/>
          <w:lang w:val="en-GB"/>
        </w:rPr>
        <w:t>, 14, 914–921.</w:t>
      </w:r>
    </w:p>
    <w:p w14:paraId="0A38B10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Fernández-</w:t>
      </w:r>
      <w:proofErr w:type="spellStart"/>
      <w:r w:rsidRPr="008D35D5">
        <w:rPr>
          <w:rFonts w:ascii="Times New Roman" w:cs="Times New Roman"/>
          <w:lang w:val="en-GB"/>
        </w:rPr>
        <w:t>i</w:t>
      </w:r>
      <w:proofErr w:type="spellEnd"/>
      <w:r w:rsidRPr="008D35D5">
        <w:rPr>
          <w:rFonts w:ascii="Times New Roman" w:cs="Times New Roman"/>
          <w:lang w:val="en-GB"/>
        </w:rPr>
        <w:t xml:space="preserve">-Marín, X. (2016). </w:t>
      </w:r>
      <w:proofErr w:type="spellStart"/>
      <w:r w:rsidRPr="008D35D5">
        <w:rPr>
          <w:rFonts w:ascii="Times New Roman" w:cs="Times New Roman"/>
          <w:lang w:val="en-GB"/>
        </w:rPr>
        <w:t>ggmcmc</w:t>
      </w:r>
      <w:proofErr w:type="spellEnd"/>
      <w:r w:rsidRPr="008D35D5">
        <w:rPr>
          <w:rFonts w:ascii="Times New Roman" w:cs="Times New Roman"/>
          <w:lang w:val="en-GB"/>
        </w:rPr>
        <w:t xml:space="preserve">: Analysis of MCMC Samples and Bayesian Inference. </w:t>
      </w:r>
      <w:r w:rsidRPr="008D35D5">
        <w:rPr>
          <w:rFonts w:ascii="Times New Roman" w:cs="Times New Roman"/>
          <w:i/>
          <w:iCs/>
          <w:lang w:val="en-GB"/>
        </w:rPr>
        <w:t>Journal of Statistical Software</w:t>
      </w:r>
      <w:r w:rsidRPr="008D35D5">
        <w:rPr>
          <w:rFonts w:ascii="Times New Roman" w:cs="Times New Roman"/>
          <w:lang w:val="en-GB"/>
        </w:rPr>
        <w:t>, 70, 1–20.</w:t>
      </w:r>
    </w:p>
    <w:p w14:paraId="3BEB8B7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Forster, J., Hirst, A.G. &amp; Atkinson, D. (2012). Warming-induced reductions in body size are greater in aquatic than terrestrial species. </w:t>
      </w:r>
      <w:r w:rsidRPr="008D35D5">
        <w:rPr>
          <w:rFonts w:ascii="Times New Roman" w:cs="Times New Roman"/>
          <w:i/>
          <w:iCs/>
          <w:lang w:val="en-GB"/>
        </w:rPr>
        <w:t>PNAS</w:t>
      </w:r>
      <w:r w:rsidRPr="008D35D5">
        <w:rPr>
          <w:rFonts w:ascii="Times New Roman" w:cs="Times New Roman"/>
          <w:lang w:val="en-GB"/>
        </w:rPr>
        <w:t>, 109, 19310–19314.</w:t>
      </w:r>
    </w:p>
    <w:p w14:paraId="56524A1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Fossen, E.I.F., </w:t>
      </w:r>
      <w:proofErr w:type="spellStart"/>
      <w:r w:rsidRPr="008D35D5">
        <w:rPr>
          <w:rFonts w:ascii="Times New Roman" w:cs="Times New Roman"/>
          <w:lang w:val="en-GB"/>
        </w:rPr>
        <w:t>Pélabon</w:t>
      </w:r>
      <w:proofErr w:type="spellEnd"/>
      <w:r w:rsidRPr="008D35D5">
        <w:rPr>
          <w:rFonts w:ascii="Times New Roman" w:cs="Times New Roman"/>
          <w:lang w:val="en-GB"/>
        </w:rPr>
        <w:t xml:space="preserve">, C. &amp; </w:t>
      </w:r>
      <w:proofErr w:type="spellStart"/>
      <w:r w:rsidRPr="008D35D5">
        <w:rPr>
          <w:rFonts w:ascii="Times New Roman" w:cs="Times New Roman"/>
          <w:lang w:val="en-GB"/>
        </w:rPr>
        <w:t>Einum</w:t>
      </w:r>
      <w:proofErr w:type="spellEnd"/>
      <w:r w:rsidRPr="008D35D5">
        <w:rPr>
          <w:rFonts w:ascii="Times New Roman" w:cs="Times New Roman"/>
          <w:lang w:val="en-GB"/>
        </w:rPr>
        <w:t xml:space="preserve">, S. (2019). Genetic and environmental effects on the scaling of metabolic rate with body size. </w:t>
      </w:r>
      <w:r w:rsidRPr="008D35D5">
        <w:rPr>
          <w:rFonts w:ascii="Times New Roman" w:cs="Times New Roman"/>
          <w:i/>
          <w:iCs/>
          <w:lang w:val="en-GB"/>
        </w:rPr>
        <w:t>Journal of Experimental Biology</w:t>
      </w:r>
      <w:r w:rsidRPr="008D35D5">
        <w:rPr>
          <w:rFonts w:ascii="Times New Roman" w:cs="Times New Roman"/>
          <w:lang w:val="en-GB"/>
        </w:rPr>
        <w:t>, 222.</w:t>
      </w:r>
    </w:p>
    <w:p w14:paraId="2DF149D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Froese, R. &amp; Pauly, D. (2016). </w:t>
      </w:r>
      <w:r w:rsidRPr="008D35D5">
        <w:rPr>
          <w:rFonts w:ascii="Times New Roman" w:cs="Times New Roman"/>
          <w:i/>
          <w:iCs/>
          <w:lang w:val="en-GB"/>
        </w:rPr>
        <w:t xml:space="preserve">Editors. </w:t>
      </w:r>
      <w:proofErr w:type="spellStart"/>
      <w:r w:rsidRPr="008D35D5">
        <w:rPr>
          <w:rFonts w:ascii="Times New Roman" w:cs="Times New Roman"/>
          <w:i/>
          <w:iCs/>
          <w:lang w:val="en-GB"/>
        </w:rPr>
        <w:t>FishBase</w:t>
      </w:r>
      <w:proofErr w:type="spellEnd"/>
      <w:r w:rsidRPr="008D35D5">
        <w:rPr>
          <w:rFonts w:ascii="Times New Roman" w:cs="Times New Roman"/>
          <w:lang w:val="en-GB"/>
        </w:rPr>
        <w:t>. World Wide Web electronic publication. www.fishbase.org, (10/2016).</w:t>
      </w:r>
    </w:p>
    <w:p w14:paraId="1CAAB61E"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Fussmann</w:t>
      </w:r>
      <w:proofErr w:type="spellEnd"/>
      <w:r w:rsidRPr="008D35D5">
        <w:rPr>
          <w:rFonts w:ascii="Times New Roman" w:cs="Times New Roman"/>
          <w:lang w:val="en-GB"/>
        </w:rPr>
        <w:t xml:space="preserve">, K.E., </w:t>
      </w:r>
      <w:proofErr w:type="spellStart"/>
      <w:r w:rsidRPr="008D35D5">
        <w:rPr>
          <w:rFonts w:ascii="Times New Roman" w:cs="Times New Roman"/>
          <w:lang w:val="en-GB"/>
        </w:rPr>
        <w:t>Schwarzmüller</w:t>
      </w:r>
      <w:proofErr w:type="spellEnd"/>
      <w:r w:rsidRPr="008D35D5">
        <w:rPr>
          <w:rFonts w:ascii="Times New Roman" w:cs="Times New Roman"/>
          <w:lang w:val="en-GB"/>
        </w:rPr>
        <w:t xml:space="preserve">, F., Brose, U., </w:t>
      </w:r>
      <w:proofErr w:type="spellStart"/>
      <w:r w:rsidRPr="008D35D5">
        <w:rPr>
          <w:rFonts w:ascii="Times New Roman" w:cs="Times New Roman"/>
          <w:lang w:val="en-GB"/>
        </w:rPr>
        <w:t>Jousset</w:t>
      </w:r>
      <w:proofErr w:type="spellEnd"/>
      <w:r w:rsidRPr="008D35D5">
        <w:rPr>
          <w:rFonts w:ascii="Times New Roman" w:cs="Times New Roman"/>
          <w:lang w:val="en-GB"/>
        </w:rPr>
        <w:t xml:space="preserve">, A. &amp; </w:t>
      </w:r>
      <w:proofErr w:type="spellStart"/>
      <w:r w:rsidRPr="008D35D5">
        <w:rPr>
          <w:rFonts w:ascii="Times New Roman" w:cs="Times New Roman"/>
          <w:lang w:val="en-GB"/>
        </w:rPr>
        <w:t>Rall</w:t>
      </w:r>
      <w:proofErr w:type="spellEnd"/>
      <w:r w:rsidRPr="008D35D5">
        <w:rPr>
          <w:rFonts w:ascii="Times New Roman" w:cs="Times New Roman"/>
          <w:lang w:val="en-GB"/>
        </w:rPr>
        <w:t xml:space="preserve">, B.C. (2014). Ecological stability in response to warming. </w:t>
      </w:r>
      <w:r w:rsidRPr="008D35D5">
        <w:rPr>
          <w:rFonts w:ascii="Times New Roman" w:cs="Times New Roman"/>
          <w:i/>
          <w:iCs/>
          <w:lang w:val="en-GB"/>
        </w:rPr>
        <w:t>Nature Climate Change</w:t>
      </w:r>
      <w:r w:rsidRPr="008D35D5">
        <w:rPr>
          <w:rFonts w:ascii="Times New Roman" w:cs="Times New Roman"/>
          <w:lang w:val="en-GB"/>
        </w:rPr>
        <w:t>, 4, 206–210.</w:t>
      </w:r>
    </w:p>
    <w:p w14:paraId="5C195DC9"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Gabry</w:t>
      </w:r>
      <w:proofErr w:type="spellEnd"/>
      <w:r w:rsidRPr="008D35D5">
        <w:rPr>
          <w:rFonts w:ascii="Times New Roman" w:cs="Times New Roman"/>
          <w:lang w:val="en-GB"/>
        </w:rPr>
        <w:t xml:space="preserve">, J., Simpson, D., </w:t>
      </w:r>
      <w:proofErr w:type="spellStart"/>
      <w:r w:rsidRPr="008D35D5">
        <w:rPr>
          <w:rFonts w:ascii="Times New Roman" w:cs="Times New Roman"/>
          <w:lang w:val="en-GB"/>
        </w:rPr>
        <w:t>Vehtari</w:t>
      </w:r>
      <w:proofErr w:type="spellEnd"/>
      <w:r w:rsidRPr="008D35D5">
        <w:rPr>
          <w:rFonts w:ascii="Times New Roman" w:cs="Times New Roman"/>
          <w:lang w:val="en-GB"/>
        </w:rPr>
        <w:t xml:space="preserve">, A., Betancourt, M. &amp; Gelman, A. (2019). Visualization in Bayesian workflow. </w:t>
      </w:r>
      <w:r w:rsidRPr="008D35D5">
        <w:rPr>
          <w:rFonts w:ascii="Times New Roman" w:cs="Times New Roman"/>
          <w:i/>
          <w:iCs/>
          <w:lang w:val="en-GB"/>
        </w:rPr>
        <w:t>J. R. Stat. Soc. A</w:t>
      </w:r>
      <w:r w:rsidRPr="008D35D5">
        <w:rPr>
          <w:rFonts w:ascii="Times New Roman" w:cs="Times New Roman"/>
          <w:lang w:val="en-GB"/>
        </w:rPr>
        <w:t>, 182, 389–402.</w:t>
      </w:r>
    </w:p>
    <w:p w14:paraId="542FCD6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García </w:t>
      </w:r>
      <w:proofErr w:type="spellStart"/>
      <w:r w:rsidRPr="008D35D5">
        <w:rPr>
          <w:rFonts w:ascii="Times New Roman" w:cs="Times New Roman"/>
          <w:lang w:val="en-GB"/>
        </w:rPr>
        <w:t>García</w:t>
      </w:r>
      <w:proofErr w:type="spellEnd"/>
      <w:r w:rsidRPr="008D35D5">
        <w:rPr>
          <w:rFonts w:ascii="Times New Roman" w:cs="Times New Roman"/>
          <w:lang w:val="en-GB"/>
        </w:rPr>
        <w:t xml:space="preserve">, B., </w:t>
      </w:r>
      <w:proofErr w:type="spellStart"/>
      <w:r w:rsidRPr="008D35D5">
        <w:rPr>
          <w:rFonts w:ascii="Times New Roman" w:cs="Times New Roman"/>
          <w:lang w:val="en-GB"/>
        </w:rPr>
        <w:t>Cerezo</w:t>
      </w:r>
      <w:proofErr w:type="spellEnd"/>
      <w:r w:rsidRPr="008D35D5">
        <w:rPr>
          <w:rFonts w:ascii="Times New Roman" w:cs="Times New Roman"/>
          <w:lang w:val="en-GB"/>
        </w:rPr>
        <w:t xml:space="preserve"> Valverde, J., </w:t>
      </w:r>
      <w:proofErr w:type="spellStart"/>
      <w:r w:rsidRPr="008D35D5">
        <w:rPr>
          <w:rFonts w:ascii="Times New Roman" w:cs="Times New Roman"/>
          <w:lang w:val="en-GB"/>
        </w:rPr>
        <w:t>Aguado-Giménez</w:t>
      </w:r>
      <w:proofErr w:type="spellEnd"/>
      <w:r w:rsidRPr="008D35D5">
        <w:rPr>
          <w:rFonts w:ascii="Times New Roman" w:cs="Times New Roman"/>
          <w:lang w:val="en-GB"/>
        </w:rPr>
        <w:t xml:space="preserve">, F., García </w:t>
      </w:r>
      <w:proofErr w:type="spellStart"/>
      <w:r w:rsidRPr="008D35D5">
        <w:rPr>
          <w:rFonts w:ascii="Times New Roman" w:cs="Times New Roman"/>
          <w:lang w:val="en-GB"/>
        </w:rPr>
        <w:t>García</w:t>
      </w:r>
      <w:proofErr w:type="spellEnd"/>
      <w:r w:rsidRPr="008D35D5">
        <w:rPr>
          <w:rFonts w:ascii="Times New Roman" w:cs="Times New Roman"/>
          <w:lang w:val="en-GB"/>
        </w:rPr>
        <w:t xml:space="preserve">, J. &amp; Hernández, M.D. (2011). Effect of the interaction between body weight and temperature on growth and maximum daily food intake in </w:t>
      </w:r>
      <w:proofErr w:type="spellStart"/>
      <w:r w:rsidRPr="008D35D5">
        <w:rPr>
          <w:rFonts w:ascii="Times New Roman" w:cs="Times New Roman"/>
          <w:lang w:val="en-GB"/>
        </w:rPr>
        <w:t>sharpsnout</w:t>
      </w:r>
      <w:proofErr w:type="spellEnd"/>
      <w:r w:rsidRPr="008D35D5">
        <w:rPr>
          <w:rFonts w:ascii="Times New Roman" w:cs="Times New Roman"/>
          <w:lang w:val="en-GB"/>
        </w:rPr>
        <w:t xml:space="preserve"> sea bream (</w:t>
      </w:r>
      <w:proofErr w:type="spellStart"/>
      <w:r w:rsidRPr="008D35D5">
        <w:rPr>
          <w:rFonts w:ascii="Times New Roman" w:cs="Times New Roman"/>
          <w:lang w:val="en-GB"/>
        </w:rPr>
        <w:t>Diplodus</w:t>
      </w:r>
      <w:proofErr w:type="spellEnd"/>
      <w:r w:rsidRPr="008D35D5">
        <w:rPr>
          <w:rFonts w:ascii="Times New Roman" w:cs="Times New Roman"/>
          <w:lang w:val="en-GB"/>
        </w:rPr>
        <w:t xml:space="preserve"> </w:t>
      </w:r>
      <w:proofErr w:type="spellStart"/>
      <w:r w:rsidRPr="008D35D5">
        <w:rPr>
          <w:rFonts w:ascii="Times New Roman" w:cs="Times New Roman"/>
          <w:lang w:val="en-GB"/>
        </w:rPr>
        <w:t>puntazzo</w:t>
      </w:r>
      <w:proofErr w:type="spellEnd"/>
      <w:r w:rsidRPr="008D35D5">
        <w:rPr>
          <w:rFonts w:ascii="Times New Roman" w:cs="Times New Roman"/>
          <w:lang w:val="en-GB"/>
        </w:rPr>
        <w:t xml:space="preserve">). </w:t>
      </w:r>
      <w:r w:rsidRPr="008D35D5">
        <w:rPr>
          <w:rFonts w:ascii="Times New Roman" w:cs="Times New Roman"/>
          <w:i/>
          <w:iCs/>
          <w:lang w:val="en-GB"/>
        </w:rPr>
        <w:t>Aquaculture International</w:t>
      </w:r>
      <w:r w:rsidRPr="008D35D5">
        <w:rPr>
          <w:rFonts w:ascii="Times New Roman" w:cs="Times New Roman"/>
          <w:lang w:val="en-GB"/>
        </w:rPr>
        <w:t>, 19, 131–141.</w:t>
      </w:r>
    </w:p>
    <w:p w14:paraId="48E792A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Gardner, J.L., Peters, A., Kearney, M.R., Joseph, L. &amp; </w:t>
      </w:r>
      <w:proofErr w:type="spellStart"/>
      <w:r w:rsidRPr="008D35D5">
        <w:rPr>
          <w:rFonts w:ascii="Times New Roman" w:cs="Times New Roman"/>
          <w:lang w:val="en-GB"/>
        </w:rPr>
        <w:t>Heinsohn</w:t>
      </w:r>
      <w:proofErr w:type="spellEnd"/>
      <w:r w:rsidRPr="008D35D5">
        <w:rPr>
          <w:rFonts w:ascii="Times New Roman" w:cs="Times New Roman"/>
          <w:lang w:val="en-GB"/>
        </w:rPr>
        <w:t xml:space="preserve">, R. (2011). Declining body size: a third universal response to warming? </w:t>
      </w:r>
      <w:r w:rsidRPr="008D35D5">
        <w:rPr>
          <w:rFonts w:ascii="Times New Roman" w:cs="Times New Roman"/>
          <w:i/>
          <w:iCs/>
          <w:lang w:val="en-GB"/>
        </w:rPr>
        <w:t>Trends in Ecology &amp; Evolution</w:t>
      </w:r>
      <w:r w:rsidRPr="008D35D5">
        <w:rPr>
          <w:rFonts w:ascii="Times New Roman" w:cs="Times New Roman"/>
          <w:lang w:val="en-GB"/>
        </w:rPr>
        <w:t>, 26, 285–291.</w:t>
      </w:r>
    </w:p>
    <w:p w14:paraId="76F2E1C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Gelman, A., Carlin, J., Stern, H. &amp; Rubin, D. (2003). </w:t>
      </w:r>
      <w:r w:rsidRPr="008D35D5">
        <w:rPr>
          <w:rFonts w:ascii="Times New Roman" w:cs="Times New Roman"/>
          <w:i/>
          <w:iCs/>
          <w:lang w:val="en-GB"/>
        </w:rPr>
        <w:t>Bayesian Data Analysis. 2nd edition</w:t>
      </w:r>
      <w:r w:rsidRPr="008D35D5">
        <w:rPr>
          <w:rFonts w:ascii="Times New Roman" w:cs="Times New Roman"/>
          <w:lang w:val="en-GB"/>
        </w:rPr>
        <w:t>. Chapman and Hall/CRC, Boca Raton.</w:t>
      </w:r>
    </w:p>
    <w:p w14:paraId="5ECC241F"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Gelman, A. &amp; Hill, J. (2007). </w:t>
      </w:r>
      <w:r w:rsidRPr="008D35D5">
        <w:rPr>
          <w:rFonts w:ascii="Times New Roman" w:cs="Times New Roman"/>
          <w:i/>
          <w:iCs/>
          <w:lang w:val="en-GB"/>
        </w:rPr>
        <w:t>Data Analysis Using Regression and Multilevel/Hierarchical Models</w:t>
      </w:r>
      <w:r w:rsidRPr="008D35D5">
        <w:rPr>
          <w:rFonts w:ascii="Times New Roman" w:cs="Times New Roman"/>
          <w:lang w:val="en-GB"/>
        </w:rPr>
        <w:t>. Cambridge University Press.</w:t>
      </w:r>
    </w:p>
    <w:p w14:paraId="5892A648"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Gillooly</w:t>
      </w:r>
      <w:proofErr w:type="spellEnd"/>
      <w:r w:rsidRPr="008D35D5">
        <w:rPr>
          <w:rFonts w:ascii="Times New Roman" w:cs="Times New Roman"/>
          <w:lang w:val="en-GB"/>
        </w:rPr>
        <w:t xml:space="preserve">, J.F., Brown, J.H., West, G.B., Savage, V.M. &amp; </w:t>
      </w:r>
      <w:proofErr w:type="spellStart"/>
      <w:r w:rsidRPr="008D35D5">
        <w:rPr>
          <w:rFonts w:ascii="Times New Roman" w:cs="Times New Roman"/>
          <w:lang w:val="en-GB"/>
        </w:rPr>
        <w:t>Charnov</w:t>
      </w:r>
      <w:proofErr w:type="spellEnd"/>
      <w:r w:rsidRPr="008D35D5">
        <w:rPr>
          <w:rFonts w:ascii="Times New Roman" w:cs="Times New Roman"/>
          <w:lang w:val="en-GB"/>
        </w:rPr>
        <w:t xml:space="preserve">, E.L. (2001). Effects of size and temperature on metabolic rate. </w:t>
      </w:r>
      <w:r w:rsidRPr="008D35D5">
        <w:rPr>
          <w:rFonts w:ascii="Times New Roman" w:cs="Times New Roman"/>
          <w:i/>
          <w:iCs/>
          <w:lang w:val="en-GB"/>
        </w:rPr>
        <w:t>Science</w:t>
      </w:r>
      <w:r w:rsidRPr="008D35D5">
        <w:rPr>
          <w:rFonts w:ascii="Times New Roman" w:cs="Times New Roman"/>
          <w:lang w:val="en-GB"/>
        </w:rPr>
        <w:t>, 2248–2251.</w:t>
      </w:r>
    </w:p>
    <w:p w14:paraId="0D01FD0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Glazier, D.S. (2005). Beyond the “3/4-power law”: variation in the intra- and interspecific scaling of metabolic rate in animals. </w:t>
      </w:r>
      <w:r w:rsidRPr="008D35D5">
        <w:rPr>
          <w:rFonts w:ascii="Times New Roman" w:cs="Times New Roman"/>
          <w:i/>
          <w:iCs/>
          <w:lang w:val="en-GB"/>
        </w:rPr>
        <w:t>Biological Reviews of the Cambridge Philosophical Society</w:t>
      </w:r>
      <w:r w:rsidRPr="008D35D5">
        <w:rPr>
          <w:rFonts w:ascii="Times New Roman" w:cs="Times New Roman"/>
          <w:lang w:val="en-GB"/>
        </w:rPr>
        <w:t>, 80, 611–662.</w:t>
      </w:r>
    </w:p>
    <w:p w14:paraId="2054224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Glazier, D.S. (2010). A unifying explanation for diverse metabolic scaling in animals and plants. </w:t>
      </w:r>
      <w:r w:rsidRPr="008D35D5">
        <w:rPr>
          <w:rFonts w:ascii="Times New Roman" w:cs="Times New Roman"/>
          <w:i/>
          <w:iCs/>
          <w:lang w:val="en-GB"/>
        </w:rPr>
        <w:t>Biological Reviews of the Cambridge Philosophical Society</w:t>
      </w:r>
      <w:r w:rsidRPr="008D35D5">
        <w:rPr>
          <w:rFonts w:ascii="Times New Roman" w:cs="Times New Roman"/>
          <w:lang w:val="en-GB"/>
        </w:rPr>
        <w:t>, 85, 111–138.</w:t>
      </w:r>
    </w:p>
    <w:p w14:paraId="56B49F04"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Handeland</w:t>
      </w:r>
      <w:proofErr w:type="spellEnd"/>
      <w:r w:rsidRPr="008D35D5">
        <w:rPr>
          <w:rFonts w:ascii="Times New Roman" w:cs="Times New Roman"/>
          <w:lang w:val="en-GB"/>
        </w:rPr>
        <w:t xml:space="preserve">, S.O., </w:t>
      </w:r>
      <w:proofErr w:type="spellStart"/>
      <w:r w:rsidRPr="008D35D5">
        <w:rPr>
          <w:rFonts w:ascii="Times New Roman" w:cs="Times New Roman"/>
          <w:lang w:val="en-GB"/>
        </w:rPr>
        <w:t>Imsland</w:t>
      </w:r>
      <w:proofErr w:type="spellEnd"/>
      <w:r w:rsidRPr="008D35D5">
        <w:rPr>
          <w:rFonts w:ascii="Times New Roman" w:cs="Times New Roman"/>
          <w:lang w:val="en-GB"/>
        </w:rPr>
        <w:t xml:space="preserve">, A.K. &amp; Stefansson, S.O. (2008). The effect of temperature and fish size on growth, feed intake, food conversion efficiency and stomach evacuation rate of Atlantic salmon post-smolts. </w:t>
      </w:r>
      <w:r w:rsidRPr="008D35D5">
        <w:rPr>
          <w:rFonts w:ascii="Times New Roman" w:cs="Times New Roman"/>
          <w:i/>
          <w:iCs/>
          <w:lang w:val="en-GB"/>
        </w:rPr>
        <w:t>Aquaculture</w:t>
      </w:r>
      <w:r w:rsidRPr="008D35D5">
        <w:rPr>
          <w:rFonts w:ascii="Times New Roman" w:cs="Times New Roman"/>
          <w:lang w:val="en-GB"/>
        </w:rPr>
        <w:t>, 283, 36–42.</w:t>
      </w:r>
    </w:p>
    <w:p w14:paraId="6A453B63" w14:textId="77777777" w:rsidR="008D35D5" w:rsidRPr="008D35D5" w:rsidRDefault="008D35D5" w:rsidP="008D35D5">
      <w:pPr>
        <w:pStyle w:val="Bibliography"/>
        <w:rPr>
          <w:rFonts w:ascii="Times New Roman" w:cs="Times New Roman"/>
          <w:lang w:val="sv-SE"/>
        </w:rPr>
      </w:pPr>
      <w:r w:rsidRPr="008D35D5">
        <w:rPr>
          <w:rFonts w:ascii="Times New Roman" w:cs="Times New Roman"/>
          <w:lang w:val="en-GB"/>
        </w:rPr>
        <w:t xml:space="preserve">Harrison, X.A., Donaldson, L., Correa-Cano, M.E., Evans, J., Fisher, D.N., Goodwin, C.E.D., </w:t>
      </w:r>
      <w:r w:rsidRPr="008D35D5">
        <w:rPr>
          <w:rFonts w:ascii="Times New Roman" w:cs="Times New Roman"/>
          <w:i/>
          <w:iCs/>
          <w:lang w:val="en-GB"/>
        </w:rPr>
        <w:t>et al.</w:t>
      </w:r>
      <w:r w:rsidRPr="008D35D5">
        <w:rPr>
          <w:rFonts w:ascii="Times New Roman" w:cs="Times New Roman"/>
          <w:lang w:val="en-GB"/>
        </w:rPr>
        <w:t xml:space="preserve"> (2018). A brief introduction to mixed effects modelling and multi-model inference in ecology. </w:t>
      </w:r>
      <w:r w:rsidRPr="008D35D5">
        <w:rPr>
          <w:rFonts w:ascii="Times New Roman" w:cs="Times New Roman"/>
          <w:i/>
          <w:iCs/>
          <w:lang w:val="sv-SE"/>
        </w:rPr>
        <w:t>PeerJ</w:t>
      </w:r>
      <w:r w:rsidRPr="008D35D5">
        <w:rPr>
          <w:rFonts w:ascii="Times New Roman" w:cs="Times New Roman"/>
          <w:lang w:val="sv-SE"/>
        </w:rPr>
        <w:t>, 6, e4794.</w:t>
      </w:r>
    </w:p>
    <w:p w14:paraId="7D04241F"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sv-SE"/>
        </w:rPr>
        <w:t xml:space="preserve">Hartvig, M., Andersen, K.H. &amp; Beyer, J.E. (2011). </w:t>
      </w:r>
      <w:r w:rsidRPr="008D35D5">
        <w:rPr>
          <w:rFonts w:ascii="Times New Roman" w:cs="Times New Roman"/>
          <w:lang w:val="en-GB"/>
        </w:rPr>
        <w:t xml:space="preserve">Food web framework for size-structured populations. </w:t>
      </w:r>
      <w:r w:rsidRPr="008D35D5">
        <w:rPr>
          <w:rFonts w:ascii="Times New Roman" w:cs="Times New Roman"/>
          <w:i/>
          <w:iCs/>
          <w:lang w:val="en-GB"/>
        </w:rPr>
        <w:t>Journal of Theoretical Biology</w:t>
      </w:r>
      <w:r w:rsidRPr="008D35D5">
        <w:rPr>
          <w:rFonts w:ascii="Times New Roman" w:cs="Times New Roman"/>
          <w:lang w:val="en-GB"/>
        </w:rPr>
        <w:t>, 272, 113–122.</w:t>
      </w:r>
    </w:p>
    <w:p w14:paraId="22EAAD54"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lastRenderedPageBreak/>
        <w:t>Heincke</w:t>
      </w:r>
      <w:proofErr w:type="spellEnd"/>
      <w:r w:rsidRPr="008D35D5">
        <w:rPr>
          <w:rFonts w:ascii="Times New Roman" w:cs="Times New Roman"/>
          <w:lang w:val="en-GB"/>
        </w:rPr>
        <w:t xml:space="preserve">, F. (1913). Rapp. Proc. Verb. </w:t>
      </w:r>
      <w:proofErr w:type="spellStart"/>
      <w:r w:rsidRPr="008D35D5">
        <w:rPr>
          <w:rFonts w:ascii="Times New Roman" w:cs="Times New Roman"/>
          <w:lang w:val="en-GB"/>
        </w:rPr>
        <w:t>Réun</w:t>
      </w:r>
      <w:proofErr w:type="spellEnd"/>
      <w:r w:rsidRPr="008D35D5">
        <w:rPr>
          <w:rFonts w:ascii="Times New Roman" w:cs="Times New Roman"/>
          <w:lang w:val="en-GB"/>
        </w:rPr>
        <w:t>. ICES 16, 1–70.</w:t>
      </w:r>
    </w:p>
    <w:p w14:paraId="200830E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Horne, C.R., Hirst, </w:t>
      </w:r>
      <w:proofErr w:type="spellStart"/>
      <w:r w:rsidRPr="008D35D5">
        <w:rPr>
          <w:rFonts w:ascii="Times New Roman" w:cs="Times New Roman"/>
          <w:lang w:val="en-GB"/>
        </w:rPr>
        <w:t>Andrew.G</w:t>
      </w:r>
      <w:proofErr w:type="spellEnd"/>
      <w:r w:rsidRPr="008D35D5">
        <w:rPr>
          <w:rFonts w:ascii="Times New Roman" w:cs="Times New Roman"/>
          <w:lang w:val="en-GB"/>
        </w:rPr>
        <w:t xml:space="preserve">. &amp; Atkinson, D. (2015). Temperature-size responses match latitudinal-size clines in arthropods, revealing critical differences between aquatic and terrestrial species. </w:t>
      </w:r>
      <w:r w:rsidRPr="008D35D5">
        <w:rPr>
          <w:rFonts w:ascii="Times New Roman" w:cs="Times New Roman"/>
          <w:i/>
          <w:iCs/>
          <w:lang w:val="en-GB"/>
        </w:rPr>
        <w:t>Ecology Letters</w:t>
      </w:r>
      <w:r w:rsidRPr="008D35D5">
        <w:rPr>
          <w:rFonts w:ascii="Times New Roman" w:cs="Times New Roman"/>
          <w:lang w:val="en-GB"/>
        </w:rPr>
        <w:t>, 18, 327–335.</w:t>
      </w:r>
    </w:p>
    <w:p w14:paraId="7549E3E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Huey, R.B. &amp; Kingsolver, J.G. (2019). Climate Warming, Resource Availability, and the Metabolic Meltdown of Ectotherms. </w:t>
      </w:r>
      <w:r w:rsidRPr="008D35D5">
        <w:rPr>
          <w:rFonts w:ascii="Times New Roman" w:cs="Times New Roman"/>
          <w:i/>
          <w:iCs/>
          <w:lang w:val="en-GB"/>
        </w:rPr>
        <w:t>The American Naturalist</w:t>
      </w:r>
      <w:r w:rsidRPr="008D35D5">
        <w:rPr>
          <w:rFonts w:ascii="Times New Roman" w:cs="Times New Roman"/>
          <w:lang w:val="en-GB"/>
        </w:rPr>
        <w:t>, 194, E140–E150.</w:t>
      </w:r>
    </w:p>
    <w:p w14:paraId="2EB87BF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Huss, M., Lindmark, M., Jacobson, P., van </w:t>
      </w:r>
      <w:proofErr w:type="spellStart"/>
      <w:r w:rsidRPr="008D35D5">
        <w:rPr>
          <w:rFonts w:ascii="Times New Roman" w:cs="Times New Roman"/>
          <w:lang w:val="en-GB"/>
        </w:rPr>
        <w:t>Dorst</w:t>
      </w:r>
      <w:proofErr w:type="spellEnd"/>
      <w:r w:rsidRPr="008D35D5">
        <w:rPr>
          <w:rFonts w:ascii="Times New Roman" w:cs="Times New Roman"/>
          <w:lang w:val="en-GB"/>
        </w:rPr>
        <w:t xml:space="preserve">, R.M. &amp; </w:t>
      </w:r>
      <w:proofErr w:type="spellStart"/>
      <w:r w:rsidRPr="008D35D5">
        <w:rPr>
          <w:rFonts w:ascii="Times New Roman" w:cs="Times New Roman"/>
          <w:lang w:val="en-GB"/>
        </w:rPr>
        <w:t>Gårdmark</w:t>
      </w:r>
      <w:proofErr w:type="spellEnd"/>
      <w:r w:rsidRPr="008D35D5">
        <w:rPr>
          <w:rFonts w:ascii="Times New Roman" w:cs="Times New Roman"/>
          <w:lang w:val="en-GB"/>
        </w:rPr>
        <w:t xml:space="preserve">, A. (2019). Experimental evidence of gradual size‐dependent shifts in body size and growth of fish in response to warming. </w:t>
      </w:r>
      <w:r w:rsidRPr="008D35D5">
        <w:rPr>
          <w:rFonts w:ascii="Times New Roman" w:cs="Times New Roman"/>
          <w:i/>
          <w:iCs/>
          <w:lang w:val="en-GB"/>
        </w:rPr>
        <w:t>Global Change Biology</w:t>
      </w:r>
      <w:r w:rsidRPr="008D35D5">
        <w:rPr>
          <w:rFonts w:ascii="Times New Roman" w:cs="Times New Roman"/>
          <w:lang w:val="en-GB"/>
        </w:rPr>
        <w:t>.</w:t>
      </w:r>
    </w:p>
    <w:p w14:paraId="7678A05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Isaac, N.J.B. &amp; Carbone, C. (2010). Why are metabolic scaling exponents so controversial? Quantifying variance and testing hypotheses. </w:t>
      </w:r>
      <w:r w:rsidRPr="008D35D5">
        <w:rPr>
          <w:rFonts w:ascii="Times New Roman" w:cs="Times New Roman"/>
          <w:i/>
          <w:iCs/>
          <w:lang w:val="en-GB"/>
        </w:rPr>
        <w:t>Ecology Letters</w:t>
      </w:r>
      <w:r w:rsidRPr="008D35D5">
        <w:rPr>
          <w:rFonts w:ascii="Times New Roman" w:cs="Times New Roman"/>
          <w:lang w:val="en-GB"/>
        </w:rPr>
        <w:t>, 13, 728–735.</w:t>
      </w:r>
    </w:p>
    <w:p w14:paraId="0CAC6C93"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Jerde</w:t>
      </w:r>
      <w:proofErr w:type="spellEnd"/>
      <w:r w:rsidRPr="008D35D5">
        <w:rPr>
          <w:rFonts w:ascii="Times New Roman" w:cs="Times New Roman"/>
          <w:lang w:val="en-GB"/>
        </w:rPr>
        <w:t xml:space="preserve">, C.L., </w:t>
      </w:r>
      <w:proofErr w:type="spellStart"/>
      <w:r w:rsidRPr="008D35D5">
        <w:rPr>
          <w:rFonts w:ascii="Times New Roman" w:cs="Times New Roman"/>
          <w:lang w:val="en-GB"/>
        </w:rPr>
        <w:t>Kraskura</w:t>
      </w:r>
      <w:proofErr w:type="spellEnd"/>
      <w:r w:rsidRPr="008D35D5">
        <w:rPr>
          <w:rFonts w:ascii="Times New Roman" w:cs="Times New Roman"/>
          <w:lang w:val="en-GB"/>
        </w:rPr>
        <w:t xml:space="preserve">, K., Eliason, E.J., </w:t>
      </w:r>
      <w:proofErr w:type="spellStart"/>
      <w:r w:rsidRPr="008D35D5">
        <w:rPr>
          <w:rFonts w:ascii="Times New Roman" w:cs="Times New Roman"/>
          <w:lang w:val="en-GB"/>
        </w:rPr>
        <w:t>Csik</w:t>
      </w:r>
      <w:proofErr w:type="spellEnd"/>
      <w:r w:rsidRPr="008D35D5">
        <w:rPr>
          <w:rFonts w:ascii="Times New Roman" w:cs="Times New Roman"/>
          <w:lang w:val="en-GB"/>
        </w:rPr>
        <w:t xml:space="preserve">, S.R., Stier, A.C. &amp; Taper, M.L. (2019). Strong Evidence for an Intraspecific Metabolic Scaling Coefficient Near 0.89 in Fish. </w:t>
      </w:r>
      <w:r w:rsidRPr="008D35D5">
        <w:rPr>
          <w:rFonts w:ascii="Times New Roman" w:cs="Times New Roman"/>
          <w:i/>
          <w:iCs/>
          <w:lang w:val="en-GB"/>
        </w:rPr>
        <w:t>Front. Physiol.</w:t>
      </w:r>
      <w:r w:rsidRPr="008D35D5">
        <w:rPr>
          <w:rFonts w:ascii="Times New Roman" w:cs="Times New Roman"/>
          <w:lang w:val="en-GB"/>
        </w:rPr>
        <w:t>, 10, 1166.</w:t>
      </w:r>
    </w:p>
    <w:p w14:paraId="4DCDE8C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Jobling, M. (1997). Temperature and growth: modulation of growth rate via temperature change. In: </w:t>
      </w:r>
      <w:r w:rsidRPr="008D35D5">
        <w:rPr>
          <w:rFonts w:ascii="Times New Roman" w:cs="Times New Roman"/>
          <w:i/>
          <w:iCs/>
          <w:lang w:val="en-GB"/>
        </w:rPr>
        <w:t>Global Warming: Implications for Freshwater and Marine Fish</w:t>
      </w:r>
      <w:r w:rsidRPr="008D35D5">
        <w:rPr>
          <w:rFonts w:ascii="Times New Roman" w:cs="Times New Roman"/>
          <w:lang w:val="en-GB"/>
        </w:rPr>
        <w:t xml:space="preserve"> (eds. Wood, C.M. &amp; McDonald, D.G.). Cambridge University Press, Cambridge, pp. 225–254.</w:t>
      </w:r>
    </w:p>
    <w:p w14:paraId="6F687FB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sv-SE"/>
        </w:rPr>
        <w:t xml:space="preserve">Joh, M., Nakaya, M., Yoshida, N. &amp; Takatsu, T. (2013). </w:t>
      </w:r>
      <w:r w:rsidRPr="008D35D5">
        <w:rPr>
          <w:rFonts w:ascii="Times New Roman" w:cs="Times New Roman"/>
          <w:lang w:val="en-GB"/>
        </w:rPr>
        <w:t xml:space="preserve">Interannual growth differences and growth-selective survival in larvae and juveniles of marbled sole </w:t>
      </w:r>
      <w:proofErr w:type="spellStart"/>
      <w:r w:rsidRPr="008D35D5">
        <w:rPr>
          <w:rFonts w:ascii="Times New Roman" w:cs="Times New Roman"/>
          <w:lang w:val="en-GB"/>
        </w:rPr>
        <w:t>Pseudopleuronectes</w:t>
      </w:r>
      <w:proofErr w:type="spellEnd"/>
      <w:r w:rsidRPr="008D35D5">
        <w:rPr>
          <w:rFonts w:ascii="Times New Roman" w:cs="Times New Roman"/>
          <w:lang w:val="en-GB"/>
        </w:rPr>
        <w:t xml:space="preserve"> </w:t>
      </w:r>
      <w:proofErr w:type="spellStart"/>
      <w:r w:rsidRPr="008D35D5">
        <w:rPr>
          <w:rFonts w:ascii="Times New Roman" w:cs="Times New Roman"/>
          <w:lang w:val="en-GB"/>
        </w:rPr>
        <w:t>yokohamae</w:t>
      </w:r>
      <w:proofErr w:type="spellEnd"/>
      <w:r w:rsidRPr="008D35D5">
        <w:rPr>
          <w:rFonts w:ascii="Times New Roman" w:cs="Times New Roman"/>
          <w:lang w:val="en-GB"/>
        </w:rPr>
        <w:t xml:space="preserve">. </w:t>
      </w:r>
      <w:r w:rsidRPr="008D35D5">
        <w:rPr>
          <w:rFonts w:ascii="Times New Roman" w:cs="Times New Roman"/>
          <w:i/>
          <w:iCs/>
          <w:lang w:val="en-GB"/>
        </w:rPr>
        <w:t>Marine Ecology Progress Series</w:t>
      </w:r>
      <w:r w:rsidRPr="008D35D5">
        <w:rPr>
          <w:rFonts w:ascii="Times New Roman" w:cs="Times New Roman"/>
          <w:lang w:val="en-GB"/>
        </w:rPr>
        <w:t>, 494, 267–279.</w:t>
      </w:r>
    </w:p>
    <w:p w14:paraId="16F8BD18"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Jutfelt</w:t>
      </w:r>
      <w:proofErr w:type="spellEnd"/>
      <w:r w:rsidRPr="008D35D5">
        <w:rPr>
          <w:rFonts w:ascii="Times New Roman" w:cs="Times New Roman"/>
          <w:lang w:val="en-GB"/>
        </w:rPr>
        <w:t xml:space="preserve">, F., </w:t>
      </w:r>
      <w:proofErr w:type="spellStart"/>
      <w:r w:rsidRPr="008D35D5">
        <w:rPr>
          <w:rFonts w:ascii="Times New Roman" w:cs="Times New Roman"/>
          <w:lang w:val="en-GB"/>
        </w:rPr>
        <w:t>Norin</w:t>
      </w:r>
      <w:proofErr w:type="spellEnd"/>
      <w:r w:rsidRPr="008D35D5">
        <w:rPr>
          <w:rFonts w:ascii="Times New Roman" w:cs="Times New Roman"/>
          <w:lang w:val="en-GB"/>
        </w:rPr>
        <w:t xml:space="preserve">, T., </w:t>
      </w:r>
      <w:proofErr w:type="spellStart"/>
      <w:r w:rsidRPr="008D35D5">
        <w:rPr>
          <w:rFonts w:ascii="Times New Roman" w:cs="Times New Roman"/>
          <w:lang w:val="en-GB"/>
        </w:rPr>
        <w:t>Åsheim</w:t>
      </w:r>
      <w:proofErr w:type="spellEnd"/>
      <w:r w:rsidRPr="008D35D5">
        <w:rPr>
          <w:rFonts w:ascii="Times New Roman" w:cs="Times New Roman"/>
          <w:lang w:val="en-GB"/>
        </w:rPr>
        <w:t xml:space="preserve">, E.R., Rowsey, L.E., </w:t>
      </w:r>
      <w:proofErr w:type="spellStart"/>
      <w:r w:rsidRPr="008D35D5">
        <w:rPr>
          <w:rFonts w:ascii="Times New Roman" w:cs="Times New Roman"/>
          <w:lang w:val="en-GB"/>
        </w:rPr>
        <w:t>Andreassen</w:t>
      </w:r>
      <w:proofErr w:type="spellEnd"/>
      <w:r w:rsidRPr="008D35D5">
        <w:rPr>
          <w:rFonts w:ascii="Times New Roman" w:cs="Times New Roman"/>
          <w:lang w:val="en-GB"/>
        </w:rPr>
        <w:t xml:space="preserve">, A.H., Morgan, R., </w:t>
      </w:r>
      <w:r w:rsidRPr="008D35D5">
        <w:rPr>
          <w:rFonts w:ascii="Times New Roman" w:cs="Times New Roman"/>
          <w:i/>
          <w:iCs/>
          <w:lang w:val="en-GB"/>
        </w:rPr>
        <w:t>et al.</w:t>
      </w:r>
      <w:r w:rsidRPr="008D35D5">
        <w:rPr>
          <w:rFonts w:ascii="Times New Roman" w:cs="Times New Roman"/>
          <w:lang w:val="en-GB"/>
        </w:rPr>
        <w:t xml:space="preserve"> (2020). </w:t>
      </w:r>
      <w:r w:rsidRPr="008D35D5">
        <w:rPr>
          <w:rFonts w:ascii="Times New Roman" w:cs="Times New Roman"/>
          <w:i/>
          <w:iCs/>
          <w:lang w:val="en-GB"/>
        </w:rPr>
        <w:t>The aerobic scope protection hypothesis: a mechanism explaining reduced growth of ectotherms in warming environments?</w:t>
      </w:r>
      <w:r w:rsidRPr="008D35D5">
        <w:rPr>
          <w:rFonts w:ascii="Times New Roman" w:cs="Times New Roman"/>
          <w:lang w:val="en-GB"/>
        </w:rPr>
        <w:t xml:space="preserve"> (preprint). </w:t>
      </w:r>
      <w:proofErr w:type="spellStart"/>
      <w:r w:rsidRPr="008D35D5">
        <w:rPr>
          <w:rFonts w:ascii="Times New Roman" w:cs="Times New Roman"/>
          <w:lang w:val="en-GB"/>
        </w:rPr>
        <w:t>EcoEvoRxiv</w:t>
      </w:r>
      <w:proofErr w:type="spellEnd"/>
      <w:r w:rsidRPr="008D35D5">
        <w:rPr>
          <w:rFonts w:ascii="Times New Roman" w:cs="Times New Roman"/>
          <w:lang w:val="en-GB"/>
        </w:rPr>
        <w:t>.</w:t>
      </w:r>
    </w:p>
    <w:p w14:paraId="5F7AEFF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Kearney, M. (2019). Reproductive </w:t>
      </w:r>
      <w:proofErr w:type="spellStart"/>
      <w:r w:rsidRPr="008D35D5">
        <w:rPr>
          <w:rFonts w:ascii="Times New Roman" w:cs="Times New Roman"/>
          <w:lang w:val="en-GB"/>
        </w:rPr>
        <w:t>Hyperallometry</w:t>
      </w:r>
      <w:proofErr w:type="spellEnd"/>
      <w:r w:rsidRPr="008D35D5">
        <w:rPr>
          <w:rFonts w:ascii="Times New Roman" w:cs="Times New Roman"/>
          <w:lang w:val="en-GB"/>
        </w:rPr>
        <w:t xml:space="preserve"> Does Not Challenge Mechanistic Growth Models. </w:t>
      </w:r>
      <w:r w:rsidRPr="008D35D5">
        <w:rPr>
          <w:rFonts w:ascii="Times New Roman" w:cs="Times New Roman"/>
          <w:i/>
          <w:iCs/>
          <w:lang w:val="en-GB"/>
        </w:rPr>
        <w:t>Trends in Ecology &amp; Evolution</w:t>
      </w:r>
      <w:r w:rsidRPr="008D35D5">
        <w:rPr>
          <w:rFonts w:ascii="Times New Roman" w:cs="Times New Roman"/>
          <w:lang w:val="en-GB"/>
        </w:rPr>
        <w:t>, 34, 275–276.</w:t>
      </w:r>
    </w:p>
    <w:p w14:paraId="0A5419E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Killen, S.S., Atkinson, D. &amp; Glazier, D.S. (2010). The intraspecific scaling of metabolic rate with body mass in fishes depends on lifestyle and temperature. </w:t>
      </w:r>
      <w:r w:rsidRPr="008D35D5">
        <w:rPr>
          <w:rFonts w:ascii="Times New Roman" w:cs="Times New Roman"/>
          <w:i/>
          <w:iCs/>
          <w:lang w:val="en-GB"/>
        </w:rPr>
        <w:t>Ecology Letters</w:t>
      </w:r>
      <w:r w:rsidRPr="008D35D5">
        <w:rPr>
          <w:rFonts w:ascii="Times New Roman" w:cs="Times New Roman"/>
          <w:lang w:val="en-GB"/>
        </w:rPr>
        <w:t>, 13, 184–193.</w:t>
      </w:r>
    </w:p>
    <w:p w14:paraId="577206C9"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Kitchell</w:t>
      </w:r>
      <w:proofErr w:type="spellEnd"/>
      <w:r w:rsidRPr="008D35D5">
        <w:rPr>
          <w:rFonts w:ascii="Times New Roman" w:cs="Times New Roman"/>
          <w:lang w:val="en-GB"/>
        </w:rPr>
        <w:t xml:space="preserve">, J.F., Stewart, D.J. &amp; </w:t>
      </w:r>
      <w:proofErr w:type="spellStart"/>
      <w:r w:rsidRPr="008D35D5">
        <w:rPr>
          <w:rFonts w:ascii="Times New Roman" w:cs="Times New Roman"/>
          <w:lang w:val="en-GB"/>
        </w:rPr>
        <w:t>Weininger</w:t>
      </w:r>
      <w:proofErr w:type="spellEnd"/>
      <w:r w:rsidRPr="008D35D5">
        <w:rPr>
          <w:rFonts w:ascii="Times New Roman" w:cs="Times New Roman"/>
          <w:lang w:val="en-GB"/>
        </w:rPr>
        <w:t>, D. (1977). Applications of a bioenergetics model to yellow perch (</w:t>
      </w:r>
      <w:proofErr w:type="spellStart"/>
      <w:r w:rsidRPr="008D35D5">
        <w:rPr>
          <w:rFonts w:ascii="Times New Roman" w:cs="Times New Roman"/>
          <w:lang w:val="en-GB"/>
        </w:rPr>
        <w:t>Perca</w:t>
      </w:r>
      <w:proofErr w:type="spellEnd"/>
      <w:r w:rsidRPr="008D35D5">
        <w:rPr>
          <w:rFonts w:ascii="Times New Roman" w:cs="Times New Roman"/>
          <w:lang w:val="en-GB"/>
        </w:rPr>
        <w:t xml:space="preserve"> </w:t>
      </w:r>
      <w:proofErr w:type="spellStart"/>
      <w:r w:rsidRPr="008D35D5">
        <w:rPr>
          <w:rFonts w:ascii="Times New Roman" w:cs="Times New Roman"/>
          <w:lang w:val="en-GB"/>
        </w:rPr>
        <w:t>flavescens</w:t>
      </w:r>
      <w:proofErr w:type="spellEnd"/>
      <w:r w:rsidRPr="008D35D5">
        <w:rPr>
          <w:rFonts w:ascii="Times New Roman" w:cs="Times New Roman"/>
          <w:lang w:val="en-GB"/>
        </w:rPr>
        <w:t>) and walleye (</w:t>
      </w:r>
      <w:proofErr w:type="spellStart"/>
      <w:r w:rsidRPr="008D35D5">
        <w:rPr>
          <w:rFonts w:ascii="Times New Roman" w:cs="Times New Roman"/>
          <w:lang w:val="en-GB"/>
        </w:rPr>
        <w:t>Stizostedion</w:t>
      </w:r>
      <w:proofErr w:type="spellEnd"/>
      <w:r w:rsidRPr="008D35D5">
        <w:rPr>
          <w:rFonts w:ascii="Times New Roman" w:cs="Times New Roman"/>
          <w:lang w:val="en-GB"/>
        </w:rPr>
        <w:t xml:space="preserve"> </w:t>
      </w:r>
      <w:proofErr w:type="spellStart"/>
      <w:r w:rsidRPr="008D35D5">
        <w:rPr>
          <w:rFonts w:ascii="Times New Roman" w:cs="Times New Roman"/>
          <w:lang w:val="en-GB"/>
        </w:rPr>
        <w:t>vitreum</w:t>
      </w:r>
      <w:proofErr w:type="spellEnd"/>
      <w:r w:rsidRPr="008D35D5">
        <w:rPr>
          <w:rFonts w:ascii="Times New Roman" w:cs="Times New Roman"/>
          <w:lang w:val="en-GB"/>
        </w:rPr>
        <w:t xml:space="preserve"> </w:t>
      </w:r>
      <w:proofErr w:type="spellStart"/>
      <w:r w:rsidRPr="008D35D5">
        <w:rPr>
          <w:rFonts w:ascii="Times New Roman" w:cs="Times New Roman"/>
          <w:lang w:val="en-GB"/>
        </w:rPr>
        <w:t>vitreum</w:t>
      </w:r>
      <w:proofErr w:type="spellEnd"/>
      <w:r w:rsidRPr="008D35D5">
        <w:rPr>
          <w:rFonts w:ascii="Times New Roman" w:cs="Times New Roman"/>
          <w:lang w:val="en-GB"/>
        </w:rPr>
        <w:t xml:space="preserve">). </w:t>
      </w:r>
      <w:r w:rsidRPr="008D35D5">
        <w:rPr>
          <w:rFonts w:ascii="Times New Roman" w:cs="Times New Roman"/>
          <w:i/>
          <w:iCs/>
          <w:lang w:val="en-GB"/>
        </w:rPr>
        <w:t>Journal of the Fisheries Board of Canada</w:t>
      </w:r>
      <w:r w:rsidRPr="008D35D5">
        <w:rPr>
          <w:rFonts w:ascii="Times New Roman" w:cs="Times New Roman"/>
          <w:lang w:val="en-GB"/>
        </w:rPr>
        <w:t>, 34, 1922–1935.</w:t>
      </w:r>
    </w:p>
    <w:p w14:paraId="4C7B2762"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Kooijman</w:t>
      </w:r>
      <w:proofErr w:type="spellEnd"/>
      <w:r w:rsidRPr="008D35D5">
        <w:rPr>
          <w:rFonts w:ascii="Times New Roman" w:cs="Times New Roman"/>
          <w:lang w:val="en-GB"/>
        </w:rPr>
        <w:t xml:space="preserve">, S.A.L.M. (1993). </w:t>
      </w:r>
      <w:r w:rsidRPr="008D35D5">
        <w:rPr>
          <w:rFonts w:ascii="Times New Roman" w:cs="Times New Roman"/>
          <w:i/>
          <w:iCs/>
          <w:lang w:val="en-GB"/>
        </w:rPr>
        <w:t>Dynamic energy budgets in biological systems</w:t>
      </w:r>
      <w:r w:rsidRPr="008D35D5">
        <w:rPr>
          <w:rFonts w:ascii="Times New Roman" w:cs="Times New Roman"/>
          <w:lang w:val="en-GB"/>
        </w:rPr>
        <w:t>. Cambridge University Press.</w:t>
      </w:r>
    </w:p>
    <w:p w14:paraId="2BA2B6B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Lefevre, S., McKenzie, D.J. &amp; Nilsson, G.E. (2017). Models projecting the fate of fish populations under climate change need to be based on valid physiological mechanisms. </w:t>
      </w:r>
      <w:r w:rsidRPr="008D35D5">
        <w:rPr>
          <w:rFonts w:ascii="Times New Roman" w:cs="Times New Roman"/>
          <w:i/>
          <w:iCs/>
          <w:lang w:val="en-GB"/>
        </w:rPr>
        <w:t>Global Change Biology</w:t>
      </w:r>
      <w:r w:rsidRPr="008D35D5">
        <w:rPr>
          <w:rFonts w:ascii="Times New Roman" w:cs="Times New Roman"/>
          <w:lang w:val="en-GB"/>
        </w:rPr>
        <w:t>, 23, 3449–3459.</w:t>
      </w:r>
    </w:p>
    <w:p w14:paraId="1C4760D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Lemoine, N.P. &amp; </w:t>
      </w:r>
      <w:proofErr w:type="spellStart"/>
      <w:r w:rsidRPr="008D35D5">
        <w:rPr>
          <w:rFonts w:ascii="Times New Roman" w:cs="Times New Roman"/>
          <w:lang w:val="en-GB"/>
        </w:rPr>
        <w:t>Burkepile</w:t>
      </w:r>
      <w:proofErr w:type="spellEnd"/>
      <w:r w:rsidRPr="008D35D5">
        <w:rPr>
          <w:rFonts w:ascii="Times New Roman" w:cs="Times New Roman"/>
          <w:lang w:val="en-GB"/>
        </w:rPr>
        <w:t xml:space="preserve">, D.E. (2012). Temperature-induced mismatches between consumption and metabolism reduce consumer fitness. </w:t>
      </w:r>
      <w:r w:rsidRPr="008D35D5">
        <w:rPr>
          <w:rFonts w:ascii="Times New Roman" w:cs="Times New Roman"/>
          <w:i/>
          <w:iCs/>
          <w:lang w:val="en-GB"/>
        </w:rPr>
        <w:t>Ecology</w:t>
      </w:r>
      <w:r w:rsidRPr="008D35D5">
        <w:rPr>
          <w:rFonts w:ascii="Times New Roman" w:cs="Times New Roman"/>
          <w:lang w:val="en-GB"/>
        </w:rPr>
        <w:t>, 93, 2483–2489.</w:t>
      </w:r>
    </w:p>
    <w:p w14:paraId="795B0F5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Lindmark, M., Huss, M., Ohlberger, J. &amp; </w:t>
      </w:r>
      <w:proofErr w:type="spellStart"/>
      <w:r w:rsidRPr="008D35D5">
        <w:rPr>
          <w:rFonts w:ascii="Times New Roman" w:cs="Times New Roman"/>
          <w:lang w:val="en-GB"/>
        </w:rPr>
        <w:t>Gårdmark</w:t>
      </w:r>
      <w:proofErr w:type="spellEnd"/>
      <w:r w:rsidRPr="008D35D5">
        <w:rPr>
          <w:rFonts w:ascii="Times New Roman" w:cs="Times New Roman"/>
          <w:lang w:val="en-GB"/>
        </w:rPr>
        <w:t xml:space="preserve">, A. (2018). Temperature-dependent body size effects determine population responses to climate warming. </w:t>
      </w:r>
      <w:r w:rsidRPr="008D35D5">
        <w:rPr>
          <w:rFonts w:ascii="Times New Roman" w:cs="Times New Roman"/>
          <w:i/>
          <w:iCs/>
          <w:lang w:val="en-GB"/>
        </w:rPr>
        <w:t>Ecology Letters</w:t>
      </w:r>
      <w:r w:rsidRPr="008D35D5">
        <w:rPr>
          <w:rFonts w:ascii="Times New Roman" w:cs="Times New Roman"/>
          <w:lang w:val="en-GB"/>
        </w:rPr>
        <w:t>, 21, 181–189.</w:t>
      </w:r>
    </w:p>
    <w:p w14:paraId="35676FE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Lindmark, M., Ohlberger, J., Huss, M. &amp; </w:t>
      </w:r>
      <w:proofErr w:type="spellStart"/>
      <w:r w:rsidRPr="008D35D5">
        <w:rPr>
          <w:rFonts w:ascii="Times New Roman" w:cs="Times New Roman"/>
          <w:lang w:val="en-GB"/>
        </w:rPr>
        <w:t>Gårdmark</w:t>
      </w:r>
      <w:proofErr w:type="spellEnd"/>
      <w:r w:rsidRPr="008D35D5">
        <w:rPr>
          <w:rFonts w:ascii="Times New Roman" w:cs="Times New Roman"/>
          <w:lang w:val="en-GB"/>
        </w:rPr>
        <w:t xml:space="preserve">, A. (2019). Size‐based ecological interactions drive food web responses to climate warming. </w:t>
      </w:r>
      <w:r w:rsidRPr="008D35D5">
        <w:rPr>
          <w:rFonts w:ascii="Times New Roman" w:cs="Times New Roman"/>
          <w:i/>
          <w:iCs/>
          <w:lang w:val="en-GB"/>
        </w:rPr>
        <w:t>Ecology Letters</w:t>
      </w:r>
      <w:r w:rsidRPr="008D35D5">
        <w:rPr>
          <w:rFonts w:ascii="Times New Roman" w:cs="Times New Roman"/>
          <w:lang w:val="en-GB"/>
        </w:rPr>
        <w:t>, 22, 778–786.</w:t>
      </w:r>
    </w:p>
    <w:p w14:paraId="5C3C532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Lorenzen, K. (1996). The relationship between body weight and natural mortality in juvenile and adult fish: a comparison of natural ecosystems and aquaculture. </w:t>
      </w:r>
      <w:r w:rsidRPr="008D35D5">
        <w:rPr>
          <w:rFonts w:ascii="Times New Roman" w:cs="Times New Roman"/>
          <w:i/>
          <w:iCs/>
          <w:lang w:val="en-GB"/>
        </w:rPr>
        <w:t>Journal of Fish Biology</w:t>
      </w:r>
      <w:r w:rsidRPr="008D35D5">
        <w:rPr>
          <w:rFonts w:ascii="Times New Roman" w:cs="Times New Roman"/>
          <w:lang w:val="en-GB"/>
        </w:rPr>
        <w:t>, 49, 627–642.</w:t>
      </w:r>
    </w:p>
    <w:p w14:paraId="114F948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Marshall, D.J. &amp; White, C.R. (2019a). Aquatic Life History Trajectories Are Shaped by Selection, Not Oxygen Limitation. </w:t>
      </w:r>
      <w:r w:rsidRPr="008D35D5">
        <w:rPr>
          <w:rFonts w:ascii="Times New Roman" w:cs="Times New Roman"/>
          <w:i/>
          <w:iCs/>
          <w:lang w:val="en-GB"/>
        </w:rPr>
        <w:t>Trends in Ecology &amp; Evolution</w:t>
      </w:r>
      <w:r w:rsidRPr="008D35D5">
        <w:rPr>
          <w:rFonts w:ascii="Times New Roman" w:cs="Times New Roman"/>
          <w:lang w:val="en-GB"/>
        </w:rPr>
        <w:t>.</w:t>
      </w:r>
    </w:p>
    <w:p w14:paraId="3502CFB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Marshall, D.J. &amp; White, C.R. (2019b). Have We Outgrown the Existing Models of Growth? </w:t>
      </w:r>
      <w:r w:rsidRPr="008D35D5">
        <w:rPr>
          <w:rFonts w:ascii="Times New Roman" w:cs="Times New Roman"/>
          <w:i/>
          <w:iCs/>
          <w:lang w:val="en-GB"/>
        </w:rPr>
        <w:t>Trends in Ecology &amp; Evolution</w:t>
      </w:r>
      <w:r w:rsidRPr="008D35D5">
        <w:rPr>
          <w:rFonts w:ascii="Times New Roman" w:cs="Times New Roman"/>
          <w:lang w:val="en-GB"/>
        </w:rPr>
        <w:t>, 34, 102–111.</w:t>
      </w:r>
    </w:p>
    <w:p w14:paraId="47E6BDC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Maury, O. &amp; </w:t>
      </w:r>
      <w:proofErr w:type="spellStart"/>
      <w:r w:rsidRPr="008D35D5">
        <w:rPr>
          <w:rFonts w:ascii="Times New Roman" w:cs="Times New Roman"/>
          <w:lang w:val="en-GB"/>
        </w:rPr>
        <w:t>Poggiale</w:t>
      </w:r>
      <w:proofErr w:type="spellEnd"/>
      <w:r w:rsidRPr="008D35D5">
        <w:rPr>
          <w:rFonts w:ascii="Times New Roman" w:cs="Times New Roman"/>
          <w:lang w:val="en-GB"/>
        </w:rPr>
        <w:t xml:space="preserve">, J.-C. (2013). From individuals to populations to communities: A dynamic energy budget model of marine ecosystem size-spectrum including life history diversity. </w:t>
      </w:r>
      <w:r w:rsidRPr="008D35D5">
        <w:rPr>
          <w:rFonts w:ascii="Times New Roman" w:cs="Times New Roman"/>
          <w:i/>
          <w:iCs/>
          <w:lang w:val="en-GB"/>
        </w:rPr>
        <w:t>Journal of Theoretical Biology</w:t>
      </w:r>
      <w:r w:rsidRPr="008D35D5">
        <w:rPr>
          <w:rFonts w:ascii="Times New Roman" w:cs="Times New Roman"/>
          <w:lang w:val="en-GB"/>
        </w:rPr>
        <w:t>, 324, 52–71.</w:t>
      </w:r>
    </w:p>
    <w:p w14:paraId="7A0B342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Messmer, V., Pratchett, M.S., </w:t>
      </w:r>
      <w:proofErr w:type="spellStart"/>
      <w:r w:rsidRPr="008D35D5">
        <w:rPr>
          <w:rFonts w:ascii="Times New Roman" w:cs="Times New Roman"/>
          <w:lang w:val="en-GB"/>
        </w:rPr>
        <w:t>Hoey</w:t>
      </w:r>
      <w:proofErr w:type="spellEnd"/>
      <w:r w:rsidRPr="008D35D5">
        <w:rPr>
          <w:rFonts w:ascii="Times New Roman" w:cs="Times New Roman"/>
          <w:lang w:val="en-GB"/>
        </w:rPr>
        <w:t xml:space="preserve">, A.S., Tobin, A.J., Coker, D.J., Cooke, S.J., </w:t>
      </w:r>
      <w:r w:rsidRPr="008D35D5">
        <w:rPr>
          <w:rFonts w:ascii="Times New Roman" w:cs="Times New Roman"/>
          <w:i/>
          <w:iCs/>
          <w:lang w:val="en-GB"/>
        </w:rPr>
        <w:t>et al.</w:t>
      </w:r>
      <w:r w:rsidRPr="008D35D5">
        <w:rPr>
          <w:rFonts w:ascii="Times New Roman" w:cs="Times New Roman"/>
          <w:lang w:val="en-GB"/>
        </w:rPr>
        <w:t xml:space="preserve"> (2016). Global warming may disproportionately affect larger adults in a predatory coral reef fish. </w:t>
      </w:r>
      <w:r w:rsidRPr="008D35D5">
        <w:rPr>
          <w:rFonts w:ascii="Times New Roman" w:cs="Times New Roman"/>
          <w:i/>
          <w:iCs/>
          <w:lang w:val="en-GB"/>
        </w:rPr>
        <w:t>Global Change Biology</w:t>
      </w:r>
      <w:r w:rsidRPr="008D35D5">
        <w:rPr>
          <w:rFonts w:ascii="Times New Roman" w:cs="Times New Roman"/>
          <w:lang w:val="en-GB"/>
        </w:rPr>
        <w:t>, 23, 2230–2240.</w:t>
      </w:r>
    </w:p>
    <w:p w14:paraId="1ADD03E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Miller, T.E.X. &amp; Rudolf, V.H.W. (2011). Thinking inside the box: Community-level consequences of stage-structured populations. </w:t>
      </w:r>
      <w:r w:rsidRPr="008D35D5">
        <w:rPr>
          <w:rFonts w:ascii="Times New Roman" w:cs="Times New Roman"/>
          <w:i/>
          <w:iCs/>
          <w:lang w:val="en-GB"/>
        </w:rPr>
        <w:t>Trends in Ecology and Evolution</w:t>
      </w:r>
      <w:r w:rsidRPr="008D35D5">
        <w:rPr>
          <w:rFonts w:ascii="Times New Roman" w:cs="Times New Roman"/>
          <w:lang w:val="en-GB"/>
        </w:rPr>
        <w:t>, 26, 457–466.</w:t>
      </w:r>
    </w:p>
    <w:p w14:paraId="2BEC7ED4"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Mitamura</w:t>
      </w:r>
      <w:proofErr w:type="spellEnd"/>
      <w:r w:rsidRPr="008D35D5">
        <w:rPr>
          <w:rFonts w:ascii="Times New Roman" w:cs="Times New Roman"/>
          <w:lang w:val="en-GB"/>
        </w:rPr>
        <w:t xml:space="preserve">, H., Arai, N., Hori, M., Uchida, K., </w:t>
      </w:r>
      <w:proofErr w:type="spellStart"/>
      <w:r w:rsidRPr="008D35D5">
        <w:rPr>
          <w:rFonts w:ascii="Times New Roman" w:cs="Times New Roman"/>
          <w:lang w:val="en-GB"/>
        </w:rPr>
        <w:t>Kajiyama</w:t>
      </w:r>
      <w:proofErr w:type="spellEnd"/>
      <w:r w:rsidRPr="008D35D5">
        <w:rPr>
          <w:rFonts w:ascii="Times New Roman" w:cs="Times New Roman"/>
          <w:lang w:val="en-GB"/>
        </w:rPr>
        <w:t xml:space="preserve">, M. &amp; Ishii, M. (2020). Occurrence of a temperate coastal flatfish, the marbled flounder </w:t>
      </w:r>
      <w:proofErr w:type="spellStart"/>
      <w:r w:rsidRPr="008D35D5">
        <w:rPr>
          <w:rFonts w:ascii="Times New Roman" w:cs="Times New Roman"/>
          <w:lang w:val="en-GB"/>
        </w:rPr>
        <w:t>Pseudopleuronectes</w:t>
      </w:r>
      <w:proofErr w:type="spellEnd"/>
      <w:r w:rsidRPr="008D35D5">
        <w:rPr>
          <w:rFonts w:ascii="Times New Roman" w:cs="Times New Roman"/>
          <w:lang w:val="en-GB"/>
        </w:rPr>
        <w:t xml:space="preserve"> </w:t>
      </w:r>
      <w:proofErr w:type="spellStart"/>
      <w:r w:rsidRPr="008D35D5">
        <w:rPr>
          <w:rFonts w:ascii="Times New Roman" w:cs="Times New Roman"/>
          <w:lang w:val="en-GB"/>
        </w:rPr>
        <w:t>yokohamae</w:t>
      </w:r>
      <w:proofErr w:type="spellEnd"/>
      <w:r w:rsidRPr="008D35D5">
        <w:rPr>
          <w:rFonts w:ascii="Times New Roman" w:cs="Times New Roman"/>
          <w:lang w:val="en-GB"/>
        </w:rPr>
        <w:t xml:space="preserve">, at high water temperatures in a shallow bay in summer detected by acoustic telemetry. </w:t>
      </w:r>
      <w:r w:rsidRPr="008D35D5">
        <w:rPr>
          <w:rFonts w:ascii="Times New Roman" w:cs="Times New Roman"/>
          <w:i/>
          <w:iCs/>
          <w:lang w:val="en-GB"/>
        </w:rPr>
        <w:t>Fish Sci</w:t>
      </w:r>
      <w:r w:rsidRPr="008D35D5">
        <w:rPr>
          <w:rFonts w:ascii="Times New Roman" w:cs="Times New Roman"/>
          <w:lang w:val="en-GB"/>
        </w:rPr>
        <w:t>, 86, 77–85.</w:t>
      </w:r>
    </w:p>
    <w:p w14:paraId="2ACA5BC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Morita, K., </w:t>
      </w:r>
      <w:proofErr w:type="spellStart"/>
      <w:r w:rsidRPr="008D35D5">
        <w:rPr>
          <w:rFonts w:ascii="Times New Roman" w:cs="Times New Roman"/>
          <w:lang w:val="en-GB"/>
        </w:rPr>
        <w:t>Fukuwaka</w:t>
      </w:r>
      <w:proofErr w:type="spellEnd"/>
      <w:r w:rsidRPr="008D35D5">
        <w:rPr>
          <w:rFonts w:ascii="Times New Roman" w:cs="Times New Roman"/>
          <w:lang w:val="en-GB"/>
        </w:rPr>
        <w:t xml:space="preserve">, M., </w:t>
      </w:r>
      <w:proofErr w:type="spellStart"/>
      <w:r w:rsidRPr="008D35D5">
        <w:rPr>
          <w:rFonts w:ascii="Times New Roman" w:cs="Times New Roman"/>
          <w:lang w:val="en-GB"/>
        </w:rPr>
        <w:t>Tanimata</w:t>
      </w:r>
      <w:proofErr w:type="spellEnd"/>
      <w:r w:rsidRPr="008D35D5">
        <w:rPr>
          <w:rFonts w:ascii="Times New Roman" w:cs="Times New Roman"/>
          <w:lang w:val="en-GB"/>
        </w:rPr>
        <w:t xml:space="preserve">, N. &amp; Yamamura, O. (2010). Size-dependent thermal preferences in a pelagic fish. </w:t>
      </w:r>
      <w:r w:rsidRPr="008D35D5">
        <w:rPr>
          <w:rFonts w:ascii="Times New Roman" w:cs="Times New Roman"/>
          <w:i/>
          <w:iCs/>
          <w:lang w:val="en-GB"/>
        </w:rPr>
        <w:t>Oikos</w:t>
      </w:r>
      <w:r w:rsidRPr="008D35D5">
        <w:rPr>
          <w:rFonts w:ascii="Times New Roman" w:cs="Times New Roman"/>
          <w:lang w:val="en-GB"/>
        </w:rPr>
        <w:t>, 119, 1265–1272.</w:t>
      </w:r>
    </w:p>
    <w:p w14:paraId="303026E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Nelson, J.A. (2016). Oxygen consumption rate v. rate of energy utilization of fishes: a comparison and brief history of the two measurements. </w:t>
      </w:r>
      <w:r w:rsidRPr="008D35D5">
        <w:rPr>
          <w:rFonts w:ascii="Times New Roman" w:cs="Times New Roman"/>
          <w:i/>
          <w:iCs/>
          <w:lang w:val="en-GB"/>
        </w:rPr>
        <w:t>Journal of Fish Biology</w:t>
      </w:r>
      <w:r w:rsidRPr="008D35D5">
        <w:rPr>
          <w:rFonts w:ascii="Times New Roman" w:cs="Times New Roman"/>
          <w:lang w:val="en-GB"/>
        </w:rPr>
        <w:t>, 88, 10–25.</w:t>
      </w:r>
    </w:p>
    <w:p w14:paraId="42505F0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Neubauer, P. &amp; Andersen, K.H. (2019). Thermal performance of fish is explained by an interplay between physiology, behaviour and ecology. </w:t>
      </w:r>
      <w:proofErr w:type="spellStart"/>
      <w:r w:rsidRPr="008D35D5">
        <w:rPr>
          <w:rFonts w:ascii="Times New Roman" w:cs="Times New Roman"/>
          <w:i/>
          <w:iCs/>
          <w:lang w:val="en-GB"/>
        </w:rPr>
        <w:t>Conserv</w:t>
      </w:r>
      <w:proofErr w:type="spellEnd"/>
      <w:r w:rsidRPr="008D35D5">
        <w:rPr>
          <w:rFonts w:ascii="Times New Roman" w:cs="Times New Roman"/>
          <w:i/>
          <w:iCs/>
          <w:lang w:val="en-GB"/>
        </w:rPr>
        <w:t xml:space="preserve"> </w:t>
      </w:r>
      <w:proofErr w:type="spellStart"/>
      <w:r w:rsidRPr="008D35D5">
        <w:rPr>
          <w:rFonts w:ascii="Times New Roman" w:cs="Times New Roman"/>
          <w:i/>
          <w:iCs/>
          <w:lang w:val="en-GB"/>
        </w:rPr>
        <w:t>Physiol</w:t>
      </w:r>
      <w:proofErr w:type="spellEnd"/>
      <w:r w:rsidRPr="008D35D5">
        <w:rPr>
          <w:rFonts w:ascii="Times New Roman" w:cs="Times New Roman"/>
          <w:lang w:val="en-GB"/>
        </w:rPr>
        <w:t>, 7.</w:t>
      </w:r>
    </w:p>
    <w:p w14:paraId="205B6358"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Neuheimer</w:t>
      </w:r>
      <w:proofErr w:type="spellEnd"/>
      <w:r w:rsidRPr="008D35D5">
        <w:rPr>
          <w:rFonts w:ascii="Times New Roman" w:cs="Times New Roman"/>
          <w:lang w:val="en-GB"/>
        </w:rPr>
        <w:t xml:space="preserve">, A.B., Thresher, R.E., Lyle, J.M. &amp; Semmens, J.M. (2011). Tolerance limit for fish growth exceeded by warming waters. </w:t>
      </w:r>
      <w:r w:rsidRPr="008D35D5">
        <w:rPr>
          <w:rFonts w:ascii="Times New Roman" w:cs="Times New Roman"/>
          <w:i/>
          <w:iCs/>
          <w:lang w:val="en-GB"/>
        </w:rPr>
        <w:t>Nature Climate Change</w:t>
      </w:r>
      <w:r w:rsidRPr="008D35D5">
        <w:rPr>
          <w:rFonts w:ascii="Times New Roman" w:cs="Times New Roman"/>
          <w:lang w:val="en-GB"/>
        </w:rPr>
        <w:t>, 1, 110–113.</w:t>
      </w:r>
    </w:p>
    <w:p w14:paraId="6CFEF6D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Ohlberger, J. (2013). Climate warming and ectotherm body size – from individual physiology to community ecology. </w:t>
      </w:r>
      <w:r w:rsidRPr="008D35D5">
        <w:rPr>
          <w:rFonts w:ascii="Times New Roman" w:cs="Times New Roman"/>
          <w:i/>
          <w:iCs/>
          <w:lang w:val="en-GB"/>
        </w:rPr>
        <w:t>Functional Ecology</w:t>
      </w:r>
      <w:r w:rsidRPr="008D35D5">
        <w:rPr>
          <w:rFonts w:ascii="Times New Roman" w:cs="Times New Roman"/>
          <w:lang w:val="en-GB"/>
        </w:rPr>
        <w:t>, 27, 991–1001.</w:t>
      </w:r>
    </w:p>
    <w:p w14:paraId="0C50881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Ohlberger, J., </w:t>
      </w:r>
      <w:proofErr w:type="spellStart"/>
      <w:r w:rsidRPr="008D35D5">
        <w:rPr>
          <w:rFonts w:ascii="Times New Roman" w:cs="Times New Roman"/>
          <w:lang w:val="en-GB"/>
        </w:rPr>
        <w:t>Mehner</w:t>
      </w:r>
      <w:proofErr w:type="spellEnd"/>
      <w:r w:rsidRPr="008D35D5">
        <w:rPr>
          <w:rFonts w:ascii="Times New Roman" w:cs="Times New Roman"/>
          <w:lang w:val="en-GB"/>
        </w:rPr>
        <w:t xml:space="preserve">, Thomas., </w:t>
      </w:r>
      <w:proofErr w:type="spellStart"/>
      <w:r w:rsidRPr="008D35D5">
        <w:rPr>
          <w:rFonts w:ascii="Times New Roman" w:cs="Times New Roman"/>
          <w:lang w:val="en-GB"/>
        </w:rPr>
        <w:t>Staaks</w:t>
      </w:r>
      <w:proofErr w:type="spellEnd"/>
      <w:r w:rsidRPr="008D35D5">
        <w:rPr>
          <w:rFonts w:ascii="Times New Roman" w:cs="Times New Roman"/>
          <w:lang w:val="en-GB"/>
        </w:rPr>
        <w:t xml:space="preserve">, Georg. &amp; </w:t>
      </w:r>
      <w:proofErr w:type="spellStart"/>
      <w:r w:rsidRPr="008D35D5">
        <w:rPr>
          <w:rFonts w:ascii="Times New Roman" w:cs="Times New Roman"/>
          <w:lang w:val="en-GB"/>
        </w:rPr>
        <w:t>Hölker</w:t>
      </w:r>
      <w:proofErr w:type="spellEnd"/>
      <w:r w:rsidRPr="008D35D5">
        <w:rPr>
          <w:rFonts w:ascii="Times New Roman" w:cs="Times New Roman"/>
          <w:lang w:val="en-GB"/>
        </w:rPr>
        <w:t xml:space="preserve">, Franz. (2012). Intraspecific temperature dependence of the scaling of metabolic rate with body mass in fishes and its ecological implications. </w:t>
      </w:r>
      <w:r w:rsidRPr="008D35D5">
        <w:rPr>
          <w:rFonts w:ascii="Times New Roman" w:cs="Times New Roman"/>
          <w:i/>
          <w:iCs/>
          <w:lang w:val="en-GB"/>
        </w:rPr>
        <w:t>Oikos</w:t>
      </w:r>
      <w:r w:rsidRPr="008D35D5">
        <w:rPr>
          <w:rFonts w:ascii="Times New Roman" w:cs="Times New Roman"/>
          <w:lang w:val="en-GB"/>
        </w:rPr>
        <w:t>, 121, 245–251.</w:t>
      </w:r>
    </w:p>
    <w:p w14:paraId="0880FF0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Ohlberger, J., </w:t>
      </w:r>
      <w:proofErr w:type="spellStart"/>
      <w:r w:rsidRPr="008D35D5">
        <w:rPr>
          <w:rFonts w:ascii="Times New Roman" w:cs="Times New Roman"/>
          <w:lang w:val="en-GB"/>
        </w:rPr>
        <w:t>Staaks</w:t>
      </w:r>
      <w:proofErr w:type="spellEnd"/>
      <w:r w:rsidRPr="008D35D5">
        <w:rPr>
          <w:rFonts w:ascii="Times New Roman" w:cs="Times New Roman"/>
          <w:lang w:val="en-GB"/>
        </w:rPr>
        <w:t xml:space="preserve">, G. &amp; </w:t>
      </w:r>
      <w:proofErr w:type="spellStart"/>
      <w:r w:rsidRPr="008D35D5">
        <w:rPr>
          <w:rFonts w:ascii="Times New Roman" w:cs="Times New Roman"/>
          <w:lang w:val="en-GB"/>
        </w:rPr>
        <w:t>Hölker</w:t>
      </w:r>
      <w:proofErr w:type="spellEnd"/>
      <w:r w:rsidRPr="008D35D5">
        <w:rPr>
          <w:rFonts w:ascii="Times New Roman" w:cs="Times New Roman"/>
          <w:lang w:val="en-GB"/>
        </w:rPr>
        <w:t xml:space="preserve">, F. (2007). Effects of temperature, swimming speed and body mass on standard and active metabolic rate in </w:t>
      </w:r>
      <w:proofErr w:type="spellStart"/>
      <w:r w:rsidRPr="008D35D5">
        <w:rPr>
          <w:rFonts w:ascii="Times New Roman" w:cs="Times New Roman"/>
          <w:lang w:val="en-GB"/>
        </w:rPr>
        <w:t>vendace</w:t>
      </w:r>
      <w:proofErr w:type="spellEnd"/>
      <w:r w:rsidRPr="008D35D5">
        <w:rPr>
          <w:rFonts w:ascii="Times New Roman" w:cs="Times New Roman"/>
          <w:lang w:val="en-GB"/>
        </w:rPr>
        <w:t xml:space="preserve"> (</w:t>
      </w:r>
      <w:proofErr w:type="spellStart"/>
      <w:r w:rsidRPr="008D35D5">
        <w:rPr>
          <w:rFonts w:ascii="Times New Roman" w:cs="Times New Roman"/>
          <w:lang w:val="en-GB"/>
        </w:rPr>
        <w:t>Coregonus</w:t>
      </w:r>
      <w:proofErr w:type="spellEnd"/>
      <w:r w:rsidRPr="008D35D5">
        <w:rPr>
          <w:rFonts w:ascii="Times New Roman" w:cs="Times New Roman"/>
          <w:lang w:val="en-GB"/>
        </w:rPr>
        <w:t xml:space="preserve"> </w:t>
      </w:r>
      <w:proofErr w:type="spellStart"/>
      <w:r w:rsidRPr="008D35D5">
        <w:rPr>
          <w:rFonts w:ascii="Times New Roman" w:cs="Times New Roman"/>
          <w:lang w:val="en-GB"/>
        </w:rPr>
        <w:t>albula</w:t>
      </w:r>
      <w:proofErr w:type="spellEnd"/>
      <w:r w:rsidRPr="008D35D5">
        <w:rPr>
          <w:rFonts w:ascii="Times New Roman" w:cs="Times New Roman"/>
          <w:lang w:val="en-GB"/>
        </w:rPr>
        <w:t xml:space="preserve">). </w:t>
      </w:r>
      <w:r w:rsidRPr="008D35D5">
        <w:rPr>
          <w:rFonts w:ascii="Times New Roman" w:cs="Times New Roman"/>
          <w:i/>
          <w:iCs/>
          <w:lang w:val="en-GB"/>
        </w:rPr>
        <w:t>Journal of Comparative Physiology, B</w:t>
      </w:r>
      <w:r w:rsidRPr="008D35D5">
        <w:rPr>
          <w:rFonts w:ascii="Times New Roman" w:cs="Times New Roman"/>
          <w:lang w:val="en-GB"/>
        </w:rPr>
        <w:t>, 177, 905–916.</w:t>
      </w:r>
    </w:p>
    <w:p w14:paraId="57C42C8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Olmos, M., Payne, M.R., </w:t>
      </w:r>
      <w:proofErr w:type="spellStart"/>
      <w:r w:rsidRPr="008D35D5">
        <w:rPr>
          <w:rFonts w:ascii="Times New Roman" w:cs="Times New Roman"/>
          <w:lang w:val="en-GB"/>
        </w:rPr>
        <w:t>Nevoux</w:t>
      </w:r>
      <w:proofErr w:type="spellEnd"/>
      <w:r w:rsidRPr="008D35D5">
        <w:rPr>
          <w:rFonts w:ascii="Times New Roman" w:cs="Times New Roman"/>
          <w:lang w:val="en-GB"/>
        </w:rPr>
        <w:t xml:space="preserve">, M., </w:t>
      </w:r>
      <w:proofErr w:type="spellStart"/>
      <w:r w:rsidRPr="008D35D5">
        <w:rPr>
          <w:rFonts w:ascii="Times New Roman" w:cs="Times New Roman"/>
          <w:lang w:val="en-GB"/>
        </w:rPr>
        <w:t>Prévost</w:t>
      </w:r>
      <w:proofErr w:type="spellEnd"/>
      <w:r w:rsidRPr="008D35D5">
        <w:rPr>
          <w:rFonts w:ascii="Times New Roman" w:cs="Times New Roman"/>
          <w:lang w:val="en-GB"/>
        </w:rPr>
        <w:t xml:space="preserve">, E., </w:t>
      </w:r>
      <w:proofErr w:type="spellStart"/>
      <w:r w:rsidRPr="008D35D5">
        <w:rPr>
          <w:rFonts w:ascii="Times New Roman" w:cs="Times New Roman"/>
          <w:lang w:val="en-GB"/>
        </w:rPr>
        <w:t>Chaput</w:t>
      </w:r>
      <w:proofErr w:type="spellEnd"/>
      <w:r w:rsidRPr="008D35D5">
        <w:rPr>
          <w:rFonts w:ascii="Times New Roman" w:cs="Times New Roman"/>
          <w:lang w:val="en-GB"/>
        </w:rPr>
        <w:t xml:space="preserve">, G., </w:t>
      </w:r>
      <w:proofErr w:type="spellStart"/>
      <w:r w:rsidRPr="008D35D5">
        <w:rPr>
          <w:rFonts w:ascii="Times New Roman" w:cs="Times New Roman"/>
          <w:lang w:val="en-GB"/>
        </w:rPr>
        <w:t>Pontavice</w:t>
      </w:r>
      <w:proofErr w:type="spellEnd"/>
      <w:r w:rsidRPr="008D35D5">
        <w:rPr>
          <w:rFonts w:ascii="Times New Roman" w:cs="Times New Roman"/>
          <w:lang w:val="en-GB"/>
        </w:rPr>
        <w:t xml:space="preserve">, H.D., </w:t>
      </w:r>
      <w:r w:rsidRPr="008D35D5">
        <w:rPr>
          <w:rFonts w:ascii="Times New Roman" w:cs="Times New Roman"/>
          <w:i/>
          <w:iCs/>
          <w:lang w:val="en-GB"/>
        </w:rPr>
        <w:t>et al.</w:t>
      </w:r>
      <w:r w:rsidRPr="008D35D5">
        <w:rPr>
          <w:rFonts w:ascii="Times New Roman" w:cs="Times New Roman"/>
          <w:lang w:val="en-GB"/>
        </w:rPr>
        <w:t xml:space="preserve"> (2019). Spatial synchrony in the response of a long range migratory species (Salmo </w:t>
      </w:r>
      <w:proofErr w:type="spellStart"/>
      <w:r w:rsidRPr="008D35D5">
        <w:rPr>
          <w:rFonts w:ascii="Times New Roman" w:cs="Times New Roman"/>
          <w:lang w:val="en-GB"/>
        </w:rPr>
        <w:t>salar</w:t>
      </w:r>
      <w:proofErr w:type="spellEnd"/>
      <w:r w:rsidRPr="008D35D5">
        <w:rPr>
          <w:rFonts w:ascii="Times New Roman" w:cs="Times New Roman"/>
          <w:lang w:val="en-GB"/>
        </w:rPr>
        <w:t xml:space="preserve">) to climate change in the North Atlantic Ocean. </w:t>
      </w:r>
      <w:r w:rsidRPr="008D35D5">
        <w:rPr>
          <w:rFonts w:ascii="Times New Roman" w:cs="Times New Roman"/>
          <w:i/>
          <w:iCs/>
          <w:lang w:val="en-GB"/>
        </w:rPr>
        <w:t>Global Change Biology</w:t>
      </w:r>
      <w:r w:rsidRPr="008D35D5">
        <w:rPr>
          <w:rFonts w:ascii="Times New Roman" w:cs="Times New Roman"/>
          <w:lang w:val="en-GB"/>
        </w:rPr>
        <w:t>, n/a.</w:t>
      </w:r>
    </w:p>
    <w:p w14:paraId="1BEDC683"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Panov</w:t>
      </w:r>
      <w:proofErr w:type="spellEnd"/>
      <w:r w:rsidRPr="008D35D5">
        <w:rPr>
          <w:rFonts w:ascii="Times New Roman" w:cs="Times New Roman"/>
          <w:lang w:val="en-GB"/>
        </w:rPr>
        <w:t>, V.E. &amp; McQueen, D.J. (1998). Effects of temperature on individual growth rate and body size of a freshwater amphipod, 76, 10.</w:t>
      </w:r>
    </w:p>
    <w:p w14:paraId="0BE5464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Pauly, D. &amp; Cheung, W.W.L. (2018a). On confusing cause and effect in the oxygen limitation of fish. </w:t>
      </w:r>
      <w:r w:rsidRPr="008D35D5">
        <w:rPr>
          <w:rFonts w:ascii="Times New Roman" w:cs="Times New Roman"/>
          <w:i/>
          <w:iCs/>
          <w:lang w:val="en-GB"/>
        </w:rPr>
        <w:t>Global Change Biology</w:t>
      </w:r>
      <w:r w:rsidRPr="008D35D5">
        <w:rPr>
          <w:rFonts w:ascii="Times New Roman" w:cs="Times New Roman"/>
          <w:lang w:val="en-GB"/>
        </w:rPr>
        <w:t>, 24, e743–e744.</w:t>
      </w:r>
    </w:p>
    <w:p w14:paraId="75C64F4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Pauly, D. &amp; Cheung, W.W.L. (2018b). Sound physiological knowledge and principles in </w:t>
      </w:r>
      <w:proofErr w:type="spellStart"/>
      <w:r w:rsidRPr="008D35D5">
        <w:rPr>
          <w:rFonts w:ascii="Times New Roman" w:cs="Times New Roman"/>
          <w:lang w:val="en-GB"/>
        </w:rPr>
        <w:t>modeling</w:t>
      </w:r>
      <w:proofErr w:type="spellEnd"/>
      <w:r w:rsidRPr="008D35D5">
        <w:rPr>
          <w:rFonts w:ascii="Times New Roman" w:cs="Times New Roman"/>
          <w:lang w:val="en-GB"/>
        </w:rPr>
        <w:t xml:space="preserve"> shrinking of fishes under climate change. </w:t>
      </w:r>
      <w:r w:rsidRPr="008D35D5">
        <w:rPr>
          <w:rFonts w:ascii="Times New Roman" w:cs="Times New Roman"/>
          <w:i/>
          <w:iCs/>
          <w:lang w:val="en-GB"/>
        </w:rPr>
        <w:t>Global Change Biology</w:t>
      </w:r>
      <w:r w:rsidRPr="008D35D5">
        <w:rPr>
          <w:rFonts w:ascii="Times New Roman" w:cs="Times New Roman"/>
          <w:lang w:val="en-GB"/>
        </w:rPr>
        <w:t>, 24, e15–e26.</w:t>
      </w:r>
    </w:p>
    <w:p w14:paraId="53DC8B8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Persson, L. &amp; De </w:t>
      </w:r>
      <w:proofErr w:type="spellStart"/>
      <w:r w:rsidRPr="008D35D5">
        <w:rPr>
          <w:rFonts w:ascii="Times New Roman" w:cs="Times New Roman"/>
          <w:lang w:val="en-GB"/>
        </w:rPr>
        <w:t>Roos</w:t>
      </w:r>
      <w:proofErr w:type="spellEnd"/>
      <w:r w:rsidRPr="008D35D5">
        <w:rPr>
          <w:rFonts w:ascii="Times New Roman" w:cs="Times New Roman"/>
          <w:lang w:val="en-GB"/>
        </w:rPr>
        <w:t xml:space="preserve">, A.M. (2013). Symmetry breaking in ecological systems through different energy efficiencies of juveniles and adults. </w:t>
      </w:r>
      <w:r w:rsidRPr="008D35D5">
        <w:rPr>
          <w:rFonts w:ascii="Times New Roman" w:cs="Times New Roman"/>
          <w:i/>
          <w:iCs/>
          <w:lang w:val="en-GB"/>
        </w:rPr>
        <w:t>Ecology</w:t>
      </w:r>
      <w:r w:rsidRPr="008D35D5">
        <w:rPr>
          <w:rFonts w:ascii="Times New Roman" w:cs="Times New Roman"/>
          <w:lang w:val="en-GB"/>
        </w:rPr>
        <w:t>, 94, 1487–1498.</w:t>
      </w:r>
    </w:p>
    <w:p w14:paraId="4EE14BA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Plummer, M. (2003). JAGS: A program for analysis of Bayesian graphical models using Gibbs sampling. </w:t>
      </w:r>
      <w:r w:rsidRPr="008D35D5">
        <w:rPr>
          <w:rFonts w:ascii="Times New Roman" w:cs="Times New Roman"/>
          <w:i/>
          <w:iCs/>
          <w:lang w:val="en-GB"/>
        </w:rPr>
        <w:t>Working Papers</w:t>
      </w:r>
      <w:r w:rsidRPr="008D35D5">
        <w:rPr>
          <w:rFonts w:ascii="Times New Roman" w:cs="Times New Roman"/>
          <w:lang w:val="en-GB"/>
        </w:rPr>
        <w:t>, 8.</w:t>
      </w:r>
    </w:p>
    <w:p w14:paraId="3420137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Plummer, M. (2019). </w:t>
      </w:r>
      <w:proofErr w:type="spellStart"/>
      <w:r w:rsidRPr="008D35D5">
        <w:rPr>
          <w:rFonts w:ascii="Times New Roman" w:cs="Times New Roman"/>
          <w:i/>
          <w:iCs/>
          <w:lang w:val="en-GB"/>
        </w:rPr>
        <w:t>rjags</w:t>
      </w:r>
      <w:proofErr w:type="spellEnd"/>
      <w:r w:rsidRPr="008D35D5">
        <w:rPr>
          <w:rFonts w:ascii="Times New Roman" w:cs="Times New Roman"/>
          <w:lang w:val="en-GB"/>
        </w:rPr>
        <w:t>.</w:t>
      </w:r>
    </w:p>
    <w:p w14:paraId="4D96C4B8"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Pörtner</w:t>
      </w:r>
      <w:proofErr w:type="spellEnd"/>
      <w:r w:rsidRPr="008D35D5">
        <w:rPr>
          <w:rFonts w:ascii="Times New Roman" w:cs="Times New Roman"/>
          <w:lang w:val="en-GB"/>
        </w:rPr>
        <w:t xml:space="preserve">, H.O. &amp; </w:t>
      </w:r>
      <w:proofErr w:type="spellStart"/>
      <w:r w:rsidRPr="008D35D5">
        <w:rPr>
          <w:rFonts w:ascii="Times New Roman" w:cs="Times New Roman"/>
          <w:lang w:val="en-GB"/>
        </w:rPr>
        <w:t>Knust</w:t>
      </w:r>
      <w:proofErr w:type="spellEnd"/>
      <w:r w:rsidRPr="008D35D5">
        <w:rPr>
          <w:rFonts w:ascii="Times New Roman" w:cs="Times New Roman"/>
          <w:lang w:val="en-GB"/>
        </w:rPr>
        <w:t xml:space="preserve">, R. (2007). Climate change affects marine fishes through the oxygen limitation of thermal tolerance. </w:t>
      </w:r>
      <w:r w:rsidRPr="008D35D5">
        <w:rPr>
          <w:rFonts w:ascii="Times New Roman" w:cs="Times New Roman"/>
          <w:i/>
          <w:iCs/>
          <w:lang w:val="en-GB"/>
        </w:rPr>
        <w:t>Science</w:t>
      </w:r>
      <w:r w:rsidRPr="008D35D5">
        <w:rPr>
          <w:rFonts w:ascii="Times New Roman" w:cs="Times New Roman"/>
          <w:lang w:val="en-GB"/>
        </w:rPr>
        <w:t>, 315, 95–97.</w:t>
      </w:r>
    </w:p>
    <w:p w14:paraId="2C05AB8D"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lastRenderedPageBreak/>
        <w:t>Pütter</w:t>
      </w:r>
      <w:proofErr w:type="spellEnd"/>
      <w:r w:rsidRPr="008D35D5">
        <w:rPr>
          <w:rFonts w:ascii="Times New Roman" w:cs="Times New Roman"/>
          <w:lang w:val="en-GB"/>
        </w:rPr>
        <w:t xml:space="preserve">, A. (1920). </w:t>
      </w:r>
      <w:proofErr w:type="spellStart"/>
      <w:r w:rsidRPr="008D35D5">
        <w:rPr>
          <w:rFonts w:ascii="Times New Roman" w:cs="Times New Roman"/>
          <w:lang w:val="en-GB"/>
        </w:rPr>
        <w:t>Studien</w:t>
      </w:r>
      <w:proofErr w:type="spellEnd"/>
      <w:r w:rsidRPr="008D35D5">
        <w:rPr>
          <w:rFonts w:ascii="Times New Roman" w:cs="Times New Roman"/>
          <w:lang w:val="en-GB"/>
        </w:rPr>
        <w:t xml:space="preserve"> </w:t>
      </w:r>
      <w:proofErr w:type="spellStart"/>
      <w:r w:rsidRPr="008D35D5">
        <w:rPr>
          <w:rFonts w:ascii="Times New Roman" w:cs="Times New Roman"/>
          <w:lang w:val="en-GB"/>
        </w:rPr>
        <w:t>über</w:t>
      </w:r>
      <w:proofErr w:type="spellEnd"/>
      <w:r w:rsidRPr="008D35D5">
        <w:rPr>
          <w:rFonts w:ascii="Times New Roman" w:cs="Times New Roman"/>
          <w:lang w:val="en-GB"/>
        </w:rPr>
        <w:t xml:space="preserve"> </w:t>
      </w:r>
      <w:proofErr w:type="spellStart"/>
      <w:r w:rsidRPr="008D35D5">
        <w:rPr>
          <w:rFonts w:ascii="Times New Roman" w:cs="Times New Roman"/>
          <w:lang w:val="en-GB"/>
        </w:rPr>
        <w:t>physiologische</w:t>
      </w:r>
      <w:proofErr w:type="spellEnd"/>
      <w:r w:rsidRPr="008D35D5">
        <w:rPr>
          <w:rFonts w:ascii="Times New Roman" w:cs="Times New Roman"/>
          <w:lang w:val="en-GB"/>
        </w:rPr>
        <w:t xml:space="preserve"> </w:t>
      </w:r>
      <w:proofErr w:type="spellStart"/>
      <w:r w:rsidRPr="008D35D5">
        <w:rPr>
          <w:rFonts w:ascii="Times New Roman" w:cs="Times New Roman"/>
          <w:lang w:val="en-GB"/>
        </w:rPr>
        <w:t>Ähnlichkeit</w:t>
      </w:r>
      <w:proofErr w:type="spellEnd"/>
      <w:r w:rsidRPr="008D35D5">
        <w:rPr>
          <w:rFonts w:ascii="Times New Roman" w:cs="Times New Roman"/>
          <w:lang w:val="en-GB"/>
        </w:rPr>
        <w:t xml:space="preserve"> VI. </w:t>
      </w:r>
      <w:proofErr w:type="spellStart"/>
      <w:r w:rsidRPr="008D35D5">
        <w:rPr>
          <w:rFonts w:ascii="Times New Roman" w:cs="Times New Roman"/>
          <w:lang w:val="en-GB"/>
        </w:rPr>
        <w:t>Wachstumsähnlichkeiten</w:t>
      </w:r>
      <w:proofErr w:type="spellEnd"/>
      <w:r w:rsidRPr="008D35D5">
        <w:rPr>
          <w:rFonts w:ascii="Times New Roman" w:cs="Times New Roman"/>
          <w:lang w:val="en-GB"/>
        </w:rPr>
        <w:t xml:space="preserve">. </w:t>
      </w:r>
      <w:proofErr w:type="spellStart"/>
      <w:r w:rsidRPr="008D35D5">
        <w:rPr>
          <w:rFonts w:ascii="Times New Roman" w:cs="Times New Roman"/>
          <w:i/>
          <w:iCs/>
          <w:lang w:val="en-GB"/>
        </w:rPr>
        <w:t>Pflügers</w:t>
      </w:r>
      <w:proofErr w:type="spellEnd"/>
      <w:r w:rsidRPr="008D35D5">
        <w:rPr>
          <w:rFonts w:ascii="Times New Roman" w:cs="Times New Roman"/>
          <w:i/>
          <w:iCs/>
          <w:lang w:val="en-GB"/>
        </w:rPr>
        <w:t xml:space="preserve"> Arch.</w:t>
      </w:r>
      <w:r w:rsidRPr="008D35D5">
        <w:rPr>
          <w:rFonts w:ascii="Times New Roman" w:cs="Times New Roman"/>
          <w:lang w:val="en-GB"/>
        </w:rPr>
        <w:t>, 180, 298–340.</w:t>
      </w:r>
    </w:p>
    <w:p w14:paraId="7092F87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 Core Team. (2018). </w:t>
      </w:r>
      <w:r w:rsidRPr="008D35D5">
        <w:rPr>
          <w:rFonts w:ascii="Times New Roman" w:cs="Times New Roman"/>
          <w:i/>
          <w:iCs/>
          <w:lang w:val="en-GB"/>
        </w:rPr>
        <w:t>R: A Language and Environment for Statistical Computing. R Foundation for Statistical Computing</w:t>
      </w:r>
      <w:r w:rsidRPr="008D35D5">
        <w:rPr>
          <w:rFonts w:ascii="Times New Roman" w:cs="Times New Roman"/>
          <w:lang w:val="en-GB"/>
        </w:rPr>
        <w:t>. Vienna, Austria.</w:t>
      </w:r>
    </w:p>
    <w:p w14:paraId="5153E36C"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Rall</w:t>
      </w:r>
      <w:proofErr w:type="spellEnd"/>
      <w:r w:rsidRPr="008D35D5">
        <w:rPr>
          <w:rFonts w:ascii="Times New Roman" w:cs="Times New Roman"/>
          <w:lang w:val="en-GB"/>
        </w:rPr>
        <w:t xml:space="preserve">, B.C., Brose, U., </w:t>
      </w:r>
      <w:proofErr w:type="spellStart"/>
      <w:r w:rsidRPr="008D35D5">
        <w:rPr>
          <w:rFonts w:ascii="Times New Roman" w:cs="Times New Roman"/>
          <w:lang w:val="en-GB"/>
        </w:rPr>
        <w:t>Hartvig</w:t>
      </w:r>
      <w:proofErr w:type="spellEnd"/>
      <w:r w:rsidRPr="008D35D5">
        <w:rPr>
          <w:rFonts w:ascii="Times New Roman" w:cs="Times New Roman"/>
          <w:lang w:val="en-GB"/>
        </w:rPr>
        <w:t xml:space="preserve">, M., </w:t>
      </w:r>
      <w:proofErr w:type="spellStart"/>
      <w:r w:rsidRPr="008D35D5">
        <w:rPr>
          <w:rFonts w:ascii="Times New Roman" w:cs="Times New Roman"/>
          <w:lang w:val="en-GB"/>
        </w:rPr>
        <w:t>Kalinkat</w:t>
      </w:r>
      <w:proofErr w:type="spellEnd"/>
      <w:r w:rsidRPr="008D35D5">
        <w:rPr>
          <w:rFonts w:ascii="Times New Roman" w:cs="Times New Roman"/>
          <w:lang w:val="en-GB"/>
        </w:rPr>
        <w:t xml:space="preserve">, G., </w:t>
      </w:r>
      <w:proofErr w:type="spellStart"/>
      <w:r w:rsidRPr="008D35D5">
        <w:rPr>
          <w:rFonts w:ascii="Times New Roman" w:cs="Times New Roman"/>
          <w:lang w:val="en-GB"/>
        </w:rPr>
        <w:t>Schwarzmuller</w:t>
      </w:r>
      <w:proofErr w:type="spellEnd"/>
      <w:r w:rsidRPr="008D35D5">
        <w:rPr>
          <w:rFonts w:ascii="Times New Roman" w:cs="Times New Roman"/>
          <w:lang w:val="en-GB"/>
        </w:rPr>
        <w:t>, F., Vucic-</w:t>
      </w:r>
      <w:proofErr w:type="spellStart"/>
      <w:r w:rsidRPr="008D35D5">
        <w:rPr>
          <w:rFonts w:ascii="Times New Roman" w:cs="Times New Roman"/>
          <w:lang w:val="en-GB"/>
        </w:rPr>
        <w:t>Pestic</w:t>
      </w:r>
      <w:proofErr w:type="spellEnd"/>
      <w:r w:rsidRPr="008D35D5">
        <w:rPr>
          <w:rFonts w:ascii="Times New Roman" w:cs="Times New Roman"/>
          <w:lang w:val="en-GB"/>
        </w:rPr>
        <w:t xml:space="preserve">, O., </w:t>
      </w:r>
      <w:r w:rsidRPr="008D35D5">
        <w:rPr>
          <w:rFonts w:ascii="Times New Roman" w:cs="Times New Roman"/>
          <w:i/>
          <w:iCs/>
          <w:lang w:val="en-GB"/>
        </w:rPr>
        <w:t>et al.</w:t>
      </w:r>
      <w:r w:rsidRPr="008D35D5">
        <w:rPr>
          <w:rFonts w:ascii="Times New Roman" w:cs="Times New Roman"/>
          <w:lang w:val="en-GB"/>
        </w:rPr>
        <w:t xml:space="preserve"> (2012). Universal temperature and body-mass scaling of feeding rates. </w:t>
      </w:r>
      <w:r w:rsidRPr="008D35D5">
        <w:rPr>
          <w:rFonts w:ascii="Times New Roman" w:cs="Times New Roman"/>
          <w:i/>
          <w:iCs/>
          <w:lang w:val="en-GB"/>
        </w:rPr>
        <w:t>Philosophical Transactions of the Royal Society of London, Series B: Biological Sciences</w:t>
      </w:r>
      <w:r w:rsidRPr="008D35D5">
        <w:rPr>
          <w:rFonts w:ascii="Times New Roman" w:cs="Times New Roman"/>
          <w:lang w:val="en-GB"/>
        </w:rPr>
        <w:t>, 367, 2923–2934.</w:t>
      </w:r>
    </w:p>
    <w:p w14:paraId="1A488492"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Rall</w:t>
      </w:r>
      <w:proofErr w:type="spellEnd"/>
      <w:r w:rsidRPr="008D35D5">
        <w:rPr>
          <w:rFonts w:ascii="Times New Roman" w:cs="Times New Roman"/>
          <w:lang w:val="en-GB"/>
        </w:rPr>
        <w:t>, B.C., Vucic-</w:t>
      </w:r>
      <w:proofErr w:type="spellStart"/>
      <w:r w:rsidRPr="008D35D5">
        <w:rPr>
          <w:rFonts w:ascii="Times New Roman" w:cs="Times New Roman"/>
          <w:lang w:val="en-GB"/>
        </w:rPr>
        <w:t>Pestic</w:t>
      </w:r>
      <w:proofErr w:type="spellEnd"/>
      <w:r w:rsidRPr="008D35D5">
        <w:rPr>
          <w:rFonts w:ascii="Times New Roman" w:cs="Times New Roman"/>
          <w:lang w:val="en-GB"/>
        </w:rPr>
        <w:t xml:space="preserve">, O., </w:t>
      </w:r>
      <w:proofErr w:type="spellStart"/>
      <w:r w:rsidRPr="008D35D5">
        <w:rPr>
          <w:rFonts w:ascii="Times New Roman" w:cs="Times New Roman"/>
          <w:lang w:val="en-GB"/>
        </w:rPr>
        <w:t>Ehnes</w:t>
      </w:r>
      <w:proofErr w:type="spellEnd"/>
      <w:r w:rsidRPr="008D35D5">
        <w:rPr>
          <w:rFonts w:ascii="Times New Roman" w:cs="Times New Roman"/>
          <w:lang w:val="en-GB"/>
        </w:rPr>
        <w:t xml:space="preserve">, R.B., Emmerson, M. &amp; Brose, U. (2010). Temperature, predator-prey interaction strength and population stability. </w:t>
      </w:r>
      <w:r w:rsidRPr="008D35D5">
        <w:rPr>
          <w:rFonts w:ascii="Times New Roman" w:cs="Times New Roman"/>
          <w:i/>
          <w:iCs/>
          <w:lang w:val="en-GB"/>
        </w:rPr>
        <w:t>Global Change Biology</w:t>
      </w:r>
      <w:r w:rsidRPr="008D35D5">
        <w:rPr>
          <w:rFonts w:ascii="Times New Roman" w:cs="Times New Roman"/>
          <w:lang w:val="en-GB"/>
        </w:rPr>
        <w:t>, 16, 2145–2157.</w:t>
      </w:r>
    </w:p>
    <w:p w14:paraId="6B12A2D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van Rijn, I., </w:t>
      </w:r>
      <w:proofErr w:type="spellStart"/>
      <w:r w:rsidRPr="008D35D5">
        <w:rPr>
          <w:rFonts w:ascii="Times New Roman" w:cs="Times New Roman"/>
          <w:lang w:val="en-GB"/>
        </w:rPr>
        <w:t>Buba</w:t>
      </w:r>
      <w:proofErr w:type="spellEnd"/>
      <w:r w:rsidRPr="008D35D5">
        <w:rPr>
          <w:rFonts w:ascii="Times New Roman" w:cs="Times New Roman"/>
          <w:lang w:val="en-GB"/>
        </w:rPr>
        <w:t xml:space="preserve">, Y., DeLong, J., </w:t>
      </w:r>
      <w:proofErr w:type="spellStart"/>
      <w:r w:rsidRPr="008D35D5">
        <w:rPr>
          <w:rFonts w:ascii="Times New Roman" w:cs="Times New Roman"/>
          <w:lang w:val="en-GB"/>
        </w:rPr>
        <w:t>Kiflawi</w:t>
      </w:r>
      <w:proofErr w:type="spellEnd"/>
      <w:r w:rsidRPr="008D35D5">
        <w:rPr>
          <w:rFonts w:ascii="Times New Roman" w:cs="Times New Roman"/>
          <w:lang w:val="en-GB"/>
        </w:rPr>
        <w:t xml:space="preserve">, M. &amp; </w:t>
      </w:r>
      <w:proofErr w:type="spellStart"/>
      <w:r w:rsidRPr="008D35D5">
        <w:rPr>
          <w:rFonts w:ascii="Times New Roman" w:cs="Times New Roman"/>
          <w:lang w:val="en-GB"/>
        </w:rPr>
        <w:t>Belmaker</w:t>
      </w:r>
      <w:proofErr w:type="spellEnd"/>
      <w:r w:rsidRPr="008D35D5">
        <w:rPr>
          <w:rFonts w:ascii="Times New Roman" w:cs="Times New Roman"/>
          <w:lang w:val="en-GB"/>
        </w:rPr>
        <w:t xml:space="preserve">, J. (2017). Large but uneven reduction in fish size across species in relation to changing sea temperatures. </w:t>
      </w:r>
      <w:r w:rsidRPr="008D35D5">
        <w:rPr>
          <w:rFonts w:ascii="Times New Roman" w:cs="Times New Roman"/>
          <w:i/>
          <w:iCs/>
          <w:lang w:val="en-GB"/>
        </w:rPr>
        <w:t>Global Change Biology</w:t>
      </w:r>
      <w:r w:rsidRPr="008D35D5">
        <w:rPr>
          <w:rFonts w:ascii="Times New Roman" w:cs="Times New Roman"/>
          <w:lang w:val="en-GB"/>
        </w:rPr>
        <w:t>, 23, 3667–3674.</w:t>
      </w:r>
    </w:p>
    <w:p w14:paraId="44FCF43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Rohatgi, A. (2012). </w:t>
      </w:r>
      <w:proofErr w:type="spellStart"/>
      <w:r w:rsidRPr="008D35D5">
        <w:rPr>
          <w:rFonts w:ascii="Times New Roman" w:cs="Times New Roman"/>
          <w:i/>
          <w:iCs/>
          <w:lang w:val="en-GB"/>
        </w:rPr>
        <w:t>WebPlotDigitalizer</w:t>
      </w:r>
      <w:proofErr w:type="spellEnd"/>
      <w:r w:rsidRPr="008D35D5">
        <w:rPr>
          <w:rFonts w:ascii="Times New Roman" w:cs="Times New Roman"/>
          <w:i/>
          <w:iCs/>
          <w:lang w:val="en-GB"/>
        </w:rPr>
        <w:t>: HTML5 based online tool to extract numerical data from plot images. Version 4.1. [WWW document] URL https://automeris.io/WebPlotDigitizer (accessed on January 2019).</w:t>
      </w:r>
    </w:p>
    <w:p w14:paraId="3732603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de </w:t>
      </w:r>
      <w:proofErr w:type="spellStart"/>
      <w:r w:rsidRPr="008D35D5">
        <w:rPr>
          <w:rFonts w:ascii="Times New Roman" w:cs="Times New Roman"/>
          <w:lang w:val="en-GB"/>
        </w:rPr>
        <w:t>Roos</w:t>
      </w:r>
      <w:proofErr w:type="spellEnd"/>
      <w:r w:rsidRPr="008D35D5">
        <w:rPr>
          <w:rFonts w:ascii="Times New Roman" w:cs="Times New Roman"/>
          <w:lang w:val="en-GB"/>
        </w:rPr>
        <w:t xml:space="preserve">, A.M. &amp; Persson, L. (2001). Physiologically structured models – from versatile technique to ecological theory. </w:t>
      </w:r>
      <w:r w:rsidRPr="008D35D5">
        <w:rPr>
          <w:rFonts w:ascii="Times New Roman" w:cs="Times New Roman"/>
          <w:i/>
          <w:iCs/>
          <w:lang w:val="en-GB"/>
        </w:rPr>
        <w:t>Oikos</w:t>
      </w:r>
      <w:r w:rsidRPr="008D35D5">
        <w:rPr>
          <w:rFonts w:ascii="Times New Roman" w:cs="Times New Roman"/>
          <w:lang w:val="en-GB"/>
        </w:rPr>
        <w:t>, 94, 51–71.</w:t>
      </w:r>
    </w:p>
    <w:p w14:paraId="22A1DD3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Savage, V.M., </w:t>
      </w:r>
      <w:proofErr w:type="spellStart"/>
      <w:r w:rsidRPr="008D35D5">
        <w:rPr>
          <w:rFonts w:ascii="Times New Roman" w:cs="Times New Roman"/>
          <w:lang w:val="en-GB"/>
        </w:rPr>
        <w:t>Gillooly</w:t>
      </w:r>
      <w:proofErr w:type="spellEnd"/>
      <w:r w:rsidRPr="008D35D5">
        <w:rPr>
          <w:rFonts w:ascii="Times New Roman" w:cs="Times New Roman"/>
          <w:lang w:val="en-GB"/>
        </w:rPr>
        <w:t xml:space="preserve">, J.F., Brown, J.H., West, G.B. &amp; </w:t>
      </w:r>
      <w:proofErr w:type="spellStart"/>
      <w:r w:rsidRPr="008D35D5">
        <w:rPr>
          <w:rFonts w:ascii="Times New Roman" w:cs="Times New Roman"/>
          <w:lang w:val="en-GB"/>
        </w:rPr>
        <w:t>Charnov</w:t>
      </w:r>
      <w:proofErr w:type="spellEnd"/>
      <w:r w:rsidRPr="008D35D5">
        <w:rPr>
          <w:rFonts w:ascii="Times New Roman" w:cs="Times New Roman"/>
          <w:lang w:val="en-GB"/>
        </w:rPr>
        <w:t xml:space="preserve">, E.L. (2004). Effects of body size and temperature on population growth. </w:t>
      </w:r>
      <w:r w:rsidRPr="008D35D5">
        <w:rPr>
          <w:rFonts w:ascii="Times New Roman" w:cs="Times New Roman"/>
          <w:i/>
          <w:iCs/>
          <w:lang w:val="en-GB"/>
        </w:rPr>
        <w:t>The American Naturalist</w:t>
      </w:r>
      <w:r w:rsidRPr="008D35D5">
        <w:rPr>
          <w:rFonts w:ascii="Times New Roman" w:cs="Times New Roman"/>
          <w:lang w:val="en-GB"/>
        </w:rPr>
        <w:t>, 163, 429–441.</w:t>
      </w:r>
    </w:p>
    <w:p w14:paraId="36B092DF"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Schoolfield</w:t>
      </w:r>
      <w:proofErr w:type="spellEnd"/>
      <w:r w:rsidRPr="008D35D5">
        <w:rPr>
          <w:rFonts w:ascii="Times New Roman" w:cs="Times New Roman"/>
          <w:lang w:val="en-GB"/>
        </w:rPr>
        <w:t xml:space="preserve">, R.M., Sharpe, P.J.H. &amp; Magnuson, C.E. (1981). Non-linear regression of biological temperature-dependent rate models based on absolute reaction-rate theory. </w:t>
      </w:r>
      <w:r w:rsidRPr="008D35D5">
        <w:rPr>
          <w:rFonts w:ascii="Times New Roman" w:cs="Times New Roman"/>
          <w:i/>
          <w:iCs/>
          <w:lang w:val="en-GB"/>
        </w:rPr>
        <w:t>Journal of Theoretical Biology</w:t>
      </w:r>
      <w:r w:rsidRPr="008D35D5">
        <w:rPr>
          <w:rFonts w:ascii="Times New Roman" w:cs="Times New Roman"/>
          <w:lang w:val="en-GB"/>
        </w:rPr>
        <w:t>, 88, 719–731.</w:t>
      </w:r>
    </w:p>
    <w:p w14:paraId="2EFF5393"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Sibly</w:t>
      </w:r>
      <w:proofErr w:type="spellEnd"/>
      <w:r w:rsidRPr="008D35D5">
        <w:rPr>
          <w:rFonts w:ascii="Times New Roman" w:cs="Times New Roman"/>
          <w:lang w:val="en-GB"/>
        </w:rPr>
        <w:t xml:space="preserve">, R.M., Baker, J., Grady, J.M., Luna, S.M., </w:t>
      </w:r>
      <w:proofErr w:type="spellStart"/>
      <w:r w:rsidRPr="008D35D5">
        <w:rPr>
          <w:rFonts w:ascii="Times New Roman" w:cs="Times New Roman"/>
          <w:lang w:val="en-GB"/>
        </w:rPr>
        <w:t>Kodric</w:t>
      </w:r>
      <w:proofErr w:type="spellEnd"/>
      <w:r w:rsidRPr="008D35D5">
        <w:rPr>
          <w:rFonts w:ascii="Times New Roman" w:cs="Times New Roman"/>
          <w:lang w:val="en-GB"/>
        </w:rPr>
        <w:t xml:space="preserve">-Brown, A., </w:t>
      </w:r>
      <w:proofErr w:type="spellStart"/>
      <w:r w:rsidRPr="008D35D5">
        <w:rPr>
          <w:rFonts w:ascii="Times New Roman" w:cs="Times New Roman"/>
          <w:lang w:val="en-GB"/>
        </w:rPr>
        <w:t>Venditti</w:t>
      </w:r>
      <w:proofErr w:type="spellEnd"/>
      <w:r w:rsidRPr="008D35D5">
        <w:rPr>
          <w:rFonts w:ascii="Times New Roman" w:cs="Times New Roman"/>
          <w:lang w:val="en-GB"/>
        </w:rPr>
        <w:t xml:space="preserve">, C., </w:t>
      </w:r>
      <w:r w:rsidRPr="008D35D5">
        <w:rPr>
          <w:rFonts w:ascii="Times New Roman" w:cs="Times New Roman"/>
          <w:i/>
          <w:iCs/>
          <w:lang w:val="en-GB"/>
        </w:rPr>
        <w:t>et al.</w:t>
      </w:r>
      <w:r w:rsidRPr="008D35D5">
        <w:rPr>
          <w:rFonts w:ascii="Times New Roman" w:cs="Times New Roman"/>
          <w:lang w:val="en-GB"/>
        </w:rPr>
        <w:t xml:space="preserve"> (2015). Fundamental insights into ontogenetic growth from theory and fish. </w:t>
      </w:r>
      <w:r w:rsidRPr="008D35D5">
        <w:rPr>
          <w:rFonts w:ascii="Times New Roman" w:cs="Times New Roman"/>
          <w:i/>
          <w:iCs/>
          <w:lang w:val="en-GB"/>
        </w:rPr>
        <w:t>Proceedings of the National Academy of Sciences, USA</w:t>
      </w:r>
      <w:r w:rsidRPr="008D35D5">
        <w:rPr>
          <w:rFonts w:ascii="Times New Roman" w:cs="Times New Roman"/>
          <w:lang w:val="en-GB"/>
        </w:rPr>
        <w:t>, 112, 13934–13939.</w:t>
      </w:r>
    </w:p>
    <w:p w14:paraId="1435EAB9"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Steinarsson</w:t>
      </w:r>
      <w:proofErr w:type="spellEnd"/>
      <w:r w:rsidRPr="008D35D5">
        <w:rPr>
          <w:rFonts w:ascii="Times New Roman" w:cs="Times New Roman"/>
          <w:lang w:val="en-GB"/>
        </w:rPr>
        <w:t xml:space="preserve">, A. &amp; </w:t>
      </w:r>
      <w:proofErr w:type="spellStart"/>
      <w:r w:rsidRPr="008D35D5">
        <w:rPr>
          <w:rFonts w:ascii="Times New Roman" w:cs="Times New Roman"/>
          <w:lang w:val="en-GB"/>
        </w:rPr>
        <w:t>Imsland</w:t>
      </w:r>
      <w:proofErr w:type="spellEnd"/>
      <w:r w:rsidRPr="008D35D5">
        <w:rPr>
          <w:rFonts w:ascii="Times New Roman" w:cs="Times New Roman"/>
          <w:lang w:val="en-GB"/>
        </w:rPr>
        <w:t>, A.K. (2003). Size dependent variation in optimum growth temperature of red abalone (</w:t>
      </w:r>
      <w:proofErr w:type="spellStart"/>
      <w:r w:rsidRPr="008D35D5">
        <w:rPr>
          <w:rFonts w:ascii="Times New Roman" w:cs="Times New Roman"/>
          <w:lang w:val="en-GB"/>
        </w:rPr>
        <w:t>Haliotis</w:t>
      </w:r>
      <w:proofErr w:type="spellEnd"/>
      <w:r w:rsidRPr="008D35D5">
        <w:rPr>
          <w:rFonts w:ascii="Times New Roman" w:cs="Times New Roman"/>
          <w:lang w:val="en-GB"/>
        </w:rPr>
        <w:t xml:space="preserve"> </w:t>
      </w:r>
      <w:proofErr w:type="spellStart"/>
      <w:r w:rsidRPr="008D35D5">
        <w:rPr>
          <w:rFonts w:ascii="Times New Roman" w:cs="Times New Roman"/>
          <w:lang w:val="en-GB"/>
        </w:rPr>
        <w:t>rufescens</w:t>
      </w:r>
      <w:proofErr w:type="spellEnd"/>
      <w:r w:rsidRPr="008D35D5">
        <w:rPr>
          <w:rFonts w:ascii="Times New Roman" w:cs="Times New Roman"/>
          <w:lang w:val="en-GB"/>
        </w:rPr>
        <w:t xml:space="preserve">). </w:t>
      </w:r>
      <w:r w:rsidRPr="008D35D5">
        <w:rPr>
          <w:rFonts w:ascii="Times New Roman" w:cs="Times New Roman"/>
          <w:i/>
          <w:iCs/>
          <w:lang w:val="en-GB"/>
        </w:rPr>
        <w:t>Aquaculture</w:t>
      </w:r>
      <w:r w:rsidRPr="008D35D5">
        <w:rPr>
          <w:rFonts w:ascii="Times New Roman" w:cs="Times New Roman"/>
          <w:lang w:val="en-GB"/>
        </w:rPr>
        <w:t>, 224, 353–362.</w:t>
      </w:r>
    </w:p>
    <w:p w14:paraId="737A772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Thresher, R.E., </w:t>
      </w:r>
      <w:proofErr w:type="spellStart"/>
      <w:r w:rsidRPr="008D35D5">
        <w:rPr>
          <w:rFonts w:ascii="Times New Roman" w:cs="Times New Roman"/>
          <w:lang w:val="en-GB"/>
        </w:rPr>
        <w:t>Koslow</w:t>
      </w:r>
      <w:proofErr w:type="spellEnd"/>
      <w:r w:rsidRPr="008D35D5">
        <w:rPr>
          <w:rFonts w:ascii="Times New Roman" w:cs="Times New Roman"/>
          <w:lang w:val="en-GB"/>
        </w:rPr>
        <w:t xml:space="preserve">, J.A., Morison, A.K. &amp; Smith, D.C. (2007). Depth-mediated reversal of the effects of climate change on long-term growth rates of exploited marine fish. </w:t>
      </w:r>
      <w:r w:rsidRPr="008D35D5">
        <w:rPr>
          <w:rFonts w:ascii="Times New Roman" w:cs="Times New Roman"/>
          <w:i/>
          <w:iCs/>
          <w:lang w:val="en-GB"/>
        </w:rPr>
        <w:t>Proceedings of the National Academy of Sciences, USA</w:t>
      </w:r>
      <w:r w:rsidRPr="008D35D5">
        <w:rPr>
          <w:rFonts w:ascii="Times New Roman" w:cs="Times New Roman"/>
          <w:lang w:val="en-GB"/>
        </w:rPr>
        <w:t>, 104, 7461–7465.</w:t>
      </w:r>
    </w:p>
    <w:p w14:paraId="3C39D2A2"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Uiterwaal</w:t>
      </w:r>
      <w:proofErr w:type="spellEnd"/>
      <w:r w:rsidRPr="008D35D5">
        <w:rPr>
          <w:rFonts w:ascii="Times New Roman" w:cs="Times New Roman"/>
          <w:lang w:val="en-GB"/>
        </w:rPr>
        <w:t xml:space="preserve">, S.F. &amp; DeLong, J.P. (2020). Functional responses are maximized at intermediate temperatures. </w:t>
      </w:r>
      <w:r w:rsidRPr="008D35D5">
        <w:rPr>
          <w:rFonts w:ascii="Times New Roman" w:cs="Times New Roman"/>
          <w:i/>
          <w:iCs/>
          <w:lang w:val="en-GB"/>
        </w:rPr>
        <w:t>Ecology</w:t>
      </w:r>
      <w:r w:rsidRPr="008D35D5">
        <w:rPr>
          <w:rFonts w:ascii="Times New Roman" w:cs="Times New Roman"/>
          <w:lang w:val="en-GB"/>
        </w:rPr>
        <w:t>, n/a.</w:t>
      </w:r>
    </w:p>
    <w:p w14:paraId="1152650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Ursin, E. (1967). A Mathematical Model of Some Aspects of Fish Growth, Respiration, and Mortality. </w:t>
      </w:r>
      <w:r w:rsidRPr="008D35D5">
        <w:rPr>
          <w:rFonts w:ascii="Times New Roman" w:cs="Times New Roman"/>
          <w:i/>
          <w:iCs/>
          <w:lang w:val="en-GB"/>
        </w:rPr>
        <w:t>Journal of the Fisheries Research Board of Canada</w:t>
      </w:r>
      <w:r w:rsidRPr="008D35D5">
        <w:rPr>
          <w:rFonts w:ascii="Times New Roman" w:cs="Times New Roman"/>
          <w:lang w:val="en-GB"/>
        </w:rPr>
        <w:t>, 24, 2355–2453.</w:t>
      </w:r>
    </w:p>
    <w:p w14:paraId="20F963CE"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Vasseur</w:t>
      </w:r>
      <w:proofErr w:type="spellEnd"/>
      <w:r w:rsidRPr="008D35D5">
        <w:rPr>
          <w:rFonts w:ascii="Times New Roman" w:cs="Times New Roman"/>
          <w:lang w:val="en-GB"/>
        </w:rPr>
        <w:t xml:space="preserve">, D.A. &amp; McCann, K.S. (2005). A mechanistic approach for modelling temperature-dependent consumer-resource dynamics. </w:t>
      </w:r>
      <w:r w:rsidRPr="008D35D5">
        <w:rPr>
          <w:rFonts w:ascii="Times New Roman" w:cs="Times New Roman"/>
          <w:i/>
          <w:iCs/>
          <w:lang w:val="en-GB"/>
        </w:rPr>
        <w:t>The American Naturalist</w:t>
      </w:r>
      <w:r w:rsidRPr="008D35D5">
        <w:rPr>
          <w:rFonts w:ascii="Times New Roman" w:cs="Times New Roman"/>
          <w:lang w:val="en-GB"/>
        </w:rPr>
        <w:t>, 166, 184–198.</w:t>
      </w:r>
    </w:p>
    <w:p w14:paraId="1A768F29"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Vehtari</w:t>
      </w:r>
      <w:proofErr w:type="spellEnd"/>
      <w:r w:rsidRPr="008D35D5">
        <w:rPr>
          <w:rFonts w:ascii="Times New Roman" w:cs="Times New Roman"/>
          <w:lang w:val="en-GB"/>
        </w:rPr>
        <w:t xml:space="preserve">, A., Gelman, A. &amp; </w:t>
      </w:r>
      <w:proofErr w:type="spellStart"/>
      <w:r w:rsidRPr="008D35D5">
        <w:rPr>
          <w:rFonts w:ascii="Times New Roman" w:cs="Times New Roman"/>
          <w:lang w:val="en-GB"/>
        </w:rPr>
        <w:t>Gabry</w:t>
      </w:r>
      <w:proofErr w:type="spellEnd"/>
      <w:r w:rsidRPr="008D35D5">
        <w:rPr>
          <w:rFonts w:ascii="Times New Roman" w:cs="Times New Roman"/>
          <w:lang w:val="en-GB"/>
        </w:rPr>
        <w:t xml:space="preserve">, J. (2017). Practical Bayesian model evaluation using leave-one-out cross-validation and WAIC. </w:t>
      </w:r>
      <w:r w:rsidRPr="008D35D5">
        <w:rPr>
          <w:rFonts w:ascii="Times New Roman" w:cs="Times New Roman"/>
          <w:i/>
          <w:iCs/>
          <w:lang w:val="en-GB"/>
        </w:rPr>
        <w:t xml:space="preserve">Stat </w:t>
      </w:r>
      <w:proofErr w:type="spellStart"/>
      <w:r w:rsidRPr="008D35D5">
        <w:rPr>
          <w:rFonts w:ascii="Times New Roman" w:cs="Times New Roman"/>
          <w:i/>
          <w:iCs/>
          <w:lang w:val="en-GB"/>
        </w:rPr>
        <w:t>Comput</w:t>
      </w:r>
      <w:proofErr w:type="spellEnd"/>
      <w:r w:rsidRPr="008D35D5">
        <w:rPr>
          <w:rFonts w:ascii="Times New Roman" w:cs="Times New Roman"/>
          <w:lang w:val="en-GB"/>
        </w:rPr>
        <w:t>, 27, 1413–1432.</w:t>
      </w:r>
    </w:p>
    <w:p w14:paraId="515EC9A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Watanabe, S. (2013). A Widely Applicable Bayesian Information Criterion. </w:t>
      </w:r>
      <w:r w:rsidRPr="008D35D5">
        <w:rPr>
          <w:rFonts w:ascii="Times New Roman" w:cs="Times New Roman"/>
          <w:i/>
          <w:iCs/>
          <w:lang w:val="en-GB"/>
        </w:rPr>
        <w:t>Journal of Machine Learning Research</w:t>
      </w:r>
      <w:r w:rsidRPr="008D35D5">
        <w:rPr>
          <w:rFonts w:ascii="Times New Roman" w:cs="Times New Roman"/>
          <w:lang w:val="en-GB"/>
        </w:rPr>
        <w:t>, 14, 867–897.</w:t>
      </w:r>
    </w:p>
    <w:p w14:paraId="3C6AB02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Werner, E.E. &amp; Hall, D.J. (1988). Ontogenetic Habitat Shifts in Bluegill: The Foraging Rate-Predation Risk Trade-off. </w:t>
      </w:r>
      <w:r w:rsidRPr="008D35D5">
        <w:rPr>
          <w:rFonts w:ascii="Times New Roman" w:cs="Times New Roman"/>
          <w:i/>
          <w:iCs/>
          <w:lang w:val="en-GB"/>
        </w:rPr>
        <w:t>Ecology</w:t>
      </w:r>
      <w:r w:rsidRPr="008D35D5">
        <w:rPr>
          <w:rFonts w:ascii="Times New Roman" w:cs="Times New Roman"/>
          <w:lang w:val="en-GB"/>
        </w:rPr>
        <w:t>, 69, 1352–1366.</w:t>
      </w:r>
    </w:p>
    <w:p w14:paraId="63F4D9F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West, G.B., Brown, J.H. &amp; </w:t>
      </w:r>
      <w:proofErr w:type="spellStart"/>
      <w:r w:rsidRPr="008D35D5">
        <w:rPr>
          <w:rFonts w:ascii="Times New Roman" w:cs="Times New Roman"/>
          <w:lang w:val="en-GB"/>
        </w:rPr>
        <w:t>Enquist</w:t>
      </w:r>
      <w:proofErr w:type="spellEnd"/>
      <w:r w:rsidRPr="008D35D5">
        <w:rPr>
          <w:rFonts w:ascii="Times New Roman" w:cs="Times New Roman"/>
          <w:lang w:val="en-GB"/>
        </w:rPr>
        <w:t xml:space="preserve">, B.J. (2001). A general model for ontogenetic growth. </w:t>
      </w:r>
      <w:r w:rsidRPr="008D35D5">
        <w:rPr>
          <w:rFonts w:ascii="Times New Roman" w:cs="Times New Roman"/>
          <w:i/>
          <w:iCs/>
          <w:lang w:val="en-GB"/>
        </w:rPr>
        <w:t>Nature</w:t>
      </w:r>
      <w:r w:rsidRPr="008D35D5">
        <w:rPr>
          <w:rFonts w:ascii="Times New Roman" w:cs="Times New Roman"/>
          <w:lang w:val="en-GB"/>
        </w:rPr>
        <w:t>, 413, 628–631.</w:t>
      </w:r>
    </w:p>
    <w:p w14:paraId="435B37C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Wickham, H. (2017). </w:t>
      </w:r>
      <w:proofErr w:type="spellStart"/>
      <w:r w:rsidRPr="008D35D5">
        <w:rPr>
          <w:rFonts w:ascii="Times New Roman" w:cs="Times New Roman"/>
          <w:i/>
          <w:iCs/>
          <w:lang w:val="en-GB"/>
        </w:rPr>
        <w:t>tidyverse</w:t>
      </w:r>
      <w:proofErr w:type="spellEnd"/>
      <w:r w:rsidRPr="008D35D5">
        <w:rPr>
          <w:rFonts w:ascii="Times New Roman" w:cs="Times New Roman"/>
          <w:i/>
          <w:iCs/>
          <w:lang w:val="en-GB"/>
        </w:rPr>
        <w:t>: Easily Install and Load the “</w:t>
      </w:r>
      <w:proofErr w:type="spellStart"/>
      <w:r w:rsidRPr="008D35D5">
        <w:rPr>
          <w:rFonts w:ascii="Times New Roman" w:cs="Times New Roman"/>
          <w:i/>
          <w:iCs/>
          <w:lang w:val="en-GB"/>
        </w:rPr>
        <w:t>Tidyverse</w:t>
      </w:r>
      <w:proofErr w:type="spellEnd"/>
      <w:r w:rsidRPr="008D35D5">
        <w:rPr>
          <w:rFonts w:ascii="Times New Roman" w:cs="Times New Roman"/>
          <w:i/>
          <w:iCs/>
          <w:lang w:val="en-GB"/>
        </w:rPr>
        <w:t>.”</w:t>
      </w:r>
    </w:p>
    <w:p w14:paraId="1D7836C6"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lastRenderedPageBreak/>
        <w:t>Xie</w:t>
      </w:r>
      <w:proofErr w:type="spellEnd"/>
      <w:r w:rsidRPr="008D35D5">
        <w:rPr>
          <w:rFonts w:ascii="Times New Roman" w:cs="Times New Roman"/>
          <w:lang w:val="en-GB"/>
        </w:rPr>
        <w:t xml:space="preserve">, </w:t>
      </w:r>
      <w:proofErr w:type="spellStart"/>
      <w:r w:rsidRPr="008D35D5">
        <w:rPr>
          <w:rFonts w:ascii="Times New Roman" w:cs="Times New Roman"/>
          <w:lang w:val="en-GB"/>
        </w:rPr>
        <w:t>Xiaojun</w:t>
      </w:r>
      <w:proofErr w:type="spellEnd"/>
      <w:r w:rsidRPr="008D35D5">
        <w:rPr>
          <w:rFonts w:ascii="Times New Roman" w:cs="Times New Roman"/>
          <w:lang w:val="en-GB"/>
        </w:rPr>
        <w:t xml:space="preserve">. &amp; Sun, </w:t>
      </w:r>
      <w:proofErr w:type="spellStart"/>
      <w:r w:rsidRPr="008D35D5">
        <w:rPr>
          <w:rFonts w:ascii="Times New Roman" w:cs="Times New Roman"/>
          <w:lang w:val="en-GB"/>
        </w:rPr>
        <w:t>Ruyung</w:t>
      </w:r>
      <w:proofErr w:type="spellEnd"/>
      <w:r w:rsidRPr="008D35D5">
        <w:rPr>
          <w:rFonts w:ascii="Times New Roman" w:cs="Times New Roman"/>
          <w:lang w:val="en-GB"/>
        </w:rPr>
        <w:t>. (1990). The Bioenergetics of the Southern Catfish (</w:t>
      </w:r>
      <w:proofErr w:type="spellStart"/>
      <w:r w:rsidRPr="008D35D5">
        <w:rPr>
          <w:rFonts w:ascii="Times New Roman" w:cs="Times New Roman"/>
          <w:lang w:val="en-GB"/>
        </w:rPr>
        <w:t>Silurus</w:t>
      </w:r>
      <w:proofErr w:type="spellEnd"/>
      <w:r w:rsidRPr="008D35D5">
        <w:rPr>
          <w:rFonts w:ascii="Times New Roman" w:cs="Times New Roman"/>
          <w:lang w:val="en-GB"/>
        </w:rPr>
        <w:t xml:space="preserve"> </w:t>
      </w:r>
      <w:proofErr w:type="spellStart"/>
      <w:r w:rsidRPr="008D35D5">
        <w:rPr>
          <w:rFonts w:ascii="Times New Roman" w:cs="Times New Roman"/>
          <w:lang w:val="en-GB"/>
        </w:rPr>
        <w:t>meridionalis</w:t>
      </w:r>
      <w:proofErr w:type="spellEnd"/>
      <w:r w:rsidRPr="008D35D5">
        <w:rPr>
          <w:rFonts w:ascii="Times New Roman" w:cs="Times New Roman"/>
          <w:lang w:val="en-GB"/>
        </w:rPr>
        <w:t xml:space="preserve"> Chen). I. Resting Metabolic Rate as a Function of Body Weight and Temperature. </w:t>
      </w:r>
      <w:r w:rsidRPr="008D35D5">
        <w:rPr>
          <w:rFonts w:ascii="Times New Roman" w:cs="Times New Roman"/>
          <w:i/>
          <w:iCs/>
          <w:lang w:val="en-GB"/>
        </w:rPr>
        <w:t>Physiological Zoology</w:t>
      </w:r>
      <w:r w:rsidRPr="008D35D5">
        <w:rPr>
          <w:rFonts w:ascii="Times New Roman" w:cs="Times New Roman"/>
          <w:lang w:val="en-GB"/>
        </w:rPr>
        <w:t>, 63, 1181–1195.</w:t>
      </w:r>
    </w:p>
    <w:p w14:paraId="27D9FD1C" w14:textId="77777777" w:rsidR="008D35D5" w:rsidRPr="008D35D5" w:rsidRDefault="008D35D5" w:rsidP="008D35D5">
      <w:pPr>
        <w:pStyle w:val="Bibliography"/>
        <w:rPr>
          <w:rFonts w:ascii="Times New Roman" w:cs="Times New Roman"/>
          <w:lang w:val="en-GB"/>
        </w:rPr>
      </w:pPr>
      <w:proofErr w:type="spellStart"/>
      <w:r w:rsidRPr="008D35D5">
        <w:rPr>
          <w:rFonts w:ascii="Times New Roman" w:cs="Times New Roman"/>
          <w:lang w:val="en-GB"/>
        </w:rPr>
        <w:t>Youngflesh</w:t>
      </w:r>
      <w:proofErr w:type="spellEnd"/>
      <w:r w:rsidRPr="008D35D5">
        <w:rPr>
          <w:rFonts w:ascii="Times New Roman" w:cs="Times New Roman"/>
          <w:lang w:val="en-GB"/>
        </w:rPr>
        <w:t xml:space="preserve">, C. (2018). </w:t>
      </w:r>
      <w:proofErr w:type="spellStart"/>
      <w:r w:rsidRPr="008D35D5">
        <w:rPr>
          <w:rFonts w:ascii="Times New Roman" w:cs="Times New Roman"/>
          <w:lang w:val="en-GB"/>
        </w:rPr>
        <w:t>MCMCvis</w:t>
      </w:r>
      <w:proofErr w:type="spellEnd"/>
      <w:r w:rsidRPr="008D35D5">
        <w:rPr>
          <w:rFonts w:ascii="Times New Roman" w:cs="Times New Roman"/>
          <w:lang w:val="en-GB"/>
        </w:rPr>
        <w:t xml:space="preserve">: Tools to Visualize, Manipulate, and Summarize MCMC Output. </w:t>
      </w:r>
      <w:r w:rsidRPr="008D35D5">
        <w:rPr>
          <w:rFonts w:ascii="Times New Roman" w:cs="Times New Roman"/>
          <w:i/>
          <w:iCs/>
          <w:lang w:val="en-GB"/>
        </w:rPr>
        <w:t>Journal of Open Source Software</w:t>
      </w:r>
      <w:r w:rsidRPr="008D35D5">
        <w:rPr>
          <w:rFonts w:ascii="Times New Roman" w:cs="Times New Roman"/>
          <w:lang w:val="en-GB"/>
        </w:rPr>
        <w:t>, 3, 640.</w:t>
      </w:r>
    </w:p>
    <w:p w14:paraId="4C5C30BA" w14:textId="3A4900E1"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CA5CFC" w:rsidRPr="00972C7F" w:rsidRDefault="00CA5CFC"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CA5CFC" w:rsidRPr="00972C7F" w:rsidRDefault="00CA5CFC"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CA5CFC" w:rsidRPr="00972C7F" w:rsidRDefault="00CA5CFC">
      <w:pPr>
        <w:pStyle w:val="CommentText"/>
        <w:rPr>
          <w:lang w:val="en-GB"/>
        </w:rPr>
      </w:pPr>
    </w:p>
  </w:comment>
  <w:comment w:id="1" w:author="Max Lindmark" w:date="2020-01-22T13:17:00Z" w:initials="ML">
    <w:p w14:paraId="4F0CEFE9" w14:textId="77777777" w:rsidR="00CA5CFC" w:rsidRPr="00972C7F" w:rsidRDefault="00CA5CFC">
      <w:pPr>
        <w:pStyle w:val="CommentText"/>
        <w:rPr>
          <w:rStyle w:val="CommentReference"/>
          <w:lang w:val="en-GB"/>
        </w:rPr>
      </w:pPr>
      <w:r>
        <w:rPr>
          <w:rStyle w:val="CommentReference"/>
        </w:rPr>
        <w:annotationRef/>
      </w:r>
      <w:r w:rsidRPr="00972C7F">
        <w:rPr>
          <w:rStyle w:val="CommentReference"/>
          <w:lang w:val="en-GB"/>
        </w:rPr>
        <w:t>I agree that it would (but I’d prefer after the thesis then, because this title already circulates in some documents).</w:t>
      </w:r>
    </w:p>
    <w:p w14:paraId="7FFE6F4B" w14:textId="77777777" w:rsidR="00CA5CFC" w:rsidRPr="00972C7F" w:rsidRDefault="00CA5CFC">
      <w:pPr>
        <w:pStyle w:val="CommentText"/>
        <w:rPr>
          <w:rStyle w:val="CommentReference"/>
          <w:lang w:val="en-GB"/>
        </w:rPr>
      </w:pPr>
    </w:p>
    <w:p w14:paraId="2EB02CDA" w14:textId="77777777" w:rsidR="00CA5CFC" w:rsidRPr="00457D7E" w:rsidRDefault="00CA5CFC">
      <w:pPr>
        <w:pStyle w:val="CommentText"/>
        <w:rPr>
          <w:rStyle w:val="CommentReference"/>
          <w:lang w:val="en-GB"/>
        </w:rPr>
      </w:pPr>
      <w:r w:rsidRPr="00972C7F">
        <w:rPr>
          <w:rStyle w:val="CommentReference"/>
          <w:lang w:val="en-GB"/>
        </w:rPr>
        <w:t>The problem is then we’d have to choose one result from many! (maybe too many…)</w:t>
      </w:r>
      <w:r w:rsidRPr="00457D7E">
        <w:rPr>
          <w:rStyle w:val="CommentReference"/>
          <w:lang w:val="en-GB"/>
        </w:rPr>
        <w:t>.</w:t>
      </w:r>
    </w:p>
    <w:p w14:paraId="48D94B4E" w14:textId="77777777" w:rsidR="00CA5CFC" w:rsidRPr="00457D7E" w:rsidRDefault="00CA5CFC">
      <w:pPr>
        <w:pStyle w:val="CommentText"/>
        <w:rPr>
          <w:rStyle w:val="CommentReference"/>
          <w:lang w:val="en-GB"/>
        </w:rPr>
      </w:pPr>
    </w:p>
    <w:p w14:paraId="13B9FBCF" w14:textId="286CE2E6" w:rsidR="00CA5CFC" w:rsidRPr="00457D7E" w:rsidRDefault="00CA5CFC">
      <w:pPr>
        <w:pStyle w:val="CommentText"/>
        <w:rPr>
          <w:lang w:val="en-GB"/>
        </w:rPr>
      </w:pPr>
      <w:r w:rsidRPr="00457D7E">
        <w:rPr>
          <w:rStyle w:val="CommentReference"/>
          <w:lang w:val="en-GB"/>
        </w:rPr>
        <w:t xml:space="preserve">Let’s think about that after the thesis </w:t>
      </w:r>
      <w:r w:rsidRPr="00A41592">
        <w:rPr>
          <w:rStyle w:val="CommentReference"/>
        </w:rPr>
        <w:sym w:font="Wingdings" w:char="F04A"/>
      </w:r>
    </w:p>
  </w:comment>
  <w:comment w:id="2" w:author="Anna Gårdmark" w:date="2020-02-03T15:23:00Z" w:initials="AG">
    <w:p w14:paraId="31629226" w14:textId="42B25F73" w:rsidR="00CA5CFC" w:rsidRPr="002D70E2" w:rsidRDefault="00CA5CFC">
      <w:pPr>
        <w:pStyle w:val="CommentText"/>
        <w:rPr>
          <w:lang w:val="en-GB"/>
        </w:rPr>
      </w:pPr>
      <w:r>
        <w:rPr>
          <w:rStyle w:val="CommentReference"/>
        </w:rPr>
        <w:annotationRef/>
      </w:r>
      <w:r w:rsidRPr="002D70E2">
        <w:rPr>
          <w:lang w:val="en-GB"/>
        </w:rPr>
        <w:t xml:space="preserve">for the thesis I think the title was set when you applied for the defense, but </w:t>
      </w:r>
      <w:r>
        <w:rPr>
          <w:lang w:val="en-GB"/>
        </w:rPr>
        <w:t>doable afterwards</w:t>
      </w:r>
    </w:p>
  </w:comment>
  <w:comment w:id="3" w:author="Anna Gårdmark" w:date="2020-02-03T16:01:00Z" w:initials="AG">
    <w:p w14:paraId="5D824DFE" w14:textId="7352E861" w:rsidR="00CA5CFC" w:rsidRPr="000772A5" w:rsidRDefault="00CA5CFC">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 xml:space="preserve">accounting for that rates – which are known to scale allometrically – also depend on temperatures by applying the </w:t>
      </w:r>
      <w:proofErr w:type="spellStart"/>
      <w:r>
        <w:rPr>
          <w:lang w:val="en-GB"/>
        </w:rPr>
        <w:t>temperaturepart</w:t>
      </w:r>
      <w:proofErr w:type="spellEnd"/>
      <w:r>
        <w:rPr>
          <w:lang w:val="en-GB"/>
        </w:rPr>
        <w:t xml:space="preserve"> of the AFS)]</w:t>
      </w:r>
    </w:p>
  </w:comment>
  <w:comment w:id="4" w:author="Max Lindmark" w:date="2020-02-06T09:23:00Z" w:initials="ML">
    <w:p w14:paraId="77A4263A" w14:textId="77777777" w:rsidR="00CA5CFC" w:rsidRPr="00457D7E" w:rsidRDefault="00CA5CFC">
      <w:pPr>
        <w:pStyle w:val="CommentText"/>
        <w:rPr>
          <w:lang w:val="en-GB"/>
        </w:rPr>
      </w:pPr>
      <w:r>
        <w:rPr>
          <w:rStyle w:val="CommentReference"/>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CA5CFC" w:rsidRPr="00457D7E" w:rsidRDefault="00CA5CFC">
      <w:pPr>
        <w:pStyle w:val="CommentText"/>
        <w:rPr>
          <w:lang w:val="en-GB"/>
        </w:rPr>
      </w:pPr>
    </w:p>
    <w:p w14:paraId="7510E99E" w14:textId="741F21DF" w:rsidR="00CA5CFC" w:rsidRPr="00457D7E" w:rsidRDefault="00CA5CFC">
      <w:pPr>
        <w:pStyle w:val="CommentText"/>
        <w:rPr>
          <w:lang w:val="en-GB"/>
        </w:rPr>
      </w:pPr>
      <w:r w:rsidRPr="00457D7E">
        <w:rPr>
          <w:lang w:val="en-GB"/>
        </w:rPr>
        <w:t>So the criticism here that Downs et al 2008 bring up is that this is not optimal if the correction is “wrong”, and using multiple regression (not multivariate, thank you Jan) overcomes that issue!</w:t>
      </w:r>
    </w:p>
  </w:comment>
  <w:comment w:id="10" w:author="Jan Ohlberger" w:date="2020-02-06T12:22:00Z" w:initials="Ca">
    <w:p w14:paraId="476EF5DD" w14:textId="77777777" w:rsidR="00CA5CFC" w:rsidRDefault="00CA5CFC">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proofErr w:type="spellStart"/>
      <w:r w:rsidRPr="002D70E2">
        <w:rPr>
          <w:lang w:val="en-GB"/>
        </w:rPr>
        <w:t>Björnsson</w:t>
      </w:r>
      <w:proofErr w:type="spellEnd"/>
      <w:r>
        <w:rPr>
          <w:lang w:val="en-GB"/>
        </w:rPr>
        <w:t xml:space="preserve"> et al.</w:t>
      </w:r>
    </w:p>
    <w:p w14:paraId="1C0C75D9" w14:textId="77777777" w:rsidR="00CA5CFC" w:rsidRDefault="00CA5CFC">
      <w:pPr>
        <w:pStyle w:val="CommentText"/>
        <w:rPr>
          <w:lang w:val="en-GB"/>
        </w:rPr>
      </w:pPr>
    </w:p>
    <w:p w14:paraId="4FF20B94" w14:textId="77777777" w:rsidR="00CA5CFC" w:rsidRDefault="00CA5CFC">
      <w:pPr>
        <w:pStyle w:val="CommentText"/>
        <w:rPr>
          <w:lang w:val="en-GB"/>
        </w:rPr>
      </w:pPr>
      <w:r>
        <w:rPr>
          <w:lang w:val="en-GB"/>
        </w:rPr>
        <w:t>However, I think ‘article’ is not better than ‘study’</w:t>
      </w:r>
    </w:p>
    <w:p w14:paraId="55818072" w14:textId="77777777" w:rsidR="00CA5CFC" w:rsidRDefault="00CA5CFC">
      <w:pPr>
        <w:pStyle w:val="CommentText"/>
        <w:rPr>
          <w:lang w:val="en-GB"/>
        </w:rPr>
      </w:pPr>
    </w:p>
    <w:p w14:paraId="0A143688" w14:textId="1DAA5ECD" w:rsidR="00CA5CFC" w:rsidRPr="00457D7E" w:rsidRDefault="00CA5CFC">
      <w:pPr>
        <w:pStyle w:val="CommentText"/>
        <w:rPr>
          <w:lang w:val="en-GB"/>
        </w:rPr>
      </w:pPr>
      <w:r>
        <w:rPr>
          <w:lang w:val="en-GB"/>
        </w:rPr>
        <w:t xml:space="preserve">We could simply make that point about the different ‘trials’ in their experiments in the appendix somewhere.  </w:t>
      </w:r>
    </w:p>
  </w:comment>
  <w:comment w:id="6" w:author="Max Lindmark" w:date="2020-01-08T08:51:00Z" w:initials="ML">
    <w:p w14:paraId="36B91E73" w14:textId="77777777" w:rsidR="00CA5CFC" w:rsidRPr="002D70E2" w:rsidRDefault="00CA5CFC">
      <w:pPr>
        <w:pStyle w:val="CommentText"/>
        <w:rPr>
          <w:lang w:val="en-GB"/>
        </w:rPr>
      </w:pPr>
      <w:r w:rsidRPr="00AD0A46">
        <w:rPr>
          <w:rStyle w:val="CommentReference"/>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CA5CFC" w:rsidRPr="002D70E2" w:rsidRDefault="00CA5CFC">
      <w:pPr>
        <w:pStyle w:val="CommentText"/>
        <w:rPr>
          <w:lang w:val="en-GB"/>
        </w:rPr>
      </w:pPr>
    </w:p>
    <w:p w14:paraId="59FD3B5A" w14:textId="719080D0" w:rsidR="00CA5CFC" w:rsidRPr="00457D7E" w:rsidRDefault="00CA5CFC">
      <w:pPr>
        <w:pStyle w:val="CommentText"/>
        <w:rPr>
          <w:lang w:val="en-GB"/>
        </w:rPr>
      </w:pPr>
      <w:r w:rsidRPr="00457D7E">
        <w:rPr>
          <w:lang w:val="en-GB"/>
        </w:rPr>
        <w:t xml:space="preserve">..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w:t>
      </w:r>
      <w:proofErr w:type="spellStart"/>
      <w:r w:rsidRPr="00457D7E">
        <w:rPr>
          <w:lang w:val="en-GB"/>
        </w:rPr>
        <w:t>analyzed</w:t>
      </w:r>
      <w:proofErr w:type="spellEnd"/>
      <w:r w:rsidRPr="00457D7E">
        <w:rPr>
          <w:lang w:val="en-GB"/>
        </w:rPr>
        <w:t xml:space="preserve"> all together they must have thought the data were comparable? I think this is the only known case in the data were it explicitly says data from different experiments were combined.</w:t>
      </w:r>
    </w:p>
  </w:comment>
  <w:comment w:id="7" w:author="Anna Gårdmark" w:date="2020-02-03T17:38:00Z" w:initials="AG">
    <w:p w14:paraId="168D59B9" w14:textId="14ADA0BC" w:rsidR="00CA5CFC" w:rsidRPr="00296320" w:rsidRDefault="00CA5CFC">
      <w:pPr>
        <w:pStyle w:val="CommentText"/>
        <w:rPr>
          <w:lang w:val="en-GB"/>
        </w:rPr>
      </w:pPr>
      <w:r>
        <w:rPr>
          <w:rStyle w:val="CommentReference"/>
        </w:rPr>
        <w:annotationRef/>
      </w:r>
      <w:r w:rsidRPr="00296320">
        <w:rPr>
          <w:lang w:val="en-GB"/>
        </w:rPr>
        <w:t xml:space="preserve">for consistency I guess. Also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it I guess.</w:t>
      </w:r>
    </w:p>
  </w:comment>
  <w:comment w:id="8" w:author="Max Lindmark" w:date="2020-02-06T09:31:00Z" w:initials="ML">
    <w:p w14:paraId="474051D2" w14:textId="6DDCCA1E" w:rsidR="00CA5CFC" w:rsidRPr="00457D7E" w:rsidRDefault="00CA5CFC">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9" w:author="Max Lindmark" w:date="2020-02-06T09:31:00Z" w:initials="ML">
    <w:p w14:paraId="7701872C" w14:textId="01180D97" w:rsidR="00CA5CFC" w:rsidRPr="00457D7E" w:rsidRDefault="00CA5CFC">
      <w:pPr>
        <w:pStyle w:val="CommentText"/>
        <w:rPr>
          <w:lang w:val="en-GB"/>
        </w:rPr>
      </w:pPr>
      <w:r>
        <w:rPr>
          <w:rStyle w:val="CommentReference"/>
        </w:rPr>
        <w:annotationRef/>
      </w:r>
      <w:r w:rsidRPr="00457D7E">
        <w:rPr>
          <w:lang w:val="en-GB"/>
        </w:rPr>
        <w:t xml:space="preserve">Yes, still one data set per species! The specific issue is the </w:t>
      </w:r>
      <w:proofErr w:type="spellStart"/>
      <w:r w:rsidRPr="00457D7E">
        <w:rPr>
          <w:lang w:val="en-GB"/>
        </w:rPr>
        <w:t>Björnsson</w:t>
      </w:r>
      <w:proofErr w:type="spellEnd"/>
      <w:r w:rsidRPr="00457D7E">
        <w:rPr>
          <w:lang w:val="en-GB"/>
        </w:rPr>
        <w:t xml:space="preserve"> example. It’s experimental data in a single paper by the same research group etc </w:t>
      </w:r>
      <w:proofErr w:type="spellStart"/>
      <w:r w:rsidRPr="00457D7E">
        <w:rPr>
          <w:lang w:val="en-GB"/>
        </w:rPr>
        <w:t>etc</w:t>
      </w:r>
      <w:proofErr w:type="spellEnd"/>
      <w:r w:rsidRPr="00457D7E">
        <w:rPr>
          <w:lang w:val="en-GB"/>
        </w:rPr>
        <w:t xml:space="preserve">. But the experiments where conducted over the course of some years and partially published before this paper. </w:t>
      </w:r>
    </w:p>
    <w:p w14:paraId="6C09B323" w14:textId="77777777" w:rsidR="00CA5CFC" w:rsidRPr="00457D7E" w:rsidRDefault="00CA5CFC">
      <w:pPr>
        <w:pStyle w:val="CommentText"/>
        <w:rPr>
          <w:lang w:val="en-GB"/>
        </w:rPr>
      </w:pPr>
    </w:p>
    <w:p w14:paraId="2B7B6DCB" w14:textId="12C67162" w:rsidR="00CA5CFC" w:rsidRPr="00457D7E" w:rsidRDefault="00CA5CFC">
      <w:pPr>
        <w:pStyle w:val="CommentText"/>
        <w:rPr>
          <w:lang w:val="en-GB"/>
        </w:rPr>
      </w:pPr>
      <w:r w:rsidRPr="00457D7E">
        <w:rPr>
          <w:lang w:val="en-GB"/>
        </w:rPr>
        <w:t xml:space="preserve">The </w:t>
      </w:r>
      <w:proofErr w:type="spellStart"/>
      <w:r w:rsidRPr="00457D7E">
        <w:rPr>
          <w:lang w:val="en-GB"/>
        </w:rPr>
        <w:t>critera</w:t>
      </w:r>
      <w:proofErr w:type="spellEnd"/>
      <w:r w:rsidRPr="00457D7E">
        <w:rPr>
          <w:lang w:val="en-GB"/>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CA5CFC" w:rsidRPr="00457D7E" w:rsidRDefault="00CA5CFC">
      <w:pPr>
        <w:pStyle w:val="CommentText"/>
        <w:rPr>
          <w:lang w:val="en-GB"/>
        </w:rPr>
      </w:pPr>
    </w:p>
    <w:p w14:paraId="2AE7B15C" w14:textId="77777777" w:rsidR="00CA5CFC" w:rsidRPr="00457D7E" w:rsidRDefault="00CA5CFC">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CA5CFC" w:rsidRPr="00457D7E" w:rsidRDefault="00CA5CFC">
      <w:pPr>
        <w:pStyle w:val="CommentText"/>
        <w:rPr>
          <w:lang w:val="en-GB"/>
        </w:rPr>
      </w:pPr>
    </w:p>
    <w:p w14:paraId="4A42D736" w14:textId="39477FC0" w:rsidR="00CA5CFC" w:rsidRPr="00457D7E" w:rsidRDefault="00CA5CFC">
      <w:pPr>
        <w:pStyle w:val="CommentText"/>
        <w:rPr>
          <w:lang w:val="en-GB"/>
        </w:rPr>
      </w:pPr>
      <w:r w:rsidRPr="00457D7E">
        <w:rPr>
          <w:lang w:val="en-GB"/>
        </w:rPr>
        <w:t>I changed “study” to “article” for now, but also partly because I’d rather not rerun any models now…</w:t>
      </w:r>
    </w:p>
  </w:comment>
  <w:comment w:id="5" w:author="Max Lindmark" w:date="2020-04-02T13:33:00Z" w:initials="ML">
    <w:p w14:paraId="1272E59D" w14:textId="1D1F86A2" w:rsidR="00CA5CFC" w:rsidRPr="00604735" w:rsidRDefault="00CA5CFC">
      <w:pPr>
        <w:pStyle w:val="CommentText"/>
        <w:rPr>
          <w:lang w:val="en-US"/>
        </w:rPr>
      </w:pPr>
      <w:r>
        <w:rPr>
          <w:rStyle w:val="CommentReference"/>
        </w:rPr>
        <w:annotationRef/>
      </w:r>
      <w:r w:rsidRPr="00604735">
        <w:rPr>
          <w:lang w:val="en-US"/>
        </w:rPr>
        <w:t xml:space="preserve">Need to say </w:t>
      </w:r>
      <w:proofErr w:type="spellStart"/>
      <w:r w:rsidRPr="00604735">
        <w:rPr>
          <w:lang w:val="en-US"/>
        </w:rPr>
        <w:t>minimun</w:t>
      </w:r>
      <w:proofErr w:type="spellEnd"/>
      <w:r w:rsidRPr="00604735">
        <w:rPr>
          <w:lang w:val="en-US"/>
        </w:rPr>
        <w:t xml:space="preserve"> number of sizes per temperatu</w:t>
      </w:r>
      <w:r>
        <w:rPr>
          <w:lang w:val="en-US"/>
        </w:rPr>
        <w:t>re…or just min # sizes</w:t>
      </w:r>
    </w:p>
  </w:comment>
  <w:comment w:id="11" w:author="Max Lindmark" w:date="2020-02-06T09:39:00Z" w:initials="ML">
    <w:p w14:paraId="3C3B4C62" w14:textId="015442C8" w:rsidR="00CA5CFC" w:rsidRPr="00457D7E" w:rsidRDefault="00CA5CFC">
      <w:pPr>
        <w:pStyle w:val="CommentText"/>
        <w:rPr>
          <w:lang w:val="en-GB"/>
        </w:rPr>
      </w:pPr>
      <w:r>
        <w:rPr>
          <w:rStyle w:val="CommentReference"/>
        </w:rPr>
        <w:annotationRef/>
      </w:r>
      <w:r w:rsidRPr="00457D7E">
        <w:rPr>
          <w:lang w:val="en-GB"/>
        </w:rPr>
        <w:t>I opted for the non-hyphened version of writing this…</w:t>
      </w:r>
    </w:p>
  </w:comment>
  <w:comment w:id="12" w:author="Jan Ohlberger" w:date="2020-01-21T10:50:00Z" w:initials="Ca">
    <w:p w14:paraId="42F3CCE8" w14:textId="77777777" w:rsidR="00CA5CFC" w:rsidRPr="002D70E2" w:rsidRDefault="00CA5CFC" w:rsidP="000D3D07">
      <w:pPr>
        <w:pStyle w:val="CommentText"/>
        <w:rPr>
          <w:lang w:val="en-GB"/>
        </w:rPr>
      </w:pPr>
      <w:r>
        <w:rPr>
          <w:rStyle w:val="CommentReference"/>
        </w:rPr>
        <w:annotationRef/>
      </w:r>
      <w:r w:rsidRPr="002D70E2">
        <w:rPr>
          <w:lang w:val="en-GB"/>
        </w:rPr>
        <w:t>Would be nice to have one recent date…)</w:t>
      </w:r>
    </w:p>
  </w:comment>
  <w:comment w:id="13" w:author="Max Lindmark" w:date="2020-01-28T10:55:00Z" w:initials="ML">
    <w:p w14:paraId="1E08BA1F" w14:textId="77777777" w:rsidR="00CA5CFC" w:rsidRPr="00457D7E" w:rsidRDefault="00CA5CFC" w:rsidP="000D3D07">
      <w:pPr>
        <w:pStyle w:val="CommentText"/>
        <w:rPr>
          <w:lang w:val="en-GB"/>
        </w:rPr>
      </w:pPr>
      <w:r>
        <w:rPr>
          <w:rStyle w:val="CommentReference"/>
        </w:rPr>
        <w:annotationRef/>
      </w:r>
      <w:r w:rsidRPr="00457D7E">
        <w:rPr>
          <w:lang w:val="en-GB"/>
        </w:rPr>
        <w:t>You mean a single 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14" w:author="Max Lindmark" w:date="2020-02-06T09:41:00Z" w:initials="ML">
    <w:p w14:paraId="410881C0" w14:textId="6C73C0D7" w:rsidR="00CA5CFC" w:rsidRPr="00457D7E" w:rsidRDefault="00CA5CFC">
      <w:pPr>
        <w:pStyle w:val="CommentText"/>
        <w:rPr>
          <w:b/>
          <w:bCs/>
          <w:lang w:val="en-GB"/>
        </w:rPr>
      </w:pPr>
      <w:r w:rsidRPr="006F043D">
        <w:rPr>
          <w:rStyle w:val="CommentReference"/>
          <w:b/>
          <w:bCs/>
        </w:rPr>
        <w:annotationRef/>
      </w:r>
      <w:r w:rsidRPr="00457D7E">
        <w:rPr>
          <w:b/>
          <w:bCs/>
          <w:lang w:val="en-GB"/>
        </w:rPr>
        <w:t xml:space="preserve">Jan: </w:t>
      </w:r>
      <w:r w:rsidRPr="006F043D">
        <w:rPr>
          <w:rStyle w:val="CommentReference"/>
          <w:b/>
          <w:bCs/>
        </w:rPr>
        <w:annotationRef/>
      </w:r>
      <w:r w:rsidRPr="00457D7E">
        <w:rPr>
          <w:b/>
          <w:bCs/>
          <w:lang w:val="en-GB"/>
        </w:rPr>
        <w:t>Yes, that’s what I meant.</w:t>
      </w:r>
    </w:p>
  </w:comment>
  <w:comment w:id="15" w:author="Max Lindmark" w:date="2020-02-06T09:42:00Z" w:initials="ML">
    <w:p w14:paraId="77A842BC" w14:textId="5C66CD10" w:rsidR="00CA5CFC" w:rsidRPr="00457D7E" w:rsidRDefault="00CA5CFC">
      <w:pPr>
        <w:pStyle w:val="CommentText"/>
        <w:rPr>
          <w:lang w:val="en-GB"/>
        </w:rPr>
      </w:pPr>
      <w:r>
        <w:rPr>
          <w:rStyle w:val="CommentReference"/>
        </w:rPr>
        <w:annotationRef/>
      </w:r>
      <w:r w:rsidRPr="00457D7E">
        <w:rPr>
          <w:lang w:val="en-GB"/>
        </w:rPr>
        <w:t>Appendix!</w:t>
      </w:r>
    </w:p>
  </w:comment>
  <w:comment w:id="16" w:author="Max Lindmark" w:date="2020-02-06T10:15:00Z" w:initials="ML">
    <w:p w14:paraId="0CCA28B0" w14:textId="3C4CF45C" w:rsidR="00CA5CFC" w:rsidRPr="00457D7E" w:rsidRDefault="00CA5CFC">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17" w:author="Max Lindmark" w:date="2020-01-14T13:33:00Z" w:initials="ML">
    <w:p w14:paraId="214DBB0F" w14:textId="1F09464A" w:rsidR="00CA5CFC" w:rsidRPr="002D70E2" w:rsidRDefault="00CA5CFC">
      <w:pPr>
        <w:pStyle w:val="CommentText"/>
        <w:rPr>
          <w:lang w:val="en-GB"/>
        </w:rPr>
      </w:pPr>
      <w:r>
        <w:rPr>
          <w:rStyle w:val="CommentReference"/>
        </w:rPr>
        <w:annotationRef/>
      </w:r>
      <w:r w:rsidRPr="002D70E2">
        <w:rPr>
          <w:lang w:val="en-GB"/>
        </w:rPr>
        <w:t>This was necessary to fit the models even by species, I don’t actually know why but maybe has something to do with trimming the y-axis to a smaller scale?</w:t>
      </w:r>
    </w:p>
  </w:comment>
  <w:comment w:id="18" w:author="Anna Gårdmark" w:date="2020-01-21T09:20:00Z" w:initials="AG">
    <w:p w14:paraId="44519E1D" w14:textId="7E697D89" w:rsidR="00CA5CFC" w:rsidRPr="001C2C66" w:rsidRDefault="00CA5CFC">
      <w:pPr>
        <w:pStyle w:val="CommentText"/>
        <w:rPr>
          <w:lang w:val="en-GB"/>
        </w:rPr>
      </w:pPr>
      <w:r>
        <w:rPr>
          <w:rStyle w:val="CommentReference"/>
        </w:rPr>
        <w:annotationRef/>
      </w:r>
      <w:r w:rsidRPr="001C2C66">
        <w:rPr>
          <w:lang w:val="en-GB"/>
        </w:rPr>
        <w:t>or because your predictor mass was mean-centred?</w:t>
      </w:r>
    </w:p>
  </w:comment>
  <w:comment w:id="19" w:author="Max Lindmark" w:date="2020-01-28T14:03:00Z" w:initials="ML">
    <w:p w14:paraId="239AC5FB" w14:textId="6C5D7F80" w:rsidR="00CA5CFC" w:rsidRPr="00457D7E" w:rsidRDefault="00CA5CFC">
      <w:pPr>
        <w:pStyle w:val="CommentText"/>
        <w:rPr>
          <w:lang w:val="en-GB"/>
        </w:rPr>
      </w:pPr>
      <w:r>
        <w:rPr>
          <w:rStyle w:val="CommentReference"/>
        </w:rPr>
        <w:annotationRef/>
      </w:r>
      <w:r w:rsidRPr="00457D7E">
        <w:rPr>
          <w:lang w:val="en-GB"/>
        </w:rPr>
        <w:t xml:space="preserve">No, I mean that when I fit the model with the raw consumption data as the dependent the fits look quite poor. When I divide the consumption (not the predictor variables, which are mean </w:t>
      </w:r>
      <w:proofErr w:type="spellStart"/>
      <w:r w:rsidRPr="00457D7E">
        <w:rPr>
          <w:lang w:val="en-GB"/>
        </w:rPr>
        <w:t>centered</w:t>
      </w:r>
      <w:proofErr w:type="spellEnd"/>
      <w:r w:rsidRPr="00457D7E">
        <w:rPr>
          <w:lang w:val="en-GB"/>
        </w:rPr>
        <w:t xml:space="preserve"> in </w:t>
      </w:r>
      <w:r w:rsidRPr="00457D7E">
        <w:rPr>
          <w:u w:val="single"/>
          <w:lang w:val="en-GB"/>
        </w:rPr>
        <w:t>both</w:t>
      </w:r>
      <w:r w:rsidRPr="00457D7E">
        <w:rPr>
          <w:lang w:val="en-GB"/>
        </w:rPr>
        <w:t xml:space="preserve"> cases) by the mean it model fits look ok.</w:t>
      </w:r>
    </w:p>
    <w:p w14:paraId="2C7E65CD" w14:textId="77777777" w:rsidR="00CA5CFC" w:rsidRPr="00457D7E" w:rsidRDefault="00CA5CFC">
      <w:pPr>
        <w:pStyle w:val="CommentText"/>
        <w:rPr>
          <w:lang w:val="en-GB"/>
        </w:rPr>
      </w:pPr>
    </w:p>
    <w:p w14:paraId="22F75534" w14:textId="18AA65CB" w:rsidR="00CA5CFC" w:rsidRPr="00457D7E" w:rsidRDefault="00CA5CFC">
      <w:pPr>
        <w:pStyle w:val="CommentText"/>
        <w:rPr>
          <w:lang w:val="en-GB"/>
        </w:rPr>
      </w:pPr>
      <w:r w:rsidRPr="00457D7E">
        <w:rPr>
          <w:lang w:val="en-GB"/>
        </w:rPr>
        <w:t xml:space="preserve">So, the only thing that differs is the scale of the y-axis, which I didn’t think would have such a large effect since we anyway fit it within species. </w:t>
      </w:r>
    </w:p>
  </w:comment>
  <w:comment w:id="20" w:author="Max Lindmark" w:date="2020-02-01T10:20:00Z" w:initials="ML">
    <w:p w14:paraId="5C0FE86C" w14:textId="71F9BB17" w:rsidR="00CA5CFC" w:rsidRPr="00457D7E" w:rsidRDefault="00CA5CFC">
      <w:pPr>
        <w:pStyle w:val="CommentText"/>
        <w:rPr>
          <w:lang w:val="en-GB"/>
        </w:rPr>
      </w:pPr>
      <w:r>
        <w:rPr>
          <w:rStyle w:val="CommentReference"/>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25" w:author="Max Lindmark" w:date="2020-04-23T13:14:00Z" w:initials="ML">
    <w:p w14:paraId="00F25D99" w14:textId="42876C7C" w:rsidR="00EA5CFC" w:rsidRPr="00EA5CFC" w:rsidRDefault="00EA5CFC">
      <w:pPr>
        <w:pStyle w:val="CommentText"/>
        <w:rPr>
          <w:lang w:val="en-US"/>
        </w:rPr>
      </w:pPr>
      <w:r>
        <w:rPr>
          <w:rStyle w:val="CommentReference"/>
        </w:rPr>
        <w:annotationRef/>
      </w:r>
      <w:r w:rsidRPr="00EA5CFC">
        <w:rPr>
          <w:lang w:val="en-US"/>
        </w:rPr>
        <w:t xml:space="preserve">These data are similar, so I will plot them </w:t>
      </w:r>
      <w:r>
        <w:rPr>
          <w:lang w:val="en-US"/>
        </w:rPr>
        <w:t>together!</w:t>
      </w:r>
    </w:p>
  </w:comment>
  <w:comment w:id="26" w:author="Max Lindmark" w:date="2020-04-23T17:11:00Z" w:initials="ML">
    <w:p w14:paraId="262E4B93" w14:textId="77777777" w:rsidR="006B00B7" w:rsidRDefault="006B00B7" w:rsidP="006B00B7">
      <w:pPr>
        <w:pStyle w:val="CommentText"/>
        <w:rPr>
          <w:lang w:val="en-US"/>
        </w:rPr>
      </w:pPr>
      <w:r>
        <w:rPr>
          <w:rStyle w:val="CommentReference"/>
        </w:rPr>
        <w:annotationRef/>
      </w: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code I put 0.5 wrongly as the precision. So, I actually used a less informative prior (</w:t>
      </w:r>
      <w:proofErr w:type="spellStart"/>
      <w:r>
        <w:rPr>
          <w:lang w:val="en-US"/>
        </w:rPr>
        <w:t>sd</w:t>
      </w:r>
      <w:proofErr w:type="spellEnd"/>
      <w:r>
        <w:rPr>
          <w:lang w:val="en-US"/>
        </w:rPr>
        <w:t xml:space="preserve"> = 1.414). </w:t>
      </w:r>
    </w:p>
    <w:p w14:paraId="59160AD0" w14:textId="77777777" w:rsidR="006B00B7" w:rsidRDefault="006B00B7" w:rsidP="006B00B7">
      <w:pPr>
        <w:pStyle w:val="CommentText"/>
        <w:rPr>
          <w:lang w:val="en-US"/>
        </w:rPr>
      </w:pPr>
    </w:p>
    <w:p w14:paraId="3DA9A12F" w14:textId="77777777" w:rsidR="006B00B7" w:rsidRDefault="006B00B7" w:rsidP="006B00B7">
      <w:pPr>
        <w:pStyle w:val="CommentText"/>
        <w:rPr>
          <w:lang w:val="en-US"/>
        </w:rPr>
      </w:pPr>
      <w:r>
        <w:rPr>
          <w:lang w:val="en-US"/>
        </w:rPr>
        <w:t xml:space="preserve">When I use a </w:t>
      </w:r>
      <w:proofErr w:type="spellStart"/>
      <w:r>
        <w:rPr>
          <w:lang w:val="en-US"/>
        </w:rPr>
        <w:t>sd</w:t>
      </w:r>
      <w:proofErr w:type="spellEnd"/>
      <w:r>
        <w:rPr>
          <w:lang w:val="en-US"/>
        </w:rPr>
        <w:t xml:space="preserve"> of 0.5 (precision = 4), I see that the mean of all species intercepts (mu_b0) is pulled to the prior, although the all the other parameters’ priors are essentially flat around the posterior and they look fine with that precision. </w:t>
      </w:r>
    </w:p>
    <w:p w14:paraId="2F9956D3" w14:textId="77777777" w:rsidR="006B00B7" w:rsidRDefault="006B00B7" w:rsidP="006B00B7">
      <w:pPr>
        <w:pStyle w:val="CommentText"/>
        <w:rPr>
          <w:lang w:val="en-US"/>
        </w:rPr>
      </w:pPr>
    </w:p>
    <w:p w14:paraId="28A4B2D2" w14:textId="77777777" w:rsidR="006B00B7" w:rsidRDefault="006B00B7" w:rsidP="006B00B7">
      <w:pPr>
        <w:pStyle w:val="CommentText"/>
        <w:rPr>
          <w:lang w:val="en-US"/>
        </w:rPr>
      </w:pPr>
      <w:r>
        <w:rPr>
          <w:lang w:val="en-US"/>
        </w:rPr>
        <w:t xml:space="preserve">Despite that they all look fine and overall very similar (decimals), I will instead increase the standard deviation to 1 in these priors (for the average species effect), and to </w:t>
      </w:r>
      <w:proofErr w:type="spellStart"/>
      <w:r>
        <w:rPr>
          <w:lang w:val="en-US"/>
        </w:rPr>
        <w:t>sd</w:t>
      </w:r>
      <w:proofErr w:type="spellEnd"/>
      <w:r>
        <w:rPr>
          <w:lang w:val="en-US"/>
        </w:rPr>
        <w:t>=5 for the intercept…</w:t>
      </w:r>
    </w:p>
    <w:p w14:paraId="516CF7C8" w14:textId="77777777" w:rsidR="006B00B7" w:rsidRDefault="006B00B7" w:rsidP="006B00B7">
      <w:pPr>
        <w:pStyle w:val="CommentText"/>
        <w:rPr>
          <w:lang w:val="en-US"/>
        </w:rPr>
      </w:pPr>
    </w:p>
    <w:p w14:paraId="261135A4" w14:textId="2E30C47C" w:rsidR="006B00B7" w:rsidRPr="006B00B7" w:rsidRDefault="006B00B7">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29" w:author="Max Lindmark" w:date="2020-04-22T17:37:00Z" w:initials="ML">
    <w:p w14:paraId="281B944D" w14:textId="0261B523" w:rsidR="00604739" w:rsidRDefault="00604739"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w:t>
      </w:r>
      <w:r w:rsidR="004B39A8">
        <w:rPr>
          <w:lang w:val="en-US"/>
        </w:rPr>
        <w:t xml:space="preserve">in the code I put </w:t>
      </w:r>
      <w:r>
        <w:rPr>
          <w:lang w:val="en-US"/>
        </w:rPr>
        <w:t>0.5</w:t>
      </w:r>
      <w:r w:rsidR="004B39A8">
        <w:rPr>
          <w:lang w:val="en-US"/>
        </w:rPr>
        <w:t xml:space="preserve"> wrongly as </w:t>
      </w:r>
      <w:r>
        <w:rPr>
          <w:lang w:val="en-US"/>
        </w:rPr>
        <w:t>the precision. So, I actually used a less informative prior (</w:t>
      </w:r>
      <w:proofErr w:type="spellStart"/>
      <w:r w:rsidR="00272145">
        <w:rPr>
          <w:lang w:val="en-US"/>
        </w:rPr>
        <w:t>sd</w:t>
      </w:r>
      <w:proofErr w:type="spellEnd"/>
      <w:r w:rsidR="00272145">
        <w:rPr>
          <w:lang w:val="en-US"/>
        </w:rPr>
        <w:t xml:space="preserve"> = </w:t>
      </w:r>
      <w:r>
        <w:rPr>
          <w:lang w:val="en-US"/>
        </w:rPr>
        <w:t xml:space="preserve">1.414). </w:t>
      </w:r>
    </w:p>
    <w:p w14:paraId="545DCDFF" w14:textId="77777777" w:rsidR="00604739" w:rsidRDefault="00604739" w:rsidP="00604739">
      <w:pPr>
        <w:pStyle w:val="CommentText"/>
        <w:rPr>
          <w:lang w:val="en-US"/>
        </w:rPr>
      </w:pPr>
    </w:p>
    <w:p w14:paraId="41CDC50F" w14:textId="4D99DF0E" w:rsidR="00604739" w:rsidRDefault="00604739" w:rsidP="00604739">
      <w:pPr>
        <w:pStyle w:val="CommentText"/>
        <w:rPr>
          <w:lang w:val="en-US"/>
        </w:rPr>
      </w:pPr>
      <w:r>
        <w:rPr>
          <w:lang w:val="en-US"/>
        </w:rPr>
        <w:t xml:space="preserve">When I use a </w:t>
      </w:r>
      <w:proofErr w:type="spellStart"/>
      <w:r>
        <w:rPr>
          <w:lang w:val="en-US"/>
        </w:rPr>
        <w:t>sd</w:t>
      </w:r>
      <w:proofErr w:type="spellEnd"/>
      <w:r>
        <w:rPr>
          <w:lang w:val="en-US"/>
        </w:rPr>
        <w:t xml:space="preserve"> of 0.5 (precision = 4), I see that the mean of all species intercepts (mu_b0) is pulled to the prior, although the all the other parameters’ priors are essentially flat around the posterior</w:t>
      </w:r>
      <w:r w:rsidR="00D85C54">
        <w:rPr>
          <w:lang w:val="en-US"/>
        </w:rPr>
        <w:t xml:space="preserve"> and they look fine with that precision. </w:t>
      </w:r>
    </w:p>
    <w:p w14:paraId="0E0DAD70" w14:textId="77777777" w:rsidR="00604739" w:rsidRDefault="00604739" w:rsidP="00604739">
      <w:pPr>
        <w:pStyle w:val="CommentText"/>
        <w:rPr>
          <w:lang w:val="en-US"/>
        </w:rPr>
      </w:pPr>
    </w:p>
    <w:p w14:paraId="3A4DED61" w14:textId="06D4C768" w:rsidR="00604739" w:rsidRDefault="000C306B">
      <w:pPr>
        <w:pStyle w:val="CommentText"/>
        <w:rPr>
          <w:lang w:val="en-US"/>
        </w:rPr>
      </w:pPr>
      <w:r>
        <w:rPr>
          <w:lang w:val="en-US"/>
        </w:rPr>
        <w:t>Despite that they all look fine and overall very similar (decimals)</w:t>
      </w:r>
      <w:r w:rsidR="00604739">
        <w:rPr>
          <w:lang w:val="en-US"/>
        </w:rPr>
        <w:t xml:space="preserve">, I will instead increase the standard deviation to 1 </w:t>
      </w:r>
      <w:r w:rsidR="00C81AD4">
        <w:rPr>
          <w:lang w:val="en-US"/>
        </w:rPr>
        <w:t>in these priors (for the average species effect)</w:t>
      </w:r>
      <w:r w:rsidR="00996BB8">
        <w:rPr>
          <w:lang w:val="en-US"/>
        </w:rPr>
        <w:t xml:space="preserve">, and to </w:t>
      </w:r>
      <w:proofErr w:type="spellStart"/>
      <w:r w:rsidR="00996BB8">
        <w:rPr>
          <w:lang w:val="en-US"/>
        </w:rPr>
        <w:t>sd</w:t>
      </w:r>
      <w:proofErr w:type="spellEnd"/>
      <w:r w:rsidR="00996BB8">
        <w:rPr>
          <w:lang w:val="en-US"/>
        </w:rPr>
        <w:t>=5 for the intercept…</w:t>
      </w:r>
    </w:p>
    <w:p w14:paraId="278C350D" w14:textId="77777777" w:rsidR="006E0A6E" w:rsidRDefault="006E0A6E">
      <w:pPr>
        <w:pStyle w:val="CommentText"/>
        <w:rPr>
          <w:lang w:val="en-US"/>
        </w:rPr>
      </w:pPr>
    </w:p>
    <w:p w14:paraId="004EA587" w14:textId="6DF5AD1E" w:rsidR="006E0A6E" w:rsidRPr="00604739" w:rsidRDefault="006E0A6E">
      <w:pPr>
        <w:pStyle w:val="CommentText"/>
        <w:rPr>
          <w:lang w:val="en-US"/>
        </w:rPr>
      </w:pPr>
      <w:r>
        <w:rPr>
          <w:lang w:val="en-US"/>
        </w:rPr>
        <w:t>I have added plots in the appendix showing the posterior distributions of these “main</w:t>
      </w:r>
      <w:r w:rsidR="00CB79C0">
        <w:rPr>
          <w:lang w:val="en-US"/>
        </w:rPr>
        <w:t>/interesting</w:t>
      </w:r>
      <w:r>
        <w:rPr>
          <w:lang w:val="en-US"/>
        </w:rPr>
        <w:t>” parameters (mu_0, mu_1, mu_2, mu_3)</w:t>
      </w:r>
      <w:r w:rsidR="007D153A">
        <w:rPr>
          <w:lang w:val="en-US"/>
        </w:rPr>
        <w:t xml:space="preserve"> together with their prior distributions, to visually show how the posteriors is not very influenced by the prior.</w:t>
      </w:r>
    </w:p>
  </w:comment>
  <w:comment w:id="32" w:author="Max Lindmark" w:date="2020-04-23T13:13:00Z" w:initials="ML">
    <w:p w14:paraId="226E2E76" w14:textId="6933F2FE" w:rsidR="00A52899" w:rsidRPr="00A52899" w:rsidRDefault="00A52899">
      <w:pPr>
        <w:pStyle w:val="CommentText"/>
        <w:rPr>
          <w:lang w:val="en-US"/>
        </w:rPr>
      </w:pPr>
      <w:r>
        <w:rPr>
          <w:rStyle w:val="CommentReference"/>
        </w:rPr>
        <w:annotationRef/>
      </w:r>
      <w:r w:rsidRPr="00A52899">
        <w:rPr>
          <w:lang w:val="en-US"/>
        </w:rPr>
        <w:t>Wops, th</w:t>
      </w:r>
      <w:r>
        <w:rPr>
          <w:lang w:val="en-US"/>
        </w:rPr>
        <w:t>is is also incorrect. This reflects mass-specific priors, which but I hadn’t switched to mass-specific values at that time. Luckily the prior was so flat and data so “certain” it did not really matter!</w:t>
      </w:r>
    </w:p>
  </w:comment>
  <w:comment w:id="36" w:author="Max Lindmark" w:date="2020-04-22T13:02:00Z" w:initials="ML">
    <w:p w14:paraId="4D42B2DD" w14:textId="2CF5FC18" w:rsidR="00CA5CFC" w:rsidRPr="000C4232" w:rsidRDefault="00CA5CFC">
      <w:pPr>
        <w:pStyle w:val="CommentText"/>
        <w:rPr>
          <w:lang w:val="en-US"/>
        </w:rPr>
      </w:pPr>
      <w:r>
        <w:rPr>
          <w:rStyle w:val="CommentReference"/>
        </w:rPr>
        <w:annotationRef/>
      </w:r>
      <w:r w:rsidR="00604739" w:rsidRPr="000C4232">
        <w:rPr>
          <w:lang w:val="en-US"/>
        </w:rPr>
        <w:t>Temperature</w:t>
      </w:r>
      <w:r w:rsidRPr="000C4232">
        <w:rPr>
          <w:lang w:val="en-US"/>
        </w:rPr>
        <w:t xml:space="preserve"> </w:t>
      </w:r>
      <w:r>
        <w:rPr>
          <w:lang w:val="en-US"/>
        </w:rPr>
        <w:t>coefficient???</w:t>
      </w:r>
    </w:p>
  </w:comment>
  <w:comment w:id="41" w:author="Max Lindmark" w:date="2020-04-22T17:36:00Z" w:initials="ML">
    <w:p w14:paraId="0B365000" w14:textId="4C1198D2" w:rsidR="00604739" w:rsidRPr="00604739" w:rsidRDefault="00604739">
      <w:pPr>
        <w:pStyle w:val="CommentText"/>
        <w:rPr>
          <w:lang w:val="en-US"/>
        </w:rPr>
      </w:pPr>
      <w:r>
        <w:rPr>
          <w:rStyle w:val="CommentReference"/>
        </w:rPr>
        <w:annotationRef/>
      </w:r>
      <w:r w:rsidRPr="00604739">
        <w:rPr>
          <w:lang w:val="en-US"/>
        </w:rPr>
        <w:t>Coeff</w:t>
      </w:r>
      <w:r>
        <w:rPr>
          <w:lang w:val="en-US"/>
        </w:rPr>
        <w:t>icient?</w:t>
      </w:r>
    </w:p>
  </w:comment>
  <w:comment w:id="42" w:author="Max Lindmark" w:date="2020-04-22T17:04:00Z" w:initials="ML">
    <w:p w14:paraId="3F4DDA1D" w14:textId="637254DA" w:rsidR="00CA5CFC" w:rsidRPr="000C4232" w:rsidRDefault="00CA5CFC" w:rsidP="00093FA1">
      <w:pPr>
        <w:pStyle w:val="CommentText"/>
        <w:rPr>
          <w:lang w:val="en-US"/>
        </w:rPr>
      </w:pPr>
      <w:r>
        <w:rPr>
          <w:rStyle w:val="CommentReference"/>
        </w:rPr>
        <w:annotationRef/>
      </w:r>
      <w:r>
        <w:rPr>
          <w:rStyle w:val="CommentReference"/>
        </w:rPr>
        <w:annotationRef/>
      </w:r>
      <w:r w:rsidR="00604739" w:rsidRPr="000C4232">
        <w:rPr>
          <w:lang w:val="en-US"/>
        </w:rPr>
        <w:t>Temperature</w:t>
      </w:r>
      <w:r w:rsidRPr="000C4232">
        <w:rPr>
          <w:lang w:val="en-US"/>
        </w:rPr>
        <w:t xml:space="preserve"> </w:t>
      </w:r>
      <w:r>
        <w:rPr>
          <w:lang w:val="en-US"/>
        </w:rPr>
        <w:t>coefficient???</w:t>
      </w:r>
    </w:p>
    <w:p w14:paraId="582D95AB" w14:textId="28B5571D" w:rsidR="00CA5CFC" w:rsidRDefault="00CA5CFC">
      <w:pPr>
        <w:pStyle w:val="CommentText"/>
      </w:pPr>
    </w:p>
  </w:comment>
  <w:comment w:id="43" w:author="Max Lindmark" w:date="2020-04-22T17:39:00Z" w:initials="ML">
    <w:p w14:paraId="26AE3624" w14:textId="3E13B6BB" w:rsidR="00A90EE9" w:rsidRPr="00A90EE9" w:rsidRDefault="00A90EE9">
      <w:pPr>
        <w:pStyle w:val="CommentText"/>
        <w:rPr>
          <w:lang w:val="en-US"/>
        </w:rPr>
      </w:pPr>
      <w:r>
        <w:rPr>
          <w:rStyle w:val="CommentReference"/>
        </w:rPr>
        <w:annotationRef/>
      </w:r>
      <w:r w:rsidRPr="00A90EE9">
        <w:rPr>
          <w:lang w:val="en-US"/>
        </w:rPr>
        <w:t>Check priors here</w:t>
      </w:r>
    </w:p>
  </w:comment>
  <w:comment w:id="44" w:author="Max Lindmark" w:date="2020-04-22T17:39:00Z" w:initials="ML">
    <w:p w14:paraId="1555FC6E" w14:textId="1C611307" w:rsidR="00A90EE9" w:rsidRPr="00A90EE9" w:rsidRDefault="00A90EE9">
      <w:pPr>
        <w:pStyle w:val="CommentText"/>
        <w:rPr>
          <w:lang w:val="en-US"/>
        </w:rPr>
      </w:pPr>
      <w:r>
        <w:rPr>
          <w:rStyle w:val="CommentReference"/>
        </w:rPr>
        <w:annotationRef/>
      </w:r>
      <w:r w:rsidRPr="00A90EE9">
        <w:rPr>
          <w:lang w:val="en-US"/>
        </w:rPr>
        <w:t>Che</w:t>
      </w:r>
      <w:r>
        <w:rPr>
          <w:lang w:val="en-US"/>
        </w:rPr>
        <w:t>ck priors here</w:t>
      </w:r>
    </w:p>
  </w:comment>
  <w:comment w:id="45" w:author="Jan Ohlberger" w:date="2020-01-21T14:07:00Z" w:initials="Ca">
    <w:p w14:paraId="03B53C1D" w14:textId="77777777" w:rsidR="00CA5CFC" w:rsidRPr="002D70E2" w:rsidRDefault="00CA5CFC" w:rsidP="00F85DA2">
      <w:pPr>
        <w:pStyle w:val="CommentText"/>
        <w:rPr>
          <w:lang w:val="en-GB"/>
        </w:rPr>
      </w:pPr>
      <w:r>
        <w:rPr>
          <w:rStyle w:val="CommentReference"/>
        </w:rPr>
        <w:annotationRef/>
      </w:r>
      <w:r w:rsidRPr="002D70E2">
        <w:rPr>
          <w:lang w:val="en-GB"/>
        </w:rPr>
        <w:t>Maybe better in the discussion…</w:t>
      </w:r>
    </w:p>
  </w:comment>
  <w:comment w:id="46" w:author="Max Lindmark" w:date="2020-01-28T15:33:00Z" w:initials="ML">
    <w:p w14:paraId="5ACFCA4C" w14:textId="021245C5" w:rsidR="00CA5CFC" w:rsidRPr="00457D7E" w:rsidRDefault="00CA5CFC" w:rsidP="00F85DA2">
      <w:pPr>
        <w:pStyle w:val="CommentText"/>
        <w:rPr>
          <w:lang w:val="en-GB"/>
        </w:rPr>
      </w:pPr>
      <w:r>
        <w:rPr>
          <w:rStyle w:val="CommentReference"/>
        </w:rPr>
        <w:annotationRef/>
      </w:r>
      <w:r w:rsidRPr="00457D7E">
        <w:rPr>
          <w:lang w:val="en-GB"/>
        </w:rPr>
        <w:t xml:space="preserve">I’ve been trying to sneak in borderline discussion-sentences here in case I couldn’t fit them in the discussion (because we already have too much to discuss in this wide-spanning </w:t>
      </w:r>
      <w:proofErr w:type="spellStart"/>
      <w:r w:rsidRPr="00457D7E">
        <w:rPr>
          <w:lang w:val="en-GB"/>
        </w:rPr>
        <w:t>ms</w:t>
      </w:r>
      <w:proofErr w:type="spellEnd"/>
      <w:r w:rsidRPr="00457D7E">
        <w:rPr>
          <w:lang w:val="en-GB"/>
        </w:rPr>
        <w:t>…). If you think it’s too much of a discussion, I can remove it!</w:t>
      </w:r>
    </w:p>
  </w:comment>
  <w:comment w:id="47" w:author="Jan Ohlberger" w:date="2020-02-06T12:45:00Z" w:initials="Ca">
    <w:p w14:paraId="639B754C" w14:textId="492BBA9B" w:rsidR="00CA5CFC" w:rsidRPr="00457D7E" w:rsidRDefault="00CA5CFC">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48" w:author="Jan Ohlberger" w:date="2020-01-21T14:57:00Z" w:initials="Ca">
    <w:p w14:paraId="14C41261" w14:textId="77777777" w:rsidR="00CA5CFC" w:rsidRPr="002D70E2" w:rsidRDefault="00CA5CFC">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CA5CFC" w:rsidRPr="002D70E2" w:rsidRDefault="00CA5CFC">
      <w:pPr>
        <w:pStyle w:val="CommentText"/>
        <w:rPr>
          <w:lang w:val="en-GB"/>
        </w:rPr>
      </w:pPr>
    </w:p>
    <w:p w14:paraId="6653FE73" w14:textId="0A209DBF" w:rsidR="00CA5CFC" w:rsidRPr="002D70E2" w:rsidRDefault="00CA5CFC">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CA5CFC" w:rsidRPr="002D70E2" w:rsidRDefault="00CA5CFC">
      <w:pPr>
        <w:pStyle w:val="CommentText"/>
        <w:rPr>
          <w:lang w:val="en-GB"/>
        </w:rPr>
      </w:pPr>
    </w:p>
    <w:p w14:paraId="0FEAD394" w14:textId="58BEC5A8" w:rsidR="00CA5CFC" w:rsidRPr="002D70E2" w:rsidRDefault="00CA5CFC">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CA5CFC" w:rsidRPr="002D70E2" w:rsidRDefault="00CA5CFC">
      <w:pPr>
        <w:pStyle w:val="CommentText"/>
        <w:rPr>
          <w:lang w:val="en-GB"/>
        </w:rPr>
      </w:pPr>
    </w:p>
    <w:p w14:paraId="08A228F7" w14:textId="601A6767" w:rsidR="00CA5CFC" w:rsidRPr="002D70E2" w:rsidRDefault="00CA5CFC">
      <w:pPr>
        <w:pStyle w:val="CommentText"/>
        <w:rPr>
          <w:lang w:val="en-GB"/>
        </w:rPr>
      </w:pPr>
      <w:r w:rsidRPr="002D70E2">
        <w:rPr>
          <w:lang w:val="en-GB"/>
        </w:rPr>
        <w:t>The overall mean of 6°C, on the other hand, seems reasonable.</w:t>
      </w:r>
    </w:p>
    <w:p w14:paraId="19AF2500" w14:textId="65C98CB9" w:rsidR="00CA5CFC" w:rsidRPr="002D70E2" w:rsidRDefault="00CA5CFC">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CA5CFC" w:rsidRPr="002D70E2" w:rsidRDefault="00CA5CFC">
      <w:pPr>
        <w:pStyle w:val="CommentText"/>
        <w:rPr>
          <w:lang w:val="en-GB"/>
        </w:rPr>
      </w:pPr>
    </w:p>
    <w:p w14:paraId="32692339" w14:textId="77C0DC03" w:rsidR="00CA5CFC" w:rsidRPr="002D70E2" w:rsidRDefault="00CA5CFC">
      <w:pPr>
        <w:pStyle w:val="CommentText"/>
        <w:rPr>
          <w:lang w:val="en-GB"/>
        </w:rPr>
      </w:pPr>
      <w:r w:rsidRPr="002D70E2">
        <w:rPr>
          <w:lang w:val="en-GB"/>
        </w:rPr>
        <w:t>I know this seems very picky - but somehow these are extreme enough to warrant further scrutiny in my view</w:t>
      </w:r>
    </w:p>
  </w:comment>
  <w:comment w:id="49" w:author="Max Lindmark" w:date="2020-01-28T15:25:00Z" w:initials="ML">
    <w:p w14:paraId="18CB7814" w14:textId="77777777" w:rsidR="00CA5CFC" w:rsidRPr="00457D7E" w:rsidRDefault="00CA5CFC">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CA5CFC" w:rsidRPr="00457D7E" w:rsidRDefault="00CA5CFC">
      <w:pPr>
        <w:pStyle w:val="CommentText"/>
        <w:rPr>
          <w:lang w:val="en-GB"/>
        </w:rPr>
      </w:pPr>
    </w:p>
    <w:p w14:paraId="3F9AF4D5" w14:textId="506AAFAA" w:rsidR="00CA5CFC" w:rsidRPr="00457D7E" w:rsidRDefault="00CA5CFC">
      <w:pPr>
        <w:pStyle w:val="CommentText"/>
        <w:rPr>
          <w:lang w:val="en-GB"/>
        </w:rPr>
      </w:pPr>
      <w:r w:rsidRPr="00457D7E">
        <w:rPr>
          <w:lang w:val="en-GB"/>
        </w:rPr>
        <w:t>But just to clarify also, the reference temperature (</w:t>
      </w:r>
      <w:proofErr w:type="spellStart"/>
      <w:r w:rsidRPr="00457D7E">
        <w:rPr>
          <w:lang w:val="en-GB"/>
        </w:rPr>
        <w:t>T_env</w:t>
      </w:r>
      <w:proofErr w:type="spellEnd"/>
      <w:r w:rsidRPr="00457D7E">
        <w:rPr>
          <w:lang w:val="en-GB"/>
        </w:rPr>
        <w:t xml:space="preserve">) is the midpoint between the minimum and maximum temperature on </w:t>
      </w:r>
      <w:proofErr w:type="spellStart"/>
      <w:r w:rsidRPr="00457D7E">
        <w:rPr>
          <w:lang w:val="en-GB"/>
        </w:rPr>
        <w:t>fishbase</w:t>
      </w:r>
      <w:proofErr w:type="spellEnd"/>
      <w:r w:rsidRPr="00457D7E">
        <w:rPr>
          <w:lang w:val="en-GB"/>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CA5CFC" w:rsidRPr="00457D7E" w:rsidRDefault="00CA5CFC">
      <w:pPr>
        <w:pStyle w:val="CommentText"/>
        <w:rPr>
          <w:lang w:val="en-GB"/>
        </w:rPr>
      </w:pPr>
    </w:p>
    <w:p w14:paraId="09190D46" w14:textId="0DD35202" w:rsidR="00CA5CFC" w:rsidRPr="00457D7E" w:rsidRDefault="00CA5CFC">
      <w:pPr>
        <w:pStyle w:val="CommentText"/>
        <w:rPr>
          <w:lang w:val="en-GB"/>
        </w:rPr>
      </w:pPr>
      <w:r w:rsidRPr="00457D7E">
        <w:rPr>
          <w:lang w:val="en-GB"/>
        </w:rPr>
        <w:t>Since we only use this metric for a few species now (only growth and consumption), we can probably afford to refine it.</w:t>
      </w:r>
    </w:p>
  </w:comment>
  <w:comment w:id="50" w:author="Max Lindmark" w:date="2020-02-06T10:42:00Z" w:initials="ML">
    <w:p w14:paraId="2E7A1F17" w14:textId="00618321" w:rsidR="00CA5CFC" w:rsidRPr="00457D7E" w:rsidRDefault="00CA5CFC">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51" w:author="Max Lindmark" w:date="2020-01-31T19:19:00Z" w:initials="ML">
    <w:p w14:paraId="5FA02F3D" w14:textId="7C54B478" w:rsidR="00CA5CFC" w:rsidRPr="00457D7E" w:rsidRDefault="00CA5CFC">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52" w:author="Max Lindmark" w:date="2020-02-06T10:46:00Z" w:initials="ML">
    <w:p w14:paraId="24D3DCE9" w14:textId="4844CFD2" w:rsidR="00CA5CFC" w:rsidRPr="00457D7E" w:rsidRDefault="00CA5CFC">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53" w:author="Max Lindmark" w:date="2020-02-06T10:46:00Z" w:initials="ML">
    <w:p w14:paraId="12E58D26" w14:textId="50EEB09E" w:rsidR="00CA5CFC" w:rsidRPr="00457D7E" w:rsidRDefault="00CA5CFC">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54" w:author="Max Lindmark" w:date="2020-04-22T11:45:00Z" w:initials="ML">
    <w:p w14:paraId="4BC6E64A" w14:textId="30A6C380" w:rsidR="00CA5CFC" w:rsidRDefault="00CA5CFC" w:rsidP="00D764E3">
      <w:pPr>
        <w:pStyle w:val="CommentText"/>
        <w:rPr>
          <w:lang w:val="en-US"/>
        </w:rPr>
      </w:pPr>
      <w:r>
        <w:rPr>
          <w:rStyle w:val="CommentReference"/>
        </w:rPr>
        <w:annotationRef/>
      </w:r>
      <w:r>
        <w:rPr>
          <w:lang w:val="en-US"/>
        </w:rPr>
        <w:t>I changed some things here to make the non-interaction models more consistent with the interaction models. See yellow highlight.</w:t>
      </w:r>
    </w:p>
    <w:p w14:paraId="287D7FDD" w14:textId="77777777" w:rsidR="00CA5CFC" w:rsidRDefault="00CA5CFC" w:rsidP="00D764E3">
      <w:pPr>
        <w:pStyle w:val="CommentText"/>
        <w:rPr>
          <w:lang w:val="en-US"/>
        </w:rPr>
      </w:pPr>
    </w:p>
    <w:p w14:paraId="719F1B6C" w14:textId="73DD86EC" w:rsidR="00CA5CFC" w:rsidRDefault="00CA5CFC" w:rsidP="00D764E3">
      <w:pPr>
        <w:pStyle w:val="CommentText"/>
        <w:rPr>
          <w:lang w:val="en-US"/>
        </w:rPr>
      </w:pPr>
      <w:r>
        <w:rPr>
          <w:rStyle w:val="CommentReference"/>
        </w:rPr>
        <w:annotationRef/>
      </w:r>
      <w:r w:rsidRPr="0018740A">
        <w:rPr>
          <w:lang w:val="en-US"/>
        </w:rPr>
        <w:t>Models M</w:t>
      </w:r>
      <w:r>
        <w:rPr>
          <w:lang w:val="en-US"/>
        </w:rPr>
        <w:t>7</w:t>
      </w:r>
      <w:r w:rsidRPr="0018740A">
        <w:rPr>
          <w:lang w:val="en-US"/>
        </w:rPr>
        <w:t xml:space="preserve"> and M8</w:t>
      </w:r>
      <w:r>
        <w:rPr>
          <w:lang w:val="en-US"/>
        </w:rPr>
        <w:t xml:space="preserve"> (now M6a and M6b)</w:t>
      </w:r>
      <w:r w:rsidRPr="0018740A">
        <w:rPr>
          <w:lang w:val="en-US"/>
        </w:rPr>
        <w:t xml:space="preserve">: previously </w:t>
      </w:r>
      <w:r>
        <w:rPr>
          <w:lang w:val="en-US"/>
        </w:rPr>
        <w:t>I had only Beta1 and Beta2 random… but doesn’t really make sense to me to only have those terms random without the intercept. What do you think? I’ve now changed so that it better matches the models without the interaction. Also, this means better consistency, and note these models are not among the “best” anyway!</w:t>
      </w:r>
    </w:p>
    <w:p w14:paraId="7FEBEBC7" w14:textId="77777777" w:rsidR="00CA5CFC" w:rsidRDefault="00CA5CFC" w:rsidP="00D764E3">
      <w:pPr>
        <w:pStyle w:val="CommentText"/>
        <w:rPr>
          <w:lang w:val="en-US"/>
        </w:rPr>
      </w:pPr>
    </w:p>
    <w:p w14:paraId="18C120B7" w14:textId="77777777" w:rsidR="00CA5CFC" w:rsidRDefault="00CA5CFC" w:rsidP="00D764E3">
      <w:pPr>
        <w:pStyle w:val="CommentText"/>
        <w:rPr>
          <w:lang w:val="en-US"/>
        </w:rPr>
      </w:pPr>
      <w:r>
        <w:rPr>
          <w:lang w:val="en-US"/>
        </w:rPr>
        <w:t>I also gave the simplest model the highest number.</w:t>
      </w:r>
    </w:p>
    <w:p w14:paraId="4410C3DA" w14:textId="77777777" w:rsidR="00CA5CFC" w:rsidRPr="0018740A" w:rsidRDefault="00CA5CFC" w:rsidP="00D764E3">
      <w:pPr>
        <w:pStyle w:val="CommentText"/>
        <w:rPr>
          <w:lang w:val="en-US"/>
        </w:rPr>
      </w:pPr>
      <w:r>
        <w:rPr>
          <w:lang w:val="en-US"/>
        </w:rPr>
        <w:br/>
        <w:t xml:space="preserve">Maybe it’s just easiest if you compare these three models with an earlier version </w:t>
      </w:r>
      <w:r w:rsidRPr="000B5162">
        <w:rPr>
          <w:lang w:val="en-US"/>
        </w:rPr>
        <w:sym w:font="Wingdings" w:char="F04A"/>
      </w:r>
    </w:p>
    <w:p w14:paraId="00135990" w14:textId="523664F3" w:rsidR="00CA5CFC" w:rsidRPr="00D764E3" w:rsidRDefault="00CA5CFC">
      <w:pPr>
        <w:pStyle w:val="CommentText"/>
        <w:rPr>
          <w:lang w:val="en-US"/>
        </w:rPr>
      </w:pPr>
    </w:p>
  </w:comment>
  <w:comment w:id="55" w:author="Max Lindmark" w:date="2020-01-29T19:50:00Z" w:initials="ML">
    <w:p w14:paraId="12DD45A9" w14:textId="77777777" w:rsidR="00CA5CFC" w:rsidRPr="00457D7E" w:rsidRDefault="00CA5CFC">
      <w:pPr>
        <w:pStyle w:val="CommentText"/>
        <w:rPr>
          <w:rStyle w:val="CommentReference"/>
          <w:lang w:val="en-GB"/>
        </w:rPr>
      </w:pPr>
      <w:r>
        <w:rPr>
          <w:rStyle w:val="CommentReference"/>
        </w:rPr>
        <w:annotationRef/>
      </w:r>
      <w:r w:rsidRPr="00457D7E">
        <w:rPr>
          <w:rStyle w:val="CommentReference"/>
          <w:lang w:val="en-GB"/>
        </w:rPr>
        <w:t xml:space="preserve">Later I can add transparent/dashed/narrow lines corresponding to predictions by species… that would maybe visualize better that we account for the clusters. </w:t>
      </w:r>
    </w:p>
    <w:p w14:paraId="42A2E24A" w14:textId="77777777" w:rsidR="00CA5CFC" w:rsidRPr="00457D7E" w:rsidRDefault="00CA5CFC">
      <w:pPr>
        <w:pStyle w:val="CommentText"/>
        <w:rPr>
          <w:rStyle w:val="CommentReference"/>
          <w:lang w:val="en-GB"/>
        </w:rPr>
      </w:pPr>
    </w:p>
    <w:p w14:paraId="4CBF0665" w14:textId="1D94F896" w:rsidR="00CA5CFC" w:rsidRPr="00457D7E" w:rsidRDefault="00CA5CFC">
      <w:pPr>
        <w:pStyle w:val="CommentText"/>
        <w:rPr>
          <w:lang w:val="en-GB"/>
        </w:rPr>
      </w:pPr>
      <w:r w:rsidRPr="00457D7E">
        <w:rPr>
          <w:rStyle w:val="CommentReference"/>
          <w:lang w:val="en-GB"/>
        </w:rPr>
        <w:t xml:space="preserve">We could also remove the hot and cold predictions, I think they are best for illustration when we have strong interactions, which we don’t. Then we can </w:t>
      </w:r>
      <w:proofErr w:type="spellStart"/>
      <w:r w:rsidRPr="00457D7E">
        <w:rPr>
          <w:rStyle w:val="CommentReference"/>
          <w:lang w:val="en-GB"/>
        </w:rPr>
        <w:t>color</w:t>
      </w:r>
      <w:proofErr w:type="spellEnd"/>
      <w:r w:rsidRPr="00457D7E">
        <w:rPr>
          <w:rStyle w:val="CommentReference"/>
          <w:lang w:val="en-GB"/>
        </w:rPr>
        <w:t xml:space="preserve"> the global prediction with something more neutral, to not make it too confusing with the color-coded data points…</w:t>
      </w:r>
    </w:p>
  </w:comment>
  <w:comment w:id="56" w:author="Max Lindmark" w:date="2020-02-06T11:05:00Z" w:initials="ML">
    <w:p w14:paraId="62040C99" w14:textId="69623746" w:rsidR="00CA5CFC" w:rsidRPr="00457D7E" w:rsidRDefault="00CA5CFC">
      <w:pPr>
        <w:pStyle w:val="CommentText"/>
        <w:rPr>
          <w:lang w:val="en-GB"/>
        </w:rPr>
      </w:pPr>
      <w:r>
        <w:rPr>
          <w:rStyle w:val="CommentReference"/>
        </w:rPr>
        <w:annotationRef/>
      </w:r>
      <w:r w:rsidRPr="00457D7E">
        <w:rPr>
          <w:lang w:val="en-GB"/>
        </w:rPr>
        <w:t>I’ll stick to this spelling as I’ve used it most elsewhere, can change depending on US/UK journal later!</w:t>
      </w:r>
    </w:p>
  </w:comment>
  <w:comment w:id="57" w:author="Max Lindmark" w:date="2020-04-24T10:07:00Z" w:initials="ML">
    <w:p w14:paraId="4BE8DA61" w14:textId="0B7DB407" w:rsidR="002E1CD9" w:rsidRPr="002E1CD9" w:rsidRDefault="002E1CD9">
      <w:pPr>
        <w:pStyle w:val="CommentText"/>
        <w:rPr>
          <w:lang w:val="en-US"/>
        </w:rPr>
      </w:pPr>
      <w:r>
        <w:rPr>
          <w:rStyle w:val="CommentReference"/>
        </w:rPr>
        <w:annotationRef/>
      </w:r>
      <w:r w:rsidRPr="002E1CD9">
        <w:rPr>
          <w:lang w:val="en-US"/>
        </w:rPr>
        <w:t>Should I be</w:t>
      </w:r>
      <w:r>
        <w:rPr>
          <w:lang w:val="en-US"/>
        </w:rPr>
        <w:t xml:space="preserve"> more consistence with the naming?</w:t>
      </w:r>
      <w:r w:rsidR="00241356">
        <w:rPr>
          <w:lang w:val="en-US"/>
        </w:rPr>
        <w:t xml:space="preserve"> </w:t>
      </w:r>
      <w:proofErr w:type="spellStart"/>
      <w:r w:rsidR="00241356">
        <w:rPr>
          <w:lang w:val="en-US"/>
        </w:rPr>
        <w:t>Eg</w:t>
      </w:r>
      <w:proofErr w:type="spellEnd"/>
      <w:r w:rsidR="00241356">
        <w:rPr>
          <w:lang w:val="en-US"/>
        </w:rPr>
        <w:t xml:space="preserve"> mass-coefficient?</w:t>
      </w:r>
    </w:p>
  </w:comment>
  <w:comment w:id="58" w:author="Max Lindmark" w:date="2020-04-24T10:34:00Z" w:initials="ML">
    <w:p w14:paraId="7070164E" w14:textId="076DB705" w:rsidR="00241356" w:rsidRPr="006F6994" w:rsidRDefault="00241356">
      <w:pPr>
        <w:pStyle w:val="CommentText"/>
        <w:rPr>
          <w:lang w:val="en-US"/>
        </w:rPr>
      </w:pPr>
      <w:r>
        <w:rPr>
          <w:rStyle w:val="CommentReference"/>
        </w:rPr>
        <w:annotationRef/>
      </w:r>
      <w:r w:rsidR="006F6994" w:rsidRPr="006F6994">
        <w:rPr>
          <w:lang w:val="en-US"/>
        </w:rPr>
        <w:t>Note I chan</w:t>
      </w:r>
      <w:r w:rsidR="006F6994">
        <w:rPr>
          <w:lang w:val="en-US"/>
        </w:rPr>
        <w:t xml:space="preserve">ged the layout a little bit. I didn’t think there was a </w:t>
      </w:r>
      <w:proofErr w:type="spellStart"/>
      <w:r w:rsidR="006F6994">
        <w:rPr>
          <w:lang w:val="en-US"/>
        </w:rPr>
        <w:t>advtangate</w:t>
      </w:r>
      <w:proofErr w:type="spellEnd"/>
      <w:r w:rsidR="006F6994">
        <w:rPr>
          <w:lang w:val="en-US"/>
        </w:rPr>
        <w:t xml:space="preserve"> o</w:t>
      </w:r>
    </w:p>
  </w:comment>
  <w:comment w:id="59" w:author="Jan Ohlberger" w:date="2020-01-21T15:43:00Z" w:initials="Ca">
    <w:p w14:paraId="1A238F9A" w14:textId="09E0F2FF" w:rsidR="00CA5CFC" w:rsidRPr="002D70E2" w:rsidRDefault="00CA5CFC">
      <w:pPr>
        <w:pStyle w:val="CommentText"/>
        <w:rPr>
          <w:lang w:val="en-GB"/>
        </w:rPr>
      </w:pPr>
      <w:r>
        <w:rPr>
          <w:rStyle w:val="CommentReference"/>
        </w:rPr>
        <w:annotationRef/>
      </w:r>
      <w:r w:rsidRPr="002D70E2">
        <w:rPr>
          <w:lang w:val="en-GB"/>
        </w:rPr>
        <w:t xml:space="preserve">Maybe better? </w:t>
      </w:r>
    </w:p>
  </w:comment>
  <w:comment w:id="60" w:author="Max Lindmark" w:date="2020-01-28T15:58:00Z" w:initials="ML">
    <w:p w14:paraId="50BCCDCC" w14:textId="2E84632D" w:rsidR="00CA5CFC" w:rsidRPr="00457D7E" w:rsidRDefault="00CA5CFC">
      <w:pPr>
        <w:pStyle w:val="CommentText"/>
        <w:rPr>
          <w:lang w:val="en-GB"/>
        </w:rPr>
      </w:pPr>
      <w:r>
        <w:rPr>
          <w:rStyle w:val="CommentReference"/>
        </w:rPr>
        <w:annotationRef/>
      </w:r>
      <w:r w:rsidRPr="00457D7E">
        <w:rPr>
          <w:lang w:val="en-GB"/>
        </w:rPr>
        <w:t>Or average?</w:t>
      </w:r>
    </w:p>
  </w:comment>
  <w:comment w:id="61" w:author="Anna Gårdmark" w:date="2020-02-03T15:34:00Z" w:initials="AG">
    <w:p w14:paraId="5DD4C2DF" w14:textId="5A828D45" w:rsidR="00CA5CFC" w:rsidRPr="00404F83" w:rsidRDefault="00CA5CFC">
      <w:pPr>
        <w:pStyle w:val="CommentText"/>
        <w:rPr>
          <w:lang w:val="en-GB"/>
        </w:rPr>
      </w:pPr>
      <w:r>
        <w:rPr>
          <w:rStyle w:val="CommentReference"/>
        </w:rPr>
        <w:annotationRef/>
      </w:r>
      <w:r w:rsidRPr="00404F83">
        <w:rPr>
          <w:lang w:val="en-GB"/>
        </w:rPr>
        <w:t>average is better, I think</w:t>
      </w:r>
    </w:p>
  </w:comment>
  <w:comment w:id="62" w:author="Max Lindmark" w:date="2020-02-06T11:11:00Z" w:initials="ML">
    <w:p w14:paraId="70D4CCDD" w14:textId="77777777" w:rsidR="00CA5CFC" w:rsidRPr="00457D7E" w:rsidRDefault="00CA5CFC"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CA5CFC" w:rsidRPr="00457D7E" w:rsidRDefault="00CA5CFC" w:rsidP="00AE4AF5">
      <w:pPr>
        <w:pStyle w:val="CommentText"/>
        <w:rPr>
          <w:b/>
          <w:bCs/>
          <w:lang w:val="en-GB"/>
        </w:rPr>
      </w:pPr>
    </w:p>
    <w:p w14:paraId="396C1A80" w14:textId="77777777" w:rsidR="00CA5CFC" w:rsidRPr="00457D7E" w:rsidRDefault="00CA5CFC" w:rsidP="00AE4AF5">
      <w:pPr>
        <w:pStyle w:val="CommentText"/>
        <w:rPr>
          <w:b/>
          <w:bCs/>
          <w:lang w:val="en-GB"/>
        </w:rPr>
      </w:pPr>
      <w:r w:rsidRPr="00457D7E">
        <w:rPr>
          <w:b/>
          <w:bCs/>
          <w:lang w:val="en-GB"/>
        </w:rPr>
        <w:t>Most importantly, we should make sure to be consistent…</w:t>
      </w:r>
    </w:p>
    <w:p w14:paraId="5112A399" w14:textId="034185F5" w:rsidR="00CA5CFC" w:rsidRPr="00457D7E" w:rsidRDefault="00CA5CFC">
      <w:pPr>
        <w:pStyle w:val="CommentText"/>
        <w:rPr>
          <w:b/>
          <w:bCs/>
          <w:lang w:val="en-GB"/>
        </w:rPr>
      </w:pPr>
    </w:p>
  </w:comment>
  <w:comment w:id="63" w:author="Max Lindmark" w:date="2020-02-06T11:11:00Z" w:initials="ML">
    <w:p w14:paraId="2D701D9D" w14:textId="77777777" w:rsidR="00CA5CFC" w:rsidRPr="00457D7E" w:rsidRDefault="00CA5CFC">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CA5CFC" w:rsidRPr="00457D7E" w:rsidRDefault="00CA5CFC">
      <w:pPr>
        <w:pStyle w:val="CommentText"/>
        <w:rPr>
          <w:lang w:val="en-GB"/>
        </w:rPr>
      </w:pPr>
    </w:p>
    <w:p w14:paraId="76F23DB8" w14:textId="267E38A7" w:rsidR="00CA5CFC" w:rsidRPr="00457D7E" w:rsidRDefault="00CA5CFC">
      <w:pPr>
        <w:pStyle w:val="CommentText"/>
        <w:rPr>
          <w:lang w:val="en-GB"/>
        </w:rPr>
      </w:pPr>
      <w:r w:rsidRPr="00457D7E">
        <w:rPr>
          <w:lang w:val="en-GB"/>
        </w:rPr>
        <w:t>I agree that average isn’t perfect either, because the species doesn’t have to be average for us to make a qualified guess!</w:t>
      </w:r>
    </w:p>
  </w:comment>
  <w:comment w:id="64" w:author="Anna Gårdmark" w:date="2020-02-07T07:48:00Z" w:initials="AG">
    <w:p w14:paraId="4A3ACB85" w14:textId="54318309" w:rsidR="00CA5CFC" w:rsidRPr="0098521B" w:rsidRDefault="00CA5CFC">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65" w:author="Max Lindmark" w:date="2020-04-24T10:08:00Z" w:initials="ML">
    <w:p w14:paraId="24050E56" w14:textId="4946F477" w:rsidR="002E1CD9" w:rsidRPr="002E1CD9" w:rsidRDefault="002E1CD9">
      <w:pPr>
        <w:pStyle w:val="CommentText"/>
        <w:rPr>
          <w:lang w:val="sv-SE"/>
        </w:rPr>
      </w:pPr>
      <w:r>
        <w:rPr>
          <w:rStyle w:val="CommentReference"/>
        </w:rPr>
        <w:annotationRef/>
      </w:r>
      <w:proofErr w:type="spellStart"/>
      <w:r>
        <w:rPr>
          <w:lang w:val="sv-SE"/>
        </w:rPr>
        <w:t>how</w:t>
      </w:r>
      <w:proofErr w:type="spellEnd"/>
      <w:r>
        <w:rPr>
          <w:lang w:val="sv-SE"/>
        </w:rPr>
        <w:t xml:space="preserve"> </w:t>
      </w:r>
      <w:proofErr w:type="spellStart"/>
      <w:r>
        <w:rPr>
          <w:lang w:val="sv-SE"/>
        </w:rPr>
        <w:t>about</w:t>
      </w:r>
      <w:proofErr w:type="spellEnd"/>
      <w:r>
        <w:rPr>
          <w:lang w:val="sv-SE"/>
        </w:rPr>
        <w:t xml:space="preserve"> </w:t>
      </w:r>
      <w:proofErr w:type="spellStart"/>
      <w:r>
        <w:rPr>
          <w:lang w:val="sv-SE"/>
        </w:rPr>
        <w:t>unmeasured</w:t>
      </w:r>
      <w:proofErr w:type="spellEnd"/>
      <w:r>
        <w:rPr>
          <w:lang w:val="sv-SE"/>
        </w:rPr>
        <w:t>?</w:t>
      </w:r>
    </w:p>
  </w:comment>
  <w:comment w:id="66" w:author="Max Lindmark" w:date="2020-01-31T16:35:00Z" w:initials="ML">
    <w:p w14:paraId="166CC7DC" w14:textId="59BE92AA" w:rsidR="00CA5CFC" w:rsidRPr="00457D7E" w:rsidRDefault="00CA5CFC">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w:t>
      </w:r>
      <w:proofErr w:type="spellStart"/>
      <w:r w:rsidRPr="00457D7E">
        <w:rPr>
          <w:lang w:val="en-GB"/>
        </w:rPr>
        <w:t>centered</w:t>
      </w:r>
      <w:proofErr w:type="spellEnd"/>
      <w:r w:rsidRPr="00457D7E">
        <w:rPr>
          <w:lang w:val="en-GB"/>
        </w:rPr>
        <w:t xml:space="preserve"> data, I have to use different mean-</w:t>
      </w:r>
      <w:proofErr w:type="spellStart"/>
      <w:r w:rsidRPr="00457D7E">
        <w:rPr>
          <w:lang w:val="en-GB"/>
        </w:rPr>
        <w:t>centered</w:t>
      </w:r>
      <w:proofErr w:type="spellEnd"/>
      <w:r w:rsidRPr="00457D7E">
        <w:rPr>
          <w:lang w:val="en-GB"/>
        </w:rPr>
        <w:t xml:space="preserve"> values when I calculate these curves so that they represent the same body mass in unit g.</w:t>
      </w:r>
    </w:p>
  </w:comment>
  <w:comment w:id="67" w:author="Max Lindmark" w:date="2020-01-31T11:40:00Z" w:initials="ML">
    <w:p w14:paraId="3FA41E8E" w14:textId="77777777" w:rsidR="00CA5CFC" w:rsidRPr="00457D7E" w:rsidRDefault="00CA5CFC">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CA5CFC" w:rsidRPr="00457D7E" w:rsidRDefault="00CA5CFC">
      <w:pPr>
        <w:pStyle w:val="CommentText"/>
        <w:rPr>
          <w:lang w:val="en-GB"/>
        </w:rPr>
      </w:pPr>
    </w:p>
    <w:p w14:paraId="00A045FC" w14:textId="77777777" w:rsidR="00CA5CFC" w:rsidRPr="00457D7E" w:rsidRDefault="00CA5CFC">
      <w:pPr>
        <w:pStyle w:val="CommentText"/>
        <w:rPr>
          <w:lang w:val="en-GB"/>
        </w:rPr>
      </w:pPr>
      <w:r w:rsidRPr="00457D7E">
        <w:rPr>
          <w:lang w:val="en-GB"/>
        </w:rPr>
        <w:t xml:space="preserve">This normalization is not needed to get lower </w:t>
      </w:r>
      <w:proofErr w:type="spellStart"/>
      <w:r w:rsidRPr="00457D7E">
        <w:rPr>
          <w:lang w:val="en-GB"/>
        </w:rPr>
        <w:t>T_opt</w:t>
      </w:r>
      <w:proofErr w:type="spellEnd"/>
      <w:r w:rsidRPr="00457D7E">
        <w:rPr>
          <w:lang w:val="en-GB"/>
        </w:rPr>
        <w:t xml:space="preserve"> for large, and I also plotted without this normalization per size-class. </w:t>
      </w:r>
    </w:p>
    <w:p w14:paraId="443072BC" w14:textId="77777777" w:rsidR="00CA5CFC" w:rsidRPr="00457D7E" w:rsidRDefault="00CA5CFC">
      <w:pPr>
        <w:pStyle w:val="CommentText"/>
        <w:rPr>
          <w:lang w:val="en-GB"/>
        </w:rPr>
      </w:pPr>
    </w:p>
    <w:p w14:paraId="41133D76" w14:textId="77777777" w:rsidR="00CA5CFC" w:rsidRPr="00457D7E" w:rsidRDefault="00CA5CFC">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CA5CFC" w:rsidRPr="00457D7E" w:rsidRDefault="00CA5CFC">
      <w:pPr>
        <w:pStyle w:val="CommentText"/>
        <w:rPr>
          <w:lang w:val="en-GB"/>
        </w:rPr>
      </w:pPr>
    </w:p>
    <w:p w14:paraId="15D8F8B8" w14:textId="56B3EF2B" w:rsidR="00CA5CFC" w:rsidRPr="00457D7E" w:rsidRDefault="00CA5CFC">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70" w:author="Anna Gårdmark" w:date="2020-02-04T09:00:00Z" w:initials="AG">
    <w:p w14:paraId="01176257" w14:textId="77DCA2CD" w:rsidR="00CA5CFC" w:rsidRPr="002C5859" w:rsidRDefault="00CA5CFC">
      <w:pPr>
        <w:pStyle w:val="CommentText"/>
        <w:rPr>
          <w:lang w:val="en-GB"/>
        </w:rPr>
      </w:pPr>
      <w:r>
        <w:rPr>
          <w:rStyle w:val="CommentReference"/>
        </w:rPr>
        <w:annotationRef/>
      </w:r>
      <w:r w:rsidRPr="002C5859">
        <w:rPr>
          <w:lang w:val="en-GB"/>
        </w:rPr>
        <w:t xml:space="preserve">it’s not visible in this graph which species are temperate and which are not – but you refer to this fig in the discussion when you </w:t>
      </w:r>
      <w:r>
        <w:rPr>
          <w:lang w:val="en-GB"/>
        </w:rPr>
        <w:t xml:space="preserve">make conclusions about this. A possibility would be to </w:t>
      </w:r>
      <w:proofErr w:type="spellStart"/>
      <w:r>
        <w:rPr>
          <w:lang w:val="en-GB"/>
        </w:rPr>
        <w:t>color</w:t>
      </w:r>
      <w:proofErr w:type="spellEnd"/>
      <w:r>
        <w:rPr>
          <w:lang w:val="en-GB"/>
        </w:rPr>
        <w:t xml:space="preserve"> the species names by biogeographical region. Alternatively, add a sentence to the legend to say the temperature-ranges of env-temperatures that you refer to as polar, temperate, sub-tropical, tropical species. </w:t>
      </w:r>
    </w:p>
  </w:comment>
  <w:comment w:id="71" w:author="Max Lindmark" w:date="2020-02-06T11:16:00Z" w:initials="ML">
    <w:p w14:paraId="7873562C" w14:textId="281CD47F" w:rsidR="00CA5CFC" w:rsidRPr="00457D7E" w:rsidRDefault="00CA5CFC">
      <w:pPr>
        <w:pStyle w:val="CommentText"/>
        <w:rPr>
          <w:lang w:val="en-GB"/>
        </w:rPr>
      </w:pPr>
      <w:r>
        <w:rPr>
          <w:rStyle w:val="CommentReference"/>
        </w:rPr>
        <w:annotationRef/>
      </w:r>
      <w:r w:rsidRPr="00457D7E">
        <w:rPr>
          <w:lang w:val="en-GB"/>
        </w:rPr>
        <w:t xml:space="preserve">Ok, in that case I’d rather tone down the conclusion or talk about it broadly and not as something I find here </w:t>
      </w:r>
      <w:r w:rsidRPr="003A59D4">
        <w:sym w:font="Wingdings" w:char="F04A"/>
      </w:r>
      <w:r w:rsidRPr="00457D7E">
        <w:rPr>
          <w:lang w:val="en-GB"/>
        </w:rPr>
        <w:t xml:space="preserve"> I also feel I’m maxed out on grouping-variables (point types, size, </w:t>
      </w:r>
      <w:proofErr w:type="spellStart"/>
      <w:r w:rsidRPr="00457D7E">
        <w:rPr>
          <w:lang w:val="en-GB"/>
        </w:rPr>
        <w:t>color</w:t>
      </w:r>
      <w:proofErr w:type="spellEnd"/>
      <w:r w:rsidRPr="00457D7E">
        <w:rPr>
          <w:lang w:val="en-GB"/>
        </w:rPr>
        <w:t xml:space="preserve">). </w:t>
      </w:r>
    </w:p>
    <w:p w14:paraId="3B535242" w14:textId="77777777" w:rsidR="00CA5CFC" w:rsidRPr="00457D7E" w:rsidRDefault="00CA5CFC">
      <w:pPr>
        <w:pStyle w:val="CommentText"/>
        <w:rPr>
          <w:lang w:val="en-GB"/>
        </w:rPr>
      </w:pPr>
    </w:p>
    <w:p w14:paraId="5D057A29" w14:textId="054F7AD8" w:rsidR="00CA5CFC" w:rsidRPr="00457D7E" w:rsidRDefault="00CA5CFC" w:rsidP="00686FE3">
      <w:pPr>
        <w:rPr>
          <w:lang w:val="en-GB"/>
        </w:rPr>
      </w:pPr>
      <w:r w:rsidRPr="00457D7E">
        <w:rPr>
          <w:lang w:val="en-GB"/>
        </w:rPr>
        <w:t xml:space="preserve">I could though arrange not by temperature but by biogeography, and the add open curly brackets </w:t>
      </w:r>
      <w:r w:rsidRPr="00457D7E">
        <w:rPr>
          <w:rFonts w:ascii="Times New Roman" w:eastAsia="Times New Roman" w:hAnsi="Times New Roman" w:cs="Times New Roman"/>
          <w:lang w:val="en-GB" w:eastAsia="en-GB"/>
        </w:rPr>
        <w:t xml:space="preserve">{ </w:t>
      </w:r>
      <w:r w:rsidRPr="00457D7E">
        <w:rPr>
          <w:lang w:val="en-GB"/>
        </w:rPr>
        <w:t>on the left-hand side indicating group. Order of species should largely be the same!</w:t>
      </w:r>
    </w:p>
  </w:comment>
  <w:comment w:id="68" w:author="Max Lindmark" w:date="2020-02-06T11:21:00Z" w:initials="ML">
    <w:p w14:paraId="2D1FC256" w14:textId="2F51E726" w:rsidR="00CA5CFC" w:rsidRPr="00457D7E" w:rsidRDefault="00CA5CFC">
      <w:pPr>
        <w:pStyle w:val="CommentText"/>
        <w:rPr>
          <w:b/>
          <w:bCs/>
          <w:lang w:val="en-GB"/>
        </w:rPr>
      </w:pPr>
      <w:r w:rsidRPr="00457D7E">
        <w:rPr>
          <w:b/>
          <w:bCs/>
          <w:lang w:val="en-GB"/>
        </w:rPr>
        <w:t xml:space="preserve">Jan: </w:t>
      </w:r>
      <w:r w:rsidRPr="00B56427">
        <w:rPr>
          <w:rStyle w:val="CommentReference"/>
          <w:b/>
          <w:bCs/>
        </w:rPr>
        <w:annotationRef/>
      </w:r>
      <w:r w:rsidRPr="00457D7E">
        <w:rPr>
          <w:b/>
          <w:bCs/>
          <w:lang w:val="en-GB"/>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69" w:author="Max Lindmark" w:date="2020-02-06T11:28:00Z" w:initials="ML">
    <w:p w14:paraId="3FA1DF52" w14:textId="3EE78406" w:rsidR="00CA5CFC" w:rsidRPr="00457D7E" w:rsidRDefault="00CA5CFC">
      <w:pPr>
        <w:pStyle w:val="CommentText"/>
        <w:rPr>
          <w:lang w:val="en-GB"/>
        </w:rPr>
      </w:pPr>
      <w:r>
        <w:rPr>
          <w:rStyle w:val="CommentReference"/>
        </w:rPr>
        <w:annotationRef/>
      </w:r>
      <w:r w:rsidRPr="00457D7E">
        <w:rPr>
          <w:lang w:val="en-GB"/>
        </w:rPr>
        <w:t>Tried to simplify the message but will see if I can explore different plot layouts! See below.</w:t>
      </w:r>
    </w:p>
  </w:comment>
  <w:comment w:id="72" w:author="Max Lindmark" w:date="2020-02-06T11:21:00Z" w:initials="ML">
    <w:p w14:paraId="511DAC36" w14:textId="2234481E" w:rsidR="00CA5CFC" w:rsidRPr="00457D7E" w:rsidRDefault="00CA5CFC">
      <w:pPr>
        <w:pStyle w:val="CommentText"/>
        <w:rPr>
          <w:b/>
          <w:bCs/>
          <w:lang w:val="en-GB"/>
        </w:rPr>
      </w:pPr>
      <w:r w:rsidRPr="007907BC">
        <w:rPr>
          <w:rStyle w:val="CommentReference"/>
          <w:b/>
          <w:bCs/>
        </w:rPr>
        <w:annotationRef/>
      </w:r>
      <w:r w:rsidRPr="00457D7E">
        <w:rPr>
          <w:b/>
          <w:bCs/>
          <w:lang w:val="en-GB"/>
        </w:rPr>
        <w:t xml:space="preserve">Jan: </w:t>
      </w:r>
      <w:r w:rsidRPr="007907BC">
        <w:rPr>
          <w:rStyle w:val="CommentReference"/>
          <w:b/>
          <w:bCs/>
        </w:rPr>
        <w:annotationRef/>
      </w:r>
      <w:r w:rsidRPr="00457D7E">
        <w:rPr>
          <w:b/>
          <w:bCs/>
          <w:lang w:val="en-GB"/>
        </w:rPr>
        <w:t>Guess if you want that information here, keep it also above – but do we need it? Makes the figure even busier and unless we talk about the difference and discuss it, we could leave it for the appendix.</w:t>
      </w:r>
    </w:p>
  </w:comment>
  <w:comment w:id="73" w:author="Max Lindmark" w:date="2020-02-06T11:25:00Z" w:initials="ML">
    <w:p w14:paraId="19815538" w14:textId="43B722D2" w:rsidR="00CA5CFC" w:rsidRPr="00457D7E" w:rsidRDefault="00CA5CFC">
      <w:pPr>
        <w:pStyle w:val="CommentText"/>
        <w:rPr>
          <w:lang w:val="en-GB"/>
        </w:rPr>
      </w:pPr>
      <w:r>
        <w:rPr>
          <w:rStyle w:val="CommentReference"/>
        </w:rPr>
        <w:annotationRef/>
      </w:r>
      <w:r w:rsidRPr="00457D7E">
        <w:rPr>
          <w:lang w:val="en-GB"/>
        </w:rPr>
        <w:t>See comment below! For thesis I’ll explore your suggestions only if I have time unfortunately! But I like the idea.</w:t>
      </w:r>
    </w:p>
  </w:comment>
  <w:comment w:id="74" w:author="Max Lindmark" w:date="2020-02-06T11:20:00Z" w:initials="ML">
    <w:p w14:paraId="567C190F" w14:textId="77777777" w:rsidR="00CA5CFC" w:rsidRPr="00457D7E" w:rsidRDefault="00CA5CFC" w:rsidP="003A59D4">
      <w:pPr>
        <w:pStyle w:val="CommentText"/>
        <w:rPr>
          <w:b/>
          <w:bCs/>
          <w:lang w:val="en-GB"/>
        </w:rPr>
      </w:pPr>
      <w:r w:rsidRPr="003A59D4">
        <w:rPr>
          <w:rStyle w:val="CommentReference"/>
          <w:b/>
          <w:bCs/>
        </w:rPr>
        <w:annotationRef/>
      </w:r>
      <w:r w:rsidRPr="00457D7E">
        <w:rPr>
          <w:b/>
          <w:bCs/>
          <w:lang w:val="en-GB"/>
        </w:rPr>
        <w:t xml:space="preserve">Jan: </w:t>
      </w:r>
      <w:r w:rsidRPr="003A59D4">
        <w:rPr>
          <w:rStyle w:val="CommentReference"/>
          <w:b/>
          <w:bCs/>
        </w:rPr>
        <w:annotationRef/>
      </w:r>
      <w:r w:rsidRPr="00457D7E">
        <w:rPr>
          <w:b/>
          <w:bCs/>
          <w:lang w:val="en-GB"/>
        </w:rPr>
        <w:t>I wonder if it would be better to leave out the number of observations here (again, unless you consider this critical for interpretation) and also just show the mean optimum temperature!?</w:t>
      </w:r>
    </w:p>
    <w:p w14:paraId="71DA425E" w14:textId="77777777" w:rsidR="00CA5CFC" w:rsidRPr="00457D7E" w:rsidRDefault="00CA5CFC" w:rsidP="003A59D4">
      <w:pPr>
        <w:pStyle w:val="CommentText"/>
        <w:rPr>
          <w:b/>
          <w:bCs/>
          <w:lang w:val="en-GB"/>
        </w:rPr>
      </w:pPr>
    </w:p>
    <w:p w14:paraId="5D30FBE5" w14:textId="77777777" w:rsidR="00CA5CFC" w:rsidRPr="00457D7E" w:rsidRDefault="00CA5CFC" w:rsidP="003A59D4">
      <w:pPr>
        <w:pStyle w:val="CommentText"/>
        <w:rPr>
          <w:b/>
          <w:bCs/>
          <w:lang w:val="en-GB"/>
        </w:rPr>
      </w:pPr>
      <w:r w:rsidRPr="00457D7E">
        <w:rPr>
          <w:b/>
          <w:bCs/>
          <w:lang w:val="en-GB"/>
        </w:rPr>
        <w:t>Would make this a much cleaner and easier to interpret figure</w:t>
      </w:r>
    </w:p>
    <w:p w14:paraId="279AFF9D" w14:textId="3B3C61D3" w:rsidR="00CA5CFC" w:rsidRPr="00457D7E" w:rsidRDefault="00CA5CFC">
      <w:pPr>
        <w:pStyle w:val="CommentText"/>
        <w:rPr>
          <w:b/>
          <w:bCs/>
          <w:lang w:val="en-GB"/>
        </w:rPr>
      </w:pPr>
    </w:p>
  </w:comment>
  <w:comment w:id="75" w:author="Max Lindmark" w:date="2020-02-06T11:22:00Z" w:initials="ML">
    <w:p w14:paraId="0B683017" w14:textId="77777777" w:rsidR="00CA5CFC" w:rsidRPr="00457D7E" w:rsidRDefault="00CA5CFC">
      <w:pPr>
        <w:pStyle w:val="CommentText"/>
        <w:rPr>
          <w:lang w:val="en-GB"/>
        </w:rPr>
      </w:pPr>
      <w:r>
        <w:rPr>
          <w:rStyle w:val="CommentReference"/>
        </w:rPr>
        <w:annotationRef/>
      </w:r>
      <w:r w:rsidRPr="00457D7E">
        <w:rPr>
          <w:lang w:val="en-GB"/>
        </w:rPr>
        <w:t>Maybe not critical, I’d say only critical if we show tall the optimum temperatures to illustrate that we have multiple points per species.</w:t>
      </w:r>
    </w:p>
    <w:p w14:paraId="05FF5B78" w14:textId="77777777" w:rsidR="00CA5CFC" w:rsidRPr="00457D7E" w:rsidRDefault="00CA5CFC">
      <w:pPr>
        <w:pStyle w:val="CommentText"/>
        <w:rPr>
          <w:lang w:val="en-GB"/>
        </w:rPr>
      </w:pPr>
    </w:p>
    <w:p w14:paraId="42915C74" w14:textId="742A1156" w:rsidR="00CA5CFC" w:rsidRPr="00457D7E" w:rsidRDefault="00CA5CFC">
      <w:pPr>
        <w:pStyle w:val="CommentText"/>
        <w:rPr>
          <w:lang w:val="en-GB"/>
        </w:rPr>
      </w:pPr>
      <w:r w:rsidRPr="00457D7E">
        <w:rPr>
          <w:lang w:val="en-GB"/>
        </w:rPr>
        <w:t>Mean and standard deviations could work! Also for the experimental data.. Then we’d have three lines like environmental temperature. I’ll think about it!</w:t>
      </w:r>
    </w:p>
  </w:comment>
  <w:comment w:id="76" w:author="Jan Ohlberger" w:date="2020-02-06T12:53:00Z" w:initials="Ca">
    <w:p w14:paraId="5D0588E3" w14:textId="7F51F5F0" w:rsidR="00CA5CFC" w:rsidRPr="00457D7E" w:rsidRDefault="00CA5CFC">
      <w:pPr>
        <w:pStyle w:val="CommentText"/>
        <w:rPr>
          <w:lang w:val="en-GB"/>
        </w:rPr>
      </w:pPr>
      <w:r>
        <w:rPr>
          <w:rStyle w:val="CommentReference"/>
        </w:rPr>
        <w:annotationRef/>
      </w:r>
      <w:r w:rsidRPr="00457D7E">
        <w:rPr>
          <w:lang w:val="en-GB"/>
        </w:rPr>
        <w:t xml:space="preserve">This kind of stuff is not critical but can take a lot of time, so I’d say any of these changes can wait until after the thesis and defense </w:t>
      </w:r>
    </w:p>
  </w:comment>
  <w:comment w:id="77" w:author="Max Lindmark" w:date="2020-01-28T19:59:00Z" w:initials="ML">
    <w:p w14:paraId="5EE5D0B0" w14:textId="18144D67" w:rsidR="00CA5CFC" w:rsidRPr="00457D7E" w:rsidRDefault="00CA5CFC">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78" w:author="Anna Gårdmark" w:date="2020-02-04T08:48:00Z" w:initials="AG">
    <w:p w14:paraId="2495A2F5" w14:textId="4AD93A43" w:rsidR="00CA5CFC" w:rsidRPr="00BD7D6F" w:rsidRDefault="00CA5CFC">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79" w:author="Max Lindmark" w:date="2020-02-06T11:32:00Z" w:initials="ML">
    <w:p w14:paraId="758C28E2" w14:textId="1BA6FDF0" w:rsidR="00CA5CFC" w:rsidRPr="00457D7E" w:rsidRDefault="00CA5CFC">
      <w:pPr>
        <w:pStyle w:val="CommentText"/>
        <w:rPr>
          <w:lang w:val="en-GB"/>
        </w:rPr>
      </w:pPr>
      <w:r>
        <w:rPr>
          <w:rStyle w:val="CommentReference"/>
        </w:rPr>
        <w:annotationRef/>
      </w:r>
      <w:r w:rsidRPr="00457D7E">
        <w:rPr>
          <w:lang w:val="en-GB"/>
        </w:rPr>
        <w:t>I think it’s a good idea as you say to talk about the probabilities, because we can. For later, I thought about maybe analysing the posterior overlap somehow and given probabilities for the values (of different rates) being the same, and also within the range of MTE prediction rather than just MTE’s midpoint prediction.</w:t>
      </w:r>
    </w:p>
  </w:comment>
  <w:comment w:id="80" w:author="Anna Gårdmark" w:date="2020-02-07T08:09:00Z" w:initials="AG">
    <w:p w14:paraId="2AC900F7" w14:textId="0FBF6277" w:rsidR="00CA5CFC" w:rsidRPr="00641ACD" w:rsidRDefault="00CA5CFC">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Pr>
          <w:highlight w:val="yellow"/>
          <w:lang w:val="en-GB"/>
        </w:rPr>
        <w:t xml:space="preserve"> (in brackets afterwards)</w:t>
      </w:r>
      <w:r w:rsidRPr="00641ACD">
        <w:rPr>
          <w:highlight w:val="yellow"/>
          <w:lang w:val="en-GB"/>
        </w:rPr>
        <w:t xml:space="preserve"> – to signal the benefit of the </w:t>
      </w:r>
      <w:proofErr w:type="spellStart"/>
      <w:r w:rsidRPr="00641ACD">
        <w:rPr>
          <w:highlight w:val="yellow"/>
          <w:lang w:val="en-GB"/>
        </w:rPr>
        <w:t>BAyesian</w:t>
      </w:r>
      <w:proofErr w:type="spellEnd"/>
      <w:r w:rsidRPr="00641ACD">
        <w:rPr>
          <w:highlight w:val="yellow"/>
          <w:lang w:val="en-GB"/>
        </w:rPr>
        <w:t xml:space="preserve"> approach?</w:t>
      </w:r>
    </w:p>
  </w:comment>
  <w:comment w:id="81" w:author="Max Lindmark" w:date="2020-02-08T17:31:00Z" w:initials="ML">
    <w:p w14:paraId="6B92B139" w14:textId="6D8EC9A7" w:rsidR="00CA5CFC" w:rsidRPr="00C41DFC" w:rsidRDefault="00CA5CFC">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 </w:t>
      </w:r>
    </w:p>
  </w:comment>
  <w:comment w:id="82" w:author="Anna Gårdmark" w:date="2020-02-04T08:56:00Z" w:initials="AG">
    <w:p w14:paraId="0D13AD99" w14:textId="278CD4EB" w:rsidR="00CA5CFC" w:rsidRPr="002C5859" w:rsidRDefault="00CA5CFC">
      <w:pPr>
        <w:pStyle w:val="CommentText"/>
        <w:rPr>
          <w:lang w:val="en-GB"/>
        </w:rPr>
      </w:pPr>
      <w:r>
        <w:rPr>
          <w:rStyle w:val="CommentReference"/>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you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83" w:author="Max Lindmark" w:date="2020-02-06T11:36:00Z" w:initials="ML">
    <w:p w14:paraId="6A2D3C14" w14:textId="77777777" w:rsidR="00CA5CFC" w:rsidRPr="00457D7E" w:rsidRDefault="00CA5CFC">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CA5CFC" w:rsidRPr="00457D7E" w:rsidRDefault="00CA5CFC">
      <w:pPr>
        <w:pStyle w:val="CommentText"/>
        <w:rPr>
          <w:lang w:val="en-GB"/>
        </w:rPr>
      </w:pPr>
    </w:p>
    <w:p w14:paraId="48DC857D" w14:textId="71B86F82" w:rsidR="00CA5CFC" w:rsidRPr="00457D7E" w:rsidRDefault="00CA5CFC">
      <w:pPr>
        <w:pStyle w:val="CommentText"/>
        <w:rPr>
          <w:lang w:val="en-GB"/>
        </w:rPr>
      </w:pPr>
      <w:r w:rsidRPr="00457D7E">
        <w:rPr>
          <w:lang w:val="en-GB"/>
        </w:rPr>
        <w:t xml:space="preserve">As I interpret it: We can say we use a special case of a </w:t>
      </w:r>
      <w:proofErr w:type="spellStart"/>
      <w:r w:rsidRPr="00457D7E">
        <w:rPr>
          <w:lang w:val="en-GB"/>
        </w:rPr>
        <w:t>Pütter</w:t>
      </w:r>
      <w:proofErr w:type="spellEnd"/>
      <w:r w:rsidRPr="00457D7E">
        <w:rPr>
          <w:lang w:val="en-GB"/>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CA5CFC" w:rsidRPr="00457D7E" w:rsidRDefault="00CA5CFC">
      <w:pPr>
        <w:pStyle w:val="CommentText"/>
        <w:rPr>
          <w:lang w:val="en-GB"/>
        </w:rPr>
      </w:pPr>
    </w:p>
    <w:p w14:paraId="776601BB" w14:textId="24F08D9F" w:rsidR="00CA5CFC" w:rsidRPr="00457D7E" w:rsidRDefault="00CA5CFC">
      <w:pPr>
        <w:pStyle w:val="CommentText"/>
        <w:rPr>
          <w:lang w:val="en-GB"/>
        </w:rPr>
      </w:pPr>
      <w:r w:rsidRPr="00457D7E">
        <w:rPr>
          <w:lang w:val="en-GB"/>
        </w:rPr>
        <w:t xml:space="preserve">The new part here is not really coming up with something new that leads to unimodal growth curves. The basic ingredients are already there (the optimum shape due to optimum </w:t>
      </w:r>
      <w:proofErr w:type="spellStart"/>
      <w:r w:rsidRPr="00457D7E">
        <w:rPr>
          <w:lang w:val="en-GB"/>
        </w:rPr>
        <w:t>Cmax</w:t>
      </w:r>
      <w:proofErr w:type="spellEnd"/>
      <w:r w:rsidRPr="00457D7E">
        <w:rPr>
          <w:lang w:val="en-GB"/>
        </w:rPr>
        <w:t xml:space="preserve"> and exponential metabolism, and difference in exponents – although here based on data), we just put things together. Importantly, we also verify this with a new data set rather than citing literature that supports this.</w:t>
      </w:r>
    </w:p>
    <w:p w14:paraId="5BF62FF1" w14:textId="77777777" w:rsidR="00CA5CFC" w:rsidRPr="00457D7E" w:rsidRDefault="00CA5CFC">
      <w:pPr>
        <w:pStyle w:val="CommentText"/>
        <w:rPr>
          <w:lang w:val="en-GB"/>
        </w:rPr>
      </w:pPr>
    </w:p>
    <w:p w14:paraId="1147DE57" w14:textId="77777777" w:rsidR="00CA5CFC" w:rsidRPr="00457D7E" w:rsidRDefault="00CA5CFC">
      <w:pPr>
        <w:pStyle w:val="CommentText"/>
        <w:rPr>
          <w:lang w:val="en-GB"/>
        </w:rPr>
      </w:pPr>
      <w:r w:rsidRPr="00457D7E">
        <w:rPr>
          <w:lang w:val="en-GB"/>
        </w:rPr>
        <w:t xml:space="preserve">And, the results from metabolism and consumption show that assuming different exponents is warranted. Otherwise someone might say we only got the prediction of declining </w:t>
      </w:r>
      <w:proofErr w:type="spellStart"/>
      <w:r w:rsidRPr="00457D7E">
        <w:rPr>
          <w:lang w:val="en-GB"/>
        </w:rPr>
        <w:t>T_opt</w:t>
      </w:r>
      <w:proofErr w:type="spellEnd"/>
      <w:r w:rsidRPr="00457D7E">
        <w:rPr>
          <w:lang w:val="en-GB"/>
        </w:rPr>
        <w:t xml:space="preserve"> by using the VBGE model with arbitrary exponents of 2/3 and 1 which few believe represent the actual allometry.</w:t>
      </w:r>
    </w:p>
    <w:p w14:paraId="0BA1C896" w14:textId="77777777" w:rsidR="00CA5CFC" w:rsidRPr="00457D7E" w:rsidRDefault="00CA5CFC">
      <w:pPr>
        <w:pStyle w:val="CommentText"/>
        <w:rPr>
          <w:lang w:val="en-GB"/>
        </w:rPr>
      </w:pPr>
    </w:p>
    <w:p w14:paraId="4565C1F9" w14:textId="5BECAB48" w:rsidR="00CA5CFC" w:rsidRPr="00457D7E" w:rsidRDefault="00CA5CFC">
      <w:pPr>
        <w:pStyle w:val="CommentText"/>
        <w:rPr>
          <w:lang w:val="en-GB"/>
        </w:rPr>
      </w:pPr>
      <w:r w:rsidRPr="00457D7E">
        <w:rPr>
          <w:lang w:val="en-GB"/>
        </w:rPr>
        <w:t>Agree this needs to be made clearer. See the paragraph below!</w:t>
      </w:r>
    </w:p>
  </w:comment>
  <w:comment w:id="84" w:author="Anna Gårdmark" w:date="2020-02-07T08:12:00Z" w:initials="AG">
    <w:p w14:paraId="3C081A25" w14:textId="60CFB3C9" w:rsidR="00CA5CFC" w:rsidRPr="00603E09" w:rsidRDefault="00CA5CFC">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85" w:author="Max Lindmark" w:date="2020-02-06T13:04:00Z" w:initials="ML">
    <w:p w14:paraId="61204E3E" w14:textId="29123053" w:rsidR="00CA5CFC" w:rsidRPr="00457D7E" w:rsidRDefault="00CA5CFC"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CA5CFC" w:rsidRPr="00457D7E" w:rsidRDefault="00CA5CFC">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31629226" w15:paraIdParent="46F7263B" w15:done="0"/>
  <w15:commentEx w15:paraId="5D824DFE" w15:done="0"/>
  <w15:commentEx w15:paraId="7510E99E" w15:paraIdParent="5D824DFE"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1272E59D" w15:done="0"/>
  <w15:commentEx w15:paraId="3C3B4C62" w15:done="0"/>
  <w15:commentEx w15:paraId="42F3CCE8" w15:done="0"/>
  <w15:commentEx w15:paraId="1E08BA1F" w15:paraIdParent="42F3CCE8" w15:done="0"/>
  <w15:commentEx w15:paraId="410881C0" w15:paraIdParent="42F3CCE8" w15:done="0"/>
  <w15:commentEx w15:paraId="77A842BC" w15:done="0"/>
  <w15:commentEx w15:paraId="0CCA28B0" w15:done="0"/>
  <w15:commentEx w15:paraId="214DBB0F" w15:done="0"/>
  <w15:commentEx w15:paraId="44519E1D" w15:paraIdParent="214DBB0F" w15:done="0"/>
  <w15:commentEx w15:paraId="22F75534" w15:paraIdParent="214DBB0F" w15:done="0"/>
  <w15:commentEx w15:paraId="5C0FE86C" w15:done="0"/>
  <w15:commentEx w15:paraId="00F25D99" w15:done="0"/>
  <w15:commentEx w15:paraId="261135A4" w15:done="0"/>
  <w15:commentEx w15:paraId="004EA587" w15:done="0"/>
  <w15:commentEx w15:paraId="226E2E76" w15:done="0"/>
  <w15:commentEx w15:paraId="4D42B2DD" w15:done="0"/>
  <w15:commentEx w15:paraId="0B365000" w15:done="0"/>
  <w15:commentEx w15:paraId="582D95AB" w15:done="0"/>
  <w15:commentEx w15:paraId="26AE3624" w15:done="0"/>
  <w15:commentEx w15:paraId="1555FC6E"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24D3DCE9" w15:done="0"/>
  <w15:commentEx w15:paraId="12E58D26" w15:paraIdParent="24D3DCE9" w15:done="0"/>
  <w15:commentEx w15:paraId="00135990" w15:done="0"/>
  <w15:commentEx w15:paraId="4CBF0665" w15:done="0"/>
  <w15:commentEx w15:paraId="62040C99" w15:done="0"/>
  <w15:commentEx w15:paraId="4BE8DA61" w15:done="0"/>
  <w15:commentEx w15:paraId="7070164E"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D0588E3"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1272E59D" w16cid:durableId="2230682A"/>
  <w16cid:commentId w16cid:paraId="3C3B4C62" w16cid:durableId="21E65D43"/>
  <w16cid:commentId w16cid:paraId="42F3CCE8" w16cid:durableId="21D155FF"/>
  <w16cid:commentId w16cid:paraId="1E08BA1F" w16cid:durableId="21DA91A7"/>
  <w16cid:commentId w16cid:paraId="410881C0" w16cid:durableId="21E65DDB"/>
  <w16cid:commentId w16cid:paraId="77A842BC" w16cid:durableId="21E65E03"/>
  <w16cid:commentId w16cid:paraId="0CCA28B0" w16cid:durableId="21E665A5"/>
  <w16cid:commentId w16cid:paraId="214DBB0F" w16cid:durableId="21C841B4"/>
  <w16cid:commentId w16cid:paraId="44519E1D" w16cid:durableId="21D1427F"/>
  <w16cid:commentId w16cid:paraId="22F75534" w16cid:durableId="21DABDCD"/>
  <w16cid:commentId w16cid:paraId="5C0FE86C" w16cid:durableId="21DFCF7C"/>
  <w16cid:commentId w16cid:paraId="00F25D99" w16cid:durableId="224C1347"/>
  <w16cid:commentId w16cid:paraId="261135A4" w16cid:durableId="224C4ADC"/>
  <w16cid:commentId w16cid:paraId="004EA587" w16cid:durableId="224AFF6F"/>
  <w16cid:commentId w16cid:paraId="226E2E76" w16cid:durableId="224C12F9"/>
  <w16cid:commentId w16cid:paraId="4D42B2DD" w16cid:durableId="224ABED1"/>
  <w16cid:commentId w16cid:paraId="0B365000" w16cid:durableId="224AFF2B"/>
  <w16cid:commentId w16cid:paraId="582D95AB" w16cid:durableId="224AF79F"/>
  <w16cid:commentId w16cid:paraId="26AE3624" w16cid:durableId="224AFFCE"/>
  <w16cid:commentId w16cid:paraId="1555FC6E" w16cid:durableId="224AFFD3"/>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24D3DCE9" w16cid:durableId="21E66D06"/>
  <w16cid:commentId w16cid:paraId="12E58D26" w16cid:durableId="21E66D10"/>
  <w16cid:commentId w16cid:paraId="00135990" w16cid:durableId="224AACDB"/>
  <w16cid:commentId w16cid:paraId="4CBF0665" w16cid:durableId="21DC6093"/>
  <w16cid:commentId w16cid:paraId="62040C99" w16cid:durableId="21E67169"/>
  <w16cid:commentId w16cid:paraId="4BE8DA61" w16cid:durableId="224D38F7"/>
  <w16cid:commentId w16cid:paraId="7070164E" w16cid:durableId="224D3F35"/>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D0588E3" w16cid:durableId="21E68AB6"/>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873AD" w14:textId="77777777" w:rsidR="00E62608" w:rsidRDefault="00E62608" w:rsidP="00B65B3A">
      <w:r>
        <w:separator/>
      </w:r>
    </w:p>
    <w:p w14:paraId="3AEA9016" w14:textId="77777777" w:rsidR="00E62608" w:rsidRDefault="00E62608"/>
  </w:endnote>
  <w:endnote w:type="continuationSeparator" w:id="0">
    <w:p w14:paraId="31B5F890" w14:textId="77777777" w:rsidR="00E62608" w:rsidRDefault="00E62608" w:rsidP="00B65B3A">
      <w:r>
        <w:continuationSeparator/>
      </w:r>
    </w:p>
    <w:p w14:paraId="2D0D8687" w14:textId="77777777" w:rsidR="00E62608" w:rsidRDefault="00E626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CA5CFC" w:rsidRDefault="00CA5CFC"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CA5CFC" w:rsidRDefault="00CA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1207C686" w:rsidR="00CA5CFC" w:rsidRDefault="00CA5CFC"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CA5CFC" w:rsidRDefault="00CA5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A9941B" w14:textId="77777777" w:rsidR="00E62608" w:rsidRDefault="00E62608" w:rsidP="00B65B3A">
      <w:r>
        <w:separator/>
      </w:r>
    </w:p>
  </w:footnote>
  <w:footnote w:type="continuationSeparator" w:id="0">
    <w:p w14:paraId="2E93DACD" w14:textId="77777777" w:rsidR="00E62608" w:rsidRDefault="00E62608"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CA5CFC" w:rsidRDefault="00CA5CFC" w:rsidP="00B65B3A">
    <w:pPr>
      <w:pStyle w:val="Header"/>
      <w:spacing w:before="240" w:after="276"/>
    </w:pPr>
  </w:p>
  <w:p w14:paraId="3F805A8E" w14:textId="77777777" w:rsidR="00CA5CFC" w:rsidRDefault="00CA5CFC" w:rsidP="00B65B3A">
    <w:pPr>
      <w:spacing w:after="276"/>
    </w:pPr>
  </w:p>
  <w:p w14:paraId="3A1ECCFB" w14:textId="77777777" w:rsidR="00CA5CFC" w:rsidRDefault="00CA5CFC"/>
  <w:p w14:paraId="4AAA9964" w14:textId="77777777" w:rsidR="00CA5CFC" w:rsidRDefault="00CA5C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CA5CFC" w:rsidRPr="00B30794" w:rsidRDefault="00CA5CFC"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082"/>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A51"/>
    <w:rsid w:val="00095A7D"/>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356"/>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AC8"/>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BD5"/>
    <w:rsid w:val="00271CF9"/>
    <w:rsid w:val="00272129"/>
    <w:rsid w:val="00272145"/>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CD9"/>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015"/>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2E3F"/>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E4A"/>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4FCD"/>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A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234"/>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A8"/>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1D6"/>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3E09"/>
    <w:rsid w:val="006043E6"/>
    <w:rsid w:val="00604735"/>
    <w:rsid w:val="00604739"/>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87FA9"/>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0B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A6E"/>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8B7"/>
    <w:rsid w:val="00807A3F"/>
    <w:rsid w:val="00807A48"/>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7C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7F6"/>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5D5"/>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AAB"/>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2BEE"/>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AD0"/>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899"/>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0EE9"/>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0E0F"/>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8DB"/>
    <w:rsid w:val="00B46915"/>
    <w:rsid w:val="00B46A92"/>
    <w:rsid w:val="00B46E4B"/>
    <w:rsid w:val="00B472A8"/>
    <w:rsid w:val="00B4735F"/>
    <w:rsid w:val="00B474B6"/>
    <w:rsid w:val="00B479C4"/>
    <w:rsid w:val="00B47C58"/>
    <w:rsid w:val="00B50037"/>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773AC"/>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38CF"/>
    <w:rsid w:val="00BB401D"/>
    <w:rsid w:val="00BB4239"/>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C55"/>
    <w:rsid w:val="00C77D1A"/>
    <w:rsid w:val="00C804DD"/>
    <w:rsid w:val="00C80501"/>
    <w:rsid w:val="00C8083F"/>
    <w:rsid w:val="00C80991"/>
    <w:rsid w:val="00C812FD"/>
    <w:rsid w:val="00C8166B"/>
    <w:rsid w:val="00C816B5"/>
    <w:rsid w:val="00C81774"/>
    <w:rsid w:val="00C8188D"/>
    <w:rsid w:val="00C81AD3"/>
    <w:rsid w:val="00C81AD4"/>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9C0"/>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4E3"/>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C54"/>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7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CFC"/>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421E"/>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526"/>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E5D"/>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40A"/>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18740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8740A"/>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14B571DE-9FEF-443E-BFEF-8D8A10FF54E4}">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40</Pages>
  <Words>58925</Words>
  <Characters>335873</Characters>
  <Application>Microsoft Office Word</Application>
  <DocSecurity>0</DocSecurity>
  <Lines>2798</Lines>
  <Paragraphs>788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394010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55</cp:revision>
  <cp:lastPrinted>2020-01-31T14:37:00Z</cp:lastPrinted>
  <dcterms:created xsi:type="dcterms:W3CDTF">2020-04-01T08:20:00Z</dcterms:created>
  <dcterms:modified xsi:type="dcterms:W3CDTF">2020-04-24T15:53:00Z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id="iQDEqMkn"/&gt;&lt;style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