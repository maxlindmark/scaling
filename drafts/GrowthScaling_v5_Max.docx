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such as 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which is a special case of a Pütter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feeding$rate or food$intake or bio$energ*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bio-energ*)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(taken from FishBase),</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In the growth data, this information was not available on 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 f</w:t>
      </w:r>
      <w:r w:rsidR="00A42A6E" w:rsidRPr="004559BC">
        <w:rPr>
          <w:rFonts w:eastAsiaTheme="minorEastAsia" w:cstheme="minorHAnsi"/>
          <w:lang w:val="en-GB"/>
        </w:rPr>
        <w:t>or marbled sole (</w:t>
      </w:r>
      <w:r w:rsidR="00A42A6E" w:rsidRPr="004559BC">
        <w:rPr>
          <w:rFonts w:eastAsiaTheme="minorEastAsia" w:cstheme="minorHAnsi"/>
          <w:i/>
          <w:iCs/>
          <w:lang w:val="en-GB"/>
        </w:rPr>
        <w:t>Pseudopleuronectes yokohamae</w:t>
      </w:r>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CA5CF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CA5CF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CA5CF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CA5CF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CA5CF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mean-centered</w:t>
      </w:r>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1"/>
        <w:gridCol w:w="1309"/>
        <w:gridCol w:w="4204"/>
        <w:gridCol w:w="1802"/>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685A66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1"/>
                <m:r>
                  <w:del w:id="22" w:author="Max Lindmark" w:date="2020-04-22T17:37:00Z">
                    <w:rPr>
                      <w:rFonts w:ascii="Cambria Math" w:hAnsi="Cambria Math" w:cstheme="minorHAnsi"/>
                    </w:rPr>
                    <m:t>0.5</m:t>
                  </w:del>
                </m:r>
                <m:r>
                  <w:ins w:id="23" w:author="Max Lindmark" w:date="2020-04-22T17:37:00Z">
                    <w:rPr>
                      <w:rFonts w:ascii="Cambria Math" w:hAnsi="Cambria Math" w:cstheme="minorHAnsi"/>
                    </w:rPr>
                    <m:t>1</m:t>
                  </w:ins>
                </m:r>
                <w:commentRangeEnd w:id="21"/>
                <m:r>
                  <w:ins w:id="24" w:author="Max Lindmark" w:date="2020-04-22T17:37:00Z">
                    <m:rPr>
                      <m:sty m:val="p"/>
                    </m:rPr>
                    <w:rPr>
                      <w:rStyle w:val="CommentReference"/>
                    </w:rPr>
                    <w:commentReference w:id="21"/>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N(-0.25, </m:t>
                </m:r>
                <m:r>
                  <w:del w:id="25" w:author="Max Lindmark" w:date="2020-04-22T17:39:00Z">
                    <w:rPr>
                      <w:rFonts w:ascii="Cambria Math" w:hAnsi="Cambria Math" w:cstheme="minorHAnsi"/>
                    </w:rPr>
                    <m:t>0</m:t>
                  </w:del>
                </m:r>
                <m:r>
                  <w:del w:id="26" w:author="Max Lindmark" w:date="2020-04-22T17:38:00Z">
                    <w:rPr>
                      <w:rFonts w:ascii="Cambria Math" w:hAnsi="Cambria Math" w:cstheme="minorHAnsi"/>
                    </w:rPr>
                    <m:t>. 5</m:t>
                  </w:del>
                </m:r>
                <m:r>
                  <w:ins w:id="27"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28"/>
            <w:r w:rsidRPr="007F0C50">
              <w:rPr>
                <w:rFonts w:cstheme="minorHAnsi"/>
              </w:rPr>
              <w:t>activation energy</w:t>
            </w:r>
            <w:commentRangeEnd w:id="28"/>
            <w:r w:rsidR="000C4232">
              <w:rPr>
                <w:rStyle w:val="CommentReference"/>
              </w:rPr>
              <w:commentReference w:id="28"/>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29" w:author="Max Lindmark" w:date="2020-04-22T17:39:00Z">
                    <w:rPr>
                      <w:rFonts w:ascii="Cambria Math" w:hAnsi="Cambria Math" w:cstheme="minorHAnsi"/>
                    </w:rPr>
                    <m:t>0.5</m:t>
                  </w:del>
                </m:r>
                <m:r>
                  <w:ins w:id="3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1" w:author="Max Lindmark" w:date="2020-04-22T17:39:00Z">
                    <w:rPr>
                      <w:rFonts w:ascii="Cambria Math" w:hAnsi="Cambria Math" w:cstheme="minorHAnsi"/>
                    </w:rPr>
                    <m:t>0.5</m:t>
                  </w:del>
                </m:r>
                <m:r>
                  <w:ins w:id="32"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33"/>
            <w:r w:rsidRPr="007F0C50">
              <w:rPr>
                <w:rFonts w:cstheme="minorHAnsi"/>
              </w:rPr>
              <w:t xml:space="preserve">exponent </w:t>
            </w:r>
            <w:commentRangeEnd w:id="33"/>
            <w:r w:rsidR="00604739">
              <w:rPr>
                <w:rStyle w:val="CommentReference"/>
              </w:rPr>
              <w:commentReference w:id="33"/>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4"/>
            <w:r w:rsidRPr="007F0C50">
              <w:rPr>
                <w:rFonts w:cstheme="minorHAnsi"/>
              </w:rPr>
              <w:t xml:space="preserve">activation </w:t>
            </w:r>
            <w:commentRangeEnd w:id="34"/>
            <w:r w:rsidR="00093FA1">
              <w:rPr>
                <w:rStyle w:val="CommentReference"/>
              </w:rPr>
              <w:commentReference w:id="34"/>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35"/>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35"/>
            <w:r w:rsidR="00A90EE9">
              <w:rPr>
                <w:rStyle w:val="CommentReference"/>
                <w:b w:val="0"/>
                <w:bCs w:val="0"/>
              </w:rPr>
              <w:commentReference w:id="35"/>
            </w:r>
          </w:p>
        </w:tc>
        <w:tc>
          <w:tcPr>
            <w:tcW w:w="1309" w:type="dxa"/>
          </w:tcPr>
          <w:p w14:paraId="5350D1E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36"/>
            <w:r w:rsidRPr="00972C7F">
              <w:rPr>
                <w:rFonts w:cstheme="minorHAnsi"/>
                <w:lang w:val="en-GB"/>
              </w:rPr>
              <w:t xml:space="preserve">Linear </w:t>
            </w:r>
          </w:p>
          <w:p w14:paraId="527ACB5D" w14:textId="77777777" w:rsidR="006A13B7" w:rsidRPr="00972C7F" w:rsidRDefault="00CA5CFC"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36"/>
            <w:r w:rsidR="00A90EE9">
              <w:rPr>
                <w:rStyle w:val="CommentReference"/>
                <w:b w:val="0"/>
                <w:bCs w:val="0"/>
              </w:rPr>
              <w:commentReference w:id="36"/>
            </w:r>
          </w:p>
        </w:tc>
        <w:tc>
          <w:tcPr>
            <w:tcW w:w="1309" w:type="dxa"/>
          </w:tcPr>
          <w:p w14:paraId="13FB610C" w14:textId="4E99414D"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37"/>
      <w:commentRangeStart w:id="38"/>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39"/>
      <w:r w:rsidRPr="00972C7F">
        <w:rPr>
          <w:rFonts w:eastAsiaTheme="minorEastAsia" w:cstheme="minorHAnsi"/>
          <w:lang w:val="en-GB"/>
        </w:rPr>
        <w:t>.</w:t>
      </w:r>
      <w:commentRangeEnd w:id="37"/>
      <w:r w:rsidRPr="00DF0177">
        <w:rPr>
          <w:rStyle w:val="CommentReference"/>
        </w:rPr>
        <w:commentReference w:id="37"/>
      </w:r>
      <w:commentRangeEnd w:id="38"/>
      <w:r w:rsidRPr="004559BC">
        <w:rPr>
          <w:rFonts w:eastAsiaTheme="minorEastAsia" w:cstheme="minorHAnsi"/>
          <w:lang w:val="en-GB"/>
        </w:rPr>
        <w:t xml:space="preserve"> </w:t>
      </w:r>
      <w:r w:rsidRPr="00DF0177">
        <w:rPr>
          <w:rStyle w:val="CommentReference"/>
        </w:rPr>
        <w:commentReference w:id="38"/>
      </w:r>
      <w:commentRangeEnd w:id="39"/>
      <w:r w:rsidR="00BB38CF">
        <w:rPr>
          <w:rStyle w:val="CommentReference"/>
        </w:rPr>
        <w:commentReference w:id="39"/>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0"/>
      <w:commentRangeStart w:id="41"/>
      <w:commentRangeStart w:id="42"/>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0"/>
      <w:r w:rsidR="004369A2">
        <w:rPr>
          <w:rStyle w:val="CommentReference"/>
        </w:rPr>
        <w:commentReference w:id="40"/>
      </w:r>
      <w:commentRangeEnd w:id="41"/>
      <w:commentRangeEnd w:id="42"/>
      <m:oMath>
        <m:r>
          <w:rPr>
            <w:rFonts w:ascii="Cambria Math" w:eastAsiaTheme="minorEastAsia" w:hAnsi="Cambria Math" w:cstheme="minorHAnsi"/>
            <w:lang w:val="en-GB"/>
          </w:rPr>
          <m:t>℃</m:t>
        </m:r>
      </m:oMath>
      <w:r w:rsidR="003B5ECD">
        <w:rPr>
          <w:rStyle w:val="CommentReference"/>
        </w:rPr>
        <w:commentReference w:id="41"/>
      </w:r>
      <w:r w:rsidR="004D14D0">
        <w:rPr>
          <w:rStyle w:val="CommentReference"/>
        </w:rPr>
        <w:commentReference w:id="42"/>
      </w:r>
      <w:r w:rsidR="00A50D17" w:rsidRPr="004559BC">
        <w:rPr>
          <w:rFonts w:eastAsiaTheme="minorEastAsia" w:cstheme="minorHAnsi"/>
          <w:lang w:val="en-GB"/>
        </w:rPr>
        <w:t xml:space="preserve">, </w:t>
      </w:r>
      <w:commentRangeStart w:id="43"/>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43"/>
      <w:r w:rsidR="0028454F">
        <w:rPr>
          <w:rStyle w:val="CommentReference"/>
        </w:rPr>
        <w:commentReference w:id="43"/>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C. argus</w:t>
      </w:r>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44"/>
      <w:commentRangeStart w:id="45"/>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44"/>
      <w:r w:rsidR="00BC6DAB">
        <w:rPr>
          <w:rStyle w:val="CommentReference"/>
        </w:rPr>
        <w:commentReference w:id="44"/>
      </w:r>
      <w:commentRangeEnd w:id="45"/>
      <w:r w:rsidR="00BC6DAB">
        <w:rPr>
          <w:rStyle w:val="CommentReference"/>
        </w:rPr>
        <w:commentReference w:id="45"/>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46"/>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46"/>
      <w:r w:rsidR="00D764E3">
        <w:rPr>
          <w:rStyle w:val="CommentReference"/>
        </w:rPr>
        <w:commentReference w:id="46"/>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687FA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47"/>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47"/>
      <w:r w:rsidR="00DA3029">
        <w:rPr>
          <w:rStyle w:val="CommentReference"/>
        </w:rPr>
        <w:commentReference w:id="47"/>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48"/>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48"/>
      <w:r w:rsidR="005467D2">
        <w:rPr>
          <w:rStyle w:val="CommentReference"/>
        </w:rPr>
        <w:commentReference w:id="48"/>
      </w:r>
      <w:r w:rsidR="00EE712D">
        <w:rPr>
          <w:rFonts w:cstheme="minorHAnsi"/>
          <w:i/>
          <w:lang w:val="en-GB"/>
        </w:rPr>
        <w:t xml:space="preserve"> (ct)</w:t>
      </w:r>
      <w:r w:rsidR="0000025A" w:rsidRPr="00972C7F">
        <w:rPr>
          <w:rFonts w:cstheme="minorHAnsi"/>
          <w:i/>
          <w:lang w:val="en-GB"/>
        </w:rPr>
        <w:t xml:space="preserve"> Arrhenius temperature (1/kT)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r w:rsidR="005A6F94" w:rsidRPr="004559BC">
        <w:rPr>
          <w:rFonts w:cstheme="minorHAnsi"/>
          <w:i/>
          <w:iCs/>
          <w:lang w:val="en-GB"/>
        </w:rPr>
        <w:t>colors</w:t>
      </w:r>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49"/>
      <w:commentRangeStart w:id="50"/>
      <w:commentRangeStart w:id="51"/>
      <w:commentRangeStart w:id="52"/>
      <w:commentRangeStart w:id="53"/>
      <w:commentRangeStart w:id="54"/>
      <w:r w:rsidR="007555A4" w:rsidRPr="00972C7F">
        <w:rPr>
          <w:rFonts w:cstheme="minorHAnsi"/>
          <w:i/>
          <w:iCs/>
          <w:lang w:val="en-GB"/>
        </w:rPr>
        <w:t xml:space="preserve">an </w:t>
      </w:r>
      <w:commentRangeEnd w:id="49"/>
      <w:r w:rsidR="00F871C6">
        <w:rPr>
          <w:rStyle w:val="CommentReference"/>
        </w:rPr>
        <w:commentReference w:id="49"/>
      </w:r>
      <w:commentRangeEnd w:id="50"/>
      <w:r w:rsidR="00C30352">
        <w:rPr>
          <w:rFonts w:cstheme="minorHAnsi"/>
          <w:i/>
          <w:iCs/>
          <w:lang w:val="en-GB"/>
        </w:rPr>
        <w:t xml:space="preserve">average </w:t>
      </w:r>
      <w:r w:rsidR="00AE33C5">
        <w:rPr>
          <w:rStyle w:val="CommentReference"/>
        </w:rPr>
        <w:commentReference w:id="50"/>
      </w:r>
      <w:commentRangeEnd w:id="51"/>
      <w:r w:rsidR="00CE082F">
        <w:rPr>
          <w:rStyle w:val="CommentReference"/>
        </w:rPr>
        <w:commentReference w:id="51"/>
      </w:r>
      <w:commentRangeEnd w:id="52"/>
      <w:r w:rsidR="00AE4AF5">
        <w:rPr>
          <w:rStyle w:val="CommentReference"/>
        </w:rPr>
        <w:commentReference w:id="52"/>
      </w:r>
      <w:commentRangeEnd w:id="53"/>
      <w:r w:rsidR="00AE4AF5">
        <w:rPr>
          <w:rStyle w:val="CommentReference"/>
        </w:rPr>
        <w:commentReference w:id="53"/>
      </w:r>
      <w:commentRangeEnd w:id="54"/>
      <w:r w:rsidR="00001A7F">
        <w:rPr>
          <w:rStyle w:val="CommentReference"/>
        </w:rPr>
        <w:commentReference w:id="54"/>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centered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mean-centered Arrhenius temperature (1/kT)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across-species.</w:t>
      </w:r>
      <w:r w:rsidRPr="004559BC">
        <w:rPr>
          <w:rFonts w:cstheme="minorHAnsi"/>
          <w:i/>
          <w:lang w:val="en-GB"/>
        </w:rPr>
        <w:t xml:space="preserve"> Point colors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where colors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55"/>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55"/>
      <w:r w:rsidR="007E79E1">
        <w:rPr>
          <w:rStyle w:val="CommentReference"/>
        </w:rPr>
        <w:commentReference w:id="55"/>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r w:rsidR="00C55C9A" w:rsidRPr="004559BC">
        <w:rPr>
          <w:rFonts w:cstheme="minorHAnsi"/>
          <w:i/>
          <w:iCs/>
          <w:lang w:val="en-GB"/>
        </w:rPr>
        <w:t>argus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56"/>
      <w:r w:rsidR="00D6349C" w:rsidRPr="004559BC">
        <w:rPr>
          <w:rFonts w:cstheme="minorHAnsi"/>
          <w:i/>
          <w:iCs/>
          <w:lang w:val="en-GB"/>
        </w:rPr>
        <w:t xml:space="preserve">separately for each </w:t>
      </w:r>
      <w:r w:rsidR="00344BBB" w:rsidRPr="004559BC">
        <w:rPr>
          <w:rFonts w:cstheme="minorHAnsi"/>
          <w:i/>
          <w:iCs/>
          <w:lang w:val="en-GB"/>
        </w:rPr>
        <w:t>body size</w:t>
      </w:r>
      <w:commentRangeEnd w:id="56"/>
      <w:r w:rsidR="00344BBB">
        <w:rPr>
          <w:rStyle w:val="CommentReference"/>
        </w:rPr>
        <w:commentReference w:id="56"/>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centered</w:t>
      </w:r>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57"/>
      <w:commentRangeStart w:id="58"/>
      <w:r w:rsidRPr="00972C7F">
        <w:rPr>
          <w:rFonts w:cstheme="minorHAnsi"/>
          <w:b/>
          <w:bCs/>
          <w:i/>
          <w:iCs/>
          <w:lang w:val="en-GB"/>
        </w:rPr>
        <w:t xml:space="preserve">Fig. </w:t>
      </w:r>
      <w:commentRangeStart w:id="59"/>
      <w:commentRangeStart w:id="60"/>
      <w:r w:rsidRPr="004559BC">
        <w:rPr>
          <w:rFonts w:cstheme="minorHAnsi"/>
          <w:b/>
          <w:bCs/>
          <w:i/>
          <w:iCs/>
          <w:lang w:val="en-GB"/>
        </w:rPr>
        <w:t>7.</w:t>
      </w:r>
      <w:r w:rsidRPr="004559BC">
        <w:rPr>
          <w:rFonts w:cstheme="minorHAnsi"/>
          <w:i/>
          <w:iCs/>
          <w:lang w:val="en-GB"/>
        </w:rPr>
        <w:t xml:space="preserve"> </w:t>
      </w:r>
      <w:commentRangeEnd w:id="59"/>
      <w:r w:rsidR="002C5859" w:rsidRPr="005A518B">
        <w:rPr>
          <w:rStyle w:val="CommentReference"/>
        </w:rPr>
        <w:commentReference w:id="59"/>
      </w:r>
      <w:commentRangeEnd w:id="60"/>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60"/>
      </w:r>
      <w:commentRangeEnd w:id="57"/>
      <w:r w:rsidR="007907BC">
        <w:rPr>
          <w:rStyle w:val="CommentReference"/>
        </w:rPr>
        <w:commentReference w:id="57"/>
      </w:r>
      <w:commentRangeEnd w:id="58"/>
      <w:r w:rsidR="009D113B">
        <w:rPr>
          <w:rStyle w:val="CommentReference"/>
        </w:rPr>
        <w:commentReference w:id="58"/>
      </w:r>
      <w:r w:rsidRPr="004559BC">
        <w:rPr>
          <w:rFonts w:cstheme="minorHAnsi"/>
          <w:i/>
          <w:iCs/>
          <w:lang w:val="en-GB"/>
        </w:rPr>
        <w:t xml:space="preserve">Vertical green lines show the minimum and maximum environmental </w:t>
      </w:r>
      <w:commentRangeStart w:id="61"/>
      <w:commentRangeStart w:id="62"/>
      <w:r w:rsidRPr="004559BC">
        <w:rPr>
          <w:rFonts w:cstheme="minorHAnsi"/>
          <w:i/>
          <w:iCs/>
          <w:lang w:val="en-GB"/>
        </w:rPr>
        <w:t>temperature based on either temperature in distribution range (triangles) or modelled distribution maps (circles), both taken from FishBase</w:t>
      </w:r>
      <w:commentRangeEnd w:id="61"/>
      <w:r w:rsidR="007907BC">
        <w:rPr>
          <w:rStyle w:val="CommentReference"/>
        </w:rPr>
        <w:commentReference w:id="61"/>
      </w:r>
      <w:commentRangeEnd w:id="62"/>
      <w:r w:rsidR="005A518B">
        <w:rPr>
          <w:rStyle w:val="CommentReference"/>
        </w:rPr>
        <w:commentReference w:id="62"/>
      </w:r>
      <w:r w:rsidRPr="004559BC">
        <w:rPr>
          <w:rFonts w:cstheme="minorHAnsi"/>
          <w:i/>
          <w:iCs/>
          <w:lang w:val="en-GB"/>
        </w:rPr>
        <w:t xml:space="preserve">, and green points show the midpoint. </w:t>
      </w:r>
      <w:r w:rsidR="00BD6176" w:rsidRPr="004559BC">
        <w:rPr>
          <w:rFonts w:cstheme="minorHAnsi"/>
          <w:i/>
          <w:iCs/>
          <w:lang w:val="en-GB"/>
        </w:rPr>
        <w:t>T</w:t>
      </w:r>
      <w:commentRangeStart w:id="63"/>
      <w:commentRangeStart w:id="64"/>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63"/>
      <w:r w:rsidR="003A59D4">
        <w:rPr>
          <w:rStyle w:val="CommentReference"/>
        </w:rPr>
        <w:commentReference w:id="63"/>
      </w:r>
      <w:commentRangeEnd w:id="64"/>
      <w:r w:rsidR="00674A47">
        <w:rPr>
          <w:rStyle w:val="CommentReference"/>
        </w:rPr>
        <w:commentReference w:id="64"/>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65"/>
      <w:r w:rsidR="00B04587" w:rsidRPr="004559BC">
        <w:rPr>
          <w:rFonts w:eastAsiaTheme="minorEastAsia" w:cstheme="minorHAnsi"/>
          <w:i/>
          <w:iCs/>
          <w:lang w:val="en-GB"/>
        </w:rPr>
        <w:t>.</w:t>
      </w:r>
      <w:commentRangeEnd w:id="65"/>
      <w:r w:rsidR="00232FB6">
        <w:rPr>
          <w:rStyle w:val="CommentReference"/>
        </w:rPr>
        <w:commentReference w:id="65"/>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66"/>
      <w:commentRangeStart w:id="67"/>
      <w:commentRangeStart w:id="68"/>
      <w:commentRangeStart w:id="69"/>
      <w:commentRangeStart w:id="70"/>
      <w:r w:rsidR="007A4E07" w:rsidRPr="00972C7F">
        <w:rPr>
          <w:rFonts w:eastAsiaTheme="minorEastAsia" w:cstheme="minorHAnsi"/>
          <w:lang w:val="en-GB"/>
        </w:rPr>
        <w:t xml:space="preserve">close </w:t>
      </w:r>
      <w:commentRangeEnd w:id="66"/>
      <w:r w:rsidR="00D4430F">
        <w:rPr>
          <w:rStyle w:val="CommentReference"/>
        </w:rPr>
        <w:commentReference w:id="66"/>
      </w:r>
      <w:commentRangeEnd w:id="67"/>
      <w:r w:rsidR="00BD7D6F">
        <w:rPr>
          <w:rStyle w:val="CommentReference"/>
        </w:rPr>
        <w:commentReference w:id="67"/>
      </w:r>
      <w:commentRangeEnd w:id="68"/>
      <w:r w:rsidR="00932E00">
        <w:rPr>
          <w:rStyle w:val="CommentReference"/>
        </w:rPr>
        <w:commentReference w:id="68"/>
      </w:r>
      <w:commentRangeEnd w:id="69"/>
      <w:r w:rsidR="00641ACD">
        <w:rPr>
          <w:rStyle w:val="CommentReference"/>
        </w:rPr>
        <w:commentReference w:id="69"/>
      </w:r>
      <w:commentRangeEnd w:id="70"/>
      <w:r w:rsidR="00C41DFC">
        <w:rPr>
          <w:rStyle w:val="CommentReference"/>
        </w:rPr>
        <w:commentReference w:id="70"/>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71"/>
      <w:commentRangeStart w:id="72"/>
      <w:commentRangeStart w:id="73"/>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71"/>
      <w:r w:rsidR="002C5859">
        <w:rPr>
          <w:rStyle w:val="CommentReference"/>
        </w:rPr>
        <w:commentReference w:id="71"/>
      </w:r>
      <w:commentRangeEnd w:id="72"/>
      <w:r w:rsidR="00C67825">
        <w:rPr>
          <w:rStyle w:val="CommentReference"/>
        </w:rPr>
        <w:commentReference w:id="72"/>
      </w:r>
      <w:commentRangeEnd w:id="73"/>
      <w:r w:rsidR="00603E09">
        <w:rPr>
          <w:rStyle w:val="CommentReference"/>
        </w:rPr>
        <w:commentReference w:id="73"/>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74"/>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74"/>
      <w:r w:rsidR="00682627">
        <w:rPr>
          <w:rStyle w:val="CommentReference"/>
        </w:rPr>
        <w:commentReference w:id="74"/>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0B45B9" w:rsidRPr="000C6261">
        <w:rPr>
          <w:rFonts w:ascii="Times New Roman" w:cs="Times New Roman"/>
          <w:lang w:val="en-US"/>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Esox lucius: variation among studies and implications for energy flow modelling. </w:t>
      </w:r>
      <w:r w:rsidRPr="000B45B9">
        <w:rPr>
          <w:rFonts w:ascii="Times New Roman" w:cs="Times New Roman"/>
          <w:i/>
          <w:iCs/>
          <w:lang w:val="en-GB"/>
        </w:rPr>
        <w:t>Hydrobiologia</w:t>
      </w:r>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Audzijonyte, A., Barneche, D.R., Baudron, A.R., Belmaker,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Audzijonyte, A. &amp; Pecl,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Jahn, M. &amp; Seebacher,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Baudron, A.R., Needle, C.L., Rijnsdorp,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Canadian Journal of Zoology/Revue Canadienne de Zoologie</w:t>
      </w:r>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 xml:space="preserve">Growth model for Atlantic cod (Gadus morhua):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Trebilco,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Bokma,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Bolnick, D.I., Amarasekare, P., Araújo, Márcio.S., Bürger,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Shelbourn, J.E. &amp; Shoop, C.T. (1969). Growth Rate and Body Composition of Fingerling Sockeye Salmon, Oncorhynchus nerka,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Eklöf, A., Galiana, N., Hartvig,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Gillooly,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Frölicher, T.L., Lam, V.W.Y., Deng Palomares,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Daufresne, M., Lengfellner,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Pawar,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Denderen, P.D., Gislason, H. &amp; Andersen, K.H. (2019). Little difference in average fish growth and maximum size across temperatures. </w:t>
      </w:r>
      <w:r w:rsidRPr="000B45B9">
        <w:rPr>
          <w:rFonts w:ascii="Times New Roman" w:cs="Times New Roman"/>
          <w:i/>
          <w:iCs/>
          <w:lang w:val="en-GB"/>
        </w:rPr>
        <w:t>EcoEvoRxiv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Dorst, R.M., Gårdmark, A., Svanbäck, R., Beier, U., Weyhenmeyer,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Öhlund,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Fernández-i-Marín, X. (2016). ggmcmc: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Pélabon, C. &amp; Einum,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Editors. FishBase</w:t>
      </w:r>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Fussmann, K.E., Schwarzmüller, F., Brose, U., Jousset, A. &amp; Rall,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Gabry, J., Simpson, D., Vehtari,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Heinsohn,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Gillooly, J.F., Brown, J.H., West, G.B., Savage, V.M. &amp; Charnov,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Heincke, F. (1913). Rapp. Proc. Verb. Réun.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Jerde, C.L., Kraskura, K., Eliason, E.J., Csik,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Pseudopleuronectes yokohamae.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Jutfelt, F., Norin, T., Åsheim, E.R., Rowsey, L.E., Andreassen,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EcoEvoRxiv.</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Hyperallometry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Kitchell, J.F., Stewart, D.J. &amp; Weininger, D. (1977). Applications of a bioenergetics model to yellow perch (Perca flavescens) and walleye (Stizostedion vitreum vitreum).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Kooijman,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Burkepile,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Gårdmark,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Gårdmark,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Hoey,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Fukuwaka, M., Tanimata,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r w:rsidRPr="000B45B9">
        <w:rPr>
          <w:rFonts w:ascii="Times New Roman" w:cs="Times New Roman"/>
          <w:i/>
          <w:iCs/>
          <w:lang w:val="en-GB"/>
        </w:rPr>
        <w:t>Conserv Physiol</w:t>
      </w:r>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Neuheimer,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Staaks, G. &amp; Hölker, F. (2007). Effects of temperature, swimming speed and body mass on standard and active metabolic rate in vendace (Coregonus albula).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Nevoux, M., Prévost, E., Chaput, G., Pontavice,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long range migratory species (Salmo salar)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Panov,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modeling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Roos,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r w:rsidRPr="000B45B9">
        <w:rPr>
          <w:rFonts w:ascii="Times New Roman" w:cs="Times New Roman"/>
          <w:i/>
          <w:iCs/>
          <w:lang w:val="en-GB"/>
        </w:rPr>
        <w:t>rjags</w:t>
      </w:r>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Pörtner, H.O. &amp; Knust,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Pütter, A. (1920). Studien über physiologische Ähnlichkeit VI. Wachstumsähnlichkeiten. </w:t>
      </w:r>
      <w:r w:rsidRPr="000B45B9">
        <w:rPr>
          <w:rFonts w:ascii="Times New Roman" w:cs="Times New Roman"/>
          <w:i/>
          <w:iCs/>
          <w:lang w:val="en-GB"/>
        </w:rPr>
        <w:t>Pflügers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Brose, U., Hartvig, M., Kalinkat, G., Schwarzmuller, F., Vucic-Pestic,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Vucic-Pestic, O., Ehnes,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Buba, Y., DeLong, J., Kiflawi, M. &amp; Belmaker,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r w:rsidRPr="000B45B9">
        <w:rPr>
          <w:rFonts w:ascii="Times New Roman" w:cs="Times New Roman"/>
          <w:i/>
          <w:iCs/>
          <w:lang w:val="en-GB"/>
        </w:rPr>
        <w:t>WebPlotDigitalizer: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Roos,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Gillooly, J.F., Brown, J.H., West, G.B. &amp; Charnov,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Schoolfield,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Sibly, R.M., Baker, J., Grady, J.M., Luna, S.M., Kodric-Brown, A., Venditti,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Steinarsson, A. &amp; Imsland, A.K. (2003). Size dependent variation in optimum growth temperature of red abalone (Haliotis rufescens).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Koslow,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Uiterwaal,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Vasseur,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Vehtari, A., Gelman, A. &amp; Gabry, J. (2017). Practical Bayesian model evaluation using leave-one-out cross-validation and WAIC. </w:t>
      </w:r>
      <w:r w:rsidRPr="000B45B9">
        <w:rPr>
          <w:rFonts w:ascii="Times New Roman" w:cs="Times New Roman"/>
          <w:i/>
          <w:iCs/>
          <w:lang w:val="en-GB"/>
        </w:rPr>
        <w:t>Stat Comput</w:t>
      </w:r>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Enquist,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r w:rsidRPr="000B45B9">
        <w:rPr>
          <w:rFonts w:ascii="Times New Roman" w:cs="Times New Roman"/>
          <w:i/>
          <w:iCs/>
          <w:lang w:val="en-GB"/>
        </w:rPr>
        <w:t>tidyverse: Easily Install and Load the “Tidyverse.”</w:t>
      </w:r>
    </w:p>
    <w:p w14:paraId="562BD4F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CA5CFC" w:rsidRPr="00972C7F" w:rsidRDefault="00CA5CF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A5CFC" w:rsidRPr="00972C7F" w:rsidRDefault="00CA5CF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A5CFC" w:rsidRPr="00972C7F" w:rsidRDefault="00CA5CFC">
      <w:pPr>
        <w:pStyle w:val="CommentText"/>
        <w:rPr>
          <w:lang w:val="en-GB"/>
        </w:rPr>
      </w:pPr>
    </w:p>
  </w:comment>
  <w:comment w:id="1" w:author="Max Lindmark" w:date="2020-01-22T13:17:00Z" w:initials="ML">
    <w:p w14:paraId="4F0CEFE9" w14:textId="77777777" w:rsidR="00CA5CFC" w:rsidRPr="00972C7F" w:rsidRDefault="00CA5CFC">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CA5CFC" w:rsidRPr="00972C7F" w:rsidRDefault="00CA5CFC">
      <w:pPr>
        <w:pStyle w:val="CommentText"/>
        <w:rPr>
          <w:rStyle w:val="CommentReference"/>
          <w:lang w:val="en-GB"/>
        </w:rPr>
      </w:pPr>
    </w:p>
    <w:p w14:paraId="2EB02CDA" w14:textId="77777777" w:rsidR="00CA5CFC" w:rsidRPr="00457D7E" w:rsidRDefault="00CA5CFC">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CA5CFC" w:rsidRPr="00457D7E" w:rsidRDefault="00CA5CFC">
      <w:pPr>
        <w:pStyle w:val="CommentText"/>
        <w:rPr>
          <w:rStyle w:val="CommentReference"/>
          <w:lang w:val="en-GB"/>
        </w:rPr>
      </w:pPr>
    </w:p>
    <w:p w14:paraId="13B9FBCF" w14:textId="286CE2E6" w:rsidR="00CA5CFC" w:rsidRPr="00457D7E" w:rsidRDefault="00CA5CFC">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CA5CFC" w:rsidRPr="002D70E2" w:rsidRDefault="00CA5CFC">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CA5CFC" w:rsidRPr="000772A5" w:rsidRDefault="00CA5CF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4" w:author="Max Lindmark" w:date="2020-02-06T09:23:00Z" w:initials="ML">
    <w:p w14:paraId="77A4263A" w14:textId="77777777" w:rsidR="00CA5CFC" w:rsidRPr="00457D7E" w:rsidRDefault="00CA5CF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CA5CFC" w:rsidRPr="00457D7E" w:rsidRDefault="00CA5CFC">
      <w:pPr>
        <w:pStyle w:val="CommentText"/>
        <w:rPr>
          <w:lang w:val="en-GB"/>
        </w:rPr>
      </w:pPr>
    </w:p>
    <w:p w14:paraId="7510E99E" w14:textId="741F21DF" w:rsidR="00CA5CFC" w:rsidRPr="00457D7E" w:rsidRDefault="00CA5CFC">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CA5CFC" w:rsidRDefault="00CA5CF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CA5CFC" w:rsidRDefault="00CA5CFC">
      <w:pPr>
        <w:pStyle w:val="CommentText"/>
        <w:rPr>
          <w:lang w:val="en-GB"/>
        </w:rPr>
      </w:pPr>
    </w:p>
    <w:p w14:paraId="4FF20B94" w14:textId="77777777" w:rsidR="00CA5CFC" w:rsidRDefault="00CA5CFC">
      <w:pPr>
        <w:pStyle w:val="CommentText"/>
        <w:rPr>
          <w:lang w:val="en-GB"/>
        </w:rPr>
      </w:pPr>
      <w:r>
        <w:rPr>
          <w:lang w:val="en-GB"/>
        </w:rPr>
        <w:t>However, I think ‘article’ is not better than ‘study’</w:t>
      </w:r>
    </w:p>
    <w:p w14:paraId="55818072" w14:textId="77777777" w:rsidR="00CA5CFC" w:rsidRDefault="00CA5CFC">
      <w:pPr>
        <w:pStyle w:val="CommentText"/>
        <w:rPr>
          <w:lang w:val="en-GB"/>
        </w:rPr>
      </w:pPr>
    </w:p>
    <w:p w14:paraId="0A143688" w14:textId="1DAA5ECD" w:rsidR="00CA5CFC" w:rsidRPr="00457D7E" w:rsidRDefault="00CA5CFC">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CA5CFC" w:rsidRPr="002D70E2" w:rsidRDefault="00CA5CFC">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CA5CFC" w:rsidRPr="002D70E2" w:rsidRDefault="00CA5CFC">
      <w:pPr>
        <w:pStyle w:val="CommentText"/>
        <w:rPr>
          <w:lang w:val="en-GB"/>
        </w:rPr>
      </w:pPr>
    </w:p>
    <w:p w14:paraId="59FD3B5A" w14:textId="719080D0" w:rsidR="00CA5CFC" w:rsidRPr="00457D7E" w:rsidRDefault="00CA5CFC">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CA5CFC" w:rsidRPr="00296320" w:rsidRDefault="00CA5CFC">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CA5CFC" w:rsidRPr="00457D7E" w:rsidRDefault="00CA5CF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CA5CFC" w:rsidRPr="00457D7E" w:rsidRDefault="00CA5CFC">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CA5CFC" w:rsidRPr="00457D7E" w:rsidRDefault="00CA5CFC">
      <w:pPr>
        <w:pStyle w:val="CommentText"/>
        <w:rPr>
          <w:lang w:val="en-GB"/>
        </w:rPr>
      </w:pPr>
    </w:p>
    <w:p w14:paraId="2B7B6DCB" w14:textId="12C67162" w:rsidR="00CA5CFC" w:rsidRPr="00457D7E" w:rsidRDefault="00CA5CFC">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CA5CFC" w:rsidRPr="00457D7E" w:rsidRDefault="00CA5CFC">
      <w:pPr>
        <w:pStyle w:val="CommentText"/>
        <w:rPr>
          <w:lang w:val="en-GB"/>
        </w:rPr>
      </w:pPr>
    </w:p>
    <w:p w14:paraId="2AE7B15C" w14:textId="77777777" w:rsidR="00CA5CFC" w:rsidRPr="00457D7E" w:rsidRDefault="00CA5CF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A5CFC" w:rsidRPr="00457D7E" w:rsidRDefault="00CA5CFC">
      <w:pPr>
        <w:pStyle w:val="CommentText"/>
        <w:rPr>
          <w:lang w:val="en-GB"/>
        </w:rPr>
      </w:pPr>
    </w:p>
    <w:p w14:paraId="4A42D736" w14:textId="39477FC0" w:rsidR="00CA5CFC" w:rsidRPr="00457D7E" w:rsidRDefault="00CA5CFC">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CA5CFC" w:rsidRPr="00604735" w:rsidRDefault="00CA5CFC">
      <w:pPr>
        <w:pStyle w:val="CommentText"/>
        <w:rPr>
          <w:lang w:val="en-US"/>
        </w:rPr>
      </w:pPr>
      <w:r>
        <w:rPr>
          <w:rStyle w:val="CommentReference"/>
        </w:rPr>
        <w:annotationRef/>
      </w:r>
      <w:r w:rsidRPr="00604735">
        <w:rPr>
          <w:lang w:val="en-US"/>
        </w:rPr>
        <w:t>Need to say minimun number of sizes per temperatu</w:t>
      </w:r>
      <w:r>
        <w:rPr>
          <w:lang w:val="en-US"/>
        </w:rPr>
        <w:t>re…or just min # sizes</w:t>
      </w:r>
    </w:p>
  </w:comment>
  <w:comment w:id="11" w:author="Max Lindmark" w:date="2020-02-06T09:39:00Z" w:initials="ML">
    <w:p w14:paraId="3C3B4C62" w14:textId="015442C8" w:rsidR="00CA5CFC" w:rsidRPr="00457D7E" w:rsidRDefault="00CA5CFC">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CA5CFC" w:rsidRPr="002D70E2" w:rsidRDefault="00CA5CFC"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CA5CFC" w:rsidRPr="00457D7E" w:rsidRDefault="00CA5CFC"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CA5CFC" w:rsidRPr="00457D7E" w:rsidRDefault="00CA5CFC">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CA5CFC" w:rsidRPr="00457D7E" w:rsidRDefault="00CA5CFC">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CA5CFC" w:rsidRPr="00457D7E" w:rsidRDefault="00CA5CF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CA5CFC" w:rsidRPr="002D70E2" w:rsidRDefault="00CA5CFC">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CA5CFC" w:rsidRPr="001C2C66" w:rsidRDefault="00CA5CFC">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CA5CFC" w:rsidRPr="00457D7E" w:rsidRDefault="00CA5CFC">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CA5CFC" w:rsidRPr="00457D7E" w:rsidRDefault="00CA5CFC">
      <w:pPr>
        <w:pStyle w:val="CommentText"/>
        <w:rPr>
          <w:lang w:val="en-GB"/>
        </w:rPr>
      </w:pPr>
    </w:p>
    <w:p w14:paraId="22F75534" w14:textId="18AA65CB" w:rsidR="00CA5CFC" w:rsidRPr="00457D7E" w:rsidRDefault="00CA5CFC">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CA5CFC" w:rsidRPr="00457D7E" w:rsidRDefault="00CA5CF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1" w:author="Max Lindmark" w:date="2020-04-22T17:37:00Z" w:initials="ML">
    <w:p w14:paraId="281B944D" w14:textId="77777777" w:rsidR="00604739" w:rsidRDefault="00604739"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0.5 was in fact the precision in the code. So, I actually used a less informative prior (1.414). </w:t>
      </w:r>
    </w:p>
    <w:p w14:paraId="545DCDFF" w14:textId="77777777" w:rsidR="00604739" w:rsidRDefault="00604739" w:rsidP="00604739">
      <w:pPr>
        <w:pStyle w:val="CommentText"/>
        <w:rPr>
          <w:lang w:val="en-US"/>
        </w:rPr>
      </w:pPr>
    </w:p>
    <w:p w14:paraId="41CDC50F" w14:textId="4D99DF0E" w:rsidR="00604739" w:rsidRDefault="00604739" w:rsidP="00604739">
      <w:pPr>
        <w:pStyle w:val="CommentText"/>
        <w:rPr>
          <w:lang w:val="en-US"/>
        </w:rPr>
      </w:pPr>
      <w:r>
        <w:rPr>
          <w:lang w:val="en-US"/>
        </w:rPr>
        <w:t>When I use a sd of 0.5 (precision = 4), I see that the mean of all species intercepts (mu_b0) is pulled to the prior, although the all the other parameters’ priors are essentially flat around the posterior</w:t>
      </w:r>
      <w:r w:rsidR="00D85C54">
        <w:rPr>
          <w:lang w:val="en-US"/>
        </w:rPr>
        <w:t xml:space="preserve"> and they look fine with that precision. </w:t>
      </w:r>
    </w:p>
    <w:p w14:paraId="0E0DAD70" w14:textId="77777777" w:rsidR="00604739" w:rsidRDefault="00604739" w:rsidP="00604739">
      <w:pPr>
        <w:pStyle w:val="CommentText"/>
        <w:rPr>
          <w:lang w:val="en-US"/>
        </w:rPr>
      </w:pPr>
    </w:p>
    <w:p w14:paraId="3A4DED61" w14:textId="77777777" w:rsidR="00604739" w:rsidRDefault="00D85C54">
      <w:pPr>
        <w:pStyle w:val="CommentText"/>
        <w:rPr>
          <w:lang w:val="en-US"/>
        </w:rPr>
      </w:pPr>
      <w:r>
        <w:rPr>
          <w:lang w:val="en-US"/>
        </w:rPr>
        <w:t>However</w:t>
      </w:r>
      <w:r w:rsidR="00604739">
        <w:rPr>
          <w:lang w:val="en-US"/>
        </w:rPr>
        <w:t xml:space="preserve">, I will instead increase the standard deviation to 1 </w:t>
      </w:r>
      <w:r w:rsidR="00C81AD4">
        <w:rPr>
          <w:lang w:val="en-US"/>
        </w:rPr>
        <w:t>in these priors (for the average species effect)</w:t>
      </w:r>
    </w:p>
    <w:p w14:paraId="278C350D" w14:textId="77777777" w:rsidR="006E0A6E" w:rsidRDefault="006E0A6E">
      <w:pPr>
        <w:pStyle w:val="CommentText"/>
        <w:rPr>
          <w:lang w:val="en-US"/>
        </w:rPr>
      </w:pPr>
    </w:p>
    <w:p w14:paraId="004EA587" w14:textId="6DF5AD1E" w:rsidR="006E0A6E" w:rsidRPr="00604739" w:rsidRDefault="006E0A6E">
      <w:pPr>
        <w:pStyle w:val="CommentText"/>
        <w:rPr>
          <w:lang w:val="en-US"/>
        </w:rPr>
      </w:pPr>
      <w:r>
        <w:rPr>
          <w:lang w:val="en-US"/>
        </w:rPr>
        <w:t>I have added plots in the appendix showing the posterior distributions of these “main</w:t>
      </w:r>
      <w:r w:rsidR="00CB79C0">
        <w:rPr>
          <w:lang w:val="en-US"/>
        </w:rPr>
        <w:t>/interesting</w:t>
      </w:r>
      <w:r>
        <w:rPr>
          <w:lang w:val="en-US"/>
        </w:rPr>
        <w:t xml:space="preserve">” parameters (mu_0, </w:t>
      </w:r>
      <w:r>
        <w:rPr>
          <w:lang w:val="en-US"/>
        </w:rPr>
        <w:t>mu_</w:t>
      </w:r>
      <w:r>
        <w:rPr>
          <w:lang w:val="en-US"/>
        </w:rPr>
        <w:t xml:space="preserve">1, </w:t>
      </w:r>
      <w:r>
        <w:rPr>
          <w:lang w:val="en-US"/>
        </w:rPr>
        <w:t>mu_</w:t>
      </w:r>
      <w:r>
        <w:rPr>
          <w:lang w:val="en-US"/>
        </w:rPr>
        <w:t xml:space="preserve">2, </w:t>
      </w:r>
      <w:r>
        <w:rPr>
          <w:lang w:val="en-US"/>
        </w:rPr>
        <w:t>mu_</w:t>
      </w:r>
      <w:r>
        <w:rPr>
          <w:lang w:val="en-US"/>
        </w:rPr>
        <w:t>3)</w:t>
      </w:r>
      <w:r w:rsidR="007D153A">
        <w:rPr>
          <w:lang w:val="en-US"/>
        </w:rPr>
        <w:t xml:space="preserve"> together with their prior distributions, to visually show how the posteriors is not very influenced by the prior.</w:t>
      </w:r>
    </w:p>
  </w:comment>
  <w:comment w:id="28" w:author="Max Lindmark" w:date="2020-04-22T13:02:00Z" w:initials="ML">
    <w:p w14:paraId="4D42B2DD" w14:textId="2CF5FC18" w:rsidR="00CA5CFC" w:rsidRPr="000C4232" w:rsidRDefault="00CA5CFC">
      <w:pPr>
        <w:pStyle w:val="CommentText"/>
        <w:rPr>
          <w:lang w:val="en-US"/>
        </w:rPr>
      </w:pPr>
      <w:r>
        <w:rPr>
          <w:rStyle w:val="CommentReference"/>
        </w:rPr>
        <w:annotationRef/>
      </w:r>
      <w:r w:rsidR="00604739" w:rsidRPr="000C4232">
        <w:rPr>
          <w:lang w:val="en-US"/>
        </w:rPr>
        <w:t>Temperature</w:t>
      </w:r>
      <w:r w:rsidRPr="000C4232">
        <w:rPr>
          <w:lang w:val="en-US"/>
        </w:rPr>
        <w:t xml:space="preserve"> </w:t>
      </w:r>
      <w:r>
        <w:rPr>
          <w:lang w:val="en-US"/>
        </w:rPr>
        <w:t>coefficient???</w:t>
      </w:r>
    </w:p>
  </w:comment>
  <w:comment w:id="33" w:author="Max Lindmark" w:date="2020-04-22T17:36:00Z" w:initials="ML">
    <w:p w14:paraId="0B365000" w14:textId="4C1198D2" w:rsidR="00604739" w:rsidRPr="00604739" w:rsidRDefault="00604739">
      <w:pPr>
        <w:pStyle w:val="CommentText"/>
        <w:rPr>
          <w:lang w:val="en-US"/>
        </w:rPr>
      </w:pPr>
      <w:r>
        <w:rPr>
          <w:rStyle w:val="CommentReference"/>
        </w:rPr>
        <w:annotationRef/>
      </w:r>
      <w:r w:rsidRPr="00604739">
        <w:rPr>
          <w:lang w:val="en-US"/>
        </w:rPr>
        <w:t>Coeff</w:t>
      </w:r>
      <w:r>
        <w:rPr>
          <w:lang w:val="en-US"/>
        </w:rPr>
        <w:t>icient?</w:t>
      </w:r>
    </w:p>
  </w:comment>
  <w:comment w:id="34" w:author="Max Lindmark" w:date="2020-04-22T17:04:00Z" w:initials="ML">
    <w:p w14:paraId="3F4DDA1D" w14:textId="637254DA" w:rsidR="00CA5CFC" w:rsidRPr="000C4232" w:rsidRDefault="00CA5CFC" w:rsidP="00093FA1">
      <w:pPr>
        <w:pStyle w:val="CommentText"/>
        <w:rPr>
          <w:lang w:val="en-US"/>
        </w:rPr>
      </w:pPr>
      <w:r>
        <w:rPr>
          <w:rStyle w:val="CommentReference"/>
        </w:rPr>
        <w:annotationRef/>
      </w:r>
      <w:r>
        <w:rPr>
          <w:rStyle w:val="CommentReference"/>
        </w:rPr>
        <w:annotationRef/>
      </w:r>
      <w:r w:rsidR="00604739" w:rsidRPr="000C4232">
        <w:rPr>
          <w:lang w:val="en-US"/>
        </w:rPr>
        <w:t>Temperature</w:t>
      </w:r>
      <w:r w:rsidRPr="000C4232">
        <w:rPr>
          <w:lang w:val="en-US"/>
        </w:rPr>
        <w:t xml:space="preserve"> </w:t>
      </w:r>
      <w:r>
        <w:rPr>
          <w:lang w:val="en-US"/>
        </w:rPr>
        <w:t>coefficient???</w:t>
      </w:r>
    </w:p>
    <w:p w14:paraId="582D95AB" w14:textId="28B5571D" w:rsidR="00CA5CFC" w:rsidRDefault="00CA5CFC">
      <w:pPr>
        <w:pStyle w:val="CommentText"/>
      </w:pPr>
    </w:p>
  </w:comment>
  <w:comment w:id="35" w:author="Max Lindmark" w:date="2020-04-22T17:39:00Z" w:initials="ML">
    <w:p w14:paraId="26AE3624" w14:textId="3E13B6BB" w:rsidR="00A90EE9" w:rsidRPr="00A90EE9" w:rsidRDefault="00A90EE9">
      <w:pPr>
        <w:pStyle w:val="CommentText"/>
        <w:rPr>
          <w:lang w:val="en-US"/>
        </w:rPr>
      </w:pPr>
      <w:r>
        <w:rPr>
          <w:rStyle w:val="CommentReference"/>
        </w:rPr>
        <w:annotationRef/>
      </w:r>
      <w:r w:rsidRPr="00A90EE9">
        <w:rPr>
          <w:lang w:val="en-US"/>
        </w:rPr>
        <w:t>Check priors here</w:t>
      </w:r>
    </w:p>
  </w:comment>
  <w:comment w:id="36" w:author="Max Lindmark" w:date="2020-04-22T17:39:00Z" w:initials="ML">
    <w:p w14:paraId="1555FC6E" w14:textId="1C611307" w:rsidR="00A90EE9" w:rsidRPr="00A90EE9" w:rsidRDefault="00A90EE9">
      <w:pPr>
        <w:pStyle w:val="CommentText"/>
        <w:rPr>
          <w:lang w:val="en-US"/>
        </w:rPr>
      </w:pPr>
      <w:r>
        <w:rPr>
          <w:rStyle w:val="CommentReference"/>
        </w:rPr>
        <w:annotationRef/>
      </w:r>
      <w:r w:rsidRPr="00A90EE9">
        <w:rPr>
          <w:lang w:val="en-US"/>
        </w:rPr>
        <w:t>Che</w:t>
      </w:r>
      <w:r>
        <w:rPr>
          <w:lang w:val="en-US"/>
        </w:rPr>
        <w:t>ck priors here</w:t>
      </w:r>
    </w:p>
  </w:comment>
  <w:comment w:id="37" w:author="Jan Ohlberger" w:date="2020-01-21T14:07:00Z" w:initials="Ca">
    <w:p w14:paraId="03B53C1D" w14:textId="77777777" w:rsidR="00CA5CFC" w:rsidRPr="002D70E2" w:rsidRDefault="00CA5CFC" w:rsidP="00F85DA2">
      <w:pPr>
        <w:pStyle w:val="CommentText"/>
        <w:rPr>
          <w:lang w:val="en-GB"/>
        </w:rPr>
      </w:pPr>
      <w:r>
        <w:rPr>
          <w:rStyle w:val="CommentReference"/>
        </w:rPr>
        <w:annotationRef/>
      </w:r>
      <w:r w:rsidRPr="002D70E2">
        <w:rPr>
          <w:lang w:val="en-GB"/>
        </w:rPr>
        <w:t>Maybe better in the discussion…</w:t>
      </w:r>
    </w:p>
  </w:comment>
  <w:comment w:id="38" w:author="Max Lindmark" w:date="2020-01-28T15:33:00Z" w:initials="ML">
    <w:p w14:paraId="5ACFCA4C" w14:textId="021245C5" w:rsidR="00CA5CFC" w:rsidRPr="00457D7E" w:rsidRDefault="00CA5CFC"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39" w:author="Jan Ohlberger" w:date="2020-02-06T12:45:00Z" w:initials="Ca">
    <w:p w14:paraId="639B754C" w14:textId="492BBA9B" w:rsidR="00CA5CFC" w:rsidRPr="00457D7E" w:rsidRDefault="00CA5CF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0" w:author="Jan Ohlberger" w:date="2020-01-21T14:57:00Z" w:initials="Ca">
    <w:p w14:paraId="14C41261" w14:textId="77777777" w:rsidR="00CA5CFC" w:rsidRPr="002D70E2" w:rsidRDefault="00CA5CF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A5CFC" w:rsidRPr="002D70E2" w:rsidRDefault="00CA5CFC">
      <w:pPr>
        <w:pStyle w:val="CommentText"/>
        <w:rPr>
          <w:lang w:val="en-GB"/>
        </w:rPr>
      </w:pPr>
    </w:p>
    <w:p w14:paraId="6653FE73" w14:textId="0A209DBF" w:rsidR="00CA5CFC" w:rsidRPr="002D70E2" w:rsidRDefault="00CA5CF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A5CFC" w:rsidRPr="002D70E2" w:rsidRDefault="00CA5CFC">
      <w:pPr>
        <w:pStyle w:val="CommentText"/>
        <w:rPr>
          <w:lang w:val="en-GB"/>
        </w:rPr>
      </w:pPr>
    </w:p>
    <w:p w14:paraId="0FEAD394" w14:textId="58BEC5A8" w:rsidR="00CA5CFC" w:rsidRPr="002D70E2" w:rsidRDefault="00CA5CF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A5CFC" w:rsidRPr="002D70E2" w:rsidRDefault="00CA5CFC">
      <w:pPr>
        <w:pStyle w:val="CommentText"/>
        <w:rPr>
          <w:lang w:val="en-GB"/>
        </w:rPr>
      </w:pPr>
    </w:p>
    <w:p w14:paraId="08A228F7" w14:textId="601A6767" w:rsidR="00CA5CFC" w:rsidRPr="002D70E2" w:rsidRDefault="00CA5CFC">
      <w:pPr>
        <w:pStyle w:val="CommentText"/>
        <w:rPr>
          <w:lang w:val="en-GB"/>
        </w:rPr>
      </w:pPr>
      <w:r w:rsidRPr="002D70E2">
        <w:rPr>
          <w:lang w:val="en-GB"/>
        </w:rPr>
        <w:t>The overall mean of 6°C, on the other hand, seems reasonable.</w:t>
      </w:r>
    </w:p>
    <w:p w14:paraId="19AF2500" w14:textId="65C98CB9" w:rsidR="00CA5CFC" w:rsidRPr="002D70E2" w:rsidRDefault="00CA5CF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A5CFC" w:rsidRPr="002D70E2" w:rsidRDefault="00CA5CFC">
      <w:pPr>
        <w:pStyle w:val="CommentText"/>
        <w:rPr>
          <w:lang w:val="en-GB"/>
        </w:rPr>
      </w:pPr>
    </w:p>
    <w:p w14:paraId="32692339" w14:textId="77C0DC03" w:rsidR="00CA5CFC" w:rsidRPr="002D70E2" w:rsidRDefault="00CA5CFC">
      <w:pPr>
        <w:pStyle w:val="CommentText"/>
        <w:rPr>
          <w:lang w:val="en-GB"/>
        </w:rPr>
      </w:pPr>
      <w:r w:rsidRPr="002D70E2">
        <w:rPr>
          <w:lang w:val="en-GB"/>
        </w:rPr>
        <w:t>I know this seems very picky - but somehow these are extreme enough to warrant further scrutiny in my view</w:t>
      </w:r>
    </w:p>
  </w:comment>
  <w:comment w:id="41" w:author="Max Lindmark" w:date="2020-01-28T15:25:00Z" w:initials="ML">
    <w:p w14:paraId="18CB7814" w14:textId="77777777" w:rsidR="00CA5CFC" w:rsidRPr="00457D7E" w:rsidRDefault="00CA5CF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A5CFC" w:rsidRPr="00457D7E" w:rsidRDefault="00CA5CFC">
      <w:pPr>
        <w:pStyle w:val="CommentText"/>
        <w:rPr>
          <w:lang w:val="en-GB"/>
        </w:rPr>
      </w:pPr>
    </w:p>
    <w:p w14:paraId="3F9AF4D5" w14:textId="506AAFAA" w:rsidR="00CA5CFC" w:rsidRPr="00457D7E" w:rsidRDefault="00CA5CFC">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CA5CFC" w:rsidRPr="00457D7E" w:rsidRDefault="00CA5CFC">
      <w:pPr>
        <w:pStyle w:val="CommentText"/>
        <w:rPr>
          <w:lang w:val="en-GB"/>
        </w:rPr>
      </w:pPr>
    </w:p>
    <w:p w14:paraId="09190D46" w14:textId="0DD35202" w:rsidR="00CA5CFC" w:rsidRPr="00457D7E" w:rsidRDefault="00CA5CFC">
      <w:pPr>
        <w:pStyle w:val="CommentText"/>
        <w:rPr>
          <w:lang w:val="en-GB"/>
        </w:rPr>
      </w:pPr>
      <w:r w:rsidRPr="00457D7E">
        <w:rPr>
          <w:lang w:val="en-GB"/>
        </w:rPr>
        <w:t>Since we only use this metric for a few species now (only growth and consumption), we can probably afford to refine it.</w:t>
      </w:r>
    </w:p>
  </w:comment>
  <w:comment w:id="42" w:author="Max Lindmark" w:date="2020-02-06T10:42:00Z" w:initials="ML">
    <w:p w14:paraId="2E7A1F17" w14:textId="00618321" w:rsidR="00CA5CFC" w:rsidRPr="00457D7E" w:rsidRDefault="00CA5CF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43" w:author="Max Lindmark" w:date="2020-01-31T19:19:00Z" w:initials="ML">
    <w:p w14:paraId="5FA02F3D" w14:textId="7C54B478" w:rsidR="00CA5CFC" w:rsidRPr="00457D7E" w:rsidRDefault="00CA5CF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44" w:author="Max Lindmark" w:date="2020-02-06T10:46:00Z" w:initials="ML">
    <w:p w14:paraId="24D3DCE9" w14:textId="4844CFD2" w:rsidR="00CA5CFC" w:rsidRPr="00457D7E" w:rsidRDefault="00CA5CF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45" w:author="Max Lindmark" w:date="2020-02-06T10:46:00Z" w:initials="ML">
    <w:p w14:paraId="12E58D26" w14:textId="50EEB09E" w:rsidR="00CA5CFC" w:rsidRPr="00457D7E" w:rsidRDefault="00CA5CF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46" w:author="Max Lindmark" w:date="2020-04-22T11:45:00Z" w:initials="ML">
    <w:p w14:paraId="4BC6E64A" w14:textId="30A6C380" w:rsidR="00CA5CFC" w:rsidRDefault="00CA5CF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CA5CFC" w:rsidRDefault="00CA5CFC" w:rsidP="00D764E3">
      <w:pPr>
        <w:pStyle w:val="CommentText"/>
        <w:rPr>
          <w:lang w:val="en-US"/>
        </w:rPr>
      </w:pPr>
    </w:p>
    <w:p w14:paraId="719F1B6C" w14:textId="73DD86EC" w:rsidR="00CA5CFC" w:rsidRDefault="00CA5CFC"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CA5CFC" w:rsidRDefault="00CA5CFC" w:rsidP="00D764E3">
      <w:pPr>
        <w:pStyle w:val="CommentText"/>
        <w:rPr>
          <w:lang w:val="en-US"/>
        </w:rPr>
      </w:pPr>
    </w:p>
    <w:p w14:paraId="18C120B7" w14:textId="77777777" w:rsidR="00CA5CFC" w:rsidRDefault="00CA5CFC" w:rsidP="00D764E3">
      <w:pPr>
        <w:pStyle w:val="CommentText"/>
        <w:rPr>
          <w:lang w:val="en-US"/>
        </w:rPr>
      </w:pPr>
      <w:r>
        <w:rPr>
          <w:lang w:val="en-US"/>
        </w:rPr>
        <w:t>I also gave the simplest model the highest number.</w:t>
      </w:r>
    </w:p>
    <w:p w14:paraId="4410C3DA" w14:textId="77777777" w:rsidR="00CA5CFC" w:rsidRPr="0018740A" w:rsidRDefault="00CA5CFC"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CA5CFC" w:rsidRPr="00D764E3" w:rsidRDefault="00CA5CFC">
      <w:pPr>
        <w:pStyle w:val="CommentText"/>
        <w:rPr>
          <w:lang w:val="en-US"/>
        </w:rPr>
      </w:pPr>
    </w:p>
  </w:comment>
  <w:comment w:id="47" w:author="Max Lindmark" w:date="2020-01-29T19:50:00Z" w:initials="ML">
    <w:p w14:paraId="12DD45A9" w14:textId="77777777" w:rsidR="00CA5CFC" w:rsidRPr="00457D7E" w:rsidRDefault="00CA5CFC">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CA5CFC" w:rsidRPr="00457D7E" w:rsidRDefault="00CA5CFC">
      <w:pPr>
        <w:pStyle w:val="CommentText"/>
        <w:rPr>
          <w:rStyle w:val="CommentReference"/>
          <w:lang w:val="en-GB"/>
        </w:rPr>
      </w:pPr>
    </w:p>
    <w:p w14:paraId="4CBF0665" w14:textId="1D94F896" w:rsidR="00CA5CFC" w:rsidRPr="00457D7E" w:rsidRDefault="00CA5CFC">
      <w:pPr>
        <w:pStyle w:val="CommentText"/>
        <w:rPr>
          <w:lang w:val="en-GB"/>
        </w:rPr>
      </w:pPr>
      <w:r w:rsidRPr="00457D7E">
        <w:rPr>
          <w:rStyle w:val="CommentReference"/>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48" w:author="Max Lindmark" w:date="2020-02-06T11:05:00Z" w:initials="ML">
    <w:p w14:paraId="62040C99" w14:textId="69623746" w:rsidR="00CA5CFC" w:rsidRPr="00457D7E" w:rsidRDefault="00CA5CFC">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49" w:author="Jan Ohlberger" w:date="2020-01-21T15:43:00Z" w:initials="Ca">
    <w:p w14:paraId="1A238F9A" w14:textId="09E0F2FF" w:rsidR="00CA5CFC" w:rsidRPr="002D70E2" w:rsidRDefault="00CA5CFC">
      <w:pPr>
        <w:pStyle w:val="CommentText"/>
        <w:rPr>
          <w:lang w:val="en-GB"/>
        </w:rPr>
      </w:pPr>
      <w:r>
        <w:rPr>
          <w:rStyle w:val="CommentReference"/>
        </w:rPr>
        <w:annotationRef/>
      </w:r>
      <w:r w:rsidRPr="002D70E2">
        <w:rPr>
          <w:lang w:val="en-GB"/>
        </w:rPr>
        <w:t xml:space="preserve">Maybe better? </w:t>
      </w:r>
    </w:p>
  </w:comment>
  <w:comment w:id="50" w:author="Max Lindmark" w:date="2020-01-28T15:58:00Z" w:initials="ML">
    <w:p w14:paraId="50BCCDCC" w14:textId="2E84632D" w:rsidR="00CA5CFC" w:rsidRPr="00457D7E" w:rsidRDefault="00CA5CFC">
      <w:pPr>
        <w:pStyle w:val="CommentText"/>
        <w:rPr>
          <w:lang w:val="en-GB"/>
        </w:rPr>
      </w:pPr>
      <w:r>
        <w:rPr>
          <w:rStyle w:val="CommentReference"/>
        </w:rPr>
        <w:annotationRef/>
      </w:r>
      <w:r w:rsidRPr="00457D7E">
        <w:rPr>
          <w:lang w:val="en-GB"/>
        </w:rPr>
        <w:t>Or average?</w:t>
      </w:r>
    </w:p>
  </w:comment>
  <w:comment w:id="51" w:author="Anna Gårdmark" w:date="2020-02-03T15:34:00Z" w:initials="AG">
    <w:p w14:paraId="5DD4C2DF" w14:textId="5A828D45" w:rsidR="00CA5CFC" w:rsidRPr="00404F83" w:rsidRDefault="00CA5CFC">
      <w:pPr>
        <w:pStyle w:val="CommentText"/>
        <w:rPr>
          <w:lang w:val="en-GB"/>
        </w:rPr>
      </w:pPr>
      <w:r>
        <w:rPr>
          <w:rStyle w:val="CommentReference"/>
        </w:rPr>
        <w:annotationRef/>
      </w:r>
      <w:r w:rsidRPr="00404F83">
        <w:rPr>
          <w:lang w:val="en-GB"/>
        </w:rPr>
        <w:t>average is better, I think</w:t>
      </w:r>
    </w:p>
  </w:comment>
  <w:comment w:id="52" w:author="Max Lindmark" w:date="2020-02-06T11:11:00Z" w:initials="ML">
    <w:p w14:paraId="70D4CCDD" w14:textId="77777777" w:rsidR="00CA5CFC" w:rsidRPr="00457D7E" w:rsidRDefault="00CA5CF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A5CFC" w:rsidRPr="00457D7E" w:rsidRDefault="00CA5CFC" w:rsidP="00AE4AF5">
      <w:pPr>
        <w:pStyle w:val="CommentText"/>
        <w:rPr>
          <w:b/>
          <w:bCs/>
          <w:lang w:val="en-GB"/>
        </w:rPr>
      </w:pPr>
    </w:p>
    <w:p w14:paraId="396C1A80" w14:textId="77777777" w:rsidR="00CA5CFC" w:rsidRPr="00457D7E" w:rsidRDefault="00CA5CFC" w:rsidP="00AE4AF5">
      <w:pPr>
        <w:pStyle w:val="CommentText"/>
        <w:rPr>
          <w:b/>
          <w:bCs/>
          <w:lang w:val="en-GB"/>
        </w:rPr>
      </w:pPr>
      <w:r w:rsidRPr="00457D7E">
        <w:rPr>
          <w:b/>
          <w:bCs/>
          <w:lang w:val="en-GB"/>
        </w:rPr>
        <w:t>Most importantly, we should make sure to be consistent…</w:t>
      </w:r>
    </w:p>
    <w:p w14:paraId="5112A399" w14:textId="034185F5" w:rsidR="00CA5CFC" w:rsidRPr="00457D7E" w:rsidRDefault="00CA5CFC">
      <w:pPr>
        <w:pStyle w:val="CommentText"/>
        <w:rPr>
          <w:b/>
          <w:bCs/>
          <w:lang w:val="en-GB"/>
        </w:rPr>
      </w:pPr>
    </w:p>
  </w:comment>
  <w:comment w:id="53" w:author="Max Lindmark" w:date="2020-02-06T11:11:00Z" w:initials="ML">
    <w:p w14:paraId="2D701D9D" w14:textId="77777777" w:rsidR="00CA5CFC" w:rsidRPr="00457D7E" w:rsidRDefault="00CA5CF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A5CFC" w:rsidRPr="00457D7E" w:rsidRDefault="00CA5CFC">
      <w:pPr>
        <w:pStyle w:val="CommentText"/>
        <w:rPr>
          <w:lang w:val="en-GB"/>
        </w:rPr>
      </w:pPr>
    </w:p>
    <w:p w14:paraId="76F23DB8" w14:textId="267E38A7" w:rsidR="00CA5CFC" w:rsidRPr="00457D7E" w:rsidRDefault="00CA5CFC">
      <w:pPr>
        <w:pStyle w:val="CommentText"/>
        <w:rPr>
          <w:lang w:val="en-GB"/>
        </w:rPr>
      </w:pPr>
      <w:r w:rsidRPr="00457D7E">
        <w:rPr>
          <w:lang w:val="en-GB"/>
        </w:rPr>
        <w:t>I agree that average isn’t perfect either, because the species doesn’t have to be average for us to make a qualified guess!</w:t>
      </w:r>
    </w:p>
  </w:comment>
  <w:comment w:id="54" w:author="Anna Gårdmark" w:date="2020-02-07T07:48:00Z" w:initials="AG">
    <w:p w14:paraId="4A3ACB85" w14:textId="54318309" w:rsidR="00CA5CFC" w:rsidRPr="0098521B" w:rsidRDefault="00CA5CF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55" w:author="Max Lindmark" w:date="2020-01-31T16:35:00Z" w:initials="ML">
    <w:p w14:paraId="166CC7DC" w14:textId="59BE92AA" w:rsidR="00CA5CFC" w:rsidRPr="00457D7E" w:rsidRDefault="00CA5CF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56" w:author="Max Lindmark" w:date="2020-01-31T11:40:00Z" w:initials="ML">
    <w:p w14:paraId="3FA41E8E" w14:textId="77777777" w:rsidR="00CA5CFC" w:rsidRPr="00457D7E" w:rsidRDefault="00CA5CF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A5CFC" w:rsidRPr="00457D7E" w:rsidRDefault="00CA5CFC">
      <w:pPr>
        <w:pStyle w:val="CommentText"/>
        <w:rPr>
          <w:lang w:val="en-GB"/>
        </w:rPr>
      </w:pPr>
    </w:p>
    <w:p w14:paraId="00A045FC" w14:textId="77777777" w:rsidR="00CA5CFC" w:rsidRPr="00457D7E" w:rsidRDefault="00CA5CFC">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CA5CFC" w:rsidRPr="00457D7E" w:rsidRDefault="00CA5CFC">
      <w:pPr>
        <w:pStyle w:val="CommentText"/>
        <w:rPr>
          <w:lang w:val="en-GB"/>
        </w:rPr>
      </w:pPr>
    </w:p>
    <w:p w14:paraId="41133D76" w14:textId="77777777" w:rsidR="00CA5CFC" w:rsidRPr="00457D7E" w:rsidRDefault="00CA5CF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A5CFC" w:rsidRPr="00457D7E" w:rsidRDefault="00CA5CFC">
      <w:pPr>
        <w:pStyle w:val="CommentText"/>
        <w:rPr>
          <w:lang w:val="en-GB"/>
        </w:rPr>
      </w:pPr>
    </w:p>
    <w:p w14:paraId="15D8F8B8" w14:textId="56B3EF2B" w:rsidR="00CA5CFC" w:rsidRPr="00457D7E" w:rsidRDefault="00CA5CF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59" w:author="Anna Gårdmark" w:date="2020-02-04T09:00:00Z" w:initials="AG">
    <w:p w14:paraId="01176257" w14:textId="77DCA2CD" w:rsidR="00CA5CFC" w:rsidRPr="002C5859" w:rsidRDefault="00CA5CFC">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60" w:author="Max Lindmark" w:date="2020-02-06T11:16:00Z" w:initials="ML">
    <w:p w14:paraId="7873562C" w14:textId="281CD47F" w:rsidR="00CA5CFC" w:rsidRPr="00457D7E" w:rsidRDefault="00CA5CFC">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CA5CFC" w:rsidRPr="00457D7E" w:rsidRDefault="00CA5CFC">
      <w:pPr>
        <w:pStyle w:val="CommentText"/>
        <w:rPr>
          <w:lang w:val="en-GB"/>
        </w:rPr>
      </w:pPr>
    </w:p>
    <w:p w14:paraId="5D057A29" w14:textId="054F7AD8" w:rsidR="00CA5CFC" w:rsidRPr="00457D7E" w:rsidRDefault="00CA5CFC"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57" w:author="Max Lindmark" w:date="2020-02-06T11:21:00Z" w:initials="ML">
    <w:p w14:paraId="2D1FC256" w14:textId="2F51E726" w:rsidR="00CA5CFC" w:rsidRPr="00457D7E" w:rsidRDefault="00CA5CFC">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58" w:author="Max Lindmark" w:date="2020-02-06T11:28:00Z" w:initials="ML">
    <w:p w14:paraId="3FA1DF52" w14:textId="3EE78406" w:rsidR="00CA5CFC" w:rsidRPr="00457D7E" w:rsidRDefault="00CA5CFC">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61" w:author="Max Lindmark" w:date="2020-02-06T11:21:00Z" w:initials="ML">
    <w:p w14:paraId="511DAC36" w14:textId="2234481E" w:rsidR="00CA5CFC" w:rsidRPr="00457D7E" w:rsidRDefault="00CA5CFC">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62" w:author="Max Lindmark" w:date="2020-02-06T11:25:00Z" w:initials="ML">
    <w:p w14:paraId="19815538" w14:textId="43B722D2" w:rsidR="00CA5CFC" w:rsidRPr="00457D7E" w:rsidRDefault="00CA5CFC">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63" w:author="Max Lindmark" w:date="2020-02-06T11:20:00Z" w:initials="ML">
    <w:p w14:paraId="567C190F" w14:textId="77777777" w:rsidR="00CA5CFC" w:rsidRPr="00457D7E" w:rsidRDefault="00CA5CFC"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CA5CFC" w:rsidRPr="00457D7E" w:rsidRDefault="00CA5CFC" w:rsidP="003A59D4">
      <w:pPr>
        <w:pStyle w:val="CommentText"/>
        <w:rPr>
          <w:b/>
          <w:bCs/>
          <w:lang w:val="en-GB"/>
        </w:rPr>
      </w:pPr>
    </w:p>
    <w:p w14:paraId="5D30FBE5" w14:textId="77777777" w:rsidR="00CA5CFC" w:rsidRPr="00457D7E" w:rsidRDefault="00CA5CFC" w:rsidP="003A59D4">
      <w:pPr>
        <w:pStyle w:val="CommentText"/>
        <w:rPr>
          <w:b/>
          <w:bCs/>
          <w:lang w:val="en-GB"/>
        </w:rPr>
      </w:pPr>
      <w:r w:rsidRPr="00457D7E">
        <w:rPr>
          <w:b/>
          <w:bCs/>
          <w:lang w:val="en-GB"/>
        </w:rPr>
        <w:t>Would make this a much cleaner and easier to interpret figure</w:t>
      </w:r>
    </w:p>
    <w:p w14:paraId="279AFF9D" w14:textId="3B3C61D3" w:rsidR="00CA5CFC" w:rsidRPr="00457D7E" w:rsidRDefault="00CA5CFC">
      <w:pPr>
        <w:pStyle w:val="CommentText"/>
        <w:rPr>
          <w:b/>
          <w:bCs/>
          <w:lang w:val="en-GB"/>
        </w:rPr>
      </w:pPr>
    </w:p>
  </w:comment>
  <w:comment w:id="64" w:author="Max Lindmark" w:date="2020-02-06T11:22:00Z" w:initials="ML">
    <w:p w14:paraId="0B683017" w14:textId="77777777" w:rsidR="00CA5CFC" w:rsidRPr="00457D7E" w:rsidRDefault="00CA5CFC">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CA5CFC" w:rsidRPr="00457D7E" w:rsidRDefault="00CA5CFC">
      <w:pPr>
        <w:pStyle w:val="CommentText"/>
        <w:rPr>
          <w:lang w:val="en-GB"/>
        </w:rPr>
      </w:pPr>
    </w:p>
    <w:p w14:paraId="42915C74" w14:textId="742A1156" w:rsidR="00CA5CFC" w:rsidRPr="00457D7E" w:rsidRDefault="00CA5CFC">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65" w:author="Jan Ohlberger" w:date="2020-02-06T12:53:00Z" w:initials="Ca">
    <w:p w14:paraId="5D0588E3" w14:textId="7F51F5F0" w:rsidR="00CA5CFC" w:rsidRPr="00457D7E" w:rsidRDefault="00CA5CFC">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66" w:author="Max Lindmark" w:date="2020-01-28T19:59:00Z" w:initials="ML">
    <w:p w14:paraId="5EE5D0B0" w14:textId="18144D67" w:rsidR="00CA5CFC" w:rsidRPr="00457D7E" w:rsidRDefault="00CA5CF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67" w:author="Anna Gårdmark" w:date="2020-02-04T08:48:00Z" w:initials="AG">
    <w:p w14:paraId="2495A2F5" w14:textId="4AD93A43" w:rsidR="00CA5CFC" w:rsidRPr="00BD7D6F" w:rsidRDefault="00CA5CF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68" w:author="Max Lindmark" w:date="2020-02-06T11:32:00Z" w:initials="ML">
    <w:p w14:paraId="758C28E2" w14:textId="1BA6FDF0" w:rsidR="00CA5CFC" w:rsidRPr="00457D7E" w:rsidRDefault="00CA5CF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69" w:author="Anna Gårdmark" w:date="2020-02-07T08:09:00Z" w:initials="AG">
    <w:p w14:paraId="2AC900F7" w14:textId="0FBF6277" w:rsidR="00CA5CFC" w:rsidRPr="00641ACD" w:rsidRDefault="00CA5CF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BAyesian approach?</w:t>
      </w:r>
    </w:p>
  </w:comment>
  <w:comment w:id="70" w:author="Max Lindmark" w:date="2020-02-08T17:31:00Z" w:initials="ML">
    <w:p w14:paraId="6B92B139" w14:textId="6D8EC9A7" w:rsidR="00CA5CFC" w:rsidRPr="00C41DFC" w:rsidRDefault="00CA5C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71" w:author="Anna Gårdmark" w:date="2020-02-04T08:56:00Z" w:initials="AG">
    <w:p w14:paraId="0D13AD99" w14:textId="278CD4EB" w:rsidR="00CA5CFC" w:rsidRPr="002C5859" w:rsidRDefault="00CA5CFC">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72" w:author="Max Lindmark" w:date="2020-02-06T11:36:00Z" w:initials="ML">
    <w:p w14:paraId="6A2D3C14" w14:textId="77777777" w:rsidR="00CA5CFC" w:rsidRPr="00457D7E" w:rsidRDefault="00CA5CF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A5CFC" w:rsidRPr="00457D7E" w:rsidRDefault="00CA5CFC">
      <w:pPr>
        <w:pStyle w:val="CommentText"/>
        <w:rPr>
          <w:lang w:val="en-GB"/>
        </w:rPr>
      </w:pPr>
    </w:p>
    <w:p w14:paraId="48DC857D" w14:textId="71B86F82" w:rsidR="00CA5CFC" w:rsidRPr="00457D7E" w:rsidRDefault="00CA5CFC">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CA5CFC" w:rsidRPr="00457D7E" w:rsidRDefault="00CA5CFC">
      <w:pPr>
        <w:pStyle w:val="CommentText"/>
        <w:rPr>
          <w:lang w:val="en-GB"/>
        </w:rPr>
      </w:pPr>
    </w:p>
    <w:p w14:paraId="776601BB" w14:textId="24F08D9F" w:rsidR="00CA5CFC" w:rsidRPr="00457D7E" w:rsidRDefault="00CA5CFC">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CA5CFC" w:rsidRPr="00457D7E" w:rsidRDefault="00CA5CFC">
      <w:pPr>
        <w:pStyle w:val="CommentText"/>
        <w:rPr>
          <w:lang w:val="en-GB"/>
        </w:rPr>
      </w:pPr>
    </w:p>
    <w:p w14:paraId="1147DE57" w14:textId="77777777" w:rsidR="00CA5CFC" w:rsidRPr="00457D7E" w:rsidRDefault="00CA5CFC">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CA5CFC" w:rsidRPr="00457D7E" w:rsidRDefault="00CA5CFC">
      <w:pPr>
        <w:pStyle w:val="CommentText"/>
        <w:rPr>
          <w:lang w:val="en-GB"/>
        </w:rPr>
      </w:pPr>
    </w:p>
    <w:p w14:paraId="4565C1F9" w14:textId="5BECAB48" w:rsidR="00CA5CFC" w:rsidRPr="00457D7E" w:rsidRDefault="00CA5CFC">
      <w:pPr>
        <w:pStyle w:val="CommentText"/>
        <w:rPr>
          <w:lang w:val="en-GB"/>
        </w:rPr>
      </w:pPr>
      <w:r w:rsidRPr="00457D7E">
        <w:rPr>
          <w:lang w:val="en-GB"/>
        </w:rPr>
        <w:t>Agree this needs to be made clearer. See the paragraph below!</w:t>
      </w:r>
    </w:p>
  </w:comment>
  <w:comment w:id="73" w:author="Anna Gårdmark" w:date="2020-02-07T08:12:00Z" w:initials="AG">
    <w:p w14:paraId="3C081A25" w14:textId="60CFB3C9" w:rsidR="00CA5CFC" w:rsidRPr="00603E09" w:rsidRDefault="00CA5CF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74" w:author="Max Lindmark" w:date="2020-02-06T13:04:00Z" w:initials="ML">
    <w:p w14:paraId="61204E3E" w14:textId="29123053" w:rsidR="00CA5CFC" w:rsidRPr="00457D7E" w:rsidRDefault="00CA5CF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A5CFC" w:rsidRPr="00457D7E" w:rsidRDefault="00CA5CF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4EA587"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4EA587" w16cid:durableId="224AFF6F"/>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1F5DA" w14:textId="77777777" w:rsidR="00BB07D1" w:rsidRDefault="00BB07D1" w:rsidP="00B65B3A">
      <w:r>
        <w:separator/>
      </w:r>
    </w:p>
    <w:p w14:paraId="5101A3DB" w14:textId="77777777" w:rsidR="00BB07D1" w:rsidRDefault="00BB07D1"/>
  </w:endnote>
  <w:endnote w:type="continuationSeparator" w:id="0">
    <w:p w14:paraId="2F2B0F6D" w14:textId="77777777" w:rsidR="00BB07D1" w:rsidRDefault="00BB07D1" w:rsidP="00B65B3A">
      <w:r>
        <w:continuationSeparator/>
      </w:r>
    </w:p>
    <w:p w14:paraId="21FB927B" w14:textId="77777777" w:rsidR="00BB07D1" w:rsidRDefault="00BB0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A5CFC" w:rsidRDefault="00CA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A5CFC" w:rsidRDefault="00CA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E7DF2" w14:textId="77777777" w:rsidR="00BB07D1" w:rsidRDefault="00BB07D1" w:rsidP="00B65B3A">
      <w:r>
        <w:separator/>
      </w:r>
    </w:p>
  </w:footnote>
  <w:footnote w:type="continuationSeparator" w:id="0">
    <w:p w14:paraId="51168693" w14:textId="77777777" w:rsidR="00BB07D1" w:rsidRDefault="00BB07D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A5CFC" w:rsidRDefault="00CA5CFC" w:rsidP="00B65B3A">
    <w:pPr>
      <w:pStyle w:val="Header"/>
      <w:spacing w:before="240" w:after="276"/>
    </w:pPr>
  </w:p>
  <w:p w14:paraId="3F805A8E" w14:textId="77777777" w:rsidR="00CA5CFC" w:rsidRDefault="00CA5CFC" w:rsidP="00B65B3A">
    <w:pPr>
      <w:spacing w:after="276"/>
    </w:pPr>
  </w:p>
  <w:p w14:paraId="3A1ECCFB" w14:textId="77777777" w:rsidR="00CA5CFC" w:rsidRDefault="00CA5CFC"/>
  <w:p w14:paraId="4AAA9964" w14:textId="77777777" w:rsidR="00CA5CFC" w:rsidRDefault="00CA5C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A5CFC" w:rsidRPr="00B30794" w:rsidRDefault="00CA5CF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7D1"/>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0A"/>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874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40A"/>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58748</Words>
  <Characters>334870</Characters>
  <Application>Microsoft Office Word</Application>
  <DocSecurity>0</DocSecurity>
  <Lines>2790</Lines>
  <Paragraphs>785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38</cp:revision>
  <cp:lastPrinted>2020-01-31T14:37:00Z</cp:lastPrinted>
  <dcterms:created xsi:type="dcterms:W3CDTF">2020-04-01T08:20:00Z</dcterms:created>
  <dcterms:modified xsi:type="dcterms:W3CDTF">2020-04-22T16:18:00Z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