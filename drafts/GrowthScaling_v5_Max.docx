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commentRangeStart w:id="2"/>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commentRangeEnd w:id="2"/>
      <w:r w:rsidR="002D70E2">
        <w:rPr>
          <w:rStyle w:val="CommentReference"/>
        </w:rPr>
        <w:commentReference w:id="2"/>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Swedish University of Agricultural Sciences, Department of Aquatic Resources, Institute of Coastal Research, Skolgatan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Skolgatan 6, SE-742 42 Öregrund,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Skolgatan 6, Öregrund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2E2FC478" w:rsidR="00387D02" w:rsidRPr="00972C7F" w:rsidRDefault="00E374D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Abstract: </w:t>
      </w:r>
      <w:r w:rsidR="00DB4AD8" w:rsidRPr="00972C7F">
        <w:rPr>
          <w:rFonts w:cstheme="minorHAnsi"/>
          <w:color w:val="333333"/>
          <w:shd w:val="clear" w:color="auto" w:fill="FFFFFF"/>
          <w:lang w:val="en-GB"/>
        </w:rPr>
        <w:t>~</w:t>
      </w:r>
      <w:r w:rsidR="000072CE" w:rsidRPr="00972C7F">
        <w:rPr>
          <w:rFonts w:cstheme="minorHAnsi"/>
          <w:color w:val="333333"/>
          <w:shd w:val="clear" w:color="auto" w:fill="FFFFFF"/>
          <w:lang w:val="en-GB"/>
        </w:rPr>
        <w:t>2</w:t>
      </w:r>
      <w:r w:rsidR="00D33126" w:rsidRPr="00972C7F">
        <w:rPr>
          <w:rFonts w:cstheme="minorHAnsi"/>
          <w:color w:val="333333"/>
          <w:shd w:val="clear" w:color="auto" w:fill="FFFFFF"/>
          <w:lang w:val="en-GB"/>
        </w:rPr>
        <w:t>34</w:t>
      </w:r>
    </w:p>
    <w:p w14:paraId="01F65DA7" w14:textId="780FD3EF" w:rsidR="00387D02" w:rsidRPr="00972C7F" w:rsidRDefault="00E374D5" w:rsidP="002E3379">
      <w:pPr>
        <w:spacing w:line="480" w:lineRule="auto"/>
        <w:contextualSpacing/>
        <w:jc w:val="both"/>
        <w:rPr>
          <w:rFonts w:cstheme="minorHAnsi"/>
          <w:color w:val="FF0000"/>
          <w:shd w:val="clear" w:color="auto" w:fill="FFFFFF"/>
          <w:lang w:val="en-GB"/>
        </w:rPr>
      </w:pPr>
      <w:r w:rsidRPr="00972C7F">
        <w:rPr>
          <w:rFonts w:cstheme="minorHAnsi"/>
          <w:color w:val="333333"/>
          <w:shd w:val="clear" w:color="auto" w:fill="FFFFFF"/>
          <w:lang w:val="en-GB"/>
        </w:rPr>
        <w:t xml:space="preserve">Introduction: </w:t>
      </w:r>
      <w:r w:rsidR="00DB4AD8" w:rsidRPr="00972C7F">
        <w:rPr>
          <w:rFonts w:cstheme="minorHAnsi"/>
          <w:shd w:val="clear" w:color="auto" w:fill="FFFFFF"/>
          <w:lang w:val="en-GB"/>
        </w:rPr>
        <w:t>~</w:t>
      </w:r>
      <w:r w:rsidR="00136DE1" w:rsidRPr="00972C7F">
        <w:rPr>
          <w:rFonts w:cstheme="minorHAnsi"/>
          <w:shd w:val="clear" w:color="auto" w:fill="FFFFFF"/>
          <w:lang w:val="en-GB"/>
        </w:rPr>
        <w:t>1400</w:t>
      </w:r>
    </w:p>
    <w:p w14:paraId="68A5535C" w14:textId="1F1EB77D" w:rsidR="00387D02" w:rsidRPr="00972C7F" w:rsidRDefault="00125A2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Methods: </w:t>
      </w:r>
      <w:r w:rsidR="00AE68F9" w:rsidRPr="00972C7F">
        <w:rPr>
          <w:rFonts w:cstheme="minorHAnsi"/>
          <w:color w:val="333333"/>
          <w:shd w:val="clear" w:color="auto" w:fill="FFFFFF"/>
          <w:lang w:val="en-GB"/>
        </w:rPr>
        <w:t>~</w:t>
      </w:r>
      <w:r w:rsidR="00D33126" w:rsidRPr="00972C7F">
        <w:rPr>
          <w:rFonts w:cstheme="minorHAnsi"/>
          <w:color w:val="333333"/>
          <w:shd w:val="clear" w:color="auto" w:fill="FFFFFF"/>
          <w:lang w:val="en-GB"/>
        </w:rPr>
        <w:t xml:space="preserve"> 2000</w:t>
      </w:r>
    </w:p>
    <w:p w14:paraId="6B8B38DB" w14:textId="3EB9BDE7" w:rsidR="00387D02"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Results: </w:t>
      </w:r>
      <w:r w:rsidR="00762BEA" w:rsidRPr="00972C7F">
        <w:rPr>
          <w:rFonts w:cstheme="minorHAnsi"/>
          <w:color w:val="333333"/>
          <w:shd w:val="clear" w:color="auto" w:fill="FFFFFF"/>
          <w:lang w:val="en-GB"/>
        </w:rPr>
        <w:t>~</w:t>
      </w:r>
      <w:r w:rsidR="00F462EF" w:rsidRPr="00972C7F">
        <w:rPr>
          <w:rFonts w:cstheme="minorHAnsi"/>
          <w:color w:val="333333"/>
          <w:shd w:val="clear" w:color="auto" w:fill="FFFFFF"/>
          <w:lang w:val="en-GB"/>
        </w:rPr>
        <w:t>1000</w:t>
      </w:r>
    </w:p>
    <w:p w14:paraId="5EDE250F" w14:textId="1E091C9A" w:rsidR="007C13D9"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Discussion: </w:t>
      </w:r>
      <w:r w:rsidR="00762BEA" w:rsidRPr="00972C7F">
        <w:rPr>
          <w:rFonts w:cstheme="minorHAnsi"/>
          <w:color w:val="333333"/>
          <w:shd w:val="clear" w:color="auto" w:fill="FFFFFF"/>
          <w:lang w:val="en-GB"/>
        </w:rPr>
        <w:t>~</w:t>
      </w:r>
      <w:r w:rsidR="00D076D4" w:rsidRPr="00972C7F">
        <w:rPr>
          <w:rFonts w:cstheme="minorHAnsi"/>
          <w:color w:val="333333"/>
          <w:shd w:val="clear" w:color="auto" w:fill="FFFFFF"/>
          <w:lang w:val="en-GB"/>
        </w:rPr>
        <w:t>2100</w:t>
      </w:r>
    </w:p>
    <w:p w14:paraId="35C98543" w14:textId="223FC75A" w:rsidR="00EF519B" w:rsidRPr="00972C7F" w:rsidRDefault="002564E8"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Total: ~ </w:t>
      </w:r>
      <w:r w:rsidR="00732AE6" w:rsidRPr="00972C7F">
        <w:rPr>
          <w:rFonts w:cstheme="minorHAnsi"/>
          <w:color w:val="333333"/>
          <w:shd w:val="clear" w:color="auto" w:fill="FFFFFF"/>
          <w:lang w:val="en-GB"/>
        </w:rPr>
        <w:t>6</w:t>
      </w:r>
      <w:r w:rsidR="003E44B3" w:rsidRPr="00972C7F">
        <w:rPr>
          <w:rFonts w:cstheme="minorHAnsi"/>
          <w:color w:val="333333"/>
          <w:shd w:val="clear" w:color="auto" w:fill="FFFFFF"/>
          <w:lang w:val="en-GB"/>
        </w:rPr>
        <w:t>5</w:t>
      </w:r>
      <w:r w:rsidR="00081DFE" w:rsidRPr="00972C7F">
        <w:rPr>
          <w:rFonts w:cstheme="minorHAnsi"/>
          <w:color w:val="333333"/>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6B60D48E" w:rsidR="00B73BBC" w:rsidRPr="00C34579" w:rsidRDefault="007560DE" w:rsidP="004559BC">
      <w:pPr>
        <w:pStyle w:val="ListParagraph"/>
        <w:spacing w:line="480" w:lineRule="auto"/>
        <w:ind w:left="0"/>
        <w:jc w:val="both"/>
        <w:rPr>
          <w:rFonts w:cstheme="minorHAnsi"/>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of average intraspecific scaling of growth</w:t>
      </w:r>
      <w:r w:rsidR="009D408E" w:rsidRPr="006C7603">
        <w:rPr>
          <w:rFonts w:cstheme="minorHAnsi"/>
          <w:lang w:val="en-GB"/>
        </w:rPr>
        <w:t xml:space="preserve"> and </w:t>
      </w:r>
      <w:r w:rsidR="006478C8" w:rsidRPr="006C7603">
        <w:rPr>
          <w:rFonts w:cstheme="minorHAnsi"/>
          <w:lang w:val="en-GB"/>
        </w:rPr>
        <w:t xml:space="preserve">the key processes affecting it </w:t>
      </w:r>
      <w:r w:rsidR="006478C8" w:rsidRPr="006C7603">
        <w:rPr>
          <w:lang w:val="en-GB"/>
        </w:rPr>
        <w:t xml:space="preserve">(e.g., metabolism and consumption) </w:t>
      </w:r>
      <w:r w:rsidR="009E3FEF" w:rsidRPr="006C7603">
        <w:rPr>
          <w:rFonts w:cstheme="minorHAnsi"/>
          <w:lang w:val="en-GB"/>
        </w:rPr>
        <w:t xml:space="preserve">with body mass 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mechanistic 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patterns of growth</w:t>
      </w:r>
      <w:r w:rsidR="00A06E29" w:rsidRPr="006C7603">
        <w:rPr>
          <w:rFonts w:cstheme="minorHAnsi"/>
          <w:lang w:val="en-GB"/>
        </w:rPr>
        <w:t>,</w:t>
      </w:r>
      <w:r w:rsidR="00713311" w:rsidRPr="006C7603">
        <w:rPr>
          <w:rFonts w:cstheme="minorHAnsi"/>
          <w:lang w:val="en-GB"/>
        </w:rPr>
        <w:t xml:space="preserve"> 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r w:rsidR="00FD7BF4" w:rsidRPr="00C34579">
        <w:rPr>
          <w:rFonts w:cstheme="minorHAnsi"/>
          <w:lang w:val="en-GB"/>
        </w:rPr>
        <w:t xml:space="preserve"> rate</w:t>
      </w:r>
      <w:r w:rsidR="00303480" w:rsidRPr="00C34579">
        <w:rPr>
          <w:rFonts w:cstheme="minorHAnsi"/>
          <w:lang w:val="en-GB"/>
        </w:rPr>
        <w:t xml:space="preserve"> </w:t>
      </w:r>
      <w:r w:rsidR="00053BB3" w:rsidRPr="00C34579">
        <w:rPr>
          <w:rFonts w:cstheme="minorHAnsi"/>
          <w:lang w:val="en-GB"/>
        </w:rPr>
        <w:t xml:space="preserve">and </w:t>
      </w:r>
      <w:r w:rsidR="00FD7BF4" w:rsidRPr="00C34579">
        <w:rPr>
          <w:rFonts w:cstheme="minorHAnsi"/>
          <w:lang w:val="en-GB"/>
        </w:rPr>
        <w:t xml:space="preserve">rates of </w:t>
      </w:r>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(in a factorial set-up)</w:t>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4559BC">
        <w:rPr>
          <w:lang w:val="en-GB"/>
        </w:rPr>
        <w:t>M</w:t>
      </w:r>
      <w:r w:rsidR="00844D81" w:rsidRPr="00C34579">
        <w:rPr>
          <w:lang w:val="en-GB"/>
        </w:rPr>
        <w:t>ass</w:t>
      </w:r>
      <w:r w:rsidR="00B00225" w:rsidRPr="004559BC">
        <w:rPr>
          <w:lang w:val="en-GB"/>
        </w:rPr>
        <w:t>-</w:t>
      </w:r>
      <w:r w:rsidR="00844D81" w:rsidRPr="00C34579">
        <w:rPr>
          <w:lang w:val="en-GB"/>
        </w:rPr>
        <w:t xml:space="preserve">scaling </w:t>
      </w:r>
      <w:r w:rsidR="004B5E6A" w:rsidRPr="004559BC">
        <w:rPr>
          <w:lang w:val="en-GB"/>
        </w:rPr>
        <w:t xml:space="preserve">exponents </w:t>
      </w:r>
      <w:r w:rsidR="00126EF2" w:rsidRPr="004559BC">
        <w:rPr>
          <w:lang w:val="en-GB"/>
        </w:rPr>
        <w:t xml:space="preserve">of maximum consumption are </w:t>
      </w:r>
      <w:r w:rsidR="005E7332" w:rsidRPr="004559BC">
        <w:rPr>
          <w:lang w:val="en-GB"/>
        </w:rPr>
        <w:t>small</w:t>
      </w:r>
      <w:r w:rsidR="008716D6" w:rsidRPr="004559BC">
        <w:rPr>
          <w:lang w:val="en-GB"/>
        </w:rPr>
        <w:t>er</w:t>
      </w:r>
      <w:r w:rsidR="00126EF2" w:rsidRPr="004559BC">
        <w:rPr>
          <w:lang w:val="en-GB"/>
        </w:rPr>
        <w:t xml:space="preserve"> than</w:t>
      </w:r>
      <w:r w:rsidR="0005505B" w:rsidRPr="004559BC">
        <w:rPr>
          <w:lang w:val="en-GB"/>
        </w:rPr>
        <w:t xml:space="preserve"> </w:t>
      </w:r>
      <w:r w:rsidR="003F722F" w:rsidRPr="004559BC">
        <w:rPr>
          <w:lang w:val="en-GB"/>
        </w:rPr>
        <w:t xml:space="preserve">both </w:t>
      </w:r>
      <w:r w:rsidR="00EB5475" w:rsidRPr="004559BC">
        <w:rPr>
          <w:lang w:val="en-GB"/>
        </w:rPr>
        <w:t xml:space="preserve">the predicted </w:t>
      </w:r>
      <w:r w:rsidR="00953FE9" w:rsidRPr="004559BC">
        <w:rPr>
          <w:lang w:val="en-GB"/>
        </w:rPr>
        <w:t>¾</w:t>
      </w:r>
      <w:r w:rsidR="00953FE9" w:rsidRPr="004559BC">
        <w:rPr>
          <w:rFonts w:cstheme="minorHAnsi"/>
          <w:lang w:val="en-GB"/>
        </w:rPr>
        <w:t xml:space="preserve"> </w:t>
      </w:r>
      <w:r w:rsidR="00236710" w:rsidRPr="004559BC">
        <w:rPr>
          <w:rFonts w:cstheme="minorHAnsi"/>
          <w:lang w:val="en-GB"/>
        </w:rPr>
        <w:t>and metabolism-</w:t>
      </w:r>
      <w:r w:rsidR="00355BCD" w:rsidRPr="004559BC">
        <w:rPr>
          <w:rFonts w:cstheme="minorHAnsi"/>
          <w:lang w:val="en-GB"/>
        </w:rPr>
        <w:t>exponents and</w:t>
      </w:r>
      <w:r w:rsidR="00885FD7" w:rsidRPr="004559BC">
        <w:rPr>
          <w:rFonts w:cstheme="minorHAnsi"/>
          <w:lang w:val="en-GB"/>
        </w:rPr>
        <w:t xml:space="preserve"> are unimodal over the full temperature range. </w:t>
      </w:r>
      <w:r w:rsidR="00896FCB" w:rsidRPr="004559BC">
        <w:rPr>
          <w:rFonts w:cstheme="minorHAnsi"/>
          <w:lang w:val="en-GB"/>
        </w:rPr>
        <w:t xml:space="preserve">This contributes to unimodal </w:t>
      </w:r>
      <w:r w:rsidR="00003C71" w:rsidRPr="004559BC">
        <w:rPr>
          <w:rFonts w:cstheme="minorHAnsi"/>
          <w:lang w:val="en-GB"/>
        </w:rPr>
        <w:t>thermal responses of growth</w:t>
      </w:r>
      <w:r w:rsidR="00B44F81" w:rsidRPr="004559BC">
        <w:rPr>
          <w:rFonts w:cstheme="minorHAnsi"/>
          <w:lang w:val="en-GB"/>
        </w:rPr>
        <w:t>. These a</w:t>
      </w:r>
      <w:r w:rsidR="00805F8B" w:rsidRPr="004559BC">
        <w:rPr>
          <w:rFonts w:cstheme="minorHAnsi"/>
          <w:lang w:val="en-GB"/>
        </w:rPr>
        <w:t xml:space="preserve">re characterized by declining </w:t>
      </w:r>
      <w:r w:rsidR="00FA3B2F" w:rsidRPr="004559BC">
        <w:rPr>
          <w:rFonts w:cstheme="minorHAnsi"/>
          <w:lang w:val="en-GB"/>
        </w:rPr>
        <w:t xml:space="preserve">optimum </w:t>
      </w:r>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r w:rsidR="00801CD5" w:rsidRPr="004559BC">
        <w:rPr>
          <w:rFonts w:cstheme="minorHAnsi"/>
          <w:lang w:val="en-GB"/>
        </w:rPr>
        <w:t xml:space="preserve"> to temperature</w:t>
      </w:r>
      <w:r w:rsidR="00A1521F" w:rsidRPr="004559BC">
        <w:rPr>
          <w:rFonts w:cstheme="minorHAnsi"/>
          <w:lang w:val="en-GB"/>
        </w:rPr>
        <w:t>. Accordingly, our analysis of growth data demonstrates that optimum growth temperatures declines as a function of body size within species</w:t>
      </w:r>
      <w:r w:rsidR="0007215D" w:rsidRPr="004559BC">
        <w:rPr>
          <w:rFonts w:cstheme="minorHAnsi"/>
          <w:lang w:val="en-GB"/>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68E22903" w:rsidR="00C205B8" w:rsidRDefault="00C205B8"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t>Introduction</w:t>
      </w:r>
    </w:p>
    <w:p w14:paraId="7C5A97BD" w14:textId="64BB4D72"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lastRenderedPageBreak/>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0B45B9">
        <w:rPr>
          <w:rFonts w:eastAsiaTheme="minorEastAsia" w:cstheme="minorHAnsi"/>
          <w:lang w:val="en-GB"/>
        </w:rPr>
        <w:instrText xml:space="preserve"> ADDIN ZOTERO_ITEM CSL_CITATION {"citationID":"hNb1pqTJ","properties":{"formattedCitation":"(Savage {\\i{}et al.} 2004)","plainCitation":"(Savage et al. 2004)","noteIndex":0},"citationItems":[{"id":"Y3bSioUi/t5AkRcRW","uris":["http://zotero.org/users/local/FTg3Qpza/items/5EKRHGLR"],"uri":["http://zotero.org/users/local/FTg3Qpza/items/5EKRHGLR"],"itemData":{"id":914,"type":"article-journal","title":"Effects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0B45B9">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Y3bSioUi/hn6gtLTu","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r w:rsidR="00FA72C9" w:rsidRPr="004559BC">
        <w:rPr>
          <w:rFonts w:eastAsiaTheme="minorEastAsia" w:cstheme="minorHAnsi"/>
          <w:lang w:val="en-GB"/>
        </w:rPr>
        <w:t>u</w:t>
      </w:r>
      <w:r w:rsidR="00062810" w:rsidRPr="00972C7F">
        <w:rPr>
          <w:rFonts w:eastAsiaTheme="minorEastAsia" w:cstheme="minorHAnsi"/>
          <w:lang w:val="en-GB"/>
        </w:rPr>
        <w:t>understanding</w:t>
      </w:r>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597C67E8" w:rsidR="00B11CDE" w:rsidRPr="00C87062"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 xml:space="preserve">lead to declines in </w:t>
      </w:r>
      <w:r w:rsidRPr="00972C7F">
        <w:rPr>
          <w:rFonts w:eastAsiaTheme="minorEastAsia" w:cstheme="minorHAnsi"/>
          <w:lang w:val="en-GB"/>
        </w:rPr>
        <w:t>the body size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583C48" w:rsidRPr="00972C7F">
        <w:rPr>
          <w:rFonts w:eastAsiaTheme="minorEastAsia" w:cstheme="minorHAnsi"/>
          <w:lang w:val="en-GB"/>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sidRPr="00972C7F">
        <w:rPr>
          <w:rFonts w:eastAsiaTheme="minorEastAsia" w:cstheme="minorHAnsi"/>
          <w:noProof/>
          <w:lang w:val="en-GB"/>
        </w:rPr>
        <w:t>(Atkinson 1994)</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4559BC">
        <w:rPr>
          <w:rFonts w:eastAsiaTheme="minorEastAsia"/>
          <w:lang w:val="en-GB"/>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sidRPr="004559BC">
        <w:rPr>
          <w:rFonts w:eastAsiaTheme="minorEastAsia"/>
          <w:lang w:val="en-GB"/>
        </w:rPr>
        <w:instrText>es</w:instrText>
      </w:r>
      <w:r w:rsidR="00A51793">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00A51793"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559BC">
        <w:rPr>
          <w:rFonts w:eastAsiaTheme="minorEastAsia"/>
          <w:lang w:val="en-GB"/>
        </w:rPr>
        <w:t xml:space="preserve">. </w:t>
      </w:r>
      <w:r w:rsidR="005F6B20" w:rsidRPr="004559BC">
        <w:rPr>
          <w:rFonts w:eastAsiaTheme="minorEastAsia"/>
          <w:lang w:val="en-GB"/>
        </w:rPr>
        <w:t>E</w:t>
      </w:r>
      <w:r w:rsidR="005F6B20" w:rsidRPr="00972C7F">
        <w:rPr>
          <w:rFonts w:eastAsiaTheme="minorEastAsia"/>
          <w:lang w:val="en-GB"/>
        </w:rPr>
        <w:t>mpirical</w:t>
      </w:r>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r w:rsidR="00EB4C8C" w:rsidRPr="00972C7F">
        <w:rPr>
          <w:rFonts w:eastAsiaTheme="minorEastAsia" w:cstheme="minorHAnsi"/>
          <w:lang w:val="en-GB"/>
        </w:rPr>
        <w:t xml:space="preserve">through ageing </w:t>
      </w:r>
      <w:r w:rsidR="00DD5CC3" w:rsidRPr="00972C7F">
        <w:rPr>
          <w:rFonts w:eastAsiaTheme="minorEastAsia" w:cstheme="minorHAnsi"/>
          <w:lang w:val="en-GB"/>
        </w:rPr>
        <w:t xml:space="preserve">based on </w:t>
      </w:r>
      <w:r w:rsidR="007140E0" w:rsidRPr="00972C7F">
        <w:rPr>
          <w:rFonts w:eastAsiaTheme="minorEastAsia" w:cstheme="minorHAnsi"/>
          <w:lang w:val="en-GB"/>
        </w:rPr>
        <w:t>bony structures</w:t>
      </w:r>
      <w:r w:rsidR="00ED1F96" w:rsidRPr="00972C7F">
        <w:rPr>
          <w:rFonts w:eastAsiaTheme="minorEastAsia" w:cstheme="minorHAnsi"/>
          <w:lang w:val="en-GB"/>
        </w:rPr>
        <w:t xml:space="preserve"> (otoliths)</w:t>
      </w:r>
      <w:r w:rsidR="008617ED" w:rsidRPr="00972C7F">
        <w:rPr>
          <w:rFonts w:eastAsiaTheme="minorEastAsia" w:cstheme="minorHAnsi"/>
          <w:lang w:val="en-GB"/>
        </w:rPr>
        <w:t xml:space="preserve"> </w:t>
      </w:r>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 xml:space="preserve">increasing temperatures </w:t>
      </w:r>
      <w:r w:rsidR="00F14FCD" w:rsidRPr="004B4EFD">
        <w:rPr>
          <w:rFonts w:eastAsiaTheme="minorEastAsia" w:cstheme="minorHAnsi"/>
        </w:rPr>
        <w:fldChar w:fldCharType="begin"/>
      </w:r>
      <w:r w:rsidR="000B45B9">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T"}],"issued":{"date-parts":[["2014"]]}}},{"id":"Y3bSioUi/4Zb22bK6","uris":["http://zotero.org/users/6116610/items/3XTZM82V"],"uri":["http://zotero.org/users/6116610/items/3XTZM82V"],"itemData":{"id":607,"type":"article-journal","abstract":"A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0B45B9" w:rsidRPr="000B45B9">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r w:rsidR="0006685B" w:rsidRPr="00972C7F">
        <w:rPr>
          <w:rFonts w:eastAsiaTheme="minorEastAsia" w:cstheme="minorHAnsi"/>
          <w:lang w:val="en-GB"/>
        </w:rPr>
        <w:t>Th</w:t>
      </w:r>
      <w:r w:rsidR="007C52E9" w:rsidRPr="00972C7F">
        <w:rPr>
          <w:rFonts w:eastAsiaTheme="minorEastAsia" w:cstheme="minorHAnsi"/>
          <w:lang w:val="en-GB"/>
        </w:rPr>
        <w:t xml:space="preserve">is </w:t>
      </w:r>
      <w:r w:rsidR="0006685B" w:rsidRPr="00972C7F">
        <w:rPr>
          <w:rFonts w:eastAsiaTheme="minorEastAsia" w:cstheme="minorHAnsi"/>
          <w:lang w:val="en-GB"/>
        </w:rPr>
        <w:t xml:space="preserve">increased growth </w:t>
      </w:r>
      <w:r w:rsidR="006D4B57" w:rsidRPr="00972C7F">
        <w:rPr>
          <w:rFonts w:eastAsiaTheme="minorEastAsia" w:cstheme="minorHAnsi"/>
          <w:lang w:val="en-GB"/>
        </w:rPr>
        <w:t xml:space="preserve">rate </w:t>
      </w:r>
      <w:r w:rsidR="004B05DC" w:rsidRPr="00972C7F">
        <w:rPr>
          <w:rFonts w:eastAsiaTheme="minorEastAsia" w:cstheme="minorHAnsi"/>
          <w:lang w:val="en-GB"/>
        </w:rPr>
        <w:t xml:space="preserve">can </w:t>
      </w:r>
      <w:r w:rsidR="0059407A" w:rsidRPr="00972C7F">
        <w:rPr>
          <w:rFonts w:eastAsiaTheme="minorEastAsia" w:cstheme="minorHAnsi"/>
          <w:lang w:val="en-GB"/>
        </w:rPr>
        <w:t xml:space="preserve">also </w:t>
      </w:r>
      <w:r w:rsidR="004B05DC" w:rsidRPr="00972C7F">
        <w:rPr>
          <w:rFonts w:eastAsiaTheme="minorEastAsia" w:cstheme="minorHAnsi"/>
          <w:lang w:val="en-GB"/>
        </w:rPr>
        <w:t xml:space="preserve">be predicted from </w:t>
      </w:r>
      <w:r w:rsidR="00663B95" w:rsidRPr="00972C7F">
        <w:rPr>
          <w:rFonts w:eastAsiaTheme="minorEastAsia" w:cstheme="minorHAnsi"/>
          <w:lang w:val="en-GB"/>
        </w:rPr>
        <w:t xml:space="preserve">numerous experimental studies showing </w:t>
      </w:r>
      <w:r w:rsidR="00723111" w:rsidRPr="00972C7F">
        <w:rPr>
          <w:rFonts w:eastAsiaTheme="minorEastAsia" w:cstheme="minorHAnsi"/>
          <w:lang w:val="en-GB"/>
        </w:rPr>
        <w:t xml:space="preserve">growth increases with temperature until a peak is reached, after which </w:t>
      </w:r>
      <w:r w:rsidR="004F00D9" w:rsidRPr="00972C7F">
        <w:rPr>
          <w:rFonts w:eastAsiaTheme="minorEastAsia" w:cstheme="minorHAnsi"/>
          <w:lang w:val="en-GB"/>
        </w:rPr>
        <w:t>additional warming is deleterious</w:t>
      </w:r>
      <w:r w:rsidR="00723111" w:rsidRPr="00972C7F">
        <w:rPr>
          <w:rFonts w:eastAsiaTheme="minorEastAsia" w:cstheme="minorHAnsi"/>
          <w:lang w:val="en-GB"/>
        </w:rPr>
        <w:t xml:space="preserve"> </w:t>
      </w:r>
      <w:r w:rsidR="00723111" w:rsidRPr="004B4EFD">
        <w:rPr>
          <w:rFonts w:eastAsiaTheme="minorEastAsia" w:cstheme="minorHAnsi"/>
        </w:rPr>
        <w:fldChar w:fldCharType="begin"/>
      </w:r>
      <w:r w:rsidR="001F613A" w:rsidRPr="00972C7F">
        <w:rPr>
          <w:rFonts w:eastAsiaTheme="minorEastAsia" w:cstheme="minorHAnsi"/>
          <w:lang w:val="en-GB"/>
        </w:rPr>
        <w:instrText xml:space="preserve"> ADDIN ZOTERO_ITEM CSL_CITATION {"citationID":"a1jelo5mkhi","properties":{"formattedCitation":"(Brett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w:instrText>
      </w:r>
      <w:r w:rsidR="001F613A">
        <w:rPr>
          <w:rFonts w:eastAsiaTheme="minorEastAsia" w:cstheme="minorHAnsi"/>
        </w:rPr>
        <w:instrText xml:space="preserve">:{"date-parts":[["1969",9,1]]}}},{"id":564,"uris":["http://zotero.org/users/6116610/items/R5JLMCFQ"],"uri":["http://zotero.org/users/6116610/items/R5JLMCFQ"],"itemData":{"id":564,"type":"article-journal","container-title":"Functional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1F613A" w:rsidRPr="001F613A">
        <w:rPr>
          <w:rFonts w:ascii="Times New Roman" w:cs="Times New Roman"/>
        </w:rPr>
        <w:t xml:space="preserve">(Brett </w:t>
      </w:r>
      <w:r w:rsidR="001F613A" w:rsidRPr="001F613A">
        <w:rPr>
          <w:rFonts w:ascii="Times New Roman" w:cs="Times New Roman"/>
          <w:i/>
          <w:iCs/>
        </w:rPr>
        <w:t>et al.</w:t>
      </w:r>
      <w:r w:rsidR="001F613A" w:rsidRPr="001F613A">
        <w:rPr>
          <w:rFonts w:ascii="Times New Roman" w:cs="Times New Roman"/>
        </w:rPr>
        <w:t xml:space="preserve"> 1969; Elliott &amp; Hurley 1995; Jobling 1997; Morita </w:t>
      </w:r>
      <w:r w:rsidR="001F613A" w:rsidRPr="001F613A">
        <w:rPr>
          <w:rFonts w:ascii="Times New Roman" w:cs="Times New Roman"/>
          <w:i/>
          <w:iCs/>
        </w:rPr>
        <w:t>et al.</w:t>
      </w:r>
      <w:r w:rsidR="001F613A" w:rsidRPr="001F613A">
        <w:rPr>
          <w:rFonts w:ascii="Times New Roman" w:cs="Times New Roman"/>
        </w:rPr>
        <w:t xml:space="preserve"> 2010; García García </w:t>
      </w:r>
      <w:r w:rsidR="001F613A" w:rsidRPr="001F613A">
        <w:rPr>
          <w:rFonts w:ascii="Times New Roman" w:cs="Times New Roman"/>
          <w:i/>
          <w:iCs/>
        </w:rPr>
        <w:t>et al.</w:t>
      </w:r>
      <w:r w:rsidR="001F613A" w:rsidRPr="001F613A">
        <w:rPr>
          <w:rFonts w:ascii="Times New Roman" w:cs="Times New Roman"/>
        </w:rPr>
        <w:t xml:space="preserve"> 2011)</w:t>
      </w:r>
      <w:r w:rsidR="00723111" w:rsidRPr="004B4EFD">
        <w:rPr>
          <w:rFonts w:eastAsiaTheme="minorEastAsia" w:cstheme="minorHAnsi"/>
        </w:rPr>
        <w:fldChar w:fldCharType="end"/>
      </w:r>
      <w:r w:rsidR="00723111" w:rsidRPr="00F70220">
        <w:rPr>
          <w:rFonts w:eastAsiaTheme="minorEastAsia" w:cstheme="minorHAnsi"/>
        </w:rPr>
        <w:t>.</w:t>
      </w:r>
      <w:r w:rsidR="00731C1D" w:rsidRPr="00F70220">
        <w:rPr>
          <w:rFonts w:eastAsiaTheme="minorEastAsia" w:cstheme="minorHAnsi"/>
        </w:rPr>
        <w:t xml:space="preserve"> </w:t>
      </w:r>
      <w:r w:rsidR="001E5CA8" w:rsidRPr="00972C7F">
        <w:rPr>
          <w:rFonts w:eastAsiaTheme="minorEastAsia" w:cstheme="minorHAnsi"/>
          <w:lang w:val="en-GB"/>
        </w:rPr>
        <w:t>Less clear</w:t>
      </w:r>
      <w:r w:rsidR="006D4B57" w:rsidRPr="00972C7F">
        <w:rPr>
          <w:rFonts w:eastAsiaTheme="minorEastAsia" w:cstheme="minorHAnsi"/>
          <w:lang w:val="en-GB"/>
        </w:rPr>
        <w:t>,</w:t>
      </w:r>
      <w:r w:rsidR="001E5CA8" w:rsidRPr="00972C7F">
        <w:rPr>
          <w:rFonts w:eastAsiaTheme="minorEastAsia" w:cstheme="minorHAnsi"/>
          <w:lang w:val="en-GB"/>
        </w:rPr>
        <w:t xml:space="preserve"> however</w:t>
      </w:r>
      <w:r w:rsidR="006D4B57" w:rsidRPr="00972C7F">
        <w:rPr>
          <w:rFonts w:eastAsiaTheme="minorEastAsia" w:cstheme="minorHAnsi"/>
          <w:lang w:val="en-GB"/>
        </w:rPr>
        <w:t>,</w:t>
      </w:r>
      <w:r w:rsidR="001E5CA8" w:rsidRPr="00972C7F">
        <w:rPr>
          <w:rFonts w:eastAsiaTheme="minorEastAsia" w:cstheme="minorHAnsi"/>
          <w:lang w:val="en-GB"/>
        </w:rPr>
        <w:t xml:space="preserve"> 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w:t>
      </w:r>
      <w:r w:rsidR="00896A69" w:rsidRPr="0044238B">
        <w:rPr>
          <w:lang w:val="en-GB"/>
        </w:rPr>
        <w:lastRenderedPageBreak/>
        <w:t xml:space="preserve">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rsidRPr="002D70E2">
        <w:rPr>
          <w:lang w:val="en-GB"/>
        </w:rPr>
        <w:t xml:space="preserve">, whereas others,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relationship between maximum size</w:t>
      </w:r>
      <w:r w:rsidR="006F53C1" w:rsidRPr="004559BC">
        <w:rPr>
          <w:lang w:val="en-GB"/>
        </w:rPr>
        <w:t xml:space="preserve"> </w:t>
      </w:r>
      <w:r w:rsidR="00F802C7" w:rsidRPr="004559BC">
        <w:rPr>
          <w:lang w:val="en-GB"/>
        </w:rPr>
        <w:t xml:space="preserve">and temperature </w:t>
      </w:r>
      <w:r w:rsidR="003354C8">
        <w:fldChar w:fldCharType="begin"/>
      </w:r>
      <w:r w:rsidR="000B45B9">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Y3bSioUi/4Zb22bK6","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0B45B9" w:rsidRPr="000B45B9">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4559BC">
        <w:rPr>
          <w:rFonts w:eastAsiaTheme="minorEastAsia" w:cstheme="minorHAnsi"/>
          <w:lang w:val="en-GB"/>
        </w:rPr>
        <w:t xml:space="preserve">, and declines in optimum temperature for growth, </w:t>
      </w:r>
      <w:r w:rsidR="001D234D" w:rsidRPr="00972C7F">
        <w:rPr>
          <w:rFonts w:eastAsiaTheme="minorEastAsia" w:cstheme="minorHAnsi"/>
          <w:lang w:val="en-GB"/>
        </w:rPr>
        <w:t xml:space="preserve">have also been </w:t>
      </w:r>
      <w:r w:rsidR="001D234D" w:rsidRPr="009A5AD0">
        <w:rPr>
          <w:rFonts w:eastAsiaTheme="minorEastAsia" w:cstheme="minorHAnsi"/>
          <w:lang w:val="en-GB"/>
        </w:rPr>
        <w:t xml:space="preserve">made </w:t>
      </w:r>
      <w:r w:rsidR="00C07692" w:rsidRPr="009A5AD0">
        <w:rPr>
          <w:rFonts w:eastAsiaTheme="minorEastAsia" w:cstheme="minorHAnsi"/>
          <w:lang w:val="en-GB"/>
        </w:rPr>
        <w:t>from theoretical growth models</w:t>
      </w:r>
      <w:r w:rsidR="006A6277" w:rsidRPr="009A5AD0">
        <w:rPr>
          <w:rFonts w:eastAsiaTheme="minorEastAsia" w:cstheme="minorHAnsi"/>
          <w:lang w:val="en-GB"/>
        </w:rPr>
        <w:t>, such as the von Bertalanffy growth model</w:t>
      </w:r>
      <w:r w:rsidR="00A70567" w:rsidRPr="009A5AD0">
        <w:rPr>
          <w:rFonts w:eastAsiaTheme="minorEastAsia" w:cstheme="minorHAnsi"/>
          <w:lang w:val="en-GB"/>
        </w:rPr>
        <w:t xml:space="preserve"> </w:t>
      </w:r>
      <w:r w:rsidR="00EB177D" w:rsidRPr="009A5AD0">
        <w:rPr>
          <w:rFonts w:eastAsiaTheme="minorEastAsia" w:cstheme="minorHAnsi"/>
          <w:lang w:val="en-GB"/>
        </w:rPr>
        <w:t xml:space="preserve">(VBGM) </w:t>
      </w:r>
      <w:r w:rsidR="00A70567" w:rsidRPr="009A5AD0">
        <w:rPr>
          <w:rFonts w:eastAsiaTheme="minorEastAsia" w:cstheme="minorHAnsi"/>
          <w:lang w:val="en-GB"/>
        </w:rPr>
        <w:t>which is a special case of a Pütter model</w:t>
      </w:r>
      <w:r w:rsidR="00105DE9" w:rsidRPr="009A5AD0">
        <w:rPr>
          <w:rFonts w:eastAsiaTheme="minorEastAsia" w:cstheme="minorHAnsi"/>
          <w:lang w:val="en-GB"/>
        </w:rPr>
        <w:t xml:space="preserve"> </w:t>
      </w:r>
      <w:r w:rsidR="00105DE9" w:rsidRPr="00C87062">
        <w:rPr>
          <w:rFonts w:eastAsiaTheme="minorEastAsia" w:cstheme="minorHAnsi"/>
        </w:rPr>
        <w:fldChar w:fldCharType="begin"/>
      </w:r>
      <w:r w:rsidR="000B45B9">
        <w:rPr>
          <w:rFonts w:eastAsiaTheme="minorEastAsia" w:cstheme="minorHAnsi"/>
          <w:lang w:val="en-GB"/>
        </w:rPr>
        <w:instrText xml:space="preserve"> ADDIN ZOTERO_ITEM CSL_CITATION {"citationID":"a243k1v7qkc","properties":{"formattedCitation":"(P\\uc0\\u252{}tter 1920; von Bertalanffy 1938; Morita {\\i{}et al.} 2010; Pauly &amp; Cheung 2018b)","plainCitation":"(Pütter 1920; von Bertalanffy 1938; Morita et al. 2010; Pauly &amp; Cheung 2018b)","noteIndex":0},"citationItems":[{"id":1711,"uris":["http://zotero.org/users/6116610/items/563CFA8V"],"uri":["http://zotero.org/users/6116610/items/563CFA8V"],"itemData":{"id":1711,"type":"article-journal","container-title":"Pflüger's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C87062">
        <w:rPr>
          <w:rFonts w:eastAsiaTheme="minorEastAsia" w:cstheme="minorHAnsi"/>
        </w:rPr>
        <w:fldChar w:fldCharType="separate"/>
      </w:r>
      <w:r w:rsidR="009D6C25" w:rsidRPr="00C87062">
        <w:rPr>
          <w:rFonts w:ascii="Times New Roman" w:cs="Times New Roman"/>
          <w:lang w:val="en-GB"/>
        </w:rPr>
        <w:t xml:space="preserve">(Pütter 1920; von Bertalanffy 1938; Morita </w:t>
      </w:r>
      <w:r w:rsidR="009D6C25" w:rsidRPr="00C87062">
        <w:rPr>
          <w:rFonts w:ascii="Times New Roman" w:cs="Times New Roman"/>
          <w:i/>
          <w:iCs/>
          <w:lang w:val="en-GB"/>
        </w:rPr>
        <w:t>et al.</w:t>
      </w:r>
      <w:r w:rsidR="009D6C25" w:rsidRPr="00C87062">
        <w:rPr>
          <w:rFonts w:ascii="Times New Roman" w:cs="Times New Roman"/>
          <w:lang w:val="en-GB"/>
        </w:rPr>
        <w:t xml:space="preserve"> 2010; Pauly &amp; Cheung 2018b)</w:t>
      </w:r>
      <w:r w:rsidR="00105DE9" w:rsidRPr="00C87062">
        <w:rPr>
          <w:rFonts w:eastAsiaTheme="minorEastAsia" w:cstheme="minorHAnsi"/>
        </w:rPr>
        <w:fldChar w:fldCharType="end"/>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2E753AF4" w:rsidR="00F261A4" w:rsidRPr="00972C7F" w:rsidRDefault="00967649" w:rsidP="002E3379">
      <w:pPr>
        <w:spacing w:line="480" w:lineRule="auto"/>
        <w:ind w:firstLine="284"/>
        <w:contextualSpacing/>
        <w:jc w:val="both"/>
        <w:rPr>
          <w:rFonts w:eastAsiaTheme="minorEastAsia"/>
          <w:lang w:val="en-GB"/>
        </w:rPr>
      </w:pPr>
      <w:r w:rsidRPr="00C87062">
        <w:rPr>
          <w:rFonts w:eastAsiaTheme="minorEastAsia"/>
          <w:lang w:val="en-GB"/>
        </w:rPr>
        <w:t>T</w:t>
      </w:r>
      <w:r w:rsidR="00FF088C" w:rsidRPr="00C87062">
        <w:rPr>
          <w:rFonts w:eastAsiaTheme="minorEastAsia"/>
          <w:lang w:val="en-GB"/>
        </w:rPr>
        <w:t xml:space="preserve">he specific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rate </w:t>
      </w:r>
      <w:r w:rsidR="00B27638" w:rsidRPr="004559BC">
        <w:rPr>
          <w:rFonts w:eastAsiaTheme="minorEastAsia"/>
          <w:lang w:val="en-GB"/>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000B45B9">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r w:rsidR="007D6E08" w:rsidRPr="00972C7F">
        <w:rPr>
          <w:rFonts w:eastAsiaTheme="minorEastAsia"/>
          <w:lang w:val="en-GB"/>
        </w:rPr>
        <w:t>E</w:t>
      </w:r>
      <w:r w:rsidR="00047B55" w:rsidRPr="00972C7F">
        <w:rPr>
          <w:rFonts w:eastAsiaTheme="minorEastAsia"/>
          <w:lang w:val="en-GB"/>
        </w:rPr>
        <w:t>nergy acquisition</w:t>
      </w:r>
      <w:r w:rsidR="007B2265" w:rsidRPr="00972C7F">
        <w:rPr>
          <w:rFonts w:eastAsiaTheme="minorEastAsia"/>
          <w:lang w:val="en-GB"/>
        </w:rPr>
        <w:t>,</w:t>
      </w:r>
      <w:r w:rsidR="00047B55" w:rsidRPr="00972C7F">
        <w:rPr>
          <w:rFonts w:eastAsiaTheme="minorEastAsia"/>
          <w:lang w:val="en-GB"/>
        </w:rPr>
        <w:t xml:space="preserve"> or assimilation</w:t>
      </w:r>
      <w:r w:rsidR="007B2265" w:rsidRPr="00972C7F">
        <w:rPr>
          <w:rFonts w:eastAsiaTheme="minorEastAsia"/>
          <w:lang w:val="en-GB"/>
        </w:rPr>
        <w:t>,</w:t>
      </w:r>
      <w:r w:rsidR="00047B55" w:rsidRPr="00972C7F">
        <w:rPr>
          <w:rFonts w:eastAsiaTheme="minorEastAsia"/>
          <w:lang w:val="en-GB"/>
        </w:rPr>
        <w:t xml:space="preserve"> is typically 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r w:rsidR="00F05593" w:rsidRPr="00972C7F">
        <w:rPr>
          <w:rFonts w:eastAsiaTheme="minorEastAsia"/>
          <w:lang w:val="en-GB"/>
        </w:rPr>
        <w:t>usually</w:t>
      </w:r>
      <w:r w:rsidR="00444A65" w:rsidRPr="00972C7F">
        <w:rPr>
          <w:rFonts w:eastAsiaTheme="minorEastAsia"/>
          <w:lang w:val="en-GB"/>
        </w:rPr>
        <w:t xml:space="preserve"> </w:t>
      </w:r>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r w:rsidR="002E398D" w:rsidRPr="00972C7F">
        <w:rPr>
          <w:rFonts w:eastAsiaTheme="minorEastAsia"/>
          <w:lang w:val="en-GB"/>
        </w:rPr>
        <w:t xml:space="preserve">Pütter-type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von Bertalanffy </w:t>
      </w:r>
      <w:r w:rsidR="00186761" w:rsidRPr="00972C7F">
        <w:rPr>
          <w:rFonts w:eastAsiaTheme="minorEastAsia"/>
          <w:lang w:val="en-GB"/>
        </w:rPr>
        <w:t>G</w:t>
      </w:r>
      <w:r w:rsidR="0021533F" w:rsidRPr="00972C7F">
        <w:rPr>
          <w:rFonts w:eastAsiaTheme="minorEastAsia"/>
          <w:lang w:val="en-GB"/>
        </w:rPr>
        <w:t xml:space="preserve">rowth </w:t>
      </w:r>
      <w:r w:rsidR="00186761" w:rsidRPr="00972C7F">
        <w:rPr>
          <w:rFonts w:eastAsiaTheme="minorEastAsia"/>
          <w:lang w:val="en-GB"/>
        </w:rPr>
        <w:t>Model</w:t>
      </w:r>
      <w:r w:rsidR="0071340B" w:rsidRPr="00972C7F">
        <w:rPr>
          <w:rFonts w:eastAsiaTheme="minorEastAsia"/>
          <w:lang w:val="en-GB"/>
        </w:rPr>
        <w:t xml:space="preserve"> </w:t>
      </w:r>
      <w:r w:rsidR="00186761" w:rsidRPr="00972C7F">
        <w:rPr>
          <w:rFonts w:eastAsiaTheme="minorEastAsia"/>
          <w:lang w:val="en-GB"/>
        </w:rPr>
        <w:t>(VBGM)</w:t>
      </w:r>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0B45B9">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 xml:space="preserve">et </w:t>
      </w:r>
      <w:r w:rsidR="0044238B" w:rsidRPr="0044238B">
        <w:rPr>
          <w:i/>
          <w:iCs/>
          <w:lang w:val="en-GB"/>
        </w:rPr>
        <w:lastRenderedPageBreak/>
        <w:t>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70FD5A3E" w:rsidR="002A05AA" w:rsidRPr="00972C7F" w:rsidRDefault="00821494" w:rsidP="002E3379">
      <w:pPr>
        <w:spacing w:line="480" w:lineRule="auto"/>
        <w:ind w:firstLine="284"/>
        <w:contextualSpacing/>
        <w:jc w:val="both"/>
        <w:rPr>
          <w:rFonts w:cstheme="minorHAnsi"/>
          <w:lang w:val="en-GB"/>
        </w:rPr>
      </w:pPr>
      <w:r w:rsidRPr="00972C7F">
        <w:rPr>
          <w:rFonts w:eastAsiaTheme="minorEastAsia"/>
          <w:lang w:val="en-GB"/>
        </w:rPr>
        <w:t>Assessing these dependencies</w:t>
      </w:r>
      <w:r w:rsidR="00CE74D2" w:rsidRPr="00972C7F">
        <w:rPr>
          <w:rFonts w:eastAsiaTheme="minorEastAsia"/>
          <w:lang w:val="en-GB"/>
        </w:rPr>
        <w:t xml:space="preserve"> should ideally be </w:t>
      </w:r>
      <w:r w:rsidRPr="00972C7F">
        <w:rPr>
          <w:rFonts w:eastAsiaTheme="minorEastAsia"/>
          <w:lang w:val="en-GB"/>
        </w:rPr>
        <w:t xml:space="preserve">done </w:t>
      </w:r>
      <w:r w:rsidR="00A6229C" w:rsidRPr="00972C7F">
        <w:rPr>
          <w:rFonts w:eastAsiaTheme="minorEastAsia"/>
          <w:lang w:val="en-GB"/>
        </w:rPr>
        <w:t>at the intraspecific</w:t>
      </w:r>
      <w:r w:rsidR="00E957DE" w:rsidRPr="004559BC">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rather than </w:t>
      </w:r>
      <w:r w:rsidR="00645EF7">
        <w:rPr>
          <w:rFonts w:eastAsiaTheme="minorEastAsia"/>
          <w:lang w:val="en-GB"/>
        </w:rPr>
        <w:t xml:space="preserve">the </w:t>
      </w:r>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 xml:space="preserve">allometric and temperature relationships </w:t>
      </w:r>
      <w:r w:rsidRPr="00972C7F">
        <w:rPr>
          <w:rFonts w:eastAsiaTheme="minorEastAsia"/>
          <w:lang w:val="en-GB"/>
        </w:rPr>
        <w:t>within and between species</w:t>
      </w:r>
      <w:r w:rsidR="00CE74D2" w:rsidRPr="00972C7F">
        <w:rPr>
          <w:rFonts w:eastAsiaTheme="minorEastAsia"/>
          <w:lang w:val="en-GB"/>
        </w:rPr>
        <w:t xml:space="preserve"> can differ</w:t>
      </w:r>
      <w:r w:rsidR="000F5D28" w:rsidRPr="004559BC">
        <w:rPr>
          <w:rFonts w:eastAsiaTheme="minorEastAsia"/>
          <w:lang w:val="en-GB"/>
        </w:rPr>
        <w:t xml:space="preserve"> </w:t>
      </w:r>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EF1F47" w:rsidRPr="00972C7F">
        <w:rPr>
          <w:rFonts w:eastAsiaTheme="minorEastAsia"/>
          <w:lang w:val="en-GB"/>
        </w:rPr>
        <w:t xml:space="preserve"> (</w:t>
      </w:r>
      <m:oMath>
        <m:r>
          <w:rPr>
            <w:rFonts w:ascii="Cambria Math" w:eastAsiaTheme="minorEastAsia" w:hAnsi="Cambria Math"/>
          </w:rPr>
          <m:t>I</m:t>
        </m:r>
      </m:oMath>
      <w:r w:rsidR="00EF1F47" w:rsidRPr="00972C7F">
        <w:rPr>
          <w:rFonts w:eastAsiaTheme="minorEastAsia"/>
          <w:lang w:val="en-GB"/>
        </w:rPr>
        <w:t>)</w:t>
      </w:r>
      <w:r w:rsidR="00DD3995" w:rsidRPr="00972C7F">
        <w:rPr>
          <w:rFonts w:eastAsiaTheme="minorEastAsia"/>
          <w:lang w:val="en-GB"/>
        </w:rPr>
        <w:t xml:space="preserve"> </w:t>
      </w:r>
      <w:r w:rsidR="00941DB4" w:rsidRPr="00972C7F">
        <w:rPr>
          <w:rFonts w:eastAsiaTheme="minorEastAsia"/>
          <w:lang w:val="en-GB"/>
        </w:rPr>
        <w:t>(</w:t>
      </w:r>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 </w:t>
      </w:r>
      <m:oMath>
        <m:r>
          <w:rPr>
            <w:rFonts w:ascii="Cambria Math" w:eastAsiaTheme="minorEastAsia" w:hAnsi="Cambria Math"/>
          </w:rPr>
          <m:t>k</m:t>
        </m:r>
      </m:oMath>
      <w:r w:rsidR="00EC3069" w:rsidRPr="00972C7F">
        <w:rPr>
          <w:rFonts w:eastAsiaTheme="minorEastAsia"/>
          <w:lang w:val="en-GB"/>
        </w:rPr>
        <w:t xml:space="preserve"> is Boltzmann’s constant and </w:t>
      </w:r>
      <m:oMath>
        <m:r>
          <w:rPr>
            <w:rFonts w:ascii="Cambria Math" w:eastAsiaTheme="minorEastAsia" w:hAnsi="Cambria Math"/>
          </w:rPr>
          <m:t>T</m:t>
        </m:r>
      </m:oMath>
      <w:r w:rsidR="00EC3069" w:rsidRPr="00972C7F">
        <w:rPr>
          <w:rFonts w:eastAsiaTheme="minorEastAsia"/>
          <w:lang w:val="en-GB"/>
        </w:rPr>
        <w:t xml:space="preserve"> is temperature in Kelvin.</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7D1821" w:rsidRPr="00972C7F">
        <w:rPr>
          <w:rFonts w:eastAsiaTheme="minorEastAsia"/>
          <w:lang w:val="en-GB"/>
        </w:rPr>
        <w:t xml:space="preserve">mass-scaling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r w:rsidR="0003540D" w:rsidRPr="00972C7F">
        <w:rPr>
          <w:rFonts w:eastAsiaTheme="minorEastAsia"/>
          <w:lang w:val="en-GB"/>
        </w:rPr>
        <w:t>There is</w:t>
      </w:r>
      <w:r w:rsidR="006C45BE" w:rsidRPr="00972C7F">
        <w:rPr>
          <w:rFonts w:eastAsiaTheme="minorEastAsia"/>
          <w:lang w:val="en-GB"/>
        </w:rPr>
        <w:t>,</w:t>
      </w:r>
      <w:r w:rsidR="0003540D" w:rsidRPr="00972C7F">
        <w:rPr>
          <w:rFonts w:eastAsiaTheme="minorEastAsia"/>
          <w:lang w:val="en-GB"/>
        </w:rPr>
        <w:t xml:space="preserve"> however</w:t>
      </w:r>
      <w:r w:rsidR="006C45BE" w:rsidRPr="00972C7F">
        <w:rPr>
          <w:rFonts w:eastAsiaTheme="minorEastAsia"/>
          <w:lang w:val="en-GB"/>
        </w:rPr>
        <w:t>,</w:t>
      </w:r>
      <w:r w:rsidR="006A1A0C" w:rsidRPr="00972C7F">
        <w:rPr>
          <w:rFonts w:cstheme="minorHAnsi"/>
          <w:lang w:val="en-GB"/>
        </w:rPr>
        <w:t xml:space="preserve"> </w:t>
      </w:r>
      <w:r w:rsidR="003472BC" w:rsidRPr="00972C7F">
        <w:rPr>
          <w:rFonts w:cstheme="minorHAnsi"/>
          <w:lang w:val="en-GB"/>
        </w:rPr>
        <w:t xml:space="preserve">numerous 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r w:rsidR="00636995" w:rsidRPr="000C6261">
        <w:rPr>
          <w:rFonts w:cstheme="minorHAnsi"/>
        </w:rPr>
        <w:t xml:space="preserve">Moreover, while </w:t>
      </w:r>
      <w:r w:rsidR="00636995" w:rsidRPr="000C6261">
        <w:rPr>
          <w:rFonts w:eastAsiaTheme="minorEastAsia"/>
        </w:rPr>
        <w:t>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r w:rsidR="008F0A77" w:rsidRPr="002D70E2">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w:t>
      </w:r>
      <w:r w:rsidR="00991524" w:rsidRPr="00972C7F">
        <w:rPr>
          <w:rFonts w:cstheme="minorHAnsi"/>
          <w:lang w:val="en-GB"/>
        </w:rPr>
        <w:lastRenderedPageBreak/>
        <w:t xml:space="preserve">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instrText>
      </w:r>
      <w:r w:rsidR="008F2D15">
        <w:rPr>
          <w:rFonts w:cstheme="minorHAnsi"/>
        </w:rPr>
        <w:instrText>ies. 4. For the majority of the data sets, in addition to not supporting a scaling exponent of 3/4, the analyses indicated that effects of body temperature sometimes fell outside the range of 0.6-0.7 eV, indicating that the predictions of the AFS model</w:instrText>
      </w:r>
      <w:r w:rsidR="008F2D15" w:rsidRPr="004559BC">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 xml:space="preserve">nstead of </w:t>
      </w:r>
      <w:commentRangeStart w:id="3"/>
      <w:commentRangeStart w:id="4"/>
      <w:r w:rsidR="003E6041" w:rsidRPr="002D70E2">
        <w:rPr>
          <w:rFonts w:cstheme="minorHAnsi"/>
          <w:lang w:val="en-GB"/>
        </w:rPr>
        <w:t>mass-</w:t>
      </w:r>
      <w:r w:rsidR="007D4038">
        <w:rPr>
          <w:rFonts w:cstheme="minorHAnsi"/>
          <w:lang w:val="en-GB"/>
        </w:rPr>
        <w:t xml:space="preserve"> or temperature-</w:t>
      </w:r>
      <w:r w:rsidR="003E6041" w:rsidRPr="002D70E2">
        <w:rPr>
          <w:rFonts w:cstheme="minorHAnsi"/>
          <w:lang w:val="en-GB"/>
        </w:rPr>
        <w:t xml:space="preserve">correcting </w:t>
      </w:r>
      <w:commentRangeEnd w:id="3"/>
      <w:r w:rsidR="000772A5">
        <w:rPr>
          <w:rStyle w:val="CommentReference"/>
        </w:rPr>
        <w:commentReference w:id="3"/>
      </w:r>
      <w:commentRangeEnd w:id="4"/>
      <w:r w:rsidR="00400E23">
        <w:rPr>
          <w:rFonts w:cstheme="minorHAnsi"/>
          <w:lang w:val="en-GB"/>
        </w:rPr>
        <w:t>rates</w:t>
      </w:r>
      <w:r w:rsidR="007D4038">
        <w:rPr>
          <w:rFonts w:cstheme="minorHAnsi"/>
          <w:lang w:val="en-GB"/>
        </w:rPr>
        <w:t xml:space="preserve"> </w:t>
      </w:r>
      <w:r w:rsidR="000905CB">
        <w:rPr>
          <w:rStyle w:val="CommentReference"/>
        </w:rPr>
        <w:commentReference w:id="4"/>
      </w:r>
      <w:r w:rsidR="00EE009B" w:rsidRPr="002D70E2">
        <w:rPr>
          <w:rFonts w:cstheme="minorHAnsi"/>
          <w:lang w:val="en-GB"/>
        </w:rPr>
        <w:t>according to the AFS</w:t>
      </w:r>
      <w:r w:rsidR="001409CE"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8F2D15">
        <w:rPr>
          <w:rFonts w:cstheme="minorHAnsi"/>
        </w:rPr>
        <w:instrText>ﬁ</w:instrText>
      </w:r>
      <w:r w:rsidR="008F2D15" w:rsidRPr="004559BC">
        <w:rPr>
          <w:rFonts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1409CE" w:rsidRPr="004559BC">
        <w:rPr>
          <w:rFonts w:cstheme="minorHAnsi"/>
          <w:lang w:val="en-GB"/>
        </w:rPr>
        <w:t xml:space="preserve">fit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 xml:space="preserve">de-activation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7C101610"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sidRPr="004559BC">
        <w:rPr>
          <w:rFonts w:eastAsiaTheme="minorEastAsia"/>
          <w:lang w:val="en-GB"/>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 it 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temperature-scaling</w:t>
      </w:r>
      <w:r w:rsidR="000772A5" w:rsidRPr="004559BC">
        <w:rPr>
          <w:rFonts w:eastAsiaTheme="minorEastAsia"/>
          <w:lang w:val="en-GB"/>
        </w:rPr>
        <w:t xml:space="preserve"> across species</w:t>
      </w:r>
      <w:r w:rsidR="0058454E" w:rsidRPr="004559BC">
        <w:rPr>
          <w:rFonts w:eastAsiaTheme="minorEastAsia"/>
          <w:lang w:val="en-GB"/>
        </w:rPr>
        <w:t xml:space="preserve">, </w:t>
      </w:r>
      <w:r w:rsidR="00494E32" w:rsidRPr="004559BC">
        <w:rPr>
          <w:rFonts w:eastAsiaTheme="minorEastAsia"/>
          <w:lang w:val="en-GB"/>
        </w:rPr>
        <w:t>giv</w:t>
      </w:r>
      <w:r w:rsidR="00262541" w:rsidRPr="004559BC">
        <w:rPr>
          <w:rFonts w:eastAsiaTheme="minorEastAsia"/>
          <w:lang w:val="en-GB"/>
        </w:rPr>
        <w:t>en</w:t>
      </w:r>
      <w:r w:rsidR="0058454E" w:rsidRPr="004559BC">
        <w:rPr>
          <w:rFonts w:eastAsiaTheme="minorEastAsia"/>
          <w:lang w:val="en-GB"/>
        </w:rPr>
        <w:t xml:space="preserve"> the importance of intraspecific trait variation as a driver of ecological dynamics</w:t>
      </w:r>
      <w:r w:rsidR="001774CB" w:rsidRPr="004559BC">
        <w:rPr>
          <w:rFonts w:eastAsiaTheme="minorEastAsia"/>
          <w:lang w:val="en-GB"/>
        </w:rPr>
        <w:t>, and that body size is as much a trait of an individual as it a</w:t>
      </w:r>
      <w:r w:rsidR="000772A5" w:rsidRPr="004559BC">
        <w:rPr>
          <w:rFonts w:eastAsiaTheme="minorEastAsia"/>
          <w:lang w:val="en-GB"/>
        </w:rPr>
        <w:t xml:space="preserve"> characteristic of</w:t>
      </w:r>
      <w:r w:rsidR="001774CB" w:rsidRPr="004559BC">
        <w:rPr>
          <w:rFonts w:eastAsiaTheme="minorEastAsia"/>
          <w:lang w:val="en-GB"/>
        </w:rPr>
        <w:t xml:space="preserve"> species</w:t>
      </w:r>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scaling </w:t>
      </w:r>
      <w:r w:rsidR="00BE7297">
        <w:rPr>
          <w:rFonts w:eastAsiaTheme="minorEastAsia"/>
          <w:lang w:val="en-GB"/>
        </w:rPr>
        <w:t xml:space="preserve">with mass and temperature </w:t>
      </w:r>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r w:rsidR="006F1F2E" w:rsidRPr="004559BC">
        <w:rPr>
          <w:rFonts w:eastAsiaTheme="minorEastAsia"/>
          <w:lang w:val="en-GB"/>
        </w:rPr>
        <w:t xml:space="preserve"> </w:t>
      </w:r>
      <w:r w:rsidR="006F1F2E" w:rsidRPr="000772A5">
        <w:rPr>
          <w:lang w:val="en-GB"/>
        </w:rPr>
        <w:t>as well as for food web responses to warming</w:t>
      </w:r>
      <w:r w:rsidR="009C5D01" w:rsidRPr="004559BC">
        <w:rPr>
          <w:rFonts w:eastAsiaTheme="minorEastAsia"/>
          <w:lang w:val="en-GB"/>
        </w:rPr>
        <w:t>.</w:t>
      </w:r>
    </w:p>
    <w:p w14:paraId="7ABDF969" w14:textId="00330A77"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consumption, metabolism and body growth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r w:rsidR="00E3595B" w:rsidRPr="00972C7F">
        <w:rPr>
          <w:rFonts w:eastAsiaTheme="minorEastAsia"/>
          <w:lang w:val="en-GB"/>
        </w:rPr>
        <w:t xml:space="preserve"> </w:t>
      </w:r>
      <w:r w:rsidR="00A436C2" w:rsidRPr="00972C7F">
        <w:rPr>
          <w:rFonts w:eastAsiaTheme="minorEastAsia"/>
          <w:lang w:val="en-GB"/>
        </w:rPr>
        <w:t xml:space="preserve">to compile a dataset on </w:t>
      </w:r>
      <w:r w:rsidR="00D03096" w:rsidRPr="00972C7F">
        <w:rPr>
          <w:rFonts w:eastAsiaTheme="minorEastAsia"/>
          <w:lang w:val="en-GB"/>
        </w:rPr>
        <w:t xml:space="preserve">individual growth, </w:t>
      </w:r>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r w:rsidR="009569F4" w:rsidRPr="00972C7F">
        <w:rPr>
          <w:rFonts w:eastAsiaTheme="minorEastAsia"/>
          <w:lang w:val="en-GB"/>
        </w:rPr>
        <w:t xml:space="preserve">acquire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r w:rsidR="00C9538E" w:rsidRPr="00972C7F">
        <w:rPr>
          <w:rFonts w:eastAsiaTheme="minorEastAsia"/>
          <w:lang w:val="en-GB"/>
        </w:rPr>
        <w:t>predictions</w:t>
      </w:r>
      <w:r w:rsidR="003D71AF" w:rsidRPr="004559BC">
        <w:rPr>
          <w:rFonts w:eastAsiaTheme="minorEastAsia"/>
          <w:lang w:val="en-GB"/>
        </w:rPr>
        <w:t xml:space="preserve"> </w:t>
      </w:r>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w:t>
      </w:r>
      <w:r w:rsidR="00126103" w:rsidRPr="00972C7F">
        <w:rPr>
          <w:rFonts w:eastAsiaTheme="minorEastAsia"/>
          <w:lang w:val="en-GB"/>
        </w:rPr>
        <w:lastRenderedPageBreak/>
        <w:t>variation between species</w:t>
      </w:r>
      <w:r w:rsidR="002F0271" w:rsidRPr="004559BC">
        <w:rPr>
          <w:rFonts w:eastAsiaTheme="minorEastAsia"/>
          <w:lang w:val="en-GB"/>
        </w:rPr>
        <w:t xml:space="preserve">. </w:t>
      </w:r>
      <w:r w:rsidR="002D5019" w:rsidRPr="00972C7F">
        <w:rPr>
          <w:rFonts w:eastAsiaTheme="minorEastAsia"/>
          <w:lang w:val="en-GB"/>
        </w:rPr>
        <w:t xml:space="preserve">For maximum 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 xml:space="preserve">temperature-dependence of </w:t>
      </w:r>
      <w:r w:rsidR="004A4061" w:rsidRPr="004559BC">
        <w:rPr>
          <w:rFonts w:eastAsiaTheme="minorEastAsia"/>
          <w:lang w:val="en-GB"/>
        </w:rPr>
        <w:t xml:space="preserve">growth, consumption and metabolism </w:t>
      </w:r>
      <w:r w:rsidR="00722A05" w:rsidRPr="004559BC">
        <w:rPr>
          <w:rFonts w:eastAsiaTheme="minorEastAsia"/>
          <w:lang w:val="en-GB"/>
        </w:rPr>
        <w:t xml:space="preserve">at below-peak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growth </w:t>
      </w:r>
      <w:r w:rsidR="004F222A" w:rsidRPr="004559BC">
        <w:rPr>
          <w:rFonts w:eastAsiaTheme="minorEastAsia"/>
          <w:lang w:val="en-GB"/>
        </w:rPr>
        <w:t>temperatures</w:t>
      </w:r>
      <w:r w:rsidR="007D5386" w:rsidRPr="004559BC">
        <w:rPr>
          <w:rFonts w:eastAsiaTheme="minorEastAsia"/>
          <w:lang w:val="en-GB"/>
        </w:rPr>
        <w:t xml:space="preserve"> 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6D422683"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(optim*)</w:t>
      </w:r>
      <w:r w:rsidR="00515C37" w:rsidRPr="004559BC">
        <w:rPr>
          <w:rFonts w:cstheme="minorHAnsi"/>
          <w:lang w:val="en-GB"/>
        </w:rPr>
        <w:t>. F</w:t>
      </w:r>
      <w:r w:rsidR="00155EDF" w:rsidRPr="004559BC">
        <w:rPr>
          <w:rFonts w:cstheme="minorHAnsi"/>
          <w:lang w:val="en-GB"/>
        </w:rPr>
        <w:t>or metabolic rate we used:</w:t>
      </w:r>
      <w:r w:rsidR="00515C37" w:rsidRPr="004559BC">
        <w:rPr>
          <w:rFonts w:cstheme="minorHAnsi"/>
          <w:lang w:val="en-GB"/>
        </w:rPr>
        <w:t xml:space="preserve"> </w:t>
      </w:r>
      <w:r w:rsidR="00155EDF" w:rsidRPr="004559BC">
        <w:rPr>
          <w:rFonts w:cstheme="minorHAnsi"/>
          <w:lang w:val="en-GB"/>
        </w:rPr>
        <w:t>(metabolism OR "oxygen-consumption" OR "oxygen consumption") AND (mass OR weight OR size) AND (temperature*)</w:t>
      </w:r>
      <w:r w:rsidR="005834F1" w:rsidRPr="004559BC">
        <w:rPr>
          <w:rFonts w:cstheme="minorHAnsi"/>
          <w:lang w:val="en-GB"/>
        </w:rPr>
        <w:t>. F</w:t>
      </w:r>
      <w:r w:rsidR="006B6462" w:rsidRPr="004559BC">
        <w:rPr>
          <w:rFonts w:cstheme="minorHAnsi"/>
          <w:lang w:val="en-GB"/>
        </w:rPr>
        <w:t>or maximum consumption we used:</w:t>
      </w:r>
      <w:r w:rsidR="00887694" w:rsidRPr="004559BC">
        <w:rPr>
          <w:rFonts w:cstheme="minorHAnsi"/>
          <w:lang w:val="en-GB"/>
        </w:rPr>
        <w:t xml:space="preserve"> (consumption or feeding$rate or food$intake or bio$energ* or ingestion or food-intake) AND (mass or weight or size) AND (temperature*)</w:t>
      </w:r>
      <w:r w:rsidR="00A51164" w:rsidRPr="004559BC">
        <w:rPr>
          <w:rFonts w:cstheme="minorHAnsi"/>
          <w:lang w:val="en-GB"/>
        </w:rPr>
        <w:t xml:space="preserve">, as well as: </w:t>
      </w:r>
      <w:r w:rsidR="00171FE8" w:rsidRPr="004559BC">
        <w:rPr>
          <w:rFonts w:cstheme="minorHAnsi"/>
          <w:lang w:val="en-GB"/>
        </w:rPr>
        <w:t>(feeding-rate or bio-energ*) AND</w:t>
      </w:r>
      <w:r w:rsidR="004A1511" w:rsidRPr="004559BC">
        <w:rPr>
          <w:rFonts w:cstheme="minorHAnsi"/>
          <w:lang w:val="en-GB"/>
        </w:rPr>
        <w:t xml:space="preserve"> </w:t>
      </w:r>
      <w:r w:rsidR="00171FE8" w:rsidRPr="004559BC">
        <w:rPr>
          <w:rFonts w:cstheme="minorHAnsi"/>
          <w:lang w:val="en-GB"/>
        </w:rPr>
        <w:t>(mass or weight or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lastRenderedPageBreak/>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099E0606"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tab/>
      </w:r>
      <w:commentRangeStart w:id="5"/>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 xml:space="preserve">within species. While this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 only use size or</w:t>
      </w:r>
      <w:r w:rsidR="007F141C" w:rsidRPr="00972C7F">
        <w:rPr>
          <w:rFonts w:cstheme="minorHAnsi"/>
          <w:lang w:val="en-GB"/>
        </w:rPr>
        <w:t xml:space="preserve"> </w:t>
      </w:r>
      <w:r w:rsidR="00AB3806" w:rsidRPr="00972C7F">
        <w:rPr>
          <w:rFonts w:cstheme="minorHAnsi"/>
          <w:lang w:val="en-GB"/>
        </w:rPr>
        <w:t>temperature treatment</w:t>
      </w:r>
      <w:r w:rsidR="00DA1A8B" w:rsidRPr="00972C7F">
        <w:rPr>
          <w:rFonts w:cstheme="minorHAnsi"/>
          <w:lang w:val="en-GB"/>
        </w:rPr>
        <w:t>s</w:t>
      </w:r>
      <w:r w:rsidR="00AB3806" w:rsidRPr="00972C7F">
        <w:rPr>
          <w:rFonts w:cstheme="minorHAnsi"/>
          <w:lang w:val="en-GB"/>
        </w:rPr>
        <w:t>)</w:t>
      </w:r>
      <w:r w:rsidR="00376710" w:rsidRPr="00972C7F">
        <w:rPr>
          <w:rFonts w:cstheme="minorHAnsi"/>
          <w:lang w:val="en-GB"/>
        </w:rPr>
        <w:t xml:space="preserve">, it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(i)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r w:rsidR="003D470D" w:rsidRPr="00972C7F">
        <w:rPr>
          <w:rFonts w:eastAsiaTheme="minorEastAsia" w:cstheme="minorHAnsi"/>
          <w:lang w:val="en-GB"/>
        </w:rPr>
        <w:t>i</w:t>
      </w:r>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6"/>
      <w:commentRangeStart w:id="7"/>
      <w:commentRangeStart w:id="8"/>
      <w:commentRangeStart w:id="9"/>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10"/>
      <w:r w:rsidR="000F1792" w:rsidRPr="00972C7F">
        <w:rPr>
          <w:rFonts w:eastAsiaTheme="minorEastAsia" w:cstheme="minorHAnsi"/>
          <w:lang w:val="en-GB"/>
        </w:rPr>
        <w:t xml:space="preserve"> </w:t>
      </w:r>
      <w:commentRangeEnd w:id="10"/>
      <w:r w:rsidR="00B931C2">
        <w:rPr>
          <w:rStyle w:val="CommentReference"/>
        </w:rPr>
        <w:commentReference w:id="10"/>
      </w:r>
      <w:r w:rsidR="000F1792" w:rsidRPr="00972C7F">
        <w:rPr>
          <w:rFonts w:eastAsiaTheme="minorEastAsia" w:cstheme="minorHAnsi"/>
          <w:lang w:val="en-GB"/>
        </w:rPr>
        <w:t>per species</w:t>
      </w:r>
      <w:commentRangeEnd w:id="6"/>
      <w:r w:rsidR="00A06A32">
        <w:rPr>
          <w:rStyle w:val="CommentReference"/>
        </w:rPr>
        <w:commentReference w:id="6"/>
      </w:r>
      <w:commentRangeEnd w:id="7"/>
      <w:r w:rsidR="00296320">
        <w:rPr>
          <w:rStyle w:val="CommentReference"/>
        </w:rPr>
        <w:commentReference w:id="7"/>
      </w:r>
      <w:commentRangeEnd w:id="8"/>
      <w:r w:rsidR="0026073A">
        <w:rPr>
          <w:rStyle w:val="CommentReference"/>
        </w:rPr>
        <w:commentReference w:id="8"/>
      </w:r>
      <w:commentRangeEnd w:id="9"/>
      <w:r w:rsidR="0026073A">
        <w:rPr>
          <w:rStyle w:val="CommentReference"/>
        </w:rPr>
        <w:commentReference w:id="9"/>
      </w:r>
      <w:r w:rsidR="00B11254" w:rsidRPr="00972C7F">
        <w:rPr>
          <w:rFonts w:eastAsiaTheme="minorEastAsia" w:cstheme="minorHAnsi"/>
          <w:lang w:val="en-GB"/>
        </w:rPr>
        <w:t xml:space="preserve"> to </w:t>
      </w:r>
      <w:r w:rsidR="000F1792" w:rsidRPr="00972C7F">
        <w:rPr>
          <w:rFonts w:eastAsiaTheme="minorEastAsia" w:cstheme="minorHAnsi"/>
          <w:lang w:val="en-GB"/>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criteria to select data, data acquisition procedure,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commentRangeEnd w:id="5"/>
      <w:r w:rsidR="00604735">
        <w:rPr>
          <w:rStyle w:val="CommentReference"/>
        </w:rPr>
        <w:commentReference w:id="5"/>
      </w:r>
    </w:p>
    <w:p w14:paraId="681F464B" w14:textId="4454F434"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 xml:space="preserve">We compiled four datasets: growth, </w:t>
      </w:r>
      <w:commentRangeStart w:id="11"/>
      <w:r w:rsidR="00861FA8" w:rsidRPr="004559BC">
        <w:rPr>
          <w:rFonts w:cstheme="minorHAnsi"/>
          <w:lang w:val="en-GB"/>
        </w:rPr>
        <w:t>metabolic</w:t>
      </w:r>
      <w:commentRangeEnd w:id="11"/>
      <w:r w:rsidR="005D2554">
        <w:rPr>
          <w:rStyle w:val="CommentReference"/>
        </w:rPr>
        <w:commentReference w:id="11"/>
      </w:r>
      <w:r w:rsidR="003A4655" w:rsidRPr="004559BC">
        <w:rPr>
          <w:rFonts w:cstheme="minorHAnsi"/>
          <w:lang w:val="en-GB"/>
        </w:rPr>
        <w:t>,</w:t>
      </w:r>
      <w:r w:rsidR="0049249C" w:rsidRPr="004559BC">
        <w:rPr>
          <w:rFonts w:cstheme="minorHAnsi"/>
          <w:lang w:val="en-GB"/>
        </w:rPr>
        <w:t xml:space="preserve"> </w:t>
      </w:r>
      <w:r w:rsidRPr="004559BC">
        <w:rPr>
          <w:rFonts w:cstheme="minorHAnsi"/>
          <w:lang w:val="en-GB"/>
        </w:rPr>
        <w:t xml:space="preserve">and </w:t>
      </w:r>
      <w:r w:rsidR="00B604C4" w:rsidRPr="004559BC">
        <w:rPr>
          <w:rFonts w:cstheme="minorHAnsi"/>
          <w:lang w:val="en-GB"/>
        </w:rPr>
        <w:t xml:space="preserve">maximum </w:t>
      </w:r>
      <w:r w:rsidRPr="004559BC">
        <w:rPr>
          <w:rFonts w:cstheme="minorHAnsi"/>
          <w:lang w:val="en-GB"/>
        </w:rPr>
        <w:t>consumption</w:t>
      </w:r>
      <w:r w:rsidR="00556CD7" w:rsidRPr="004559BC">
        <w:rPr>
          <w:rFonts w:cstheme="minorHAnsi"/>
          <w:lang w:val="en-GB"/>
        </w:rPr>
        <w:t xml:space="preserve"> </w:t>
      </w:r>
      <w:r w:rsidRPr="004559BC">
        <w:rPr>
          <w:rFonts w:cstheme="minorHAnsi"/>
          <w:lang w:val="en-GB"/>
        </w:rPr>
        <w:t xml:space="preserve">rate, and </w:t>
      </w:r>
      <w:r w:rsidR="00AC08C7" w:rsidRPr="004559BC">
        <w:rPr>
          <w:rFonts w:cstheme="minorHAnsi"/>
          <w:lang w:val="en-GB"/>
        </w:rPr>
        <w:t xml:space="preserve">the </w:t>
      </w:r>
      <w:r w:rsidR="001F203A" w:rsidRPr="00972C7F">
        <w:rPr>
          <w:rFonts w:cstheme="minorHAnsi"/>
          <w:lang w:val="en-GB"/>
        </w:rPr>
        <w:t>optimum growth rate temperature for each combination of body mass group and species.</w:t>
      </w:r>
      <w:r w:rsidR="001F203A" w:rsidRPr="004559BC">
        <w:rPr>
          <w:rFonts w:cstheme="minorHAnsi"/>
          <w:lang w:val="en-GB"/>
        </w:rPr>
        <w:t xml:space="preserve"> </w:t>
      </w:r>
      <w:r w:rsidR="00255656" w:rsidRPr="00972C7F">
        <w:rPr>
          <w:rFonts w:cstheme="minorHAnsi"/>
          <w:lang w:val="en-GB"/>
        </w:rPr>
        <w:t>We compiled in total 154</w:t>
      </w:r>
      <w:r w:rsidR="00033D8C">
        <w:rPr>
          <w:rFonts w:cstheme="minorHAnsi"/>
          <w:lang w:val="en-GB"/>
        </w:rPr>
        <w:t xml:space="preserve"> (45 </w:t>
      </w:r>
      <w:r w:rsidR="00215F1C">
        <w:rPr>
          <w:rFonts w:cstheme="minorHAnsi"/>
          <w:lang w:val="en-GB"/>
        </w:rPr>
        <w:t>optimum</w:t>
      </w:r>
      <w:r w:rsidR="00033D8C">
        <w:rPr>
          <w:rFonts w:cstheme="minorHAnsi"/>
          <w:lang w:val="en-GB"/>
        </w:rPr>
        <w:t xml:space="preserve"> temperatur</w:t>
      </w:r>
      <w:r w:rsidR="00215F1C">
        <w:rPr>
          <w:rFonts w:cstheme="minorHAnsi"/>
          <w:lang w:val="en-GB"/>
        </w:rPr>
        <w:t>e</w:t>
      </w:r>
      <w:r w:rsidR="00873E6F">
        <w:rPr>
          <w:rFonts w:cstheme="minorHAnsi"/>
          <w:lang w:val="en-GB"/>
        </w:rPr>
        <w:t>s)</w:t>
      </w:r>
      <w:r w:rsidR="00255656" w:rsidRPr="00972C7F">
        <w:rPr>
          <w:rFonts w:cstheme="minorHAnsi"/>
          <w:lang w:val="en-GB"/>
        </w:rPr>
        <w:t>, 2790 and 626 data points from published articles</w:t>
      </w:r>
      <w:r w:rsidR="001258FE" w:rsidRPr="004559BC">
        <w:rPr>
          <w:rFonts w:cstheme="minorHAnsi"/>
          <w:lang w:val="en-GB"/>
        </w:rPr>
        <w:t xml:space="preserve"> for each rate</w:t>
      </w:r>
      <w:r w:rsidR="00EB6461" w:rsidRPr="004559BC">
        <w:rPr>
          <w:rFonts w:cstheme="minorHAnsi"/>
          <w:lang w:val="en-GB"/>
        </w:rPr>
        <w:t xml:space="preserve">, </w:t>
      </w:r>
      <w:r w:rsidR="00255656" w:rsidRPr="00972C7F">
        <w:rPr>
          <w:rFonts w:eastAsiaTheme="minorEastAsia" w:cstheme="minorHAnsi"/>
          <w:lang w:val="en-GB"/>
        </w:rPr>
        <w:t>from 13</w:t>
      </w:r>
      <w:r w:rsidR="00255656" w:rsidRPr="00972C7F">
        <w:rPr>
          <w:rFonts w:cstheme="minorHAnsi"/>
          <w:lang w:val="en-GB"/>
        </w:rPr>
        <w:t>, 35 and 18</w:t>
      </w:r>
      <w:r w:rsidR="00255656" w:rsidRPr="00972C7F">
        <w:rPr>
          <w:rFonts w:eastAsiaTheme="minorEastAsia" w:cstheme="minorHAnsi"/>
          <w:lang w:val="en-GB"/>
        </w:rPr>
        <w:t xml:space="preserve"> species, respectively, representing a diverse range of </w:t>
      </w:r>
      <w:r w:rsidR="00255656" w:rsidRPr="00972C7F">
        <w:rPr>
          <w:rFonts w:eastAsiaTheme="minorEastAsia" w:cstheme="minorHAnsi"/>
          <w:lang w:val="en-GB"/>
        </w:rPr>
        <w:lastRenderedPageBreak/>
        <w:t xml:space="preserve">taxonomic groups, habitats and lifestyles (Appendix S1). Data were extracted from published 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46F30587" w:rsidR="003E256F" w:rsidRPr="004559BC" w:rsidRDefault="00BD2FAB" w:rsidP="002E3379">
      <w:pPr>
        <w:tabs>
          <w:tab w:val="center" w:pos="4513"/>
        </w:tabs>
        <w:spacing w:line="480" w:lineRule="auto"/>
        <w:ind w:firstLine="284"/>
        <w:contextualSpacing/>
        <w:jc w:val="both"/>
        <w:rPr>
          <w:rFonts w:cstheme="minorHAnsi"/>
          <w:b/>
          <w:lang w:val="en-GB"/>
        </w:rPr>
      </w:pPr>
      <w:r w:rsidRPr="004559BC">
        <w:rPr>
          <w:rFonts w:eastAsiaTheme="minorEastAsia" w:cstheme="minorHAnsi"/>
          <w:bCs/>
          <w:iCs/>
          <w:lang w:val="en-GB"/>
        </w:rPr>
        <w:t xml:space="preserve">Between experiments, </w:t>
      </w:r>
      <w:r w:rsidR="00B369F1" w:rsidRPr="00972C7F">
        <w:rPr>
          <w:rFonts w:eastAsiaTheme="minorEastAsia" w:cstheme="minorHAnsi"/>
          <w:bCs/>
          <w:iCs/>
          <w:lang w:val="en-GB"/>
        </w:rPr>
        <w:t xml:space="preserve">individuals </w:t>
      </w:r>
      <w:r w:rsidR="00F4446A" w:rsidRPr="00972C7F">
        <w:rPr>
          <w:rFonts w:eastAsiaTheme="minorEastAsia" w:cstheme="minorHAnsi"/>
          <w:bCs/>
          <w:iCs/>
          <w:lang w:val="en-GB"/>
        </w:rPr>
        <w:t>differ</w:t>
      </w:r>
      <w:r w:rsidR="00B369F1" w:rsidRPr="00972C7F">
        <w:rPr>
          <w:rFonts w:eastAsiaTheme="minorEastAsia" w:cstheme="minorHAnsi"/>
          <w:bCs/>
          <w:iCs/>
          <w:lang w:val="en-GB"/>
        </w:rPr>
        <w:t>ed</w:t>
      </w:r>
      <w:r w:rsidR="00F4446A" w:rsidRPr="00972C7F">
        <w:rPr>
          <w:rFonts w:eastAsiaTheme="minorEastAsia" w:cstheme="minorHAnsi"/>
          <w:bCs/>
          <w:iCs/>
          <w:lang w:val="en-GB"/>
        </w:rPr>
        <w:t xml:space="preserve"> in their </w:t>
      </w:r>
      <w:r w:rsidR="003E77ED" w:rsidRPr="00972C7F">
        <w:rPr>
          <w:rFonts w:eastAsiaTheme="minorEastAsia" w:cstheme="minorHAnsi"/>
          <w:bCs/>
          <w:iCs/>
          <w:lang w:val="en-GB"/>
        </w:rPr>
        <w:t>body masses</w:t>
      </w:r>
      <w:r w:rsidR="0085002C" w:rsidRPr="00972C7F">
        <w:rPr>
          <w:rFonts w:eastAsiaTheme="minorEastAsia" w:cstheme="minorHAnsi"/>
          <w:bCs/>
          <w:iCs/>
          <w:lang w:val="en-GB"/>
        </w:rPr>
        <w:t xml:space="preserve">, </w:t>
      </w:r>
      <w:r w:rsidR="003E77ED" w:rsidRPr="00972C7F">
        <w:rPr>
          <w:rFonts w:eastAsiaTheme="minorEastAsia" w:cstheme="minorHAnsi"/>
          <w:bCs/>
          <w:iCs/>
          <w:lang w:val="en-GB"/>
        </w:rPr>
        <w:t>both in absolute values and relative to their maximum body size</w:t>
      </w:r>
      <w:r w:rsidR="009D3B3A" w:rsidRPr="004559BC">
        <w:rPr>
          <w:rFonts w:eastAsiaTheme="minorEastAsia" w:cstheme="minorHAnsi"/>
          <w:bCs/>
          <w:iCs/>
          <w:lang w:val="en-GB"/>
        </w:rPr>
        <w:t xml:space="preserve">. Experimental temperatures also varied in relation to the species </w:t>
      </w:r>
      <w:r w:rsidR="00784A3E" w:rsidRPr="004559BC">
        <w:rPr>
          <w:rFonts w:eastAsiaTheme="minorEastAsia" w:cstheme="minorHAnsi"/>
          <w:bCs/>
          <w:iCs/>
          <w:lang w:val="en-GB"/>
        </w:rPr>
        <w:t>normal temperature-range</w:t>
      </w:r>
      <w:r w:rsidR="00833C86" w:rsidRPr="004559BC">
        <w:rPr>
          <w:rFonts w:eastAsiaTheme="minorEastAsia" w:cstheme="minorHAnsi"/>
          <w:bCs/>
          <w:iCs/>
          <w:lang w:val="en-GB"/>
        </w:rPr>
        <w:t xml:space="preserve"> </w:t>
      </w:r>
      <w:r w:rsidR="009D3B3A" w:rsidRPr="004559BC">
        <w:rPr>
          <w:rFonts w:eastAsiaTheme="minorEastAsia" w:cstheme="minorHAnsi"/>
          <w:bCs/>
          <w:iCs/>
          <w:lang w:val="en-GB"/>
        </w:rPr>
        <w:t>between studies</w:t>
      </w:r>
      <w:r w:rsidR="00CE265C" w:rsidRPr="004559BC">
        <w:rPr>
          <w:rFonts w:eastAsiaTheme="minorEastAsia" w:cstheme="minorHAnsi"/>
          <w:bCs/>
          <w:iCs/>
          <w:lang w:val="en-GB"/>
        </w:rPr>
        <w:t xml:space="preserve"> </w:t>
      </w:r>
      <w:r w:rsidR="0059477F" w:rsidRPr="00972C7F">
        <w:rPr>
          <w:rFonts w:eastAsiaTheme="minorEastAsia" w:cstheme="minorHAnsi"/>
          <w:bCs/>
          <w:iCs/>
          <w:lang w:val="en-GB"/>
        </w:rPr>
        <w:t>(</w:t>
      </w:r>
      <w:r w:rsidR="002058FB" w:rsidRPr="00972C7F">
        <w:rPr>
          <w:rFonts w:eastAsiaTheme="minorEastAsia" w:cstheme="minorHAnsi"/>
          <w:bCs/>
          <w:iCs/>
          <w:lang w:val="en-GB"/>
        </w:rPr>
        <w:t xml:space="preserve">Fig </w:t>
      </w:r>
      <w:r w:rsidR="00A81728" w:rsidRPr="00972C7F">
        <w:rPr>
          <w:rFonts w:eastAsiaTheme="minorEastAsia" w:cstheme="minorHAnsi"/>
          <w:bCs/>
          <w:iCs/>
          <w:lang w:val="en-GB"/>
        </w:rPr>
        <w:t>S2, S6-S7</w:t>
      </w:r>
      <w:r w:rsidR="0059477F" w:rsidRPr="00972C7F">
        <w:rPr>
          <w:rFonts w:eastAsiaTheme="minorEastAsia" w:cstheme="minorHAnsi"/>
          <w:bCs/>
          <w:iCs/>
          <w:lang w:val="en-GB"/>
        </w:rPr>
        <w:t>)</w:t>
      </w:r>
      <w:r w:rsidR="001800B3" w:rsidRPr="00972C7F">
        <w:rPr>
          <w:rFonts w:eastAsiaTheme="minorEastAsia" w:cstheme="minorHAnsi"/>
          <w:bCs/>
          <w:iCs/>
          <w:lang w:val="en-GB"/>
        </w:rPr>
        <w:t xml:space="preserve">. </w:t>
      </w:r>
      <w:r w:rsidR="00153D1C" w:rsidRPr="004559BC">
        <w:rPr>
          <w:rFonts w:eastAsiaTheme="minorEastAsia" w:cstheme="minorHAnsi"/>
          <w:bCs/>
          <w:iCs/>
          <w:lang w:val="en-GB"/>
        </w:rPr>
        <w:t>For the analysis of optimum growth temperature, we therefore</w:t>
      </w:r>
      <w:r w:rsidR="001800B3" w:rsidRPr="00972C7F">
        <w:rPr>
          <w:rFonts w:eastAsiaTheme="minorEastAsia" w:cstheme="minorHAnsi"/>
          <w:bCs/>
          <w:iCs/>
          <w:lang w:val="en-GB"/>
        </w:rPr>
        <w:t xml:space="preserve"> </w:t>
      </w:r>
      <w:r w:rsidR="00B96B59" w:rsidRPr="004559BC">
        <w:rPr>
          <w:rFonts w:eastAsiaTheme="minorEastAsia" w:cstheme="minorHAnsi"/>
          <w:bCs/>
          <w:iCs/>
          <w:lang w:val="en-GB"/>
        </w:rPr>
        <w:t xml:space="preserve">rescaled </w:t>
      </w:r>
      <w:r w:rsidR="00974468" w:rsidRPr="004559BC">
        <w:rPr>
          <w:rFonts w:eastAsiaTheme="minorEastAsia" w:cstheme="minorHAnsi"/>
          <w:bCs/>
          <w:iCs/>
          <w:lang w:val="en-GB"/>
        </w:rPr>
        <w:t xml:space="preserve">body mass and temperature to relative </w:t>
      </w:r>
      <w:r w:rsidR="00655919" w:rsidRPr="00972C7F">
        <w:rPr>
          <w:rFonts w:eastAsiaTheme="minorEastAsia" w:cstheme="minorHAnsi"/>
          <w:bCs/>
          <w:iCs/>
          <w:lang w:val="en-GB"/>
        </w:rPr>
        <w:t>variables</w:t>
      </w:r>
      <w:r w:rsidR="00974468" w:rsidRPr="004559BC">
        <w:rPr>
          <w:rFonts w:eastAsiaTheme="minorEastAsia" w:cstheme="minorHAnsi"/>
          <w:bCs/>
          <w:iCs/>
          <w:lang w:val="en-GB"/>
        </w:rPr>
        <w:t xml:space="preserve">, </w:t>
      </w:r>
      <w:r w:rsidR="00946F03" w:rsidRPr="004559BC">
        <w:rPr>
          <w:rFonts w:eastAsiaTheme="minorEastAsia" w:cstheme="minorHAnsi"/>
          <w:bCs/>
          <w:iCs/>
          <w:lang w:val="en-GB"/>
        </w:rPr>
        <w:t>by species</w:t>
      </w:r>
      <w:r w:rsidR="00BA1466" w:rsidRPr="00972C7F">
        <w:rPr>
          <w:rFonts w:eastAsiaTheme="minorEastAsia" w:cstheme="minorHAnsi"/>
          <w:bCs/>
          <w:iCs/>
          <w:lang w:val="en-GB"/>
        </w:rPr>
        <w:t>.</w:t>
      </w:r>
      <w:r w:rsidR="00946F03" w:rsidRPr="004559BC">
        <w:rPr>
          <w:rFonts w:eastAsiaTheme="minorEastAsia" w:cstheme="minorHAnsi"/>
          <w:bCs/>
          <w:iCs/>
          <w:lang w:val="en-GB"/>
        </w:rPr>
        <w:t xml:space="preserve"> Relative </w:t>
      </w:r>
      <w:r w:rsidR="000D3D07" w:rsidRPr="004559BC">
        <w:rPr>
          <w:rFonts w:eastAsiaTheme="minorEastAsia" w:cstheme="minorHAnsi"/>
          <w:bCs/>
          <w:iCs/>
          <w:lang w:val="en-GB"/>
        </w:rPr>
        <w:t xml:space="preserve">body mass is defined as </w:t>
      </w:r>
      <w:r w:rsidR="000D3D07" w:rsidRPr="00972C7F">
        <w:rPr>
          <w:rFonts w:eastAsiaTheme="minorEastAsia" w:cstheme="minorHAnsi"/>
          <w:lang w:val="en-GB"/>
        </w:rPr>
        <w:t xml:space="preserve">mass relative to maximum mass (based on literature estimates taken from FishBase </w:t>
      </w:r>
      <w:r w:rsidR="00D01BF5" w:rsidRPr="00271681">
        <w:rPr>
          <w:rFonts w:eastAsiaTheme="minorEastAsia" w:cstheme="minorHAnsi"/>
        </w:rPr>
        <w:fldChar w:fldCharType="begin"/>
      </w:r>
      <w:r w:rsidR="00D01BF5" w:rsidRPr="00972C7F">
        <w:rPr>
          <w:rFonts w:eastAsiaTheme="minorEastAsia" w:cstheme="minorHAnsi"/>
          <w:lang w:val="en-GB"/>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rsidRPr="00972C7F">
        <w:rPr>
          <w:lang w:val="en-GB"/>
        </w:rPr>
        <w:t>(Froese &amp; Pauly 2016)</w:t>
      </w:r>
      <w:r w:rsidR="00D01BF5" w:rsidRPr="00271681">
        <w:rPr>
          <w:rFonts w:eastAsiaTheme="minorEastAsia" w:cstheme="minorHAnsi"/>
        </w:rPr>
        <w:fldChar w:fldCharType="end"/>
      </w:r>
      <w:r w:rsidR="00D01BF5" w:rsidRPr="004559BC">
        <w:rPr>
          <w:rFonts w:eastAsiaTheme="minorEastAsia" w:cstheme="minorHAnsi"/>
          <w:lang w:val="en-GB"/>
        </w:rPr>
        <w:t xml:space="preserve"> </w:t>
      </w:r>
      <w:r w:rsidR="000D3D07" w:rsidRPr="00972C7F">
        <w:rPr>
          <w:rFonts w:eastAsiaTheme="minorEastAsia" w:cstheme="minorHAnsi"/>
          <w:lang w:val="en-GB"/>
        </w:rPr>
        <w:t xml:space="preserve">between </w:t>
      </w:r>
      <w:commentRangeStart w:id="12"/>
      <w:commentRangeStart w:id="13"/>
      <w:commentRangeStart w:id="14"/>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06</w:t>
      </w:r>
      <w:r w:rsidR="000D3D07" w:rsidRPr="004559BC">
        <w:rPr>
          <w:rFonts w:eastAsiaTheme="minorEastAsia" w:cstheme="minorHAnsi"/>
          <w:lang w:val="en-GB"/>
        </w:rPr>
        <w:t>-</w:t>
      </w:r>
      <w:r w:rsidR="000D3D07" w:rsidRPr="00972C7F">
        <w:rPr>
          <w:rFonts w:eastAsiaTheme="minorEastAsia" w:cstheme="minorHAnsi"/>
          <w:lang w:val="en-GB"/>
        </w:rPr>
        <w:t>01</w:t>
      </w:r>
      <w:r w:rsidR="000D3D07" w:rsidRPr="004559BC">
        <w:rPr>
          <w:rFonts w:eastAsiaTheme="minorEastAsia" w:cstheme="minorHAnsi"/>
          <w:lang w:val="en-GB"/>
        </w:rPr>
        <w:t xml:space="preserve"> and </w:t>
      </w:r>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12</w:t>
      </w:r>
      <w:r w:rsidR="000D3D07" w:rsidRPr="004559BC">
        <w:rPr>
          <w:rFonts w:eastAsiaTheme="minorEastAsia" w:cstheme="minorHAnsi"/>
          <w:lang w:val="en-GB"/>
        </w:rPr>
        <w:t>-</w:t>
      </w:r>
      <w:r w:rsidR="000D3D07" w:rsidRPr="00972C7F">
        <w:rPr>
          <w:rFonts w:eastAsiaTheme="minorEastAsia" w:cstheme="minorHAnsi"/>
          <w:lang w:val="en-GB"/>
        </w:rPr>
        <w:t>01</w:t>
      </w:r>
      <w:commentRangeEnd w:id="12"/>
      <w:r w:rsidR="000D3D07">
        <w:rPr>
          <w:rStyle w:val="CommentReference"/>
        </w:rPr>
        <w:commentReference w:id="12"/>
      </w:r>
      <w:commentRangeEnd w:id="13"/>
      <w:r w:rsidR="000D3D07">
        <w:rPr>
          <w:rStyle w:val="CommentReference"/>
        </w:rPr>
        <w:commentReference w:id="13"/>
      </w:r>
      <w:commentRangeEnd w:id="14"/>
      <w:r w:rsidR="006F043D">
        <w:rPr>
          <w:rStyle w:val="CommentReference"/>
        </w:rPr>
        <w:commentReference w:id="14"/>
      </w:r>
      <w:r w:rsidR="000D3D07" w:rsidRPr="00972C7F">
        <w:rPr>
          <w:rFonts w:eastAsiaTheme="minorEastAsia" w:cstheme="minorHAnsi"/>
          <w:lang w:val="en-GB"/>
        </w:rPr>
        <w:t>), as we were interested in examining relationships within species while accounting for variation in relative body masses between experiments</w:t>
      </w:r>
      <w:r w:rsidR="0083119B" w:rsidRPr="004559BC">
        <w:rPr>
          <w:rFonts w:eastAsiaTheme="minorEastAsia" w:cstheme="minorHAnsi"/>
          <w:lang w:val="en-GB"/>
        </w:rPr>
        <w:t>, and because we assume there is no interspecific relationship between optimum growth temperature and body mass</w:t>
      </w:r>
      <w:r w:rsidR="000D3D07" w:rsidRPr="00972C7F">
        <w:rPr>
          <w:rFonts w:eastAsiaTheme="minorEastAsia" w:cstheme="minorHAnsi"/>
          <w:lang w:val="en-GB"/>
        </w:rPr>
        <w:t>.</w:t>
      </w:r>
      <w:r w:rsidR="00AE0982" w:rsidRPr="004559BC">
        <w:rPr>
          <w:rFonts w:eastAsiaTheme="minorEastAsia" w:cstheme="minorHAnsi"/>
          <w:lang w:val="en-GB"/>
        </w:rPr>
        <w:t xml:space="preserve"> </w:t>
      </w:r>
      <w:r w:rsidR="00ED2707" w:rsidRPr="004559BC">
        <w:rPr>
          <w:rFonts w:eastAsiaTheme="minorEastAsia" w:cstheme="minorHAnsi"/>
          <w:lang w:val="en-GB"/>
        </w:rPr>
        <w:t xml:space="preserve">We expressed optimum growth temperature as </w:t>
      </w:r>
      <w:r w:rsidR="00812BDB" w:rsidRPr="004559BC">
        <w:rPr>
          <w:rFonts w:eastAsiaTheme="minorEastAsia" w:cstheme="minorHAnsi"/>
          <w:lang w:val="en-GB"/>
        </w:rPr>
        <w:t xml:space="preserve">mean-centered within species </w:t>
      </w:r>
      <w:r w:rsidR="00EB3B4F" w:rsidRPr="004559BC">
        <w:rPr>
          <w:rFonts w:eastAsiaTheme="minorEastAsia" w:cstheme="minorHAnsi"/>
          <w:lang w:val="en-GB"/>
        </w:rPr>
        <w:t>(of different size-classes)</w:t>
      </w:r>
      <w:r w:rsidR="00B638AE" w:rsidRPr="004559BC">
        <w:rPr>
          <w:rFonts w:eastAsiaTheme="minorEastAsia" w:cstheme="minorHAnsi"/>
          <w:lang w:val="en-GB"/>
        </w:rPr>
        <w:t>, to control for species having different thermal optima</w:t>
      </w:r>
      <w:r w:rsidR="00252CD7" w:rsidRPr="004559BC">
        <w:rPr>
          <w:rFonts w:eastAsiaTheme="minorEastAsia" w:cstheme="minorHAnsi"/>
          <w:lang w:val="en-GB"/>
        </w:rPr>
        <w:t xml:space="preserve">. </w:t>
      </w:r>
      <w:r w:rsidR="006648DB" w:rsidRPr="004559BC">
        <w:rPr>
          <w:rFonts w:eastAsiaTheme="minorEastAsia" w:cstheme="minorHAnsi"/>
          <w:lang w:val="en-GB"/>
        </w:rPr>
        <w:t>The o</w:t>
      </w:r>
      <w:r w:rsidR="00252CD7" w:rsidRPr="004559BC">
        <w:rPr>
          <w:rFonts w:eastAsiaTheme="minorEastAsia" w:cstheme="minorHAnsi"/>
          <w:lang w:val="en-GB"/>
        </w:rPr>
        <w:t xml:space="preserve">ptimum growth </w:t>
      </w:r>
      <w:r w:rsidR="00864706" w:rsidRPr="004559BC">
        <w:rPr>
          <w:rFonts w:eastAsiaTheme="minorEastAsia" w:cstheme="minorHAnsi"/>
          <w:lang w:val="en-GB"/>
        </w:rPr>
        <w:t xml:space="preserve">and consumption </w:t>
      </w:r>
      <w:r w:rsidR="00252CD7" w:rsidRPr="004559BC">
        <w:rPr>
          <w:rFonts w:eastAsiaTheme="minorEastAsia" w:cstheme="minorHAnsi"/>
          <w:lang w:val="en-GB"/>
        </w:rPr>
        <w:t>temperature</w:t>
      </w:r>
      <w:r w:rsidR="00C05C3F" w:rsidRPr="004559BC">
        <w:rPr>
          <w:rFonts w:eastAsiaTheme="minorEastAsia" w:cstheme="minorHAnsi"/>
          <w:lang w:val="en-GB"/>
        </w:rPr>
        <w:t>s</w:t>
      </w:r>
      <w:r w:rsidR="00252CD7" w:rsidRPr="004559BC">
        <w:rPr>
          <w:rFonts w:eastAsiaTheme="minorEastAsia" w:cstheme="minorHAnsi"/>
          <w:lang w:val="en-GB"/>
        </w:rPr>
        <w:t xml:space="preserve"> were also evaluated in relation to </w:t>
      </w:r>
      <w:r w:rsidR="00B42FE0" w:rsidRPr="004559BC">
        <w:rPr>
          <w:rFonts w:eastAsiaTheme="minorEastAsia" w:cstheme="minorHAnsi"/>
          <w:lang w:val="en-GB"/>
        </w:rPr>
        <w:t>the</w:t>
      </w:r>
      <w:r w:rsidR="00BF5D22" w:rsidRPr="004559BC">
        <w:rPr>
          <w:rFonts w:eastAsiaTheme="minorEastAsia" w:cstheme="minorHAnsi"/>
          <w:lang w:val="en-GB"/>
        </w:rPr>
        <w:t xml:space="preserve"> minimu</w:t>
      </w:r>
      <w:r w:rsidR="00E55392" w:rsidRPr="004559BC">
        <w:rPr>
          <w:rFonts w:eastAsiaTheme="minorEastAsia" w:cstheme="minorHAnsi"/>
          <w:lang w:val="en-GB"/>
        </w:rPr>
        <w:t>m</w:t>
      </w:r>
      <w:r w:rsidR="00BF5D22" w:rsidRPr="004559BC">
        <w:rPr>
          <w:rFonts w:eastAsiaTheme="minorEastAsia" w:cstheme="minorHAnsi"/>
          <w:lang w:val="en-GB"/>
        </w:rPr>
        <w:t xml:space="preserve">, </w:t>
      </w:r>
      <w:r w:rsidR="00F7433D" w:rsidRPr="004559BC">
        <w:rPr>
          <w:rFonts w:eastAsiaTheme="minorEastAsia" w:cstheme="minorHAnsi"/>
          <w:lang w:val="en-GB"/>
        </w:rPr>
        <w:t>mid-point</w:t>
      </w:r>
      <w:r w:rsidR="00BF5D22" w:rsidRPr="004559BC">
        <w:rPr>
          <w:rFonts w:eastAsiaTheme="minorEastAsia" w:cstheme="minorHAnsi"/>
          <w:lang w:val="en-GB"/>
        </w:rPr>
        <w:t xml:space="preserve"> and maximum </w:t>
      </w:r>
      <w:r w:rsidR="00F7433D" w:rsidRPr="004559BC">
        <w:rPr>
          <w:rFonts w:eastAsiaTheme="minorEastAsia" w:cstheme="minorHAnsi"/>
          <w:lang w:val="en-GB"/>
        </w:rPr>
        <w:t>of the</w:t>
      </w:r>
      <w:r w:rsidR="008C36D0" w:rsidRPr="004559BC">
        <w:rPr>
          <w:rFonts w:eastAsiaTheme="minorEastAsia" w:cstheme="minorHAnsi"/>
          <w:lang w:val="en-GB"/>
        </w:rPr>
        <w:t xml:space="preserve"> </w:t>
      </w:r>
      <w:r w:rsidR="00C619BC" w:rsidRPr="004559BC">
        <w:rPr>
          <w:rFonts w:eastAsiaTheme="minorEastAsia" w:cstheme="minorHAnsi"/>
          <w:lang w:val="en-GB"/>
        </w:rPr>
        <w:t>ranges in experienced environmental temperatures (taken from FishBase),</w:t>
      </w:r>
      <w:r w:rsidR="00DF2D53" w:rsidRPr="004559BC">
        <w:rPr>
          <w:rFonts w:eastAsiaTheme="minorEastAsia" w:cstheme="minorHAnsi"/>
          <w:lang w:val="en-GB"/>
        </w:rPr>
        <w:t xml:space="preserve"> which was subtracted from the experimental temperatu</w:t>
      </w:r>
      <w:r w:rsidR="00304F0F" w:rsidRPr="004559BC">
        <w:rPr>
          <w:rFonts w:eastAsiaTheme="minorEastAsia" w:cstheme="minorHAnsi"/>
          <w:lang w:val="en-GB"/>
        </w:rPr>
        <w:t>r</w:t>
      </w:r>
      <w:r w:rsidR="00316A08" w:rsidRPr="004559BC">
        <w:rPr>
          <w:rFonts w:eastAsiaTheme="minorEastAsia" w:cstheme="minorHAnsi"/>
          <w:lang w:val="en-GB"/>
        </w:rPr>
        <w:t>e</w:t>
      </w:r>
      <w:r w:rsidR="00452E1D" w:rsidRPr="00972C7F">
        <w:rPr>
          <w:rFonts w:eastAsiaTheme="minorEastAsia" w:cstheme="minorHAnsi"/>
          <w:lang w:val="en-GB"/>
        </w:rPr>
        <w:t>.</w:t>
      </w:r>
      <w:r w:rsidR="000F1792" w:rsidRPr="00972C7F">
        <w:rPr>
          <w:rFonts w:eastAsiaTheme="minorEastAsia" w:cstheme="minorHAnsi"/>
          <w:lang w:val="en-GB"/>
        </w:rPr>
        <w:t xml:space="preserve"> </w:t>
      </w:r>
      <w:commentRangeStart w:id="15"/>
      <w:r w:rsidR="007268B9" w:rsidRPr="004559BC">
        <w:rPr>
          <w:rFonts w:eastAsiaTheme="minorEastAsia" w:cstheme="minorHAnsi"/>
          <w:lang w:val="en-GB"/>
        </w:rPr>
        <w:t>In the growth data, this information was not available on Fish</w:t>
      </w:r>
      <w:r w:rsidR="007722C0" w:rsidRPr="004559BC">
        <w:rPr>
          <w:rFonts w:eastAsiaTheme="minorEastAsia" w:cstheme="minorHAnsi"/>
          <w:lang w:val="en-GB"/>
        </w:rPr>
        <w:t>B</w:t>
      </w:r>
      <w:r w:rsidR="00261ED2" w:rsidRPr="004559BC">
        <w:rPr>
          <w:rFonts w:eastAsiaTheme="minorEastAsia" w:cstheme="minorHAnsi"/>
          <w:lang w:val="en-GB"/>
        </w:rPr>
        <w:t>a</w:t>
      </w:r>
      <w:r w:rsidR="007268B9" w:rsidRPr="004559BC">
        <w:rPr>
          <w:rFonts w:eastAsiaTheme="minorEastAsia" w:cstheme="minorHAnsi"/>
          <w:lang w:val="en-GB"/>
        </w:rPr>
        <w:t>se f</w:t>
      </w:r>
      <w:r w:rsidR="00A42A6E" w:rsidRPr="004559BC">
        <w:rPr>
          <w:rFonts w:eastAsiaTheme="minorEastAsia" w:cstheme="minorHAnsi"/>
          <w:lang w:val="en-GB"/>
        </w:rPr>
        <w:t>or marbled sole (</w:t>
      </w:r>
      <w:r w:rsidR="00A42A6E" w:rsidRPr="004559BC">
        <w:rPr>
          <w:rFonts w:eastAsiaTheme="minorEastAsia" w:cstheme="minorHAnsi"/>
          <w:i/>
          <w:iCs/>
          <w:lang w:val="en-GB"/>
        </w:rPr>
        <w:t>Pseudopleuronectes yokohamae</w:t>
      </w:r>
      <w:r w:rsidR="00A42A6E" w:rsidRPr="004559BC">
        <w:rPr>
          <w:rFonts w:eastAsiaTheme="minorEastAsia" w:cstheme="minorHAnsi"/>
          <w:lang w:val="en-GB"/>
        </w:rPr>
        <w:t xml:space="preserve">), </w:t>
      </w:r>
      <w:r w:rsidR="006446C9" w:rsidRPr="004559BC">
        <w:rPr>
          <w:rFonts w:eastAsiaTheme="minorEastAsia" w:cstheme="minorHAnsi"/>
          <w:lang w:val="en-GB"/>
        </w:rPr>
        <w:t xml:space="preserve">hence </w:t>
      </w:r>
      <w:r w:rsidR="004A08F3" w:rsidRPr="004559BC">
        <w:rPr>
          <w:rFonts w:eastAsiaTheme="minorEastAsia" w:cstheme="minorHAnsi"/>
          <w:lang w:val="en-GB"/>
        </w:rPr>
        <w:t>3</w:t>
      </w:r>
      <w:r w:rsidR="005D5CCC" w:rsidRPr="004559BC">
        <w:rPr>
          <w:rFonts w:eastAsiaTheme="minorEastAsia" w:cstheme="minorHAnsi"/>
          <w:lang w:val="en-GB"/>
        </w:rPr>
        <w:t>-</w:t>
      </w:r>
      <w:r w:rsidR="004A08F3" w:rsidRPr="004559BC">
        <w:rPr>
          <w:rFonts w:eastAsiaTheme="minorEastAsia" w:cstheme="minorHAnsi"/>
          <w:lang w:val="en-GB"/>
        </w:rPr>
        <w:t>24</w:t>
      </w:r>
      <m:oMath>
        <m:r>
          <w:rPr>
            <w:rFonts w:ascii="Cambria Math" w:eastAsiaTheme="minorEastAsia" w:hAnsi="Cambria Math" w:cstheme="minorHAnsi"/>
            <w:lang w:val="en-GB"/>
          </w:rPr>
          <m:t>℃</m:t>
        </m:r>
      </m:oMath>
      <w:r w:rsidR="005D5CCC" w:rsidRPr="004559BC">
        <w:rPr>
          <w:rFonts w:eastAsiaTheme="minorEastAsia" w:cstheme="minorHAnsi"/>
          <w:lang w:val="en-GB"/>
        </w:rPr>
        <w:t xml:space="preserve"> (mid-point 13.5</w:t>
      </w:r>
      <m:oMath>
        <m:r>
          <w:rPr>
            <w:rFonts w:ascii="Cambria Math" w:eastAsiaTheme="minorEastAsia" w:hAnsi="Cambria Math" w:cstheme="minorHAnsi"/>
            <w:lang w:val="en-GB"/>
          </w:rPr>
          <m:t>℃</m:t>
        </m:r>
      </m:oMath>
      <w:r w:rsidR="005D5CCC" w:rsidRPr="004559BC">
        <w:rPr>
          <w:rFonts w:eastAsiaTheme="minorEastAsia" w:cstheme="minorHAnsi"/>
          <w:lang w:val="en-GB"/>
        </w:rPr>
        <w:t>)</w:t>
      </w:r>
      <w:r w:rsidR="004A08F3" w:rsidRPr="004559BC">
        <w:rPr>
          <w:rFonts w:eastAsiaTheme="minorEastAsia" w:cstheme="minorHAnsi"/>
          <w:lang w:val="en-GB"/>
        </w:rPr>
        <w:t xml:space="preserve"> </w:t>
      </w:r>
      <w:r w:rsidR="006446C9" w:rsidRPr="004559BC">
        <w:rPr>
          <w:rFonts w:eastAsiaTheme="minorEastAsia" w:cstheme="minorHAnsi"/>
          <w:lang w:val="en-GB"/>
        </w:rPr>
        <w:t xml:space="preserve">was used </w:t>
      </w:r>
      <w:r w:rsidR="00A42A6E">
        <w:rPr>
          <w:rFonts w:eastAsiaTheme="minorEastAsia" w:cstheme="minorHAnsi"/>
        </w:rPr>
        <w:fldChar w:fldCharType="begin"/>
      </w:r>
      <w:r w:rsidR="008F2D15" w:rsidRPr="004559BC">
        <w:rPr>
          <w:rFonts w:eastAsiaTheme="minorEastAsia" w:cstheme="minorHAnsi"/>
          <w:lang w:val="en-GB"/>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instrText>
      </w:r>
      <w:r w:rsidR="008F2D15">
        <w:rPr>
          <w:rFonts w:eastAsiaTheme="minorEastAsia" w:cstheme="minorHAnsi"/>
        </w:rPr>
        <w: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instrText>
      </w:r>
      <w:r w:rsidR="008F2D15" w:rsidRPr="004559BC">
        <w:rPr>
          <w:rFonts w:eastAsiaTheme="minorEastAsia" w:cstheme="minorHAnsi"/>
          <w:lang w:val="en-GB"/>
        </w:rPr>
        <w: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rPr>
        <w:fldChar w:fldCharType="end"/>
      </w:r>
      <w:r w:rsidR="00A42A6E" w:rsidRPr="004559BC">
        <w:rPr>
          <w:rFonts w:eastAsiaTheme="minorEastAsia" w:cstheme="minorHAnsi"/>
          <w:lang w:val="en-GB"/>
        </w:rPr>
        <w:t>.</w:t>
      </w:r>
      <w:r w:rsidR="006446C9" w:rsidRPr="004559BC">
        <w:rPr>
          <w:rFonts w:eastAsiaTheme="minorEastAsia" w:cstheme="minorHAnsi"/>
          <w:lang w:val="en-GB"/>
        </w:rPr>
        <w:t xml:space="preserve"> </w:t>
      </w:r>
      <w:commentRangeEnd w:id="15"/>
      <w:r w:rsidR="00C619BC">
        <w:rPr>
          <w:rStyle w:val="CommentReference"/>
        </w:rPr>
        <w:commentReference w:id="15"/>
      </w:r>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r w:rsidRPr="00972C7F">
        <w:rPr>
          <w:rFonts w:cstheme="minorHAnsi"/>
          <w:b/>
          <w:lang w:val="en-GB"/>
        </w:rPr>
        <w:t>Model fitting</w:t>
      </w:r>
    </w:p>
    <w:p w14:paraId="270D8E87" w14:textId="2B91F0BF"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Mass- and temperature s</w:t>
      </w:r>
      <w:r w:rsidR="00252D90" w:rsidRPr="00972C7F">
        <w:rPr>
          <w:rFonts w:cstheme="minorHAnsi"/>
          <w:bCs/>
          <w:i/>
          <w:iCs/>
          <w:lang w:val="en-GB"/>
        </w:rPr>
        <w:t xml:space="preserve">caling of </w:t>
      </w:r>
      <w:r w:rsidR="009B3967" w:rsidRPr="00972C7F">
        <w:rPr>
          <w:rFonts w:cstheme="minorHAnsi"/>
          <w:bCs/>
          <w:i/>
          <w:iCs/>
          <w:lang w:val="en-GB"/>
        </w:rPr>
        <w:t>growth, metabolism and consumption</w:t>
      </w:r>
      <w:r w:rsidR="0089721C" w:rsidRPr="004559BC">
        <w:rPr>
          <w:rFonts w:cstheme="minorHAnsi"/>
          <w:bCs/>
          <w:i/>
          <w:iCs/>
          <w:lang w:val="en-GB"/>
        </w:rPr>
        <w:t xml:space="preserve"> below optimum </w:t>
      </w:r>
      <w:r w:rsidR="00252D90" w:rsidRPr="00972C7F">
        <w:rPr>
          <w:rFonts w:cstheme="minorHAnsi"/>
          <w:bCs/>
          <w:i/>
          <w:iCs/>
          <w:lang w:val="en-GB"/>
        </w:rPr>
        <w:t>temperature</w:t>
      </w:r>
      <w:r w:rsidR="00F4237A" w:rsidRPr="004559BC">
        <w:rPr>
          <w:rFonts w:cstheme="minorHAnsi"/>
          <w:bCs/>
          <w:i/>
          <w:iCs/>
          <w:lang w:val="en-GB"/>
        </w:rPr>
        <w:t>s</w:t>
      </w:r>
    </w:p>
    <w:p w14:paraId="4E219C7F" w14:textId="636F3376" w:rsidR="000F1792" w:rsidRPr="00972C7F" w:rsidRDefault="000F1792" w:rsidP="002E3379">
      <w:pPr>
        <w:spacing w:line="480" w:lineRule="auto"/>
        <w:contextualSpacing/>
        <w:jc w:val="both"/>
        <w:rPr>
          <w:rFonts w:eastAsiaTheme="minorEastAsia" w:cstheme="minorHAnsi"/>
          <w:lang w:val="en-GB"/>
        </w:rPr>
      </w:pPr>
      <w:r w:rsidRPr="00972C7F">
        <w:rPr>
          <w:rFonts w:cstheme="minorHAnsi"/>
          <w:bCs/>
          <w:lang w:val="en-GB"/>
        </w:rPr>
        <w:t>Below optimum temperatures (i.e., a subset of the data sets including only data points below the temperature at which the rate was maximized</w:t>
      </w:r>
      <w:r w:rsidR="007F49AD" w:rsidRPr="00972C7F">
        <w:rPr>
          <w:rFonts w:cstheme="minorHAnsi"/>
          <w:bCs/>
          <w:lang w:val="en-GB"/>
        </w:rPr>
        <w:t>, by size group</w:t>
      </w:r>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r w:rsidR="00E00BDA">
        <w:rPr>
          <w:rFonts w:eastAsiaTheme="minorEastAsia" w:cstheme="minorHAnsi"/>
          <w:lang w:val="en-GB"/>
        </w:rPr>
        <w:t xml:space="preserve">metabolism </w:t>
      </w:r>
      <w:r w:rsidRPr="00972C7F">
        <w:rPr>
          <w:rFonts w:eastAsiaTheme="minorEastAsia" w:cstheme="minorHAnsi"/>
          <w:lang w:val="en-GB"/>
        </w:rPr>
        <w:t>and maximum consumption rate 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lastRenderedPageBreak/>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r w:rsidR="003D6D9B" w:rsidRPr="004559BC">
        <w:rPr>
          <w:rFonts w:eastAsiaTheme="minorEastAsia" w:cstheme="minorHAnsi"/>
          <w:lang w:val="en-GB"/>
        </w:rPr>
        <w:t xml:space="preserve">Note that </w:t>
      </w:r>
      <w:r w:rsidR="003D6D9B" w:rsidRPr="004559BC">
        <w:rPr>
          <w:rFonts w:cstheme="minorHAnsi"/>
          <w:bCs/>
          <w:lang w:val="en-GB"/>
        </w:rPr>
        <w:t>the term optimum is misleading for metabolic rate data,</w:t>
      </w:r>
      <w:r w:rsidR="004A7F47" w:rsidRPr="004559BC">
        <w:rPr>
          <w:rFonts w:cstheme="minorHAnsi"/>
          <w:bCs/>
          <w:lang w:val="en-GB"/>
        </w:rPr>
        <w:t xml:space="preserve"> but since </w:t>
      </w:r>
      <w:r w:rsidR="00404F83" w:rsidRPr="004559BC">
        <w:rPr>
          <w:rFonts w:cstheme="minorHAnsi"/>
          <w:bCs/>
          <w:lang w:val="en-GB"/>
        </w:rPr>
        <w:t xml:space="preserve">we </w:t>
      </w:r>
      <w:r w:rsidR="003D6D9B" w:rsidRPr="004559BC">
        <w:rPr>
          <w:rFonts w:cstheme="minorHAnsi"/>
          <w:bCs/>
          <w:lang w:val="en-GB"/>
        </w:rPr>
        <w:t xml:space="preserve">do not </w:t>
      </w:r>
      <w:r w:rsidR="00FE1A07" w:rsidRPr="004559BC">
        <w:rPr>
          <w:rFonts w:cstheme="minorHAnsi"/>
          <w:bCs/>
          <w:lang w:val="en-GB"/>
        </w:rPr>
        <w:t xml:space="preserve">have </w:t>
      </w:r>
      <w:r w:rsidR="003D6D9B" w:rsidRPr="004559BC">
        <w:rPr>
          <w:rFonts w:cstheme="minorHAnsi"/>
          <w:bCs/>
          <w:lang w:val="en-GB"/>
        </w:rPr>
        <w:t xml:space="preserve">data points beyond the temperature </w:t>
      </w:r>
      <w:r w:rsidR="00964841" w:rsidRPr="004559BC">
        <w:rPr>
          <w:rFonts w:cstheme="minorHAnsi"/>
          <w:bCs/>
          <w:lang w:val="en-GB"/>
        </w:rPr>
        <w:t xml:space="preserve">at which </w:t>
      </w:r>
      <w:r w:rsidR="003D6D9B" w:rsidRPr="004559BC">
        <w:rPr>
          <w:rFonts w:cstheme="minorHAnsi"/>
          <w:bCs/>
          <w:lang w:val="en-GB"/>
        </w:rPr>
        <w:t xml:space="preserve">metabolism is </w:t>
      </w:r>
      <w:r w:rsidR="00AD7A93" w:rsidRPr="004559BC">
        <w:rPr>
          <w:rFonts w:cstheme="minorHAnsi"/>
          <w:bCs/>
          <w:lang w:val="en-GB"/>
        </w:rPr>
        <w:t>at its maximum</w:t>
      </w:r>
      <w:r w:rsidR="003D6D9B" w:rsidRPr="004559BC">
        <w:rPr>
          <w:rFonts w:cstheme="minorHAnsi"/>
          <w:bCs/>
          <w:lang w:val="en-GB"/>
        </w:rPr>
        <w:t>, optimum</w:t>
      </w:r>
      <w:r w:rsidR="00C0198B" w:rsidRPr="004559BC">
        <w:rPr>
          <w:rFonts w:cstheme="minorHAnsi"/>
          <w:bCs/>
          <w:lang w:val="en-GB"/>
        </w:rPr>
        <w:t xml:space="preserve"> only </w:t>
      </w:r>
      <w:r w:rsidR="00CD5CAF" w:rsidRPr="004559BC">
        <w:rPr>
          <w:rFonts w:cstheme="minorHAnsi"/>
          <w:bCs/>
          <w:lang w:val="en-GB"/>
        </w:rPr>
        <w:t>refers</w:t>
      </w:r>
      <w:r w:rsidR="00C0198B" w:rsidRPr="004559BC">
        <w:rPr>
          <w:rFonts w:cstheme="minorHAnsi"/>
          <w:bCs/>
          <w:lang w:val="en-GB"/>
        </w:rPr>
        <w:t xml:space="preserve"> to </w:t>
      </w:r>
      <w:r w:rsidR="00217B78" w:rsidRPr="004559BC">
        <w:rPr>
          <w:rFonts w:cstheme="minorHAnsi"/>
          <w:bCs/>
          <w:lang w:val="en-GB"/>
        </w:rPr>
        <w:t xml:space="preserve">maximum </w:t>
      </w:r>
      <w:r w:rsidR="003D6D9B" w:rsidRPr="004559BC">
        <w:rPr>
          <w:rFonts w:cstheme="minorHAnsi"/>
          <w:bCs/>
          <w:lang w:val="en-GB"/>
        </w:rPr>
        <w:t xml:space="preserve">consumption or growth data. </w:t>
      </w:r>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This is </w:t>
      </w:r>
      <w:r w:rsidR="00B52935" w:rsidRPr="004559BC">
        <w:rPr>
          <w:rFonts w:eastAsiaTheme="minorEastAsia" w:cstheme="minorHAnsi"/>
          <w:lang w:val="en-GB"/>
        </w:rPr>
        <w:t xml:space="preserve">more appropriate than correcting </w:t>
      </w:r>
      <w:r w:rsidR="00B52935" w:rsidRPr="00922BEE">
        <w:rPr>
          <w:rFonts w:eastAsiaTheme="minorEastAsia" w:cstheme="minorHAnsi"/>
          <w:lang w:val="en-GB"/>
        </w:rPr>
        <w:t xml:space="preserve">for either variable </w:t>
      </w:r>
      <w:r w:rsidR="002560E8" w:rsidRPr="00922BEE">
        <w:rPr>
          <w:rFonts w:eastAsiaTheme="minorEastAsia" w:cstheme="minorHAnsi"/>
          <w:lang w:val="en-GB"/>
        </w:rPr>
        <w:t xml:space="preserve">if these parameters </w:t>
      </w:r>
      <w:r w:rsidR="000415F7" w:rsidRPr="00922BEE">
        <w:rPr>
          <w:rFonts w:eastAsiaTheme="minorEastAsia" w:cstheme="minorHAnsi"/>
          <w:lang w:val="en-GB"/>
        </w:rPr>
        <w:t xml:space="preserve">(mass-exponent or activation energy) </w:t>
      </w:r>
      <w:r w:rsidR="002560E8" w:rsidRPr="00922BEE">
        <w:rPr>
          <w:rFonts w:eastAsiaTheme="minorEastAsia" w:cstheme="minorHAnsi"/>
          <w:lang w:val="en-GB"/>
        </w:rPr>
        <w:t>are uncertain</w:t>
      </w:r>
      <w:r w:rsidRPr="00922BEE">
        <w:rPr>
          <w:rFonts w:eastAsiaTheme="minorEastAsia" w:cstheme="minorHAnsi"/>
          <w:lang w:val="en-GB"/>
        </w:rPr>
        <w:t xml:space="preserve"> </w:t>
      </w:r>
      <w:r w:rsidR="00116BA5" w:rsidRPr="00922BEE">
        <w:rPr>
          <w:rFonts w:eastAsiaTheme="minorEastAsia" w:cstheme="minorHAnsi"/>
          <w:lang w:val="en-GB"/>
        </w:rPr>
        <w:t>or vary across species</w:t>
      </w:r>
      <w:r w:rsidR="0031058E" w:rsidRPr="00922BEE">
        <w:rPr>
          <w:rFonts w:eastAsiaTheme="minorEastAsia" w:cstheme="minorHAnsi"/>
          <w:lang w:val="en-GB"/>
        </w:rPr>
        <w:t xml:space="preserve"> and taxa</w:t>
      </w:r>
      <w:r w:rsidR="00116BA5" w:rsidRPr="00922BEE">
        <w:rPr>
          <w:rFonts w:eastAsiaTheme="minorEastAsia" w:cstheme="minorHAnsi"/>
          <w:lang w:val="en-GB"/>
        </w:rPr>
        <w:t xml:space="preserve"> </w:t>
      </w:r>
      <w:r w:rsidRPr="00922BEE">
        <w:rPr>
          <w:rFonts w:eastAsiaTheme="minorEastAsia" w:cstheme="minorHAnsi"/>
        </w:rPr>
        <w:fldChar w:fldCharType="begin"/>
      </w:r>
      <w:r w:rsidR="009C66FD" w:rsidRPr="00922BEE">
        <w:rPr>
          <w:rFonts w:eastAsiaTheme="minorEastAsia" w:cstheme="minorHAnsi"/>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922BEE">
        <w:rPr>
          <w:rFonts w:eastAsiaTheme="minorEastAsia" w:cstheme="minorHAnsi"/>
        </w:rPr>
        <w:fldChar w:fldCharType="separate"/>
      </w:r>
      <w:r w:rsidR="009C66FD" w:rsidRPr="00922BEE">
        <w:rPr>
          <w:rFonts w:ascii="Times New Roman" w:cs="Times New Roman"/>
          <w:lang w:val="en-GB"/>
        </w:rPr>
        <w:t xml:space="preserve">(Downs </w:t>
      </w:r>
      <w:r w:rsidR="009C66FD" w:rsidRPr="00922BEE">
        <w:rPr>
          <w:rFonts w:ascii="Times New Roman" w:cs="Times New Roman"/>
          <w:i/>
          <w:iCs/>
          <w:lang w:val="en-GB"/>
        </w:rPr>
        <w:t>et al.</w:t>
      </w:r>
      <w:r w:rsidR="009C66FD" w:rsidRPr="00922BEE">
        <w:rPr>
          <w:rFonts w:ascii="Times New Roman" w:cs="Times New Roman"/>
          <w:lang w:val="en-GB"/>
        </w:rPr>
        <w:t xml:space="preserve"> 2008; Isaac &amp; Carbone 2010)</w:t>
      </w:r>
      <w:r w:rsidRPr="00922BEE">
        <w:rPr>
          <w:rFonts w:eastAsiaTheme="minorEastAsia" w:cstheme="minorHAnsi"/>
        </w:rPr>
        <w:fldChar w:fldCharType="end"/>
      </w:r>
      <w:r w:rsidR="00460F7D" w:rsidRPr="00922BEE">
        <w:rPr>
          <w:rFonts w:eastAsiaTheme="minorEastAsia" w:cstheme="minorHAnsi"/>
          <w:lang w:val="en-GB"/>
        </w:rPr>
        <w:t xml:space="preserve">, and </w:t>
      </w:r>
      <w:r w:rsidR="00D20A76" w:rsidRPr="00922BEE">
        <w:rPr>
          <w:rFonts w:eastAsiaTheme="minorEastAsia" w:cstheme="minorHAnsi"/>
          <w:lang w:val="en-GB"/>
        </w:rPr>
        <w:t>allows estimation</w:t>
      </w:r>
      <w:r w:rsidR="00D20A76" w:rsidRPr="004559BC">
        <w:rPr>
          <w:rFonts w:eastAsiaTheme="minorEastAsia" w:cstheme="minorHAnsi"/>
          <w:lang w:val="en-GB"/>
        </w:rPr>
        <w:t xml:space="preserve"> of </w:t>
      </w:r>
      <w:r w:rsidR="00D20A76" w:rsidRPr="00972C7F">
        <w:rPr>
          <w:rFonts w:eastAsiaTheme="minorEastAsia" w:cstheme="minorHAnsi"/>
          <w:lang w:val="en-GB"/>
        </w:rPr>
        <w:t>size</w:t>
      </w:r>
      <w:r w:rsidR="005F0599" w:rsidRPr="004559BC">
        <w:rPr>
          <w:rFonts w:eastAsiaTheme="minorEastAsia" w:cstheme="minorHAnsi"/>
          <w:lang w:val="en-GB"/>
        </w:rPr>
        <w:t>-</w:t>
      </w:r>
      <w:r w:rsidR="00D20A76" w:rsidRPr="00972C7F">
        <w:rPr>
          <w:rFonts w:eastAsiaTheme="minorEastAsia" w:cstheme="minorHAnsi"/>
          <w:lang w:val="en-GB"/>
        </w:rPr>
        <w:t xml:space="preserve">temperature </w:t>
      </w:r>
      <w:r w:rsidR="0075321E" w:rsidRPr="004559BC">
        <w:rPr>
          <w:rFonts w:eastAsiaTheme="minorEastAsia" w:cstheme="minorHAnsi"/>
          <w:lang w:val="en-GB"/>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rPr>
            <w:rFonts w:ascii="Cambria Math" w:eastAsiaTheme="minorEastAsia" w:hAnsi="Cambria Math" w:cstheme="minorHAnsi"/>
          </w:rPr>
          <m:t>B</m:t>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r w:rsidRPr="00972C7F">
        <w:rPr>
          <w:rFonts w:eastAsiaTheme="minorEastAsia" w:cstheme="minorHAnsi"/>
          <w:lang w:val="en-GB"/>
        </w:rPr>
        <w:t>metabolism or maximum consumption)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A71DE30" w:rsidR="00E74C99" w:rsidRPr="00972C7F" w:rsidRDefault="00CA5CFC"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B</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g</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r w:rsidR="00E74C99" w:rsidRPr="00972C7F">
              <w:rPr>
                <w:rFonts w:eastAsiaTheme="minorEastAsia" w:cstheme="minorHAnsi"/>
                <w:lang w:val="en-GB"/>
              </w:rPr>
              <w:t>,</w:t>
            </w:r>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7D5E8930" w:rsidR="000F1792" w:rsidRPr="00972C7F" w:rsidRDefault="000F1792" w:rsidP="002E3379">
      <w:pPr>
        <w:spacing w:line="480" w:lineRule="auto"/>
        <w:contextualSpacing/>
        <w:jc w:val="both"/>
        <w:rPr>
          <w:rFonts w:eastAsiaTheme="minorEastAsia"/>
          <w:lang w:val="en-GB"/>
        </w:rPr>
      </w:pPr>
      <w:r w:rsidRPr="00972C7F">
        <w:rPr>
          <w:rFonts w:eastAsiaTheme="minorEastAsia" w:cstheme="minorHAnsi"/>
          <w:lang w:val="en-GB"/>
        </w:rPr>
        <w:t xml:space="preserve">which </w:t>
      </w:r>
      <w:r w:rsidRPr="00972C7F">
        <w:rPr>
          <w:rFonts w:eastAsiaTheme="minorEastAsia"/>
          <w:lang w:val="en-GB"/>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Pr="00972C7F" w:rsidRDefault="004D000B" w:rsidP="002E3379">
            <w:pPr>
              <w:spacing w:line="480" w:lineRule="auto"/>
              <w:contextualSpacing/>
              <w:jc w:val="both"/>
              <w:rPr>
                <w:rFonts w:cstheme="minorHAnsi"/>
                <w:bCs/>
                <w:i/>
                <w:iCs/>
                <w:lang w:val="en-GB"/>
              </w:rPr>
            </w:pPr>
          </w:p>
        </w:tc>
        <w:tc>
          <w:tcPr>
            <w:tcW w:w="8099" w:type="dxa"/>
          </w:tcPr>
          <w:p w14:paraId="1E2C62F8" w14:textId="2E1FD056" w:rsidR="004D000B" w:rsidRPr="00972C7F" w:rsidRDefault="004D000B" w:rsidP="002E3379">
            <w:pPr>
              <w:spacing w:line="480" w:lineRule="auto"/>
              <w:contextualSpacing/>
              <w:jc w:val="center"/>
              <w:rPr>
                <w:rFonts w:cstheme="minorHAnsi"/>
                <w:bCs/>
                <w:i/>
                <w:iCs/>
                <w:lang w:val="en-GB"/>
              </w:rPr>
            </w:pPr>
            <m:oMath>
              <m:r>
                <w:rPr>
                  <w:rFonts w:ascii="Cambria Math" w:hAnsi="Cambria Math"/>
                </w:rPr>
                <m:t>G</m:t>
              </m:r>
              <m:r>
                <m:rPr>
                  <m:sty m:val="p"/>
                </m:rPr>
                <w:rPr>
                  <w:rFonts w:ascii="Cambria Math" w:hAnsi="Cambria Math"/>
                  <w:lang w:val="en-GB"/>
                </w:rPr>
                <m:t>=</m:t>
              </m:r>
              <m:sSub>
                <m:sSubPr>
                  <m:ctrlPr>
                    <w:rPr>
                      <w:rFonts w:ascii="Cambria Math" w:hAnsi="Cambria Math"/>
                    </w:rPr>
                  </m:ctrlPr>
                </m:sSubPr>
                <m:e>
                  <m:r>
                    <w:rPr>
                      <w:rFonts w:ascii="Cambria Math" w:hAnsi="Cambria Math"/>
                    </w:rPr>
                    <m:t>g</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r w:rsidRPr="00972C7F">
              <w:rPr>
                <w:rFonts w:eastAsiaTheme="minorEastAsia" w:cstheme="minorHAnsi"/>
                <w:i/>
                <w:lang w:val="en-GB"/>
              </w:rPr>
              <w:t>,</w:t>
            </w:r>
          </w:p>
        </w:tc>
        <w:tc>
          <w:tcPr>
            <w:tcW w:w="496" w:type="dxa"/>
          </w:tcPr>
          <w:p w14:paraId="27DD8C40" w14:textId="6F8F032F" w:rsidR="004D000B" w:rsidRDefault="00A420C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2</w:t>
            </w:r>
            <w:r w:rsidRPr="00093C2D">
              <w:rPr>
                <w:rFonts w:eastAsiaTheme="minorEastAsia"/>
              </w:rPr>
              <w:t>)</w:t>
            </w:r>
          </w:p>
        </w:tc>
      </w:tr>
    </w:tbl>
    <w:p w14:paraId="00E53059" w14:textId="77777777" w:rsidR="001E1EDC" w:rsidRDefault="000F1792" w:rsidP="002E3379">
      <w:pPr>
        <w:spacing w:line="480" w:lineRule="auto"/>
        <w:contextualSpacing/>
        <w:jc w:val="both"/>
        <w:rPr>
          <w:rFonts w:eastAsiaTheme="minorEastAsia" w:cstheme="minorHAnsi"/>
          <w:bCs/>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mass-scaling exponent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 </w:t>
      </w:r>
      <m:oMath>
        <m:r>
          <w:rPr>
            <w:rFonts w:ascii="Cambria Math" w:eastAsiaTheme="minorEastAsia" w:hAnsi="Cambria Math" w:cstheme="minorHAnsi"/>
          </w:rPr>
          <m:t>E</m:t>
        </m:r>
      </m:oMath>
      <w:r w:rsidRPr="00972C7F">
        <w:rPr>
          <w:rFonts w:eastAsiaTheme="minorEastAsia" w:cstheme="minorHAnsi"/>
          <w:bCs/>
          <w:lang w:val="en-GB"/>
        </w:rPr>
        <w:t xml:space="preserve"> is the activation energy, and </w:t>
      </w:r>
      <m:oMath>
        <m:r>
          <w:rPr>
            <w:rFonts w:ascii="Cambria Math" w:eastAsiaTheme="minorEastAsia" w:hAnsi="Cambria Math" w:cstheme="minorHAnsi"/>
          </w:rPr>
          <m:t>k</m:t>
        </m:r>
      </m:oMath>
      <w:r w:rsidRPr="00972C7F">
        <w:rPr>
          <w:rFonts w:eastAsiaTheme="minorEastAsia" w:cstheme="minorHAnsi"/>
          <w:bCs/>
          <w:lang w:val="en-GB"/>
        </w:rPr>
        <w:t xml:space="preserve"> is Boltzmann’s constant in </w:t>
      </w:r>
      <m:oMath>
        <m:r>
          <m:rPr>
            <m:sty m:val="p"/>
          </m:rPr>
          <w:rPr>
            <w:rFonts w:ascii="Cambria Math" w:eastAsiaTheme="minorEastAsia" w:hAnsi="Cambria Math" w:cstheme="minorHAnsi"/>
            <w:lang w:val="en-GB"/>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w:rPr>
                <w:rFonts w:ascii="Cambria Math" w:eastAsiaTheme="minorEastAsia" w:hAnsi="Cambria Math" w:cstheme="minorHAnsi"/>
                <w:lang w:val="en-GB"/>
              </w:rPr>
              <m:t>-1</m:t>
            </m:r>
          </m:sup>
        </m:sSup>
      </m:oMath>
      <w:r w:rsidRPr="00972C7F">
        <w:rPr>
          <w:rFonts w:eastAsiaTheme="minorEastAsia" w:cstheme="minorHAnsi"/>
          <w:bCs/>
          <w:lang w:val="en-GB"/>
        </w:rPr>
        <w:t xml:space="preserve"> (</w:t>
      </w:r>
      <m:oMath>
        <m:r>
          <w:rPr>
            <w:rFonts w:ascii="Cambria Math" w:eastAsiaTheme="minorEastAsia" w:hAnsi="Cambria Math" w:cstheme="minorHAnsi"/>
            <w:lang w:val="en-GB"/>
          </w:rPr>
          <m:t>=8.617×</m:t>
        </m:r>
        <m:sSup>
          <m:sSupPr>
            <m:ctrlPr>
              <w:rPr>
                <w:rFonts w:ascii="Cambria Math" w:eastAsiaTheme="minorEastAsia" w:hAnsi="Cambria Math" w:cstheme="minorHAnsi"/>
                <w:bCs/>
                <w:i/>
              </w:rPr>
            </m:ctrlPr>
          </m:sSupPr>
          <m:e>
            <m:r>
              <w:rPr>
                <w:rFonts w:ascii="Cambria Math" w:eastAsiaTheme="minorEastAsia" w:hAnsi="Cambria Math" w:cstheme="minorHAnsi"/>
                <w:lang w:val="en-GB"/>
              </w:rPr>
              <m:t>10</m:t>
            </m:r>
          </m:e>
          <m:sup>
            <m:r>
              <w:rPr>
                <w:rFonts w:ascii="Cambria Math" w:eastAsiaTheme="minorEastAsia" w:hAnsi="Cambria Math" w:cstheme="minorHAnsi"/>
                <w:lang w:val="en-GB"/>
              </w:rPr>
              <m:t>-5</m:t>
            </m:r>
          </m:sup>
        </m:sSup>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m:rPr>
                <m:sty m:val="p"/>
              </m:rPr>
              <w:rPr>
                <w:rFonts w:ascii="Cambria Math" w:eastAsiaTheme="minorEastAsia" w:hAnsi="Cambria Math" w:cstheme="minorHAnsi"/>
                <w:lang w:val="en-GB"/>
              </w:rPr>
              <m:t>-1</m:t>
            </m:r>
          </m:sup>
        </m:sSup>
      </m:oMath>
      <w:r w:rsidRPr="00972C7F">
        <w:rPr>
          <w:rFonts w:eastAsiaTheme="minorEastAsia" w:cstheme="minorHAnsi"/>
          <w:bCs/>
          <w:lang w:val="en-GB"/>
        </w:rPr>
        <w:t xml:space="preserve">). </w:t>
      </w:r>
    </w:p>
    <w:p w14:paraId="7A33183A" w14:textId="63576745"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With such grouping in the models</w:t>
      </w:r>
      <w:r w:rsidR="00606C77" w:rsidRPr="006E48B8">
        <w:rPr>
          <w:rFonts w:cstheme="minorHAnsi"/>
          <w:bCs/>
          <w:lang w:val="en-GB"/>
        </w:rPr>
        <w:t>, the species-varying coefficients are estimated with shrinkage, which 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 xml:space="preserve">in species with small samples sizes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The full model with uncorrelated species-varying inte</w:t>
      </w:r>
      <w:r w:rsidR="000F1792" w:rsidRPr="00972C7F">
        <w:rPr>
          <w:rFonts w:cstheme="minorHAnsi"/>
          <w:bCs/>
          <w:lang w:val="en-GB"/>
        </w:rPr>
        <w:t>rcepts</w:t>
      </w:r>
      <w:r w:rsidR="007343AC" w:rsidRPr="00972C7F">
        <w:rPr>
          <w:rFonts w:cstheme="minorHAnsi"/>
          <w:bCs/>
          <w:lang w:val="en-GB"/>
        </w:rPr>
        <w:t>,</w:t>
      </w:r>
      <w:r w:rsidR="000F1792" w:rsidRPr="00972C7F">
        <w:rPr>
          <w:rFonts w:cstheme="minorHAnsi"/>
          <w:bCs/>
          <w:lang w:val="en-GB"/>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tc>
          <w:tcPr>
            <w:tcW w:w="8099" w:type="dxa"/>
          </w:tcPr>
          <w:p w14:paraId="4949BE2D" w14:textId="45F5B231" w:rsidR="00815BFC" w:rsidRPr="004D000B" w:rsidRDefault="00CA5CFC"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28568314" w:rsidR="00815BFC" w:rsidRDefault="00CA5CFC"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CA5CFC"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0E47F020"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th observation of the natural log of the rate (growth, metabolism or consumption)</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972C7F">
        <w:rPr>
          <w:rFonts w:eastAsiaTheme="minorEastAsia" w:cstheme="minorHAnsi"/>
          <w:lang w:val="en-GB"/>
        </w:rPr>
        <w:t xml:space="preserve"> is the </w:t>
      </w:r>
      <w:r w:rsidR="002F5F2E" w:rsidRPr="004559BC">
        <w:rPr>
          <w:rFonts w:eastAsiaTheme="minorEastAsia" w:cstheme="minorHAnsi"/>
          <w:lang w:val="en-GB"/>
        </w:rPr>
        <w:t xml:space="preserve">mean centered (not by species) </w:t>
      </w:r>
      <w:r w:rsidR="000453E2" w:rsidRPr="00972C7F">
        <w:rPr>
          <w:rFonts w:eastAsiaTheme="minorEastAsia" w:cstheme="minorHAnsi"/>
          <w:iCs/>
          <w:lang w:val="en-GB"/>
        </w:rPr>
        <w:t>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16"/>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1467B6">
        <w:rPr>
          <w:rFonts w:eastAsiaTheme="minorEastAsia" w:cstheme="minorHAnsi"/>
          <w:iCs/>
          <w:lang w:val="en-GB"/>
        </w:rPr>
        <w:t>)</w:t>
      </w:r>
      <w:r w:rsidR="00043D6F" w:rsidRPr="00972C7F">
        <w:rPr>
          <w:rFonts w:eastAsiaTheme="minorEastAsia" w:cstheme="minorHAnsi"/>
          <w:iCs/>
          <w:lang w:val="en-GB"/>
        </w:rPr>
        <w:t xml:space="preserve">, </w:t>
      </w:r>
      <w:commentRangeEnd w:id="16"/>
      <w:r w:rsidR="004D410B">
        <w:rPr>
          <w:rStyle w:val="CommentReference"/>
        </w:rPr>
        <w:commentReference w:id="16"/>
      </w:r>
      <w:r w:rsidR="00392D42"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92D42" w:rsidRPr="00972C7F">
        <w:rPr>
          <w:rFonts w:eastAsiaTheme="minorEastAsia" w:cstheme="minorHAnsi"/>
          <w:lang w:val="en-GB"/>
        </w:rPr>
        <w:t xml:space="preserve"> </w:t>
      </w:r>
      <w:r w:rsidR="006A6EFB" w:rsidRPr="004559BC">
        <w:rPr>
          <w:rFonts w:eastAsiaTheme="minorEastAsia" w:cstheme="minorHAnsi"/>
          <w:lang w:val="en-GB"/>
        </w:rPr>
        <w:t xml:space="preserve">is </w:t>
      </w:r>
      <w:r w:rsidR="009B66A2" w:rsidRPr="004559BC">
        <w:rPr>
          <w:rFonts w:eastAsiaTheme="minorEastAsia" w:cstheme="minorHAnsi"/>
          <w:lang w:val="en-GB"/>
        </w:rPr>
        <w:t xml:space="preserve">mean-centered Arrhenius </w:t>
      </w:r>
      <w:r w:rsidR="00392D42" w:rsidRPr="00972C7F">
        <w:rPr>
          <w:rFonts w:eastAsiaTheme="minorEastAsia" w:cstheme="minorHAnsi"/>
          <w:iCs/>
          <w:lang w:val="en-GB"/>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lang w:val="en-GB"/>
          </w:rPr>
          <m:t>1/</m:t>
        </m:r>
        <m:r>
          <w:rPr>
            <w:rFonts w:ascii="Cambria Math" w:eastAsiaTheme="minorEastAsia" w:hAnsi="Cambria Math" w:cstheme="minorHAnsi"/>
          </w:rPr>
          <m:t>kT</m:t>
        </m:r>
      </m:oMath>
      <w:r w:rsidR="008140A9" w:rsidRPr="00972C7F">
        <w:rPr>
          <w:rFonts w:eastAsiaTheme="minorEastAsia" w:cstheme="minorHAnsi"/>
          <w:lang w:val="en-GB"/>
        </w:rPr>
        <w:t>in</w:t>
      </w:r>
      <w:r w:rsidR="00160070" w:rsidRPr="004559BC">
        <w:rPr>
          <w:rFonts w:eastAsiaTheme="minorEastAsia" w:cstheme="minorHAnsi"/>
          <w:bCs/>
          <w:iCs/>
          <w:lang w:val="en-GB"/>
        </w:rPr>
        <w:t xml:space="preserve"> </w:t>
      </w:r>
      <w:r w:rsidR="00FD7F08" w:rsidRPr="004559BC">
        <w:rPr>
          <w:rFonts w:eastAsiaTheme="minorEastAsia" w:cstheme="minorHAnsi"/>
          <w:bCs/>
          <w:iCs/>
          <w:lang w:val="en-GB"/>
        </w:rPr>
        <w:t xml:space="preserve">unit </w:t>
      </w:r>
      <m:oMath>
        <m:sSup>
          <m:sSupPr>
            <m:ctrlPr>
              <w:rPr>
                <w:rFonts w:ascii="Cambria Math" w:eastAsiaTheme="minorEastAsia" w:hAnsi="Cambria Math" w:cstheme="minorHAnsi"/>
                <w:i/>
                <w:lang w:val="en-GB"/>
              </w:rPr>
            </m:ctrlPr>
          </m:sSupPr>
          <m:e>
            <m:r>
              <m:rPr>
                <m:sty m:val="p"/>
              </m:rPr>
              <w:rPr>
                <w:rFonts w:ascii="Cambria Math" w:eastAsiaTheme="minorEastAsia" w:hAnsi="Cambria Math" w:cstheme="minorHAnsi"/>
                <w:lang w:val="en-GB"/>
              </w:rPr>
              <m:t>eV</m:t>
            </m:r>
          </m:e>
          <m:sup>
            <m:r>
              <w:rPr>
                <w:rFonts w:ascii="Cambria Math" w:eastAsiaTheme="minorEastAsia" w:hAnsi="Cambria Math" w:cstheme="minorHAnsi"/>
                <w:lang w:val="en-GB"/>
              </w:rPr>
              <m:t>-1</m:t>
            </m:r>
          </m:sup>
        </m:sSup>
      </m:oMath>
      <w:r w:rsidR="00A77A84" w:rsidRPr="004559BC">
        <w:rPr>
          <w:rFonts w:eastAsiaTheme="minorEastAsia" w:cstheme="minorHAnsi"/>
          <w:lang w:val="en-GB"/>
        </w:rPr>
        <w:t>)</w:t>
      </w:r>
      <w:r w:rsidR="00301650" w:rsidRPr="004559BC">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r w:rsidR="00EA2053" w:rsidRPr="00972C7F">
        <w:rPr>
          <w:rFonts w:eastAsiaTheme="minorEastAsia" w:cstheme="minorHAnsi"/>
          <w:lang w:val="en-GB"/>
        </w:rPr>
        <w:t xml:space="preserve">For </w:t>
      </w:r>
      <w:r w:rsidR="00D72FCE" w:rsidRPr="004559BC">
        <w:rPr>
          <w:rFonts w:eastAsiaTheme="minorEastAsia" w:cstheme="minorHAnsi"/>
          <w:lang w:val="en-GB"/>
        </w:rPr>
        <w:t xml:space="preserve">metabolism and maximum consumption rates,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D72FCE" w:rsidRPr="004559BC">
        <w:rPr>
          <w:rFonts w:eastAsiaTheme="minorEastAsia" w:cstheme="minorHAnsi"/>
          <w:lang w:val="en-GB"/>
        </w:rPr>
        <w:t xml:space="preserve"> is mass in </w:t>
      </w:r>
      <m:oMath>
        <m:r>
          <m:rPr>
            <m:sty m:val="p"/>
          </m:rPr>
          <w:rPr>
            <w:rFonts w:ascii="Cambria Math" w:eastAsiaTheme="minorEastAsia" w:hAnsi="Cambria Math" w:cstheme="minorHAnsi"/>
            <w:lang w:val="en-GB"/>
          </w:rPr>
          <m:t>g</m:t>
        </m:r>
      </m:oMath>
      <w:r w:rsidR="00D72FCE" w:rsidRPr="004559BC">
        <w:rPr>
          <w:rFonts w:eastAsiaTheme="minorEastAsia" w:cstheme="minorHAnsi"/>
          <w:lang w:val="en-GB"/>
        </w:rPr>
        <w:t xml:space="preserve">, whereas 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r w:rsidR="0012193E">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Pr>
          <w:rFonts w:eastAsiaTheme="minorEastAsia" w:cstheme="minorHAnsi"/>
          <w:lang w:val="en-GB"/>
        </w:rPr>
        <w:t>)</w:t>
      </w:r>
      <w:r w:rsidR="00332743" w:rsidRPr="00972C7F">
        <w:rPr>
          <w:rFonts w:eastAsiaTheme="minorEastAsia" w:cstheme="minorHAnsi"/>
          <w:lang w:val="en-GB"/>
        </w:rPr>
        <w:t xml:space="preserve"> of the growth experiment</w:t>
      </w:r>
      <w:r w:rsidR="002A1AB5" w:rsidRPr="00972C7F">
        <w:rPr>
          <w:rFonts w:eastAsiaTheme="minorEastAsia" w:cstheme="minorHAnsi"/>
          <w:lang w:val="en-GB"/>
        </w:rPr>
        <w:t xml:space="preserve">, </w:t>
      </w:r>
      <w:r w:rsidR="001F5860" w:rsidRPr="004559BC">
        <w:rPr>
          <w:rFonts w:eastAsiaTheme="minorEastAsia" w:cstheme="minorHAnsi"/>
          <w:lang w:val="en-GB"/>
        </w:rPr>
        <w:t>or the size-class</w:t>
      </w:r>
      <w:r w:rsidR="0012193E" w:rsidRPr="004559BC">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sidRPr="004559BC">
        <w:rPr>
          <w:rFonts w:eastAsiaTheme="minorEastAsia" w:cstheme="minorHAnsi"/>
          <w:lang w:val="en-GB"/>
        </w:rPr>
        <w:t>)</w:t>
      </w:r>
      <w:r w:rsidR="00D81D2E" w:rsidRPr="004559BC">
        <w:rPr>
          <w:rFonts w:eastAsiaTheme="minorEastAsia" w:cstheme="minorHAnsi"/>
          <w:lang w:val="en-GB"/>
        </w:rPr>
        <w:t>, as defined by the authors</w:t>
      </w:r>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expressed as</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rates </w:t>
      </w:r>
      <w:r w:rsidR="00A73162" w:rsidRPr="00972C7F">
        <w:rPr>
          <w:rFonts w:eastAsiaTheme="minorEastAsia" w:cstheme="minorHAnsi"/>
          <w:lang w:val="en-GB"/>
        </w:rPr>
        <w:t xml:space="preserve">as </w:t>
      </w:r>
      <w:r w:rsidR="00C3761E" w:rsidRPr="00972C7F">
        <w:rPr>
          <w:rFonts w:eastAsiaTheme="minorEastAsia" w:cstheme="minorHAnsi"/>
          <w:iCs/>
          <w:lang w:val="en-GB"/>
        </w:rPr>
        <w:t xml:space="preserve">unit </w:t>
      </w:r>
      <m:oMath>
        <m:r>
          <m:rPr>
            <m:sty m:val="p"/>
          </m:rPr>
          <w:rPr>
            <w:rFonts w:ascii="Cambria Math" w:eastAsiaTheme="minorEastAsia" w:hAnsi="Cambria Math" w:cstheme="minorHAnsi"/>
            <w:lang w:val="en-GB"/>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m:oMath>
        <m:r>
          <m:rPr>
            <m:sty m:val="p"/>
          </m:rPr>
          <w:rPr>
            <w:rFonts w:ascii="Cambria Math" w:eastAsiaTheme="minorEastAsia" w:hAnsi="Cambria Math" w:cstheme="minorHAnsi"/>
            <w:lang w:val="en-GB"/>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55%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72C7F">
        <w:rPr>
          <w:rFonts w:eastAsiaTheme="minorEastAsia" w:cstheme="minorHAnsi"/>
          <w:bCs/>
          <w:iCs/>
          <w:lang w:val="en-GB"/>
        </w:rPr>
        <w:t>45%</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We accounted for potential differences between these metabolic rate measurements by using a random species effect and a single experiment/dataset per species</w:t>
      </w:r>
      <w:r w:rsidR="00E32A50" w:rsidRPr="004559BC">
        <w:rPr>
          <w:lang w:val="en-GB"/>
        </w:rPr>
        <w:t xml:space="preserve">. </w:t>
      </w:r>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3F598DE6" w:rsidR="00393765" w:rsidRPr="004559BC" w:rsidRDefault="00393765" w:rsidP="002E3379">
      <w:pPr>
        <w:spacing w:line="480" w:lineRule="auto"/>
        <w:contextualSpacing/>
        <w:jc w:val="both"/>
        <w:rPr>
          <w:rFonts w:cstheme="minorHAnsi"/>
          <w:bCs/>
          <w:i/>
          <w:iCs/>
          <w:lang w:val="en-GB"/>
        </w:rPr>
      </w:pPr>
      <w:r w:rsidRPr="004559BC">
        <w:rPr>
          <w:rFonts w:cstheme="minorHAnsi"/>
          <w:bCs/>
          <w:i/>
          <w:iCs/>
          <w:lang w:val="en-GB"/>
        </w:rPr>
        <w:t>Mass- and temperature s</w:t>
      </w:r>
      <w:r w:rsidRPr="00972C7F">
        <w:rPr>
          <w:rFonts w:cstheme="minorHAnsi"/>
          <w:bCs/>
          <w:i/>
          <w:iCs/>
          <w:lang w:val="en-GB"/>
        </w:rPr>
        <w:t>caling 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optimum </w:t>
      </w:r>
      <w:r w:rsidRPr="00972C7F">
        <w:rPr>
          <w:rFonts w:cstheme="minorHAnsi"/>
          <w:bCs/>
          <w:i/>
          <w:iCs/>
          <w:lang w:val="en-GB"/>
        </w:rPr>
        <w:t>temperature</w:t>
      </w:r>
      <w:r w:rsidRPr="004559BC">
        <w:rPr>
          <w:rFonts w:cstheme="minorHAnsi"/>
          <w:bCs/>
          <w:i/>
          <w:iCs/>
          <w:lang w:val="en-GB"/>
        </w:rPr>
        <w:t>s</w:t>
      </w:r>
    </w:p>
    <w:p w14:paraId="4C1C47D6" w14:textId="6BC7DAAD"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are </w:t>
      </w:r>
      <w:r w:rsidR="00B7284D" w:rsidRPr="004559BC">
        <w:rPr>
          <w:rFonts w:cstheme="minorHAnsi"/>
          <w:bCs/>
          <w:lang w:val="en-GB"/>
        </w:rPr>
        <w:t>unimodal over a large enough thermal range</w:t>
      </w:r>
      <w:r w:rsidR="00540906" w:rsidRPr="004559BC">
        <w:rPr>
          <w:rFonts w:cstheme="minorHAnsi"/>
          <w:bCs/>
          <w:lang w:val="en-GB"/>
        </w:rPr>
        <w:t>, and we refer to the temperature where these rates are maximized as optimum temperature</w:t>
      </w:r>
      <w:r w:rsidR="004C72E7" w:rsidRPr="004559BC">
        <w:rPr>
          <w:rFonts w:cstheme="minorHAnsi"/>
          <w:bCs/>
          <w:lang w:val="en-GB"/>
        </w:rPr>
        <w:t xml:space="preserve"> </w:t>
      </w:r>
      <w:r w:rsidR="004C72E7">
        <w:rPr>
          <w:rFonts w:cstheme="minorHAnsi"/>
          <w:bCs/>
        </w:rPr>
        <w:fldChar w:fldCharType="begin"/>
      </w:r>
      <w:r w:rsidR="004C72E7" w:rsidRPr="00972C7F">
        <w:rPr>
          <w:rFonts w:cstheme="minorHAnsi"/>
          <w:bCs/>
          <w:lang w:val="en-GB"/>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sidRPr="004559BC">
        <w:rPr>
          <w:rFonts w:cstheme="minorHAnsi"/>
          <w:bCs/>
          <w:lang w:val="en-GB"/>
        </w:rPr>
        <w:t>.</w:t>
      </w:r>
      <w:r w:rsidR="000C7153" w:rsidRPr="004559BC">
        <w:rPr>
          <w:rFonts w:cstheme="minorHAnsi"/>
          <w:bCs/>
          <w:lang w:val="en-GB"/>
        </w:rPr>
        <w:t xml:space="preserve"> </w:t>
      </w:r>
      <w:r w:rsidR="00B7284D" w:rsidRPr="004559BC">
        <w:rPr>
          <w:rFonts w:cstheme="minorHAnsi"/>
          <w:bCs/>
          <w:lang w:val="en-GB"/>
        </w:rPr>
        <w:t xml:space="preserve">To evaluate the intraspecific unimodal scaling of these rates, </w:t>
      </w:r>
      <w:r w:rsidR="004B1C6B" w:rsidRPr="00972C7F">
        <w:rPr>
          <w:rFonts w:cstheme="minorHAnsi"/>
          <w:bCs/>
          <w:lang w:val="en-GB"/>
        </w:rPr>
        <w:t xml:space="preserve">we </w:t>
      </w:r>
      <w:r w:rsidR="008969C6" w:rsidRPr="00972C7F">
        <w:rPr>
          <w:rFonts w:cstheme="minorHAnsi"/>
          <w:bCs/>
          <w:lang w:val="en-GB"/>
        </w:rPr>
        <w:t xml:space="preserve">fit </w:t>
      </w:r>
      <w:r w:rsidR="00E12C32" w:rsidRPr="004559BC">
        <w:rPr>
          <w:rFonts w:cstheme="minorHAnsi"/>
          <w:bCs/>
          <w:lang w:val="en-GB"/>
        </w:rPr>
        <w:t>quadratic</w:t>
      </w:r>
      <w:r w:rsidR="008969C6" w:rsidRPr="00972C7F">
        <w:rPr>
          <w:rFonts w:cstheme="minorHAnsi"/>
          <w:bCs/>
          <w:lang w:val="en-GB"/>
        </w:rPr>
        <w:t xml:space="preserve"> models</w:t>
      </w:r>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 temperature at which the rate is maximized</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r w:rsidR="006F3C8F" w:rsidRPr="00972C7F">
        <w:rPr>
          <w:rFonts w:cstheme="minorHAnsi"/>
          <w:bCs/>
          <w:lang w:val="en-GB"/>
        </w:rPr>
        <w:t xml:space="preserve">by </w:t>
      </w:r>
      <w:r w:rsidR="00016F9F" w:rsidRPr="00972C7F">
        <w:rPr>
          <w:rFonts w:cstheme="minorHAnsi"/>
          <w:bCs/>
          <w:lang w:val="en-GB"/>
        </w:rPr>
        <w:t>species</w:t>
      </w:r>
      <w:r w:rsidR="005106E3" w:rsidRPr="00972C7F">
        <w:rPr>
          <w:rFonts w:cstheme="minorHAnsi"/>
          <w:bCs/>
          <w:lang w:val="en-GB"/>
        </w:rPr>
        <w:t xml:space="preserve"> without any </w:t>
      </w:r>
      <w:r w:rsidR="00272C73" w:rsidRPr="00972C7F">
        <w:rPr>
          <w:rFonts w:cstheme="minorHAnsi"/>
          <w:bCs/>
          <w:lang w:val="en-GB"/>
        </w:rPr>
        <w:t>hierarchical</w:t>
      </w:r>
      <w:r w:rsidR="005106E3" w:rsidRPr="00972C7F">
        <w:rPr>
          <w:rFonts w:cstheme="minorHAnsi"/>
          <w:bCs/>
          <w:lang w:val="en-GB"/>
        </w:rPr>
        <w:t xml:space="preserve"> structure accounting for species variation</w:t>
      </w:r>
      <w:r w:rsidR="00016F9F" w:rsidRPr="00972C7F">
        <w:rPr>
          <w:rFonts w:cstheme="minorHAnsi"/>
          <w:bCs/>
          <w:lang w:val="en-GB"/>
        </w:rPr>
        <w:t>.</w:t>
      </w:r>
      <w:r w:rsidR="005C5ACF" w:rsidRPr="00972C7F">
        <w:rPr>
          <w:rFonts w:cstheme="minorHAnsi"/>
          <w:bCs/>
          <w:lang w:val="en-GB"/>
        </w:rPr>
        <w:t xml:space="preserve"> </w:t>
      </w:r>
      <w:r w:rsidR="00D634C2" w:rsidRPr="00972C7F">
        <w:rPr>
          <w:rFonts w:cstheme="minorHAnsi"/>
          <w:bCs/>
          <w:lang w:val="en-GB"/>
        </w:rPr>
        <w:t xml:space="preserve">This was </w:t>
      </w:r>
      <w:r w:rsidR="00A50B48" w:rsidRPr="00972C7F">
        <w:rPr>
          <w:rFonts w:cstheme="minorHAnsi"/>
          <w:bCs/>
          <w:lang w:val="en-GB"/>
        </w:rPr>
        <w:t xml:space="preserve">due to the </w:t>
      </w:r>
      <w:r w:rsidR="00E123AE" w:rsidRPr="00972C7F">
        <w:rPr>
          <w:rFonts w:cstheme="minorHAnsi"/>
          <w:bCs/>
          <w:lang w:val="en-GB"/>
        </w:rPr>
        <w:t>difficulty of</w:t>
      </w:r>
      <w:r w:rsidR="00E4535B" w:rsidRPr="00972C7F">
        <w:rPr>
          <w:rFonts w:cstheme="minorHAnsi"/>
          <w:bCs/>
          <w:lang w:val="en-GB"/>
        </w:rPr>
        <w:t xml:space="preserve"> </w:t>
      </w:r>
      <w:r w:rsidR="005F67A7" w:rsidRPr="00972C7F">
        <w:rPr>
          <w:rFonts w:cstheme="minorHAnsi"/>
          <w:bCs/>
          <w:lang w:val="en-GB"/>
        </w:rPr>
        <w:t>standardizing</w:t>
      </w:r>
      <w:r w:rsidR="009F3CC0" w:rsidRPr="00972C7F">
        <w:rPr>
          <w:rFonts w:cstheme="minorHAnsi"/>
          <w:bCs/>
          <w:lang w:val="en-GB"/>
        </w:rPr>
        <w:t xml:space="preserve"> </w:t>
      </w:r>
      <w:r w:rsidR="005D711D" w:rsidRPr="004559BC">
        <w:rPr>
          <w:rFonts w:cstheme="minorHAnsi"/>
          <w:bCs/>
          <w:lang w:val="en-GB"/>
        </w:rPr>
        <w:t xml:space="preserve">thermal response curves </w:t>
      </w:r>
      <w:r w:rsidR="005D5407" w:rsidRPr="00972C7F">
        <w:rPr>
          <w:rFonts w:cstheme="minorHAnsi"/>
          <w:bCs/>
          <w:lang w:val="en-GB"/>
        </w:rPr>
        <w:t>to a common scale</w:t>
      </w:r>
      <w:r w:rsidR="003570FB" w:rsidRPr="00972C7F">
        <w:rPr>
          <w:rFonts w:cstheme="minorHAnsi"/>
          <w:bCs/>
          <w:lang w:val="en-GB"/>
        </w:rPr>
        <w:t>,</w:t>
      </w:r>
      <w:r w:rsidR="005D5407" w:rsidRPr="00972C7F">
        <w:rPr>
          <w:rFonts w:cstheme="minorHAnsi"/>
          <w:bCs/>
          <w:lang w:val="en-GB"/>
        </w:rPr>
        <w:t xml:space="preserve"> </w:t>
      </w:r>
      <w:r w:rsidR="00A06C75" w:rsidRPr="00972C7F">
        <w:rPr>
          <w:rFonts w:cstheme="minorHAnsi"/>
          <w:bCs/>
          <w:lang w:val="en-GB"/>
        </w:rPr>
        <w:t xml:space="preserve">as species have different </w:t>
      </w:r>
      <w:r w:rsidR="0092532C" w:rsidRPr="00972C7F">
        <w:rPr>
          <w:rFonts w:cstheme="minorHAnsi"/>
          <w:bCs/>
          <w:lang w:val="en-GB"/>
        </w:rPr>
        <w:lastRenderedPageBreak/>
        <w:t xml:space="preserve">consumptions rates </w:t>
      </w:r>
      <w:r w:rsidR="00A06C75" w:rsidRPr="00972C7F">
        <w:rPr>
          <w:rFonts w:cstheme="minorHAnsi"/>
          <w:bCs/>
          <w:lang w:val="en-GB"/>
        </w:rPr>
        <w:t>at optimu</w:t>
      </w:r>
      <w:r w:rsidR="000C60C8" w:rsidRPr="00972C7F">
        <w:rPr>
          <w:rFonts w:cstheme="minorHAnsi"/>
          <w:bCs/>
          <w:lang w:val="en-GB"/>
        </w:rPr>
        <w:t>m</w:t>
      </w:r>
      <w:r w:rsidR="00B474B6" w:rsidRPr="00972C7F">
        <w:rPr>
          <w:rFonts w:cstheme="minorHAnsi"/>
          <w:bCs/>
          <w:lang w:val="en-GB"/>
        </w:rPr>
        <w:t xml:space="preserve"> temperature</w:t>
      </w:r>
      <w:r w:rsidR="00A06C75" w:rsidRPr="00972C7F">
        <w:rPr>
          <w:rFonts w:cstheme="minorHAnsi"/>
          <w:bCs/>
          <w:lang w:val="en-GB"/>
        </w:rPr>
        <w:t xml:space="preserve">, different </w:t>
      </w:r>
      <w:r w:rsidR="00704622" w:rsidRPr="00972C7F">
        <w:rPr>
          <w:rFonts w:cstheme="minorHAnsi"/>
          <w:bCs/>
          <w:lang w:val="en-GB"/>
        </w:rPr>
        <w:t xml:space="preserve">widths of the thermal performance curves </w:t>
      </w:r>
      <w:r w:rsidR="00217EF5" w:rsidRPr="00972C7F">
        <w:rPr>
          <w:rFonts w:cstheme="minorHAnsi"/>
          <w:bCs/>
          <w:lang w:val="en-GB"/>
        </w:rPr>
        <w:t xml:space="preserve">and different optimum temperatures. </w:t>
      </w:r>
      <w:r w:rsidR="00354D8E" w:rsidRPr="00972C7F">
        <w:rPr>
          <w:rFonts w:cstheme="minorHAnsi"/>
          <w:bCs/>
          <w:lang w:val="en-GB"/>
        </w:rPr>
        <w:t xml:space="preserve">By fitting models by species, we thus </w:t>
      </w:r>
      <w:r w:rsidR="00626FF1" w:rsidRPr="00972C7F">
        <w:rPr>
          <w:rFonts w:cstheme="minorHAnsi"/>
          <w:bCs/>
          <w:lang w:val="en-GB"/>
        </w:rPr>
        <w:t xml:space="preserve">avoid </w:t>
      </w:r>
      <w:r w:rsidR="00B61AA6" w:rsidRPr="00972C7F">
        <w:rPr>
          <w:rFonts w:cstheme="minorHAnsi"/>
          <w:bCs/>
          <w:lang w:val="en-GB"/>
        </w:rPr>
        <w:t xml:space="preserve">the risk </w:t>
      </w:r>
      <w:r w:rsidR="00AC1339" w:rsidRPr="00972C7F">
        <w:rPr>
          <w:rFonts w:cstheme="minorHAnsi"/>
          <w:bCs/>
          <w:lang w:val="en-GB"/>
        </w:rPr>
        <w:t xml:space="preserve">of removing </w:t>
      </w:r>
      <w:r w:rsidR="00B436BC" w:rsidRPr="00972C7F">
        <w:rPr>
          <w:rFonts w:cstheme="minorHAnsi"/>
          <w:bCs/>
          <w:lang w:val="en-GB"/>
        </w:rPr>
        <w:t>true effects</w:t>
      </w:r>
      <w:r w:rsidR="00351731" w:rsidRPr="004559BC">
        <w:rPr>
          <w:rFonts w:cstheme="minorHAnsi"/>
          <w:bCs/>
          <w:lang w:val="en-GB"/>
        </w:rPr>
        <w:t xml:space="preserve"> by pooling data</w:t>
      </w:r>
      <w:r w:rsidR="001F0B71" w:rsidRPr="00972C7F">
        <w:rPr>
          <w:rFonts w:cstheme="minorHAnsi"/>
          <w:bCs/>
          <w:lang w:val="en-GB"/>
        </w:rPr>
        <w:t xml:space="preserve">, at the cost of </w:t>
      </w:r>
      <w:r w:rsidR="001C2C66" w:rsidRPr="00972C7F">
        <w:rPr>
          <w:rFonts w:cstheme="minorHAnsi"/>
          <w:bCs/>
          <w:lang w:val="en-GB"/>
        </w:rPr>
        <w:t xml:space="preserve">losing </w:t>
      </w:r>
      <w:r w:rsidR="00090D73" w:rsidRPr="00972C7F">
        <w:rPr>
          <w:rFonts w:cstheme="minorHAnsi"/>
          <w:bCs/>
          <w:lang w:val="en-GB"/>
        </w:rPr>
        <w:t xml:space="preserve">the </w:t>
      </w:r>
      <w:r w:rsidR="004B6B51" w:rsidRPr="00972C7F">
        <w:rPr>
          <w:rFonts w:cstheme="minorHAnsi"/>
          <w:bCs/>
          <w:lang w:val="en-GB"/>
        </w:rPr>
        <w:t xml:space="preserve">benefits of the </w:t>
      </w:r>
      <w:r w:rsidR="005D0627" w:rsidRPr="00972C7F">
        <w:rPr>
          <w:rFonts w:cstheme="minorHAnsi"/>
          <w:bCs/>
          <w:lang w:val="en-GB"/>
        </w:rPr>
        <w:t>hierarchical</w:t>
      </w:r>
      <w:r w:rsidR="004B6B51" w:rsidRPr="00972C7F">
        <w:rPr>
          <w:rFonts w:cstheme="minorHAnsi"/>
          <w:bCs/>
          <w:lang w:val="en-GB"/>
        </w:rPr>
        <w:t xml:space="preserve"> model for </w:t>
      </w:r>
      <w:r w:rsidR="005D0627" w:rsidRPr="00972C7F">
        <w:rPr>
          <w:rFonts w:cstheme="minorHAnsi"/>
          <w:bCs/>
          <w:lang w:val="en-GB"/>
        </w:rPr>
        <w:t>inferring</w:t>
      </w:r>
      <w:r w:rsidR="004B6B51" w:rsidRPr="00972C7F">
        <w:rPr>
          <w:rFonts w:cstheme="minorHAnsi"/>
          <w:bCs/>
          <w:lang w:val="en-GB"/>
        </w:rPr>
        <w:t xml:space="preserve"> general intraspecific scaling</w:t>
      </w:r>
      <w:r w:rsidR="00526648" w:rsidRPr="004559BC">
        <w:rPr>
          <w:rFonts w:cstheme="minorHAnsi"/>
          <w:bCs/>
          <w:lang w:val="en-GB"/>
        </w:rPr>
        <w:t xml:space="preserve"> and </w:t>
      </w:r>
      <w:r w:rsidR="00785459" w:rsidRPr="004559BC">
        <w:rPr>
          <w:rFonts w:cstheme="minorHAnsi"/>
          <w:bCs/>
          <w:lang w:val="en-GB"/>
        </w:rPr>
        <w:t>for limiting the influence of extreme observations</w:t>
      </w:r>
      <w:r w:rsidR="00F73DC3" w:rsidRPr="00972C7F">
        <w:rPr>
          <w:rFonts w:cstheme="minorHAnsi"/>
          <w:bCs/>
          <w:lang w:val="en-GB"/>
        </w:rPr>
        <w:t>.</w:t>
      </w:r>
      <w:r w:rsidR="00EB45C4" w:rsidRPr="00972C7F">
        <w:rPr>
          <w:rFonts w:cstheme="minorHAnsi"/>
          <w:bCs/>
          <w:lang w:val="en-GB"/>
        </w:rPr>
        <w:t xml:space="preserve"> </w:t>
      </w:r>
      <w:r w:rsidR="00E974C2" w:rsidRPr="00972C7F">
        <w:rPr>
          <w:rFonts w:cstheme="minorHAnsi"/>
          <w:bCs/>
          <w:lang w:val="en-GB"/>
        </w:rPr>
        <w:t xml:space="preserve">The 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r w:rsidR="002006DC" w:rsidRPr="00972C7F">
        <w:rPr>
          <w:rFonts w:eastAsiaTheme="minorEastAsia" w:cstheme="minorHAnsi"/>
          <w:bCs/>
          <w:iCs/>
          <w:lang w:val="en-GB"/>
        </w:rPr>
        <w:t xml:space="preserve">is for the </w:t>
      </w:r>
      <w:r w:rsidR="000F1792" w:rsidRPr="00972C7F">
        <w:rPr>
          <w:rFonts w:eastAsiaTheme="minorEastAsia" w:cstheme="minorHAnsi"/>
          <w:bCs/>
          <w:iCs/>
          <w:lang w:val="en-GB"/>
        </w:rPr>
        <w:t xml:space="preserve">data </w:t>
      </w:r>
      <w:r w:rsidR="00831A08">
        <w:rPr>
          <w:rFonts w:eastAsiaTheme="minorEastAsia" w:cstheme="minorHAnsi"/>
          <w:bCs/>
          <w:iCs/>
          <w:lang w:val="en-GB"/>
        </w:rPr>
        <w:t>with the full temperature range</w:t>
      </w:r>
      <w:r w:rsidR="00584B66">
        <w:rPr>
          <w:rFonts w:eastAsiaTheme="minorEastAsia" w:cstheme="minorHAnsi"/>
          <w:bCs/>
          <w:iCs/>
          <w:lang w:val="en-GB"/>
        </w:rPr>
        <w:t xml:space="preserve"> </w:t>
      </w:r>
      <w:r w:rsidR="00A53EF5" w:rsidRPr="00972C7F">
        <w:rPr>
          <w:rFonts w:eastAsiaTheme="minorEastAsia" w:cstheme="minorHAnsi"/>
          <w:bCs/>
          <w:iCs/>
          <w:lang w:val="en-GB"/>
        </w:rPr>
        <w:t>defined as</w:t>
      </w:r>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A2BE9D2" w:rsidR="00956516" w:rsidRPr="004D000B" w:rsidRDefault="00CA5CFC"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CA5CFC"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bl>
    <w:p w14:paraId="5A91A9A4" w14:textId="7EA3ED84" w:rsidR="00CD3315" w:rsidRPr="00972C7F" w:rsidRDefault="00AB0F96" w:rsidP="002E3379">
      <w:pPr>
        <w:spacing w:line="480" w:lineRule="auto"/>
        <w:contextualSpacing/>
        <w:jc w:val="both"/>
        <w:rPr>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972C7F">
        <w:rPr>
          <w:rFonts w:eastAsiaTheme="minorEastAsia" w:cstheme="minorHAnsi"/>
          <w:iCs/>
          <w:lang w:val="en-GB"/>
        </w:rPr>
        <w:t xml:space="preserve"> in Eq. </w:t>
      </w:r>
      <w:r w:rsidR="00FC59D8">
        <w:rPr>
          <w:rFonts w:eastAsiaTheme="minorEastAsia" w:cstheme="minorHAnsi"/>
          <w:iCs/>
          <w:lang w:val="en-GB"/>
        </w:rPr>
        <w:t>6</w:t>
      </w:r>
      <w:r w:rsidR="003B38E8" w:rsidRPr="00972C7F">
        <w:rPr>
          <w:rFonts w:eastAsiaTheme="minorEastAsia" w:cstheme="minorHAnsi"/>
          <w:iCs/>
          <w:lang w:val="en-GB"/>
        </w:rPr>
        <w:t xml:space="preserve"> refers to consumption rates </w:t>
      </w:r>
      <w:commentRangeStart w:id="17"/>
      <w:commentRangeStart w:id="18"/>
      <w:commentRangeStart w:id="19"/>
      <w:r w:rsidR="003B38E8" w:rsidRPr="00972C7F">
        <w:rPr>
          <w:rFonts w:eastAsiaTheme="minorEastAsia" w:cstheme="minorHAnsi"/>
          <w:iCs/>
          <w:lang w:val="en-GB"/>
        </w:rPr>
        <w:t>divided by the mean value by species</w:t>
      </w:r>
      <w:r w:rsidR="00EC30F3" w:rsidRPr="00972C7F">
        <w:rPr>
          <w:rFonts w:eastAsiaTheme="minorEastAsia" w:cstheme="minorHAnsi"/>
          <w:iCs/>
          <w:lang w:val="en-GB"/>
        </w:rPr>
        <w:t xml:space="preserve"> </w:t>
      </w:r>
      <m:oMath>
        <m:r>
          <w:rPr>
            <w:rFonts w:ascii="Cambria Math" w:eastAsiaTheme="minorEastAsia" w:hAnsi="Cambria Math" w:cstheme="minorHAnsi"/>
          </w:rPr>
          <m:t>j</m:t>
        </m:r>
      </m:oMath>
      <w:r w:rsidR="003B38E8" w:rsidRPr="00972C7F">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e>
        </m:acc>
        <w:commentRangeEnd w:id="17"/>
        <m:r>
          <m:rPr>
            <m:sty m:val="p"/>
          </m:rPr>
          <w:rPr>
            <w:rStyle w:val="CommentReference"/>
          </w:rPr>
          <w:commentReference w:id="17"/>
        </m:r>
        <w:commentRangeEnd w:id="18"/>
        <m:r>
          <m:rPr>
            <m:sty m:val="p"/>
          </m:rPr>
          <w:rPr>
            <w:rStyle w:val="CommentReference"/>
          </w:rPr>
          <w:commentReference w:id="18"/>
        </m:r>
        <w:commentRangeEnd w:id="19"/>
        <m:r>
          <m:rPr>
            <m:sty m:val="p"/>
          </m:rPr>
          <w:rPr>
            <w:rStyle w:val="CommentReference"/>
          </w:rPr>
          <w:commentReference w:id="19"/>
        </m:r>
      </m:oMath>
      <w:r w:rsidR="003B38E8" w:rsidRPr="00972C7F">
        <w:rPr>
          <w:rFonts w:eastAsiaTheme="minorEastAsia" w:cstheme="minorHAnsi"/>
          <w:iCs/>
          <w:lang w:val="en-GB"/>
        </w:rPr>
        <w:t>)</w:t>
      </w:r>
      <w:r w:rsidR="007D166C" w:rsidRPr="00972C7F">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972C7F">
        <w:rPr>
          <w:rFonts w:eastAsiaTheme="minorEastAsia" w:cstheme="minorHAnsi"/>
          <w:lang w:val="en-GB"/>
        </w:rPr>
        <w:t xml:space="preserve"> </w:t>
      </w:r>
      <w:r w:rsidR="003B38E8" w:rsidRPr="00972C7F">
        <w:rPr>
          <w:rFonts w:eastAsiaTheme="minorEastAsia" w:cstheme="minorHAnsi"/>
          <w:iCs/>
          <w:lang w:val="en-GB"/>
        </w:rPr>
        <w:t xml:space="preserve">in Eq. </w:t>
      </w:r>
      <w:r w:rsidR="005167FF">
        <w:rPr>
          <w:rFonts w:eastAsiaTheme="minorEastAsia" w:cstheme="minorHAnsi"/>
          <w:iCs/>
          <w:lang w:val="en-GB"/>
        </w:rPr>
        <w:t>7</w:t>
      </w:r>
      <w:r w:rsidR="003B38E8" w:rsidRPr="00972C7F">
        <w:rPr>
          <w:rFonts w:eastAsiaTheme="minorEastAsia" w:cstheme="minorHAnsi"/>
          <w:iCs/>
          <w:lang w:val="en-GB"/>
        </w:rPr>
        <w:t xml:space="preserve"> is </w:t>
      </w:r>
      <w:r w:rsidR="0001593D" w:rsidRPr="00972C7F">
        <w:rPr>
          <w:rFonts w:eastAsiaTheme="minorEastAsia" w:cstheme="minorHAnsi"/>
          <w:iCs/>
          <w:lang w:val="en-GB"/>
        </w:rPr>
        <w:t>mean</w:t>
      </w:r>
      <w:r w:rsidR="00512B4A" w:rsidRPr="00972C7F">
        <w:rPr>
          <w:rFonts w:eastAsiaTheme="minorEastAsia" w:cstheme="minorHAnsi"/>
          <w:iCs/>
          <w:lang w:val="en-GB"/>
        </w:rPr>
        <w:t>-</w:t>
      </w:r>
      <w:r w:rsidR="0001593D" w:rsidRPr="00972C7F">
        <w:rPr>
          <w:rFonts w:eastAsiaTheme="minorEastAsia" w:cstheme="minorHAnsi"/>
          <w:iCs/>
          <w:lang w:val="en-GB"/>
        </w:rPr>
        <w:t>centered natural log of body mass</w:t>
      </w:r>
      <w:r w:rsidR="00C174C0" w:rsidRPr="004559BC">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C174C0">
        <w:rPr>
          <w:rFonts w:eastAsiaTheme="minorEastAsia" w:cstheme="minorHAnsi"/>
          <w:iCs/>
          <w:lang w:val="en-GB"/>
        </w:rPr>
        <w:t>)</w:t>
      </w:r>
      <w:r w:rsidR="00DE191D" w:rsidRPr="00972C7F">
        <w:rPr>
          <w:rFonts w:eastAsiaTheme="minorEastAsia" w:cstheme="minorHAnsi"/>
          <w:iCs/>
          <w:lang w:val="en-GB"/>
        </w:rPr>
        <w:t xml:space="preserve"> </w:t>
      </w:r>
      <w:r w:rsidR="00675179"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oMath>
      <w:r w:rsidR="002022AA" w:rsidRPr="00972C7F">
        <w:rPr>
          <w:rFonts w:eastAsiaTheme="minorEastAsia" w:cstheme="minorHAnsi"/>
          <w:lang w:val="en-GB"/>
        </w:rPr>
        <w:t xml:space="preserve"> is mean-centered </w:t>
      </w:r>
      <w:r w:rsidR="00DE0602" w:rsidRPr="004559BC">
        <w:rPr>
          <w:rFonts w:eastAsiaTheme="minorEastAsia" w:cstheme="minorHAnsi"/>
          <w:lang w:val="en-GB"/>
        </w:rPr>
        <w:t>rescaled</w:t>
      </w:r>
      <w:r w:rsidR="00030F1A" w:rsidRPr="00972C7F">
        <w:rPr>
          <w:rFonts w:eastAsiaTheme="minorEastAsia" w:cstheme="minorHAnsi"/>
          <w:lang w:val="en-GB"/>
        </w:rPr>
        <w:t xml:space="preserve"> </w:t>
      </w:r>
      <w:r w:rsidR="002022AA" w:rsidRPr="00972C7F">
        <w:rPr>
          <w:rFonts w:eastAsiaTheme="minorEastAsia" w:cstheme="minorHAnsi"/>
          <w:lang w:val="en-GB"/>
        </w:rPr>
        <w:t>temperature</w:t>
      </w:r>
      <w:r w:rsidR="00FC538B" w:rsidRPr="00972C7F">
        <w:rPr>
          <w:rFonts w:eastAsiaTheme="minorEastAsia" w:cstheme="minorHAnsi"/>
          <w:lang w:val="en-GB"/>
        </w:rPr>
        <w:t xml:space="preserve"> </w:t>
      </w:r>
      <w:r w:rsidR="002B5150" w:rsidRPr="00972C7F">
        <w:rPr>
          <w:rFonts w:eastAsiaTheme="minorEastAsia" w:cstheme="minorHAnsi"/>
          <w:lang w:val="en-GB"/>
        </w:rPr>
        <w:t xml:space="preserve">by </w:t>
      </w:r>
      <w:r w:rsidR="00FC538B" w:rsidRPr="00972C7F">
        <w:rPr>
          <w:rFonts w:eastAsiaTheme="minorEastAsia" w:cstheme="minorHAnsi"/>
          <w:lang w:val="en-GB"/>
        </w:rPr>
        <w:t>species</w:t>
      </w:r>
      <w:r w:rsidR="00152F4A" w:rsidRPr="00972C7F">
        <w:rPr>
          <w:rFonts w:eastAsiaTheme="minorEastAsia" w:cstheme="minorHAnsi"/>
          <w:lang w:val="en-GB"/>
        </w:rPr>
        <w:t xml:space="preserve">, where the </w:t>
      </w:r>
      <w:r w:rsidR="00C47C9C" w:rsidRPr="004559BC">
        <w:rPr>
          <w:rFonts w:eastAsiaTheme="minorEastAsia" w:cstheme="minorHAnsi"/>
          <w:lang w:val="en-GB"/>
        </w:rPr>
        <w:t>rescaled</w:t>
      </w:r>
      <w:r w:rsidR="008565A5" w:rsidRPr="004559BC">
        <w:rPr>
          <w:rFonts w:eastAsiaTheme="minorEastAsia" w:cstheme="minorHAnsi"/>
          <w:lang w:val="en-GB"/>
        </w:rPr>
        <w:t xml:space="preserve"> </w:t>
      </w:r>
      <w:r w:rsidR="00222C1A" w:rsidRPr="00972C7F">
        <w:rPr>
          <w:rFonts w:eastAsiaTheme="minorEastAsia" w:cstheme="minorHAnsi"/>
          <w:lang w:val="en-GB"/>
        </w:rPr>
        <w:t xml:space="preserve">temperature </w:t>
      </w:r>
      <w:r w:rsidR="00152F4A" w:rsidRPr="00972C7F">
        <w:rPr>
          <w:rFonts w:eastAsiaTheme="minorEastAsia" w:cstheme="minorHAnsi"/>
          <w:lang w:val="en-GB"/>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3B38E8" w:rsidRPr="00972C7F">
        <w:rPr>
          <w:rFonts w:eastAsiaTheme="minorEastAsia" w:cstheme="minorHAnsi"/>
          <w:iCs/>
          <w:lang w:val="en-GB"/>
        </w:rPr>
        <w:t xml:space="preserve">. </w:t>
      </w:r>
    </w:p>
    <w:p w14:paraId="7FF83BAD" w14:textId="3856ED33" w:rsidR="000F1792" w:rsidRDefault="00943109" w:rsidP="002E3379">
      <w:pPr>
        <w:spacing w:line="480" w:lineRule="auto"/>
        <w:ind w:firstLine="284"/>
        <w:contextualSpacing/>
        <w:jc w:val="both"/>
        <w:rPr>
          <w:rFonts w:eastAsiaTheme="minorEastAsia" w:cstheme="minorHAnsi"/>
          <w:iCs/>
          <w:lang w:val="en-GB"/>
        </w:rPr>
      </w:pPr>
      <w:r w:rsidRPr="00972C7F">
        <w:rPr>
          <w:rFonts w:eastAsiaTheme="minorEastAsia" w:cstheme="minorHAnsi"/>
          <w:iCs/>
          <w:lang w:val="en-GB"/>
        </w:rPr>
        <w:t>For illustrations of model fits</w:t>
      </w:r>
      <w:r w:rsidR="00751047" w:rsidRPr="00972C7F">
        <w:rPr>
          <w:rFonts w:eastAsiaTheme="minorEastAsia" w:cstheme="minorHAnsi"/>
          <w:iCs/>
          <w:lang w:val="en-GB"/>
        </w:rPr>
        <w:t xml:space="preserve">, we predict </w:t>
      </w:r>
      <w:r w:rsidR="004F1B16" w:rsidRPr="00972C7F">
        <w:rPr>
          <w:rFonts w:eastAsiaTheme="minorEastAsia" w:cstheme="minorHAnsi"/>
          <w:iCs/>
          <w:lang w:val="en-GB"/>
        </w:rPr>
        <w:t>over the temperature range</w:t>
      </w:r>
      <w:r w:rsidR="00CC4BB5" w:rsidRPr="00972C7F">
        <w:rPr>
          <w:rFonts w:eastAsiaTheme="minorEastAsia" w:cstheme="minorHAnsi"/>
          <w:iCs/>
          <w:lang w:val="en-GB"/>
        </w:rPr>
        <w:t xml:space="preserve"> of the data</w:t>
      </w:r>
      <w:r w:rsidR="00F0331C" w:rsidRPr="00972C7F">
        <w:rPr>
          <w:rFonts w:eastAsiaTheme="minorEastAsia" w:cstheme="minorHAnsi"/>
          <w:iCs/>
          <w:lang w:val="en-GB"/>
        </w:rPr>
        <w:t xml:space="preserve"> for species </w:t>
      </w:r>
      <m:oMath>
        <m:r>
          <w:rPr>
            <w:rFonts w:ascii="Cambria Math" w:eastAsiaTheme="minorEastAsia" w:hAnsi="Cambria Math" w:cstheme="minorHAnsi"/>
          </w:rPr>
          <m:t>j</m:t>
        </m:r>
      </m:oMath>
      <w:r w:rsidR="00CC4BB5" w:rsidRPr="00972C7F">
        <w:rPr>
          <w:rFonts w:eastAsiaTheme="minorEastAsia" w:cstheme="minorHAnsi"/>
          <w:iCs/>
          <w:lang w:val="en-GB"/>
        </w:rPr>
        <w:t xml:space="preserve"> while keeping </w:t>
      </w:r>
      <w:r w:rsidR="00AC02E7" w:rsidRPr="00972C7F">
        <w:rPr>
          <w:rFonts w:eastAsiaTheme="minorEastAsia" w:cstheme="minorHAnsi"/>
          <w:iCs/>
          <w:lang w:val="en-GB"/>
        </w:rPr>
        <w:t xml:space="preserve">body mass </w:t>
      </w:r>
      <w:r w:rsidR="00355AC9" w:rsidRPr="00972C7F">
        <w:rPr>
          <w:rFonts w:eastAsiaTheme="minorEastAsia" w:cstheme="minorHAnsi"/>
          <w:iCs/>
          <w:lang w:val="en-GB"/>
        </w:rPr>
        <w:t>at 0 (corresponding to the</w:t>
      </w:r>
      <w:r w:rsidR="00626FF1" w:rsidRPr="00972C7F">
        <w:rPr>
          <w:rFonts w:eastAsiaTheme="minorEastAsia" w:cstheme="minorHAnsi"/>
          <w:iCs/>
          <w:lang w:val="en-GB"/>
        </w:rPr>
        <w:t xml:space="preserve"> species-specific</w:t>
      </w:r>
      <w:r w:rsidR="00355AC9" w:rsidRPr="00972C7F">
        <w:rPr>
          <w:rFonts w:eastAsiaTheme="minorEastAsia" w:cstheme="minorHAnsi"/>
          <w:iCs/>
          <w:lang w:val="en-GB"/>
        </w:rPr>
        <w:t xml:space="preserve"> mean </w:t>
      </w:r>
      <w:r w:rsidR="00626FF1" w:rsidRPr="00972C7F">
        <w:rPr>
          <w:rFonts w:eastAsiaTheme="minorEastAsia" w:cstheme="minorHAnsi"/>
          <w:iCs/>
          <w:lang w:val="en-GB"/>
        </w:rPr>
        <w:t xml:space="preserve">body </w:t>
      </w:r>
      <w:r w:rsidR="00863975" w:rsidRPr="00972C7F">
        <w:rPr>
          <w:rFonts w:eastAsiaTheme="minorEastAsia" w:cstheme="minorHAnsi"/>
          <w:iCs/>
          <w:lang w:val="en-GB"/>
        </w:rPr>
        <w:t>mass</w:t>
      </w:r>
      <w:r w:rsidR="004A0EB5" w:rsidRPr="00972C7F">
        <w:rPr>
          <w:rFonts w:eastAsiaTheme="minorEastAsia" w:cstheme="minorHAnsi"/>
          <w:iCs/>
          <w:lang w:val="en-GB"/>
        </w:rPr>
        <w:t xml:space="preserve"> </w:t>
      </w:r>
      <w:r w:rsidR="00957675" w:rsidRPr="00972C7F">
        <w:rPr>
          <w:rFonts w:eastAsiaTheme="minorEastAsia" w:cstheme="minorHAnsi"/>
          <w:iCs/>
          <w:lang w:val="en-GB"/>
        </w:rPr>
        <w:t xml:space="preserve">in </w:t>
      </w:r>
      <m:oMath>
        <m:r>
          <m:rPr>
            <m:sty m:val="p"/>
          </m:rPr>
          <w:rPr>
            <w:rFonts w:ascii="Cambria Math" w:eastAsiaTheme="minorEastAsia" w:hAnsi="Cambria Math" w:cstheme="minorHAnsi"/>
            <w:lang w:val="en-GB"/>
          </w:rPr>
          <m:t>g</m:t>
        </m:r>
      </m:oMath>
      <w:r w:rsidR="00863975" w:rsidRPr="00972C7F">
        <w:rPr>
          <w:rFonts w:eastAsiaTheme="minorEastAsia" w:cstheme="minorHAnsi"/>
          <w:iCs/>
          <w:lang w:val="en-GB"/>
        </w:rPr>
        <w:t>)</w:t>
      </w:r>
      <w:r w:rsidR="00E40D36" w:rsidRPr="00972C7F">
        <w:rPr>
          <w:rFonts w:eastAsiaTheme="minorEastAsia" w:cstheme="minorHAnsi"/>
          <w:iCs/>
          <w:lang w:val="en-GB"/>
        </w:rPr>
        <w:t xml:space="preserve">. </w:t>
      </w:r>
      <w:r w:rsidR="00051975" w:rsidRPr="00972C7F">
        <w:rPr>
          <w:rFonts w:eastAsiaTheme="minorEastAsia" w:cstheme="minorHAnsi"/>
          <w:iCs/>
          <w:lang w:val="en-GB"/>
        </w:rPr>
        <w:t xml:space="preserve">The species predictions and data are plotted </w:t>
      </w:r>
      <w:r w:rsidR="00405A3F" w:rsidRPr="00972C7F">
        <w:rPr>
          <w:rFonts w:eastAsiaTheme="minorEastAsia" w:cstheme="minorHAnsi"/>
          <w:iCs/>
          <w:lang w:val="en-GB"/>
        </w:rPr>
        <w:t xml:space="preserve">together </w:t>
      </w:r>
      <w:r w:rsidR="00051975" w:rsidRPr="00972C7F">
        <w:rPr>
          <w:rFonts w:eastAsiaTheme="minorEastAsia" w:cstheme="minorHAnsi"/>
          <w:iCs/>
          <w:lang w:val="en-GB"/>
        </w:rPr>
        <w:t xml:space="preserve">in Fig. </w:t>
      </w:r>
      <w:r w:rsidR="00DC7724" w:rsidRPr="00972C7F">
        <w:rPr>
          <w:rFonts w:eastAsiaTheme="minorEastAsia" w:cstheme="minorHAnsi"/>
          <w:iCs/>
          <w:lang w:val="en-GB"/>
        </w:rPr>
        <w:t>S21</w:t>
      </w:r>
      <w:r w:rsidR="00405A3F" w:rsidRPr="00972C7F">
        <w:rPr>
          <w:rFonts w:eastAsiaTheme="minorEastAsia" w:cstheme="minorHAnsi"/>
          <w:iCs/>
          <w:lang w:val="en-GB"/>
        </w:rPr>
        <w:t xml:space="preserve"> </w:t>
      </w:r>
      <w:r w:rsidR="008F7730" w:rsidRPr="00972C7F">
        <w:rPr>
          <w:rFonts w:eastAsiaTheme="minorEastAsia" w:cstheme="minorHAnsi"/>
          <w:iCs/>
          <w:lang w:val="en-GB"/>
        </w:rPr>
        <w:t xml:space="preserve">to illustrate the </w:t>
      </w:r>
      <w:r w:rsidR="00683099" w:rsidRPr="00972C7F">
        <w:rPr>
          <w:rFonts w:eastAsiaTheme="minorEastAsia" w:cstheme="minorHAnsi"/>
          <w:iCs/>
          <w:lang w:val="en-GB"/>
        </w:rPr>
        <w:t>spread in optimum temperature measured as distance to environmental median</w:t>
      </w:r>
      <w:r w:rsidR="00EA0AC9" w:rsidRPr="00972C7F">
        <w:rPr>
          <w:rFonts w:eastAsiaTheme="minorEastAsia" w:cstheme="minorHAnsi"/>
          <w:iCs/>
          <w:lang w:val="en-GB"/>
        </w:rPr>
        <w:t>.</w:t>
      </w:r>
      <w:r w:rsidR="00105760" w:rsidRPr="00972C7F">
        <w:rPr>
          <w:rFonts w:eastAsiaTheme="minorEastAsia" w:cstheme="minorHAnsi"/>
          <w:iCs/>
          <w:lang w:val="en-GB"/>
        </w:rPr>
        <w:t xml:space="preserve"> </w:t>
      </w:r>
      <w:r w:rsidR="005E09C1" w:rsidRPr="00972C7F">
        <w:rPr>
          <w:rFonts w:eastAsiaTheme="minorEastAsia" w:cstheme="minorHAnsi"/>
          <w:iCs/>
          <w:lang w:val="en-GB"/>
        </w:rPr>
        <w:t>Due to general data limitation</w:t>
      </w:r>
      <w:r w:rsidR="00B674C2">
        <w:rPr>
          <w:rFonts w:eastAsiaTheme="minorEastAsia" w:cstheme="minorHAnsi"/>
          <w:iCs/>
          <w:lang w:val="en-GB"/>
        </w:rPr>
        <w:t xml:space="preserve"> of our consumption data</w:t>
      </w:r>
      <w:r w:rsidR="005E09C1" w:rsidRPr="00972C7F">
        <w:rPr>
          <w:rFonts w:eastAsiaTheme="minorEastAsia" w:cstheme="minorHAnsi"/>
          <w:iCs/>
          <w:lang w:val="en-GB"/>
        </w:rPr>
        <w:t xml:space="preserve"> 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4559BC">
        <w:rPr>
          <w:rFonts w:eastAsiaTheme="minorEastAsia" w:cstheme="minorHAnsi"/>
          <w:iCs/>
          <w:lang w:val="en-GB"/>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data-rich</w:t>
      </w:r>
      <w:r w:rsidR="00D72CDA" w:rsidRPr="00972C7F">
        <w:rPr>
          <w:rFonts w:eastAsiaTheme="minorEastAsia" w:cstheme="minorHAnsi"/>
          <w:iCs/>
          <w:lang w:val="en-GB"/>
        </w:rPr>
        <w:t xml:space="preserve"> single-species</w:t>
      </w:r>
      <w:r w:rsidR="00DA15B3" w:rsidRPr="00972C7F">
        <w:rPr>
          <w:rFonts w:eastAsiaTheme="minorEastAsia" w:cstheme="minorHAnsi"/>
          <w:iCs/>
          <w:lang w:val="en-GB"/>
        </w:rPr>
        <w:t xml:space="preserve"> experiments</w:t>
      </w:r>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7777777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To evaluate how the average 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 xml:space="preserve">for individual growth depends on body mass </w:t>
      </w:r>
      <w:r w:rsidRPr="00972C7F">
        <w:rPr>
          <w:rFonts w:eastAsiaTheme="minorEastAsia" w:cstheme="minorHAnsi"/>
          <w:bCs/>
          <w:lang w:val="en-GB"/>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bCs/>
          <w:iCs/>
          <w:lang w:val="en-GB"/>
        </w:rPr>
        <w:t>)</w:t>
      </w:r>
      <w:r w:rsidRPr="00972C7F">
        <w:rPr>
          <w:rFonts w:cstheme="minorHAnsi"/>
          <w:bCs/>
          <w:lang w:val="en-GB"/>
        </w:rPr>
        <w:t>, we fit the following hierarchical model to account for variation in both intercept and slope with respect to species: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77777777" w:rsidR="00716AB1" w:rsidRPr="00A439FF" w:rsidRDefault="00CA5CFC"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0581AB15" w:rsidR="00716AB1" w:rsidRDefault="00716AB1" w:rsidP="00A06E29">
            <w:pPr>
              <w:spacing w:line="480" w:lineRule="auto"/>
              <w:contextualSpacing/>
              <w:jc w:val="right"/>
              <w:rPr>
                <w:rFonts w:cstheme="minorHAnsi"/>
                <w:bCs/>
              </w:rPr>
            </w:pPr>
            <w:r w:rsidRPr="00093C2D">
              <w:rPr>
                <w:rFonts w:eastAsiaTheme="minorEastAsia" w:cstheme="minorHAnsi"/>
              </w:rPr>
              <w:t>(</w:t>
            </w:r>
            <w:r w:rsidR="006A13B7">
              <w:rPr>
                <w:rFonts w:eastAsiaTheme="minorEastAsia" w:cstheme="minorHAnsi"/>
              </w:rPr>
              <w:t>8</w:t>
            </w:r>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77777777" w:rsidR="00716AB1" w:rsidRDefault="00CA5CFC"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506616CA" w14:textId="6D984FA9"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9</w:t>
            </w:r>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CA5CFC"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0869551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10</w:t>
            </w:r>
            <w:r w:rsidRPr="00093C2D">
              <w:rPr>
                <w:rFonts w:eastAsiaTheme="minorEastAsia" w:cstheme="minorHAnsi"/>
              </w:rPr>
              <w:t>)</w:t>
            </w:r>
          </w:p>
        </w:tc>
      </w:tr>
    </w:tbl>
    <w:p w14:paraId="41E0D861" w14:textId="6CFCB776"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iCs/>
          <w:lang w:val="en-GB"/>
        </w:rPr>
        <w:t xml:space="preserve"> is the </w:t>
      </w:r>
      <w:r w:rsidRPr="00972C7F">
        <w:rPr>
          <w:rFonts w:eastAsiaTheme="minorEastAsia" w:cstheme="minorHAnsi"/>
          <w:bCs/>
          <w:i/>
          <w:iCs/>
          <w:lang w:val="en-GB"/>
        </w:rPr>
        <w:t>i</w:t>
      </w:r>
      <w:r w:rsidRPr="00972C7F">
        <w:rPr>
          <w:rFonts w:eastAsiaTheme="minorEastAsia" w:cstheme="minorHAnsi"/>
          <w:bCs/>
          <w:iCs/>
          <w:lang w:val="en-GB"/>
        </w:rPr>
        <w:t xml:space="preserve">th observation of the </w:t>
      </w:r>
      <w:r w:rsidRPr="004559BC">
        <w:rPr>
          <w:rFonts w:eastAsiaTheme="minorEastAsia" w:cstheme="minorHAnsi"/>
          <w:bCs/>
          <w:iCs/>
          <w:lang w:val="en-GB"/>
        </w:rPr>
        <w:t xml:space="preserve">mean-centered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 </w:t>
      </w:r>
      <w:r w:rsidRPr="00972C7F">
        <w:rPr>
          <w:rFonts w:eastAsiaTheme="minorEastAsia" w:cstheme="minorHAnsi"/>
          <w:bCs/>
          <w:iCs/>
          <w:lang w:val="en-GB"/>
        </w:rPr>
        <w:t xml:space="preserve">species </w:t>
      </w:r>
      <m:oMath>
        <m:r>
          <w:rPr>
            <w:rFonts w:ascii="Cambria Math" w:eastAsiaTheme="minorEastAsia" w:hAnsi="Cambria Math" w:cstheme="minorHAnsi"/>
          </w:rPr>
          <m:t>j</m:t>
        </m:r>
      </m:oMath>
      <w:r w:rsidRPr="00972C7F">
        <w:rPr>
          <w:rFonts w:eastAsiaTheme="minorEastAsia" w:cstheme="minorHAnsi"/>
          <w:bCs/>
          <w:iCs/>
          <w:lang w:val="en-GB"/>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iCs/>
          <w:lang w:val="en-GB"/>
        </w:rPr>
        <w:t xml:space="preserve"> is the natural log of the ratio between </w:t>
      </w:r>
      <w:r w:rsidRPr="004559BC">
        <w:rPr>
          <w:rFonts w:eastAsiaTheme="minorEastAsia" w:cstheme="minorHAnsi"/>
          <w:iCs/>
          <w:lang w:val="en-GB"/>
        </w:rPr>
        <w:t xml:space="preserve">mass and </w:t>
      </w:r>
      <w:r w:rsidRPr="00972C7F">
        <w:rPr>
          <w:rFonts w:eastAsiaTheme="minorEastAsia" w:cstheme="minorHAnsi"/>
          <w:iCs/>
          <w:lang w:val="en-GB"/>
        </w:rPr>
        <w:t>maximum body mass 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r>
                  <w:rPr>
                    <w:rFonts w:ascii="Cambria Math" w:eastAsiaTheme="minorEastAsia" w:hAnsi="Cambria Math" w:cstheme="minorHAnsi"/>
                    <w:lang w:val="en-GB"/>
                  </w:rPr>
                  <m:t>,∞</m:t>
                </m:r>
              </m:sub>
            </m:sSub>
            <m:r>
              <w:rPr>
                <w:rFonts w:ascii="Cambria Math" w:eastAsiaTheme="minorEastAsia" w:hAnsi="Cambria Math" w:cstheme="minorHAnsi"/>
                <w:lang w:val="en-GB"/>
              </w:rPr>
              <m:t>)</m:t>
            </m:r>
          </m:e>
        </m:func>
      </m:oMath>
      <w:r w:rsidRPr="00972C7F">
        <w:rPr>
          <w:rFonts w:eastAsiaTheme="minorEastAsia" w:cstheme="minorHAnsi"/>
          <w:iCs/>
          <w:lang w:val="en-GB"/>
        </w:rPr>
        <w:t xml:space="preserve">. </w:t>
      </w:r>
      <w:r w:rsidRPr="004559BC">
        <w:rPr>
          <w:rFonts w:eastAsiaTheme="minorEastAsia" w:cstheme="minorHAnsi"/>
          <w:iCs/>
          <w:lang w:val="en-GB"/>
        </w:rPr>
        <w:t xml:space="preserve">The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in the time interval where growth was measured in the experiments or size (mass) 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10</w:t>
      </w:r>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a model with a </w:t>
      </w:r>
      <w:r w:rsidRPr="004559BC">
        <w:rPr>
          <w:rFonts w:cstheme="minorHAnsi"/>
          <w:bCs/>
          <w:lang w:val="en-GB"/>
        </w:rPr>
        <w:t xml:space="preserve">global </w:t>
      </w:r>
      <w:r w:rsidRPr="00972C7F">
        <w:rPr>
          <w:rFonts w:cstheme="minorHAnsi"/>
          <w:bCs/>
          <w:lang w:val="en-GB"/>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4559BC">
        <w:rPr>
          <w:rFonts w:cstheme="minorHAnsi"/>
          <w:bCs/>
          <w:lang w:val="en-GB"/>
        </w:rPr>
        <w:t xml:space="preserve"> (i.e. not </w:t>
      </w:r>
      <w:r w:rsidRPr="00972C7F">
        <w:rPr>
          <w:rFonts w:cstheme="minorHAnsi"/>
          <w:bCs/>
          <w:lang w:val="en-GB"/>
        </w:rPr>
        <w:t>varying by species</w:t>
      </w:r>
      <w:r w:rsidRPr="00972C7F">
        <w:rPr>
          <w:rFonts w:eastAsiaTheme="minorEastAsia" w:cstheme="minorHAnsi"/>
          <w:bCs/>
          <w:iCs/>
          <w:lang w:val="en-GB"/>
        </w:rPr>
        <w:t>)</w:t>
      </w:r>
      <w:r w:rsidRPr="004559BC">
        <w:rPr>
          <w:rFonts w:eastAsiaTheme="minorEastAsia" w:cstheme="minorHAnsi"/>
          <w:bCs/>
          <w:iCs/>
          <w:lang w:val="en-GB"/>
        </w:rPr>
        <w:t xml:space="preserve">. </w:t>
      </w:r>
      <w:r w:rsidRPr="004559BC">
        <w:rPr>
          <w:rFonts w:eastAsiaTheme="minorEastAsia" w:cstheme="minorHAnsi"/>
          <w:iCs/>
          <w:lang w:val="en-GB"/>
        </w:rPr>
        <w:t xml:space="preserve">Body mass and temperature </w:t>
      </w:r>
      <w:r w:rsidRPr="004559BC">
        <w:rPr>
          <w:rFonts w:eastAsiaTheme="minorEastAsia" w:cstheme="minorHAnsi"/>
          <w:bCs/>
          <w:iCs/>
          <w:lang w:val="en-GB"/>
        </w:rPr>
        <w:t xml:space="preserve">where </w:t>
      </w:r>
      <w:r w:rsidRPr="00972C7F">
        <w:rPr>
          <w:rFonts w:eastAsiaTheme="minorEastAsia" w:cstheme="minorHAnsi"/>
          <w:bCs/>
          <w:iCs/>
          <w:lang w:val="en-GB"/>
        </w:rPr>
        <w:t>in addition mean-centered</w:t>
      </w:r>
      <w:r w:rsidRPr="004559BC">
        <w:rPr>
          <w:rFonts w:eastAsiaTheme="minorEastAsia" w:cstheme="minorHAnsi"/>
          <w:bCs/>
          <w:iCs/>
          <w:lang w:val="en-GB"/>
        </w:rPr>
        <w:t xml:space="preserve"> for fitting</w:t>
      </w:r>
      <w:r w:rsidRPr="00972C7F">
        <w:rPr>
          <w:rFonts w:eastAsiaTheme="minorEastAsia" w:cstheme="minorHAnsi"/>
          <w:bCs/>
          <w:iCs/>
          <w:lang w:val="en-GB"/>
        </w:rPr>
        <w:t>, such that 0 corresponds to the mean</w:t>
      </w:r>
      <w:r w:rsidRPr="004559BC">
        <w:rPr>
          <w:rFonts w:eastAsiaTheme="minorEastAsia" w:cstheme="minorHAnsi"/>
          <w:bCs/>
          <w:iCs/>
          <w:lang w:val="en-GB"/>
        </w:rPr>
        <w:t xml:space="preserve"> across all data points.</w:t>
      </w:r>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4A62210C"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r w:rsidRPr="00972C7F">
        <w:rPr>
          <w:i/>
          <w:iCs/>
          <w:lang w:val="en-GB"/>
        </w:rPr>
        <w:t>rjags</w:t>
      </w:r>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r w:rsidR="00BC75A8">
        <w:rPr>
          <w:lang w:val="en-GB"/>
        </w:rPr>
        <w:t>increased variances to make them less informative</w:t>
      </w:r>
      <w:r w:rsidR="00D10637">
        <w:rPr>
          <w:lang w:val="en-GB"/>
        </w:rPr>
        <w:t xml:space="preserve">. </w:t>
      </w:r>
      <w:r w:rsidRPr="00972C7F">
        <w:rPr>
          <w:rFonts w:eastAsiaTheme="minorEastAsia" w:cstheme="minorHAnsi"/>
          <w:lang w:val="en-GB"/>
        </w:rPr>
        <w:t xml:space="preserve">We used 3 Markov chains with </w:t>
      </w:r>
      <w:commentRangeStart w:id="20"/>
      <w:r w:rsidRPr="00972C7F">
        <w:rPr>
          <w:rFonts w:eastAsiaTheme="minorEastAsia" w:cstheme="minorHAnsi"/>
          <w:lang w:val="en-GB"/>
        </w:rPr>
        <w:t>1</w:t>
      </w:r>
      <w:ins w:id="21" w:author="Max Lindmark" w:date="2020-04-23T14:40:00Z">
        <w:r w:rsidR="00334C80">
          <w:rPr>
            <w:rFonts w:eastAsiaTheme="minorEastAsia" w:cstheme="minorHAnsi"/>
            <w:lang w:val="en-GB"/>
          </w:rPr>
          <w:t>5</w:t>
        </w:r>
      </w:ins>
      <w:del w:id="22" w:author="Max Lindmark" w:date="2020-04-23T14:40:00Z">
        <w:r w:rsidRPr="00972C7F" w:rsidDel="00334C80">
          <w:rPr>
            <w:rFonts w:eastAsiaTheme="minorEastAsia" w:cstheme="minorHAnsi"/>
            <w:lang w:val="en-GB"/>
          </w:rPr>
          <w:delText>0</w:delText>
        </w:r>
      </w:del>
      <w:r w:rsidRPr="00972C7F">
        <w:rPr>
          <w:rFonts w:eastAsiaTheme="minorEastAsia" w:cstheme="minorHAnsi"/>
          <w:lang w:val="en-GB"/>
        </w:rPr>
        <w:t>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w:t>
      </w:r>
      <w:commentRangeEnd w:id="20"/>
      <w:r w:rsidR="00FA4577">
        <w:rPr>
          <w:rStyle w:val="CommentReference"/>
        </w:rPr>
        <w:commentReference w:id="20"/>
      </w:r>
      <w:r w:rsidR="00AB0B23" w:rsidRPr="004559BC">
        <w:rPr>
          <w:rFonts w:eastAsiaTheme="minorEastAsia" w:cstheme="minorHAnsi"/>
          <w:lang w:val="en-GB"/>
        </w:rPr>
        <w:t>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del w:id="23" w:author="Max Lindmark" w:date="2020-04-23T14:39:00Z">
        <w:r w:rsidR="007152C3" w:rsidRPr="00972C7F" w:rsidDel="005A31D6">
          <w:rPr>
            <w:rFonts w:eastAsiaTheme="minorEastAsia" w:cstheme="minorHAnsi"/>
            <w:lang w:val="en-GB"/>
          </w:rPr>
          <w:delText xml:space="preserve">10000 </w:delText>
        </w:r>
      </w:del>
      <w:ins w:id="24" w:author="Max Lindmark" w:date="2020-04-23T14:39:00Z">
        <w:r w:rsidR="005A31D6" w:rsidRPr="00972C7F">
          <w:rPr>
            <w:rFonts w:eastAsiaTheme="minorEastAsia" w:cstheme="minorHAnsi"/>
            <w:lang w:val="en-GB"/>
          </w:rPr>
          <w:t>1</w:t>
        </w:r>
        <w:r w:rsidR="005A31D6">
          <w:rPr>
            <w:rFonts w:eastAsiaTheme="minorEastAsia" w:cstheme="minorHAnsi"/>
            <w:lang w:val="en-GB"/>
          </w:rPr>
          <w:t>5</w:t>
        </w:r>
        <w:r w:rsidR="005A31D6" w:rsidRPr="00972C7F">
          <w:rPr>
            <w:rFonts w:eastAsiaTheme="minorEastAsia" w:cstheme="minorHAnsi"/>
            <w:lang w:val="en-GB"/>
          </w:rPr>
          <w:t xml:space="preserve">000 </w:t>
        </w:r>
      </w:ins>
      <w:r w:rsidR="007152C3" w:rsidRPr="00972C7F">
        <w:rPr>
          <w:rFonts w:eastAsiaTheme="minorEastAsia" w:cstheme="minorHAnsi"/>
          <w:lang w:val="en-GB"/>
        </w:rPr>
        <w:t>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r w:rsidR="007F49DE" w:rsidRPr="00972C7F">
        <w:rPr>
          <w:rFonts w:eastAsiaTheme="minorEastAsia" w:cstheme="minorHAnsi"/>
          <w:lang w:val="en-GB"/>
        </w:rPr>
        <w:t xml:space="preserve">ensures </w:t>
      </w:r>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r w:rsidRPr="00972C7F">
        <w:rPr>
          <w:i/>
          <w:lang w:val="en-GB"/>
        </w:rPr>
        <w:t>tidyverse’</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r w:rsidRPr="00972C7F">
        <w:rPr>
          <w:i/>
          <w:iCs/>
          <w:lang w:val="en-GB"/>
        </w:rPr>
        <w:t>ggmcmc</w:t>
      </w:r>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006F6994">
        <w:rPr>
          <w:lang w:val="en-GB"/>
        </w:rPr>
        <w:t xml:space="preserve">, </w:t>
      </w:r>
      <w:r w:rsidR="006F6994">
        <w:rPr>
          <w:lang w:val="en-GB"/>
        </w:rPr>
        <w:t>‘</w:t>
      </w:r>
      <w:r w:rsidR="006F6994" w:rsidRPr="006F6994">
        <w:rPr>
          <w:i/>
          <w:iCs/>
          <w:lang w:val="en-GB"/>
        </w:rPr>
        <w:t>mcmcviz</w:t>
      </w:r>
      <w:r w:rsidR="006F6994">
        <w:rPr>
          <w:lang w:val="en-GB"/>
        </w:rPr>
        <w:t xml:space="preserve">’ </w:t>
      </w:r>
      <w:r w:rsidR="006F6994">
        <w:rPr>
          <w:lang w:val="en-GB"/>
        </w:rPr>
        <w:fldChar w:fldCharType="begin"/>
      </w:r>
      <w:r w:rsidR="006F6994">
        <w:rPr>
          <w:lang w:val="en-GB"/>
        </w:rPr>
        <w:instrText xml:space="preserve"> ADDIN ZOTERO_ITEM CSL_CITATION {"citationID":"a234lqmn8sl","properties":{"formattedCitation":"\\uldash{(Youngflesh 2018)}","plainCitation":"(Youngflesh 2018)","noteIndex":0},"citationItems":[{"id":2029,"uris":["http://zotero.org/users/6116610/items/3JGAM8VZ"],"uri":["http://zotero.org/users/6116610/items/3JGAM8VZ"],"itemData":{"id":2029,"type":"article-journal","abstract":"Youngflesh,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006F6994">
        <w:rPr>
          <w:lang w:val="en-GB"/>
        </w:rPr>
        <w:fldChar w:fldCharType="separate"/>
      </w:r>
      <w:r w:rsidR="006F6994" w:rsidRPr="006F6994">
        <w:rPr>
          <w:rFonts w:ascii="Times New Roman" w:cs="Times New Roman"/>
          <w:u w:val="dash"/>
          <w:lang w:val="en-GB"/>
        </w:rPr>
        <w:t>(Youngflesh 2018)</w:t>
      </w:r>
      <w:r w:rsidR="006F6994">
        <w:rPr>
          <w:lang w:val="en-GB"/>
        </w:rPr>
        <w:fldChar w:fldCharType="end"/>
      </w:r>
      <w:r w:rsidR="006F6994">
        <w:rPr>
          <w:lang w:val="en-GB"/>
        </w:rPr>
        <w:t xml:space="preserve"> </w:t>
      </w:r>
      <w:r w:rsidRPr="002D70E2">
        <w:rPr>
          <w:lang w:val="en-GB"/>
        </w:rPr>
        <w:t>and ‘</w:t>
      </w:r>
      <w:r w:rsidRPr="002D70E2">
        <w:rPr>
          <w:i/>
          <w:iCs/>
          <w:lang w:val="en-GB"/>
        </w:rPr>
        <w:t>bayesplot</w:t>
      </w:r>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lastRenderedPageBreak/>
        <w:t>Model comparison</w:t>
      </w:r>
    </w:p>
    <w:p w14:paraId="62B37E85" w14:textId="3BF0805D" w:rsidR="0045707B" w:rsidRPr="004559BC" w:rsidRDefault="004823EA" w:rsidP="0045707B">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630F97BE" w14:textId="77777777" w:rsidR="00DA4251" w:rsidRPr="004559BC" w:rsidRDefault="00DA4251" w:rsidP="0045707B">
      <w:pPr>
        <w:spacing w:line="480" w:lineRule="auto"/>
        <w:contextualSpacing/>
        <w:jc w:val="both"/>
        <w:rPr>
          <w:rFonts w:eastAsiaTheme="minorEastAsia" w:cstheme="minorHAnsi"/>
          <w:lang w:val="en-GB"/>
        </w:rPr>
      </w:pPr>
    </w:p>
    <w:p w14:paraId="15A04341" w14:textId="6B886E3E" w:rsidR="00047884" w:rsidRPr="004559BC" w:rsidRDefault="00047884" w:rsidP="00B119E3">
      <w:pPr>
        <w:pageBreakBefore/>
        <w:tabs>
          <w:tab w:val="center" w:pos="4513"/>
        </w:tabs>
        <w:spacing w:line="480" w:lineRule="auto"/>
        <w:contextualSpacing/>
        <w:jc w:val="both"/>
        <w:rPr>
          <w:lang w:val="en-GB"/>
        </w:rPr>
      </w:pPr>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and </w:t>
      </w:r>
      <m:oMath>
        <m:r>
          <w:rPr>
            <w:rFonts w:ascii="Cambria Math" w:hAnsi="Cambria Math"/>
          </w:rPr>
          <m:t>U</m:t>
        </m:r>
      </m:oMath>
      <w:r w:rsidR="003D29D8" w:rsidRPr="004559BC">
        <w:rPr>
          <w:lang w:val="en-GB"/>
        </w:rPr>
        <w:t xml:space="preserve"> </w:t>
      </w:r>
      <w:r w:rsidR="00093FA1">
        <w:rPr>
          <w:lang w:val="en-GB"/>
        </w:rPr>
        <w:t>(</w:t>
      </w:r>
      <w:r w:rsidR="00093FA1" w:rsidRPr="00093FA1">
        <w:rPr>
          <w:highlight w:val="yellow"/>
          <w:lang w:val="en-GB"/>
        </w:rPr>
        <w:t xml:space="preserve">with parameters mean </w:t>
      </w:r>
      <w:r w:rsidR="00093FA1" w:rsidRPr="000B4E31">
        <w:rPr>
          <w:highlight w:val="yellow"/>
          <w:lang w:val="en-GB"/>
        </w:rPr>
        <w:t xml:space="preserve">and </w:t>
      </w:r>
      <w:r w:rsidR="000B4E31" w:rsidRPr="000B4E31">
        <w:rPr>
          <w:highlight w:val="yellow"/>
          <w:lang w:val="en-GB"/>
        </w:rPr>
        <w:t>standard deviation</w:t>
      </w:r>
      <w:r w:rsidR="00093FA1">
        <w:rPr>
          <w:lang w:val="en-GB"/>
        </w:rPr>
        <w:t xml:space="preserve">) </w:t>
      </w:r>
      <w:r w:rsidR="006B0721" w:rsidRPr="004559BC">
        <w:rPr>
          <w:lang w:val="en-GB"/>
        </w:rPr>
        <w:t xml:space="preserve">to </w:t>
      </w:r>
      <w:r w:rsidR="003D29D8" w:rsidRPr="004559BC">
        <w:rPr>
          <w:lang w:val="en-GB"/>
        </w:rPr>
        <w:t>a uniform distribution.</w:t>
      </w:r>
    </w:p>
    <w:tbl>
      <w:tblPr>
        <w:tblStyle w:val="GridTable1Light"/>
        <w:tblW w:w="0" w:type="auto"/>
        <w:tblLook w:val="04A0" w:firstRow="1" w:lastRow="0" w:firstColumn="1" w:lastColumn="0" w:noHBand="0" w:noVBand="1"/>
      </w:tblPr>
      <w:tblGrid>
        <w:gridCol w:w="1669"/>
        <w:gridCol w:w="1309"/>
        <w:gridCol w:w="3730"/>
        <w:gridCol w:w="2308"/>
      </w:tblGrid>
      <w:tr w:rsidR="00ED1262" w:rsidRPr="00A20F7F" w14:paraId="39557D0B" w14:textId="77777777" w:rsidTr="006A1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29"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69"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 xml:space="preserve">for </w:t>
            </w:r>
            <w:commentRangeStart w:id="25"/>
            <w:r w:rsidRPr="00F70220">
              <w:rPr>
                <w:rFonts w:cstheme="minorHAnsi"/>
                <w:lang w:val="en-GB"/>
              </w:rPr>
              <w:t>growth, consumption and metabolism</w:t>
            </w:r>
            <w:r w:rsidR="00377669" w:rsidRPr="00F70220">
              <w:rPr>
                <w:rFonts w:cstheme="minorHAnsi"/>
                <w:lang w:val="en-GB"/>
              </w:rPr>
              <w:t xml:space="preserve"> </w:t>
            </w:r>
            <w:commentRangeEnd w:id="25"/>
            <w:r w:rsidR="00EA5CFC">
              <w:rPr>
                <w:rStyle w:val="CommentReference"/>
                <w:b w:val="0"/>
                <w:bCs w:val="0"/>
              </w:rPr>
              <w:commentReference w:id="25"/>
            </w:r>
            <w:r w:rsidR="00377669" w:rsidRPr="00F70220">
              <w:rPr>
                <w:rFonts w:cstheme="minorHAnsi"/>
                <w:lang w:val="en-GB"/>
              </w:rPr>
              <w:t xml:space="preserve">(Eqns. 6-8) </w:t>
            </w:r>
          </w:p>
        </w:tc>
        <w:tc>
          <w:tcPr>
            <w:tcW w:w="1309" w:type="dxa"/>
          </w:tcPr>
          <w:p w14:paraId="7A824D9C"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69" w:type="dxa"/>
          </w:tcPr>
          <w:p w14:paraId="32BBA455" w14:textId="3836B6D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w:commentRangeStart w:id="26"/>
                <m:r>
                  <w:ins w:id="27" w:author="Max Lindmark" w:date="2020-04-23T17:11:00Z">
                    <w:rPr>
                      <w:rFonts w:ascii="Cambria Math" w:hAnsi="Cambria Math" w:cstheme="minorHAnsi"/>
                    </w:rPr>
                    <m:t>5</m:t>
                  </w:ins>
                </m:r>
                <w:commentRangeEnd w:id="26"/>
                <m:r>
                  <w:ins w:id="28" w:author="Max Lindmark" w:date="2020-04-23T17:11:00Z">
                    <m:rPr>
                      <m:sty m:val="p"/>
                    </m:rPr>
                    <w:rPr>
                      <w:rStyle w:val="CommentReference"/>
                    </w:rPr>
                    <w:commentReference w:id="26"/>
                  </w:ins>
                </m:r>
                <w:commentRangeStart w:id="29"/>
                <m:r>
                  <w:del w:id="30" w:author="Max Lindmark" w:date="2020-04-22T17:37:00Z">
                    <w:rPr>
                      <w:rFonts w:ascii="Cambria Math" w:hAnsi="Cambria Math" w:cstheme="minorHAnsi"/>
                    </w:rPr>
                    <m:t>0.5</m:t>
                  </w:del>
                </m:r>
                <w:commentRangeEnd w:id="29"/>
                <m:r>
                  <w:ins w:id="31" w:author="Max Lindmark" w:date="2020-04-22T17:37:00Z">
                    <m:rPr>
                      <m:sty m:val="p"/>
                    </m:rPr>
                    <w:rPr>
                      <w:rStyle w:val="CommentReference"/>
                    </w:rPr>
                    <w:commentReference w:id="29"/>
                  </w:ins>
                </m:r>
                <m:r>
                  <w:rPr>
                    <w:rFonts w:ascii="Cambria Math" w:hAnsi="Cambria Math" w:cstheme="minorHAnsi"/>
                  </w:rPr>
                  <m:t>)</m:t>
                </m:r>
              </m:oMath>
            </m:oMathPara>
          </w:p>
        </w:tc>
      </w:tr>
      <w:tr w:rsidR="00377669" w:rsidRPr="00A20F7F" w14:paraId="3B972DE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69" w:type="dxa"/>
          </w:tcPr>
          <w:p w14:paraId="51DA37B0" w14:textId="3527D33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m:t>
                </m:r>
                <w:commentRangeStart w:id="32"/>
                <m:r>
                  <w:rPr>
                    <w:rFonts w:ascii="Cambria Math" w:hAnsi="Cambria Math" w:cstheme="minorHAnsi"/>
                  </w:rPr>
                  <m:t>(-0.25</m:t>
                </m:r>
                <w:commentRangeEnd w:id="32"/>
                <m:r>
                  <m:rPr>
                    <m:sty m:val="p"/>
                  </m:rPr>
                  <w:rPr>
                    <w:rStyle w:val="CommentReference"/>
                  </w:rPr>
                  <w:commentReference w:id="32"/>
                </m:r>
                <m:r>
                  <w:rPr>
                    <w:rFonts w:ascii="Cambria Math" w:hAnsi="Cambria Math" w:cstheme="minorHAnsi"/>
                  </w:rPr>
                  <m:t xml:space="preserve">, </m:t>
                </m:r>
                <m:r>
                  <w:del w:id="33" w:author="Max Lindmark" w:date="2020-04-22T17:39:00Z">
                    <w:rPr>
                      <w:rFonts w:ascii="Cambria Math" w:hAnsi="Cambria Math" w:cstheme="minorHAnsi"/>
                    </w:rPr>
                    <m:t>0</m:t>
                  </w:del>
                </m:r>
                <m:r>
                  <w:del w:id="34" w:author="Max Lindmark" w:date="2020-04-22T17:38:00Z">
                    <w:rPr>
                      <w:rFonts w:ascii="Cambria Math" w:hAnsi="Cambria Math" w:cstheme="minorHAnsi"/>
                    </w:rPr>
                    <m:t>. 5</m:t>
                  </w:del>
                </m:r>
                <m:r>
                  <w:ins w:id="35" w:author="Max Lindmark" w:date="2020-04-22T17:38:00Z">
                    <w:rPr>
                      <w:rFonts w:ascii="Cambria Math" w:hAnsi="Cambria Math" w:cstheme="minorHAnsi"/>
                    </w:rPr>
                    <m:t>1</m:t>
                  </w:ins>
                </m:r>
                <m:r>
                  <w:rPr>
                    <w:rFonts w:ascii="Cambria Math" w:hAnsi="Cambria Math" w:cstheme="minorHAnsi"/>
                  </w:rPr>
                  <m:t>)</m:t>
                </m:r>
              </m:oMath>
            </m:oMathPara>
          </w:p>
        </w:tc>
      </w:tr>
      <w:tr w:rsidR="00377669" w:rsidRPr="00A20F7F" w14:paraId="749BE9D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36"/>
            <w:r w:rsidRPr="007F0C50">
              <w:rPr>
                <w:rFonts w:cstheme="minorHAnsi"/>
              </w:rPr>
              <w:t>activation energy</w:t>
            </w:r>
            <w:commentRangeEnd w:id="36"/>
            <w:r w:rsidR="000C4232">
              <w:rPr>
                <w:rStyle w:val="CommentReference"/>
              </w:rPr>
              <w:commentReference w:id="36"/>
            </w:r>
            <w:r w:rsidRPr="007F0C50">
              <w:rPr>
                <w:rFonts w:cstheme="minorHAnsi"/>
              </w:rPr>
              <w:t>)</w:t>
            </w:r>
          </w:p>
        </w:tc>
        <w:tc>
          <w:tcPr>
            <w:tcW w:w="1669" w:type="dxa"/>
          </w:tcPr>
          <w:p w14:paraId="5F951037" w14:textId="0071FAB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 xml:space="preserve">N(-0.6, </m:t>
                </m:r>
                <m:r>
                  <w:del w:id="37" w:author="Max Lindmark" w:date="2020-04-22T17:39:00Z">
                    <w:rPr>
                      <w:rFonts w:ascii="Cambria Math" w:hAnsi="Cambria Math" w:cstheme="minorHAnsi"/>
                    </w:rPr>
                    <m:t>0.5</m:t>
                  </w:del>
                </m:r>
                <m:r>
                  <w:ins w:id="38"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58C129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69" w:type="dxa"/>
          </w:tcPr>
          <w:p w14:paraId="425F2FFF" w14:textId="562EF89D"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m:r>
                  <w:del w:id="39" w:author="Max Lindmark" w:date="2020-04-22T17:39:00Z">
                    <w:rPr>
                      <w:rFonts w:ascii="Cambria Math" w:hAnsi="Cambria Math" w:cstheme="minorHAnsi"/>
                    </w:rPr>
                    <m:t>0.5</m:t>
                  </w:del>
                </m:r>
                <m:r>
                  <w:ins w:id="40"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2B18FEE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69"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 xml:space="preserve">Hyperparameter (mass </w:t>
            </w:r>
            <w:commentRangeStart w:id="41"/>
            <w:r w:rsidRPr="007F0C50">
              <w:rPr>
                <w:rFonts w:cstheme="minorHAnsi"/>
              </w:rPr>
              <w:t xml:space="preserve">exponent </w:t>
            </w:r>
            <w:commentRangeEnd w:id="41"/>
            <w:r w:rsidR="00604739">
              <w:rPr>
                <w:rStyle w:val="CommentReference"/>
              </w:rPr>
              <w:commentReference w:id="41"/>
            </w:r>
            <w:r w:rsidRPr="007F0C50">
              <w:rPr>
                <w:rFonts w:cstheme="minorHAnsi"/>
              </w:rPr>
              <w:t>variance)</w:t>
            </w:r>
          </w:p>
        </w:tc>
        <w:tc>
          <w:tcPr>
            <w:tcW w:w="1669"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42"/>
            <w:r w:rsidRPr="007F0C50">
              <w:rPr>
                <w:rFonts w:cstheme="minorHAnsi"/>
              </w:rPr>
              <w:t xml:space="preserve">activation </w:t>
            </w:r>
            <w:commentRangeEnd w:id="42"/>
            <w:r w:rsidR="00093FA1">
              <w:rPr>
                <w:rStyle w:val="CommentReference"/>
              </w:rPr>
              <w:commentReference w:id="42"/>
            </w:r>
            <w:r w:rsidRPr="007F0C50">
              <w:rPr>
                <w:rFonts w:cstheme="minorHAnsi"/>
              </w:rPr>
              <w:t>energy variance)</w:t>
            </w:r>
          </w:p>
        </w:tc>
        <w:tc>
          <w:tcPr>
            <w:tcW w:w="1669"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69"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1623D042" w14:textId="2025CC89" w:rsidR="00377669" w:rsidRPr="004559BC" w:rsidRDefault="000A3582" w:rsidP="00C428D8">
            <w:pPr>
              <w:spacing w:line="360" w:lineRule="auto"/>
              <w:contextualSpacing/>
              <w:jc w:val="both"/>
              <w:rPr>
                <w:rFonts w:cstheme="minorHAnsi"/>
                <w:lang w:val="en-GB"/>
              </w:rPr>
            </w:pPr>
            <w:commentRangeStart w:id="43"/>
            <w:r w:rsidRPr="004559BC">
              <w:rPr>
                <w:rFonts w:cstheme="minorHAnsi"/>
                <w:lang w:val="en-GB"/>
              </w:rPr>
              <w:t>Quadratic model</w:t>
            </w:r>
          </w:p>
          <w:p w14:paraId="73D56C3A" w14:textId="559518BC" w:rsidR="001C2C66" w:rsidRPr="004559BC" w:rsidRDefault="001C2C66" w:rsidP="00C428D8">
            <w:pPr>
              <w:spacing w:line="360" w:lineRule="auto"/>
              <w:contextualSpacing/>
              <w:jc w:val="both"/>
              <w:rPr>
                <w:rFonts w:cstheme="minorHAnsi"/>
                <w:b w:val="0"/>
                <w:bCs w:val="0"/>
                <w:lang w:val="en-GB"/>
              </w:rPr>
            </w:pPr>
            <w:r w:rsidRPr="00972C7F">
              <w:rPr>
                <w:rFonts w:cstheme="minorHAnsi"/>
                <w:lang w:val="en-GB"/>
              </w:rPr>
              <w:t>for consumption</w:t>
            </w:r>
            <w:r w:rsidR="00100E9B" w:rsidRPr="004559BC">
              <w:rPr>
                <w:rFonts w:cstheme="minorHAnsi"/>
                <w:lang w:val="en-GB"/>
              </w:rPr>
              <w:t xml:space="preserve"> and 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commentRangeEnd w:id="43"/>
            <w:r w:rsidR="00A90EE9">
              <w:rPr>
                <w:rStyle w:val="CommentReference"/>
                <w:b w:val="0"/>
                <w:bCs w:val="0"/>
              </w:rPr>
              <w:commentReference w:id="43"/>
            </w:r>
          </w:p>
        </w:tc>
        <w:tc>
          <w:tcPr>
            <w:tcW w:w="1309" w:type="dxa"/>
          </w:tcPr>
          <w:p w14:paraId="5350D1EF"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29"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69"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29"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69"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29"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69"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973430" w14:textId="77777777" w:rsidR="00377669" w:rsidRPr="007F0C50" w:rsidRDefault="00377669" w:rsidP="00C428D8">
            <w:pPr>
              <w:spacing w:line="360" w:lineRule="auto"/>
              <w:contextualSpacing/>
              <w:jc w:val="both"/>
              <w:rPr>
                <w:rFonts w:cstheme="minorHAnsi"/>
              </w:rPr>
            </w:pPr>
          </w:p>
        </w:tc>
        <w:tc>
          <w:tcPr>
            <w:tcW w:w="1309" w:type="dxa"/>
          </w:tcPr>
          <w:p w14:paraId="6FB9D3ED"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29"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69"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54C5CD4" w14:textId="77777777" w:rsidR="00377669" w:rsidRPr="007F0C50" w:rsidRDefault="00377669" w:rsidP="00C428D8">
            <w:pPr>
              <w:spacing w:line="360" w:lineRule="auto"/>
              <w:contextualSpacing/>
              <w:jc w:val="both"/>
              <w:rPr>
                <w:rFonts w:cstheme="minorHAnsi"/>
              </w:rPr>
            </w:pPr>
          </w:p>
        </w:tc>
        <w:tc>
          <w:tcPr>
            <w:tcW w:w="1309" w:type="dxa"/>
          </w:tcPr>
          <w:p w14:paraId="1D92028A" w14:textId="77777777" w:rsidR="00377669" w:rsidRPr="007F0C50" w:rsidRDefault="00CA5CF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6A13B7" w:rsidRPr="00A20F7F" w14:paraId="03A9A99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4BC7FE7C" w14:textId="77777777" w:rsidR="006A13B7" w:rsidRPr="00972C7F" w:rsidRDefault="006A13B7" w:rsidP="006A13B7">
            <w:pPr>
              <w:spacing w:line="360" w:lineRule="auto"/>
              <w:contextualSpacing/>
              <w:jc w:val="both"/>
              <w:rPr>
                <w:rFonts w:eastAsiaTheme="minorEastAsia" w:cstheme="minorHAnsi"/>
                <w:lang w:val="en-GB"/>
              </w:rPr>
            </w:pPr>
            <w:commentRangeStart w:id="44"/>
            <w:r w:rsidRPr="00972C7F">
              <w:rPr>
                <w:rFonts w:cstheme="minorHAnsi"/>
                <w:lang w:val="en-GB"/>
              </w:rPr>
              <w:t xml:space="preserve">Linear </w:t>
            </w:r>
          </w:p>
          <w:p w14:paraId="527ACB5D" w14:textId="77777777" w:rsidR="006A13B7" w:rsidRPr="00972C7F" w:rsidRDefault="00CA5CFC" w:rsidP="006A13B7">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6A13B7" w:rsidRPr="00972C7F">
              <w:rPr>
                <w:rFonts w:cstheme="minorHAnsi"/>
                <w:lang w:val="en-GB"/>
              </w:rPr>
              <w:t xml:space="preserve"> model</w:t>
            </w:r>
          </w:p>
          <w:p w14:paraId="7D4D27C3" w14:textId="4BD89357" w:rsidR="006A13B7" w:rsidRPr="004559BC" w:rsidRDefault="006A13B7" w:rsidP="006A13B7">
            <w:pPr>
              <w:spacing w:line="360" w:lineRule="auto"/>
              <w:contextualSpacing/>
              <w:jc w:val="both"/>
              <w:rPr>
                <w:rFonts w:cstheme="minorHAnsi"/>
                <w:lang w:val="en-GB"/>
              </w:rPr>
            </w:pPr>
            <w:r w:rsidRPr="00972C7F">
              <w:rPr>
                <w:rFonts w:cstheme="minorHAnsi"/>
                <w:lang w:val="en-GB"/>
              </w:rPr>
              <w:t>(Eqns. 1-3)</w:t>
            </w:r>
            <w:commentRangeEnd w:id="44"/>
            <w:r w:rsidR="00A90EE9">
              <w:rPr>
                <w:rStyle w:val="CommentReference"/>
                <w:b w:val="0"/>
                <w:bCs w:val="0"/>
              </w:rPr>
              <w:commentReference w:id="44"/>
            </w:r>
          </w:p>
        </w:tc>
        <w:tc>
          <w:tcPr>
            <w:tcW w:w="1309" w:type="dxa"/>
          </w:tcPr>
          <w:p w14:paraId="13FB610C" w14:textId="4E99414D" w:rsidR="006A13B7" w:rsidRDefault="00CA5CF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2DC6D0EB" w14:textId="686B18DD"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69" w:type="dxa"/>
          </w:tcPr>
          <w:p w14:paraId="3F498CC1" w14:textId="6FA5B3B8"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34F27C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EDC1220" w14:textId="77777777" w:rsidR="006A13B7" w:rsidRPr="007F0C50" w:rsidRDefault="006A13B7" w:rsidP="006A13B7">
            <w:pPr>
              <w:spacing w:line="360" w:lineRule="auto"/>
              <w:contextualSpacing/>
              <w:jc w:val="both"/>
              <w:rPr>
                <w:rFonts w:cstheme="minorHAnsi"/>
              </w:rPr>
            </w:pPr>
          </w:p>
        </w:tc>
        <w:tc>
          <w:tcPr>
            <w:tcW w:w="1309" w:type="dxa"/>
          </w:tcPr>
          <w:p w14:paraId="7BB00A4C" w14:textId="42EC8717" w:rsidR="006A13B7" w:rsidRDefault="00CA5CF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2B87FA0D" w14:textId="070750E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1669" w:type="dxa"/>
          </w:tcPr>
          <w:p w14:paraId="1A9082B1" w14:textId="3EB775B3"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0B732AC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58F7C9C" w14:textId="77777777" w:rsidR="006A13B7" w:rsidRPr="007F0C50" w:rsidRDefault="006A13B7" w:rsidP="006A13B7">
            <w:pPr>
              <w:spacing w:line="360" w:lineRule="auto"/>
              <w:contextualSpacing/>
              <w:jc w:val="both"/>
              <w:rPr>
                <w:rFonts w:cstheme="minorHAnsi"/>
              </w:rPr>
            </w:pPr>
          </w:p>
        </w:tc>
        <w:tc>
          <w:tcPr>
            <w:tcW w:w="1309" w:type="dxa"/>
          </w:tcPr>
          <w:p w14:paraId="7CAC48FB" w14:textId="1F2B2E51" w:rsidR="006A13B7" w:rsidRDefault="00CA5CF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878BCFE" w14:textId="569CAE8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69" w:type="dxa"/>
          </w:tcPr>
          <w:p w14:paraId="4AF74732" w14:textId="53E0F186"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79E1473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C3DA195" w14:textId="77777777" w:rsidR="006A13B7" w:rsidRPr="007F0C50" w:rsidRDefault="006A13B7" w:rsidP="006A13B7">
            <w:pPr>
              <w:spacing w:line="360" w:lineRule="auto"/>
              <w:contextualSpacing/>
              <w:jc w:val="both"/>
              <w:rPr>
                <w:rFonts w:cstheme="minorHAnsi"/>
              </w:rPr>
            </w:pPr>
          </w:p>
        </w:tc>
        <w:tc>
          <w:tcPr>
            <w:tcW w:w="1309" w:type="dxa"/>
          </w:tcPr>
          <w:p w14:paraId="436CCA4A" w14:textId="779E7226" w:rsidR="006A13B7" w:rsidRDefault="00CA5CF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3F9947B5" w14:textId="148E1F2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1669" w:type="dxa"/>
          </w:tcPr>
          <w:p w14:paraId="7660C7E3" w14:textId="2B4E050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561E8091"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275538E" w14:textId="77777777" w:rsidR="006A13B7" w:rsidRPr="007F0C50" w:rsidRDefault="006A13B7" w:rsidP="006A13B7">
            <w:pPr>
              <w:spacing w:line="360" w:lineRule="auto"/>
              <w:contextualSpacing/>
              <w:jc w:val="both"/>
              <w:rPr>
                <w:rFonts w:cstheme="minorHAnsi"/>
              </w:rPr>
            </w:pPr>
          </w:p>
        </w:tc>
        <w:tc>
          <w:tcPr>
            <w:tcW w:w="1309" w:type="dxa"/>
          </w:tcPr>
          <w:p w14:paraId="7A135B4E" w14:textId="6B2443B8" w:rsidR="006A13B7" w:rsidRDefault="00CA5CFC"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53A2AEAE" w14:textId="6946EA0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69" w:type="dxa"/>
          </w:tcPr>
          <w:p w14:paraId="2314200E" w14:textId="608DA01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2D66282" w14:textId="63412EF6" w:rsidR="00B7608D" w:rsidRPr="00972C7F" w:rsidRDefault="00F53EDC" w:rsidP="009F321A">
      <w:pPr>
        <w:pageBreakBefore/>
        <w:spacing w:line="480" w:lineRule="auto"/>
        <w:contextualSpacing/>
        <w:jc w:val="both"/>
        <w:rPr>
          <w:rFonts w:cstheme="minorHAnsi"/>
          <w:b/>
          <w:lang w:val="en-GB"/>
        </w:rPr>
      </w:pPr>
      <w:r w:rsidRPr="00972C7F">
        <w:rPr>
          <w:rFonts w:cstheme="minorHAnsi"/>
          <w:b/>
          <w:lang w:val="en-GB"/>
        </w:rPr>
        <w:lastRenderedPageBreak/>
        <w:t>Results</w:t>
      </w:r>
    </w:p>
    <w:p w14:paraId="55FE34A9" w14:textId="2EDC5873" w:rsidR="007059B2" w:rsidRPr="004559BC" w:rsidRDefault="00324207" w:rsidP="000A32DD">
      <w:pPr>
        <w:spacing w:line="480" w:lineRule="auto"/>
        <w:contextualSpacing/>
        <w:jc w:val="both"/>
        <w:rPr>
          <w:lang w:val="en-GB"/>
        </w:rPr>
      </w:pPr>
      <w:r w:rsidRPr="00972C7F">
        <w:rPr>
          <w:rFonts w:eastAsiaTheme="minorEastAsia" w:cstheme="minorHAnsi"/>
          <w:lang w:val="en-GB"/>
        </w:rPr>
        <w:t>We find that the</w:t>
      </w:r>
      <w:r w:rsidR="00972477" w:rsidRPr="00972C7F">
        <w:rPr>
          <w:rFonts w:eastAsiaTheme="minorEastAsia" w:cstheme="minorHAnsi"/>
          <w:lang w:val="en-GB"/>
        </w:rPr>
        <w:t xml:space="preserve"> </w:t>
      </w:r>
      <w:r w:rsidR="00DF3321" w:rsidRPr="004559BC">
        <w:rPr>
          <w:rFonts w:eastAsiaTheme="minorEastAsia" w:cstheme="minorHAnsi"/>
          <w:lang w:val="en-GB"/>
        </w:rPr>
        <w:t>global</w:t>
      </w:r>
      <w:r w:rsidR="00972477" w:rsidRPr="00972C7F">
        <w:rPr>
          <w:rFonts w:eastAsiaTheme="minorEastAsia" w:cstheme="minorHAnsi"/>
          <w:lang w:val="en-GB"/>
        </w:rPr>
        <w:t xml:space="preserve"> intraspecific</w:t>
      </w:r>
      <w:r w:rsidRPr="00972C7F">
        <w:rPr>
          <w:rFonts w:eastAsiaTheme="minorEastAsia" w:cstheme="minorHAnsi"/>
          <w:lang w:val="en-GB"/>
        </w:rPr>
        <w:t xml:space="preserve"> scaling </w:t>
      </w:r>
      <w:r w:rsidR="009B3967" w:rsidRPr="00972C7F">
        <w:rPr>
          <w:rFonts w:eastAsiaTheme="minorEastAsia" w:cstheme="minorHAnsi"/>
          <w:lang w:val="en-GB"/>
        </w:rPr>
        <w:t xml:space="preserve">of </w:t>
      </w:r>
      <w:r w:rsidR="00856ABF" w:rsidRPr="00972C7F">
        <w:rPr>
          <w:rFonts w:eastAsiaTheme="minorEastAsia" w:cstheme="minorHAnsi"/>
          <w:lang w:val="en-GB"/>
        </w:rPr>
        <w:t xml:space="preserve">whole-organism </w:t>
      </w:r>
      <w:r w:rsidR="009B3967" w:rsidRPr="00972C7F">
        <w:rPr>
          <w:rFonts w:eastAsiaTheme="minorEastAsia" w:cstheme="minorHAnsi"/>
          <w:lang w:val="en-GB"/>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=1.59+0.77</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+0.017</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972C7F">
        <w:rPr>
          <w:rFonts w:eastAsiaTheme="minorEastAsia" w:cstheme="minorHAnsi"/>
          <w:lang w:val="en-GB"/>
        </w:rPr>
        <w:t xml:space="preserve">, and consumption rate </w:t>
      </w:r>
      <w:r w:rsidR="0003722E" w:rsidRPr="00972C7F">
        <w:rPr>
          <w:rFonts w:eastAsiaTheme="minorEastAsia" w:cstheme="minorHAnsi"/>
          <w:lang w:val="en-GB"/>
        </w:rPr>
        <w:t xml:space="preserve">at temperatures below optimum </w:t>
      </w:r>
      <w:r w:rsidR="00F27B61" w:rsidRPr="00972C7F">
        <w:rPr>
          <w:rFonts w:eastAsiaTheme="minorEastAsia" w:cstheme="minorHAnsi"/>
          <w:lang w:val="en-GB"/>
        </w:rPr>
        <w:t xml:space="preserve">as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=0.55+0.64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972C7F">
        <w:rPr>
          <w:rFonts w:eastAsiaTheme="minorEastAsia" w:cstheme="minorHAnsi"/>
          <w:lang w:val="en-GB"/>
        </w:rPr>
        <w:t xml:space="preserve"> (Fig. </w:t>
      </w:r>
      <w:r w:rsidR="00960690" w:rsidRPr="004559BC">
        <w:rPr>
          <w:rFonts w:eastAsiaTheme="minorEastAsia" w:cstheme="minorHAnsi"/>
          <w:lang w:val="en-GB"/>
        </w:rPr>
        <w:t>1</w:t>
      </w:r>
      <w:r w:rsidR="00A333BC" w:rsidRPr="00972C7F">
        <w:rPr>
          <w:rFonts w:eastAsiaTheme="minorEastAsia" w:cstheme="minorHAnsi"/>
          <w:lang w:val="en-GB"/>
        </w:rPr>
        <w:t>)</w:t>
      </w:r>
      <w:r w:rsidR="0011107C" w:rsidRPr="00972C7F">
        <w:rPr>
          <w:rFonts w:eastAsiaTheme="minorEastAsia" w:cstheme="minorHAnsi"/>
          <w:lang w:val="en-GB"/>
        </w:rPr>
        <w:t xml:space="preserve">. </w:t>
      </w:r>
      <w:r w:rsidR="00DE2220" w:rsidRPr="00972C7F">
        <w:rPr>
          <w:rFonts w:eastAsiaTheme="minorEastAsia" w:cstheme="minorHAnsi"/>
          <w:lang w:val="en-GB"/>
        </w:rPr>
        <w:t xml:space="preserve">In </w:t>
      </w:r>
      <w:r w:rsidR="00DE2220" w:rsidRPr="004559BC">
        <w:rPr>
          <w:rFonts w:eastAsiaTheme="minorEastAsia" w:cstheme="minorHAnsi"/>
          <w:lang w:val="en-GB"/>
        </w:rPr>
        <w:t xml:space="preserve">the models </w:t>
      </w:r>
      <w:r w:rsidR="00DE2220" w:rsidRPr="00972C7F">
        <w:rPr>
          <w:rFonts w:eastAsiaTheme="minorEastAsia" w:cstheme="minorHAnsi"/>
          <w:lang w:val="en-GB"/>
        </w:rPr>
        <w:t xml:space="preserve">of consumption, all coefficients vary by species </w:t>
      </w:r>
      <w:r w:rsidR="006B16CC" w:rsidRPr="004559BC">
        <w:rPr>
          <w:rFonts w:eastAsiaTheme="minorEastAsia" w:cstheme="minorHAnsi"/>
          <w:lang w:val="en-GB"/>
        </w:rPr>
        <w:t xml:space="preserve">(M5) </w:t>
      </w:r>
      <w:r w:rsidR="00DE2220" w:rsidRPr="00972C7F">
        <w:rPr>
          <w:rFonts w:eastAsiaTheme="minorEastAsia" w:cstheme="minorHAnsi"/>
          <w:lang w:val="en-GB"/>
        </w:rPr>
        <w:t>whereas for metabolism, all but the interaction coefficient vary by species</w:t>
      </w:r>
      <w:r w:rsidR="006B16CC" w:rsidRPr="004559BC">
        <w:rPr>
          <w:rFonts w:eastAsiaTheme="minorEastAsia" w:cstheme="minorHAnsi"/>
          <w:lang w:val="en-GB"/>
        </w:rPr>
        <w:t xml:space="preserve"> (M2)</w:t>
      </w:r>
      <w:r w:rsidR="00DE2220" w:rsidRPr="00972C7F">
        <w:rPr>
          <w:rFonts w:eastAsiaTheme="minorEastAsia" w:cstheme="minorHAnsi"/>
          <w:lang w:val="en-GB"/>
        </w:rPr>
        <w:t xml:space="preserve"> (Table 2).</w:t>
      </w:r>
      <w:r w:rsidR="00625350" w:rsidRPr="004559BC">
        <w:rPr>
          <w:rFonts w:eastAsiaTheme="minorEastAsia" w:cstheme="minorHAnsi"/>
          <w:lang w:val="en-GB"/>
        </w:rPr>
        <w:t xml:space="preserve"> </w:t>
      </w:r>
      <w:r w:rsidR="00097348" w:rsidRPr="004559BC">
        <w:rPr>
          <w:rFonts w:eastAsiaTheme="minorEastAsia" w:cstheme="minorHAnsi"/>
          <w:lang w:val="en-GB"/>
        </w:rPr>
        <w:t>M</w:t>
      </w:r>
      <w:r w:rsidR="009C3971" w:rsidRPr="00972C7F">
        <w:rPr>
          <w:rFonts w:eastAsiaTheme="minorEastAsia" w:cstheme="minorHAnsi"/>
          <w:lang w:val="en-GB"/>
        </w:rPr>
        <w:t>etabolic rate scales with</w:t>
      </w:r>
      <w:r w:rsidR="007C5133" w:rsidRPr="00972C7F">
        <w:rPr>
          <w:rFonts w:eastAsiaTheme="minorEastAsia" w:cstheme="minorHAnsi"/>
          <w:lang w:val="en-GB"/>
        </w:rPr>
        <w:t xml:space="preserve"> a </w:t>
      </w:r>
      <w:r w:rsidR="00851376" w:rsidRPr="004559BC">
        <w:rPr>
          <w:rFonts w:eastAsiaTheme="minorEastAsia" w:cstheme="minorHAnsi"/>
          <w:lang w:val="en-GB"/>
        </w:rPr>
        <w:t xml:space="preserve">slightly </w:t>
      </w:r>
      <w:r w:rsidR="007C5133" w:rsidRPr="00972C7F">
        <w:rPr>
          <w:rFonts w:eastAsiaTheme="minorEastAsia" w:cstheme="minorHAnsi"/>
          <w:lang w:val="en-GB"/>
        </w:rPr>
        <w:t xml:space="preserve">larger mass-scaling exponent </w:t>
      </w:r>
      <w:r w:rsidR="004138D7" w:rsidRPr="00972C7F">
        <w:rPr>
          <w:rFonts w:eastAsiaTheme="minorEastAsia" w:cstheme="minorHAnsi"/>
          <w:lang w:val="en-GB"/>
        </w:rPr>
        <w:t>(</w:t>
      </w:r>
      <w:r w:rsidR="00573487" w:rsidRPr="004559BC">
        <w:rPr>
          <w:rFonts w:eastAsiaTheme="minorEastAsia" w:cstheme="minorHAnsi"/>
          <w:lang w:val="en-GB"/>
        </w:rPr>
        <w:t>0.</w:t>
      </w:r>
      <w:r w:rsidR="002D3839" w:rsidRPr="004559BC">
        <w:rPr>
          <w:rFonts w:eastAsiaTheme="minorEastAsia" w:cstheme="minorHAnsi"/>
          <w:lang w:val="en-GB"/>
        </w:rPr>
        <w:t>77</w:t>
      </w:r>
      <w:r w:rsidR="00844C79" w:rsidRPr="00972C7F">
        <w:rPr>
          <w:rFonts w:eastAsiaTheme="minorEastAsia" w:cstheme="minorHAnsi"/>
          <w:lang w:val="en-GB"/>
        </w:rPr>
        <w:t xml:space="preserve"> [</w:t>
      </w:r>
      <w:r w:rsidR="00573487" w:rsidRPr="004559BC">
        <w:rPr>
          <w:rFonts w:eastAsiaTheme="minorEastAsia" w:cstheme="minorHAnsi"/>
          <w:lang w:val="en-GB"/>
        </w:rPr>
        <w:t>0.7, 0.8</w:t>
      </w:r>
      <w:r w:rsidR="001C01BE" w:rsidRPr="004559BC">
        <w:rPr>
          <w:rFonts w:eastAsiaTheme="minorEastAsia" w:cstheme="minorHAnsi"/>
          <w:lang w:val="en-GB"/>
        </w:rPr>
        <w:t>3</w:t>
      </w:r>
      <w:r w:rsidR="004138D7" w:rsidRPr="00972C7F">
        <w:rPr>
          <w:rFonts w:eastAsiaTheme="minorEastAsia" w:cstheme="minorHAnsi"/>
          <w:lang w:val="en-GB"/>
        </w:rPr>
        <w:t xml:space="preserve">]) </w:t>
      </w:r>
      <w:r w:rsidR="007C5133" w:rsidRPr="00972C7F">
        <w:rPr>
          <w:rFonts w:eastAsiaTheme="minorEastAsia" w:cstheme="minorHAnsi"/>
          <w:lang w:val="en-GB"/>
        </w:rPr>
        <w:t xml:space="preserve">than maximum consumption </w:t>
      </w:r>
      <w:r w:rsidR="00756075" w:rsidRPr="00972C7F">
        <w:rPr>
          <w:rFonts w:eastAsiaTheme="minorEastAsia" w:cstheme="minorHAnsi"/>
          <w:lang w:val="en-GB"/>
        </w:rPr>
        <w:t>(</w:t>
      </w:r>
      <w:r w:rsidR="00573487" w:rsidRPr="004559BC">
        <w:rPr>
          <w:rFonts w:eastAsiaTheme="minorEastAsia" w:cstheme="minorHAnsi"/>
          <w:lang w:val="en-GB"/>
        </w:rPr>
        <w:t>0.64</w:t>
      </w:r>
      <w:r w:rsidR="002359BC" w:rsidRPr="00972C7F">
        <w:rPr>
          <w:rFonts w:eastAsiaTheme="minorEastAsia" w:cstheme="minorHAnsi"/>
          <w:lang w:val="en-GB"/>
        </w:rPr>
        <w:t xml:space="preserve"> </w:t>
      </w:r>
      <w:r w:rsidR="00573487" w:rsidRPr="004559BC">
        <w:rPr>
          <w:rFonts w:eastAsiaTheme="minorEastAsia" w:cstheme="minorHAnsi"/>
          <w:lang w:val="en-GB"/>
        </w:rPr>
        <w:t>[0.56, 0.73</w:t>
      </w:r>
      <m:oMath>
        <m:r>
          <w:rPr>
            <w:rFonts w:ascii="Cambria Math" w:eastAsiaTheme="minorEastAsia" w:hAnsi="Cambria Math" w:cstheme="minorHAnsi"/>
            <w:lang w:val="en-GB"/>
          </w:rPr>
          <m:t>]</m:t>
        </m:r>
      </m:oMath>
      <w:r w:rsidR="00756075" w:rsidRPr="00972C7F">
        <w:rPr>
          <w:rFonts w:eastAsiaTheme="minorEastAsia" w:cstheme="minorHAnsi"/>
          <w:lang w:val="en-GB"/>
        </w:rPr>
        <w:t>)</w:t>
      </w:r>
      <w:r w:rsidR="00106423" w:rsidRPr="00972C7F">
        <w:rPr>
          <w:rFonts w:eastAsiaTheme="minorEastAsia" w:cstheme="minorHAnsi"/>
          <w:lang w:val="en-GB"/>
        </w:rPr>
        <w:t>, inferred from</w:t>
      </w:r>
      <w:r w:rsidR="00357A9D" w:rsidRPr="004559BC">
        <w:rPr>
          <w:rFonts w:eastAsiaTheme="minorEastAsia" w:cstheme="minorHAnsi"/>
          <w:lang w:val="en-GB"/>
        </w:rPr>
        <w:t xml:space="preserve"> </w:t>
      </w:r>
      <w:r w:rsidR="004F78EB" w:rsidRPr="004559BC">
        <w:rPr>
          <w:rFonts w:eastAsiaTheme="minorEastAsia" w:cstheme="minorHAnsi"/>
          <w:lang w:val="en-GB"/>
        </w:rPr>
        <w:t>the only slightl</w:t>
      </w:r>
      <w:r w:rsidR="0039634C" w:rsidRPr="004559BC">
        <w:rPr>
          <w:rFonts w:eastAsiaTheme="minorEastAsia" w:cstheme="minorHAnsi"/>
          <w:lang w:val="en-GB"/>
        </w:rPr>
        <w:t>y</w:t>
      </w:r>
      <w:r w:rsidR="00106423" w:rsidRPr="00972C7F">
        <w:rPr>
          <w:rFonts w:eastAsiaTheme="minorEastAsia" w:cstheme="minorHAnsi"/>
          <w:lang w:val="en-GB"/>
        </w:rPr>
        <w:t xml:space="preserve"> overlapping </w:t>
      </w:r>
      <w:r w:rsidR="00C1632C" w:rsidRPr="00972C7F">
        <w:rPr>
          <w:rFonts w:eastAsiaTheme="minorEastAsia" w:cstheme="minorHAnsi"/>
          <w:lang w:val="en-GB"/>
        </w:rPr>
        <w:t xml:space="preserve">Bayesian 95% </w:t>
      </w:r>
      <w:r w:rsidR="00106423" w:rsidRPr="00972C7F">
        <w:rPr>
          <w:rFonts w:eastAsiaTheme="minorEastAsia" w:cstheme="minorHAnsi"/>
          <w:lang w:val="en-GB"/>
        </w:rPr>
        <w:t>credible intervals</w:t>
      </w:r>
      <w:r w:rsidR="00C1632C" w:rsidRPr="00972C7F">
        <w:rPr>
          <w:rFonts w:eastAsiaTheme="minorEastAsia" w:cstheme="minorHAnsi"/>
          <w:lang w:val="en-GB"/>
        </w:rPr>
        <w:t xml:space="preserve"> (indicate</w:t>
      </w:r>
      <w:r w:rsidR="00C02BA2" w:rsidRPr="00972C7F">
        <w:rPr>
          <w:rFonts w:eastAsiaTheme="minorEastAsia" w:cstheme="minorHAnsi"/>
          <w:lang w:val="en-GB"/>
        </w:rPr>
        <w:t>d</w:t>
      </w:r>
      <w:r w:rsidR="00C1632C" w:rsidRPr="00972C7F">
        <w:rPr>
          <w:rFonts w:eastAsiaTheme="minorEastAsia" w:cstheme="minorHAnsi"/>
          <w:lang w:val="en-GB"/>
        </w:rPr>
        <w:t xml:space="preserve"> </w:t>
      </w:r>
      <w:r w:rsidR="00C02BA2" w:rsidRPr="00972C7F">
        <w:rPr>
          <w:rFonts w:eastAsiaTheme="minorEastAsia" w:cstheme="minorHAnsi"/>
          <w:lang w:val="en-GB"/>
        </w:rPr>
        <w:t xml:space="preserve">in </w:t>
      </w:r>
      <w:r w:rsidR="00C1632C" w:rsidRPr="00972C7F">
        <w:rPr>
          <w:rFonts w:eastAsiaTheme="minorEastAsia" w:cstheme="minorHAnsi"/>
          <w:lang w:val="en-GB"/>
        </w:rPr>
        <w:t>square brackets)</w:t>
      </w:r>
      <w:r w:rsidR="001A3098" w:rsidRPr="00972C7F">
        <w:rPr>
          <w:rFonts w:eastAsiaTheme="minorEastAsia" w:cstheme="minorHAnsi"/>
          <w:lang w:val="en-GB"/>
        </w:rPr>
        <w:t xml:space="preserve"> (Fig. </w:t>
      </w:r>
      <w:r w:rsidR="003632D6" w:rsidRPr="004559BC">
        <w:rPr>
          <w:rFonts w:eastAsiaTheme="minorEastAsia" w:cstheme="minorHAnsi"/>
          <w:lang w:val="en-GB"/>
        </w:rPr>
        <w:t>2</w:t>
      </w:r>
      <w:r w:rsidR="001A3098" w:rsidRPr="00972C7F">
        <w:rPr>
          <w:rFonts w:eastAsiaTheme="minorEastAsia" w:cstheme="minorHAnsi"/>
          <w:lang w:val="en-GB"/>
        </w:rPr>
        <w:t>)</w:t>
      </w:r>
      <w:r w:rsidR="00B67CCD" w:rsidRPr="00972C7F">
        <w:rPr>
          <w:rFonts w:eastAsiaTheme="minorEastAsia" w:cstheme="minorHAnsi"/>
          <w:lang w:val="en-GB"/>
        </w:rPr>
        <w:t>. This</w:t>
      </w:r>
      <w:r w:rsidR="000B616E" w:rsidRPr="00972C7F">
        <w:rPr>
          <w:rFonts w:eastAsiaTheme="minorEastAsia" w:cstheme="minorHAnsi"/>
          <w:lang w:val="en-GB"/>
        </w:rPr>
        <w:t xml:space="preserve"> difference </w:t>
      </w:r>
      <w:r w:rsidR="00E6146D" w:rsidRPr="00972C7F">
        <w:rPr>
          <w:rFonts w:eastAsiaTheme="minorEastAsia" w:cstheme="minorHAnsi"/>
          <w:lang w:val="en-GB"/>
        </w:rPr>
        <w:t xml:space="preserve">implies </w:t>
      </w:r>
      <w:r w:rsidR="006D6A89" w:rsidRPr="00972C7F">
        <w:rPr>
          <w:rFonts w:eastAsiaTheme="minorEastAsia" w:cstheme="minorHAnsi"/>
          <w:lang w:val="en-GB"/>
        </w:rPr>
        <w:t>that metabolic processes increase faster with body mass than maximum consumption rates</w:t>
      </w:r>
      <w:r w:rsidR="009F106D" w:rsidRPr="004559BC">
        <w:rPr>
          <w:rFonts w:eastAsiaTheme="minorEastAsia" w:cstheme="minorHAnsi"/>
          <w:lang w:val="en-GB"/>
        </w:rPr>
        <w:t xml:space="preserve">. We also find it probable that </w:t>
      </w:r>
      <w:r w:rsidR="00ED67A1" w:rsidRPr="004559BC">
        <w:rPr>
          <w:rFonts w:eastAsiaTheme="minorEastAsia" w:cstheme="minorHAnsi"/>
          <w:lang w:val="en-GB"/>
        </w:rPr>
        <w:t xml:space="preserve">the </w:t>
      </w:r>
      <w:r w:rsidR="009F106D" w:rsidRPr="004559BC">
        <w:rPr>
          <w:rFonts w:eastAsiaTheme="minorEastAsia" w:cstheme="minorHAnsi"/>
          <w:lang w:val="en-GB"/>
        </w:rPr>
        <w:t>mass-scaling exponent</w:t>
      </w:r>
      <w:r w:rsidR="00692140" w:rsidRPr="004559BC">
        <w:rPr>
          <w:rFonts w:eastAsiaTheme="minorEastAsia" w:cstheme="minorHAnsi"/>
          <w:lang w:val="en-GB"/>
        </w:rPr>
        <w:t xml:space="preserve"> of maximum consumption </w:t>
      </w:r>
      <w:r w:rsidR="0064771B" w:rsidRPr="00972C7F">
        <w:rPr>
          <w:rFonts w:eastAsiaTheme="minorEastAsia" w:cstheme="minorHAnsi"/>
          <w:lang w:val="en-GB"/>
        </w:rPr>
        <w:t>differ</w:t>
      </w:r>
      <w:r w:rsidR="001C0C0E" w:rsidRPr="004559BC">
        <w:rPr>
          <w:rFonts w:eastAsiaTheme="minorEastAsia" w:cstheme="minorHAnsi"/>
          <w:lang w:val="en-GB"/>
        </w:rPr>
        <w:t>s</w:t>
      </w:r>
      <w:r w:rsidR="0064771B" w:rsidRPr="00972C7F">
        <w:rPr>
          <w:rFonts w:eastAsiaTheme="minorEastAsia" w:cstheme="minorHAnsi"/>
          <w:lang w:val="en-GB"/>
        </w:rPr>
        <w:t xml:space="preserve"> from the </w:t>
      </w:r>
      <w:r w:rsidR="0003722E" w:rsidRPr="00972C7F">
        <w:rPr>
          <w:rFonts w:eastAsiaTheme="minorEastAsia" w:cstheme="minorHAnsi"/>
          <w:lang w:val="en-GB"/>
        </w:rPr>
        <w:t xml:space="preserve">predicted </w:t>
      </w:r>
      <w:r w:rsidR="006E3123" w:rsidRPr="004559BC">
        <w:rPr>
          <w:rFonts w:eastAsiaTheme="minorEastAsia" w:cstheme="minorHAnsi"/>
          <w:lang w:val="en-GB"/>
        </w:rPr>
        <w:t xml:space="preserve">0.75 </w:t>
      </w:r>
      <w:r w:rsidR="00ED779E" w:rsidRPr="00972C7F">
        <w:rPr>
          <w:rFonts w:eastAsiaTheme="minorEastAsia" w:cstheme="minorHAnsi"/>
          <w:lang w:val="en-GB"/>
        </w:rPr>
        <w:t>from the metabolic theory of ecology</w:t>
      </w:r>
      <w:r w:rsidR="00071BD9" w:rsidRPr="004559BC">
        <w:rPr>
          <w:rFonts w:eastAsiaTheme="minorEastAsia" w:cstheme="minorHAnsi"/>
          <w:lang w:val="en-GB"/>
        </w:rPr>
        <w:t>, because</w:t>
      </w:r>
      <w:r w:rsidR="00E94B34" w:rsidRPr="004559BC">
        <w:rPr>
          <w:rFonts w:eastAsiaTheme="minorEastAsia" w:cstheme="minorHAnsi"/>
          <w:lang w:val="en-GB"/>
        </w:rPr>
        <w:t xml:space="preserve"> </w:t>
      </w:r>
      <w:r w:rsidR="007E259E" w:rsidRPr="004559BC">
        <w:rPr>
          <w:rFonts w:eastAsiaTheme="minorEastAsia" w:cstheme="minorHAnsi"/>
          <w:lang w:val="en-GB"/>
        </w:rPr>
        <w:t>99</w:t>
      </w:r>
      <w:r w:rsidR="00322268" w:rsidRPr="004559BC">
        <w:rPr>
          <w:rFonts w:eastAsiaTheme="minorEastAsia" w:cstheme="minorHAnsi"/>
          <w:lang w:val="en-GB"/>
        </w:rPr>
        <w:t>.</w:t>
      </w:r>
      <w:r w:rsidR="007E259E" w:rsidRPr="004559BC">
        <w:rPr>
          <w:rFonts w:eastAsiaTheme="minorEastAsia" w:cstheme="minorHAnsi"/>
          <w:lang w:val="en-GB"/>
        </w:rPr>
        <w:t>5</w:t>
      </w:r>
      <w:r w:rsidR="00216E90" w:rsidRPr="004559BC">
        <w:rPr>
          <w:rFonts w:eastAsiaTheme="minorEastAsia" w:cstheme="minorHAnsi"/>
          <w:lang w:val="en-GB"/>
        </w:rPr>
        <w:t xml:space="preserve">% </w:t>
      </w:r>
      <w:r w:rsidR="00FF08F4" w:rsidRPr="004559BC">
        <w:rPr>
          <w:rFonts w:eastAsiaTheme="minorEastAsia" w:cstheme="minorHAnsi"/>
          <w:lang w:val="en-GB"/>
        </w:rPr>
        <w:t xml:space="preserve">of the posterior distribution </w:t>
      </w:r>
      <w:r w:rsidR="00216E90" w:rsidRPr="004559BC">
        <w:rPr>
          <w:rFonts w:eastAsiaTheme="minorEastAsia" w:cstheme="minorHAnsi"/>
          <w:lang w:val="en-GB"/>
        </w:rPr>
        <w:t>is below 0.75</w:t>
      </w:r>
      <w:r w:rsidR="004069DE" w:rsidRPr="004559BC">
        <w:rPr>
          <w:rFonts w:eastAsiaTheme="minorEastAsia" w:cstheme="minorHAnsi"/>
          <w:lang w:val="en-GB"/>
        </w:rPr>
        <w:t xml:space="preserve"> (Fig. 2)</w:t>
      </w:r>
      <w:r w:rsidR="00544018" w:rsidRPr="004559BC">
        <w:rPr>
          <w:rFonts w:eastAsiaTheme="minorEastAsia" w:cstheme="minorHAnsi"/>
          <w:lang w:val="en-GB"/>
        </w:rPr>
        <w:t xml:space="preserve">. </w:t>
      </w:r>
      <w:r w:rsidR="00654989" w:rsidRPr="004559BC">
        <w:rPr>
          <w:rFonts w:eastAsiaTheme="minorEastAsia" w:cstheme="minorHAnsi"/>
          <w:lang w:val="en-GB"/>
        </w:rPr>
        <w:t xml:space="preserve">The mass-exponent for metabolism </w:t>
      </w:r>
      <w:r w:rsidR="0076307D" w:rsidRPr="004559BC">
        <w:rPr>
          <w:rFonts w:eastAsiaTheme="minorEastAsia" w:cstheme="minorHAnsi"/>
          <w:lang w:val="en-GB"/>
        </w:rPr>
        <w:t xml:space="preserve">is </w:t>
      </w:r>
      <w:r w:rsidR="00654989" w:rsidRPr="004559BC">
        <w:rPr>
          <w:rFonts w:eastAsiaTheme="minorEastAsia" w:cstheme="minorHAnsi"/>
          <w:lang w:val="en-GB"/>
        </w:rPr>
        <w:t>closer</w:t>
      </w:r>
      <w:r w:rsidR="0015657A" w:rsidRPr="004559BC">
        <w:rPr>
          <w:rFonts w:eastAsiaTheme="minorEastAsia" w:cstheme="minorHAnsi"/>
          <w:lang w:val="en-GB"/>
        </w:rPr>
        <w:t xml:space="preserve"> to 0.75, with </w:t>
      </w:r>
      <w:r w:rsidR="006E26C2" w:rsidRPr="004559BC">
        <w:rPr>
          <w:rFonts w:eastAsiaTheme="minorEastAsia" w:cstheme="minorHAnsi"/>
          <w:lang w:val="en-GB"/>
        </w:rPr>
        <w:t>70</w:t>
      </w:r>
      <w:r w:rsidR="008D3370" w:rsidRPr="004559BC">
        <w:rPr>
          <w:rFonts w:eastAsiaTheme="minorEastAsia" w:cstheme="minorHAnsi"/>
          <w:lang w:val="en-GB"/>
        </w:rPr>
        <w:t>%</w:t>
      </w:r>
      <w:r w:rsidR="00DC5C11" w:rsidRPr="004559BC">
        <w:rPr>
          <w:rFonts w:eastAsiaTheme="minorEastAsia" w:cstheme="minorHAnsi"/>
          <w:lang w:val="en-GB"/>
        </w:rPr>
        <w:t xml:space="preserve"> of the posterior</w:t>
      </w:r>
      <w:r w:rsidR="00316D82" w:rsidRPr="004559BC">
        <w:rPr>
          <w:rFonts w:eastAsiaTheme="minorEastAsia" w:cstheme="minorHAnsi"/>
          <w:lang w:val="en-GB"/>
        </w:rPr>
        <w:t xml:space="preserve"> distribution above 0.75</w:t>
      </w:r>
      <w:r w:rsidR="004069DE" w:rsidRPr="004559BC">
        <w:rPr>
          <w:rFonts w:eastAsiaTheme="minorEastAsia" w:cstheme="minorHAnsi"/>
          <w:lang w:val="en-GB"/>
        </w:rPr>
        <w:t xml:space="preserve"> (Fig. 2)</w:t>
      </w:r>
      <w:r w:rsidR="0064771B" w:rsidRPr="00972C7F">
        <w:rPr>
          <w:rFonts w:eastAsiaTheme="minorEastAsia" w:cstheme="minorHAnsi"/>
          <w:lang w:val="en-GB"/>
        </w:rPr>
        <w:t>.</w:t>
      </w:r>
      <w:r w:rsidR="00F33348" w:rsidRPr="004559BC">
        <w:rPr>
          <w:rFonts w:eastAsiaTheme="minorEastAsia" w:cstheme="minorHAnsi"/>
          <w:lang w:val="en-GB"/>
        </w:rPr>
        <w:t xml:space="preserve"> </w:t>
      </w:r>
      <w:r w:rsidR="00AA0E04" w:rsidRPr="004559BC">
        <w:rPr>
          <w:rFonts w:eastAsiaTheme="minorEastAsia" w:cstheme="minorHAnsi"/>
          <w:lang w:val="en-GB"/>
        </w:rPr>
        <w:t>A</w:t>
      </w:r>
      <w:r w:rsidR="00AA0E04" w:rsidRPr="00972C7F">
        <w:rPr>
          <w:rFonts w:eastAsiaTheme="minorEastAsia" w:cstheme="minorHAnsi"/>
          <w:lang w:val="en-GB"/>
        </w:rPr>
        <w:t>ctivation energ</w:t>
      </w:r>
      <w:r w:rsidR="00AA0E04" w:rsidRPr="004559BC">
        <w:rPr>
          <w:rFonts w:eastAsiaTheme="minorEastAsia" w:cstheme="minorHAnsi"/>
          <w:lang w:val="en-GB"/>
        </w:rPr>
        <w:t>ies of metabolism and maximum consumption rate are both similar</w:t>
      </w:r>
      <w:r w:rsidR="00B970F1" w:rsidRPr="004559BC">
        <w:rPr>
          <w:rFonts w:eastAsiaTheme="minorEastAsia" w:cstheme="minorHAnsi"/>
          <w:lang w:val="en-GB"/>
        </w:rPr>
        <w:t xml:space="preserve"> (</w:t>
      </w:r>
      <w:r w:rsidR="00B970F1" w:rsidRPr="00972C7F">
        <w:rPr>
          <w:lang w:val="en-GB"/>
        </w:rPr>
        <w:t>-0.6</w:t>
      </w:r>
      <w:r w:rsidR="00FE6306" w:rsidRPr="004559BC">
        <w:rPr>
          <w:lang w:val="en-GB"/>
        </w:rPr>
        <w:t>1</w:t>
      </w:r>
      <w:r w:rsidR="00B970F1" w:rsidRPr="00972C7F">
        <w:rPr>
          <w:lang w:val="en-GB"/>
        </w:rPr>
        <w:t xml:space="preserve"> [-0.67, -0.56]</w:t>
      </w:r>
      <w:r w:rsidR="00B970F1" w:rsidRPr="004559BC">
        <w:rPr>
          <w:lang w:val="en-GB"/>
        </w:rPr>
        <w:t xml:space="preserve"> and </w:t>
      </w:r>
      <w:r w:rsidR="004E7F50" w:rsidRPr="004559BC">
        <w:rPr>
          <w:lang w:val="en-GB"/>
        </w:rPr>
        <w:t>-0</w:t>
      </w:r>
      <w:r w:rsidR="001168E0" w:rsidRPr="004559BC">
        <w:rPr>
          <w:lang w:val="en-GB"/>
        </w:rPr>
        <w:t>.</w:t>
      </w:r>
      <w:r w:rsidR="004E7F50" w:rsidRPr="004559BC">
        <w:rPr>
          <w:lang w:val="en-GB"/>
        </w:rPr>
        <w:t>66</w:t>
      </w:r>
      <w:r w:rsidR="005B219D" w:rsidRPr="004559BC">
        <w:rPr>
          <w:lang w:val="en-GB"/>
        </w:rPr>
        <w:t xml:space="preserve"> [-0.83, -0.49]</w:t>
      </w:r>
      <w:r w:rsidR="00C86161" w:rsidRPr="004559BC">
        <w:rPr>
          <w:lang w:val="en-GB"/>
        </w:rPr>
        <w:t xml:space="preserve">, </w:t>
      </w:r>
      <w:r w:rsidR="006E7D1A" w:rsidRPr="004559BC">
        <w:rPr>
          <w:lang w:val="en-GB"/>
        </w:rPr>
        <w:t>respectively</w:t>
      </w:r>
      <w:r w:rsidR="004069DE" w:rsidRPr="004559BC">
        <w:rPr>
          <w:lang w:val="en-GB"/>
        </w:rPr>
        <w:t>; Fig. 2</w:t>
      </w:r>
      <w:r w:rsidR="00B970F1" w:rsidRPr="004559BC">
        <w:rPr>
          <w:rFonts w:eastAsiaTheme="minorEastAsia" w:cstheme="minorHAnsi"/>
          <w:lang w:val="en-GB"/>
        </w:rPr>
        <w:t>)</w:t>
      </w:r>
      <w:r w:rsidR="00AA0E04" w:rsidRPr="004559BC">
        <w:rPr>
          <w:rFonts w:eastAsiaTheme="minorEastAsia" w:cstheme="minorHAnsi"/>
          <w:lang w:val="en-GB"/>
        </w:rPr>
        <w:t xml:space="preserve"> and</w:t>
      </w:r>
      <w:r w:rsidR="00AA0E04" w:rsidRPr="00972C7F">
        <w:rPr>
          <w:rFonts w:eastAsiaTheme="minorEastAsia" w:cstheme="minorHAnsi"/>
          <w:lang w:val="en-GB"/>
        </w:rPr>
        <w:t xml:space="preserve"> </w:t>
      </w:r>
      <w:r w:rsidR="00AA0E04" w:rsidRPr="004559BC">
        <w:rPr>
          <w:rFonts w:eastAsiaTheme="minorEastAsia" w:cstheme="minorHAnsi"/>
          <w:lang w:val="en-GB"/>
        </w:rPr>
        <w:t xml:space="preserve">largely </w:t>
      </w:r>
      <w:r w:rsidR="00AA0E04" w:rsidRPr="00972C7F">
        <w:rPr>
          <w:rFonts w:eastAsiaTheme="minorEastAsia" w:cstheme="minorHAnsi"/>
          <w:lang w:val="en-GB"/>
        </w:rPr>
        <w:t xml:space="preserve">fall within the prediction from the MTE (0.6-0.7 eV) </w:t>
      </w:r>
      <w:r w:rsidR="00AA0E04">
        <w:rPr>
          <w:rFonts w:eastAsiaTheme="minorEastAsia" w:cstheme="minorHAnsi"/>
        </w:rPr>
        <w:fldChar w:fldCharType="begin"/>
      </w:r>
      <w:r w:rsidR="00AA0E04" w:rsidRPr="00972C7F">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AA0E04">
        <w:rPr>
          <w:rFonts w:eastAsiaTheme="minorEastAsia" w:cstheme="minorHAnsi"/>
        </w:rPr>
        <w:instrText>ﬁ</w:instrText>
      </w:r>
      <w:r w:rsidR="00AA0E04" w:rsidRPr="00972C7F">
        <w:rPr>
          <w:rFonts w:eastAsiaTheme="minorEastAsia" w:cstheme="minorHAnsi"/>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w:instrText>
      </w:r>
      <w:r w:rsidR="00AA0E04" w:rsidRPr="008F2458">
        <w:rPr>
          <w:rFonts w:eastAsiaTheme="minorEastAsia" w:cstheme="minorHAnsi"/>
          <w:lang w:val="en-GB"/>
        </w:rPr>
        <w:instrText xml:space="preserve">,"title":"Toward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rsidRPr="008F2458">
        <w:rPr>
          <w:lang w:val="en-GB"/>
        </w:rPr>
        <w:t>)</w:t>
      </w:r>
      <w:r w:rsidR="00F33348" w:rsidRPr="004559BC">
        <w:rPr>
          <w:lang w:val="en-GB"/>
        </w:rPr>
        <w:t>.</w:t>
      </w:r>
    </w:p>
    <w:p w14:paraId="452CDEF8" w14:textId="5D377DF8" w:rsidR="00FC41B6" w:rsidRPr="004559BC" w:rsidRDefault="00AA6B85" w:rsidP="00AA6B85">
      <w:pPr>
        <w:spacing w:line="480" w:lineRule="auto"/>
        <w:ind w:firstLine="284"/>
        <w:contextualSpacing/>
        <w:jc w:val="both"/>
        <w:rPr>
          <w:rFonts w:eastAsiaTheme="minorEastAsia" w:cstheme="minorHAnsi"/>
          <w:lang w:val="en-GB"/>
        </w:rPr>
      </w:pPr>
      <w:r w:rsidRPr="004559BC">
        <w:rPr>
          <w:rFonts w:eastAsiaTheme="minorEastAsia" w:cstheme="minorHAnsi"/>
          <w:lang w:val="en-GB"/>
        </w:rPr>
        <w:t>We f</w:t>
      </w:r>
      <w:r w:rsidR="00D35A27" w:rsidRPr="00972C7F">
        <w:rPr>
          <w:rFonts w:eastAsiaTheme="minorEastAsia" w:cstheme="minorHAnsi"/>
          <w:lang w:val="en-GB"/>
        </w:rPr>
        <w:t>ind strong</w:t>
      </w:r>
      <w:r w:rsidR="00C23606" w:rsidRPr="00972C7F">
        <w:rPr>
          <w:rFonts w:eastAsiaTheme="minorEastAsia" w:cstheme="minorHAnsi"/>
          <w:lang w:val="en-GB"/>
        </w:rPr>
        <w:t xml:space="preserve"> statistical</w:t>
      </w:r>
      <w:r w:rsidR="005C3F6B" w:rsidRPr="00972C7F">
        <w:rPr>
          <w:rFonts w:eastAsiaTheme="minorEastAsia" w:cstheme="minorHAnsi"/>
          <w:lang w:val="en-GB"/>
        </w:rPr>
        <w:t xml:space="preserve"> support for a</w:t>
      </w:r>
      <w:r w:rsidR="00FC4C9D" w:rsidRPr="00972C7F">
        <w:rPr>
          <w:rFonts w:eastAsiaTheme="minorEastAsia" w:cstheme="minorHAnsi"/>
          <w:lang w:val="en-GB"/>
        </w:rPr>
        <w:t xml:space="preserve"> negative </w:t>
      </w:r>
      <w:r w:rsidR="001D3764" w:rsidRPr="004559BC">
        <w:rPr>
          <w:rFonts w:eastAsiaTheme="minorEastAsia" w:cstheme="minorHAnsi"/>
          <w:lang w:val="en-GB"/>
        </w:rPr>
        <w:t xml:space="preserve">global </w:t>
      </w:r>
      <w:r w:rsidR="005C3F6B" w:rsidRPr="00972C7F">
        <w:rPr>
          <w:rFonts w:eastAsiaTheme="minorEastAsia" w:cstheme="minorHAnsi"/>
          <w:lang w:val="en-GB"/>
        </w:rPr>
        <w:t xml:space="preserve">interaction between </w:t>
      </w:r>
      <w:r w:rsidR="0003722E" w:rsidRPr="00972C7F">
        <w:rPr>
          <w:rFonts w:eastAsiaTheme="minorEastAsia" w:cstheme="minorHAnsi"/>
          <w:lang w:val="en-GB"/>
        </w:rPr>
        <w:t xml:space="preserve">the effect of </w:t>
      </w:r>
      <w:r w:rsidR="005C3F6B" w:rsidRPr="00972C7F">
        <w:rPr>
          <w:rFonts w:eastAsiaTheme="minorEastAsia" w:cstheme="minorHAnsi"/>
          <w:lang w:val="en-GB"/>
        </w:rPr>
        <w:t>body mass a</w:t>
      </w:r>
      <w:r w:rsidR="005C3F6B" w:rsidRPr="001A3F86">
        <w:rPr>
          <w:rFonts w:eastAsiaTheme="minorEastAsia" w:cstheme="minorHAnsi"/>
          <w:lang w:val="en-GB"/>
        </w:rPr>
        <w:t>nd temperature</w:t>
      </w:r>
      <w:r w:rsidR="004C74F8" w:rsidRPr="001A3F86">
        <w:rPr>
          <w:rFonts w:eastAsiaTheme="minorEastAsia" w:cstheme="minorHAnsi"/>
          <w:lang w:val="en-GB"/>
        </w:rPr>
        <w:t xml:space="preserve"> </w:t>
      </w:r>
      <w:r w:rsidR="0003722E" w:rsidRPr="001A3F86">
        <w:rPr>
          <w:rFonts w:eastAsiaTheme="minorEastAsia" w:cstheme="minorHAnsi"/>
          <w:lang w:val="en-GB"/>
        </w:rPr>
        <w:t xml:space="preserve">on metabolic rate </w:t>
      </w:r>
      <w:r w:rsidR="004C74F8" w:rsidRPr="001A3F86">
        <w:rPr>
          <w:rFonts w:eastAsiaTheme="minorEastAsia" w:cstheme="minorHAnsi"/>
          <w:lang w:val="en-GB"/>
        </w:rPr>
        <w:t>(</w:t>
      </w:r>
      <w:r w:rsidR="0086403E" w:rsidRPr="001A3F86">
        <w:rPr>
          <w:rFonts w:eastAsiaTheme="minorEastAsia" w:cstheme="minorHAnsi"/>
          <w:lang w:val="en-GB"/>
        </w:rPr>
        <w:t>9</w:t>
      </w:r>
      <w:r w:rsidR="00C878E1" w:rsidRPr="001A3F86">
        <w:rPr>
          <w:rFonts w:eastAsiaTheme="minorEastAsia" w:cstheme="minorHAnsi"/>
          <w:lang w:val="en-GB"/>
        </w:rPr>
        <w:t>9.</w:t>
      </w:r>
      <w:r w:rsidR="00E21984" w:rsidRPr="001A3F86">
        <w:rPr>
          <w:rFonts w:eastAsiaTheme="minorEastAsia" w:cstheme="minorHAnsi"/>
          <w:lang w:val="en-GB"/>
        </w:rPr>
        <w:t>9</w:t>
      </w:r>
      <w:r w:rsidR="0086403E" w:rsidRPr="001A3F86">
        <w:rPr>
          <w:rFonts w:eastAsiaTheme="minorEastAsia" w:cstheme="minorHAnsi"/>
          <w:lang w:val="en-GB"/>
        </w:rPr>
        <w:t>% of the posterior distribution of</w:t>
      </w:r>
      <w:r w:rsidR="00DB07B2" w:rsidRPr="001A3F86">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DE7420" w:rsidRPr="001A3F86">
        <w:rPr>
          <w:rFonts w:eastAsiaTheme="minorEastAsia" w:cstheme="minorHAnsi"/>
          <w:iCs/>
          <w:lang w:val="en-GB"/>
        </w:rPr>
        <w:t xml:space="preserve"> </w:t>
      </w:r>
      <w:r w:rsidR="00576570" w:rsidRPr="001A3F86">
        <w:rPr>
          <w:rFonts w:eastAsiaTheme="minorEastAsia" w:cstheme="minorHAnsi"/>
          <w:iCs/>
          <w:lang w:val="en-GB"/>
        </w:rPr>
        <w:t>is above 0</w:t>
      </w:r>
      <w:r w:rsidR="004C5D6E" w:rsidRPr="001A3F86">
        <w:rPr>
          <w:rFonts w:eastAsiaTheme="minorEastAsia" w:cstheme="minorHAnsi"/>
          <w:iCs/>
          <w:lang w:val="en-GB"/>
        </w:rPr>
        <w:t xml:space="preserve">, Fig, </w:t>
      </w:r>
      <w:r w:rsidR="00225F42" w:rsidRPr="001A3F86">
        <w:rPr>
          <w:rFonts w:eastAsiaTheme="minorEastAsia" w:cstheme="minorHAnsi"/>
          <w:iCs/>
          <w:lang w:val="en-GB"/>
        </w:rPr>
        <w:t>S</w:t>
      </w:r>
      <w:r w:rsidR="001A3F86" w:rsidRPr="001A3F86">
        <w:rPr>
          <w:rFonts w:eastAsiaTheme="minorEastAsia" w:cstheme="minorHAnsi"/>
          <w:iCs/>
          <w:lang w:val="en-GB"/>
        </w:rPr>
        <w:t>9</w:t>
      </w:r>
      <w:r w:rsidR="004C74F8" w:rsidRPr="001A3F86">
        <w:rPr>
          <w:rFonts w:eastAsiaTheme="minorEastAsia" w:cstheme="minorHAnsi"/>
          <w:lang w:val="en-GB"/>
        </w:rPr>
        <w:t>)</w:t>
      </w:r>
      <w:r w:rsidR="00C23606" w:rsidRPr="001A3F86">
        <w:rPr>
          <w:rFonts w:eastAsiaTheme="minorEastAsia" w:cstheme="minorHAnsi"/>
          <w:lang w:val="en-GB"/>
        </w:rPr>
        <w:t>, yet</w:t>
      </w:r>
      <w:r w:rsidR="007A6B7D" w:rsidRPr="001A3F86">
        <w:rPr>
          <w:rFonts w:eastAsiaTheme="minorEastAsia" w:cstheme="minorHAnsi"/>
          <w:lang w:val="en-GB"/>
        </w:rPr>
        <w:t xml:space="preserve"> the </w:t>
      </w:r>
      <w:r w:rsidR="008817C2" w:rsidRPr="001A3F86">
        <w:rPr>
          <w:rFonts w:eastAsiaTheme="minorEastAsia" w:cstheme="minorHAnsi"/>
          <w:lang w:val="en-GB"/>
        </w:rPr>
        <w:t>effect size is relatively small</w:t>
      </w:r>
      <w:r w:rsidR="000C1642" w:rsidRPr="001A3F86">
        <w:rPr>
          <w:rFonts w:eastAsiaTheme="minorEastAsia" w:cstheme="minorHAnsi"/>
          <w:lang w:val="en-GB"/>
        </w:rPr>
        <w:t>. We estimate it to</w:t>
      </w:r>
      <w:r w:rsidR="00BF4DBE" w:rsidRPr="001A3F86">
        <w:rPr>
          <w:rFonts w:eastAsiaTheme="minorEastAsia" w:cstheme="minorHAnsi"/>
          <w:lang w:val="en-GB"/>
        </w:rPr>
        <w:t xml:space="preserve"> </w:t>
      </w:r>
      <w:r w:rsidR="00680110" w:rsidRPr="001A3F86">
        <w:rPr>
          <w:rFonts w:eastAsiaTheme="minorEastAsia" w:cstheme="minorHAnsi"/>
          <w:lang w:val="en-GB"/>
        </w:rPr>
        <w:t>be</w:t>
      </w:r>
      <w:r w:rsidR="000C1642" w:rsidRPr="001A3F86">
        <w:rPr>
          <w:rFonts w:eastAsiaTheme="minorEastAsia" w:cstheme="minorHAnsi"/>
          <w:lang w:val="en-GB"/>
        </w:rPr>
        <w:t xml:space="preserve"> </w:t>
      </w:r>
      <w:r w:rsidR="00123455" w:rsidRPr="001A3F86">
        <w:rPr>
          <w:rFonts w:eastAsiaTheme="minorEastAsia" w:cstheme="minorHAnsi"/>
          <w:lang w:val="en-GB"/>
        </w:rPr>
        <w:t>0.01</w:t>
      </w:r>
      <w:r w:rsidR="005B0BB0" w:rsidRPr="001A3F86">
        <w:rPr>
          <w:rFonts w:eastAsiaTheme="minorEastAsia" w:cstheme="minorHAnsi"/>
          <w:lang w:val="en-GB"/>
        </w:rPr>
        <w:t>7 [</w:t>
      </w:r>
      <w:r w:rsidR="00070A04" w:rsidRPr="001A3F86">
        <w:rPr>
          <w:rFonts w:eastAsiaTheme="minorEastAsia" w:cstheme="minorHAnsi"/>
          <w:lang w:val="en-GB"/>
        </w:rPr>
        <w:t>0.0067, 0.03</w:t>
      </w:r>
      <w:r w:rsidR="005B0BB0" w:rsidRPr="001A3F86">
        <w:rPr>
          <w:rFonts w:eastAsiaTheme="minorEastAsia" w:cstheme="minorHAnsi"/>
          <w:lang w:val="en-GB"/>
        </w:rPr>
        <w:t>]</w:t>
      </w:r>
      <w:r w:rsidR="000C1642" w:rsidRPr="001A3F86">
        <w:rPr>
          <w:rFonts w:eastAsiaTheme="minorEastAsia" w:cstheme="minorHAnsi"/>
          <w:lang w:val="en-GB"/>
        </w:rPr>
        <w:t xml:space="preserve"> on an Arrhen</w:t>
      </w:r>
      <w:r w:rsidR="000C1642" w:rsidRPr="00972C7F">
        <w:rPr>
          <w:rFonts w:eastAsiaTheme="minorEastAsia" w:cstheme="minorHAnsi"/>
          <w:lang w:val="en-GB"/>
        </w:rPr>
        <w:t xml:space="preserve">ius temperature scale, which </w:t>
      </w:r>
      <w:r w:rsidR="003D5C65" w:rsidRPr="00972C7F">
        <w:rPr>
          <w:rFonts w:eastAsiaTheme="minorEastAsia" w:cstheme="minorHAnsi"/>
          <w:lang w:val="en-GB"/>
        </w:rPr>
        <w:t xml:space="preserve">corresponds to a decline in the mass scaling exponent </w:t>
      </w:r>
      <w:r w:rsidR="00D70D75" w:rsidRPr="00972C7F">
        <w:rPr>
          <w:rFonts w:eastAsiaTheme="minorEastAsia" w:cstheme="minorHAnsi"/>
          <w:lang w:val="en-GB"/>
        </w:rPr>
        <w:t xml:space="preserve">of metabolic rate </w:t>
      </w:r>
      <w:r w:rsidR="003D5C65" w:rsidRPr="00972C7F">
        <w:rPr>
          <w:rFonts w:eastAsiaTheme="minorEastAsia" w:cstheme="minorHAnsi"/>
          <w:lang w:val="en-GB"/>
        </w:rPr>
        <w:t xml:space="preserve">by </w:t>
      </w:r>
      <w:r w:rsidR="00FD20AC" w:rsidRPr="00972C7F">
        <w:rPr>
          <w:rFonts w:eastAsiaTheme="minorEastAsia" w:cstheme="minorHAnsi"/>
          <w:lang w:val="en-GB"/>
        </w:rPr>
        <w:t>~</w:t>
      </w:r>
      <w:r w:rsidR="007557BE" w:rsidRPr="00972C7F">
        <w:rPr>
          <w:rFonts w:eastAsiaTheme="minorEastAsia" w:cstheme="minorHAnsi"/>
          <w:lang w:val="en-GB"/>
        </w:rPr>
        <w:t>0.00</w:t>
      </w:r>
      <w:r w:rsidR="00A91482" w:rsidRPr="00972C7F">
        <w:rPr>
          <w:rFonts w:eastAsiaTheme="minorEastAsia" w:cstheme="minorHAnsi"/>
          <w:lang w:val="en-GB"/>
        </w:rPr>
        <w:t>2</w:t>
      </w:r>
      <w:r w:rsidR="008F22AF" w:rsidRPr="004559BC">
        <w:rPr>
          <w:rFonts w:eastAsiaTheme="minorEastAsia" w:cstheme="minorHAnsi"/>
          <w:lang w:val="en-GB"/>
        </w:rPr>
        <w:t>3</w:t>
      </w:r>
      <w:r w:rsidR="00592B45" w:rsidRPr="00972C7F">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7557BE" w:rsidRPr="00972C7F">
        <w:rPr>
          <w:rFonts w:eastAsiaTheme="minorEastAsia" w:cstheme="minorHAnsi"/>
          <w:lang w:val="en-GB"/>
        </w:rPr>
        <w:t>.</w:t>
      </w:r>
      <w:r w:rsidR="006A6C60" w:rsidRPr="00972C7F">
        <w:rPr>
          <w:rFonts w:eastAsiaTheme="minorEastAsia" w:cstheme="minorHAnsi"/>
          <w:lang w:val="en-GB"/>
        </w:rPr>
        <w:t xml:space="preserve"> </w:t>
      </w:r>
      <w:r w:rsidR="008D3696" w:rsidRPr="004559BC">
        <w:rPr>
          <w:lang w:val="en-GB"/>
        </w:rPr>
        <w:t>For metabolism, the model</w:t>
      </w:r>
      <w:r w:rsidR="00391DD4" w:rsidRPr="004559BC">
        <w:rPr>
          <w:lang w:val="en-GB"/>
        </w:rPr>
        <w:t xml:space="preserve"> with a species-varying interaction term</w:t>
      </w:r>
      <w:r w:rsidR="00DF4D7A" w:rsidRPr="004559BC">
        <w:rPr>
          <w:lang w:val="en-GB"/>
        </w:rPr>
        <w:t xml:space="preserve"> (M1)</w:t>
      </w:r>
      <w:r w:rsidR="00391DD4" w:rsidRPr="004559BC">
        <w:rPr>
          <w:lang w:val="en-GB"/>
        </w:rPr>
        <w:t xml:space="preserve"> has a </w:t>
      </w:r>
      <m:oMath>
        <m:r>
          <m:rPr>
            <m:sty m:val="p"/>
          </m:rPr>
          <w:rPr>
            <w:rFonts w:ascii="Cambria Math" w:eastAsiaTheme="minorEastAsia" w:hAnsi="Cambria Math" w:cstheme="minorHAnsi"/>
          </w:rPr>
          <m:t>Δ</m:t>
        </m:r>
      </m:oMath>
      <w:r w:rsidR="00391DD4" w:rsidRPr="004559BC">
        <w:rPr>
          <w:rFonts w:eastAsiaTheme="minorEastAsia" w:cstheme="minorHAnsi"/>
          <w:lang w:val="en-GB"/>
        </w:rPr>
        <w:t>WAIC of 1.2</w:t>
      </w:r>
      <w:r w:rsidR="00960565" w:rsidRPr="004559BC">
        <w:rPr>
          <w:rFonts w:eastAsiaTheme="minorEastAsia" w:cstheme="minorHAnsi"/>
          <w:lang w:val="en-GB"/>
        </w:rPr>
        <w:t xml:space="preserve">, </w:t>
      </w:r>
      <w:r w:rsidR="00CD047E" w:rsidRPr="004559BC">
        <w:rPr>
          <w:rFonts w:eastAsiaTheme="minorEastAsia" w:cstheme="minorHAnsi"/>
          <w:lang w:val="en-GB"/>
        </w:rPr>
        <w:t>suggesting it is comparable to the global-interaction only</w:t>
      </w:r>
      <w:r w:rsidR="009353E0" w:rsidRPr="004559BC">
        <w:rPr>
          <w:rFonts w:eastAsiaTheme="minorEastAsia" w:cstheme="minorHAnsi"/>
          <w:lang w:val="en-GB"/>
        </w:rPr>
        <w:t xml:space="preserve"> model</w:t>
      </w:r>
      <w:r w:rsidR="00DF4D7A" w:rsidRPr="004559BC">
        <w:rPr>
          <w:rFonts w:eastAsiaTheme="minorEastAsia" w:cstheme="minorHAnsi"/>
          <w:lang w:val="en-GB"/>
        </w:rPr>
        <w:t xml:space="preserve"> (M2)</w:t>
      </w:r>
      <w:r w:rsidR="00193220" w:rsidRPr="004559BC">
        <w:rPr>
          <w:rFonts w:eastAsiaTheme="minorEastAsia" w:cstheme="minorHAnsi"/>
          <w:lang w:val="en-GB"/>
        </w:rPr>
        <w:t xml:space="preserve">. We chose the latter </w:t>
      </w:r>
      <w:r w:rsidR="00B23839" w:rsidRPr="004559BC">
        <w:rPr>
          <w:rFonts w:eastAsiaTheme="minorEastAsia" w:cstheme="minorHAnsi"/>
          <w:lang w:val="en-GB"/>
        </w:rPr>
        <w:t>to illustrate predictions</w:t>
      </w:r>
      <w:r w:rsidR="005F09E2" w:rsidRPr="004559BC">
        <w:rPr>
          <w:rFonts w:eastAsiaTheme="minorEastAsia" w:cstheme="minorHAnsi"/>
          <w:lang w:val="en-GB"/>
        </w:rPr>
        <w:t xml:space="preserve"> (Fig. 1A)</w:t>
      </w:r>
      <w:r w:rsidR="00B23839" w:rsidRPr="004559BC">
        <w:rPr>
          <w:rFonts w:eastAsiaTheme="minorEastAsia" w:cstheme="minorHAnsi"/>
          <w:lang w:val="en-GB"/>
        </w:rPr>
        <w:t xml:space="preserve"> </w:t>
      </w:r>
      <w:r w:rsidR="00DF4D7A" w:rsidRPr="004559BC">
        <w:rPr>
          <w:rFonts w:eastAsiaTheme="minorEastAsia" w:cstheme="minorHAnsi"/>
          <w:lang w:val="en-GB"/>
        </w:rPr>
        <w:t>because of its</w:t>
      </w:r>
      <w:r w:rsidR="004836E4" w:rsidRPr="004559BC">
        <w:rPr>
          <w:rFonts w:eastAsiaTheme="minorEastAsia" w:cstheme="minorHAnsi"/>
          <w:lang w:val="en-GB"/>
        </w:rPr>
        <w:t xml:space="preserve"> </w:t>
      </w:r>
      <w:r w:rsidR="00664481" w:rsidRPr="004559BC">
        <w:rPr>
          <w:rFonts w:eastAsiaTheme="minorEastAsia" w:cstheme="minorHAnsi"/>
          <w:lang w:val="en-GB"/>
        </w:rPr>
        <w:t>simpler model structure</w:t>
      </w:r>
      <w:r w:rsidR="00CD047E" w:rsidRPr="004559BC">
        <w:rPr>
          <w:rFonts w:eastAsiaTheme="minorEastAsia" w:cstheme="minorHAnsi"/>
          <w:lang w:val="en-GB"/>
        </w:rPr>
        <w:t xml:space="preserve">. </w:t>
      </w:r>
      <w:r w:rsidR="00CA54C9" w:rsidRPr="004559BC">
        <w:rPr>
          <w:rFonts w:eastAsiaTheme="minorEastAsia" w:cstheme="minorHAnsi"/>
          <w:lang w:val="en-GB"/>
        </w:rPr>
        <w:t>For maximum consumption, the model with a global interaction</w:t>
      </w:r>
      <w:r w:rsidR="00DF4D7A" w:rsidRPr="004559BC">
        <w:rPr>
          <w:rFonts w:eastAsiaTheme="minorEastAsia" w:cstheme="minorHAnsi"/>
          <w:lang w:val="en-GB"/>
        </w:rPr>
        <w:t xml:space="preserve"> term</w:t>
      </w:r>
      <w:r w:rsidR="00CA54C9" w:rsidRPr="004559BC">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lang w:val="en-GB"/>
        </w:rPr>
        <w:t xml:space="preserve">, </w:t>
      </w:r>
      <w:r w:rsidR="00DF4D7A" w:rsidRPr="004559BC">
        <w:rPr>
          <w:rFonts w:eastAsiaTheme="minorEastAsia" w:cstheme="minorHAnsi"/>
          <w:lang w:val="en-GB"/>
        </w:rPr>
        <w:t xml:space="preserve">(M2) </w:t>
      </w:r>
      <w:r w:rsidR="00CA54C9" w:rsidRPr="004559BC">
        <w:rPr>
          <w:rFonts w:eastAsiaTheme="minorEastAsia" w:cstheme="minorHAnsi"/>
          <w:lang w:val="en-GB"/>
        </w:rPr>
        <w:t xml:space="preserve">has </w:t>
      </w:r>
      <w:r w:rsidR="00CA54C9" w:rsidRPr="004559BC">
        <w:rPr>
          <w:rFonts w:eastAsiaTheme="minorEastAsia" w:cstheme="minorHAnsi"/>
          <w:lang w:val="en-GB"/>
        </w:rPr>
        <w:lastRenderedPageBreak/>
        <w:t xml:space="preserve">a </w:t>
      </w:r>
      <m:oMath>
        <m:r>
          <m:rPr>
            <m:sty m:val="p"/>
          </m:rPr>
          <w:rPr>
            <w:rFonts w:ascii="Cambria Math" w:eastAsiaTheme="minorEastAsia" w:hAnsi="Cambria Math" w:cstheme="minorHAnsi"/>
          </w:rPr>
          <m:t>Δ</m:t>
        </m:r>
      </m:oMath>
      <w:r w:rsidR="00CA54C9" w:rsidRPr="004559BC">
        <w:rPr>
          <w:rFonts w:eastAsiaTheme="minorEastAsia" w:cstheme="minorHAnsi"/>
          <w:lang w:val="en-GB"/>
        </w:rPr>
        <w:t>WAIC of 2</w:t>
      </w:r>
      <w:r w:rsidR="00DF4D7A" w:rsidRPr="004559BC">
        <w:rPr>
          <w:rFonts w:eastAsiaTheme="minorEastAsia" w:cstheme="minorHAnsi"/>
          <w:lang w:val="en-GB"/>
        </w:rPr>
        <w:t xml:space="preserve"> compared to the best model (M5) without an interaction term</w:t>
      </w:r>
      <w:r w:rsidR="00CA54C9" w:rsidRPr="004559BC">
        <w:rPr>
          <w:rFonts w:eastAsiaTheme="minorEastAsia" w:cstheme="minorHAnsi"/>
          <w:lang w:val="en-GB"/>
        </w:rPr>
        <w:t>, meaning that WAIC offers little support for one of these models over the other (Table 2). For illustration of model predictions</w:t>
      </w:r>
      <w:r w:rsidR="005F09E2" w:rsidRPr="004559BC">
        <w:rPr>
          <w:rFonts w:eastAsiaTheme="minorEastAsia" w:cstheme="minorHAnsi"/>
          <w:lang w:val="en-GB"/>
        </w:rPr>
        <w:t xml:space="preserve"> (Fig. 1B)</w:t>
      </w:r>
      <w:r w:rsidR="00CA54C9" w:rsidRPr="004559BC">
        <w:rPr>
          <w:rFonts w:eastAsiaTheme="minorEastAsia" w:cstheme="minorHAnsi"/>
          <w:lang w:val="en-GB"/>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iCs/>
          <w:lang w:val="en-GB"/>
        </w:rPr>
        <w:t xml:space="preserve"> </w:t>
      </w:r>
      <w:r w:rsidR="00DF4D7A" w:rsidRPr="004559BC">
        <w:rPr>
          <w:rFonts w:eastAsiaTheme="minorEastAsia" w:cstheme="minorHAnsi"/>
          <w:iCs/>
          <w:lang w:val="en-GB"/>
        </w:rPr>
        <w:t xml:space="preserve">in M2 </w:t>
      </w:r>
      <w:r w:rsidR="00CA54C9" w:rsidRPr="004559BC">
        <w:rPr>
          <w:rFonts w:eastAsiaTheme="minorEastAsia" w:cstheme="minorHAnsi"/>
          <w:iCs/>
          <w:lang w:val="en-GB"/>
        </w:rPr>
        <w:t xml:space="preserve">is </w:t>
      </w:r>
      <w:r w:rsidR="00CA54C9" w:rsidRPr="004559BC">
        <w:rPr>
          <w:lang w:val="en-GB"/>
        </w:rPr>
        <w:t>small (posterior median of -0.018 on Arrhenius temperature scale).</w:t>
      </w:r>
    </w:p>
    <w:p w14:paraId="2F9A5CE5" w14:textId="49B9ACE4" w:rsidR="00F85DA2" w:rsidRPr="00972C7F" w:rsidRDefault="00F85DA2" w:rsidP="00F85DA2">
      <w:pPr>
        <w:spacing w:line="480" w:lineRule="auto"/>
        <w:ind w:firstLine="284"/>
        <w:contextualSpacing/>
        <w:jc w:val="both"/>
        <w:rPr>
          <w:rFonts w:eastAsiaTheme="minorEastAsia" w:cstheme="minorHAnsi"/>
          <w:lang w:val="en-GB"/>
        </w:rPr>
      </w:pPr>
      <w:r w:rsidRPr="00972C7F">
        <w:rPr>
          <w:rFonts w:cstheme="minorHAnsi"/>
          <w:lang w:val="en-GB"/>
        </w:rPr>
        <w:t xml:space="preserve">We find that the average intraspecific mass- and temperature dependence of specific growth at below optimum temperatures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=0.4-0.3</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4559BC">
        <w:rPr>
          <w:rFonts w:eastAsiaTheme="minorEastAsia" w:cstheme="minorHAnsi"/>
          <w:lang w:val="en-GB"/>
        </w:rPr>
        <w:t xml:space="preserve"> (Fig. 3)</w:t>
      </w:r>
      <w:r w:rsidRPr="00972C7F">
        <w:rPr>
          <w:rFonts w:cstheme="minorHAnsi"/>
          <w:lang w:val="en-GB"/>
        </w:rPr>
        <w:t xml:space="preserve">. </w:t>
      </w:r>
      <w:r w:rsidRPr="00972C7F">
        <w:rPr>
          <w:rFonts w:eastAsiaTheme="minorEastAsia" w:cstheme="minorHAnsi"/>
          <w:lang w:val="en-GB"/>
        </w:rPr>
        <w:t>Th</w:t>
      </w:r>
      <w:r w:rsidRPr="004559BC">
        <w:rPr>
          <w:rFonts w:eastAsiaTheme="minorEastAsia" w:cstheme="minorHAnsi"/>
          <w:lang w:val="en-GB"/>
        </w:rPr>
        <w:t xml:space="preserve">is </w:t>
      </w:r>
      <w:r w:rsidRPr="00972C7F">
        <w:rPr>
          <w:rFonts w:eastAsiaTheme="minorEastAsia" w:cstheme="minorHAnsi"/>
          <w:lang w:val="en-GB"/>
        </w:rPr>
        <w:t xml:space="preserve">model </w:t>
      </w:r>
      <w:r w:rsidRPr="004559BC">
        <w:rPr>
          <w:rFonts w:eastAsiaTheme="minorEastAsia" w:cstheme="minorHAnsi"/>
          <w:lang w:val="en-GB"/>
        </w:rPr>
        <w:t xml:space="preserve">(M1, Table 2) </w:t>
      </w:r>
      <w:r w:rsidR="005F09E2" w:rsidRPr="004559BC">
        <w:rPr>
          <w:rFonts w:eastAsiaTheme="minorEastAsia" w:cstheme="minorHAnsi"/>
          <w:lang w:val="en-GB"/>
        </w:rPr>
        <w:t xml:space="preserve">also </w:t>
      </w:r>
      <w:r w:rsidRPr="00972C7F">
        <w:rPr>
          <w:rFonts w:eastAsiaTheme="minorEastAsia" w:cstheme="minorHAnsi"/>
          <w:lang w:val="en-GB"/>
        </w:rPr>
        <w:t xml:space="preserve">contains a body mass-temperature interaction. However, the </w:t>
      </w:r>
      <w:r w:rsidRPr="004559BC">
        <w:rPr>
          <w:rFonts w:eastAsiaTheme="minorEastAsia" w:cstheme="minorHAnsi"/>
          <w:lang w:val="en-GB"/>
        </w:rPr>
        <w:t xml:space="preserve">estimated </w:t>
      </w:r>
      <w:r w:rsidRPr="00972C7F">
        <w:rPr>
          <w:rFonts w:eastAsiaTheme="minorEastAsia" w:cstheme="minorHAnsi"/>
          <w:lang w:val="en-GB"/>
        </w:rPr>
        <w:t xml:space="preserve">interaction </w:t>
      </w:r>
      <w:r w:rsidRPr="004559BC">
        <w:rPr>
          <w:rFonts w:eastAsiaTheme="minorEastAsia" w:cstheme="minorHAnsi"/>
          <w:lang w:val="en-GB"/>
        </w:rPr>
        <w:t xml:space="preserve">coefficient is </w:t>
      </w:r>
      <w:r w:rsidR="001B5BAF" w:rsidRPr="004559BC">
        <w:rPr>
          <w:rFonts w:eastAsiaTheme="minorEastAsia" w:cstheme="minorHAnsi"/>
          <w:lang w:val="en-GB"/>
        </w:rPr>
        <w:t>uncertain</w:t>
      </w:r>
      <w:r w:rsidRPr="004559BC">
        <w:rPr>
          <w:rFonts w:eastAsiaTheme="minorEastAsia" w:cstheme="minorHAnsi"/>
          <w:lang w:val="en-GB"/>
        </w:rPr>
        <w:t xml:space="preserve"> </w:t>
      </w:r>
      <w:r w:rsidR="001B5BAF" w:rsidRPr="004559BC">
        <w:rPr>
          <w:rFonts w:eastAsiaTheme="minorEastAsia" w:cstheme="minorHAnsi"/>
          <w:lang w:val="en-GB"/>
        </w:rPr>
        <w:t>(</w:t>
      </w:r>
      <w:r w:rsidRPr="004559BC">
        <w:rPr>
          <w:rFonts w:eastAsiaTheme="minorEastAsia" w:cstheme="minorHAnsi"/>
          <w:lang w:val="en-GB"/>
        </w:rPr>
        <w:t>-0.02 [-0.1, 0.06]</w:t>
      </w:r>
      <w:r w:rsidR="001B5BAF" w:rsidRPr="004559BC">
        <w:rPr>
          <w:rFonts w:eastAsiaTheme="minorEastAsia" w:cstheme="minorHAnsi"/>
          <w:lang w:val="en-GB"/>
        </w:rPr>
        <w:t>)</w:t>
      </w:r>
      <w:r w:rsidRPr="004559BC">
        <w:rPr>
          <w:rFonts w:eastAsiaTheme="minorEastAsia" w:cstheme="minorHAnsi"/>
          <w:lang w:val="en-GB"/>
        </w:rPr>
        <w:t xml:space="preserve"> as about 72</w:t>
      </w:r>
      <w:r w:rsidRPr="00972C7F">
        <w:rPr>
          <w:rFonts w:eastAsiaTheme="minorEastAsia" w:cstheme="minorHAnsi"/>
          <w:lang w:val="en-GB"/>
        </w:rPr>
        <w:t>% of the posterior density is above 0</w:t>
      </w:r>
      <w:r w:rsidR="005F09E2">
        <w:rPr>
          <w:rFonts w:eastAsiaTheme="minorEastAsia" w:cstheme="minorHAnsi"/>
          <w:lang w:val="en-GB"/>
        </w:rPr>
        <w:t xml:space="preserve"> (Fig. 3D),</w:t>
      </w:r>
      <w:r w:rsidRPr="00972C7F">
        <w:rPr>
          <w:rFonts w:eastAsiaTheme="minorEastAsia" w:cstheme="minorHAnsi"/>
          <w:lang w:val="en-GB"/>
        </w:rPr>
        <w:t xml:space="preserve"> and </w:t>
      </w:r>
      <w:r w:rsidRPr="004559BC">
        <w:rPr>
          <w:rFonts w:eastAsiaTheme="minorEastAsia" w:cstheme="minorHAnsi"/>
          <w:lang w:val="en-GB"/>
        </w:rPr>
        <w:t>only leads to marginal better fits to data (</w:t>
      </w:r>
      <m:oMath>
        <m:r>
          <m:rPr>
            <m:sty m:val="p"/>
          </m:rPr>
          <w:rPr>
            <w:rFonts w:ascii="Cambria Math" w:eastAsiaTheme="minorEastAsia" w:hAnsi="Cambria Math" w:cstheme="minorHAnsi"/>
          </w:rPr>
          <m:t>Δ</m:t>
        </m:r>
      </m:oMath>
      <w:r w:rsidRPr="004559BC">
        <w:rPr>
          <w:rFonts w:eastAsiaTheme="minorEastAsia" w:cstheme="minorHAnsi"/>
          <w:lang w:val="en-GB"/>
        </w:rPr>
        <w:t xml:space="preserve">WAIC </w:t>
      </w:r>
      <w:r w:rsidR="005F09E2" w:rsidRPr="004559BC">
        <w:rPr>
          <w:rFonts w:eastAsiaTheme="minorEastAsia" w:cstheme="minorHAnsi"/>
          <w:lang w:val="en-GB"/>
        </w:rPr>
        <w:t>of the</w:t>
      </w:r>
      <w:r w:rsidRPr="004559BC">
        <w:rPr>
          <w:rFonts w:eastAsiaTheme="minorEastAsia" w:cstheme="minorHAnsi"/>
          <w:lang w:val="en-GB"/>
        </w:rPr>
        <w:t xml:space="preserve"> model without interaction</w:t>
      </w:r>
      <w:r w:rsidR="005F09E2" w:rsidRPr="004559BC">
        <w:rPr>
          <w:rFonts w:eastAsiaTheme="minorEastAsia" w:cstheme="minorHAnsi"/>
          <w:lang w:val="en-GB"/>
        </w:rPr>
        <w:t xml:space="preserve"> [M5] is 2.4</w:t>
      </w:r>
      <w:r w:rsidRPr="004559BC">
        <w:rPr>
          <w:rFonts w:eastAsiaTheme="minorEastAsia" w:cstheme="minorHAnsi"/>
          <w:lang w:val="en-GB"/>
        </w:rPr>
        <w:t>, Table 2)</w:t>
      </w:r>
      <w:r w:rsidRPr="00972C7F">
        <w:rPr>
          <w:rFonts w:eastAsiaTheme="minorEastAsia" w:cstheme="minorHAnsi"/>
          <w:lang w:val="en-GB"/>
        </w:rPr>
        <w:t>. We estimate the mass-scaling exponent of growth to be -0.3 [-0.43,</w:t>
      </w:r>
      <w:r w:rsidRPr="004559BC">
        <w:rPr>
          <w:rFonts w:eastAsiaTheme="minorEastAsia" w:cstheme="minorHAnsi"/>
          <w:lang w:val="en-GB"/>
        </w:rPr>
        <w:t xml:space="preserve"> </w:t>
      </w:r>
      <w:r w:rsidRPr="00972C7F">
        <w:rPr>
          <w:rFonts w:eastAsiaTheme="minorEastAsia" w:cstheme="minorHAnsi"/>
          <w:lang w:val="en-GB"/>
        </w:rPr>
        <w:t xml:space="preserve">-0.17]. </w:t>
      </w:r>
      <w:r w:rsidRPr="004559BC">
        <w:rPr>
          <w:rFonts w:eastAsiaTheme="minorEastAsia" w:cstheme="minorHAnsi"/>
          <w:lang w:val="en-GB"/>
        </w:rPr>
        <w:t>T</w:t>
      </w:r>
      <w:r w:rsidRPr="00972C7F">
        <w:rPr>
          <w:rFonts w:eastAsiaTheme="minorEastAsia" w:cstheme="minorHAnsi"/>
          <w:lang w:val="en-GB"/>
        </w:rPr>
        <w:t xml:space="preserve">he activation energy, </w:t>
      </w:r>
      <m:oMath>
        <m:r>
          <w:rPr>
            <w:rFonts w:ascii="Cambria Math" w:eastAsiaTheme="minorEastAsia" w:hAnsi="Cambria Math" w:cstheme="minorHAnsi"/>
          </w:rPr>
          <m:t>E</m:t>
        </m:r>
      </m:oMath>
      <w:r w:rsidRPr="00972C7F">
        <w:rPr>
          <w:rFonts w:eastAsiaTheme="minorEastAsia" w:cstheme="minorHAnsi"/>
          <w:lang w:val="en-GB"/>
        </w:rPr>
        <w:t xml:space="preserve">, of growth </w:t>
      </w:r>
      <w:r w:rsidRPr="004559BC">
        <w:rPr>
          <w:rFonts w:eastAsiaTheme="minorEastAsia" w:cstheme="minorHAnsi"/>
          <w:lang w:val="en-GB"/>
        </w:rPr>
        <w:t xml:space="preserve">is estimated </w:t>
      </w:r>
      <w:r w:rsidRPr="00972C7F">
        <w:rPr>
          <w:rFonts w:eastAsiaTheme="minorEastAsia" w:cstheme="minorHAnsi"/>
          <w:lang w:val="en-GB"/>
        </w:rPr>
        <w:t>to be -0.76 [-0.99,</w:t>
      </w:r>
      <w:r w:rsidRPr="004559BC">
        <w:rPr>
          <w:rFonts w:eastAsiaTheme="minorEastAsia" w:cstheme="minorHAnsi"/>
          <w:lang w:val="en-GB"/>
        </w:rPr>
        <w:t xml:space="preserve"> </w:t>
      </w:r>
      <w:r w:rsidRPr="00972C7F">
        <w:rPr>
          <w:rFonts w:eastAsiaTheme="minorEastAsia" w:cstheme="minorHAnsi"/>
          <w:lang w:val="en-GB"/>
        </w:rPr>
        <w:t>-0.54]</w:t>
      </w:r>
      <w:r w:rsidRPr="004559BC">
        <w:rPr>
          <w:rFonts w:eastAsiaTheme="minorEastAsia" w:cstheme="minorHAnsi"/>
          <w:lang w:val="en-GB"/>
        </w:rPr>
        <w:t xml:space="preserve">. This </w:t>
      </w:r>
      <w:commentRangeStart w:id="45"/>
      <w:commentRangeStart w:id="46"/>
      <w:r w:rsidRPr="00972C7F">
        <w:rPr>
          <w:rFonts w:eastAsiaTheme="minorEastAsia" w:cstheme="minorHAnsi"/>
          <w:lang w:val="en-GB"/>
        </w:rPr>
        <w:t xml:space="preserve">is lower, i.e. more temperature-sensitive, than what is typically found for metabolic rate </w:t>
      </w:r>
      <w:r w:rsidRPr="00BE6D08">
        <w:rPr>
          <w:rFonts w:eastAsiaTheme="minorEastAsia" w:cstheme="minorHAnsi"/>
        </w:rPr>
        <w:fldChar w:fldCharType="begin"/>
      </w:r>
      <w:r w:rsidRPr="00972C7F">
        <w:rPr>
          <w:rFonts w:eastAsiaTheme="minorEastAsia" w:cstheme="minorHAnsi"/>
          <w:lang w:val="en-GB"/>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instrText>
      </w:r>
      <w:r w:rsidRPr="002D70E2">
        <w:rPr>
          <w:rFonts w:eastAsiaTheme="minorEastAsia" w:cstheme="minorHAnsi"/>
          <w:lang w:val="en-GB"/>
        </w:rPr>
        <w: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2D70E2">
        <w:rPr>
          <w:rFonts w:eastAsiaTheme="minorEastAsia" w:cstheme="minorHAnsi"/>
          <w:lang w:val="en-GB"/>
        </w:rPr>
        <w:t xml:space="preserve"> and for growth based on field data </w:t>
      </w:r>
      <w:r w:rsidRPr="00E86C7C">
        <w:rPr>
          <w:rFonts w:eastAsiaTheme="minorEastAsia" w:cstheme="minorHAnsi"/>
        </w:rPr>
        <w:fldChar w:fldCharType="begin"/>
      </w:r>
      <w:r w:rsidRPr="002D70E2">
        <w:rPr>
          <w:rFonts w:eastAsiaTheme="minorEastAsia" w:cstheme="minorHAnsi"/>
          <w:lang w:val="en-GB"/>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 xml:space="preserve">(Sibly </w:t>
      </w:r>
      <w:r w:rsidRPr="00E86C7C">
        <w:rPr>
          <w:i/>
          <w:iCs/>
          <w:lang w:val="en-GB"/>
        </w:rPr>
        <w:t>et al.</w:t>
      </w:r>
      <w:r w:rsidRPr="00E86C7C">
        <w:rPr>
          <w:lang w:val="en-GB"/>
        </w:rPr>
        <w:t xml:space="preserve"> 2015)</w:t>
      </w:r>
      <w:r w:rsidRPr="00E86C7C">
        <w:rPr>
          <w:rFonts w:eastAsiaTheme="minorEastAsia" w:cstheme="minorHAnsi"/>
        </w:rPr>
        <w:fldChar w:fldCharType="end"/>
      </w:r>
      <w:r w:rsidRPr="004559BC">
        <w:rPr>
          <w:rFonts w:eastAsiaTheme="minorEastAsia" w:cstheme="minorHAnsi"/>
          <w:lang w:val="en-GB"/>
        </w:rPr>
        <w:t>. We also find that 86% of the posterior density of the temperature</w:t>
      </w:r>
      <w:r w:rsidR="00BB38CF" w:rsidRPr="004559BC">
        <w:rPr>
          <w:rFonts w:eastAsiaTheme="minorEastAsia" w:cstheme="minorHAnsi"/>
          <w:lang w:val="en-GB"/>
        </w:rPr>
        <w:t xml:space="preserve"> </w:t>
      </w:r>
      <w:r w:rsidRPr="004559BC">
        <w:rPr>
          <w:rFonts w:eastAsiaTheme="minorEastAsia" w:cstheme="minorHAnsi"/>
          <w:lang w:val="en-GB"/>
        </w:rPr>
        <w:t>effect is below -0.65</w:t>
      </w:r>
      <w:r w:rsidR="004069DE" w:rsidRPr="004559BC">
        <w:rPr>
          <w:rFonts w:eastAsiaTheme="minorEastAsia" w:cstheme="minorHAnsi"/>
          <w:lang w:val="en-GB"/>
        </w:rPr>
        <w:t xml:space="preserve"> </w:t>
      </w:r>
      <w:r w:rsidR="00BB38CF" w:rsidRPr="004559BC">
        <w:rPr>
          <w:rFonts w:eastAsiaTheme="minorEastAsia" w:cstheme="minorHAnsi"/>
          <w:lang w:val="en-GB"/>
        </w:rPr>
        <w:t>(</w:t>
      </w:r>
      <w:r w:rsidR="00A1529F">
        <w:rPr>
          <w:rFonts w:eastAsiaTheme="minorEastAsia" w:cstheme="minorHAnsi"/>
          <w:lang w:val="en-GB"/>
        </w:rPr>
        <w:t xml:space="preserve">approximately </w:t>
      </w:r>
      <w:r w:rsidR="00BB38CF" w:rsidRPr="004559BC">
        <w:rPr>
          <w:rFonts w:eastAsiaTheme="minorEastAsia" w:cstheme="minorHAnsi"/>
          <w:lang w:val="en-GB"/>
        </w:rPr>
        <w:t xml:space="preserve">the value predicted by the metabolic theory of ecology) </w:t>
      </w:r>
      <w:r w:rsidR="004069DE" w:rsidRPr="004559BC">
        <w:rPr>
          <w:rFonts w:eastAsiaTheme="minorEastAsia" w:cstheme="minorHAnsi"/>
          <w:lang w:val="en-GB"/>
        </w:rPr>
        <w:t>(Fig. 3C)</w:t>
      </w:r>
      <w:commentRangeStart w:id="47"/>
      <w:r w:rsidRPr="00972C7F">
        <w:rPr>
          <w:rFonts w:eastAsiaTheme="minorEastAsia" w:cstheme="minorHAnsi"/>
          <w:lang w:val="en-GB"/>
        </w:rPr>
        <w:t>.</w:t>
      </w:r>
      <w:commentRangeEnd w:id="45"/>
      <w:r w:rsidRPr="00DF0177">
        <w:rPr>
          <w:rStyle w:val="CommentReference"/>
        </w:rPr>
        <w:commentReference w:id="45"/>
      </w:r>
      <w:commentRangeEnd w:id="46"/>
      <w:r w:rsidRPr="004559BC">
        <w:rPr>
          <w:rFonts w:eastAsiaTheme="minorEastAsia" w:cstheme="minorHAnsi"/>
          <w:lang w:val="en-GB"/>
        </w:rPr>
        <w:t xml:space="preserve"> </w:t>
      </w:r>
      <w:r w:rsidRPr="00DF0177">
        <w:rPr>
          <w:rStyle w:val="CommentReference"/>
        </w:rPr>
        <w:commentReference w:id="46"/>
      </w:r>
      <w:commentRangeEnd w:id="47"/>
      <w:r w:rsidR="00BB38CF">
        <w:rPr>
          <w:rStyle w:val="CommentReference"/>
        </w:rPr>
        <w:commentReference w:id="47"/>
      </w:r>
      <w:r w:rsidRPr="00972C7F">
        <w:rPr>
          <w:rFonts w:eastAsiaTheme="minorEastAsia" w:cstheme="minorHAnsi"/>
          <w:lang w:val="en-GB"/>
        </w:rPr>
        <w:t>To illustrate this in terms of specific growth, an increase in temperature</w:t>
      </w:r>
      <w:r w:rsidRPr="004559BC">
        <w:rPr>
          <w:rFonts w:eastAsiaTheme="minorEastAsia" w:cstheme="minorHAnsi"/>
          <w:lang w:val="en-GB"/>
        </w:rPr>
        <w:t xml:space="preserve"> from 15</w:t>
      </w:r>
      <m:oMath>
        <m:r>
          <w:rPr>
            <w:rFonts w:ascii="Cambria Math" w:eastAsiaTheme="minorEastAsia" w:hAnsi="Cambria Math" w:cstheme="minorHAnsi"/>
            <w:lang w:val="en-GB"/>
          </w:rPr>
          <m:t>℃</m:t>
        </m:r>
      </m:oMath>
      <w:r w:rsidRPr="004559BC">
        <w:rPr>
          <w:rFonts w:eastAsiaTheme="minorEastAsia" w:cstheme="minorHAnsi"/>
          <w:lang w:val="en-GB"/>
        </w:rPr>
        <w:t xml:space="preserve"> (overall mean in data)</w:t>
      </w:r>
      <w:r w:rsidRPr="00972C7F">
        <w:rPr>
          <w:rFonts w:eastAsiaTheme="minorEastAsia" w:cstheme="minorHAnsi"/>
          <w:iCs/>
          <w:lang w:val="en-GB"/>
        </w:rPr>
        <w:t xml:space="preserve"> </w:t>
      </w:r>
      <w:r w:rsidRPr="004559BC">
        <w:rPr>
          <w:rFonts w:eastAsiaTheme="minorEastAsia" w:cstheme="minorHAnsi"/>
          <w:iCs/>
          <w:lang w:val="en-GB"/>
        </w:rPr>
        <w:t>to 25</w:t>
      </w:r>
      <m:oMath>
        <m:r>
          <w:rPr>
            <w:rFonts w:ascii="Cambria Math" w:eastAsiaTheme="minorEastAsia" w:hAnsi="Cambria Math" w:cstheme="minorHAnsi"/>
            <w:lang w:val="en-GB"/>
          </w:rPr>
          <m:t>℃</m:t>
        </m:r>
      </m:oMath>
      <w:r w:rsidRPr="004559BC">
        <w:rPr>
          <w:rFonts w:eastAsiaTheme="minorEastAsia" w:cstheme="minorHAnsi"/>
          <w:lang w:val="en-GB"/>
        </w:rPr>
        <w:t xml:space="preserve"> leads to an increase in predicted natural log of growth </w:t>
      </w:r>
      <w:r w:rsidRPr="00972C7F">
        <w:rPr>
          <w:rFonts w:eastAsiaTheme="minorEastAsia" w:cstheme="minorHAnsi"/>
          <w:lang w:val="en-GB"/>
        </w:rPr>
        <w:t>by</w:t>
      </w:r>
      <w:r w:rsidRPr="004559BC">
        <w:rPr>
          <w:rFonts w:eastAsiaTheme="minorEastAsia" w:cstheme="minorHAnsi"/>
          <w:lang w:val="en-GB"/>
        </w:rPr>
        <w:t xml:space="preserve"> a factor of 2.9 for a fish of mean mass (~190</w:t>
      </w:r>
      <m:oMath>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g</m:t>
        </m:r>
      </m:oMath>
      <w:r w:rsidRPr="004559BC">
        <w:rPr>
          <w:rFonts w:eastAsiaTheme="minorEastAsia" w:cstheme="minorHAnsi"/>
          <w:lang w:val="en-GB"/>
        </w:rPr>
        <w:t>)</w:t>
      </w:r>
      <w:r w:rsidRPr="00972C7F">
        <w:rPr>
          <w:rFonts w:eastAsiaTheme="minorEastAsia" w:cstheme="minorHAnsi"/>
          <w:lang w:val="en-GB"/>
        </w:rPr>
        <w:t>.</w:t>
      </w:r>
    </w:p>
    <w:p w14:paraId="7D37A5AE" w14:textId="732A9160" w:rsidR="00A02A57" w:rsidRPr="00972C7F" w:rsidRDefault="005F466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Over a larger temperature range</w:t>
      </w:r>
      <w:r w:rsidR="005E0139" w:rsidRPr="00972C7F">
        <w:rPr>
          <w:rFonts w:eastAsiaTheme="minorEastAsia" w:cstheme="minorHAnsi"/>
          <w:lang w:val="en-GB"/>
        </w:rPr>
        <w:t xml:space="preserve">, biological rates </w:t>
      </w:r>
      <w:r w:rsidR="005B4438" w:rsidRPr="004559BC">
        <w:rPr>
          <w:rFonts w:eastAsiaTheme="minorEastAsia" w:cstheme="minorHAnsi"/>
          <w:lang w:val="en-GB"/>
        </w:rPr>
        <w:t>are</w:t>
      </w:r>
      <w:r w:rsidR="005E0139" w:rsidRPr="00972C7F">
        <w:rPr>
          <w:rFonts w:eastAsiaTheme="minorEastAsia" w:cstheme="minorHAnsi"/>
          <w:lang w:val="en-GB"/>
        </w:rPr>
        <w:t xml:space="preserve"> unimodal. </w:t>
      </w:r>
      <w:r w:rsidR="00016581" w:rsidRPr="00972C7F">
        <w:rPr>
          <w:rFonts w:eastAsiaTheme="minorEastAsia" w:cstheme="minorHAnsi"/>
          <w:lang w:val="en-GB"/>
        </w:rPr>
        <w:t xml:space="preserve">We identified such tendencies </w:t>
      </w:r>
      <w:r w:rsidR="00ED7EF3" w:rsidRPr="00972C7F">
        <w:rPr>
          <w:rFonts w:eastAsiaTheme="minorEastAsia" w:cstheme="minorHAnsi"/>
          <w:lang w:val="en-GB"/>
        </w:rPr>
        <w:t xml:space="preserve">in </w:t>
      </w:r>
      <w:r w:rsidR="008B4C14" w:rsidRPr="00972C7F">
        <w:rPr>
          <w:rFonts w:eastAsiaTheme="minorEastAsia" w:cstheme="minorHAnsi"/>
          <w:lang w:val="en-GB"/>
        </w:rPr>
        <w:t>nine</w:t>
      </w:r>
      <w:r w:rsidR="00ED7EF3" w:rsidRPr="00972C7F">
        <w:rPr>
          <w:rFonts w:eastAsiaTheme="minorEastAsia" w:cstheme="minorHAnsi"/>
          <w:lang w:val="en-GB"/>
        </w:rPr>
        <w:t xml:space="preserve"> species </w:t>
      </w:r>
      <w:r w:rsidR="003E70F7" w:rsidRPr="00972C7F">
        <w:rPr>
          <w:rFonts w:eastAsiaTheme="minorEastAsia" w:cstheme="minorHAnsi"/>
          <w:lang w:val="en-GB"/>
        </w:rPr>
        <w:t xml:space="preserve">in the </w:t>
      </w:r>
      <w:r w:rsidR="008457AB" w:rsidRPr="00972C7F">
        <w:rPr>
          <w:rFonts w:eastAsiaTheme="minorEastAsia" w:cstheme="minorHAnsi"/>
          <w:lang w:val="en-GB"/>
        </w:rPr>
        <w:t>consumption</w:t>
      </w:r>
      <w:r w:rsidR="003E70F7" w:rsidRPr="00972C7F">
        <w:rPr>
          <w:rFonts w:eastAsiaTheme="minorEastAsia" w:cstheme="minorHAnsi"/>
          <w:lang w:val="en-GB"/>
        </w:rPr>
        <w:t xml:space="preserve"> data set</w:t>
      </w:r>
      <w:r w:rsidR="00734BAD" w:rsidRPr="00972C7F">
        <w:rPr>
          <w:rFonts w:eastAsiaTheme="minorEastAsia" w:cstheme="minorHAnsi"/>
          <w:lang w:val="en-GB"/>
        </w:rPr>
        <w:t xml:space="preserve">, and fit </w:t>
      </w:r>
      <w:r w:rsidR="00C9526D" w:rsidRPr="004559BC">
        <w:rPr>
          <w:rFonts w:eastAsiaTheme="minorEastAsia" w:cstheme="minorHAnsi"/>
          <w:lang w:val="en-GB"/>
        </w:rPr>
        <w:t>quadratic</w:t>
      </w:r>
      <w:r w:rsidR="00734BAD" w:rsidRPr="00972C7F">
        <w:rPr>
          <w:rFonts w:eastAsiaTheme="minorEastAsia" w:cstheme="minorHAnsi"/>
          <w:lang w:val="en-GB"/>
        </w:rPr>
        <w:t xml:space="preserve"> models</w:t>
      </w:r>
      <w:r w:rsidR="0079390A" w:rsidRPr="00972C7F">
        <w:rPr>
          <w:rFonts w:eastAsiaTheme="minorEastAsia" w:cstheme="minorHAnsi"/>
          <w:lang w:val="en-GB"/>
        </w:rPr>
        <w:t xml:space="preserve"> to those species</w:t>
      </w:r>
      <w:r w:rsidR="00C84B73" w:rsidRPr="00972C7F">
        <w:rPr>
          <w:rFonts w:eastAsiaTheme="minorEastAsia" w:cstheme="minorHAnsi"/>
          <w:lang w:val="en-GB"/>
        </w:rPr>
        <w:t xml:space="preserve"> </w:t>
      </w:r>
      <w:r w:rsidR="00224A07" w:rsidRPr="004559BC">
        <w:rPr>
          <w:rFonts w:eastAsiaTheme="minorEastAsia" w:cstheme="minorHAnsi"/>
          <w:lang w:val="en-GB"/>
        </w:rPr>
        <w:t xml:space="preserve">separately </w:t>
      </w:r>
      <w:r w:rsidR="00C84B73" w:rsidRPr="00972C7F">
        <w:rPr>
          <w:rFonts w:eastAsiaTheme="minorEastAsia" w:cstheme="minorHAnsi"/>
          <w:lang w:val="en-GB"/>
        </w:rPr>
        <w:t xml:space="preserve">(Fig. </w:t>
      </w:r>
      <w:r w:rsidR="009F3E2E" w:rsidRPr="004559BC">
        <w:rPr>
          <w:rFonts w:eastAsiaTheme="minorEastAsia" w:cstheme="minorHAnsi"/>
          <w:lang w:val="en-GB"/>
        </w:rPr>
        <w:t>4</w:t>
      </w:r>
      <w:r w:rsidR="00C84B73" w:rsidRPr="00972C7F">
        <w:rPr>
          <w:rFonts w:eastAsiaTheme="minorEastAsia" w:cstheme="minorHAnsi"/>
          <w:lang w:val="en-GB"/>
        </w:rPr>
        <w:t>)</w:t>
      </w:r>
      <w:r w:rsidR="0079390A" w:rsidRPr="00972C7F">
        <w:rPr>
          <w:rFonts w:eastAsiaTheme="minorEastAsia" w:cstheme="minorHAnsi"/>
          <w:lang w:val="en-GB"/>
        </w:rPr>
        <w:t>.</w:t>
      </w:r>
      <w:r w:rsidR="009E7806" w:rsidRPr="00972C7F">
        <w:rPr>
          <w:rFonts w:eastAsiaTheme="minorEastAsia" w:cstheme="minorHAnsi"/>
          <w:lang w:val="en-GB"/>
        </w:rPr>
        <w:t xml:space="preserve"> </w:t>
      </w:r>
      <w:r w:rsidR="0018027C" w:rsidRPr="00972C7F">
        <w:rPr>
          <w:rFonts w:eastAsiaTheme="minorEastAsia" w:cstheme="minorHAnsi"/>
          <w:lang w:val="en-GB"/>
        </w:rPr>
        <w:t>The unimodal temperature</w:t>
      </w:r>
      <w:r w:rsidR="00BB38CF">
        <w:rPr>
          <w:rFonts w:eastAsiaTheme="minorEastAsia" w:cstheme="minorHAnsi"/>
          <w:lang w:val="en-GB"/>
        </w:rPr>
        <w:t xml:space="preserve"> </w:t>
      </w:r>
      <w:r w:rsidR="0018027C" w:rsidRPr="00972C7F">
        <w:rPr>
          <w:rFonts w:eastAsiaTheme="minorEastAsia" w:cstheme="minorHAnsi"/>
          <w:lang w:val="en-GB"/>
        </w:rPr>
        <w:t xml:space="preserve">dependence </w:t>
      </w:r>
      <w:r w:rsidR="002A6E0F" w:rsidRPr="00972C7F">
        <w:rPr>
          <w:rFonts w:eastAsiaTheme="minorEastAsia" w:cstheme="minorHAnsi"/>
          <w:lang w:val="en-GB"/>
        </w:rPr>
        <w:t xml:space="preserve">implies that even if maximum consumption rates </w:t>
      </w:r>
      <w:r w:rsidR="00A04BA1" w:rsidRPr="00972C7F">
        <w:rPr>
          <w:rFonts w:eastAsiaTheme="minorEastAsia" w:cstheme="minorHAnsi"/>
          <w:lang w:val="en-GB"/>
        </w:rPr>
        <w:t>increase</w:t>
      </w:r>
      <w:r w:rsidR="002A6E0F" w:rsidRPr="00972C7F">
        <w:rPr>
          <w:rFonts w:eastAsiaTheme="minorEastAsia" w:cstheme="minorHAnsi"/>
          <w:lang w:val="en-GB"/>
        </w:rPr>
        <w:t xml:space="preserve"> </w:t>
      </w:r>
      <w:r w:rsidR="001F78FE" w:rsidRPr="004559BC">
        <w:rPr>
          <w:rFonts w:eastAsiaTheme="minorEastAsia" w:cstheme="minorHAnsi"/>
          <w:lang w:val="en-GB"/>
        </w:rPr>
        <w:t xml:space="preserve">at the same rate </w:t>
      </w:r>
      <w:r w:rsidR="008A107C" w:rsidRPr="004559BC">
        <w:rPr>
          <w:rFonts w:eastAsiaTheme="minorEastAsia" w:cstheme="minorHAnsi"/>
          <w:lang w:val="en-GB"/>
        </w:rPr>
        <w:t xml:space="preserve">as metabolism </w:t>
      </w:r>
      <w:r w:rsidR="002A6E0F" w:rsidRPr="00972C7F">
        <w:rPr>
          <w:rFonts w:eastAsiaTheme="minorEastAsia" w:cstheme="minorHAnsi"/>
          <w:lang w:val="en-GB"/>
        </w:rPr>
        <w:t xml:space="preserve">with temperature </w:t>
      </w:r>
      <w:r w:rsidR="00ED5ECA">
        <w:rPr>
          <w:rFonts w:eastAsiaTheme="minorEastAsia" w:cstheme="minorHAnsi"/>
          <w:lang w:val="en-GB"/>
        </w:rPr>
        <w:t xml:space="preserve">initially, </w:t>
      </w:r>
      <w:r w:rsidR="002817F5" w:rsidRPr="00972C7F">
        <w:rPr>
          <w:rFonts w:eastAsiaTheme="minorEastAsia" w:cstheme="minorHAnsi"/>
          <w:lang w:val="en-GB"/>
        </w:rPr>
        <w:t xml:space="preserve">consumption </w:t>
      </w:r>
      <w:r w:rsidR="006F7ED6" w:rsidRPr="00972C7F">
        <w:rPr>
          <w:rFonts w:eastAsiaTheme="minorEastAsia" w:cstheme="minorHAnsi"/>
          <w:lang w:val="en-GB"/>
        </w:rPr>
        <w:t xml:space="preserve">rates </w:t>
      </w:r>
      <w:r w:rsidR="00E3277A">
        <w:rPr>
          <w:rFonts w:eastAsiaTheme="minorEastAsia" w:cstheme="minorHAnsi"/>
          <w:lang w:val="en-GB"/>
        </w:rPr>
        <w:t xml:space="preserve">eventually </w:t>
      </w:r>
      <w:r w:rsidR="002817F5" w:rsidRPr="00972C7F">
        <w:rPr>
          <w:rFonts w:eastAsiaTheme="minorEastAsia" w:cstheme="minorHAnsi"/>
          <w:lang w:val="en-GB"/>
        </w:rPr>
        <w:t>decline</w:t>
      </w:r>
      <w:r w:rsidR="006F7ED6" w:rsidRPr="00972C7F">
        <w:rPr>
          <w:rFonts w:eastAsiaTheme="minorEastAsia" w:cstheme="minorHAnsi"/>
          <w:lang w:val="en-GB"/>
        </w:rPr>
        <w:t xml:space="preserve"> relative to metabolism</w:t>
      </w:r>
      <w:r w:rsidR="002817F5" w:rsidRPr="00972C7F">
        <w:rPr>
          <w:rFonts w:eastAsiaTheme="minorEastAsia" w:cstheme="minorHAnsi"/>
          <w:lang w:val="en-GB"/>
        </w:rPr>
        <w:t xml:space="preserve"> </w:t>
      </w:r>
      <w:r w:rsidR="004F3D9C" w:rsidRPr="00972C7F">
        <w:rPr>
          <w:rFonts w:eastAsiaTheme="minorEastAsia" w:cstheme="minorHAnsi"/>
          <w:lang w:val="en-GB"/>
        </w:rPr>
        <w:t xml:space="preserve">with further </w:t>
      </w:r>
      <w:r w:rsidR="007420B2" w:rsidRPr="00972C7F">
        <w:rPr>
          <w:rFonts w:eastAsiaTheme="minorEastAsia" w:cstheme="minorHAnsi"/>
          <w:lang w:val="en-GB"/>
        </w:rPr>
        <w:t>warming</w:t>
      </w:r>
      <w:r w:rsidR="004F3D9C" w:rsidRPr="00972C7F">
        <w:rPr>
          <w:rFonts w:eastAsiaTheme="minorEastAsia" w:cstheme="minorHAnsi"/>
          <w:lang w:val="en-GB"/>
        </w:rPr>
        <w:t xml:space="preserve">. </w:t>
      </w:r>
      <w:r w:rsidR="00B10C5E" w:rsidRPr="00972C7F">
        <w:rPr>
          <w:rFonts w:eastAsiaTheme="minorEastAsia" w:cstheme="minorHAnsi"/>
          <w:lang w:val="en-GB"/>
        </w:rPr>
        <w:t xml:space="preserve">In other words, the effect of temperature on the </w:t>
      </w:r>
      <w:r w:rsidR="005C3226" w:rsidRPr="00972C7F">
        <w:rPr>
          <w:rFonts w:eastAsiaTheme="minorEastAsia" w:cstheme="minorHAnsi"/>
          <w:lang w:val="en-GB"/>
        </w:rPr>
        <w:t xml:space="preserve">mismatch between </w:t>
      </w:r>
      <w:r w:rsidR="00A0116E" w:rsidRPr="00972C7F">
        <w:rPr>
          <w:rFonts w:eastAsiaTheme="minorEastAsia" w:cstheme="minorHAnsi"/>
          <w:lang w:val="en-GB"/>
        </w:rPr>
        <w:t>metabolic costs</w:t>
      </w:r>
      <w:r w:rsidR="005C3226" w:rsidRPr="00972C7F">
        <w:rPr>
          <w:rFonts w:eastAsiaTheme="minorEastAsia" w:cstheme="minorHAnsi"/>
          <w:lang w:val="en-GB"/>
        </w:rPr>
        <w:t xml:space="preserve"> and </w:t>
      </w:r>
      <w:r w:rsidR="00A0116E" w:rsidRPr="00972C7F">
        <w:rPr>
          <w:rFonts w:eastAsiaTheme="minorEastAsia" w:cstheme="minorHAnsi"/>
          <w:lang w:val="en-GB"/>
        </w:rPr>
        <w:t xml:space="preserve">feeding gains </w:t>
      </w:r>
      <w:r w:rsidR="00AB3508" w:rsidRPr="00972C7F">
        <w:rPr>
          <w:rFonts w:eastAsiaTheme="minorEastAsia" w:cstheme="minorHAnsi"/>
          <w:lang w:val="en-GB"/>
        </w:rPr>
        <w:lastRenderedPageBreak/>
        <w:t>depends on the current temperature</w:t>
      </w:r>
      <w:r w:rsidR="009C2179" w:rsidRPr="00972C7F">
        <w:rPr>
          <w:rFonts w:eastAsiaTheme="minorEastAsia" w:cstheme="minorHAnsi"/>
          <w:lang w:val="en-GB"/>
        </w:rPr>
        <w:t xml:space="preserve"> relative to optimum</w:t>
      </w:r>
      <w:r w:rsidR="005C3226" w:rsidRPr="00972C7F">
        <w:rPr>
          <w:rFonts w:eastAsiaTheme="minorEastAsia" w:cstheme="minorHAnsi"/>
          <w:lang w:val="en-GB"/>
        </w:rPr>
        <w:t xml:space="preserve"> temperature</w:t>
      </w:r>
      <w:r w:rsidR="009C2179" w:rsidRPr="00972C7F">
        <w:rPr>
          <w:rFonts w:eastAsiaTheme="minorEastAsia" w:cstheme="minorHAnsi"/>
          <w:lang w:val="en-GB"/>
        </w:rPr>
        <w:t>.</w:t>
      </w:r>
      <w:r w:rsidR="000A0AC1" w:rsidRPr="00972C7F">
        <w:rPr>
          <w:rFonts w:eastAsiaTheme="minorEastAsia" w:cstheme="minorHAnsi"/>
          <w:lang w:val="en-GB"/>
        </w:rPr>
        <w:t xml:space="preserve"> However,</w:t>
      </w:r>
      <w:r w:rsidR="005827B8" w:rsidRPr="00972C7F">
        <w:rPr>
          <w:rFonts w:eastAsiaTheme="minorEastAsia" w:cstheme="minorHAnsi"/>
          <w:lang w:val="en-GB"/>
        </w:rPr>
        <w:t xml:space="preserve"> </w:t>
      </w:r>
      <w:r w:rsidR="006271E4" w:rsidRPr="00972C7F">
        <w:rPr>
          <w:rFonts w:eastAsiaTheme="minorEastAsia" w:cstheme="minorHAnsi"/>
          <w:lang w:val="en-GB"/>
        </w:rPr>
        <w:t xml:space="preserve">when standardizing the temperature data to a common unit, here </w:t>
      </w:r>
      <w:r w:rsidR="006B5E92" w:rsidRPr="00972C7F">
        <w:rPr>
          <w:rFonts w:eastAsiaTheme="minorEastAsia" w:cstheme="minorHAnsi"/>
          <w:lang w:val="en-GB"/>
        </w:rPr>
        <w:t>relative to median temperature in the environment</w:t>
      </w:r>
      <w:r w:rsidR="00F860BD" w:rsidRPr="004559BC">
        <w:rPr>
          <w:rFonts w:eastAsiaTheme="minorEastAsia" w:cstheme="minorHAnsi"/>
          <w:lang w:val="en-GB"/>
        </w:rPr>
        <w:t xml:space="preserve"> </w:t>
      </w:r>
      <w:r w:rsidR="00F860BD" w:rsidRPr="00972C7F">
        <w:rPr>
          <w:rFonts w:eastAsiaTheme="minorEastAsia" w:cstheme="minorHAnsi"/>
          <w:lang w:val="en-GB"/>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4559BC">
        <w:rPr>
          <w:rFonts w:eastAsiaTheme="minorEastAsia" w:cstheme="minorHAnsi"/>
          <w:lang w:val="en-GB"/>
        </w:rPr>
        <w:t>,</w:t>
      </w:r>
      <w:r w:rsidR="00F20349" w:rsidRPr="002D70E2">
        <w:rPr>
          <w:rFonts w:eastAsiaTheme="minorEastAsia" w:cstheme="minorHAnsi"/>
          <w:lang w:val="en-GB"/>
        </w:rPr>
        <w:t xml:space="preserve"> </w:t>
      </w:r>
      <w:r w:rsidR="00EC2CEF" w:rsidRPr="002D70E2">
        <w:rPr>
          <w:rFonts w:eastAsiaTheme="minorEastAsia" w:cstheme="minorHAnsi"/>
          <w:lang w:val="en-GB"/>
        </w:rPr>
        <w:t xml:space="preserve">we </w:t>
      </w:r>
      <w:r w:rsidR="00D915EC" w:rsidRPr="002D70E2">
        <w:rPr>
          <w:rFonts w:eastAsiaTheme="minorEastAsia" w:cstheme="minorHAnsi"/>
          <w:lang w:val="en-GB"/>
        </w:rPr>
        <w:t xml:space="preserve">find </w:t>
      </w:r>
      <w:r w:rsidR="00EC2CEF" w:rsidRPr="002D70E2">
        <w:rPr>
          <w:rFonts w:eastAsiaTheme="minorEastAsia" w:cstheme="minorHAnsi"/>
          <w:lang w:val="en-GB"/>
        </w:rPr>
        <w:t>large variations</w:t>
      </w:r>
      <w:r w:rsidR="007D01E8" w:rsidRPr="002D70E2">
        <w:rPr>
          <w:rFonts w:eastAsiaTheme="minorEastAsia" w:cstheme="minorHAnsi"/>
          <w:lang w:val="en-GB"/>
        </w:rPr>
        <w:t xml:space="preserve"> in the </w:t>
      </w:r>
      <w:r w:rsidR="005C3226" w:rsidRPr="002D70E2">
        <w:rPr>
          <w:rFonts w:eastAsiaTheme="minorEastAsia" w:cstheme="minorHAnsi"/>
          <w:lang w:val="en-GB"/>
        </w:rPr>
        <w:t xml:space="preserve">relative </w:t>
      </w:r>
      <w:r w:rsidR="007D01E8" w:rsidRPr="002D70E2">
        <w:rPr>
          <w:rFonts w:eastAsiaTheme="minorEastAsia" w:cstheme="minorHAnsi"/>
          <w:lang w:val="en-GB"/>
        </w:rPr>
        <w:t xml:space="preserve">temperature at </w:t>
      </w:r>
      <w:r w:rsidR="003C7800" w:rsidRPr="002D70E2">
        <w:rPr>
          <w:rFonts w:eastAsiaTheme="minorEastAsia" w:cstheme="minorHAnsi"/>
          <w:lang w:val="en-GB"/>
        </w:rPr>
        <w:t>which consumption is maximized</w:t>
      </w:r>
      <w:r w:rsidR="00BE0D35" w:rsidRPr="002D70E2">
        <w:rPr>
          <w:rFonts w:eastAsiaTheme="minorEastAsia" w:cstheme="minorHAnsi"/>
          <w:lang w:val="en-GB"/>
        </w:rPr>
        <w:t xml:space="preserve"> (“optimum”)</w:t>
      </w:r>
      <w:r w:rsidR="00041D3A" w:rsidRPr="002D70E2">
        <w:rPr>
          <w:rFonts w:eastAsiaTheme="minorEastAsia" w:cstheme="minorHAnsi"/>
          <w:lang w:val="en-GB"/>
        </w:rPr>
        <w:t xml:space="preserve"> (Fig. </w:t>
      </w:r>
      <w:r w:rsidR="005973ED" w:rsidRPr="004559BC">
        <w:rPr>
          <w:rFonts w:eastAsiaTheme="minorEastAsia" w:cstheme="minorHAnsi"/>
          <w:lang w:val="en-GB"/>
        </w:rPr>
        <w:t>4</w:t>
      </w:r>
      <w:r w:rsidR="00041D3A" w:rsidRPr="002D70E2">
        <w:rPr>
          <w:rFonts w:eastAsiaTheme="minorEastAsia" w:cstheme="minorHAnsi"/>
          <w:lang w:val="en-GB"/>
        </w:rPr>
        <w:t>)</w:t>
      </w:r>
      <w:r w:rsidR="004C128F" w:rsidRPr="002D70E2">
        <w:rPr>
          <w:rFonts w:eastAsiaTheme="minorEastAsia" w:cstheme="minorHAnsi"/>
          <w:lang w:val="en-GB"/>
        </w:rPr>
        <w:t xml:space="preserve">. </w:t>
      </w:r>
      <w:r w:rsidR="004C128F" w:rsidRPr="00972C7F">
        <w:rPr>
          <w:rFonts w:eastAsiaTheme="minorEastAsia" w:cstheme="minorHAnsi"/>
          <w:lang w:val="en-GB"/>
        </w:rPr>
        <w:t xml:space="preserve">These temperatures range from </w:t>
      </w:r>
      <w:commentRangeStart w:id="48"/>
      <w:commentRangeStart w:id="49"/>
      <w:commentRangeStart w:id="50"/>
      <w:r w:rsidR="004C128F" w:rsidRPr="00972C7F">
        <w:rPr>
          <w:rFonts w:eastAsiaTheme="minorEastAsia" w:cstheme="minorHAnsi"/>
          <w:lang w:val="en-GB"/>
        </w:rPr>
        <w:t>-2.3</w:t>
      </w:r>
      <m:oMath>
        <m:r>
          <w:rPr>
            <w:rFonts w:ascii="Cambria Math" w:eastAsiaTheme="minorEastAsia" w:hAnsi="Cambria Math" w:cstheme="minorHAnsi"/>
            <w:lang w:val="en-GB"/>
          </w:rPr>
          <m:t>℃</m:t>
        </m:r>
      </m:oMath>
      <w:r w:rsidR="004C128F" w:rsidRPr="00972C7F">
        <w:rPr>
          <w:rFonts w:eastAsiaTheme="minorEastAsia" w:cstheme="minorHAnsi"/>
          <w:lang w:val="en-GB"/>
        </w:rPr>
        <w:t xml:space="preserve"> to </w:t>
      </w:r>
      <w:r w:rsidR="000D3C96" w:rsidRPr="00972C7F">
        <w:rPr>
          <w:rFonts w:eastAsiaTheme="minorEastAsia" w:cstheme="minorHAnsi"/>
          <w:lang w:val="en-GB"/>
        </w:rPr>
        <w:t>+</w:t>
      </w:r>
      <w:r w:rsidR="004C128F" w:rsidRPr="00972C7F">
        <w:rPr>
          <w:rFonts w:eastAsiaTheme="minorEastAsia" w:cstheme="minorHAnsi"/>
          <w:lang w:val="en-GB"/>
        </w:rPr>
        <w:t>17</w:t>
      </w:r>
      <w:commentRangeEnd w:id="48"/>
      <w:r w:rsidR="004369A2">
        <w:rPr>
          <w:rStyle w:val="CommentReference"/>
        </w:rPr>
        <w:commentReference w:id="48"/>
      </w:r>
      <w:commentRangeEnd w:id="49"/>
      <w:commentRangeEnd w:id="50"/>
      <m:oMath>
        <m:r>
          <w:rPr>
            <w:rFonts w:ascii="Cambria Math" w:eastAsiaTheme="minorEastAsia" w:hAnsi="Cambria Math" w:cstheme="minorHAnsi"/>
            <w:lang w:val="en-GB"/>
          </w:rPr>
          <m:t>℃</m:t>
        </m:r>
      </m:oMath>
      <w:r w:rsidR="003B5ECD">
        <w:rPr>
          <w:rStyle w:val="CommentReference"/>
        </w:rPr>
        <w:commentReference w:id="49"/>
      </w:r>
      <w:r w:rsidR="004D14D0">
        <w:rPr>
          <w:rStyle w:val="CommentReference"/>
        </w:rPr>
        <w:commentReference w:id="50"/>
      </w:r>
      <w:r w:rsidR="00A50D17" w:rsidRPr="004559BC">
        <w:rPr>
          <w:rFonts w:eastAsiaTheme="minorEastAsia" w:cstheme="minorHAnsi"/>
          <w:lang w:val="en-GB"/>
        </w:rPr>
        <w:t xml:space="preserve">, </w:t>
      </w:r>
      <w:commentRangeStart w:id="51"/>
      <w:r w:rsidR="00A50D17" w:rsidRPr="004559BC">
        <w:rPr>
          <w:rFonts w:eastAsiaTheme="minorEastAsia" w:cstheme="minorHAnsi"/>
          <w:lang w:val="en-GB"/>
        </w:rPr>
        <w:t xml:space="preserve">but we also note these two extreme values </w:t>
      </w:r>
      <w:r w:rsidR="000A388C" w:rsidRPr="004559BC">
        <w:rPr>
          <w:rFonts w:eastAsiaTheme="minorEastAsia" w:cstheme="minorHAnsi"/>
          <w:lang w:val="en-GB"/>
        </w:rPr>
        <w:t>could be due to inaccurate descriptions of the thermal environment.</w:t>
      </w:r>
      <w:r w:rsidR="009731DC" w:rsidRPr="00972C7F">
        <w:rPr>
          <w:rFonts w:eastAsiaTheme="minorEastAsia" w:cstheme="minorHAnsi"/>
          <w:lang w:val="en-GB"/>
        </w:rPr>
        <w:t xml:space="preserve"> </w:t>
      </w:r>
      <w:commentRangeEnd w:id="51"/>
      <w:r w:rsidR="0028454F">
        <w:rPr>
          <w:rStyle w:val="CommentReference"/>
        </w:rPr>
        <w:commentReference w:id="51"/>
      </w:r>
      <w:r w:rsidR="003D5EDF" w:rsidRPr="004559BC">
        <w:rPr>
          <w:rFonts w:eastAsiaTheme="minorEastAsia" w:cstheme="minorHAnsi"/>
          <w:lang w:val="en-GB"/>
        </w:rPr>
        <w:t xml:space="preserve">Across species, the mean </w:t>
      </w:r>
      <w:r w:rsidR="00A50D17" w:rsidRPr="004559BC">
        <w:rPr>
          <w:rFonts w:eastAsiaTheme="minorEastAsia" w:cstheme="minorHAnsi"/>
          <w:lang w:val="en-GB"/>
        </w:rPr>
        <w:t xml:space="preserve">distance </w:t>
      </w:r>
      <w:r w:rsidR="003D5EDF" w:rsidRPr="004559BC">
        <w:rPr>
          <w:rFonts w:eastAsiaTheme="minorEastAsia" w:cstheme="minorHAnsi"/>
          <w:lang w:val="en-GB"/>
        </w:rPr>
        <w:t xml:space="preserve">between the mid-point of the environmental temperature and temperature where consumption is maximized is </w:t>
      </w:r>
      <w:r w:rsidR="00535F42" w:rsidRPr="004559BC">
        <w:rPr>
          <w:rFonts w:eastAsiaTheme="minorEastAsia" w:cstheme="minorHAnsi"/>
          <w:lang w:val="en-GB"/>
        </w:rPr>
        <w:t>+</w:t>
      </w:r>
      <w:r w:rsidR="004E72C2" w:rsidRPr="00972C7F">
        <w:rPr>
          <w:rFonts w:eastAsiaTheme="minorEastAsia" w:cstheme="minorHAnsi"/>
          <w:lang w:val="en-GB"/>
        </w:rPr>
        <w:t>6</w:t>
      </w:r>
      <m:oMath>
        <m:r>
          <w:rPr>
            <w:rFonts w:ascii="Cambria Math" w:eastAsiaTheme="minorEastAsia" w:hAnsi="Cambria Math" w:cstheme="minorHAnsi"/>
            <w:lang w:val="en-GB"/>
          </w:rPr>
          <m:t>℃</m:t>
        </m:r>
      </m:oMath>
      <w:r w:rsidR="004E72C2" w:rsidRPr="00972C7F">
        <w:rPr>
          <w:rFonts w:eastAsiaTheme="minorEastAsia" w:cstheme="minorHAnsi"/>
          <w:lang w:val="en-GB"/>
        </w:rPr>
        <w:t xml:space="preserve"> </w:t>
      </w:r>
      <w:r w:rsidR="00504EE2" w:rsidRPr="004559BC">
        <w:rPr>
          <w:rFonts w:eastAsiaTheme="minorEastAsia" w:cstheme="minorHAnsi"/>
          <w:lang w:val="en-GB"/>
        </w:rPr>
        <w:t xml:space="preserve">with standard deviation of </w:t>
      </w:r>
      <w:r w:rsidR="00246552" w:rsidRPr="004559BC">
        <w:rPr>
          <w:rFonts w:eastAsiaTheme="minorEastAsia" w:cstheme="minorHAnsi"/>
          <w:lang w:val="en-GB"/>
        </w:rPr>
        <w:t>6</w:t>
      </w:r>
      <w:r w:rsidR="001437ED" w:rsidRPr="00972C7F">
        <w:rPr>
          <w:rFonts w:eastAsiaTheme="minorEastAsia" w:cstheme="minorHAnsi"/>
          <w:lang w:val="en-GB"/>
        </w:rPr>
        <w:t>.</w:t>
      </w:r>
      <w:r w:rsidR="00733A76" w:rsidRPr="00972C7F">
        <w:rPr>
          <w:rFonts w:eastAsiaTheme="minorEastAsia" w:cstheme="minorHAnsi"/>
          <w:lang w:val="en-GB"/>
        </w:rPr>
        <w:t xml:space="preserve"> </w:t>
      </w:r>
    </w:p>
    <w:p w14:paraId="478B3432" w14:textId="16003AC0" w:rsidR="00CA28E0" w:rsidRPr="004559BC" w:rsidRDefault="00191B54" w:rsidP="00E46073">
      <w:pPr>
        <w:spacing w:line="480" w:lineRule="auto"/>
        <w:ind w:firstLine="284"/>
        <w:contextualSpacing/>
        <w:jc w:val="both"/>
        <w:rPr>
          <w:rFonts w:cstheme="minorHAnsi"/>
          <w:lang w:val="en-GB"/>
        </w:rPr>
      </w:pPr>
      <w:r w:rsidRPr="004559BC">
        <w:rPr>
          <w:rFonts w:eastAsiaTheme="minorEastAsia" w:cstheme="minorHAnsi"/>
          <w:lang w:val="en-GB"/>
        </w:rPr>
        <w:t xml:space="preserve">The implication of unimodal </w:t>
      </w:r>
      <w:r w:rsidR="006E6618" w:rsidRPr="004559BC">
        <w:rPr>
          <w:rFonts w:eastAsiaTheme="minorEastAsia" w:cstheme="minorHAnsi"/>
          <w:lang w:val="en-GB"/>
        </w:rPr>
        <w:t xml:space="preserve">thermal response curves for maximum consumption is that the </w:t>
      </w:r>
      <w:r w:rsidR="00196CCF" w:rsidRPr="004559BC">
        <w:rPr>
          <w:rFonts w:eastAsiaTheme="minorEastAsia" w:cstheme="minorHAnsi"/>
          <w:lang w:val="en-GB"/>
        </w:rPr>
        <w:t xml:space="preserve">net energy gain, i.e. the </w:t>
      </w:r>
      <w:r w:rsidR="006E6618" w:rsidRPr="004559BC">
        <w:rPr>
          <w:rFonts w:eastAsiaTheme="minorEastAsia" w:cstheme="minorHAnsi"/>
          <w:lang w:val="en-GB"/>
        </w:rPr>
        <w:t xml:space="preserve">difference between </w:t>
      </w:r>
      <w:r w:rsidR="00FC6010" w:rsidRPr="004559BC">
        <w:rPr>
          <w:rFonts w:eastAsiaTheme="minorEastAsia" w:cstheme="minorHAnsi"/>
          <w:lang w:val="en-GB"/>
        </w:rPr>
        <w:t>exponentially increasing</w:t>
      </w:r>
      <w:r w:rsidR="00F759B1" w:rsidRPr="004559BC">
        <w:rPr>
          <w:rFonts w:eastAsiaTheme="minorEastAsia" w:cstheme="minorHAnsi"/>
          <w:lang w:val="en-GB"/>
        </w:rPr>
        <w:t xml:space="preserve"> </w:t>
      </w:r>
      <w:r w:rsidR="006E6618" w:rsidRPr="004559BC">
        <w:rPr>
          <w:rFonts w:eastAsiaTheme="minorEastAsia" w:cstheme="minorHAnsi"/>
          <w:lang w:val="en-GB"/>
        </w:rPr>
        <w:t>metabolic rate</w:t>
      </w:r>
      <w:r w:rsidR="00013FF2" w:rsidRPr="004559BC">
        <w:rPr>
          <w:rFonts w:eastAsiaTheme="minorEastAsia" w:cstheme="minorHAnsi"/>
          <w:lang w:val="en-GB"/>
        </w:rPr>
        <w:t xml:space="preserve"> (</w:t>
      </w:r>
      <w:r w:rsidR="00F759B1" w:rsidRPr="004559BC">
        <w:rPr>
          <w:rFonts w:eastAsiaTheme="minorEastAsia" w:cstheme="minorHAnsi"/>
          <w:lang w:val="en-GB"/>
        </w:rPr>
        <w:t>proportional to energetic costs</w:t>
      </w:r>
      <w:r w:rsidR="00013FF2" w:rsidRPr="004559BC">
        <w:rPr>
          <w:rFonts w:eastAsiaTheme="minorEastAsia" w:cstheme="minorHAnsi"/>
          <w:lang w:val="en-GB"/>
        </w:rPr>
        <w:t>)</w:t>
      </w:r>
      <w:r w:rsidR="006E6618" w:rsidRPr="004559BC">
        <w:rPr>
          <w:rFonts w:eastAsiaTheme="minorEastAsia" w:cstheme="minorHAnsi"/>
          <w:lang w:val="en-GB"/>
        </w:rPr>
        <w:t xml:space="preserve"> and consumption </w:t>
      </w:r>
      <w:r w:rsidR="00F759B1" w:rsidRPr="004559BC">
        <w:rPr>
          <w:rFonts w:eastAsiaTheme="minorEastAsia" w:cstheme="minorHAnsi"/>
          <w:lang w:val="en-GB"/>
        </w:rPr>
        <w:t xml:space="preserve">(proportional to energetic gains) </w:t>
      </w:r>
      <w:r w:rsidR="006E6618" w:rsidRPr="004559BC">
        <w:rPr>
          <w:rFonts w:eastAsiaTheme="minorEastAsia" w:cstheme="minorHAnsi"/>
          <w:lang w:val="en-GB"/>
        </w:rPr>
        <w:t>also is unimodal</w:t>
      </w:r>
      <w:r w:rsidR="003A3EC6" w:rsidRPr="004559BC">
        <w:rPr>
          <w:rFonts w:eastAsiaTheme="minorEastAsia" w:cstheme="minorHAnsi"/>
          <w:lang w:val="en-GB"/>
        </w:rPr>
        <w:t xml:space="preserve"> </w:t>
      </w:r>
      <w:r w:rsidR="00463D5F" w:rsidRPr="004559BC">
        <w:rPr>
          <w:rFonts w:eastAsiaTheme="minorEastAsia" w:cstheme="minorHAnsi"/>
          <w:lang w:val="en-GB"/>
        </w:rPr>
        <w:t>(Fig. 5)</w:t>
      </w:r>
      <w:r w:rsidR="001107F5" w:rsidRPr="004559BC">
        <w:rPr>
          <w:rFonts w:eastAsiaTheme="minorEastAsia" w:cstheme="minorHAnsi"/>
          <w:lang w:val="en-GB"/>
        </w:rPr>
        <w:t>.</w:t>
      </w:r>
      <w:r w:rsidR="00CC3ADF" w:rsidRPr="004559BC">
        <w:rPr>
          <w:rFonts w:eastAsiaTheme="minorEastAsia" w:cstheme="minorHAnsi"/>
          <w:lang w:val="en-GB"/>
        </w:rPr>
        <w:t xml:space="preserve"> </w:t>
      </w:r>
      <w:r w:rsidR="00911AB3" w:rsidRPr="004559BC">
        <w:rPr>
          <w:rFonts w:eastAsiaTheme="minorEastAsia" w:cstheme="minorHAnsi"/>
          <w:lang w:val="en-GB"/>
        </w:rPr>
        <w:t>T</w:t>
      </w:r>
      <w:r w:rsidR="00CC3ADF" w:rsidRPr="004559BC">
        <w:rPr>
          <w:rFonts w:eastAsiaTheme="minorEastAsia" w:cstheme="minorHAnsi"/>
          <w:lang w:val="en-GB"/>
        </w:rPr>
        <w:t>his is a common observation</w:t>
      </w:r>
      <w:r w:rsidR="00911CAE" w:rsidRPr="004559BC">
        <w:rPr>
          <w:rFonts w:eastAsiaTheme="minorEastAsia" w:cstheme="minorHAnsi"/>
          <w:lang w:val="en-GB"/>
        </w:rPr>
        <w:t xml:space="preserve"> </w:t>
      </w:r>
      <w:r w:rsidR="00232FB6" w:rsidRPr="004559BC">
        <w:rPr>
          <w:rFonts w:eastAsiaTheme="minorEastAsia" w:cstheme="minorHAnsi"/>
          <w:lang w:val="en-GB"/>
        </w:rPr>
        <w:t>at a specific</w:t>
      </w:r>
      <w:r w:rsidR="00911CAE" w:rsidRPr="004559BC">
        <w:rPr>
          <w:rFonts w:eastAsiaTheme="minorEastAsia" w:cstheme="minorHAnsi"/>
          <w:lang w:val="en-GB"/>
        </w:rPr>
        <w:t xml:space="preserve"> body size </w:t>
      </w:r>
      <w:r w:rsidR="00911CAE">
        <w:rPr>
          <w:rFonts w:eastAsiaTheme="minorEastAsia" w:cstheme="minorHAnsi"/>
        </w:rPr>
        <w:fldChar w:fldCharType="begin"/>
      </w:r>
      <w:r w:rsidR="00911CAE" w:rsidRPr="004559BC">
        <w:rPr>
          <w:rFonts w:eastAsiaTheme="minorEastAsia" w:cstheme="minorHAnsi"/>
          <w:lang w:val="en-GB"/>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rPr>
        <w:fldChar w:fldCharType="separate"/>
      </w:r>
      <w:r w:rsidR="00911CAE" w:rsidRPr="006750E1">
        <w:rPr>
          <w:rFonts w:ascii="Times New Roman" w:cs="Times New Roman"/>
          <w:lang w:val="en-GB"/>
        </w:rPr>
        <w:t>(Jobling 1997)</w:t>
      </w:r>
      <w:r w:rsidR="00911CAE">
        <w:rPr>
          <w:rFonts w:eastAsiaTheme="minorEastAsia" w:cstheme="minorHAnsi"/>
        </w:rPr>
        <w:fldChar w:fldCharType="end"/>
      </w:r>
      <w:r w:rsidR="004048E8" w:rsidRPr="004559BC">
        <w:rPr>
          <w:rFonts w:eastAsiaTheme="minorEastAsia" w:cstheme="minorHAnsi"/>
          <w:lang w:val="en-GB"/>
        </w:rPr>
        <w:t>,</w:t>
      </w:r>
      <w:r w:rsidR="00AD5B39" w:rsidRPr="004559BC">
        <w:rPr>
          <w:rFonts w:eastAsiaTheme="minorEastAsia" w:cstheme="minorHAnsi"/>
          <w:lang w:val="en-GB"/>
        </w:rPr>
        <w:t xml:space="preserve"> </w:t>
      </w:r>
      <w:r w:rsidR="00BD7D6F" w:rsidRPr="004559BC">
        <w:rPr>
          <w:rFonts w:eastAsiaTheme="minorEastAsia" w:cstheme="minorHAnsi"/>
          <w:lang w:val="en-GB"/>
        </w:rPr>
        <w:t xml:space="preserve">but </w:t>
      </w:r>
      <w:r w:rsidR="00893136" w:rsidRPr="004559BC">
        <w:rPr>
          <w:rFonts w:eastAsiaTheme="minorEastAsia" w:cstheme="minorHAnsi"/>
          <w:lang w:val="en-GB"/>
        </w:rPr>
        <w:t>it is not often compared between different body sizes</w:t>
      </w:r>
      <w:r w:rsidR="00AD5B39" w:rsidRPr="004559BC">
        <w:rPr>
          <w:rFonts w:eastAsiaTheme="minorEastAsia" w:cstheme="minorHAnsi"/>
          <w:lang w:val="en-GB"/>
        </w:rPr>
        <w:t>.</w:t>
      </w:r>
      <w:r w:rsidR="000238B8" w:rsidRPr="004559BC">
        <w:rPr>
          <w:rFonts w:eastAsiaTheme="minorEastAsia" w:cstheme="minorHAnsi"/>
          <w:lang w:val="en-GB"/>
        </w:rPr>
        <w:t xml:space="preserve"> W</w:t>
      </w:r>
      <w:r w:rsidR="00CC3ADF" w:rsidRPr="004559BC">
        <w:rPr>
          <w:rFonts w:eastAsiaTheme="minorEastAsia" w:cstheme="minorHAnsi"/>
          <w:lang w:val="en-GB"/>
        </w:rPr>
        <w:t xml:space="preserve">e </w:t>
      </w:r>
      <w:r w:rsidR="00524D1F" w:rsidRPr="004559BC">
        <w:rPr>
          <w:rFonts w:eastAsiaTheme="minorEastAsia" w:cstheme="minorHAnsi"/>
          <w:lang w:val="en-GB"/>
        </w:rPr>
        <w:t xml:space="preserve">exemplify the thermal response of net-energy gain </w:t>
      </w:r>
      <w:r w:rsidR="00CC3ADF" w:rsidRPr="004559BC">
        <w:rPr>
          <w:rFonts w:eastAsiaTheme="minorEastAsia" w:cstheme="minorHAnsi"/>
          <w:lang w:val="en-GB"/>
        </w:rPr>
        <w:t xml:space="preserve">using </w:t>
      </w:r>
      <w:r w:rsidR="00CC2FBD" w:rsidRPr="004559BC">
        <w:rPr>
          <w:rFonts w:eastAsiaTheme="minorEastAsia" w:cstheme="minorHAnsi"/>
          <w:lang w:val="en-GB"/>
        </w:rPr>
        <w:t>two body sizes</w:t>
      </w:r>
      <w:r w:rsidR="009E167B" w:rsidRPr="004559BC">
        <w:rPr>
          <w:rFonts w:eastAsiaTheme="minorEastAsia" w:cstheme="minorHAnsi"/>
          <w:lang w:val="en-GB"/>
        </w:rPr>
        <w:t xml:space="preserve"> and the </w:t>
      </w:r>
      <w:r w:rsidR="00144C44" w:rsidRPr="004559BC">
        <w:rPr>
          <w:rFonts w:eastAsiaTheme="minorEastAsia" w:cstheme="minorHAnsi"/>
          <w:lang w:val="en-GB"/>
        </w:rPr>
        <w:t>mass- and temperature</w:t>
      </w:r>
      <w:r w:rsidR="005C4EE1" w:rsidRPr="004559BC">
        <w:rPr>
          <w:rFonts w:eastAsiaTheme="minorEastAsia" w:cstheme="minorHAnsi"/>
          <w:lang w:val="en-GB"/>
        </w:rPr>
        <w:t>-</w:t>
      </w:r>
      <w:r w:rsidR="00144C44" w:rsidRPr="004559BC">
        <w:rPr>
          <w:rFonts w:eastAsiaTheme="minorEastAsia" w:cstheme="minorHAnsi"/>
          <w:lang w:val="en-GB"/>
        </w:rPr>
        <w:t xml:space="preserve">dependent </w:t>
      </w:r>
      <w:r w:rsidR="00F930CD" w:rsidRPr="004559BC">
        <w:rPr>
          <w:rFonts w:eastAsiaTheme="minorEastAsia" w:cstheme="minorHAnsi"/>
          <w:lang w:val="en-GB"/>
        </w:rPr>
        <w:t>statistical models for metabolism and</w:t>
      </w:r>
      <w:r w:rsidR="005B1DF6" w:rsidRPr="004559BC">
        <w:rPr>
          <w:rFonts w:eastAsiaTheme="minorEastAsia" w:cstheme="minorHAnsi"/>
          <w:lang w:val="en-GB"/>
        </w:rPr>
        <w:t xml:space="preserve"> consumption (using the species </w:t>
      </w:r>
      <w:r w:rsidR="005B1DF6" w:rsidRPr="004559BC">
        <w:rPr>
          <w:rFonts w:eastAsiaTheme="minorEastAsia" w:cstheme="minorHAnsi"/>
          <w:i/>
          <w:iCs/>
          <w:lang w:val="en-GB"/>
        </w:rPr>
        <w:t>C. argus</w:t>
      </w:r>
      <w:r w:rsidR="00A55875" w:rsidRPr="004559BC">
        <w:rPr>
          <w:rFonts w:eastAsiaTheme="minorEastAsia" w:cstheme="minorHAnsi"/>
          <w:lang w:val="en-GB"/>
        </w:rPr>
        <w:t xml:space="preserve"> because of the amount of data available and clear unimodal thermal response </w:t>
      </w:r>
      <w:r w:rsidR="00A55875" w:rsidRPr="00844CD2">
        <w:rPr>
          <w:rFonts w:eastAsiaTheme="minorEastAsia" w:cstheme="minorHAnsi"/>
          <w:lang w:val="en-GB"/>
        </w:rPr>
        <w:t>curve</w:t>
      </w:r>
      <w:r w:rsidR="00F33EDD" w:rsidRPr="00844CD2">
        <w:rPr>
          <w:rFonts w:eastAsiaTheme="minorEastAsia" w:cstheme="minorHAnsi"/>
          <w:lang w:val="en-GB"/>
        </w:rPr>
        <w:t>, Fig. S</w:t>
      </w:r>
      <w:r w:rsidR="00844CD2" w:rsidRPr="00844CD2">
        <w:rPr>
          <w:rFonts w:eastAsiaTheme="minorEastAsia" w:cstheme="minorHAnsi"/>
          <w:lang w:val="en-GB"/>
        </w:rPr>
        <w:t>10</w:t>
      </w:r>
      <w:r w:rsidR="005B1DF6" w:rsidRPr="00844CD2">
        <w:rPr>
          <w:rFonts w:eastAsiaTheme="minorEastAsia" w:cstheme="minorHAnsi"/>
          <w:lang w:val="en-GB"/>
        </w:rPr>
        <w:t>)</w:t>
      </w:r>
      <w:r w:rsidR="008A107C" w:rsidRPr="00844CD2">
        <w:rPr>
          <w:rFonts w:eastAsiaTheme="minorEastAsia" w:cstheme="minorHAnsi"/>
          <w:lang w:val="en-GB"/>
        </w:rPr>
        <w:t>,</w:t>
      </w:r>
      <w:r w:rsidR="00747003" w:rsidRPr="00844CD2">
        <w:rPr>
          <w:rFonts w:eastAsiaTheme="minorEastAsia" w:cstheme="minorHAnsi"/>
          <w:lang w:val="en-GB"/>
        </w:rPr>
        <w:t xml:space="preserve"> and show that the </w:t>
      </w:r>
      <w:r w:rsidR="00747003" w:rsidRPr="004559BC">
        <w:rPr>
          <w:rFonts w:eastAsiaTheme="minorEastAsia" w:cstheme="minorHAnsi"/>
          <w:lang w:val="en-GB"/>
        </w:rPr>
        <w:t>optimum of net</w:t>
      </w:r>
      <w:r w:rsidR="009553ED" w:rsidRPr="004559BC">
        <w:rPr>
          <w:rFonts w:eastAsiaTheme="minorEastAsia" w:cstheme="minorHAnsi"/>
          <w:lang w:val="en-GB"/>
        </w:rPr>
        <w:t xml:space="preserve"> </w:t>
      </w:r>
      <w:r w:rsidR="00747003" w:rsidRPr="004559BC">
        <w:rPr>
          <w:rFonts w:eastAsiaTheme="minorEastAsia" w:cstheme="minorHAnsi"/>
          <w:lang w:val="en-GB"/>
        </w:rPr>
        <w:t>energy gain declines with body size</w:t>
      </w:r>
      <w:r w:rsidR="00084601" w:rsidRPr="004559BC">
        <w:rPr>
          <w:rFonts w:eastAsiaTheme="minorEastAsia" w:cstheme="minorHAnsi"/>
          <w:lang w:val="en-GB"/>
        </w:rPr>
        <w:t xml:space="preserve"> (Fig. 5)</w:t>
      </w:r>
      <w:r w:rsidR="00747003" w:rsidRPr="004559BC">
        <w:rPr>
          <w:rFonts w:eastAsiaTheme="minorEastAsia" w:cstheme="minorHAnsi"/>
          <w:lang w:val="en-GB"/>
        </w:rPr>
        <w:t>.</w:t>
      </w:r>
      <w:r w:rsidR="003D0B87" w:rsidRPr="004559BC">
        <w:rPr>
          <w:rFonts w:eastAsiaTheme="minorEastAsia" w:cstheme="minorHAnsi"/>
          <w:lang w:val="en-GB"/>
        </w:rPr>
        <w:t xml:space="preserve"> </w:t>
      </w:r>
      <w:r w:rsidR="005B370D" w:rsidRPr="004559BC">
        <w:rPr>
          <w:rFonts w:eastAsiaTheme="minorEastAsia" w:cstheme="minorHAnsi"/>
          <w:lang w:val="en-GB"/>
        </w:rPr>
        <w:t xml:space="preserve">Empirical estimates of optimum temperature for growth across different body sizes within species corroborate this </w:t>
      </w:r>
      <w:r w:rsidR="008C404E" w:rsidRPr="004559BC">
        <w:rPr>
          <w:rFonts w:eastAsiaTheme="minorEastAsia" w:cstheme="minorHAnsi"/>
          <w:lang w:val="en-GB"/>
        </w:rPr>
        <w:t>prediction.</w:t>
      </w:r>
      <w:r w:rsidR="00276DC2" w:rsidRPr="004559BC">
        <w:rPr>
          <w:rFonts w:eastAsiaTheme="minorEastAsia" w:cstheme="minorHAnsi"/>
          <w:lang w:val="en-GB"/>
        </w:rPr>
        <w:t xml:space="preserve"> Specifically, we</w:t>
      </w:r>
      <w:r w:rsidR="00276DC2" w:rsidRPr="004559BC">
        <w:rPr>
          <w:rFonts w:cstheme="minorHAnsi"/>
          <w:lang w:val="en-GB"/>
        </w:rPr>
        <w:t xml:space="preserve"> find that </w:t>
      </w:r>
      <w:r w:rsidR="00064C78" w:rsidRPr="004559BC">
        <w:rPr>
          <w:rFonts w:cstheme="minorHAnsi"/>
          <w:lang w:val="en-GB"/>
        </w:rPr>
        <w:t xml:space="preserve">the </w:t>
      </w:r>
      <w:r w:rsidR="00CA28E0" w:rsidRPr="00972C7F">
        <w:rPr>
          <w:rFonts w:cstheme="minorHAnsi"/>
          <w:lang w:val="en-GB"/>
        </w:rPr>
        <w:t xml:space="preserve">optimum temperature </w:t>
      </w:r>
      <w:r w:rsidR="00CA28E0" w:rsidRPr="004559BC">
        <w:rPr>
          <w:rFonts w:cstheme="minorHAnsi"/>
          <w:lang w:val="en-GB"/>
        </w:rPr>
        <w:t xml:space="preserve">for growth </w:t>
      </w:r>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52"/>
      <w:commentRangeStart w:id="53"/>
      <w:r w:rsidR="00CA28E0" w:rsidRPr="00972C7F">
        <w:rPr>
          <w:rFonts w:eastAsiaTheme="minorEastAsia" w:cstheme="minorHAnsi"/>
          <w:lang w:val="en-GB"/>
        </w:rPr>
        <w:t xml:space="preserve">natural log of relative body mass (Fig. </w:t>
      </w:r>
      <w:r w:rsidR="00700427" w:rsidRPr="004559BC">
        <w:rPr>
          <w:rFonts w:eastAsiaTheme="minorEastAsia" w:cstheme="minorHAnsi"/>
          <w:lang w:val="en-GB"/>
        </w:rPr>
        <w:t>6</w:t>
      </w:r>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52"/>
      <w:r w:rsidR="00BC6DAB">
        <w:rPr>
          <w:rStyle w:val="CommentReference"/>
        </w:rPr>
        <w:commentReference w:id="52"/>
      </w:r>
      <w:commentRangeEnd w:id="53"/>
      <w:r w:rsidR="00BC6DAB">
        <w:rPr>
          <w:rStyle w:val="CommentReference"/>
        </w:rPr>
        <w:commentReference w:id="53"/>
      </w:r>
      <w:r w:rsidR="00CA28E0" w:rsidRPr="004559BC">
        <w:rPr>
          <w:rFonts w:eastAsiaTheme="minorEastAsia" w:cstheme="minorHAnsi"/>
          <w:lang w:val="en-GB"/>
        </w:rPr>
        <w:t>This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very clear, </w:t>
      </w:r>
      <w:r w:rsidR="00CA28E0" w:rsidRPr="00972C7F">
        <w:rPr>
          <w:rFonts w:eastAsiaTheme="minorEastAsia" w:cstheme="minorHAnsi"/>
          <w:lang w:val="en-GB"/>
        </w:rPr>
        <w:t xml:space="preserve">because </w:t>
      </w:r>
      <w:r w:rsidR="00CA28E0" w:rsidRPr="00972C7F">
        <w:rPr>
          <w:rFonts w:cstheme="minorHAnsi"/>
          <w:lang w:val="en-GB"/>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1</m:t>
            </m:r>
          </m:sub>
        </m:sSub>
      </m:oMath>
      <w:r w:rsidR="00CA28E0" w:rsidRPr="00972C7F">
        <w:rPr>
          <w:rFonts w:cstheme="minorHAnsi"/>
          <w:lang w:val="en-GB"/>
        </w:rPr>
        <w:t>) is below 0</w:t>
      </w:r>
      <w:r w:rsidR="00A1529F">
        <w:rPr>
          <w:rFonts w:cstheme="minorHAnsi"/>
          <w:lang w:val="en-GB"/>
        </w:rPr>
        <w:t xml:space="preserve"> (Fig. S11)</w:t>
      </w:r>
      <w:r w:rsidR="00CA28E0" w:rsidRPr="00972C7F">
        <w:rPr>
          <w:rFonts w:cstheme="minorHAnsi"/>
          <w:lang w:val="en-GB"/>
        </w:rPr>
        <w:t>.</w:t>
      </w:r>
      <w:r w:rsidR="00CA28E0" w:rsidRPr="004559BC">
        <w:rPr>
          <w:rFonts w:cstheme="minorHAnsi"/>
          <w:lang w:val="en-GB"/>
        </w:rPr>
        <w:t xml:space="preserve"> The two models, with and without species-varying slopes, were indistinguishable in terms of WAIC (</w:t>
      </w:r>
      <m:oMath>
        <m:r>
          <m:rPr>
            <m:sty m:val="p"/>
          </m:rPr>
          <w:rPr>
            <w:rFonts w:ascii="Cambria Math" w:hAnsi="Cambria Math" w:cstheme="minorHAnsi"/>
          </w:rPr>
          <m:t>Δ</m:t>
        </m:r>
      </m:oMath>
      <w:r w:rsidR="00CA28E0" w:rsidRPr="004559BC">
        <w:rPr>
          <w:rFonts w:cstheme="minorHAnsi"/>
          <w:lang w:val="en-GB"/>
        </w:rPr>
        <w:t xml:space="preserve">WAIC = 1.3), and we therefore present the results for the global slope model for parsimony.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=0.0124-0.3</m:t>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r w:rsidR="00CA28E0" w:rsidRPr="004559BC">
        <w:rPr>
          <w:rFonts w:eastAsiaTheme="minorEastAsia" w:cstheme="minorHAnsi"/>
          <w:lang w:val="en-GB"/>
        </w:rPr>
        <w:t>relative mass</w:t>
      </w:r>
      <w:r w:rsidR="00CA28E0" w:rsidRPr="00972C7F">
        <w:rPr>
          <w:rFonts w:eastAsiaTheme="minorEastAsia" w:cstheme="minorHAnsi"/>
          <w:lang w:val="en-GB"/>
        </w:rPr>
        <w:t xml:space="preserve">. </w:t>
      </w:r>
      <w:r w:rsidR="00CA0C24" w:rsidRPr="004559BC">
        <w:rPr>
          <w:rFonts w:eastAsiaTheme="minorEastAsia" w:cstheme="minorHAnsi"/>
          <w:lang w:val="en-GB"/>
        </w:rPr>
        <w:t xml:space="preserve">We </w:t>
      </w:r>
      <w:r w:rsidR="00A85775" w:rsidRPr="004559BC">
        <w:rPr>
          <w:rFonts w:eastAsiaTheme="minorEastAsia" w:cstheme="minorHAnsi"/>
          <w:lang w:val="en-GB"/>
        </w:rPr>
        <w:t xml:space="preserve">also </w:t>
      </w:r>
      <w:r w:rsidR="00406140" w:rsidRPr="004559BC">
        <w:rPr>
          <w:rFonts w:eastAsiaTheme="minorEastAsia" w:cstheme="minorHAnsi"/>
          <w:lang w:val="en-GB"/>
        </w:rPr>
        <w:t xml:space="preserve">find that </w:t>
      </w:r>
      <w:r w:rsidR="0023286E" w:rsidRPr="004559BC">
        <w:rPr>
          <w:rFonts w:eastAsiaTheme="minorEastAsia" w:cstheme="minorHAnsi"/>
          <w:lang w:val="en-GB"/>
        </w:rPr>
        <w:t xml:space="preserve">the </w:t>
      </w:r>
      <w:r w:rsidR="00884294" w:rsidRPr="004559BC">
        <w:rPr>
          <w:rFonts w:eastAsiaTheme="minorEastAsia" w:cstheme="minorHAnsi"/>
          <w:lang w:val="en-GB"/>
        </w:rPr>
        <w:t xml:space="preserve">mean </w:t>
      </w:r>
      <w:r w:rsidR="009329C0" w:rsidRPr="004559BC">
        <w:rPr>
          <w:rFonts w:eastAsiaTheme="minorEastAsia" w:cstheme="minorHAnsi"/>
          <w:lang w:val="en-GB"/>
        </w:rPr>
        <w:t>across</w:t>
      </w:r>
      <w:r w:rsidR="00DD0A4D" w:rsidRPr="004559BC">
        <w:rPr>
          <w:rFonts w:eastAsiaTheme="minorEastAsia" w:cstheme="minorHAnsi"/>
          <w:lang w:val="en-GB"/>
        </w:rPr>
        <w:t xml:space="preserve"> </w:t>
      </w:r>
      <w:r w:rsidR="009329C0" w:rsidRPr="004559BC">
        <w:rPr>
          <w:rFonts w:eastAsiaTheme="minorEastAsia" w:cstheme="minorHAnsi"/>
          <w:lang w:val="en-GB"/>
        </w:rPr>
        <w:t xml:space="preserve">species </w:t>
      </w:r>
      <w:r w:rsidR="00EC73BB" w:rsidRPr="004559BC">
        <w:rPr>
          <w:rFonts w:eastAsiaTheme="minorEastAsia" w:cstheme="minorHAnsi"/>
          <w:lang w:val="en-GB"/>
        </w:rPr>
        <w:lastRenderedPageBreak/>
        <w:t xml:space="preserve">difference between the </w:t>
      </w:r>
      <w:r w:rsidR="00504470" w:rsidRPr="004559BC">
        <w:rPr>
          <w:rFonts w:eastAsiaTheme="minorEastAsia" w:cstheme="minorHAnsi"/>
          <w:lang w:val="en-GB"/>
        </w:rPr>
        <w:t>mean</w:t>
      </w:r>
      <w:r w:rsidR="004E2144" w:rsidRPr="004559BC">
        <w:rPr>
          <w:rFonts w:eastAsiaTheme="minorEastAsia" w:cstheme="minorHAnsi"/>
          <w:lang w:val="en-GB"/>
        </w:rPr>
        <w:t xml:space="preserve"> intraspecific growth optimum </w:t>
      </w:r>
      <w:r w:rsidR="00804E59" w:rsidRPr="004559BC">
        <w:rPr>
          <w:rFonts w:eastAsiaTheme="minorEastAsia" w:cstheme="minorHAnsi"/>
          <w:lang w:val="en-GB"/>
        </w:rPr>
        <w:t xml:space="preserve">temperature (across body sizes within species) </w:t>
      </w:r>
      <w:r w:rsidR="004E2144" w:rsidRPr="004559BC">
        <w:rPr>
          <w:rFonts w:eastAsiaTheme="minorEastAsia" w:cstheme="minorHAnsi"/>
          <w:lang w:val="en-GB"/>
        </w:rPr>
        <w:t xml:space="preserve">and the </w:t>
      </w:r>
      <w:r w:rsidR="00CE46DF" w:rsidRPr="004559BC">
        <w:rPr>
          <w:rFonts w:eastAsiaTheme="minorEastAsia" w:cstheme="minorHAnsi"/>
          <w:lang w:val="en-GB"/>
        </w:rPr>
        <w:t xml:space="preserve">mid-point of the species environmental temperature is </w:t>
      </w:r>
      <w:r w:rsidR="009656C7" w:rsidRPr="004559BC">
        <w:rPr>
          <w:rFonts w:eastAsiaTheme="minorEastAsia" w:cstheme="minorHAnsi"/>
          <w:lang w:val="en-GB"/>
        </w:rPr>
        <w:t>6.5</w:t>
      </w:r>
      <m:oMath>
        <m:r>
          <w:rPr>
            <w:rFonts w:ascii="Cambria Math" w:eastAsiaTheme="minorEastAsia" w:hAnsi="Cambria Math" w:cstheme="minorHAnsi"/>
            <w:lang w:val="en-GB"/>
          </w:rPr>
          <m:t>℃</m:t>
        </m:r>
      </m:oMath>
      <w:r w:rsidR="0019675C" w:rsidRPr="004559BC">
        <w:rPr>
          <w:rFonts w:eastAsiaTheme="minorEastAsia" w:cstheme="minorHAnsi"/>
          <w:lang w:val="en-GB"/>
        </w:rPr>
        <w:t xml:space="preserve"> (Fig. 7)</w:t>
      </w:r>
      <w:r w:rsidR="00982591" w:rsidRPr="004559BC">
        <w:rPr>
          <w:rFonts w:eastAsiaTheme="minorEastAsia" w:cstheme="minorHAnsi"/>
          <w:lang w:val="en-GB"/>
        </w:rPr>
        <w:t xml:space="preserve">. </w:t>
      </w:r>
    </w:p>
    <w:p w14:paraId="302B4205" w14:textId="77777777" w:rsidR="00AE4AF5" w:rsidRDefault="00AE4AF5" w:rsidP="00AE4AF5">
      <w:pPr>
        <w:spacing w:line="480" w:lineRule="auto"/>
        <w:contextualSpacing/>
        <w:jc w:val="both"/>
        <w:rPr>
          <w:b/>
          <w:bCs/>
          <w:lang w:val="en-GB"/>
        </w:rPr>
      </w:pPr>
    </w:p>
    <w:p w14:paraId="52A9F2B4" w14:textId="6ADCB57C" w:rsidR="00524113" w:rsidRPr="00CD224D" w:rsidRDefault="00524113" w:rsidP="00AE4AF5">
      <w:pPr>
        <w:spacing w:line="480" w:lineRule="auto"/>
        <w:contextualSpacing/>
        <w:jc w:val="both"/>
      </w:pPr>
      <w:commentRangeStart w:id="54"/>
      <w:r w:rsidRPr="00972C7F">
        <w:rPr>
          <w:b/>
          <w:bCs/>
          <w:lang w:val="en-GB"/>
        </w:rPr>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commentRangeEnd w:id="54"/>
      <w:r w:rsidR="00D764E3">
        <w:rPr>
          <w:rStyle w:val="CommentReference"/>
        </w:rPr>
        <w:commentReference w:id="54"/>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1.2</w:t>
            </w:r>
            <w:r w:rsidR="009A7A44" w:rsidRPr="00195C11">
              <w:rPr>
                <w:rFonts w:cstheme="minorHAnsi"/>
                <w:b/>
                <w:bCs/>
              </w:rPr>
              <w:t xml:space="preserve"> (29</w:t>
            </w:r>
            <w:r w:rsidR="005E3C21">
              <w:rPr>
                <w:rFonts w:cstheme="minorHAnsi"/>
                <w:b/>
                <w:bCs/>
              </w:rPr>
              <w:t>1</w:t>
            </w:r>
            <w:r w:rsidR="009A7A44" w:rsidRPr="00195C11">
              <w:rPr>
                <w:rFonts w:cstheme="minorHAnsi"/>
                <w:b/>
                <w:bCs/>
              </w:rPr>
              <w:t>.</w:t>
            </w:r>
            <w:r w:rsidR="005E3C21">
              <w:rPr>
                <w:rFonts w:cstheme="minorHAnsi"/>
                <w:b/>
                <w:bCs/>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Pr="00195C11">
              <w:rPr>
                <w:rFonts w:cstheme="minorHAnsi"/>
              </w:rPr>
              <w:t>5</w:t>
            </w:r>
            <w:r w:rsidR="009A7A44" w:rsidRPr="00195C11">
              <w:rPr>
                <w:rFonts w:cstheme="minorHAnsi"/>
              </w:rPr>
              <w:t xml:space="preserve"> (530.</w:t>
            </w:r>
            <w:r w:rsidR="00E67359" w:rsidRPr="00195C11">
              <w:rPr>
                <w:rFonts w:cstheme="minorHAnsi"/>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2</w:t>
            </w:r>
            <w:r w:rsidR="009A7A44" w:rsidRPr="00195C11">
              <w:rPr>
                <w:rFonts w:cstheme="minorHAnsi"/>
                <w:b/>
                <w:bCs/>
              </w:rPr>
              <w:t xml:space="preserve"> (528.</w:t>
            </w:r>
            <w:r w:rsidR="00E67359" w:rsidRPr="00195C11">
              <w:rPr>
                <w:rFonts w:cstheme="minorHAnsi"/>
                <w:b/>
                <w:bCs/>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rPr>
              <w:t>7</w:t>
            </w:r>
            <w:r w:rsidR="00801D00" w:rsidRPr="00195C11">
              <w:rPr>
                <w:rFonts w:cstheme="minorHAnsi"/>
              </w:rPr>
              <w:t>.</w:t>
            </w:r>
            <w:r w:rsidR="00273D7A">
              <w:rPr>
                <w:rFonts w:cstheme="minorHAnsi"/>
              </w:rPr>
              <w:t>8</w:t>
            </w:r>
            <w:r w:rsidRPr="00195C11">
              <w:rPr>
                <w:rFonts w:cstheme="minorHAnsi"/>
              </w:rPr>
              <w:t xml:space="preserve"> (58</w:t>
            </w:r>
            <w:r w:rsidR="00664FB8">
              <w:rPr>
                <w:rFonts w:cstheme="minorHAnsi"/>
              </w:rPr>
              <w:t>7</w:t>
            </w:r>
            <w:r w:rsidRPr="00195C11">
              <w:rPr>
                <w:rFonts w:cstheme="minorHAnsi"/>
              </w:rPr>
              <w:t>.</w:t>
            </w:r>
            <w:r w:rsidR="00664FB8">
              <w:rPr>
                <w:rFonts w:cstheme="minorHAnsi"/>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rPr>
              <w:t>5</w:t>
            </w:r>
            <w:r w:rsidRPr="00195C11">
              <w:rPr>
                <w:rFonts w:cstheme="minorHAnsi"/>
              </w:rPr>
              <w:t xml:space="preserve"> (6</w:t>
            </w:r>
            <w:r w:rsidR="00E67359" w:rsidRPr="00195C11">
              <w:rPr>
                <w:rFonts w:cstheme="minorHAnsi"/>
              </w:rPr>
              <w:t>59</w:t>
            </w:r>
            <w:r w:rsidRPr="00195C11">
              <w:rPr>
                <w:rFonts w:cstheme="minorHAnsi"/>
              </w:rPr>
              <w:t>.</w:t>
            </w:r>
            <w:r w:rsidR="00E67359" w:rsidRPr="00195C11">
              <w:rPr>
                <w:rFonts w:cstheme="minorHAnsi"/>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27</w:t>
            </w:r>
            <w:r w:rsidR="009A7A44" w:rsidRPr="00195C11">
              <w:rPr>
                <w:rFonts w:cstheme="minorHAnsi"/>
              </w:rPr>
              <w:t>.</w:t>
            </w:r>
            <w:r w:rsidRPr="00195C11">
              <w:rPr>
                <w:rFonts w:cstheme="minorHAnsi"/>
              </w:rPr>
              <w:t>4</w:t>
            </w:r>
            <w:r w:rsidR="009A7A44" w:rsidRPr="00195C11">
              <w:rPr>
                <w:rFonts w:cstheme="minorHAnsi"/>
              </w:rPr>
              <w:t xml:space="preserve"> (70.</w:t>
            </w:r>
            <w:r w:rsidR="004C7E3C" w:rsidRPr="00195C11">
              <w:rPr>
                <w:rFonts w:cstheme="minorHAnsi"/>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844</w:t>
            </w:r>
            <w:r w:rsidR="009A7A44" w:rsidRPr="00195C11">
              <w:rPr>
                <w:rFonts w:cstheme="minorHAnsi"/>
              </w:rPr>
              <w:t>.</w:t>
            </w:r>
            <w:r>
              <w:rPr>
                <w:rFonts w:cstheme="minorHAnsi"/>
              </w:rPr>
              <w:t>5</w:t>
            </w:r>
            <w:r w:rsidR="009A7A44" w:rsidRPr="00195C11">
              <w:rPr>
                <w:rFonts w:cstheme="minorHAnsi"/>
              </w:rPr>
              <w:t xml:space="preserve"> (</w:t>
            </w:r>
            <w:r w:rsidR="00664FB8">
              <w:rPr>
                <w:rFonts w:cstheme="minorHAnsi"/>
              </w:rPr>
              <w:t>1134</w:t>
            </w:r>
            <w:r w:rsidR="009A7A44" w:rsidRPr="00195C11">
              <w:rPr>
                <w:rFonts w:cstheme="minorHAnsi"/>
              </w:rPr>
              <w:t>.</w:t>
            </w:r>
            <w:r w:rsidR="00664FB8">
              <w:rPr>
                <w:rFonts w:cstheme="minorHAnsi"/>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9A7A44" w:rsidRPr="00195C11">
              <w:rPr>
                <w:rFonts w:cstheme="minorHAnsi"/>
              </w:rPr>
              <w:t xml:space="preserve"> (5</w:t>
            </w:r>
            <w:r w:rsidR="00E67359" w:rsidRPr="00195C11">
              <w:rPr>
                <w:rFonts w:cstheme="minorHAnsi"/>
              </w:rPr>
              <w:t>74</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rPr>
              <w:t>.2</w:t>
            </w:r>
            <w:r w:rsidRPr="00195C11">
              <w:rPr>
                <w:rFonts w:cstheme="minorHAnsi"/>
              </w:rPr>
              <w:t xml:space="preserve"> (</w:t>
            </w:r>
            <w:r w:rsidR="004C7E3C" w:rsidRPr="00195C11">
              <w:rPr>
                <w:rFonts w:cstheme="minorHAnsi"/>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1063.6</w:t>
            </w:r>
            <w:r w:rsidR="009A7A44" w:rsidRPr="00195C11">
              <w:rPr>
                <w:rFonts w:cstheme="minorHAnsi"/>
              </w:rPr>
              <w:t xml:space="preserve"> (</w:t>
            </w:r>
            <w:r w:rsidR="00664FB8">
              <w:rPr>
                <w:rFonts w:cstheme="minorHAnsi"/>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rPr>
              <w:t>57.4</w:t>
            </w:r>
            <w:r w:rsidRPr="00195C11">
              <w:rPr>
                <w:rFonts w:cstheme="minorHAnsi"/>
              </w:rPr>
              <w:t xml:space="preserve"> </w:t>
            </w:r>
            <w:r w:rsidR="00E67359" w:rsidRPr="00195C11">
              <w:rPr>
                <w:rFonts w:cstheme="minorHAnsi"/>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rPr>
              <w:t>.2</w:t>
            </w:r>
            <w:r w:rsidRPr="00195C11">
              <w:rPr>
                <w:rFonts w:cstheme="minorHAnsi"/>
              </w:rPr>
              <w:t xml:space="preserve"> (10</w:t>
            </w:r>
            <w:r w:rsidR="004C7E3C" w:rsidRPr="00195C11">
              <w:rPr>
                <w:rFonts w:cstheme="minorHAnsi"/>
              </w:rPr>
              <w:t>2</w:t>
            </w:r>
            <w:r w:rsidRPr="00195C11">
              <w:rPr>
                <w:rFonts w:cstheme="minorHAnsi"/>
              </w:rPr>
              <w:t>.</w:t>
            </w:r>
            <w:r w:rsidR="004C7E3C" w:rsidRPr="00195C11">
              <w:rPr>
                <w:rFonts w:cstheme="minorHAnsi"/>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rPr>
              <w:t>6</w:t>
            </w:r>
            <w:r w:rsidR="009A7A44" w:rsidRPr="00195C11">
              <w:rPr>
                <w:rFonts w:cstheme="minorHAnsi"/>
              </w:rPr>
              <w:t>.</w:t>
            </w:r>
            <w:r>
              <w:rPr>
                <w:rFonts w:cstheme="minorHAnsi"/>
              </w:rPr>
              <w:t>4</w:t>
            </w:r>
            <w:r w:rsidR="009A7A44" w:rsidRPr="00195C11">
              <w:rPr>
                <w:rFonts w:cstheme="minorHAnsi"/>
              </w:rPr>
              <w:t xml:space="preserve"> (29</w:t>
            </w:r>
            <w:r w:rsidR="00664FB8">
              <w:rPr>
                <w:rFonts w:cstheme="minorHAnsi"/>
              </w:rPr>
              <w:t>6</w:t>
            </w:r>
            <w:r w:rsidR="009A7A44" w:rsidRPr="00195C11">
              <w:rPr>
                <w:rFonts w:cstheme="minorHAnsi"/>
              </w:rPr>
              <w:t>.</w:t>
            </w:r>
            <w:r w:rsidR="00664FB8">
              <w:rPr>
                <w:rFonts w:cstheme="minorHAnsi"/>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rPr>
              <w:t>6</w:t>
            </w:r>
            <w:r w:rsidRPr="00195C11">
              <w:rPr>
                <w:rFonts w:cstheme="minorHAnsi"/>
                <w:b/>
                <w:bCs/>
              </w:rPr>
              <w:t>.</w:t>
            </w:r>
            <w:r w:rsidR="00E67359" w:rsidRPr="00195C11">
              <w:rPr>
                <w:rFonts w:cstheme="minorHAnsi"/>
                <w:b/>
                <w:bCs/>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2.4</w:t>
            </w:r>
            <w:r w:rsidR="009A7A44" w:rsidRPr="00195C11">
              <w:rPr>
                <w:rFonts w:cstheme="minorHAnsi"/>
              </w:rPr>
              <w:t xml:space="preserve"> (</w:t>
            </w:r>
            <w:r w:rsidR="004C7E3C" w:rsidRPr="00195C11">
              <w:rPr>
                <w:rFonts w:cstheme="minorHAnsi"/>
              </w:rPr>
              <w:t>45</w:t>
            </w:r>
            <w:r w:rsidR="009A7A44" w:rsidRPr="00195C11">
              <w:rPr>
                <w:rFonts w:cstheme="minorHAnsi"/>
              </w:rPr>
              <w:t>.</w:t>
            </w:r>
            <w:r w:rsidR="004C7E3C" w:rsidRPr="00195C11">
              <w:rPr>
                <w:rFonts w:cstheme="minorHAnsi"/>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M6</w:t>
            </w:r>
            <w:r w:rsidR="00C51ED8" w:rsidRPr="00C51ED8">
              <w:rPr>
                <w:rFonts w:cstheme="minorHAnsi"/>
                <w:highlight w:val="yellow"/>
                <w:lang w:val="sv-SE"/>
              </w:rPr>
              <w:t>a</w:t>
            </w:r>
          </w:p>
        </w:tc>
        <w:tc>
          <w:tcPr>
            <w:tcW w:w="0" w:type="auto"/>
            <w:vMerge/>
          </w:tcPr>
          <w:p w14:paraId="2278676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00228793" w14:textId="7ADDEBC8" w:rsidR="009A7A44" w:rsidRPr="00C51ED8"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1</m:t>
                    </m:r>
                  </m:sub>
                </m:sSub>
              </m:oMath>
            </m:oMathPara>
          </w:p>
        </w:tc>
        <w:tc>
          <w:tcPr>
            <w:tcW w:w="0" w:type="auto"/>
          </w:tcPr>
          <w:p w14:paraId="5CDF8419" w14:textId="403BA21B" w:rsidR="009A7A44" w:rsidRPr="00C51ED8"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1167</w:t>
            </w:r>
            <w:r w:rsidR="009A7A44" w:rsidRPr="00C51ED8">
              <w:rPr>
                <w:rFonts w:cstheme="minorHAnsi"/>
                <w:highlight w:val="yellow"/>
              </w:rPr>
              <w:t>.</w:t>
            </w:r>
            <w:r w:rsidRPr="00C51ED8">
              <w:rPr>
                <w:rFonts w:cstheme="minorHAnsi"/>
                <w:highlight w:val="yellow"/>
              </w:rPr>
              <w:t>6</w:t>
            </w:r>
            <w:r w:rsidR="009A7A44" w:rsidRPr="00C51ED8">
              <w:rPr>
                <w:rFonts w:cstheme="minorHAnsi"/>
                <w:highlight w:val="yellow"/>
              </w:rPr>
              <w:t xml:space="preserve"> (</w:t>
            </w:r>
            <w:r w:rsidR="00664FB8" w:rsidRPr="00C51ED8">
              <w:rPr>
                <w:rFonts w:cstheme="minorHAnsi"/>
                <w:highlight w:val="yellow"/>
              </w:rPr>
              <w:t>1457.6</w:t>
            </w:r>
            <w:r w:rsidR="009A7A44" w:rsidRPr="00C51ED8">
              <w:rPr>
                <w:rFonts w:cstheme="minorHAnsi"/>
                <w:highlight w:val="yellow"/>
              </w:rPr>
              <w:t>)</w:t>
            </w:r>
          </w:p>
        </w:tc>
        <w:tc>
          <w:tcPr>
            <w:tcW w:w="0" w:type="auto"/>
          </w:tcPr>
          <w:p w14:paraId="1EA906DE" w14:textId="2DF099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185</w:t>
            </w:r>
            <w:r w:rsidR="00803B5E" w:rsidRPr="00C51ED8">
              <w:rPr>
                <w:rFonts w:cstheme="minorHAnsi"/>
                <w:highlight w:val="yellow"/>
              </w:rPr>
              <w:t>.5</w:t>
            </w:r>
            <w:r w:rsidRPr="00C51ED8">
              <w:rPr>
                <w:rFonts w:cstheme="minorHAnsi"/>
                <w:highlight w:val="yellow"/>
              </w:rPr>
              <w:t xml:space="preserve"> (712.</w:t>
            </w:r>
            <w:r w:rsidR="00E67359" w:rsidRPr="00C51ED8">
              <w:rPr>
                <w:rFonts w:cstheme="minorHAnsi"/>
                <w:highlight w:val="yellow"/>
              </w:rPr>
              <w:t>2</w:t>
            </w:r>
            <w:r w:rsidRPr="00C51ED8">
              <w:rPr>
                <w:rFonts w:cstheme="minorHAnsi"/>
                <w:highlight w:val="yellow"/>
              </w:rPr>
              <w:t>)</w:t>
            </w:r>
          </w:p>
        </w:tc>
        <w:tc>
          <w:tcPr>
            <w:tcW w:w="0" w:type="auto"/>
          </w:tcPr>
          <w:p w14:paraId="6A2800C1" w14:textId="7ECA1173" w:rsidR="009A7A44" w:rsidRPr="00C51ED8"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56</w:t>
            </w:r>
            <w:r w:rsidR="009A7A44" w:rsidRPr="00C51ED8">
              <w:rPr>
                <w:rFonts w:cstheme="minorHAnsi"/>
                <w:highlight w:val="yellow"/>
              </w:rPr>
              <w:t>.</w:t>
            </w:r>
            <w:r w:rsidRPr="00C51ED8">
              <w:rPr>
                <w:rFonts w:cstheme="minorHAnsi"/>
                <w:highlight w:val="yellow"/>
              </w:rPr>
              <w:t>8</w:t>
            </w:r>
            <w:r w:rsidR="009A7A44" w:rsidRPr="00C51ED8">
              <w:rPr>
                <w:rFonts w:cstheme="minorHAnsi"/>
                <w:highlight w:val="yellow"/>
              </w:rPr>
              <w:t xml:space="preserve"> (</w:t>
            </w:r>
            <w:r w:rsidR="004C7E3C" w:rsidRPr="00C51ED8">
              <w:rPr>
                <w:rFonts w:cstheme="minorHAnsi"/>
                <w:highlight w:val="yellow"/>
              </w:rPr>
              <w:t>99</w:t>
            </w:r>
            <w:r w:rsidR="009A7A44" w:rsidRPr="00C51ED8">
              <w:rPr>
                <w:rFonts w:cstheme="minorHAnsi"/>
                <w:highlight w:val="yellow"/>
              </w:rPr>
              <w:t>.</w:t>
            </w:r>
            <w:r w:rsidR="004C7E3C" w:rsidRPr="00C51ED8">
              <w:rPr>
                <w:rFonts w:cstheme="minorHAnsi"/>
                <w:highlight w:val="yellow"/>
              </w:rPr>
              <w:t>8</w:t>
            </w:r>
            <w:r w:rsidR="009A7A44" w:rsidRPr="00C51ED8">
              <w:rPr>
                <w:rFonts w:cstheme="minorHAnsi"/>
                <w:highlight w:val="yellow"/>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w:t>
            </w:r>
            <w:r w:rsidR="002F6015">
              <w:rPr>
                <w:rFonts w:cstheme="minorHAnsi"/>
                <w:highlight w:val="yellow"/>
                <w:lang w:val="sv-SE"/>
              </w:rPr>
              <w:t>6</w:t>
            </w:r>
            <w:r w:rsidR="00C51ED8" w:rsidRPr="00C51ED8">
              <w:rPr>
                <w:rFonts w:cstheme="minorHAnsi"/>
                <w:highlight w:val="yellow"/>
                <w:lang w:val="sv-SE"/>
              </w:rPr>
              <w:t>b</w:t>
            </w:r>
          </w:p>
        </w:tc>
        <w:tc>
          <w:tcPr>
            <w:tcW w:w="0" w:type="auto"/>
            <w:vMerge/>
          </w:tcPr>
          <w:p w14:paraId="4771C97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7349A7AC" w14:textId="3086CD53" w:rsidR="009A7A44" w:rsidRPr="00C51ED8" w:rsidRDefault="00687FA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r>
                  <w:rPr>
                    <w:rFonts w:ascii="Cambria Math" w:hAnsi="Cambria Math" w:cstheme="minorHAnsi"/>
                    <w:highlight w:val="yellow"/>
                  </w:rPr>
                  <m:t>,</m:t>
                </m:r>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2</m:t>
                    </m:r>
                  </m:sub>
                </m:sSub>
              </m:oMath>
            </m:oMathPara>
          </w:p>
        </w:tc>
        <w:tc>
          <w:tcPr>
            <w:tcW w:w="0" w:type="auto"/>
          </w:tcPr>
          <w:p w14:paraId="5765EC9C" w14:textId="13900A0D" w:rsidR="009A7A44" w:rsidRPr="00C51ED8"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2363</w:t>
            </w:r>
            <w:r w:rsidR="00437DC1" w:rsidRPr="00C51ED8">
              <w:rPr>
                <w:rFonts w:cstheme="minorHAnsi"/>
                <w:highlight w:val="yellow"/>
              </w:rPr>
              <w:t>.7</w:t>
            </w:r>
            <w:r w:rsidR="009A7A44" w:rsidRPr="00C51ED8">
              <w:rPr>
                <w:rFonts w:cstheme="minorHAnsi"/>
                <w:highlight w:val="yellow"/>
              </w:rPr>
              <w:t xml:space="preserve"> (</w:t>
            </w:r>
            <w:r w:rsidR="00664FB8" w:rsidRPr="00C51ED8">
              <w:rPr>
                <w:rFonts w:cstheme="minorHAnsi"/>
                <w:highlight w:val="yellow"/>
              </w:rPr>
              <w:t>2653.9</w:t>
            </w:r>
            <w:r w:rsidR="009A7A44" w:rsidRPr="00C51ED8">
              <w:rPr>
                <w:rFonts w:cstheme="minorHAnsi"/>
                <w:highlight w:val="yellow"/>
              </w:rPr>
              <w:t>)</w:t>
            </w:r>
          </w:p>
        </w:tc>
        <w:tc>
          <w:tcPr>
            <w:tcW w:w="0" w:type="auto"/>
          </w:tcPr>
          <w:p w14:paraId="23F4C895" w14:textId="5C725DEB" w:rsidR="009A7A44" w:rsidRPr="00C51ED8"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681.9</w:t>
            </w:r>
            <w:r w:rsidR="009A7A44" w:rsidRPr="00C51ED8">
              <w:rPr>
                <w:rFonts w:cstheme="minorHAnsi"/>
                <w:highlight w:val="yellow"/>
              </w:rPr>
              <w:t xml:space="preserve"> (1</w:t>
            </w:r>
            <w:r w:rsidR="00E67359" w:rsidRPr="00C51ED8">
              <w:rPr>
                <w:rFonts w:cstheme="minorHAnsi"/>
                <w:highlight w:val="yellow"/>
              </w:rPr>
              <w:t>208</w:t>
            </w:r>
            <w:r w:rsidR="009A7A44" w:rsidRPr="00C51ED8">
              <w:rPr>
                <w:rFonts w:cstheme="minorHAnsi"/>
                <w:highlight w:val="yellow"/>
              </w:rPr>
              <w:t>.</w:t>
            </w:r>
            <w:r w:rsidR="00E67359" w:rsidRPr="00C51ED8">
              <w:rPr>
                <w:rFonts w:cstheme="minorHAnsi"/>
                <w:highlight w:val="yellow"/>
              </w:rPr>
              <w:t>7</w:t>
            </w:r>
            <w:r w:rsidR="009A7A44" w:rsidRPr="00C51ED8">
              <w:rPr>
                <w:rFonts w:cstheme="minorHAnsi"/>
                <w:highlight w:val="yellow"/>
              </w:rPr>
              <w:t>)</w:t>
            </w:r>
          </w:p>
        </w:tc>
        <w:tc>
          <w:tcPr>
            <w:tcW w:w="0" w:type="auto"/>
          </w:tcPr>
          <w:p w14:paraId="0ED2EA01" w14:textId="1887D272"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w:t>
            </w:r>
            <w:r w:rsidR="00F11EF2" w:rsidRPr="00C51ED8">
              <w:rPr>
                <w:rFonts w:cstheme="minorHAnsi"/>
                <w:highlight w:val="yellow"/>
              </w:rPr>
              <w:t>91</w:t>
            </w:r>
            <w:r w:rsidRPr="00C51ED8">
              <w:rPr>
                <w:rFonts w:cstheme="minorHAnsi"/>
                <w:highlight w:val="yellow"/>
              </w:rPr>
              <w:t>.</w:t>
            </w:r>
            <w:r w:rsidR="00F11EF2" w:rsidRPr="00C51ED8">
              <w:rPr>
                <w:rFonts w:cstheme="minorHAnsi"/>
                <w:highlight w:val="yellow"/>
              </w:rPr>
              <w:t>1</w:t>
            </w:r>
            <w:r w:rsidRPr="00C51ED8">
              <w:rPr>
                <w:rFonts w:cstheme="minorHAnsi"/>
                <w:highlight w:val="yellow"/>
              </w:rPr>
              <w:t xml:space="preserve"> (2</w:t>
            </w:r>
            <w:r w:rsidR="004C7E3C" w:rsidRPr="00C51ED8">
              <w:rPr>
                <w:rFonts w:cstheme="minorHAnsi"/>
                <w:highlight w:val="yellow"/>
              </w:rPr>
              <w:t>34</w:t>
            </w:r>
            <w:r w:rsidRPr="00C51ED8">
              <w:rPr>
                <w:rFonts w:cstheme="minorHAnsi"/>
                <w:highlight w:val="yellow"/>
              </w:rPr>
              <w:t>.</w:t>
            </w:r>
            <w:r w:rsidR="004C7E3C" w:rsidRPr="00C51ED8">
              <w:rPr>
                <w:rFonts w:cstheme="minorHAnsi"/>
                <w:highlight w:val="yellow"/>
              </w:rPr>
              <w:t>1</w:t>
            </w:r>
            <w:r w:rsidRPr="00C51ED8">
              <w:rPr>
                <w:rFonts w:cstheme="minorHAnsi"/>
                <w:highlight w:val="yellow"/>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C51ED8" w:rsidRDefault="009A7A44" w:rsidP="009A7A44">
            <w:pPr>
              <w:spacing w:line="360" w:lineRule="auto"/>
              <w:contextualSpacing/>
              <w:jc w:val="both"/>
              <w:rPr>
                <w:rFonts w:cstheme="minorHAnsi"/>
                <w:highlight w:val="yellow"/>
                <w:lang w:val="sv-SE"/>
              </w:rPr>
            </w:pPr>
            <w:r w:rsidRPr="00C51ED8">
              <w:rPr>
                <w:rFonts w:cstheme="minorHAnsi"/>
                <w:highlight w:val="yellow"/>
              </w:rPr>
              <w:t>M</w:t>
            </w:r>
            <w:r w:rsidR="00404FCD" w:rsidRPr="00C51ED8">
              <w:rPr>
                <w:rFonts w:cstheme="minorHAnsi"/>
                <w:highlight w:val="yellow"/>
                <w:lang w:val="sv-SE"/>
              </w:rPr>
              <w:t>7</w:t>
            </w:r>
          </w:p>
        </w:tc>
        <w:tc>
          <w:tcPr>
            <w:tcW w:w="0" w:type="auto"/>
            <w:vMerge/>
          </w:tcPr>
          <w:p w14:paraId="536820B0" w14:textId="7777777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p>
        </w:tc>
        <w:tc>
          <w:tcPr>
            <w:tcW w:w="0" w:type="auto"/>
          </w:tcPr>
          <w:p w14:paraId="5CBAE4F0" w14:textId="5BEC4D97" w:rsidR="009A7A44" w:rsidRPr="00C51ED8" w:rsidRDefault="00CA5CF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m:oMathPara>
              <m:oMath>
                <m:sSub>
                  <m:sSubPr>
                    <m:ctrlPr>
                      <w:rPr>
                        <w:rFonts w:ascii="Cambria Math" w:hAnsi="Cambria Math" w:cstheme="minorHAnsi"/>
                        <w:bCs/>
                        <w:i/>
                        <w:iCs/>
                        <w:highlight w:val="yellow"/>
                      </w:rPr>
                    </m:ctrlPr>
                  </m:sSubPr>
                  <m:e>
                    <m:r>
                      <w:rPr>
                        <w:rFonts w:ascii="Cambria Math" w:hAnsi="Cambria Math" w:cstheme="minorHAnsi"/>
                        <w:highlight w:val="yellow"/>
                      </w:rPr>
                      <m:t>β</m:t>
                    </m:r>
                  </m:e>
                  <m:sub>
                    <m:r>
                      <w:rPr>
                        <w:rFonts w:ascii="Cambria Math" w:hAnsi="Cambria Math" w:cstheme="minorHAnsi"/>
                        <w:highlight w:val="yellow"/>
                      </w:rPr>
                      <m:t>0</m:t>
                    </m:r>
                  </m:sub>
                </m:sSub>
              </m:oMath>
            </m:oMathPara>
          </w:p>
        </w:tc>
        <w:tc>
          <w:tcPr>
            <w:tcW w:w="0" w:type="auto"/>
          </w:tcPr>
          <w:p w14:paraId="4A86ACFE" w14:textId="0C16DF94" w:rsidR="009A7A44" w:rsidRPr="00C51ED8"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4200</w:t>
            </w:r>
            <w:r w:rsidR="009A7A44" w:rsidRPr="00C51ED8">
              <w:rPr>
                <w:rFonts w:cstheme="minorHAnsi"/>
                <w:highlight w:val="yellow"/>
              </w:rPr>
              <w:t xml:space="preserve"> (</w:t>
            </w:r>
            <w:r w:rsidR="00664FB8" w:rsidRPr="00C51ED8">
              <w:rPr>
                <w:rFonts w:cstheme="minorHAnsi"/>
                <w:highlight w:val="yellow"/>
              </w:rPr>
              <w:t>4491</w:t>
            </w:r>
            <w:r w:rsidR="009A7A44" w:rsidRPr="00C51ED8">
              <w:rPr>
                <w:rFonts w:cstheme="minorHAnsi"/>
                <w:highlight w:val="yellow"/>
              </w:rPr>
              <w:t>)</w:t>
            </w:r>
          </w:p>
        </w:tc>
        <w:tc>
          <w:tcPr>
            <w:tcW w:w="0" w:type="auto"/>
          </w:tcPr>
          <w:p w14:paraId="58F68E7B" w14:textId="72D69E30" w:rsidR="009A7A44" w:rsidRPr="00C51ED8"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672</w:t>
            </w:r>
            <w:r w:rsidR="009A7A44" w:rsidRPr="00C51ED8">
              <w:rPr>
                <w:rFonts w:cstheme="minorHAnsi"/>
                <w:highlight w:val="yellow"/>
              </w:rPr>
              <w:t xml:space="preserve"> (</w:t>
            </w:r>
            <w:r w:rsidR="00E67359" w:rsidRPr="00C51ED8">
              <w:rPr>
                <w:rFonts w:cstheme="minorHAnsi"/>
                <w:highlight w:val="yellow"/>
              </w:rPr>
              <w:t>1198</w:t>
            </w:r>
            <w:r w:rsidR="009A7A44" w:rsidRPr="00C51ED8">
              <w:rPr>
                <w:rFonts w:cstheme="minorHAnsi"/>
                <w:highlight w:val="yellow"/>
              </w:rPr>
              <w:t>.</w:t>
            </w:r>
            <w:r w:rsidR="00E67359" w:rsidRPr="00C51ED8">
              <w:rPr>
                <w:rFonts w:cstheme="minorHAnsi"/>
                <w:highlight w:val="yellow"/>
              </w:rPr>
              <w:t>8</w:t>
            </w:r>
            <w:r w:rsidR="009A7A44" w:rsidRPr="00C51ED8">
              <w:rPr>
                <w:rFonts w:cstheme="minorHAnsi"/>
                <w:highlight w:val="yellow"/>
              </w:rPr>
              <w:t>)</w:t>
            </w:r>
          </w:p>
        </w:tc>
        <w:tc>
          <w:tcPr>
            <w:tcW w:w="0" w:type="auto"/>
          </w:tcPr>
          <w:p w14:paraId="48DF47F7" w14:textId="409D7397" w:rsidR="009A7A44" w:rsidRPr="00C51ED8"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highlight w:val="yellow"/>
              </w:rPr>
            </w:pPr>
            <w:r w:rsidRPr="00C51ED8">
              <w:rPr>
                <w:rFonts w:cstheme="minorHAnsi"/>
                <w:highlight w:val="yellow"/>
              </w:rPr>
              <w:t>1</w:t>
            </w:r>
            <w:r w:rsidR="00F11EF2" w:rsidRPr="00C51ED8">
              <w:rPr>
                <w:rFonts w:cstheme="minorHAnsi"/>
                <w:highlight w:val="yellow"/>
              </w:rPr>
              <w:t>38</w:t>
            </w:r>
            <w:r w:rsidRPr="00C51ED8">
              <w:rPr>
                <w:rFonts w:cstheme="minorHAnsi"/>
                <w:highlight w:val="yellow"/>
              </w:rPr>
              <w:t>.</w:t>
            </w:r>
            <w:r w:rsidR="00F11EF2" w:rsidRPr="00C51ED8">
              <w:rPr>
                <w:rFonts w:cstheme="minorHAnsi"/>
                <w:highlight w:val="yellow"/>
              </w:rPr>
              <w:t>3</w:t>
            </w:r>
            <w:r w:rsidRPr="00C51ED8">
              <w:rPr>
                <w:rFonts w:cstheme="minorHAnsi"/>
                <w:highlight w:val="yellow"/>
              </w:rPr>
              <w:t xml:space="preserve"> (</w:t>
            </w:r>
            <w:r w:rsidR="004C7E3C" w:rsidRPr="00C51ED8">
              <w:rPr>
                <w:rFonts w:cstheme="minorHAnsi"/>
                <w:highlight w:val="yellow"/>
              </w:rPr>
              <w:t>181</w:t>
            </w:r>
            <w:r w:rsidRPr="00C51ED8">
              <w:rPr>
                <w:rFonts w:cstheme="minorHAnsi"/>
                <w:highlight w:val="yellow"/>
              </w:rPr>
              <w:t>.</w:t>
            </w:r>
            <w:r w:rsidR="004C7E3C" w:rsidRPr="00C51ED8">
              <w:rPr>
                <w:rFonts w:cstheme="minorHAnsi"/>
                <w:highlight w:val="yellow"/>
              </w:rPr>
              <w:t>2</w:t>
            </w:r>
            <w:r w:rsidRPr="00C51ED8">
              <w:rPr>
                <w:rFonts w:cstheme="minorHAnsi"/>
                <w:highlight w:val="yellow"/>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2437CD47" w:rsidR="00005029" w:rsidRDefault="006A7305" w:rsidP="002E3379">
      <w:pPr>
        <w:spacing w:line="480" w:lineRule="auto"/>
        <w:contextualSpacing/>
        <w:jc w:val="center"/>
        <w:rPr>
          <w:rFonts w:cstheme="minorHAnsi"/>
        </w:rPr>
      </w:pPr>
      <w:r>
        <w:rPr>
          <w:rFonts w:cstheme="minorHAnsi"/>
          <w:noProof/>
          <w:lang w:eastAsia="sv-SE"/>
        </w:rPr>
        <w:lastRenderedPageBreak/>
        <w:drawing>
          <wp:inline distT="0" distB="0" distL="0" distR="0" wp14:anchorId="0BCAE387" wp14:editId="1C0439D6">
            <wp:extent cx="3475924" cy="5645888"/>
            <wp:effectExtent l="0" t="0" r="444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warm_cold_metcon.png"/>
                    <pic:cNvPicPr/>
                  </pic:nvPicPr>
                  <pic:blipFill rotWithShape="1">
                    <a:blip r:embed="rId16" cstate="print">
                      <a:extLst>
                        <a:ext uri="{28A0092B-C50C-407E-A947-70E740481C1C}">
                          <a14:useLocalDpi xmlns:a14="http://schemas.microsoft.com/office/drawing/2010/main" val="0"/>
                        </a:ext>
                      </a:extLst>
                    </a:blip>
                    <a:srcRect l="19853" r="19489" b="1472"/>
                    <a:stretch/>
                  </pic:blipFill>
                  <pic:spPr bwMode="auto">
                    <a:xfrm>
                      <a:off x="0" y="0"/>
                      <a:ext cx="3476694" cy="5647139"/>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079B0B10" w:rsidR="004D63B8" w:rsidRPr="00972C7F" w:rsidRDefault="004D63B8" w:rsidP="00F700D0">
      <w:pPr>
        <w:spacing w:line="360" w:lineRule="auto"/>
        <w:contextualSpacing/>
        <w:jc w:val="both"/>
        <w:rPr>
          <w:rFonts w:cstheme="minorHAnsi"/>
          <w:lang w:val="en-GB"/>
        </w:rPr>
      </w:pPr>
      <w:commentRangeStart w:id="55"/>
      <w:r w:rsidRPr="00972C7F">
        <w:rPr>
          <w:rFonts w:cstheme="minorHAnsi"/>
          <w:b/>
          <w:bCs/>
          <w:i/>
          <w:iCs/>
          <w:lang w:val="en-GB"/>
        </w:rPr>
        <w:t>Fig</w:t>
      </w:r>
      <w:r w:rsidR="00704B3C" w:rsidRPr="004559BC">
        <w:rPr>
          <w:rFonts w:cstheme="minorHAnsi"/>
          <w:b/>
          <w:bCs/>
          <w:i/>
          <w:iCs/>
          <w:lang w:val="en-GB"/>
        </w:rPr>
        <w:t>.</w:t>
      </w:r>
      <w:r w:rsidRPr="00972C7F">
        <w:rPr>
          <w:rFonts w:cstheme="minorHAnsi"/>
          <w:b/>
          <w:bCs/>
          <w:i/>
          <w:iCs/>
          <w:lang w:val="en-GB"/>
        </w:rPr>
        <w:t xml:space="preserve"> </w:t>
      </w:r>
      <w:r w:rsidR="00704B3C" w:rsidRPr="004559BC">
        <w:rPr>
          <w:rFonts w:cstheme="minorHAnsi"/>
          <w:b/>
          <w:bCs/>
          <w:i/>
          <w:iCs/>
          <w:lang w:val="en-GB"/>
        </w:rPr>
        <w:t>1</w:t>
      </w:r>
      <w:commentRangeEnd w:id="55"/>
      <w:r w:rsidR="00DA3029">
        <w:rPr>
          <w:rStyle w:val="CommentReference"/>
        </w:rPr>
        <w:commentReference w:id="55"/>
      </w:r>
      <w:r w:rsidRPr="00972C7F">
        <w:rPr>
          <w:rFonts w:cstheme="minorHAnsi"/>
          <w:i/>
          <w:iCs/>
          <w:lang w:val="en-GB"/>
        </w:rPr>
        <w:t>. Natural log of metabolic rate (A) and</w:t>
      </w:r>
      <w:r w:rsidR="005A6388" w:rsidRPr="00972C7F">
        <w:rPr>
          <w:rFonts w:cstheme="minorHAnsi"/>
          <w:i/>
          <w:iCs/>
          <w:lang w:val="en-GB"/>
        </w:rPr>
        <w:t xml:space="preserve"> </w:t>
      </w:r>
      <w:r w:rsidRPr="00972C7F">
        <w:rPr>
          <w:rFonts w:cstheme="minorHAnsi"/>
          <w:i/>
          <w:iCs/>
          <w:lang w:val="en-GB"/>
        </w:rPr>
        <w:t>maximum consumption rates (B) vs. natural log of mass</w:t>
      </w:r>
      <w:r w:rsidR="005C4748" w:rsidRPr="004559BC">
        <w:rPr>
          <w:rFonts w:cstheme="minorHAnsi"/>
          <w:i/>
          <w:iCs/>
          <w:lang w:val="en-GB"/>
        </w:rPr>
        <w:t xml:space="preserve"> [g]</w:t>
      </w:r>
      <w:r w:rsidRPr="00972C7F">
        <w:rPr>
          <w:rFonts w:cstheme="minorHAnsi"/>
          <w:i/>
          <w:iCs/>
          <w:lang w:val="en-GB"/>
        </w:rPr>
        <w:t xml:space="preserve">. </w:t>
      </w:r>
      <w:r w:rsidR="0000025A" w:rsidRPr="004559BC">
        <w:rPr>
          <w:rFonts w:cstheme="minorHAnsi"/>
          <w:i/>
          <w:lang w:val="en-GB"/>
        </w:rPr>
        <w:t>L</w:t>
      </w:r>
      <w:r w:rsidR="0000025A" w:rsidRPr="00972C7F">
        <w:rPr>
          <w:rFonts w:cstheme="minorHAnsi"/>
          <w:i/>
          <w:lang w:val="en-GB"/>
        </w:rPr>
        <w:t xml:space="preserve">ines are </w:t>
      </w:r>
      <w:r w:rsidR="0000025A" w:rsidRPr="004559BC">
        <w:rPr>
          <w:rFonts w:cstheme="minorHAnsi"/>
          <w:i/>
          <w:lang w:val="en-GB"/>
        </w:rPr>
        <w:t xml:space="preserve">global </w:t>
      </w:r>
      <w:r w:rsidR="0000025A" w:rsidRPr="00972C7F">
        <w:rPr>
          <w:rFonts w:cstheme="minorHAnsi"/>
          <w:i/>
          <w:lang w:val="en-GB"/>
        </w:rPr>
        <w:t>predictions</w:t>
      </w:r>
      <w:r w:rsidR="0000025A" w:rsidRPr="004559BC">
        <w:rPr>
          <w:rFonts w:cstheme="minorHAnsi"/>
          <w:i/>
          <w:lang w:val="en-GB"/>
        </w:rPr>
        <w:t xml:space="preserve"> for an average species </w:t>
      </w:r>
      <w:r w:rsidR="0000025A" w:rsidRPr="00972C7F">
        <w:rPr>
          <w:rFonts w:cstheme="minorHAnsi"/>
          <w:i/>
          <w:lang w:val="en-GB"/>
        </w:rPr>
        <w:t xml:space="preserve">at temperatures </w:t>
      </w:r>
      <w:r w:rsidR="0000025A" w:rsidRPr="004559BC">
        <w:rPr>
          <w:rFonts w:cstheme="minorHAnsi"/>
          <w:i/>
          <w:lang w:val="en-GB"/>
        </w:rPr>
        <w:t>15</w:t>
      </w:r>
      <m:oMath>
        <m:r>
          <w:rPr>
            <w:rFonts w:ascii="Cambria Math" w:hAnsi="Cambria Math" w:cstheme="minorHAnsi"/>
            <w:lang w:val="en-GB"/>
          </w:rPr>
          <m:t>℃</m:t>
        </m:r>
      </m:oMath>
      <w:r w:rsidR="0000025A" w:rsidRPr="004559BC">
        <w:rPr>
          <w:rFonts w:eastAsiaTheme="minorEastAsia" w:cstheme="minorHAnsi"/>
          <w:i/>
          <w:lang w:val="en-GB"/>
        </w:rPr>
        <w:t xml:space="preserve"> (blue line and ribbon)</w:t>
      </w:r>
      <w:r w:rsidR="0000025A" w:rsidRPr="004559BC">
        <w:rPr>
          <w:rFonts w:cstheme="minorHAnsi"/>
          <w:i/>
          <w:lang w:val="en-GB"/>
        </w:rPr>
        <w:t xml:space="preserve"> </w:t>
      </w:r>
      <w:r w:rsidR="0000025A" w:rsidRPr="00972C7F">
        <w:rPr>
          <w:rFonts w:cstheme="minorHAnsi"/>
          <w:i/>
          <w:lang w:val="en-GB"/>
        </w:rPr>
        <w:t xml:space="preserve">and </w:t>
      </w:r>
      <w:r w:rsidR="0000025A" w:rsidRPr="004559BC">
        <w:rPr>
          <w:rFonts w:cstheme="minorHAnsi"/>
          <w:i/>
          <w:lang w:val="en-GB"/>
        </w:rPr>
        <w:t>25</w:t>
      </w:r>
      <m:oMath>
        <m:r>
          <w:rPr>
            <w:rFonts w:ascii="Cambria Math" w:hAnsi="Cambria Math" w:cstheme="minorHAnsi"/>
            <w:lang w:val="en-GB"/>
          </w:rPr>
          <m:t>℃</m:t>
        </m:r>
      </m:oMath>
      <w:r w:rsidR="0000025A" w:rsidRPr="004559BC">
        <w:rPr>
          <w:rFonts w:eastAsiaTheme="minorEastAsia" w:cstheme="minorHAnsi"/>
          <w:i/>
          <w:lang w:val="en-GB"/>
        </w:rPr>
        <w:t xml:space="preserve"> (red line and ribbon). </w:t>
      </w:r>
      <w:r w:rsidR="001A379A" w:rsidRPr="004559BC">
        <w:rPr>
          <w:rFonts w:eastAsiaTheme="minorEastAsia" w:cstheme="minorHAnsi"/>
          <w:i/>
          <w:lang w:val="en-GB"/>
        </w:rPr>
        <w:t>The average temperatures in the data are 19</w:t>
      </w:r>
      <m:oMath>
        <m:r>
          <w:rPr>
            <w:rFonts w:ascii="Cambria Math" w:hAnsi="Cambria Math" w:cstheme="minorHAnsi"/>
            <w:lang w:val="en-GB"/>
          </w:rPr>
          <m:t>℃</m:t>
        </m:r>
      </m:oMath>
      <w:r w:rsidR="001A379A" w:rsidRPr="004559BC">
        <w:rPr>
          <w:rFonts w:eastAsiaTheme="minorEastAsia" w:cstheme="minorHAnsi"/>
          <w:i/>
          <w:lang w:val="en-GB"/>
        </w:rPr>
        <w:t xml:space="preserve"> and 18</w:t>
      </w:r>
      <m:oMath>
        <m:r>
          <w:rPr>
            <w:rFonts w:ascii="Cambria Math" w:hAnsi="Cambria Math" w:cstheme="minorHAnsi"/>
            <w:lang w:val="en-GB"/>
          </w:rPr>
          <m:t>℃</m:t>
        </m:r>
      </m:oMath>
      <w:r w:rsidR="001A379A" w:rsidRPr="004559BC">
        <w:rPr>
          <w:rFonts w:eastAsiaTheme="minorEastAsia" w:cstheme="minorHAnsi"/>
          <w:i/>
          <w:lang w:val="en-GB"/>
        </w:rPr>
        <w:t xml:space="preserve"> for metabolism and maximum consumption, respectively.</w:t>
      </w:r>
      <w:r w:rsidR="003F48CE" w:rsidRPr="004559BC">
        <w:rPr>
          <w:rFonts w:eastAsiaTheme="minorEastAsia" w:cstheme="minorHAnsi"/>
          <w:i/>
          <w:lang w:val="en-GB"/>
        </w:rPr>
        <w:t xml:space="preserve"> </w:t>
      </w:r>
      <w:r w:rsidR="0000025A" w:rsidRPr="004559BC">
        <w:rPr>
          <w:rFonts w:eastAsiaTheme="minorEastAsia" w:cstheme="minorHAnsi"/>
          <w:i/>
          <w:lang w:val="en-GB"/>
        </w:rPr>
        <w:t xml:space="preserve">Note the model is fitted using </w:t>
      </w:r>
      <w:r w:rsidR="0000025A" w:rsidRPr="00972C7F">
        <w:rPr>
          <w:rFonts w:cstheme="minorHAnsi"/>
          <w:i/>
          <w:lang w:val="en-GB"/>
        </w:rPr>
        <w:t>mean-</w:t>
      </w:r>
      <w:commentRangeStart w:id="56"/>
      <w:r w:rsidR="0000025A" w:rsidRPr="00972C7F">
        <w:rPr>
          <w:rFonts w:cstheme="minorHAnsi"/>
          <w:i/>
          <w:lang w:val="en-GB"/>
        </w:rPr>
        <w:t>cent</w:t>
      </w:r>
      <w:r w:rsidR="005467D2">
        <w:rPr>
          <w:rFonts w:cstheme="minorHAnsi"/>
          <w:i/>
          <w:lang w:val="en-GB"/>
        </w:rPr>
        <w:t>e</w:t>
      </w:r>
      <w:r w:rsidR="005F09E2">
        <w:rPr>
          <w:rFonts w:cstheme="minorHAnsi"/>
          <w:i/>
          <w:lang w:val="en-GB"/>
        </w:rPr>
        <w:t>r</w:t>
      </w:r>
      <w:r w:rsidR="0000025A" w:rsidRPr="00972C7F">
        <w:rPr>
          <w:rFonts w:cstheme="minorHAnsi"/>
          <w:i/>
          <w:lang w:val="en-GB"/>
        </w:rPr>
        <w:t>ed</w:t>
      </w:r>
      <w:commentRangeEnd w:id="56"/>
      <w:r w:rsidR="005467D2">
        <w:rPr>
          <w:rStyle w:val="CommentReference"/>
        </w:rPr>
        <w:commentReference w:id="56"/>
      </w:r>
      <w:r w:rsidR="00EE712D">
        <w:rPr>
          <w:rFonts w:cstheme="minorHAnsi"/>
          <w:i/>
          <w:lang w:val="en-GB"/>
        </w:rPr>
        <w:t xml:space="preserve"> (ct)</w:t>
      </w:r>
      <w:r w:rsidR="0000025A" w:rsidRPr="00972C7F">
        <w:rPr>
          <w:rFonts w:cstheme="minorHAnsi"/>
          <w:i/>
          <w:lang w:val="en-GB"/>
        </w:rPr>
        <w:t xml:space="preserve"> Arrhenius temperature (1/kT)</w:t>
      </w:r>
      <w:r w:rsidR="0000025A" w:rsidRPr="004559BC">
        <w:rPr>
          <w:rFonts w:cstheme="minorHAnsi"/>
          <w:i/>
          <w:lang w:val="en-GB"/>
        </w:rPr>
        <w:t>, and then converted for easier interpretation.</w:t>
      </w:r>
      <w:r w:rsidR="00754FD4" w:rsidRPr="004559BC">
        <w:rPr>
          <w:rFonts w:cstheme="minorHAnsi"/>
          <w:i/>
          <w:lang w:val="en-GB"/>
        </w:rPr>
        <w:t xml:space="preserve"> </w:t>
      </w:r>
      <w:r w:rsidRPr="00972C7F">
        <w:rPr>
          <w:rFonts w:cstheme="minorHAnsi"/>
          <w:i/>
          <w:iCs/>
          <w:lang w:val="en-GB"/>
        </w:rPr>
        <w:t xml:space="preserve">Shaded areas correspond to 80% and 95% credible </w:t>
      </w:r>
      <w:r w:rsidR="007F5D88" w:rsidRPr="004559BC">
        <w:rPr>
          <w:rFonts w:cstheme="minorHAnsi"/>
          <w:i/>
          <w:iCs/>
          <w:lang w:val="en-GB"/>
        </w:rPr>
        <w:t>interval</w:t>
      </w:r>
      <w:r w:rsidR="00367A77" w:rsidRPr="004559BC">
        <w:rPr>
          <w:rFonts w:cstheme="minorHAnsi"/>
          <w:i/>
          <w:iCs/>
          <w:lang w:val="en-GB"/>
        </w:rPr>
        <w:t>s</w:t>
      </w:r>
      <w:r w:rsidR="006B546E" w:rsidRPr="004559BC">
        <w:rPr>
          <w:rFonts w:cstheme="minorHAnsi"/>
          <w:i/>
          <w:iCs/>
          <w:lang w:val="en-GB"/>
        </w:rPr>
        <w:t xml:space="preserve">. </w:t>
      </w:r>
      <w:r w:rsidR="005A6F94" w:rsidRPr="004559BC">
        <w:rPr>
          <w:rFonts w:cstheme="minorHAnsi"/>
          <w:i/>
          <w:iCs/>
          <w:lang w:val="en-GB"/>
        </w:rPr>
        <w:t>P</w:t>
      </w:r>
      <w:r w:rsidR="00DD78DE" w:rsidRPr="004559BC">
        <w:rPr>
          <w:rFonts w:cstheme="minorHAnsi"/>
          <w:i/>
          <w:iCs/>
          <w:lang w:val="en-GB"/>
        </w:rPr>
        <w:t>oint</w:t>
      </w:r>
      <w:r w:rsidR="00037764" w:rsidRPr="004559BC">
        <w:rPr>
          <w:rFonts w:cstheme="minorHAnsi"/>
          <w:i/>
          <w:iCs/>
          <w:lang w:val="en-GB"/>
        </w:rPr>
        <w:t xml:space="preserve"> </w:t>
      </w:r>
      <w:r w:rsidR="005A6F94" w:rsidRPr="004559BC">
        <w:rPr>
          <w:rFonts w:cstheme="minorHAnsi"/>
          <w:i/>
          <w:iCs/>
          <w:lang w:val="en-GB"/>
        </w:rPr>
        <w:t>colors</w:t>
      </w:r>
      <w:r w:rsidR="00DD78DE" w:rsidRPr="004559BC">
        <w:rPr>
          <w:rFonts w:cstheme="minorHAnsi"/>
          <w:i/>
          <w:iCs/>
          <w:lang w:val="en-GB"/>
        </w:rPr>
        <w:t xml:space="preserve"> correspond to </w:t>
      </w:r>
      <w:r w:rsidR="00D55250" w:rsidRPr="00972C7F">
        <w:rPr>
          <w:rFonts w:cstheme="minorHAnsi"/>
          <w:i/>
          <w:iCs/>
          <w:lang w:val="en-GB"/>
        </w:rPr>
        <w:t>species (</w:t>
      </w:r>
      <w:r w:rsidR="00A75733" w:rsidRPr="00972C7F">
        <w:rPr>
          <w:rFonts w:cstheme="minorHAnsi"/>
          <w:i/>
          <w:iCs/>
          <w:lang w:val="en-GB"/>
        </w:rPr>
        <w:t>n=18 and n=35 for consumption and metabolism, respectively</w:t>
      </w:r>
      <w:r w:rsidR="00D55250" w:rsidRPr="00972C7F">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5BC61396" w:rsidR="003B4E89" w:rsidRPr="005356A3" w:rsidRDefault="003B4E89" w:rsidP="002E3379">
      <w:pPr>
        <w:spacing w:line="480" w:lineRule="auto"/>
        <w:contextualSpacing/>
        <w:jc w:val="center"/>
        <w:rPr>
          <w:rFonts w:cstheme="minorHAnsi"/>
        </w:rPr>
      </w:pPr>
      <w:r>
        <w:rPr>
          <w:rFonts w:cstheme="minorHAnsi"/>
          <w:noProof/>
          <w:lang w:eastAsia="sv-SE"/>
        </w:rPr>
        <w:lastRenderedPageBreak/>
        <w:drawing>
          <wp:inline distT="0" distB="0" distL="0" distR="0" wp14:anchorId="58EA4F30" wp14:editId="43A56F2A">
            <wp:extent cx="5588000" cy="563033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rotWithShape="1">
                    <a:blip r:embed="rId17" cstate="print">
                      <a:extLst>
                        <a:ext uri="{28A0092B-C50C-407E-A947-70E740481C1C}">
                          <a14:useLocalDpi xmlns:a14="http://schemas.microsoft.com/office/drawing/2010/main" val="0"/>
                        </a:ext>
                      </a:extLst>
                    </a:blip>
                    <a:srcRect l="1330" r="1174" b="1765"/>
                    <a:stretch/>
                  </pic:blipFill>
                  <pic:spPr bwMode="auto">
                    <a:xfrm>
                      <a:off x="0" y="0"/>
                      <a:ext cx="5588000" cy="5630333"/>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24DD295F" w:rsidR="000528C4" w:rsidRPr="002D70E2" w:rsidRDefault="000528C4" w:rsidP="00AE33C5">
      <w:pPr>
        <w:spacing w:line="360" w:lineRule="auto"/>
        <w:contextualSpacing/>
        <w:jc w:val="both"/>
        <w:rPr>
          <w:rFonts w:cstheme="minorHAnsi"/>
          <w:i/>
          <w:iCs/>
          <w:lang w:val="en-GB"/>
        </w:rPr>
      </w:pPr>
      <w:commentRangeStart w:id="57"/>
      <w:commentRangeStart w:id="58"/>
      <w:r w:rsidRPr="002D70E2">
        <w:rPr>
          <w:rFonts w:cstheme="minorHAnsi"/>
          <w:b/>
          <w:bCs/>
          <w:i/>
          <w:iCs/>
          <w:lang w:val="en-GB"/>
        </w:rPr>
        <w:t>Fig</w:t>
      </w:r>
      <w:r w:rsidR="00B637F1" w:rsidRPr="002D70E2">
        <w:rPr>
          <w:rFonts w:cstheme="minorHAnsi"/>
          <w:b/>
          <w:bCs/>
          <w:i/>
          <w:iCs/>
          <w:lang w:val="en-GB"/>
        </w:rPr>
        <w:t>.</w:t>
      </w:r>
      <w:r w:rsidRPr="002D70E2">
        <w:rPr>
          <w:rFonts w:cstheme="minorHAnsi"/>
          <w:b/>
          <w:bCs/>
          <w:i/>
          <w:iCs/>
          <w:lang w:val="en-GB"/>
        </w:rPr>
        <w:t xml:space="preserve"> </w:t>
      </w:r>
      <w:r w:rsidR="00704B3C" w:rsidRPr="004559BC">
        <w:rPr>
          <w:rFonts w:cstheme="minorHAnsi"/>
          <w:b/>
          <w:bCs/>
          <w:i/>
          <w:iCs/>
          <w:lang w:val="en-GB"/>
        </w:rPr>
        <w:t>2</w:t>
      </w:r>
      <w:commentRangeEnd w:id="57"/>
      <w:r w:rsidR="002E1CD9">
        <w:rPr>
          <w:rStyle w:val="CommentReference"/>
        </w:rPr>
        <w:commentReference w:id="57"/>
      </w:r>
      <w:r w:rsidRPr="002D70E2">
        <w:rPr>
          <w:rFonts w:cstheme="minorHAnsi"/>
          <w:i/>
          <w:iCs/>
          <w:lang w:val="en-GB"/>
        </w:rPr>
        <w:t xml:space="preserve">. </w:t>
      </w:r>
      <w:commentRangeEnd w:id="58"/>
      <w:r w:rsidR="00241356">
        <w:rPr>
          <w:rStyle w:val="CommentReference"/>
        </w:rPr>
        <w:commentReference w:id="58"/>
      </w:r>
      <w:r w:rsidRPr="002D70E2">
        <w:rPr>
          <w:rFonts w:cstheme="minorHAnsi"/>
          <w:i/>
          <w:iCs/>
          <w:lang w:val="en-GB"/>
        </w:rPr>
        <w:t xml:space="preserve">Posterior medians of </w:t>
      </w:r>
      <w:r w:rsidR="00E13846" w:rsidRPr="004559BC">
        <w:rPr>
          <w:rFonts w:cstheme="minorHAnsi"/>
          <w:i/>
          <w:iCs/>
          <w:lang w:val="en-GB"/>
        </w:rPr>
        <w:t xml:space="preserve">the global </w:t>
      </w:r>
      <w:r w:rsidRPr="002D70E2">
        <w:rPr>
          <w:rFonts w:cstheme="minorHAnsi"/>
          <w:i/>
          <w:iCs/>
          <w:lang w:val="en-GB"/>
        </w:rPr>
        <w:t>activation energies and mass</w:t>
      </w:r>
      <w:r w:rsidR="00AE33C5" w:rsidRPr="004559BC">
        <w:rPr>
          <w:rFonts w:cstheme="minorHAnsi"/>
          <w:i/>
          <w:iCs/>
          <w:lang w:val="en-GB"/>
        </w:rPr>
        <w:t>-</w:t>
      </w:r>
      <w:r w:rsidR="0027749E" w:rsidRPr="002D70E2">
        <w:rPr>
          <w:rFonts w:cstheme="minorHAnsi"/>
          <w:i/>
          <w:iCs/>
          <w:lang w:val="en-GB"/>
        </w:rPr>
        <w:t>exponent</w:t>
      </w:r>
      <w:r w:rsidRPr="002D70E2">
        <w:rPr>
          <w:rFonts w:cstheme="minorHAnsi"/>
          <w:i/>
          <w:iCs/>
          <w:lang w:val="en-GB"/>
        </w:rPr>
        <w:t xml:space="preserve"> </w:t>
      </w:r>
      <w:r w:rsidR="004206DD" w:rsidRPr="004559BC">
        <w:rPr>
          <w:rFonts w:cstheme="minorHAnsi"/>
          <w:i/>
          <w:iCs/>
          <w:lang w:val="en-GB"/>
        </w:rPr>
        <w:t xml:space="preserve">of metabolism and maximum consumption </w:t>
      </w:r>
      <w:r w:rsidRPr="002D70E2">
        <w:rPr>
          <w:rFonts w:cstheme="minorHAnsi"/>
          <w:i/>
          <w:iCs/>
          <w:lang w:val="en-GB"/>
        </w:rPr>
        <w:t>from the hierarchical model</w:t>
      </w:r>
      <w:r w:rsidR="00B948DE" w:rsidRPr="002D70E2">
        <w:rPr>
          <w:rFonts w:cstheme="minorHAnsi"/>
          <w:i/>
          <w:iCs/>
          <w:lang w:val="en-GB"/>
        </w:rPr>
        <w:t xml:space="preserve"> </w:t>
      </w:r>
      <w:r w:rsidRPr="002D70E2">
        <w:rPr>
          <w:rFonts w:cstheme="minorHAnsi"/>
          <w:i/>
          <w:iCs/>
          <w:lang w:val="en-GB"/>
        </w:rPr>
        <w:t>fitted to below temperature optimum data</w:t>
      </w:r>
      <w:r w:rsidR="00E15A1A" w:rsidRPr="004559BC">
        <w:rPr>
          <w:rFonts w:cstheme="minorHAnsi"/>
          <w:i/>
          <w:iCs/>
          <w:lang w:val="en-GB"/>
        </w:rPr>
        <w:t xml:space="preserve"> (white triangles and circles, respectively)</w:t>
      </w:r>
      <w:r w:rsidRPr="002D70E2">
        <w:rPr>
          <w:rFonts w:cstheme="minorHAnsi"/>
          <w:i/>
          <w:iCs/>
          <w:lang w:val="en-GB"/>
        </w:rPr>
        <w:t>, and their 80% and 95% credible interval</w:t>
      </w:r>
      <w:r w:rsidR="0035032F" w:rsidRPr="004559BC">
        <w:rPr>
          <w:rFonts w:cstheme="minorHAnsi"/>
          <w:i/>
          <w:iCs/>
          <w:lang w:val="en-GB"/>
        </w:rPr>
        <w:t xml:space="preserve"> (</w:t>
      </w:r>
      <w:r w:rsidR="000C5E9D" w:rsidRPr="004559BC">
        <w:rPr>
          <w:rFonts w:cstheme="minorHAnsi"/>
          <w:i/>
          <w:iCs/>
          <w:lang w:val="en-GB"/>
        </w:rPr>
        <w:t xml:space="preserve">vertical short and long lines, </w:t>
      </w:r>
      <w:r w:rsidR="009C5159" w:rsidRPr="004559BC">
        <w:rPr>
          <w:rFonts w:cstheme="minorHAnsi"/>
          <w:i/>
          <w:iCs/>
          <w:lang w:val="en-GB"/>
        </w:rPr>
        <w:t>respectively</w:t>
      </w:r>
      <w:r w:rsidR="0035032F" w:rsidRPr="004559BC">
        <w:rPr>
          <w:rFonts w:cstheme="minorHAnsi"/>
          <w:i/>
          <w:iCs/>
          <w:lang w:val="en-GB"/>
        </w:rPr>
        <w:t>)</w:t>
      </w:r>
      <w:r w:rsidRPr="002D70E2">
        <w:rPr>
          <w:rFonts w:cstheme="minorHAnsi"/>
          <w:i/>
          <w:iCs/>
          <w:lang w:val="en-GB"/>
        </w:rPr>
        <w:t xml:space="preserve">. </w:t>
      </w:r>
      <w:r w:rsidRPr="00972C7F">
        <w:rPr>
          <w:rFonts w:cstheme="minorHAnsi"/>
          <w:i/>
          <w:iCs/>
          <w:lang w:val="en-GB"/>
        </w:rPr>
        <w:t xml:space="preserve">Vertical dashed lines correspond to the </w:t>
      </w:r>
      <w:r w:rsidR="005664D4" w:rsidRPr="00972C7F">
        <w:rPr>
          <w:rFonts w:cstheme="minorHAnsi"/>
          <w:i/>
          <w:iCs/>
          <w:lang w:val="en-GB"/>
        </w:rPr>
        <w:t>median</w:t>
      </w:r>
      <w:r w:rsidRPr="00972C7F">
        <w:rPr>
          <w:rFonts w:cstheme="minorHAnsi"/>
          <w:i/>
          <w:iCs/>
          <w:lang w:val="en-GB"/>
        </w:rPr>
        <w:t xml:space="preserve"> prediction for </w:t>
      </w:r>
      <w:commentRangeStart w:id="59"/>
      <w:commentRangeStart w:id="60"/>
      <w:commentRangeStart w:id="61"/>
      <w:commentRangeStart w:id="62"/>
      <w:commentRangeStart w:id="63"/>
      <w:commentRangeStart w:id="64"/>
      <w:commentRangeStart w:id="65"/>
      <w:r w:rsidR="007555A4" w:rsidRPr="00972C7F">
        <w:rPr>
          <w:rFonts w:cstheme="minorHAnsi"/>
          <w:i/>
          <w:iCs/>
          <w:lang w:val="en-GB"/>
        </w:rPr>
        <w:t xml:space="preserve">an </w:t>
      </w:r>
      <w:commentRangeEnd w:id="59"/>
      <w:r w:rsidR="00F871C6">
        <w:rPr>
          <w:rStyle w:val="CommentReference"/>
        </w:rPr>
        <w:commentReference w:id="59"/>
      </w:r>
      <w:commentRangeEnd w:id="60"/>
      <w:r w:rsidR="00C30352">
        <w:rPr>
          <w:rFonts w:cstheme="minorHAnsi"/>
          <w:i/>
          <w:iCs/>
          <w:lang w:val="en-GB"/>
        </w:rPr>
        <w:t xml:space="preserve">average </w:t>
      </w:r>
      <w:r w:rsidR="00AE33C5">
        <w:rPr>
          <w:rStyle w:val="CommentReference"/>
        </w:rPr>
        <w:commentReference w:id="60"/>
      </w:r>
      <w:commentRangeEnd w:id="61"/>
      <w:r w:rsidR="00CE082F">
        <w:rPr>
          <w:rStyle w:val="CommentReference"/>
        </w:rPr>
        <w:commentReference w:id="61"/>
      </w:r>
      <w:commentRangeEnd w:id="62"/>
      <w:r w:rsidR="00AE4AF5">
        <w:rPr>
          <w:rStyle w:val="CommentReference"/>
        </w:rPr>
        <w:commentReference w:id="62"/>
      </w:r>
      <w:commentRangeEnd w:id="63"/>
      <w:r w:rsidR="00AE4AF5">
        <w:rPr>
          <w:rStyle w:val="CommentReference"/>
        </w:rPr>
        <w:commentReference w:id="63"/>
      </w:r>
      <w:commentRangeEnd w:id="64"/>
      <w:r w:rsidR="00001A7F">
        <w:rPr>
          <w:rStyle w:val="CommentReference"/>
        </w:rPr>
        <w:commentReference w:id="64"/>
      </w:r>
      <w:commentRangeEnd w:id="65"/>
      <w:r w:rsidR="002E1CD9">
        <w:rPr>
          <w:rStyle w:val="CommentReference"/>
        </w:rPr>
        <w:commentReference w:id="65"/>
      </w:r>
      <w:r w:rsidRPr="00972C7F">
        <w:rPr>
          <w:rFonts w:cstheme="minorHAnsi"/>
          <w:i/>
          <w:iCs/>
          <w:lang w:val="en-GB"/>
        </w:rPr>
        <w:t>species</w:t>
      </w:r>
      <w:r w:rsidR="0025737A" w:rsidRPr="00972C7F">
        <w:rPr>
          <w:rFonts w:cstheme="minorHAnsi"/>
          <w:i/>
          <w:iCs/>
          <w:lang w:val="en-GB"/>
        </w:rPr>
        <w:t xml:space="preserve"> (</w:t>
      </w:r>
      <w:r w:rsidR="00B71BB9" w:rsidRPr="00972C7F">
        <w:rPr>
          <w:rFonts w:cstheme="minorHAnsi"/>
          <w:i/>
          <w:iCs/>
          <w:lang w:val="en-GB"/>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25737A" w:rsidRPr="00972C7F">
        <w:rPr>
          <w:rFonts w:cstheme="minorHAnsi"/>
          <w:i/>
          <w:iCs/>
          <w:lang w:val="en-GB"/>
        </w:rPr>
        <w:t xml:space="preserve"> </w:t>
      </w:r>
      <w:r w:rsidR="0025737A" w:rsidRPr="002D70E2">
        <w:rPr>
          <w:rFonts w:cstheme="minorHAnsi"/>
          <w:i/>
          <w:iCs/>
          <w:lang w:val="en-GB"/>
        </w:rPr>
        <w:t xml:space="preserve">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B71BB9" w:rsidRPr="002D70E2">
        <w:rPr>
          <w:rFonts w:cstheme="minorHAnsi"/>
          <w:i/>
          <w:iCs/>
          <w:lang w:val="en-GB"/>
        </w:rPr>
        <w:t xml:space="preserve"> </w:t>
      </w:r>
      <w:r w:rsidR="0042718C" w:rsidRPr="002D70E2">
        <w:rPr>
          <w:rFonts w:cstheme="minorHAnsi"/>
          <w:i/>
          <w:iCs/>
          <w:lang w:val="en-GB"/>
        </w:rPr>
        <w:t xml:space="preserve">in Eqs. 6-8 </w:t>
      </w:r>
      <w:r w:rsidR="00B71BB9" w:rsidRPr="002D70E2">
        <w:rPr>
          <w:rFonts w:cstheme="minorHAnsi"/>
          <w:i/>
          <w:iCs/>
          <w:lang w:val="en-GB"/>
        </w:rPr>
        <w:t xml:space="preserve">for the mass and temperature </w:t>
      </w:r>
      <w:r w:rsidR="00FC6551" w:rsidRPr="002D70E2">
        <w:rPr>
          <w:rFonts w:cstheme="minorHAnsi"/>
          <w:i/>
          <w:iCs/>
          <w:lang w:val="en-GB"/>
        </w:rPr>
        <w:t xml:space="preserve">coefficient, </w:t>
      </w:r>
      <w:r w:rsidR="00DE6CC4" w:rsidRPr="002D70E2">
        <w:rPr>
          <w:rFonts w:cstheme="minorHAnsi"/>
          <w:i/>
          <w:iCs/>
          <w:lang w:val="en-GB"/>
        </w:rPr>
        <w:t>respectively</w:t>
      </w:r>
      <w:r w:rsidR="0025737A" w:rsidRPr="002D70E2">
        <w:rPr>
          <w:rFonts w:cstheme="minorHAnsi"/>
          <w:i/>
          <w:iCs/>
          <w:lang w:val="en-GB"/>
        </w:rPr>
        <w:t>)</w:t>
      </w:r>
      <w:r w:rsidR="00EA25F2" w:rsidRPr="002D70E2">
        <w:rPr>
          <w:rFonts w:cstheme="minorHAnsi"/>
          <w:i/>
          <w:iCs/>
          <w:lang w:val="en-GB"/>
        </w:rPr>
        <w:t xml:space="preserve">. </w:t>
      </w:r>
      <w:r w:rsidR="0042718C" w:rsidRPr="002D70E2">
        <w:rPr>
          <w:rFonts w:cstheme="minorHAnsi"/>
          <w:i/>
          <w:iCs/>
          <w:lang w:val="en-GB"/>
        </w:rPr>
        <w:t>S</w:t>
      </w:r>
      <w:r w:rsidR="00EA25F2" w:rsidRPr="002D70E2">
        <w:rPr>
          <w:rFonts w:cstheme="minorHAnsi"/>
          <w:i/>
          <w:iCs/>
          <w:lang w:val="en-GB"/>
        </w:rPr>
        <w:t>haded vertical area</w:t>
      </w:r>
      <w:r w:rsidR="0042718C" w:rsidRPr="002D70E2">
        <w:rPr>
          <w:rFonts w:cstheme="minorHAnsi"/>
          <w:i/>
          <w:iCs/>
          <w:lang w:val="en-GB"/>
        </w:rPr>
        <w:t>s</w:t>
      </w:r>
      <w:r w:rsidR="00EA25F2" w:rsidRPr="002D70E2">
        <w:rPr>
          <w:rFonts w:cstheme="minorHAnsi"/>
          <w:i/>
          <w:iCs/>
          <w:lang w:val="en-GB"/>
        </w:rPr>
        <w:t xml:space="preserve"> </w:t>
      </w:r>
      <w:r w:rsidR="00B52B9C" w:rsidRPr="002D70E2">
        <w:rPr>
          <w:rFonts w:cstheme="minorHAnsi"/>
          <w:i/>
          <w:iCs/>
          <w:lang w:val="en-GB"/>
        </w:rPr>
        <w:t xml:space="preserve">correspond to posterior </w:t>
      </w:r>
      <w:r w:rsidR="00B71BB9" w:rsidRPr="002D70E2">
        <w:rPr>
          <w:rFonts w:cstheme="minorHAnsi"/>
          <w:i/>
          <w:iCs/>
          <w:lang w:val="en-GB"/>
        </w:rPr>
        <w:t xml:space="preserve">median </w:t>
      </w:r>
      <m:oMath>
        <m:r>
          <w:rPr>
            <w:rFonts w:ascii="Cambria Math" w:hAnsi="Cambria Math" w:cstheme="minorHAnsi"/>
            <w:lang w:val="en-GB"/>
          </w:rPr>
          <m:t>±2</m:t>
        </m:r>
      </m:oMath>
      <w:r w:rsidR="00635818" w:rsidRPr="00635818">
        <w:rPr>
          <w:rFonts w:eastAsiaTheme="minorEastAsia" w:cstheme="minorHAnsi"/>
          <w:i/>
        </w:rPr>
        <w:t xml:space="preserve"> standard</w:t>
      </w:r>
      <w:r w:rsidR="00635818">
        <w:rPr>
          <w:rFonts w:eastAsiaTheme="minorEastAsia" w:cstheme="minorHAnsi"/>
          <w:i/>
        </w:rPr>
        <w:t xml:space="preserve"> deviations</w:t>
      </w:r>
      <w:r w:rsidRPr="002D70E2">
        <w:rPr>
          <w:rFonts w:cstheme="minorHAnsi"/>
          <w:i/>
          <w:iCs/>
          <w:lang w:val="en-GB"/>
        </w:rPr>
        <w:t xml:space="preserve">. </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77278EFF" w14:textId="53242FBA" w:rsidR="001F613A" w:rsidRPr="00396716" w:rsidRDefault="001F613A" w:rsidP="00704B3C">
      <w:pPr>
        <w:spacing w:line="480" w:lineRule="auto"/>
        <w:ind w:firstLine="284"/>
        <w:contextualSpacing/>
        <w:jc w:val="center"/>
        <w:rPr>
          <w:rFonts w:cstheme="minorHAnsi"/>
        </w:rPr>
      </w:pPr>
      <w:r>
        <w:rPr>
          <w:rFonts w:cstheme="minorHAnsi"/>
          <w:noProof/>
          <w:lang w:eastAsia="sv-SE"/>
        </w:rPr>
        <w:lastRenderedPageBreak/>
        <w:drawing>
          <wp:inline distT="0" distB="0" distL="0" distR="0" wp14:anchorId="2E47C1B2" wp14:editId="16C52047">
            <wp:extent cx="4242391" cy="4242391"/>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d_warm_cold_gro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7956" cy="4257956"/>
                    </a:xfrm>
                    <a:prstGeom prst="rect">
                      <a:avLst/>
                    </a:prstGeom>
                  </pic:spPr>
                </pic:pic>
              </a:graphicData>
            </a:graphic>
          </wp:inline>
        </w:drawing>
      </w:r>
    </w:p>
    <w:p w14:paraId="766B4C36" w14:textId="108260A5" w:rsidR="00704B3C" w:rsidRPr="008F2458"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59BC">
        <w:rPr>
          <w:rFonts w:cstheme="minorHAnsi"/>
          <w:b/>
          <w:bCs/>
          <w:lang w:val="en-GB"/>
        </w:rPr>
        <w:t>3</w:t>
      </w:r>
      <w:r w:rsidRPr="00972C7F">
        <w:rPr>
          <w:rFonts w:cstheme="minorHAnsi"/>
          <w:lang w:val="en-GB"/>
        </w:rPr>
        <w:t>.</w:t>
      </w:r>
      <w:r w:rsidRPr="00972C7F">
        <w:rPr>
          <w:rFonts w:cstheme="minorHAnsi"/>
          <w:i/>
          <w:lang w:val="en-GB"/>
        </w:rPr>
        <w:t xml:space="preserve"> Effects of temperature and body mass on body growth. </w:t>
      </w:r>
      <w:r w:rsidRPr="004559BC">
        <w:rPr>
          <w:rFonts w:cstheme="minorHAnsi"/>
          <w:i/>
          <w:lang w:val="en-GB"/>
        </w:rPr>
        <w:t xml:space="preserve">Panel </w:t>
      </w:r>
      <w:r w:rsidRPr="00972C7F">
        <w:rPr>
          <w:rFonts w:cstheme="minorHAnsi"/>
          <w:i/>
          <w:lang w:val="en-GB"/>
        </w:rPr>
        <w:t xml:space="preserve">A) </w:t>
      </w:r>
      <w:r w:rsidRPr="004559BC">
        <w:rPr>
          <w:rFonts w:cstheme="minorHAnsi"/>
          <w:i/>
          <w:lang w:val="en-GB"/>
        </w:rPr>
        <w:t>shows g</w:t>
      </w:r>
      <w:r w:rsidRPr="00972C7F">
        <w:rPr>
          <w:rFonts w:cstheme="minorHAnsi"/>
          <w:i/>
          <w:lang w:val="en-GB"/>
        </w:rPr>
        <w:t>rowth rate [% day</w:t>
      </w:r>
      <w:r w:rsidRPr="00972C7F">
        <w:rPr>
          <w:rFonts w:cstheme="minorHAnsi"/>
          <w:i/>
          <w:vertAlign w:val="superscript"/>
          <w:lang w:val="en-GB"/>
        </w:rPr>
        <w:t>-1</w:t>
      </w:r>
      <w:r w:rsidRPr="00972C7F">
        <w:rPr>
          <w:rFonts w:cstheme="minorHAnsi"/>
          <w:i/>
          <w:lang w:val="en-GB"/>
        </w:rPr>
        <w:t xml:space="preserve">] as a function of </w:t>
      </w:r>
      <w:r w:rsidRPr="004559BC">
        <w:rPr>
          <w:rFonts w:cstheme="minorHAnsi"/>
          <w:i/>
          <w:lang w:val="en-GB"/>
        </w:rPr>
        <w:t xml:space="preserve">mean centered </w:t>
      </w:r>
      <w:r w:rsidRPr="00972C7F">
        <w:rPr>
          <w:rFonts w:cstheme="minorHAnsi"/>
          <w:i/>
          <w:lang w:val="en-GB"/>
        </w:rPr>
        <w:t>body mass, both on natural log scale.</w:t>
      </w:r>
      <w:r w:rsidRPr="004559BC">
        <w:rPr>
          <w:rFonts w:cstheme="minorHAnsi"/>
          <w:i/>
          <w:lang w:val="en-GB"/>
        </w:rPr>
        <w:t xml:space="preserve"> L</w:t>
      </w:r>
      <w:r w:rsidRPr="00972C7F">
        <w:rPr>
          <w:rFonts w:cstheme="minorHAnsi"/>
          <w:i/>
          <w:lang w:val="en-GB"/>
        </w:rPr>
        <w:t xml:space="preserve">ines are </w:t>
      </w:r>
      <w:r w:rsidRPr="004559BC">
        <w:rPr>
          <w:rFonts w:cstheme="minorHAnsi"/>
          <w:i/>
          <w:lang w:val="en-GB"/>
        </w:rPr>
        <w:t xml:space="preserve">global </w:t>
      </w:r>
      <w:r w:rsidRPr="00972C7F">
        <w:rPr>
          <w:rFonts w:cstheme="minorHAnsi"/>
          <w:i/>
          <w:lang w:val="en-GB"/>
        </w:rPr>
        <w:t>predictions</w:t>
      </w:r>
      <w:r w:rsidRPr="004559BC">
        <w:rPr>
          <w:rFonts w:cstheme="minorHAnsi"/>
          <w:i/>
          <w:lang w:val="en-GB"/>
        </w:rPr>
        <w:t xml:space="preserve"> from model M1</w:t>
      </w:r>
      <w:r w:rsidRPr="00972C7F">
        <w:rPr>
          <w:rFonts w:cstheme="minorHAnsi"/>
          <w:i/>
          <w:lang w:val="en-GB"/>
        </w:rPr>
        <w:t xml:space="preserve"> </w:t>
      </w:r>
      <w:r w:rsidRPr="004559BC">
        <w:rPr>
          <w:rFonts w:cstheme="minorHAnsi"/>
          <w:i/>
          <w:lang w:val="en-GB"/>
        </w:rPr>
        <w:t xml:space="preserve">for an average species </w:t>
      </w:r>
      <w:r w:rsidRPr="00972C7F">
        <w:rPr>
          <w:rFonts w:cstheme="minorHAnsi"/>
          <w:i/>
          <w:lang w:val="en-GB"/>
        </w:rPr>
        <w:t xml:space="preserve">at temperatures </w:t>
      </w:r>
      <w:r w:rsidRPr="004559BC">
        <w:rPr>
          <w:rFonts w:cstheme="minorHAnsi"/>
          <w:i/>
          <w:lang w:val="en-GB"/>
        </w:rPr>
        <w:t>15</w:t>
      </w:r>
      <m:oMath>
        <m:r>
          <w:rPr>
            <w:rFonts w:ascii="Cambria Math" w:hAnsi="Cambria Math" w:cstheme="minorHAnsi"/>
            <w:lang w:val="en-GB"/>
          </w:rPr>
          <m:t>℃</m:t>
        </m:r>
      </m:oMath>
      <w:r w:rsidRPr="004559BC">
        <w:rPr>
          <w:rFonts w:eastAsiaTheme="minorEastAsia" w:cstheme="minorHAnsi"/>
          <w:i/>
          <w:lang w:val="en-GB"/>
        </w:rPr>
        <w:t xml:space="preserve"> (blue line and ribbon)</w:t>
      </w:r>
      <w:r w:rsidRPr="004559BC">
        <w:rPr>
          <w:rFonts w:cstheme="minorHAnsi"/>
          <w:i/>
          <w:lang w:val="en-GB"/>
        </w:rPr>
        <w:t xml:space="preserve">, </w:t>
      </w:r>
      <w:r w:rsidRPr="004559BC">
        <w:rPr>
          <w:rFonts w:eastAsiaTheme="minorEastAsia" w:cstheme="minorHAnsi"/>
          <w:i/>
          <w:lang w:val="en-GB"/>
        </w:rPr>
        <w:t>which is close to the mean temperature (14.3</w:t>
      </w:r>
      <m:oMath>
        <m:r>
          <w:rPr>
            <w:rFonts w:ascii="Cambria Math" w:hAnsi="Cambria Math" w:cstheme="minorHAnsi"/>
            <w:lang w:val="en-GB"/>
          </w:rPr>
          <m:t>℃</m:t>
        </m:r>
      </m:oMath>
      <w:r w:rsidRPr="004559BC">
        <w:rPr>
          <w:rFonts w:eastAsiaTheme="minorEastAsia" w:cstheme="minorHAnsi"/>
          <w:i/>
          <w:lang w:val="en-GB"/>
        </w:rPr>
        <w:t>) in data</w:t>
      </w:r>
      <w:r w:rsidR="008A107C" w:rsidRPr="004559BC">
        <w:rPr>
          <w:rFonts w:eastAsiaTheme="minorEastAsia" w:cstheme="minorHAnsi"/>
          <w:i/>
          <w:lang w:val="en-GB"/>
        </w:rPr>
        <w:t>,</w:t>
      </w:r>
      <w:r w:rsidRPr="004559BC">
        <w:rPr>
          <w:rFonts w:eastAsiaTheme="minorEastAsia" w:cstheme="minorHAnsi"/>
          <w:i/>
          <w:lang w:val="en-GB"/>
        </w:rPr>
        <w:t xml:space="preserve"> </w:t>
      </w:r>
      <w:r w:rsidRPr="00972C7F">
        <w:rPr>
          <w:rFonts w:cstheme="minorHAnsi"/>
          <w:i/>
          <w:lang w:val="en-GB"/>
        </w:rPr>
        <w:t xml:space="preserve">and </w:t>
      </w:r>
      <w:r w:rsidRPr="004559BC">
        <w:rPr>
          <w:rFonts w:cstheme="minorHAnsi"/>
          <w:i/>
          <w:lang w:val="en-GB"/>
        </w:rPr>
        <w:t>25</w:t>
      </w:r>
      <m:oMath>
        <m:r>
          <w:rPr>
            <w:rFonts w:ascii="Cambria Math" w:hAnsi="Cambria Math" w:cstheme="minorHAnsi"/>
            <w:lang w:val="en-GB"/>
          </w:rPr>
          <m:t>℃</m:t>
        </m:r>
      </m:oMath>
      <w:r w:rsidRPr="004559BC">
        <w:rPr>
          <w:rFonts w:eastAsiaTheme="minorEastAsia" w:cstheme="minorHAnsi"/>
          <w:i/>
          <w:lang w:val="en-GB"/>
        </w:rPr>
        <w:t xml:space="preserve"> (red line and ribbon). Note the model is fitted using </w:t>
      </w:r>
      <w:r w:rsidRPr="00972C7F">
        <w:rPr>
          <w:rFonts w:cstheme="minorHAnsi"/>
          <w:i/>
          <w:lang w:val="en-GB"/>
        </w:rPr>
        <w:t>mean-centered Arrhenius temperature (1/kT)</w:t>
      </w:r>
      <w:r w:rsidRPr="004559BC">
        <w:rPr>
          <w:rFonts w:cstheme="minorHAnsi"/>
          <w:i/>
          <w:lang w:val="en-GB"/>
        </w:rPr>
        <w:t xml:space="preserve">, and then converted for easier interpretation. </w:t>
      </w:r>
      <w:r w:rsidRPr="00972C7F">
        <w:rPr>
          <w:rFonts w:cstheme="minorHAnsi"/>
          <w:i/>
          <w:iCs/>
          <w:lang w:val="en-GB"/>
        </w:rPr>
        <w:t>S</w:t>
      </w:r>
      <w:r w:rsidRPr="00972C7F">
        <w:rPr>
          <w:rFonts w:cstheme="minorHAnsi"/>
          <w:i/>
          <w:lang w:val="en-GB"/>
        </w:rPr>
        <w:t>haded areas correspond to 80% and 95% credible interval</w:t>
      </w:r>
      <w:r w:rsidR="005E3D0B">
        <w:rPr>
          <w:rFonts w:cstheme="minorHAnsi"/>
          <w:i/>
          <w:lang w:val="en-GB"/>
        </w:rPr>
        <w:t>s</w:t>
      </w:r>
      <w:r w:rsidRPr="00972C7F">
        <w:rPr>
          <w:rFonts w:cstheme="minorHAnsi"/>
          <w:i/>
          <w:lang w:val="en-GB"/>
        </w:rPr>
        <w:t xml:space="preserve"> and the solid line is the median prediction across-species.</w:t>
      </w:r>
      <w:r w:rsidRPr="004559BC">
        <w:rPr>
          <w:rFonts w:cstheme="minorHAnsi"/>
          <w:i/>
          <w:lang w:val="en-GB"/>
        </w:rPr>
        <w:t xml:space="preserve"> Point colors indicate species (n=13, legend not shown). </w:t>
      </w:r>
      <w:r w:rsidRPr="00972C7F">
        <w:rPr>
          <w:rFonts w:cstheme="minorHAnsi"/>
          <w:i/>
          <w:lang w:val="en-GB"/>
        </w:rPr>
        <w:t xml:space="preserve">The slope corresponds to the mass-scaling exponent. Posterior distributions of </w:t>
      </w:r>
      <w:r w:rsidRPr="004559BC">
        <w:rPr>
          <w:rFonts w:cstheme="minorHAnsi"/>
          <w:i/>
          <w:lang w:val="en-GB"/>
        </w:rPr>
        <w:t xml:space="preserve">the average </w:t>
      </w:r>
      <w:r w:rsidRPr="00972C7F">
        <w:rPr>
          <w:rFonts w:cstheme="minorHAnsi"/>
          <w:i/>
          <w:lang w:val="en-GB"/>
        </w:rPr>
        <w:t>mass-scaling exponent</w:t>
      </w:r>
      <w:r w:rsidRPr="004559BC">
        <w:rPr>
          <w:rFonts w:cstheme="minorHAnsi"/>
          <w: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4559BC">
        <w:rPr>
          <w:rFonts w:eastAsiaTheme="minorEastAsia" w:cstheme="minorHAnsi"/>
          <w:i/>
          <w:lang w:val="en-GB"/>
        </w:rPr>
        <w:t xml:space="preserve">, </w:t>
      </w:r>
      <w:r w:rsidRPr="00972C7F">
        <w:rPr>
          <w:rFonts w:cstheme="minorHAnsi"/>
          <w:i/>
          <w:lang w:val="en-GB"/>
        </w:rPr>
        <w:t>(B) activation energy</w:t>
      </w:r>
      <w:r w:rsidRPr="004559BC">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4559BC">
        <w:rPr>
          <w:rFonts w:eastAsiaTheme="minorEastAsia" w:cstheme="minorHAnsi"/>
          <w:i/>
          <w:lang w:val="en-GB"/>
        </w:rPr>
        <w:t>,</w:t>
      </w:r>
      <w:r w:rsidRPr="00972C7F">
        <w:rPr>
          <w:rFonts w:cstheme="minorHAnsi"/>
          <w:i/>
          <w:lang w:val="en-GB"/>
        </w:rPr>
        <w:t xml:space="preserve"> (C)</w:t>
      </w:r>
      <w:r w:rsidRPr="004559BC">
        <w:rPr>
          <w:rFonts w:cstheme="minorHAnsi"/>
          <w:i/>
          <w:lang w:val="en-GB"/>
        </w:rPr>
        <w:t xml:space="preserve"> and 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4559BC">
        <w:rPr>
          <w:rFonts w:eastAsiaTheme="minorEastAsia" w:cstheme="minorHAnsi"/>
          <w:i/>
          <w:lang w:val="en-GB"/>
        </w:rPr>
        <w:t>,</w:t>
      </w:r>
      <w:r w:rsidRPr="00972C7F">
        <w:rPr>
          <w:rFonts w:cstheme="minorHAnsi"/>
          <w:i/>
          <w:lang w:val="en-GB"/>
        </w:rPr>
        <w:t xml:space="preserve"> (</w:t>
      </w:r>
      <w:r w:rsidRPr="004559BC">
        <w:rPr>
          <w:rFonts w:cstheme="minorHAnsi"/>
          <w:i/>
          <w:lang w:val="en-GB"/>
        </w:rPr>
        <w:t>D</w:t>
      </w:r>
      <w:r w:rsidRPr="00972C7F">
        <w:rPr>
          <w:rFonts w:cstheme="minorHAnsi"/>
          <w:i/>
          <w:lang w:val="en-GB"/>
        </w:rPr>
        <w:t xml:space="preserve">) are shown in the bottom row. </w:t>
      </w:r>
      <w:r w:rsidRPr="004559BC">
        <w:rPr>
          <w:rFonts w:cstheme="minorHAnsi"/>
          <w:i/>
          <w:lang w:val="en-GB"/>
        </w:rPr>
        <w:t>D</w:t>
      </w:r>
      <w:r w:rsidRPr="008F2458">
        <w:rPr>
          <w:rFonts w:cstheme="minorHAnsi"/>
          <w:i/>
          <w:lang w:val="en-GB"/>
        </w:rPr>
        <w:t>ashed white line shows the posterior median</w:t>
      </w:r>
      <w:r w:rsidR="00D6349C" w:rsidRPr="008F2458">
        <w:rPr>
          <w:rFonts w:cstheme="minorHAnsi"/>
          <w:i/>
          <w:lang w:val="en-GB"/>
        </w:rPr>
        <w:t>, red vertical line in (D) indicates zero</w:t>
      </w:r>
      <w:r w:rsidRPr="008F2458">
        <w:rPr>
          <w:rFonts w:cstheme="minorHAnsi"/>
          <w:i/>
          <w:lang w:val="en-GB"/>
        </w:rPr>
        <w:t xml:space="preserve">. </w:t>
      </w:r>
    </w:p>
    <w:p w14:paraId="38029B00" w14:textId="627E24A6" w:rsidR="000D1A5F" w:rsidRDefault="0015787C" w:rsidP="002E3379">
      <w:pPr>
        <w:spacing w:line="480" w:lineRule="auto"/>
        <w:contextualSpacing/>
        <w:jc w:val="center"/>
        <w:rPr>
          <w:rFonts w:cstheme="minorHAnsi"/>
        </w:rPr>
      </w:pPr>
      <w:r>
        <w:rPr>
          <w:rFonts w:cstheme="minorHAnsi"/>
          <w:noProof/>
          <w:lang w:eastAsia="sv-SE"/>
        </w:rPr>
        <w:lastRenderedPageBreak/>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19"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2296FFF3" w:rsidR="0035160C" w:rsidRPr="00972C7F" w:rsidRDefault="0035160C" w:rsidP="009B4A04">
      <w:pPr>
        <w:spacing w:line="360" w:lineRule="auto"/>
        <w:contextualSpacing/>
        <w:jc w:val="both"/>
        <w:rPr>
          <w:rFonts w:cstheme="minorHAnsi"/>
          <w:i/>
          <w:iCs/>
          <w:lang w:val="en-GB"/>
        </w:rPr>
      </w:pPr>
      <w:r w:rsidRPr="00972C7F">
        <w:rPr>
          <w:rFonts w:cstheme="minorHAnsi"/>
          <w:b/>
          <w:bCs/>
          <w:i/>
          <w:iCs/>
          <w:lang w:val="en-GB"/>
        </w:rPr>
        <w:t>Fig</w:t>
      </w:r>
      <w:r w:rsidR="004C5D6E" w:rsidRPr="00972C7F">
        <w:rPr>
          <w:rFonts w:cstheme="minorHAnsi"/>
          <w:b/>
          <w:bCs/>
          <w:i/>
          <w:iCs/>
          <w:lang w:val="en-GB"/>
        </w:rPr>
        <w:t>.</w:t>
      </w:r>
      <w:r w:rsidRPr="00972C7F">
        <w:rPr>
          <w:rFonts w:cstheme="minorHAnsi"/>
          <w:b/>
          <w:bCs/>
          <w:i/>
          <w:iCs/>
          <w:lang w:val="en-GB"/>
        </w:rPr>
        <w:t xml:space="preserve"> </w:t>
      </w:r>
      <w:r w:rsidR="00704B3C" w:rsidRPr="004559BC">
        <w:rPr>
          <w:rFonts w:cstheme="minorHAnsi"/>
          <w:b/>
          <w:bCs/>
          <w:i/>
          <w:iCs/>
          <w:lang w:val="en-GB"/>
        </w:rPr>
        <w:t>4</w:t>
      </w:r>
      <w:r w:rsidR="00B56E4A" w:rsidRPr="004559BC">
        <w:rPr>
          <w:rFonts w:cstheme="minorHAnsi"/>
          <w:b/>
          <w:bCs/>
          <w:i/>
          <w:iCs/>
          <w:lang w:val="en-GB"/>
        </w:rPr>
        <w:t xml:space="preserve">. </w:t>
      </w:r>
      <w:r w:rsidR="00D60554" w:rsidRPr="004559BC">
        <w:rPr>
          <w:rFonts w:cstheme="minorHAnsi"/>
          <w:i/>
          <w:iCs/>
          <w:lang w:val="en-GB"/>
        </w:rPr>
        <w:t>Rescaled</w:t>
      </w:r>
      <w:r w:rsidR="00DB62B2" w:rsidRPr="00972C7F">
        <w:rPr>
          <w:rFonts w:cstheme="minorHAnsi"/>
          <w:i/>
          <w:iCs/>
          <w:lang w:val="en-GB"/>
        </w:rPr>
        <w:t xml:space="preserve"> maximum consumption rates </w:t>
      </w:r>
      <w:r w:rsidR="00053054" w:rsidRPr="00972C7F">
        <w:rPr>
          <w:rFonts w:cstheme="minorHAnsi"/>
          <w:i/>
          <w:iCs/>
          <w:lang w:val="en-GB"/>
        </w:rPr>
        <w:t>(</w:t>
      </w:r>
      <w:r w:rsidR="00332F80" w:rsidRPr="004559BC">
        <w:rPr>
          <w:rFonts w:cstheme="minorHAnsi"/>
          <w:i/>
          <w:iCs/>
          <w:lang w:val="en-GB"/>
        </w:rPr>
        <w:t xml:space="preserve">consumption divided by </w:t>
      </w:r>
      <w:r w:rsidR="00053054" w:rsidRPr="00972C7F">
        <w:rPr>
          <w:rFonts w:cstheme="minorHAnsi"/>
          <w:i/>
          <w:iCs/>
          <w:lang w:val="en-GB"/>
        </w:rPr>
        <w:t>mean</w:t>
      </w:r>
      <w:r w:rsidR="0042718C" w:rsidRPr="00972C7F">
        <w:rPr>
          <w:rFonts w:cstheme="minorHAnsi"/>
          <w:i/>
          <w:iCs/>
          <w:lang w:val="en-GB"/>
        </w:rPr>
        <w:t xml:space="preserve"> consumption </w:t>
      </w:r>
      <w:r w:rsidR="00053054" w:rsidRPr="00972C7F">
        <w:rPr>
          <w:rFonts w:cstheme="minorHAnsi"/>
          <w:i/>
          <w:iCs/>
          <w:lang w:val="en-GB"/>
        </w:rPr>
        <w:t>within species)</w:t>
      </w:r>
      <w:r w:rsidR="004577C7" w:rsidRPr="00972C7F">
        <w:rPr>
          <w:rFonts w:cstheme="minorHAnsi"/>
          <w:i/>
          <w:iCs/>
          <w:lang w:val="en-GB"/>
        </w:rPr>
        <w:t xml:space="preserve"> </w:t>
      </w:r>
      <w:r w:rsidR="007470BE" w:rsidRPr="00972C7F">
        <w:rPr>
          <w:rFonts w:cstheme="minorHAnsi"/>
          <w:i/>
          <w:iCs/>
          <w:lang w:val="en-GB"/>
        </w:rPr>
        <w:t xml:space="preserve">as a function of </w:t>
      </w:r>
      <w:r w:rsidR="00D60554" w:rsidRPr="004559BC">
        <w:rPr>
          <w:rFonts w:cstheme="minorHAnsi"/>
          <w:i/>
          <w:iCs/>
          <w:lang w:val="en-GB"/>
        </w:rPr>
        <w:t>rescaled</w:t>
      </w:r>
      <w:r w:rsidR="00D60554" w:rsidRPr="00972C7F">
        <w:rPr>
          <w:rFonts w:cstheme="minorHAnsi"/>
          <w:i/>
          <w:iCs/>
          <w:lang w:val="en-GB"/>
        </w:rPr>
        <w:t xml:space="preserve"> </w:t>
      </w:r>
      <w:r w:rsidR="007470BE" w:rsidRPr="00972C7F">
        <w:rPr>
          <w:rFonts w:cstheme="minorHAnsi"/>
          <w:i/>
          <w:iCs/>
          <w:lang w:val="en-GB"/>
        </w:rPr>
        <w:t>temperature</w:t>
      </w:r>
      <w:r w:rsidR="00211A48" w:rsidRPr="004559BC">
        <w:rPr>
          <w:rFonts w:cstheme="minorHAnsi"/>
          <w:i/>
          <w:iCs/>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211A48" w:rsidRPr="004559BC">
        <w:rPr>
          <w:rFonts w:cstheme="minorHAnsi"/>
          <w:i/>
          <w:iCs/>
          <w:lang w:val="en-GB"/>
        </w:rPr>
        <w:t>)</w:t>
      </w:r>
      <w:r w:rsidR="00A8529D" w:rsidRPr="004559BC">
        <w:rPr>
          <w:rFonts w:cstheme="minorHAnsi"/>
          <w:i/>
          <w:iCs/>
          <w:lang w:val="en-GB"/>
        </w:rPr>
        <w:t>, where colors indicate species</w:t>
      </w:r>
      <w:r w:rsidR="00AD3E1F" w:rsidRPr="004559BC">
        <w:rPr>
          <w:rFonts w:cstheme="minorHAnsi"/>
          <w:i/>
          <w:iCs/>
          <w:lang w:val="en-GB"/>
        </w:rPr>
        <w:t xml:space="preserve">. The data is a </w:t>
      </w:r>
      <w:r w:rsidR="00FC1C39" w:rsidRPr="00972C7F">
        <w:rPr>
          <w:rFonts w:cstheme="minorHAnsi"/>
          <w:i/>
          <w:iCs/>
          <w:lang w:val="en-GB"/>
        </w:rPr>
        <w:t xml:space="preserve">subset </w:t>
      </w:r>
      <w:r w:rsidR="00374EDD" w:rsidRPr="004559BC">
        <w:rPr>
          <w:rFonts w:cstheme="minorHAnsi"/>
          <w:i/>
          <w:iCs/>
          <w:lang w:val="en-GB"/>
        </w:rPr>
        <w:t>of t</w:t>
      </w:r>
      <w:r w:rsidR="00F3157D" w:rsidRPr="004559BC">
        <w:rPr>
          <w:rFonts w:cstheme="minorHAnsi"/>
          <w:i/>
          <w:iCs/>
          <w:lang w:val="en-GB"/>
        </w:rPr>
        <w:t>h</w:t>
      </w:r>
      <w:r w:rsidR="00374EDD" w:rsidRPr="004559BC">
        <w:rPr>
          <w:rFonts w:cstheme="minorHAnsi"/>
          <w:i/>
          <w:iCs/>
          <w:lang w:val="en-GB"/>
        </w:rPr>
        <w:t xml:space="preserve">e maximum consumption data </w:t>
      </w:r>
      <w:r w:rsidR="00717345" w:rsidRPr="00972C7F">
        <w:rPr>
          <w:rFonts w:cstheme="minorHAnsi"/>
          <w:i/>
          <w:iCs/>
          <w:lang w:val="en-GB"/>
        </w:rPr>
        <w:t>containing</w:t>
      </w:r>
      <w:r w:rsidR="00FC1C39" w:rsidRPr="00972C7F">
        <w:rPr>
          <w:rFonts w:cstheme="minorHAnsi"/>
          <w:i/>
          <w:iCs/>
          <w:lang w:val="en-GB"/>
        </w:rPr>
        <w:t xml:space="preserve"> only species with</w:t>
      </w:r>
      <w:r w:rsidR="00374EDD" w:rsidRPr="004559BC">
        <w:rPr>
          <w:rFonts w:cstheme="minorHAnsi"/>
          <w:i/>
          <w:iCs/>
          <w:lang w:val="en-GB"/>
        </w:rPr>
        <w:t xml:space="preserve"> observations</w:t>
      </w:r>
      <w:r w:rsidR="00FC1C39" w:rsidRPr="00972C7F">
        <w:rPr>
          <w:rFonts w:cstheme="minorHAnsi"/>
          <w:i/>
          <w:iCs/>
          <w:lang w:val="en-GB"/>
        </w:rPr>
        <w:t xml:space="preserve"> at temperatures higher than where the rate is maximized (“optimum”).</w:t>
      </w:r>
      <w:r w:rsidR="00604BEA" w:rsidRPr="00972C7F">
        <w:rPr>
          <w:rFonts w:cstheme="minorHAnsi"/>
          <w:i/>
          <w:iCs/>
          <w:lang w:val="en-GB"/>
        </w:rPr>
        <w:t xml:space="preserve"> </w:t>
      </w:r>
      <w:r w:rsidR="008A3406" w:rsidRPr="004559BC">
        <w:rPr>
          <w:rFonts w:cstheme="minorHAnsi"/>
          <w:i/>
          <w:iCs/>
          <w:lang w:val="en-GB"/>
        </w:rPr>
        <w:t>L</w:t>
      </w:r>
      <w:r w:rsidR="00604BEA" w:rsidRPr="00972C7F">
        <w:rPr>
          <w:rFonts w:cstheme="minorHAnsi"/>
          <w:i/>
          <w:iCs/>
          <w:lang w:val="en-GB"/>
        </w:rPr>
        <w:t xml:space="preserve">ines are predictions </w:t>
      </w:r>
      <w:r w:rsidR="009846DC" w:rsidRPr="00972C7F">
        <w:rPr>
          <w:rFonts w:cstheme="minorHAnsi"/>
          <w:i/>
          <w:iCs/>
          <w:lang w:val="en-GB"/>
        </w:rPr>
        <w:t xml:space="preserve">from the </w:t>
      </w:r>
      <w:r w:rsidR="00C9526D" w:rsidRPr="004559BC">
        <w:rPr>
          <w:rFonts w:cstheme="minorHAnsi"/>
          <w:i/>
          <w:iCs/>
          <w:lang w:val="en-GB"/>
        </w:rPr>
        <w:t xml:space="preserve">quadratic </w:t>
      </w:r>
      <w:r w:rsidR="00EB0AAA" w:rsidRPr="00972C7F">
        <w:rPr>
          <w:rFonts w:cstheme="minorHAnsi"/>
          <w:i/>
          <w:iCs/>
          <w:lang w:val="en-GB"/>
        </w:rPr>
        <w:t>model</w:t>
      </w:r>
      <w:r w:rsidR="005B4C49" w:rsidRPr="00972C7F">
        <w:rPr>
          <w:rFonts w:cstheme="minorHAnsi"/>
          <w:i/>
          <w:iCs/>
          <w:lang w:val="en-GB"/>
        </w:rPr>
        <w:t xml:space="preserve"> where the </w:t>
      </w:r>
      <w:r w:rsidR="009B22E6" w:rsidRPr="004559BC">
        <w:rPr>
          <w:rFonts w:cstheme="minorHAnsi"/>
          <w:i/>
          <w:iCs/>
          <w:lang w:val="en-GB"/>
        </w:rPr>
        <w:t>mean</w:t>
      </w:r>
      <w:r w:rsidR="00B01C3C" w:rsidRPr="004559BC">
        <w:rPr>
          <w:rFonts w:cstheme="minorHAnsi"/>
          <w:i/>
          <w:iCs/>
          <w:lang w:val="en-GB"/>
        </w:rPr>
        <w:t>-</w:t>
      </w:r>
      <w:r w:rsidR="005B4C49" w:rsidRPr="00972C7F">
        <w:rPr>
          <w:rFonts w:cstheme="minorHAnsi"/>
          <w:i/>
          <w:iCs/>
          <w:lang w:val="en-GB"/>
        </w:rPr>
        <w:t>centered body mass is held at 0</w:t>
      </w:r>
      <w:r w:rsidR="001209AD" w:rsidRPr="00972C7F">
        <w:rPr>
          <w:rFonts w:cstheme="minorHAnsi"/>
          <w:i/>
          <w:iCs/>
          <w:lang w:val="en-GB"/>
        </w:rPr>
        <w:t xml:space="preserve"> (corresponding to mean mass within species)</w:t>
      </w:r>
      <w:r w:rsidR="00633A57" w:rsidRPr="004559BC">
        <w:rPr>
          <w:rFonts w:cstheme="minorHAnsi"/>
          <w:i/>
          <w:iCs/>
          <w:lang w:val="en-GB"/>
        </w:rPr>
        <w:t>, and open circles are data.</w:t>
      </w:r>
      <w:r w:rsidR="00F2008F" w:rsidRPr="00972C7F">
        <w:rPr>
          <w:rFonts w:cstheme="minorHAnsi"/>
          <w:i/>
          <w:iCs/>
          <w:lang w:val="en-GB"/>
        </w:rPr>
        <w:t xml:space="preserve"> The shaded areas show 80% credible interval for the </w:t>
      </w:r>
      <w:r w:rsidR="00AE3157" w:rsidRPr="00972C7F">
        <w:rPr>
          <w:rFonts w:cstheme="minorHAnsi"/>
          <w:i/>
          <w:iCs/>
          <w:lang w:val="en-GB"/>
        </w:rPr>
        <w:t xml:space="preserve">median </w:t>
      </w:r>
      <w:r w:rsidR="00F2008F" w:rsidRPr="00972C7F">
        <w:rPr>
          <w:rFonts w:cstheme="minorHAnsi"/>
          <w:i/>
          <w:iCs/>
          <w:lang w:val="en-GB"/>
        </w:rPr>
        <w:t xml:space="preserve">prediction. </w:t>
      </w:r>
      <w:r w:rsidR="0046062E" w:rsidRPr="00972C7F">
        <w:rPr>
          <w:rFonts w:cstheme="minorHAnsi"/>
          <w:i/>
          <w:iCs/>
          <w:lang w:val="en-GB"/>
        </w:rPr>
        <w:t xml:space="preserve">Arrows depict the optimum temperature </w:t>
      </w:r>
      <w:r w:rsidR="007D37A1" w:rsidRPr="00972C7F">
        <w:rPr>
          <w:rFonts w:cstheme="minorHAnsi"/>
          <w:i/>
          <w:iCs/>
          <w:lang w:val="en-GB"/>
        </w:rPr>
        <w:t>for each species</w:t>
      </w:r>
      <w:r w:rsidR="00FA76E5" w:rsidRPr="00972C7F">
        <w:rPr>
          <w:rFonts w:cstheme="minorHAnsi"/>
          <w:i/>
          <w:iCs/>
          <w:lang w:val="en-GB"/>
        </w:rPr>
        <w:t xml:space="preserve"> </w:t>
      </w:r>
      <w:r w:rsidR="003C2F1A" w:rsidRPr="00972C7F">
        <w:rPr>
          <w:rFonts w:cstheme="minorHAnsi"/>
          <w:i/>
          <w:iCs/>
          <w:lang w:val="en-GB"/>
        </w:rPr>
        <w:t xml:space="preserve">and the vertical </w:t>
      </w:r>
      <w:r w:rsidR="00643A3B" w:rsidRPr="00972C7F">
        <w:rPr>
          <w:rFonts w:cstheme="minorHAnsi"/>
          <w:i/>
          <w:iCs/>
          <w:lang w:val="en-GB"/>
        </w:rPr>
        <w:t xml:space="preserve">dashed and dotted lines correspond to the </w:t>
      </w:r>
      <w:r w:rsidR="0042718C" w:rsidRPr="00972C7F">
        <w:rPr>
          <w:rFonts w:cstheme="minorHAnsi"/>
          <w:i/>
          <w:iCs/>
          <w:lang w:val="en-GB"/>
        </w:rPr>
        <w:t xml:space="preserve">across-species </w:t>
      </w:r>
      <w:r w:rsidR="00643A3B" w:rsidRPr="00972C7F">
        <w:rPr>
          <w:rFonts w:cstheme="minorHAnsi"/>
          <w:i/>
          <w:iCs/>
          <w:lang w:val="en-GB"/>
        </w:rPr>
        <w:t xml:space="preserve">mean optimum temperature </w:t>
      </w:r>
      <m:oMath>
        <m:r>
          <w:rPr>
            <w:rFonts w:ascii="Cambria Math" w:hAnsi="Cambria Math" w:cstheme="minorHAnsi"/>
            <w:lang w:val="en-GB"/>
          </w:rPr>
          <m:t>±</m:t>
        </m:r>
      </m:oMath>
      <w:r w:rsidR="009409DD" w:rsidRPr="00972C7F">
        <w:rPr>
          <w:rFonts w:cstheme="minorHAnsi"/>
          <w:i/>
          <w:iCs/>
          <w:lang w:val="en-GB"/>
        </w:rPr>
        <w:t xml:space="preserve"> 1 </w:t>
      </w:r>
      <w:r w:rsidR="00643A3B" w:rsidRPr="00972C7F">
        <w:rPr>
          <w:rFonts w:cstheme="minorHAnsi"/>
          <w:i/>
          <w:iCs/>
          <w:lang w:val="en-GB"/>
        </w:rPr>
        <w:t>standard deviation.</w:t>
      </w:r>
    </w:p>
    <w:p w14:paraId="2BF30E80" w14:textId="77777777" w:rsidR="009A573D" w:rsidRPr="00972C7F" w:rsidRDefault="009A573D" w:rsidP="002E3379">
      <w:pPr>
        <w:pStyle w:val="ListParagraph"/>
        <w:spacing w:line="480" w:lineRule="auto"/>
        <w:ind w:left="360"/>
        <w:jc w:val="both"/>
        <w:rPr>
          <w:rFonts w:cstheme="minorHAnsi"/>
          <w:lang w:val="en-GB"/>
        </w:rPr>
      </w:pPr>
    </w:p>
    <w:p w14:paraId="16AF2BE1" w14:textId="41BA26F1" w:rsidR="00B142AE" w:rsidRPr="00972C7F" w:rsidRDefault="00B142AE" w:rsidP="002E3379">
      <w:pPr>
        <w:pStyle w:val="ListParagraph"/>
        <w:spacing w:line="480" w:lineRule="auto"/>
        <w:ind w:left="360"/>
        <w:jc w:val="both"/>
        <w:rPr>
          <w:rFonts w:cstheme="minorHAnsi"/>
          <w:lang w:val="en-GB"/>
        </w:rPr>
      </w:pPr>
    </w:p>
    <w:p w14:paraId="3D67807F" w14:textId="09D87BCA" w:rsidR="00A83370" w:rsidRPr="00972C7F" w:rsidRDefault="00A83370" w:rsidP="002E3379">
      <w:pPr>
        <w:spacing w:line="480" w:lineRule="auto"/>
        <w:contextualSpacing/>
        <w:jc w:val="both"/>
        <w:rPr>
          <w:rFonts w:eastAsiaTheme="minorEastAsia"/>
          <w:iCs/>
          <w:lang w:val="en-GB"/>
        </w:rPr>
      </w:pPr>
    </w:p>
    <w:p w14:paraId="288EA570" w14:textId="696B8907" w:rsidR="00523A73" w:rsidRPr="00972C7F" w:rsidRDefault="00523A73" w:rsidP="002E3379">
      <w:pPr>
        <w:spacing w:line="480" w:lineRule="auto"/>
        <w:contextualSpacing/>
        <w:jc w:val="both"/>
        <w:rPr>
          <w:rFonts w:eastAsiaTheme="minorEastAsia"/>
          <w:iCs/>
          <w:lang w:val="en-GB"/>
        </w:rPr>
      </w:pPr>
    </w:p>
    <w:p w14:paraId="5D74C289" w14:textId="77777777" w:rsidR="000C3185" w:rsidRPr="00972C7F" w:rsidRDefault="000C3185" w:rsidP="002E3379">
      <w:pPr>
        <w:spacing w:line="480" w:lineRule="auto"/>
        <w:contextualSpacing/>
        <w:jc w:val="both"/>
        <w:rPr>
          <w:rFonts w:eastAsiaTheme="minorEastAsia"/>
          <w:iCs/>
          <w:lang w:val="en-GB"/>
        </w:rPr>
      </w:pPr>
    </w:p>
    <w:p w14:paraId="0B730DE0" w14:textId="57E7F53C" w:rsidR="00393A74" w:rsidRPr="00972C7F" w:rsidRDefault="00393A74" w:rsidP="00843F63">
      <w:pPr>
        <w:spacing w:line="480" w:lineRule="auto"/>
        <w:contextualSpacing/>
        <w:rPr>
          <w:rFonts w:eastAsiaTheme="minorEastAsia"/>
          <w:iCs/>
          <w:lang w:val="en-GB"/>
        </w:rPr>
      </w:pPr>
    </w:p>
    <w:p w14:paraId="1FFEB94A" w14:textId="579D3C89" w:rsidR="0098306D" w:rsidRDefault="002C5FB1" w:rsidP="00384142">
      <w:pPr>
        <w:spacing w:line="480" w:lineRule="auto"/>
        <w:contextualSpacing/>
        <w:jc w:val="both"/>
        <w:rPr>
          <w:rFonts w:eastAsiaTheme="minorEastAsia"/>
          <w:iCs/>
        </w:rPr>
      </w:pPr>
      <w:r>
        <w:rPr>
          <w:rFonts w:eastAsiaTheme="minorEastAsia"/>
          <w:iCs/>
          <w:noProof/>
          <w:lang w:eastAsia="sv-SE"/>
        </w:rPr>
        <w:lastRenderedPageBreak/>
        <w:drawing>
          <wp:inline distT="0" distB="0" distL="0" distR="0" wp14:anchorId="46282A3D" wp14:editId="7123F731">
            <wp:extent cx="5731180" cy="2900597"/>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cept_stand.png"/>
                    <pic:cNvPicPr/>
                  </pic:nvPicPr>
                  <pic:blipFill rotWithShape="1">
                    <a:blip r:embed="rId20" cstate="print">
                      <a:extLst>
                        <a:ext uri="{28A0092B-C50C-407E-A947-70E740481C1C}">
                          <a14:useLocalDpi xmlns:a14="http://schemas.microsoft.com/office/drawing/2010/main" val="0"/>
                        </a:ext>
                      </a:extLst>
                    </a:blip>
                    <a:srcRect t="24192" b="25197"/>
                    <a:stretch/>
                  </pic:blipFill>
                  <pic:spPr bwMode="auto">
                    <a:xfrm>
                      <a:off x="0" y="0"/>
                      <a:ext cx="5731510" cy="2900764"/>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7F194FF7" w:rsidR="00475959" w:rsidRPr="004559BC" w:rsidRDefault="00384142" w:rsidP="00384142">
      <w:pPr>
        <w:spacing w:line="360" w:lineRule="auto"/>
        <w:contextualSpacing/>
        <w:jc w:val="both"/>
        <w:rPr>
          <w:rFonts w:cstheme="minorHAnsi"/>
          <w:i/>
          <w:iCs/>
          <w:lang w:val="en-GB"/>
        </w:rPr>
      </w:pPr>
      <w:r w:rsidRPr="00972C7F">
        <w:rPr>
          <w:rFonts w:cstheme="minorHAnsi"/>
          <w:b/>
          <w:bCs/>
          <w:i/>
          <w:iCs/>
          <w:lang w:val="en-GB"/>
        </w:rPr>
        <w:t xml:space="preserve">Fig. </w:t>
      </w:r>
      <w:r w:rsidR="00704B3C" w:rsidRPr="004559BC">
        <w:rPr>
          <w:rFonts w:cstheme="minorHAnsi"/>
          <w:b/>
          <w:bCs/>
          <w:i/>
          <w:iCs/>
          <w:lang w:val="en-GB"/>
        </w:rPr>
        <w:t>5</w:t>
      </w:r>
      <w:r w:rsidRPr="004559BC">
        <w:rPr>
          <w:rFonts w:cstheme="minorHAnsi"/>
          <w:b/>
          <w:bCs/>
          <w:i/>
          <w:iCs/>
          <w:lang w:val="en-GB"/>
        </w:rPr>
        <w:t>.</w:t>
      </w:r>
      <w:r w:rsidRPr="004559BC">
        <w:rPr>
          <w:rFonts w:cstheme="minorHAnsi"/>
          <w:i/>
          <w:iCs/>
          <w:lang w:val="en-GB"/>
        </w:rPr>
        <w:t xml:space="preserve"> </w:t>
      </w:r>
      <w:r w:rsidR="00966C7B" w:rsidRPr="004559BC">
        <w:rPr>
          <w:rFonts w:cstheme="minorHAnsi"/>
          <w:i/>
          <w:iCs/>
          <w:lang w:val="en-GB"/>
        </w:rPr>
        <w:t>I</w:t>
      </w:r>
      <w:r w:rsidR="00EF0041" w:rsidRPr="004559BC">
        <w:rPr>
          <w:rFonts w:cstheme="minorHAnsi"/>
          <w:i/>
          <w:iCs/>
          <w:lang w:val="en-GB"/>
        </w:rPr>
        <w:t xml:space="preserve">llustration of </w:t>
      </w:r>
      <w:r w:rsidR="002C5FB1" w:rsidRPr="004559BC">
        <w:rPr>
          <w:rFonts w:cstheme="minorHAnsi"/>
          <w:i/>
          <w:iCs/>
          <w:lang w:val="en-GB"/>
        </w:rPr>
        <w:t>normalized</w:t>
      </w:r>
      <w:r w:rsidR="00EF0041" w:rsidRPr="004559BC">
        <w:rPr>
          <w:rFonts w:cstheme="minorHAnsi"/>
          <w:i/>
          <w:iCs/>
          <w:lang w:val="en-GB"/>
        </w:rPr>
        <w:t xml:space="preserve"> </w:t>
      </w:r>
      <w:r w:rsidR="00A078EC" w:rsidRPr="004559BC">
        <w:rPr>
          <w:rFonts w:cstheme="minorHAnsi"/>
          <w:i/>
          <w:iCs/>
          <w:lang w:val="en-GB"/>
        </w:rPr>
        <w:t>thermal response of maximum consumption (green), metabolism (purple) and their difference (orange)</w:t>
      </w:r>
      <w:r w:rsidR="0002128B" w:rsidRPr="004559BC">
        <w:rPr>
          <w:rFonts w:cstheme="minorHAnsi"/>
          <w:i/>
          <w:iCs/>
          <w:lang w:val="en-GB"/>
        </w:rPr>
        <w:t xml:space="preserve"> for two body sizes</w:t>
      </w:r>
      <w:r w:rsidR="00A25914" w:rsidRPr="004559BC">
        <w:rPr>
          <w:rFonts w:cstheme="minorHAnsi"/>
          <w:i/>
          <w:iCs/>
          <w:lang w:val="en-GB"/>
        </w:rPr>
        <w:t xml:space="preserve"> </w:t>
      </w:r>
      <w:commentRangeStart w:id="66"/>
      <w:r w:rsidR="00A25914" w:rsidRPr="004559BC">
        <w:rPr>
          <w:rFonts w:cstheme="minorHAnsi"/>
          <w:i/>
          <w:iCs/>
          <w:lang w:val="en-GB"/>
        </w:rPr>
        <w:t>(</w:t>
      </w:r>
      <w:r w:rsidR="002C5FB1" w:rsidRPr="004559BC">
        <w:rPr>
          <w:rFonts w:cstheme="minorHAnsi"/>
          <w:i/>
          <w:iCs/>
          <w:lang w:val="en-GB"/>
        </w:rPr>
        <w:t>100g</w:t>
      </w:r>
      <w:r w:rsidR="00A25914" w:rsidRPr="004559BC">
        <w:rPr>
          <w:rFonts w:cstheme="minorHAnsi"/>
          <w:i/>
          <w:iCs/>
          <w:lang w:val="en-GB"/>
        </w:rPr>
        <w:t xml:space="preserve"> = solid, </w:t>
      </w:r>
      <w:r w:rsidR="002C5FB1" w:rsidRPr="004559BC">
        <w:rPr>
          <w:rFonts w:cstheme="minorHAnsi"/>
          <w:i/>
          <w:iCs/>
          <w:lang w:val="en-GB"/>
        </w:rPr>
        <w:t xml:space="preserve">500g </w:t>
      </w:r>
      <w:r w:rsidR="00A25914" w:rsidRPr="004559BC">
        <w:rPr>
          <w:rFonts w:cstheme="minorHAnsi"/>
          <w:i/>
          <w:iCs/>
          <w:lang w:val="en-GB"/>
        </w:rPr>
        <w:t>= dashed</w:t>
      </w:r>
      <w:r w:rsidR="00057840" w:rsidRPr="004559BC">
        <w:rPr>
          <w:rFonts w:cstheme="minorHAnsi"/>
          <w:i/>
          <w:iCs/>
          <w:lang w:val="en-GB"/>
        </w:rPr>
        <w:t>)</w:t>
      </w:r>
      <w:commentRangeEnd w:id="66"/>
      <w:r w:rsidR="007E79E1">
        <w:rPr>
          <w:rStyle w:val="CommentReference"/>
        </w:rPr>
        <w:commentReference w:id="66"/>
      </w:r>
      <w:r w:rsidR="00B90EB5" w:rsidRPr="004559BC">
        <w:rPr>
          <w:rFonts w:cstheme="minorHAnsi"/>
          <w:i/>
          <w:iCs/>
          <w:lang w:val="en-GB"/>
        </w:rPr>
        <w:t>.</w:t>
      </w:r>
      <w:r w:rsidR="009F626C" w:rsidRPr="004559BC">
        <w:rPr>
          <w:rFonts w:cstheme="minorHAnsi"/>
          <w:i/>
          <w:iCs/>
          <w:lang w:val="en-GB"/>
        </w:rPr>
        <w:t xml:space="preserve"> </w:t>
      </w:r>
      <w:r w:rsidR="007E7BD5" w:rsidRPr="004559BC">
        <w:rPr>
          <w:rFonts w:cstheme="minorHAnsi"/>
          <w:i/>
          <w:iCs/>
          <w:lang w:val="en-GB"/>
        </w:rPr>
        <w:t xml:space="preserve">The </w:t>
      </w:r>
      <w:r w:rsidR="00D6349C" w:rsidRPr="004559BC">
        <w:rPr>
          <w:rFonts w:cstheme="minorHAnsi"/>
          <w:i/>
          <w:iCs/>
          <w:lang w:val="en-GB"/>
        </w:rPr>
        <w:t xml:space="preserve">example </w:t>
      </w:r>
      <w:r w:rsidR="007E7BD5" w:rsidRPr="004559BC">
        <w:rPr>
          <w:rFonts w:cstheme="minorHAnsi"/>
          <w:i/>
          <w:iCs/>
          <w:lang w:val="en-GB"/>
        </w:rPr>
        <w:t>c</w:t>
      </w:r>
      <w:r w:rsidR="00B90EB5" w:rsidRPr="004559BC">
        <w:rPr>
          <w:rFonts w:cstheme="minorHAnsi"/>
          <w:i/>
          <w:iCs/>
          <w:lang w:val="en-GB"/>
        </w:rPr>
        <w:t>onsumption</w:t>
      </w:r>
      <w:r w:rsidR="007E7BD5" w:rsidRPr="004559BC">
        <w:rPr>
          <w:rFonts w:cstheme="minorHAnsi"/>
          <w:i/>
          <w:iCs/>
          <w:lang w:val="en-GB"/>
        </w:rPr>
        <w:t xml:space="preserve">-curve </w:t>
      </w:r>
      <w:r w:rsidR="00C55C9A" w:rsidRPr="004559BC">
        <w:rPr>
          <w:rFonts w:cstheme="minorHAnsi"/>
          <w:i/>
          <w:iCs/>
          <w:lang w:val="en-GB"/>
        </w:rPr>
        <w:t>is based on the quadratic model for C.</w:t>
      </w:r>
      <w:r w:rsidR="00D6349C" w:rsidRPr="004559BC">
        <w:rPr>
          <w:rFonts w:cstheme="minorHAnsi"/>
          <w:i/>
          <w:iCs/>
          <w:lang w:val="en-GB"/>
        </w:rPr>
        <w:t xml:space="preserve"> </w:t>
      </w:r>
      <w:r w:rsidR="00C55C9A" w:rsidRPr="004559BC">
        <w:rPr>
          <w:rFonts w:cstheme="minorHAnsi"/>
          <w:i/>
          <w:iCs/>
          <w:lang w:val="en-GB"/>
        </w:rPr>
        <w:t>argus (</w:t>
      </w:r>
      <w:r w:rsidR="002B7A33" w:rsidRPr="004559BC">
        <w:rPr>
          <w:rFonts w:cstheme="minorHAnsi"/>
          <w:i/>
          <w:iCs/>
          <w:lang w:val="en-GB"/>
        </w:rPr>
        <w:t xml:space="preserve">Fig. </w:t>
      </w:r>
      <w:r w:rsidR="002B7A33" w:rsidRPr="002E5DC4">
        <w:rPr>
          <w:rFonts w:cstheme="minorHAnsi"/>
          <w:i/>
          <w:iCs/>
          <w:lang w:val="en-GB"/>
        </w:rPr>
        <w:t xml:space="preserve">4, </w:t>
      </w:r>
      <w:r w:rsidR="00C55C9A" w:rsidRPr="002E5DC4">
        <w:rPr>
          <w:rFonts w:cstheme="minorHAnsi"/>
          <w:i/>
          <w:iCs/>
          <w:lang w:val="en-GB"/>
        </w:rPr>
        <w:t>Appendix S1</w:t>
      </w:r>
      <w:r w:rsidR="00A16E25" w:rsidRPr="002E5DC4">
        <w:rPr>
          <w:rFonts w:cstheme="minorHAnsi"/>
          <w:i/>
          <w:iCs/>
          <w:lang w:val="en-GB"/>
        </w:rPr>
        <w:t>, Fig S</w:t>
      </w:r>
      <w:r w:rsidR="002E5DC4" w:rsidRPr="002E5DC4">
        <w:rPr>
          <w:rFonts w:cstheme="minorHAnsi"/>
          <w:i/>
          <w:iCs/>
          <w:lang w:val="en-GB"/>
        </w:rPr>
        <w:t>10</w:t>
      </w:r>
      <w:r w:rsidR="00C55C9A" w:rsidRPr="002E5DC4">
        <w:rPr>
          <w:rFonts w:cstheme="minorHAnsi"/>
          <w:i/>
          <w:iCs/>
          <w:lang w:val="en-GB"/>
        </w:rPr>
        <w:t>)</w:t>
      </w:r>
      <w:r w:rsidR="00BC30D3" w:rsidRPr="004559BC">
        <w:rPr>
          <w:rFonts w:cstheme="minorHAnsi"/>
          <w:i/>
          <w:iCs/>
          <w:lang w:val="en-GB"/>
        </w:rPr>
        <w:t xml:space="preserve">, </w:t>
      </w:r>
      <w:r w:rsidR="00B90EB5" w:rsidRPr="004559BC">
        <w:rPr>
          <w:rFonts w:cstheme="minorHAnsi"/>
          <w:i/>
          <w:iCs/>
          <w:lang w:val="en-GB"/>
        </w:rPr>
        <w:t xml:space="preserve">and metabolism </w:t>
      </w:r>
      <w:r w:rsidR="001F4D8A" w:rsidRPr="004559BC">
        <w:rPr>
          <w:rFonts w:cstheme="minorHAnsi"/>
          <w:i/>
          <w:iCs/>
          <w:lang w:val="en-GB"/>
        </w:rPr>
        <w:t>is calculated from the global model</w:t>
      </w:r>
      <w:r w:rsidR="00607DD1" w:rsidRPr="004559BC">
        <w:rPr>
          <w:rFonts w:cstheme="minorHAnsi"/>
          <w:i/>
          <w:iCs/>
          <w:lang w:val="en-GB"/>
        </w:rPr>
        <w:t xml:space="preserve"> (</w:t>
      </w:r>
      <w:r w:rsidR="002C5859" w:rsidRPr="004559BC">
        <w:rPr>
          <w:rFonts w:cstheme="minorHAnsi"/>
          <w:i/>
          <w:iCs/>
          <w:lang w:val="en-GB"/>
        </w:rPr>
        <w:t xml:space="preserve">M2, </w:t>
      </w:r>
      <w:r w:rsidR="00607DD1" w:rsidRPr="004559BC">
        <w:rPr>
          <w:rFonts w:cstheme="minorHAnsi"/>
          <w:i/>
          <w:iCs/>
          <w:lang w:val="en-GB"/>
        </w:rPr>
        <w:t>see ‘Results’</w:t>
      </w:r>
      <w:r w:rsidR="000A5E72" w:rsidRPr="004559BC">
        <w:rPr>
          <w:rFonts w:cstheme="minorHAnsi"/>
          <w:i/>
          <w:iCs/>
          <w:lang w:val="en-GB"/>
        </w:rPr>
        <w:t>)</w:t>
      </w:r>
      <w:r w:rsidR="002537A2" w:rsidRPr="004559BC">
        <w:rPr>
          <w:rFonts w:cstheme="minorHAnsi"/>
          <w:i/>
          <w:iCs/>
          <w:lang w:val="en-GB"/>
        </w:rPr>
        <w:t>. B</w:t>
      </w:r>
      <w:r w:rsidR="001F4D8A" w:rsidRPr="004559BC">
        <w:rPr>
          <w:rFonts w:cstheme="minorHAnsi"/>
          <w:i/>
          <w:iCs/>
          <w:lang w:val="en-GB"/>
        </w:rPr>
        <w:t xml:space="preserve">oth rates are expressed </w:t>
      </w:r>
      <w:r w:rsidR="006E3202" w:rsidRPr="004559BC">
        <w:rPr>
          <w:rFonts w:cstheme="minorHAnsi"/>
          <w:i/>
          <w:iCs/>
          <w:lang w:val="en-GB"/>
        </w:rPr>
        <w:t xml:space="preserve">as relative to </w:t>
      </w:r>
      <w:r w:rsidR="00B60E5D" w:rsidRPr="004559BC">
        <w:rPr>
          <w:rFonts w:cstheme="minorHAnsi"/>
          <w:i/>
          <w:iCs/>
          <w:lang w:val="en-GB"/>
        </w:rPr>
        <w:t xml:space="preserve">their </w:t>
      </w:r>
      <w:r w:rsidR="006E3202" w:rsidRPr="004559BC">
        <w:rPr>
          <w:rFonts w:cstheme="minorHAnsi"/>
          <w:i/>
          <w:iCs/>
          <w:lang w:val="en-GB"/>
        </w:rPr>
        <w:t>maximum</w:t>
      </w:r>
      <w:r w:rsidR="00344BBB" w:rsidRPr="004559BC">
        <w:rPr>
          <w:rFonts w:cstheme="minorHAnsi"/>
          <w:i/>
          <w:iCs/>
          <w:lang w:val="en-GB"/>
        </w:rPr>
        <w:t xml:space="preserve">, </w:t>
      </w:r>
      <w:commentRangeStart w:id="67"/>
      <w:r w:rsidR="00D6349C" w:rsidRPr="004559BC">
        <w:rPr>
          <w:rFonts w:cstheme="minorHAnsi"/>
          <w:i/>
          <w:iCs/>
          <w:lang w:val="en-GB"/>
        </w:rPr>
        <w:t xml:space="preserve">separately for each </w:t>
      </w:r>
      <w:r w:rsidR="00344BBB" w:rsidRPr="004559BC">
        <w:rPr>
          <w:rFonts w:cstheme="minorHAnsi"/>
          <w:i/>
          <w:iCs/>
          <w:lang w:val="en-GB"/>
        </w:rPr>
        <w:t>body size</w:t>
      </w:r>
      <w:commentRangeEnd w:id="67"/>
      <w:r w:rsidR="00344BBB">
        <w:rPr>
          <w:rStyle w:val="CommentReference"/>
        </w:rPr>
        <w:commentReference w:id="67"/>
      </w:r>
      <w:r w:rsidR="00344BBB" w:rsidRPr="004559BC">
        <w:rPr>
          <w:rFonts w:cstheme="minorHAnsi"/>
          <w:i/>
          <w:iCs/>
          <w:lang w:val="en-GB"/>
        </w:rPr>
        <w:t>,</w:t>
      </w:r>
      <w:r w:rsidR="007A645C" w:rsidRPr="004559BC">
        <w:rPr>
          <w:rFonts w:cstheme="minorHAnsi"/>
          <w:i/>
          <w:iCs/>
          <w:lang w:val="en-GB"/>
        </w:rPr>
        <w:t xml:space="preserve"> for illustration purposes </w:t>
      </w:r>
      <w:r w:rsidR="00D6349C" w:rsidRPr="004559BC">
        <w:rPr>
          <w:rFonts w:cstheme="minorHAnsi"/>
          <w:i/>
          <w:iCs/>
          <w:lang w:val="en-GB"/>
        </w:rPr>
        <w:t xml:space="preserve">as </w:t>
      </w:r>
      <w:r w:rsidR="007A645C" w:rsidRPr="004559BC">
        <w:rPr>
          <w:rFonts w:cstheme="minorHAnsi"/>
          <w:i/>
          <w:iCs/>
          <w:lang w:val="en-GB"/>
        </w:rPr>
        <w:t>they are in different units</w:t>
      </w:r>
      <w:r w:rsidR="00CD066D" w:rsidRPr="004559BC">
        <w:rPr>
          <w:rFonts w:cstheme="minorHAnsi"/>
          <w:i/>
          <w:iCs/>
          <w:lang w:val="en-GB"/>
        </w:rPr>
        <w:t>, and the curve depicting the difference is based on the normalized curves.</w:t>
      </w:r>
      <w:r w:rsidR="004037BB" w:rsidRPr="004559BC">
        <w:rPr>
          <w:rFonts w:cstheme="minorHAnsi"/>
          <w:i/>
          <w:iCs/>
          <w:lang w:val="en-GB"/>
        </w:rPr>
        <w:t xml:space="preserve"> </w:t>
      </w:r>
      <w:r w:rsidR="00415E17" w:rsidRPr="004559BC">
        <w:rPr>
          <w:rFonts w:cstheme="minorHAnsi"/>
          <w:i/>
          <w:iCs/>
          <w:lang w:val="en-GB"/>
        </w:rPr>
        <w:t xml:space="preserve">Arrows </w:t>
      </w:r>
      <w:r w:rsidR="00385DC1" w:rsidRPr="004559BC">
        <w:rPr>
          <w:rFonts w:cstheme="minorHAnsi"/>
          <w:i/>
          <w:iCs/>
          <w:lang w:val="en-GB"/>
        </w:rPr>
        <w:t xml:space="preserve">indicate </w:t>
      </w:r>
      <w:r w:rsidR="00C20D03" w:rsidRPr="004559BC">
        <w:rPr>
          <w:rFonts w:cstheme="minorHAnsi"/>
          <w:i/>
          <w:iCs/>
          <w:lang w:val="en-GB"/>
        </w:rPr>
        <w:t xml:space="preserve">the </w:t>
      </w:r>
      <w:r w:rsidR="006425E5" w:rsidRPr="004559BC">
        <w:rPr>
          <w:rFonts w:cstheme="minorHAnsi"/>
          <w:i/>
          <w:iCs/>
          <w:lang w:val="en-GB"/>
        </w:rPr>
        <w:t xml:space="preserve">temperature where the difference </w:t>
      </w:r>
      <w:r w:rsidR="009B06C6" w:rsidRPr="004559BC">
        <w:rPr>
          <w:rFonts w:cstheme="minorHAnsi"/>
          <w:i/>
          <w:iCs/>
          <w:lang w:val="en-GB"/>
        </w:rPr>
        <w:t>in net energy acquisition is</w:t>
      </w:r>
      <w:r w:rsidR="006425E5" w:rsidRPr="004559BC">
        <w:rPr>
          <w:rFonts w:cstheme="minorHAnsi"/>
          <w:i/>
          <w:iCs/>
          <w:lang w:val="en-GB"/>
        </w:rPr>
        <w:t xml:space="preserve"> maximized</w:t>
      </w:r>
      <w:r w:rsidR="009B06C6" w:rsidRPr="004559BC">
        <w:rPr>
          <w:rFonts w:cstheme="minorHAnsi"/>
          <w:i/>
          <w:iCs/>
          <w:lang w:val="en-GB"/>
        </w:rPr>
        <w:t xml:space="preserve"> for the two body sizes.</w:t>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1FCC4603" w14:textId="7AA6B156" w:rsidR="00704B3C" w:rsidRPr="00972C7F" w:rsidRDefault="00704B3C" w:rsidP="00384142">
      <w:pPr>
        <w:spacing w:line="480" w:lineRule="auto"/>
        <w:contextualSpacing/>
        <w:jc w:val="both"/>
        <w:rPr>
          <w:rFonts w:eastAsiaTheme="minorEastAsia"/>
          <w:iCs/>
          <w:lang w:val="en-GB"/>
        </w:rPr>
      </w:pPr>
    </w:p>
    <w:p w14:paraId="67EE1EAF" w14:textId="351C15E3" w:rsidR="00704B3C" w:rsidRPr="00972C7F" w:rsidRDefault="00704B3C" w:rsidP="00384142">
      <w:pPr>
        <w:spacing w:line="480" w:lineRule="auto"/>
        <w:contextualSpacing/>
        <w:jc w:val="both"/>
        <w:rPr>
          <w:rFonts w:eastAsiaTheme="minorEastAsia"/>
          <w:iCs/>
          <w:lang w:val="en-GB"/>
        </w:rPr>
      </w:pPr>
    </w:p>
    <w:p w14:paraId="1180780A" w14:textId="0889D18E" w:rsidR="00704B3C" w:rsidRPr="00972C7F" w:rsidRDefault="00704B3C" w:rsidP="00384142">
      <w:pPr>
        <w:spacing w:line="480" w:lineRule="auto"/>
        <w:contextualSpacing/>
        <w:jc w:val="both"/>
        <w:rPr>
          <w:rFonts w:eastAsiaTheme="minorEastAsia"/>
          <w:iCs/>
          <w:lang w:val="en-GB"/>
        </w:rPr>
      </w:pPr>
    </w:p>
    <w:p w14:paraId="2A38F7B9" w14:textId="66844474" w:rsidR="00704B3C" w:rsidRPr="00972C7F" w:rsidRDefault="00704B3C" w:rsidP="00384142">
      <w:pPr>
        <w:spacing w:line="480" w:lineRule="auto"/>
        <w:contextualSpacing/>
        <w:jc w:val="both"/>
        <w:rPr>
          <w:rFonts w:eastAsiaTheme="minorEastAsia"/>
          <w:iCs/>
          <w:lang w:val="en-GB"/>
        </w:rPr>
      </w:pPr>
    </w:p>
    <w:p w14:paraId="5513BE4A" w14:textId="77777777" w:rsidR="00704B3C" w:rsidRDefault="00704B3C" w:rsidP="00704B3C">
      <w:pPr>
        <w:spacing w:line="480" w:lineRule="auto"/>
        <w:contextualSpacing/>
        <w:jc w:val="center"/>
        <w:rPr>
          <w:rFonts w:cstheme="minorHAnsi"/>
          <w:b/>
        </w:rPr>
      </w:pPr>
      <w:r>
        <w:rPr>
          <w:rFonts w:cstheme="minorHAnsi"/>
          <w:b/>
          <w:noProof/>
          <w:lang w:eastAsia="sv-SE"/>
        </w:rPr>
        <w:lastRenderedPageBreak/>
        <w:drawing>
          <wp:inline distT="0" distB="0" distL="0" distR="0" wp14:anchorId="24D60B23" wp14:editId="4275FBFB">
            <wp:extent cx="5384081" cy="3550024"/>
            <wp:effectExtent l="0" t="0" r="127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t_scatter.png"/>
                    <pic:cNvPicPr/>
                  </pic:nvPicPr>
                  <pic:blipFill rotWithShape="1">
                    <a:blip r:embed="rId21" cstate="print">
                      <a:extLst>
                        <a:ext uri="{28A0092B-C50C-407E-A947-70E740481C1C}">
                          <a14:useLocalDpi xmlns:a14="http://schemas.microsoft.com/office/drawing/2010/main" val="0"/>
                        </a:ext>
                      </a:extLst>
                    </a:blip>
                    <a:srcRect t="16782" b="17283"/>
                    <a:stretch/>
                  </pic:blipFill>
                  <pic:spPr bwMode="auto">
                    <a:xfrm>
                      <a:off x="0" y="0"/>
                      <a:ext cx="5384800" cy="3550498"/>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531318EF" w:rsidR="00704B3C" w:rsidRPr="00972C7F"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59BC">
        <w:rPr>
          <w:rFonts w:cstheme="minorHAnsi"/>
          <w:b/>
          <w:bCs/>
          <w:lang w:val="en-GB"/>
        </w:rPr>
        <w:t>6</w:t>
      </w:r>
      <w:r w:rsidRPr="00972C7F">
        <w:rPr>
          <w:rFonts w:cstheme="minorHAnsi"/>
          <w:lang w:val="en-GB"/>
        </w:rPr>
        <w:t xml:space="preserve">. </w:t>
      </w:r>
      <w:r w:rsidRPr="00972C7F">
        <w:rPr>
          <w:rFonts w:cstheme="minorHAnsi"/>
          <w:i/>
          <w:lang w:val="en-GB"/>
        </w:rPr>
        <w:t>Optimum temperature for growth (</w:t>
      </w:r>
      <w:r w:rsidRPr="004559BC">
        <w:rPr>
          <w:rFonts w:cstheme="minorHAnsi"/>
          <w:i/>
          <w:lang w:val="en-GB"/>
        </w:rPr>
        <w:t>rescaled</w:t>
      </w:r>
      <w:r w:rsidRPr="00972C7F">
        <w:rPr>
          <w:rFonts w:cstheme="minorHAnsi"/>
          <w:i/>
          <w:lang w:val="en-GB"/>
        </w:rPr>
        <w:t xml:space="preserve"> to optimum temperature within species) as a function of</w:t>
      </w:r>
      <w:r w:rsidRPr="004559BC">
        <w:rPr>
          <w:rFonts w:cstheme="minorHAnsi"/>
          <w:i/>
          <w:lang w:val="en-GB"/>
        </w:rPr>
        <w:t xml:space="preserve"> mean centered</w:t>
      </w:r>
      <w:r w:rsidRPr="00972C7F">
        <w:rPr>
          <w:rFonts w:cstheme="minorHAnsi"/>
          <w:i/>
          <w:lang w:val="en-GB"/>
        </w:rPr>
        <w:t xml:space="preserve"> natural log of </w:t>
      </w:r>
      <w:r w:rsidRPr="004559BC">
        <w:rPr>
          <w:rFonts w:cstheme="minorHAnsi"/>
          <w:i/>
          <w:lang w:val="en-GB"/>
        </w:rPr>
        <w:t>rescaled</w:t>
      </w:r>
      <w:r w:rsidRPr="00972C7F">
        <w:rPr>
          <w:rFonts w:cstheme="minorHAnsi"/>
          <w:i/>
          <w:lang w:val="en-GB"/>
        </w:rPr>
        <w:t xml:space="preserve"> body mass (mass/maximum mass within species). Probability bands represent 80% and 95% credible intervals and solid line represent the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972C7F">
        <w:rPr>
          <w:rFonts w:cstheme="minorHAnsi"/>
          <w:i/>
          <w:lang w:val="en-GB"/>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972C7F">
        <w:rPr>
          <w:rFonts w:cstheme="minorHAnsi"/>
          <w:i/>
          <w:lang w:val="en-GB"/>
        </w:rPr>
        <w:t xml:space="preserve">). Colors indicate species (n=13) (see Appendix S1) and point size corresponds to mass in unit </w:t>
      </w:r>
      <m:oMath>
        <m:r>
          <m:rPr>
            <m:sty m:val="p"/>
          </m:rPr>
          <w:rPr>
            <w:rFonts w:ascii="Cambria Math" w:hAnsi="Cambria Math" w:cstheme="minorHAnsi"/>
            <w:lang w:val="en-GB"/>
          </w:rPr>
          <m:t>g</m:t>
        </m:r>
      </m:oMath>
      <w:r w:rsidRPr="00972C7F">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77777777" w:rsidR="00704B3C" w:rsidRPr="00972C7F" w:rsidRDefault="00704B3C" w:rsidP="00384142">
      <w:pPr>
        <w:spacing w:line="480" w:lineRule="auto"/>
        <w:contextualSpacing/>
        <w:jc w:val="both"/>
        <w:rPr>
          <w:rFonts w:eastAsiaTheme="minorEastAsia"/>
          <w:iCs/>
          <w:lang w:val="en-GB"/>
        </w:rPr>
      </w:pPr>
    </w:p>
    <w:p w14:paraId="5E40F6CE" w14:textId="77777777" w:rsidR="00940FD9" w:rsidRDefault="00940FD9" w:rsidP="00940FD9">
      <w:pPr>
        <w:spacing w:line="360" w:lineRule="auto"/>
        <w:contextualSpacing/>
        <w:jc w:val="both"/>
        <w:rPr>
          <w:rFonts w:cstheme="minorHAnsi"/>
          <w:b/>
          <w:bCs/>
          <w:i/>
          <w:iCs/>
        </w:rPr>
      </w:pPr>
      <w:r>
        <w:rPr>
          <w:rFonts w:cstheme="minorHAnsi"/>
          <w:b/>
          <w:bCs/>
          <w:i/>
          <w:iCs/>
          <w:noProof/>
          <w:lang w:eastAsia="sv-SE"/>
        </w:rPr>
        <w:lastRenderedPageBreak/>
        <w:drawing>
          <wp:inline distT="0" distB="0" distL="0" distR="0" wp14:anchorId="7BC630AD" wp14:editId="7D464CB6">
            <wp:extent cx="5731317" cy="300901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_env_exp.png"/>
                    <pic:cNvPicPr/>
                  </pic:nvPicPr>
                  <pic:blipFill rotWithShape="1">
                    <a:blip r:embed="rId22" cstate="print">
                      <a:extLst>
                        <a:ext uri="{28A0092B-C50C-407E-A947-70E740481C1C}">
                          <a14:useLocalDpi xmlns:a14="http://schemas.microsoft.com/office/drawing/2010/main" val="0"/>
                        </a:ext>
                      </a:extLst>
                    </a:blip>
                    <a:srcRect t="23374" b="24125"/>
                    <a:stretch/>
                  </pic:blipFill>
                  <pic:spPr bwMode="auto">
                    <a:xfrm>
                      <a:off x="0" y="0"/>
                      <a:ext cx="5731510" cy="3009115"/>
                    </a:xfrm>
                    <a:prstGeom prst="rect">
                      <a:avLst/>
                    </a:prstGeom>
                    <a:ln>
                      <a:noFill/>
                    </a:ln>
                    <a:extLst>
                      <a:ext uri="{53640926-AAD7-44D8-BBD7-CCE9431645EC}">
                        <a14:shadowObscured xmlns:a14="http://schemas.microsoft.com/office/drawing/2010/main"/>
                      </a:ext>
                    </a:extLst>
                  </pic:spPr>
                </pic:pic>
              </a:graphicData>
            </a:graphic>
          </wp:inline>
        </w:drawing>
      </w:r>
    </w:p>
    <w:p w14:paraId="7D493012" w14:textId="0682D1D6" w:rsidR="00940FD9" w:rsidRPr="004559BC" w:rsidRDefault="00940FD9" w:rsidP="00940FD9">
      <w:pPr>
        <w:spacing w:line="360" w:lineRule="auto"/>
        <w:contextualSpacing/>
        <w:jc w:val="both"/>
        <w:rPr>
          <w:rFonts w:cstheme="minorHAnsi"/>
          <w:i/>
          <w:iCs/>
          <w:lang w:val="en-GB"/>
        </w:rPr>
      </w:pPr>
      <w:commentRangeStart w:id="68"/>
      <w:commentRangeStart w:id="69"/>
      <w:r w:rsidRPr="00972C7F">
        <w:rPr>
          <w:rFonts w:cstheme="minorHAnsi"/>
          <w:b/>
          <w:bCs/>
          <w:i/>
          <w:iCs/>
          <w:lang w:val="en-GB"/>
        </w:rPr>
        <w:t xml:space="preserve">Fig. </w:t>
      </w:r>
      <w:commentRangeStart w:id="70"/>
      <w:commentRangeStart w:id="71"/>
      <w:r w:rsidRPr="004559BC">
        <w:rPr>
          <w:rFonts w:cstheme="minorHAnsi"/>
          <w:b/>
          <w:bCs/>
          <w:i/>
          <w:iCs/>
          <w:lang w:val="en-GB"/>
        </w:rPr>
        <w:t>7.</w:t>
      </w:r>
      <w:r w:rsidRPr="004559BC">
        <w:rPr>
          <w:rFonts w:cstheme="minorHAnsi"/>
          <w:i/>
          <w:iCs/>
          <w:lang w:val="en-GB"/>
        </w:rPr>
        <w:t xml:space="preserve"> </w:t>
      </w:r>
      <w:commentRangeEnd w:id="70"/>
      <w:r w:rsidR="002C5859" w:rsidRPr="005A518B">
        <w:rPr>
          <w:rStyle w:val="CommentReference"/>
        </w:rPr>
        <w:commentReference w:id="70"/>
      </w:r>
      <w:commentRangeEnd w:id="71"/>
      <w:r w:rsidR="005A518B" w:rsidRPr="004559BC">
        <w:rPr>
          <w:rFonts w:cstheme="minorHAnsi"/>
          <w:i/>
          <w:iCs/>
          <w:lang w:val="en-GB"/>
        </w:rPr>
        <w:t>Experimental temperatures</w:t>
      </w:r>
      <w:r w:rsidR="007D1467" w:rsidRPr="004559BC">
        <w:rPr>
          <w:rFonts w:cstheme="minorHAnsi"/>
          <w:i/>
          <w:iCs/>
          <w:lang w:val="en-GB"/>
        </w:rPr>
        <w:t xml:space="preserve"> (</w:t>
      </w:r>
      <w:r w:rsidR="00C41DFC" w:rsidRPr="004559BC">
        <w:rPr>
          <w:rFonts w:cstheme="minorHAnsi"/>
          <w:i/>
          <w:iCs/>
          <w:lang w:val="en-GB"/>
        </w:rPr>
        <w:t>grey</w:t>
      </w:r>
      <w:r w:rsidR="007D1467" w:rsidRPr="004559BC">
        <w:rPr>
          <w:rFonts w:cstheme="minorHAnsi"/>
          <w:i/>
          <w:iCs/>
          <w:lang w:val="en-GB"/>
        </w:rPr>
        <w:t>)</w:t>
      </w:r>
      <w:r w:rsidR="005A518B" w:rsidRPr="004559BC">
        <w:rPr>
          <w:rFonts w:cstheme="minorHAnsi"/>
          <w:i/>
          <w:iCs/>
          <w:lang w:val="en-GB"/>
        </w:rPr>
        <w:t xml:space="preserve"> overlap environmental </w:t>
      </w:r>
      <w:r w:rsidR="007D1467" w:rsidRPr="004559BC">
        <w:rPr>
          <w:rFonts w:cstheme="minorHAnsi"/>
          <w:i/>
          <w:iCs/>
          <w:lang w:val="en-GB"/>
        </w:rPr>
        <w:t xml:space="preserve">temperatures (green) and </w:t>
      </w:r>
      <w:r w:rsidR="005A518B" w:rsidRPr="004559BC">
        <w:rPr>
          <w:rFonts w:cstheme="minorHAnsi"/>
          <w:i/>
          <w:iCs/>
          <w:lang w:val="en-GB"/>
        </w:rPr>
        <w:t xml:space="preserve">optimum </w:t>
      </w:r>
      <w:r w:rsidR="007D1467" w:rsidRPr="004559BC">
        <w:rPr>
          <w:rFonts w:cstheme="minorHAnsi"/>
          <w:i/>
          <w:iCs/>
          <w:lang w:val="en-GB"/>
        </w:rPr>
        <w:t xml:space="preserve">growth temperatures (orange) are </w:t>
      </w:r>
      <w:r w:rsidR="005A518B" w:rsidRPr="004559BC">
        <w:rPr>
          <w:rFonts w:cstheme="minorHAnsi"/>
          <w:i/>
          <w:iCs/>
          <w:lang w:val="en-GB"/>
        </w:rPr>
        <w:t xml:space="preserve">typically at the upper end or above the environmental range. </w:t>
      </w:r>
      <w:r w:rsidR="003A59D4" w:rsidRPr="005A518B">
        <w:rPr>
          <w:rStyle w:val="CommentReference"/>
        </w:rPr>
        <w:commentReference w:id="71"/>
      </w:r>
      <w:commentRangeEnd w:id="68"/>
      <w:r w:rsidR="007907BC">
        <w:rPr>
          <w:rStyle w:val="CommentReference"/>
        </w:rPr>
        <w:commentReference w:id="68"/>
      </w:r>
      <w:commentRangeEnd w:id="69"/>
      <w:r w:rsidR="009D113B">
        <w:rPr>
          <w:rStyle w:val="CommentReference"/>
        </w:rPr>
        <w:commentReference w:id="69"/>
      </w:r>
      <w:r w:rsidRPr="004559BC">
        <w:rPr>
          <w:rFonts w:cstheme="minorHAnsi"/>
          <w:i/>
          <w:iCs/>
          <w:lang w:val="en-GB"/>
        </w:rPr>
        <w:t xml:space="preserve">Vertical green lines show the minimum and maximum environmental </w:t>
      </w:r>
      <w:commentRangeStart w:id="72"/>
      <w:commentRangeStart w:id="73"/>
      <w:r w:rsidRPr="004559BC">
        <w:rPr>
          <w:rFonts w:cstheme="minorHAnsi"/>
          <w:i/>
          <w:iCs/>
          <w:lang w:val="en-GB"/>
        </w:rPr>
        <w:t>temperature based on either temperature in distribution range (triangles) or modelled distribution maps (circles), both taken from FishBase</w:t>
      </w:r>
      <w:commentRangeEnd w:id="72"/>
      <w:r w:rsidR="007907BC">
        <w:rPr>
          <w:rStyle w:val="CommentReference"/>
        </w:rPr>
        <w:commentReference w:id="72"/>
      </w:r>
      <w:commentRangeEnd w:id="73"/>
      <w:r w:rsidR="005A518B">
        <w:rPr>
          <w:rStyle w:val="CommentReference"/>
        </w:rPr>
        <w:commentReference w:id="73"/>
      </w:r>
      <w:r w:rsidRPr="004559BC">
        <w:rPr>
          <w:rFonts w:cstheme="minorHAnsi"/>
          <w:i/>
          <w:iCs/>
          <w:lang w:val="en-GB"/>
        </w:rPr>
        <w:t xml:space="preserve">, and green points show the midpoint. </w:t>
      </w:r>
      <w:r w:rsidR="00BD6176" w:rsidRPr="004559BC">
        <w:rPr>
          <w:rFonts w:cstheme="minorHAnsi"/>
          <w:i/>
          <w:iCs/>
          <w:lang w:val="en-GB"/>
        </w:rPr>
        <w:t>T</w:t>
      </w:r>
      <w:commentRangeStart w:id="74"/>
      <w:commentRangeStart w:id="75"/>
      <w:r w:rsidRPr="004559BC">
        <w:rPr>
          <w:rFonts w:cstheme="minorHAnsi"/>
          <w:i/>
          <w:iCs/>
          <w:lang w:val="en-GB"/>
        </w:rPr>
        <w:t xml:space="preserve">he optimum </w:t>
      </w:r>
      <w:r w:rsidR="00BD6176" w:rsidRPr="004559BC">
        <w:rPr>
          <w:rFonts w:cstheme="minorHAnsi"/>
          <w:i/>
          <w:iCs/>
          <w:lang w:val="en-GB"/>
        </w:rPr>
        <w:t xml:space="preserve">growth </w:t>
      </w:r>
      <w:r w:rsidRPr="004559BC">
        <w:rPr>
          <w:rFonts w:cstheme="minorHAnsi"/>
          <w:i/>
          <w:iCs/>
          <w:lang w:val="en-GB"/>
        </w:rPr>
        <w:t xml:space="preserve">temperatures </w:t>
      </w:r>
      <w:r w:rsidR="006E6DD7" w:rsidRPr="004559BC">
        <w:rPr>
          <w:rFonts w:cstheme="minorHAnsi"/>
          <w:i/>
          <w:iCs/>
          <w:lang w:val="en-GB"/>
        </w:rPr>
        <w:t xml:space="preserve">are depicted </w:t>
      </w:r>
      <w:r w:rsidRPr="004559BC">
        <w:rPr>
          <w:rFonts w:cstheme="minorHAnsi"/>
          <w:i/>
          <w:iCs/>
          <w:lang w:val="en-GB"/>
        </w:rPr>
        <w:t>for all size-classes per species, where the circle size is proportional to number of observations at that temperature</w:t>
      </w:r>
      <w:commentRangeEnd w:id="74"/>
      <w:r w:rsidR="003A59D4">
        <w:rPr>
          <w:rStyle w:val="CommentReference"/>
        </w:rPr>
        <w:commentReference w:id="74"/>
      </w:r>
      <w:commentRangeEnd w:id="75"/>
      <w:r w:rsidR="00674A47">
        <w:rPr>
          <w:rStyle w:val="CommentReference"/>
        </w:rPr>
        <w:commentReference w:id="75"/>
      </w:r>
      <w:r w:rsidRPr="004559BC">
        <w:rPr>
          <w:rFonts w:cstheme="minorHAnsi"/>
          <w:i/>
          <w:iCs/>
          <w:lang w:val="en-GB"/>
        </w:rPr>
        <w:t>. The average distance between environmental mid-point temperature and mean optimum temperature (per species) is 6.5</w:t>
      </w:r>
      <m:oMath>
        <m:r>
          <w:rPr>
            <w:rFonts w:ascii="Cambria Math" w:hAnsi="Cambria Math" w:cstheme="minorHAnsi"/>
            <w:lang w:val="en-GB"/>
          </w:rPr>
          <m:t>℃</m:t>
        </m:r>
      </m:oMath>
      <w:r w:rsidR="00B04587" w:rsidRPr="004559BC">
        <w:rPr>
          <w:rFonts w:eastAsiaTheme="minorEastAsia" w:cstheme="minorHAnsi"/>
          <w:i/>
          <w:iCs/>
          <w:lang w:val="en-GB"/>
        </w:rPr>
        <w:t xml:space="preserve"> with a standard deviation of </w:t>
      </w:r>
      <w:r w:rsidRPr="004559BC">
        <w:rPr>
          <w:rFonts w:eastAsiaTheme="minorEastAsia" w:cstheme="minorHAnsi"/>
          <w:i/>
          <w:iCs/>
          <w:lang w:val="en-GB"/>
        </w:rPr>
        <w:t>2.6</w:t>
      </w:r>
      <w:commentRangeStart w:id="76"/>
      <w:r w:rsidR="00B04587" w:rsidRPr="004559BC">
        <w:rPr>
          <w:rFonts w:eastAsiaTheme="minorEastAsia" w:cstheme="minorHAnsi"/>
          <w:i/>
          <w:iCs/>
          <w:lang w:val="en-GB"/>
        </w:rPr>
        <w:t>.</w:t>
      </w:r>
      <w:commentRangeEnd w:id="76"/>
      <w:r w:rsidR="00232FB6">
        <w:rPr>
          <w:rStyle w:val="CommentReference"/>
        </w:rPr>
        <w:commentReference w:id="76"/>
      </w:r>
    </w:p>
    <w:p w14:paraId="13902725" w14:textId="1C3A8545" w:rsidR="0098306D" w:rsidRPr="00972C7F" w:rsidRDefault="0098306D" w:rsidP="00384142">
      <w:pPr>
        <w:spacing w:line="480" w:lineRule="auto"/>
        <w:contextualSpacing/>
        <w:jc w:val="both"/>
        <w:rPr>
          <w:rFonts w:eastAsiaTheme="minorEastAsia"/>
          <w:iCs/>
          <w:lang w:val="en-GB"/>
        </w:rPr>
      </w:pPr>
    </w:p>
    <w:p w14:paraId="0C175ED8" w14:textId="779E2F79" w:rsidR="0098306D" w:rsidRPr="00972C7F" w:rsidRDefault="0098306D" w:rsidP="00384142">
      <w:pPr>
        <w:spacing w:line="480" w:lineRule="auto"/>
        <w:contextualSpacing/>
        <w:jc w:val="both"/>
        <w:rPr>
          <w:rFonts w:eastAsiaTheme="minorEastAsia"/>
          <w:iCs/>
          <w:lang w:val="en-GB"/>
        </w:rPr>
      </w:pPr>
    </w:p>
    <w:p w14:paraId="0A903F34" w14:textId="5AD5664F" w:rsidR="0098306D" w:rsidRPr="00972C7F" w:rsidRDefault="0098306D" w:rsidP="00384142">
      <w:pPr>
        <w:spacing w:line="480" w:lineRule="auto"/>
        <w:contextualSpacing/>
        <w:jc w:val="both"/>
        <w:rPr>
          <w:rFonts w:eastAsiaTheme="minorEastAsia"/>
          <w:iCs/>
          <w:lang w:val="en-GB"/>
        </w:rPr>
      </w:pPr>
    </w:p>
    <w:p w14:paraId="47C2DC49" w14:textId="1989B277" w:rsidR="0098306D" w:rsidRPr="00972C7F" w:rsidRDefault="0098306D" w:rsidP="00393A74">
      <w:pPr>
        <w:spacing w:line="480" w:lineRule="auto"/>
        <w:contextualSpacing/>
        <w:jc w:val="right"/>
        <w:rPr>
          <w:rFonts w:eastAsiaTheme="minorEastAsia"/>
          <w:iCs/>
          <w:lang w:val="en-GB"/>
        </w:rPr>
      </w:pPr>
    </w:p>
    <w:p w14:paraId="52903FD1" w14:textId="02ED24CC" w:rsidR="0098306D" w:rsidRPr="00972C7F" w:rsidRDefault="0098306D" w:rsidP="00393A74">
      <w:pPr>
        <w:spacing w:line="480" w:lineRule="auto"/>
        <w:contextualSpacing/>
        <w:jc w:val="right"/>
        <w:rPr>
          <w:rFonts w:eastAsiaTheme="minorEastAsia"/>
          <w:iCs/>
          <w:lang w:val="en-GB"/>
        </w:rPr>
      </w:pPr>
    </w:p>
    <w:p w14:paraId="5EA960DA" w14:textId="5015F700" w:rsidR="0098306D" w:rsidRPr="00972C7F" w:rsidRDefault="0098306D" w:rsidP="00393A74">
      <w:pPr>
        <w:spacing w:line="480" w:lineRule="auto"/>
        <w:contextualSpacing/>
        <w:jc w:val="right"/>
        <w:rPr>
          <w:rFonts w:eastAsiaTheme="minorEastAsia"/>
          <w:iCs/>
          <w:lang w:val="en-GB"/>
        </w:rPr>
      </w:pPr>
    </w:p>
    <w:p w14:paraId="75B19031" w14:textId="37F5A143" w:rsidR="002A00A1" w:rsidRPr="00972C7F" w:rsidRDefault="002A00A1" w:rsidP="00393A74">
      <w:pPr>
        <w:spacing w:line="480" w:lineRule="auto"/>
        <w:contextualSpacing/>
        <w:jc w:val="right"/>
        <w:rPr>
          <w:rFonts w:eastAsiaTheme="minorEastAsia"/>
          <w:iCs/>
          <w:lang w:val="en-GB"/>
        </w:rPr>
      </w:pPr>
    </w:p>
    <w:p w14:paraId="65384BBF" w14:textId="3BBED85F" w:rsidR="002A00A1" w:rsidRPr="00972C7F" w:rsidRDefault="002A00A1" w:rsidP="00393A74">
      <w:pPr>
        <w:spacing w:line="480" w:lineRule="auto"/>
        <w:contextualSpacing/>
        <w:jc w:val="right"/>
        <w:rPr>
          <w:rFonts w:eastAsiaTheme="minorEastAsia"/>
          <w:iCs/>
          <w:lang w:val="en-GB"/>
        </w:rPr>
      </w:pPr>
    </w:p>
    <w:p w14:paraId="237F8343" w14:textId="77777777" w:rsidR="002A00A1" w:rsidRPr="00972C7F" w:rsidRDefault="002A00A1" w:rsidP="00393A74">
      <w:pPr>
        <w:spacing w:line="480" w:lineRule="auto"/>
        <w:contextualSpacing/>
        <w:jc w:val="right"/>
        <w:rPr>
          <w:rFonts w:eastAsiaTheme="minorEastAsia"/>
          <w:iCs/>
          <w:lang w:val="en-GB"/>
        </w:rPr>
      </w:pPr>
    </w:p>
    <w:p w14:paraId="3D87D80C" w14:textId="1F78077F" w:rsidR="0098306D" w:rsidRPr="00972C7F" w:rsidRDefault="0098306D" w:rsidP="00393A74">
      <w:pPr>
        <w:spacing w:line="480" w:lineRule="auto"/>
        <w:contextualSpacing/>
        <w:jc w:val="right"/>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6D9AAC11"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population and community dynamics using 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0B45B9">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S"}],"issued":{"date-parts":[["2005"]]}}},{"id":"Y3bSioUi/n5h1nJL6","uris":["http://zotero.org/users/6116610/items/2BTE2RDI"],"uri":["http://zotero.org/users/6116610/items/2BTE2RDI"],"itemData":{"id":219,"type":"article-journal","container-title":"Global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B35BE5" w:rsidRPr="00972C7F">
        <w:rPr>
          <w:rFonts w:eastAsiaTheme="minorEastAsia" w:cstheme="minorHAnsi"/>
          <w:lang w:val="en-GB"/>
        </w:rPr>
        <w:t>R</w:t>
      </w:r>
      <w:r w:rsidR="00471109" w:rsidRPr="00972C7F">
        <w:rPr>
          <w:rFonts w:eastAsiaTheme="minorEastAsia" w:cstheme="minorHAnsi"/>
          <w:lang w:val="en-GB"/>
        </w:rPr>
        <w:t xml:space="preserve">elationships </w:t>
      </w:r>
      <w:r w:rsidR="00E0273B" w:rsidRPr="00972C7F">
        <w:rPr>
          <w:rFonts w:eastAsiaTheme="minorEastAsia" w:cstheme="minorHAnsi"/>
          <w:lang w:val="en-GB"/>
        </w:rPr>
        <w:t xml:space="preserve">of how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B35BE5" w:rsidRPr="00972C7F">
        <w:rPr>
          <w:rFonts w:eastAsiaTheme="minorEastAsia" w:cstheme="minorHAnsi"/>
          <w:lang w:val="en-GB"/>
        </w:rPr>
        <w:t xml:space="preserve">are 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 xml:space="preserve">large variation in intraspecific scaling parameters,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DF3E60" w:rsidRPr="00972C7F">
        <w:rPr>
          <w:rFonts w:eastAsiaTheme="minorEastAsia" w:cstheme="minorHAnsi"/>
          <w:lang w:val="en-GB"/>
        </w:rPr>
        <w:t xml:space="preserve">. </w:t>
      </w:r>
      <w:r w:rsidR="009C241A" w:rsidRPr="004559BC">
        <w:rPr>
          <w:rFonts w:eastAsiaTheme="minorEastAsia" w:cstheme="minorHAnsi"/>
          <w:lang w:val="en-GB"/>
        </w:rPr>
        <w:t xml:space="preserve">At temperatures below optimum,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commentRangeStart w:id="77"/>
      <w:commentRangeStart w:id="78"/>
      <w:commentRangeStart w:id="79"/>
      <w:commentRangeStart w:id="80"/>
      <w:commentRangeStart w:id="81"/>
      <w:r w:rsidR="007A4E07" w:rsidRPr="00972C7F">
        <w:rPr>
          <w:rFonts w:eastAsiaTheme="minorEastAsia" w:cstheme="minorHAnsi"/>
          <w:lang w:val="en-GB"/>
        </w:rPr>
        <w:t xml:space="preserve">close </w:t>
      </w:r>
      <w:commentRangeEnd w:id="77"/>
      <w:r w:rsidR="00D4430F">
        <w:rPr>
          <w:rStyle w:val="CommentReference"/>
        </w:rPr>
        <w:commentReference w:id="77"/>
      </w:r>
      <w:commentRangeEnd w:id="78"/>
      <w:r w:rsidR="00BD7D6F">
        <w:rPr>
          <w:rStyle w:val="CommentReference"/>
        </w:rPr>
        <w:commentReference w:id="78"/>
      </w:r>
      <w:commentRangeEnd w:id="79"/>
      <w:r w:rsidR="00932E00">
        <w:rPr>
          <w:rStyle w:val="CommentReference"/>
        </w:rPr>
        <w:commentReference w:id="79"/>
      </w:r>
      <w:commentRangeEnd w:id="80"/>
      <w:r w:rsidR="00641ACD">
        <w:rPr>
          <w:rStyle w:val="CommentReference"/>
        </w:rPr>
        <w:commentReference w:id="80"/>
      </w:r>
      <w:commentRangeEnd w:id="81"/>
      <w:r w:rsidR="00C41DFC">
        <w:rPr>
          <w:rStyle w:val="CommentReference"/>
        </w:rPr>
        <w:commentReference w:id="81"/>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F455E5" w:rsidRPr="004559BC">
        <w:rPr>
          <w:rFonts w:eastAsiaTheme="minorEastAsia" w:cstheme="minorHAnsi"/>
          <w:lang w:val="en-GB"/>
        </w:rPr>
        <w:t xml:space="preserve">, which indicates that a “metabolic” mismatch does not occur </w:t>
      </w:r>
      <w:r w:rsidR="00BD7D6F" w:rsidRPr="004559BC">
        <w:rPr>
          <w:rFonts w:eastAsiaTheme="minorEastAsia" w:cstheme="minorHAnsi"/>
          <w:lang w:val="en-GB"/>
        </w:rPr>
        <w:t xml:space="preserve">at </w:t>
      </w:r>
      <w:r w:rsidR="00F455E5" w:rsidRPr="004559BC">
        <w:rPr>
          <w:rFonts w:eastAsiaTheme="minorEastAsia" w:cstheme="minorHAnsi"/>
          <w:lang w:val="en-GB"/>
        </w:rPr>
        <w:t xml:space="preserve">temperatures </w:t>
      </w:r>
      <w:r w:rsidR="00C111E9" w:rsidRPr="004559BC">
        <w:rPr>
          <w:rFonts w:eastAsiaTheme="minorEastAsia" w:cstheme="minorHAnsi"/>
          <w:lang w:val="en-GB"/>
        </w:rPr>
        <w:t>sub</w:t>
      </w:r>
      <w:r w:rsidR="002E1485" w:rsidRPr="004559BC">
        <w:rPr>
          <w:rFonts w:eastAsiaTheme="minorEastAsia" w:cstheme="minorHAnsi"/>
          <w:lang w:val="en-GB"/>
        </w:rPr>
        <w:t xml:space="preserve"> </w:t>
      </w:r>
      <w:r w:rsidR="00F455E5" w:rsidRPr="004559BC">
        <w:rPr>
          <w:rFonts w:eastAsiaTheme="minorEastAsia" w:cstheme="minorHAnsi"/>
          <w:lang w:val="en-GB"/>
        </w:rPr>
        <w:t>optimum.</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intraspecific </w:t>
      </w:r>
      <w:r w:rsidR="00745CFC" w:rsidRPr="004559BC">
        <w:rPr>
          <w:rFonts w:eastAsiaTheme="minorEastAsia" w:cstheme="minorHAnsi"/>
          <w:lang w:val="en-GB"/>
        </w:rPr>
        <w:t>thermal responses for maximum consumption rate are unimodal</w:t>
      </w:r>
      <w:r w:rsidR="004A5143" w:rsidRPr="004559BC">
        <w:rPr>
          <w:rFonts w:eastAsiaTheme="minorEastAsia" w:cstheme="minorHAnsi"/>
          <w:lang w:val="en-GB"/>
        </w:rPr>
        <w:t xml:space="preserve">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4559BC">
        <w:rPr>
          <w:rFonts w:eastAsiaTheme="minorEastAsia" w:cstheme="minorHAnsi"/>
          <w:lang w:val="en-GB"/>
        </w:rPr>
        <w:instrText xml:space="preserve">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9D6C25">
        <w:rPr>
          <w:rFonts w:ascii="Times New Roman" w:cs="Times New Roman"/>
          <w:lang w:val="en-GB"/>
        </w:rPr>
        <w:t xml:space="preserve">(Englund </w:t>
      </w:r>
      <w:r w:rsidR="009D6C25" w:rsidRPr="009D6C25">
        <w:rPr>
          <w:rFonts w:ascii="Times New Roman" w:cs="Times New Roman"/>
          <w:i/>
          <w:iCs/>
          <w:lang w:val="en-GB"/>
        </w:rPr>
        <w:t>et al.</w:t>
      </w:r>
      <w:r w:rsidR="009D6C25" w:rsidRPr="009D6C25">
        <w:rPr>
          <w:rFonts w:ascii="Times New Roman" w:cs="Times New Roman"/>
          <w:lang w:val="en-GB"/>
        </w:rPr>
        <w:t xml:space="preserve"> 2011; Rall </w:t>
      </w:r>
      <w:r w:rsidR="009D6C25" w:rsidRPr="009D6C25">
        <w:rPr>
          <w:rFonts w:ascii="Times New Roman" w:cs="Times New Roman"/>
          <w:i/>
          <w:iCs/>
          <w:lang w:val="en-GB"/>
        </w:rPr>
        <w:t>et al.</w:t>
      </w:r>
      <w:r w:rsidR="009D6C25" w:rsidRPr="009D6C25">
        <w:rPr>
          <w:rFonts w:ascii="Times New Roman" w:cs="Times New Roman"/>
          <w:lang w:val="en-GB"/>
        </w:rPr>
        <w:t xml:space="preserve"> 2012; Jutfelt </w:t>
      </w:r>
      <w:r w:rsidR="009D6C25" w:rsidRPr="009D6C25">
        <w:rPr>
          <w:rFonts w:ascii="Times New Roman" w:cs="Times New Roman"/>
          <w:i/>
          <w:iCs/>
          <w:lang w:val="en-GB"/>
        </w:rPr>
        <w:t>et al.</w:t>
      </w:r>
      <w:r w:rsidR="009D6C25" w:rsidRPr="009D6C25">
        <w:rPr>
          <w:rFonts w:ascii="Times New Roman" w:cs="Times New Roman"/>
          <w:lang w:val="en-GB"/>
        </w:rPr>
        <w:t xml:space="preserve"> 2020)</w:t>
      </w:r>
      <w:r w:rsidR="004A5143">
        <w:rPr>
          <w:rFonts w:eastAsiaTheme="minorEastAsia" w:cstheme="minorHAnsi"/>
        </w:rPr>
        <w:fldChar w:fldCharType="end"/>
      </w:r>
      <w:r w:rsidR="000160D4" w:rsidRPr="004559BC">
        <w:rPr>
          <w:rFonts w:eastAsiaTheme="minorEastAsia" w:cstheme="minorHAnsi"/>
          <w:lang w:val="en-GB"/>
        </w:rPr>
        <w:t xml:space="preserve"> (Fig. 4)</w:t>
      </w:r>
      <w:r w:rsidR="007B165F" w:rsidRPr="004559BC">
        <w:rPr>
          <w:rFonts w:eastAsiaTheme="minorEastAsia" w:cstheme="minorHAnsi"/>
          <w:lang w:val="en-GB"/>
        </w:rPr>
        <w:t>,</w:t>
      </w:r>
      <w:r w:rsidR="004A5143" w:rsidRPr="004559BC">
        <w:rPr>
          <w:rFonts w:eastAsiaTheme="minorEastAsia" w:cstheme="minorHAnsi"/>
          <w:lang w:val="en-GB"/>
        </w:rPr>
        <w:t xml:space="preserve"> </w:t>
      </w:r>
      <w:r w:rsidR="00C60B50" w:rsidRPr="004559BC">
        <w:rPr>
          <w:rFonts w:eastAsiaTheme="minorEastAsia" w:cstheme="minorHAnsi"/>
          <w:lang w:val="en-GB"/>
        </w:rPr>
        <w:t xml:space="preserve">such that the mismatch occurs first at higher temperatures, and this likely </w:t>
      </w:r>
      <w:r w:rsidR="004A5143" w:rsidRPr="004559BC">
        <w:rPr>
          <w:rFonts w:eastAsiaTheme="minorEastAsia" w:cstheme="minorHAnsi"/>
          <w:lang w:val="en-GB"/>
        </w:rPr>
        <w:t xml:space="preserve">contributes to unimodal </w:t>
      </w:r>
      <w:r w:rsidR="00C66AF4" w:rsidRPr="004559BC">
        <w:rPr>
          <w:rFonts w:eastAsiaTheme="minorEastAsia" w:cstheme="minorHAnsi"/>
          <w:lang w:val="en-GB"/>
        </w:rPr>
        <w:t xml:space="preserve">thermal responses of </w:t>
      </w:r>
      <w:r w:rsidR="004A5143" w:rsidRPr="004559BC">
        <w:rPr>
          <w:rFonts w:eastAsiaTheme="minorEastAsia" w:cstheme="minorHAnsi"/>
          <w:lang w:val="en-GB"/>
        </w:rPr>
        <w:t xml:space="preserve">growth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feature </w:t>
      </w:r>
      <w:r w:rsidR="00D738F4" w:rsidRPr="004559BC">
        <w:rPr>
          <w:rFonts w:eastAsiaTheme="minorEastAsia" w:cstheme="minorHAnsi"/>
          <w:lang w:val="en-GB"/>
        </w:rPr>
        <w:t xml:space="preserve">is that accounting for </w:t>
      </w:r>
      <w:commentRangeStart w:id="82"/>
      <w:commentRangeStart w:id="83"/>
      <w:commentRangeStart w:id="84"/>
      <w:r w:rsidR="00D738F4" w:rsidRPr="004559BC">
        <w:rPr>
          <w:rFonts w:eastAsiaTheme="minorEastAsia" w:cstheme="minorHAnsi"/>
          <w:lang w:val="en-GB"/>
        </w:rPr>
        <w:t>body-mass scaling</w:t>
      </w:r>
      <w:r w:rsidR="006454E6" w:rsidRPr="004559BC">
        <w:rPr>
          <w:rFonts w:eastAsiaTheme="minorEastAsia" w:cstheme="minorHAnsi"/>
          <w:lang w:val="en-GB"/>
        </w:rPr>
        <w:t xml:space="preserve"> </w:t>
      </w:r>
      <w:r w:rsidR="00603E09">
        <w:rPr>
          <w:rFonts w:eastAsiaTheme="minorEastAsia" w:cstheme="minorHAnsi"/>
          <w:lang w:val="en-GB"/>
        </w:rPr>
        <w:t xml:space="preserve">of consumption and metabolism (and of their temperature effects) </w:t>
      </w:r>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82"/>
      <w:r w:rsidR="002C5859">
        <w:rPr>
          <w:rStyle w:val="CommentReference"/>
        </w:rPr>
        <w:commentReference w:id="82"/>
      </w:r>
      <w:commentRangeEnd w:id="83"/>
      <w:r w:rsidR="00C67825">
        <w:rPr>
          <w:rStyle w:val="CommentReference"/>
        </w:rPr>
        <w:commentReference w:id="83"/>
      </w:r>
      <w:commentRangeEnd w:id="84"/>
      <w:r w:rsidR="00603E09">
        <w:rPr>
          <w:rStyle w:val="CommentReference"/>
        </w:rPr>
        <w:commentReference w:id="84"/>
      </w:r>
      <w:r w:rsidR="006454E6" w:rsidRPr="004559BC">
        <w:rPr>
          <w:rFonts w:eastAsiaTheme="minorEastAsia" w:cstheme="minorHAnsi"/>
          <w:lang w:val="en-GB"/>
        </w:rPr>
        <w:t>with</w:t>
      </w:r>
      <w:r w:rsidR="00D738F4" w:rsidRPr="004559BC">
        <w:rPr>
          <w:rFonts w:eastAsiaTheme="minorEastAsia" w:cstheme="minorHAnsi"/>
          <w:lang w:val="en-GB"/>
        </w:rPr>
        <w:t xml:space="preserve"> body size, which we find also in 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31D1DF4A"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2D70E2">
        <w:rPr>
          <w:rFonts w:eastAsiaTheme="minorEastAsia" w:cstheme="minorHAnsi"/>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sidRPr="002D70E2">
        <w:rPr>
          <w:rFonts w:eastAsiaTheme="minorEastAsia" w:cstheme="minorHAnsi"/>
          <w:lang w:val="en-GB"/>
        </w:rPr>
        <w:t xml:space="preserve">, </w:t>
      </w:r>
      <w:r w:rsidR="00AE554C" w:rsidRPr="002D70E2">
        <w:rPr>
          <w:rFonts w:eastAsiaTheme="minorEastAsia" w:cstheme="minorHAnsi"/>
          <w:lang w:val="en-GB"/>
        </w:rPr>
        <w:t xml:space="preserve">but </w:t>
      </w:r>
      <w:r w:rsidR="005D189E" w:rsidRPr="002D70E2">
        <w:rPr>
          <w:rFonts w:eastAsiaTheme="minorEastAsia" w:cstheme="minorHAnsi"/>
          <w:lang w:val="en-GB"/>
        </w:rPr>
        <w:t>was not found for e.g. brown trout</w:t>
      </w:r>
      <w:r w:rsidR="002B7CF7" w:rsidRPr="002D70E2">
        <w:rPr>
          <w:rFonts w:eastAsiaTheme="minorEastAsia" w:cstheme="minorHAnsi"/>
          <w:lang w:val="en-GB"/>
        </w:rPr>
        <w:t xml:space="preserve"> </w:t>
      </w:r>
      <w:r w:rsidR="002B7CF7" w:rsidRPr="002D70E2">
        <w:rPr>
          <w:rFonts w:eastAsiaTheme="minorEastAsia" w:cstheme="minorHAnsi"/>
          <w:lang w:val="en-GB"/>
        </w:rPr>
        <w:lastRenderedPageBreak/>
        <w:t>(</w:t>
      </w:r>
      <w:r w:rsidR="002B7CF7" w:rsidRPr="002D70E2">
        <w:rPr>
          <w:rFonts w:eastAsiaTheme="minorEastAsia" w:cstheme="minorHAnsi"/>
          <w:i/>
          <w:iCs/>
          <w:lang w:val="en-GB"/>
        </w:rPr>
        <w:t>Salmo trutta</w:t>
      </w:r>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sidRPr="002D70E2">
        <w:rPr>
          <w:rFonts w:eastAsiaTheme="minorEastAsia" w:cstheme="minorHAnsi"/>
          <w:lang w:val="en-GB"/>
        </w:rPr>
        <w:t xml:space="preserve">. </w:t>
      </w:r>
      <w:r w:rsidR="003153FC" w:rsidRPr="00972C7F">
        <w:rPr>
          <w:rFonts w:eastAsiaTheme="minorEastAsia" w:cstheme="minorHAnsi"/>
          <w:lang w:val="en-GB"/>
        </w:rPr>
        <w:t>Here, we find strong support that</w:t>
      </w:r>
      <w:r w:rsidR="00B30878" w:rsidRPr="004559BC">
        <w:rPr>
          <w:rFonts w:eastAsiaTheme="minorEastAsia" w:cstheme="minorHAnsi"/>
          <w:lang w:val="en-GB"/>
        </w:rPr>
        <w:t xml:space="preserve"> </w:t>
      </w:r>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for an average fish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B30878" w:rsidRPr="004559BC">
        <w:rPr>
          <w:rFonts w:eastAsiaTheme="minorEastAsia" w:cstheme="minorHAnsi"/>
          <w:lang w:val="en-GB"/>
        </w:rPr>
        <w:t xml:space="preserve">they </w:t>
      </w:r>
      <w:r w:rsidR="002C5859" w:rsidRPr="004559BC">
        <w:rPr>
          <w:rFonts w:eastAsiaTheme="minorEastAsia" w:cstheme="minorHAnsi"/>
          <w:lang w:val="en-GB"/>
        </w:rPr>
        <w:t xml:space="preserve">increase </w:t>
      </w:r>
      <w:r w:rsidR="00B30878" w:rsidRPr="004559BC">
        <w:rPr>
          <w:rFonts w:eastAsiaTheme="minorEastAsia" w:cstheme="minorHAnsi"/>
          <w:lang w:val="en-GB"/>
        </w:rPr>
        <w:t xml:space="preserve">in </w:t>
      </w:r>
      <w:r w:rsidR="00346AC4" w:rsidRPr="00972C7F">
        <w:rPr>
          <w:rFonts w:eastAsiaTheme="minorEastAsia" w:cstheme="minorHAnsi"/>
          <w:lang w:val="en-GB"/>
        </w:rPr>
        <w:t>mass</w:t>
      </w:r>
      <w:r w:rsidR="00B30878" w:rsidRPr="004559BC">
        <w:rPr>
          <w:rFonts w:eastAsiaTheme="minorEastAsia" w:cstheme="minorHAnsi"/>
          <w:lang w:val="en-GB"/>
        </w:rPr>
        <w:t xml:space="preserve"> over ontogeny</w:t>
      </w:r>
      <w:r w:rsidR="005C210B" w:rsidRPr="00972C7F">
        <w:rPr>
          <w:rFonts w:eastAsiaTheme="minorEastAsia" w:cstheme="minorHAnsi"/>
          <w:lang w:val="en-GB"/>
        </w:rPr>
        <w:t>. The</w:t>
      </w:r>
      <w:r w:rsidR="00084369" w:rsidRPr="00972C7F">
        <w:rPr>
          <w:rFonts w:eastAsiaTheme="minorEastAsia" w:cstheme="minorHAnsi"/>
          <w:lang w:val="en-GB"/>
        </w:rPr>
        <w:t xml:space="preserve"> </w:t>
      </w:r>
      <w:r w:rsidR="00A33896" w:rsidRPr="00972C7F">
        <w:rPr>
          <w:rFonts w:eastAsiaTheme="minorEastAsia" w:cstheme="minorHAnsi"/>
          <w:lang w:val="en-GB"/>
        </w:rPr>
        <w:t>effect size</w:t>
      </w:r>
      <w:r w:rsidR="00A3059C" w:rsidRPr="004559BC">
        <w:rPr>
          <w:rFonts w:eastAsiaTheme="minorEastAsia" w:cstheme="minorHAnsi"/>
          <w:lang w:val="en-GB"/>
        </w:rPr>
        <w:t xml:space="preserve"> – a decline </w:t>
      </w:r>
      <w:r w:rsidR="00A3059C" w:rsidRPr="00972C7F">
        <w:rPr>
          <w:rFonts w:eastAsiaTheme="minorEastAsia" w:cstheme="minorHAnsi"/>
          <w:lang w:val="en-GB"/>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972C7F">
        <w:rPr>
          <w:rFonts w:eastAsiaTheme="minorEastAsia" w:cstheme="minorHAnsi"/>
          <w:lang w:val="en-GB"/>
        </w:rPr>
        <w:t xml:space="preserve"> by 0.3</w:t>
      </w:r>
      <m:oMath>
        <m:r>
          <w:rPr>
            <w:rFonts w:ascii="Cambria Math" w:eastAsiaTheme="minorEastAsia" w:hAnsi="Cambria Math" w:cstheme="minorHAnsi"/>
            <w:lang w:val="en-GB"/>
          </w:rPr>
          <m:t>℃</m:t>
        </m:r>
      </m:oMath>
      <w:r w:rsidR="00A3059C" w:rsidRPr="00972C7F">
        <w:rPr>
          <w:rFonts w:eastAsiaTheme="minorEastAsia" w:cstheme="minorHAnsi"/>
          <w:lang w:val="en-GB"/>
        </w:rPr>
        <w:t xml:space="preserve"> per unit increase in</w:t>
      </w:r>
      <w:r w:rsidR="00A3059C" w:rsidRPr="004559BC">
        <w:rPr>
          <w:rFonts w:eastAsiaTheme="minorEastAsia" w:cstheme="minorHAnsi"/>
          <w:lang w:val="en-GB"/>
        </w:rPr>
        <w:t xml:space="preserve"> the natural log of relative mass, </w:t>
      </w:r>
      <m:oMath>
        <m:r>
          <w:rPr>
            <w:rFonts w:ascii="Cambria Math" w:eastAsiaTheme="minorEastAsia" w:hAnsi="Cambria Math" w:cstheme="minorHAnsi"/>
          </w:rPr>
          <m:t>M</m:t>
        </m:r>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max</m:t>
            </m:r>
          </m:sub>
        </m:sSub>
        <m:r>
          <w:rPr>
            <w:rFonts w:ascii="Cambria Math" w:eastAsiaTheme="minorEastAsia" w:hAnsi="Cambria Math" w:cstheme="minorHAnsi"/>
            <w:lang w:val="en-GB"/>
          </w:rPr>
          <m:t xml:space="preserve"> </m:t>
        </m:r>
      </m:oMath>
      <w:r w:rsidR="001305E1" w:rsidRPr="004559BC">
        <w:rPr>
          <w:rFonts w:eastAsiaTheme="minorEastAsia" w:cstheme="minorHAnsi"/>
          <w:lang w:val="en-GB"/>
        </w:rPr>
        <w:t xml:space="preserve">– also </w:t>
      </w:r>
      <w:r w:rsidR="00A33896" w:rsidRPr="00972C7F">
        <w:rPr>
          <w:rFonts w:eastAsiaTheme="minorEastAsia" w:cstheme="minorHAnsi"/>
          <w:lang w:val="en-GB"/>
        </w:rPr>
        <w:t>appears relatively large</w:t>
      </w:r>
      <w:r w:rsidR="002C5859">
        <w:rPr>
          <w:rFonts w:eastAsiaTheme="minorEastAsia" w:cstheme="minorHAnsi"/>
          <w:lang w:val="en-GB"/>
        </w:rPr>
        <w:t>,</w:t>
      </w:r>
      <w:r w:rsidR="00A33896" w:rsidRPr="00972C7F">
        <w:rPr>
          <w:rFonts w:eastAsiaTheme="minorEastAsia" w:cstheme="minorHAnsi"/>
          <w:lang w:val="en-GB"/>
        </w:rPr>
        <w:t xml:space="preserve"> considering 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r w:rsidR="00A3059C" w:rsidRPr="00972C7F">
        <w:rPr>
          <w:rFonts w:eastAsiaTheme="minorEastAsia" w:cstheme="minorHAnsi"/>
          <w:lang w:val="en-GB"/>
        </w:rPr>
        <w:t>73% of individuals in the experiments assembled for this study are &lt; 1%</w:t>
      </w:r>
      <w:r w:rsidR="002C5859">
        <w:rPr>
          <w:rFonts w:eastAsiaTheme="minorEastAsia" w:cstheme="minorHAnsi"/>
          <w:lang w:val="en-GB"/>
        </w:rPr>
        <w:t xml:space="preserve"> of </w:t>
      </w:r>
      <w:r w:rsidR="00EF6DFC">
        <w:rPr>
          <w:rFonts w:eastAsiaTheme="minorEastAsia" w:cstheme="minorHAnsi"/>
          <w:lang w:val="en-GB"/>
        </w:rPr>
        <w:t>maximum mass</w:t>
      </w:r>
      <w:r w:rsidR="00603E09">
        <w:rPr>
          <w:rFonts w:eastAsiaTheme="minorEastAsia" w:cstheme="minorHAnsi"/>
          <w:lang w:val="en-GB"/>
        </w:rPr>
        <w:t xml:space="preserve"> in their species</w:t>
      </w:r>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increased temperatures 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 but</w:t>
      </w:r>
      <w:r w:rsidR="00770AB8" w:rsidRPr="004559BC">
        <w:rPr>
          <w:rFonts w:eastAsiaTheme="minorEastAsia" w:cstheme="minorHAnsi"/>
          <w:lang w:val="en-GB"/>
        </w:rPr>
        <w:t xml:space="preserve"> may also represent physiological constraints</w:t>
      </w:r>
      <w:r w:rsidR="00CD6EC5" w:rsidRPr="004559BC">
        <w:rPr>
          <w:rFonts w:eastAsiaTheme="minorEastAsia" w:cstheme="minorHAnsi"/>
          <w:lang w:val="en-GB"/>
        </w:rPr>
        <w:t xml:space="preserve"> (</w:t>
      </w:r>
      <w:r w:rsidR="00C77BCF" w:rsidRPr="004559BC">
        <w:rPr>
          <w:rFonts w:eastAsiaTheme="minorEastAsia" w:cstheme="minorHAnsi"/>
          <w:lang w:val="en-GB"/>
        </w:rPr>
        <w:t>as also predicted by</w:t>
      </w:r>
      <w:r w:rsidR="00CD6EC5" w:rsidRPr="004559BC">
        <w:rPr>
          <w:rFonts w:eastAsiaTheme="minorEastAsia" w:cstheme="minorHAnsi"/>
          <w:lang w:val="en-GB"/>
        </w:rPr>
        <w:t xml:space="preserve"> supply and demand</w:t>
      </w:r>
      <w:r w:rsidR="005919F3" w:rsidRPr="004559BC">
        <w:rPr>
          <w:rFonts w:eastAsiaTheme="minorEastAsia" w:cstheme="minorHAnsi"/>
          <w:lang w:val="en-GB"/>
        </w:rPr>
        <w:t>-based growth models</w:t>
      </w:r>
      <w:r w:rsidR="00EF2393" w:rsidRPr="004559BC">
        <w:rPr>
          <w:rFonts w:eastAsiaTheme="minorEastAsia" w:cstheme="minorHAnsi"/>
          <w:lang w:val="en-GB"/>
        </w:rPr>
        <w:t xml:space="preserve"> </w:t>
      </w:r>
      <w:r w:rsidR="00EF2393">
        <w:rPr>
          <w:rFonts w:eastAsiaTheme="minorEastAsia" w:cstheme="minorHAnsi"/>
        </w:rPr>
        <w:fldChar w:fldCharType="begin"/>
      </w:r>
      <w:r w:rsidR="009D6C25" w:rsidRPr="004559BC">
        <w:rPr>
          <w:rFonts w:eastAsiaTheme="minorEastAsia" w:cstheme="minorHAnsi"/>
          <w:lang w:val="en-GB"/>
        </w:rPr>
        <w: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F2393">
        <w:rPr>
          <w:rFonts w:eastAsiaTheme="minorEastAsia" w:cstheme="minorHAnsi"/>
        </w:rPr>
        <w:fldChar w:fldCharType="separate"/>
      </w:r>
      <w:r w:rsidR="009D6C25" w:rsidRPr="009D6C25">
        <w:rPr>
          <w:rFonts w:ascii="Times New Roman" w:cs="Times New Roman"/>
          <w:lang w:val="en-GB"/>
        </w:rPr>
        <w:t>(Pütter 1920; Marshall &amp; White 2019b)</w:t>
      </w:r>
      <w:r w:rsidR="00EF2393">
        <w:rPr>
          <w:rFonts w:eastAsiaTheme="minorEastAsia" w:cstheme="minorHAnsi"/>
        </w:rPr>
        <w:fldChar w:fldCharType="end"/>
      </w:r>
      <w:r w:rsidR="00CD6EC5" w:rsidRPr="004559BC">
        <w:rPr>
          <w:rFonts w:eastAsiaTheme="minorEastAsia" w:cstheme="minorHAnsi"/>
          <w:lang w:val="en-GB"/>
        </w:rPr>
        <w:t>)</w:t>
      </w:r>
      <w:r w:rsidR="00770AB8" w:rsidRPr="004559BC">
        <w:rPr>
          <w:rFonts w:eastAsiaTheme="minorEastAsia" w:cstheme="minorHAnsi"/>
          <w:lang w:val="en-GB"/>
        </w:rPr>
        <w:t>.</w:t>
      </w:r>
    </w:p>
    <w:p w14:paraId="2BDB8268" w14:textId="171D708B" w:rsidR="00DD56B6" w:rsidRPr="00972C7F" w:rsidRDefault="0017427D" w:rsidP="00222B31">
      <w:pPr>
        <w:spacing w:line="480" w:lineRule="auto"/>
        <w:ind w:firstLine="284"/>
        <w:contextualSpacing/>
        <w:jc w:val="both"/>
        <w:rPr>
          <w:rFonts w:cstheme="minorHAnsi"/>
          <w:lang w:val="en-GB"/>
        </w:rPr>
      </w:pPr>
      <w:r w:rsidRPr="00972C7F">
        <w:rPr>
          <w:rFonts w:eastAsiaTheme="minorEastAsia" w:cstheme="minorHAnsi"/>
          <w:lang w:val="en-GB"/>
        </w:rPr>
        <w:t>Translating effect</w:t>
      </w:r>
      <w:r w:rsidR="00345FB8" w:rsidRPr="00972C7F">
        <w:rPr>
          <w:rFonts w:eastAsiaTheme="minorEastAsia" w:cstheme="minorHAnsi"/>
          <w:lang w:val="en-GB"/>
        </w:rPr>
        <w:t>s</w:t>
      </w:r>
      <w:r w:rsidRPr="00972C7F">
        <w:rPr>
          <w:rFonts w:eastAsiaTheme="minorEastAsia" w:cstheme="minorHAnsi"/>
          <w:lang w:val="en-GB"/>
        </w:rPr>
        <w:t xml:space="preserve"> of </w:t>
      </w:r>
      <w:r w:rsidR="008701DE" w:rsidRPr="004559BC">
        <w:rPr>
          <w:rFonts w:eastAsiaTheme="minorEastAsia" w:cstheme="minorHAnsi"/>
          <w:lang w:val="en-GB"/>
        </w:rPr>
        <w:t>experimentally</w:t>
      </w:r>
      <w:r w:rsidR="00297D1F" w:rsidRPr="00972C7F">
        <w:rPr>
          <w:rFonts w:eastAsiaTheme="minorEastAsia" w:cstheme="minorHAnsi"/>
          <w:lang w:val="en-GB"/>
        </w:rPr>
        <w:t xml:space="preserve"> </w:t>
      </w:r>
      <w:r w:rsidRPr="00972C7F">
        <w:rPr>
          <w:rFonts w:eastAsiaTheme="minorEastAsia" w:cstheme="minorHAnsi"/>
          <w:lang w:val="en-GB"/>
        </w:rPr>
        <w:t>derived optimum growth temperature</w:t>
      </w:r>
      <w:r w:rsidR="00297D1F" w:rsidRPr="00972C7F">
        <w:rPr>
          <w:rFonts w:eastAsiaTheme="minorEastAsia" w:cstheme="minorHAnsi"/>
          <w:lang w:val="en-GB"/>
        </w:rPr>
        <w:t>s</w:t>
      </w:r>
      <w:r w:rsidRPr="00972C7F">
        <w:rPr>
          <w:rFonts w:eastAsiaTheme="minorEastAsia" w:cstheme="minorHAnsi"/>
          <w:lang w:val="en-GB"/>
        </w:rPr>
        <w:t xml:space="preserve"> 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because experimental conditions such as</w:t>
      </w:r>
      <w:r w:rsidR="000F198F" w:rsidRPr="00972C7F">
        <w:rPr>
          <w:rFonts w:eastAsiaTheme="minorEastAsia" w:cstheme="minorHAnsi"/>
          <w:lang w:val="en-GB"/>
        </w:rPr>
        <w:t xml:space="preserv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affects growth</w:t>
      </w:r>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r w:rsidR="00E97862" w:rsidRPr="004559BC">
        <w:rPr>
          <w:rFonts w:eastAsiaTheme="minorEastAsia" w:cstheme="minorHAnsi"/>
          <w:lang w:val="en-GB"/>
        </w:rPr>
        <w:t>Y</w:t>
      </w:r>
      <w:r w:rsidR="00297D1F" w:rsidRPr="00972C7F">
        <w:rPr>
          <w:rFonts w:eastAsiaTheme="minorEastAsia" w:cstheme="minorHAnsi"/>
          <w:lang w:val="en-GB"/>
        </w:rPr>
        <w:t>et</w:t>
      </w:r>
      <w:r w:rsidR="00533927" w:rsidRPr="004559BC">
        <w:rPr>
          <w:rFonts w:eastAsiaTheme="minorEastAsia" w:cstheme="minorHAnsi"/>
          <w:lang w:val="en-GB"/>
        </w:rPr>
        <w:t>,</w:t>
      </w:r>
      <w:r w:rsidR="00297D1F" w:rsidRPr="00972C7F">
        <w:rPr>
          <w:rFonts w:eastAsiaTheme="minorEastAsia" w:cstheme="minorHAnsi"/>
          <w:lang w:val="en-GB"/>
        </w:rPr>
        <w:t xml:space="preserve"> these variable</w:t>
      </w:r>
      <w:r w:rsidR="00444A44" w:rsidRPr="004559BC">
        <w:rPr>
          <w:rFonts w:eastAsiaTheme="minorEastAsia" w:cstheme="minorHAnsi"/>
          <w:lang w:val="en-GB"/>
        </w:rPr>
        <w:t>s</w:t>
      </w:r>
      <w:r w:rsidR="00297D1F" w:rsidRPr="00972C7F">
        <w:rPr>
          <w:rFonts w:eastAsiaTheme="minorEastAsia" w:cstheme="minorHAnsi"/>
          <w:lang w:val="en-GB"/>
        </w:rPr>
        <w:t xml:space="preserve"> </w:t>
      </w:r>
      <w:r w:rsidR="00CB080B" w:rsidRPr="00972C7F">
        <w:rPr>
          <w:rFonts w:eastAsiaTheme="minorEastAsia" w:cstheme="minorHAnsi"/>
          <w:lang w:val="en-GB"/>
        </w:rPr>
        <w:t>affect growth rates and optimum temperatures for growth</w:t>
      </w:r>
      <w:r w:rsidR="00071A6B" w:rsidRPr="004559BC">
        <w:rPr>
          <w:rFonts w:eastAsiaTheme="minorEastAsia" w:cstheme="minorHAnsi"/>
          <w:lang w:val="en-GB"/>
        </w:rPr>
        <w:t>, such that the field-optimum growth curves are likely closer to the environmental temperatures (Fig. 7)</w:t>
      </w:r>
      <w:r w:rsidR="0010434F" w:rsidRPr="004559BC">
        <w:rPr>
          <w:rFonts w:eastAsiaTheme="minorEastAsia" w:cstheme="minorHAnsi"/>
          <w:lang w:val="en-GB"/>
        </w:rPr>
        <w:t>.</w:t>
      </w:r>
      <w:r w:rsidR="00D04558" w:rsidRPr="00972C7F">
        <w:rPr>
          <w:rFonts w:eastAsiaTheme="minorEastAsia" w:cstheme="minorHAnsi"/>
          <w:lang w:val="en-GB"/>
        </w:rPr>
        <w:t xml:space="preserve"> </w:t>
      </w:r>
      <w:r w:rsidR="00910CB8" w:rsidRPr="004559BC">
        <w:rPr>
          <w:rFonts w:cstheme="minorHAnsi"/>
          <w:lang w:val="en-GB"/>
        </w:rPr>
        <w:t xml:space="preserve">It is important to acknowledge that climate change may also introduce higher food limitation, which would further lower the optimum temperature for growth </w:t>
      </w:r>
      <w:r w:rsidR="00910CB8" w:rsidRPr="00910CB8">
        <w:rPr>
          <w:rFonts w:cstheme="minorHAnsi"/>
        </w:rPr>
        <w:fldChar w:fldCharType="begin"/>
      </w:r>
      <w:r w:rsidR="001F613A"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F613A">
        <w:rPr>
          <w:rFonts w:cstheme="minorHAnsi"/>
        </w:rPr>
        <w:instrText>ﬁ</w:instrText>
      </w:r>
      <w:r w:rsidR="001F613A"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F613A">
        <w:rPr>
          <w:rFonts w:cstheme="minorHAnsi"/>
        </w:rPr>
        <w:instrText>ﬁ</w:instrText>
      </w:r>
      <w:r w:rsidR="001F613A"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F613A">
        <w:rPr>
          <w:rFonts w:cstheme="minorHAnsi"/>
        </w:rPr>
        <w:instrText>ﬁ</w:instrText>
      </w:r>
      <w:r w:rsidR="001F613A"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rPr>
        <w:fldChar w:fldCharType="separate"/>
      </w:r>
      <w:r w:rsidR="001F613A" w:rsidRPr="001F613A">
        <w:rPr>
          <w:rFonts w:ascii="Times New Roman" w:cs="Times New Roman"/>
          <w:lang w:val="en-GB"/>
        </w:rPr>
        <w:t>(Huey &amp; Kingsolver 2019)</w:t>
      </w:r>
      <w:r w:rsidR="00910CB8" w:rsidRPr="00910CB8">
        <w:rPr>
          <w:rFonts w:cstheme="minorHAnsi"/>
        </w:rPr>
        <w:fldChar w:fldCharType="end"/>
      </w:r>
      <w:r w:rsidR="008D3D3D" w:rsidRPr="004559BC">
        <w:rPr>
          <w:rFonts w:cstheme="minorHAnsi"/>
          <w:lang w:val="en-GB"/>
        </w:rPr>
        <w:t>.</w:t>
      </w:r>
      <w:r w:rsidR="000B7D1E" w:rsidRPr="004559BC">
        <w:rPr>
          <w:rFonts w:cstheme="minorHAnsi"/>
          <w:lang w:val="en-GB"/>
        </w:rPr>
        <w:t xml:space="preserve"> </w:t>
      </w:r>
      <w:r w:rsidR="007B7424" w:rsidRPr="004559BC">
        <w:rPr>
          <w:rFonts w:cstheme="minorHAnsi"/>
          <w:lang w:val="en-GB"/>
        </w:rPr>
        <w:t xml:space="preserve">With respect to </w:t>
      </w:r>
      <w:r w:rsidR="00FB2362" w:rsidRPr="004559BC">
        <w:rPr>
          <w:rFonts w:cstheme="minorHAnsi"/>
          <w:lang w:val="en-GB"/>
        </w:rPr>
        <w:t>the role of optimum thermal response for a species response to warming</w:t>
      </w:r>
      <w:r w:rsidR="00B51473" w:rsidRPr="004559BC">
        <w:rPr>
          <w:rFonts w:cstheme="minorHAnsi"/>
          <w:lang w:val="en-GB"/>
        </w:rPr>
        <w:t xml:space="preserve">, </w:t>
      </w:r>
      <w:r w:rsidR="00203B19" w:rsidRPr="004559BC">
        <w:rPr>
          <w:lang w:val="en-GB"/>
        </w:rPr>
        <w:t>temperate species in particular occupy thermal habitats below their</w:t>
      </w:r>
      <w:r w:rsidR="00203B19" w:rsidRPr="00972C7F">
        <w:rPr>
          <w:rFonts w:eastAsiaTheme="minorEastAsia"/>
          <w:lang w:val="en-GB"/>
        </w:rPr>
        <w:t xml:space="preserve"> optimum for growth</w:t>
      </w:r>
      <w:r w:rsidR="00555492" w:rsidRPr="004559BC">
        <w:rPr>
          <w:rFonts w:eastAsiaTheme="minorEastAsia"/>
          <w:lang w:val="en-GB"/>
        </w:rPr>
        <w:t xml:space="preserve"> </w:t>
      </w:r>
      <w:r w:rsidR="00203B19" w:rsidRPr="004559BC">
        <w:rPr>
          <w:rFonts w:eastAsiaTheme="minorEastAsia"/>
          <w:lang w:val="en-GB"/>
        </w:rPr>
        <w:t>as</w:t>
      </w:r>
      <w:r w:rsidR="00203B19" w:rsidRPr="00972C7F">
        <w:rPr>
          <w:rFonts w:eastAsiaTheme="minorEastAsia"/>
          <w:lang w:val="en-GB"/>
        </w:rPr>
        <w:t xml:space="preserve"> </w:t>
      </w:r>
      <w:r w:rsidR="00203B19" w:rsidRPr="00972C7F">
        <w:rPr>
          <w:rFonts w:cstheme="minorHAnsi"/>
          <w:lang w:val="en-GB"/>
        </w:rPr>
        <w:t xml:space="preserve">sub-optimum temperatures are in fact optimal </w:t>
      </w:r>
      <w:r w:rsidR="00203B19" w:rsidRPr="004559BC">
        <w:rPr>
          <w:rFonts w:cstheme="minorHAnsi"/>
          <w:lang w:val="en-GB"/>
        </w:rPr>
        <w:t xml:space="preserve">when </w:t>
      </w:r>
      <w:r w:rsidR="00203B19" w:rsidRPr="00972C7F">
        <w:rPr>
          <w:rFonts w:cstheme="minorHAnsi"/>
          <w:lang w:val="en-GB"/>
        </w:rPr>
        <w:t>temperature</w:t>
      </w:r>
      <w:r w:rsidR="00203B19" w:rsidRPr="004559BC">
        <w:rPr>
          <w:rFonts w:cstheme="minorHAnsi"/>
          <w:lang w:val="en-GB"/>
        </w:rPr>
        <w:t xml:space="preserve">s fluctuate </w:t>
      </w:r>
      <w:r w:rsidR="00203B19" w:rsidRPr="00972C7F">
        <w:rPr>
          <w:rFonts w:cstheme="minorHAnsi"/>
          <w:lang w:val="en-GB"/>
        </w:rPr>
        <w:t>(Bernhardt et al 2019)</w:t>
      </w:r>
      <w:r w:rsidR="00203B19" w:rsidRPr="004559BC">
        <w:rPr>
          <w:rFonts w:cstheme="minorHAnsi"/>
          <w:lang w:val="en-GB"/>
        </w:rPr>
        <w:t>.</w:t>
      </w:r>
      <w:r w:rsidR="00222B31" w:rsidRPr="004559BC">
        <w:rPr>
          <w:rFonts w:cstheme="minorHAnsi"/>
          <w:lang w:val="en-GB"/>
        </w:rPr>
        <w:t xml:space="preserve"> </w:t>
      </w:r>
      <w:r w:rsidR="00310AE3" w:rsidRPr="004559BC">
        <w:rPr>
          <w:rFonts w:eastAsiaTheme="minorEastAsia" w:cstheme="minorHAnsi"/>
          <w:lang w:val="en-GB"/>
        </w:rPr>
        <w:t>However</w:t>
      </w:r>
      <w:r w:rsidR="00310AE3" w:rsidRPr="004559BC">
        <w:rPr>
          <w:rFonts w:cstheme="minorHAnsi"/>
          <w:lang w:val="en-GB"/>
        </w:rPr>
        <w:t xml:space="preserve">, </w:t>
      </w:r>
      <w:r w:rsidR="00310AE3" w:rsidRPr="00972C7F">
        <w:rPr>
          <w:rFonts w:cstheme="minorHAnsi"/>
          <w:lang w:val="en-GB"/>
        </w:rPr>
        <w:t xml:space="preserve">warming </w:t>
      </w:r>
      <w:r w:rsidR="00587DBC" w:rsidRPr="004559BC">
        <w:rPr>
          <w:rFonts w:cstheme="minorHAnsi"/>
          <w:lang w:val="en-GB"/>
        </w:rPr>
        <w:t xml:space="preserve">has already lead to </w:t>
      </w:r>
      <w:r w:rsidR="00310AE3" w:rsidRPr="00972C7F">
        <w:rPr>
          <w:rFonts w:cstheme="minorHAnsi"/>
          <w:lang w:val="en-GB"/>
        </w:rPr>
        <w:t>negative (or lack of positive</w:t>
      </w:r>
      <w:r w:rsidR="009F5422">
        <w:rPr>
          <w:rFonts w:cstheme="minorHAnsi"/>
          <w:lang w:val="en-GB"/>
        </w:rPr>
        <w:t xml:space="preserve"> </w:t>
      </w:r>
      <w:r w:rsidR="009F5422">
        <w:rPr>
          <w:rFonts w:cstheme="minorHAnsi"/>
          <w:lang w:val="en-GB"/>
        </w:rPr>
        <w:fldChar w:fldCharType="begin"/>
      </w:r>
      <w:r w:rsidR="000B45B9">
        <w:rPr>
          <w:rFonts w:cstheme="minorHAnsi"/>
          <w:lang w:val="en-GB"/>
        </w:rPr>
        <w:instrText xml:space="preserve"> ADDIN ZOTERO_ITEM CSL_CITATION {"citationID":"au214s33k5","properties":{"formattedCitation":"(Huss {\\i{}et al.} 2019)","plainCitation":"(Huss et al. 2019)","noteIndex":0},"citationItems":[{"id":"Y3bSioUi/4Zb22bK6","uris":["http://zotero.org/users/6116610/items/3XTZM82V"],"uri":["http://zotero.org/users/6116610/items/3XTZM82V"],"itemData":{"id":"JtKt9yLW/Rm8sr6r2","type":"article-journal","abstract":"A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F5422">
        <w:rPr>
          <w:rFonts w:cstheme="minorHAnsi"/>
          <w:lang w:val="en-GB"/>
        </w:rPr>
        <w:fldChar w:fldCharType="separate"/>
      </w:r>
      <w:r w:rsidR="009D6C25" w:rsidRPr="009D6C25">
        <w:rPr>
          <w:rFonts w:ascii="Times New Roman" w:cs="Times New Roman"/>
          <w:lang w:val="en-GB"/>
        </w:rPr>
        <w:t xml:space="preserve">(Huss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9F5422">
        <w:rPr>
          <w:rFonts w:cstheme="minorHAnsi"/>
          <w:lang w:val="en-GB"/>
        </w:rPr>
        <w:fldChar w:fldCharType="end"/>
      </w:r>
      <w:r w:rsidR="00310AE3" w:rsidRPr="00972C7F">
        <w:rPr>
          <w:rFonts w:cstheme="minorHAnsi"/>
          <w:lang w:val="en-GB"/>
        </w:rPr>
        <w:t xml:space="preserve">) effects on populations living at the edge of their physiological tolerance in terms of growth </w:t>
      </w:r>
      <w:r w:rsidR="00310AE3">
        <w:rPr>
          <w:rFonts w:cstheme="minorHAnsi"/>
        </w:rPr>
        <w:fldChar w:fldCharType="begin"/>
      </w:r>
      <w:r w:rsidR="009D6C25">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10AE3">
        <w:rPr>
          <w:rFonts w:cstheme="minorHAnsi"/>
        </w:rPr>
        <w:fldChar w:fldCharType="separate"/>
      </w:r>
      <w:r w:rsidR="009D6C25" w:rsidRPr="009D6C25">
        <w:rPr>
          <w:rFonts w:ascii="Times New Roman" w:cs="Times New Roman"/>
          <w:lang w:val="en-GB"/>
        </w:rPr>
        <w:t xml:space="preserve">(Neuheimer </w:t>
      </w:r>
      <w:r w:rsidR="009D6C25" w:rsidRPr="009D6C25">
        <w:rPr>
          <w:rFonts w:ascii="Times New Roman" w:cs="Times New Roman"/>
          <w:i/>
          <w:iCs/>
          <w:lang w:val="en-GB"/>
        </w:rPr>
        <w:t>et al.</w:t>
      </w:r>
      <w:r w:rsidR="009D6C25" w:rsidRPr="009D6C25">
        <w:rPr>
          <w:rFonts w:ascii="Times New Roman" w:cs="Times New Roman"/>
          <w:lang w:val="en-GB"/>
        </w:rPr>
        <w:t xml:space="preserve"> 2011)</w:t>
      </w:r>
      <w:r w:rsidR="00310AE3">
        <w:rPr>
          <w:rFonts w:cstheme="minorHAnsi"/>
        </w:rPr>
        <w:fldChar w:fldCharType="end"/>
      </w:r>
      <w:r w:rsidR="00317AEE" w:rsidRPr="004559BC">
        <w:rPr>
          <w:rFonts w:cstheme="minorHAnsi"/>
          <w:lang w:val="en-GB"/>
        </w:rPr>
        <w:t xml:space="preserve">. </w:t>
      </w:r>
      <w:r w:rsidR="0073415C" w:rsidRPr="004559BC">
        <w:rPr>
          <w:rFonts w:eastAsiaTheme="minorEastAsia" w:cstheme="minorHAnsi"/>
          <w:lang w:val="en-GB"/>
        </w:rPr>
        <w:t xml:space="preserve">While the optimum temperature for growth declines as individuals grow in size, the key question for </w:t>
      </w:r>
      <w:r w:rsidR="0073415C" w:rsidRPr="004559BC">
        <w:rPr>
          <w:rFonts w:eastAsiaTheme="minorEastAsia" w:cstheme="minorHAnsi"/>
          <w:lang w:val="en-GB"/>
        </w:rPr>
        <w:lastRenderedPageBreak/>
        <w:t xml:space="preserve">predicting </w:t>
      </w:r>
      <w:r w:rsidR="00E1391D" w:rsidRPr="004559BC">
        <w:rPr>
          <w:rFonts w:eastAsiaTheme="minorEastAsia" w:cstheme="minorHAnsi"/>
          <w:lang w:val="en-GB"/>
        </w:rPr>
        <w:t xml:space="preserve">if large fish will </w:t>
      </w:r>
      <w:r w:rsidR="00603E09">
        <w:rPr>
          <w:rFonts w:eastAsiaTheme="minorEastAsia" w:cstheme="minorHAnsi"/>
          <w:lang w:val="en-GB"/>
        </w:rPr>
        <w:t xml:space="preserve">be the first to </w:t>
      </w:r>
      <w:r w:rsidR="00E1391D" w:rsidRPr="004559BC">
        <w:rPr>
          <w:rFonts w:eastAsiaTheme="minorEastAsia" w:cstheme="minorHAnsi"/>
          <w:lang w:val="en-GB"/>
        </w:rPr>
        <w:t xml:space="preserve">suffer </w:t>
      </w:r>
      <w:r w:rsidR="0073415C" w:rsidRPr="004559BC">
        <w:rPr>
          <w:rFonts w:eastAsiaTheme="minorEastAsia" w:cstheme="minorHAnsi"/>
          <w:lang w:val="en-GB"/>
        </w:rPr>
        <w:t xml:space="preserve">negative consequences of warming is </w:t>
      </w:r>
      <w:r w:rsidR="002B378D" w:rsidRPr="004559BC">
        <w:rPr>
          <w:rFonts w:eastAsiaTheme="minorEastAsia" w:cstheme="minorHAnsi"/>
          <w:lang w:val="en-GB"/>
        </w:rPr>
        <w:t xml:space="preserve">to understand if </w:t>
      </w:r>
      <w:r w:rsidR="00B00D2F" w:rsidRPr="004559BC">
        <w:rPr>
          <w:rFonts w:eastAsiaTheme="minorEastAsia" w:cstheme="minorHAnsi"/>
          <w:lang w:val="en-GB"/>
        </w:rPr>
        <w:t xml:space="preserve">they in general </w:t>
      </w:r>
      <w:r w:rsidR="0073415C" w:rsidRPr="004559BC">
        <w:rPr>
          <w:lang w:val="en-GB"/>
        </w:rPr>
        <w:t>live closer to their thermal optimum for growth.</w:t>
      </w:r>
      <w:r w:rsidR="0012070D" w:rsidRPr="004559BC">
        <w:rPr>
          <w:lang w:val="en-GB"/>
        </w:rPr>
        <w:t xml:space="preserve"> </w:t>
      </w:r>
      <w:r w:rsidR="00D87626" w:rsidRPr="004559BC">
        <w:rPr>
          <w:lang w:val="en-GB"/>
        </w:rPr>
        <w:t>E</w:t>
      </w:r>
      <w:r w:rsidR="00D42959" w:rsidRPr="004559BC">
        <w:rPr>
          <w:lang w:val="en-GB"/>
        </w:rPr>
        <w:t xml:space="preserve">ven if the optimum </w:t>
      </w:r>
      <w:r w:rsidR="003A5584" w:rsidRPr="004559BC">
        <w:rPr>
          <w:lang w:val="en-GB"/>
        </w:rPr>
        <w:t>growth</w:t>
      </w:r>
      <w:r w:rsidR="004C0AE9" w:rsidRPr="004559BC">
        <w:rPr>
          <w:lang w:val="en-GB"/>
        </w:rPr>
        <w:t xml:space="preserve"> </w:t>
      </w:r>
      <w:r w:rsidR="00D42959" w:rsidRPr="004559BC">
        <w:rPr>
          <w:lang w:val="en-GB"/>
        </w:rPr>
        <w:t>temperature</w:t>
      </w:r>
      <w:r w:rsidR="005246FD" w:rsidRPr="004559BC">
        <w:rPr>
          <w:lang w:val="en-GB"/>
        </w:rPr>
        <w:t>s</w:t>
      </w:r>
      <w:r w:rsidR="00D42959" w:rsidRPr="004559BC">
        <w:rPr>
          <w:lang w:val="en-GB"/>
        </w:rPr>
        <w:t xml:space="preserve"> of large fish </w:t>
      </w:r>
      <w:r w:rsidR="005246FD" w:rsidRPr="004559BC">
        <w:rPr>
          <w:lang w:val="en-GB"/>
        </w:rPr>
        <w:t>are</w:t>
      </w:r>
      <w:r w:rsidR="00D42959" w:rsidRPr="004559BC">
        <w:rPr>
          <w:lang w:val="en-GB"/>
        </w:rPr>
        <w:t xml:space="preserve"> lower, </w:t>
      </w:r>
      <w:r w:rsidR="005E3DF3" w:rsidRPr="004559BC">
        <w:rPr>
          <w:lang w:val="en-GB"/>
        </w:rPr>
        <w:t xml:space="preserve">they </w:t>
      </w:r>
      <w:r w:rsidR="007801DE" w:rsidRPr="004559BC">
        <w:rPr>
          <w:lang w:val="en-GB"/>
        </w:rPr>
        <w:t xml:space="preserve">may </w:t>
      </w:r>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r w:rsidR="00CD67B8" w:rsidRPr="004559BC">
        <w:rPr>
          <w:lang w:val="en-GB"/>
        </w:rPr>
        <w:t xml:space="preserve">Heincke’s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 xml:space="preserve">from </w:t>
      </w:r>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r w:rsidR="00930583" w:rsidRPr="004559BC">
        <w:rPr>
          <w:rFonts w:eastAsiaTheme="minorEastAsia" w:cstheme="minorHAnsi"/>
          <w:lang w:val="en-GB"/>
        </w:rPr>
        <w:t xml:space="preserve">, </w:t>
      </w:r>
      <w:r w:rsidR="00930583">
        <w:rPr>
          <w:rFonts w:eastAsiaTheme="minorEastAsia" w:cstheme="minorHAnsi"/>
        </w:rPr>
        <w:fldChar w:fldCharType="begin"/>
      </w:r>
      <w:r w:rsidR="000B45B9">
        <w:rPr>
          <w:rFonts w:eastAsiaTheme="minorEastAsia" w:cstheme="minorHAnsi"/>
          <w:lang w:val="en-GB"/>
        </w:rPr>
        <w:instrText xml:space="preserve"> ADDIN ZOTERO_ITEM CSL_CITATION {"citationID":"ag7eb21mmv","properties":{"formattedCitation":"(Huss {\\i{}et al.} 2019)","plainCitation":"(Huss et al. 2019)","noteIndex":0},"citationItems":[{"id":"Y3bSioUi/4Zb22bK6","uris":["http://zotero.org/users/6116610/items/3XTZM82V"],"uri":["http://zotero.org/users/6116610/items/3XTZM82V"],"itemData":{"id":"JtKt9yLW/Rm8sr6r2","type":"article-journal","abstract":"A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r w:rsidR="00FA42C8" w:rsidRPr="004559BC">
        <w:rPr>
          <w:rFonts w:eastAsiaTheme="minorEastAsia" w:cstheme="minorHAnsi"/>
          <w:lang w:val="en-GB"/>
        </w:rPr>
        <w:t xml:space="preserve">) </w:t>
      </w:r>
      <w:r w:rsidR="0040573E" w:rsidRPr="00972C7F">
        <w:rPr>
          <w:rFonts w:eastAsiaTheme="minorEastAsia" w:cstheme="minorHAnsi"/>
          <w:lang w:val="en-GB"/>
        </w:rPr>
        <w:t xml:space="preserve">negative impacts of warming from e.g. heatwaves </w:t>
      </w:r>
      <w:r w:rsidR="0040573E" w:rsidRPr="002D0961">
        <w:rPr>
          <w:rFonts w:eastAsiaTheme="minorEastAsia" w:cstheme="minorHAnsi"/>
        </w:rPr>
        <w:fldChar w:fldCharType="begin"/>
      </w:r>
      <w:r w:rsidR="009F48BC">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2D0961">
        <w:rPr>
          <w:rFonts w:eastAsiaTheme="minorEastAsia" w:cstheme="minorHAnsi"/>
        </w:rPr>
        <w:fldChar w:fldCharType="separate"/>
      </w:r>
      <w:r w:rsidR="009F48BC" w:rsidRPr="009F48BC">
        <w:rPr>
          <w:rFonts w:ascii="Times New Roman" w:cs="Times New Roman"/>
          <w:lang w:val="en-GB"/>
        </w:rPr>
        <w:t>(Pörtner &amp; Knust 2007)</w:t>
      </w:r>
      <w:r w:rsidR="0040573E" w:rsidRPr="002D0961">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 xml:space="preserve">where warming can lead to increased growth rate (i.e. the exponentially increasing part of a thermal response curves) </w:t>
      </w:r>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73537FF6"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general Pütter-type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(Pütter 1920)</w:t>
      </w:r>
      <w:r w:rsidR="003866F7">
        <w:rPr>
          <w:rFonts w:eastAsiaTheme="minorEastAsia" w:cstheme="minorHAnsi"/>
        </w:rPr>
        <w:fldChar w:fldCharType="end"/>
      </w:r>
      <w:r w:rsidR="00E21F74" w:rsidRPr="004559BC">
        <w:rPr>
          <w:rFonts w:eastAsiaTheme="minorEastAsia" w:cstheme="minorHAnsi"/>
          <w:lang w:val="en-GB"/>
        </w:rPr>
        <w:t xml:space="preserve">, </w:t>
      </w:r>
      <w:r w:rsidR="00E7188A" w:rsidRPr="004559BC">
        <w:rPr>
          <w:rFonts w:eastAsiaTheme="minorEastAsia" w:cstheme="minorHAnsi"/>
          <w:lang w:val="en-GB"/>
        </w:rPr>
        <w:t>where growth is the result of</w:t>
      </w:r>
      <w:r w:rsidR="006B7264" w:rsidRPr="004559BC">
        <w:rPr>
          <w:rFonts w:eastAsiaTheme="minorEastAsia" w:cstheme="minorHAnsi"/>
          <w:lang w:val="en-GB"/>
        </w:rPr>
        <w:t xml:space="preserve"> two antagonistic processes, anabolism and catabolism representing build up and break down of body materials</w:t>
      </w:r>
      <w:r w:rsidR="00013DDC" w:rsidRPr="004559BC">
        <w:rPr>
          <w:rFonts w:eastAsiaTheme="minorEastAsia" w:cstheme="minorHAnsi"/>
          <w:lang w:val="en-GB"/>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Here </w:t>
      </w:r>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 xml:space="preserve">under two conditions: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Bertalanffy growth model (VBGM) – a species case of the Pütter model – </w:t>
      </w:r>
      <m:oMath>
        <m:r>
          <w:rPr>
            <w:rFonts w:ascii="Cambria Math" w:eastAsiaTheme="minorEastAsia" w:hAnsi="Cambria Math" w:cstheme="minorHAnsi"/>
            <w:lang w:val="en-GB"/>
          </w:rPr>
          <m:t>b=1</m:t>
        </m:r>
      </m:oMath>
      <w:r w:rsidR="00C40AE3" w:rsidRPr="00972C7F">
        <w:rPr>
          <w:rFonts w:eastAsiaTheme="minorEastAsia" w:cstheme="minorHAnsi"/>
          <w:lang w:val="en-GB"/>
        </w:rPr>
        <w:t>. Th</w:t>
      </w:r>
      <w:r w:rsidR="00F70DFF">
        <w:rPr>
          <w:rFonts w:eastAsiaTheme="minorEastAsia" w:cstheme="minorHAnsi"/>
          <w:lang w:val="en-GB"/>
        </w:rPr>
        <w:t xml:space="preserve">e assumption that catabolism is proportional to body mass </w:t>
      </w:r>
      <w:r w:rsidR="009D6F2B" w:rsidRPr="00972C7F">
        <w:rPr>
          <w:rFonts w:eastAsiaTheme="minorEastAsia" w:cstheme="minorHAnsi"/>
          <w:lang w:val="en-GB"/>
        </w:rPr>
        <w:t>originates</w:t>
      </w:r>
      <w:r w:rsidR="00C40AE3" w:rsidRPr="00972C7F">
        <w:rPr>
          <w:rFonts w:eastAsiaTheme="minorEastAsia" w:cstheme="minorHAnsi"/>
          <w:lang w:val="en-GB"/>
        </w:rPr>
        <w:t xml:space="preserve"> 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sidRPr="00972C7F">
        <w:rPr>
          <w:rFonts w:eastAsiaTheme="minorEastAsia" w:cstheme="minorHAnsi"/>
          <w:lang w:val="en-GB"/>
        </w:rPr>
        <w:t xml:space="preserve"> (and 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sidRPr="002D70E2">
        <w:rPr>
          <w:rFonts w:eastAsiaTheme="minorEastAsia" w:cstheme="minorHAnsi"/>
          <w:lang w:val="en-GB"/>
        </w:rPr>
        <w:t>)</w:t>
      </w:r>
      <w:r w:rsidR="00AE28A1" w:rsidRPr="002D70E2">
        <w:rPr>
          <w:rFonts w:eastAsiaTheme="minorEastAsia" w:cstheme="minorHAnsi"/>
          <w:lang w:val="en-GB"/>
        </w:rPr>
        <w:t xml:space="preserve">. </w:t>
      </w:r>
      <w:r w:rsidR="00855685">
        <w:rPr>
          <w:rFonts w:eastAsiaTheme="minorEastAsia" w:cstheme="minorHAnsi"/>
          <w:lang w:val="en-GB"/>
        </w:rPr>
        <w:t>I</w:t>
      </w:r>
      <w:r w:rsidR="00953C60" w:rsidRPr="00972C7F">
        <w:rPr>
          <w:rFonts w:eastAsiaTheme="minorEastAsia" w:cstheme="minorHAnsi"/>
          <w:lang w:val="en-GB"/>
        </w:rPr>
        <w:t>t</w:t>
      </w:r>
      <w:r w:rsidR="00F90B97">
        <w:rPr>
          <w:rFonts w:eastAsiaTheme="minorEastAsia" w:cstheme="minorHAnsi"/>
          <w:lang w:val="en-GB"/>
        </w:rPr>
        <w:t xml:space="preserve"> is however </w:t>
      </w:r>
      <w:r w:rsidR="00A332F3" w:rsidRPr="00972C7F">
        <w:rPr>
          <w:rFonts w:eastAsiaTheme="minorEastAsia" w:cstheme="minorHAnsi"/>
          <w:lang w:val="en-GB"/>
        </w:rPr>
        <w:t xml:space="preserve">common </w:t>
      </w:r>
      <w:r w:rsidR="00855685">
        <w:rPr>
          <w:rFonts w:eastAsiaTheme="minorEastAsia" w:cstheme="minorHAnsi"/>
          <w:lang w:val="en-GB"/>
        </w:rPr>
        <w:t>to restate this model in terms of energy</w:t>
      </w:r>
      <w:r w:rsidR="005B2A72">
        <w:rPr>
          <w:rFonts w:eastAsiaTheme="minorEastAsia" w:cstheme="minorHAnsi"/>
          <w:lang w:val="en-GB"/>
        </w:rPr>
        <w:t>, i.e.</w:t>
      </w:r>
      <w:r w:rsidR="00E836F6">
        <w:rPr>
          <w:rFonts w:eastAsiaTheme="minorEastAsia" w:cstheme="minorHAnsi"/>
          <w:lang w:val="en-GB"/>
        </w:rPr>
        <w:t xml:space="preserve"> as a balance between energy assimilation 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xml:space="preserve">, which has a mass-exponent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w:t>
      </w:r>
      <w:r w:rsidR="009C0DAC" w:rsidRPr="009C0DAC">
        <w:rPr>
          <w:rFonts w:ascii="Times New Roman" w:cs="Times New Roman"/>
          <w:lang w:val="en-GB"/>
        </w:rPr>
        <w:lastRenderedPageBreak/>
        <w:t xml:space="preserve">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classic Pütter</w:t>
      </w:r>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hyper-allometric </w:t>
      </w:r>
      <w:r w:rsidR="009364EC" w:rsidRPr="00972C7F">
        <w:rPr>
          <w:rFonts w:eastAsiaTheme="minorEastAsia" w:cstheme="minorHAnsi"/>
          <w:lang w:val="en-GB"/>
        </w:rPr>
        <w:t>mass-</w:t>
      </w:r>
      <w:r w:rsidR="005233C4" w:rsidRPr="00972C7F">
        <w:rPr>
          <w:rFonts w:eastAsiaTheme="minorEastAsia" w:cstheme="minorHAnsi"/>
          <w:lang w:val="en-GB"/>
        </w:rPr>
        <w:t>scaling, i.e.</w:t>
      </w:r>
      <w:r w:rsidR="004A2EA6">
        <w:rPr>
          <w:rFonts w:eastAsiaTheme="minorEastAsia" w:cstheme="minorHAnsi"/>
          <w:lang w:val="en-GB"/>
        </w:rPr>
        <w:t>,</w:t>
      </w:r>
      <w:r w:rsidR="005233C4" w:rsidRPr="00972C7F">
        <w:rPr>
          <w:rFonts w:eastAsiaTheme="minorEastAsia" w:cstheme="minorHAnsi"/>
          <w:lang w:val="en-GB"/>
        </w:rPr>
        <w:t xml:space="preserve"> </w:t>
      </w:r>
      <w:r w:rsidR="004A2EA6">
        <w:rPr>
          <w:rFonts w:eastAsiaTheme="minorEastAsia" w:cstheme="minorHAnsi"/>
          <w:lang w:val="en-GB"/>
        </w:rPr>
        <w:t xml:space="preserve">with an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applying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 xml:space="preserve">the mass-scaling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63326E" w:rsidRPr="004559BC">
        <w:rPr>
          <w:rFonts w:eastAsiaTheme="minorEastAsia" w:cstheme="minorHAnsi"/>
          <w:lang w:val="en-GB"/>
        </w:rPr>
        <w:t xml:space="preserve"> It is also worth noting that </w:t>
      </w:r>
      <w:r w:rsidR="00DF2E4E" w:rsidRPr="004559BC">
        <w:rPr>
          <w:rFonts w:eastAsiaTheme="minorEastAsia" w:cstheme="minorHAnsi"/>
          <w:lang w:val="en-GB"/>
        </w:rPr>
        <w:t>our estimate of the mass-scaling exponent of 0.77 is slightly smaller</w:t>
      </w:r>
      <w:r w:rsidR="00CA63C4" w:rsidRPr="004559BC">
        <w:rPr>
          <w:rFonts w:eastAsiaTheme="minorEastAsia" w:cstheme="minorHAnsi"/>
          <w:lang w:val="en-GB"/>
        </w:rPr>
        <w:t xml:space="preserve"> than what is found in other studies, e.g. </w:t>
      </w:r>
      <w:r w:rsidR="00FD778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1F613A">
        <w:rPr>
          <w:rFonts w:eastAsiaTheme="minorEastAsia" w:cstheme="minorHAnsi"/>
        </w:rPr>
        <w:instrText>ﬁ</w:instrText>
      </w:r>
      <w:r w:rsidR="001F613A"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1F613A">
        <w:rPr>
          <w:rFonts w:eastAsiaTheme="minorEastAsia" w:cstheme="minorHAnsi"/>
        </w:rPr>
        <w:instrText>ﬁ</w:instrText>
      </w:r>
      <w:r w:rsidR="001F613A" w:rsidRPr="004559BC">
        <w:rPr>
          <w:rFonts w:eastAsiaTheme="minorEastAsia" w:cstheme="minorHAnsi"/>
          <w:lang w:val="en-GB"/>
        </w:rPr>
        <w:instrText xml:space="preserve">sh species and confronted this data with </w:instrText>
      </w:r>
      <w:r w:rsidR="001F613A">
        <w:rPr>
          <w:rFonts w:eastAsiaTheme="minorEastAsia" w:cstheme="minorHAnsi"/>
        </w:rPr>
        <w:instrText>ﬂ</w:instrText>
      </w:r>
      <w:r w:rsidR="001F613A" w:rsidRPr="004559BC">
        <w:rPr>
          <w:rFonts w:eastAsiaTheme="minorEastAsia" w:cstheme="minorHAnsi"/>
          <w:lang w:val="en-GB"/>
        </w:rPr>
        <w:instrText>exible random effects models.</w:instrText>
      </w:r>
      <w:r w:rsidR="001F613A">
        <w:rPr>
          <w:rFonts w:eastAsiaTheme="minorEastAsia" w:cstheme="minorHAnsi"/>
        </w:rPr>
        <w:instrText xml:space="preserve"> To quantify the body mass –metabolic rate relationship, we perform model selection using the Schwarz Information Criteria ( SIC), </w:instrText>
      </w:r>
      <w:r w:rsidR="001F613A"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1F613A">
        <w:rPr>
          <w:rFonts w:eastAsiaTheme="minorEastAsia" w:cstheme="minorHAnsi"/>
        </w:rPr>
        <w:instrText>ﬁ</w:instrText>
      </w:r>
      <w:r w:rsidR="001F613A" w:rsidRPr="004559BC">
        <w:rPr>
          <w:rFonts w:eastAsiaTheme="minorEastAsia" w:cstheme="minorHAnsi"/>
          <w:lang w:val="en-GB"/>
        </w:rPr>
        <w:instrText>cient of 0.89 with a SIC interval spanning 0.82 to 0.99, implying that mechanistically derived coef</w:instrText>
      </w:r>
      <w:r w:rsidR="001F613A">
        <w:rPr>
          <w:rFonts w:eastAsiaTheme="minorEastAsia" w:cstheme="minorHAnsi"/>
        </w:rPr>
        <w:instrText>ﬁ</w:instrText>
      </w:r>
      <w:r w:rsidR="001F613A"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1F613A">
        <w:rPr>
          <w:rFonts w:eastAsiaTheme="minorEastAsia" w:cstheme="minorHAnsi"/>
        </w:rPr>
        <w:instrText>ﬁ</w:instrText>
      </w:r>
      <w:r w:rsidR="001F613A"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rPr>
        <w:fldChar w:fldCharType="separate"/>
      </w:r>
      <w:r w:rsidR="001F613A" w:rsidRPr="001F613A">
        <w:rPr>
          <w:rFonts w:ascii="Times New Roman" w:cs="Times New Roman"/>
          <w:lang w:val="en-GB"/>
        </w:rPr>
        <w:t xml:space="preserve">(Clarke &amp; Johnston 1999; Jerde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rPr>
        <w:fldChar w:fldCharType="end"/>
      </w:r>
      <w:r w:rsidR="007708C1" w:rsidRPr="004559BC">
        <w:rPr>
          <w:rFonts w:eastAsiaTheme="minorEastAsia" w:cstheme="minorHAnsi"/>
          <w:lang w:val="en-GB"/>
        </w:rPr>
        <w:t xml:space="preserve">. </w:t>
      </w:r>
      <w:r w:rsidR="00AD5946" w:rsidRPr="00972C7F">
        <w:rPr>
          <w:rFonts w:eastAsiaTheme="minorEastAsia" w:cstheme="minorHAnsi"/>
          <w:lang w:val="en-GB"/>
        </w:rPr>
        <w:t>In natural systems</w:t>
      </w:r>
      <w:r w:rsidR="00F935D8" w:rsidRPr="00972C7F">
        <w:rPr>
          <w:rFonts w:eastAsiaTheme="minorEastAsia" w:cstheme="minorHAnsi"/>
          <w:lang w:val="en-GB"/>
        </w:rPr>
        <w:t>,</w:t>
      </w:r>
      <w:r w:rsidR="00042507" w:rsidRPr="00972C7F">
        <w:rPr>
          <w:rFonts w:eastAsiaTheme="minorEastAsia" w:cstheme="minorHAnsi"/>
          <w:lang w:val="en-GB"/>
        </w:rPr>
        <w:t xml:space="preserve"> however,</w:t>
      </w:r>
      <w:r w:rsidR="00AD5946" w:rsidRPr="00972C7F">
        <w:rPr>
          <w:rFonts w:eastAsiaTheme="minorEastAsia" w:cstheme="minorHAnsi"/>
          <w:lang w:val="en-GB"/>
        </w:rPr>
        <w:t xml:space="preserve"> realized consumption </w:t>
      </w:r>
      <w:r w:rsidR="003F08D6" w:rsidRPr="00972C7F">
        <w:rPr>
          <w:rFonts w:eastAsiaTheme="minorEastAsia" w:cstheme="minorHAnsi"/>
          <w:lang w:val="en-GB"/>
        </w:rPr>
        <w:t xml:space="preserve">is mediated </w:t>
      </w:r>
      <w:r w:rsidR="00E73F92" w:rsidRPr="00972C7F">
        <w:rPr>
          <w:rFonts w:eastAsiaTheme="minorEastAsia" w:cstheme="minorHAnsi"/>
          <w:lang w:val="en-GB"/>
        </w:rPr>
        <w:t xml:space="preserve">by predator-prey encounter </w:t>
      </w:r>
      <w:r w:rsidR="00841994" w:rsidRPr="00972C7F">
        <w:rPr>
          <w:rFonts w:eastAsiaTheme="minorEastAsia" w:cstheme="minorHAnsi"/>
          <w:lang w:val="en-GB"/>
        </w:rPr>
        <w:t>r</w:t>
      </w:r>
      <w:r w:rsidR="00E73F92" w:rsidRPr="00972C7F">
        <w:rPr>
          <w:rFonts w:eastAsiaTheme="minorEastAsia" w:cstheme="minorHAnsi"/>
          <w:lang w:val="en-GB"/>
        </w:rPr>
        <w:t xml:space="preserve">ates </w:t>
      </w:r>
      <w:r w:rsidR="006A6812" w:rsidRPr="00972C7F">
        <w:rPr>
          <w:rFonts w:eastAsiaTheme="minorEastAsia" w:cstheme="minorHAnsi"/>
          <w:lang w:val="en-GB"/>
        </w:rPr>
        <w:t xml:space="preserve">and search rates, whereas maximum consumption rates </w:t>
      </w:r>
      <w:r w:rsidR="00C650AE" w:rsidRPr="00972C7F">
        <w:rPr>
          <w:rFonts w:eastAsiaTheme="minorEastAsia" w:cstheme="minorHAnsi"/>
          <w:lang w:val="en-GB"/>
        </w:rPr>
        <w:t xml:space="preserve">largely correspond </w:t>
      </w:r>
      <w:r w:rsidR="00B6655F" w:rsidRPr="00972C7F">
        <w:rPr>
          <w:rFonts w:eastAsiaTheme="minorEastAsia" w:cstheme="minorHAnsi"/>
          <w:lang w:val="en-GB"/>
        </w:rPr>
        <w:t xml:space="preserve">to the </w:t>
      </w:r>
      <w:r w:rsidR="00D579E3" w:rsidRPr="00972C7F">
        <w:rPr>
          <w:rFonts w:eastAsiaTheme="minorEastAsia" w:cstheme="minorHAnsi"/>
          <w:lang w:val="en-GB"/>
        </w:rPr>
        <w:t>physiolog</w:t>
      </w:r>
      <w:r w:rsidR="004A2EA6">
        <w:rPr>
          <w:rFonts w:eastAsiaTheme="minorEastAsia" w:cstheme="minorHAnsi"/>
          <w:lang w:val="en-GB"/>
        </w:rPr>
        <w:t>ical limits</w:t>
      </w:r>
      <w:r w:rsidR="00D579E3" w:rsidRPr="00972C7F">
        <w:rPr>
          <w:rFonts w:eastAsiaTheme="minorEastAsia" w:cstheme="minorHAnsi"/>
          <w:lang w:val="en-GB"/>
        </w:rPr>
        <w:t xml:space="preserve"> o</w:t>
      </w:r>
      <w:r w:rsidR="004A2EA6">
        <w:rPr>
          <w:rFonts w:eastAsiaTheme="minorEastAsia" w:cstheme="minorHAnsi"/>
          <w:lang w:val="en-GB"/>
        </w:rPr>
        <w:t>n</w:t>
      </w:r>
      <w:r w:rsidR="00D579E3" w:rsidRPr="00972C7F">
        <w:rPr>
          <w:rFonts w:eastAsiaTheme="minorEastAsia" w:cstheme="minorHAnsi"/>
          <w:lang w:val="en-GB"/>
        </w:rPr>
        <w:t xml:space="preserve"> digestion</w:t>
      </w:r>
      <w:r w:rsidR="008C1E03" w:rsidRPr="00972C7F">
        <w:rPr>
          <w:rFonts w:eastAsiaTheme="minorEastAsia" w:cstheme="minorHAnsi"/>
          <w:lang w:val="en-GB"/>
        </w:rPr>
        <w:t xml:space="preserve"> </w:t>
      </w:r>
      <w:r w:rsidR="00077D10">
        <w:rPr>
          <w:rFonts w:eastAsiaTheme="minorEastAsia" w:cstheme="minorHAnsi"/>
        </w:rPr>
        <w:fldChar w:fldCharType="begin"/>
      </w:r>
      <w:r w:rsidR="001F3A8B" w:rsidRPr="00972C7F">
        <w:rPr>
          <w:rFonts w:eastAsiaTheme="minorEastAsia" w:cstheme="minorHAnsi"/>
          <w:lang w:val="en-GB"/>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sidRPr="00972C7F">
        <w:rPr>
          <w:rFonts w:eastAsiaTheme="minorEastAsia" w:cstheme="minorHAnsi"/>
          <w:lang w:val="en-GB"/>
        </w:rPr>
        <w:t xml:space="preserve">. Regardless, changes in the maximum feeding capacity </w:t>
      </w:r>
      <w:r w:rsidR="007B4E8A" w:rsidRPr="00972C7F">
        <w:rPr>
          <w:rFonts w:eastAsiaTheme="minorEastAsia" w:cstheme="minorHAnsi"/>
          <w:lang w:val="en-GB"/>
        </w:rPr>
        <w:t xml:space="preserve">could </w:t>
      </w:r>
      <w:r w:rsidR="008842B9" w:rsidRPr="00972C7F">
        <w:rPr>
          <w:rFonts w:eastAsiaTheme="minorEastAsia" w:cstheme="minorHAnsi"/>
          <w:lang w:val="en-GB"/>
        </w:rPr>
        <w:t>result</w:t>
      </w:r>
      <w:r w:rsidR="007B4E8A" w:rsidRPr="00972C7F">
        <w:rPr>
          <w:rFonts w:eastAsiaTheme="minorEastAsia" w:cstheme="minorHAnsi"/>
          <w:lang w:val="en-GB"/>
        </w:rPr>
        <w:t xml:space="preserve"> </w:t>
      </w:r>
      <w:r w:rsidR="00720141" w:rsidRPr="00972C7F">
        <w:rPr>
          <w:rFonts w:eastAsiaTheme="minorEastAsia" w:cstheme="minorHAnsi"/>
          <w:lang w:val="en-GB"/>
        </w:rPr>
        <w:t>in reduced growth efficiency over ontogeny</w:t>
      </w:r>
      <w:r w:rsidR="006D4BE2" w:rsidRPr="004559BC">
        <w:rPr>
          <w:rFonts w:eastAsiaTheme="minorEastAsia" w:cstheme="minorHAnsi"/>
          <w:lang w:val="en-GB"/>
        </w:rPr>
        <w:t xml:space="preserve">, as illustrated in Fig. </w:t>
      </w:r>
      <w:r w:rsidR="00435EBD" w:rsidRPr="004559BC">
        <w:rPr>
          <w:rFonts w:eastAsiaTheme="minorEastAsia" w:cstheme="minorHAnsi"/>
          <w:lang w:val="en-GB"/>
        </w:rPr>
        <w:t>5</w:t>
      </w:r>
      <w:r w:rsidR="006D4BE2" w:rsidRPr="004559BC">
        <w:rPr>
          <w:rFonts w:eastAsiaTheme="minorEastAsia" w:cstheme="minorHAnsi"/>
          <w:lang w:val="en-GB"/>
        </w:rPr>
        <w:t xml:space="preserve">, </w:t>
      </w:r>
      <w:r w:rsidR="00A314D6" w:rsidRPr="00972C7F">
        <w:rPr>
          <w:rFonts w:eastAsiaTheme="minorEastAsia" w:cstheme="minorHAnsi"/>
          <w:lang w:val="en-GB"/>
        </w:rPr>
        <w:t xml:space="preserve">and </w:t>
      </w:r>
      <w:r w:rsidR="008E3E86" w:rsidRPr="00972C7F">
        <w:rPr>
          <w:rFonts w:eastAsiaTheme="minorEastAsia" w:cstheme="minorHAnsi"/>
          <w:lang w:val="en-GB"/>
        </w:rPr>
        <w:t>bioenergetics models may need to account for this difference in</w:t>
      </w:r>
      <w:r w:rsidR="00C5263F" w:rsidRPr="00972C7F">
        <w:rPr>
          <w:rFonts w:eastAsiaTheme="minorEastAsia" w:cstheme="minorHAnsi"/>
          <w:lang w:val="en-GB"/>
        </w:rPr>
        <w:t xml:space="preserve"> the mass-</w:t>
      </w:r>
      <w:r w:rsidR="008E3E86" w:rsidRPr="00972C7F">
        <w:rPr>
          <w:rFonts w:eastAsiaTheme="minorEastAsia" w:cstheme="minorHAnsi"/>
          <w:lang w:val="en-GB"/>
        </w:rPr>
        <w:t>scaling</w:t>
      </w:r>
      <w:r w:rsidR="00C5263F" w:rsidRPr="00972C7F">
        <w:rPr>
          <w:rFonts w:eastAsiaTheme="minorEastAsia" w:cstheme="minorHAnsi"/>
          <w:lang w:val="en-GB"/>
        </w:rPr>
        <w:t xml:space="preserve"> of metabolism and consumption</w:t>
      </w:r>
      <w:r w:rsidR="008E3E86" w:rsidRPr="00972C7F">
        <w:rPr>
          <w:rFonts w:eastAsiaTheme="minorEastAsia" w:cstheme="minorHAnsi"/>
          <w:lang w:val="en-GB"/>
        </w:rPr>
        <w:t>,</w:t>
      </w:r>
      <w:r w:rsidR="00B31715" w:rsidRPr="00972C7F">
        <w:rPr>
          <w:rFonts w:eastAsiaTheme="minorEastAsia" w:cstheme="minorHAnsi"/>
          <w:lang w:val="en-GB"/>
        </w:rPr>
        <w:t xml:space="preserve"> which is in contrast to </w:t>
      </w:r>
      <w:r w:rsidR="002E744D" w:rsidRPr="00972C7F">
        <w:rPr>
          <w:rFonts w:eastAsiaTheme="minorEastAsia" w:cstheme="minorHAnsi"/>
          <w:lang w:val="en-GB"/>
        </w:rPr>
        <w:t>universal mass-scaling predictions.</w:t>
      </w:r>
    </w:p>
    <w:p w14:paraId="53A74552" w14:textId="0CB9AA94" w:rsidR="00F935D8" w:rsidRPr="00972C7F" w:rsidRDefault="00EB7AF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 addition to </w:t>
      </w:r>
      <w:r w:rsidR="00F935D8" w:rsidRPr="00972C7F">
        <w:rPr>
          <w:rFonts w:eastAsiaTheme="minorEastAsia" w:cstheme="minorHAnsi"/>
          <w:lang w:val="en-GB"/>
        </w:rPr>
        <w:t xml:space="preserve">resolving </w:t>
      </w:r>
      <w:r w:rsidRPr="00972C7F">
        <w:rPr>
          <w:rFonts w:eastAsiaTheme="minorEastAsia" w:cstheme="minorHAnsi"/>
          <w:lang w:val="en-GB"/>
        </w:rPr>
        <w:t xml:space="preserve">the scaling of net energy </w:t>
      </w:r>
      <w:r w:rsidR="00C22343" w:rsidRPr="004559BC">
        <w:rPr>
          <w:rFonts w:eastAsiaTheme="minorEastAsia" w:cstheme="minorHAnsi"/>
          <w:lang w:val="en-GB"/>
        </w:rPr>
        <w:t>gain</w:t>
      </w:r>
      <w:r w:rsidRPr="00972C7F">
        <w:rPr>
          <w:rFonts w:eastAsiaTheme="minorEastAsia" w:cstheme="minorHAnsi"/>
          <w:lang w:val="en-GB"/>
        </w:rPr>
        <w:t xml:space="preserve"> </w:t>
      </w:r>
      <w:r w:rsidR="00A8557B" w:rsidRPr="00972C7F">
        <w:rPr>
          <w:rFonts w:eastAsiaTheme="minorEastAsia" w:cstheme="minorHAnsi"/>
          <w:lang w:val="en-GB"/>
        </w:rPr>
        <w:t>with body mass</w:t>
      </w:r>
      <w:r w:rsidR="009D3700" w:rsidRPr="00972C7F">
        <w:rPr>
          <w:rFonts w:eastAsiaTheme="minorEastAsia" w:cstheme="minorHAnsi"/>
          <w:lang w:val="en-GB"/>
        </w:rPr>
        <w:t xml:space="preserve">, it is important to understand how </w:t>
      </w:r>
      <w:r w:rsidR="00C63AFE">
        <w:rPr>
          <w:rFonts w:eastAsiaTheme="minorEastAsia" w:cstheme="minorHAnsi"/>
          <w:lang w:val="en-GB"/>
        </w:rPr>
        <w:t>the</w:t>
      </w:r>
      <w:r w:rsidR="009D3700" w:rsidRPr="00972C7F">
        <w:rPr>
          <w:rFonts w:eastAsiaTheme="minorEastAsia" w:cstheme="minorHAnsi"/>
          <w:lang w:val="en-GB"/>
        </w:rPr>
        <w:t xml:space="preserve"> balance</w:t>
      </w:r>
      <w:r w:rsidR="00C63AFE">
        <w:rPr>
          <w:rFonts w:eastAsiaTheme="minorEastAsia" w:cstheme="minorHAnsi"/>
          <w:lang w:val="en-GB"/>
        </w:rPr>
        <w:t xml:space="preserve"> between energy </w:t>
      </w:r>
      <w:r w:rsidR="00422039">
        <w:rPr>
          <w:rFonts w:eastAsiaTheme="minorEastAsia" w:cstheme="minorHAnsi"/>
          <w:lang w:val="en-GB"/>
        </w:rPr>
        <w:t>gains</w:t>
      </w:r>
      <w:r w:rsidR="00C63AFE">
        <w:rPr>
          <w:rFonts w:eastAsiaTheme="minorEastAsia" w:cstheme="minorHAnsi"/>
          <w:lang w:val="en-GB"/>
        </w:rPr>
        <w:t xml:space="preserve"> and costs</w:t>
      </w:r>
      <w:r w:rsidR="00F81C51" w:rsidRPr="00972C7F">
        <w:rPr>
          <w:rFonts w:eastAsiaTheme="minorEastAsia" w:cstheme="minorHAnsi"/>
          <w:lang w:val="en-GB"/>
        </w:rPr>
        <w:t xml:space="preserve"> is </w:t>
      </w:r>
      <w:r w:rsidR="00FC5D4D" w:rsidRPr="00972C7F">
        <w:rPr>
          <w:rFonts w:eastAsiaTheme="minorEastAsia" w:cstheme="minorHAnsi"/>
          <w:lang w:val="en-GB"/>
        </w:rPr>
        <w:t>affected</w:t>
      </w:r>
      <w:r w:rsidR="00F81C51" w:rsidRPr="00972C7F">
        <w:rPr>
          <w:rFonts w:eastAsiaTheme="minorEastAsia" w:cstheme="minorHAnsi"/>
          <w:lang w:val="en-GB"/>
        </w:rPr>
        <w:t xml:space="preserve"> by temperature.</w:t>
      </w:r>
      <w:r w:rsidR="00371B8E" w:rsidRPr="00972C7F">
        <w:rPr>
          <w:rFonts w:eastAsiaTheme="minorEastAsia" w:cstheme="minorHAnsi"/>
          <w:lang w:val="en-GB"/>
        </w:rPr>
        <w:t xml:space="preserve"> </w:t>
      </w:r>
      <w:r w:rsidR="00144864" w:rsidRPr="00972C7F">
        <w:rPr>
          <w:rFonts w:eastAsiaTheme="minorEastAsia" w:cstheme="minorHAnsi"/>
          <w:lang w:val="en-GB"/>
        </w:rPr>
        <w:t>The match</w:t>
      </w:r>
      <w:r w:rsidR="00F935D8" w:rsidRPr="00972C7F">
        <w:rPr>
          <w:rFonts w:eastAsiaTheme="minorEastAsia" w:cstheme="minorHAnsi"/>
          <w:lang w:val="en-GB"/>
        </w:rPr>
        <w:t>,</w:t>
      </w:r>
      <w:r w:rsidR="00144864" w:rsidRPr="00972C7F">
        <w:rPr>
          <w:rFonts w:eastAsiaTheme="minorEastAsia" w:cstheme="minorHAnsi"/>
          <w:lang w:val="en-GB"/>
        </w:rPr>
        <w:t xml:space="preserve"> or mismatch</w:t>
      </w:r>
      <w:r w:rsidR="00F935D8" w:rsidRPr="00972C7F">
        <w:rPr>
          <w:rFonts w:eastAsiaTheme="minorEastAsia" w:cstheme="minorHAnsi"/>
          <w:lang w:val="en-GB"/>
        </w:rPr>
        <w:t>,</w:t>
      </w:r>
      <w:r w:rsidR="00144864" w:rsidRPr="00972C7F">
        <w:rPr>
          <w:rFonts w:eastAsiaTheme="minorEastAsia" w:cstheme="minorHAnsi"/>
          <w:lang w:val="en-GB"/>
        </w:rPr>
        <w:t xml:space="preserve"> between the temperature </w:t>
      </w:r>
      <w:r w:rsidR="00EA6AA4" w:rsidRPr="00972C7F">
        <w:rPr>
          <w:rFonts w:eastAsiaTheme="minorEastAsia" w:cstheme="minorHAnsi"/>
          <w:lang w:val="en-GB"/>
        </w:rPr>
        <w:t>dependence of feeding vs</w:t>
      </w:r>
      <w:r w:rsidR="00F935D8" w:rsidRPr="00972C7F">
        <w:rPr>
          <w:rFonts w:eastAsiaTheme="minorEastAsia" w:cstheme="minorHAnsi"/>
          <w:lang w:val="en-GB"/>
        </w:rPr>
        <w:t>.</w:t>
      </w:r>
      <w:r w:rsidR="00EA6AA4" w:rsidRPr="00972C7F">
        <w:rPr>
          <w:rFonts w:eastAsiaTheme="minorEastAsia" w:cstheme="minorHAnsi"/>
          <w:lang w:val="en-GB"/>
        </w:rPr>
        <w:t xml:space="preserve"> metabolic rates </w:t>
      </w:r>
      <w:r w:rsidR="001B2C73" w:rsidRPr="00972C7F">
        <w:rPr>
          <w:rFonts w:eastAsiaTheme="minorEastAsia" w:cstheme="minorHAnsi"/>
          <w:lang w:val="en-GB"/>
        </w:rPr>
        <w:t xml:space="preserve">is a central question in experiments, meta-analyses and food web models </w:t>
      </w:r>
      <w:r w:rsidR="0044238B">
        <w:rPr>
          <w:rFonts w:eastAsiaTheme="minorEastAsia" w:cstheme="minorHAnsi"/>
        </w:rPr>
        <w:fldChar w:fldCharType="begin"/>
      </w:r>
      <w:r w:rsidR="000B45B9">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S"}],"issued":{"date-parts":[["2005"]]}}},{"id":"Y3bSioUi/n5h1nJL6","uris":["http://zotero.org/users/6116610/items/2BTE2RDI"],"uri":["http://zotero.org/users/6116610/items/2BTE2RDI"],"itemData":{"id":"tcAX0HwS/YOgYTW6G","type":"article-journal","container-title":"Global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 xml:space="preserve">(Vasseur &amp; McCann 2005; Rall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Burkepile 2012; Fussmann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sidRPr="008F2458">
        <w:rPr>
          <w:rFonts w:eastAsiaTheme="minorEastAsia" w:cstheme="minorHAnsi"/>
          <w:lang w:val="en-GB"/>
        </w:rPr>
        <w:t>.</w:t>
      </w:r>
      <w:r w:rsidR="00AD5742" w:rsidRPr="008F2458">
        <w:rPr>
          <w:rFonts w:eastAsiaTheme="minorEastAsia" w:cstheme="minorHAnsi"/>
          <w:lang w:val="en-GB"/>
        </w:rPr>
        <w:t xml:space="preserve"> </w:t>
      </w:r>
      <w:r w:rsidR="00374140" w:rsidRPr="00972C7F">
        <w:rPr>
          <w:rFonts w:eastAsiaTheme="minorEastAsia" w:cstheme="minorHAnsi"/>
          <w:lang w:val="en-GB"/>
        </w:rPr>
        <w:t>We find that when u</w:t>
      </w:r>
      <w:r w:rsidR="00AD5742" w:rsidRPr="00972C7F">
        <w:rPr>
          <w:rFonts w:eastAsiaTheme="minorEastAsia" w:cstheme="minorHAnsi"/>
          <w:lang w:val="en-GB"/>
        </w:rPr>
        <w:t>sing strictly sub-optimum temperatures</w:t>
      </w:r>
      <w:r w:rsidR="00AF7A35" w:rsidRPr="00972C7F">
        <w:rPr>
          <w:rFonts w:eastAsiaTheme="minorEastAsia" w:cstheme="minorHAnsi"/>
          <w:lang w:val="en-GB"/>
        </w:rPr>
        <w:t xml:space="preserve">, the general </w:t>
      </w:r>
      <w:r w:rsidR="00CA6850" w:rsidRPr="00972C7F">
        <w:rPr>
          <w:rFonts w:eastAsiaTheme="minorEastAsia" w:cstheme="minorHAnsi"/>
          <w:lang w:val="en-GB"/>
        </w:rPr>
        <w:t xml:space="preserve">(average </w:t>
      </w:r>
      <w:r w:rsidR="00CA6850" w:rsidRPr="00972C7F">
        <w:rPr>
          <w:rFonts w:eastAsiaTheme="minorEastAsia" w:cstheme="minorHAnsi"/>
          <w:lang w:val="en-GB"/>
        </w:rPr>
        <w:lastRenderedPageBreak/>
        <w:t xml:space="preserve">intraspecific) </w:t>
      </w:r>
      <w:r w:rsidR="00AF7A35" w:rsidRPr="00972C7F">
        <w:rPr>
          <w:rFonts w:eastAsiaTheme="minorEastAsia" w:cstheme="minorHAnsi"/>
          <w:lang w:val="en-GB"/>
        </w:rPr>
        <w:t xml:space="preserve">predictions </w:t>
      </w:r>
      <w:r w:rsidR="00247757" w:rsidRPr="00972C7F">
        <w:rPr>
          <w:rFonts w:eastAsiaTheme="minorEastAsia" w:cstheme="minorHAnsi"/>
          <w:lang w:val="en-GB"/>
        </w:rPr>
        <w:t xml:space="preserve">about the </w:t>
      </w:r>
      <w:r w:rsidR="00884B5C" w:rsidRPr="00972C7F">
        <w:rPr>
          <w:rFonts w:eastAsiaTheme="minorEastAsia" w:cstheme="minorHAnsi"/>
          <w:lang w:val="en-GB"/>
        </w:rPr>
        <w:t>activation</w:t>
      </w:r>
      <w:r w:rsidR="00654518" w:rsidRPr="00972C7F">
        <w:rPr>
          <w:rFonts w:eastAsiaTheme="minorEastAsia" w:cstheme="minorHAnsi"/>
          <w:lang w:val="en-GB"/>
        </w:rPr>
        <w:t xml:space="preserve"> energy of </w:t>
      </w:r>
      <w:r w:rsidR="00D0038B" w:rsidRPr="00972C7F">
        <w:rPr>
          <w:rFonts w:eastAsiaTheme="minorEastAsia" w:cstheme="minorHAnsi"/>
          <w:lang w:val="en-GB"/>
        </w:rPr>
        <w:t xml:space="preserve">metabolism and consumption </w:t>
      </w:r>
      <w:r w:rsidR="00526C87" w:rsidRPr="00972C7F">
        <w:rPr>
          <w:rFonts w:eastAsiaTheme="minorEastAsia" w:cstheme="minorHAnsi"/>
          <w:lang w:val="en-GB"/>
        </w:rPr>
        <w:t>vary</w:t>
      </w:r>
      <w:r w:rsidR="00F935D8" w:rsidRPr="00972C7F">
        <w:rPr>
          <w:rFonts w:eastAsiaTheme="minorEastAsia" w:cstheme="minorHAnsi"/>
          <w:lang w:val="en-GB"/>
        </w:rPr>
        <w:t>,</w:t>
      </w:r>
      <w:r w:rsidR="00526C87" w:rsidRPr="00972C7F">
        <w:rPr>
          <w:rFonts w:eastAsiaTheme="minorEastAsia" w:cstheme="minorHAnsi"/>
          <w:lang w:val="en-GB"/>
        </w:rPr>
        <w:t xml:space="preserve"> but the 95% credible intervals large</w:t>
      </w:r>
      <w:r w:rsidR="00C03B4D" w:rsidRPr="00972C7F">
        <w:rPr>
          <w:rFonts w:eastAsiaTheme="minorEastAsia" w:cstheme="minorHAnsi"/>
          <w:lang w:val="en-GB"/>
        </w:rPr>
        <w:t>ly</w:t>
      </w:r>
      <w:r w:rsidR="00526C87" w:rsidRPr="00972C7F">
        <w:rPr>
          <w:rFonts w:eastAsiaTheme="minorEastAsia" w:cstheme="minorHAnsi"/>
          <w:lang w:val="en-GB"/>
        </w:rPr>
        <w:t xml:space="preserve"> over</w:t>
      </w:r>
      <w:r w:rsidR="003D4EC0" w:rsidRPr="00972C7F">
        <w:rPr>
          <w:rFonts w:eastAsiaTheme="minorEastAsia" w:cstheme="minorHAnsi"/>
          <w:lang w:val="en-GB"/>
        </w:rPr>
        <w:t>lap</w:t>
      </w:r>
      <w:r w:rsidR="003F27A7" w:rsidRPr="00972C7F">
        <w:rPr>
          <w:rFonts w:eastAsiaTheme="minorEastAsia" w:cstheme="minorHAnsi"/>
          <w:lang w:val="en-GB"/>
        </w:rPr>
        <w:t xml:space="preserve">, </w:t>
      </w:r>
      <w:r w:rsidR="00317395" w:rsidRPr="00972C7F">
        <w:rPr>
          <w:rFonts w:eastAsiaTheme="minorEastAsia" w:cstheme="minorHAnsi"/>
          <w:lang w:val="en-GB"/>
        </w:rPr>
        <w:t>mean</w:t>
      </w:r>
      <w:r w:rsidR="001B3268" w:rsidRPr="00972C7F">
        <w:rPr>
          <w:rFonts w:eastAsiaTheme="minorEastAsia" w:cstheme="minorHAnsi"/>
          <w:lang w:val="en-GB"/>
        </w:rPr>
        <w:t>ing</w:t>
      </w:r>
      <w:r w:rsidR="00317395" w:rsidRPr="00972C7F">
        <w:rPr>
          <w:rFonts w:eastAsiaTheme="minorEastAsia" w:cstheme="minorHAnsi"/>
          <w:lang w:val="en-GB"/>
        </w:rPr>
        <w:t xml:space="preserve"> there is no clear </w:t>
      </w:r>
      <w:r w:rsidR="00350176" w:rsidRPr="00972C7F">
        <w:rPr>
          <w:rFonts w:eastAsiaTheme="minorEastAsia" w:cstheme="minorHAnsi"/>
          <w:lang w:val="en-GB"/>
        </w:rPr>
        <w:t xml:space="preserve">loss or gain </w:t>
      </w:r>
      <w:r w:rsidR="00C3186B" w:rsidRPr="00972C7F">
        <w:rPr>
          <w:rFonts w:eastAsiaTheme="minorEastAsia" w:cstheme="minorHAnsi"/>
          <w:lang w:val="en-GB"/>
        </w:rPr>
        <w:t xml:space="preserve">of </w:t>
      </w:r>
      <w:r w:rsidR="00350176" w:rsidRPr="00972C7F">
        <w:rPr>
          <w:rFonts w:eastAsiaTheme="minorEastAsia" w:cstheme="minorHAnsi"/>
          <w:lang w:val="en-GB"/>
        </w:rPr>
        <w:t xml:space="preserve">energetic efficiency </w:t>
      </w:r>
      <w:r w:rsidR="00A62306" w:rsidRPr="00972C7F">
        <w:rPr>
          <w:rFonts w:eastAsiaTheme="minorEastAsia" w:cstheme="minorHAnsi"/>
          <w:lang w:val="en-GB"/>
        </w:rPr>
        <w:t xml:space="preserve">with </w:t>
      </w:r>
      <w:r w:rsidR="0031658F" w:rsidRPr="00972C7F">
        <w:rPr>
          <w:rFonts w:eastAsiaTheme="minorEastAsia" w:cstheme="minorHAnsi"/>
          <w:lang w:val="en-GB"/>
        </w:rPr>
        <w:t>warming</w:t>
      </w:r>
      <w:r w:rsidR="005E5CE8">
        <w:rPr>
          <w:rFonts w:eastAsiaTheme="minorEastAsia" w:cstheme="minorHAnsi"/>
          <w:lang w:val="en-GB"/>
        </w:rPr>
        <w:t xml:space="preserve"> within species</w:t>
      </w:r>
      <w:r w:rsidR="001562C2" w:rsidRPr="00972C7F">
        <w:rPr>
          <w:rFonts w:eastAsiaTheme="minorEastAsia" w:cstheme="minorHAnsi"/>
          <w:lang w:val="en-GB"/>
        </w:rPr>
        <w:t>.</w:t>
      </w:r>
      <w:r w:rsidR="00133D5F" w:rsidRPr="004559BC">
        <w:rPr>
          <w:rFonts w:eastAsiaTheme="minorEastAsia" w:cstheme="minorHAnsi"/>
          <w:lang w:val="en-GB"/>
        </w:rPr>
        <w:t xml:space="preserve"> </w:t>
      </w:r>
      <w:r w:rsidR="00133D5F" w:rsidRPr="00133D5F">
        <w:rPr>
          <w:rFonts w:eastAsiaTheme="minorEastAsia" w:cstheme="minorHAnsi"/>
        </w:rPr>
        <w:t>This i</w:t>
      </w:r>
      <w:r w:rsidR="00133D5F">
        <w:rPr>
          <w:rFonts w:eastAsiaTheme="minorEastAsia" w:cstheme="minorHAnsi"/>
        </w:rPr>
        <w:t xml:space="preserve">s in contrast to other studies, e.g. </w:t>
      </w:r>
      <w:r w:rsidR="00E218B5">
        <w:rPr>
          <w:rFonts w:eastAsiaTheme="minorEastAsia" w:cstheme="minorHAnsi"/>
        </w:rPr>
        <w:fldChar w:fldCharType="begin"/>
      </w:r>
      <w:r w:rsidR="00EB646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4559BC">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rPr>
        <w:fldChar w:fldCharType="separate"/>
      </w:r>
      <w:r w:rsidR="00EB6461" w:rsidRPr="00EB6461">
        <w:rPr>
          <w:rFonts w:ascii="Times New Roman" w:cs="Times New Roman"/>
          <w:lang w:val="en-GB"/>
        </w:rPr>
        <w:t xml:space="preserve">(Lemoine &amp; Burkepile 2012; Rall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rPr>
        <w:fldChar w:fldCharType="end"/>
      </w:r>
      <w:r w:rsidR="00133D5F" w:rsidRPr="004559BC">
        <w:rPr>
          <w:rFonts w:eastAsiaTheme="minorEastAsia" w:cstheme="minorHAnsi"/>
          <w:lang w:val="en-GB"/>
        </w:rPr>
        <w:t xml:space="preserve">. </w:t>
      </w:r>
      <w:r w:rsidR="00E218B5" w:rsidRPr="004559BC">
        <w:rPr>
          <w:rFonts w:eastAsiaTheme="minorEastAsia" w:cstheme="minorHAnsi"/>
          <w:lang w:val="en-GB"/>
        </w:rPr>
        <w:t>However,</w:t>
      </w:r>
      <w:r w:rsidR="00133D5F" w:rsidRPr="004559BC">
        <w:rPr>
          <w:rFonts w:eastAsiaTheme="minorEastAsia" w:cstheme="minorHAnsi"/>
          <w:lang w:val="en-GB"/>
        </w:rPr>
        <w:t xml:space="preserve"> it</w:t>
      </w:r>
      <w:r w:rsidR="00D7636E" w:rsidRPr="004559BC">
        <w:rPr>
          <w:rFonts w:eastAsiaTheme="minorEastAsia" w:cstheme="minorHAnsi"/>
          <w:lang w:val="en-GB"/>
        </w:rPr>
        <w:t xml:space="preserve"> is in line </w:t>
      </w:r>
      <w:r w:rsidR="00256397" w:rsidRPr="00972C7F">
        <w:rPr>
          <w:rFonts w:eastAsiaTheme="minorEastAsia" w:cstheme="minorHAnsi"/>
          <w:lang w:val="en-GB"/>
        </w:rPr>
        <w:t xml:space="preserve">with the finding that growth rates </w:t>
      </w:r>
      <w:r w:rsidR="00893E1E" w:rsidRPr="00972C7F">
        <w:rPr>
          <w:rFonts w:eastAsiaTheme="minorEastAsia" w:cstheme="minorHAnsi"/>
          <w:lang w:val="en-GB"/>
        </w:rPr>
        <w:t>increase with temperature</w:t>
      </w:r>
      <w:r w:rsidR="00DB2C59" w:rsidRPr="00972C7F">
        <w:rPr>
          <w:rFonts w:eastAsiaTheme="minorEastAsia" w:cstheme="minorHAnsi"/>
          <w:lang w:val="en-GB"/>
        </w:rPr>
        <w:t xml:space="preserve">, which would be difficult to explain from a bioenergetics perspective if </w:t>
      </w:r>
      <w:r w:rsidR="00A029BF" w:rsidRPr="00972C7F">
        <w:rPr>
          <w:rFonts w:eastAsiaTheme="minorEastAsia" w:cstheme="minorHAnsi"/>
          <w:lang w:val="en-GB"/>
        </w:rPr>
        <w:t>warming</w:t>
      </w:r>
      <w:r w:rsidR="00F611FC" w:rsidRPr="00972C7F">
        <w:rPr>
          <w:rFonts w:eastAsiaTheme="minorEastAsia" w:cstheme="minorHAnsi"/>
          <w:lang w:val="en-GB"/>
        </w:rPr>
        <w:t xml:space="preserve"> </w:t>
      </w:r>
      <w:r w:rsidR="00F935D8" w:rsidRPr="00972C7F">
        <w:rPr>
          <w:rFonts w:eastAsiaTheme="minorEastAsia" w:cstheme="minorHAnsi"/>
          <w:lang w:val="en-GB"/>
        </w:rPr>
        <w:t xml:space="preserve">always </w:t>
      </w:r>
      <w:r w:rsidR="00F611FC" w:rsidRPr="00972C7F">
        <w:rPr>
          <w:rFonts w:eastAsiaTheme="minorEastAsia" w:cstheme="minorHAnsi"/>
          <w:lang w:val="en-GB"/>
        </w:rPr>
        <w:t>reduced net energy gains.</w:t>
      </w:r>
      <w:r w:rsidR="004B4140" w:rsidRPr="00972C7F">
        <w:rPr>
          <w:rFonts w:eastAsiaTheme="minorEastAsia" w:cstheme="minorHAnsi"/>
          <w:lang w:val="en-GB"/>
        </w:rPr>
        <w:t xml:space="preserve"> </w:t>
      </w:r>
    </w:p>
    <w:p w14:paraId="0B066DD1" w14:textId="0C06C19D" w:rsidR="00947116" w:rsidRPr="004559BC" w:rsidRDefault="00947116" w:rsidP="00947116">
      <w:pPr>
        <w:spacing w:line="480" w:lineRule="auto"/>
        <w:ind w:firstLine="284"/>
        <w:contextualSpacing/>
        <w:jc w:val="both"/>
        <w:rPr>
          <w:rFonts w:cstheme="minorHAnsi"/>
          <w:lang w:val="en-GB"/>
        </w:rPr>
      </w:pPr>
      <w:r w:rsidRPr="00972C7F">
        <w:rPr>
          <w:rFonts w:eastAsiaTheme="minorEastAsia"/>
          <w:lang w:val="en-GB"/>
        </w:rPr>
        <w:t xml:space="preserve">While we find no clear evidence of mismatch between metabolic demands and maximum consumption induced by temperature at sub-optimum temperatures, we do find clear mismatches at higher temperatures. These are due to consumption rates being unimodally related to temperature, 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that the reason for unimodal consumption responses is to protect aerobic scope by not overshoot post-meal oxygen consumption</w:t>
      </w:r>
      <w:r w:rsidR="002F7E09" w:rsidRPr="004559BC">
        <w:rPr>
          <w:rFonts w:eastAsiaTheme="minorEastAsia"/>
          <w:lang w:val="en-GB"/>
        </w:rPr>
        <w:t xml:space="preserve">, which 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r w:rsidR="009C1E05" w:rsidRPr="004559BC">
        <w:rPr>
          <w:rFonts w:eastAsiaTheme="minorEastAsia"/>
          <w:lang w:val="en-GB"/>
        </w:rPr>
        <w:t>.</w:t>
      </w:r>
      <w:r w:rsidR="00092010" w:rsidRPr="004559BC">
        <w:rPr>
          <w:rFonts w:eastAsiaTheme="minorEastAsia"/>
          <w:lang w:val="en-GB"/>
        </w:rPr>
        <w:t xml:space="preserve"> While our data are limited in number of species and relative temperatures are simple approximations, we do find</w:t>
      </w:r>
      <w:r w:rsidR="00590D3A" w:rsidRPr="004559BC">
        <w:rPr>
          <w:rFonts w:eastAsiaTheme="minorEastAsia"/>
          <w:lang w:val="en-GB"/>
        </w:rPr>
        <w:t xml:space="preserve"> </w:t>
      </w:r>
      <w:r w:rsidR="00092010" w:rsidRPr="004559BC">
        <w:rPr>
          <w:rFonts w:eastAsiaTheme="minorEastAsia"/>
          <w:lang w:val="en-GB"/>
        </w:rPr>
        <w:t>that the</w:t>
      </w:r>
      <w:r w:rsidR="006F3CD2" w:rsidRPr="004559BC">
        <w:rPr>
          <w:rFonts w:eastAsiaTheme="minorEastAsia"/>
          <w:lang w:val="en-GB"/>
        </w:rPr>
        <w:t xml:space="preserve"> average optimum for consumption and growth occur at largely similar temperatures (measured in distance from environmental midpoint temperature)</w:t>
      </w:r>
      <w:r w:rsidR="00C77C55">
        <w:rPr>
          <w:rFonts w:eastAsiaTheme="minorEastAsia"/>
          <w:lang w:val="en-GB"/>
        </w:rPr>
        <w:t>. This suggests that</w:t>
      </w:r>
      <w:r w:rsidR="00F45AA9" w:rsidRPr="004559BC">
        <w:rPr>
          <w:rFonts w:eastAsiaTheme="minorEastAsia"/>
          <w:lang w:val="en-GB"/>
        </w:rPr>
        <w:t xml:space="preserve"> consumption may be a driver of </w:t>
      </w:r>
      <w:r w:rsidR="008D1FCB" w:rsidRPr="004559BC">
        <w:rPr>
          <w:rFonts w:eastAsiaTheme="minorEastAsia"/>
          <w:lang w:val="en-GB"/>
        </w:rPr>
        <w:t>unimodal growth curves</w:t>
      </w:r>
      <w:r w:rsidR="00A46FB0" w:rsidRPr="004559BC">
        <w:rPr>
          <w:rFonts w:eastAsiaTheme="minorEastAsia"/>
          <w:lang w:val="en-GB"/>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However, w</w:t>
      </w:r>
      <w:r w:rsidR="005C050F" w:rsidRPr="004559BC">
        <w:rPr>
          <w:rFonts w:eastAsiaTheme="minorEastAsia"/>
          <w:lang w:val="en-GB"/>
        </w:rPr>
        <w:t xml:space="preserve">e cannot discriminate between other potential factors, such as </w:t>
      </w:r>
      <w:r w:rsidR="004A2EA6" w:rsidRPr="004559BC">
        <w:rPr>
          <w:rFonts w:eastAsiaTheme="minorEastAsia"/>
          <w:lang w:val="en-GB"/>
        </w:rPr>
        <w:t xml:space="preserve">temperature-dependent </w:t>
      </w:r>
      <w:r w:rsidR="005C050F" w:rsidRPr="004559BC">
        <w:rPr>
          <w:rFonts w:eastAsiaTheme="minorEastAsia"/>
          <w:lang w:val="en-GB"/>
        </w:rPr>
        <w:t>changes in assimilation efficiency or cost of growth</w:t>
      </w:r>
      <w:r w:rsidR="004F2E13" w:rsidRPr="004559BC">
        <w:rPr>
          <w:rFonts w:eastAsiaTheme="minorEastAsia"/>
          <w:lang w:val="en-GB"/>
        </w:rPr>
        <w:t xml:space="preserve"> </w:t>
      </w:r>
      <w:r w:rsidR="004F2E13">
        <w:rPr>
          <w:rFonts w:eastAsiaTheme="minorEastAsia"/>
        </w:rPr>
        <w:fldChar w:fldCharType="begin"/>
      </w:r>
      <w:r w:rsidR="009C66FD" w:rsidRPr="004559BC">
        <w:rPr>
          <w:rFonts w:eastAsiaTheme="minorEastAsia"/>
          <w:lang w:val="en-GB"/>
        </w:rPr>
        <w: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2E13">
        <w:rPr>
          <w:rFonts w:eastAsiaTheme="minorEastAsia"/>
        </w:rPr>
        <w:fldChar w:fldCharType="separate"/>
      </w:r>
      <w:r w:rsidR="009C66FD" w:rsidRPr="009C66FD">
        <w:rPr>
          <w:rFonts w:ascii="Times New Roman" w:cs="Times New Roman"/>
          <w:lang w:val="en-GB"/>
        </w:rPr>
        <w:t xml:space="preserve">(Barneche </w:t>
      </w:r>
      <w:r w:rsidR="009C66FD" w:rsidRPr="009C66FD">
        <w:rPr>
          <w:rFonts w:ascii="Times New Roman" w:cs="Times New Roman"/>
          <w:i/>
          <w:iCs/>
          <w:lang w:val="en-GB"/>
        </w:rPr>
        <w:t>et al.</w:t>
      </w:r>
      <w:r w:rsidR="009C66FD" w:rsidRPr="009C66FD">
        <w:rPr>
          <w:rFonts w:ascii="Times New Roman" w:cs="Times New Roman"/>
          <w:lang w:val="en-GB"/>
        </w:rPr>
        <w:t xml:space="preserve"> 2019)</w:t>
      </w:r>
      <w:r w:rsidR="004F2E13">
        <w:rPr>
          <w:rFonts w:eastAsiaTheme="minorEastAsia"/>
        </w:rPr>
        <w:fldChar w:fldCharType="end"/>
      </w:r>
      <w:r w:rsidR="005C050F" w:rsidRPr="004559BC">
        <w:rPr>
          <w:rFonts w:eastAsiaTheme="minorEastAsia"/>
          <w:lang w:val="en-GB"/>
        </w:rPr>
        <w:t>, and our samples sizes are small and uncertain.</w:t>
      </w:r>
      <w:r w:rsidR="00C551F8" w:rsidRPr="004559BC">
        <w:rPr>
          <w:rFonts w:eastAsiaTheme="minorEastAsia"/>
          <w:lang w:val="en-GB"/>
        </w:rPr>
        <w:t xml:space="preserve"> Nevertheless, </w:t>
      </w:r>
      <w:r w:rsidR="007C5AC9" w:rsidRPr="004559BC">
        <w:rPr>
          <w:rFonts w:eastAsiaTheme="minorEastAsia"/>
          <w:lang w:val="en-GB"/>
        </w:rPr>
        <w:t>unimodal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5BC8A259" w:rsidR="00077A77" w:rsidRPr="00972C7F" w:rsidRDefault="00CF7F64" w:rsidP="00BA1217">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p>
    <w:p w14:paraId="355B5CC5" w14:textId="40677818"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r w:rsidR="00C124FD" w:rsidRPr="00972C7F">
        <w:rPr>
          <w:rFonts w:cstheme="minorHAnsi"/>
          <w:lang w:val="en-GB"/>
        </w:rPr>
        <w:t>T</w:t>
      </w:r>
      <w:r w:rsidR="00E536CF" w:rsidRPr="00972C7F">
        <w:rPr>
          <w:rFonts w:cstheme="minorHAnsi"/>
          <w:lang w:val="en-GB"/>
        </w:rPr>
        <w:t>his was</w:t>
      </w:r>
      <w:r w:rsidR="004E1DCC" w:rsidRPr="00972C7F">
        <w:rPr>
          <w:rFonts w:cstheme="minorHAnsi"/>
          <w:lang w:val="en-GB"/>
        </w:rPr>
        <w:t xml:space="preserve"> however</w:t>
      </w:r>
      <w:r w:rsidR="00E536CF" w:rsidRPr="00972C7F">
        <w:rPr>
          <w:rFonts w:cstheme="minorHAnsi"/>
          <w:lang w:val="en-GB"/>
        </w:rPr>
        <w:t xml:space="preserve"> not found in </w:t>
      </w:r>
      <w:r w:rsidR="000159F9" w:rsidRPr="00972C7F">
        <w:rPr>
          <w:rFonts w:cstheme="minorHAnsi"/>
          <w:lang w:val="en-GB"/>
        </w:rPr>
        <w:t xml:space="preserve">a recent study </w:t>
      </w:r>
      <w:r w:rsidR="00BE234B" w:rsidRPr="004559BC">
        <w:rPr>
          <w:rFonts w:cstheme="minorHAnsi"/>
          <w:lang w:val="en-GB"/>
        </w:rPr>
        <w:t xml:space="preserve">on the intraspecific mass-scaling exponent of </w:t>
      </w:r>
      <w:r w:rsidR="000159F9" w:rsidRPr="00972C7F">
        <w:rPr>
          <w:rFonts w:cstheme="minorHAnsi"/>
          <w:lang w:val="en-GB"/>
        </w:rPr>
        <w:t xml:space="preserve">metabolic rate in fishes </w:t>
      </w:r>
      <w:r w:rsidR="001A1F66">
        <w:rPr>
          <w:rFonts w:cstheme="minorHAnsi"/>
        </w:rPr>
        <w:fldChar w:fldCharType="begin"/>
      </w:r>
      <w:r w:rsidR="00AD594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AD5946">
        <w:rPr>
          <w:rFonts w:cstheme="minorHAnsi"/>
        </w:rPr>
        <w:instrText>ﬁ</w:instrText>
      </w:r>
      <w:r w:rsidR="00AD5946" w:rsidRPr="00972C7F">
        <w:rPr>
          <w:rFonts w:cstheme="minorHAnsi"/>
          <w:lang w:val="en-GB"/>
        </w:rPr>
        <w:instrText xml:space="preserve">sh as our study taxa, we curated 25 studies with measurements of standard metabolic rate, temperature, and mass, with 55 independent trials and across 16 </w:instrText>
      </w:r>
      <w:r w:rsidR="00AD5946">
        <w:rPr>
          <w:rFonts w:cstheme="minorHAnsi"/>
        </w:rPr>
        <w:instrText>ﬁ</w:instrText>
      </w:r>
      <w:r w:rsidR="00AD5946" w:rsidRPr="00972C7F">
        <w:rPr>
          <w:rFonts w:cstheme="minorHAnsi"/>
          <w:lang w:val="en-GB"/>
        </w:rPr>
        <w:instrText xml:space="preserve">sh species and confronted this data with </w:instrText>
      </w:r>
      <w:r w:rsidR="00AD5946">
        <w:rPr>
          <w:rFonts w:cstheme="minorHAnsi"/>
        </w:rPr>
        <w:instrText>ﬂ</w:instrText>
      </w:r>
      <w:r w:rsidR="00AD594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AD5946">
        <w:rPr>
          <w:rFonts w:cstheme="minorHAnsi"/>
        </w:rPr>
        <w:instrText>ﬁ</w:instrText>
      </w:r>
      <w:r w:rsidR="00AD5946" w:rsidRPr="00972C7F">
        <w:rPr>
          <w:rFonts w:cstheme="minorHAnsi"/>
          <w:lang w:val="en-GB"/>
        </w:rPr>
        <w:instrText>cient of 0.89 with a SIC interval spanning 0.82 to 0.99, implying that mechanistically derived coef</w:instrText>
      </w:r>
      <w:r w:rsidR="00AD5946">
        <w:rPr>
          <w:rFonts w:cstheme="minorHAnsi"/>
        </w:rPr>
        <w:instrText>ﬁ</w:instrText>
      </w:r>
      <w:r w:rsidR="00AD5946" w:rsidRPr="00972C7F">
        <w:rPr>
          <w:rFonts w:cstheme="minorHAnsi"/>
          <w:lang w:val="en-GB"/>
        </w:rPr>
        <w:instrText>cients of 0.67, 0.75, and 1, a</w:instrText>
      </w:r>
      <w:r w:rsidR="00AD594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AD5946">
        <w:rPr>
          <w:rFonts w:cstheme="minorHAnsi"/>
        </w:rPr>
        <w:instrText>ﬁ</w:instrText>
      </w:r>
      <w:r w:rsidR="00AD594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sidRPr="002D70E2">
        <w:rPr>
          <w:rFonts w:cstheme="minorHAnsi"/>
          <w:lang w:val="en-GB"/>
        </w:rPr>
        <w:t xml:space="preserve">, </w:t>
      </w:r>
      <w:r w:rsidR="00E412B7" w:rsidRPr="004559BC">
        <w:rPr>
          <w:rFonts w:cstheme="minorHAnsi"/>
          <w:lang w:val="en-GB"/>
        </w:rPr>
        <w:t>which 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average effects of 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optimum for the log-linear model, and inclusion of these could lead to significant negative interactions if optimum occurs at 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sub-optimum 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w:t>
      </w:r>
      <w:r w:rsidR="00592C85" w:rsidRPr="00592C85">
        <w:rPr>
          <w:rFonts w:ascii="Times New Roman" w:cs="Times New Roman"/>
          <w:lang w:val="en-GB"/>
        </w:rPr>
        <w:lastRenderedPageBreak/>
        <w:t xml:space="preserve">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Given the between 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intra-specific mass- and temperature-scaling of these rates</w:t>
      </w:r>
      <w:r w:rsidR="00D4043D" w:rsidRPr="004559BC">
        <w:rPr>
          <w:rFonts w:cstheme="minorHAnsi"/>
          <w:lang w:val="en-GB"/>
        </w:rPr>
        <w:t>.</w:t>
      </w:r>
    </w:p>
    <w:p w14:paraId="3B9EF19E" w14:textId="2646FD4E"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testing only a single temperature or body size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85"/>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086A4F" w:rsidRPr="00972C7F">
        <w:rPr>
          <w:rFonts w:cstheme="minorHAnsi"/>
          <w:lang w:val="en-GB"/>
        </w:rPr>
        <w:t xml:space="preserve">oxygen depletion rates (metabolism) measured in </w:t>
      </w:r>
      <w:r w:rsidR="00A1793C" w:rsidRPr="00972C7F">
        <w:rPr>
          <w:rFonts w:cstheme="minorHAnsi"/>
          <w:lang w:val="en-GB"/>
        </w:rPr>
        <w:t>respirometry</w:t>
      </w:r>
      <w:r w:rsidR="00086A4F" w:rsidRPr="00972C7F">
        <w:rPr>
          <w:rFonts w:cstheme="minorHAnsi"/>
          <w:lang w:val="en-GB"/>
        </w:rPr>
        <w:t>,</w:t>
      </w:r>
      <w:r w:rsidR="00A1793C" w:rsidRPr="00972C7F">
        <w:rPr>
          <w:rFonts w:cstheme="minorHAnsi"/>
          <w:lang w:val="en-GB"/>
        </w:rPr>
        <w:t xml:space="preserve"> or growth trials.</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85"/>
      <w:r w:rsidR="00682627">
        <w:rPr>
          <w:rStyle w:val="CommentReference"/>
        </w:rPr>
        <w:commentReference w:id="85"/>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p>
    <w:p w14:paraId="4907015A" w14:textId="5EA83069"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s-</w:t>
      </w:r>
      <w:r w:rsidR="003678B0" w:rsidRPr="004559BC">
        <w:rPr>
          <w:rFonts w:eastAsiaTheme="minorEastAsia" w:cstheme="minorHAnsi"/>
          <w:lang w:val="en-GB"/>
        </w:rPr>
        <w:lastRenderedPageBreak/>
        <w:t xml:space="preserve">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2E084929"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 xml:space="preserve">thank </w:t>
      </w:r>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for providing useful comments on 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analyzed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 xml:space="preserve">All data and R code (data manipulation, </w:t>
      </w:r>
      <w:r w:rsidRPr="00972C7F">
        <w:rPr>
          <w:rFonts w:eastAsiaTheme="minorEastAsia"/>
          <w:lang w:val="en-GB"/>
        </w:rPr>
        <w:lastRenderedPageBreak/>
        <w:t>analyses and figures) can be downloaded from a GitHub repository (</w:t>
      </w:r>
      <w:hyperlink r:id="rId23"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Zenodo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4C5C30BA" w14:textId="15E39CA6" w:rsidR="00FC2D41" w:rsidRPr="003E64FD" w:rsidRDefault="00C41369" w:rsidP="002E3379">
      <w:pPr>
        <w:spacing w:line="480" w:lineRule="auto"/>
        <w:contextualSpacing/>
        <w:jc w:val="both"/>
        <w:rPr>
          <w:rFonts w:cstheme="minorHAnsi"/>
        </w:rPr>
      </w:pPr>
      <w:r w:rsidRPr="003E64FD">
        <w:rPr>
          <w:rFonts w:cstheme="minorHAnsi"/>
        </w:rPr>
        <w:fldChar w:fldCharType="begin"/>
      </w:r>
      <w:r w:rsidR="000B45B9" w:rsidRPr="000C6261">
        <w:rPr>
          <w:rFonts w:cstheme="minorHAnsi"/>
          <w:lang w:val="en-US"/>
        </w:rPr>
        <w:instrText xml:space="preserve"> ADDIN ZOTERO_BIBL {"uncited":[],"omitted":[],"custom":[]} CSL_BIBLIOGRAPHY </w:instrText>
      </w:r>
      <w:r w:rsidRPr="003E64FD">
        <w:rPr>
          <w:rFonts w:cstheme="minorHAnsi"/>
        </w:rPr>
        <w:fldChar w:fldCharType="separate"/>
      </w:r>
      <w:r w:rsidR="006F6994">
        <w:rPr>
          <w:rFonts w:ascii="Times New Roman" w:cs="Times New Roman"/>
          <w:lang w:val="en-US"/>
        </w:rPr>
        <w:t>Automatic citation updates are disabled. To see the bibliography, click Refresh in the Zotero tab.</w:t>
      </w:r>
      <w:r w:rsidRPr="003E64FD">
        <w:rPr>
          <w:rFonts w:cstheme="minorHAnsi"/>
        </w:rPr>
        <w:fldChar w:fldCharType="end"/>
      </w:r>
    </w:p>
    <w:sectPr w:rsidR="00FC2D41" w:rsidRPr="003E64FD" w:rsidSect="00F97B62">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CA5CFC" w:rsidRPr="00972C7F" w:rsidRDefault="00CA5CFC"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CA5CFC" w:rsidRPr="00972C7F" w:rsidRDefault="00CA5CFC"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CA5CFC" w:rsidRPr="00972C7F" w:rsidRDefault="00CA5CFC">
      <w:pPr>
        <w:pStyle w:val="CommentText"/>
        <w:rPr>
          <w:lang w:val="en-GB"/>
        </w:rPr>
      </w:pPr>
    </w:p>
  </w:comment>
  <w:comment w:id="1" w:author="Max Lindmark" w:date="2020-01-22T13:17:00Z" w:initials="ML">
    <w:p w14:paraId="4F0CEFE9" w14:textId="77777777" w:rsidR="00CA5CFC" w:rsidRPr="00972C7F" w:rsidRDefault="00CA5CFC">
      <w:pPr>
        <w:pStyle w:val="CommentText"/>
        <w:rPr>
          <w:rStyle w:val="CommentReference"/>
          <w:lang w:val="en-GB"/>
        </w:rPr>
      </w:pPr>
      <w:r>
        <w:rPr>
          <w:rStyle w:val="CommentReference"/>
        </w:rPr>
        <w:annotationRef/>
      </w:r>
      <w:r w:rsidRPr="00972C7F">
        <w:rPr>
          <w:rStyle w:val="CommentReference"/>
          <w:lang w:val="en-GB"/>
        </w:rPr>
        <w:t>I agree that it would (but I’d prefer after the thesis then, because this title already circulates in some documents).</w:t>
      </w:r>
    </w:p>
    <w:p w14:paraId="7FFE6F4B" w14:textId="77777777" w:rsidR="00CA5CFC" w:rsidRPr="00972C7F" w:rsidRDefault="00CA5CFC">
      <w:pPr>
        <w:pStyle w:val="CommentText"/>
        <w:rPr>
          <w:rStyle w:val="CommentReference"/>
          <w:lang w:val="en-GB"/>
        </w:rPr>
      </w:pPr>
    </w:p>
    <w:p w14:paraId="2EB02CDA" w14:textId="77777777" w:rsidR="00CA5CFC" w:rsidRPr="00457D7E" w:rsidRDefault="00CA5CFC">
      <w:pPr>
        <w:pStyle w:val="CommentText"/>
        <w:rPr>
          <w:rStyle w:val="CommentReference"/>
          <w:lang w:val="en-GB"/>
        </w:rPr>
      </w:pPr>
      <w:r w:rsidRPr="00972C7F">
        <w:rPr>
          <w:rStyle w:val="CommentReference"/>
          <w:lang w:val="en-GB"/>
        </w:rPr>
        <w:t>The problem is then we’d have to choose one result from many! (maybe too many…)</w:t>
      </w:r>
      <w:r w:rsidRPr="00457D7E">
        <w:rPr>
          <w:rStyle w:val="CommentReference"/>
          <w:lang w:val="en-GB"/>
        </w:rPr>
        <w:t>.</w:t>
      </w:r>
    </w:p>
    <w:p w14:paraId="48D94B4E" w14:textId="77777777" w:rsidR="00CA5CFC" w:rsidRPr="00457D7E" w:rsidRDefault="00CA5CFC">
      <w:pPr>
        <w:pStyle w:val="CommentText"/>
        <w:rPr>
          <w:rStyle w:val="CommentReference"/>
          <w:lang w:val="en-GB"/>
        </w:rPr>
      </w:pPr>
    </w:p>
    <w:p w14:paraId="13B9FBCF" w14:textId="286CE2E6" w:rsidR="00CA5CFC" w:rsidRPr="00457D7E" w:rsidRDefault="00CA5CFC">
      <w:pPr>
        <w:pStyle w:val="CommentText"/>
        <w:rPr>
          <w:lang w:val="en-GB"/>
        </w:rPr>
      </w:pPr>
      <w:r w:rsidRPr="00457D7E">
        <w:rPr>
          <w:rStyle w:val="CommentReference"/>
          <w:lang w:val="en-GB"/>
        </w:rPr>
        <w:t xml:space="preserve">Let’s think about that after the thesis </w:t>
      </w:r>
      <w:r w:rsidRPr="00A41592">
        <w:rPr>
          <w:rStyle w:val="CommentReference"/>
        </w:rPr>
        <w:sym w:font="Wingdings" w:char="F04A"/>
      </w:r>
    </w:p>
  </w:comment>
  <w:comment w:id="2" w:author="Anna Gårdmark" w:date="2020-02-03T15:23:00Z" w:initials="AG">
    <w:p w14:paraId="31629226" w14:textId="42B25F73" w:rsidR="00CA5CFC" w:rsidRPr="002D70E2" w:rsidRDefault="00CA5CFC">
      <w:pPr>
        <w:pStyle w:val="CommentText"/>
        <w:rPr>
          <w:lang w:val="en-GB"/>
        </w:rPr>
      </w:pPr>
      <w:r>
        <w:rPr>
          <w:rStyle w:val="CommentReference"/>
        </w:rPr>
        <w:annotationRef/>
      </w:r>
      <w:r w:rsidRPr="002D70E2">
        <w:rPr>
          <w:lang w:val="en-GB"/>
        </w:rPr>
        <w:t xml:space="preserve">for the thesis I think the title was set when you applied for the defense, but </w:t>
      </w:r>
      <w:r>
        <w:rPr>
          <w:lang w:val="en-GB"/>
        </w:rPr>
        <w:t>doable afterwards</w:t>
      </w:r>
    </w:p>
  </w:comment>
  <w:comment w:id="3" w:author="Anna Gårdmark" w:date="2020-02-03T16:01:00Z" w:initials="AG">
    <w:p w14:paraId="5D824DFE" w14:textId="7352E861" w:rsidR="00CA5CFC" w:rsidRPr="000772A5" w:rsidRDefault="00CA5CFC">
      <w:pPr>
        <w:pStyle w:val="CommentText"/>
        <w:rPr>
          <w:lang w:val="en-GB"/>
        </w:rPr>
      </w:pPr>
      <w:r>
        <w:rPr>
          <w:rStyle w:val="CommentReference"/>
        </w:rPr>
        <w:annotationRef/>
      </w:r>
      <w:r>
        <w:rPr>
          <w:lang w:val="en-GB"/>
        </w:rPr>
        <w:t xml:space="preserve">[Just a detail, but this </w:t>
      </w:r>
      <w:r w:rsidRPr="000772A5">
        <w:rPr>
          <w:lang w:val="en-GB"/>
        </w:rPr>
        <w:t xml:space="preserve">sounds to me as you </w:t>
      </w:r>
      <w:r>
        <w:rPr>
          <w:lang w:val="en-GB"/>
        </w:rPr>
        <w:t>mean</w:t>
      </w:r>
      <w:r w:rsidRPr="000772A5">
        <w:rPr>
          <w:lang w:val="en-GB"/>
        </w:rPr>
        <w:t xml:space="preserve"> correcting something for </w:t>
      </w:r>
      <w:r>
        <w:rPr>
          <w:lang w:val="en-GB"/>
        </w:rPr>
        <w:t xml:space="preserve">an existing </w:t>
      </w:r>
      <w:r w:rsidRPr="000772A5">
        <w:rPr>
          <w:lang w:val="en-GB"/>
        </w:rPr>
        <w:t xml:space="preserve">mass-scaling that was ignored, but Brown is all about temperature-correcting (i.e. </w:t>
      </w:r>
      <w:r>
        <w:rPr>
          <w:lang w:val="en-GB"/>
        </w:rPr>
        <w:t>accounting for that rates – which are known to scale allometrically – also depend on temperatures by applying the temperaturepart of the AFS)]</w:t>
      </w:r>
    </w:p>
  </w:comment>
  <w:comment w:id="4" w:author="Max Lindmark" w:date="2020-02-06T09:23:00Z" w:initials="ML">
    <w:p w14:paraId="77A4263A" w14:textId="77777777" w:rsidR="00CA5CFC" w:rsidRPr="00457D7E" w:rsidRDefault="00CA5CFC">
      <w:pPr>
        <w:pStyle w:val="CommentText"/>
        <w:rPr>
          <w:lang w:val="en-GB"/>
        </w:rPr>
      </w:pPr>
      <w:r>
        <w:rPr>
          <w:rStyle w:val="CommentReference"/>
        </w:rPr>
        <w:annotationRef/>
      </w:r>
      <w:r w:rsidRPr="00457D7E">
        <w:rPr>
          <w:lang w:val="en-GB"/>
        </w:rPr>
        <w:t xml:space="preserve">I think the “correcting” part of the MTE is not so much about rescaling rates with temperature. It’s more that if you assume a mass-exponent of ¾ you can estimate the activation energy, and if you want to estimate the mass-exponent you can temperature-correct rates using an activation energy of ~0.65 eV. </w:t>
      </w:r>
    </w:p>
    <w:p w14:paraId="2550C50B" w14:textId="77777777" w:rsidR="00CA5CFC" w:rsidRPr="00457D7E" w:rsidRDefault="00CA5CFC">
      <w:pPr>
        <w:pStyle w:val="CommentText"/>
        <w:rPr>
          <w:lang w:val="en-GB"/>
        </w:rPr>
      </w:pPr>
    </w:p>
    <w:p w14:paraId="7510E99E" w14:textId="741F21DF" w:rsidR="00CA5CFC" w:rsidRPr="00457D7E" w:rsidRDefault="00CA5CFC">
      <w:pPr>
        <w:pStyle w:val="CommentText"/>
        <w:rPr>
          <w:lang w:val="en-GB"/>
        </w:rPr>
      </w:pPr>
      <w:r w:rsidRPr="00457D7E">
        <w:rPr>
          <w:lang w:val="en-GB"/>
        </w:rPr>
        <w:t>So the criticism here that Downs et al 2008 bring up is that this is not optimal if the correction is “wrong”, and using multiple regression (not multivariate, thank you Jan) overcomes that issue!</w:t>
      </w:r>
    </w:p>
  </w:comment>
  <w:comment w:id="10" w:author="Jan Ohlberger" w:date="2020-02-06T12:22:00Z" w:initials="Ca">
    <w:p w14:paraId="476EF5DD" w14:textId="77777777" w:rsidR="00CA5CFC" w:rsidRDefault="00CA5CFC">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r w:rsidRPr="002D70E2">
        <w:rPr>
          <w:lang w:val="en-GB"/>
        </w:rPr>
        <w:t>Björnsson</w:t>
      </w:r>
      <w:r>
        <w:rPr>
          <w:lang w:val="en-GB"/>
        </w:rPr>
        <w:t xml:space="preserve"> et al.</w:t>
      </w:r>
    </w:p>
    <w:p w14:paraId="1C0C75D9" w14:textId="77777777" w:rsidR="00CA5CFC" w:rsidRDefault="00CA5CFC">
      <w:pPr>
        <w:pStyle w:val="CommentText"/>
        <w:rPr>
          <w:lang w:val="en-GB"/>
        </w:rPr>
      </w:pPr>
    </w:p>
    <w:p w14:paraId="4FF20B94" w14:textId="77777777" w:rsidR="00CA5CFC" w:rsidRDefault="00CA5CFC">
      <w:pPr>
        <w:pStyle w:val="CommentText"/>
        <w:rPr>
          <w:lang w:val="en-GB"/>
        </w:rPr>
      </w:pPr>
      <w:r>
        <w:rPr>
          <w:lang w:val="en-GB"/>
        </w:rPr>
        <w:t>However, I think ‘article’ is not better than ‘study’</w:t>
      </w:r>
    </w:p>
    <w:p w14:paraId="55818072" w14:textId="77777777" w:rsidR="00CA5CFC" w:rsidRDefault="00CA5CFC">
      <w:pPr>
        <w:pStyle w:val="CommentText"/>
        <w:rPr>
          <w:lang w:val="en-GB"/>
        </w:rPr>
      </w:pPr>
    </w:p>
    <w:p w14:paraId="0A143688" w14:textId="1DAA5ECD" w:rsidR="00CA5CFC" w:rsidRPr="00457D7E" w:rsidRDefault="00CA5CFC">
      <w:pPr>
        <w:pStyle w:val="CommentText"/>
        <w:rPr>
          <w:lang w:val="en-GB"/>
        </w:rPr>
      </w:pPr>
      <w:r>
        <w:rPr>
          <w:lang w:val="en-GB"/>
        </w:rPr>
        <w:t xml:space="preserve">We could simply make that point about the different ‘trials’ in their experiments in the appendix somewhere.  </w:t>
      </w:r>
    </w:p>
  </w:comment>
  <w:comment w:id="6" w:author="Max Lindmark" w:date="2020-01-08T08:51:00Z" w:initials="ML">
    <w:p w14:paraId="36B91E73" w14:textId="77777777" w:rsidR="00CA5CFC" w:rsidRPr="002D70E2" w:rsidRDefault="00CA5CFC">
      <w:pPr>
        <w:pStyle w:val="CommentText"/>
        <w:rPr>
          <w:lang w:val="en-GB"/>
        </w:rPr>
      </w:pPr>
      <w:r w:rsidRPr="00AD0A46">
        <w:rPr>
          <w:rStyle w:val="CommentReference"/>
        </w:rPr>
        <w:annotationRef/>
      </w:r>
      <w:r w:rsidRPr="002D70E2">
        <w:rPr>
          <w:lang w:val="en-GB"/>
        </w:rPr>
        <w:t>Check this is true for Björnsson data and other papers that combine old and new data.</w:t>
      </w:r>
    </w:p>
    <w:p w14:paraId="6F3BDEC0" w14:textId="77777777" w:rsidR="00CA5CFC" w:rsidRPr="002D70E2" w:rsidRDefault="00CA5CFC">
      <w:pPr>
        <w:pStyle w:val="CommentText"/>
        <w:rPr>
          <w:lang w:val="en-GB"/>
        </w:rPr>
      </w:pPr>
    </w:p>
    <w:p w14:paraId="59FD3B5A" w14:textId="719080D0" w:rsidR="00CA5CFC" w:rsidRPr="00457D7E" w:rsidRDefault="00CA5CFC">
      <w:pPr>
        <w:pStyle w:val="CommentText"/>
        <w:rPr>
          <w:lang w:val="en-GB"/>
        </w:rPr>
      </w:pPr>
      <w:r w:rsidRPr="00457D7E">
        <w:rPr>
          <w:lang w:val="en-GB"/>
        </w:rPr>
        <w:t>..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7" w:author="Anna Gårdmark" w:date="2020-02-03T17:38:00Z" w:initials="AG">
    <w:p w14:paraId="168D59B9" w14:textId="14ADA0BC" w:rsidR="00CA5CFC" w:rsidRPr="00296320" w:rsidRDefault="00CA5CFC">
      <w:pPr>
        <w:pStyle w:val="CommentText"/>
        <w:rPr>
          <w:lang w:val="en-GB"/>
        </w:rPr>
      </w:pPr>
      <w:r>
        <w:rPr>
          <w:rStyle w:val="CommentReference"/>
        </w:rPr>
        <w:annotationRef/>
      </w:r>
      <w:r w:rsidRPr="00296320">
        <w:rPr>
          <w:lang w:val="en-GB"/>
        </w:rPr>
        <w:t xml:space="preserve">for consistency I guess. Also within research group can </w:t>
      </w:r>
      <w:r>
        <w:rPr>
          <w:lang w:val="en-GB"/>
        </w:rPr>
        <w:t>experimental protocols differ between expeirments (hopefully one learns from each experiment!), unless the second ones were explicitly set out to extend the first one. In that case it may be ok to include it I guess.</w:t>
      </w:r>
    </w:p>
  </w:comment>
  <w:comment w:id="8" w:author="Max Lindmark" w:date="2020-02-06T09:31:00Z" w:initials="ML">
    <w:p w14:paraId="474051D2" w14:textId="6DDCCA1E" w:rsidR="00CA5CFC" w:rsidRPr="00457D7E" w:rsidRDefault="00CA5CFC">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9" w:author="Max Lindmark" w:date="2020-02-06T09:31:00Z" w:initials="ML">
    <w:p w14:paraId="7701872C" w14:textId="01180D97" w:rsidR="00CA5CFC" w:rsidRPr="00457D7E" w:rsidRDefault="00CA5CFC">
      <w:pPr>
        <w:pStyle w:val="CommentText"/>
        <w:rPr>
          <w:lang w:val="en-GB"/>
        </w:rPr>
      </w:pPr>
      <w:r>
        <w:rPr>
          <w:rStyle w:val="CommentReference"/>
        </w:rPr>
        <w:annotationRef/>
      </w:r>
      <w:r w:rsidRPr="00457D7E">
        <w:rPr>
          <w:lang w:val="en-GB"/>
        </w:rPr>
        <w:t xml:space="preserve">Yes, still one data set per species! The specific issue is the Björnsson example. It’s experimental data in a single paper by the same research group etc etc. But the experiments where conducted over the course of some years and partially published before this paper. </w:t>
      </w:r>
    </w:p>
    <w:p w14:paraId="6C09B323" w14:textId="77777777" w:rsidR="00CA5CFC" w:rsidRPr="00457D7E" w:rsidRDefault="00CA5CFC">
      <w:pPr>
        <w:pStyle w:val="CommentText"/>
        <w:rPr>
          <w:lang w:val="en-GB"/>
        </w:rPr>
      </w:pPr>
    </w:p>
    <w:p w14:paraId="2B7B6DCB" w14:textId="12C67162" w:rsidR="00CA5CFC" w:rsidRPr="00457D7E" w:rsidRDefault="00CA5CFC">
      <w:pPr>
        <w:pStyle w:val="CommentText"/>
        <w:rPr>
          <w:lang w:val="en-GB"/>
        </w:rPr>
      </w:pPr>
      <w:r w:rsidRPr="00457D7E">
        <w:rPr>
          <w:lang w:val="en-GB"/>
        </w:rPr>
        <w:t xml:space="preserve">The critera “one study per species” was not detailed enough for this situation! Is a “study” an experiment or an article? I don’t think it’s a question about consistency because this is the only situation (that I’m certain of at least). </w:t>
      </w:r>
    </w:p>
    <w:p w14:paraId="78A99E22" w14:textId="77777777" w:rsidR="00CA5CFC" w:rsidRPr="00457D7E" w:rsidRDefault="00CA5CFC">
      <w:pPr>
        <w:pStyle w:val="CommentText"/>
        <w:rPr>
          <w:lang w:val="en-GB"/>
        </w:rPr>
      </w:pPr>
    </w:p>
    <w:p w14:paraId="2AE7B15C" w14:textId="77777777" w:rsidR="00CA5CFC" w:rsidRPr="00457D7E" w:rsidRDefault="00CA5CFC">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CA5CFC" w:rsidRPr="00457D7E" w:rsidRDefault="00CA5CFC">
      <w:pPr>
        <w:pStyle w:val="CommentText"/>
        <w:rPr>
          <w:lang w:val="en-GB"/>
        </w:rPr>
      </w:pPr>
    </w:p>
    <w:p w14:paraId="4A42D736" w14:textId="39477FC0" w:rsidR="00CA5CFC" w:rsidRPr="00457D7E" w:rsidRDefault="00CA5CFC">
      <w:pPr>
        <w:pStyle w:val="CommentText"/>
        <w:rPr>
          <w:lang w:val="en-GB"/>
        </w:rPr>
      </w:pPr>
      <w:r w:rsidRPr="00457D7E">
        <w:rPr>
          <w:lang w:val="en-GB"/>
        </w:rPr>
        <w:t>I changed “study” to “article” for now, but also partly because I’d rather not rerun any models now…</w:t>
      </w:r>
    </w:p>
  </w:comment>
  <w:comment w:id="5" w:author="Max Lindmark" w:date="2020-04-02T13:33:00Z" w:initials="ML">
    <w:p w14:paraId="1272E59D" w14:textId="1D1F86A2" w:rsidR="00CA5CFC" w:rsidRPr="00604735" w:rsidRDefault="00CA5CFC">
      <w:pPr>
        <w:pStyle w:val="CommentText"/>
        <w:rPr>
          <w:lang w:val="en-US"/>
        </w:rPr>
      </w:pPr>
      <w:r>
        <w:rPr>
          <w:rStyle w:val="CommentReference"/>
        </w:rPr>
        <w:annotationRef/>
      </w:r>
      <w:r w:rsidRPr="00604735">
        <w:rPr>
          <w:lang w:val="en-US"/>
        </w:rPr>
        <w:t>Need to say minimun number of sizes per temperatu</w:t>
      </w:r>
      <w:r>
        <w:rPr>
          <w:lang w:val="en-US"/>
        </w:rPr>
        <w:t>re…or just min # sizes</w:t>
      </w:r>
    </w:p>
  </w:comment>
  <w:comment w:id="11" w:author="Max Lindmark" w:date="2020-02-06T09:39:00Z" w:initials="ML">
    <w:p w14:paraId="3C3B4C62" w14:textId="015442C8" w:rsidR="00CA5CFC" w:rsidRPr="00457D7E" w:rsidRDefault="00CA5CFC">
      <w:pPr>
        <w:pStyle w:val="CommentText"/>
        <w:rPr>
          <w:lang w:val="en-GB"/>
        </w:rPr>
      </w:pPr>
      <w:r>
        <w:rPr>
          <w:rStyle w:val="CommentReference"/>
        </w:rPr>
        <w:annotationRef/>
      </w:r>
      <w:r w:rsidRPr="00457D7E">
        <w:rPr>
          <w:lang w:val="en-GB"/>
        </w:rPr>
        <w:t>I opted for the non-hyphened version of writing this…</w:t>
      </w:r>
    </w:p>
  </w:comment>
  <w:comment w:id="12" w:author="Jan Ohlberger" w:date="2020-01-21T10:50:00Z" w:initials="Ca">
    <w:p w14:paraId="42F3CCE8" w14:textId="77777777" w:rsidR="00CA5CFC" w:rsidRPr="002D70E2" w:rsidRDefault="00CA5CFC" w:rsidP="000D3D07">
      <w:pPr>
        <w:pStyle w:val="CommentText"/>
        <w:rPr>
          <w:lang w:val="en-GB"/>
        </w:rPr>
      </w:pPr>
      <w:r>
        <w:rPr>
          <w:rStyle w:val="CommentReference"/>
        </w:rPr>
        <w:annotationRef/>
      </w:r>
      <w:r w:rsidRPr="002D70E2">
        <w:rPr>
          <w:lang w:val="en-GB"/>
        </w:rPr>
        <w:t>Would be nice to have one recent date…)</w:t>
      </w:r>
    </w:p>
  </w:comment>
  <w:comment w:id="13" w:author="Max Lindmark" w:date="2020-01-28T10:55:00Z" w:initials="ML">
    <w:p w14:paraId="1E08BA1F" w14:textId="77777777" w:rsidR="00CA5CFC" w:rsidRPr="00457D7E" w:rsidRDefault="00CA5CFC" w:rsidP="000D3D07">
      <w:pPr>
        <w:pStyle w:val="CommentText"/>
        <w:rPr>
          <w:lang w:val="en-GB"/>
        </w:rPr>
      </w:pPr>
      <w:r>
        <w:rPr>
          <w:rStyle w:val="CommentReference"/>
        </w:rPr>
        <w:annotationRef/>
      </w:r>
      <w:r w:rsidRPr="00457D7E">
        <w:rPr>
          <w:lang w:val="en-GB"/>
        </w:rPr>
        <w:t>You mean a single 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14" w:author="Max Lindmark" w:date="2020-02-06T09:41:00Z" w:initials="ML">
    <w:p w14:paraId="410881C0" w14:textId="6C73C0D7" w:rsidR="00CA5CFC" w:rsidRPr="00457D7E" w:rsidRDefault="00CA5CFC">
      <w:pPr>
        <w:pStyle w:val="CommentText"/>
        <w:rPr>
          <w:b/>
          <w:bCs/>
          <w:lang w:val="en-GB"/>
        </w:rPr>
      </w:pPr>
      <w:r w:rsidRPr="006F043D">
        <w:rPr>
          <w:rStyle w:val="CommentReference"/>
          <w:b/>
          <w:bCs/>
        </w:rPr>
        <w:annotationRef/>
      </w:r>
      <w:r w:rsidRPr="00457D7E">
        <w:rPr>
          <w:b/>
          <w:bCs/>
          <w:lang w:val="en-GB"/>
        </w:rPr>
        <w:t xml:space="preserve">Jan: </w:t>
      </w:r>
      <w:r w:rsidRPr="006F043D">
        <w:rPr>
          <w:rStyle w:val="CommentReference"/>
          <w:b/>
          <w:bCs/>
        </w:rPr>
        <w:annotationRef/>
      </w:r>
      <w:r w:rsidRPr="00457D7E">
        <w:rPr>
          <w:b/>
          <w:bCs/>
          <w:lang w:val="en-GB"/>
        </w:rPr>
        <w:t>Yes, that’s what I meant.</w:t>
      </w:r>
    </w:p>
  </w:comment>
  <w:comment w:id="15" w:author="Max Lindmark" w:date="2020-02-06T09:42:00Z" w:initials="ML">
    <w:p w14:paraId="77A842BC" w14:textId="5C66CD10" w:rsidR="00CA5CFC" w:rsidRPr="00457D7E" w:rsidRDefault="00CA5CFC">
      <w:pPr>
        <w:pStyle w:val="CommentText"/>
        <w:rPr>
          <w:lang w:val="en-GB"/>
        </w:rPr>
      </w:pPr>
      <w:r>
        <w:rPr>
          <w:rStyle w:val="CommentReference"/>
        </w:rPr>
        <w:annotationRef/>
      </w:r>
      <w:r w:rsidRPr="00457D7E">
        <w:rPr>
          <w:lang w:val="en-GB"/>
        </w:rPr>
        <w:t>Appendix!</w:t>
      </w:r>
    </w:p>
  </w:comment>
  <w:comment w:id="16" w:author="Max Lindmark" w:date="2020-02-06T10:15:00Z" w:initials="ML">
    <w:p w14:paraId="0CCA28B0" w14:textId="3C4CF45C" w:rsidR="00CA5CFC" w:rsidRPr="00457D7E" w:rsidRDefault="00CA5CFC">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17" w:author="Max Lindmark" w:date="2020-01-14T13:33:00Z" w:initials="ML">
    <w:p w14:paraId="214DBB0F" w14:textId="1F09464A" w:rsidR="00CA5CFC" w:rsidRPr="002D70E2" w:rsidRDefault="00CA5CFC">
      <w:pPr>
        <w:pStyle w:val="CommentText"/>
        <w:rPr>
          <w:lang w:val="en-GB"/>
        </w:rPr>
      </w:pPr>
      <w:r>
        <w:rPr>
          <w:rStyle w:val="CommentReference"/>
        </w:rPr>
        <w:annotationRef/>
      </w:r>
      <w:r w:rsidRPr="002D70E2">
        <w:rPr>
          <w:lang w:val="en-GB"/>
        </w:rPr>
        <w:t>This was necessary to fit the models even by species, I don’t actually know why but maybe has something to do with trimming the y-axis to a smaller scale?</w:t>
      </w:r>
    </w:p>
  </w:comment>
  <w:comment w:id="18" w:author="Anna Gårdmark" w:date="2020-01-21T09:20:00Z" w:initials="AG">
    <w:p w14:paraId="44519E1D" w14:textId="7E697D89" w:rsidR="00CA5CFC" w:rsidRPr="001C2C66" w:rsidRDefault="00CA5CFC">
      <w:pPr>
        <w:pStyle w:val="CommentText"/>
        <w:rPr>
          <w:lang w:val="en-GB"/>
        </w:rPr>
      </w:pPr>
      <w:r>
        <w:rPr>
          <w:rStyle w:val="CommentReference"/>
        </w:rPr>
        <w:annotationRef/>
      </w:r>
      <w:r w:rsidRPr="001C2C66">
        <w:rPr>
          <w:lang w:val="en-GB"/>
        </w:rPr>
        <w:t>or because your predictor mass was mean-centred?</w:t>
      </w:r>
    </w:p>
  </w:comment>
  <w:comment w:id="19" w:author="Max Lindmark" w:date="2020-01-28T14:03:00Z" w:initials="ML">
    <w:p w14:paraId="239AC5FB" w14:textId="6C5D7F80" w:rsidR="00CA5CFC" w:rsidRPr="00457D7E" w:rsidRDefault="00CA5CFC">
      <w:pPr>
        <w:pStyle w:val="CommentText"/>
        <w:rPr>
          <w:lang w:val="en-GB"/>
        </w:rPr>
      </w:pPr>
      <w:r>
        <w:rPr>
          <w:rStyle w:val="CommentReference"/>
        </w:rPr>
        <w:annotationRef/>
      </w:r>
      <w:r w:rsidRPr="00457D7E">
        <w:rPr>
          <w:lang w:val="en-GB"/>
        </w:rPr>
        <w:t xml:space="preserve">No, I mean that when I fit the model with the raw consumption data as the dependent the fits look quite poor. When I divide the consumption (not the predictor variables, which are mean centered in </w:t>
      </w:r>
      <w:r w:rsidRPr="00457D7E">
        <w:rPr>
          <w:u w:val="single"/>
          <w:lang w:val="en-GB"/>
        </w:rPr>
        <w:t>both</w:t>
      </w:r>
      <w:r w:rsidRPr="00457D7E">
        <w:rPr>
          <w:lang w:val="en-GB"/>
        </w:rPr>
        <w:t xml:space="preserve"> cases) by the mean it model fits look ok.</w:t>
      </w:r>
    </w:p>
    <w:p w14:paraId="2C7E65CD" w14:textId="77777777" w:rsidR="00CA5CFC" w:rsidRPr="00457D7E" w:rsidRDefault="00CA5CFC">
      <w:pPr>
        <w:pStyle w:val="CommentText"/>
        <w:rPr>
          <w:lang w:val="en-GB"/>
        </w:rPr>
      </w:pPr>
    </w:p>
    <w:p w14:paraId="22F75534" w14:textId="18AA65CB" w:rsidR="00CA5CFC" w:rsidRPr="00457D7E" w:rsidRDefault="00CA5CFC">
      <w:pPr>
        <w:pStyle w:val="CommentText"/>
        <w:rPr>
          <w:lang w:val="en-GB"/>
        </w:rPr>
      </w:pPr>
      <w:r w:rsidRPr="00457D7E">
        <w:rPr>
          <w:lang w:val="en-GB"/>
        </w:rPr>
        <w:t xml:space="preserve">So, the only thing that differs is the scale of the y-axis, which I didn’t think would have such a large effect since we anyway fit it within species. </w:t>
      </w:r>
    </w:p>
  </w:comment>
  <w:comment w:id="20" w:author="Max Lindmark" w:date="2020-02-01T10:20:00Z" w:initials="ML">
    <w:p w14:paraId="5C0FE86C" w14:textId="71F9BB17" w:rsidR="00CA5CFC" w:rsidRPr="00457D7E" w:rsidRDefault="00CA5CFC">
      <w:pPr>
        <w:pStyle w:val="CommentText"/>
        <w:rPr>
          <w:lang w:val="en-GB"/>
        </w:rPr>
      </w:pPr>
      <w:r>
        <w:rPr>
          <w:rStyle w:val="CommentReference"/>
        </w:rPr>
        <w:annotationRef/>
      </w:r>
      <w:r w:rsidRPr="00457D7E">
        <w:rPr>
          <w:lang w:val="en-GB"/>
        </w:rPr>
        <w:t>I will increase # iterations and maybe reduce thinning a little bit. Does not really change the estimates (maybe on third decimal), but makes the chains look more similar and estimates a little bit more accurate.</w:t>
      </w:r>
    </w:p>
  </w:comment>
  <w:comment w:id="25" w:author="Max Lindmark" w:date="2020-04-23T13:14:00Z" w:initials="ML">
    <w:p w14:paraId="00F25D99" w14:textId="42876C7C" w:rsidR="00EA5CFC" w:rsidRPr="00EA5CFC" w:rsidRDefault="00EA5CFC">
      <w:pPr>
        <w:pStyle w:val="CommentText"/>
        <w:rPr>
          <w:lang w:val="en-US"/>
        </w:rPr>
      </w:pPr>
      <w:r>
        <w:rPr>
          <w:rStyle w:val="CommentReference"/>
        </w:rPr>
        <w:annotationRef/>
      </w:r>
      <w:r w:rsidRPr="00EA5CFC">
        <w:rPr>
          <w:lang w:val="en-US"/>
        </w:rPr>
        <w:t xml:space="preserve">These data are similar, so I will plot them </w:t>
      </w:r>
      <w:r>
        <w:rPr>
          <w:lang w:val="en-US"/>
        </w:rPr>
        <w:t>together!</w:t>
      </w:r>
    </w:p>
  </w:comment>
  <w:comment w:id="26" w:author="Max Lindmark" w:date="2020-04-23T17:11:00Z" w:initials="ML">
    <w:p w14:paraId="262E4B93" w14:textId="77777777" w:rsidR="006B00B7" w:rsidRDefault="006B00B7" w:rsidP="006B00B7">
      <w:pPr>
        <w:pStyle w:val="CommentText"/>
        <w:rPr>
          <w:lang w:val="en-US"/>
        </w:rPr>
      </w:pPr>
      <w:r>
        <w:rPr>
          <w:rStyle w:val="CommentReference"/>
        </w:rPr>
        <w:annotationRef/>
      </w: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in the code I put 0.5 wrongly as the precision. So, I actually used a less informative prior (sd = 1.414). </w:t>
      </w:r>
    </w:p>
    <w:p w14:paraId="59160AD0" w14:textId="77777777" w:rsidR="006B00B7" w:rsidRDefault="006B00B7" w:rsidP="006B00B7">
      <w:pPr>
        <w:pStyle w:val="CommentText"/>
        <w:rPr>
          <w:lang w:val="en-US"/>
        </w:rPr>
      </w:pPr>
    </w:p>
    <w:p w14:paraId="3DA9A12F" w14:textId="77777777" w:rsidR="006B00B7" w:rsidRDefault="006B00B7" w:rsidP="006B00B7">
      <w:pPr>
        <w:pStyle w:val="CommentText"/>
        <w:rPr>
          <w:lang w:val="en-US"/>
        </w:rPr>
      </w:pPr>
      <w:r>
        <w:rPr>
          <w:lang w:val="en-US"/>
        </w:rPr>
        <w:t xml:space="preserve">When I use a sd of 0.5 (precision = 4), I see that the mean of all species intercepts (mu_b0) is pulled to the prior, although the all the other parameters’ priors are essentially flat around the posterior and they look fine with that precision. </w:t>
      </w:r>
    </w:p>
    <w:p w14:paraId="2F9956D3" w14:textId="77777777" w:rsidR="006B00B7" w:rsidRDefault="006B00B7" w:rsidP="006B00B7">
      <w:pPr>
        <w:pStyle w:val="CommentText"/>
        <w:rPr>
          <w:lang w:val="en-US"/>
        </w:rPr>
      </w:pPr>
    </w:p>
    <w:p w14:paraId="28A4B2D2" w14:textId="77777777" w:rsidR="006B00B7" w:rsidRDefault="006B00B7" w:rsidP="006B00B7">
      <w:pPr>
        <w:pStyle w:val="CommentText"/>
        <w:rPr>
          <w:lang w:val="en-US"/>
        </w:rPr>
      </w:pPr>
      <w:r>
        <w:rPr>
          <w:lang w:val="en-US"/>
        </w:rPr>
        <w:t>Despite that they all look fine and overall very similar (decimals), I will instead increase the standard deviation to 1 in these priors (for the average species effect), and to sd=5 for the intercept…</w:t>
      </w:r>
    </w:p>
    <w:p w14:paraId="516CF7C8" w14:textId="77777777" w:rsidR="006B00B7" w:rsidRDefault="006B00B7" w:rsidP="006B00B7">
      <w:pPr>
        <w:pStyle w:val="CommentText"/>
        <w:rPr>
          <w:lang w:val="en-US"/>
        </w:rPr>
      </w:pPr>
    </w:p>
    <w:p w14:paraId="261135A4" w14:textId="2E30C47C" w:rsidR="006B00B7" w:rsidRPr="006B00B7" w:rsidRDefault="006B00B7">
      <w:pPr>
        <w:pStyle w:val="CommentText"/>
        <w:rPr>
          <w:lang w:val="en-US"/>
        </w:rPr>
      </w:pPr>
      <w:r>
        <w:rPr>
          <w:lang w:val="en-US"/>
        </w:rPr>
        <w:t>I have added plots in the appendix showing the posterior distributions of these “main/interesting” parameters (mu_0, mu_1, mu_2, mu_3) together with their prior distributions, to visually show how the posteriors is not very influenced by the prior.</w:t>
      </w:r>
    </w:p>
  </w:comment>
  <w:comment w:id="29" w:author="Max Lindmark" w:date="2020-04-22T17:37:00Z" w:initials="ML">
    <w:p w14:paraId="281B944D" w14:textId="0261B523" w:rsidR="00604739" w:rsidRDefault="00604739" w:rsidP="00604739">
      <w:pPr>
        <w:pStyle w:val="CommentText"/>
        <w:rPr>
          <w:lang w:val="en-US"/>
        </w:rPr>
      </w:pP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w:t>
      </w:r>
      <w:r w:rsidR="004B39A8">
        <w:rPr>
          <w:lang w:val="en-US"/>
        </w:rPr>
        <w:t xml:space="preserve">in the code I put </w:t>
      </w:r>
      <w:r>
        <w:rPr>
          <w:lang w:val="en-US"/>
        </w:rPr>
        <w:t>0.5</w:t>
      </w:r>
      <w:r w:rsidR="004B39A8">
        <w:rPr>
          <w:lang w:val="en-US"/>
        </w:rPr>
        <w:t xml:space="preserve"> wrongly as </w:t>
      </w:r>
      <w:r>
        <w:rPr>
          <w:lang w:val="en-US"/>
        </w:rPr>
        <w:t>the precision. So, I actually used a less informative prior (</w:t>
      </w:r>
      <w:r w:rsidR="00272145">
        <w:rPr>
          <w:lang w:val="en-US"/>
        </w:rPr>
        <w:t xml:space="preserve">sd = </w:t>
      </w:r>
      <w:r>
        <w:rPr>
          <w:lang w:val="en-US"/>
        </w:rPr>
        <w:t xml:space="preserve">1.414). </w:t>
      </w:r>
    </w:p>
    <w:p w14:paraId="545DCDFF" w14:textId="77777777" w:rsidR="00604739" w:rsidRDefault="00604739" w:rsidP="00604739">
      <w:pPr>
        <w:pStyle w:val="CommentText"/>
        <w:rPr>
          <w:lang w:val="en-US"/>
        </w:rPr>
      </w:pPr>
    </w:p>
    <w:p w14:paraId="41CDC50F" w14:textId="4D99DF0E" w:rsidR="00604739" w:rsidRDefault="00604739" w:rsidP="00604739">
      <w:pPr>
        <w:pStyle w:val="CommentText"/>
        <w:rPr>
          <w:lang w:val="en-US"/>
        </w:rPr>
      </w:pPr>
      <w:r>
        <w:rPr>
          <w:lang w:val="en-US"/>
        </w:rPr>
        <w:t>When I use a sd of 0.5 (precision = 4), I see that the mean of all species intercepts (mu_b0) is pulled to the prior, although the all the other parameters’ priors are essentially flat around the posterior</w:t>
      </w:r>
      <w:r w:rsidR="00D85C54">
        <w:rPr>
          <w:lang w:val="en-US"/>
        </w:rPr>
        <w:t xml:space="preserve"> and they look fine with that precision. </w:t>
      </w:r>
    </w:p>
    <w:p w14:paraId="0E0DAD70" w14:textId="77777777" w:rsidR="00604739" w:rsidRDefault="00604739" w:rsidP="00604739">
      <w:pPr>
        <w:pStyle w:val="CommentText"/>
        <w:rPr>
          <w:lang w:val="en-US"/>
        </w:rPr>
      </w:pPr>
    </w:p>
    <w:p w14:paraId="3A4DED61" w14:textId="06D4C768" w:rsidR="00604739" w:rsidRDefault="000C306B">
      <w:pPr>
        <w:pStyle w:val="CommentText"/>
        <w:rPr>
          <w:lang w:val="en-US"/>
        </w:rPr>
      </w:pPr>
      <w:r>
        <w:rPr>
          <w:lang w:val="en-US"/>
        </w:rPr>
        <w:t>Despite that they all look fine and overall very similar (decimals)</w:t>
      </w:r>
      <w:r w:rsidR="00604739">
        <w:rPr>
          <w:lang w:val="en-US"/>
        </w:rPr>
        <w:t xml:space="preserve">, I will instead increase the standard deviation to 1 </w:t>
      </w:r>
      <w:r w:rsidR="00C81AD4">
        <w:rPr>
          <w:lang w:val="en-US"/>
        </w:rPr>
        <w:t>in these priors (for the average species effect)</w:t>
      </w:r>
      <w:r w:rsidR="00996BB8">
        <w:rPr>
          <w:lang w:val="en-US"/>
        </w:rPr>
        <w:t>, and to sd=5 for the intercept…</w:t>
      </w:r>
    </w:p>
    <w:p w14:paraId="278C350D" w14:textId="77777777" w:rsidR="006E0A6E" w:rsidRDefault="006E0A6E">
      <w:pPr>
        <w:pStyle w:val="CommentText"/>
        <w:rPr>
          <w:lang w:val="en-US"/>
        </w:rPr>
      </w:pPr>
    </w:p>
    <w:p w14:paraId="004EA587" w14:textId="6DF5AD1E" w:rsidR="006E0A6E" w:rsidRPr="00604739" w:rsidRDefault="006E0A6E">
      <w:pPr>
        <w:pStyle w:val="CommentText"/>
        <w:rPr>
          <w:lang w:val="en-US"/>
        </w:rPr>
      </w:pPr>
      <w:r>
        <w:rPr>
          <w:lang w:val="en-US"/>
        </w:rPr>
        <w:t>I have added plots in the appendix showing the posterior distributions of these “main</w:t>
      </w:r>
      <w:r w:rsidR="00CB79C0">
        <w:rPr>
          <w:lang w:val="en-US"/>
        </w:rPr>
        <w:t>/interesting</w:t>
      </w:r>
      <w:r>
        <w:rPr>
          <w:lang w:val="en-US"/>
        </w:rPr>
        <w:t>” parameters (mu_0, mu_1, mu_2, mu_3)</w:t>
      </w:r>
      <w:r w:rsidR="007D153A">
        <w:rPr>
          <w:lang w:val="en-US"/>
        </w:rPr>
        <w:t xml:space="preserve"> together with their prior distributions, to visually show how the posteriors is not very influenced by the prior.</w:t>
      </w:r>
    </w:p>
  </w:comment>
  <w:comment w:id="32" w:author="Max Lindmark" w:date="2020-04-23T13:13:00Z" w:initials="ML">
    <w:p w14:paraId="226E2E76" w14:textId="6933F2FE" w:rsidR="00A52899" w:rsidRPr="00A52899" w:rsidRDefault="00A52899">
      <w:pPr>
        <w:pStyle w:val="CommentText"/>
        <w:rPr>
          <w:lang w:val="en-US"/>
        </w:rPr>
      </w:pPr>
      <w:r>
        <w:rPr>
          <w:rStyle w:val="CommentReference"/>
        </w:rPr>
        <w:annotationRef/>
      </w:r>
      <w:r w:rsidRPr="00A52899">
        <w:rPr>
          <w:lang w:val="en-US"/>
        </w:rPr>
        <w:t>Wops, th</w:t>
      </w:r>
      <w:r>
        <w:rPr>
          <w:lang w:val="en-US"/>
        </w:rPr>
        <w:t>is is also incorrect. This reflects mass-specific priors, which but I hadn’t switched to mass-specific values at that time. Luckily the prior was so flat and data so “certain” it did not really matter!</w:t>
      </w:r>
    </w:p>
  </w:comment>
  <w:comment w:id="36" w:author="Max Lindmark" w:date="2020-04-22T13:02:00Z" w:initials="ML">
    <w:p w14:paraId="4D42B2DD" w14:textId="2CF5FC18" w:rsidR="00CA5CFC" w:rsidRPr="000C4232" w:rsidRDefault="00CA5CFC">
      <w:pPr>
        <w:pStyle w:val="CommentText"/>
        <w:rPr>
          <w:lang w:val="en-US"/>
        </w:rPr>
      </w:pPr>
      <w:r>
        <w:rPr>
          <w:rStyle w:val="CommentReference"/>
        </w:rPr>
        <w:annotationRef/>
      </w:r>
      <w:r w:rsidR="00604739" w:rsidRPr="000C4232">
        <w:rPr>
          <w:lang w:val="en-US"/>
        </w:rPr>
        <w:t>Temperature</w:t>
      </w:r>
      <w:r w:rsidRPr="000C4232">
        <w:rPr>
          <w:lang w:val="en-US"/>
        </w:rPr>
        <w:t xml:space="preserve"> </w:t>
      </w:r>
      <w:r>
        <w:rPr>
          <w:lang w:val="en-US"/>
        </w:rPr>
        <w:t>coefficient???</w:t>
      </w:r>
    </w:p>
  </w:comment>
  <w:comment w:id="41" w:author="Max Lindmark" w:date="2020-04-22T17:36:00Z" w:initials="ML">
    <w:p w14:paraId="0B365000" w14:textId="4C1198D2" w:rsidR="00604739" w:rsidRPr="00604739" w:rsidRDefault="00604739">
      <w:pPr>
        <w:pStyle w:val="CommentText"/>
        <w:rPr>
          <w:lang w:val="en-US"/>
        </w:rPr>
      </w:pPr>
      <w:r>
        <w:rPr>
          <w:rStyle w:val="CommentReference"/>
        </w:rPr>
        <w:annotationRef/>
      </w:r>
      <w:r w:rsidRPr="00604739">
        <w:rPr>
          <w:lang w:val="en-US"/>
        </w:rPr>
        <w:t>Coeff</w:t>
      </w:r>
      <w:r>
        <w:rPr>
          <w:lang w:val="en-US"/>
        </w:rPr>
        <w:t>icient?</w:t>
      </w:r>
    </w:p>
  </w:comment>
  <w:comment w:id="42" w:author="Max Lindmark" w:date="2020-04-22T17:04:00Z" w:initials="ML">
    <w:p w14:paraId="3F4DDA1D" w14:textId="637254DA" w:rsidR="00CA5CFC" w:rsidRPr="000C4232" w:rsidRDefault="00CA5CFC" w:rsidP="00093FA1">
      <w:pPr>
        <w:pStyle w:val="CommentText"/>
        <w:rPr>
          <w:lang w:val="en-US"/>
        </w:rPr>
      </w:pPr>
      <w:r>
        <w:rPr>
          <w:rStyle w:val="CommentReference"/>
        </w:rPr>
        <w:annotationRef/>
      </w:r>
      <w:r>
        <w:rPr>
          <w:rStyle w:val="CommentReference"/>
        </w:rPr>
        <w:annotationRef/>
      </w:r>
      <w:r w:rsidR="00604739" w:rsidRPr="000C4232">
        <w:rPr>
          <w:lang w:val="en-US"/>
        </w:rPr>
        <w:t>Temperature</w:t>
      </w:r>
      <w:r w:rsidRPr="000C4232">
        <w:rPr>
          <w:lang w:val="en-US"/>
        </w:rPr>
        <w:t xml:space="preserve"> </w:t>
      </w:r>
      <w:r>
        <w:rPr>
          <w:lang w:val="en-US"/>
        </w:rPr>
        <w:t>coefficient???</w:t>
      </w:r>
    </w:p>
    <w:p w14:paraId="582D95AB" w14:textId="28B5571D" w:rsidR="00CA5CFC" w:rsidRDefault="00CA5CFC">
      <w:pPr>
        <w:pStyle w:val="CommentText"/>
      </w:pPr>
    </w:p>
  </w:comment>
  <w:comment w:id="43" w:author="Max Lindmark" w:date="2020-04-22T17:39:00Z" w:initials="ML">
    <w:p w14:paraId="26AE3624" w14:textId="3E13B6BB" w:rsidR="00A90EE9" w:rsidRPr="00A90EE9" w:rsidRDefault="00A90EE9">
      <w:pPr>
        <w:pStyle w:val="CommentText"/>
        <w:rPr>
          <w:lang w:val="en-US"/>
        </w:rPr>
      </w:pPr>
      <w:r>
        <w:rPr>
          <w:rStyle w:val="CommentReference"/>
        </w:rPr>
        <w:annotationRef/>
      </w:r>
      <w:r w:rsidRPr="00A90EE9">
        <w:rPr>
          <w:lang w:val="en-US"/>
        </w:rPr>
        <w:t>Check priors here</w:t>
      </w:r>
    </w:p>
  </w:comment>
  <w:comment w:id="44" w:author="Max Lindmark" w:date="2020-04-22T17:39:00Z" w:initials="ML">
    <w:p w14:paraId="1555FC6E" w14:textId="1C611307" w:rsidR="00A90EE9" w:rsidRPr="00A90EE9" w:rsidRDefault="00A90EE9">
      <w:pPr>
        <w:pStyle w:val="CommentText"/>
        <w:rPr>
          <w:lang w:val="en-US"/>
        </w:rPr>
      </w:pPr>
      <w:r>
        <w:rPr>
          <w:rStyle w:val="CommentReference"/>
        </w:rPr>
        <w:annotationRef/>
      </w:r>
      <w:r w:rsidRPr="00A90EE9">
        <w:rPr>
          <w:lang w:val="en-US"/>
        </w:rPr>
        <w:t>Che</w:t>
      </w:r>
      <w:r>
        <w:rPr>
          <w:lang w:val="en-US"/>
        </w:rPr>
        <w:t>ck priors here</w:t>
      </w:r>
    </w:p>
  </w:comment>
  <w:comment w:id="45" w:author="Jan Ohlberger" w:date="2020-01-21T14:07:00Z" w:initials="Ca">
    <w:p w14:paraId="03B53C1D" w14:textId="77777777" w:rsidR="00CA5CFC" w:rsidRPr="002D70E2" w:rsidRDefault="00CA5CFC" w:rsidP="00F85DA2">
      <w:pPr>
        <w:pStyle w:val="CommentText"/>
        <w:rPr>
          <w:lang w:val="en-GB"/>
        </w:rPr>
      </w:pPr>
      <w:r>
        <w:rPr>
          <w:rStyle w:val="CommentReference"/>
        </w:rPr>
        <w:annotationRef/>
      </w:r>
      <w:r w:rsidRPr="002D70E2">
        <w:rPr>
          <w:lang w:val="en-GB"/>
        </w:rPr>
        <w:t>Maybe better in the discussion…</w:t>
      </w:r>
    </w:p>
  </w:comment>
  <w:comment w:id="46" w:author="Max Lindmark" w:date="2020-01-28T15:33:00Z" w:initials="ML">
    <w:p w14:paraId="5ACFCA4C" w14:textId="021245C5" w:rsidR="00CA5CFC" w:rsidRPr="00457D7E" w:rsidRDefault="00CA5CFC" w:rsidP="00F85DA2">
      <w:pPr>
        <w:pStyle w:val="CommentText"/>
        <w:rPr>
          <w:lang w:val="en-GB"/>
        </w:rPr>
      </w:pPr>
      <w:r>
        <w:rPr>
          <w:rStyle w:val="CommentReference"/>
        </w:rPr>
        <w:annotationRef/>
      </w:r>
      <w:r w:rsidRPr="00457D7E">
        <w:rPr>
          <w:lang w:val="en-GB"/>
        </w:rPr>
        <w:t>I’ve been trying to sneak in borderline discussion-sentences here in case I couldn’t fit them in the discussion (because we already have too much to discuss in this wide-spanning ms…). If you think it’s too much of a discussion, I can remove it!</w:t>
      </w:r>
    </w:p>
  </w:comment>
  <w:comment w:id="47" w:author="Jan Ohlberger" w:date="2020-02-06T12:45:00Z" w:initials="Ca">
    <w:p w14:paraId="639B754C" w14:textId="492BBA9B" w:rsidR="00CA5CFC" w:rsidRPr="00457D7E" w:rsidRDefault="00CA5CFC">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48" w:author="Jan Ohlberger" w:date="2020-01-21T14:57:00Z" w:initials="Ca">
    <w:p w14:paraId="14C41261" w14:textId="77777777" w:rsidR="00CA5CFC" w:rsidRPr="002D70E2" w:rsidRDefault="00CA5CFC">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CA5CFC" w:rsidRPr="002D70E2" w:rsidRDefault="00CA5CFC">
      <w:pPr>
        <w:pStyle w:val="CommentText"/>
        <w:rPr>
          <w:lang w:val="en-GB"/>
        </w:rPr>
      </w:pPr>
    </w:p>
    <w:p w14:paraId="6653FE73" w14:textId="0A209DBF" w:rsidR="00CA5CFC" w:rsidRPr="002D70E2" w:rsidRDefault="00CA5CFC">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CA5CFC" w:rsidRPr="002D70E2" w:rsidRDefault="00CA5CFC">
      <w:pPr>
        <w:pStyle w:val="CommentText"/>
        <w:rPr>
          <w:lang w:val="en-GB"/>
        </w:rPr>
      </w:pPr>
    </w:p>
    <w:p w14:paraId="0FEAD394" w14:textId="58BEC5A8" w:rsidR="00CA5CFC" w:rsidRPr="002D70E2" w:rsidRDefault="00CA5CFC">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CA5CFC" w:rsidRPr="002D70E2" w:rsidRDefault="00CA5CFC">
      <w:pPr>
        <w:pStyle w:val="CommentText"/>
        <w:rPr>
          <w:lang w:val="en-GB"/>
        </w:rPr>
      </w:pPr>
    </w:p>
    <w:p w14:paraId="08A228F7" w14:textId="601A6767" w:rsidR="00CA5CFC" w:rsidRPr="002D70E2" w:rsidRDefault="00CA5CFC">
      <w:pPr>
        <w:pStyle w:val="CommentText"/>
        <w:rPr>
          <w:lang w:val="en-GB"/>
        </w:rPr>
      </w:pPr>
      <w:r w:rsidRPr="002D70E2">
        <w:rPr>
          <w:lang w:val="en-GB"/>
        </w:rPr>
        <w:t>The overall mean of 6°C, on the other hand, seems reasonable.</w:t>
      </w:r>
    </w:p>
    <w:p w14:paraId="19AF2500" w14:textId="65C98CB9" w:rsidR="00CA5CFC" w:rsidRPr="002D70E2" w:rsidRDefault="00CA5CFC">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CA5CFC" w:rsidRPr="002D70E2" w:rsidRDefault="00CA5CFC">
      <w:pPr>
        <w:pStyle w:val="CommentText"/>
        <w:rPr>
          <w:lang w:val="en-GB"/>
        </w:rPr>
      </w:pPr>
    </w:p>
    <w:p w14:paraId="32692339" w14:textId="77C0DC03" w:rsidR="00CA5CFC" w:rsidRPr="002D70E2" w:rsidRDefault="00CA5CFC">
      <w:pPr>
        <w:pStyle w:val="CommentText"/>
        <w:rPr>
          <w:lang w:val="en-GB"/>
        </w:rPr>
      </w:pPr>
      <w:r w:rsidRPr="002D70E2">
        <w:rPr>
          <w:lang w:val="en-GB"/>
        </w:rPr>
        <w:t>I know this seems very picky - but somehow these are extreme enough to warrant further scrutiny in my view</w:t>
      </w:r>
    </w:p>
  </w:comment>
  <w:comment w:id="49" w:author="Max Lindmark" w:date="2020-01-28T15:25:00Z" w:initials="ML">
    <w:p w14:paraId="18CB7814" w14:textId="77777777" w:rsidR="00CA5CFC" w:rsidRPr="00457D7E" w:rsidRDefault="00CA5CFC">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CA5CFC" w:rsidRPr="00457D7E" w:rsidRDefault="00CA5CFC">
      <w:pPr>
        <w:pStyle w:val="CommentText"/>
        <w:rPr>
          <w:lang w:val="en-GB"/>
        </w:rPr>
      </w:pPr>
    </w:p>
    <w:p w14:paraId="3F9AF4D5" w14:textId="506AAFAA" w:rsidR="00CA5CFC" w:rsidRPr="00457D7E" w:rsidRDefault="00CA5CFC">
      <w:pPr>
        <w:pStyle w:val="CommentText"/>
        <w:rPr>
          <w:lang w:val="en-GB"/>
        </w:rPr>
      </w:pPr>
      <w:r w:rsidRPr="00457D7E">
        <w:rPr>
          <w:lang w:val="en-GB"/>
        </w:rPr>
        <w:t>But just to clarify also, the reference temperature (T_env) is the midpoint between the minimum and maximum temperature on fishbase, so it’s not necessarily the mean experienced temperature. Which is another reason for maybe coming up with another metric, something like average temperature in spatial area of distribution weighted by abundance, or something.</w:t>
      </w:r>
    </w:p>
    <w:p w14:paraId="3297F43A" w14:textId="77777777" w:rsidR="00CA5CFC" w:rsidRPr="00457D7E" w:rsidRDefault="00CA5CFC">
      <w:pPr>
        <w:pStyle w:val="CommentText"/>
        <w:rPr>
          <w:lang w:val="en-GB"/>
        </w:rPr>
      </w:pPr>
    </w:p>
    <w:p w14:paraId="09190D46" w14:textId="0DD35202" w:rsidR="00CA5CFC" w:rsidRPr="00457D7E" w:rsidRDefault="00CA5CFC">
      <w:pPr>
        <w:pStyle w:val="CommentText"/>
        <w:rPr>
          <w:lang w:val="en-GB"/>
        </w:rPr>
      </w:pPr>
      <w:r w:rsidRPr="00457D7E">
        <w:rPr>
          <w:lang w:val="en-GB"/>
        </w:rPr>
        <w:t>Since we only use this metric for a few species now (only growth and consumption), we can probably afford to refine it.</w:t>
      </w:r>
    </w:p>
  </w:comment>
  <w:comment w:id="50" w:author="Max Lindmark" w:date="2020-02-06T10:42:00Z" w:initials="ML">
    <w:p w14:paraId="2E7A1F17" w14:textId="00618321" w:rsidR="00CA5CFC" w:rsidRPr="00457D7E" w:rsidRDefault="00CA5CFC">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51" w:author="Max Lindmark" w:date="2020-01-31T19:19:00Z" w:initials="ML">
    <w:p w14:paraId="5FA02F3D" w14:textId="7C54B478" w:rsidR="00CA5CFC" w:rsidRPr="00457D7E" w:rsidRDefault="00CA5CFC">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52" w:author="Max Lindmark" w:date="2020-02-06T10:46:00Z" w:initials="ML">
    <w:p w14:paraId="24D3DCE9" w14:textId="4844CFD2" w:rsidR="00CA5CFC" w:rsidRPr="00457D7E" w:rsidRDefault="00CA5CFC">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53" w:author="Max Lindmark" w:date="2020-02-06T10:46:00Z" w:initials="ML">
    <w:p w14:paraId="12E58D26" w14:textId="50EEB09E" w:rsidR="00CA5CFC" w:rsidRPr="00457D7E" w:rsidRDefault="00CA5CFC">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54" w:author="Max Lindmark" w:date="2020-04-22T11:45:00Z" w:initials="ML">
    <w:p w14:paraId="4BC6E64A" w14:textId="30A6C380" w:rsidR="00CA5CFC" w:rsidRDefault="00CA5CFC" w:rsidP="00D764E3">
      <w:pPr>
        <w:pStyle w:val="CommentText"/>
        <w:rPr>
          <w:lang w:val="en-US"/>
        </w:rPr>
      </w:pPr>
      <w:r>
        <w:rPr>
          <w:rStyle w:val="CommentReference"/>
        </w:rPr>
        <w:annotationRef/>
      </w:r>
      <w:r>
        <w:rPr>
          <w:lang w:val="en-US"/>
        </w:rPr>
        <w:t>I changed some things here to make the non-interaction models more consistent with the interaction models. See yellow highlight.</w:t>
      </w:r>
    </w:p>
    <w:p w14:paraId="287D7FDD" w14:textId="77777777" w:rsidR="00CA5CFC" w:rsidRDefault="00CA5CFC" w:rsidP="00D764E3">
      <w:pPr>
        <w:pStyle w:val="CommentText"/>
        <w:rPr>
          <w:lang w:val="en-US"/>
        </w:rPr>
      </w:pPr>
    </w:p>
    <w:p w14:paraId="719F1B6C" w14:textId="73DD86EC" w:rsidR="00CA5CFC" w:rsidRDefault="00CA5CFC" w:rsidP="00D764E3">
      <w:pPr>
        <w:pStyle w:val="CommentText"/>
        <w:rPr>
          <w:lang w:val="en-US"/>
        </w:rPr>
      </w:pPr>
      <w:r>
        <w:rPr>
          <w:rStyle w:val="CommentReference"/>
        </w:rPr>
        <w:annotationRef/>
      </w:r>
      <w:r w:rsidRPr="0018740A">
        <w:rPr>
          <w:lang w:val="en-US"/>
        </w:rPr>
        <w:t>Models M</w:t>
      </w:r>
      <w:r>
        <w:rPr>
          <w:lang w:val="en-US"/>
        </w:rPr>
        <w:t>7</w:t>
      </w:r>
      <w:r w:rsidRPr="0018740A">
        <w:rPr>
          <w:lang w:val="en-US"/>
        </w:rPr>
        <w:t xml:space="preserve"> and M8</w:t>
      </w:r>
      <w:r>
        <w:rPr>
          <w:lang w:val="en-US"/>
        </w:rPr>
        <w:t xml:space="preserve"> (now M6a and M6b)</w:t>
      </w:r>
      <w:r w:rsidRPr="0018740A">
        <w:rPr>
          <w:lang w:val="en-US"/>
        </w:rPr>
        <w:t xml:space="preserve">: previously </w:t>
      </w:r>
      <w:r>
        <w:rPr>
          <w:lang w:val="en-US"/>
        </w:rPr>
        <w:t>I had only Beta1 and Beta2 random… but doesn’t really make sense to me to only have those terms random without the intercept. What do you think? I’ve now changed so that it better matches the models without the interaction. Also, this means better consistency, and note these models are not among the “best” anyway!</w:t>
      </w:r>
    </w:p>
    <w:p w14:paraId="7FEBEBC7" w14:textId="77777777" w:rsidR="00CA5CFC" w:rsidRDefault="00CA5CFC" w:rsidP="00D764E3">
      <w:pPr>
        <w:pStyle w:val="CommentText"/>
        <w:rPr>
          <w:lang w:val="en-US"/>
        </w:rPr>
      </w:pPr>
    </w:p>
    <w:p w14:paraId="18C120B7" w14:textId="77777777" w:rsidR="00CA5CFC" w:rsidRDefault="00CA5CFC" w:rsidP="00D764E3">
      <w:pPr>
        <w:pStyle w:val="CommentText"/>
        <w:rPr>
          <w:lang w:val="en-US"/>
        </w:rPr>
      </w:pPr>
      <w:r>
        <w:rPr>
          <w:lang w:val="en-US"/>
        </w:rPr>
        <w:t>I also gave the simplest model the highest number.</w:t>
      </w:r>
    </w:p>
    <w:p w14:paraId="4410C3DA" w14:textId="77777777" w:rsidR="00CA5CFC" w:rsidRPr="0018740A" w:rsidRDefault="00CA5CFC" w:rsidP="00D764E3">
      <w:pPr>
        <w:pStyle w:val="CommentText"/>
        <w:rPr>
          <w:lang w:val="en-US"/>
        </w:rPr>
      </w:pPr>
      <w:r>
        <w:rPr>
          <w:lang w:val="en-US"/>
        </w:rPr>
        <w:br/>
        <w:t xml:space="preserve">Maybe it’s just easiest if you compare these three models with an earlier version </w:t>
      </w:r>
      <w:r w:rsidRPr="000B5162">
        <w:rPr>
          <w:lang w:val="en-US"/>
        </w:rPr>
        <w:sym w:font="Wingdings" w:char="F04A"/>
      </w:r>
    </w:p>
    <w:p w14:paraId="00135990" w14:textId="523664F3" w:rsidR="00CA5CFC" w:rsidRPr="00D764E3" w:rsidRDefault="00CA5CFC">
      <w:pPr>
        <w:pStyle w:val="CommentText"/>
        <w:rPr>
          <w:lang w:val="en-US"/>
        </w:rPr>
      </w:pPr>
    </w:p>
  </w:comment>
  <w:comment w:id="55" w:author="Max Lindmark" w:date="2020-01-29T19:50:00Z" w:initials="ML">
    <w:p w14:paraId="12DD45A9" w14:textId="77777777" w:rsidR="00CA5CFC" w:rsidRPr="00457D7E" w:rsidRDefault="00CA5CFC">
      <w:pPr>
        <w:pStyle w:val="CommentText"/>
        <w:rPr>
          <w:rStyle w:val="CommentReference"/>
          <w:lang w:val="en-GB"/>
        </w:rPr>
      </w:pPr>
      <w:r>
        <w:rPr>
          <w:rStyle w:val="CommentReference"/>
        </w:rPr>
        <w:annotationRef/>
      </w:r>
      <w:r w:rsidRPr="00457D7E">
        <w:rPr>
          <w:rStyle w:val="CommentReference"/>
          <w:lang w:val="en-GB"/>
        </w:rPr>
        <w:t xml:space="preserve">Later I can add transparent/dashed/narrow lines corresponding to predictions by species… that would maybe visualize better that we account for the clusters. </w:t>
      </w:r>
    </w:p>
    <w:p w14:paraId="42A2E24A" w14:textId="77777777" w:rsidR="00CA5CFC" w:rsidRPr="00457D7E" w:rsidRDefault="00CA5CFC">
      <w:pPr>
        <w:pStyle w:val="CommentText"/>
        <w:rPr>
          <w:rStyle w:val="CommentReference"/>
          <w:lang w:val="en-GB"/>
        </w:rPr>
      </w:pPr>
    </w:p>
    <w:p w14:paraId="4CBF0665" w14:textId="1D94F896" w:rsidR="00CA5CFC" w:rsidRPr="00457D7E" w:rsidRDefault="00CA5CFC">
      <w:pPr>
        <w:pStyle w:val="CommentText"/>
        <w:rPr>
          <w:lang w:val="en-GB"/>
        </w:rPr>
      </w:pPr>
      <w:r w:rsidRPr="00457D7E">
        <w:rPr>
          <w:rStyle w:val="CommentReference"/>
          <w:lang w:val="en-GB"/>
        </w:rPr>
        <w:t>We could also remove the hot and cold predictions, I think they are best for illustration when we have strong interactions, which we don’t. Then we can color the global prediction with something more neutral, to not make it too confusing with the color-coded data points…</w:t>
      </w:r>
    </w:p>
  </w:comment>
  <w:comment w:id="56" w:author="Max Lindmark" w:date="2020-02-06T11:05:00Z" w:initials="ML">
    <w:p w14:paraId="62040C99" w14:textId="69623746" w:rsidR="00CA5CFC" w:rsidRPr="00457D7E" w:rsidRDefault="00CA5CFC">
      <w:pPr>
        <w:pStyle w:val="CommentText"/>
        <w:rPr>
          <w:lang w:val="en-GB"/>
        </w:rPr>
      </w:pPr>
      <w:r>
        <w:rPr>
          <w:rStyle w:val="CommentReference"/>
        </w:rPr>
        <w:annotationRef/>
      </w:r>
      <w:r w:rsidRPr="00457D7E">
        <w:rPr>
          <w:lang w:val="en-GB"/>
        </w:rPr>
        <w:t>I’ll stick to this spelling as I’ve used it most elsewhere, can change depending on US/UK journal later!</w:t>
      </w:r>
    </w:p>
  </w:comment>
  <w:comment w:id="57" w:author="Max Lindmark" w:date="2020-04-24T10:07:00Z" w:initials="ML">
    <w:p w14:paraId="4BE8DA61" w14:textId="0B7DB407" w:rsidR="002E1CD9" w:rsidRPr="002E1CD9" w:rsidRDefault="002E1CD9">
      <w:pPr>
        <w:pStyle w:val="CommentText"/>
        <w:rPr>
          <w:lang w:val="en-US"/>
        </w:rPr>
      </w:pPr>
      <w:r>
        <w:rPr>
          <w:rStyle w:val="CommentReference"/>
        </w:rPr>
        <w:annotationRef/>
      </w:r>
      <w:r w:rsidRPr="002E1CD9">
        <w:rPr>
          <w:lang w:val="en-US"/>
        </w:rPr>
        <w:t>Should I be</w:t>
      </w:r>
      <w:r>
        <w:rPr>
          <w:lang w:val="en-US"/>
        </w:rPr>
        <w:t xml:space="preserve"> more consistence with the naming?</w:t>
      </w:r>
      <w:r w:rsidR="00241356">
        <w:rPr>
          <w:lang w:val="en-US"/>
        </w:rPr>
        <w:t xml:space="preserve"> Eg mass-coefficient?</w:t>
      </w:r>
    </w:p>
  </w:comment>
  <w:comment w:id="58" w:author="Max Lindmark" w:date="2020-04-24T10:34:00Z" w:initials="ML">
    <w:p w14:paraId="7070164E" w14:textId="076DB705" w:rsidR="00241356" w:rsidRPr="006F6994" w:rsidRDefault="00241356">
      <w:pPr>
        <w:pStyle w:val="CommentText"/>
        <w:rPr>
          <w:lang w:val="en-US"/>
        </w:rPr>
      </w:pPr>
      <w:r>
        <w:rPr>
          <w:rStyle w:val="CommentReference"/>
        </w:rPr>
        <w:annotationRef/>
      </w:r>
      <w:r w:rsidR="006F6994" w:rsidRPr="006F6994">
        <w:rPr>
          <w:lang w:val="en-US"/>
        </w:rPr>
        <w:t>Note I chan</w:t>
      </w:r>
      <w:r w:rsidR="006F6994">
        <w:rPr>
          <w:lang w:val="en-US"/>
        </w:rPr>
        <w:t>ged the layout a little bit. I didn’t think there was a advtangate o</w:t>
      </w:r>
    </w:p>
  </w:comment>
  <w:comment w:id="59" w:author="Jan Ohlberger" w:date="2020-01-21T15:43:00Z" w:initials="Ca">
    <w:p w14:paraId="1A238F9A" w14:textId="09E0F2FF" w:rsidR="00CA5CFC" w:rsidRPr="002D70E2" w:rsidRDefault="00CA5CFC">
      <w:pPr>
        <w:pStyle w:val="CommentText"/>
        <w:rPr>
          <w:lang w:val="en-GB"/>
        </w:rPr>
      </w:pPr>
      <w:r>
        <w:rPr>
          <w:rStyle w:val="CommentReference"/>
        </w:rPr>
        <w:annotationRef/>
      </w:r>
      <w:r w:rsidRPr="002D70E2">
        <w:rPr>
          <w:lang w:val="en-GB"/>
        </w:rPr>
        <w:t xml:space="preserve">Maybe better? </w:t>
      </w:r>
    </w:p>
  </w:comment>
  <w:comment w:id="60" w:author="Max Lindmark" w:date="2020-01-28T15:58:00Z" w:initials="ML">
    <w:p w14:paraId="50BCCDCC" w14:textId="2E84632D" w:rsidR="00CA5CFC" w:rsidRPr="00457D7E" w:rsidRDefault="00CA5CFC">
      <w:pPr>
        <w:pStyle w:val="CommentText"/>
        <w:rPr>
          <w:lang w:val="en-GB"/>
        </w:rPr>
      </w:pPr>
      <w:r>
        <w:rPr>
          <w:rStyle w:val="CommentReference"/>
        </w:rPr>
        <w:annotationRef/>
      </w:r>
      <w:r w:rsidRPr="00457D7E">
        <w:rPr>
          <w:lang w:val="en-GB"/>
        </w:rPr>
        <w:t>Or average?</w:t>
      </w:r>
    </w:p>
  </w:comment>
  <w:comment w:id="61" w:author="Anna Gårdmark" w:date="2020-02-03T15:34:00Z" w:initials="AG">
    <w:p w14:paraId="5DD4C2DF" w14:textId="5A828D45" w:rsidR="00CA5CFC" w:rsidRPr="00404F83" w:rsidRDefault="00CA5CFC">
      <w:pPr>
        <w:pStyle w:val="CommentText"/>
        <w:rPr>
          <w:lang w:val="en-GB"/>
        </w:rPr>
      </w:pPr>
      <w:r>
        <w:rPr>
          <w:rStyle w:val="CommentReference"/>
        </w:rPr>
        <w:annotationRef/>
      </w:r>
      <w:r w:rsidRPr="00404F83">
        <w:rPr>
          <w:lang w:val="en-GB"/>
        </w:rPr>
        <w:t>average is better, I think</w:t>
      </w:r>
    </w:p>
  </w:comment>
  <w:comment w:id="62" w:author="Max Lindmark" w:date="2020-02-06T11:11:00Z" w:initials="ML">
    <w:p w14:paraId="70D4CCDD" w14:textId="77777777" w:rsidR="00CA5CFC" w:rsidRPr="00457D7E" w:rsidRDefault="00CA5CFC"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CA5CFC" w:rsidRPr="00457D7E" w:rsidRDefault="00CA5CFC" w:rsidP="00AE4AF5">
      <w:pPr>
        <w:pStyle w:val="CommentText"/>
        <w:rPr>
          <w:b/>
          <w:bCs/>
          <w:lang w:val="en-GB"/>
        </w:rPr>
      </w:pPr>
    </w:p>
    <w:p w14:paraId="396C1A80" w14:textId="77777777" w:rsidR="00CA5CFC" w:rsidRPr="00457D7E" w:rsidRDefault="00CA5CFC" w:rsidP="00AE4AF5">
      <w:pPr>
        <w:pStyle w:val="CommentText"/>
        <w:rPr>
          <w:b/>
          <w:bCs/>
          <w:lang w:val="en-GB"/>
        </w:rPr>
      </w:pPr>
      <w:r w:rsidRPr="00457D7E">
        <w:rPr>
          <w:b/>
          <w:bCs/>
          <w:lang w:val="en-GB"/>
        </w:rPr>
        <w:t>Most importantly, we should make sure to be consistent…</w:t>
      </w:r>
    </w:p>
    <w:p w14:paraId="5112A399" w14:textId="034185F5" w:rsidR="00CA5CFC" w:rsidRPr="00457D7E" w:rsidRDefault="00CA5CFC">
      <w:pPr>
        <w:pStyle w:val="CommentText"/>
        <w:rPr>
          <w:b/>
          <w:bCs/>
          <w:lang w:val="en-GB"/>
        </w:rPr>
      </w:pPr>
    </w:p>
  </w:comment>
  <w:comment w:id="63" w:author="Max Lindmark" w:date="2020-02-06T11:11:00Z" w:initials="ML">
    <w:p w14:paraId="2D701D9D" w14:textId="77777777" w:rsidR="00CA5CFC" w:rsidRPr="00457D7E" w:rsidRDefault="00CA5CFC">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CA5CFC" w:rsidRPr="00457D7E" w:rsidRDefault="00CA5CFC">
      <w:pPr>
        <w:pStyle w:val="CommentText"/>
        <w:rPr>
          <w:lang w:val="en-GB"/>
        </w:rPr>
      </w:pPr>
    </w:p>
    <w:p w14:paraId="76F23DB8" w14:textId="267E38A7" w:rsidR="00CA5CFC" w:rsidRPr="00457D7E" w:rsidRDefault="00CA5CFC">
      <w:pPr>
        <w:pStyle w:val="CommentText"/>
        <w:rPr>
          <w:lang w:val="en-GB"/>
        </w:rPr>
      </w:pPr>
      <w:r w:rsidRPr="00457D7E">
        <w:rPr>
          <w:lang w:val="en-GB"/>
        </w:rPr>
        <w:t>I agree that average isn’t perfect either, because the species doesn’t have to be average for us to make a qualified guess!</w:t>
      </w:r>
    </w:p>
  </w:comment>
  <w:comment w:id="64" w:author="Anna Gårdmark" w:date="2020-02-07T07:48:00Z" w:initials="AG">
    <w:p w14:paraId="4A3ACB85" w14:textId="54318309" w:rsidR="00CA5CFC" w:rsidRPr="0098521B" w:rsidRDefault="00CA5CFC">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65" w:author="Max Lindmark" w:date="2020-04-24T10:08:00Z" w:initials="ML">
    <w:p w14:paraId="24050E56" w14:textId="4946F477" w:rsidR="002E1CD9" w:rsidRPr="002E1CD9" w:rsidRDefault="002E1CD9">
      <w:pPr>
        <w:pStyle w:val="CommentText"/>
        <w:rPr>
          <w:lang w:val="sv-SE"/>
        </w:rPr>
      </w:pPr>
      <w:r>
        <w:rPr>
          <w:rStyle w:val="CommentReference"/>
        </w:rPr>
        <w:annotationRef/>
      </w:r>
      <w:r>
        <w:rPr>
          <w:lang w:val="sv-SE"/>
        </w:rPr>
        <w:t>how about unmeasured?</w:t>
      </w:r>
    </w:p>
  </w:comment>
  <w:comment w:id="66" w:author="Max Lindmark" w:date="2020-01-31T16:35:00Z" w:initials="ML">
    <w:p w14:paraId="166CC7DC" w14:textId="59BE92AA" w:rsidR="00CA5CFC" w:rsidRPr="00457D7E" w:rsidRDefault="00CA5CFC">
      <w:pPr>
        <w:pStyle w:val="CommentText"/>
        <w:rPr>
          <w:lang w:val="en-GB"/>
        </w:rPr>
      </w:pPr>
      <w:r w:rsidRPr="00457D7E">
        <w:rPr>
          <w:lang w:val="en-GB"/>
        </w:rPr>
        <w:t xml:space="preserve">Just FYI, </w:t>
      </w:r>
      <w:r>
        <w:rPr>
          <w:rStyle w:val="CommentReference"/>
        </w:rPr>
        <w:annotationRef/>
      </w:r>
      <w:r w:rsidRPr="00457D7E">
        <w:rPr>
          <w:lang w:val="en-GB"/>
        </w:rPr>
        <w:t>since the models are fitted on different data sets with different mean body masses, and they are fitted to mean-centered data, I have to use different mean-centered values when I calculate these curves so that they represent the same body mass in unit g.</w:t>
      </w:r>
    </w:p>
  </w:comment>
  <w:comment w:id="67" w:author="Max Lindmark" w:date="2020-01-31T11:40:00Z" w:initials="ML">
    <w:p w14:paraId="3FA41E8E" w14:textId="77777777" w:rsidR="00CA5CFC" w:rsidRPr="00457D7E" w:rsidRDefault="00CA5CFC">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CA5CFC" w:rsidRPr="00457D7E" w:rsidRDefault="00CA5CFC">
      <w:pPr>
        <w:pStyle w:val="CommentText"/>
        <w:rPr>
          <w:lang w:val="en-GB"/>
        </w:rPr>
      </w:pPr>
    </w:p>
    <w:p w14:paraId="00A045FC" w14:textId="77777777" w:rsidR="00CA5CFC" w:rsidRPr="00457D7E" w:rsidRDefault="00CA5CFC">
      <w:pPr>
        <w:pStyle w:val="CommentText"/>
        <w:rPr>
          <w:lang w:val="en-GB"/>
        </w:rPr>
      </w:pPr>
      <w:r w:rsidRPr="00457D7E">
        <w:rPr>
          <w:lang w:val="en-GB"/>
        </w:rPr>
        <w:t xml:space="preserve">This normalization is not needed to get lower T_opt for large, and I also plotted without this normalization per size-class. </w:t>
      </w:r>
    </w:p>
    <w:p w14:paraId="443072BC" w14:textId="77777777" w:rsidR="00CA5CFC" w:rsidRPr="00457D7E" w:rsidRDefault="00CA5CFC">
      <w:pPr>
        <w:pStyle w:val="CommentText"/>
        <w:rPr>
          <w:lang w:val="en-GB"/>
        </w:rPr>
      </w:pPr>
    </w:p>
    <w:p w14:paraId="41133D76" w14:textId="77777777" w:rsidR="00CA5CFC" w:rsidRPr="00457D7E" w:rsidRDefault="00CA5CFC">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CA5CFC" w:rsidRPr="00457D7E" w:rsidRDefault="00CA5CFC">
      <w:pPr>
        <w:pStyle w:val="CommentText"/>
        <w:rPr>
          <w:lang w:val="en-GB"/>
        </w:rPr>
      </w:pPr>
    </w:p>
    <w:p w14:paraId="15D8F8B8" w14:textId="56B3EF2B" w:rsidR="00CA5CFC" w:rsidRPr="00457D7E" w:rsidRDefault="00CA5CFC">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70" w:author="Anna Gårdmark" w:date="2020-02-04T09:00:00Z" w:initials="AG">
    <w:p w14:paraId="01176257" w14:textId="77DCA2CD" w:rsidR="00CA5CFC" w:rsidRPr="002C5859" w:rsidRDefault="00CA5CFC">
      <w:pPr>
        <w:pStyle w:val="CommentText"/>
        <w:rPr>
          <w:lang w:val="en-GB"/>
        </w:rPr>
      </w:pPr>
      <w:r>
        <w:rPr>
          <w:rStyle w:val="CommentReference"/>
        </w:rPr>
        <w:annotationRef/>
      </w:r>
      <w:r w:rsidRPr="002C5859">
        <w:rPr>
          <w:lang w:val="en-GB"/>
        </w:rPr>
        <w:t xml:space="preserve">it’s not visible in this graph which species are temperate and which are not – but you refer to this fig in the discussion when you </w:t>
      </w:r>
      <w:r>
        <w:rPr>
          <w:lang w:val="en-GB"/>
        </w:rPr>
        <w:t xml:space="preserve">make conclusions about this. A possibility would be to color the species names by biogeographical region. Alternatively, add a sentence to the legend to say the temperature-ranges of env-temperatures that you refer to as polar, temperate, sub-tropical, tropical species. </w:t>
      </w:r>
    </w:p>
  </w:comment>
  <w:comment w:id="71" w:author="Max Lindmark" w:date="2020-02-06T11:16:00Z" w:initials="ML">
    <w:p w14:paraId="7873562C" w14:textId="281CD47F" w:rsidR="00CA5CFC" w:rsidRPr="00457D7E" w:rsidRDefault="00CA5CFC">
      <w:pPr>
        <w:pStyle w:val="CommentText"/>
        <w:rPr>
          <w:lang w:val="en-GB"/>
        </w:rPr>
      </w:pPr>
      <w:r>
        <w:rPr>
          <w:rStyle w:val="CommentReference"/>
        </w:rPr>
        <w:annotationRef/>
      </w:r>
      <w:r w:rsidRPr="00457D7E">
        <w:rPr>
          <w:lang w:val="en-GB"/>
        </w:rPr>
        <w:t xml:space="preserve">Ok, in that case I’d rather tone down the conclusion or talk about it broadly and not as something I find here </w:t>
      </w:r>
      <w:r w:rsidRPr="003A59D4">
        <w:sym w:font="Wingdings" w:char="F04A"/>
      </w:r>
      <w:r w:rsidRPr="00457D7E">
        <w:rPr>
          <w:lang w:val="en-GB"/>
        </w:rPr>
        <w:t xml:space="preserve"> I also feel I’m maxed out on grouping-variables (point types, size, color). </w:t>
      </w:r>
    </w:p>
    <w:p w14:paraId="3B535242" w14:textId="77777777" w:rsidR="00CA5CFC" w:rsidRPr="00457D7E" w:rsidRDefault="00CA5CFC">
      <w:pPr>
        <w:pStyle w:val="CommentText"/>
        <w:rPr>
          <w:lang w:val="en-GB"/>
        </w:rPr>
      </w:pPr>
    </w:p>
    <w:p w14:paraId="5D057A29" w14:textId="054F7AD8" w:rsidR="00CA5CFC" w:rsidRPr="00457D7E" w:rsidRDefault="00CA5CFC" w:rsidP="00686FE3">
      <w:pPr>
        <w:rPr>
          <w:lang w:val="en-GB"/>
        </w:rPr>
      </w:pPr>
      <w:r w:rsidRPr="00457D7E">
        <w:rPr>
          <w:lang w:val="en-GB"/>
        </w:rPr>
        <w:t xml:space="preserve">I could though arrange not by temperature but by biogeography, and the add open curly brackets </w:t>
      </w:r>
      <w:r w:rsidRPr="00457D7E">
        <w:rPr>
          <w:rFonts w:ascii="Times New Roman" w:eastAsia="Times New Roman" w:hAnsi="Times New Roman" w:cs="Times New Roman"/>
          <w:lang w:val="en-GB" w:eastAsia="en-GB"/>
        </w:rPr>
        <w:t xml:space="preserve">{ </w:t>
      </w:r>
      <w:r w:rsidRPr="00457D7E">
        <w:rPr>
          <w:lang w:val="en-GB"/>
        </w:rPr>
        <w:t>on the left-hand side indicating group. Order of species should largely be the same!</w:t>
      </w:r>
    </w:p>
  </w:comment>
  <w:comment w:id="68" w:author="Max Lindmark" w:date="2020-02-06T11:21:00Z" w:initials="ML">
    <w:p w14:paraId="2D1FC256" w14:textId="2F51E726" w:rsidR="00CA5CFC" w:rsidRPr="00457D7E" w:rsidRDefault="00CA5CFC">
      <w:pPr>
        <w:pStyle w:val="CommentText"/>
        <w:rPr>
          <w:b/>
          <w:bCs/>
          <w:lang w:val="en-GB"/>
        </w:rPr>
      </w:pPr>
      <w:r w:rsidRPr="00457D7E">
        <w:rPr>
          <w:b/>
          <w:bCs/>
          <w:lang w:val="en-GB"/>
        </w:rPr>
        <w:t xml:space="preserve">Jan: </w:t>
      </w:r>
      <w:r w:rsidRPr="00B56427">
        <w:rPr>
          <w:rStyle w:val="CommentReference"/>
          <w:b/>
          <w:bCs/>
        </w:rPr>
        <w:annotationRef/>
      </w:r>
      <w:r w:rsidRPr="00457D7E">
        <w:rPr>
          <w:b/>
          <w:bCs/>
          <w:lang w:val="en-GB"/>
        </w:rPr>
        <w:t>I think this is a great figure to have, but I’d simplify a bit to pull out the main takeaways: large experimental ranges that are overlapping with environmental temps but also higher values, and an optimum that is typically at the upper end or above the environmental range – see below for suggestions.</w:t>
      </w:r>
    </w:p>
  </w:comment>
  <w:comment w:id="69" w:author="Max Lindmark" w:date="2020-02-06T11:28:00Z" w:initials="ML">
    <w:p w14:paraId="3FA1DF52" w14:textId="3EE78406" w:rsidR="00CA5CFC" w:rsidRPr="00457D7E" w:rsidRDefault="00CA5CFC">
      <w:pPr>
        <w:pStyle w:val="CommentText"/>
        <w:rPr>
          <w:lang w:val="en-GB"/>
        </w:rPr>
      </w:pPr>
      <w:r>
        <w:rPr>
          <w:rStyle w:val="CommentReference"/>
        </w:rPr>
        <w:annotationRef/>
      </w:r>
      <w:r w:rsidRPr="00457D7E">
        <w:rPr>
          <w:lang w:val="en-GB"/>
        </w:rPr>
        <w:t>Tried to simplify the message but will see if I can explore different plot layouts! See below.</w:t>
      </w:r>
    </w:p>
  </w:comment>
  <w:comment w:id="72" w:author="Max Lindmark" w:date="2020-02-06T11:21:00Z" w:initials="ML">
    <w:p w14:paraId="511DAC36" w14:textId="2234481E" w:rsidR="00CA5CFC" w:rsidRPr="00457D7E" w:rsidRDefault="00CA5CFC">
      <w:pPr>
        <w:pStyle w:val="CommentText"/>
        <w:rPr>
          <w:b/>
          <w:bCs/>
          <w:lang w:val="en-GB"/>
        </w:rPr>
      </w:pPr>
      <w:r w:rsidRPr="007907BC">
        <w:rPr>
          <w:rStyle w:val="CommentReference"/>
          <w:b/>
          <w:bCs/>
        </w:rPr>
        <w:annotationRef/>
      </w:r>
      <w:r w:rsidRPr="00457D7E">
        <w:rPr>
          <w:b/>
          <w:bCs/>
          <w:lang w:val="en-GB"/>
        </w:rPr>
        <w:t xml:space="preserve">Jan: </w:t>
      </w:r>
      <w:r w:rsidRPr="007907BC">
        <w:rPr>
          <w:rStyle w:val="CommentReference"/>
          <w:b/>
          <w:bCs/>
        </w:rPr>
        <w:annotationRef/>
      </w:r>
      <w:r w:rsidRPr="00457D7E">
        <w:rPr>
          <w:b/>
          <w:bCs/>
          <w:lang w:val="en-GB"/>
        </w:rPr>
        <w:t>Guess if you want that information here, keep it also above – but do we need it? Makes the figure even busier and unless we talk about the difference and discuss it, we could leave it for the appendix.</w:t>
      </w:r>
    </w:p>
  </w:comment>
  <w:comment w:id="73" w:author="Max Lindmark" w:date="2020-02-06T11:25:00Z" w:initials="ML">
    <w:p w14:paraId="19815538" w14:textId="43B722D2" w:rsidR="00CA5CFC" w:rsidRPr="00457D7E" w:rsidRDefault="00CA5CFC">
      <w:pPr>
        <w:pStyle w:val="CommentText"/>
        <w:rPr>
          <w:lang w:val="en-GB"/>
        </w:rPr>
      </w:pPr>
      <w:r>
        <w:rPr>
          <w:rStyle w:val="CommentReference"/>
        </w:rPr>
        <w:annotationRef/>
      </w:r>
      <w:r w:rsidRPr="00457D7E">
        <w:rPr>
          <w:lang w:val="en-GB"/>
        </w:rPr>
        <w:t>See comment below! For thesis I’ll explore your suggestions only if I have time unfortunately! But I like the idea.</w:t>
      </w:r>
    </w:p>
  </w:comment>
  <w:comment w:id="74" w:author="Max Lindmark" w:date="2020-02-06T11:20:00Z" w:initials="ML">
    <w:p w14:paraId="567C190F" w14:textId="77777777" w:rsidR="00CA5CFC" w:rsidRPr="00457D7E" w:rsidRDefault="00CA5CFC" w:rsidP="003A59D4">
      <w:pPr>
        <w:pStyle w:val="CommentText"/>
        <w:rPr>
          <w:b/>
          <w:bCs/>
          <w:lang w:val="en-GB"/>
        </w:rPr>
      </w:pPr>
      <w:r w:rsidRPr="003A59D4">
        <w:rPr>
          <w:rStyle w:val="CommentReference"/>
          <w:b/>
          <w:bCs/>
        </w:rPr>
        <w:annotationRef/>
      </w:r>
      <w:r w:rsidRPr="00457D7E">
        <w:rPr>
          <w:b/>
          <w:bCs/>
          <w:lang w:val="en-GB"/>
        </w:rPr>
        <w:t xml:space="preserve">Jan: </w:t>
      </w:r>
      <w:r w:rsidRPr="003A59D4">
        <w:rPr>
          <w:rStyle w:val="CommentReference"/>
          <w:b/>
          <w:bCs/>
        </w:rPr>
        <w:annotationRef/>
      </w:r>
      <w:r w:rsidRPr="00457D7E">
        <w:rPr>
          <w:b/>
          <w:bCs/>
          <w:lang w:val="en-GB"/>
        </w:rPr>
        <w:t>I wonder if it would be better to leave out the number of observations here (again, unless you consider this critical for interpretation) and also just show the mean optimum temperature!?</w:t>
      </w:r>
    </w:p>
    <w:p w14:paraId="71DA425E" w14:textId="77777777" w:rsidR="00CA5CFC" w:rsidRPr="00457D7E" w:rsidRDefault="00CA5CFC" w:rsidP="003A59D4">
      <w:pPr>
        <w:pStyle w:val="CommentText"/>
        <w:rPr>
          <w:b/>
          <w:bCs/>
          <w:lang w:val="en-GB"/>
        </w:rPr>
      </w:pPr>
    </w:p>
    <w:p w14:paraId="5D30FBE5" w14:textId="77777777" w:rsidR="00CA5CFC" w:rsidRPr="00457D7E" w:rsidRDefault="00CA5CFC" w:rsidP="003A59D4">
      <w:pPr>
        <w:pStyle w:val="CommentText"/>
        <w:rPr>
          <w:b/>
          <w:bCs/>
          <w:lang w:val="en-GB"/>
        </w:rPr>
      </w:pPr>
      <w:r w:rsidRPr="00457D7E">
        <w:rPr>
          <w:b/>
          <w:bCs/>
          <w:lang w:val="en-GB"/>
        </w:rPr>
        <w:t>Would make this a much cleaner and easier to interpret figure</w:t>
      </w:r>
    </w:p>
    <w:p w14:paraId="279AFF9D" w14:textId="3B3C61D3" w:rsidR="00CA5CFC" w:rsidRPr="00457D7E" w:rsidRDefault="00CA5CFC">
      <w:pPr>
        <w:pStyle w:val="CommentText"/>
        <w:rPr>
          <w:b/>
          <w:bCs/>
          <w:lang w:val="en-GB"/>
        </w:rPr>
      </w:pPr>
    </w:p>
  </w:comment>
  <w:comment w:id="75" w:author="Max Lindmark" w:date="2020-02-06T11:22:00Z" w:initials="ML">
    <w:p w14:paraId="0B683017" w14:textId="77777777" w:rsidR="00CA5CFC" w:rsidRPr="00457D7E" w:rsidRDefault="00CA5CFC">
      <w:pPr>
        <w:pStyle w:val="CommentText"/>
        <w:rPr>
          <w:lang w:val="en-GB"/>
        </w:rPr>
      </w:pPr>
      <w:r>
        <w:rPr>
          <w:rStyle w:val="CommentReference"/>
        </w:rPr>
        <w:annotationRef/>
      </w:r>
      <w:r w:rsidRPr="00457D7E">
        <w:rPr>
          <w:lang w:val="en-GB"/>
        </w:rPr>
        <w:t>Maybe not critical, I’d say only critical if we show tall the optimum temperatures to illustrate that we have multiple points per species.</w:t>
      </w:r>
    </w:p>
    <w:p w14:paraId="05FF5B78" w14:textId="77777777" w:rsidR="00CA5CFC" w:rsidRPr="00457D7E" w:rsidRDefault="00CA5CFC">
      <w:pPr>
        <w:pStyle w:val="CommentText"/>
        <w:rPr>
          <w:lang w:val="en-GB"/>
        </w:rPr>
      </w:pPr>
    </w:p>
    <w:p w14:paraId="42915C74" w14:textId="742A1156" w:rsidR="00CA5CFC" w:rsidRPr="00457D7E" w:rsidRDefault="00CA5CFC">
      <w:pPr>
        <w:pStyle w:val="CommentText"/>
        <w:rPr>
          <w:lang w:val="en-GB"/>
        </w:rPr>
      </w:pPr>
      <w:r w:rsidRPr="00457D7E">
        <w:rPr>
          <w:lang w:val="en-GB"/>
        </w:rPr>
        <w:t>Mean and standard deviations could work! Also for the experimental data.. Then we’d have three lines like environmental temperature. I’ll think about it!</w:t>
      </w:r>
    </w:p>
  </w:comment>
  <w:comment w:id="76" w:author="Jan Ohlberger" w:date="2020-02-06T12:53:00Z" w:initials="Ca">
    <w:p w14:paraId="5D0588E3" w14:textId="7F51F5F0" w:rsidR="00CA5CFC" w:rsidRPr="00457D7E" w:rsidRDefault="00CA5CFC">
      <w:pPr>
        <w:pStyle w:val="CommentText"/>
        <w:rPr>
          <w:lang w:val="en-GB"/>
        </w:rPr>
      </w:pPr>
      <w:r>
        <w:rPr>
          <w:rStyle w:val="CommentReference"/>
        </w:rPr>
        <w:annotationRef/>
      </w:r>
      <w:r w:rsidRPr="00457D7E">
        <w:rPr>
          <w:lang w:val="en-GB"/>
        </w:rPr>
        <w:t xml:space="preserve">This kind of stuff is not critical but can take a lot of time, so I’d say any of these changes can wait until after the thesis and defense </w:t>
      </w:r>
    </w:p>
  </w:comment>
  <w:comment w:id="77" w:author="Max Lindmark" w:date="2020-01-28T19:59:00Z" w:initials="ML">
    <w:p w14:paraId="5EE5D0B0" w14:textId="18144D67" w:rsidR="00CA5CFC" w:rsidRPr="00457D7E" w:rsidRDefault="00CA5CFC">
      <w:pPr>
        <w:pStyle w:val="CommentText"/>
        <w:rPr>
          <w:lang w:val="en-GB"/>
        </w:rPr>
      </w:pPr>
      <w:r w:rsidRPr="00457D7E">
        <w:rPr>
          <w:lang w:val="en-GB"/>
        </w:rPr>
        <w:t xml:space="preserve">Regarding your question Anna </w:t>
      </w:r>
      <w:r>
        <w:rPr>
          <w:rStyle w:val="CommentReference"/>
        </w:rPr>
        <w:annotationRef/>
      </w:r>
      <w:r w:rsidRPr="00457D7E">
        <w:rPr>
          <w:lang w:val="en-GB"/>
        </w:rPr>
        <w:t xml:space="preserve">if MTE predicts higher activation energies of growth: </w:t>
      </w:r>
      <w:r>
        <w:rPr>
          <w:rStyle w:val="CommentReference"/>
        </w:rPr>
        <w:annotationRef/>
      </w:r>
      <w:r w:rsidRPr="00457D7E">
        <w:rPr>
          <w:rStyle w:val="CommentReference"/>
          <w:lang w:val="en-GB"/>
        </w:rPr>
        <w:t>w</w:t>
      </w:r>
      <w:r w:rsidRPr="00457D7E">
        <w:rPr>
          <w:lang w:val="en-GB"/>
        </w:rPr>
        <w:t>ell, no, but e.g. 95% credible intervals overlap 0.6 so similarly seemed like an ok description! (not identical, but not very different either!)</w:t>
      </w:r>
    </w:p>
  </w:comment>
  <w:comment w:id="78" w:author="Anna Gårdmark" w:date="2020-02-04T08:48:00Z" w:initials="AG">
    <w:p w14:paraId="2495A2F5" w14:textId="4AD93A43" w:rsidR="00CA5CFC" w:rsidRPr="00BD7D6F" w:rsidRDefault="00CA5CFC">
      <w:pPr>
        <w:pStyle w:val="CommentText"/>
        <w:rPr>
          <w:lang w:val="en-GB"/>
        </w:rPr>
      </w:pPr>
      <w:r>
        <w:rPr>
          <w:rStyle w:val="CommentReference"/>
        </w:rPr>
        <w:annotationRef/>
      </w:r>
      <w:r w:rsidRPr="00BD7D6F">
        <w:rPr>
          <w:lang w:val="en-GB"/>
        </w:rPr>
        <w:t xml:space="preserve">to highlight the benefit of your Bayesian approach, you could </w:t>
      </w:r>
      <w:r>
        <w:rPr>
          <w:lang w:val="en-GB"/>
        </w:rPr>
        <w:t>repeat the credible intervals here if you like (instead of only ~0.6)</w:t>
      </w:r>
    </w:p>
  </w:comment>
  <w:comment w:id="79" w:author="Max Lindmark" w:date="2020-02-06T11:32:00Z" w:initials="ML">
    <w:p w14:paraId="758C28E2" w14:textId="1BA6FDF0" w:rsidR="00CA5CFC" w:rsidRPr="00457D7E" w:rsidRDefault="00CA5CFC">
      <w:pPr>
        <w:pStyle w:val="CommentText"/>
        <w:rPr>
          <w:lang w:val="en-GB"/>
        </w:rPr>
      </w:pPr>
      <w:r>
        <w:rPr>
          <w:rStyle w:val="CommentReference"/>
        </w:rPr>
        <w:annotationRef/>
      </w:r>
      <w:r w:rsidRPr="00457D7E">
        <w:rPr>
          <w:lang w:val="en-GB"/>
        </w:rPr>
        <w:t>I think it’s a good idea as you say to talk about the probabilities, because we can. For later, I thought about maybe analysing the posterior overlap somehow and given probabilities for the values (of different rates) being the same, and also within the range of MTE prediction rather than just MTE’s midpoint prediction.</w:t>
      </w:r>
    </w:p>
  </w:comment>
  <w:comment w:id="80" w:author="Anna Gårdmark" w:date="2020-02-07T08:09:00Z" w:initials="AG">
    <w:p w14:paraId="2AC900F7" w14:textId="0FBF6277" w:rsidR="00CA5CFC" w:rsidRPr="00641ACD" w:rsidRDefault="00CA5CFC">
      <w:pPr>
        <w:pStyle w:val="CommentText"/>
        <w:rPr>
          <w:lang w:val="en-GB"/>
        </w:rPr>
      </w:pPr>
      <w:r w:rsidRPr="00641ACD">
        <w:rPr>
          <w:rStyle w:val="CommentReference"/>
          <w:highlight w:val="yellow"/>
        </w:rPr>
        <w:annotationRef/>
      </w:r>
      <w:r w:rsidRPr="00641ACD">
        <w:rPr>
          <w:highlight w:val="yellow"/>
          <w:lang w:val="en-GB"/>
        </w:rPr>
        <w:t>so why not add some % credible interval to 0.6 here</w:t>
      </w:r>
      <w:r>
        <w:rPr>
          <w:highlight w:val="yellow"/>
          <w:lang w:val="en-GB"/>
        </w:rPr>
        <w:t xml:space="preserve"> (in brackets afterwards)</w:t>
      </w:r>
      <w:r w:rsidRPr="00641ACD">
        <w:rPr>
          <w:highlight w:val="yellow"/>
          <w:lang w:val="en-GB"/>
        </w:rPr>
        <w:t xml:space="preserve"> – to signal the benefit of the BAyesian approach?</w:t>
      </w:r>
    </w:p>
  </w:comment>
  <w:comment w:id="81" w:author="Max Lindmark" w:date="2020-02-08T17:31:00Z" w:initials="ML">
    <w:p w14:paraId="6B92B139" w14:textId="6D8EC9A7" w:rsidR="00CA5CFC" w:rsidRPr="00C41DFC" w:rsidRDefault="00CA5CFC">
      <w:pPr>
        <w:pStyle w:val="CommentText"/>
        <w:rPr>
          <w:lang w:val="en-US"/>
        </w:rPr>
      </w:pPr>
      <w:r>
        <w:rPr>
          <w:rStyle w:val="CommentReference"/>
        </w:rPr>
        <w:annotationRef/>
      </w:r>
      <w:r w:rsidRPr="00C41DFC">
        <w:rPr>
          <w:lang w:val="en-US"/>
        </w:rPr>
        <w:t>Because I haven’t done it yet?</w:t>
      </w:r>
      <w:r>
        <w:rPr>
          <w:lang w:val="en-US"/>
        </w:rPr>
        <w:t xml:space="preserve"> It requires some coding and calculations. </w:t>
      </w:r>
    </w:p>
  </w:comment>
  <w:comment w:id="82" w:author="Anna Gårdmark" w:date="2020-02-04T08:56:00Z" w:initials="AG">
    <w:p w14:paraId="0D13AD99" w14:textId="278CD4EB" w:rsidR="00CA5CFC" w:rsidRPr="002C5859" w:rsidRDefault="00CA5CFC">
      <w:pPr>
        <w:pStyle w:val="CommentText"/>
        <w:rPr>
          <w:lang w:val="en-GB"/>
        </w:rPr>
      </w:pPr>
      <w:r>
        <w:rPr>
          <w:rStyle w:val="CommentReference"/>
        </w:rPr>
        <w:annotationRef/>
      </w:r>
      <w:r w:rsidRPr="002C5859">
        <w:rPr>
          <w:lang w:val="en-GB"/>
        </w:rPr>
        <w:t xml:space="preserve">but isn’t it also that you account for the body-mass scaling of temperature effects (i.e. </w:t>
      </w:r>
      <w:r>
        <w:rPr>
          <w:lang w:val="en-GB"/>
        </w:rPr>
        <w:t>the mass-temperature interaction in metabolism?), or do you only mean it generally as long as body mass scaling of C &amp; M aren’t identical ? you actually find both in your model results for below optimum temps, and its good to be specific here as it is one of your main points</w:t>
      </w:r>
    </w:p>
  </w:comment>
  <w:comment w:id="83" w:author="Max Lindmark" w:date="2020-02-06T11:36:00Z" w:initials="ML">
    <w:p w14:paraId="6A2D3C14" w14:textId="77777777" w:rsidR="00CA5CFC" w:rsidRPr="00457D7E" w:rsidRDefault="00CA5CFC">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CA5CFC" w:rsidRPr="00457D7E" w:rsidRDefault="00CA5CFC">
      <w:pPr>
        <w:pStyle w:val="CommentText"/>
        <w:rPr>
          <w:lang w:val="en-GB"/>
        </w:rPr>
      </w:pPr>
    </w:p>
    <w:p w14:paraId="48DC857D" w14:textId="71B86F82" w:rsidR="00CA5CFC" w:rsidRPr="00457D7E" w:rsidRDefault="00CA5CFC">
      <w:pPr>
        <w:pStyle w:val="CommentText"/>
        <w:rPr>
          <w:lang w:val="en-GB"/>
        </w:rPr>
      </w:pPr>
      <w:r w:rsidRPr="00457D7E">
        <w:rPr>
          <w:lang w:val="en-GB"/>
        </w:rPr>
        <w:t>As I interpret it: We can say we use a special case of a Pütter model when I plot the net energy and rates. If such a model has an optimum over temperature, it will decline with mass, under the condition that the maintenance exponent is larger than consumption (Morita et al 2010).</w:t>
      </w:r>
    </w:p>
    <w:p w14:paraId="64143625" w14:textId="77777777" w:rsidR="00CA5CFC" w:rsidRPr="00457D7E" w:rsidRDefault="00CA5CFC">
      <w:pPr>
        <w:pStyle w:val="CommentText"/>
        <w:rPr>
          <w:lang w:val="en-GB"/>
        </w:rPr>
      </w:pPr>
    </w:p>
    <w:p w14:paraId="776601BB" w14:textId="24F08D9F" w:rsidR="00CA5CFC" w:rsidRPr="00457D7E" w:rsidRDefault="00CA5CFC">
      <w:pPr>
        <w:pStyle w:val="CommentText"/>
        <w:rPr>
          <w:lang w:val="en-GB"/>
        </w:rPr>
      </w:pPr>
      <w:r w:rsidRPr="00457D7E">
        <w:rPr>
          <w:lang w:val="en-GB"/>
        </w:rPr>
        <w:t>The new part here is not really coming up with something new that leads to unimodal growth curves. The basic ingredients are already there (the optimum shape due to optimum Cmax and exponential metabolism, and difference in exponents – although here based on data), we just put things together. Importantly, we also verify this with a new data set rather than citing literature that supports this.</w:t>
      </w:r>
    </w:p>
    <w:p w14:paraId="5BF62FF1" w14:textId="77777777" w:rsidR="00CA5CFC" w:rsidRPr="00457D7E" w:rsidRDefault="00CA5CFC">
      <w:pPr>
        <w:pStyle w:val="CommentText"/>
        <w:rPr>
          <w:lang w:val="en-GB"/>
        </w:rPr>
      </w:pPr>
    </w:p>
    <w:p w14:paraId="1147DE57" w14:textId="77777777" w:rsidR="00CA5CFC" w:rsidRPr="00457D7E" w:rsidRDefault="00CA5CFC">
      <w:pPr>
        <w:pStyle w:val="CommentText"/>
        <w:rPr>
          <w:lang w:val="en-GB"/>
        </w:rPr>
      </w:pPr>
      <w:r w:rsidRPr="00457D7E">
        <w:rPr>
          <w:lang w:val="en-GB"/>
        </w:rPr>
        <w:t>And, the results from metabolism and consumption show that assuming different exponents is warranted. Otherwise someone might say we only got the prediction of declining T_opt by using the VBGE model with arbitrary exponents of 2/3 and 1 which few believe represent the actual allometry.</w:t>
      </w:r>
    </w:p>
    <w:p w14:paraId="0BA1C896" w14:textId="77777777" w:rsidR="00CA5CFC" w:rsidRPr="00457D7E" w:rsidRDefault="00CA5CFC">
      <w:pPr>
        <w:pStyle w:val="CommentText"/>
        <w:rPr>
          <w:lang w:val="en-GB"/>
        </w:rPr>
      </w:pPr>
    </w:p>
    <w:p w14:paraId="4565C1F9" w14:textId="5BECAB48" w:rsidR="00CA5CFC" w:rsidRPr="00457D7E" w:rsidRDefault="00CA5CFC">
      <w:pPr>
        <w:pStyle w:val="CommentText"/>
        <w:rPr>
          <w:lang w:val="en-GB"/>
        </w:rPr>
      </w:pPr>
      <w:r w:rsidRPr="00457D7E">
        <w:rPr>
          <w:lang w:val="en-GB"/>
        </w:rPr>
        <w:t>Agree this needs to be made clearer. See the paragraph below!</w:t>
      </w:r>
    </w:p>
  </w:comment>
  <w:comment w:id="84" w:author="Anna Gårdmark" w:date="2020-02-07T08:12:00Z" w:initials="AG">
    <w:p w14:paraId="3C081A25" w14:textId="60CFB3C9" w:rsidR="00CA5CFC" w:rsidRPr="00603E09" w:rsidRDefault="00CA5CFC">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85" w:author="Max Lindmark" w:date="2020-02-06T13:04:00Z" w:initials="ML">
    <w:p w14:paraId="61204E3E" w14:textId="29123053" w:rsidR="00CA5CFC" w:rsidRPr="00457D7E" w:rsidRDefault="00CA5CFC"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CA5CFC" w:rsidRPr="00457D7E" w:rsidRDefault="00CA5CFC">
      <w:pPr>
        <w:pStyle w:val="CommentText"/>
        <w:rPr>
          <w:b/>
          <w:bCs/>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31629226" w15:paraIdParent="46F7263B" w15:done="0"/>
  <w15:commentEx w15:paraId="5D824DFE" w15:done="0"/>
  <w15:commentEx w15:paraId="7510E99E" w15:paraIdParent="5D824DFE"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1272E59D" w15:done="0"/>
  <w15:commentEx w15:paraId="3C3B4C62" w15:done="0"/>
  <w15:commentEx w15:paraId="42F3CCE8" w15:done="0"/>
  <w15:commentEx w15:paraId="1E08BA1F" w15:paraIdParent="42F3CCE8" w15:done="0"/>
  <w15:commentEx w15:paraId="410881C0" w15:paraIdParent="42F3CCE8" w15:done="0"/>
  <w15:commentEx w15:paraId="77A842BC" w15:done="0"/>
  <w15:commentEx w15:paraId="0CCA28B0" w15:done="0"/>
  <w15:commentEx w15:paraId="214DBB0F" w15:done="0"/>
  <w15:commentEx w15:paraId="44519E1D" w15:paraIdParent="214DBB0F" w15:done="0"/>
  <w15:commentEx w15:paraId="22F75534" w15:paraIdParent="214DBB0F" w15:done="0"/>
  <w15:commentEx w15:paraId="5C0FE86C" w15:done="0"/>
  <w15:commentEx w15:paraId="00F25D99" w15:done="0"/>
  <w15:commentEx w15:paraId="261135A4" w15:done="0"/>
  <w15:commentEx w15:paraId="004EA587" w15:done="0"/>
  <w15:commentEx w15:paraId="226E2E76" w15:done="0"/>
  <w15:commentEx w15:paraId="4D42B2DD" w15:done="0"/>
  <w15:commentEx w15:paraId="0B365000" w15:done="0"/>
  <w15:commentEx w15:paraId="582D95AB" w15:done="0"/>
  <w15:commentEx w15:paraId="26AE3624" w15:done="0"/>
  <w15:commentEx w15:paraId="1555FC6E" w15:done="0"/>
  <w15:commentEx w15:paraId="03B53C1D" w15:done="0"/>
  <w15:commentEx w15:paraId="5ACFCA4C" w15:paraIdParent="03B53C1D"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24D3DCE9" w15:done="0"/>
  <w15:commentEx w15:paraId="12E58D26" w15:paraIdParent="24D3DCE9" w15:done="0"/>
  <w15:commentEx w15:paraId="00135990" w15:done="0"/>
  <w15:commentEx w15:paraId="4CBF0665" w15:done="0"/>
  <w15:commentEx w15:paraId="62040C99" w15:done="0"/>
  <w15:commentEx w15:paraId="4BE8DA61" w15:done="0"/>
  <w15:commentEx w15:paraId="7070164E"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24050E56" w15:paraIdParent="1A238F9A" w15:done="0"/>
  <w15:commentEx w15:paraId="166CC7DC" w15:done="0"/>
  <w15:commentEx w15:paraId="15D8F8B8" w15:done="0"/>
  <w15:commentEx w15:paraId="01176257" w15:done="0"/>
  <w15:commentEx w15:paraId="5D057A29" w15:paraIdParent="01176257" w15:done="0"/>
  <w15:commentEx w15:paraId="2D1FC256" w15:done="0"/>
  <w15:commentEx w15:paraId="3FA1DF52" w15:paraIdParent="2D1FC256" w15:done="0"/>
  <w15:commentEx w15:paraId="511DAC36" w15:done="0"/>
  <w15:commentEx w15:paraId="19815538" w15:paraIdParent="511DAC36" w15:done="0"/>
  <w15:commentEx w15:paraId="279AFF9D" w15:done="0"/>
  <w15:commentEx w15:paraId="42915C74" w15:paraIdParent="279AFF9D" w15:done="0"/>
  <w15:commentEx w15:paraId="5D0588E3" w15:done="0"/>
  <w15:commentEx w15:paraId="5EE5D0B0" w15:done="0"/>
  <w15:commentEx w15:paraId="2495A2F5" w15:paraIdParent="5EE5D0B0" w15:done="0"/>
  <w15:commentEx w15:paraId="758C28E2" w15:paraIdParent="5EE5D0B0" w15:done="0"/>
  <w15:commentEx w15:paraId="2AC900F7" w15:paraIdParent="5EE5D0B0" w15:done="0"/>
  <w15:commentEx w15:paraId="6B92B139" w15:paraIdParent="5EE5D0B0" w15:done="0"/>
  <w15:commentEx w15:paraId="0D13AD99" w15:done="0"/>
  <w15:commentEx w15:paraId="4565C1F9" w15:paraIdParent="0D13AD99" w15:done="0"/>
  <w15:commentEx w15:paraId="3C081A25" w15:paraIdParent="0D13AD99" w15:done="0"/>
  <w15:commentEx w15:paraId="3C37E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31629226" w16cid:durableId="21E63F35"/>
  <w16cid:commentId w16cid:paraId="5D824DFE" w16cid:durableId="21E63F3D"/>
  <w16cid:commentId w16cid:paraId="7510E99E" w16cid:durableId="21E65976"/>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1272E59D" w16cid:durableId="2230682A"/>
  <w16cid:commentId w16cid:paraId="3C3B4C62" w16cid:durableId="21E65D43"/>
  <w16cid:commentId w16cid:paraId="42F3CCE8" w16cid:durableId="21D155FF"/>
  <w16cid:commentId w16cid:paraId="1E08BA1F" w16cid:durableId="21DA91A7"/>
  <w16cid:commentId w16cid:paraId="410881C0" w16cid:durableId="21E65DDB"/>
  <w16cid:commentId w16cid:paraId="77A842BC" w16cid:durableId="21E65E03"/>
  <w16cid:commentId w16cid:paraId="0CCA28B0" w16cid:durableId="21E665A5"/>
  <w16cid:commentId w16cid:paraId="214DBB0F" w16cid:durableId="21C841B4"/>
  <w16cid:commentId w16cid:paraId="44519E1D" w16cid:durableId="21D1427F"/>
  <w16cid:commentId w16cid:paraId="22F75534" w16cid:durableId="21DABDCD"/>
  <w16cid:commentId w16cid:paraId="5C0FE86C" w16cid:durableId="21DFCF7C"/>
  <w16cid:commentId w16cid:paraId="00F25D99" w16cid:durableId="224C1347"/>
  <w16cid:commentId w16cid:paraId="261135A4" w16cid:durableId="224C4ADC"/>
  <w16cid:commentId w16cid:paraId="004EA587" w16cid:durableId="224AFF6F"/>
  <w16cid:commentId w16cid:paraId="226E2E76" w16cid:durableId="224C12F9"/>
  <w16cid:commentId w16cid:paraId="4D42B2DD" w16cid:durableId="224ABED1"/>
  <w16cid:commentId w16cid:paraId="0B365000" w16cid:durableId="224AFF2B"/>
  <w16cid:commentId w16cid:paraId="582D95AB" w16cid:durableId="224AF79F"/>
  <w16cid:commentId w16cid:paraId="26AE3624" w16cid:durableId="224AFFCE"/>
  <w16cid:commentId w16cid:paraId="1555FC6E" w16cid:durableId="224AFFD3"/>
  <w16cid:commentId w16cid:paraId="03B53C1D" w16cid:durableId="21D18418"/>
  <w16cid:commentId w16cid:paraId="5ACFCA4C" w16cid:durableId="21DAD2CA"/>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24D3DCE9" w16cid:durableId="21E66D06"/>
  <w16cid:commentId w16cid:paraId="12E58D26" w16cid:durableId="21E66D10"/>
  <w16cid:commentId w16cid:paraId="00135990" w16cid:durableId="224AACDB"/>
  <w16cid:commentId w16cid:paraId="4CBF0665" w16cid:durableId="21DC6093"/>
  <w16cid:commentId w16cid:paraId="62040C99" w16cid:durableId="21E67169"/>
  <w16cid:commentId w16cid:paraId="4BE8DA61" w16cid:durableId="224D38F7"/>
  <w16cid:commentId w16cid:paraId="7070164E" w16cid:durableId="224D3F35"/>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24050E56" w16cid:durableId="224D3925"/>
  <w16cid:commentId w16cid:paraId="166CC7DC" w16cid:durableId="21DED5B6"/>
  <w16cid:commentId w16cid:paraId="15D8F8B8" w16cid:durableId="21DE90BE"/>
  <w16cid:commentId w16cid:paraId="01176257" w16cid:durableId="21E63F8B"/>
  <w16cid:commentId w16cid:paraId="5D057A29" w16cid:durableId="21E6741D"/>
  <w16cid:commentId w16cid:paraId="2D1FC256" w16cid:durableId="21E67548"/>
  <w16cid:commentId w16cid:paraId="3FA1DF52" w16cid:durableId="21E676DE"/>
  <w16cid:commentId w16cid:paraId="511DAC36" w16cid:durableId="21E67536"/>
  <w16cid:commentId w16cid:paraId="19815538" w16cid:durableId="21E6760D"/>
  <w16cid:commentId w16cid:paraId="279AFF9D" w16cid:durableId="21E674E6"/>
  <w16cid:commentId w16cid:paraId="42915C74" w16cid:durableId="21E67588"/>
  <w16cid:commentId w16cid:paraId="5D0588E3" w16cid:durableId="21E68AB6"/>
  <w16cid:commentId w16cid:paraId="5EE5D0B0" w16cid:durableId="21DB1126"/>
  <w16cid:commentId w16cid:paraId="2495A2F5" w16cid:durableId="21E63F92"/>
  <w16cid:commentId w16cid:paraId="758C28E2" w16cid:durableId="21E677E0"/>
  <w16cid:commentId w16cid:paraId="2AC900F7" w16cid:durableId="21E9687C"/>
  <w16cid:commentId w16cid:paraId="6B92B139" w16cid:durableId="21E96EE2"/>
  <w16cid:commentId w16cid:paraId="0D13AD99" w16cid:durableId="21E63F94"/>
  <w16cid:commentId w16cid:paraId="4565C1F9" w16cid:durableId="21E678CA"/>
  <w16cid:commentId w16cid:paraId="3C081A25" w16cid:durableId="21E9687F"/>
  <w16cid:commentId w16cid:paraId="3C37E55F" w16cid:durableId="21E68D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6E1A3D" w14:textId="77777777" w:rsidR="00657057" w:rsidRDefault="00657057" w:rsidP="00B65B3A">
      <w:r>
        <w:separator/>
      </w:r>
    </w:p>
    <w:p w14:paraId="17F16CB5" w14:textId="77777777" w:rsidR="00657057" w:rsidRDefault="00657057"/>
  </w:endnote>
  <w:endnote w:type="continuationSeparator" w:id="0">
    <w:p w14:paraId="7DFB49AE" w14:textId="77777777" w:rsidR="00657057" w:rsidRDefault="00657057" w:rsidP="00B65B3A">
      <w:r>
        <w:continuationSeparator/>
      </w:r>
    </w:p>
    <w:p w14:paraId="2C46A2AE" w14:textId="77777777" w:rsidR="00657057" w:rsidRDefault="006570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Content>
      <w:p w14:paraId="44D71C08" w14:textId="470418E5" w:rsidR="00CA5CFC" w:rsidRDefault="00CA5CFC"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CA5CFC" w:rsidRDefault="00CA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Content>
      <w:p w14:paraId="2401ADF2" w14:textId="1207C686" w:rsidR="00CA5CFC" w:rsidRDefault="00CA5CFC"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00D5C560" w14:textId="77777777" w:rsidR="00CA5CFC" w:rsidRDefault="00CA5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BC0947" w14:textId="77777777" w:rsidR="00657057" w:rsidRDefault="00657057" w:rsidP="00B65B3A">
      <w:r>
        <w:separator/>
      </w:r>
    </w:p>
  </w:footnote>
  <w:footnote w:type="continuationSeparator" w:id="0">
    <w:p w14:paraId="0381E33A" w14:textId="77777777" w:rsidR="00657057" w:rsidRDefault="00657057"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CA5CFC" w:rsidRDefault="00CA5CFC" w:rsidP="00B65B3A">
    <w:pPr>
      <w:pStyle w:val="Header"/>
      <w:spacing w:before="240" w:after="276"/>
    </w:pPr>
  </w:p>
  <w:p w14:paraId="3F805A8E" w14:textId="77777777" w:rsidR="00CA5CFC" w:rsidRDefault="00CA5CFC" w:rsidP="00B65B3A">
    <w:pPr>
      <w:spacing w:after="276"/>
    </w:pPr>
  </w:p>
  <w:p w14:paraId="3A1ECCFB" w14:textId="77777777" w:rsidR="00CA5CFC" w:rsidRDefault="00CA5CFC"/>
  <w:p w14:paraId="4AAA9964" w14:textId="77777777" w:rsidR="00CA5CFC" w:rsidRDefault="00CA5C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CA5CFC" w:rsidRPr="00B30794" w:rsidRDefault="00CA5CFC"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96C"/>
    <w:rsid w:val="00001A7F"/>
    <w:rsid w:val="00001A89"/>
    <w:rsid w:val="00001E12"/>
    <w:rsid w:val="00001F62"/>
    <w:rsid w:val="000021F4"/>
    <w:rsid w:val="0000294C"/>
    <w:rsid w:val="00002A07"/>
    <w:rsid w:val="00002BA4"/>
    <w:rsid w:val="00002BB2"/>
    <w:rsid w:val="00002C26"/>
    <w:rsid w:val="00002EF2"/>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5EE"/>
    <w:rsid w:val="00005835"/>
    <w:rsid w:val="00005BF7"/>
    <w:rsid w:val="00005C26"/>
    <w:rsid w:val="00005C71"/>
    <w:rsid w:val="00005DD3"/>
    <w:rsid w:val="0000669B"/>
    <w:rsid w:val="000069BE"/>
    <w:rsid w:val="00006AB6"/>
    <w:rsid w:val="00006F25"/>
    <w:rsid w:val="00007044"/>
    <w:rsid w:val="000072CE"/>
    <w:rsid w:val="00007318"/>
    <w:rsid w:val="000074EE"/>
    <w:rsid w:val="000075A9"/>
    <w:rsid w:val="0000771D"/>
    <w:rsid w:val="000077ED"/>
    <w:rsid w:val="00007997"/>
    <w:rsid w:val="00007AAC"/>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5FC"/>
    <w:rsid w:val="00014623"/>
    <w:rsid w:val="00014A1D"/>
    <w:rsid w:val="00014D82"/>
    <w:rsid w:val="00015173"/>
    <w:rsid w:val="0001518A"/>
    <w:rsid w:val="00015533"/>
    <w:rsid w:val="0001593D"/>
    <w:rsid w:val="000159F9"/>
    <w:rsid w:val="00015A95"/>
    <w:rsid w:val="00015FCD"/>
    <w:rsid w:val="000160D4"/>
    <w:rsid w:val="00016581"/>
    <w:rsid w:val="000166EB"/>
    <w:rsid w:val="000167B5"/>
    <w:rsid w:val="00016F9F"/>
    <w:rsid w:val="000170C9"/>
    <w:rsid w:val="0001766C"/>
    <w:rsid w:val="0001795F"/>
    <w:rsid w:val="00017D15"/>
    <w:rsid w:val="00017D80"/>
    <w:rsid w:val="00017F5C"/>
    <w:rsid w:val="0002005E"/>
    <w:rsid w:val="000209FA"/>
    <w:rsid w:val="00020B0E"/>
    <w:rsid w:val="00020BC0"/>
    <w:rsid w:val="00020DDB"/>
    <w:rsid w:val="00020F8B"/>
    <w:rsid w:val="00021265"/>
    <w:rsid w:val="0002128B"/>
    <w:rsid w:val="00021606"/>
    <w:rsid w:val="000216C1"/>
    <w:rsid w:val="0002175A"/>
    <w:rsid w:val="000217F7"/>
    <w:rsid w:val="00021BAB"/>
    <w:rsid w:val="00022048"/>
    <w:rsid w:val="00022121"/>
    <w:rsid w:val="00022867"/>
    <w:rsid w:val="0002287F"/>
    <w:rsid w:val="000232E0"/>
    <w:rsid w:val="00023756"/>
    <w:rsid w:val="0002382F"/>
    <w:rsid w:val="000238B8"/>
    <w:rsid w:val="000239BF"/>
    <w:rsid w:val="00023A32"/>
    <w:rsid w:val="00023ED3"/>
    <w:rsid w:val="0002422B"/>
    <w:rsid w:val="00024527"/>
    <w:rsid w:val="00024775"/>
    <w:rsid w:val="000248A4"/>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72BA"/>
    <w:rsid w:val="0002742F"/>
    <w:rsid w:val="000277A7"/>
    <w:rsid w:val="00027BB6"/>
    <w:rsid w:val="00027C0F"/>
    <w:rsid w:val="000300F3"/>
    <w:rsid w:val="00030166"/>
    <w:rsid w:val="000302A8"/>
    <w:rsid w:val="000302B8"/>
    <w:rsid w:val="000303B0"/>
    <w:rsid w:val="0003045B"/>
    <w:rsid w:val="000308A8"/>
    <w:rsid w:val="00030D4B"/>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3D8C"/>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039"/>
    <w:rsid w:val="00051187"/>
    <w:rsid w:val="00051355"/>
    <w:rsid w:val="00051383"/>
    <w:rsid w:val="0005173A"/>
    <w:rsid w:val="0005195A"/>
    <w:rsid w:val="00051975"/>
    <w:rsid w:val="00051AF3"/>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92C"/>
    <w:rsid w:val="00054CD2"/>
    <w:rsid w:val="00054E66"/>
    <w:rsid w:val="0005505B"/>
    <w:rsid w:val="00055170"/>
    <w:rsid w:val="000551E5"/>
    <w:rsid w:val="0005535E"/>
    <w:rsid w:val="00055382"/>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810"/>
    <w:rsid w:val="00062B4D"/>
    <w:rsid w:val="00062CB9"/>
    <w:rsid w:val="00062DFE"/>
    <w:rsid w:val="00063481"/>
    <w:rsid w:val="000634EE"/>
    <w:rsid w:val="00063C9F"/>
    <w:rsid w:val="00063E83"/>
    <w:rsid w:val="00064041"/>
    <w:rsid w:val="00064080"/>
    <w:rsid w:val="00064266"/>
    <w:rsid w:val="0006437D"/>
    <w:rsid w:val="000644A9"/>
    <w:rsid w:val="000649A5"/>
    <w:rsid w:val="00064C78"/>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2127"/>
    <w:rsid w:val="0007215D"/>
    <w:rsid w:val="00072330"/>
    <w:rsid w:val="00072708"/>
    <w:rsid w:val="000728D2"/>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414"/>
    <w:rsid w:val="00076C98"/>
    <w:rsid w:val="00076FA9"/>
    <w:rsid w:val="000772A5"/>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5CB"/>
    <w:rsid w:val="00090C12"/>
    <w:rsid w:val="00090D73"/>
    <w:rsid w:val="00090E0D"/>
    <w:rsid w:val="00091082"/>
    <w:rsid w:val="00091148"/>
    <w:rsid w:val="000911CC"/>
    <w:rsid w:val="0009172D"/>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A51"/>
    <w:rsid w:val="00095A7D"/>
    <w:rsid w:val="00095C4D"/>
    <w:rsid w:val="00095FB7"/>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D7E"/>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B03"/>
    <w:rsid w:val="000B1CC2"/>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62"/>
    <w:rsid w:val="000B5425"/>
    <w:rsid w:val="000B54CE"/>
    <w:rsid w:val="000B5606"/>
    <w:rsid w:val="000B58B8"/>
    <w:rsid w:val="000B5AF5"/>
    <w:rsid w:val="000B603D"/>
    <w:rsid w:val="000B615B"/>
    <w:rsid w:val="000B616E"/>
    <w:rsid w:val="000B6206"/>
    <w:rsid w:val="000B6734"/>
    <w:rsid w:val="000B6768"/>
    <w:rsid w:val="000B74B9"/>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2CF1"/>
    <w:rsid w:val="000C306B"/>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9D"/>
    <w:rsid w:val="000C5FDA"/>
    <w:rsid w:val="000C6006"/>
    <w:rsid w:val="000C60C8"/>
    <w:rsid w:val="000C61DF"/>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783"/>
    <w:rsid w:val="000F2CE4"/>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4D7"/>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964"/>
    <w:rsid w:val="001049C7"/>
    <w:rsid w:val="00104C13"/>
    <w:rsid w:val="00104FBE"/>
    <w:rsid w:val="00105000"/>
    <w:rsid w:val="001053FB"/>
    <w:rsid w:val="0010551B"/>
    <w:rsid w:val="00105760"/>
    <w:rsid w:val="00105A2E"/>
    <w:rsid w:val="00105BC5"/>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B8"/>
    <w:rsid w:val="00116BA5"/>
    <w:rsid w:val="00116BD4"/>
    <w:rsid w:val="00116DAB"/>
    <w:rsid w:val="00116E84"/>
    <w:rsid w:val="00116F62"/>
    <w:rsid w:val="0011734C"/>
    <w:rsid w:val="0011738C"/>
    <w:rsid w:val="00117600"/>
    <w:rsid w:val="00117605"/>
    <w:rsid w:val="00117A8C"/>
    <w:rsid w:val="00117C19"/>
    <w:rsid w:val="00117C34"/>
    <w:rsid w:val="00117CF0"/>
    <w:rsid w:val="0012049C"/>
    <w:rsid w:val="00120618"/>
    <w:rsid w:val="0012070D"/>
    <w:rsid w:val="0012082A"/>
    <w:rsid w:val="001209AD"/>
    <w:rsid w:val="001209CD"/>
    <w:rsid w:val="00120C13"/>
    <w:rsid w:val="00120D22"/>
    <w:rsid w:val="001210A2"/>
    <w:rsid w:val="0012123D"/>
    <w:rsid w:val="001212C9"/>
    <w:rsid w:val="00121691"/>
    <w:rsid w:val="0012193E"/>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5A"/>
    <w:rsid w:val="00137697"/>
    <w:rsid w:val="00137821"/>
    <w:rsid w:val="00137AD2"/>
    <w:rsid w:val="0014027E"/>
    <w:rsid w:val="001403C1"/>
    <w:rsid w:val="001406CC"/>
    <w:rsid w:val="001409CE"/>
    <w:rsid w:val="00140B4B"/>
    <w:rsid w:val="00140D67"/>
    <w:rsid w:val="00140FB6"/>
    <w:rsid w:val="001414C8"/>
    <w:rsid w:val="001414D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4F"/>
    <w:rsid w:val="00144864"/>
    <w:rsid w:val="00144C4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B72"/>
    <w:rsid w:val="00150D3C"/>
    <w:rsid w:val="0015140D"/>
    <w:rsid w:val="001514B7"/>
    <w:rsid w:val="001515DF"/>
    <w:rsid w:val="00151647"/>
    <w:rsid w:val="001518BB"/>
    <w:rsid w:val="00151967"/>
    <w:rsid w:val="00151CC2"/>
    <w:rsid w:val="00151CD7"/>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77D"/>
    <w:rsid w:val="00161B3D"/>
    <w:rsid w:val="00161BD4"/>
    <w:rsid w:val="00162027"/>
    <w:rsid w:val="00162290"/>
    <w:rsid w:val="00162444"/>
    <w:rsid w:val="001624C7"/>
    <w:rsid w:val="001626EE"/>
    <w:rsid w:val="00162F58"/>
    <w:rsid w:val="00163459"/>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B27"/>
    <w:rsid w:val="00167E4C"/>
    <w:rsid w:val="0017014F"/>
    <w:rsid w:val="00170155"/>
    <w:rsid w:val="0017062E"/>
    <w:rsid w:val="00170958"/>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4AA"/>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0A"/>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8F4"/>
    <w:rsid w:val="00195909"/>
    <w:rsid w:val="00195953"/>
    <w:rsid w:val="00195A96"/>
    <w:rsid w:val="00195AB4"/>
    <w:rsid w:val="00195C11"/>
    <w:rsid w:val="00195DF3"/>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712"/>
    <w:rsid w:val="001A19A3"/>
    <w:rsid w:val="001A1BBF"/>
    <w:rsid w:val="001A1BF1"/>
    <w:rsid w:val="001A1EE1"/>
    <w:rsid w:val="001A1F63"/>
    <w:rsid w:val="001A1F66"/>
    <w:rsid w:val="001A1FB2"/>
    <w:rsid w:val="001A22A7"/>
    <w:rsid w:val="001A296D"/>
    <w:rsid w:val="001A2AD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A7894"/>
    <w:rsid w:val="001B0738"/>
    <w:rsid w:val="001B0B54"/>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3F40"/>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6EE"/>
    <w:rsid w:val="001C573D"/>
    <w:rsid w:val="001C58A8"/>
    <w:rsid w:val="001C5CE5"/>
    <w:rsid w:val="001C6123"/>
    <w:rsid w:val="001C621F"/>
    <w:rsid w:val="001C6349"/>
    <w:rsid w:val="001C6523"/>
    <w:rsid w:val="001C656A"/>
    <w:rsid w:val="001C68B1"/>
    <w:rsid w:val="001C6B1F"/>
    <w:rsid w:val="001C6C18"/>
    <w:rsid w:val="001C6C66"/>
    <w:rsid w:val="001C7251"/>
    <w:rsid w:val="001C779C"/>
    <w:rsid w:val="001C7893"/>
    <w:rsid w:val="001C78CD"/>
    <w:rsid w:val="001C78F9"/>
    <w:rsid w:val="001C7CBB"/>
    <w:rsid w:val="001D014E"/>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CA0"/>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B43"/>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7038"/>
    <w:rsid w:val="001F706E"/>
    <w:rsid w:val="001F785D"/>
    <w:rsid w:val="001F78F5"/>
    <w:rsid w:val="001F78FE"/>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1D4"/>
    <w:rsid w:val="002022AA"/>
    <w:rsid w:val="002026D8"/>
    <w:rsid w:val="00202A3F"/>
    <w:rsid w:val="00202C70"/>
    <w:rsid w:val="00202D01"/>
    <w:rsid w:val="00202E6B"/>
    <w:rsid w:val="00202F1F"/>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7D3"/>
    <w:rsid w:val="0020586B"/>
    <w:rsid w:val="002058FB"/>
    <w:rsid w:val="00205B59"/>
    <w:rsid w:val="00205B9A"/>
    <w:rsid w:val="00205CFA"/>
    <w:rsid w:val="0020612B"/>
    <w:rsid w:val="00206649"/>
    <w:rsid w:val="002068D4"/>
    <w:rsid w:val="00207CBF"/>
    <w:rsid w:val="00207CC0"/>
    <w:rsid w:val="00207E29"/>
    <w:rsid w:val="00207EA7"/>
    <w:rsid w:val="00210003"/>
    <w:rsid w:val="002104C7"/>
    <w:rsid w:val="00210614"/>
    <w:rsid w:val="002107F4"/>
    <w:rsid w:val="00210917"/>
    <w:rsid w:val="0021092E"/>
    <w:rsid w:val="00210963"/>
    <w:rsid w:val="00210A7F"/>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A58"/>
    <w:rsid w:val="00213C72"/>
    <w:rsid w:val="00214641"/>
    <w:rsid w:val="00214CE3"/>
    <w:rsid w:val="00214EC5"/>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FF9"/>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875"/>
    <w:rsid w:val="00237C5F"/>
    <w:rsid w:val="00237F39"/>
    <w:rsid w:val="00240490"/>
    <w:rsid w:val="00240718"/>
    <w:rsid w:val="00240772"/>
    <w:rsid w:val="00240BED"/>
    <w:rsid w:val="00241032"/>
    <w:rsid w:val="00241356"/>
    <w:rsid w:val="00241767"/>
    <w:rsid w:val="00241C52"/>
    <w:rsid w:val="0024258D"/>
    <w:rsid w:val="002426C8"/>
    <w:rsid w:val="0024287D"/>
    <w:rsid w:val="00242F96"/>
    <w:rsid w:val="0024319F"/>
    <w:rsid w:val="002431CC"/>
    <w:rsid w:val="002431E0"/>
    <w:rsid w:val="0024331B"/>
    <w:rsid w:val="00243485"/>
    <w:rsid w:val="00243A07"/>
    <w:rsid w:val="00243CF4"/>
    <w:rsid w:val="00243ED7"/>
    <w:rsid w:val="00244297"/>
    <w:rsid w:val="00244556"/>
    <w:rsid w:val="00244FF2"/>
    <w:rsid w:val="00245181"/>
    <w:rsid w:val="00245899"/>
    <w:rsid w:val="00245A98"/>
    <w:rsid w:val="00245E5C"/>
    <w:rsid w:val="00245FB6"/>
    <w:rsid w:val="00246082"/>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A2"/>
    <w:rsid w:val="00253AC8"/>
    <w:rsid w:val="00253D50"/>
    <w:rsid w:val="00253FC2"/>
    <w:rsid w:val="00254101"/>
    <w:rsid w:val="00254271"/>
    <w:rsid w:val="0025448D"/>
    <w:rsid w:val="00254717"/>
    <w:rsid w:val="002548C6"/>
    <w:rsid w:val="0025492F"/>
    <w:rsid w:val="00254DAE"/>
    <w:rsid w:val="00254E04"/>
    <w:rsid w:val="00254ED4"/>
    <w:rsid w:val="0025512D"/>
    <w:rsid w:val="00255361"/>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567"/>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BD5"/>
    <w:rsid w:val="00271CF9"/>
    <w:rsid w:val="00272129"/>
    <w:rsid w:val="00272145"/>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C2A"/>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756"/>
    <w:rsid w:val="00292036"/>
    <w:rsid w:val="0029226E"/>
    <w:rsid w:val="0029228B"/>
    <w:rsid w:val="0029238E"/>
    <w:rsid w:val="00292715"/>
    <w:rsid w:val="0029274B"/>
    <w:rsid w:val="002928E4"/>
    <w:rsid w:val="00292A1E"/>
    <w:rsid w:val="00292C53"/>
    <w:rsid w:val="00292FEF"/>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320"/>
    <w:rsid w:val="00296465"/>
    <w:rsid w:val="0029680D"/>
    <w:rsid w:val="00296864"/>
    <w:rsid w:val="00296C9A"/>
    <w:rsid w:val="00296CC1"/>
    <w:rsid w:val="00296E85"/>
    <w:rsid w:val="00297092"/>
    <w:rsid w:val="002970B6"/>
    <w:rsid w:val="0029716F"/>
    <w:rsid w:val="00297209"/>
    <w:rsid w:val="00297B5E"/>
    <w:rsid w:val="00297B8F"/>
    <w:rsid w:val="00297D1F"/>
    <w:rsid w:val="002A00A1"/>
    <w:rsid w:val="002A0350"/>
    <w:rsid w:val="002A0422"/>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914"/>
    <w:rsid w:val="002A6C12"/>
    <w:rsid w:val="002A6E0F"/>
    <w:rsid w:val="002A7291"/>
    <w:rsid w:val="002A73A0"/>
    <w:rsid w:val="002A73E0"/>
    <w:rsid w:val="002A755E"/>
    <w:rsid w:val="002A7B9E"/>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A33"/>
    <w:rsid w:val="002B7B50"/>
    <w:rsid w:val="002B7CF7"/>
    <w:rsid w:val="002C02B5"/>
    <w:rsid w:val="002C0983"/>
    <w:rsid w:val="002C099F"/>
    <w:rsid w:val="002C0D3C"/>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FCA"/>
    <w:rsid w:val="002C540D"/>
    <w:rsid w:val="002C57E9"/>
    <w:rsid w:val="002C585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165"/>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85"/>
    <w:rsid w:val="002E1752"/>
    <w:rsid w:val="002E1CD9"/>
    <w:rsid w:val="002E1D7D"/>
    <w:rsid w:val="002E2294"/>
    <w:rsid w:val="002E2949"/>
    <w:rsid w:val="002E3379"/>
    <w:rsid w:val="002E33BA"/>
    <w:rsid w:val="002E350A"/>
    <w:rsid w:val="002E391B"/>
    <w:rsid w:val="002E398D"/>
    <w:rsid w:val="002E3E3A"/>
    <w:rsid w:val="002E4326"/>
    <w:rsid w:val="002E4A49"/>
    <w:rsid w:val="002E4B5A"/>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44D"/>
    <w:rsid w:val="002E7678"/>
    <w:rsid w:val="002E774F"/>
    <w:rsid w:val="002E7A2A"/>
    <w:rsid w:val="002E7DBD"/>
    <w:rsid w:val="002E7E46"/>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015"/>
    <w:rsid w:val="002F63FF"/>
    <w:rsid w:val="002F65B9"/>
    <w:rsid w:val="002F667F"/>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56B"/>
    <w:rsid w:val="0030764C"/>
    <w:rsid w:val="003077F1"/>
    <w:rsid w:val="00307CF4"/>
    <w:rsid w:val="003100F7"/>
    <w:rsid w:val="00310107"/>
    <w:rsid w:val="0031021A"/>
    <w:rsid w:val="0031052E"/>
    <w:rsid w:val="0031058E"/>
    <w:rsid w:val="003106CF"/>
    <w:rsid w:val="00310932"/>
    <w:rsid w:val="00310A10"/>
    <w:rsid w:val="00310AE3"/>
    <w:rsid w:val="00310DA1"/>
    <w:rsid w:val="00310F8D"/>
    <w:rsid w:val="003113EC"/>
    <w:rsid w:val="0031174D"/>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79"/>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1F5"/>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2E3F"/>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BCD"/>
    <w:rsid w:val="00355C30"/>
    <w:rsid w:val="003562E2"/>
    <w:rsid w:val="00356884"/>
    <w:rsid w:val="00356E40"/>
    <w:rsid w:val="003570FB"/>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77"/>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EF2"/>
    <w:rsid w:val="00395FDE"/>
    <w:rsid w:val="0039631B"/>
    <w:rsid w:val="0039634C"/>
    <w:rsid w:val="00396716"/>
    <w:rsid w:val="0039673E"/>
    <w:rsid w:val="00396990"/>
    <w:rsid w:val="00396A44"/>
    <w:rsid w:val="00396D7F"/>
    <w:rsid w:val="00397244"/>
    <w:rsid w:val="00397327"/>
    <w:rsid w:val="003974D4"/>
    <w:rsid w:val="003975B4"/>
    <w:rsid w:val="00397AA8"/>
    <w:rsid w:val="00397AE8"/>
    <w:rsid w:val="00397D0A"/>
    <w:rsid w:val="00397D21"/>
    <w:rsid w:val="00397D61"/>
    <w:rsid w:val="00397DDA"/>
    <w:rsid w:val="00397E17"/>
    <w:rsid w:val="003A03F0"/>
    <w:rsid w:val="003A0691"/>
    <w:rsid w:val="003A086C"/>
    <w:rsid w:val="003A094F"/>
    <w:rsid w:val="003A0D92"/>
    <w:rsid w:val="003A0FB9"/>
    <w:rsid w:val="003A14F2"/>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3EC6"/>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0B4"/>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0D4"/>
    <w:rsid w:val="003B6248"/>
    <w:rsid w:val="003B6400"/>
    <w:rsid w:val="003B651A"/>
    <w:rsid w:val="003B6E1A"/>
    <w:rsid w:val="003B6F6E"/>
    <w:rsid w:val="003B6F7F"/>
    <w:rsid w:val="003B7248"/>
    <w:rsid w:val="003B76BD"/>
    <w:rsid w:val="003B7B3F"/>
    <w:rsid w:val="003B7DD1"/>
    <w:rsid w:val="003B7F77"/>
    <w:rsid w:val="003C020F"/>
    <w:rsid w:val="003C0524"/>
    <w:rsid w:val="003C08E7"/>
    <w:rsid w:val="003C0905"/>
    <w:rsid w:val="003C0BD0"/>
    <w:rsid w:val="003C0E03"/>
    <w:rsid w:val="003C0FC8"/>
    <w:rsid w:val="003C1081"/>
    <w:rsid w:val="003C154A"/>
    <w:rsid w:val="003C177B"/>
    <w:rsid w:val="003C1DEB"/>
    <w:rsid w:val="003C1EBD"/>
    <w:rsid w:val="003C1F37"/>
    <w:rsid w:val="003C1FC7"/>
    <w:rsid w:val="003C27B9"/>
    <w:rsid w:val="003C2910"/>
    <w:rsid w:val="003C2B61"/>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59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9D4"/>
    <w:rsid w:val="003D7A09"/>
    <w:rsid w:val="003D7A68"/>
    <w:rsid w:val="003D7C5C"/>
    <w:rsid w:val="003D7D27"/>
    <w:rsid w:val="003D7D47"/>
    <w:rsid w:val="003D7F50"/>
    <w:rsid w:val="003E0031"/>
    <w:rsid w:val="003E0368"/>
    <w:rsid w:val="003E0633"/>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D5F"/>
    <w:rsid w:val="003E7E69"/>
    <w:rsid w:val="003F015E"/>
    <w:rsid w:val="003F06D5"/>
    <w:rsid w:val="003F07B8"/>
    <w:rsid w:val="003F0827"/>
    <w:rsid w:val="003F08D6"/>
    <w:rsid w:val="003F0ABC"/>
    <w:rsid w:val="003F0BE9"/>
    <w:rsid w:val="003F0D36"/>
    <w:rsid w:val="003F0F87"/>
    <w:rsid w:val="003F13F1"/>
    <w:rsid w:val="003F17D5"/>
    <w:rsid w:val="003F182B"/>
    <w:rsid w:val="003F23E1"/>
    <w:rsid w:val="003F27A7"/>
    <w:rsid w:val="003F2DDE"/>
    <w:rsid w:val="003F2EF5"/>
    <w:rsid w:val="003F30D1"/>
    <w:rsid w:val="003F357D"/>
    <w:rsid w:val="003F36CB"/>
    <w:rsid w:val="003F3A5F"/>
    <w:rsid w:val="003F3C08"/>
    <w:rsid w:val="003F3C16"/>
    <w:rsid w:val="003F3F46"/>
    <w:rsid w:val="003F41C0"/>
    <w:rsid w:val="003F41C1"/>
    <w:rsid w:val="003F43EB"/>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6209"/>
    <w:rsid w:val="003F642E"/>
    <w:rsid w:val="003F659B"/>
    <w:rsid w:val="003F65FD"/>
    <w:rsid w:val="003F6675"/>
    <w:rsid w:val="003F679C"/>
    <w:rsid w:val="003F693C"/>
    <w:rsid w:val="003F722F"/>
    <w:rsid w:val="003F76F8"/>
    <w:rsid w:val="003F772D"/>
    <w:rsid w:val="003F7AD1"/>
    <w:rsid w:val="003F7E4A"/>
    <w:rsid w:val="003F7FF4"/>
    <w:rsid w:val="0040007B"/>
    <w:rsid w:val="00400080"/>
    <w:rsid w:val="004001C2"/>
    <w:rsid w:val="00400510"/>
    <w:rsid w:val="00400863"/>
    <w:rsid w:val="00400D91"/>
    <w:rsid w:val="00400D96"/>
    <w:rsid w:val="00400E23"/>
    <w:rsid w:val="00401034"/>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4F83"/>
    <w:rsid w:val="00404FCD"/>
    <w:rsid w:val="0040505D"/>
    <w:rsid w:val="004054D0"/>
    <w:rsid w:val="004054FD"/>
    <w:rsid w:val="004055B6"/>
    <w:rsid w:val="0040573E"/>
    <w:rsid w:val="0040595A"/>
    <w:rsid w:val="00405A3F"/>
    <w:rsid w:val="00406140"/>
    <w:rsid w:val="0040646E"/>
    <w:rsid w:val="00406510"/>
    <w:rsid w:val="0040655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D49"/>
    <w:rsid w:val="00431E0B"/>
    <w:rsid w:val="0043264E"/>
    <w:rsid w:val="00432937"/>
    <w:rsid w:val="0043299D"/>
    <w:rsid w:val="00432A9B"/>
    <w:rsid w:val="004332BF"/>
    <w:rsid w:val="00433620"/>
    <w:rsid w:val="004339AE"/>
    <w:rsid w:val="004339E2"/>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6DF"/>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18"/>
    <w:rsid w:val="00451080"/>
    <w:rsid w:val="00451531"/>
    <w:rsid w:val="004515D3"/>
    <w:rsid w:val="004519F4"/>
    <w:rsid w:val="00451C00"/>
    <w:rsid w:val="00451DA6"/>
    <w:rsid w:val="00452198"/>
    <w:rsid w:val="00452887"/>
    <w:rsid w:val="00452E1D"/>
    <w:rsid w:val="00452EC6"/>
    <w:rsid w:val="004530A8"/>
    <w:rsid w:val="00453341"/>
    <w:rsid w:val="00453B48"/>
    <w:rsid w:val="00454300"/>
    <w:rsid w:val="0045434E"/>
    <w:rsid w:val="0045485A"/>
    <w:rsid w:val="004548C0"/>
    <w:rsid w:val="004549AD"/>
    <w:rsid w:val="00454F2A"/>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707B"/>
    <w:rsid w:val="004573FE"/>
    <w:rsid w:val="00457438"/>
    <w:rsid w:val="004577C7"/>
    <w:rsid w:val="00457D7E"/>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25E1"/>
    <w:rsid w:val="00462EEE"/>
    <w:rsid w:val="0046317A"/>
    <w:rsid w:val="004633DE"/>
    <w:rsid w:val="004633EB"/>
    <w:rsid w:val="00463513"/>
    <w:rsid w:val="00463AEA"/>
    <w:rsid w:val="00463B0E"/>
    <w:rsid w:val="00463C6F"/>
    <w:rsid w:val="00463D5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A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334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59"/>
    <w:rsid w:val="00475977"/>
    <w:rsid w:val="00475D6F"/>
    <w:rsid w:val="00475DA1"/>
    <w:rsid w:val="004760EC"/>
    <w:rsid w:val="00476234"/>
    <w:rsid w:val="004763F2"/>
    <w:rsid w:val="00476E83"/>
    <w:rsid w:val="00477551"/>
    <w:rsid w:val="0047764B"/>
    <w:rsid w:val="0047770C"/>
    <w:rsid w:val="004777C9"/>
    <w:rsid w:val="004778A4"/>
    <w:rsid w:val="004779B0"/>
    <w:rsid w:val="00477A3F"/>
    <w:rsid w:val="00477C86"/>
    <w:rsid w:val="00477D1B"/>
    <w:rsid w:val="00477E21"/>
    <w:rsid w:val="004806D2"/>
    <w:rsid w:val="00480C42"/>
    <w:rsid w:val="00480DF7"/>
    <w:rsid w:val="00481024"/>
    <w:rsid w:val="0048107A"/>
    <w:rsid w:val="00481187"/>
    <w:rsid w:val="004814AD"/>
    <w:rsid w:val="00481513"/>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BD6"/>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690"/>
    <w:rsid w:val="004979B3"/>
    <w:rsid w:val="00497A71"/>
    <w:rsid w:val="00497B0E"/>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8C4"/>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16E"/>
    <w:rsid w:val="004A621D"/>
    <w:rsid w:val="004A6357"/>
    <w:rsid w:val="004A638B"/>
    <w:rsid w:val="004A668C"/>
    <w:rsid w:val="004A66E0"/>
    <w:rsid w:val="004A69D3"/>
    <w:rsid w:val="004A6A13"/>
    <w:rsid w:val="004A6DB1"/>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410"/>
    <w:rsid w:val="004B35E5"/>
    <w:rsid w:val="004B39A8"/>
    <w:rsid w:val="004B39EB"/>
    <w:rsid w:val="004B3BD8"/>
    <w:rsid w:val="004B3D57"/>
    <w:rsid w:val="004B4140"/>
    <w:rsid w:val="004B4673"/>
    <w:rsid w:val="004B4B20"/>
    <w:rsid w:val="004B4BC4"/>
    <w:rsid w:val="004B4C78"/>
    <w:rsid w:val="004B4CA9"/>
    <w:rsid w:val="004B4EFD"/>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11"/>
    <w:rsid w:val="004C595D"/>
    <w:rsid w:val="004C5D6E"/>
    <w:rsid w:val="004C5D80"/>
    <w:rsid w:val="004C5DE8"/>
    <w:rsid w:val="004C5E48"/>
    <w:rsid w:val="004C5E86"/>
    <w:rsid w:val="004C5FAE"/>
    <w:rsid w:val="004C6290"/>
    <w:rsid w:val="004C62A6"/>
    <w:rsid w:val="004C68AB"/>
    <w:rsid w:val="004C6BB9"/>
    <w:rsid w:val="004C6C50"/>
    <w:rsid w:val="004C6F4D"/>
    <w:rsid w:val="004C72E7"/>
    <w:rsid w:val="004C72F2"/>
    <w:rsid w:val="004C7430"/>
    <w:rsid w:val="004C74E1"/>
    <w:rsid w:val="004C74F8"/>
    <w:rsid w:val="004C75C7"/>
    <w:rsid w:val="004C7913"/>
    <w:rsid w:val="004C7994"/>
    <w:rsid w:val="004C7ACF"/>
    <w:rsid w:val="004C7AFA"/>
    <w:rsid w:val="004C7CCA"/>
    <w:rsid w:val="004C7E3C"/>
    <w:rsid w:val="004D000B"/>
    <w:rsid w:val="004D00EE"/>
    <w:rsid w:val="004D012B"/>
    <w:rsid w:val="004D03B5"/>
    <w:rsid w:val="004D0C76"/>
    <w:rsid w:val="004D0E28"/>
    <w:rsid w:val="004D0E55"/>
    <w:rsid w:val="004D0FAD"/>
    <w:rsid w:val="004D1210"/>
    <w:rsid w:val="004D1285"/>
    <w:rsid w:val="004D1331"/>
    <w:rsid w:val="004D14D0"/>
    <w:rsid w:val="004D17A7"/>
    <w:rsid w:val="004D1D80"/>
    <w:rsid w:val="004D240D"/>
    <w:rsid w:val="004D2464"/>
    <w:rsid w:val="004D2B94"/>
    <w:rsid w:val="004D2C48"/>
    <w:rsid w:val="004D2C89"/>
    <w:rsid w:val="004D2E4C"/>
    <w:rsid w:val="004D3016"/>
    <w:rsid w:val="004D317A"/>
    <w:rsid w:val="004D3308"/>
    <w:rsid w:val="004D3477"/>
    <w:rsid w:val="004D3666"/>
    <w:rsid w:val="004D3717"/>
    <w:rsid w:val="004D410B"/>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E0"/>
    <w:rsid w:val="004E5CF3"/>
    <w:rsid w:val="004E5DF1"/>
    <w:rsid w:val="004E65B6"/>
    <w:rsid w:val="004E68ED"/>
    <w:rsid w:val="004E6A84"/>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22A"/>
    <w:rsid w:val="004F29B2"/>
    <w:rsid w:val="004F2A3A"/>
    <w:rsid w:val="004F2B5C"/>
    <w:rsid w:val="004F2B9D"/>
    <w:rsid w:val="004F2E13"/>
    <w:rsid w:val="004F2F7A"/>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929"/>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55"/>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C3B"/>
    <w:rsid w:val="00522615"/>
    <w:rsid w:val="0052277C"/>
    <w:rsid w:val="005233C4"/>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5C"/>
    <w:rsid w:val="00532987"/>
    <w:rsid w:val="00532D52"/>
    <w:rsid w:val="00532D9D"/>
    <w:rsid w:val="00532E68"/>
    <w:rsid w:val="005332DE"/>
    <w:rsid w:val="00533927"/>
    <w:rsid w:val="00533E70"/>
    <w:rsid w:val="00534074"/>
    <w:rsid w:val="00534169"/>
    <w:rsid w:val="00534206"/>
    <w:rsid w:val="005342A4"/>
    <w:rsid w:val="005342E3"/>
    <w:rsid w:val="005348A4"/>
    <w:rsid w:val="00534991"/>
    <w:rsid w:val="00534B79"/>
    <w:rsid w:val="00534E17"/>
    <w:rsid w:val="00534E22"/>
    <w:rsid w:val="005356A3"/>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064"/>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ACE"/>
    <w:rsid w:val="00575B03"/>
    <w:rsid w:val="00575FFB"/>
    <w:rsid w:val="0057610A"/>
    <w:rsid w:val="005763FE"/>
    <w:rsid w:val="00576419"/>
    <w:rsid w:val="00576570"/>
    <w:rsid w:val="005765A3"/>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2E8"/>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66"/>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615"/>
    <w:rsid w:val="0059184E"/>
    <w:rsid w:val="005918EC"/>
    <w:rsid w:val="005919F3"/>
    <w:rsid w:val="00591C30"/>
    <w:rsid w:val="00591F0C"/>
    <w:rsid w:val="0059225D"/>
    <w:rsid w:val="00592897"/>
    <w:rsid w:val="00592A50"/>
    <w:rsid w:val="00592B45"/>
    <w:rsid w:val="00592C85"/>
    <w:rsid w:val="00592CA2"/>
    <w:rsid w:val="00592DC2"/>
    <w:rsid w:val="00592E1B"/>
    <w:rsid w:val="00592E52"/>
    <w:rsid w:val="0059303B"/>
    <w:rsid w:val="00593260"/>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AA1"/>
    <w:rsid w:val="00597AF9"/>
    <w:rsid w:val="00597FA0"/>
    <w:rsid w:val="005A02D1"/>
    <w:rsid w:val="005A05D6"/>
    <w:rsid w:val="005A061B"/>
    <w:rsid w:val="005A0E3C"/>
    <w:rsid w:val="005A0F20"/>
    <w:rsid w:val="005A12D9"/>
    <w:rsid w:val="005A12FC"/>
    <w:rsid w:val="005A130F"/>
    <w:rsid w:val="005A1690"/>
    <w:rsid w:val="005A1A6F"/>
    <w:rsid w:val="005A1AB5"/>
    <w:rsid w:val="005A1D77"/>
    <w:rsid w:val="005A2127"/>
    <w:rsid w:val="005A24B1"/>
    <w:rsid w:val="005A27F4"/>
    <w:rsid w:val="005A281A"/>
    <w:rsid w:val="005A31D6"/>
    <w:rsid w:val="005A3894"/>
    <w:rsid w:val="005A4069"/>
    <w:rsid w:val="005A437C"/>
    <w:rsid w:val="005A46BB"/>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B69"/>
    <w:rsid w:val="005A7BFC"/>
    <w:rsid w:val="005A7C84"/>
    <w:rsid w:val="005A7F35"/>
    <w:rsid w:val="005A7FDB"/>
    <w:rsid w:val="005B0203"/>
    <w:rsid w:val="005B03F1"/>
    <w:rsid w:val="005B0740"/>
    <w:rsid w:val="005B0BAB"/>
    <w:rsid w:val="005B0BB0"/>
    <w:rsid w:val="005B12EA"/>
    <w:rsid w:val="005B13CB"/>
    <w:rsid w:val="005B1655"/>
    <w:rsid w:val="005B1DF6"/>
    <w:rsid w:val="005B219D"/>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EE1"/>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540"/>
    <w:rsid w:val="005D189E"/>
    <w:rsid w:val="005D18DB"/>
    <w:rsid w:val="005D19A4"/>
    <w:rsid w:val="005D1CE5"/>
    <w:rsid w:val="005D1CE6"/>
    <w:rsid w:val="005D1D8C"/>
    <w:rsid w:val="005D201A"/>
    <w:rsid w:val="005D21D6"/>
    <w:rsid w:val="005D2554"/>
    <w:rsid w:val="005D2794"/>
    <w:rsid w:val="005D2A2B"/>
    <w:rsid w:val="005D2F5D"/>
    <w:rsid w:val="005D3143"/>
    <w:rsid w:val="005D31E8"/>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411"/>
    <w:rsid w:val="005E1689"/>
    <w:rsid w:val="005E16FC"/>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F003B"/>
    <w:rsid w:val="005F0303"/>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3E09"/>
    <w:rsid w:val="006043E6"/>
    <w:rsid w:val="00604735"/>
    <w:rsid w:val="00604739"/>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70C4"/>
    <w:rsid w:val="00607309"/>
    <w:rsid w:val="006074B7"/>
    <w:rsid w:val="006074C3"/>
    <w:rsid w:val="00607D31"/>
    <w:rsid w:val="00607DD1"/>
    <w:rsid w:val="00610794"/>
    <w:rsid w:val="00610B18"/>
    <w:rsid w:val="00610BE4"/>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4DE"/>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16E"/>
    <w:rsid w:val="0062322A"/>
    <w:rsid w:val="0062342A"/>
    <w:rsid w:val="006238F9"/>
    <w:rsid w:val="00623938"/>
    <w:rsid w:val="00623D97"/>
    <w:rsid w:val="00623DF2"/>
    <w:rsid w:val="00623EC4"/>
    <w:rsid w:val="00624111"/>
    <w:rsid w:val="006248FA"/>
    <w:rsid w:val="00624A37"/>
    <w:rsid w:val="00625350"/>
    <w:rsid w:val="0062569F"/>
    <w:rsid w:val="00625786"/>
    <w:rsid w:val="0062598C"/>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56A"/>
    <w:rsid w:val="0064178B"/>
    <w:rsid w:val="006417DC"/>
    <w:rsid w:val="00641ACD"/>
    <w:rsid w:val="00641D73"/>
    <w:rsid w:val="006425E5"/>
    <w:rsid w:val="00642686"/>
    <w:rsid w:val="006426AB"/>
    <w:rsid w:val="0064291A"/>
    <w:rsid w:val="006430EE"/>
    <w:rsid w:val="0064355F"/>
    <w:rsid w:val="00643830"/>
    <w:rsid w:val="00643967"/>
    <w:rsid w:val="00643A3B"/>
    <w:rsid w:val="00644019"/>
    <w:rsid w:val="00644515"/>
    <w:rsid w:val="006446C9"/>
    <w:rsid w:val="00644CE7"/>
    <w:rsid w:val="00644E92"/>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57"/>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C59"/>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B3"/>
    <w:rsid w:val="00682BAF"/>
    <w:rsid w:val="00682F0D"/>
    <w:rsid w:val="00683099"/>
    <w:rsid w:val="00683678"/>
    <w:rsid w:val="006836B4"/>
    <w:rsid w:val="006838FA"/>
    <w:rsid w:val="00683AF9"/>
    <w:rsid w:val="00683D2B"/>
    <w:rsid w:val="00683D7D"/>
    <w:rsid w:val="00683D94"/>
    <w:rsid w:val="00683DA0"/>
    <w:rsid w:val="00683DCB"/>
    <w:rsid w:val="00683DEB"/>
    <w:rsid w:val="00684F05"/>
    <w:rsid w:val="00684F47"/>
    <w:rsid w:val="006851F1"/>
    <w:rsid w:val="00685445"/>
    <w:rsid w:val="00685493"/>
    <w:rsid w:val="0068568B"/>
    <w:rsid w:val="00685B65"/>
    <w:rsid w:val="0068646A"/>
    <w:rsid w:val="0068668B"/>
    <w:rsid w:val="00686A27"/>
    <w:rsid w:val="00686DA2"/>
    <w:rsid w:val="00686DF5"/>
    <w:rsid w:val="00686FE3"/>
    <w:rsid w:val="0068756E"/>
    <w:rsid w:val="006875ED"/>
    <w:rsid w:val="00687605"/>
    <w:rsid w:val="00687837"/>
    <w:rsid w:val="006878CB"/>
    <w:rsid w:val="00687E26"/>
    <w:rsid w:val="00687FA9"/>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CBE"/>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0B7"/>
    <w:rsid w:val="006B016D"/>
    <w:rsid w:val="006B03F2"/>
    <w:rsid w:val="006B057B"/>
    <w:rsid w:val="006B0721"/>
    <w:rsid w:val="006B08A7"/>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BF"/>
    <w:rsid w:val="006C69EC"/>
    <w:rsid w:val="006C6BD7"/>
    <w:rsid w:val="006C6EB5"/>
    <w:rsid w:val="006C6F78"/>
    <w:rsid w:val="006C726A"/>
    <w:rsid w:val="006C7603"/>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36B"/>
    <w:rsid w:val="006E07A7"/>
    <w:rsid w:val="006E0A6E"/>
    <w:rsid w:val="006E0BF8"/>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C4"/>
    <w:rsid w:val="006E4CD3"/>
    <w:rsid w:val="006E5506"/>
    <w:rsid w:val="006E57D1"/>
    <w:rsid w:val="006E5A3B"/>
    <w:rsid w:val="006E62C1"/>
    <w:rsid w:val="006E6368"/>
    <w:rsid w:val="006E64F8"/>
    <w:rsid w:val="006E660E"/>
    <w:rsid w:val="006E6618"/>
    <w:rsid w:val="006E67E8"/>
    <w:rsid w:val="006E6C6F"/>
    <w:rsid w:val="006E6DB2"/>
    <w:rsid w:val="006E6DD7"/>
    <w:rsid w:val="006E74E9"/>
    <w:rsid w:val="006E7D1A"/>
    <w:rsid w:val="006E7DFE"/>
    <w:rsid w:val="006F043D"/>
    <w:rsid w:val="006F08EC"/>
    <w:rsid w:val="006F0D75"/>
    <w:rsid w:val="006F1134"/>
    <w:rsid w:val="006F1232"/>
    <w:rsid w:val="006F1360"/>
    <w:rsid w:val="006F1A41"/>
    <w:rsid w:val="006F1A5E"/>
    <w:rsid w:val="006F1C26"/>
    <w:rsid w:val="006F1D72"/>
    <w:rsid w:val="006F1D8E"/>
    <w:rsid w:val="006F1F2E"/>
    <w:rsid w:val="006F2033"/>
    <w:rsid w:val="006F223F"/>
    <w:rsid w:val="006F2725"/>
    <w:rsid w:val="006F2BD6"/>
    <w:rsid w:val="006F2CD0"/>
    <w:rsid w:val="006F30E4"/>
    <w:rsid w:val="006F3158"/>
    <w:rsid w:val="006F31A3"/>
    <w:rsid w:val="006F3221"/>
    <w:rsid w:val="006F3276"/>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994"/>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3A"/>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AB1"/>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6E5"/>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DD8"/>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6032"/>
    <w:rsid w:val="00736338"/>
    <w:rsid w:val="00736AC8"/>
    <w:rsid w:val="00736B06"/>
    <w:rsid w:val="00736F23"/>
    <w:rsid w:val="00737014"/>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2ED5"/>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5B3"/>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AF7"/>
    <w:rsid w:val="00750E51"/>
    <w:rsid w:val="00750ECC"/>
    <w:rsid w:val="00751047"/>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2AD"/>
    <w:rsid w:val="00762446"/>
    <w:rsid w:val="0076248C"/>
    <w:rsid w:val="007624DE"/>
    <w:rsid w:val="00762507"/>
    <w:rsid w:val="0076293E"/>
    <w:rsid w:val="00762970"/>
    <w:rsid w:val="00762AE1"/>
    <w:rsid w:val="00762B8D"/>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D3B"/>
    <w:rsid w:val="00774DDE"/>
    <w:rsid w:val="00774E20"/>
    <w:rsid w:val="00774F73"/>
    <w:rsid w:val="007760D9"/>
    <w:rsid w:val="00776157"/>
    <w:rsid w:val="00776548"/>
    <w:rsid w:val="00776733"/>
    <w:rsid w:val="007767D2"/>
    <w:rsid w:val="007768F3"/>
    <w:rsid w:val="00776F94"/>
    <w:rsid w:val="007772EA"/>
    <w:rsid w:val="0077731E"/>
    <w:rsid w:val="0077745B"/>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CF0"/>
    <w:rsid w:val="00790EE8"/>
    <w:rsid w:val="007911BC"/>
    <w:rsid w:val="0079126D"/>
    <w:rsid w:val="00791AB2"/>
    <w:rsid w:val="00791B48"/>
    <w:rsid w:val="00791BD7"/>
    <w:rsid w:val="00792465"/>
    <w:rsid w:val="00792620"/>
    <w:rsid w:val="00792739"/>
    <w:rsid w:val="0079287B"/>
    <w:rsid w:val="00792BDF"/>
    <w:rsid w:val="00793515"/>
    <w:rsid w:val="007935B1"/>
    <w:rsid w:val="0079390A"/>
    <w:rsid w:val="00793A1F"/>
    <w:rsid w:val="00793B98"/>
    <w:rsid w:val="00793C93"/>
    <w:rsid w:val="00793CA3"/>
    <w:rsid w:val="00793EDD"/>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C96"/>
    <w:rsid w:val="00797E7C"/>
    <w:rsid w:val="007A0254"/>
    <w:rsid w:val="007A0363"/>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153"/>
    <w:rsid w:val="007A5202"/>
    <w:rsid w:val="007A52EE"/>
    <w:rsid w:val="007A54D2"/>
    <w:rsid w:val="007A565B"/>
    <w:rsid w:val="007A56E1"/>
    <w:rsid w:val="007A58D4"/>
    <w:rsid w:val="007A5C33"/>
    <w:rsid w:val="007A5FD9"/>
    <w:rsid w:val="007A6370"/>
    <w:rsid w:val="007A645C"/>
    <w:rsid w:val="007A664B"/>
    <w:rsid w:val="007A6863"/>
    <w:rsid w:val="007A6B7D"/>
    <w:rsid w:val="007A6BC5"/>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5C3D"/>
    <w:rsid w:val="007B601E"/>
    <w:rsid w:val="007B66ED"/>
    <w:rsid w:val="007B695E"/>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A25"/>
    <w:rsid w:val="007C6D34"/>
    <w:rsid w:val="007C6DB1"/>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3017"/>
    <w:rsid w:val="007D322A"/>
    <w:rsid w:val="007D345A"/>
    <w:rsid w:val="007D3468"/>
    <w:rsid w:val="007D36CA"/>
    <w:rsid w:val="007D37A1"/>
    <w:rsid w:val="007D38CE"/>
    <w:rsid w:val="007D4038"/>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6F2"/>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CD5"/>
    <w:rsid w:val="00801D00"/>
    <w:rsid w:val="00802380"/>
    <w:rsid w:val="0080238B"/>
    <w:rsid w:val="008024B2"/>
    <w:rsid w:val="00802552"/>
    <w:rsid w:val="008029B5"/>
    <w:rsid w:val="00802CBA"/>
    <w:rsid w:val="00802D55"/>
    <w:rsid w:val="00802EC7"/>
    <w:rsid w:val="00802F5A"/>
    <w:rsid w:val="00803010"/>
    <w:rsid w:val="0080340A"/>
    <w:rsid w:val="0080366B"/>
    <w:rsid w:val="008037FC"/>
    <w:rsid w:val="00803B5E"/>
    <w:rsid w:val="008041FC"/>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F8B"/>
    <w:rsid w:val="00806264"/>
    <w:rsid w:val="008062BF"/>
    <w:rsid w:val="00806782"/>
    <w:rsid w:val="008067FB"/>
    <w:rsid w:val="008069DD"/>
    <w:rsid w:val="00806E48"/>
    <w:rsid w:val="008074C5"/>
    <w:rsid w:val="008074DF"/>
    <w:rsid w:val="008078B7"/>
    <w:rsid w:val="00807A3F"/>
    <w:rsid w:val="00807A48"/>
    <w:rsid w:val="00807DBB"/>
    <w:rsid w:val="00810280"/>
    <w:rsid w:val="00810C76"/>
    <w:rsid w:val="00810FBE"/>
    <w:rsid w:val="00811382"/>
    <w:rsid w:val="00811383"/>
    <w:rsid w:val="008114BE"/>
    <w:rsid w:val="0081174C"/>
    <w:rsid w:val="008122BF"/>
    <w:rsid w:val="008122DB"/>
    <w:rsid w:val="0081260B"/>
    <w:rsid w:val="00812BDB"/>
    <w:rsid w:val="00813275"/>
    <w:rsid w:val="00813780"/>
    <w:rsid w:val="0081390C"/>
    <w:rsid w:val="0081390F"/>
    <w:rsid w:val="00813A73"/>
    <w:rsid w:val="00813AB2"/>
    <w:rsid w:val="00813DE6"/>
    <w:rsid w:val="008140A9"/>
    <w:rsid w:val="008140D4"/>
    <w:rsid w:val="008141C8"/>
    <w:rsid w:val="0081453F"/>
    <w:rsid w:val="008147AA"/>
    <w:rsid w:val="0081488F"/>
    <w:rsid w:val="00814B22"/>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06"/>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110"/>
    <w:rsid w:val="0083331A"/>
    <w:rsid w:val="0083363A"/>
    <w:rsid w:val="00833779"/>
    <w:rsid w:val="00833C00"/>
    <w:rsid w:val="00833C86"/>
    <w:rsid w:val="00833CC9"/>
    <w:rsid w:val="00833F1D"/>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F28"/>
    <w:rsid w:val="008406DB"/>
    <w:rsid w:val="00840705"/>
    <w:rsid w:val="0084085C"/>
    <w:rsid w:val="00840938"/>
    <w:rsid w:val="00840A9C"/>
    <w:rsid w:val="00840C40"/>
    <w:rsid w:val="00840C6D"/>
    <w:rsid w:val="00840D3E"/>
    <w:rsid w:val="008412EF"/>
    <w:rsid w:val="0084131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673"/>
    <w:rsid w:val="0084768E"/>
    <w:rsid w:val="00847BDA"/>
    <w:rsid w:val="00847C33"/>
    <w:rsid w:val="00847D95"/>
    <w:rsid w:val="0085002C"/>
    <w:rsid w:val="0085009F"/>
    <w:rsid w:val="008505D0"/>
    <w:rsid w:val="00850AF0"/>
    <w:rsid w:val="00850BBE"/>
    <w:rsid w:val="00850CD0"/>
    <w:rsid w:val="00851151"/>
    <w:rsid w:val="008512D7"/>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40EC"/>
    <w:rsid w:val="00854150"/>
    <w:rsid w:val="008545E3"/>
    <w:rsid w:val="00854B49"/>
    <w:rsid w:val="00854B6E"/>
    <w:rsid w:val="00854E89"/>
    <w:rsid w:val="00855191"/>
    <w:rsid w:val="00855193"/>
    <w:rsid w:val="008554BC"/>
    <w:rsid w:val="00855684"/>
    <w:rsid w:val="00855685"/>
    <w:rsid w:val="0085586B"/>
    <w:rsid w:val="00855973"/>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D58"/>
    <w:rsid w:val="00857F98"/>
    <w:rsid w:val="00857FFD"/>
    <w:rsid w:val="00860085"/>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EE1"/>
    <w:rsid w:val="00872F13"/>
    <w:rsid w:val="008730D1"/>
    <w:rsid w:val="00873276"/>
    <w:rsid w:val="008737CD"/>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136"/>
    <w:rsid w:val="00893394"/>
    <w:rsid w:val="00893561"/>
    <w:rsid w:val="00893B13"/>
    <w:rsid w:val="00893E1E"/>
    <w:rsid w:val="00893E8B"/>
    <w:rsid w:val="00893FB8"/>
    <w:rsid w:val="00893FDE"/>
    <w:rsid w:val="008940BB"/>
    <w:rsid w:val="0089450D"/>
    <w:rsid w:val="008947D5"/>
    <w:rsid w:val="0089480A"/>
    <w:rsid w:val="00894F07"/>
    <w:rsid w:val="0089533C"/>
    <w:rsid w:val="008955FC"/>
    <w:rsid w:val="0089588C"/>
    <w:rsid w:val="00895FC0"/>
    <w:rsid w:val="0089613E"/>
    <w:rsid w:val="008969C6"/>
    <w:rsid w:val="00896A39"/>
    <w:rsid w:val="00896A69"/>
    <w:rsid w:val="00896C3A"/>
    <w:rsid w:val="00896D0F"/>
    <w:rsid w:val="00896FCB"/>
    <w:rsid w:val="008970FC"/>
    <w:rsid w:val="0089721C"/>
    <w:rsid w:val="0089750D"/>
    <w:rsid w:val="00897C1B"/>
    <w:rsid w:val="00897C83"/>
    <w:rsid w:val="00897CCD"/>
    <w:rsid w:val="00897DB6"/>
    <w:rsid w:val="00897ECB"/>
    <w:rsid w:val="008A014A"/>
    <w:rsid w:val="008A049A"/>
    <w:rsid w:val="008A05A8"/>
    <w:rsid w:val="008A107C"/>
    <w:rsid w:val="008A13F7"/>
    <w:rsid w:val="008A1680"/>
    <w:rsid w:val="008A18AC"/>
    <w:rsid w:val="008A19FA"/>
    <w:rsid w:val="008A24A3"/>
    <w:rsid w:val="008A2685"/>
    <w:rsid w:val="008A2939"/>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634"/>
    <w:rsid w:val="008A77FE"/>
    <w:rsid w:val="008A78A6"/>
    <w:rsid w:val="008A79AD"/>
    <w:rsid w:val="008A7B8E"/>
    <w:rsid w:val="008A7EC0"/>
    <w:rsid w:val="008B06AD"/>
    <w:rsid w:val="008B10A2"/>
    <w:rsid w:val="008B1168"/>
    <w:rsid w:val="008B1356"/>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9BA"/>
    <w:rsid w:val="008B4C14"/>
    <w:rsid w:val="008B5046"/>
    <w:rsid w:val="008B51F7"/>
    <w:rsid w:val="008B5527"/>
    <w:rsid w:val="008B589A"/>
    <w:rsid w:val="008B5963"/>
    <w:rsid w:val="008B5A42"/>
    <w:rsid w:val="008B5C7F"/>
    <w:rsid w:val="008B5E1D"/>
    <w:rsid w:val="008B5E7B"/>
    <w:rsid w:val="008B6074"/>
    <w:rsid w:val="008B60E2"/>
    <w:rsid w:val="008B60E8"/>
    <w:rsid w:val="008B643C"/>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F9C"/>
    <w:rsid w:val="008C10D5"/>
    <w:rsid w:val="008C17F6"/>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6D0"/>
    <w:rsid w:val="008C393F"/>
    <w:rsid w:val="008C3AD7"/>
    <w:rsid w:val="008C3BA9"/>
    <w:rsid w:val="008C3EC9"/>
    <w:rsid w:val="008C404E"/>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594"/>
    <w:rsid w:val="008D35BC"/>
    <w:rsid w:val="008D3696"/>
    <w:rsid w:val="008D3D3D"/>
    <w:rsid w:val="008D440A"/>
    <w:rsid w:val="008D46C2"/>
    <w:rsid w:val="008D4DAC"/>
    <w:rsid w:val="008D4E78"/>
    <w:rsid w:val="008D54E8"/>
    <w:rsid w:val="008D5521"/>
    <w:rsid w:val="008D565D"/>
    <w:rsid w:val="008D5750"/>
    <w:rsid w:val="008D5828"/>
    <w:rsid w:val="008D5AD9"/>
    <w:rsid w:val="008D5B5D"/>
    <w:rsid w:val="008D5E4E"/>
    <w:rsid w:val="008D62C9"/>
    <w:rsid w:val="008D6C61"/>
    <w:rsid w:val="008D6EAF"/>
    <w:rsid w:val="008D6EBC"/>
    <w:rsid w:val="008D6F82"/>
    <w:rsid w:val="008D737B"/>
    <w:rsid w:val="008D73D4"/>
    <w:rsid w:val="008D744E"/>
    <w:rsid w:val="008D74D2"/>
    <w:rsid w:val="008D7ED7"/>
    <w:rsid w:val="008D7F86"/>
    <w:rsid w:val="008E0090"/>
    <w:rsid w:val="008E01D7"/>
    <w:rsid w:val="008E072B"/>
    <w:rsid w:val="008E095E"/>
    <w:rsid w:val="008E0B51"/>
    <w:rsid w:val="008E0BC4"/>
    <w:rsid w:val="008E0E9A"/>
    <w:rsid w:val="008E10C0"/>
    <w:rsid w:val="008E1140"/>
    <w:rsid w:val="008E122F"/>
    <w:rsid w:val="008E1802"/>
    <w:rsid w:val="008E1B70"/>
    <w:rsid w:val="008E1F46"/>
    <w:rsid w:val="008E1FE1"/>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E71"/>
    <w:rsid w:val="008F1FC6"/>
    <w:rsid w:val="008F22AF"/>
    <w:rsid w:val="008F239B"/>
    <w:rsid w:val="008F2458"/>
    <w:rsid w:val="008F24D9"/>
    <w:rsid w:val="008F2C4B"/>
    <w:rsid w:val="008F2D09"/>
    <w:rsid w:val="008F2D15"/>
    <w:rsid w:val="008F3083"/>
    <w:rsid w:val="008F30FE"/>
    <w:rsid w:val="008F31EC"/>
    <w:rsid w:val="008F32B4"/>
    <w:rsid w:val="008F3383"/>
    <w:rsid w:val="008F349E"/>
    <w:rsid w:val="008F3550"/>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1DAB"/>
    <w:rsid w:val="00902474"/>
    <w:rsid w:val="009025CA"/>
    <w:rsid w:val="0090267E"/>
    <w:rsid w:val="00902CAB"/>
    <w:rsid w:val="00902E0F"/>
    <w:rsid w:val="009035EA"/>
    <w:rsid w:val="009037EE"/>
    <w:rsid w:val="00903AFD"/>
    <w:rsid w:val="00903C78"/>
    <w:rsid w:val="00903EF2"/>
    <w:rsid w:val="00903F30"/>
    <w:rsid w:val="00903F4C"/>
    <w:rsid w:val="009040F0"/>
    <w:rsid w:val="009041EA"/>
    <w:rsid w:val="0090430E"/>
    <w:rsid w:val="00904830"/>
    <w:rsid w:val="00905058"/>
    <w:rsid w:val="0090532D"/>
    <w:rsid w:val="0090535B"/>
    <w:rsid w:val="00905EA1"/>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AAB"/>
    <w:rsid w:val="00916BF5"/>
    <w:rsid w:val="00916CCB"/>
    <w:rsid w:val="00916E44"/>
    <w:rsid w:val="00916F60"/>
    <w:rsid w:val="009176E3"/>
    <w:rsid w:val="00920267"/>
    <w:rsid w:val="0092059E"/>
    <w:rsid w:val="009207C5"/>
    <w:rsid w:val="00920875"/>
    <w:rsid w:val="00920992"/>
    <w:rsid w:val="00920B5A"/>
    <w:rsid w:val="009214D4"/>
    <w:rsid w:val="009216D9"/>
    <w:rsid w:val="00921DE5"/>
    <w:rsid w:val="009223C1"/>
    <w:rsid w:val="009223EA"/>
    <w:rsid w:val="00922644"/>
    <w:rsid w:val="009229E9"/>
    <w:rsid w:val="00922BB0"/>
    <w:rsid w:val="00922BEE"/>
    <w:rsid w:val="00923889"/>
    <w:rsid w:val="00923E73"/>
    <w:rsid w:val="00924137"/>
    <w:rsid w:val="009244BF"/>
    <w:rsid w:val="009246F4"/>
    <w:rsid w:val="0092475F"/>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583"/>
    <w:rsid w:val="00930989"/>
    <w:rsid w:val="00930B9E"/>
    <w:rsid w:val="00930F7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A7E"/>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9B"/>
    <w:rsid w:val="00936B92"/>
    <w:rsid w:val="009371FB"/>
    <w:rsid w:val="00937274"/>
    <w:rsid w:val="00937345"/>
    <w:rsid w:val="00937346"/>
    <w:rsid w:val="00937E58"/>
    <w:rsid w:val="00937E6C"/>
    <w:rsid w:val="00937F82"/>
    <w:rsid w:val="0094044C"/>
    <w:rsid w:val="00940778"/>
    <w:rsid w:val="009409DD"/>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10C1"/>
    <w:rsid w:val="00951178"/>
    <w:rsid w:val="00951417"/>
    <w:rsid w:val="00951441"/>
    <w:rsid w:val="00951603"/>
    <w:rsid w:val="0095183D"/>
    <w:rsid w:val="00951C60"/>
    <w:rsid w:val="00952B25"/>
    <w:rsid w:val="00952C1E"/>
    <w:rsid w:val="00952E54"/>
    <w:rsid w:val="009535F8"/>
    <w:rsid w:val="009537FE"/>
    <w:rsid w:val="00953863"/>
    <w:rsid w:val="0095390F"/>
    <w:rsid w:val="009539C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A99"/>
    <w:rsid w:val="00955DD8"/>
    <w:rsid w:val="00955ED5"/>
    <w:rsid w:val="009560A4"/>
    <w:rsid w:val="009563B7"/>
    <w:rsid w:val="00956516"/>
    <w:rsid w:val="009567D7"/>
    <w:rsid w:val="009569F4"/>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841"/>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9F2"/>
    <w:rsid w:val="00983BDF"/>
    <w:rsid w:val="009840C6"/>
    <w:rsid w:val="009843E8"/>
    <w:rsid w:val="0098442A"/>
    <w:rsid w:val="009845B6"/>
    <w:rsid w:val="0098463A"/>
    <w:rsid w:val="009846DC"/>
    <w:rsid w:val="0098521B"/>
    <w:rsid w:val="0098538E"/>
    <w:rsid w:val="0098541C"/>
    <w:rsid w:val="00985DCE"/>
    <w:rsid w:val="00985E2B"/>
    <w:rsid w:val="00985E3E"/>
    <w:rsid w:val="00985E6A"/>
    <w:rsid w:val="009861AB"/>
    <w:rsid w:val="009866D7"/>
    <w:rsid w:val="0098696D"/>
    <w:rsid w:val="00987180"/>
    <w:rsid w:val="00987402"/>
    <w:rsid w:val="00987493"/>
    <w:rsid w:val="009874E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4DAE"/>
    <w:rsid w:val="00995345"/>
    <w:rsid w:val="0099538B"/>
    <w:rsid w:val="00995809"/>
    <w:rsid w:val="00995962"/>
    <w:rsid w:val="00996BB8"/>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13D"/>
    <w:rsid w:val="009A36D2"/>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AD0"/>
    <w:rsid w:val="009A5DE6"/>
    <w:rsid w:val="009A64B5"/>
    <w:rsid w:val="009A652C"/>
    <w:rsid w:val="009A66F5"/>
    <w:rsid w:val="009A681C"/>
    <w:rsid w:val="009A68B9"/>
    <w:rsid w:val="009A6D81"/>
    <w:rsid w:val="009A6F72"/>
    <w:rsid w:val="009A72CC"/>
    <w:rsid w:val="009A7368"/>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13B"/>
    <w:rsid w:val="009D1755"/>
    <w:rsid w:val="009D18BF"/>
    <w:rsid w:val="009D19EC"/>
    <w:rsid w:val="009D1B6E"/>
    <w:rsid w:val="009D2020"/>
    <w:rsid w:val="009D2A0D"/>
    <w:rsid w:val="009D2D5C"/>
    <w:rsid w:val="009D2F6F"/>
    <w:rsid w:val="009D32D4"/>
    <w:rsid w:val="009D36F9"/>
    <w:rsid w:val="009D3700"/>
    <w:rsid w:val="009D390C"/>
    <w:rsid w:val="009D3B3A"/>
    <w:rsid w:val="009D3CBB"/>
    <w:rsid w:val="009D3D61"/>
    <w:rsid w:val="009D3D67"/>
    <w:rsid w:val="009D408E"/>
    <w:rsid w:val="009D4644"/>
    <w:rsid w:val="009D47AF"/>
    <w:rsid w:val="009D49C8"/>
    <w:rsid w:val="009D51D4"/>
    <w:rsid w:val="009D54AB"/>
    <w:rsid w:val="009D5603"/>
    <w:rsid w:val="009D5626"/>
    <w:rsid w:val="009D5669"/>
    <w:rsid w:val="009D5B37"/>
    <w:rsid w:val="009D5BD9"/>
    <w:rsid w:val="009D5C42"/>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D6"/>
    <w:rsid w:val="009E167B"/>
    <w:rsid w:val="009E173E"/>
    <w:rsid w:val="009E180F"/>
    <w:rsid w:val="009E189C"/>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991"/>
    <w:rsid w:val="009E7AC7"/>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21A"/>
    <w:rsid w:val="009F3318"/>
    <w:rsid w:val="009F334F"/>
    <w:rsid w:val="009F38E5"/>
    <w:rsid w:val="009F395E"/>
    <w:rsid w:val="009F3CB0"/>
    <w:rsid w:val="009F3CC0"/>
    <w:rsid w:val="009F3E2E"/>
    <w:rsid w:val="009F3F05"/>
    <w:rsid w:val="009F3FC1"/>
    <w:rsid w:val="009F44E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803"/>
    <w:rsid w:val="009F684B"/>
    <w:rsid w:val="009F6868"/>
    <w:rsid w:val="009F6FFE"/>
    <w:rsid w:val="009F7531"/>
    <w:rsid w:val="009F75E0"/>
    <w:rsid w:val="009F776E"/>
    <w:rsid w:val="009F7AE7"/>
    <w:rsid w:val="009F7CAD"/>
    <w:rsid w:val="009F7D8E"/>
    <w:rsid w:val="009F7FDF"/>
    <w:rsid w:val="00A000C3"/>
    <w:rsid w:val="00A001B5"/>
    <w:rsid w:val="00A00796"/>
    <w:rsid w:val="00A0079E"/>
    <w:rsid w:val="00A00E8C"/>
    <w:rsid w:val="00A0116E"/>
    <w:rsid w:val="00A01A2B"/>
    <w:rsid w:val="00A01B59"/>
    <w:rsid w:val="00A01C7A"/>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6E29"/>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5CC"/>
    <w:rsid w:val="00A21B7D"/>
    <w:rsid w:val="00A21DE5"/>
    <w:rsid w:val="00A21E9E"/>
    <w:rsid w:val="00A22030"/>
    <w:rsid w:val="00A22120"/>
    <w:rsid w:val="00A222CE"/>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14"/>
    <w:rsid w:val="00A25966"/>
    <w:rsid w:val="00A25FEF"/>
    <w:rsid w:val="00A26211"/>
    <w:rsid w:val="00A26824"/>
    <w:rsid w:val="00A269D1"/>
    <w:rsid w:val="00A26B2D"/>
    <w:rsid w:val="00A26FF7"/>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899"/>
    <w:rsid w:val="00A52977"/>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C0"/>
    <w:rsid w:val="00A55DEF"/>
    <w:rsid w:val="00A55E82"/>
    <w:rsid w:val="00A5673C"/>
    <w:rsid w:val="00A569DC"/>
    <w:rsid w:val="00A56F90"/>
    <w:rsid w:val="00A5700E"/>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158"/>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0567"/>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0F"/>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315"/>
    <w:rsid w:val="00A83370"/>
    <w:rsid w:val="00A833A3"/>
    <w:rsid w:val="00A834C4"/>
    <w:rsid w:val="00A83A09"/>
    <w:rsid w:val="00A83A80"/>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997"/>
    <w:rsid w:val="00A86BAD"/>
    <w:rsid w:val="00A86CD9"/>
    <w:rsid w:val="00A86D40"/>
    <w:rsid w:val="00A870D1"/>
    <w:rsid w:val="00A8722A"/>
    <w:rsid w:val="00A872BE"/>
    <w:rsid w:val="00A87466"/>
    <w:rsid w:val="00A874D2"/>
    <w:rsid w:val="00A87575"/>
    <w:rsid w:val="00A87BD0"/>
    <w:rsid w:val="00A87C4F"/>
    <w:rsid w:val="00A87D8C"/>
    <w:rsid w:val="00A87E2F"/>
    <w:rsid w:val="00A90192"/>
    <w:rsid w:val="00A90200"/>
    <w:rsid w:val="00A9048C"/>
    <w:rsid w:val="00A90597"/>
    <w:rsid w:val="00A905A7"/>
    <w:rsid w:val="00A90B04"/>
    <w:rsid w:val="00A90E7A"/>
    <w:rsid w:val="00A90EC1"/>
    <w:rsid w:val="00A90EE9"/>
    <w:rsid w:val="00A91172"/>
    <w:rsid w:val="00A91482"/>
    <w:rsid w:val="00A91EB0"/>
    <w:rsid w:val="00A92697"/>
    <w:rsid w:val="00A92789"/>
    <w:rsid w:val="00A929B3"/>
    <w:rsid w:val="00A92B7B"/>
    <w:rsid w:val="00A92DD3"/>
    <w:rsid w:val="00A93216"/>
    <w:rsid w:val="00A933EA"/>
    <w:rsid w:val="00A93989"/>
    <w:rsid w:val="00A93F92"/>
    <w:rsid w:val="00A94091"/>
    <w:rsid w:val="00A94142"/>
    <w:rsid w:val="00A944BB"/>
    <w:rsid w:val="00A94663"/>
    <w:rsid w:val="00A947A3"/>
    <w:rsid w:val="00A94814"/>
    <w:rsid w:val="00A94B7A"/>
    <w:rsid w:val="00A94E58"/>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D04"/>
    <w:rsid w:val="00AA7DAB"/>
    <w:rsid w:val="00AB0035"/>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B4C"/>
    <w:rsid w:val="00AB5F1C"/>
    <w:rsid w:val="00AB60D9"/>
    <w:rsid w:val="00AB62B8"/>
    <w:rsid w:val="00AB6657"/>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0E0F"/>
    <w:rsid w:val="00AD10DB"/>
    <w:rsid w:val="00AD11BD"/>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DE"/>
    <w:rsid w:val="00B12076"/>
    <w:rsid w:val="00B12297"/>
    <w:rsid w:val="00B12730"/>
    <w:rsid w:val="00B1286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39A"/>
    <w:rsid w:val="00B4648E"/>
    <w:rsid w:val="00B468DB"/>
    <w:rsid w:val="00B46915"/>
    <w:rsid w:val="00B46A92"/>
    <w:rsid w:val="00B46E4B"/>
    <w:rsid w:val="00B472A8"/>
    <w:rsid w:val="00B4735F"/>
    <w:rsid w:val="00B474B6"/>
    <w:rsid w:val="00B479C4"/>
    <w:rsid w:val="00B47C58"/>
    <w:rsid w:val="00B50037"/>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0ED4"/>
    <w:rsid w:val="00B61349"/>
    <w:rsid w:val="00B61AA6"/>
    <w:rsid w:val="00B61C5F"/>
    <w:rsid w:val="00B61DB7"/>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4C2"/>
    <w:rsid w:val="00B6766D"/>
    <w:rsid w:val="00B6789F"/>
    <w:rsid w:val="00B679E6"/>
    <w:rsid w:val="00B679FA"/>
    <w:rsid w:val="00B67C48"/>
    <w:rsid w:val="00B67CCD"/>
    <w:rsid w:val="00B67E98"/>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BBC"/>
    <w:rsid w:val="00B73C16"/>
    <w:rsid w:val="00B73F2A"/>
    <w:rsid w:val="00B7433B"/>
    <w:rsid w:val="00B746DD"/>
    <w:rsid w:val="00B748BE"/>
    <w:rsid w:val="00B74F19"/>
    <w:rsid w:val="00B74FFE"/>
    <w:rsid w:val="00B754EF"/>
    <w:rsid w:val="00B75898"/>
    <w:rsid w:val="00B75924"/>
    <w:rsid w:val="00B75B7A"/>
    <w:rsid w:val="00B75C51"/>
    <w:rsid w:val="00B75CCE"/>
    <w:rsid w:val="00B7608D"/>
    <w:rsid w:val="00B76519"/>
    <w:rsid w:val="00B76837"/>
    <w:rsid w:val="00B768F0"/>
    <w:rsid w:val="00B76D81"/>
    <w:rsid w:val="00B76DAE"/>
    <w:rsid w:val="00B76F7A"/>
    <w:rsid w:val="00B77176"/>
    <w:rsid w:val="00B771E1"/>
    <w:rsid w:val="00B773AC"/>
    <w:rsid w:val="00B8001A"/>
    <w:rsid w:val="00B80865"/>
    <w:rsid w:val="00B808E0"/>
    <w:rsid w:val="00B80D6C"/>
    <w:rsid w:val="00B80E9B"/>
    <w:rsid w:val="00B80EF0"/>
    <w:rsid w:val="00B80F58"/>
    <w:rsid w:val="00B817F2"/>
    <w:rsid w:val="00B81924"/>
    <w:rsid w:val="00B81D85"/>
    <w:rsid w:val="00B81EB6"/>
    <w:rsid w:val="00B82729"/>
    <w:rsid w:val="00B827A0"/>
    <w:rsid w:val="00B82856"/>
    <w:rsid w:val="00B8292A"/>
    <w:rsid w:val="00B82A50"/>
    <w:rsid w:val="00B82B83"/>
    <w:rsid w:val="00B82F9A"/>
    <w:rsid w:val="00B830D7"/>
    <w:rsid w:val="00B834F9"/>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4C7"/>
    <w:rsid w:val="00B928EF"/>
    <w:rsid w:val="00B92A43"/>
    <w:rsid w:val="00B931C2"/>
    <w:rsid w:val="00B9336F"/>
    <w:rsid w:val="00B93674"/>
    <w:rsid w:val="00B93688"/>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38CF"/>
    <w:rsid w:val="00BB401D"/>
    <w:rsid w:val="00BB4239"/>
    <w:rsid w:val="00BB466E"/>
    <w:rsid w:val="00BB4832"/>
    <w:rsid w:val="00BB4AEA"/>
    <w:rsid w:val="00BB4CE8"/>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BA2"/>
    <w:rsid w:val="00BC63F8"/>
    <w:rsid w:val="00BC6811"/>
    <w:rsid w:val="00BC6A93"/>
    <w:rsid w:val="00BC6C90"/>
    <w:rsid w:val="00BC6C93"/>
    <w:rsid w:val="00BC6CBC"/>
    <w:rsid w:val="00BC6DAB"/>
    <w:rsid w:val="00BC70AD"/>
    <w:rsid w:val="00BC731F"/>
    <w:rsid w:val="00BC73B8"/>
    <w:rsid w:val="00BC75A8"/>
    <w:rsid w:val="00BC77C3"/>
    <w:rsid w:val="00BC77C8"/>
    <w:rsid w:val="00BC7CB6"/>
    <w:rsid w:val="00BD03B1"/>
    <w:rsid w:val="00BD040E"/>
    <w:rsid w:val="00BD08E7"/>
    <w:rsid w:val="00BD0F2F"/>
    <w:rsid w:val="00BD16D5"/>
    <w:rsid w:val="00BD173E"/>
    <w:rsid w:val="00BD1967"/>
    <w:rsid w:val="00BD1AE4"/>
    <w:rsid w:val="00BD1B92"/>
    <w:rsid w:val="00BD22D6"/>
    <w:rsid w:val="00BD2651"/>
    <w:rsid w:val="00BD281F"/>
    <w:rsid w:val="00BD2904"/>
    <w:rsid w:val="00BD29C7"/>
    <w:rsid w:val="00BD2FAB"/>
    <w:rsid w:val="00BD3093"/>
    <w:rsid w:val="00BD31ED"/>
    <w:rsid w:val="00BD3419"/>
    <w:rsid w:val="00BD390E"/>
    <w:rsid w:val="00BD3AD9"/>
    <w:rsid w:val="00BD3CCA"/>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176"/>
    <w:rsid w:val="00BD6428"/>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5FD0"/>
    <w:rsid w:val="00BE61C1"/>
    <w:rsid w:val="00BE641B"/>
    <w:rsid w:val="00BE65F6"/>
    <w:rsid w:val="00BE6886"/>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E0B"/>
    <w:rsid w:val="00BF1FEB"/>
    <w:rsid w:val="00BF21C5"/>
    <w:rsid w:val="00BF2427"/>
    <w:rsid w:val="00BF29B6"/>
    <w:rsid w:val="00BF2CB5"/>
    <w:rsid w:val="00BF2CD2"/>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892"/>
    <w:rsid w:val="00BF7A0E"/>
    <w:rsid w:val="00BF7AD0"/>
    <w:rsid w:val="00BF7EDC"/>
    <w:rsid w:val="00BF7EEC"/>
    <w:rsid w:val="00C000BA"/>
    <w:rsid w:val="00C0036C"/>
    <w:rsid w:val="00C009B1"/>
    <w:rsid w:val="00C01119"/>
    <w:rsid w:val="00C0198B"/>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83F"/>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013"/>
    <w:rsid w:val="00C111E9"/>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F"/>
    <w:rsid w:val="00C2078D"/>
    <w:rsid w:val="00C20CC4"/>
    <w:rsid w:val="00C20D03"/>
    <w:rsid w:val="00C20F38"/>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2FE3"/>
    <w:rsid w:val="00C23219"/>
    <w:rsid w:val="00C2359E"/>
    <w:rsid w:val="00C23606"/>
    <w:rsid w:val="00C23767"/>
    <w:rsid w:val="00C23793"/>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579"/>
    <w:rsid w:val="00C3464F"/>
    <w:rsid w:val="00C34707"/>
    <w:rsid w:val="00C34780"/>
    <w:rsid w:val="00C34BAF"/>
    <w:rsid w:val="00C34F22"/>
    <w:rsid w:val="00C3540F"/>
    <w:rsid w:val="00C354CB"/>
    <w:rsid w:val="00C356CC"/>
    <w:rsid w:val="00C35894"/>
    <w:rsid w:val="00C358A1"/>
    <w:rsid w:val="00C35E1B"/>
    <w:rsid w:val="00C36031"/>
    <w:rsid w:val="00C360FA"/>
    <w:rsid w:val="00C362E7"/>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BB3"/>
    <w:rsid w:val="00C41CE6"/>
    <w:rsid w:val="00C41DFC"/>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046"/>
    <w:rsid w:val="00C509E4"/>
    <w:rsid w:val="00C50A7E"/>
    <w:rsid w:val="00C50AA4"/>
    <w:rsid w:val="00C50C03"/>
    <w:rsid w:val="00C50EA8"/>
    <w:rsid w:val="00C50EEC"/>
    <w:rsid w:val="00C513BB"/>
    <w:rsid w:val="00C51B1B"/>
    <w:rsid w:val="00C51B78"/>
    <w:rsid w:val="00C51BA1"/>
    <w:rsid w:val="00C51ED8"/>
    <w:rsid w:val="00C51F70"/>
    <w:rsid w:val="00C5214D"/>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6E"/>
    <w:rsid w:val="00C551F8"/>
    <w:rsid w:val="00C555BC"/>
    <w:rsid w:val="00C556B2"/>
    <w:rsid w:val="00C556C4"/>
    <w:rsid w:val="00C55B01"/>
    <w:rsid w:val="00C55C9A"/>
    <w:rsid w:val="00C5621F"/>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D4"/>
    <w:rsid w:val="00C670E7"/>
    <w:rsid w:val="00C671B6"/>
    <w:rsid w:val="00C67700"/>
    <w:rsid w:val="00C67825"/>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80D"/>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7233"/>
    <w:rsid w:val="00C77684"/>
    <w:rsid w:val="00C7779E"/>
    <w:rsid w:val="00C77BCF"/>
    <w:rsid w:val="00C77C55"/>
    <w:rsid w:val="00C77D1A"/>
    <w:rsid w:val="00C804DD"/>
    <w:rsid w:val="00C80501"/>
    <w:rsid w:val="00C8083F"/>
    <w:rsid w:val="00C80991"/>
    <w:rsid w:val="00C812FD"/>
    <w:rsid w:val="00C8166B"/>
    <w:rsid w:val="00C816B5"/>
    <w:rsid w:val="00C81774"/>
    <w:rsid w:val="00C8188D"/>
    <w:rsid w:val="00C81AD3"/>
    <w:rsid w:val="00C81AD4"/>
    <w:rsid w:val="00C82093"/>
    <w:rsid w:val="00C82336"/>
    <w:rsid w:val="00C8292D"/>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062"/>
    <w:rsid w:val="00C873FF"/>
    <w:rsid w:val="00C87604"/>
    <w:rsid w:val="00C878E1"/>
    <w:rsid w:val="00C87AD6"/>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15B"/>
    <w:rsid w:val="00C93D30"/>
    <w:rsid w:val="00C93D52"/>
    <w:rsid w:val="00C93E96"/>
    <w:rsid w:val="00C93F6A"/>
    <w:rsid w:val="00C946E3"/>
    <w:rsid w:val="00C95212"/>
    <w:rsid w:val="00C9526D"/>
    <w:rsid w:val="00C9538E"/>
    <w:rsid w:val="00C955DA"/>
    <w:rsid w:val="00C956B0"/>
    <w:rsid w:val="00C95811"/>
    <w:rsid w:val="00C95895"/>
    <w:rsid w:val="00C959BA"/>
    <w:rsid w:val="00C95C21"/>
    <w:rsid w:val="00C963D8"/>
    <w:rsid w:val="00C9677E"/>
    <w:rsid w:val="00C96839"/>
    <w:rsid w:val="00C96A5E"/>
    <w:rsid w:val="00C96B0A"/>
    <w:rsid w:val="00C96C9E"/>
    <w:rsid w:val="00C96CB0"/>
    <w:rsid w:val="00C96D4F"/>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569"/>
    <w:rsid w:val="00CA37FC"/>
    <w:rsid w:val="00CA3AD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4C9"/>
    <w:rsid w:val="00CA552B"/>
    <w:rsid w:val="00CA5CFC"/>
    <w:rsid w:val="00CA5FC7"/>
    <w:rsid w:val="00CA5FFC"/>
    <w:rsid w:val="00CA63C4"/>
    <w:rsid w:val="00CA6481"/>
    <w:rsid w:val="00CA6850"/>
    <w:rsid w:val="00CA6861"/>
    <w:rsid w:val="00CA69B0"/>
    <w:rsid w:val="00CA6A13"/>
    <w:rsid w:val="00CA6C15"/>
    <w:rsid w:val="00CA6D61"/>
    <w:rsid w:val="00CA7411"/>
    <w:rsid w:val="00CA7541"/>
    <w:rsid w:val="00CA79A5"/>
    <w:rsid w:val="00CA7A19"/>
    <w:rsid w:val="00CA7ACA"/>
    <w:rsid w:val="00CA7B5D"/>
    <w:rsid w:val="00CA7BE7"/>
    <w:rsid w:val="00CA7EA7"/>
    <w:rsid w:val="00CB0399"/>
    <w:rsid w:val="00CB0550"/>
    <w:rsid w:val="00CB07B6"/>
    <w:rsid w:val="00CB080B"/>
    <w:rsid w:val="00CB08F3"/>
    <w:rsid w:val="00CB0F62"/>
    <w:rsid w:val="00CB0FB5"/>
    <w:rsid w:val="00CB0FD8"/>
    <w:rsid w:val="00CB100D"/>
    <w:rsid w:val="00CB10BF"/>
    <w:rsid w:val="00CB12D1"/>
    <w:rsid w:val="00CB18CC"/>
    <w:rsid w:val="00CB1A4C"/>
    <w:rsid w:val="00CB1C04"/>
    <w:rsid w:val="00CB1CAF"/>
    <w:rsid w:val="00CB1F11"/>
    <w:rsid w:val="00CB214D"/>
    <w:rsid w:val="00CB2303"/>
    <w:rsid w:val="00CB25B9"/>
    <w:rsid w:val="00CB2622"/>
    <w:rsid w:val="00CB26D7"/>
    <w:rsid w:val="00CB2B3E"/>
    <w:rsid w:val="00CB3616"/>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6005"/>
    <w:rsid w:val="00CB6518"/>
    <w:rsid w:val="00CB65AF"/>
    <w:rsid w:val="00CB67B8"/>
    <w:rsid w:val="00CB751B"/>
    <w:rsid w:val="00CB79C0"/>
    <w:rsid w:val="00CB7FF3"/>
    <w:rsid w:val="00CC01A9"/>
    <w:rsid w:val="00CC0301"/>
    <w:rsid w:val="00CC03E4"/>
    <w:rsid w:val="00CC06A0"/>
    <w:rsid w:val="00CC0774"/>
    <w:rsid w:val="00CC082D"/>
    <w:rsid w:val="00CC1692"/>
    <w:rsid w:val="00CC1D90"/>
    <w:rsid w:val="00CC1FE0"/>
    <w:rsid w:val="00CC2127"/>
    <w:rsid w:val="00CC246F"/>
    <w:rsid w:val="00CC279B"/>
    <w:rsid w:val="00CC2894"/>
    <w:rsid w:val="00CC2A8D"/>
    <w:rsid w:val="00CC2D37"/>
    <w:rsid w:val="00CC2FBD"/>
    <w:rsid w:val="00CC2FD7"/>
    <w:rsid w:val="00CC31D7"/>
    <w:rsid w:val="00CC33F2"/>
    <w:rsid w:val="00CC35BB"/>
    <w:rsid w:val="00CC3ADF"/>
    <w:rsid w:val="00CC3C92"/>
    <w:rsid w:val="00CC429F"/>
    <w:rsid w:val="00CC4726"/>
    <w:rsid w:val="00CC476D"/>
    <w:rsid w:val="00CC4BB5"/>
    <w:rsid w:val="00CC4DCB"/>
    <w:rsid w:val="00CC5225"/>
    <w:rsid w:val="00CC526E"/>
    <w:rsid w:val="00CC531E"/>
    <w:rsid w:val="00CC5634"/>
    <w:rsid w:val="00CC5652"/>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3B3"/>
    <w:rsid w:val="00CD3720"/>
    <w:rsid w:val="00CD3942"/>
    <w:rsid w:val="00CD3945"/>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F56"/>
    <w:rsid w:val="00CE082F"/>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8F"/>
    <w:rsid w:val="00CE4EC2"/>
    <w:rsid w:val="00CE4F20"/>
    <w:rsid w:val="00CE5027"/>
    <w:rsid w:val="00CE5038"/>
    <w:rsid w:val="00CE5091"/>
    <w:rsid w:val="00CE5230"/>
    <w:rsid w:val="00CE555B"/>
    <w:rsid w:val="00CE55B1"/>
    <w:rsid w:val="00CE5E90"/>
    <w:rsid w:val="00CE5F01"/>
    <w:rsid w:val="00CE63B5"/>
    <w:rsid w:val="00CE6849"/>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806"/>
    <w:rsid w:val="00D069A8"/>
    <w:rsid w:val="00D069F2"/>
    <w:rsid w:val="00D06A74"/>
    <w:rsid w:val="00D06E81"/>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6FD"/>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9C"/>
    <w:rsid w:val="00D634C2"/>
    <w:rsid w:val="00D63710"/>
    <w:rsid w:val="00D63769"/>
    <w:rsid w:val="00D63AE7"/>
    <w:rsid w:val="00D63C85"/>
    <w:rsid w:val="00D6415A"/>
    <w:rsid w:val="00D644E9"/>
    <w:rsid w:val="00D64A37"/>
    <w:rsid w:val="00D64EA4"/>
    <w:rsid w:val="00D65022"/>
    <w:rsid w:val="00D650E1"/>
    <w:rsid w:val="00D6530E"/>
    <w:rsid w:val="00D65481"/>
    <w:rsid w:val="00D657AD"/>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36E"/>
    <w:rsid w:val="00D76466"/>
    <w:rsid w:val="00D764E3"/>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C54"/>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5EC"/>
    <w:rsid w:val="00D91862"/>
    <w:rsid w:val="00D91BBE"/>
    <w:rsid w:val="00D91BE4"/>
    <w:rsid w:val="00D91F28"/>
    <w:rsid w:val="00D9223A"/>
    <w:rsid w:val="00D92436"/>
    <w:rsid w:val="00D924B8"/>
    <w:rsid w:val="00D924FD"/>
    <w:rsid w:val="00D92550"/>
    <w:rsid w:val="00D927A6"/>
    <w:rsid w:val="00D9286A"/>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97D9F"/>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1B"/>
    <w:rsid w:val="00DB0377"/>
    <w:rsid w:val="00DB0738"/>
    <w:rsid w:val="00DB07B2"/>
    <w:rsid w:val="00DB08C5"/>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60F"/>
    <w:rsid w:val="00DB669B"/>
    <w:rsid w:val="00DB66D2"/>
    <w:rsid w:val="00DB6710"/>
    <w:rsid w:val="00DB67B9"/>
    <w:rsid w:val="00DB69C7"/>
    <w:rsid w:val="00DB73C3"/>
    <w:rsid w:val="00DB7421"/>
    <w:rsid w:val="00DB7441"/>
    <w:rsid w:val="00DB799D"/>
    <w:rsid w:val="00DB7A0F"/>
    <w:rsid w:val="00DB7B1D"/>
    <w:rsid w:val="00DB7CBB"/>
    <w:rsid w:val="00DB7E7E"/>
    <w:rsid w:val="00DB7E9A"/>
    <w:rsid w:val="00DC1437"/>
    <w:rsid w:val="00DC168F"/>
    <w:rsid w:val="00DC193A"/>
    <w:rsid w:val="00DC1BF0"/>
    <w:rsid w:val="00DC1C54"/>
    <w:rsid w:val="00DC2185"/>
    <w:rsid w:val="00DC23EC"/>
    <w:rsid w:val="00DC260E"/>
    <w:rsid w:val="00DC287E"/>
    <w:rsid w:val="00DC28E9"/>
    <w:rsid w:val="00DC2BA3"/>
    <w:rsid w:val="00DC2C8E"/>
    <w:rsid w:val="00DC2FD0"/>
    <w:rsid w:val="00DC3131"/>
    <w:rsid w:val="00DC376D"/>
    <w:rsid w:val="00DC394A"/>
    <w:rsid w:val="00DC3C32"/>
    <w:rsid w:val="00DC43BF"/>
    <w:rsid w:val="00DC4591"/>
    <w:rsid w:val="00DC4614"/>
    <w:rsid w:val="00DC4862"/>
    <w:rsid w:val="00DC4C27"/>
    <w:rsid w:val="00DC4E27"/>
    <w:rsid w:val="00DC5203"/>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0A4D"/>
    <w:rsid w:val="00DD0C64"/>
    <w:rsid w:val="00DD1253"/>
    <w:rsid w:val="00DD12A0"/>
    <w:rsid w:val="00DD1301"/>
    <w:rsid w:val="00DD1366"/>
    <w:rsid w:val="00DD147E"/>
    <w:rsid w:val="00DD16EB"/>
    <w:rsid w:val="00DD186B"/>
    <w:rsid w:val="00DD187A"/>
    <w:rsid w:val="00DD1FA5"/>
    <w:rsid w:val="00DD1FFD"/>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3A4"/>
    <w:rsid w:val="00DF13EF"/>
    <w:rsid w:val="00DF14CB"/>
    <w:rsid w:val="00DF150E"/>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B2E"/>
    <w:rsid w:val="00DF4D7A"/>
    <w:rsid w:val="00DF4D81"/>
    <w:rsid w:val="00DF4DD8"/>
    <w:rsid w:val="00DF4FA4"/>
    <w:rsid w:val="00DF516E"/>
    <w:rsid w:val="00DF5416"/>
    <w:rsid w:val="00DF552C"/>
    <w:rsid w:val="00DF5565"/>
    <w:rsid w:val="00DF56AB"/>
    <w:rsid w:val="00DF56CD"/>
    <w:rsid w:val="00DF5A7C"/>
    <w:rsid w:val="00DF5B18"/>
    <w:rsid w:val="00DF5C5C"/>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6B2"/>
    <w:rsid w:val="00E058DA"/>
    <w:rsid w:val="00E05EE4"/>
    <w:rsid w:val="00E064AC"/>
    <w:rsid w:val="00E067BE"/>
    <w:rsid w:val="00E067E9"/>
    <w:rsid w:val="00E06819"/>
    <w:rsid w:val="00E06C37"/>
    <w:rsid w:val="00E07590"/>
    <w:rsid w:val="00E10090"/>
    <w:rsid w:val="00E103AC"/>
    <w:rsid w:val="00E103FB"/>
    <w:rsid w:val="00E10417"/>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3E06"/>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C42"/>
    <w:rsid w:val="00E21260"/>
    <w:rsid w:val="00E212E9"/>
    <w:rsid w:val="00E21546"/>
    <w:rsid w:val="00E21783"/>
    <w:rsid w:val="00E2184D"/>
    <w:rsid w:val="00E218B5"/>
    <w:rsid w:val="00E21984"/>
    <w:rsid w:val="00E21ABF"/>
    <w:rsid w:val="00E21B28"/>
    <w:rsid w:val="00E21F34"/>
    <w:rsid w:val="00E21F74"/>
    <w:rsid w:val="00E21FBA"/>
    <w:rsid w:val="00E22624"/>
    <w:rsid w:val="00E2285F"/>
    <w:rsid w:val="00E22B24"/>
    <w:rsid w:val="00E22F66"/>
    <w:rsid w:val="00E2311C"/>
    <w:rsid w:val="00E2350B"/>
    <w:rsid w:val="00E23B79"/>
    <w:rsid w:val="00E23D2F"/>
    <w:rsid w:val="00E23E5D"/>
    <w:rsid w:val="00E23F73"/>
    <w:rsid w:val="00E246AC"/>
    <w:rsid w:val="00E24904"/>
    <w:rsid w:val="00E24D8D"/>
    <w:rsid w:val="00E24EEE"/>
    <w:rsid w:val="00E2511F"/>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1"/>
    <w:rsid w:val="00E35A1F"/>
    <w:rsid w:val="00E35B70"/>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FAB"/>
    <w:rsid w:val="00E60083"/>
    <w:rsid w:val="00E6031C"/>
    <w:rsid w:val="00E6034F"/>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2F9"/>
    <w:rsid w:val="00E62330"/>
    <w:rsid w:val="00E62591"/>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88A"/>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43"/>
    <w:rsid w:val="00EA31BD"/>
    <w:rsid w:val="00EA32C0"/>
    <w:rsid w:val="00EA3584"/>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CFC"/>
    <w:rsid w:val="00EA5D2A"/>
    <w:rsid w:val="00EA5F9E"/>
    <w:rsid w:val="00EA611B"/>
    <w:rsid w:val="00EA62E1"/>
    <w:rsid w:val="00EA68C2"/>
    <w:rsid w:val="00EA6AA4"/>
    <w:rsid w:val="00EA6B8A"/>
    <w:rsid w:val="00EA6E27"/>
    <w:rsid w:val="00EA707A"/>
    <w:rsid w:val="00EA7193"/>
    <w:rsid w:val="00EA72D4"/>
    <w:rsid w:val="00EA744E"/>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3F8"/>
    <w:rsid w:val="00EB6461"/>
    <w:rsid w:val="00EB670C"/>
    <w:rsid w:val="00EB68AE"/>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8D3"/>
    <w:rsid w:val="00EC6B25"/>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500E"/>
    <w:rsid w:val="00ED50FA"/>
    <w:rsid w:val="00ED5206"/>
    <w:rsid w:val="00ED57BA"/>
    <w:rsid w:val="00ED57EE"/>
    <w:rsid w:val="00ED58C9"/>
    <w:rsid w:val="00ED5A25"/>
    <w:rsid w:val="00ED5DB2"/>
    <w:rsid w:val="00ED5ECA"/>
    <w:rsid w:val="00ED65FA"/>
    <w:rsid w:val="00ED66D1"/>
    <w:rsid w:val="00ED67A1"/>
    <w:rsid w:val="00ED6AF2"/>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3B7"/>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2D5"/>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12D"/>
    <w:rsid w:val="00EE7544"/>
    <w:rsid w:val="00EE7E09"/>
    <w:rsid w:val="00EF0041"/>
    <w:rsid w:val="00EF0A6C"/>
    <w:rsid w:val="00EF0C08"/>
    <w:rsid w:val="00EF0EBB"/>
    <w:rsid w:val="00EF1629"/>
    <w:rsid w:val="00EF1637"/>
    <w:rsid w:val="00EF191B"/>
    <w:rsid w:val="00EF1C35"/>
    <w:rsid w:val="00EF1ED0"/>
    <w:rsid w:val="00EF1F3C"/>
    <w:rsid w:val="00EF1F47"/>
    <w:rsid w:val="00EF2176"/>
    <w:rsid w:val="00EF2393"/>
    <w:rsid w:val="00EF2408"/>
    <w:rsid w:val="00EF268B"/>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646"/>
    <w:rsid w:val="00EF69FC"/>
    <w:rsid w:val="00EF6A6F"/>
    <w:rsid w:val="00EF6DFC"/>
    <w:rsid w:val="00EF7128"/>
    <w:rsid w:val="00EF71D0"/>
    <w:rsid w:val="00EF741E"/>
    <w:rsid w:val="00EF75C1"/>
    <w:rsid w:val="00EF76D8"/>
    <w:rsid w:val="00EF7C19"/>
    <w:rsid w:val="00EF7FE2"/>
    <w:rsid w:val="00F004BC"/>
    <w:rsid w:val="00F006D5"/>
    <w:rsid w:val="00F0093C"/>
    <w:rsid w:val="00F00BE9"/>
    <w:rsid w:val="00F0109D"/>
    <w:rsid w:val="00F011AF"/>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421E"/>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3D"/>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C4"/>
    <w:rsid w:val="00F26526"/>
    <w:rsid w:val="00F26888"/>
    <w:rsid w:val="00F2692E"/>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1E5D"/>
    <w:rsid w:val="00F32346"/>
    <w:rsid w:val="00F324B8"/>
    <w:rsid w:val="00F328D9"/>
    <w:rsid w:val="00F32F2E"/>
    <w:rsid w:val="00F32F80"/>
    <w:rsid w:val="00F33199"/>
    <w:rsid w:val="00F33348"/>
    <w:rsid w:val="00F33726"/>
    <w:rsid w:val="00F3379E"/>
    <w:rsid w:val="00F337B7"/>
    <w:rsid w:val="00F33C7B"/>
    <w:rsid w:val="00F33CFF"/>
    <w:rsid w:val="00F33EDD"/>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C4D"/>
    <w:rsid w:val="00F50D8B"/>
    <w:rsid w:val="00F510C9"/>
    <w:rsid w:val="00F51376"/>
    <w:rsid w:val="00F51926"/>
    <w:rsid w:val="00F51AF4"/>
    <w:rsid w:val="00F522CD"/>
    <w:rsid w:val="00F52664"/>
    <w:rsid w:val="00F52866"/>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2FB"/>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251"/>
    <w:rsid w:val="00F57835"/>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BA"/>
    <w:rsid w:val="00F631B2"/>
    <w:rsid w:val="00F6331D"/>
    <w:rsid w:val="00F633BB"/>
    <w:rsid w:val="00F63432"/>
    <w:rsid w:val="00F634C7"/>
    <w:rsid w:val="00F634E0"/>
    <w:rsid w:val="00F637E5"/>
    <w:rsid w:val="00F63AE5"/>
    <w:rsid w:val="00F63C0C"/>
    <w:rsid w:val="00F63D90"/>
    <w:rsid w:val="00F6437C"/>
    <w:rsid w:val="00F64778"/>
    <w:rsid w:val="00F6490B"/>
    <w:rsid w:val="00F64CD9"/>
    <w:rsid w:val="00F64CF9"/>
    <w:rsid w:val="00F64F73"/>
    <w:rsid w:val="00F656A3"/>
    <w:rsid w:val="00F656B1"/>
    <w:rsid w:val="00F657BF"/>
    <w:rsid w:val="00F65CED"/>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DFF"/>
    <w:rsid w:val="00F70F67"/>
    <w:rsid w:val="00F710AB"/>
    <w:rsid w:val="00F7141B"/>
    <w:rsid w:val="00F71854"/>
    <w:rsid w:val="00F71BDB"/>
    <w:rsid w:val="00F71C2A"/>
    <w:rsid w:val="00F71D3B"/>
    <w:rsid w:val="00F71D54"/>
    <w:rsid w:val="00F71E56"/>
    <w:rsid w:val="00F7224F"/>
    <w:rsid w:val="00F72456"/>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B15"/>
    <w:rsid w:val="00F77D5D"/>
    <w:rsid w:val="00F77DA9"/>
    <w:rsid w:val="00F802C7"/>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B97"/>
    <w:rsid w:val="00F90E60"/>
    <w:rsid w:val="00F91125"/>
    <w:rsid w:val="00F91439"/>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D8B"/>
    <w:rsid w:val="00F95E78"/>
    <w:rsid w:val="00F95FEE"/>
    <w:rsid w:val="00F9606C"/>
    <w:rsid w:val="00F9616E"/>
    <w:rsid w:val="00F96D26"/>
    <w:rsid w:val="00F96ECE"/>
    <w:rsid w:val="00F96F2A"/>
    <w:rsid w:val="00F97214"/>
    <w:rsid w:val="00F9790C"/>
    <w:rsid w:val="00F9796D"/>
    <w:rsid w:val="00F97B62"/>
    <w:rsid w:val="00FA0518"/>
    <w:rsid w:val="00FA064E"/>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EE1"/>
    <w:rsid w:val="00FC2417"/>
    <w:rsid w:val="00FC2421"/>
    <w:rsid w:val="00FC2D22"/>
    <w:rsid w:val="00FC2D41"/>
    <w:rsid w:val="00FC31A3"/>
    <w:rsid w:val="00FC3440"/>
    <w:rsid w:val="00FC3493"/>
    <w:rsid w:val="00FC35BF"/>
    <w:rsid w:val="00FC37C5"/>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4241"/>
    <w:rsid w:val="00FD4499"/>
    <w:rsid w:val="00FD4921"/>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D7F08"/>
    <w:rsid w:val="00FE0110"/>
    <w:rsid w:val="00FE0212"/>
    <w:rsid w:val="00FE0971"/>
    <w:rsid w:val="00FE0C65"/>
    <w:rsid w:val="00FE0DE5"/>
    <w:rsid w:val="00FE116A"/>
    <w:rsid w:val="00FE1A07"/>
    <w:rsid w:val="00FE1EBF"/>
    <w:rsid w:val="00FE2033"/>
    <w:rsid w:val="00FE22DE"/>
    <w:rsid w:val="00FE236F"/>
    <w:rsid w:val="00FE245B"/>
    <w:rsid w:val="00FE265D"/>
    <w:rsid w:val="00FE29AD"/>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6054"/>
    <w:rsid w:val="00FE613F"/>
    <w:rsid w:val="00FE6306"/>
    <w:rsid w:val="00FE669F"/>
    <w:rsid w:val="00FE684B"/>
    <w:rsid w:val="00FE6B1D"/>
    <w:rsid w:val="00FE6E36"/>
    <w:rsid w:val="00FE6EAD"/>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A77"/>
    <w:rsid w:val="00FF2E24"/>
    <w:rsid w:val="00FF2E40"/>
    <w:rsid w:val="00FF2E74"/>
    <w:rsid w:val="00FF3122"/>
    <w:rsid w:val="00FF3CE3"/>
    <w:rsid w:val="00FF42E4"/>
    <w:rsid w:val="00FF4774"/>
    <w:rsid w:val="00FF47F4"/>
    <w:rsid w:val="00FF493F"/>
    <w:rsid w:val="00FF4CF9"/>
    <w:rsid w:val="00FF506A"/>
    <w:rsid w:val="00FF542C"/>
    <w:rsid w:val="00FF55BD"/>
    <w:rsid w:val="00FF5D09"/>
    <w:rsid w:val="00FF6110"/>
    <w:rsid w:val="00FF6734"/>
    <w:rsid w:val="00FF68E6"/>
    <w:rsid w:val="00FF698F"/>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40A"/>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18740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8740A"/>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hyperlink" Target="https://github.com/maxlindmark/scaling"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14B571DE-9FEF-443E-BFEF-8D8A10FF54E4}">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40</Pages>
  <Words>56217</Words>
  <Characters>320440</Characters>
  <Application>Microsoft Office Word</Application>
  <DocSecurity>0</DocSecurity>
  <Lines>2670</Lines>
  <Paragraphs>751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375906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54</cp:revision>
  <cp:lastPrinted>2020-01-31T14:37:00Z</cp:lastPrinted>
  <dcterms:created xsi:type="dcterms:W3CDTF">2020-04-01T08:20:00Z</dcterms:created>
  <dcterms:modified xsi:type="dcterms:W3CDTF">2020-04-24T08:44:00Z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id="iQDEqMkn"/&gt;&lt;style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