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780FD3EF"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1400</w:t>
      </w:r>
    </w:p>
    <w:p w14:paraId="68A5535C" w14:textId="148EACFA"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4" w:author="Max Lindmark" w:date="2020-05-08T14:40:00Z">
        <w:r w:rsidR="00D33126" w:rsidRPr="002B6E23" w:rsidDel="009F1746">
          <w:rPr>
            <w:rFonts w:cstheme="minorHAnsi"/>
            <w:shd w:val="clear" w:color="auto" w:fill="FFFFFF"/>
            <w:lang w:val="en-GB"/>
          </w:rPr>
          <w:delText>2000</w:delText>
        </w:r>
      </w:del>
      <w:ins w:id="5" w:author="Max Lindmark" w:date="2020-05-08T14:40:00Z">
        <w:r w:rsidR="009F1746" w:rsidRPr="002B6E23">
          <w:rPr>
            <w:rFonts w:cstheme="minorHAnsi"/>
            <w:shd w:val="clear" w:color="auto" w:fill="FFFFFF"/>
            <w:lang w:val="en-GB"/>
          </w:rPr>
          <w:t>1725</w:t>
        </w:r>
      </w:ins>
    </w:p>
    <w:p w14:paraId="6B8B38DB" w14:textId="66D3021E"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6" w:author="Max Lindmark" w:date="2020-05-08T14:39:00Z">
        <w:r w:rsidR="00F462EF" w:rsidRPr="002B6E23" w:rsidDel="003B5F90">
          <w:rPr>
            <w:rFonts w:cstheme="minorHAnsi"/>
            <w:shd w:val="clear" w:color="auto" w:fill="FFFFFF"/>
            <w:lang w:val="en-GB"/>
          </w:rPr>
          <w:delText>1000</w:delText>
        </w:r>
      </w:del>
      <w:ins w:id="7" w:author="Max Lindmark" w:date="2020-05-08T14:39:00Z">
        <w:r w:rsidR="003B5F90" w:rsidRPr="002B6E23">
          <w:rPr>
            <w:rFonts w:cstheme="minorHAnsi"/>
            <w:shd w:val="clear" w:color="auto" w:fill="FFFFFF"/>
            <w:lang w:val="en-GB"/>
          </w:rPr>
          <w:t>884</w:t>
        </w:r>
      </w:ins>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8" w:author="Max Lindmark" w:date="2020-05-08T14:40:00Z">
        <w:r w:rsidR="00F90DE8" w:rsidRPr="002B6E23">
          <w:rPr>
            <w:rFonts w:cstheme="minorHAnsi"/>
            <w:shd w:val="clear" w:color="auto" w:fill="FFFFFF"/>
            <w:lang w:val="en-GB"/>
          </w:rPr>
          <w:t>1</w:t>
        </w:r>
      </w:ins>
      <w:del w:id="9"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79763F67"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0" w:author="Max Lindmark" w:date="2020-05-04T11:05:00Z">
        <w:r w:rsidR="00710923">
          <w:rPr>
            <w:rFonts w:cstheme="minorHAnsi"/>
            <w:lang w:val="en-GB"/>
          </w:rPr>
          <w:t xml:space="preserve">how </w:t>
        </w:r>
      </w:ins>
      <w:del w:id="11"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2" w:author="Max Lindmark" w:date="2020-05-04T11:05:00Z">
        <w:r w:rsidR="009E3FEF" w:rsidRPr="006C7603" w:rsidDel="00710923">
          <w:rPr>
            <w:rFonts w:cstheme="minorHAnsi"/>
            <w:lang w:val="en-GB"/>
          </w:rPr>
          <w:delText xml:space="preserve">with </w:delText>
        </w:r>
      </w:del>
      <w:ins w:id="13"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4"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5" w:author="Max Lindmark" w:date="2020-05-04T11:06:00Z">
        <w:r w:rsidR="00D177B4">
          <w:rPr>
            <w:rFonts w:cstheme="minorHAnsi"/>
            <w:lang w:val="en-GB"/>
          </w:rPr>
          <w:t xml:space="preserve">, </w:t>
        </w:r>
      </w:ins>
      <w:del w:id="16"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17"/>
      <w:r w:rsidR="00457D7E">
        <w:rPr>
          <w:rFonts w:cstheme="minorHAnsi"/>
          <w:lang w:val="en-GB"/>
        </w:rPr>
        <w:t>(in a factorial set-up)</w:t>
      </w:r>
      <w:commentRangeEnd w:id="17"/>
      <w:r w:rsidR="00C804B5">
        <w:rPr>
          <w:rStyle w:val="CommentReference"/>
        </w:rPr>
        <w:commentReference w:id="17"/>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del w:id="18" w:author="Max Lindmark" w:date="2020-05-08T14:41:00Z">
        <w:r w:rsidR="00355BCD" w:rsidRPr="004559BC" w:rsidDel="002D2128">
          <w:rPr>
            <w:rFonts w:cstheme="minorHAnsi"/>
            <w:lang w:val="en-GB"/>
          </w:rPr>
          <w:delText>exponents and</w:delText>
        </w:r>
      </w:del>
      <w:ins w:id="19" w:author="Max Lindmark" w:date="2020-05-08T14:41:00Z">
        <w:r w:rsidR="002D2128" w:rsidRPr="004559BC">
          <w:rPr>
            <w:rFonts w:cstheme="minorHAnsi"/>
            <w:lang w:val="en-GB"/>
          </w:rPr>
          <w:t>exponents</w:t>
        </w:r>
        <w:r w:rsidR="002D2128">
          <w:rPr>
            <w:rFonts w:cstheme="minorHAnsi"/>
            <w:lang w:val="en-GB"/>
          </w:rPr>
          <w:t xml:space="preserve"> and</w:t>
        </w:r>
      </w:ins>
      <w:r w:rsidR="00885FD7" w:rsidRPr="004559BC">
        <w:rPr>
          <w:rFonts w:cstheme="minorHAnsi"/>
          <w:lang w:val="en-GB"/>
        </w:rPr>
        <w:t xml:space="preserve"> are unimodal over the full temperature range. </w:t>
      </w:r>
      <w:r w:rsidR="00896FCB" w:rsidRPr="004559BC">
        <w:rPr>
          <w:rFonts w:cstheme="minorHAnsi"/>
          <w:lang w:val="en-GB"/>
        </w:rPr>
        <w:t>Th</w:t>
      </w:r>
      <w:ins w:id="20" w:author="Max Lindmark" w:date="2020-05-04T11:14:00Z">
        <w:r w:rsidR="005D0B6A">
          <w:rPr>
            <w:rFonts w:cstheme="minorHAnsi"/>
            <w:lang w:val="en-GB"/>
          </w:rPr>
          <w:t>e</w:t>
        </w:r>
      </w:ins>
      <w:del w:id="21" w:author="Max Lindmark" w:date="2020-05-04T11:14:00Z">
        <w:r w:rsidR="00896FCB" w:rsidRPr="004559BC" w:rsidDel="005D0B6A">
          <w:rPr>
            <w:rFonts w:cstheme="minorHAnsi"/>
            <w:lang w:val="en-GB"/>
          </w:rPr>
          <w:delText>i</w:delText>
        </w:r>
      </w:del>
      <w:r w:rsidR="00896FCB" w:rsidRPr="004559BC">
        <w:rPr>
          <w:rFonts w:cstheme="minorHAnsi"/>
          <w:lang w:val="en-GB"/>
        </w:rPr>
        <w:t>s</w:t>
      </w:r>
      <w:ins w:id="22" w:author="Max Lindmark" w:date="2020-05-04T11:14:00Z">
        <w:r w:rsidR="005D0B6A">
          <w:rPr>
            <w:rFonts w:cstheme="minorHAnsi"/>
            <w:lang w:val="en-GB"/>
          </w:rPr>
          <w:t xml:space="preserve">e features </w:t>
        </w:r>
      </w:ins>
      <w:del w:id="23"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24"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25" w:author="Max Lindmark" w:date="2020-05-04T11:14:00Z">
        <w:r w:rsidR="005D0B6A">
          <w:rPr>
            <w:rFonts w:cstheme="minorHAnsi"/>
            <w:lang w:val="en-GB"/>
          </w:rPr>
          <w:t xml:space="preserve">, which are </w:t>
        </w:r>
      </w:ins>
      <w:del w:id="26"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27"/>
      <w:del w:id="28" w:author="Max Lindmark" w:date="2020-05-04T11:15:00Z">
        <w:r w:rsidR="00FA3B2F" w:rsidRPr="004559BC" w:rsidDel="005D0B6A">
          <w:rPr>
            <w:rFonts w:cstheme="minorHAnsi"/>
            <w:lang w:val="en-GB"/>
          </w:rPr>
          <w:delText xml:space="preserve">optimum </w:delText>
        </w:r>
      </w:del>
      <w:ins w:id="29" w:author="Max Lindmark" w:date="2020-05-04T11:15:00Z">
        <w:r w:rsidR="005D0B6A">
          <w:rPr>
            <w:rFonts w:cstheme="minorHAnsi"/>
            <w:lang w:val="en-GB"/>
          </w:rPr>
          <w:t>peak</w:t>
        </w:r>
        <w:r w:rsidR="005D0B6A" w:rsidRPr="004559BC">
          <w:rPr>
            <w:rFonts w:cstheme="minorHAnsi"/>
            <w:lang w:val="en-GB"/>
          </w:rPr>
          <w:t xml:space="preserve"> </w:t>
        </w:r>
        <w:commentRangeEnd w:id="27"/>
        <w:r w:rsidR="00D1213B">
          <w:rPr>
            <w:rStyle w:val="CommentReference"/>
          </w:rPr>
          <w:commentReference w:id="27"/>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30" w:author="Max Lindmark" w:date="2020-05-04T11:15:00Z">
        <w:r w:rsidR="00801CD5" w:rsidRPr="004559BC" w:rsidDel="005D0B6A">
          <w:rPr>
            <w:rFonts w:cstheme="minorHAnsi"/>
            <w:lang w:val="en-GB"/>
          </w:rPr>
          <w:delText xml:space="preserve"> to temperature</w:delText>
        </w:r>
      </w:del>
      <w:ins w:id="31" w:author="Max Lindmark" w:date="2020-05-04T11:15:00Z">
        <w:r w:rsidR="005D0B6A">
          <w:rPr>
            <w:rFonts w:cstheme="minorHAnsi"/>
            <w:lang w:val="en-GB"/>
          </w:rPr>
          <w:t xml:space="preserve"> with body mass</w:t>
        </w:r>
      </w:ins>
      <w:r w:rsidR="00A1521F" w:rsidRPr="004559BC">
        <w:rPr>
          <w:rFonts w:cstheme="minorHAnsi"/>
          <w:lang w:val="en-GB"/>
        </w:rPr>
        <w:t xml:space="preserve">. Accordingly, our analysis of growth data demonstrates that </w:t>
      </w:r>
      <w:commentRangeStart w:id="32"/>
      <w:r w:rsidR="00A1521F" w:rsidRPr="004559BC">
        <w:rPr>
          <w:rFonts w:cstheme="minorHAnsi"/>
          <w:lang w:val="en-GB"/>
        </w:rPr>
        <w:t xml:space="preserve">optimum </w:t>
      </w:r>
      <w:commentRangeEnd w:id="32"/>
      <w:r w:rsidR="00AF0252">
        <w:rPr>
          <w:rStyle w:val="CommentReference"/>
        </w:rPr>
        <w:commentReference w:id="32"/>
      </w:r>
      <w:r w:rsidR="00A1521F" w:rsidRPr="004559BC">
        <w:rPr>
          <w:rFonts w:cstheme="minorHAnsi"/>
          <w:lang w:val="en-GB"/>
        </w:rPr>
        <w:t>growth temperatures decline</w:t>
      </w:r>
      <w:del w:id="33"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34" w:author="Max Lindmark" w:date="2020-05-04T11:16:00Z">
        <w:r w:rsidR="00A1521F" w:rsidRPr="004559BC" w:rsidDel="00DC59EC">
          <w:rPr>
            <w:rFonts w:cstheme="minorHAnsi"/>
            <w:lang w:val="en-GB"/>
          </w:rPr>
          <w:delText xml:space="preserve">as a function of </w:delText>
        </w:r>
      </w:del>
      <w:ins w:id="35"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30AE3E6F"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{"citationID":"hNb1pqTJ","properties":{"formattedCitation":"(Savage {\\i{}et al.} 2004)","plainCitation":"(Savage et al. 2004)","noteIndex":0},"citationItems":[{"id":"blnxdRkW/mx1b4RZK","uris":["http://zotero.org/users/local/FTg3Qpza/items/5EKRHGLR"],"uri":["http://zotero.org/users/local/FTg3Qpza/items/5EKRHGLR"],"itemData":{"id":914,"type":"article-journal","title":"Effects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lnxdRkW/fzfXBtQB","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w:t>
      </w:r>
      <w:proofErr w:type="spellStart"/>
      <w:r w:rsidR="008F2D15" w:rsidRPr="008F2D15">
        <w:rPr>
          <w:rFonts w:ascii="Times New Roman" w:cs="Times New Roman"/>
          <w:lang w:val="en-GB"/>
        </w:rPr>
        <w:t>Barneche</w:t>
      </w:r>
      <w:proofErr w:type="spellEnd"/>
      <w:r w:rsidR="008F2D15" w:rsidRPr="008F2D15">
        <w:rPr>
          <w:rFonts w:ascii="Times New Roman" w:cs="Times New Roman"/>
          <w:lang w:val="en-GB"/>
        </w:rPr>
        <w:t xml:space="preserv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36"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441FFDED"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37" w:author="Max Lindmark" w:date="2020-05-04T11:17:00Z">
        <w:r w:rsidR="00591E94">
          <w:rPr>
            <w:rFonts w:eastAsiaTheme="minorEastAsia" w:cstheme="minorHAnsi"/>
            <w:lang w:val="en-GB"/>
          </w:rPr>
          <w:t>ing</w:t>
        </w:r>
      </w:ins>
      <w:del w:id="38"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9"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40"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w:t>
      </w:r>
      <w:proofErr w:type="spellStart"/>
      <w:r w:rsidR="0044238B" w:rsidRPr="0044238B">
        <w:rPr>
          <w:lang w:val="en-GB"/>
        </w:rPr>
        <w:t>Daufresne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41"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w:t>
      </w:r>
      <w:proofErr w:type="spellStart"/>
      <w:r w:rsidR="0044238B" w:rsidRPr="0044238B">
        <w:rPr>
          <w:lang w:val="en-GB"/>
        </w:rPr>
        <w:t>Audzijonyte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42"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43"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44"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45"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T"}],"issued":{"date-parts":[["2014"]]}}},{"id":"blnxdRkW/3yMC3iaR","uris":["http://zotero.org/users/6116610/items/3XTZM82V"],"uri":["http://zotero.org/users/6116610/items/3XTZM82V"],"itemData":{"id":607,"type":"article-journal","abstract":"A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F40B9" w:rsidRPr="00FF40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46" w:author="Max Lindmark" w:date="2020-05-04T11:20:00Z">
        <w:r w:rsidR="0006685B" w:rsidRPr="00C45786" w:rsidDel="00375704">
          <w:rPr>
            <w:rFonts w:eastAsiaTheme="minorEastAsia" w:cstheme="minorHAnsi"/>
            <w:lang w:val="sv-SE"/>
            <w:rPrChange w:id="47"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48"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9" w:author="Max Lindmark" w:date="2020-05-04T11:41:00Z">
              <w:rPr>
                <w:rFonts w:eastAsiaTheme="minorEastAsia" w:cstheme="minorHAnsi"/>
                <w:lang w:val="en-GB"/>
              </w:rPr>
            </w:rPrChange>
          </w:rPr>
          <w:delText>i</w:delText>
        </w:r>
      </w:del>
      <w:ins w:id="50"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51"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52" w:author="Max Lindmark" w:date="2020-05-04T11:24:00Z">
        <w:r w:rsidR="007D3A89">
          <w:rPr>
            <w:rFonts w:eastAsiaTheme="minorEastAsia" w:cstheme="minorHAnsi"/>
            <w:lang w:val="en-GB"/>
          </w:rPr>
          <w:t>with initial warming is not unexpected</w:t>
        </w:r>
      </w:ins>
      <w:ins w:id="53" w:author="Max Lindmark" w:date="2020-05-04T11:25:00Z">
        <w:r w:rsidR="007D3A89">
          <w:rPr>
            <w:rFonts w:eastAsiaTheme="minorEastAsia" w:cstheme="minorHAnsi"/>
            <w:lang w:val="en-GB"/>
          </w:rPr>
          <w:t xml:space="preserve"> in natural environments</w:t>
        </w:r>
      </w:ins>
      <w:ins w:id="54" w:author="Max Lindmark" w:date="2020-05-04T11:24:00Z">
        <w:r w:rsidR="007D3A89">
          <w:rPr>
            <w:rFonts w:eastAsiaTheme="minorEastAsia" w:cstheme="minorHAnsi"/>
            <w:lang w:val="en-GB"/>
          </w:rPr>
          <w:t xml:space="preserve">, </w:t>
        </w:r>
      </w:ins>
      <w:ins w:id="55" w:author="Max Lindmark" w:date="2020-05-04T11:25:00Z">
        <w:r w:rsidR="007D3A89">
          <w:rPr>
            <w:rFonts w:eastAsiaTheme="minorEastAsia" w:cstheme="minorHAnsi"/>
            <w:lang w:val="en-GB"/>
          </w:rPr>
          <w:t xml:space="preserve">as </w:t>
        </w:r>
      </w:ins>
      <w:ins w:id="56" w:author="Max Lindmark" w:date="2020-05-04T11:24:00Z">
        <w:r w:rsidR="007D3A89">
          <w:rPr>
            <w:rFonts w:eastAsiaTheme="minorEastAsia" w:cstheme="minorHAnsi"/>
            <w:lang w:val="en-GB"/>
          </w:rPr>
          <w:t xml:space="preserve">growth rates </w:t>
        </w:r>
      </w:ins>
      <w:del w:id="57"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58"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9" w:author="Max Lindmark" w:date="2020-05-04T11:25:00Z">
        <w:r w:rsidR="00723111" w:rsidRPr="00972C7F" w:rsidDel="007D3A89">
          <w:rPr>
            <w:rFonts w:eastAsiaTheme="minorEastAsia" w:cstheme="minorHAnsi"/>
            <w:lang w:val="en-GB"/>
          </w:rPr>
          <w:delText>,</w:delText>
        </w:r>
      </w:del>
      <w:ins w:id="60" w:author="Max Lindmark" w:date="2020-05-04T11:25:00Z">
        <w:r w:rsidR="007D3A89">
          <w:rPr>
            <w:rFonts w:eastAsiaTheme="minorEastAsia" w:cstheme="minorHAnsi"/>
            <w:lang w:val="en-GB"/>
          </w:rPr>
          <w:t xml:space="preserve">, and species </w:t>
        </w:r>
      </w:ins>
      <w:ins w:id="61" w:author="Max Lindmark" w:date="2020-05-04T11:26:00Z">
        <w:r w:rsidR="00A26F06">
          <w:rPr>
            <w:rFonts w:eastAsiaTheme="minorEastAsia" w:cstheme="minorHAnsi"/>
            <w:lang w:val="en-GB"/>
          </w:rPr>
          <w:t xml:space="preserve">in general </w:t>
        </w:r>
      </w:ins>
      <w:ins w:id="62" w:author="Max Lindmark" w:date="2020-05-04T11:25:00Z">
        <w:r w:rsidR="007D3A89">
          <w:rPr>
            <w:rFonts w:eastAsiaTheme="minorEastAsia" w:cstheme="minorHAnsi"/>
            <w:lang w:val="en-GB"/>
          </w:rPr>
          <w:t xml:space="preserve">occupy habitats below </w:t>
        </w:r>
      </w:ins>
      <w:ins w:id="63" w:author="Max Lindmark" w:date="2020-05-04T11:26:00Z">
        <w:r w:rsidR="007D3A89">
          <w:rPr>
            <w:rFonts w:eastAsiaTheme="minorEastAsia" w:cstheme="minorHAnsi"/>
            <w:lang w:val="en-GB"/>
          </w:rPr>
          <w:t xml:space="preserve">their peak growth temperature </w:t>
        </w:r>
      </w:ins>
      <w:del w:id="64"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w:t>
      </w:r>
      <w:proofErr w:type="spellStart"/>
      <w:r w:rsidR="00FF40B9" w:rsidRPr="00FF40B9">
        <w:rPr>
          <w:rFonts w:ascii="Times New Roman" w:cs="Times New Roman"/>
          <w:lang w:val="en-GB"/>
        </w:rPr>
        <w:t>Neuheimer</w:t>
      </w:r>
      <w:proofErr w:type="spellEnd"/>
      <w:r w:rsidR="00FF40B9" w:rsidRPr="00FF40B9">
        <w:rPr>
          <w:rFonts w:ascii="Times New Roman" w:cs="Times New Roman"/>
          <w:lang w:val="en-GB"/>
        </w:rPr>
        <w:t xml:space="preserve">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65" w:author="Max Lindmark" w:date="2020-05-04T11:27:00Z">
        <w:r w:rsidR="00DD4FDE" w:rsidRPr="00D9660B">
          <w:rPr>
            <w:rFonts w:eastAsiaTheme="minorEastAsia" w:cstheme="minorHAnsi"/>
            <w:lang w:val="en-US"/>
          </w:rPr>
          <w:t xml:space="preserve"> </w:t>
        </w:r>
        <w:r w:rsidR="00DD4FDE">
          <w:rPr>
            <w:rFonts w:eastAsiaTheme="minorEastAsia" w:cstheme="minorHAnsi"/>
            <w:lang w:val="en-US"/>
          </w:rPr>
          <w:t>L</w:t>
        </w:r>
      </w:ins>
      <w:del w:id="66"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del w:id="67"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8"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w:t>
      </w:r>
      <w:proofErr w:type="spellStart"/>
      <w:r w:rsidR="00896A69" w:rsidRPr="0044238B">
        <w:rPr>
          <w:lang w:val="en-GB"/>
        </w:rPr>
        <w:t>Baudron</w:t>
      </w:r>
      <w:proofErr w:type="spellEnd"/>
      <w:r w:rsidR="00896A69" w:rsidRPr="0044238B">
        <w:rPr>
          <w:lang w:val="en-GB"/>
        </w:rPr>
        <w:t xml:space="preserve">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9" w:author="Max Lindmark" w:date="2020-05-04T11:27:00Z">
        <w:r w:rsidR="00DD4FDE">
          <w:rPr>
            <w:lang w:val="en-GB"/>
          </w:rPr>
          <w:t xml:space="preserve">. However, </w:t>
        </w:r>
      </w:ins>
      <w:del w:id="70"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71"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FF40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lnxdRkW/3yMC3ia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FF40B9" w:rsidRPr="00FF40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72" w:author="Max Lindmark" w:date="2020-05-04T11:28:00Z">
        <w:r w:rsidR="004D0B3E">
          <w:rPr>
            <w:rFonts w:eastAsiaTheme="minorEastAsia" w:cstheme="minorHAnsi"/>
            <w:lang w:val="en-GB"/>
          </w:rPr>
          <w:t xml:space="preserve">namely </w:t>
        </w:r>
      </w:ins>
      <w:del w:id="73"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 xml:space="preserve">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74"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w:t>
      </w:r>
      <w:proofErr w:type="spellStart"/>
      <w:r w:rsidR="0044238B" w:rsidRPr="0044238B">
        <w:rPr>
          <w:lang w:val="en-GB"/>
        </w:rPr>
        <w:t>Bertalanffy</w:t>
      </w:r>
      <w:proofErr w:type="spellEnd"/>
      <w:r w:rsidR="0044238B" w:rsidRPr="0044238B">
        <w:rPr>
          <w:lang w:val="en-GB"/>
        </w:rPr>
        <w:t xml:space="preserve"> 1938; </w:t>
      </w:r>
      <w:proofErr w:type="spellStart"/>
      <w:r w:rsidR="0044238B" w:rsidRPr="0044238B">
        <w:rPr>
          <w:lang w:val="en-GB"/>
        </w:rPr>
        <w:t>Kitchell</w:t>
      </w:r>
      <w:proofErr w:type="spellEnd"/>
      <w:r w:rsidR="0044238B" w:rsidRPr="0044238B">
        <w:rPr>
          <w:lang w:val="en-GB"/>
        </w:rPr>
        <w:t xml:space="preserve">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75" w:author="Max Lindmark" w:date="2020-05-04T11:32:00Z">
        <w:r w:rsidR="00BF72DF">
          <w:rPr>
            <w:rFonts w:eastAsiaTheme="minorEastAsia"/>
            <w:lang w:val="en-GB"/>
          </w:rPr>
          <w:t xml:space="preserve">Usually, </w:t>
        </w:r>
      </w:ins>
      <w:del w:id="76" w:author="Max Lindmark" w:date="2020-05-04T11:32:00Z">
        <w:r w:rsidR="007D6E08" w:rsidRPr="00972C7F" w:rsidDel="00BF72DF">
          <w:rPr>
            <w:rFonts w:eastAsiaTheme="minorEastAsia"/>
            <w:lang w:val="en-GB"/>
          </w:rPr>
          <w:delText>E</w:delText>
        </w:r>
      </w:del>
      <w:ins w:id="77" w:author="Max Lindmark" w:date="2020-05-04T11:32:00Z">
        <w:r w:rsidR="00BF72DF">
          <w:rPr>
            <w:rFonts w:eastAsiaTheme="minorEastAsia"/>
            <w:lang w:val="en-GB"/>
          </w:rPr>
          <w:t>e</w:t>
        </w:r>
      </w:ins>
      <w:r w:rsidR="00047B55" w:rsidRPr="00972C7F">
        <w:rPr>
          <w:rFonts w:eastAsiaTheme="minorEastAsia"/>
          <w:lang w:val="en-GB"/>
        </w:rPr>
        <w:t>nergy acquisition</w:t>
      </w:r>
      <w:del w:id="78"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79"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80"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81"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82"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83"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w:t>
      </w:r>
      <w:proofErr w:type="spellStart"/>
      <w:r w:rsidR="0044238B" w:rsidRPr="0044238B">
        <w:rPr>
          <w:lang w:val="en-GB"/>
        </w:rPr>
        <w:t>Pütter</w:t>
      </w:r>
      <w:proofErr w:type="spellEnd"/>
      <w:r w:rsidR="0044238B" w:rsidRPr="0044238B">
        <w:rPr>
          <w:lang w:val="en-GB"/>
        </w:rPr>
        <w:t xml:space="preserve"> 1920; von </w:t>
      </w:r>
      <w:proofErr w:type="spellStart"/>
      <w:r w:rsidR="0044238B" w:rsidRPr="0044238B">
        <w:rPr>
          <w:lang w:val="en-GB"/>
        </w:rPr>
        <w:t>Bertalanffy</w:t>
      </w:r>
      <w:proofErr w:type="spellEnd"/>
      <w:r w:rsidR="0044238B" w:rsidRPr="0044238B">
        <w:rPr>
          <w:lang w:val="en-GB"/>
        </w:rPr>
        <w:t xml:space="preserve">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Kitchell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1977; </w:t>
      </w:r>
      <w:proofErr w:type="spellStart"/>
      <w:r w:rsidR="00EB6461" w:rsidRPr="00EB6461">
        <w:rPr>
          <w:rFonts w:ascii="Times New Roman" w:cs="Times New Roman"/>
          <w:lang w:val="en-GB"/>
        </w:rPr>
        <w:t>Kooijman</w:t>
      </w:r>
      <w:proofErr w:type="spellEnd"/>
      <w:r w:rsidR="00EB6461" w:rsidRPr="00EB6461">
        <w:rPr>
          <w:rFonts w:ascii="Times New Roman" w:cs="Times New Roman"/>
          <w:lang w:val="en-GB"/>
        </w:rPr>
        <w:t xml:space="preserve"> 1993; Kearney 2019)</w:t>
      </w:r>
      <w:r w:rsidR="006142EB">
        <w:rPr>
          <w:rFonts w:eastAsiaTheme="minorEastAsia"/>
        </w:rPr>
        <w:fldChar w:fldCharType="end"/>
      </w:r>
      <w:ins w:id="84"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w:t>
      </w:r>
      <w:proofErr w:type="spellStart"/>
      <w:r w:rsidR="0044238B" w:rsidRPr="0044238B">
        <w:rPr>
          <w:lang w:val="en-GB"/>
        </w:rPr>
        <w:t>Hartvig</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2011; Maury &amp; </w:t>
      </w:r>
      <w:proofErr w:type="spellStart"/>
      <w:r w:rsidR="0044238B" w:rsidRPr="0044238B">
        <w:rPr>
          <w:lang w:val="en-GB"/>
        </w:rPr>
        <w:t>Poggiale</w:t>
      </w:r>
      <w:proofErr w:type="spellEnd"/>
      <w:r w:rsidR="0044238B" w:rsidRPr="0044238B">
        <w:rPr>
          <w:lang w:val="en-GB"/>
        </w:rPr>
        <w:t xml:space="preserv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6C8DB4CD" w:rsidR="002A05AA" w:rsidRPr="00972C7F" w:rsidRDefault="00821494" w:rsidP="002E3379">
      <w:pPr>
        <w:spacing w:line="480" w:lineRule="auto"/>
        <w:ind w:firstLine="284"/>
        <w:contextualSpacing/>
        <w:jc w:val="both"/>
        <w:rPr>
          <w:rFonts w:cstheme="minorHAnsi"/>
          <w:lang w:val="en-GB"/>
        </w:rPr>
      </w:pPr>
      <w:del w:id="85" w:author="Max Lindmark" w:date="2020-05-04T11:34:00Z">
        <w:r w:rsidRPr="00972C7F" w:rsidDel="00283978">
          <w:rPr>
            <w:rFonts w:eastAsiaTheme="minorEastAsia"/>
            <w:lang w:val="en-GB"/>
          </w:rPr>
          <w:delText>Assessing these dependencies</w:delText>
        </w:r>
      </w:del>
      <w:ins w:id="86" w:author="Max Lindmark" w:date="2020-05-04T11:34:00Z">
        <w:r w:rsidR="00283978">
          <w:rPr>
            <w:rFonts w:eastAsiaTheme="minorEastAsia"/>
            <w:lang w:val="en-GB"/>
          </w:rPr>
          <w:t xml:space="preserve">This </w:t>
        </w:r>
      </w:ins>
      <w:del w:id="87"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88"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89"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 </w:t>
      </w:r>
      <w:proofErr w:type="spellStart"/>
      <w:r w:rsidR="009D6C25" w:rsidRPr="009D6C25">
        <w:rPr>
          <w:rFonts w:ascii="Times New Roman" w:cs="Times New Roman"/>
          <w:lang w:val="en-GB"/>
        </w:rPr>
        <w:t>Jerde</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90"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w:t>
      </w:r>
      <w:proofErr w:type="spellStart"/>
      <w:r w:rsidR="00D45FB7" w:rsidRPr="00D45FB7">
        <w:rPr>
          <w:lang w:val="en-GB"/>
        </w:rPr>
        <w:t>Gillooly</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91" w:author="Max Lindmark" w:date="2020-05-04T11:36:00Z">
        <w:r w:rsidR="00EF1F47" w:rsidRPr="00972C7F" w:rsidDel="00B635FF">
          <w:rPr>
            <w:rFonts w:eastAsiaTheme="minorEastAsia"/>
            <w:lang w:val="en-GB"/>
          </w:rPr>
          <w:delText xml:space="preserve"> (</w:delText>
        </w:r>
      </w:del>
      <m:oMath>
        <m:r>
          <w:del w:id="92" w:author="Max Lindmark" w:date="2020-05-04T11:36:00Z">
            <w:rPr>
              <w:rFonts w:ascii="Cambria Math" w:eastAsiaTheme="minorEastAsia" w:hAnsi="Cambria Math"/>
            </w:rPr>
            <m:t>I</m:t>
          </w:del>
        </m:r>
      </m:oMath>
      <w:del w:id="93"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94" w:author="Max Lindmark" w:date="2020-05-04T11:36:00Z">
            <w:rPr>
              <w:rFonts w:ascii="Cambria Math" w:eastAsiaTheme="minorEastAsia" w:hAnsi="Cambria Math"/>
              <w:lang w:val="en-GB"/>
            </w:rPr>
            <m:t>I</m:t>
          </w:ins>
        </m:r>
      </m:oMath>
      <w:ins w:id="95"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96" w:author="Max Lindmark" w:date="2020-05-04T11:42:00Z">
        <w:r w:rsidR="003966DD">
          <w:rPr>
            <w:rFonts w:eastAsiaTheme="minorEastAsia"/>
            <w:lang w:val="en-GB"/>
          </w:rPr>
          <w:t xml:space="preserve"> [</w:t>
        </w:r>
      </w:ins>
      <m:oMath>
        <m:r>
          <w:ins w:id="97" w:author="Max Lindmark" w:date="2020-05-04T11:42:00Z">
            <m:rPr>
              <m:sty m:val="p"/>
            </m:rPr>
            <w:rPr>
              <w:rFonts w:ascii="Cambria Math" w:eastAsiaTheme="minorEastAsia" w:hAnsi="Cambria Math"/>
              <w:lang w:val="en-GB"/>
            </w:rPr>
            <m:t>eV</m:t>
          </w:ins>
        </m:r>
      </m:oMath>
      <w:ins w:id="98"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99" w:author="Max Lindmark" w:date="2020-05-04T11:45:00Z">
        <w:r w:rsidR="00BD33E6">
          <w:rPr>
            <w:rFonts w:eastAsiaTheme="minorEastAsia"/>
            <w:lang w:val="en-GB"/>
          </w:rPr>
          <w:t xml:space="preserve"> [</w:t>
        </w:r>
      </w:ins>
      <m:oMath>
        <m:r>
          <w:ins w:id="100" w:author="Max Lindmark" w:date="2020-05-04T11:45:00Z">
            <m:rPr>
              <m:sty m:val="p"/>
            </m:rPr>
            <w:rPr>
              <w:rFonts w:ascii="Cambria Math" w:eastAsiaTheme="minorEastAsia" w:hAnsi="Cambria Math"/>
              <w:lang w:val="en-GB"/>
            </w:rPr>
            <m:t>eV∙</m:t>
          </w:ins>
        </m:r>
        <m:sSup>
          <m:sSupPr>
            <m:ctrlPr>
              <w:ins w:id="101" w:author="Max Lindmark" w:date="2020-05-04T11:46:00Z">
                <w:rPr>
                  <w:rFonts w:ascii="Cambria Math" w:eastAsiaTheme="minorEastAsia" w:hAnsi="Cambria Math"/>
                  <w:iCs/>
                  <w:lang w:val="en-GB"/>
                  <w:rPrChange w:id="102" w:author="Max Lindmark" w:date="2020-05-04T11:46:00Z">
                    <w:rPr>
                      <w:rFonts w:ascii="Cambria Math" w:eastAsiaTheme="minorEastAsia" w:hAnsi="Cambria Math"/>
                      <w:i/>
                      <w:lang w:val="en-GB"/>
                    </w:rPr>
                  </w:rPrChange>
                </w:rPr>
              </w:ins>
            </m:ctrlPr>
          </m:sSupPr>
          <m:e>
            <m:r>
              <w:ins w:id="103" w:author="Max Lindmark" w:date="2020-05-04T11:45:00Z">
                <m:rPr>
                  <m:sty m:val="p"/>
                </m:rPr>
                <w:rPr>
                  <w:rFonts w:ascii="Cambria Math" w:eastAsiaTheme="minorEastAsia" w:hAnsi="Cambria Math"/>
                  <w:lang w:val="en-GB"/>
                </w:rPr>
                <m:t>K</m:t>
              </w:ins>
            </m:r>
          </m:e>
          <m:sup>
            <m:r>
              <w:ins w:id="104" w:author="Max Lindmark" w:date="2020-05-04T11:46:00Z">
                <m:rPr>
                  <m:sty m:val="p"/>
                </m:rPr>
                <w:rPr>
                  <w:rFonts w:ascii="Cambria Math" w:eastAsiaTheme="minorEastAsia" w:hAnsi="Cambria Math"/>
                  <w:lang w:val="en-GB"/>
                </w:rPr>
                <m:t>-1</m:t>
              </w:ins>
            </m:r>
          </m:sup>
        </m:sSup>
      </m:oMath>
      <w:ins w:id="105"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06" w:author="Max Lindmark" w:date="2020-05-04T11:46:00Z">
        <w:r w:rsidR="00EC3069" w:rsidRPr="00972C7F" w:rsidDel="009B18F4">
          <w:rPr>
            <w:rFonts w:eastAsiaTheme="minorEastAsia"/>
            <w:lang w:val="en-GB"/>
          </w:rPr>
          <w:delText xml:space="preserve">in </w:delText>
        </w:r>
      </w:del>
      <w:ins w:id="107" w:author="Max Lindmark" w:date="2020-05-04T11:46:00Z">
        <w:r w:rsidR="009B18F4">
          <w:rPr>
            <w:rFonts w:eastAsiaTheme="minorEastAsia"/>
            <w:lang w:val="en-GB"/>
          </w:rPr>
          <w:t>[</w:t>
        </w:r>
      </w:ins>
      <m:oMath>
        <m:r>
          <w:ins w:id="108" w:author="Max Lindmark" w:date="2020-05-04T11:46:00Z">
            <m:rPr>
              <m:sty m:val="p"/>
            </m:rPr>
            <w:rPr>
              <w:rFonts w:ascii="Cambria Math" w:eastAsiaTheme="minorEastAsia" w:hAnsi="Cambria Math"/>
              <w:lang w:val="en-GB"/>
            </w:rPr>
            <m:t>K</m:t>
          </w:ins>
        </m:r>
      </m:oMath>
      <w:ins w:id="109" w:author="Max Lindmark" w:date="2020-05-04T11:46:00Z">
        <w:r w:rsidR="009B18F4">
          <w:rPr>
            <w:rFonts w:eastAsiaTheme="minorEastAsia"/>
            <w:iCs/>
            <w:lang w:val="en-GB"/>
          </w:rPr>
          <w:t>]</w:t>
        </w:r>
      </w:ins>
      <w:del w:id="110"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11" w:author="Max Lindmark" w:date="2020-05-04T11:46:00Z">
        <w:r w:rsidR="009261DD">
          <w:rPr>
            <w:rFonts w:eastAsiaTheme="minorEastAsia"/>
            <w:lang w:val="en-GB"/>
          </w:rPr>
          <w:t xml:space="preserve">a </w:t>
        </w:r>
      </w:ins>
      <w:r w:rsidR="007D1821" w:rsidRPr="00972C7F">
        <w:rPr>
          <w:rFonts w:eastAsiaTheme="minorEastAsia"/>
          <w:lang w:val="en-GB"/>
        </w:rPr>
        <w:t>mass-scaling</w:t>
      </w:r>
      <w:ins w:id="112"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13" w:author="Max Lindmark" w:date="2020-05-04T11:46:00Z">
        <w:r w:rsidR="008D7E70">
          <w:rPr>
            <w:rFonts w:eastAsiaTheme="minorEastAsia"/>
            <w:lang w:val="en-GB"/>
          </w:rPr>
          <w:t>How</w:t>
        </w:r>
      </w:ins>
      <w:ins w:id="114" w:author="Max Lindmark" w:date="2020-05-04T11:47:00Z">
        <w:r w:rsidR="008D7E70">
          <w:rPr>
            <w:rFonts w:eastAsiaTheme="minorEastAsia"/>
            <w:lang w:val="en-GB"/>
          </w:rPr>
          <w:t xml:space="preserve">ever, there are </w:t>
        </w:r>
      </w:ins>
      <w:del w:id="115"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w:t>
      </w:r>
      <w:proofErr w:type="spellStart"/>
      <w:r w:rsidR="0044238B" w:rsidRPr="0044238B">
        <w:rPr>
          <w:lang w:val="en-GB"/>
        </w:rPr>
        <w:t>Bokma</w:t>
      </w:r>
      <w:proofErr w:type="spellEnd"/>
      <w:r w:rsidR="0044238B" w:rsidRPr="0044238B">
        <w:rPr>
          <w:lang w:val="en-GB"/>
        </w:rPr>
        <w:t xml:space="preserve"> 2004;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16"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17" w:author="Max Lindmark" w:date="2020-05-04T11:48:00Z">
        <w:r w:rsidR="00292C4D" w:rsidRPr="004C50CB">
          <w:rPr>
            <w:rFonts w:cstheme="minorHAnsi"/>
            <w:rPrChange w:id="118" w:author="Max Lindmark" w:date="2020-05-08T10: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19"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20" w:author="Max Lindmark" w:date="2020-05-04T11:48:00Z">
        <w:r w:rsidR="00292C4D">
          <w:rPr>
            <w:rFonts w:eastAsiaTheme="minorEastAsia"/>
            <w:lang w:val="en-GB"/>
          </w:rPr>
          <w:t xml:space="preserve">. However, </w:t>
        </w:r>
      </w:ins>
      <w:del w:id="121"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 </w:t>
      </w:r>
      <w:proofErr w:type="spellStart"/>
      <w:r w:rsidR="00EB6461" w:rsidRPr="00EB6461">
        <w:rPr>
          <w:rFonts w:ascii="Times New Roman" w:cs="Times New Roman"/>
          <w:lang w:val="en-GB"/>
        </w:rPr>
        <w:t>Uiterwaal</w:t>
      </w:r>
      <w:proofErr w:type="spellEnd"/>
      <w:r w:rsidR="00EB6461" w:rsidRPr="00EB6461">
        <w:rPr>
          <w:rFonts w:ascii="Times New Roman" w:cs="Times New Roman"/>
          <w:lang w:val="en-GB"/>
        </w:rPr>
        <w:t xml:space="preserve">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nstead of mass-</w:t>
      </w:r>
      <w:r w:rsidR="007D4038">
        <w:rPr>
          <w:rFonts w:cstheme="minorHAnsi"/>
          <w:lang w:val="en-GB"/>
        </w:rPr>
        <w:t xml:space="preserve"> or temperature</w:t>
      </w:r>
      <w:del w:id="122" w:author="Max Lindmark" w:date="2020-05-08T15:23:00Z">
        <w:r w:rsidR="007D4038" w:rsidDel="0010623B">
          <w:rPr>
            <w:rFonts w:cstheme="minorHAnsi"/>
            <w:lang w:val="en-GB"/>
          </w:rPr>
          <w:delText>-</w:delText>
        </w:r>
      </w:del>
      <w:ins w:id="123" w:author="Max Lindmark" w:date="2020-05-08T15:23:00Z">
        <w:r w:rsidR="0010623B">
          <w:rPr>
            <w:rFonts w:cstheme="minorHAnsi"/>
            <w:lang w:val="en-GB"/>
          </w:rPr>
          <w:t xml:space="preserve"> </w:t>
        </w:r>
      </w:ins>
      <w:r w:rsidR="003E6041" w:rsidRPr="002D70E2">
        <w:rPr>
          <w:rFonts w:cstheme="minorHAnsi"/>
          <w:lang w:val="en-GB"/>
        </w:rPr>
        <w:t xml:space="preserve">correcting </w:t>
      </w:r>
      <w:r w:rsidR="00400E23">
        <w:rPr>
          <w:rFonts w:cstheme="minorHAnsi"/>
          <w:lang w:val="en-GB"/>
        </w:rPr>
        <w:t>rates</w:t>
      </w:r>
      <w:r w:rsidR="007D4038">
        <w:rPr>
          <w:rFonts w:cstheme="minorHAnsi"/>
          <w:lang w:val="en-GB"/>
        </w:rPr>
        <w:t xml:space="preserve"> </w:t>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124" w:author="Max Lindmark" w:date="2020-05-08T15:23:00Z">
        <w:r w:rsidR="0078762B" w:rsidRPr="004559BC" w:rsidDel="0010623B">
          <w:rPr>
            <w:rFonts w:cstheme="minorHAnsi"/>
            <w:lang w:val="en-GB"/>
          </w:rPr>
          <w:delText>-</w:delText>
        </w:r>
      </w:del>
      <w:ins w:id="125"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Schoolfield</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47CB53D"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26"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27" w:author="Max Lindmark" w:date="2020-05-04T11:53:00Z">
        <w:r w:rsidR="00AB432F">
          <w:rPr>
            <w:rFonts w:eastAsiaTheme="minorEastAsia"/>
            <w:lang w:val="en-GB"/>
          </w:rPr>
          <w:t xml:space="preserve"> as body size is a trait of an individual as well as a species, </w:t>
        </w:r>
      </w:ins>
      <w:del w:id="128" w:author="Max Lindmark" w:date="2020-05-04T11:54:00Z">
        <w:r w:rsidR="00B84A42" w:rsidRPr="004559BC" w:rsidDel="00AB432F">
          <w:rPr>
            <w:rFonts w:eastAsiaTheme="minorEastAsia"/>
            <w:lang w:val="en-GB"/>
          </w:rPr>
          <w:delText xml:space="preserve"> it </w:delText>
        </w:r>
      </w:del>
      <w:ins w:id="129"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130" w:author="Max Lindmark" w:date="2020-05-08T15:23:00Z">
        <w:r w:rsidR="00B84A42" w:rsidRPr="004559BC" w:rsidDel="0010623B">
          <w:rPr>
            <w:rFonts w:eastAsiaTheme="minorEastAsia"/>
            <w:lang w:val="en-GB"/>
          </w:rPr>
          <w:delText>-</w:delText>
        </w:r>
      </w:del>
      <w:ins w:id="131"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132"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33"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34"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35" w:author="Max Lindmark" w:date="2020-05-04T11:55:00Z">
        <w:r w:rsidR="006F1F2E" w:rsidRPr="004559BC" w:rsidDel="00D67AE8">
          <w:rPr>
            <w:rFonts w:eastAsiaTheme="minorEastAsia"/>
            <w:lang w:val="en-GB"/>
          </w:rPr>
          <w:delText xml:space="preserve"> </w:delText>
        </w:r>
      </w:del>
      <w:del w:id="136"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34411AB8"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37" w:author="Max Lindmark" w:date="2020-05-04T11:56:00Z">
        <w:r w:rsidR="00837DDA">
          <w:rPr>
            <w:rFonts w:cstheme="minorHAnsi"/>
            <w:lang w:val="en-GB"/>
          </w:rPr>
          <w:t xml:space="preserve">. From this search, we </w:t>
        </w:r>
      </w:ins>
      <w:del w:id="138"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39" w:author="Max Lindmark" w:date="2020-05-04T11:56:00Z">
        <w:r w:rsidR="00837DDA">
          <w:rPr>
            <w:rFonts w:eastAsiaTheme="minorEastAsia"/>
            <w:lang w:val="en-GB"/>
          </w:rPr>
          <w:t>d</w:t>
        </w:r>
      </w:ins>
      <w:r w:rsidR="00A436C2" w:rsidRPr="00972C7F">
        <w:rPr>
          <w:rFonts w:eastAsiaTheme="minorEastAsia"/>
          <w:lang w:val="en-GB"/>
        </w:rPr>
        <w:t xml:space="preserve"> </w:t>
      </w:r>
      <w:del w:id="140"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41"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42"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43" w:author="Max Lindmark" w:date="2020-05-04T11:56:00Z">
        <w:r w:rsidR="009569F4" w:rsidRPr="00972C7F" w:rsidDel="006B08E4">
          <w:rPr>
            <w:rFonts w:eastAsiaTheme="minorEastAsia"/>
            <w:lang w:val="en-GB"/>
          </w:rPr>
          <w:delText xml:space="preserve">acquire </w:delText>
        </w:r>
      </w:del>
      <w:ins w:id="144"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45"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46"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47"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148" w:author="Max Lindmark" w:date="2020-05-08T15:23:00Z">
        <w:r w:rsidR="007F141C" w:rsidRPr="00972C7F" w:rsidDel="0010623B">
          <w:rPr>
            <w:rFonts w:eastAsiaTheme="minorEastAsia"/>
            <w:lang w:val="en-GB"/>
          </w:rPr>
          <w:delText>-</w:delText>
        </w:r>
      </w:del>
      <w:ins w:id="149"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lastRenderedPageBreak/>
        <w:t>at below</w:t>
      </w:r>
      <w:del w:id="150" w:author="Max Lindmark" w:date="2020-05-08T15:23:00Z">
        <w:r w:rsidR="00722A05" w:rsidRPr="004559BC" w:rsidDel="0010623B">
          <w:rPr>
            <w:rFonts w:eastAsiaTheme="minorEastAsia"/>
            <w:lang w:val="en-GB"/>
          </w:rPr>
          <w:delText>-</w:delText>
        </w:r>
      </w:del>
      <w:ins w:id="151"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152" w:author="Max Lindmark" w:date="2020-05-08T15:23:00Z">
        <w:r w:rsidR="00435490" w:rsidRPr="004559BC" w:rsidDel="0010623B">
          <w:rPr>
            <w:rFonts w:eastAsiaTheme="minorEastAsia"/>
            <w:lang w:val="en-GB"/>
          </w:rPr>
          <w:delText>-</w:delText>
        </w:r>
      </w:del>
      <w:ins w:id="153"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54"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55" w:author="Max Lindmark" w:date="2020-05-04T11:57:00Z">
        <w:r w:rsidR="007D5386" w:rsidRPr="004559BC" w:rsidDel="006507ED">
          <w:rPr>
            <w:rFonts w:eastAsiaTheme="minorEastAsia"/>
            <w:lang w:val="en-GB"/>
          </w:rPr>
          <w:delText xml:space="preserve"> </w:delText>
        </w:r>
      </w:del>
      <w:ins w:id="156"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3876A1F8"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57" w:author="Max Lindmark" w:date="2020-05-04T12:20:00Z">
        <w:r w:rsidR="00887694" w:rsidRPr="004559BC" w:rsidDel="00254FE0">
          <w:rPr>
            <w:rFonts w:cstheme="minorHAnsi"/>
            <w:lang w:val="en-GB"/>
          </w:rPr>
          <w:delText>or</w:delText>
        </w:r>
      </w:del>
      <w:ins w:id="158" w:author="Max Lindmark" w:date="2020-05-04T12:20: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ins w:id="159" w:author="Max Lindmark" w:date="2020-05-04T12:20:00Z">
        <w:r w:rsidR="00254FE0">
          <w:rPr>
            <w:rFonts w:cstheme="minorHAnsi"/>
            <w:lang w:val="en-GB"/>
          </w:rPr>
          <w:t>OR</w:t>
        </w:r>
      </w:ins>
      <w:del w:id="160"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del w:id="161" w:author="Max Lindmark" w:date="2020-05-04T12:21:00Z">
        <w:r w:rsidR="00887694" w:rsidRPr="004559BC" w:rsidDel="00254FE0">
          <w:rPr>
            <w:rFonts w:cstheme="minorHAnsi"/>
            <w:lang w:val="en-GB"/>
          </w:rPr>
          <w:delText>or</w:delText>
        </w:r>
      </w:del>
      <w:ins w:id="162" w:author="Max Lindmark" w:date="2020-05-04T12:21: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del w:id="163" w:author="Max Lindmark" w:date="2020-05-04T12:21:00Z">
        <w:r w:rsidR="00887694" w:rsidRPr="004559BC" w:rsidDel="00254FE0">
          <w:rPr>
            <w:rFonts w:cstheme="minorHAnsi"/>
            <w:lang w:val="en-GB"/>
          </w:rPr>
          <w:delText>or</w:delText>
        </w:r>
      </w:del>
      <w:ins w:id="164" w:author="Max Lindmark" w:date="2020-05-04T12:21:00Z">
        <w:r w:rsidR="00254FE0">
          <w:rPr>
            <w:rFonts w:cstheme="minorHAnsi"/>
            <w:lang w:val="en-GB"/>
          </w:rPr>
          <w:t>OR</w:t>
        </w:r>
      </w:ins>
      <w:r w:rsidR="00887694" w:rsidRPr="004559BC">
        <w:rPr>
          <w:rFonts w:cstheme="minorHAnsi"/>
          <w:lang w:val="en-GB"/>
        </w:rPr>
        <w:t xml:space="preserve"> ingestion </w:t>
      </w:r>
      <w:del w:id="165" w:author="Max Lindmark" w:date="2020-05-04T12:21:00Z">
        <w:r w:rsidR="00887694" w:rsidRPr="004559BC" w:rsidDel="00254FE0">
          <w:rPr>
            <w:rFonts w:cstheme="minorHAnsi"/>
            <w:lang w:val="en-GB"/>
          </w:rPr>
          <w:delText>or</w:delText>
        </w:r>
      </w:del>
      <w:ins w:id="166" w:author="Max Lindmark" w:date="2020-05-04T12:21:00Z">
        <w:r w:rsidR="00254FE0">
          <w:rPr>
            <w:rFonts w:cstheme="minorHAnsi"/>
            <w:lang w:val="en-GB"/>
          </w:rPr>
          <w:t>OR</w:t>
        </w:r>
      </w:ins>
      <w:r w:rsidR="00887694" w:rsidRPr="004559BC">
        <w:rPr>
          <w:rFonts w:cstheme="minorHAnsi"/>
          <w:lang w:val="en-GB"/>
        </w:rPr>
        <w:t xml:space="preserve"> </w:t>
      </w:r>
      <w:ins w:id="167" w:author="Max Lindmark" w:date="2020-05-04T12:26:00Z">
        <w:r w:rsidR="008B22CD">
          <w:rPr>
            <w:rFonts w:cstheme="minorHAnsi"/>
            <w:lang w:val="en-GB"/>
          </w:rPr>
          <w:t>“</w:t>
        </w:r>
      </w:ins>
      <w:r w:rsidR="00887694" w:rsidRPr="004559BC">
        <w:rPr>
          <w:rFonts w:cstheme="minorHAnsi"/>
          <w:lang w:val="en-GB"/>
        </w:rPr>
        <w:t>food-intake</w:t>
      </w:r>
      <w:ins w:id="168"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69" w:author="Max Lindmark" w:date="2020-05-04T12:22:00Z">
        <w:r w:rsidR="00171FE8" w:rsidRPr="004559BC" w:rsidDel="00254FE0">
          <w:rPr>
            <w:rFonts w:cstheme="minorHAnsi"/>
            <w:lang w:val="en-GB"/>
          </w:rPr>
          <w:delText>or</w:delText>
        </w:r>
      </w:del>
      <w:ins w:id="170" w:author="Max Lindmark" w:date="2020-05-04T12:22:00Z">
        <w:r w:rsidR="00254FE0">
          <w:rPr>
            <w:rFonts w:cstheme="minorHAnsi"/>
            <w:lang w:val="en-GB"/>
          </w:rPr>
          <w:t>OR</w:t>
        </w:r>
      </w:ins>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del w:id="171" w:author="Max Lindmark" w:date="2020-05-04T12:23:00Z">
        <w:r w:rsidR="00171FE8" w:rsidRPr="004559BC" w:rsidDel="00254FE0">
          <w:rPr>
            <w:rFonts w:cstheme="minorHAnsi"/>
            <w:lang w:val="en-GB"/>
          </w:rPr>
          <w:delText>or</w:delText>
        </w:r>
      </w:del>
      <w:ins w:id="172" w:author="Max Lindmark" w:date="2020-05-04T12:23:00Z">
        <w:r w:rsidR="00254FE0">
          <w:rPr>
            <w:rFonts w:cstheme="minorHAnsi"/>
            <w:lang w:val="en-GB"/>
          </w:rPr>
          <w:t>OR</w:t>
        </w:r>
      </w:ins>
      <w:r w:rsidR="00171FE8" w:rsidRPr="004559BC">
        <w:rPr>
          <w:rFonts w:cstheme="minorHAnsi"/>
          <w:lang w:val="en-GB"/>
        </w:rPr>
        <w:t xml:space="preserve"> weight </w:t>
      </w:r>
      <w:del w:id="173" w:author="Max Lindmark" w:date="2020-05-04T12:23:00Z">
        <w:r w:rsidR="00171FE8" w:rsidRPr="004559BC" w:rsidDel="00254FE0">
          <w:rPr>
            <w:rFonts w:cstheme="minorHAnsi"/>
            <w:lang w:val="en-GB"/>
          </w:rPr>
          <w:delText>or</w:delText>
        </w:r>
      </w:del>
      <w:ins w:id="174"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554A46D"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75" w:author="Max Lindmark" w:date="2020-05-04T12:28:00Z">
        <w:r w:rsidR="00F071D9">
          <w:rPr>
            <w:rFonts w:cstheme="minorHAnsi"/>
            <w:lang w:val="en-GB"/>
          </w:rPr>
          <w:t xml:space="preserve"> </w:t>
        </w:r>
      </w:ins>
      <w:ins w:id="176"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177" w:author="Max Lindmark" w:date="2020-05-04T12:29:00Z">
        <w:r w:rsidR="001B15C0">
          <w:rPr>
            <w:rFonts w:eastAsiaTheme="minorEastAsia" w:cstheme="minorHAnsi"/>
            <w:lang w:val="en-GB"/>
          </w:rPr>
          <w:t xml:space="preserve"> </w:t>
        </w:r>
      </w:ins>
      <m:oMath>
        <m:r>
          <w:ins w:id="178" w:author="Max Lindmark" w:date="2020-05-04T12:29:00Z">
            <w:rPr>
              <w:rFonts w:ascii="Cambria Math" w:hAnsi="Cambria Math" w:cstheme="minorHAnsi"/>
              <w:lang w:val="en-GB"/>
            </w:rPr>
            <m:t>≥</m:t>
          </w:ins>
        </m:r>
      </m:oMath>
      <w:ins w:id="179" w:author="Max Lindmark" w:date="2020-05-04T12:29:00Z">
        <w:r w:rsidR="001B15C0">
          <w:rPr>
            <w:rFonts w:eastAsiaTheme="minorEastAsia" w:cstheme="minorHAnsi"/>
            <w:lang w:val="en-GB"/>
          </w:rPr>
          <w:t xml:space="preserve"> 2</w:t>
        </w:r>
      </w:ins>
      <w:ins w:id="180" w:author="Max Lindmark" w:date="2020-05-04T12:28:00Z">
        <w:r w:rsidR="00F071D9">
          <w:rPr>
            <w:rFonts w:cstheme="minorHAnsi"/>
            <w:lang w:val="en-GB"/>
          </w:rPr>
          <w:t>)</w:t>
        </w:r>
      </w:ins>
      <w:r w:rsidR="00AB3806" w:rsidRPr="00972C7F">
        <w:rPr>
          <w:rFonts w:cstheme="minorHAnsi"/>
          <w:lang w:val="en-GB"/>
        </w:rPr>
        <w:t xml:space="preserve">. </w:t>
      </w:r>
      <w:del w:id="181" w:author="Max Lindmark" w:date="2020-05-04T12:28:00Z">
        <w:r w:rsidR="00AB3806" w:rsidRPr="00972C7F" w:rsidDel="00597801">
          <w:rPr>
            <w:rFonts w:cstheme="minorHAnsi"/>
            <w:lang w:val="en-GB"/>
          </w:rPr>
          <w:delText>While t</w:delText>
        </w:r>
      </w:del>
      <w:ins w:id="182"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w:t>
      </w:r>
      <w:ins w:id="183" w:author="Max Lindmark" w:date="2020-05-04T16:46:00Z">
        <w:r w:rsidR="005347B9">
          <w:rPr>
            <w:rFonts w:cstheme="minorHAnsi"/>
            <w:lang w:val="en-GB"/>
          </w:rPr>
          <w:t xml:space="preserve">a </w:t>
        </w:r>
      </w:ins>
      <w:del w:id="184"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ins w:id="185" w:author="Max Lindmark" w:date="2020-05-04T16:46:00Z">
        <w:r w:rsidR="005347B9">
          <w:rPr>
            <w:rFonts w:cstheme="minorHAnsi"/>
            <w:lang w:val="en-GB"/>
          </w:rPr>
          <w:t>, not both</w:t>
        </w:r>
      </w:ins>
      <w:r w:rsidR="00AB3806" w:rsidRPr="00972C7F">
        <w:rPr>
          <w:rFonts w:cstheme="minorHAnsi"/>
          <w:lang w:val="en-GB"/>
        </w:rPr>
        <w:t>)</w:t>
      </w:r>
      <w:ins w:id="186" w:author="Max Lindmark" w:date="2020-05-04T12:28:00Z">
        <w:r w:rsidR="0020304E">
          <w:rPr>
            <w:rFonts w:cstheme="minorHAnsi"/>
            <w:lang w:val="en-GB"/>
          </w:rPr>
          <w:t xml:space="preserve">. However, </w:t>
        </w:r>
      </w:ins>
      <w:del w:id="187" w:author="Max Lindmark" w:date="2020-05-04T12:28:00Z">
        <w:r w:rsidR="00376710" w:rsidRPr="00972C7F" w:rsidDel="0020304E">
          <w:rPr>
            <w:rFonts w:cstheme="minorHAnsi"/>
            <w:lang w:val="en-GB"/>
          </w:rPr>
          <w:delText xml:space="preserve">, </w:delText>
        </w:r>
      </w:del>
      <w:del w:id="188" w:author="Max Lindmark" w:date="2020-05-04T16:46:00Z">
        <w:r w:rsidR="00376710" w:rsidRPr="00972C7F" w:rsidDel="004A023C">
          <w:rPr>
            <w:rFonts w:cstheme="minorHAnsi"/>
            <w:lang w:val="en-GB"/>
          </w:rPr>
          <w:delText>it</w:delText>
        </w:r>
      </w:del>
      <w:ins w:id="189"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90"/>
      <w:commentRangeStart w:id="191"/>
      <w:commentRangeStart w:id="192"/>
      <w:commentRangeStart w:id="193"/>
      <w:commentRangeStart w:id="194"/>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95"/>
      <w:r w:rsidR="000F1792" w:rsidRPr="00972C7F">
        <w:rPr>
          <w:rFonts w:eastAsiaTheme="minorEastAsia" w:cstheme="minorHAnsi"/>
          <w:lang w:val="en-GB"/>
        </w:rPr>
        <w:t xml:space="preserve"> </w:t>
      </w:r>
      <w:commentRangeEnd w:id="195"/>
      <w:r w:rsidR="00B931C2">
        <w:rPr>
          <w:rStyle w:val="CommentReference"/>
        </w:rPr>
        <w:commentReference w:id="195"/>
      </w:r>
      <w:r w:rsidR="000F1792" w:rsidRPr="00972C7F">
        <w:rPr>
          <w:rFonts w:eastAsiaTheme="minorEastAsia" w:cstheme="minorHAnsi"/>
          <w:lang w:val="en-GB"/>
        </w:rPr>
        <w:t>per species</w:t>
      </w:r>
      <w:commentRangeEnd w:id="190"/>
      <w:r w:rsidR="00A06A32">
        <w:rPr>
          <w:rStyle w:val="CommentReference"/>
        </w:rPr>
        <w:commentReference w:id="190"/>
      </w:r>
      <w:commentRangeEnd w:id="191"/>
      <w:r w:rsidR="00296320">
        <w:rPr>
          <w:rStyle w:val="CommentReference"/>
        </w:rPr>
        <w:commentReference w:id="191"/>
      </w:r>
      <w:commentRangeEnd w:id="192"/>
      <w:r w:rsidR="0026073A">
        <w:rPr>
          <w:rStyle w:val="CommentReference"/>
        </w:rPr>
        <w:commentReference w:id="192"/>
      </w:r>
      <w:commentRangeEnd w:id="193"/>
      <w:r w:rsidR="0026073A">
        <w:rPr>
          <w:rStyle w:val="CommentReference"/>
        </w:rPr>
        <w:commentReference w:id="193"/>
      </w:r>
      <w:commentRangeEnd w:id="194"/>
      <w:r w:rsidR="00E517A5">
        <w:rPr>
          <w:rStyle w:val="CommentReference"/>
        </w:rPr>
        <w:commentReference w:id="194"/>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196" w:author="Max Lindmark" w:date="2020-05-04T16:47:00Z">
        <w:r w:rsidR="000F1792" w:rsidRPr="00972C7F" w:rsidDel="004C62DE">
          <w:rPr>
            <w:rFonts w:eastAsiaTheme="minorEastAsia" w:cstheme="minorHAnsi"/>
            <w:lang w:val="en-GB"/>
          </w:rPr>
          <w:delText xml:space="preserve"> or </w:delText>
        </w:r>
      </w:del>
      <w:ins w:id="197"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198"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199"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200"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201" w:author="Max Lindmark" w:date="2020-05-08T15:14:00Z">
        <w:r w:rsidR="00255656" w:rsidRPr="00976650" w:rsidDel="00031533">
          <w:rPr>
            <w:rFonts w:cstheme="minorHAnsi"/>
            <w:lang w:val="en-GB"/>
          </w:rPr>
          <w:delText>790</w:delText>
        </w:r>
      </w:del>
      <w:ins w:id="202" w:author="Max Lindmark" w:date="2020-05-08T15:14:00Z">
        <w:r w:rsidR="00031533" w:rsidRPr="00976650">
          <w:rPr>
            <w:rFonts w:cstheme="minorHAnsi"/>
            <w:lang w:val="en-GB"/>
            <w:rPrChange w:id="203" w:author="Max Lindmark" w:date="2020-05-08T15:15:00Z">
              <w:rPr>
                <w:rFonts w:cstheme="minorHAnsi"/>
                <w:color w:val="FF0000"/>
                <w:lang w:val="en-GB"/>
              </w:rPr>
            </w:rPrChange>
          </w:rPr>
          <w:t>695</w:t>
        </w:r>
      </w:ins>
      <w:r w:rsidR="00255656" w:rsidRPr="00976650">
        <w:rPr>
          <w:rFonts w:cstheme="minorHAnsi"/>
          <w:lang w:val="en-GB"/>
        </w:rPr>
        <w:t xml:space="preserve"> and </w:t>
      </w:r>
      <w:del w:id="204" w:author="Max Lindmark" w:date="2020-05-08T15:14:00Z">
        <w:r w:rsidR="00255656" w:rsidRPr="00976650" w:rsidDel="00031533">
          <w:rPr>
            <w:rFonts w:cstheme="minorHAnsi"/>
            <w:lang w:val="en-GB"/>
          </w:rPr>
          <w:delText xml:space="preserve">626 </w:delText>
        </w:r>
      </w:del>
      <w:ins w:id="205" w:author="Max Lindmark" w:date="2020-05-08T15:14:00Z">
        <w:r w:rsidR="00031533" w:rsidRPr="00976650">
          <w:rPr>
            <w:rFonts w:cstheme="minorHAnsi"/>
            <w:lang w:val="en-GB"/>
            <w:rPrChange w:id="206" w:author="Max Lindmark" w:date="2020-05-08T15:15:00Z">
              <w:rPr>
                <w:rFonts w:cstheme="minorHAnsi"/>
                <w:color w:val="FF0000"/>
                <w:lang w:val="en-GB"/>
              </w:rPr>
            </w:rPrChange>
          </w:rPr>
          <w:t>74</w:t>
        </w:r>
      </w:ins>
      <w:ins w:id="207" w:author="Max Lindmark" w:date="2020-05-08T15:15:00Z">
        <w:r w:rsidR="00031533" w:rsidRPr="00976650">
          <w:rPr>
            <w:rFonts w:cstheme="minorHAnsi"/>
            <w:lang w:val="en-GB"/>
            <w:rPrChange w:id="208" w:author="Max Lindmark" w:date="2020-05-08T15:15:00Z">
              <w:rPr>
                <w:rFonts w:cstheme="minorHAnsi"/>
                <w:color w:val="FF0000"/>
                <w:lang w:val="en-GB"/>
              </w:rPr>
            </w:rPrChange>
          </w:rPr>
          <w:t>6</w:t>
        </w:r>
      </w:ins>
      <w:ins w:id="209"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210" w:author="Max Lindmark" w:date="2020-05-08T15:15:00Z">
        <w:r w:rsidR="00255656" w:rsidRPr="00976650" w:rsidDel="00031533">
          <w:rPr>
            <w:rFonts w:cstheme="minorHAnsi"/>
            <w:lang w:val="en-GB"/>
          </w:rPr>
          <w:delText>5</w:delText>
        </w:r>
      </w:del>
      <w:ins w:id="211" w:author="Max Lindmark" w:date="2020-05-08T15:15:00Z">
        <w:r w:rsidR="00031533" w:rsidRPr="00976650">
          <w:rPr>
            <w:rFonts w:cstheme="minorHAnsi"/>
            <w:lang w:val="en-GB"/>
            <w:rPrChange w:id="212" w:author="Max Lindmark" w:date="2020-05-08T15:15:00Z">
              <w:rPr>
                <w:rFonts w:cstheme="minorHAnsi"/>
                <w:color w:val="FF0000"/>
                <w:lang w:val="en-GB"/>
              </w:rPr>
            </w:rPrChange>
          </w:rPr>
          <w:t>4</w:t>
        </w:r>
      </w:ins>
      <w:r w:rsidR="00255656" w:rsidRPr="00976650">
        <w:rPr>
          <w:rFonts w:cstheme="minorHAnsi"/>
          <w:lang w:val="en-GB"/>
        </w:rPr>
        <w:t xml:space="preserve"> and </w:t>
      </w:r>
      <w:del w:id="213"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214" w:author="Max Lindmark" w:date="2020-05-08T15:15:00Z">
        <w:r w:rsidR="00031533" w:rsidRPr="00976650">
          <w:rPr>
            <w:rFonts w:cstheme="minorHAnsi"/>
            <w:lang w:val="en-GB"/>
            <w:rPrChange w:id="215"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216" w:author="Max Lindmark" w:date="2020-05-04T16:51:00Z">
        <w:r w:rsidR="002B5D4C">
          <w:rPr>
            <w:rFonts w:eastAsiaTheme="minorEastAsia" w:cstheme="minorHAnsi"/>
            <w:lang w:val="en-GB"/>
          </w:rPr>
          <w:t>We asked all the corresponding authors of each article</w:t>
        </w:r>
      </w:ins>
      <w:ins w:id="217" w:author="Max Lindmark" w:date="2020-05-04T16:52:00Z">
        <w:r w:rsidR="002B5D4C">
          <w:rPr>
            <w:rFonts w:eastAsiaTheme="minorEastAsia" w:cstheme="minorHAnsi"/>
            <w:lang w:val="en-GB"/>
          </w:rPr>
          <w:t xml:space="preserve"> to share data, else </w:t>
        </w:r>
      </w:ins>
      <w:del w:id="218" w:author="Max Lindmark" w:date="2020-05-04T16:52:00Z">
        <w:r w:rsidR="00255656" w:rsidRPr="00972C7F" w:rsidDel="002B5D4C">
          <w:rPr>
            <w:rFonts w:eastAsiaTheme="minorEastAsia" w:cstheme="minorHAnsi"/>
            <w:lang w:val="en-GB"/>
          </w:rPr>
          <w:delText>D</w:delText>
        </w:r>
      </w:del>
      <w:ins w:id="219"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20"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221" w:author="Max Lindmark" w:date="2020-05-08T15:17:00Z"/>
          <w:rFonts w:cstheme="minorHAnsi"/>
          <w:b/>
          <w:lang w:val="en-GB"/>
        </w:rPr>
      </w:pPr>
      <w:commentRangeStart w:id="222"/>
      <w:del w:id="223" w:author="Max Lindmark" w:date="2020-05-07T16:44:00Z">
        <w:r w:rsidRPr="004559BC" w:rsidDel="008638EC">
          <w:rPr>
            <w:rFonts w:eastAsiaTheme="minorEastAsia" w:cstheme="minorHAnsi"/>
            <w:bCs/>
            <w:iCs/>
            <w:lang w:val="en-GB"/>
          </w:rPr>
          <w:lastRenderedPageBreak/>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24"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25"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26" w:author="Max Lindmark" w:date="2020-05-04T17:01:00Z">
        <w:r w:rsidR="000D3D07" w:rsidRPr="00972C7F" w:rsidDel="00897EA1">
          <w:rPr>
            <w:rFonts w:eastAsiaTheme="minorEastAsia" w:cstheme="minorHAnsi"/>
            <w:lang w:val="en-GB"/>
          </w:rPr>
          <w:delText xml:space="preserve">maximum mass </w:delText>
        </w:r>
      </w:del>
      <w:del w:id="227"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28" w:author="Max Lindmark" w:date="2020-05-04T17:01:00Z">
        <w:r w:rsidR="000D3D07" w:rsidRPr="00972C7F" w:rsidDel="00DE3952">
          <w:rPr>
            <w:rFonts w:eastAsiaTheme="minorEastAsia" w:cstheme="minorHAnsi"/>
            <w:lang w:val="en-GB"/>
          </w:rPr>
          <w:delText>between 2019</w:delText>
        </w:r>
      </w:del>
      <w:del w:id="229" w:author="Max Lindmark" w:date="2020-05-07T16:44:00Z">
        <w:r w:rsidR="000D3D07" w:rsidRPr="004559BC" w:rsidDel="008638EC">
          <w:rPr>
            <w:rFonts w:eastAsiaTheme="minorEastAsia" w:cstheme="minorHAnsi"/>
            <w:lang w:val="en-GB"/>
          </w:rPr>
          <w:delText>-</w:delText>
        </w:r>
      </w:del>
      <w:del w:id="230"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31"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32"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233"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234" w:author="Max Lindmark" w:date="2020-05-05T10:33:00Z">
        <w:r w:rsidR="00252CD7" w:rsidRPr="004559BC" w:rsidDel="001F4A23">
          <w:rPr>
            <w:rFonts w:eastAsiaTheme="minorEastAsia" w:cstheme="minorHAnsi"/>
            <w:lang w:val="en-GB"/>
          </w:rPr>
          <w:delText xml:space="preserve">evaluated in relation to </w:delText>
        </w:r>
      </w:del>
      <w:del w:id="235"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236"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237"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238"/>
        <w:r w:rsidR="007268B9" w:rsidRPr="009B4E8D" w:rsidDel="00986B44">
          <w:rPr>
            <w:rFonts w:eastAsiaTheme="minorEastAsia" w:cstheme="minorHAnsi"/>
            <w:color w:val="FF0000"/>
            <w:lang w:val="en-GB"/>
            <w:rPrChange w:id="239"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240"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241"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242"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243"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244"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245"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46"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247"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248"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49" w:author="Max Lindmark" w:date="2020-05-05T10:33:00Z">
              <w:rPr>
                <w:rFonts w:eastAsiaTheme="minorEastAsia" w:cstheme="minorHAnsi"/>
                <w:lang w:val="en-GB"/>
              </w:rPr>
            </w:rPrChange>
          </w:rPr>
          <w:delText>24</w:delText>
        </w:r>
      </w:del>
      <m:oMath>
        <m:r>
          <w:del w:id="250" w:author="Max Lindmark" w:date="2020-05-08T15:17:00Z">
            <w:rPr>
              <w:rFonts w:ascii="Cambria Math" w:eastAsiaTheme="minorEastAsia" w:hAnsi="Cambria Math" w:cstheme="minorHAnsi"/>
              <w:color w:val="FF0000"/>
              <w:lang w:val="en-GB"/>
              <w:rPrChange w:id="251" w:author="Max Lindmark" w:date="2020-05-05T10:33:00Z">
                <w:rPr>
                  <w:rFonts w:ascii="Cambria Math" w:eastAsiaTheme="minorEastAsia" w:hAnsi="Cambria Math" w:cstheme="minorHAnsi"/>
                  <w:lang w:val="en-GB"/>
                </w:rPr>
              </w:rPrChange>
            </w:rPr>
            <m:t>℃</m:t>
          </w:del>
        </m:r>
      </m:oMath>
      <w:del w:id="252" w:author="Max Lindmark" w:date="2020-05-08T15:17:00Z">
        <w:r w:rsidR="005D5CCC" w:rsidRPr="009B4E8D" w:rsidDel="00986B44">
          <w:rPr>
            <w:rFonts w:eastAsiaTheme="minorEastAsia" w:cstheme="minorHAnsi"/>
            <w:color w:val="FF0000"/>
            <w:lang w:val="en-GB"/>
            <w:rPrChange w:id="253" w:author="Max Lindmark" w:date="2020-05-05T10:33:00Z">
              <w:rPr>
                <w:rFonts w:eastAsiaTheme="minorEastAsia" w:cstheme="minorHAnsi"/>
                <w:lang w:val="en-GB"/>
              </w:rPr>
            </w:rPrChange>
          </w:rPr>
          <w:delText xml:space="preserve"> (mid-point 13.5</w:delText>
        </w:r>
      </w:del>
      <m:oMath>
        <m:r>
          <w:del w:id="254" w:author="Max Lindmark" w:date="2020-05-08T15:17:00Z">
            <w:rPr>
              <w:rFonts w:ascii="Cambria Math" w:eastAsiaTheme="minorEastAsia" w:hAnsi="Cambria Math" w:cstheme="minorHAnsi"/>
              <w:color w:val="FF0000"/>
              <w:lang w:val="en-GB"/>
              <w:rPrChange w:id="255" w:author="Max Lindmark" w:date="2020-05-05T10:33:00Z">
                <w:rPr>
                  <w:rFonts w:ascii="Cambria Math" w:eastAsiaTheme="minorEastAsia" w:hAnsi="Cambria Math" w:cstheme="minorHAnsi"/>
                  <w:lang w:val="en-GB"/>
                </w:rPr>
              </w:rPrChange>
            </w:rPr>
            <m:t>℃</m:t>
          </w:del>
        </m:r>
      </m:oMath>
      <w:del w:id="256" w:author="Max Lindmark" w:date="2020-05-08T15:17:00Z">
        <w:r w:rsidR="005D5CCC" w:rsidRPr="009B4E8D" w:rsidDel="00986B44">
          <w:rPr>
            <w:rFonts w:eastAsiaTheme="minorEastAsia" w:cstheme="minorHAnsi"/>
            <w:color w:val="FF0000"/>
            <w:lang w:val="en-GB"/>
            <w:rPrChange w:id="257"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58"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59"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260"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261"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262"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263"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264"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265"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266"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67"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268"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69"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270"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271"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272" w:author="Max Lindmark" w:date="2020-05-05T10:33:00Z">
              <w:rPr>
                <w:rFonts w:eastAsiaTheme="minorEastAsia" w:cstheme="minorHAnsi"/>
                <w:lang w:val="en-GB"/>
              </w:rPr>
            </w:rPrChange>
          </w:rPr>
          <w:delText xml:space="preserve"> </w:delText>
        </w:r>
        <w:commentRangeEnd w:id="238"/>
        <w:r w:rsidR="00C619BC" w:rsidRPr="009B4E8D" w:rsidDel="00986B44">
          <w:rPr>
            <w:rStyle w:val="CommentReference"/>
            <w:color w:val="FF0000"/>
            <w:rPrChange w:id="273" w:author="Max Lindmark" w:date="2020-05-05T10:33:00Z">
              <w:rPr>
                <w:rStyle w:val="CommentReference"/>
              </w:rPr>
            </w:rPrChange>
          </w:rPr>
          <w:commentReference w:id="238"/>
        </w:r>
        <w:commentRangeEnd w:id="222"/>
        <w:r w:rsidR="00F84FBB" w:rsidDel="00986B44">
          <w:rPr>
            <w:rStyle w:val="CommentReference"/>
          </w:rPr>
          <w:commentReference w:id="222"/>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74"/>
      <w:r w:rsidRPr="00972C7F">
        <w:rPr>
          <w:rFonts w:cstheme="minorHAnsi"/>
          <w:b/>
          <w:lang w:val="en-GB"/>
        </w:rPr>
        <w:t>Model fitting</w:t>
      </w:r>
      <w:commentRangeEnd w:id="274"/>
      <w:r w:rsidR="0037694F">
        <w:rPr>
          <w:rStyle w:val="CommentReference"/>
        </w:rPr>
        <w:commentReference w:id="274"/>
      </w:r>
    </w:p>
    <w:p w14:paraId="270D8E87" w14:textId="6F639BAE"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75"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76"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77"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78"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590BE300"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 xml:space="preserve">Below </w:t>
      </w:r>
      <w:del w:id="279" w:author="Max Lindmark" w:date="2020-05-05T10:34:00Z">
        <w:r w:rsidRPr="00972C7F" w:rsidDel="009B4E8D">
          <w:rPr>
            <w:rFonts w:cstheme="minorHAnsi"/>
            <w:bCs/>
            <w:lang w:val="en-GB"/>
          </w:rPr>
          <w:delText xml:space="preserve">optimum </w:delText>
        </w:r>
      </w:del>
      <w:ins w:id="280" w:author="Max Lindmark" w:date="2020-05-05T10:34:00Z">
        <w:r w:rsidR="009B4E8D">
          <w:rPr>
            <w:rFonts w:cstheme="minorHAnsi"/>
            <w:bCs/>
            <w:lang w:val="en-GB"/>
          </w:rPr>
          <w:t>peak</w:t>
        </w:r>
        <w:r w:rsidR="009B4E8D" w:rsidRPr="00972C7F">
          <w:rPr>
            <w:rFonts w:cstheme="minorHAnsi"/>
            <w:bCs/>
            <w:lang w:val="en-GB"/>
          </w:rPr>
          <w:t xml:space="preserve"> </w:t>
        </w:r>
      </w:ins>
      <w:r w:rsidRPr="00972C7F">
        <w:rPr>
          <w:rFonts w:cstheme="minorHAnsi"/>
          <w:bCs/>
          <w:lang w:val="en-GB"/>
        </w:rPr>
        <w:t>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281"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282"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w:t>
      </w:r>
      <w:proofErr w:type="spellStart"/>
      <w:r w:rsidR="00592C85" w:rsidRPr="00592C85">
        <w:rPr>
          <w:rFonts w:ascii="Times New Roman" w:cs="Times New Roman"/>
          <w:lang w:val="en-GB"/>
        </w:rPr>
        <w:t>Gillooly</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283"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(mass</w:t>
      </w:r>
      <w:del w:id="284" w:author="Max Lindmark" w:date="2020-05-08T15:24:00Z">
        <w:r w:rsidR="000415F7" w:rsidRPr="00922BEE" w:rsidDel="0010623B">
          <w:rPr>
            <w:rFonts w:eastAsiaTheme="minorEastAsia" w:cstheme="minorHAnsi"/>
            <w:lang w:val="en-GB"/>
          </w:rPr>
          <w:delText>-</w:delText>
        </w:r>
      </w:del>
      <w:ins w:id="285" w:author="Max Lindmark" w:date="2020-05-08T15:24:00Z">
        <w:r w:rsidR="0010623B">
          <w:rPr>
            <w:rFonts w:eastAsiaTheme="minorEastAsia" w:cstheme="minorHAnsi"/>
            <w:lang w:val="en-GB"/>
          </w:rPr>
          <w:t xml:space="preserve"> </w:t>
        </w:r>
      </w:ins>
      <w:r w:rsidR="000415F7" w:rsidRPr="00922BEE">
        <w:rPr>
          <w:rFonts w:eastAsiaTheme="minorEastAsia" w:cstheme="minorHAnsi"/>
          <w:lang w:val="en-GB"/>
        </w:rPr>
        <w:t xml:space="preserve">exponent or activation energy) </w:t>
      </w:r>
      <w:r w:rsidR="002560E8" w:rsidRPr="00922BEE">
        <w:rPr>
          <w:rFonts w:eastAsiaTheme="minorEastAsia" w:cstheme="minorHAnsi"/>
          <w:lang w:val="en-GB"/>
        </w:rPr>
        <w:t xml:space="preserve">are </w:t>
      </w:r>
      <w:del w:id="286"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287"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288" w:author="Max Lindmark" w:date="2020-05-05T11:15:00Z">
        <w:r w:rsidRPr="00972C7F" w:rsidDel="006D12D0">
          <w:rPr>
            <w:rFonts w:eastAsiaTheme="minorEastAsia" w:cstheme="minorHAnsi"/>
            <w:lang w:val="en-GB"/>
          </w:rPr>
          <w:delText xml:space="preserve">metabolism </w:delText>
        </w:r>
      </w:del>
      <w:del w:id="289"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290" w:author="Max Lindmark" w:date="2020-05-05T11:15:00Z">
        <w:r w:rsidR="006D12D0" w:rsidRPr="006D12D0">
          <w:rPr>
            <w:rFonts w:eastAsiaTheme="minorEastAsia" w:cstheme="minorHAnsi"/>
            <w:lang w:val="en-GB"/>
          </w:rPr>
          <w:t xml:space="preserve"> </w:t>
        </w:r>
      </w:ins>
      <w:ins w:id="291" w:author="Max Lindmark" w:date="2020-05-05T11:16:00Z">
        <w:r w:rsidR="006D12D0" w:rsidRPr="00972C7F">
          <w:rPr>
            <w:rFonts w:eastAsiaTheme="minorEastAsia" w:cstheme="minorHAnsi"/>
            <w:lang w:val="en-GB"/>
          </w:rPr>
          <w:t xml:space="preserve">or </w:t>
        </w:r>
      </w:ins>
      <w:ins w:id="292"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81422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293" w:author="Max Lindmark" w:date="2020-05-04T11:38:00Z"/>
          <w:rFonts w:eastAsiaTheme="minorEastAsia"/>
          <w:lang w:val="en-GB"/>
        </w:rPr>
      </w:pPr>
      <w:moveFromRangeStart w:id="294" w:author="Max Lindmark" w:date="2020-05-04T11:38:00Z" w:name="move39484750"/>
      <w:moveFrom w:id="295"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rsidDel="00C45786" w14:paraId="795A4A04" w14:textId="257D540E" w:rsidTr="00613ED1">
        <w:trPr>
          <w:del w:id="296" w:author="Max Lindmark" w:date="2020-05-04T11:41:00Z"/>
        </w:trPr>
        <w:tc>
          <w:tcPr>
            <w:tcW w:w="421" w:type="dxa"/>
          </w:tcPr>
          <w:p w14:paraId="7DC23306" w14:textId="4A9EEF97" w:rsidR="004D000B" w:rsidRPr="00972C7F" w:rsidDel="00C45786" w:rsidRDefault="004D000B" w:rsidP="002E3379">
            <w:pPr>
              <w:spacing w:line="480" w:lineRule="auto"/>
              <w:contextualSpacing/>
              <w:jc w:val="both"/>
              <w:rPr>
                <w:del w:id="297" w:author="Max Lindmark" w:date="2020-05-04T11:41:00Z"/>
                <w:moveFrom w:id="298" w:author="Max Lindmark" w:date="2020-05-04T11:38:00Z"/>
                <w:rFonts w:cstheme="minorHAnsi"/>
                <w:bCs/>
                <w:i/>
                <w:iCs/>
                <w:lang w:val="en-GB"/>
              </w:rPr>
            </w:pPr>
          </w:p>
        </w:tc>
        <w:tc>
          <w:tcPr>
            <w:tcW w:w="8099" w:type="dxa"/>
          </w:tcPr>
          <w:p w14:paraId="1E2C62F8" w14:textId="497B6F6C" w:rsidR="004D000B" w:rsidRPr="00972C7F" w:rsidDel="00C45786" w:rsidRDefault="004D000B" w:rsidP="00C45786">
            <w:pPr>
              <w:spacing w:line="480" w:lineRule="auto"/>
              <w:contextualSpacing/>
              <w:jc w:val="right"/>
              <w:rPr>
                <w:del w:id="299" w:author="Max Lindmark" w:date="2020-05-04T11:41:00Z"/>
                <w:moveFrom w:id="300" w:author="Max Lindmark" w:date="2020-05-04T11:38:00Z"/>
                <w:rFonts w:cstheme="minorHAnsi"/>
                <w:bCs/>
                <w:i/>
                <w:iCs/>
                <w:lang w:val="en-GB"/>
              </w:rPr>
              <w:pPrChange w:id="301" w:author="Unknown" w:date="2020-05-04T11:41:00Z">
                <w:pPr>
                  <w:spacing w:line="480" w:lineRule="auto"/>
                  <w:contextualSpacing/>
                  <w:jc w:val="center"/>
                </w:pPr>
              </w:pPrChange>
            </w:pPr>
            <m:oMath>
              <m:r>
                <w:del w:id="302" w:author="Max Lindmark" w:date="2020-05-04T11:41:00Z">
                  <w:rPr>
                    <w:rFonts w:ascii="Cambria Math" w:hAnsi="Cambria Math"/>
                  </w:rPr>
                  <m:t>G</m:t>
                </w:del>
              </m:r>
              <m:r>
                <w:del w:id="303" w:author="Max Lindmark" w:date="2020-05-04T11:41:00Z">
                  <m:rPr>
                    <m:sty m:val="p"/>
                  </m:rPr>
                  <w:rPr>
                    <w:rFonts w:ascii="Cambria Math" w:hAnsi="Cambria Math"/>
                    <w:lang w:val="en-GB"/>
                  </w:rPr>
                  <m:t>=</m:t>
                </w:del>
              </m:r>
              <m:sSub>
                <m:sSubPr>
                  <m:ctrlPr>
                    <w:del w:id="304" w:author="Max Lindmark" w:date="2020-05-04T11:41:00Z">
                      <w:rPr>
                        <w:rFonts w:ascii="Cambria Math" w:hAnsi="Cambria Math"/>
                      </w:rPr>
                    </w:del>
                  </m:ctrlPr>
                </m:sSubPr>
                <m:e>
                  <m:r>
                    <w:del w:id="305" w:author="Max Lindmark" w:date="2020-05-04T11:41:00Z">
                      <w:rPr>
                        <w:rFonts w:ascii="Cambria Math" w:hAnsi="Cambria Math"/>
                      </w:rPr>
                      <m:t>g</m:t>
                    </w:del>
                  </m:r>
                </m:e>
                <m:sub>
                  <m:r>
                    <w:del w:id="306" w:author="Max Lindmark" w:date="2020-05-04T11:41:00Z">
                      <m:rPr>
                        <m:sty m:val="p"/>
                      </m:rPr>
                      <w:rPr>
                        <w:rFonts w:ascii="Cambria Math" w:hAnsi="Cambria Math"/>
                        <w:lang w:val="en-GB"/>
                      </w:rPr>
                      <m:t>0</m:t>
                    </w:del>
                  </m:r>
                </m:sub>
              </m:sSub>
              <m:sSup>
                <m:sSupPr>
                  <m:ctrlPr>
                    <w:del w:id="307" w:author="Max Lindmark" w:date="2020-05-04T11:41:00Z">
                      <w:rPr>
                        <w:rFonts w:ascii="Cambria Math" w:hAnsi="Cambria Math"/>
                      </w:rPr>
                    </w:del>
                  </m:ctrlPr>
                </m:sSupPr>
                <m:e>
                  <m:r>
                    <w:del w:id="308" w:author="Max Lindmark" w:date="2020-05-04T11:41:00Z">
                      <w:rPr>
                        <w:rFonts w:ascii="Cambria Math" w:hAnsi="Cambria Math"/>
                      </w:rPr>
                      <m:t>M</m:t>
                    </w:del>
                  </m:r>
                </m:e>
                <m:sup>
                  <m:sSub>
                    <m:sSubPr>
                      <m:ctrlPr>
                        <w:del w:id="309" w:author="Max Lindmark" w:date="2020-05-04T11:41:00Z">
                          <w:rPr>
                            <w:rFonts w:ascii="Cambria Math" w:hAnsi="Cambria Math"/>
                          </w:rPr>
                        </w:del>
                      </m:ctrlPr>
                    </m:sSubPr>
                    <m:e>
                      <m:r>
                        <w:del w:id="310" w:author="Max Lindmark" w:date="2020-05-04T11:41:00Z">
                          <w:rPr>
                            <w:rFonts w:ascii="Cambria Math" w:hAnsi="Cambria Math"/>
                          </w:rPr>
                          <m:t>b</m:t>
                        </w:del>
                      </m:r>
                    </m:e>
                    <m:sub>
                      <m:r>
                        <w:del w:id="311" w:author="Max Lindmark" w:date="2020-05-04T11:41:00Z">
                          <m:rPr>
                            <m:sty m:val="p"/>
                          </m:rPr>
                          <w:rPr>
                            <w:rFonts w:ascii="Cambria Math" w:hAnsi="Cambria Math"/>
                            <w:lang w:val="en-GB"/>
                          </w:rPr>
                          <m:t>0</m:t>
                        </w:del>
                      </m:r>
                    </m:sub>
                  </m:sSub>
                  <m:r>
                    <w:del w:id="312" w:author="Max Lindmark" w:date="2020-05-04T11:41:00Z">
                      <m:rPr>
                        <m:sty m:val="p"/>
                      </m:rPr>
                      <w:rPr>
                        <w:rFonts w:ascii="Cambria Math" w:hAnsi="Cambria Math"/>
                        <w:lang w:val="en-GB"/>
                      </w:rPr>
                      <m:t>+</m:t>
                    </w:del>
                  </m:r>
                  <m:r>
                    <w:del w:id="313" w:author="Max Lindmark" w:date="2020-05-04T11:41:00Z">
                      <w:rPr>
                        <w:rFonts w:ascii="Cambria Math" w:hAnsi="Cambria Math"/>
                      </w:rPr>
                      <m:t>cT</m:t>
                    </w:del>
                  </m:r>
                </m:sup>
              </m:sSup>
              <m:sSup>
                <m:sSupPr>
                  <m:ctrlPr>
                    <w:del w:id="314" w:author="Max Lindmark" w:date="2020-05-04T11:41:00Z">
                      <w:rPr>
                        <w:rFonts w:ascii="Cambria Math" w:hAnsi="Cambria Math"/>
                      </w:rPr>
                    </w:del>
                  </m:ctrlPr>
                </m:sSupPr>
                <m:e>
                  <m:r>
                    <w:del w:id="315" w:author="Max Lindmark" w:date="2020-05-04T11:41:00Z">
                      <w:rPr>
                        <w:rFonts w:ascii="Cambria Math" w:hAnsi="Cambria Math"/>
                      </w:rPr>
                      <m:t>e</m:t>
                    </w:del>
                  </m:r>
                </m:e>
                <m:sup>
                  <m:r>
                    <w:del w:id="316" w:author="Max Lindmark" w:date="2020-05-04T11:41:00Z">
                      <m:rPr>
                        <m:sty m:val="p"/>
                      </m:rPr>
                      <w:rPr>
                        <w:rFonts w:ascii="Cambria Math" w:hAnsi="Cambria Math"/>
                        <w:lang w:val="en-GB"/>
                      </w:rPr>
                      <m:t>-</m:t>
                    </w:del>
                  </m:r>
                  <m:r>
                    <w:del w:id="317" w:author="Max Lindmark" w:date="2020-05-04T11:41:00Z">
                      <w:rPr>
                        <w:rFonts w:ascii="Cambria Math" w:hAnsi="Cambria Math"/>
                      </w:rPr>
                      <m:t>E</m:t>
                    </w:del>
                  </m:r>
                  <m:r>
                    <w:del w:id="318" w:author="Max Lindmark" w:date="2020-05-04T11:41:00Z">
                      <m:rPr>
                        <m:sty m:val="p"/>
                      </m:rPr>
                      <w:rPr>
                        <w:rFonts w:ascii="Cambria Math" w:hAnsi="Cambria Math"/>
                        <w:lang w:val="en-GB"/>
                      </w:rPr>
                      <m:t>/</m:t>
                    </w:del>
                  </m:r>
                  <m:r>
                    <w:del w:id="319" w:author="Max Lindmark" w:date="2020-05-04T11:41:00Z">
                      <w:rPr>
                        <w:rFonts w:ascii="Cambria Math" w:hAnsi="Cambria Math"/>
                      </w:rPr>
                      <m:t>kT</m:t>
                    </w:del>
                  </m:r>
                </m:sup>
              </m:sSup>
            </m:oMath>
            <w:moveFrom w:id="320" w:author="Max Lindmark" w:date="2020-05-04T11:38:00Z">
              <w:del w:id="321" w:author="Max Lindmark" w:date="2020-05-04T11:41:00Z">
                <w:r w:rsidRPr="00972C7F" w:rsidDel="00C45786">
                  <w:rPr>
                    <w:rFonts w:eastAsiaTheme="minorEastAsia" w:cstheme="minorHAnsi"/>
                    <w:i/>
                    <w:lang w:val="en-GB"/>
                  </w:rPr>
                  <w:delText>,</w:delText>
                </w:r>
              </w:del>
            </w:moveFrom>
          </w:p>
        </w:tc>
        <w:tc>
          <w:tcPr>
            <w:tcW w:w="496" w:type="dxa"/>
          </w:tcPr>
          <w:p w14:paraId="27DD8C40" w14:textId="036A70FD" w:rsidR="004D000B" w:rsidDel="00C45786" w:rsidRDefault="00A420CC" w:rsidP="00C45786">
            <w:pPr>
              <w:spacing w:line="480" w:lineRule="auto"/>
              <w:contextualSpacing/>
              <w:jc w:val="right"/>
              <w:rPr>
                <w:del w:id="322" w:author="Max Lindmark" w:date="2020-05-04T11:41:00Z"/>
                <w:moveFrom w:id="323" w:author="Max Lindmark" w:date="2020-05-04T11:38:00Z"/>
                <w:rFonts w:cstheme="minorHAnsi"/>
                <w:bCs/>
                <w:i/>
                <w:iCs/>
              </w:rPr>
              <w:pPrChange w:id="324" w:author="Unknown" w:date="2020-05-04T11:41:00Z">
                <w:pPr>
                  <w:spacing w:line="480" w:lineRule="auto"/>
                  <w:contextualSpacing/>
                  <w:jc w:val="both"/>
                </w:pPr>
              </w:pPrChange>
            </w:pPr>
            <w:moveFrom w:id="325" w:author="Max Lindmark" w:date="2020-05-04T11:38:00Z">
              <w:del w:id="326" w:author="Max Lindmark" w:date="2020-05-04T11:41:00Z">
                <w:r w:rsidRPr="00093C2D" w:rsidDel="00C45786">
                  <w:rPr>
                    <w:rFonts w:eastAsiaTheme="minorEastAsia"/>
                  </w:rPr>
                  <w:delText>(</w:delText>
                </w:r>
                <w:r w:rsidR="006A13B7" w:rsidDel="00C45786">
                  <w:rPr>
                    <w:rFonts w:eastAsiaTheme="minorEastAsia"/>
                  </w:rPr>
                  <w:delText>2</w:delText>
                </w:r>
                <w:r w:rsidRPr="00093C2D" w:rsidDel="00C45786">
                  <w:rPr>
                    <w:rFonts w:eastAsiaTheme="minorEastAsia"/>
                  </w:rPr>
                  <w:delText>)</w:delText>
                </w:r>
              </w:del>
            </w:moveFrom>
          </w:p>
        </w:tc>
      </w:tr>
    </w:tbl>
    <w:moveFromRangeEnd w:id="294"/>
    <w:p w14:paraId="6CC2A336" w14:textId="0FF873FC" w:rsidR="0065115F" w:rsidRPr="00972C7F" w:rsidRDefault="000F1792" w:rsidP="0065115F">
      <w:pPr>
        <w:spacing w:line="480" w:lineRule="auto"/>
        <w:contextualSpacing/>
        <w:jc w:val="both"/>
        <w:rPr>
          <w:moveTo w:id="327"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328" w:author="Max Lindmark" w:date="2020-05-08T15:24:00Z">
        <w:r w:rsidRPr="00972C7F" w:rsidDel="0010623B">
          <w:rPr>
            <w:rFonts w:eastAsiaTheme="minorEastAsia" w:cstheme="minorHAnsi"/>
            <w:bCs/>
            <w:lang w:val="en-GB"/>
          </w:rPr>
          <w:delText>-</w:delText>
        </w:r>
      </w:del>
      <w:ins w:id="329"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330" w:author="Max Lindmark" w:date="2020-05-04T11:41:00Z">
        <w:r w:rsidR="00610B92">
          <w:rPr>
            <w:rFonts w:eastAsiaTheme="minorEastAsia" w:cstheme="minorHAnsi"/>
            <w:bCs/>
            <w:lang w:val="en-GB"/>
          </w:rPr>
          <w:t xml:space="preserve"> </w:t>
        </w:r>
      </w:ins>
      <w:ins w:id="331"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32" w:author="Max Lindmark" w:date="2020-05-05T11:20:00Z">
        <w:r w:rsidR="00A831F4">
          <w:rPr>
            <w:rFonts w:eastAsiaTheme="minorEastAsia" w:cstheme="minorHAnsi"/>
            <w:bCs/>
            <w:lang w:val="en-GB"/>
          </w:rPr>
          <w:t xml:space="preserve"> and</w:t>
        </w:r>
      </w:ins>
      <w:del w:id="333"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34" w:author="Max Lindmark" w:date="2020-05-04T11:40:00Z">
        <w:r w:rsidRPr="00972C7F" w:rsidDel="00AD1320">
          <w:rPr>
            <w:rFonts w:eastAsiaTheme="minorEastAsia" w:cstheme="minorHAnsi"/>
            <w:bCs/>
            <w:lang w:val="en-GB"/>
          </w:rPr>
          <w:delText xml:space="preserve">, </w:delText>
        </w:r>
      </w:del>
      <m:oMath>
        <m:r>
          <w:del w:id="335" w:author="Max Lindmark" w:date="2020-05-04T11:40:00Z">
            <w:rPr>
              <w:rFonts w:ascii="Cambria Math" w:eastAsiaTheme="minorEastAsia" w:hAnsi="Cambria Math" w:cstheme="minorHAnsi"/>
            </w:rPr>
            <m:t>E</m:t>
          </w:del>
        </m:r>
      </m:oMath>
      <w:del w:id="336" w:author="Max Lindmark" w:date="2020-05-04T11:40:00Z">
        <w:r w:rsidRPr="00972C7F" w:rsidDel="00AD1320">
          <w:rPr>
            <w:rFonts w:eastAsiaTheme="minorEastAsia" w:cstheme="minorHAnsi"/>
            <w:bCs/>
            <w:lang w:val="en-GB"/>
          </w:rPr>
          <w:delText xml:space="preserve"> is the activation energy, and </w:delText>
        </w:r>
      </w:del>
      <m:oMath>
        <m:r>
          <w:del w:id="337" w:author="Max Lindmark" w:date="2020-05-04T11:40:00Z">
            <w:rPr>
              <w:rFonts w:ascii="Cambria Math" w:eastAsiaTheme="minorEastAsia" w:hAnsi="Cambria Math" w:cstheme="minorHAnsi"/>
            </w:rPr>
            <m:t>k</m:t>
          </w:del>
        </m:r>
      </m:oMath>
      <w:del w:id="338" w:author="Max Lindmark" w:date="2020-05-04T11:40:00Z">
        <w:r w:rsidRPr="00972C7F" w:rsidDel="00AD1320">
          <w:rPr>
            <w:rFonts w:eastAsiaTheme="minorEastAsia" w:cstheme="minorHAnsi"/>
            <w:bCs/>
            <w:lang w:val="en-GB"/>
          </w:rPr>
          <w:delText xml:space="preserve"> is Boltzmann’s constant in </w:delText>
        </w:r>
      </w:del>
      <m:oMath>
        <m:r>
          <w:del w:id="339" w:author="Max Lindmark" w:date="2020-05-04T11:40:00Z">
            <m:rPr>
              <m:sty m:val="p"/>
            </m:rPr>
            <w:rPr>
              <w:rFonts w:ascii="Cambria Math" w:eastAsiaTheme="minorEastAsia" w:hAnsi="Cambria Math" w:cstheme="minorHAnsi"/>
              <w:lang w:val="en-GB"/>
            </w:rPr>
            <m:t xml:space="preserve">eV </m:t>
          </w:del>
        </m:r>
        <m:sSup>
          <m:sSupPr>
            <m:ctrlPr>
              <w:del w:id="340" w:author="Max Lindmark" w:date="2020-05-04T11:40:00Z">
                <w:rPr>
                  <w:rFonts w:ascii="Cambria Math" w:eastAsiaTheme="minorEastAsia" w:hAnsi="Cambria Math" w:cstheme="minorHAnsi"/>
                  <w:bCs/>
                  <w:iCs/>
                </w:rPr>
              </w:del>
            </m:ctrlPr>
          </m:sSupPr>
          <m:e>
            <m:r>
              <w:del w:id="341" w:author="Max Lindmark" w:date="2020-05-04T11:40:00Z">
                <m:rPr>
                  <m:sty m:val="p"/>
                </m:rPr>
                <w:rPr>
                  <w:rFonts w:ascii="Cambria Math" w:eastAsiaTheme="minorEastAsia" w:hAnsi="Cambria Math" w:cstheme="minorHAnsi"/>
                  <w:lang w:val="en-GB"/>
                </w:rPr>
                <m:t>K</m:t>
              </w:del>
            </m:r>
          </m:e>
          <m:sup>
            <m:r>
              <w:del w:id="342" w:author="Max Lindmark" w:date="2020-05-04T11:40:00Z">
                <w:rPr>
                  <w:rFonts w:ascii="Cambria Math" w:eastAsiaTheme="minorEastAsia" w:hAnsi="Cambria Math" w:cstheme="minorHAnsi"/>
                  <w:lang w:val="en-GB"/>
                </w:rPr>
                <m:t>-1</m:t>
              </w:del>
            </m:r>
          </m:sup>
        </m:sSup>
      </m:oMath>
      <w:del w:id="343" w:author="Max Lindmark" w:date="2020-05-04T11:40:00Z">
        <w:r w:rsidRPr="00972C7F" w:rsidDel="00AD1320">
          <w:rPr>
            <w:rFonts w:eastAsiaTheme="minorEastAsia" w:cstheme="minorHAnsi"/>
            <w:bCs/>
            <w:lang w:val="en-GB"/>
          </w:rPr>
          <w:delText xml:space="preserve"> (</w:delText>
        </w:r>
      </w:del>
      <m:oMath>
        <m:r>
          <w:del w:id="344" w:author="Max Lindmark" w:date="2020-05-04T11:40:00Z">
            <w:rPr>
              <w:rFonts w:ascii="Cambria Math" w:eastAsiaTheme="minorEastAsia" w:hAnsi="Cambria Math" w:cstheme="minorHAnsi"/>
              <w:lang w:val="en-GB"/>
            </w:rPr>
            <m:t>=8.617×</m:t>
          </w:del>
        </m:r>
        <m:sSup>
          <m:sSupPr>
            <m:ctrlPr>
              <w:del w:id="345" w:author="Max Lindmark" w:date="2020-05-04T11:40:00Z">
                <w:rPr>
                  <w:rFonts w:ascii="Cambria Math" w:eastAsiaTheme="minorEastAsia" w:hAnsi="Cambria Math" w:cstheme="minorHAnsi"/>
                  <w:bCs/>
                  <w:i/>
                </w:rPr>
              </w:del>
            </m:ctrlPr>
          </m:sSupPr>
          <m:e>
            <m:r>
              <w:del w:id="346" w:author="Max Lindmark" w:date="2020-05-04T11:40:00Z">
                <w:rPr>
                  <w:rFonts w:ascii="Cambria Math" w:eastAsiaTheme="minorEastAsia" w:hAnsi="Cambria Math" w:cstheme="minorHAnsi"/>
                  <w:lang w:val="en-GB"/>
                </w:rPr>
                <m:t>10</m:t>
              </w:del>
            </m:r>
          </m:e>
          <m:sup>
            <m:r>
              <w:del w:id="347" w:author="Max Lindmark" w:date="2020-05-04T11:40:00Z">
                <w:rPr>
                  <w:rFonts w:ascii="Cambria Math" w:eastAsiaTheme="minorEastAsia" w:hAnsi="Cambria Math" w:cstheme="minorHAnsi"/>
                  <w:lang w:val="en-GB"/>
                </w:rPr>
                <m:t>-5</m:t>
              </w:del>
            </m:r>
          </m:sup>
        </m:sSup>
        <m:r>
          <w:del w:id="348" w:author="Max Lindmark" w:date="2020-05-04T11:40:00Z">
            <w:rPr>
              <w:rFonts w:ascii="Cambria Math" w:eastAsiaTheme="minorEastAsia" w:hAnsi="Cambria Math" w:cstheme="minorHAnsi"/>
              <w:lang w:val="en-GB"/>
            </w:rPr>
            <m:t xml:space="preserve">, </m:t>
          </w:del>
        </m:r>
        <m:r>
          <w:del w:id="349" w:author="Max Lindmark" w:date="2020-05-04T11:40:00Z">
            <m:rPr>
              <m:sty m:val="p"/>
            </m:rPr>
            <w:rPr>
              <w:rFonts w:ascii="Cambria Math" w:eastAsiaTheme="minorEastAsia" w:hAnsi="Cambria Math" w:cstheme="minorHAnsi"/>
              <w:lang w:val="en-GB"/>
            </w:rPr>
            <m:t>eV</m:t>
          </w:del>
        </m:r>
        <m:sSup>
          <m:sSupPr>
            <m:ctrlPr>
              <w:del w:id="350" w:author="Max Lindmark" w:date="2020-05-04T11:40:00Z">
                <w:rPr>
                  <w:rFonts w:ascii="Cambria Math" w:eastAsiaTheme="minorEastAsia" w:hAnsi="Cambria Math" w:cstheme="minorHAnsi"/>
                  <w:bCs/>
                  <w:iCs/>
                </w:rPr>
              </w:del>
            </m:ctrlPr>
          </m:sSupPr>
          <m:e>
            <m:r>
              <w:del w:id="351" w:author="Max Lindmark" w:date="2020-05-04T11:40:00Z">
                <m:rPr>
                  <m:sty m:val="p"/>
                </m:rPr>
                <w:rPr>
                  <w:rFonts w:ascii="Cambria Math" w:eastAsiaTheme="minorEastAsia" w:hAnsi="Cambria Math" w:cstheme="minorHAnsi"/>
                  <w:lang w:val="en-GB"/>
                </w:rPr>
                <m:t>K</m:t>
              </w:del>
            </m:r>
          </m:e>
          <m:sup>
            <m:r>
              <w:del w:id="352" w:author="Max Lindmark" w:date="2020-05-04T11:40:00Z">
                <m:rPr>
                  <m:sty m:val="p"/>
                </m:rPr>
                <w:rPr>
                  <w:rFonts w:ascii="Cambria Math" w:eastAsiaTheme="minorEastAsia" w:hAnsi="Cambria Math" w:cstheme="minorHAnsi"/>
                  <w:lang w:val="en-GB"/>
                </w:rPr>
                <m:t>-1</m:t>
              </w:del>
            </m:r>
          </m:sup>
        </m:sSup>
      </m:oMath>
      <w:del w:id="353"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54" w:author="Max Lindmark" w:date="2020-05-04T11:38:00Z" w:name="move39484750"/>
      <w:moveTo w:id="355" w:author="Max Lindmark" w:date="2020-05-04T11:38:00Z">
        <w:del w:id="356"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57" w:author="Max Lindmark" w:date="2020-05-04T11:39:00Z">
        <w:r w:rsidR="0065115F">
          <w:rPr>
            <w:rFonts w:eastAsiaTheme="minorEastAsia"/>
            <w:lang w:val="en-GB"/>
          </w:rPr>
          <w:t>O</w:t>
        </w:r>
      </w:ins>
      <w:moveTo w:id="358" w:author="Max Lindmark" w:date="2020-05-04T11:38:00Z">
        <w:r w:rsidR="0065115F" w:rsidRPr="00972C7F">
          <w:rPr>
            <w:rFonts w:eastAsiaTheme="minorEastAsia"/>
            <w:lang w:val="en-GB"/>
          </w:rPr>
          <w:t xml:space="preserve">n </w:t>
        </w:r>
        <w:del w:id="359" w:author="Max Lindmark" w:date="2020-05-04T11:39:00Z">
          <w:r w:rsidR="0065115F" w:rsidRPr="00972C7F" w:rsidDel="00B464C1">
            <w:rPr>
              <w:rFonts w:eastAsiaTheme="minorEastAsia"/>
              <w:lang w:val="en-GB"/>
            </w:rPr>
            <w:delText>normal</w:delText>
          </w:r>
        </w:del>
      </w:moveTo>
      <w:ins w:id="360" w:author="Max Lindmark" w:date="2020-05-04T11:39:00Z">
        <w:r w:rsidR="00B464C1">
          <w:rPr>
            <w:rFonts w:eastAsiaTheme="minorEastAsia"/>
            <w:lang w:val="en-GB"/>
          </w:rPr>
          <w:t>a linear</w:t>
        </w:r>
      </w:ins>
      <w:moveTo w:id="361" w:author="Max Lindmark" w:date="2020-05-04T11:38:00Z">
        <w:r w:rsidR="0065115F" w:rsidRPr="00972C7F">
          <w:rPr>
            <w:rFonts w:eastAsiaTheme="minorEastAsia"/>
            <w:lang w:val="en-GB"/>
          </w:rPr>
          <w:t xml:space="preserve"> scale</w:t>
        </w:r>
      </w:moveTo>
      <w:ins w:id="362" w:author="Max Lindmark" w:date="2020-05-04T11:39:00Z">
        <w:r w:rsidR="00B464C1">
          <w:rPr>
            <w:rFonts w:eastAsiaTheme="minorEastAsia"/>
            <w:lang w:val="en-GB"/>
          </w:rPr>
          <w:t xml:space="preserve">, this </w:t>
        </w:r>
      </w:ins>
      <w:moveTo w:id="363" w:author="Max Lindmark" w:date="2020-05-04T11:38:00Z">
        <w:del w:id="364"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65" w:author="Max Lindmark" w:date="2020-05-04T11:38:00Z"/>
                <w:rFonts w:cstheme="minorHAnsi"/>
                <w:bCs/>
                <w:i/>
                <w:iCs/>
                <w:lang w:val="en-GB"/>
              </w:rPr>
            </w:pPr>
          </w:p>
        </w:tc>
        <w:tc>
          <w:tcPr>
            <w:tcW w:w="8099" w:type="dxa"/>
          </w:tcPr>
          <w:p w14:paraId="47741F85" w14:textId="21EA13AA" w:rsidR="0065115F" w:rsidRPr="00972C7F" w:rsidRDefault="00A831F4" w:rsidP="0081422C">
            <w:pPr>
              <w:spacing w:line="480" w:lineRule="auto"/>
              <w:contextualSpacing/>
              <w:jc w:val="center"/>
              <w:rPr>
                <w:moveTo w:id="366" w:author="Max Lindmark" w:date="2020-05-04T11:38:00Z"/>
                <w:rFonts w:cstheme="minorHAnsi"/>
                <w:bCs/>
                <w:i/>
                <w:iCs/>
                <w:lang w:val="en-GB"/>
              </w:rPr>
            </w:pPr>
            <m:oMath>
              <m:r>
                <w:ins w:id="367" w:author="Max Lindmark" w:date="2020-05-05T11:21:00Z">
                  <w:rPr>
                    <w:rFonts w:ascii="Cambria Math" w:hAnsi="Cambria Math"/>
                  </w:rPr>
                  <m:t>B</m:t>
                </w:ins>
              </m:r>
              <m:r>
                <w:del w:id="368"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69" w:author="Max Lindmark" w:date="2020-05-04T11:38:00Z">
              <w:r w:rsidR="0065115F" w:rsidRPr="00972C7F">
                <w:rPr>
                  <w:rFonts w:eastAsiaTheme="minorEastAsia" w:cstheme="minorHAnsi"/>
                  <w:i/>
                  <w:lang w:val="en-GB"/>
                </w:rPr>
                <w:t>,</w:t>
              </w:r>
            </w:moveTo>
          </w:p>
        </w:tc>
        <w:tc>
          <w:tcPr>
            <w:tcW w:w="496" w:type="dxa"/>
          </w:tcPr>
          <w:p w14:paraId="4CEA0131" w14:textId="77777777" w:rsidR="0065115F" w:rsidRDefault="0065115F" w:rsidP="0081422C">
            <w:pPr>
              <w:spacing w:line="480" w:lineRule="auto"/>
              <w:contextualSpacing/>
              <w:jc w:val="both"/>
              <w:rPr>
                <w:moveTo w:id="370" w:author="Max Lindmark" w:date="2020-05-04T11:38:00Z"/>
                <w:rFonts w:cstheme="minorHAnsi"/>
                <w:bCs/>
                <w:i/>
                <w:iCs/>
              </w:rPr>
            </w:pPr>
            <w:moveTo w:id="371" w:author="Max Lindmark" w:date="2020-05-04T11:38:00Z">
              <w:r w:rsidRPr="00093C2D">
                <w:rPr>
                  <w:rFonts w:eastAsiaTheme="minorEastAsia"/>
                </w:rPr>
                <w:t>(</w:t>
              </w:r>
              <w:r>
                <w:rPr>
                  <w:rFonts w:eastAsiaTheme="minorEastAsia"/>
                </w:rPr>
                <w:t>2</w:t>
              </w:r>
              <w:r w:rsidRPr="00093C2D">
                <w:rPr>
                  <w:rFonts w:eastAsiaTheme="minorEastAsia"/>
                </w:rPr>
                <w:t>)</w:t>
              </w:r>
            </w:moveTo>
          </w:p>
        </w:tc>
      </w:tr>
      <w:moveToRangeEnd w:id="354"/>
    </w:tbl>
    <w:p w14:paraId="00E53059" w14:textId="226D2D77" w:rsidR="001E1EDC" w:rsidDel="0065115F" w:rsidRDefault="001E1EDC" w:rsidP="002E3379">
      <w:pPr>
        <w:spacing w:line="480" w:lineRule="auto"/>
        <w:contextualSpacing/>
        <w:jc w:val="both"/>
        <w:rPr>
          <w:del w:id="372" w:author="Max Lindmark" w:date="2020-05-04T11:39:00Z"/>
          <w:rFonts w:eastAsiaTheme="minorEastAsia" w:cstheme="minorHAnsi"/>
          <w:bCs/>
          <w:lang w:val="en-GB"/>
        </w:rPr>
      </w:pPr>
    </w:p>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73"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74"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75"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76" w:author="Max Lindmark" w:date="2020-05-05T11:24:00Z">
        <w:r w:rsidR="002054CF">
          <w:rPr>
            <w:rFonts w:cstheme="minorHAnsi"/>
            <w:bCs/>
            <w:lang w:val="en-GB"/>
          </w:rPr>
          <w:t xml:space="preserve">. </w:t>
        </w:r>
      </w:ins>
      <w:del w:id="377" w:author="Max Lindmark" w:date="2020-05-05T11:24:00Z">
        <w:r w:rsidR="00606C77" w:rsidRPr="006E48B8" w:rsidDel="002054CF">
          <w:rPr>
            <w:rFonts w:cstheme="minorHAnsi"/>
            <w:bCs/>
            <w:lang w:val="en-GB"/>
          </w:rPr>
          <w:delText xml:space="preserve">, which </w:delText>
        </w:r>
      </w:del>
      <w:ins w:id="378"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79" w:author="Max Lindmark" w:date="2020-05-05T11:24:00Z">
        <w:r w:rsidR="002054CF">
          <w:rPr>
            <w:rFonts w:cstheme="minorHAnsi"/>
            <w:bCs/>
            <w:lang w:val="en-GB"/>
          </w:rPr>
          <w:t xml:space="preserve">, as here due to the relatively strict </w:t>
        </w:r>
      </w:ins>
      <w:ins w:id="380" w:author="Max Lindmark" w:date="2020-05-05T14:05:00Z">
        <w:r w:rsidR="00B12A12">
          <w:rPr>
            <w:rFonts w:cstheme="minorHAnsi"/>
            <w:bCs/>
            <w:lang w:val="en-GB"/>
          </w:rPr>
          <w:t xml:space="preserve">data </w:t>
        </w:r>
      </w:ins>
      <w:ins w:id="381"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82"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83" w:author="Max Lindmark" w:date="2020-05-05T11:25:00Z">
        <w:r w:rsidR="00441E91">
          <w:rPr>
            <w:rFonts w:cstheme="minorHAnsi"/>
            <w:bCs/>
            <w:lang w:val="en-GB"/>
          </w:rPr>
          <w:t>coefficients</w:t>
        </w:r>
      </w:ins>
      <w:del w:id="384"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85"/>
        <w:tc>
          <w:tcPr>
            <w:tcW w:w="8099" w:type="dxa"/>
          </w:tcPr>
          <w:p w14:paraId="4949BE2D" w14:textId="133E9535" w:rsidR="00815BFC"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86" w:author="Max Lindmark" w:date="2020-05-06T10:55:00Z">
                        <w:rPr>
                          <w:rFonts w:ascii="Cambria Math" w:hAnsi="Cambria Math" w:cstheme="minorHAnsi"/>
                        </w:rPr>
                        <m:t>j</m:t>
                      </w:ins>
                    </m:r>
                  </m:sub>
                </m:sSub>
                <w:commentRangeEnd w:id="385"/>
                <m:r>
                  <m:rPr>
                    <m:sty m:val="p"/>
                  </m:rPr>
                  <w:rPr>
                    <w:rStyle w:val="CommentReference"/>
                  </w:rPr>
                  <w:commentReference w:id="385"/>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7"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81422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8"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89"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90" w:author="Max Lindmark" w:date="2020-05-06T10:55:00Z">
                        <w:rPr>
                          <w:rFonts w:ascii="Cambria Math" w:hAnsi="Cambria Math" w:cstheme="minorHAnsi"/>
                        </w:rPr>
                        <m:t>[i</m:t>
                      </w:del>
                    </m:r>
                    <m:r>
                      <w:del w:id="391"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2"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93"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4"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95"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6"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7"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81422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6BEDB893"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of the natural log of the rate (growth, </w:t>
      </w:r>
      <w:ins w:id="398"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399"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400"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w:t>
      </w:r>
      <w:del w:id="401" w:author="Max Lindmark" w:date="2020-05-05T14:06:00Z">
        <w:r w:rsidR="000453E2" w:rsidRPr="00972C7F" w:rsidDel="00AB54A9">
          <w:rPr>
            <w:rFonts w:eastAsiaTheme="minorEastAsia" w:cstheme="minorHAnsi"/>
            <w:lang w:val="en-GB"/>
          </w:rPr>
          <w:delText xml:space="preserve"> </w:delText>
        </w:r>
        <w:r w:rsidR="002F5F2E" w:rsidRPr="004559BC" w:rsidDel="00AB54A9">
          <w:rPr>
            <w:rFonts w:eastAsiaTheme="minorEastAsia" w:cstheme="minorHAnsi"/>
            <w:lang w:val="en-GB"/>
          </w:rPr>
          <w:delText>mean centered</w:delText>
        </w:r>
      </w:del>
      <w:ins w:id="402" w:author="Max Lindmark" w:date="2020-05-05T14:06:00Z">
        <w:r w:rsidR="00AB54A9">
          <w:rPr>
            <w:rFonts w:eastAsiaTheme="minorEastAsia" w:cstheme="minorHAnsi"/>
            <w:lang w:val="en-GB"/>
          </w:rPr>
          <w:t xml:space="preserve"> </w:t>
        </w:r>
      </w:ins>
      <w:del w:id="403" w:author="Max Lindmark" w:date="2020-05-05T14:06:00Z">
        <w:r w:rsidR="002F5F2E" w:rsidRPr="004559BC" w:rsidDel="00AB54A9">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404" w:author="Max Lindmark" w:date="2020-05-05T14:08:00Z" w:name="move39580107"/>
      <w:moveFrom w:id="405"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0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407"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406"/>
          <w:r w:rsidR="004D410B" w:rsidDel="00B83627">
            <w:rPr>
              <w:rStyle w:val="CommentReference"/>
            </w:rPr>
            <w:commentReference w:id="406"/>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408" w:author="Max Lindmark" w:date="2020-05-05T14:08:00Z">
            <w:r w:rsidR="00392D42" w:rsidRPr="00972C7F" w:rsidDel="00B83627">
              <w:rPr>
                <w:rFonts w:eastAsiaTheme="minorEastAsia" w:cstheme="minorHAnsi"/>
                <w:lang w:val="en-GB"/>
              </w:rPr>
              <w:t xml:space="preserve"> </w:t>
            </w:r>
          </w:moveFrom>
          <w:moveFromRangeEnd w:id="404"/>
          <w:ins w:id="409" w:author="Max Lindmark" w:date="2020-05-05T14:07:00Z">
            <w:r w:rsidR="00B83627">
              <w:rPr>
                <w:rFonts w:eastAsiaTheme="minorEastAsia" w:cstheme="minorHAnsi"/>
                <w:lang w:val="en-GB"/>
              </w:rPr>
              <w:t xml:space="preserve">and </w:t>
            </w:r>
          </w:ins>
          <m:oMath>
            <m:sSub>
              <m:sSubPr>
                <m:ctrlPr>
                  <w:ins w:id="410" w:author="Max Lindmark" w:date="2020-05-05T14:09:00Z">
                    <w:rPr>
                      <w:rFonts w:ascii="Cambria Math" w:hAnsi="Cambria Math" w:cstheme="minorHAnsi"/>
                      <w:i/>
                    </w:rPr>
                  </w:ins>
                </m:ctrlPr>
              </m:sSubPr>
              <m:e>
                <m:r>
                  <w:ins w:id="411" w:author="Max Lindmark" w:date="2020-05-05T14:09:00Z">
                    <w:rPr>
                      <w:rFonts w:ascii="Cambria Math" w:hAnsi="Cambria Math" w:cstheme="minorHAnsi"/>
                    </w:rPr>
                    <m:t>t</m:t>
                  </w:ins>
                </m:r>
              </m:e>
              <m:sub>
                <m:r>
                  <w:ins w:id="412" w:author="Max Lindmark" w:date="2020-05-05T14:09:00Z">
                    <w:rPr>
                      <w:rFonts w:ascii="Cambria Math" w:hAnsi="Cambria Math" w:cstheme="minorHAnsi"/>
                    </w:rPr>
                    <m:t>A</m:t>
                  </w:ins>
                </m:r>
                <m:r>
                  <w:ins w:id="413" w:author="Max Lindmark" w:date="2020-05-05T14:09:00Z">
                    <w:rPr>
                      <w:rFonts w:ascii="Cambria Math" w:hAnsi="Cambria Math" w:cstheme="minorHAnsi"/>
                      <w:lang w:val="en-GB"/>
                    </w:rPr>
                    <m:t>,</m:t>
                  </w:ins>
                </m:r>
                <m:r>
                  <w:ins w:id="414" w:author="Max Lindmark" w:date="2020-05-05T14:09:00Z">
                    <w:rPr>
                      <w:rFonts w:ascii="Cambria Math" w:hAnsi="Cambria Math" w:cstheme="minorHAnsi"/>
                    </w:rPr>
                    <m:t>i</m:t>
                  </w:ins>
                </m:r>
                <m:r>
                  <w:ins w:id="415" w:author="Max Lindmark" w:date="2020-05-06T10:59:00Z">
                    <w:rPr>
                      <w:rFonts w:ascii="Cambria Math" w:hAnsi="Cambria Math" w:cstheme="minorHAnsi"/>
                    </w:rPr>
                    <m:t>j</m:t>
                  </w:ins>
                </m:r>
              </m:sub>
            </m:sSub>
          </m:oMath>
          <w:ins w:id="416" w:author="Max Lindmark" w:date="2020-05-05T14:09:00Z">
            <w:r w:rsidR="00BE57E2" w:rsidRPr="00BE57E2">
              <w:rPr>
                <w:rFonts w:eastAsiaTheme="minorEastAsia" w:cstheme="minorHAnsi"/>
                <w:lang w:val="en-US"/>
                <w:rPrChange w:id="417"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418"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419"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420" w:author="Max Lindmark" w:date="2020-05-05T14:08:00Z">
                <w:rPr>
                  <w:rFonts w:ascii="Cambria Math" w:eastAsiaTheme="minorEastAsia" w:hAnsi="Cambria Math" w:cstheme="minorHAnsi"/>
                  <w:lang w:val="en-GB"/>
                </w:rPr>
                <m:t>1/</m:t>
              </w:ins>
            </m:r>
            <m:r>
              <w:ins w:id="421" w:author="Max Lindmark" w:date="2020-05-05T14:08:00Z">
                <w:rPr>
                  <w:rFonts w:ascii="Cambria Math" w:eastAsiaTheme="minorEastAsia" w:hAnsi="Cambria Math" w:cstheme="minorHAnsi"/>
                </w:rPr>
                <m:t>kT</m:t>
              </w:ins>
            </m:r>
          </m:oMath>
          <w:ins w:id="422"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423" w:author="Max Lindmark" w:date="2020-05-05T14:08:00Z">
                    <w:rPr>
                      <w:rFonts w:ascii="Cambria Math" w:eastAsiaTheme="minorEastAsia" w:hAnsi="Cambria Math" w:cstheme="minorHAnsi"/>
                      <w:i/>
                      <w:lang w:val="en-GB"/>
                    </w:rPr>
                  </w:ins>
                </m:ctrlPr>
              </m:sSupPr>
              <m:e>
                <m:r>
                  <w:ins w:id="424" w:author="Max Lindmark" w:date="2020-05-05T14:08:00Z">
                    <m:rPr>
                      <m:sty m:val="p"/>
                    </m:rPr>
                    <w:rPr>
                      <w:rFonts w:ascii="Cambria Math" w:eastAsiaTheme="minorEastAsia" w:hAnsi="Cambria Math" w:cstheme="minorHAnsi"/>
                      <w:lang w:val="en-GB"/>
                    </w:rPr>
                    <m:t>eV</m:t>
                  </w:ins>
                </m:r>
              </m:e>
              <m:sup>
                <m:r>
                  <w:ins w:id="425" w:author="Max Lindmark" w:date="2020-05-05T14:08:00Z">
                    <w:rPr>
                      <w:rFonts w:ascii="Cambria Math" w:eastAsiaTheme="minorEastAsia" w:hAnsi="Cambria Math" w:cstheme="minorHAnsi"/>
                      <w:lang w:val="en-GB"/>
                    </w:rPr>
                    <m:t>-1</m:t>
                  </w:ins>
                </m:r>
              </m:sup>
            </m:sSup>
          </m:oMath>
          <w:ins w:id="426" w:author="Max Lindmark" w:date="2020-05-05T14:08:00Z">
            <w:r w:rsidR="00B83627" w:rsidRPr="004559BC">
              <w:rPr>
                <w:rFonts w:eastAsiaTheme="minorEastAsia" w:cstheme="minorHAnsi"/>
                <w:lang w:val="en-GB"/>
              </w:rPr>
              <w:t>)</w:t>
            </w:r>
          </w:ins>
          <w:ins w:id="427" w:author="Max Lindmark" w:date="2020-05-05T14:07:00Z">
            <w:r w:rsidR="00B83627">
              <w:rPr>
                <w:rFonts w:eastAsiaTheme="minorEastAsia" w:cstheme="minorHAnsi"/>
                <w:iCs/>
                <w:lang w:val="en-GB"/>
              </w:rPr>
              <w:t>. Both variables are mean</w:t>
            </w:r>
          </w:ins>
          <w:ins w:id="428" w:author="Max Lindmark" w:date="2020-05-08T15:27:00Z">
            <w:r w:rsidR="00477645">
              <w:rPr>
                <w:rFonts w:eastAsiaTheme="minorEastAsia" w:cstheme="minorHAnsi"/>
                <w:iCs/>
                <w:lang w:val="en-GB"/>
              </w:rPr>
              <w:t>-</w:t>
            </w:r>
          </w:ins>
          <w:ins w:id="429"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30" w:author="Max Lindmark" w:date="2020-05-05T14:08:00Z">
            <w:r w:rsidR="00A77A84" w:rsidDel="00B83627">
              <w:rPr>
                <w:rFonts w:eastAsiaTheme="minorEastAsia" w:cstheme="minorHAnsi"/>
                <w:lang w:val="en-GB"/>
              </w:rPr>
              <w:delText>(</w:delText>
            </w:r>
          </w:del>
          <m:oMath>
            <m:r>
              <w:del w:id="431" w:author="Max Lindmark" w:date="2020-05-05T14:08:00Z">
                <w:rPr>
                  <w:rFonts w:ascii="Cambria Math" w:eastAsiaTheme="minorEastAsia" w:hAnsi="Cambria Math" w:cstheme="minorHAnsi"/>
                  <w:lang w:val="en-GB"/>
                </w:rPr>
                <m:t>1/</m:t>
              </w:del>
            </m:r>
            <m:r>
              <w:del w:id="432" w:author="Max Lindmark" w:date="2020-05-05T14:08:00Z">
                <w:rPr>
                  <w:rFonts w:ascii="Cambria Math" w:eastAsiaTheme="minorEastAsia" w:hAnsi="Cambria Math" w:cstheme="minorHAnsi"/>
                </w:rPr>
                <m:t>kT</m:t>
              </w:del>
            </m:r>
          </m:oMath>
          <w:del w:id="433"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34" w:author="Max Lindmark" w:date="2020-05-05T14:08:00Z">
                    <w:rPr>
                      <w:rFonts w:ascii="Cambria Math" w:eastAsiaTheme="minorEastAsia" w:hAnsi="Cambria Math" w:cstheme="minorHAnsi"/>
                      <w:i/>
                      <w:lang w:val="en-GB"/>
                    </w:rPr>
                  </w:del>
                </m:ctrlPr>
              </m:sSupPr>
              <m:e>
                <m:r>
                  <w:del w:id="435" w:author="Max Lindmark" w:date="2020-05-05T14:08:00Z">
                    <m:rPr>
                      <m:sty m:val="p"/>
                    </m:rPr>
                    <w:rPr>
                      <w:rFonts w:ascii="Cambria Math" w:eastAsiaTheme="minorEastAsia" w:hAnsi="Cambria Math" w:cstheme="minorHAnsi"/>
                      <w:lang w:val="en-GB"/>
                    </w:rPr>
                    <m:t>eV</m:t>
                  </w:del>
                </m:r>
              </m:e>
              <m:sup>
                <m:r>
                  <w:del w:id="436" w:author="Max Lindmark" w:date="2020-05-05T14:08:00Z">
                    <w:rPr>
                      <w:rFonts w:ascii="Cambria Math" w:eastAsiaTheme="minorEastAsia" w:hAnsi="Cambria Math" w:cstheme="minorHAnsi"/>
                      <w:lang w:val="en-GB"/>
                    </w:rPr>
                    <m:t>-1</m:t>
                  </w:del>
                </m:r>
              </m:sup>
            </m:sSup>
          </m:oMath>
          <w:del w:id="437"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38" w:author="Max Lindmark" w:date="2020-05-05T14:08:00Z" w:name="move39580107"/>
          <w:moveTo w:id="439" w:author="Max Lindmark" w:date="2020-05-05T14:08:00Z">
            <w:del w:id="440" w:author="Max Lindmark" w:date="2020-05-05T14:09:00Z">
              <w:r w:rsidR="00B83627" w:rsidRPr="00972C7F" w:rsidDel="00BE57E2">
                <w:rPr>
                  <w:rFonts w:eastAsiaTheme="minorEastAsia" w:cstheme="minorHAnsi"/>
                  <w:iCs/>
                  <w:lang w:val="en-GB"/>
                </w:rPr>
                <w:delText>(</w:delText>
              </w:r>
            </w:del>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1"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2"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43"/>
              <w:commentRangeStart w:id="444"/>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To w:id="445" w:author="Max Lindmark" w:date="2020-05-05T14:08:00Z">
              <w:del w:id="446"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43"/>
              <w:r w:rsidR="00B83627">
                <w:rPr>
                  <w:rStyle w:val="CommentReference"/>
                </w:rPr>
                <w:commentReference w:id="443"/>
              </w:r>
            </w:moveTo>
            <w:commentRangeEnd w:id="444"/>
            <w:r w:rsidR="00D9660B">
              <w:rPr>
                <w:rStyle w:val="CommentReference"/>
              </w:rPr>
              <w:commentReference w:id="444"/>
            </w:r>
            <w:moveTo w:id="447" w:author="Max Lindmark" w:date="2020-05-05T14:08:00Z">
              <w:r w:rsidR="00B83627" w:rsidRPr="00972C7F">
                <w:rPr>
                  <w:rFonts w:eastAsiaTheme="minorEastAsia" w:cstheme="minorHAnsi"/>
                  <w:iCs/>
                  <w:lang w:val="en-GB"/>
                </w:rPr>
                <w:t xml:space="preserve">and </w:t>
              </w:r>
              <m:oMath>
                <m:sSub>
                  <m:sSubPr>
                    <m:ctrlPr>
                      <w:del w:id="448" w:author="Max Lindmark" w:date="2020-05-05T14:09:00Z">
                        <w:rPr>
                          <w:rFonts w:ascii="Cambria Math" w:hAnsi="Cambria Math" w:cstheme="minorHAnsi"/>
                          <w:i/>
                        </w:rPr>
                      </w:del>
                    </m:ctrlPr>
                  </m:sSubPr>
                  <m:e>
                    <m:r>
                      <w:del w:id="449" w:author="Max Lindmark" w:date="2020-05-05T14:09:00Z">
                        <w:rPr>
                          <w:rFonts w:ascii="Cambria Math" w:hAnsi="Cambria Math" w:cstheme="minorHAnsi"/>
                        </w:rPr>
                        <m:t>t</m:t>
                      </w:del>
                    </m:r>
                  </m:e>
                  <m:sub>
                    <m:r>
                      <w:del w:id="450" w:author="Max Lindmark" w:date="2020-05-05T14:09:00Z">
                        <w:rPr>
                          <w:rFonts w:ascii="Cambria Math" w:hAnsi="Cambria Math" w:cstheme="minorHAnsi"/>
                        </w:rPr>
                        <m:t>A</m:t>
                      </w:del>
                    </m:r>
                    <m:r>
                      <w:del w:id="451" w:author="Max Lindmark" w:date="2020-05-05T14:09:00Z">
                        <w:rPr>
                          <w:rFonts w:ascii="Cambria Math" w:hAnsi="Cambria Math" w:cstheme="minorHAnsi"/>
                          <w:lang w:val="en-GB"/>
                        </w:rPr>
                        <m:t>,</m:t>
                      </w:del>
                    </m:r>
                    <m:r>
                      <w:del w:id="452" w:author="Max Lindmark" w:date="2020-05-05T14:09:00Z">
                        <w:rPr>
                          <w:rFonts w:ascii="Cambria Math" w:hAnsi="Cambria Math" w:cstheme="minorHAnsi"/>
                        </w:rPr>
                        <m:t>i</m:t>
                      </w:del>
                    </m:r>
                  </m:sub>
                </m:sSub>
                <m:r>
                  <w:del w:id="453" w:author="Max Lindmark" w:date="2020-05-05T14:09:00Z">
                    <m:rPr>
                      <m:sty m:val="p"/>
                    </m:rPr>
                    <w:rPr>
                      <w:rFonts w:ascii="Cambria Math" w:eastAsiaTheme="minorEastAsia" w:hAnsi="Cambria Math" w:cstheme="minorHAnsi"/>
                      <w:lang w:val="en-GB"/>
                    </w:rPr>
                    <m:t xml:space="preserve"> </m:t>
                  </w:del>
                </m:r>
                <w:moveToRangeEnd w:id="438"/>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54"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55"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56" w:author="Max Lindmark" w:date="2020-05-06T11:00:00Z">
                        <w:rPr>
                          <w:rFonts w:ascii="Cambria Math" w:eastAsiaTheme="minorEastAsia" w:hAnsi="Cambria Math" w:cstheme="minorHAnsi"/>
                        </w:rPr>
                        <m:t>j</m:t>
                      </w:ins>
                    </m:r>
                  </m:sub>
                </m:sSub>
              </m:oMath>
              <w:r w:rsidR="00D72FCE" w:rsidRPr="004559BC">
                <w:rPr>
                  <w:rFonts w:eastAsiaTheme="minorEastAsia" w:cstheme="minorHAnsi"/>
                  <w:lang w:val="en-GB"/>
                </w:rPr>
                <w:t xml:space="preserve"> is</w:t>
              </w:r>
              <w:ins w:id="457" w:author="Max Lindmark" w:date="2020-05-06T11:01:00Z">
                <w:r w:rsidR="00D220FB">
                  <w:rPr>
                    <w:rFonts w:eastAsiaTheme="minorEastAsia" w:cstheme="minorHAnsi"/>
                    <w:lang w:val="en-GB"/>
                  </w:rPr>
                  <w:t xml:space="preserve"> </w:t>
                </w:r>
              </w:ins>
              <w:del w:id="458" w:author="Max Lindmark" w:date="2020-05-06T11:01:00Z">
                <w:r w:rsidR="00D72FCE" w:rsidRPr="004559BC" w:rsidDel="00D220FB">
                  <w:rPr>
                    <w:rFonts w:eastAsiaTheme="minorEastAsia" w:cstheme="minorHAnsi"/>
                    <w:lang w:val="en-GB"/>
                  </w:rPr>
                  <w:delText xml:space="preserve"> </w:delText>
                </w:r>
              </w:del>
              <w:ins w:id="459" w:author="Max Lindmark" w:date="2020-05-06T11:01:00Z">
                <w:r w:rsidR="00D220FB">
                  <w:rPr>
                    <w:rFonts w:eastAsiaTheme="minorEastAsia" w:cstheme="minorHAnsi"/>
                    <w:lang w:val="en-GB"/>
                  </w:rPr>
                  <w:t xml:space="preserve">the </w:t>
                </w:r>
              </w:ins>
              <w:r w:rsidR="00D72FCE" w:rsidRPr="004559BC">
                <w:rPr>
                  <w:rFonts w:eastAsiaTheme="minorEastAsia" w:cstheme="minorHAnsi"/>
                  <w:lang w:val="en-GB"/>
                </w:rPr>
                <w:t xml:space="preserve">mass </w:t>
              </w:r>
              <w:ins w:id="460" w:author="Max Lindmark" w:date="2020-05-06T11:01:00Z">
                <w:r w:rsidR="00D220FB">
                  <w:rPr>
                    <w:rFonts w:eastAsiaTheme="minorEastAsia" w:cstheme="minorHAnsi"/>
                    <w:lang w:val="en-GB"/>
                  </w:rPr>
                  <w:t xml:space="preserve">of an individual </w:t>
                </w:r>
              </w:ins>
              <m:oMath>
                <m:r>
                  <w:ins w:id="461" w:author="Max Lindmark" w:date="2020-05-06T11:01:00Z">
                    <w:rPr>
                      <w:rFonts w:ascii="Cambria Math" w:eastAsiaTheme="minorEastAsia" w:hAnsi="Cambria Math" w:cstheme="minorHAnsi"/>
                      <w:lang w:val="en-GB"/>
                    </w:rPr>
                    <m:t>i</m:t>
                  </w:ins>
                </m:r>
              </m:oMath>
              <w:ins w:id="462" w:author="Max Lindmark" w:date="2020-05-06T11:01:00Z">
                <w:r w:rsidR="00D220FB">
                  <w:rPr>
                    <w:rFonts w:eastAsiaTheme="minorEastAsia" w:cstheme="minorHAnsi"/>
                    <w:lang w:val="en-GB"/>
                  </w:rPr>
                  <w:t xml:space="preserve"> belonging to species </w:t>
                </w:r>
              </w:ins>
              <m:oMath>
                <m:r>
                  <w:ins w:id="463" w:author="Max Lindmark" w:date="2020-05-06T11:01:00Z">
                    <w:rPr>
                      <w:rFonts w:ascii="Cambria Math" w:eastAsiaTheme="minorEastAsia" w:hAnsi="Cambria Math" w:cstheme="minorHAnsi"/>
                      <w:lang w:val="en-GB"/>
                    </w:rPr>
                    <m:t>j</m:t>
                  </w:ins>
                </m:r>
              </m:oMath>
              <w:ins w:id="464" w:author="Max Lindmark" w:date="2020-05-06T11:01:00Z">
                <w:r w:rsidR="00D220FB">
                  <w:rPr>
                    <w:rFonts w:eastAsiaTheme="minorEastAsia" w:cstheme="minorHAnsi"/>
                    <w:lang w:val="en-GB"/>
                  </w:rPr>
                  <w:t xml:space="preserve"> </w:t>
                </w:r>
              </w:ins>
              <w:r w:rsidR="00D72FCE" w:rsidRPr="004559BC">
                <w:rPr>
                  <w:rFonts w:eastAsiaTheme="minorEastAsia" w:cstheme="minorHAnsi"/>
                  <w:lang w:val="en-GB"/>
                </w:rPr>
                <w:t xml:space="preserve">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65" w:author="Max Lindmark" w:date="2020-05-06T14:26:00Z">
                        <w:rPr>
                          <w:rFonts w:ascii="Cambria Math" w:eastAsiaTheme="minorEastAsia" w:hAnsi="Cambria Math" w:cstheme="minorHAnsi"/>
                        </w:rPr>
                        <m:t>j</m:t>
                      </w:ins>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66" w:author="Max Lindmark" w:date="2020-05-05T14:10:00Z">
                <w:r w:rsidR="0012193E" w:rsidDel="00BB4478">
                  <w:rPr>
                    <w:rFonts w:eastAsiaTheme="minorEastAsia" w:cstheme="minorHAnsi"/>
                    <w:lang w:val="en-GB"/>
                  </w:rPr>
                  <w:delText xml:space="preserve"> (in </w:delText>
                </w:r>
              </w:del>
              <m:oMath>
                <m:r>
                  <w:del w:id="467" w:author="Max Lindmark" w:date="2020-05-05T14:10:00Z">
                    <m:rPr>
                      <m:sty m:val="p"/>
                    </m:rPr>
                    <w:rPr>
                      <w:rFonts w:ascii="Cambria Math" w:eastAsiaTheme="minorEastAsia" w:hAnsi="Cambria Math" w:cstheme="minorHAnsi"/>
                      <w:lang w:val="en-GB"/>
                    </w:rPr>
                    <m:t>g</m:t>
                  </w:del>
                </m:r>
              </m:oMath>
              <w:del w:id="468"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ins w:id="469" w:author="Max Lindmark" w:date="2020-05-05T14:10:00Z">
                <w:r w:rsidR="00BB4478">
                  <w:rPr>
                    <w:rFonts w:eastAsiaTheme="minorEastAsia" w:cstheme="minorHAnsi"/>
                    <w:lang w:val="en-GB"/>
                  </w:rPr>
                  <w:t xml:space="preserve"> </w:t>
                </w:r>
              </w:ins>
              <w:r w:rsidR="001F5860" w:rsidRPr="004559BC">
                <w:rPr>
                  <w:rFonts w:eastAsiaTheme="minorEastAsia" w:cstheme="minorHAnsi"/>
                  <w:lang w:val="en-GB"/>
                </w:rPr>
                <w:t>or the size</w:t>
              </w:r>
              <w:del w:id="470" w:author="Max Lindmark" w:date="2020-05-08T15:24:00Z">
                <w:r w:rsidR="001F5860" w:rsidRPr="004559BC" w:rsidDel="0010623B">
                  <w:rPr>
                    <w:rFonts w:eastAsiaTheme="minorEastAsia" w:cstheme="minorHAnsi"/>
                    <w:lang w:val="en-GB"/>
                  </w:rPr>
                  <w:delText>-</w:delText>
                </w:r>
              </w:del>
              <w:ins w:id="471" w:author="Max Lindmark" w:date="2020-05-08T15:24:00Z">
                <w:r w:rsidR="0010623B">
                  <w:rPr>
                    <w:rFonts w:eastAsiaTheme="minorEastAsia" w:cstheme="minorHAnsi"/>
                    <w:lang w:val="en-GB"/>
                  </w:rPr>
                  <w:t xml:space="preserve"> </w:t>
                </w:r>
              </w:ins>
              <w:r w:rsidR="001F5860" w:rsidRPr="004559BC">
                <w:rPr>
                  <w:rFonts w:eastAsiaTheme="minorEastAsia" w:cstheme="minorHAnsi"/>
                  <w:lang w:val="en-GB"/>
                </w:rPr>
                <w:t>class</w:t>
              </w:r>
              <w:r w:rsidR="0012193E" w:rsidRPr="004559BC">
                <w:rPr>
                  <w:rFonts w:eastAsiaTheme="minorEastAsia" w:cstheme="minorHAnsi"/>
                  <w:lang w:val="en-GB"/>
                </w:rPr>
                <w:t xml:space="preserve"> </w:t>
              </w:r>
              <w:del w:id="472" w:author="Max Lindmark" w:date="2020-05-08T15:24:00Z">
                <w:r w:rsidR="0012193E" w:rsidRPr="004559BC" w:rsidDel="0010623B">
                  <w:rPr>
                    <w:rFonts w:eastAsiaTheme="minorEastAsia" w:cstheme="minorHAnsi"/>
                    <w:lang w:val="en-GB"/>
                  </w:rPr>
                  <w:delText xml:space="preserve">(in </w:delText>
                </w:r>
              </w:del>
              <w:ins w:id="473" w:author="Max Lindmark" w:date="2020-05-08T15:24:00Z">
                <w:r w:rsidR="0010623B">
                  <w:rPr>
                    <w:rFonts w:eastAsiaTheme="minorEastAsia" w:cstheme="minorHAnsi"/>
                    <w:lang w:val="en-GB"/>
                  </w:rPr>
                  <w:t>[</w:t>
                </w:r>
              </w:ins>
              <m:oMath>
                <m:r>
                  <m:rPr>
                    <m:sty m:val="p"/>
                  </m:rPr>
                  <w:rPr>
                    <w:rFonts w:ascii="Cambria Math" w:eastAsiaTheme="minorEastAsia" w:hAnsi="Cambria Math" w:cstheme="minorHAnsi"/>
                    <w:lang w:val="en-GB"/>
                  </w:rPr>
                  <m:t>g</m:t>
                </m:r>
              </m:oMath>
              <w:ins w:id="474" w:author="Max Lindmark" w:date="2020-05-08T15:24:00Z">
                <w:r w:rsidR="0010623B">
                  <w:rPr>
                    <w:rFonts w:eastAsiaTheme="minorEastAsia" w:cstheme="minorHAnsi"/>
                    <w:lang w:val="en-GB"/>
                  </w:rPr>
                  <w:t>]</w:t>
                </w:r>
              </w:ins>
              <w:del w:id="475" w:author="Max Lindmark" w:date="2020-05-08T15:24:00Z">
                <w:r w:rsidR="0012193E" w:rsidRPr="004559BC" w:rsidDel="0010623B">
                  <w:rPr>
                    <w:rFonts w:eastAsiaTheme="minorEastAsia" w:cstheme="minorHAnsi"/>
                    <w:lang w:val="en-GB"/>
                  </w:rPr>
                  <w:delText>)</w:delText>
                </w:r>
              </w:del>
              <w:del w:id="476"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g</m:t>
                </m:r>
                <m:r>
                  <w:ins w:id="477" w:author="Max Lindmark" w:date="2020-05-05T14:11:00Z">
                    <m:rPr>
                      <m:sty m:val="p"/>
                    </m:rPr>
                    <w:rPr>
                      <w:rFonts w:ascii="Cambria Math" w:eastAsiaTheme="minorEastAsia" w:hAnsi="Cambria Math" w:cstheme="minorHAnsi"/>
                      <w:lang w:val="en-GB"/>
                    </w:rPr>
                    <m:t xml:space="preserve"> </m:t>
                  </w:ins>
                </m:r>
                <w:commentRangeStart w:id="478"/>
                <m:sSup>
                  <m:sSupPr>
                    <m:ctrlPr>
                      <w:ins w:id="479" w:author="Max Lindmark" w:date="2020-05-05T14:11:00Z">
                        <w:rPr>
                          <w:rFonts w:ascii="Cambria Math" w:eastAsiaTheme="minorEastAsia" w:hAnsi="Cambria Math" w:cstheme="minorHAnsi"/>
                          <w:lang w:val="en-GB"/>
                        </w:rPr>
                      </w:ins>
                    </m:ctrlPr>
                  </m:sSupPr>
                  <m:e>
                    <m:r>
                      <w:ins w:id="480" w:author="Max Lindmark" w:date="2020-05-05T14:11:00Z">
                        <m:rPr>
                          <m:sty m:val="p"/>
                        </m:rPr>
                        <w:rPr>
                          <w:rFonts w:ascii="Cambria Math" w:eastAsiaTheme="minorEastAsia" w:hAnsi="Cambria Math" w:cstheme="minorHAnsi"/>
                          <w:lang w:val="en-GB"/>
                        </w:rPr>
                        <m:t>g</m:t>
                      </w:ins>
                    </m:r>
                  </m:e>
                  <m:sup>
                    <m:r>
                      <w:ins w:id="481" w:author="Max Lindmark" w:date="2020-05-05T14:11:00Z">
                        <m:rPr>
                          <m:sty m:val="p"/>
                        </m:rPr>
                        <w:rPr>
                          <w:rFonts w:ascii="Cambria Math" w:eastAsiaTheme="minorEastAsia" w:hAnsi="Cambria Math" w:cstheme="minorHAnsi"/>
                          <w:lang w:val="en-GB"/>
                        </w:rPr>
                        <m:t>-1</m:t>
                      </w:ins>
                    </m:r>
                  </m:sup>
                </m:sSup>
                <w:commentRangeEnd w:id="478"/>
                <m:r>
                  <w:ins w:id="482" w:author="Max Lindmark" w:date="2020-05-05T14:25:00Z">
                    <m:rPr>
                      <m:sty m:val="p"/>
                    </m:rPr>
                    <w:rPr>
                      <w:rStyle w:val="CommentReference"/>
                    </w:rPr>
                    <w:commentReference w:id="478"/>
                  </w:ins>
                </m:r>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mg</m:t>
                </m:r>
                <m:r>
                  <w:ins w:id="483" w:author="Max Lindmark" w:date="2020-05-05T14:11:00Z">
                    <m:rPr>
                      <m:sty m:val="p"/>
                    </m:rPr>
                    <w:rPr>
                      <w:rFonts w:ascii="Cambria Math" w:eastAsiaTheme="minorEastAsia" w:hAnsi="Cambria Math" w:cstheme="minorHAnsi"/>
                      <w:lang w:val="en-GB"/>
                    </w:rPr>
                    <m:t xml:space="preserve"> </m:t>
                  </w:ins>
                </m:r>
                <m:sSup>
                  <m:sSupPr>
                    <m:ctrlPr>
                      <w:ins w:id="484" w:author="Max Lindmark" w:date="2020-05-05T14:11:00Z">
                        <w:rPr>
                          <w:rFonts w:ascii="Cambria Math" w:eastAsiaTheme="minorEastAsia" w:hAnsi="Cambria Math" w:cstheme="minorHAnsi"/>
                          <w:lang w:val="en-GB"/>
                        </w:rPr>
                      </w:ins>
                    </m:ctrlPr>
                  </m:sSupPr>
                  <m:e>
                    <m:r>
                      <w:ins w:id="485" w:author="Max Lindmark" w:date="2020-05-05T14:11:00Z">
                        <m:rPr>
                          <m:sty m:val="p"/>
                        </m:rPr>
                        <w:rPr>
                          <w:rFonts w:ascii="Cambria Math" w:eastAsiaTheme="minorEastAsia" w:hAnsi="Cambria Math" w:cstheme="minorHAnsi"/>
                          <w:lang w:val="en-GB"/>
                        </w:rPr>
                        <m:t>g</m:t>
                      </w:ins>
                    </m:r>
                  </m:e>
                  <m:sup>
                    <m:r>
                      <w:ins w:id="486" w:author="Max Lindmark" w:date="2020-05-05T14:11:00Z">
                        <m:rPr>
                          <m:sty m:val="p"/>
                        </m:rPr>
                        <w:rPr>
                          <w:rFonts w:ascii="Cambria Math" w:eastAsiaTheme="minorEastAsia" w:hAnsi="Cambria Math" w:cstheme="minorHAnsi"/>
                          <w:lang w:val="en-GB"/>
                        </w:rPr>
                        <m:t>-1</m:t>
                      </w:ins>
                    </m:r>
                  </m:sup>
                </m:sSup>
                <m:r>
                  <w:del w:id="487" w:author="Max Lindmark" w:date="2020-05-05T14:11:00Z">
                    <m:rPr>
                      <m:sty m:val="p"/>
                    </m:rPr>
                    <w:rPr>
                      <w:rFonts w:ascii="Cambria Math" w:eastAsiaTheme="minorEastAsia" w:hAnsi="Cambria Math" w:cstheme="minorHAnsi"/>
                      <w:lang w:val="en-GB"/>
                    </w:rPr>
                    <m:t xml:space="preserve"> </m:t>
                  </w:del>
                </m:r>
                <m:r>
                  <w:ins w:id="488" w:author="Max Lindmark" w:date="2020-05-05T14:11:00Z">
                    <m:rPr>
                      <m:sty m:val="p"/>
                    </m:rPr>
                    <w:rPr>
                      <w:rFonts w:ascii="Cambria Math" w:eastAsiaTheme="minorEastAsia" w:hAnsi="Cambria Math" w:cstheme="minorHAnsi"/>
                      <w:lang w:val="en-GB"/>
                    </w:rPr>
                    <m:t xml:space="preserve"> </m:t>
                  </w:ins>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55</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45</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489" w:author="Max Lindmark" w:date="2020-05-05T14:26:00Z">
                <w:r w:rsidR="005B4F2F" w:rsidRPr="00972C7F" w:rsidDel="00D93391">
                  <w:rPr>
                    <w:lang w:val="en-GB"/>
                  </w:rPr>
                  <w:delText>experiment/dataset</w:delText>
                </w:r>
              </w:del>
              <w:ins w:id="490" w:author="Max Lindmark" w:date="2020-05-05T14:26:00Z">
                <w:r w:rsidR="00D93391">
                  <w:rPr>
                    <w:lang w:val="en-GB"/>
                  </w:rPr>
                  <w:t>study</w:t>
                </w:r>
              </w:ins>
              <w:r w:rsidR="005B4F2F" w:rsidRPr="00972C7F">
                <w:rPr>
                  <w:lang w:val="en-GB"/>
                </w:rPr>
                <w:t xml:space="preserve"> per species</w:t>
              </w:r>
              <w:r w:rsidR="00E32A50" w:rsidRPr="004559BC">
                <w:rPr>
                  <w:lang w:val="en-GB"/>
                </w:rPr>
                <w:t xml:space="preserve">. </w:t>
              </w:r>
            </w:moveTo>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491"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492"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493" w:author="Max Lindmark" w:date="2020-05-05T16:54:00Z">
        <w:r w:rsidRPr="004559BC" w:rsidDel="00F37B7E">
          <w:rPr>
            <w:rFonts w:cstheme="minorHAnsi"/>
            <w:bCs/>
            <w:i/>
            <w:iCs/>
            <w:lang w:val="en-GB"/>
          </w:rPr>
          <w:delText xml:space="preserve">optimum </w:delText>
        </w:r>
      </w:del>
      <w:ins w:id="494"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1A4785C3"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495"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496" w:author="Max Lindmark" w:date="2020-05-05T14:29:00Z">
        <w:r w:rsidR="00AB56F5">
          <w:rPr>
            <w:rFonts w:cstheme="minorHAnsi"/>
            <w:bCs/>
            <w:lang w:val="en-GB"/>
          </w:rPr>
          <w:t xml:space="preserve">. </w:t>
        </w:r>
      </w:ins>
      <w:r w:rsidR="00B7284D" w:rsidRPr="004559BC">
        <w:rPr>
          <w:rFonts w:cstheme="minorHAnsi"/>
          <w:bCs/>
          <w:lang w:val="en-GB"/>
        </w:rPr>
        <w:t xml:space="preserve">To </w:t>
      </w:r>
      <w:del w:id="497" w:author="Max Lindmark" w:date="2020-05-05T14:29:00Z">
        <w:r w:rsidR="00B7284D" w:rsidRPr="004559BC" w:rsidDel="00625BA6">
          <w:rPr>
            <w:rFonts w:cstheme="minorHAnsi"/>
            <w:bCs/>
            <w:lang w:val="en-GB"/>
          </w:rPr>
          <w:delText xml:space="preserve">evaluate </w:delText>
        </w:r>
      </w:del>
      <w:ins w:id="498"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499" w:author="Max Lindmark" w:date="2020-05-05T14:29:00Z">
        <w:r w:rsidR="00B7284D" w:rsidRPr="004559BC" w:rsidDel="00AB56F5">
          <w:rPr>
            <w:rFonts w:cstheme="minorHAnsi"/>
            <w:bCs/>
            <w:lang w:val="en-GB"/>
          </w:rPr>
          <w:delText xml:space="preserve">unimodal </w:delText>
        </w:r>
      </w:del>
      <w:r w:rsidR="00B7284D" w:rsidRPr="004559BC">
        <w:rPr>
          <w:rFonts w:cstheme="minorHAnsi"/>
          <w:bCs/>
          <w:lang w:val="en-GB"/>
        </w:rPr>
        <w:t xml:space="preserve">scaling of these rates, </w:t>
      </w:r>
      <w:r w:rsidR="004B1C6B" w:rsidRPr="00972C7F">
        <w:rPr>
          <w:rFonts w:cstheme="minorHAnsi"/>
          <w:bCs/>
          <w:lang w:val="en-GB"/>
        </w:rPr>
        <w:t xml:space="preserve">we </w:t>
      </w:r>
      <w:r w:rsidR="008969C6" w:rsidRPr="00972C7F">
        <w:rPr>
          <w:rFonts w:cstheme="minorHAnsi"/>
          <w:bCs/>
          <w:lang w:val="en-GB"/>
        </w:rPr>
        <w:t xml:space="preserve">fit </w:t>
      </w:r>
      <w:ins w:id="500" w:author="Max Lindmark" w:date="2020-05-06T12:10:00Z">
        <w:r w:rsidR="00B40C8B">
          <w:rPr>
            <w:rFonts w:cstheme="minorHAnsi"/>
            <w:bCs/>
            <w:lang w:val="en-GB"/>
          </w:rPr>
          <w:t>second and third degree polynomial regressions</w:t>
        </w:r>
      </w:ins>
      <w:del w:id="501"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502" w:author="Max Lindmark" w:date="2020-05-05T14:32:00Z">
        <w:r w:rsidR="009B6CCA">
          <w:rPr>
            <w:rFonts w:cstheme="minorHAnsi"/>
            <w:bCs/>
            <w:lang w:val="en-GB"/>
          </w:rPr>
          <w:t xml:space="preserve"> </w:t>
        </w:r>
      </w:ins>
      <w:del w:id="503"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504"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505" w:author="Max Lindmark" w:date="2020-05-05T14:33:00Z">
        <w:r w:rsidR="00495754">
          <w:rPr>
            <w:rFonts w:cstheme="minorHAnsi"/>
            <w:bCs/>
            <w:lang w:val="en-GB"/>
          </w:rPr>
          <w:t xml:space="preserve"> a random intercept (</w:t>
        </w:r>
      </w:ins>
      <m:oMath>
        <m:sSub>
          <m:sSubPr>
            <m:ctrlPr>
              <w:ins w:id="506" w:author="Max Lindmark" w:date="2020-05-05T14:33:00Z">
                <w:rPr>
                  <w:rFonts w:ascii="Cambria Math" w:hAnsi="Cambria Math" w:cstheme="minorHAnsi"/>
                  <w:i/>
                </w:rPr>
              </w:ins>
            </m:ctrlPr>
          </m:sSubPr>
          <m:e>
            <m:r>
              <w:ins w:id="507" w:author="Max Lindmark" w:date="2020-05-05T14:33:00Z">
                <w:rPr>
                  <w:rFonts w:ascii="Cambria Math" w:hAnsi="Cambria Math" w:cstheme="minorHAnsi"/>
                </w:rPr>
                <m:t>γ</m:t>
              </w:ins>
            </m:r>
          </m:e>
          <m:sub>
            <m:r>
              <w:ins w:id="508" w:author="Max Lindmark" w:date="2020-05-05T14:33:00Z">
                <w:rPr>
                  <w:rFonts w:ascii="Cambria Math" w:hAnsi="Cambria Math" w:cstheme="minorHAnsi"/>
                </w:rPr>
                <m:t>0</m:t>
              </w:ins>
            </m:r>
            <m:r>
              <w:ins w:id="509" w:author="Max Lindmark" w:date="2020-05-06T13:35:00Z">
                <w:rPr>
                  <w:rFonts w:ascii="Cambria Math" w:hAnsi="Cambria Math" w:cstheme="minorHAnsi"/>
                </w:rPr>
                <m:t>j</m:t>
              </w:ins>
            </m:r>
          </m:sub>
        </m:sSub>
        <m:r>
          <w:ins w:id="510" w:author="Max Lindmark" w:date="2020-05-05T14:33:00Z">
            <w:rPr>
              <w:rFonts w:ascii="Cambria Math" w:hAnsi="Cambria Math" w:cstheme="minorHAnsi"/>
            </w:rPr>
            <m:t>)</m:t>
          </w:ins>
        </m:r>
      </m:oMath>
      <w:del w:id="511"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512" w:author="Max Lindmark" w:date="2020-05-05T14:33:00Z">
        <w:r w:rsidR="00495754">
          <w:rPr>
            <w:rFonts w:cstheme="minorHAnsi"/>
            <w:bCs/>
            <w:lang w:val="en-GB"/>
          </w:rPr>
          <w:t xml:space="preserve">to </w:t>
        </w:r>
      </w:ins>
      <w:del w:id="513"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514"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515" w:author="Max Lindmark" w:date="2020-05-06T12:11:00Z">
        <w:r w:rsidR="0006427B">
          <w:rPr>
            <w:rFonts w:cstheme="minorHAnsi"/>
            <w:bCs/>
            <w:lang w:val="en-GB"/>
          </w:rPr>
          <w:t xml:space="preserve">variation across </w:t>
        </w:r>
      </w:ins>
      <w:r w:rsidR="005106E3" w:rsidRPr="00972C7F">
        <w:rPr>
          <w:rFonts w:cstheme="minorHAnsi"/>
          <w:bCs/>
          <w:lang w:val="en-GB"/>
        </w:rPr>
        <w:t xml:space="preserve">species </w:t>
      </w:r>
      <w:del w:id="516" w:author="Max Lindmark" w:date="2020-05-06T12:11:00Z">
        <w:r w:rsidR="005106E3" w:rsidRPr="00972C7F" w:rsidDel="0006427B">
          <w:rPr>
            <w:rFonts w:cstheme="minorHAnsi"/>
            <w:bCs/>
            <w:lang w:val="en-GB"/>
          </w:rPr>
          <w:delText>variation</w:delText>
        </w:r>
      </w:del>
      <w:ins w:id="517" w:author="Max Lindmark" w:date="2020-05-06T12:11:00Z">
        <w:r w:rsidR="0006427B">
          <w:rPr>
            <w:rFonts w:cstheme="minorHAnsi"/>
            <w:bCs/>
            <w:lang w:val="en-GB"/>
          </w:rPr>
          <w:t>in the average consumption rate</w:t>
        </w:r>
      </w:ins>
      <w:r w:rsidR="00016F9F" w:rsidRPr="00972C7F">
        <w:rPr>
          <w:rFonts w:cstheme="minorHAnsi"/>
          <w:bCs/>
          <w:lang w:val="en-GB"/>
        </w:rPr>
        <w:t>.</w:t>
      </w:r>
      <w:r w:rsidR="005C5ACF" w:rsidRPr="00972C7F">
        <w:rPr>
          <w:rFonts w:cstheme="minorHAnsi"/>
          <w:bCs/>
          <w:lang w:val="en-GB"/>
        </w:rPr>
        <w:t xml:space="preserve"> </w:t>
      </w:r>
      <w:del w:id="518"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519" w:author="Max Lindmark" w:date="2020-05-06T12:11:00Z">
        <w:r w:rsidR="000E3409">
          <w:rPr>
            <w:rFonts w:cstheme="minorHAnsi"/>
            <w:bCs/>
            <w:lang w:val="en-GB"/>
          </w:rPr>
          <w:t>e</w:t>
        </w:r>
      </w:ins>
      <w:del w:id="520"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521"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522" w:author="Max Lindmark" w:date="2020-05-05T16:54:00Z">
        <w:r w:rsidR="002006DC" w:rsidRPr="00972C7F" w:rsidDel="008912D0">
          <w:rPr>
            <w:rFonts w:eastAsiaTheme="minorEastAsia" w:cstheme="minorHAnsi"/>
            <w:bCs/>
            <w:iCs/>
            <w:lang w:val="en-GB"/>
          </w:rPr>
          <w:delText>is</w:delText>
        </w:r>
      </w:del>
      <w:ins w:id="523" w:author="Max Lindmark" w:date="2020-05-05T16:54:00Z">
        <w:r w:rsidR="008912D0">
          <w:rPr>
            <w:rFonts w:eastAsiaTheme="minorEastAsia" w:cstheme="minorHAnsi"/>
            <w:bCs/>
            <w:iCs/>
            <w:lang w:val="en-GB"/>
          </w:rPr>
          <w:t>are</w:t>
        </w:r>
      </w:ins>
      <w:del w:id="524" w:author="Max Lindmark" w:date="2020-05-05T16:54:00Z">
        <w:r w:rsidR="002006DC" w:rsidRPr="00972C7F" w:rsidDel="008912D0">
          <w:rPr>
            <w:rFonts w:eastAsiaTheme="minorEastAsia" w:cstheme="minorHAnsi"/>
            <w:bCs/>
            <w:iCs/>
            <w:lang w:val="en-GB"/>
          </w:rPr>
          <w:delText xml:space="preserve"> </w:delText>
        </w:r>
      </w:del>
      <w:del w:id="525"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526"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rPr>
                        <w:rFonts w:ascii="Cambria Math" w:hAnsi="Cambria Math" w:cstheme="minorHAnsi"/>
                      </w:rPr>
                      <m:t>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27"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091AF65D" w:rsidR="00956516" w:rsidRPr="00C23F51" w:rsidRDefault="0081422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28"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29"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30"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31" w:author="Max Lindmark" w:date="2020-05-06T14:28:00Z">
                      <w:rPr>
                        <w:rFonts w:ascii="Cambria Math" w:hAnsi="Cambria Math" w:cstheme="minorHAnsi"/>
                      </w:rPr>
                      <m:t>t</m:t>
                    </w:ins>
                  </m:r>
                  <m:r>
                    <w:del w:id="532" w:author="Max Lindmark" w:date="2020-05-06T14:28:00Z">
                      <w:rPr>
                        <w:rFonts w:ascii="Cambria Math" w:hAnsi="Cambria Math" w:cstheme="minorHAnsi"/>
                      </w:rPr>
                      <m:t>T</m:t>
                    </w:del>
                  </m:r>
                </m:e>
                <m:sub>
                  <m:r>
                    <w:rPr>
                      <w:rFonts w:ascii="Cambria Math" w:hAnsi="Cambria Math" w:cstheme="minorHAnsi"/>
                    </w:rPr>
                    <m:t>C,i</m:t>
                  </m:r>
                  <m:r>
                    <w:ins w:id="533"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34" w:author="Max Lindmark" w:date="2020-05-06T14:28:00Z">
                      <w:rPr>
                        <w:rFonts w:ascii="Cambria Math" w:hAnsi="Cambria Math" w:cstheme="minorHAnsi"/>
                      </w:rPr>
                      <m:t>t</m:t>
                    </w:ins>
                  </m:r>
                  <m:r>
                    <w:del w:id="535" w:author="Max Lindmark" w:date="2020-05-06T14:28:00Z">
                      <w:rPr>
                        <w:rFonts w:ascii="Cambria Math" w:hAnsi="Cambria Math" w:cstheme="minorHAnsi"/>
                      </w:rPr>
                      <m:t>T</m:t>
                    </w:del>
                  </m:r>
                </m:e>
                <m:sub>
                  <m:r>
                    <w:rPr>
                      <w:rFonts w:ascii="Cambria Math" w:hAnsi="Cambria Math" w:cstheme="minorHAnsi"/>
                    </w:rPr>
                    <m:t>C,i</m:t>
                  </m:r>
                  <m:r>
                    <w:ins w:id="536" w:author="Max Lindmark" w:date="2020-05-06T13:31:00Z">
                      <w:rPr>
                        <w:rFonts w:ascii="Cambria Math" w:hAnsi="Cambria Math" w:cstheme="minorHAnsi"/>
                      </w:rPr>
                      <m:t>j</m:t>
                    </w:ins>
                  </m:r>
                </m:sub>
                <m:sup>
                  <m:r>
                    <w:rPr>
                      <w:rFonts w:ascii="Cambria Math" w:hAnsi="Cambria Math" w:cstheme="minorHAnsi"/>
                    </w:rPr>
                    <m:t>2</m:t>
                  </m:r>
                </m:sup>
              </m:sSubSup>
              <m:r>
                <w:ins w:id="537" w:author="Max Lindmark" w:date="2020-05-05T16:55:00Z">
                  <w:rPr>
                    <w:rFonts w:ascii="Cambria Math" w:hAnsi="Cambria Math" w:cstheme="minorHAnsi"/>
                  </w:rPr>
                  <m:t>+</m:t>
                </w:ins>
              </m:r>
              <m:sSub>
                <m:sSubPr>
                  <m:ctrlPr>
                    <w:ins w:id="538" w:author="Max Lindmark" w:date="2020-05-05T16:55:00Z">
                      <w:rPr>
                        <w:rFonts w:ascii="Cambria Math" w:hAnsi="Cambria Math" w:cstheme="minorHAnsi"/>
                        <w:i/>
                      </w:rPr>
                    </w:ins>
                  </m:ctrlPr>
                </m:sSubPr>
                <m:e>
                  <m:r>
                    <w:ins w:id="539" w:author="Max Lindmark" w:date="2020-05-05T16:55:00Z">
                      <w:rPr>
                        <w:rFonts w:ascii="Cambria Math" w:hAnsi="Cambria Math" w:cstheme="minorHAnsi"/>
                      </w:rPr>
                      <m:t>γ</m:t>
                    </w:ins>
                  </m:r>
                </m:e>
                <m:sub>
                  <m:r>
                    <w:ins w:id="540" w:author="Max Lindmark" w:date="2020-05-05T16:55:00Z">
                      <w:rPr>
                        <w:rFonts w:ascii="Cambria Math" w:hAnsi="Cambria Math" w:cstheme="minorHAnsi"/>
                      </w:rPr>
                      <m:t>4</m:t>
                    </w:ins>
                  </m:r>
                </m:sub>
              </m:sSub>
              <m:sSubSup>
                <m:sSubSupPr>
                  <m:ctrlPr>
                    <w:ins w:id="541" w:author="Max Lindmark" w:date="2020-05-05T16:55:00Z">
                      <w:rPr>
                        <w:rFonts w:ascii="Cambria Math" w:hAnsi="Cambria Math" w:cstheme="minorHAnsi"/>
                        <w:i/>
                      </w:rPr>
                    </w:ins>
                  </m:ctrlPr>
                </m:sSubSupPr>
                <m:e>
                  <m:r>
                    <w:ins w:id="542" w:author="Max Lindmark" w:date="2020-05-06T14:28:00Z">
                      <w:rPr>
                        <w:rFonts w:ascii="Cambria Math" w:hAnsi="Cambria Math" w:cstheme="minorHAnsi"/>
                      </w:rPr>
                      <m:t>t</m:t>
                    </w:ins>
                  </m:r>
                </m:e>
                <m:sub>
                  <m:r>
                    <w:ins w:id="543" w:author="Max Lindmark" w:date="2020-05-05T16:55:00Z">
                      <w:rPr>
                        <w:rFonts w:ascii="Cambria Math" w:hAnsi="Cambria Math" w:cstheme="minorHAnsi"/>
                      </w:rPr>
                      <m:t>C,i</m:t>
                    </w:ins>
                  </m:r>
                  <m:r>
                    <w:ins w:id="544" w:author="Max Lindmark" w:date="2020-05-06T13:31:00Z">
                      <w:rPr>
                        <w:rFonts w:ascii="Cambria Math" w:hAnsi="Cambria Math" w:cstheme="minorHAnsi"/>
                      </w:rPr>
                      <m:t>j</m:t>
                    </w:ins>
                  </m:r>
                </m:sub>
                <m:sup>
                  <m:r>
                    <w:ins w:id="545" w:author="Max Lindmark" w:date="2020-05-05T16:55:00Z">
                      <w:rPr>
                        <w:rFonts w:ascii="Cambria Math" w:hAnsi="Cambria Math" w:cstheme="minorHAnsi"/>
                      </w:rPr>
                      <m:t>3</m:t>
                    </w:ins>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546" w:author="Max Lindmark" w:date="2020-05-05T16:55:00Z"/>
        </w:trPr>
        <w:tc>
          <w:tcPr>
            <w:tcW w:w="562" w:type="dxa"/>
          </w:tcPr>
          <w:p w14:paraId="6057FD51" w14:textId="77777777" w:rsidR="00CC572F" w:rsidRDefault="00CC572F" w:rsidP="002E3379">
            <w:pPr>
              <w:spacing w:line="480" w:lineRule="auto"/>
              <w:contextualSpacing/>
              <w:jc w:val="center"/>
              <w:rPr>
                <w:ins w:id="547" w:author="Max Lindmark" w:date="2020-05-05T16:55:00Z"/>
                <w:rFonts w:ascii="Times New Roman" w:eastAsia="Times New Roman" w:hAnsi="Times New Roman" w:cs="Times New Roman"/>
                <w:bCs/>
                <w:i/>
                <w:iCs/>
              </w:rPr>
            </w:pPr>
          </w:p>
        </w:tc>
        <w:tc>
          <w:tcPr>
            <w:tcW w:w="7838" w:type="dxa"/>
          </w:tcPr>
          <w:p w14:paraId="2A9DFF71" w14:textId="4D63574C" w:rsidR="00CC572F" w:rsidRDefault="00CC572F" w:rsidP="002E3379">
            <w:pPr>
              <w:spacing w:line="480" w:lineRule="auto"/>
              <w:contextualSpacing/>
              <w:jc w:val="center"/>
              <w:rPr>
                <w:ins w:id="548" w:author="Max Lindmark" w:date="2020-05-05T16:55:00Z"/>
                <w:rFonts w:ascii="Times New Roman" w:eastAsia="Times New Roman" w:hAnsi="Times New Roman" w:cs="Times New Roman"/>
                <w:bCs/>
                <w:i/>
                <w:iCs/>
              </w:rPr>
            </w:pPr>
            <m:oMathPara>
              <m:oMath>
                <m:sSub>
                  <m:sSubPr>
                    <m:ctrlPr>
                      <w:ins w:id="549" w:author="Max Lindmark" w:date="2020-05-05T16:56:00Z">
                        <w:rPr>
                          <w:rFonts w:ascii="Cambria Math" w:hAnsi="Cambria Math" w:cstheme="minorHAnsi"/>
                          <w:i/>
                        </w:rPr>
                      </w:ins>
                    </m:ctrlPr>
                  </m:sSubPr>
                  <m:e>
                    <m:r>
                      <w:ins w:id="550" w:author="Max Lindmark" w:date="2020-05-05T16:56:00Z">
                        <w:rPr>
                          <w:rFonts w:ascii="Cambria Math" w:hAnsi="Cambria Math" w:cstheme="minorHAnsi"/>
                        </w:rPr>
                        <m:t>γ</m:t>
                      </w:ins>
                    </m:r>
                  </m:e>
                  <m:sub>
                    <m:r>
                      <w:ins w:id="551" w:author="Max Lindmark" w:date="2020-05-05T16:56:00Z">
                        <w:rPr>
                          <w:rFonts w:ascii="Cambria Math" w:hAnsi="Cambria Math" w:cstheme="minorHAnsi"/>
                        </w:rPr>
                        <m:t>0j</m:t>
                      </w:ins>
                    </m:r>
                  </m:sub>
                </m:sSub>
                <m:r>
                  <w:ins w:id="552" w:author="Max Lindmark" w:date="2020-05-05T16:55:00Z">
                    <w:rPr>
                      <w:rFonts w:ascii="Cambria Math" w:hAnsi="Cambria Math" w:cstheme="minorHAnsi"/>
                    </w:rPr>
                    <m:t>~N(</m:t>
                  </w:ins>
                </m:r>
                <m:sSub>
                  <m:sSubPr>
                    <m:ctrlPr>
                      <w:ins w:id="553" w:author="Max Lindmark" w:date="2020-05-05T16:55:00Z">
                        <w:rPr>
                          <w:rFonts w:ascii="Cambria Math" w:hAnsi="Cambria Math" w:cstheme="minorHAnsi"/>
                          <w:bCs/>
                          <w:i/>
                          <w:iCs/>
                        </w:rPr>
                      </w:ins>
                    </m:ctrlPr>
                  </m:sSubPr>
                  <m:e>
                    <m:r>
                      <w:ins w:id="554" w:author="Max Lindmark" w:date="2020-05-05T16:55:00Z">
                        <w:rPr>
                          <w:rFonts w:ascii="Cambria Math" w:hAnsi="Cambria Math" w:cstheme="minorHAnsi"/>
                        </w:rPr>
                        <m:t>μ</m:t>
                      </w:ins>
                    </m:r>
                  </m:e>
                  <m:sub>
                    <m:sSub>
                      <m:sSubPr>
                        <m:ctrlPr>
                          <w:ins w:id="555" w:author="Max Lindmark" w:date="2020-05-05T16:58:00Z">
                            <w:rPr>
                              <w:rFonts w:ascii="Cambria Math" w:hAnsi="Cambria Math" w:cstheme="minorHAnsi"/>
                              <w:i/>
                            </w:rPr>
                          </w:ins>
                        </m:ctrlPr>
                      </m:sSubPr>
                      <m:e>
                        <m:r>
                          <w:ins w:id="556" w:author="Max Lindmark" w:date="2020-05-05T16:58:00Z">
                            <w:rPr>
                              <w:rFonts w:ascii="Cambria Math" w:hAnsi="Cambria Math" w:cstheme="minorHAnsi"/>
                            </w:rPr>
                            <m:t>γ</m:t>
                          </w:ins>
                        </m:r>
                      </m:e>
                      <m:sub>
                        <m:r>
                          <w:ins w:id="557" w:author="Max Lindmark" w:date="2020-05-05T16:58:00Z">
                            <w:rPr>
                              <w:rFonts w:ascii="Cambria Math" w:hAnsi="Cambria Math" w:cstheme="minorHAnsi"/>
                            </w:rPr>
                            <m:t>0</m:t>
                          </w:ins>
                        </m:r>
                      </m:sub>
                    </m:sSub>
                  </m:sub>
                </m:sSub>
                <m:r>
                  <w:ins w:id="558" w:author="Max Lindmark" w:date="2020-05-05T16:55:00Z">
                    <w:rPr>
                      <w:rFonts w:ascii="Cambria Math" w:hAnsi="Cambria Math" w:cstheme="minorHAnsi"/>
                    </w:rPr>
                    <m:t>,</m:t>
                  </w:ins>
                </m:r>
                <m:sSub>
                  <m:sSubPr>
                    <m:ctrlPr>
                      <w:ins w:id="559" w:author="Max Lindmark" w:date="2020-05-05T16:58:00Z">
                        <w:rPr>
                          <w:rFonts w:ascii="Cambria Math" w:eastAsiaTheme="minorEastAsia" w:hAnsi="Cambria Math" w:cstheme="minorHAnsi"/>
                          <w:i/>
                        </w:rPr>
                      </w:ins>
                    </m:ctrlPr>
                  </m:sSubPr>
                  <m:e>
                    <m:r>
                      <w:ins w:id="560" w:author="Max Lindmark" w:date="2020-05-05T16:58:00Z">
                        <w:rPr>
                          <w:rFonts w:ascii="Cambria Math" w:eastAsiaTheme="minorEastAsia" w:hAnsi="Cambria Math" w:cstheme="minorHAnsi"/>
                        </w:rPr>
                        <m:t>τ</m:t>
                      </w:ins>
                    </m:r>
                  </m:e>
                  <m:sub>
                    <m:sSub>
                      <m:sSubPr>
                        <m:ctrlPr>
                          <w:ins w:id="561" w:author="Max Lindmark" w:date="2020-05-06T13:34:00Z">
                            <w:rPr>
                              <w:rFonts w:ascii="Cambria Math" w:hAnsi="Cambria Math" w:cstheme="minorHAnsi"/>
                              <w:i/>
                            </w:rPr>
                          </w:ins>
                        </m:ctrlPr>
                      </m:sSubPr>
                      <m:e>
                        <m:r>
                          <w:ins w:id="562" w:author="Max Lindmark" w:date="2020-05-06T13:34:00Z">
                            <w:rPr>
                              <w:rFonts w:ascii="Cambria Math" w:hAnsi="Cambria Math" w:cstheme="minorHAnsi"/>
                            </w:rPr>
                            <m:t>γ</m:t>
                          </w:ins>
                        </m:r>
                      </m:e>
                      <m:sub>
                        <m:r>
                          <w:ins w:id="563" w:author="Max Lindmark" w:date="2020-05-06T13:34:00Z">
                            <w:rPr>
                              <w:rFonts w:ascii="Cambria Math" w:hAnsi="Cambria Math" w:cstheme="minorHAnsi"/>
                            </w:rPr>
                            <m:t>0</m:t>
                          </w:ins>
                        </m:r>
                      </m:sub>
                    </m:sSub>
                  </m:sub>
                </m:sSub>
                <m:r>
                  <w:ins w:id="564"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565" w:author="Max Lindmark" w:date="2020-05-05T16:55:00Z"/>
                <w:rFonts w:eastAsiaTheme="minorEastAsia"/>
                <w:lang w:val="sv-SE"/>
              </w:rPr>
            </w:pPr>
            <w:ins w:id="566" w:author="Max Lindmark" w:date="2020-05-05T16:55:00Z">
              <w:r>
                <w:rPr>
                  <w:rFonts w:eastAsiaTheme="minorEastAsia"/>
                  <w:lang w:val="sv-SE"/>
                </w:rPr>
                <w:t>(8)</w:t>
              </w:r>
            </w:ins>
          </w:p>
        </w:tc>
      </w:tr>
    </w:tbl>
    <w:p w14:paraId="5A91A9A4" w14:textId="5C19267C" w:rsidR="00CD3315" w:rsidRPr="00116910" w:rsidDel="007B6C60" w:rsidRDefault="00AB0F96" w:rsidP="002E3379">
      <w:pPr>
        <w:spacing w:line="480" w:lineRule="auto"/>
        <w:contextualSpacing/>
        <w:jc w:val="both"/>
        <w:rPr>
          <w:del w:id="567"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68"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569"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570" w:author="Max Lindmark" w:date="2020-05-06T09:32:00Z">
        <w:r w:rsidR="003B38E8" w:rsidRPr="00116910" w:rsidDel="00806AA2">
          <w:rPr>
            <w:rFonts w:eastAsiaTheme="minorEastAsia" w:cstheme="minorHAnsi"/>
            <w:iCs/>
            <w:lang w:val="en-GB"/>
          </w:rPr>
          <w:delText xml:space="preserve">by </w:delText>
        </w:r>
      </w:del>
      <w:ins w:id="571"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72"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573"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574"/>
                <w:commentRangeEnd w:id="574"/>
                <m:r>
                  <m:rPr>
                    <m:sty m:val="p"/>
                  </m:rPr>
                  <w:rPr>
                    <w:rStyle w:val="CommentReference"/>
                  </w:rPr>
                  <w:commentReference w:id="574"/>
                </m:r>
                <m:r>
                  <w:del w:id="575" w:author="Max Lindmark" w:date="2020-05-06T14:30:00Z">
                    <w:rPr>
                      <w:rFonts w:ascii="Cambria Math" w:eastAsiaTheme="minorEastAsia" w:hAnsi="Cambria Math" w:cstheme="minorHAnsi"/>
                    </w:rPr>
                    <m:t>i</m:t>
                  </w:del>
                </m:r>
                <m:r>
                  <w:del w:id="576"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77"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commentRangeStart w:id="578"/>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579"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580"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581" w:author="Max Lindmark" w:date="2020-05-06T14:00:00Z">
        <w:r w:rsidR="00623669" w:rsidRPr="00210304">
          <w:rPr>
            <w:rFonts w:eastAsiaTheme="minorEastAsia" w:cstheme="minorHAnsi"/>
            <w:iCs/>
            <w:lang w:val="en-GB"/>
          </w:rPr>
          <w:t xml:space="preserve"> (</w:t>
        </w:r>
      </w:ins>
      <m:oMath>
        <m:sSub>
          <m:sSubPr>
            <m:ctrlPr>
              <w:ins w:id="582" w:author="Max Lindmark" w:date="2020-05-06T14:00:00Z">
                <w:rPr>
                  <w:rFonts w:ascii="Cambria Math" w:hAnsi="Cambria Math" w:cstheme="minorHAnsi"/>
                  <w:i/>
                </w:rPr>
              </w:ins>
            </m:ctrlPr>
          </m:sSubPr>
          <m:e>
            <m:r>
              <w:ins w:id="583" w:author="Max Lindmark" w:date="2020-05-06T14:00:00Z">
                <w:rPr>
                  <w:rFonts w:ascii="Cambria Math" w:hAnsi="Cambria Math" w:cstheme="minorHAnsi"/>
                </w:rPr>
                <m:t>m</m:t>
              </w:ins>
            </m:r>
          </m:e>
          <m:sub>
            <m:r>
              <w:ins w:id="584" w:author="Max Lindmark" w:date="2020-05-06T14:00:00Z">
                <w:rPr>
                  <w:rFonts w:ascii="Cambria Math" w:hAnsi="Cambria Math" w:cstheme="minorHAnsi"/>
                </w:rPr>
                <m:t>ij</m:t>
              </w:ins>
            </m:r>
          </m:sub>
        </m:sSub>
        <m:r>
          <w:ins w:id="585" w:author="Max Lindmark" w:date="2020-05-06T14:00:00Z">
            <w:rPr>
              <w:rFonts w:ascii="Cambria Math" w:eastAsiaTheme="minorEastAsia" w:hAnsi="Cambria Math" w:cstheme="minorHAnsi"/>
              <w:lang w:val="en-GB"/>
            </w:rPr>
            <m:t>=</m:t>
          </w:ins>
        </m:r>
        <m:sSub>
          <m:sSubPr>
            <m:ctrlPr>
              <w:ins w:id="586" w:author="Max Lindmark" w:date="2020-05-06T14:01:00Z">
                <w:rPr>
                  <w:rFonts w:ascii="Cambria Math" w:hAnsi="Cambria Math" w:cstheme="minorHAnsi"/>
                  <w:i/>
                </w:rPr>
              </w:ins>
            </m:ctrlPr>
          </m:sSubPr>
          <m:e>
            <m:r>
              <w:ins w:id="587" w:author="Max Lindmark" w:date="2020-05-06T14:01:00Z">
                <w:rPr>
                  <w:rFonts w:ascii="Cambria Math" w:hAnsi="Cambria Math" w:cstheme="minorHAnsi"/>
                </w:rPr>
                <m:t>M</m:t>
              </w:ins>
            </m:r>
          </m:e>
          <m:sub>
            <m:r>
              <w:ins w:id="588" w:author="Max Lindmark" w:date="2020-05-06T14:01:00Z">
                <w:rPr>
                  <w:rFonts w:ascii="Cambria Math" w:hAnsi="Cambria Math" w:cstheme="minorHAnsi"/>
                </w:rPr>
                <m:t>ij</m:t>
              </w:ins>
            </m:r>
          </m:sub>
        </m:sSub>
        <m:r>
          <w:ins w:id="589" w:author="Max Lindmark" w:date="2020-05-06T14:00:00Z">
            <w:rPr>
              <w:rFonts w:ascii="Cambria Math" w:eastAsiaTheme="minorEastAsia" w:hAnsi="Cambria Math" w:cstheme="minorHAnsi"/>
              <w:lang w:val="en-GB"/>
            </w:rPr>
            <m:t>-</m:t>
          </w:ins>
        </m:r>
        <w:commentRangeStart w:id="590"/>
        <m:acc>
          <m:accPr>
            <m:chr m:val="̅"/>
            <m:ctrlPr>
              <w:ins w:id="591" w:author="Max Lindmark" w:date="2020-05-06T14:00:00Z">
                <w:rPr>
                  <w:rFonts w:ascii="Cambria Math" w:eastAsiaTheme="minorEastAsia" w:hAnsi="Cambria Math" w:cstheme="minorHAnsi"/>
                  <w:i/>
                  <w:iCs/>
                  <w:lang w:val="en-GB"/>
                </w:rPr>
              </w:ins>
            </m:ctrlPr>
          </m:accPr>
          <m:e>
            <m:sSub>
              <m:sSubPr>
                <m:ctrlPr>
                  <w:ins w:id="592" w:author="Max Lindmark" w:date="2020-05-06T14:01:00Z">
                    <w:rPr>
                      <w:rFonts w:ascii="Cambria Math" w:eastAsiaTheme="minorEastAsia" w:hAnsi="Cambria Math" w:cstheme="minorHAnsi"/>
                      <w:i/>
                      <w:iCs/>
                      <w:lang w:val="en-GB"/>
                    </w:rPr>
                  </w:ins>
                </m:ctrlPr>
              </m:sSubPr>
              <m:e>
                <m:r>
                  <w:ins w:id="593" w:author="Max Lindmark" w:date="2020-05-06T14:01:00Z">
                    <w:rPr>
                      <w:rFonts w:ascii="Cambria Math" w:eastAsiaTheme="minorEastAsia" w:hAnsi="Cambria Math" w:cstheme="minorHAnsi"/>
                      <w:lang w:val="en-GB"/>
                    </w:rPr>
                    <m:t>M</m:t>
                  </w:ins>
                </m:r>
              </m:e>
              <m:sub>
                <m:r>
                  <w:ins w:id="594" w:author="Max Lindmark" w:date="2020-05-06T14:01:00Z">
                    <w:rPr>
                      <w:rFonts w:ascii="Cambria Math" w:eastAsiaTheme="minorEastAsia" w:hAnsi="Cambria Math" w:cstheme="minorHAnsi"/>
                      <w:lang w:val="en-GB"/>
                    </w:rPr>
                    <m:t>i</m:t>
                  </w:ins>
                </m:r>
              </m:sub>
            </m:sSub>
          </m:e>
        </m:acc>
      </m:oMath>
      <w:ins w:id="595" w:author="Max Lindmark" w:date="2020-05-06T14:05:00Z">
        <w:r w:rsidR="00C67F1B" w:rsidRPr="00116910">
          <w:rPr>
            <w:rFonts w:eastAsiaTheme="minorEastAsia" w:cstheme="minorHAnsi"/>
            <w:iCs/>
            <w:lang w:val="en-GB"/>
          </w:rPr>
          <w:t>)</w:t>
        </w:r>
      </w:ins>
      <w:ins w:id="596" w:author="Max Lindmark" w:date="2020-05-06T14:00:00Z">
        <w:r w:rsidR="00623669" w:rsidRPr="00116910">
          <w:rPr>
            <w:rFonts w:eastAsiaTheme="minorEastAsia" w:cstheme="minorHAnsi"/>
            <w:iCs/>
            <w:lang w:val="en-GB"/>
          </w:rPr>
          <w:t xml:space="preserve"> </w:t>
        </w:r>
        <w:commentRangeEnd w:id="590"/>
        <w:r w:rsidR="00623669" w:rsidRPr="00116910">
          <w:rPr>
            <w:rStyle w:val="CommentReference"/>
          </w:rPr>
          <w:commentReference w:id="590"/>
        </w:r>
      </w:ins>
      <w:del w:id="597" w:author="Max Lindmark" w:date="2020-05-06T13:36:00Z">
        <w:r w:rsidR="00C174C0" w:rsidRPr="00116910" w:rsidDel="002003DB">
          <w:rPr>
            <w:rFonts w:eastAsiaTheme="minorEastAsia" w:cstheme="minorHAnsi"/>
            <w:iCs/>
            <w:lang w:val="en-GB"/>
          </w:rPr>
          <w:delText xml:space="preserve"> (</w:delText>
        </w:r>
      </w:del>
      <m:oMath>
        <m:sSub>
          <m:sSubPr>
            <m:ctrlPr>
              <w:del w:id="598" w:author="Max Lindmark" w:date="2020-05-06T13:36:00Z">
                <w:rPr>
                  <w:rFonts w:ascii="Cambria Math" w:hAnsi="Cambria Math" w:cstheme="minorHAnsi"/>
                  <w:i/>
                </w:rPr>
              </w:del>
            </m:ctrlPr>
          </m:sSubPr>
          <m:e>
            <m:r>
              <w:del w:id="599" w:author="Max Lindmark" w:date="2020-05-06T13:36:00Z">
                <w:rPr>
                  <w:rFonts w:ascii="Cambria Math" w:hAnsi="Cambria Math" w:cstheme="minorHAnsi"/>
                </w:rPr>
                <m:t>m</m:t>
              </w:del>
            </m:r>
          </m:e>
          <m:sub>
            <m:r>
              <w:del w:id="600" w:author="Max Lindmark" w:date="2020-05-06T13:36:00Z">
                <w:rPr>
                  <w:rFonts w:ascii="Cambria Math" w:hAnsi="Cambria Math" w:cstheme="minorHAnsi"/>
                </w:rPr>
                <m:t>i</m:t>
              </w:del>
            </m:r>
          </m:sub>
        </m:sSub>
        <m:r>
          <w:del w:id="601" w:author="Max Lindmark" w:date="2020-05-06T13:36:00Z">
            <w:rPr>
              <w:rFonts w:ascii="Cambria Math" w:eastAsiaTheme="minorEastAsia" w:hAnsi="Cambria Math" w:cstheme="minorHAnsi"/>
              <w:lang w:val="en-GB"/>
            </w:rPr>
            <m:t>=</m:t>
          </w:del>
        </m:r>
        <m:func>
          <m:funcPr>
            <m:ctrlPr>
              <w:del w:id="602" w:author="Max Lindmark" w:date="2020-05-06T13:36:00Z">
                <w:rPr>
                  <w:rFonts w:ascii="Cambria Math" w:eastAsiaTheme="minorEastAsia" w:hAnsi="Cambria Math" w:cstheme="minorHAnsi"/>
                  <w:i/>
                  <w:iCs/>
                  <w:lang w:val="en-GB"/>
                </w:rPr>
              </w:del>
            </m:ctrlPr>
          </m:funcPr>
          <m:fName>
            <m:r>
              <w:del w:id="603" w:author="Max Lindmark" w:date="2020-05-06T13:36:00Z">
                <m:rPr>
                  <m:sty m:val="p"/>
                </m:rPr>
                <w:rPr>
                  <w:rFonts w:ascii="Cambria Math" w:hAnsi="Cambria Math" w:cstheme="minorHAnsi"/>
                  <w:lang w:val="en-GB"/>
                </w:rPr>
                <m:t>ln</m:t>
              </w:del>
            </m:r>
          </m:fName>
          <m:e>
            <m:r>
              <w:del w:id="604" w:author="Max Lindmark" w:date="2020-05-06T13:36:00Z">
                <w:rPr>
                  <w:rFonts w:ascii="Cambria Math" w:eastAsiaTheme="minorEastAsia" w:hAnsi="Cambria Math" w:cstheme="minorHAnsi"/>
                  <w:lang w:val="en-GB"/>
                </w:rPr>
                <m:t>(</m:t>
              </w:del>
            </m:r>
            <m:sSub>
              <m:sSubPr>
                <m:ctrlPr>
                  <w:del w:id="605" w:author="Max Lindmark" w:date="2020-05-06T13:36:00Z">
                    <w:rPr>
                      <w:rFonts w:ascii="Cambria Math" w:hAnsi="Cambria Math" w:cstheme="minorHAnsi"/>
                      <w:i/>
                    </w:rPr>
                  </w:del>
                </m:ctrlPr>
              </m:sSubPr>
              <m:e>
                <m:r>
                  <w:del w:id="606" w:author="Max Lindmark" w:date="2020-05-06T13:36:00Z">
                    <w:rPr>
                      <w:rFonts w:ascii="Cambria Math" w:hAnsi="Cambria Math" w:cstheme="minorHAnsi"/>
                    </w:rPr>
                    <m:t>M</m:t>
                  </w:del>
                </m:r>
              </m:e>
              <m:sub>
                <m:r>
                  <w:del w:id="607" w:author="Max Lindmark" w:date="2020-05-06T13:36:00Z">
                    <w:rPr>
                      <w:rFonts w:ascii="Cambria Math" w:hAnsi="Cambria Math" w:cstheme="minorHAnsi"/>
                    </w:rPr>
                    <m:t>i</m:t>
                  </w:del>
                </m:r>
              </m:sub>
            </m:sSub>
          </m:e>
        </m:func>
        <m:r>
          <w:del w:id="608" w:author="Max Lindmark" w:date="2020-05-06T13:36:00Z">
            <w:rPr>
              <w:rFonts w:ascii="Cambria Math" w:eastAsiaTheme="minorEastAsia" w:hAnsi="Cambria Math" w:cstheme="minorHAnsi"/>
              <w:lang w:val="en-GB"/>
            </w:rPr>
            <m:t>)-</m:t>
          </w:del>
        </m:r>
        <m:acc>
          <m:accPr>
            <m:chr m:val="̅"/>
            <m:ctrlPr>
              <w:del w:id="609" w:author="Max Lindmark" w:date="2020-05-06T13:36:00Z">
                <w:rPr>
                  <w:rFonts w:ascii="Cambria Math" w:eastAsiaTheme="minorEastAsia" w:hAnsi="Cambria Math" w:cstheme="minorHAnsi"/>
                  <w:i/>
                  <w:iCs/>
                  <w:lang w:val="en-GB"/>
                </w:rPr>
              </w:del>
            </m:ctrlPr>
          </m:accPr>
          <m:e>
            <m:func>
              <m:funcPr>
                <m:ctrlPr>
                  <w:del w:id="610" w:author="Max Lindmark" w:date="2020-05-06T13:36:00Z">
                    <w:rPr>
                      <w:rFonts w:ascii="Cambria Math" w:eastAsiaTheme="minorEastAsia" w:hAnsi="Cambria Math" w:cstheme="minorHAnsi"/>
                      <w:i/>
                      <w:iCs/>
                      <w:lang w:val="en-GB"/>
                    </w:rPr>
                  </w:del>
                </m:ctrlPr>
              </m:funcPr>
              <m:fName>
                <m:r>
                  <w:del w:id="611" w:author="Max Lindmark" w:date="2020-05-06T13:36:00Z">
                    <m:rPr>
                      <m:sty m:val="p"/>
                    </m:rPr>
                    <w:rPr>
                      <w:rFonts w:ascii="Cambria Math" w:hAnsi="Cambria Math" w:cstheme="minorHAnsi"/>
                      <w:lang w:val="en-GB"/>
                    </w:rPr>
                    <m:t>ln</m:t>
                  </w:del>
                </m:r>
              </m:fName>
              <m:e>
                <m:r>
                  <w:del w:id="612" w:author="Max Lindmark" w:date="2020-05-06T13:36:00Z">
                    <w:rPr>
                      <w:rFonts w:ascii="Cambria Math" w:eastAsiaTheme="minorEastAsia" w:hAnsi="Cambria Math" w:cstheme="minorHAnsi"/>
                      <w:lang w:val="en-GB"/>
                    </w:rPr>
                    <m:t>(</m:t>
                  </w:del>
                </m:r>
                <m:sSub>
                  <m:sSubPr>
                    <m:ctrlPr>
                      <w:del w:id="613" w:author="Max Lindmark" w:date="2020-05-06T13:36:00Z">
                        <w:rPr>
                          <w:rFonts w:ascii="Cambria Math" w:hAnsi="Cambria Math" w:cstheme="minorHAnsi"/>
                          <w:i/>
                        </w:rPr>
                      </w:del>
                    </m:ctrlPr>
                  </m:sSubPr>
                  <m:e>
                    <m:r>
                      <w:del w:id="614" w:author="Max Lindmark" w:date="2020-05-06T13:36:00Z">
                        <w:rPr>
                          <w:rFonts w:ascii="Cambria Math" w:hAnsi="Cambria Math" w:cstheme="minorHAnsi"/>
                        </w:rPr>
                        <m:t>M</m:t>
                      </w:del>
                    </m:r>
                  </m:e>
                  <m:sub>
                    <m:r>
                      <w:del w:id="615" w:author="Max Lindmark" w:date="2020-05-06T13:36:00Z">
                        <w:rPr>
                          <w:rFonts w:ascii="Cambria Math" w:hAnsi="Cambria Math" w:cstheme="minorHAnsi"/>
                        </w:rPr>
                        <m:t>i</m:t>
                      </w:del>
                    </m:r>
                  </m:sub>
                </m:sSub>
              </m:e>
            </m:func>
            <m:r>
              <w:del w:id="616" w:author="Max Lindmark" w:date="2020-05-06T13:36:00Z">
                <w:rPr>
                  <w:rFonts w:ascii="Cambria Math" w:eastAsiaTheme="minorEastAsia" w:hAnsi="Cambria Math" w:cstheme="minorHAnsi"/>
                  <w:lang w:val="en-GB"/>
                </w:rPr>
                <m:t>)</m:t>
              </w:del>
            </m:r>
          </m:e>
        </m:acc>
      </m:oMath>
      <w:del w:id="617"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commentRangeEnd w:id="578"/>
      <w:r w:rsidR="002003DB" w:rsidRPr="00116910">
        <w:rPr>
          <w:rStyle w:val="CommentReference"/>
        </w:rPr>
        <w:commentReference w:id="578"/>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18" w:author="Max Lindmark" w:date="2020-05-06T14:27:00Z">
                <w:rPr>
                  <w:rFonts w:ascii="Cambria Math" w:hAnsi="Cambria Math" w:cstheme="minorHAnsi"/>
                </w:rPr>
                <m:t>t</m:t>
              </w:ins>
            </m:r>
            <m:r>
              <w:del w:id="619"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20"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621"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22"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23" w:author="Max Lindmark" w:date="2020-05-06T14:27:00Z">
                <w:rPr>
                  <w:rFonts w:ascii="Cambria Math" w:hAnsi="Cambria Math" w:cstheme="minorHAnsi"/>
                </w:rPr>
                <m:t>t</m:t>
              </w:ins>
            </m:r>
            <m:r>
              <w:del w:id="624"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25"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26"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27" w:author="Max Lindmark" w:date="2020-05-06T14:30:00Z">
                <w:rPr>
                  <w:rFonts w:ascii="Cambria Math" w:hAnsi="Cambria Math" w:cstheme="minorHAnsi"/>
                </w:rPr>
                <m:t>i</m:t>
              </w:del>
            </m:r>
            <m:r>
              <w:del w:id="628" w:author="Max Lindmark" w:date="2020-05-06T14:08:00Z">
                <w:rPr>
                  <w:rFonts w:ascii="Cambria Math" w:hAnsi="Cambria Math" w:cstheme="minorHAnsi"/>
                  <w:lang w:val="en-GB"/>
                </w:rPr>
                <m:t>,</m:t>
              </w:del>
            </m:r>
            <m:r>
              <w:rPr>
                <w:rFonts w:ascii="Cambria Math" w:hAnsi="Cambria Math" w:cstheme="minorHAnsi"/>
              </w:rPr>
              <m:t>j</m:t>
            </m:r>
          </m:sub>
        </m:sSub>
      </m:oMath>
      <w:ins w:id="629" w:author="Max Lindmark" w:date="2020-05-06T14:07:00Z">
        <w:r w:rsidR="008B3A1B" w:rsidRPr="00210304">
          <w:rPr>
            <w:rFonts w:eastAsiaTheme="minorEastAsia" w:cstheme="minorHAnsi"/>
            <w:lang w:val="en-US"/>
          </w:rPr>
          <w:t>)</w:t>
        </w:r>
      </w:ins>
      <w:ins w:id="630" w:author="Max Lindmark" w:date="2020-05-06T14:09:00Z">
        <w:r w:rsidR="00EC70EE">
          <w:rPr>
            <w:rFonts w:eastAsiaTheme="minorEastAsia" w:cstheme="minorHAnsi"/>
            <w:iCs/>
            <w:lang w:val="en-GB"/>
          </w:rPr>
          <w:t xml:space="preserve">. This </w:t>
        </w:r>
      </w:ins>
      <w:ins w:id="631" w:author="Max Lindmark" w:date="2020-05-06T14:19:00Z">
        <w:r w:rsidR="0034439A">
          <w:rPr>
            <w:rFonts w:eastAsiaTheme="minorEastAsia" w:cstheme="minorHAnsi"/>
            <w:iCs/>
            <w:lang w:val="en-GB"/>
          </w:rPr>
          <w:t xml:space="preserve">rescaling is done to account for the differences across species in which </w:t>
        </w:r>
      </w:ins>
      <w:ins w:id="632" w:author="Max Lindmark" w:date="2020-05-06T14:08:00Z">
        <w:r w:rsidR="00DF5E96">
          <w:rPr>
            <w:rFonts w:eastAsiaTheme="minorEastAsia" w:cstheme="minorHAnsi"/>
            <w:iCs/>
            <w:lang w:val="en-GB"/>
          </w:rPr>
          <w:t>temperature</w:t>
        </w:r>
      </w:ins>
      <w:ins w:id="633" w:author="Max Lindmark" w:date="2020-05-06T14:19:00Z">
        <w:r w:rsidR="001B6974">
          <w:rPr>
            <w:rFonts w:eastAsiaTheme="minorEastAsia" w:cstheme="minorHAnsi"/>
            <w:iCs/>
            <w:lang w:val="en-GB"/>
          </w:rPr>
          <w:t xml:space="preserve">s the </w:t>
        </w:r>
      </w:ins>
      <w:ins w:id="634" w:author="Max Lindmark" w:date="2020-05-06T14:09:00Z">
        <w:r w:rsidR="00DF5E96">
          <w:rPr>
            <w:rFonts w:eastAsiaTheme="minorEastAsia" w:cstheme="minorHAnsi"/>
            <w:iCs/>
            <w:lang w:val="en-GB"/>
          </w:rPr>
          <w:t xml:space="preserve">experiments </w:t>
        </w:r>
      </w:ins>
      <w:ins w:id="635" w:author="Max Lindmark" w:date="2020-05-06T14:19:00Z">
        <w:r w:rsidR="001B6974">
          <w:rPr>
            <w:rFonts w:eastAsiaTheme="minorEastAsia" w:cstheme="minorHAnsi"/>
            <w:iCs/>
            <w:lang w:val="en-GB"/>
          </w:rPr>
          <w:t xml:space="preserve">where conducted in </w:t>
        </w:r>
      </w:ins>
      <w:ins w:id="636" w:author="Max Lindmark" w:date="2020-05-06T14:09:00Z">
        <w:r w:rsidR="00DF5E96">
          <w:rPr>
            <w:rFonts w:eastAsiaTheme="minorEastAsia" w:cstheme="minorHAnsi"/>
            <w:iCs/>
            <w:lang w:val="en-GB"/>
          </w:rPr>
          <w:t>relative to their peak temperature.</w:t>
        </w:r>
      </w:ins>
      <w:ins w:id="637" w:author="Max Lindmark" w:date="2020-05-06T14:20:00Z">
        <w:r w:rsidR="007B6C60">
          <w:rPr>
            <w:rFonts w:eastAsiaTheme="minorEastAsia" w:cstheme="minorHAnsi"/>
            <w:iCs/>
            <w:lang w:val="en-GB"/>
          </w:rPr>
          <w:t xml:space="preserve"> </w:t>
        </w:r>
      </w:ins>
      <w:del w:id="638" w:author="Max Lindmark" w:date="2020-05-06T14:08:00Z">
        <w:r w:rsidR="003B38E8" w:rsidRPr="00116910" w:rsidDel="00DF5E96">
          <w:rPr>
            <w:rFonts w:eastAsiaTheme="minorEastAsia" w:cstheme="minorHAnsi"/>
            <w:iCs/>
            <w:lang w:val="en-GB"/>
          </w:rPr>
          <w:delText xml:space="preserve">. </w:delText>
        </w:r>
      </w:del>
    </w:p>
    <w:p w14:paraId="7FF83BAD" w14:textId="68387249" w:rsidR="000F1792" w:rsidRDefault="00943109" w:rsidP="00210304">
      <w:pPr>
        <w:spacing w:line="480" w:lineRule="auto"/>
        <w:contextualSpacing/>
        <w:jc w:val="both"/>
        <w:rPr>
          <w:rFonts w:eastAsiaTheme="minorEastAsia" w:cstheme="minorHAnsi"/>
          <w:iCs/>
          <w:lang w:val="en-GB"/>
        </w:rPr>
      </w:pPr>
      <w:del w:id="639"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40" w:author="Max Lindmark" w:date="2020-05-06T14:20:00Z">
            <w:rPr>
              <w:rFonts w:ascii="Cambria Math" w:eastAsiaTheme="minorEastAsia" w:hAnsi="Cambria Math" w:cstheme="minorHAnsi"/>
            </w:rPr>
            <m:t>j</m:t>
          </w:del>
        </m:r>
      </m:oMath>
      <w:del w:id="641"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42" w:author="Max Lindmark" w:date="2020-05-06T14:20:00Z">
            <m:rPr>
              <m:sty m:val="p"/>
            </m:rPr>
            <w:rPr>
              <w:rFonts w:ascii="Cambria Math" w:eastAsiaTheme="minorEastAsia" w:hAnsi="Cambria Math" w:cstheme="minorHAnsi"/>
              <w:lang w:val="en-GB"/>
            </w:rPr>
            <m:t>g</m:t>
          </w:del>
        </m:r>
      </m:oMath>
      <w:del w:id="643"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44" w:author="Max Lindmark" w:date="2020-05-06T14:20:00Z">
        <w:r w:rsidR="00036A70">
          <w:rPr>
            <w:rFonts w:eastAsiaTheme="minorEastAsia" w:cstheme="minorHAnsi"/>
            <w:iCs/>
            <w:lang w:val="en-GB"/>
          </w:rPr>
          <w:t xml:space="preserve">the relatively small consumption data set </w:t>
        </w:r>
      </w:ins>
      <w:del w:id="645"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w:t>
      </w:r>
      <w:del w:id="646" w:author="Max Lindmark" w:date="2020-05-08T15:25:00Z">
        <w:r w:rsidR="00DA15B3" w:rsidRPr="00972C7F" w:rsidDel="008450D7">
          <w:rPr>
            <w:rFonts w:eastAsiaTheme="minorEastAsia" w:cstheme="minorHAnsi"/>
            <w:iCs/>
            <w:lang w:val="en-GB"/>
          </w:rPr>
          <w:delText>-</w:delText>
        </w:r>
      </w:del>
      <w:ins w:id="647" w:author="Max Lindmark" w:date="2020-05-08T15:25:00Z">
        <w:r w:rsidR="008450D7">
          <w:rPr>
            <w:rFonts w:eastAsiaTheme="minorEastAsia" w:cstheme="minorHAnsi"/>
            <w:iCs/>
            <w:lang w:val="en-GB"/>
          </w:rPr>
          <w:t xml:space="preserve"> </w:t>
        </w:r>
      </w:ins>
      <w:r w:rsidR="00DA15B3" w:rsidRPr="00972C7F">
        <w:rPr>
          <w:rFonts w:eastAsiaTheme="minorEastAsia" w:cstheme="minorHAnsi"/>
          <w:iCs/>
          <w:lang w:val="en-GB"/>
        </w:rPr>
        <w:t>rich</w:t>
      </w:r>
      <w:r w:rsidR="00D72CDA" w:rsidRPr="00972C7F">
        <w:rPr>
          <w:rFonts w:eastAsiaTheme="minorEastAsia" w:cstheme="minorHAnsi"/>
          <w:iCs/>
          <w:lang w:val="en-GB"/>
        </w:rPr>
        <w:t xml:space="preserve"> </w:t>
      </w:r>
      <w:del w:id="648"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49"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50"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w:t>
      </w:r>
      <w:proofErr w:type="spellStart"/>
      <w:r w:rsidR="0044238B" w:rsidRPr="0044238B">
        <w:rPr>
          <w:lang w:val="en-GB"/>
        </w:rPr>
        <w:t>García</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51"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652" w:author="Max Lindmark" w:date="2020-05-06T14:28:00Z">
                <w:rPr>
                  <w:rFonts w:ascii="Cambria Math" w:hAnsi="Cambria Math" w:cstheme="minorHAnsi"/>
                </w:rPr>
                <m:t>t</m:t>
              </w:ins>
            </m:r>
            <m:r>
              <w:del w:id="653"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54"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655"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656" w:author="Max Lindmark" w:date="2020-05-06T14:22:00Z">
                <w:rPr>
                  <w:rFonts w:ascii="Cambria Math" w:hAnsi="Cambria Math" w:cstheme="minorHAnsi"/>
                  <w:bCs/>
                  <w:i/>
                  <w:iCs/>
                </w:rPr>
              </w:del>
            </m:ctrlPr>
          </m:sSubPr>
          <m:e>
            <m:r>
              <w:del w:id="657" w:author="Max Lindmark" w:date="2020-05-06T14:22:00Z">
                <w:rPr>
                  <w:rFonts w:ascii="Cambria Math" w:hAnsi="Cambria Math" w:cstheme="minorHAnsi"/>
                </w:rPr>
                <m:t>M</m:t>
              </w:del>
            </m:r>
          </m:e>
          <m:sub>
            <m:r>
              <w:del w:id="658" w:author="Max Lindmark" w:date="2020-05-06T14:22:00Z">
                <w:rPr>
                  <w:rFonts w:ascii="Cambria Math" w:hAnsi="Cambria Math" w:cstheme="minorHAnsi"/>
                </w:rPr>
                <m:t>i</m:t>
              </w:del>
            </m:r>
          </m:sub>
        </m:sSub>
      </m:oMath>
      <w:del w:id="659"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660"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661" w:author="Max Lindmark" w:date="2020-05-06T14:22:00Z">
        <w:r w:rsidR="00C10E44">
          <w:rPr>
            <w:rFonts w:cstheme="minorHAnsi"/>
            <w:bCs/>
            <w:lang w:val="en-GB"/>
          </w:rPr>
          <w:t xml:space="preserve">the </w:t>
        </w:r>
      </w:ins>
      <w:r w:rsidRPr="00972C7F">
        <w:rPr>
          <w:rFonts w:cstheme="minorHAnsi"/>
          <w:bCs/>
          <w:lang w:val="en-GB"/>
        </w:rPr>
        <w:t>intercept and slope</w:t>
      </w:r>
      <w:del w:id="662"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2C041619" w:rsidR="00716AB1" w:rsidRPr="00A439FF" w:rsidRDefault="0081422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663"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64"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665" w:author="Max Lindmark" w:date="2020-05-06T15:07:00Z">
              <w:r w:rsidR="005E23D0">
                <w:rPr>
                  <w:rFonts w:eastAsiaTheme="minorEastAsia" w:cstheme="minorHAnsi"/>
                  <w:lang w:val="sv-SE"/>
                </w:rPr>
                <w:t>9</w:t>
              </w:r>
            </w:ins>
            <w:del w:id="666"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67"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668"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669"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70"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671" w:author="Max Lindmark" w:date="2020-05-06T15:07:00Z">
              <w:r w:rsidR="005E23D0">
                <w:rPr>
                  <w:rFonts w:eastAsiaTheme="minorEastAsia" w:cstheme="minorHAnsi"/>
                  <w:lang w:val="sv-SE"/>
                </w:rPr>
                <w:t>10</w:t>
              </w:r>
            </w:ins>
            <w:del w:id="672"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673" w:author="Max Lindmark" w:date="2020-05-06T15:07:00Z">
              <w:r w:rsidR="005E23D0">
                <w:rPr>
                  <w:rFonts w:eastAsiaTheme="minorEastAsia" w:cstheme="minorHAnsi"/>
                  <w:lang w:val="sv-SE"/>
                </w:rPr>
                <w:t>1</w:t>
              </w:r>
            </w:ins>
            <w:del w:id="674"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71672204"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675" w:author="Max Lindmark" w:date="2020-05-06T14:28:00Z">
                <w:rPr>
                  <w:rFonts w:ascii="Cambria Math" w:hAnsi="Cambria Math" w:cstheme="minorHAnsi"/>
                </w:rPr>
                <m:t>t</m:t>
              </w:ins>
            </m:r>
            <m:r>
              <w:del w:id="676"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77"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678"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679"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del w:id="680"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681"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682" w:author="Max Lindmark" w:date="2020-05-06T14:29:00Z">
                <w:rPr>
                  <w:rFonts w:ascii="Cambria Math" w:hAnsi="Cambria Math" w:cstheme="minorHAnsi"/>
                </w:rPr>
                <m:t>T</m:t>
              </w:del>
            </m:r>
            <m:r>
              <w:ins w:id="683"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84"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685"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686" w:author="Max Lindmark" w:date="2020-05-06T14:30:00Z">
                <w:rPr>
                  <w:rFonts w:ascii="Cambria Math" w:hAnsi="Cambria Math" w:cstheme="minorHAnsi"/>
                </w:rPr>
                <m:t>i</m:t>
              </w:del>
            </m:r>
            <m:r>
              <w:del w:id="687" w:author="Max Lindmark" w:date="2020-05-06T14:25:00Z">
                <w:rPr>
                  <w:rFonts w:ascii="Cambria Math" w:hAnsi="Cambria Math" w:cstheme="minorHAnsi"/>
                  <w:lang w:val="en-GB"/>
                </w:rPr>
                <m:t>,</m:t>
              </w:del>
            </m:r>
            <m:r>
              <w:rPr>
                <w:rFonts w:ascii="Cambria Math" w:hAnsi="Cambria Math" w:cstheme="minorHAnsi"/>
              </w:rPr>
              <m:t>j</m:t>
            </m:r>
          </m:sub>
        </m:sSub>
      </m:oMath>
      <w:ins w:id="688" w:author="Max Lindmark" w:date="2020-05-06T14:24:00Z">
        <w:r w:rsidR="00B33E43" w:rsidRPr="00210304">
          <w:rPr>
            <w:rFonts w:eastAsiaTheme="minorEastAsia" w:cstheme="minorHAnsi"/>
            <w:bCs/>
            <w:lang w:val="en-US"/>
          </w:rPr>
          <w:t>)</w:t>
        </w:r>
      </w:ins>
      <w:ins w:id="689"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690" w:author="Max Lindmark" w:date="2020-05-07T16:44:00Z">
        <w:r w:rsidR="008638EC">
          <w:rPr>
            <w:rFonts w:eastAsiaTheme="minorEastAsia" w:cstheme="minorHAnsi"/>
            <w:bCs/>
            <w:iCs/>
            <w:lang w:val="en-GB"/>
          </w:rPr>
          <w:t>.</w:t>
        </w:r>
      </w:ins>
      <w:del w:id="691"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2"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ins w:id="693" w:author="Max Lindmark" w:date="2020-05-06T15:05:00Z">
        <w:r w:rsidR="009E4B9C">
          <w:rPr>
            <w:rFonts w:eastAsiaTheme="minorEastAsia" w:cstheme="minorHAnsi"/>
            <w:iCs/>
            <w:lang w:val="en-GB"/>
          </w:rPr>
          <w:t xml:space="preserve"> mean</w:t>
        </w:r>
      </w:ins>
      <w:r w:rsidRPr="00972C7F">
        <w:rPr>
          <w:rFonts w:eastAsiaTheme="minorEastAsia" w:cstheme="minorHAnsi"/>
          <w:iCs/>
          <w:lang w:val="en-GB"/>
        </w:rPr>
        <w:t xml:space="preserve"> natural log of the ratio between </w:t>
      </w:r>
      <w:r w:rsidRPr="004559BC">
        <w:rPr>
          <w:rFonts w:eastAsiaTheme="minorEastAsia" w:cstheme="minorHAnsi"/>
          <w:iCs/>
          <w:lang w:val="en-GB"/>
        </w:rPr>
        <w:t xml:space="preserve">mass and </w:t>
      </w:r>
      <w:del w:id="694"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ins w:id="695" w:author="Max Lindmark" w:date="2020-05-06T15:02:00Z">
        <w:r w:rsidR="00813868">
          <w:rPr>
            <w:rFonts w:eastAsiaTheme="minorEastAsia" w:cstheme="minorHAnsi"/>
            <w:iCs/>
            <w:lang w:val="en-GB"/>
          </w:rPr>
          <w:t xml:space="preserve">at maturation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6"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69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698" w:author="Max Lindmark" w:date="2020-05-06T15:02:00Z">
                    <w:rPr>
                      <w:rFonts w:ascii="Cambria Math" w:eastAsiaTheme="minorEastAsia" w:hAnsi="Cambria Math" w:cstheme="minorHAnsi"/>
                    </w:rPr>
                    <m:t xml:space="preserve">mat, </m:t>
                  </w:ins>
                </m:r>
                <m:r>
                  <w:rPr>
                    <w:rFonts w:ascii="Cambria Math" w:eastAsiaTheme="minorEastAsia" w:hAnsi="Cambria Math" w:cstheme="minorHAnsi"/>
                  </w:rPr>
                  <m:t>i</m:t>
                </m:r>
                <m:r>
                  <w:del w:id="699"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00"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01" w:author="Max Lindmark" w:date="2020-05-06T15:05:00Z">
            <w:rPr>
              <w:rFonts w:ascii="Cambria Math" w:eastAsiaTheme="minorEastAsia" w:hAnsi="Cambria Math" w:cstheme="minorHAnsi"/>
            </w:rPr>
            <m:t>-</m:t>
          </w:ins>
        </m:r>
        <m:acc>
          <m:accPr>
            <m:chr m:val="̅"/>
            <m:ctrlPr>
              <w:ins w:id="702" w:author="Max Lindmark" w:date="2020-05-06T15:06:00Z">
                <w:rPr>
                  <w:rFonts w:ascii="Cambria Math" w:eastAsiaTheme="minorEastAsia" w:hAnsi="Cambria Math" w:cstheme="minorHAnsi"/>
                  <w:i/>
                  <w:iCs/>
                </w:rPr>
              </w:ins>
            </m:ctrlPr>
          </m:accPr>
          <m:e>
            <m:func>
              <m:funcPr>
                <m:ctrlPr>
                  <w:ins w:id="703" w:author="Max Lindmark" w:date="2020-05-06T15:06:00Z">
                    <w:rPr>
                      <w:rFonts w:ascii="Cambria Math" w:eastAsiaTheme="minorEastAsia" w:hAnsi="Cambria Math" w:cstheme="minorHAnsi"/>
                      <w:i/>
                      <w:iCs/>
                    </w:rPr>
                  </w:ins>
                </m:ctrlPr>
              </m:funcPr>
              <m:fName>
                <m:r>
                  <w:ins w:id="704" w:author="Max Lindmark" w:date="2020-05-06T15:06:00Z">
                    <m:rPr>
                      <m:sty m:val="p"/>
                    </m:rPr>
                    <w:rPr>
                      <w:rFonts w:ascii="Cambria Math" w:hAnsi="Cambria Math" w:cstheme="minorHAnsi"/>
                      <w:lang w:val="en-GB"/>
                    </w:rPr>
                    <m:t>ln</m:t>
                  </w:ins>
                </m:r>
              </m:fName>
              <m:e>
                <m:r>
                  <w:ins w:id="705" w:author="Max Lindmark" w:date="2020-05-06T15:06:00Z">
                    <w:rPr>
                      <w:rFonts w:ascii="Cambria Math" w:eastAsiaTheme="minorEastAsia" w:hAnsi="Cambria Math" w:cstheme="minorHAnsi"/>
                      <w:lang w:val="en-GB"/>
                    </w:rPr>
                    <m:t>(</m:t>
                  </w:ins>
                </m:r>
                <m:sSub>
                  <m:sSubPr>
                    <m:ctrlPr>
                      <w:ins w:id="706" w:author="Max Lindmark" w:date="2020-05-06T15:06:00Z">
                        <w:rPr>
                          <w:rFonts w:ascii="Cambria Math" w:eastAsiaTheme="minorEastAsia" w:hAnsi="Cambria Math" w:cstheme="minorHAnsi"/>
                          <w:i/>
                          <w:iCs/>
                        </w:rPr>
                      </w:ins>
                    </m:ctrlPr>
                  </m:sSubPr>
                  <m:e>
                    <m:r>
                      <w:ins w:id="707" w:author="Max Lindmark" w:date="2020-05-06T15:06:00Z">
                        <w:rPr>
                          <w:rFonts w:ascii="Cambria Math" w:eastAsiaTheme="minorEastAsia" w:hAnsi="Cambria Math" w:cstheme="minorHAnsi"/>
                        </w:rPr>
                        <m:t>M</m:t>
                      </w:ins>
                    </m:r>
                  </m:e>
                  <m:sub>
                    <m:r>
                      <w:ins w:id="708" w:author="Max Lindmark" w:date="2020-05-06T15:06:00Z">
                        <w:rPr>
                          <w:rFonts w:ascii="Cambria Math" w:eastAsiaTheme="minorEastAsia" w:hAnsi="Cambria Math" w:cstheme="minorHAnsi"/>
                        </w:rPr>
                        <m:t>ij</m:t>
                      </w:ins>
                    </m:r>
                  </m:sub>
                </m:sSub>
                <m:r>
                  <w:ins w:id="709" w:author="Max Lindmark" w:date="2020-05-06T15:06:00Z">
                    <w:rPr>
                      <w:rFonts w:ascii="Cambria Math" w:eastAsiaTheme="minorEastAsia" w:hAnsi="Cambria Math" w:cstheme="minorHAnsi"/>
                      <w:lang w:val="en-GB"/>
                    </w:rPr>
                    <m:t>/</m:t>
                  </w:ins>
                </m:r>
                <m:sSub>
                  <m:sSubPr>
                    <m:ctrlPr>
                      <w:ins w:id="710" w:author="Max Lindmark" w:date="2020-05-06T15:06:00Z">
                        <w:rPr>
                          <w:rFonts w:ascii="Cambria Math" w:eastAsiaTheme="minorEastAsia" w:hAnsi="Cambria Math" w:cstheme="minorHAnsi"/>
                          <w:i/>
                          <w:iCs/>
                        </w:rPr>
                      </w:ins>
                    </m:ctrlPr>
                  </m:sSubPr>
                  <m:e>
                    <m:r>
                      <w:ins w:id="711" w:author="Max Lindmark" w:date="2020-05-06T15:06:00Z">
                        <w:rPr>
                          <w:rFonts w:ascii="Cambria Math" w:eastAsiaTheme="minorEastAsia" w:hAnsi="Cambria Math" w:cstheme="minorHAnsi"/>
                        </w:rPr>
                        <m:t>M</m:t>
                      </w:ins>
                    </m:r>
                  </m:e>
                  <m:sub>
                    <m:r>
                      <w:ins w:id="712" w:author="Max Lindmark" w:date="2020-05-06T15:06:00Z">
                        <w:rPr>
                          <w:rFonts w:ascii="Cambria Math" w:eastAsiaTheme="minorEastAsia" w:hAnsi="Cambria Math" w:cstheme="minorHAnsi"/>
                        </w:rPr>
                        <m:t>mat, ij</m:t>
                      </w:ins>
                    </m:r>
                  </m:sub>
                </m:sSub>
                <m:r>
                  <w:ins w:id="713" w:author="Max Lindmark" w:date="2020-05-06T15:06:00Z">
                    <w:rPr>
                      <w:rFonts w:ascii="Cambria Math" w:eastAsiaTheme="minorEastAsia" w:hAnsi="Cambria Math" w:cstheme="minorHAnsi"/>
                      <w:lang w:val="en-GB"/>
                    </w:rPr>
                    <m:t>)</m:t>
                  </w:ins>
                </m:r>
              </m:e>
            </m:func>
          </m:e>
        </m:acc>
      </m:oMath>
      <w:ins w:id="714"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xml:space="preserve">, and </w:t>
        </w:r>
        <w:r w:rsidR="008638EC" w:rsidRPr="004559BC">
          <w:rPr>
            <w:rFonts w:eastAsiaTheme="minorEastAsia" w:cstheme="minorHAnsi"/>
            <w:lang w:val="en-GB"/>
          </w:rPr>
          <w:lastRenderedPageBreak/>
          <w:t>because we assume there is no interspecific relationship between optimum growth temperature and body mass</w:t>
        </w:r>
        <w:r w:rsidR="008638EC" w:rsidRPr="00972C7F">
          <w:rPr>
            <w:rFonts w:eastAsiaTheme="minorEastAsia" w:cstheme="minorHAnsi"/>
            <w:lang w:val="en-GB"/>
          </w:rPr>
          <w:t>.</w:t>
        </w:r>
      </w:ins>
      <w:ins w:id="715" w:author="Max Lindmark" w:date="2020-05-06T15:05:00Z">
        <w:r w:rsidR="009E4B9C" w:rsidRPr="00210304">
          <w:rPr>
            <w:rFonts w:eastAsiaTheme="minorEastAsia" w:cstheme="minorHAnsi"/>
            <w:iCs/>
            <w:lang w:val="en-US"/>
          </w:rPr>
          <w:t xml:space="preserve"> </w:t>
        </w:r>
      </w:ins>
      <w:del w:id="716"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17"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18"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19" w:author="Max Lindmark" w:date="2020-05-06T15:07:00Z">
        <w:r w:rsidR="008F1870">
          <w:rPr>
            <w:rFonts w:eastAsiaTheme="minorEastAsia" w:cstheme="minorHAnsi"/>
            <w:iCs/>
            <w:lang w:val="en-GB"/>
          </w:rPr>
          <w:t>1</w:t>
        </w:r>
      </w:ins>
      <w:del w:id="720"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21" w:author="Max Lindmark" w:date="2020-05-06T15:03:00Z">
        <w:r w:rsidR="00423A3D">
          <w:rPr>
            <w:rFonts w:cstheme="minorHAnsi"/>
            <w:bCs/>
            <w:lang w:val="en-GB"/>
          </w:rPr>
          <w:t>the model with a random intercept only</w:t>
        </w:r>
      </w:ins>
      <w:del w:id="722"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23" w:author="Max Lindmark" w:date="2020-05-06T15:03:00Z" w:name="move39669855"/>
      <w:moveFrom w:id="724"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23"/>
        <w:del w:id="725" w:author="Max Lindmark" w:date="2020-05-06T15:04:00Z">
          <w:r w:rsidRPr="004559BC" w:rsidDel="00423A3D">
            <w:rPr>
              <w:rFonts w:cstheme="minorHAnsi"/>
              <w:bCs/>
              <w:lang w:val="en-GB"/>
            </w:rPr>
            <w:delText xml:space="preserve"> (</w:delText>
          </w:r>
        </w:del>
        <w:ins w:id="726" w:author="Max Lindmark" w:date="2020-05-06T15:04:00Z">
          <w:r w:rsidR="00423A3D">
            <w:rPr>
              <w:rFonts w:cstheme="minorHAnsi"/>
              <w:bCs/>
              <w:lang w:val="en-GB"/>
            </w:rPr>
            <w:t xml:space="preserve"> (</w:t>
          </w:r>
        </w:ins>
        <w:r w:rsidRPr="004559BC">
          <w:rPr>
            <w:rFonts w:cstheme="minorHAnsi"/>
            <w:bCs/>
            <w:lang w:val="en-GB"/>
          </w:rPr>
          <w:t xml:space="preserve">i.e. </w:t>
        </w:r>
        <w:moveTo w:id="727" w:author="Max Lindmark" w:date="2020-05-06T15:03:00Z">
          <w:moveToRangeStart w:id="728" w:author="Max Lindmark" w:date="2020-05-06T15:03:00Z" w:name="move39669855"/>
          <m:oMath>
            <m:sSub>
              <m:sSubPr>
                <m:ctrlPr>
                  <w:rPr>
                    <w:rFonts w:ascii="Cambria Math" w:hAnsi="Cambria Math" w:cstheme="minorHAnsi"/>
                    <w:bCs/>
                    <w:i/>
                    <w:iCs/>
                  </w:rPr>
                </m:ctrlPr>
              </m:sSubPr>
              <m:e>
                <w:moveTo w:id="729" w:author="Max Lindmark" w:date="2020-05-06T15:03:00Z">
                  <m:r>
                    <w:rPr>
                      <w:rFonts w:ascii="Cambria Math" w:hAnsi="Cambria Math" w:cstheme="minorHAnsi"/>
                    </w:rPr>
                    <m:t>β</m:t>
                  </m:r>
                </w:moveTo>
              </m:e>
              <m:sub>
                <w:moveTo w:id="730" w:author="Max Lindmark" w:date="2020-05-06T15:03:00Z">
                  <m:r>
                    <w:rPr>
                      <w:rFonts w:ascii="Cambria Math" w:hAnsi="Cambria Math" w:cstheme="minorHAnsi"/>
                      <w:lang w:val="en-GB"/>
                    </w:rPr>
                    <m:t>1</m:t>
                  </m:r>
                </w:moveTo>
              </m:sub>
            </m:sSub>
          </m:oMath>
          <w:moveToRangeEnd w:id="728"/>
          <w:ins w:id="731" w:author="Max Lindmark" w:date="2020-05-06T15:04:00Z">
            <w:r w:rsidR="00423A3D" w:rsidRPr="00210304">
              <w:rPr>
                <w:rFonts w:eastAsiaTheme="minorEastAsia" w:cstheme="minorHAnsi"/>
                <w:bCs/>
                <w:iCs/>
                <w:lang w:val="en-US"/>
              </w:rPr>
              <w:t xml:space="preserve"> </w:t>
            </w:r>
          </w:ins>
          <w:r w:rsidRPr="004559BC">
            <w:rPr>
              <w:rFonts w:cstheme="minorHAnsi"/>
              <w:bCs/>
              <w:lang w:val="en-GB"/>
            </w:rPr>
            <w:t xml:space="preserve">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del w:id="732" w:author="Max Lindmark" w:date="2020-05-06T15:06:00Z">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6B9B3D"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We used 3 Markov chains with 1</w:t>
      </w:r>
      <w:ins w:id="733" w:author="Max Lindmark" w:date="2020-04-23T14:40:00Z">
        <w:r w:rsidR="00334C80">
          <w:rPr>
            <w:rFonts w:eastAsiaTheme="minorEastAsia" w:cstheme="minorHAnsi"/>
            <w:lang w:val="en-GB"/>
          </w:rPr>
          <w:t>5</w:t>
        </w:r>
      </w:ins>
      <w:del w:id="734"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735" w:author="Max Lindmark" w:date="2020-04-23T14:39:00Z">
        <w:r w:rsidR="007152C3" w:rsidRPr="00972C7F" w:rsidDel="005A31D6">
          <w:rPr>
            <w:rFonts w:eastAsiaTheme="minorEastAsia" w:cstheme="minorHAnsi"/>
            <w:lang w:val="en-GB"/>
          </w:rPr>
          <w:delText xml:space="preserve">10000 </w:delText>
        </w:r>
      </w:del>
      <w:ins w:id="736"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737" w:author="Max Lindmark" w:date="2020-05-06T15:07:00Z">
        <w:r w:rsidR="007F49DE" w:rsidRPr="00972C7F" w:rsidDel="00CC3519">
          <w:rPr>
            <w:rFonts w:eastAsiaTheme="minorEastAsia" w:cstheme="minorHAnsi"/>
            <w:lang w:val="en-GB"/>
          </w:rPr>
          <w:delText xml:space="preserve">ensures </w:delText>
        </w:r>
      </w:del>
      <w:ins w:id="738" w:author="Max Lindmark" w:date="2020-05-06T15:07:00Z">
        <w:r w:rsidR="00CC3519">
          <w:rPr>
            <w:rFonts w:eastAsiaTheme="minorEastAsia" w:cstheme="minorHAnsi"/>
            <w:lang w:val="en-GB"/>
          </w:rPr>
          <w:t>suggests</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w:t>
      </w:r>
      <w:proofErr w:type="spellStart"/>
      <w:r w:rsidR="008D35D5" w:rsidRPr="008D35D5">
        <w:rPr>
          <w:rFonts w:ascii="Times New Roman" w:cs="Times New Roman"/>
          <w:lang w:val="en-GB"/>
        </w:rPr>
        <w:t>Youngflesh</w:t>
      </w:r>
      <w:proofErr w:type="spellEnd"/>
      <w:r w:rsidR="008D35D5" w:rsidRPr="008D35D5">
        <w:rPr>
          <w:rFonts w:ascii="Times New Roman" w:cs="Times New Roman"/>
          <w:lang w:val="en-GB"/>
        </w:rPr>
        <w:t xml:space="preserve">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w:t>
      </w:r>
      <w:proofErr w:type="spellStart"/>
      <w:r w:rsidR="00273CBE" w:rsidRPr="00273CBE">
        <w:rPr>
          <w:rFonts w:ascii="Times New Roman" w:cs="Times New Roman"/>
          <w:lang w:val="en-GB"/>
        </w:rPr>
        <w:t>Vehtari</w:t>
      </w:r>
      <w:proofErr w:type="spellEnd"/>
      <w:r w:rsidR="00273CBE" w:rsidRPr="00273CBE">
        <w:rPr>
          <w:rFonts w:ascii="Times New Roman" w:cs="Times New Roman"/>
          <w:lang w:val="en-GB"/>
        </w:rPr>
        <w:t xml:space="preserve">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 xml:space="preserve">posterior predictive </w:t>
      </w:r>
      <w:r w:rsidR="008C511C" w:rsidRPr="004559BC">
        <w:rPr>
          <w:rFonts w:cstheme="minorHAnsi"/>
          <w:bCs/>
          <w:lang w:val="en-GB"/>
        </w:rPr>
        <w:lastRenderedPageBreak/>
        <w:t>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739"/>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739"/>
      <w:r w:rsidR="00597E4A">
        <w:rPr>
          <w:rStyle w:val="CommentReference"/>
        </w:rPr>
        <w:commentReference w:id="739"/>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740"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741"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742" w:author="Max Lindmark" w:date="2020-05-06T15:09:00Z">
              <w:rPr>
                <w:highlight w:val="yellow"/>
                <w:lang w:val="en-GB"/>
              </w:rPr>
            </w:rPrChange>
          </w:rPr>
          <w:delText xml:space="preserve">with parameters mean and </w:delText>
        </w:r>
        <w:r w:rsidR="000B4E31" w:rsidRPr="00481A0F" w:rsidDel="00481A0F">
          <w:rPr>
            <w:lang w:val="en-GB"/>
            <w:rPrChange w:id="743"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744"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745" w:author="Max Lindmark" w:date="2020-05-06T15:08:00Z">
              <w:r w:rsidR="00C55974">
                <w:rPr>
                  <w:rFonts w:cstheme="minorHAnsi"/>
                  <w:lang w:val="en-GB"/>
                </w:rPr>
                <w:t>3</w:t>
              </w:r>
            </w:ins>
            <w:del w:id="746" w:author="Max Lindmark" w:date="2020-05-06T15:08:00Z">
              <w:r w:rsidR="00377669" w:rsidRPr="00F70220" w:rsidDel="00C55974">
                <w:rPr>
                  <w:rFonts w:cstheme="minorHAnsi"/>
                  <w:lang w:val="en-GB"/>
                </w:rPr>
                <w:delText>6</w:delText>
              </w:r>
            </w:del>
            <w:r w:rsidR="00377669" w:rsidRPr="00F70220">
              <w:rPr>
                <w:rFonts w:cstheme="minorHAnsi"/>
                <w:lang w:val="en-GB"/>
              </w:rPr>
              <w:t>-</w:t>
            </w:r>
            <w:del w:id="747" w:author="Max Lindmark" w:date="2020-05-06T15:08:00Z">
              <w:r w:rsidR="00377669" w:rsidRPr="00F70220" w:rsidDel="00C55974">
                <w:rPr>
                  <w:rFonts w:cstheme="minorHAnsi"/>
                  <w:lang w:val="en-GB"/>
                </w:rPr>
                <w:delText>8</w:delText>
              </w:r>
            </w:del>
            <w:ins w:id="748"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749"/>
                <m:r>
                  <w:ins w:id="750" w:author="Max Lindmark" w:date="2020-04-23T17:11:00Z">
                    <w:rPr>
                      <w:rFonts w:ascii="Cambria Math" w:hAnsi="Cambria Math" w:cstheme="minorHAnsi"/>
                    </w:rPr>
                    <m:t>5</m:t>
                  </w:ins>
                </m:r>
                <w:commentRangeEnd w:id="749"/>
                <m:r>
                  <w:ins w:id="751" w:author="Max Lindmark" w:date="2020-04-23T17:11:00Z">
                    <m:rPr>
                      <m:sty m:val="p"/>
                    </m:rPr>
                    <w:rPr>
                      <w:rStyle w:val="CommentReference"/>
                    </w:rPr>
                    <w:commentReference w:id="749"/>
                  </w:ins>
                </m:r>
                <w:commentRangeStart w:id="752"/>
                <m:r>
                  <w:del w:id="753" w:author="Max Lindmark" w:date="2020-04-22T17:37:00Z">
                    <w:rPr>
                      <w:rFonts w:ascii="Cambria Math" w:hAnsi="Cambria Math" w:cstheme="minorHAnsi"/>
                    </w:rPr>
                    <m:t>0.5</m:t>
                  </w:del>
                </m:r>
                <w:commentRangeEnd w:id="752"/>
                <m:r>
                  <m:rPr>
                    <m:sty m:val="p"/>
                  </m:rPr>
                  <w:rPr>
                    <w:rStyle w:val="CommentReference"/>
                  </w:rPr>
                  <w:commentReference w:id="752"/>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754" w:author="Max Lindmark" w:date="2020-05-06T16:03:00Z">
              <w:r w:rsidRPr="007F0C50" w:rsidDel="00E6722A">
                <w:rPr>
                  <w:rFonts w:cstheme="minorHAnsi"/>
                </w:rPr>
                <w:delText>mass exponent</w:delText>
              </w:r>
            </w:del>
            <w:proofErr w:type="spellStart"/>
            <w:ins w:id="755" w:author="Max Lindmark" w:date="2020-05-06T16:03: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756"/>
                <m:r>
                  <w:rPr>
                    <w:rFonts w:ascii="Cambria Math" w:hAnsi="Cambria Math" w:cstheme="minorHAnsi"/>
                  </w:rPr>
                  <m:t>(-0.25</m:t>
                </m:r>
                <w:commentRangeEnd w:id="756"/>
                <m:r>
                  <m:rPr>
                    <m:sty m:val="p"/>
                  </m:rPr>
                  <w:rPr>
                    <w:rStyle w:val="CommentReference"/>
                  </w:rPr>
                  <w:commentReference w:id="756"/>
                </m:r>
                <m:r>
                  <w:rPr>
                    <w:rFonts w:ascii="Cambria Math" w:hAnsi="Cambria Math" w:cstheme="minorHAnsi"/>
                  </w:rPr>
                  <m:t xml:space="preserve">, </m:t>
                </m:r>
                <m:r>
                  <w:del w:id="757" w:author="Max Lindmark" w:date="2020-04-22T17:39:00Z">
                    <w:rPr>
                      <w:rFonts w:ascii="Cambria Math" w:hAnsi="Cambria Math" w:cstheme="minorHAnsi"/>
                    </w:rPr>
                    <m:t>0</m:t>
                  </w:del>
                </m:r>
                <m:r>
                  <w:del w:id="758" w:author="Max Lindmark" w:date="2020-04-22T17:38:00Z">
                    <w:rPr>
                      <w:rFonts w:ascii="Cambria Math" w:hAnsi="Cambria Math" w:cstheme="minorHAnsi"/>
                    </w:rPr>
                    <m:t>. 5</m:t>
                  </w:del>
                </m:r>
                <m:r>
                  <w:ins w:id="759"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60"/>
            <w:del w:id="761" w:author="Max Lindmark" w:date="2020-05-06T16:03:00Z">
              <w:r w:rsidRPr="007F0C50" w:rsidDel="0083302E">
                <w:rPr>
                  <w:rFonts w:cstheme="minorHAnsi"/>
                </w:rPr>
                <w:delText xml:space="preserve">activation </w:delText>
              </w:r>
            </w:del>
            <w:proofErr w:type="spellStart"/>
            <w:ins w:id="762" w:author="Max Lindmark" w:date="2020-05-06T16:03:00Z">
              <w:r w:rsidR="0083302E">
                <w:rPr>
                  <w:rFonts w:cstheme="minorHAnsi"/>
                  <w:lang w:val="sv-SE"/>
                </w:rPr>
                <w:t>tem</w:t>
              </w:r>
              <w:proofErr w:type="spellEnd"/>
              <w:r w:rsidR="0083302E">
                <w:rPr>
                  <w:rFonts w:cstheme="minorHAnsi"/>
                </w:rPr>
                <w:t>perature coeffi</w:t>
              </w:r>
              <w:proofErr w:type="spellStart"/>
              <w:r w:rsidR="0083302E">
                <w:rPr>
                  <w:rFonts w:cstheme="minorHAnsi"/>
                  <w:lang w:val="sv-SE"/>
                </w:rPr>
                <w:t>cient</w:t>
              </w:r>
            </w:ins>
            <w:proofErr w:type="spellEnd"/>
            <w:del w:id="763" w:author="Max Lindmark" w:date="2020-05-06T16:03:00Z">
              <w:r w:rsidRPr="007F0C50" w:rsidDel="0083302E">
                <w:rPr>
                  <w:rFonts w:cstheme="minorHAnsi"/>
                </w:rPr>
                <w:delText>energy</w:delText>
              </w:r>
              <w:commentRangeEnd w:id="760"/>
              <w:r w:rsidR="000C4232" w:rsidDel="0083302E">
                <w:rPr>
                  <w:rStyle w:val="CommentReference"/>
                </w:rPr>
                <w:commentReference w:id="760"/>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764" w:author="Max Lindmark" w:date="2020-04-22T17:39:00Z">
                    <w:rPr>
                      <w:rFonts w:ascii="Cambria Math" w:hAnsi="Cambria Math" w:cstheme="minorHAnsi"/>
                    </w:rPr>
                    <m:t>0.5</m:t>
                  </w:del>
                </m:r>
                <m:r>
                  <w:ins w:id="765"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766" w:author="Max Lindmark" w:date="2020-04-22T17:39:00Z">
                    <w:rPr>
                      <w:rFonts w:ascii="Cambria Math" w:hAnsi="Cambria Math" w:cstheme="minorHAnsi"/>
                    </w:rPr>
                    <m:t>0.5</m:t>
                  </w:del>
                </m:r>
                <m:r>
                  <w:ins w:id="767"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768" w:author="Max Lindmark" w:date="2020-05-06T16:04: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del w:id="769"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70"/>
            <w:del w:id="771" w:author="Max Lindmark" w:date="2020-05-06T16:04:00Z">
              <w:r w:rsidRPr="007F0C50" w:rsidDel="00E2212A">
                <w:rPr>
                  <w:rFonts w:cstheme="minorHAnsi"/>
                </w:rPr>
                <w:delText xml:space="preserve">activation </w:delText>
              </w:r>
              <w:commentRangeEnd w:id="770"/>
              <w:r w:rsidR="00093FA1" w:rsidDel="00E2212A">
                <w:rPr>
                  <w:rStyle w:val="CommentReference"/>
                </w:rPr>
                <w:commentReference w:id="770"/>
              </w:r>
              <w:r w:rsidRPr="007F0C50" w:rsidDel="00E2212A">
                <w:rPr>
                  <w:rFonts w:cstheme="minorHAnsi"/>
                </w:rPr>
                <w:delText xml:space="preserve">energy </w:delText>
              </w:r>
            </w:del>
            <w:proofErr w:type="spellStart"/>
            <w:ins w:id="772" w:author="Max Lindmark" w:date="2020-05-06T16:04:00Z">
              <w:r w:rsidR="00E2212A">
                <w:rPr>
                  <w:rFonts w:cstheme="minorHAnsi"/>
                  <w:lang w:val="sv-SE"/>
                </w:rPr>
                <w:t>temperature</w:t>
              </w:r>
              <w:proofErr w:type="spellEnd"/>
              <w:r w:rsidR="00E2212A">
                <w:rPr>
                  <w:rFonts w:cstheme="minorHAnsi"/>
                  <w:lang w:val="sv-SE"/>
                </w:rPr>
                <w:t xml:space="preserve"> </w:t>
              </w:r>
              <w:proofErr w:type="spellStart"/>
              <w:r w:rsidR="00E2212A">
                <w:rPr>
                  <w:rFonts w:cstheme="minorHAnsi"/>
                  <w:lang w:val="sv-SE"/>
                </w:rPr>
                <w:t>coefficient</w:t>
              </w:r>
              <w:proofErr w:type="spellEnd"/>
              <w:r w:rsidR="00E2212A">
                <w:rPr>
                  <w:rFonts w:cstheme="minorHAnsi"/>
                  <w:lang w:val="sv-SE"/>
                </w:rPr>
                <w:t xml:space="preserve">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773" w:author="Max Lindmark" w:date="2020-05-06T15:07:00Z">
              <w:r w:rsidRPr="004559BC" w:rsidDel="00530238">
                <w:rPr>
                  <w:rFonts w:cstheme="minorHAnsi"/>
                  <w:lang w:val="en-GB"/>
                </w:rPr>
                <w:delText xml:space="preserve">Quadratic </w:delText>
              </w:r>
            </w:del>
            <w:ins w:id="774" w:author="Max Lindmark" w:date="2020-05-06T15:07:00Z">
              <w:r w:rsidR="00530238">
                <w:rPr>
                  <w:rFonts w:cstheme="minorHAnsi"/>
                  <w:lang w:val="en-GB"/>
                </w:rPr>
                <w:t>Polynom</w:t>
              </w:r>
            </w:ins>
            <w:ins w:id="775" w:author="Max Lindmark" w:date="2020-05-06T15:08:00Z">
              <w:r w:rsidR="00530238">
                <w:rPr>
                  <w:rFonts w:cstheme="minorHAnsi"/>
                  <w:lang w:val="en-GB"/>
                </w:rPr>
                <w:t>ial</w:t>
              </w:r>
            </w:ins>
            <w:ins w:id="776" w:author="Max Lindmark" w:date="2020-05-06T15:07:00Z">
              <w:r w:rsidR="00530238" w:rsidRPr="004559BC">
                <w:rPr>
                  <w:rFonts w:cstheme="minorHAnsi"/>
                  <w:lang w:val="en-GB"/>
                </w:rPr>
                <w:t xml:space="preserve"> </w:t>
              </w:r>
            </w:ins>
            <w:r w:rsidRPr="004559BC">
              <w:rPr>
                <w:rFonts w:cstheme="minorHAnsi"/>
                <w:lang w:val="en-GB"/>
              </w:rPr>
              <w:t>model</w:t>
            </w:r>
            <w:ins w:id="777" w:author="Max Lindmark" w:date="2020-05-06T15:08:00Z">
              <w:r w:rsidR="00B75EB2">
                <w:rPr>
                  <w:rFonts w:cstheme="minorHAnsi"/>
                  <w:lang w:val="en-GB"/>
                </w:rPr>
                <w:t>s</w:t>
              </w:r>
            </w:ins>
          </w:p>
          <w:p w14:paraId="73D56C3A" w14:textId="6F3AB3EA" w:rsidR="001C2C66" w:rsidRPr="004559BC" w:rsidDel="002C4E80" w:rsidRDefault="001C2C66" w:rsidP="002C4E80">
            <w:pPr>
              <w:spacing w:line="360" w:lineRule="auto"/>
              <w:contextualSpacing/>
              <w:jc w:val="both"/>
              <w:rPr>
                <w:del w:id="778" w:author="Max Lindmark" w:date="2020-05-06T15:08:00Z"/>
                <w:rFonts w:cstheme="minorHAnsi"/>
                <w:b w:val="0"/>
                <w:bCs w:val="0"/>
                <w:lang w:val="en-GB"/>
              </w:rPr>
              <w:pPrChange w:id="779" w:author="Unknown" w:date="2020-05-06T15:08:00Z">
                <w:pPr>
                  <w:spacing w:line="360" w:lineRule="auto"/>
                  <w:contextualSpacing/>
                  <w:jc w:val="both"/>
                </w:pPr>
              </w:pPrChange>
            </w:pPr>
            <w:r w:rsidRPr="00972C7F">
              <w:rPr>
                <w:rFonts w:cstheme="minorHAnsi"/>
                <w:lang w:val="en-GB"/>
              </w:rPr>
              <w:t>for consumption</w:t>
            </w:r>
            <w:r w:rsidR="00100E9B" w:rsidRPr="004559BC">
              <w:rPr>
                <w:rFonts w:cstheme="minorHAnsi"/>
                <w:lang w:val="en-GB"/>
              </w:rPr>
              <w:t xml:space="preserve"> </w:t>
            </w:r>
            <w:del w:id="780"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781" w:author="Max Lindmark" w:date="2020-05-06T15:08:00Z">
              <w:r w:rsidR="0089750D" w:rsidRPr="007F0C50" w:rsidDel="00760C51">
                <w:rPr>
                  <w:rFonts w:cstheme="minorHAnsi"/>
                </w:rPr>
                <w:delText>9</w:delText>
              </w:r>
            </w:del>
            <w:ins w:id="782" w:author="Max Lindmark" w:date="2020-05-06T15:08:00Z">
              <w:r w:rsidR="00760C51">
                <w:rPr>
                  <w:rFonts w:cstheme="minorHAnsi"/>
                  <w:lang w:val="sv-SE"/>
                </w:rPr>
                <w:t>6</w:t>
              </w:r>
            </w:ins>
            <w:r w:rsidRPr="007F0C50">
              <w:rPr>
                <w:rFonts w:cstheme="minorHAnsi"/>
              </w:rPr>
              <w:t>-</w:t>
            </w:r>
            <w:del w:id="783" w:author="Max Lindmark" w:date="2020-05-06T15:08:00Z">
              <w:r w:rsidR="008E6B7A" w:rsidRPr="007F0C50" w:rsidDel="00760C51">
                <w:rPr>
                  <w:rFonts w:cstheme="minorHAnsi"/>
                </w:rPr>
                <w:delText>10</w:delText>
              </w:r>
            </w:del>
            <w:ins w:id="784"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785"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786" w:author="Max Lindmark" w:date="2020-05-06T16:08:00Z"/>
                <w:rFonts w:cstheme="minorHAnsi"/>
              </w:rPr>
            </w:pPr>
          </w:p>
        </w:tc>
        <w:tc>
          <w:tcPr>
            <w:tcW w:w="1309" w:type="dxa"/>
          </w:tcPr>
          <w:p w14:paraId="465702EE" w14:textId="7BB59CA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87" w:author="Max Lindmark" w:date="2020-05-06T16:08:00Z"/>
                <w:rFonts w:ascii="Times New Roman" w:eastAsia="Times New Roman" w:hAnsi="Times New Roman" w:cs="Times New Roman"/>
              </w:rPr>
            </w:pPr>
            <m:oMathPara>
              <m:oMath>
                <m:sSub>
                  <m:sSubPr>
                    <m:ctrlPr>
                      <w:ins w:id="788" w:author="Max Lindmark" w:date="2020-05-06T16:08:00Z">
                        <w:rPr>
                          <w:rFonts w:ascii="Cambria Math" w:hAnsi="Cambria Math" w:cstheme="minorHAnsi"/>
                          <w:i/>
                        </w:rPr>
                      </w:ins>
                    </m:ctrlPr>
                  </m:sSubPr>
                  <m:e>
                    <m:r>
                      <w:ins w:id="789" w:author="Max Lindmark" w:date="2020-05-06T16:08:00Z">
                        <w:rPr>
                          <w:rFonts w:ascii="Cambria Math" w:hAnsi="Cambria Math" w:cstheme="minorHAnsi"/>
                        </w:rPr>
                        <m:t>γ</m:t>
                      </w:ins>
                    </m:r>
                  </m:e>
                  <m:sub>
                    <m:r>
                      <w:ins w:id="790"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1" w:author="Max Lindmark" w:date="2020-05-06T16:08:00Z"/>
                <w:rFonts w:cstheme="minorHAnsi"/>
              </w:rPr>
            </w:pPr>
            <w:ins w:id="792"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3" w:author="Max Lindmark" w:date="2020-05-06T16:08:00Z"/>
                <w:rFonts w:ascii="Times New Roman" w:eastAsia="Times New Roman" w:hAnsi="Times New Roman" w:cs="Times New Roman"/>
              </w:rPr>
            </w:pPr>
            <m:oMathPara>
              <m:oMath>
                <m:r>
                  <w:ins w:id="794"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795" w:author="Max Lindmark" w:date="2020-05-06T16:08:00Z">
                        <w:rPr>
                          <w:rFonts w:ascii="Cambria Math" w:hAnsi="Cambria Math" w:cstheme="minorHAnsi"/>
                          <w:i/>
                        </w:rPr>
                      </w:ins>
                    </m:ctrlPr>
                  </m:sSubPr>
                  <m:e>
                    <m:r>
                      <w:ins w:id="796" w:author="Max Lindmark" w:date="2020-05-06T16:08:00Z">
                        <w:rPr>
                          <w:rFonts w:ascii="Cambria Math" w:hAnsi="Cambria Math" w:cstheme="minorHAnsi"/>
                        </w:rPr>
                        <m:t>γ</m:t>
                      </w:ins>
                    </m:r>
                  </m:e>
                  <m:sub>
                    <m:r>
                      <w:ins w:id="797" w:author="Max Lindmark" w:date="2020-05-06T16:08:00Z">
                        <w:rPr>
                          <w:rFonts w:ascii="Cambria Math" w:hAnsi="Cambria Math" w:cstheme="minorHAnsi"/>
                        </w:rPr>
                        <m:t>4</m:t>
                      </w:ins>
                    </m:r>
                  </m:sub>
                </m:sSub>
                <m:sSub>
                  <m:sSubPr>
                    <m:ctrlPr>
                      <w:del w:id="798" w:author="Max Lindmark" w:date="2020-05-06T16:08:00Z">
                        <w:rPr>
                          <w:rFonts w:ascii="Cambria Math" w:hAnsi="Cambria Math" w:cstheme="minorHAnsi"/>
                          <w:i/>
                        </w:rPr>
                      </w:del>
                    </m:ctrlPr>
                  </m:sSubPr>
                  <m:e>
                    <m:r>
                      <w:del w:id="799" w:author="Max Lindmark" w:date="2020-05-06T16:08:00Z">
                        <w:rPr>
                          <w:rFonts w:ascii="Cambria Math" w:hAnsi="Cambria Math" w:cstheme="minorHAnsi"/>
                        </w:rPr>
                        <m:t>γ</m:t>
                      </w:del>
                    </m:r>
                  </m:e>
                  <m:sub>
                    <m:r>
                      <w:del w:id="800"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ins w:id="801" w:author="Max Lindmark" w:date="2020-05-06T16:08:00Z">
              <w:r>
                <w:rPr>
                  <w:rFonts w:cstheme="minorHAnsi"/>
                  <w:lang w:val="sv-SE"/>
                </w:rPr>
                <w:t>Cubic</w:t>
              </w:r>
              <w:proofErr w:type="spellEnd"/>
              <w:r w:rsidRPr="007F0C50">
                <w:rPr>
                  <w:rFonts w:cstheme="minorHAnsi"/>
                </w:rPr>
                <w:t xml:space="preserve"> temperature coefficient</w:t>
              </w:r>
            </w:ins>
            <w:del w:id="802"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03" w:author="Max Lindmark" w:date="2020-05-06T16:08:00Z">
                    <w:rPr>
                      <w:rFonts w:ascii="Cambria Math" w:hAnsi="Cambria Math" w:cstheme="minorHAnsi"/>
                    </w:rPr>
                    <m:t>N(0, 5)</m:t>
                  </w:ins>
                </m:r>
                <m:r>
                  <w:del w:id="804"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35796F"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Pr="00972C7F">
              <w:rPr>
                <w:rFonts w:cstheme="minorHAnsi"/>
                <w:lang w:val="en-GB"/>
              </w:rPr>
              <w:t xml:space="preserve"> model</w:t>
            </w:r>
            <w:ins w:id="805"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06" w:author="Max Lindmark" w:date="2020-05-06T15:09:00Z">
              <w:r>
                <w:rPr>
                  <w:rFonts w:cstheme="minorHAnsi"/>
                  <w:lang w:val="en-GB"/>
                </w:rPr>
                <w:t>9</w:t>
              </w:r>
            </w:ins>
            <w:del w:id="807" w:author="Max Lindmark" w:date="2020-05-06T15:09:00Z">
              <w:r w:rsidRPr="00972C7F" w:rsidDel="00D5699E">
                <w:rPr>
                  <w:rFonts w:cstheme="minorHAnsi"/>
                  <w:lang w:val="en-GB"/>
                </w:rPr>
                <w:delText>1</w:delText>
              </w:r>
            </w:del>
            <w:r w:rsidRPr="00972C7F">
              <w:rPr>
                <w:rFonts w:cstheme="minorHAnsi"/>
                <w:lang w:val="en-GB"/>
              </w:rPr>
              <w:t>-</w:t>
            </w:r>
            <w:del w:id="808" w:author="Max Lindmark" w:date="2020-05-06T15:09:00Z">
              <w:r w:rsidRPr="00972C7F" w:rsidDel="00D5699E">
                <w:rPr>
                  <w:rFonts w:cstheme="minorHAnsi"/>
                  <w:lang w:val="en-GB"/>
                </w:rPr>
                <w:delText>3</w:delText>
              </w:r>
            </w:del>
            <w:ins w:id="809"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commentRangeStart w:id="810"/>
      <w:r w:rsidRPr="00972C7F">
        <w:rPr>
          <w:rFonts w:cstheme="minorHAnsi"/>
          <w:b/>
          <w:lang w:val="en-GB"/>
        </w:rPr>
        <w:lastRenderedPageBreak/>
        <w:t>Results</w:t>
      </w:r>
      <w:commentRangeEnd w:id="810"/>
      <w:r w:rsidR="000B5D8C">
        <w:rPr>
          <w:rStyle w:val="CommentReference"/>
        </w:rPr>
        <w:commentReference w:id="810"/>
      </w:r>
    </w:p>
    <w:p w14:paraId="2F9A5CE5" w14:textId="22C421A0" w:rsidR="00F85DA2" w:rsidRDefault="004C50CB" w:rsidP="00B76DA8">
      <w:pPr>
        <w:spacing w:line="480" w:lineRule="auto"/>
        <w:contextualSpacing/>
        <w:jc w:val="both"/>
        <w:rPr>
          <w:rFonts w:eastAsiaTheme="minorEastAsia" w:cstheme="minorHAnsi"/>
          <w:lang w:val="en-GB"/>
        </w:rPr>
      </w:pPr>
      <w:ins w:id="811" w:author="Max Lindmark" w:date="2020-05-08T10:48:00Z">
        <w:r>
          <w:rPr>
            <w:rFonts w:cstheme="minorHAnsi"/>
            <w:lang w:val="en-GB"/>
          </w:rPr>
          <w:t>T</w:t>
        </w:r>
      </w:ins>
      <w:r w:rsidR="00F85DA2" w:rsidRPr="00310C9B">
        <w:rPr>
          <w:rFonts w:cstheme="minorHAnsi"/>
          <w:lang w:val="en-GB"/>
        </w:rPr>
        <w:t xml:space="preserve">he </w:t>
      </w:r>
      <w:del w:id="812"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at below optimum temperatures </w:t>
      </w:r>
      <w:ins w:id="813" w:author="Max Lindmark" w:date="2020-05-08T12:43:00Z">
        <w:r w:rsidR="007A0018">
          <w:rPr>
            <w:rFonts w:cstheme="minorHAnsi"/>
            <w:lang w:val="en-GB"/>
          </w:rPr>
          <w:t xml:space="preserve">for an unmeasured fish </w:t>
        </w:r>
        <w:r w:rsidR="0011737F">
          <w:rPr>
            <w:rFonts w:cstheme="minorHAnsi"/>
            <w:lang w:val="en-GB"/>
          </w:rPr>
          <w:t xml:space="preserve">(the </w:t>
        </w:r>
        <w:r w:rsidR="001053FE">
          <w:rPr>
            <w:rFonts w:cstheme="minorHAnsi"/>
            <w:lang w:val="en-GB"/>
          </w:rPr>
          <w:t>global model</w:t>
        </w:r>
        <w:r w:rsidR="0011737F">
          <w:rPr>
            <w:rFonts w:cstheme="minorHAnsi"/>
            <w:lang w:val="en-GB"/>
          </w:rPr>
          <w:t xml:space="preserve">) </w:t>
        </w:r>
      </w:ins>
      <w:r w:rsidR="00F85DA2" w:rsidRPr="00972C7F">
        <w:rPr>
          <w:rFonts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m:t>
        </m:r>
        <m:r>
          <w:ins w:id="814" w:author="Max Lindmark" w:date="2020-05-08T13:22:00Z">
            <w:rPr>
              <w:rFonts w:ascii="Cambria Math" w:hAnsi="Cambria Math" w:cstheme="minorHAnsi"/>
              <w:lang w:val="en-GB"/>
            </w:rPr>
            <m:t>7</m:t>
          </w:ins>
        </m:r>
        <m:r>
          <w:rPr>
            <w:rFonts w:ascii="Cambria Math" w:hAnsi="Cambria Math" w:cstheme="minorHAnsi"/>
            <w:lang w:val="en-GB"/>
          </w:rPr>
          <m:t>-0.3</m:t>
        </m:r>
        <m:r>
          <w:ins w:id="815"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816" w:author="Max Lindmark" w:date="2020-05-08T13:23:00Z">
            <w:rPr>
              <w:rFonts w:ascii="Cambria Math" w:hAnsi="Cambria Math" w:cstheme="minorHAnsi"/>
              <w:lang w:val="en-GB"/>
            </w:rPr>
            <m:t>6</m:t>
          </w:del>
        </m:r>
        <m:r>
          <w:ins w:id="817" w:author="Max Lindmark" w:date="2020-05-08T13:23:00Z">
            <w:rPr>
              <w:rFonts w:ascii="Cambria Math" w:hAnsi="Cambria Math" w:cstheme="minorHAnsi"/>
              <w:lang w:val="en-GB"/>
            </w:rPr>
            <m:t>3</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m:t>
        </m:r>
        <m:r>
          <w:ins w:id="818" w:author="Max Lindmark" w:date="2020-05-08T13:23:00Z">
            <w:rPr>
              <w:rFonts w:ascii="Cambria Math" w:hAnsi="Cambria Math" w:cstheme="minorHAnsi"/>
              <w:lang w:val="en-GB"/>
            </w:rPr>
            <m:t>0</m:t>
          </w:ins>
        </m:r>
        <m:r>
          <w:del w:id="819" w:author="Max Lindmark" w:date="2020-05-08T13:23:00Z">
            <w:rPr>
              <w:rFonts w:ascii="Cambria Math" w:hAnsi="Cambria Math" w:cstheme="minorHAnsi"/>
              <w:lang w:val="en-GB"/>
            </w:rPr>
            <m:t>2</m:t>
          </w:del>
        </m:r>
        <m:r>
          <w:ins w:id="820" w:author="Max Lindmark" w:date="2020-05-08T13:23:00Z">
            <w:rPr>
              <w:rFonts w:ascii="Cambria Math" w:hAnsi="Cambria Math" w:cstheme="minorHAnsi"/>
              <w:lang w:val="en-GB"/>
            </w:rPr>
            <m:t>44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w:t>
      </w:r>
      <w:del w:id="821" w:author="Max Lindmark" w:date="2020-05-08T13:28:00Z">
        <w:r w:rsidR="002D4BEE" w:rsidRPr="004559BC" w:rsidDel="003336DC">
          <w:rPr>
            <w:rFonts w:eastAsiaTheme="minorEastAsia" w:cstheme="minorHAnsi"/>
            <w:lang w:val="en-GB"/>
          </w:rPr>
          <w:delText>3</w:delText>
        </w:r>
      </w:del>
      <w:ins w:id="822"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del w:id="823"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824"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825" w:author="Max Lindmark" w:date="2020-05-08T13:27:00Z">
        <w:r w:rsidR="00B80FF6">
          <w:rPr>
            <w:rFonts w:eastAsiaTheme="minorEastAsia" w:cstheme="minorHAnsi"/>
            <w:lang w:val="en-GB"/>
          </w:rPr>
          <w:t xml:space="preserve">however small and </w:t>
        </w:r>
      </w:ins>
      <w:r w:rsidR="001B5BAF" w:rsidRPr="004559BC">
        <w:rPr>
          <w:rFonts w:eastAsiaTheme="minorEastAsia" w:cstheme="minorHAnsi"/>
          <w:lang w:val="en-GB"/>
        </w:rPr>
        <w:t>uncertain</w:t>
      </w:r>
      <w:r w:rsidR="00F85DA2" w:rsidRPr="004559BC">
        <w:rPr>
          <w:rFonts w:eastAsiaTheme="minorEastAsia" w:cstheme="minorHAnsi"/>
          <w:lang w:val="en-GB"/>
        </w:rPr>
        <w:t xml:space="preserve"> </w:t>
      </w:r>
      <w:r w:rsidR="001B5BAF" w:rsidRPr="004559BC">
        <w:rPr>
          <w:rFonts w:eastAsiaTheme="minorEastAsia" w:cstheme="minorHAnsi"/>
          <w:lang w:val="en-GB"/>
        </w:rPr>
        <w:t>(</w:t>
      </w:r>
      <w:r w:rsidR="00F85DA2" w:rsidRPr="004559BC">
        <w:rPr>
          <w:rFonts w:eastAsiaTheme="minorEastAsia" w:cstheme="minorHAnsi"/>
          <w:lang w:val="en-GB"/>
        </w:rPr>
        <w:t>-0.0</w:t>
      </w:r>
      <w:ins w:id="826" w:author="Max Lindmark" w:date="2020-05-08T13:26:00Z">
        <w:r w:rsidR="00747160">
          <w:rPr>
            <w:rFonts w:eastAsiaTheme="minorEastAsia" w:cstheme="minorHAnsi"/>
            <w:lang w:val="en-GB"/>
          </w:rPr>
          <w:t>0</w:t>
        </w:r>
      </w:ins>
      <w:del w:id="827" w:author="Max Lindmark" w:date="2020-05-08T13:26:00Z">
        <w:r w:rsidR="00F85DA2" w:rsidRPr="004559BC" w:rsidDel="00747160">
          <w:rPr>
            <w:rFonts w:eastAsiaTheme="minorEastAsia" w:cstheme="minorHAnsi"/>
            <w:lang w:val="en-GB"/>
          </w:rPr>
          <w:delText>2</w:delText>
        </w:r>
      </w:del>
      <w:ins w:id="828" w:author="Max Lindmark" w:date="2020-05-08T13:26:00Z">
        <w:r w:rsidR="00747160">
          <w:rPr>
            <w:rFonts w:eastAsiaTheme="minorEastAsia" w:cstheme="minorHAnsi"/>
            <w:lang w:val="en-GB"/>
          </w:rPr>
          <w:t>44</w:t>
        </w:r>
      </w:ins>
      <w:r w:rsidR="00F85DA2" w:rsidRPr="004559BC">
        <w:rPr>
          <w:rFonts w:eastAsiaTheme="minorEastAsia" w:cstheme="minorHAnsi"/>
          <w:lang w:val="en-GB"/>
        </w:rPr>
        <w:t xml:space="preserve"> [-0.</w:t>
      </w:r>
      <w:ins w:id="829" w:author="Max Lindmark" w:date="2020-05-08T13:26:00Z">
        <w:r w:rsidR="00222265">
          <w:rPr>
            <w:rFonts w:eastAsiaTheme="minorEastAsia" w:cstheme="minorHAnsi"/>
            <w:lang w:val="en-GB"/>
          </w:rPr>
          <w:t>067</w:t>
        </w:r>
      </w:ins>
      <w:del w:id="830" w:author="Max Lindmark" w:date="2020-05-08T13:26:00Z">
        <w:r w:rsidR="00F85DA2" w:rsidRPr="004559BC" w:rsidDel="00222265">
          <w:rPr>
            <w:rFonts w:eastAsiaTheme="minorEastAsia" w:cstheme="minorHAnsi"/>
            <w:lang w:val="en-GB"/>
          </w:rPr>
          <w:delText>1</w:delText>
        </w:r>
      </w:del>
      <w:r w:rsidR="00F85DA2" w:rsidRPr="004559BC">
        <w:rPr>
          <w:rFonts w:eastAsiaTheme="minorEastAsia" w:cstheme="minorHAnsi"/>
          <w:lang w:val="en-GB"/>
        </w:rPr>
        <w:t>, 0.0</w:t>
      </w:r>
      <w:del w:id="831" w:author="Max Lindmark" w:date="2020-05-08T13:27:00Z">
        <w:r w:rsidR="00F85DA2" w:rsidRPr="004559BC" w:rsidDel="004D57C2">
          <w:rPr>
            <w:rFonts w:eastAsiaTheme="minorEastAsia" w:cstheme="minorHAnsi"/>
            <w:lang w:val="en-GB"/>
          </w:rPr>
          <w:delText>6</w:delText>
        </w:r>
      </w:del>
      <w:ins w:id="832" w:author="Max Lindmark" w:date="2020-05-08T13:27:00Z">
        <w:r w:rsidR="004D57C2">
          <w:rPr>
            <w:rFonts w:eastAsiaTheme="minorEastAsia" w:cstheme="minorHAnsi"/>
            <w:lang w:val="en-GB"/>
          </w:rPr>
          <w:t>7</w:t>
        </w:r>
      </w:ins>
      <w:r w:rsidR="00F85DA2" w:rsidRPr="004559BC">
        <w:rPr>
          <w:rFonts w:eastAsiaTheme="minorEastAsia" w:cstheme="minorHAnsi"/>
          <w:lang w:val="en-GB"/>
        </w:rPr>
        <w:t>]</w:t>
      </w:r>
      <w:r w:rsidR="001B5BAF" w:rsidRPr="004559BC">
        <w:rPr>
          <w:rFonts w:eastAsiaTheme="minorEastAsia" w:cstheme="minorHAnsi"/>
          <w:lang w:val="en-GB"/>
        </w:rPr>
        <w:t>)</w:t>
      </w:r>
      <w:del w:id="833"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834"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835" w:author="Max Lindmark" w:date="2020-05-08T13:27:00Z">
        <w:r w:rsidR="007909F5">
          <w:rPr>
            <w:rFonts w:eastAsiaTheme="minorEastAsia" w:cstheme="minorHAnsi"/>
            <w:lang w:val="en-GB"/>
          </w:rPr>
          <w:t xml:space="preserve">, </w:t>
        </w:r>
      </w:ins>
      <w:del w:id="836"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837" w:author="Max Lindmark" w:date="2020-05-08T13:28:00Z">
        <w:r w:rsidR="005F09E2" w:rsidRPr="004559BC" w:rsidDel="007909F5">
          <w:rPr>
            <w:rFonts w:eastAsiaTheme="minorEastAsia" w:cstheme="minorHAnsi"/>
            <w:lang w:val="en-GB"/>
          </w:rPr>
          <w:delText>]</w:delText>
        </w:r>
      </w:del>
      <w:ins w:id="838"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839" w:author="Max Lindmark" w:date="2020-05-08T13:28:00Z">
        <w:r w:rsidR="00EF102B">
          <w:rPr>
            <w:rFonts w:eastAsiaTheme="minorEastAsia" w:cstheme="minorHAnsi"/>
            <w:lang w:val="en-GB"/>
          </w:rPr>
          <w:t>;</w:t>
        </w:r>
      </w:ins>
      <w:del w:id="840"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We estimate the mass-scaling exponent of growth to be -0.3</w:t>
      </w:r>
      <w:ins w:id="841"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842" w:author="Max Lindmark" w:date="2020-05-08T13:29:00Z">
        <w:r w:rsidR="00F85DA2" w:rsidRPr="00972C7F" w:rsidDel="00905F7B">
          <w:rPr>
            <w:rFonts w:eastAsiaTheme="minorEastAsia" w:cstheme="minorHAnsi"/>
            <w:lang w:val="en-GB"/>
          </w:rPr>
          <w:delText>43</w:delText>
        </w:r>
      </w:del>
      <w:ins w:id="843"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844" w:author="Max Lindmark" w:date="2020-05-08T13:29:00Z">
        <w:r w:rsidR="00F85DA2" w:rsidRPr="00972C7F" w:rsidDel="00905F7B">
          <w:rPr>
            <w:rFonts w:eastAsiaTheme="minorEastAsia" w:cstheme="minorHAnsi"/>
            <w:lang w:val="en-GB"/>
          </w:rPr>
          <w:delText>17</w:delText>
        </w:r>
      </w:del>
      <w:ins w:id="845" w:author="Max Lindmark" w:date="2020-05-08T13:29:00Z">
        <w:r w:rsidR="00905F7B">
          <w:rPr>
            <w:rFonts w:eastAsiaTheme="minorEastAsia" w:cstheme="minorHAnsi"/>
            <w:lang w:val="en-GB"/>
          </w:rPr>
          <w:t>2</w:t>
        </w:r>
        <w:r w:rsidR="00D60823">
          <w:rPr>
            <w:rFonts w:eastAsiaTheme="minorEastAsia" w:cstheme="minorHAnsi"/>
            <w:lang w:val="en-GB"/>
          </w:rPr>
          <w:t>2</w:t>
        </w:r>
      </w:ins>
      <w:r w:rsidR="00F85DA2" w:rsidRPr="00972C7F">
        <w:rPr>
          <w:rFonts w:eastAsiaTheme="minorEastAsia" w:cstheme="minorHAnsi"/>
          <w:lang w:val="en-GB"/>
        </w:rPr>
        <w:t>]</w:t>
      </w:r>
      <w:ins w:id="846" w:author="Max Lindmark" w:date="2020-05-08T13:32:00Z">
        <w:r w:rsidR="009E334E">
          <w:rPr>
            <w:rFonts w:eastAsiaTheme="minorEastAsia" w:cstheme="minorHAnsi"/>
            <w:lang w:val="en-GB"/>
          </w:rPr>
          <w:t xml:space="preserve">, where </w:t>
        </w:r>
        <w:r w:rsidR="009E334E" w:rsidRPr="00310C9B">
          <w:rPr>
            <w:rFonts w:eastAsiaTheme="minorEastAsia" w:cstheme="minorHAnsi"/>
            <w:lang w:val="en-GB"/>
          </w:rPr>
          <w:t xml:space="preserve">Bayesian 95% credible intervals </w:t>
        </w:r>
        <w:r w:rsidR="009E334E">
          <w:rPr>
            <w:rFonts w:eastAsiaTheme="minorEastAsia" w:cstheme="minorHAnsi"/>
            <w:lang w:val="en-GB"/>
          </w:rPr>
          <w:t xml:space="preserve">are </w:t>
        </w:r>
        <w:r w:rsidR="009E334E" w:rsidRPr="00310C9B">
          <w:rPr>
            <w:rFonts w:eastAsiaTheme="minorEastAsia" w:cstheme="minorHAnsi"/>
            <w:lang w:val="en-GB"/>
          </w:rPr>
          <w:t>indicated in square brackets</w:t>
        </w:r>
      </w:ins>
      <w:r w:rsidR="00F85DA2" w:rsidRPr="00972C7F">
        <w:rPr>
          <w:rFonts w:eastAsiaTheme="minorEastAsia" w:cstheme="minorHAnsi"/>
          <w:lang w:val="en-GB"/>
        </w:rPr>
        <w:t xml:space="preserve">. </w:t>
      </w:r>
      <w:r w:rsidR="00F85DA2" w:rsidRPr="004559BC">
        <w:rPr>
          <w:rFonts w:eastAsiaTheme="minorEastAsia" w:cstheme="minorHAnsi"/>
          <w:lang w:val="en-GB"/>
        </w:rPr>
        <w:t>T</w:t>
      </w:r>
      <w:r w:rsidR="00F85DA2" w:rsidRPr="00972C7F">
        <w:rPr>
          <w:rFonts w:eastAsiaTheme="minorEastAsia" w:cstheme="minorHAnsi"/>
          <w:lang w:val="en-GB"/>
        </w:rPr>
        <w:t>he activation energy</w:t>
      </w:r>
      <w:ins w:id="847" w:author="Max Lindmark" w:date="2020-05-08T13:30:00Z">
        <w:r w:rsidR="00923128">
          <w:rPr>
            <w:rFonts w:eastAsiaTheme="minorEastAsia" w:cstheme="minorHAnsi"/>
            <w:lang w:val="en-GB"/>
          </w:rPr>
          <w:t xml:space="preserve"> (-</w:t>
        </w:r>
      </w:ins>
      <m:oMath>
        <m:sSub>
          <m:sSubPr>
            <m:ctrlPr>
              <w:ins w:id="848" w:author="Max Lindmark" w:date="2020-05-08T13:30:00Z">
                <w:rPr>
                  <w:rFonts w:ascii="Cambria Math" w:eastAsiaTheme="minorEastAsia" w:hAnsi="Cambria Math" w:cstheme="minorHAnsi"/>
                  <w:i/>
                  <w:lang w:val="en-GB"/>
                </w:rPr>
              </w:ins>
            </m:ctrlPr>
          </m:sSubPr>
          <m:e>
            <m:r>
              <w:ins w:id="849" w:author="Max Lindmark" w:date="2020-05-08T13:30:00Z">
                <w:rPr>
                  <w:rFonts w:ascii="Cambria Math" w:eastAsiaTheme="minorEastAsia" w:hAnsi="Cambria Math" w:cstheme="minorHAnsi"/>
                  <w:lang w:val="en-GB"/>
                </w:rPr>
                <m:t>μ</m:t>
              </w:ins>
            </m:r>
          </m:e>
          <m:sub>
            <m:sSub>
              <m:sSubPr>
                <m:ctrlPr>
                  <w:ins w:id="850" w:author="Max Lindmark" w:date="2020-05-08T13:30:00Z">
                    <w:rPr>
                      <w:rFonts w:ascii="Cambria Math" w:hAnsi="Cambria Math" w:cstheme="minorHAnsi"/>
                      <w:i/>
                    </w:rPr>
                  </w:ins>
                </m:ctrlPr>
              </m:sSubPr>
              <m:e>
                <m:r>
                  <w:ins w:id="851" w:author="Max Lindmark" w:date="2020-05-08T13:30:00Z">
                    <w:rPr>
                      <w:rFonts w:ascii="Cambria Math" w:hAnsi="Cambria Math" w:cstheme="minorHAnsi"/>
                    </w:rPr>
                    <m:t>β</m:t>
                  </w:ins>
                </m:r>
              </m:e>
              <m:sub>
                <m:r>
                  <w:ins w:id="852" w:author="Max Lindmark" w:date="2020-05-08T13:30:00Z">
                    <w:rPr>
                      <w:rFonts w:ascii="Cambria Math" w:hAnsi="Cambria Math" w:cstheme="minorHAnsi"/>
                    </w:rPr>
                    <m:t>2</m:t>
                  </w:ins>
                </m:r>
              </m:sub>
            </m:sSub>
          </m:sub>
        </m:sSub>
      </m:oMath>
      <w:ins w:id="853" w:author="Max Lindmark" w:date="2020-05-08T13:30:00Z">
        <w:r w:rsidR="00923128">
          <w:rPr>
            <w:rFonts w:eastAsiaTheme="minorEastAsia" w:cstheme="minorHAnsi"/>
            <w:lang w:val="en-GB"/>
          </w:rPr>
          <w:t>)</w:t>
        </w:r>
      </w:ins>
      <w:del w:id="854"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855" w:author="Max Lindmark" w:date="2020-05-08T13:30:00Z">
            <w:rPr>
              <w:rFonts w:ascii="Cambria Math" w:eastAsiaTheme="minorEastAsia" w:hAnsi="Cambria Math" w:cstheme="minorHAnsi"/>
            </w:rPr>
            <m:t>E</m:t>
          </w:del>
        </m:r>
      </m:oMath>
      <w:del w:id="856"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del w:id="857" w:author="Max Lindmark" w:date="2020-05-08T13:31:00Z">
        <w:r w:rsidR="00F85DA2" w:rsidRPr="00972C7F" w:rsidDel="00E37771">
          <w:rPr>
            <w:rFonts w:eastAsiaTheme="minorEastAsia" w:cstheme="minorHAnsi"/>
            <w:lang w:val="en-GB"/>
          </w:rPr>
          <w:delText>6</w:delText>
        </w:r>
      </w:del>
      <w:ins w:id="858" w:author="Max Lindmark" w:date="2020-05-08T13:31:00Z">
        <w:r w:rsidR="00E37771">
          <w:rPr>
            <w:rFonts w:eastAsiaTheme="minorEastAsia" w:cstheme="minorHAnsi"/>
            <w:lang w:val="en-GB"/>
          </w:rPr>
          <w:t>3</w:t>
        </w:r>
      </w:ins>
      <w:r w:rsidR="00F85DA2" w:rsidRPr="00972C7F">
        <w:rPr>
          <w:rFonts w:eastAsiaTheme="minorEastAsia" w:cstheme="minorHAnsi"/>
          <w:lang w:val="en-GB"/>
        </w:rPr>
        <w:t xml:space="preserve"> [-0.9</w:t>
      </w:r>
      <w:del w:id="859" w:author="Max Lindmark" w:date="2020-05-08T13:31:00Z">
        <w:r w:rsidR="00F85DA2" w:rsidRPr="00972C7F" w:rsidDel="00F03C2C">
          <w:rPr>
            <w:rFonts w:eastAsiaTheme="minorEastAsia" w:cstheme="minorHAnsi"/>
            <w:lang w:val="en-GB"/>
          </w:rPr>
          <w:delText>9</w:delText>
        </w:r>
      </w:del>
      <w:ins w:id="860"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del w:id="861" w:author="Max Lindmark" w:date="2020-05-08T13:31:00Z">
        <w:r w:rsidR="00F85DA2" w:rsidRPr="00972C7F" w:rsidDel="00F03C2C">
          <w:rPr>
            <w:rFonts w:eastAsiaTheme="minorEastAsia" w:cstheme="minorHAnsi"/>
            <w:lang w:val="en-GB"/>
          </w:rPr>
          <w:delText>4</w:delText>
        </w:r>
      </w:del>
      <w:ins w:id="862"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This </w:t>
      </w:r>
      <w:commentRangeStart w:id="863"/>
      <w:commentRangeStart w:id="864"/>
      <w:r w:rsidR="00F85DA2" w:rsidRPr="00972C7F">
        <w:rPr>
          <w:rFonts w:eastAsiaTheme="minorEastAsia" w:cstheme="minorHAnsi"/>
          <w:lang w:val="en-GB"/>
        </w:rPr>
        <w:t xml:space="preserve">is lower, i.e. more temperature-sensitive, than what is typically found for metabolic rate </w:t>
      </w:r>
      <w:r w:rsidR="00F85DA2" w:rsidRPr="00BE6D08">
        <w:rPr>
          <w:rFonts w:eastAsiaTheme="minorEastAsia" w:cstheme="minorHAnsi"/>
        </w:rPr>
        <w:fldChar w:fldCharType="begin"/>
      </w:r>
      <w:r w:rsidR="00F85DA2"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00F85DA2"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85DA2" w:rsidRPr="00BE6D08">
        <w:rPr>
          <w:rFonts w:eastAsiaTheme="minorEastAsia" w:cstheme="minorHAnsi"/>
        </w:rPr>
        <w:fldChar w:fldCharType="separate"/>
      </w:r>
      <w:r w:rsidR="00F85DA2" w:rsidRPr="0044238B">
        <w:rPr>
          <w:lang w:val="en-GB"/>
        </w:rPr>
        <w:t xml:space="preserve">(Downs </w:t>
      </w:r>
      <w:r w:rsidR="00F85DA2" w:rsidRPr="0044238B">
        <w:rPr>
          <w:i/>
          <w:iCs/>
          <w:lang w:val="en-GB"/>
        </w:rPr>
        <w:t>et al.</w:t>
      </w:r>
      <w:r w:rsidR="00F85DA2" w:rsidRPr="0044238B">
        <w:rPr>
          <w:lang w:val="en-GB"/>
        </w:rPr>
        <w:t xml:space="preserve"> 2008)</w:t>
      </w:r>
      <w:r w:rsidR="00F85DA2" w:rsidRPr="00BE6D08">
        <w:rPr>
          <w:rFonts w:eastAsiaTheme="minorEastAsia" w:cstheme="minorHAnsi"/>
        </w:rPr>
        <w:fldChar w:fldCharType="end"/>
      </w:r>
      <w:r w:rsidR="00F85DA2" w:rsidRPr="002D70E2">
        <w:rPr>
          <w:rFonts w:eastAsiaTheme="minorEastAsia" w:cstheme="minorHAnsi"/>
          <w:lang w:val="en-GB"/>
        </w:rPr>
        <w:t xml:space="preserve"> and for growth based on field data </w:t>
      </w:r>
      <w:r w:rsidR="00F85DA2" w:rsidRPr="00E86C7C">
        <w:rPr>
          <w:rFonts w:eastAsiaTheme="minorEastAsia" w:cstheme="minorHAnsi"/>
        </w:rPr>
        <w:fldChar w:fldCharType="begin"/>
      </w:r>
      <w:r w:rsidR="00F85DA2"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F85DA2" w:rsidRPr="00E86C7C">
        <w:rPr>
          <w:rFonts w:eastAsiaTheme="minorEastAsia" w:cstheme="minorHAnsi"/>
        </w:rPr>
        <w:fldChar w:fldCharType="separate"/>
      </w:r>
      <w:r w:rsidR="00F85DA2" w:rsidRPr="00E86C7C">
        <w:rPr>
          <w:lang w:val="en-GB"/>
        </w:rPr>
        <w:t>(</w:t>
      </w:r>
      <w:proofErr w:type="spellStart"/>
      <w:r w:rsidR="00F85DA2" w:rsidRPr="00E86C7C">
        <w:rPr>
          <w:lang w:val="en-GB"/>
        </w:rPr>
        <w:t>Sibly</w:t>
      </w:r>
      <w:proofErr w:type="spellEnd"/>
      <w:r w:rsidR="00F85DA2" w:rsidRPr="00E86C7C">
        <w:rPr>
          <w:lang w:val="en-GB"/>
        </w:rPr>
        <w:t xml:space="preserve"> </w:t>
      </w:r>
      <w:r w:rsidR="00F85DA2" w:rsidRPr="00E86C7C">
        <w:rPr>
          <w:i/>
          <w:iCs/>
          <w:lang w:val="en-GB"/>
        </w:rPr>
        <w:t>et al.</w:t>
      </w:r>
      <w:r w:rsidR="00F85DA2" w:rsidRPr="00E86C7C">
        <w:rPr>
          <w:lang w:val="en-GB"/>
        </w:rPr>
        <w:t xml:space="preserve"> 2015)</w:t>
      </w:r>
      <w:r w:rsidR="00F85DA2" w:rsidRPr="00E86C7C">
        <w:rPr>
          <w:rFonts w:eastAsiaTheme="minorEastAsia" w:cstheme="minorHAnsi"/>
        </w:rPr>
        <w:fldChar w:fldCharType="end"/>
      </w:r>
      <w:del w:id="865"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866"/>
      <w:r w:rsidR="00F85DA2" w:rsidRPr="00972C7F">
        <w:rPr>
          <w:rFonts w:eastAsiaTheme="minorEastAsia" w:cstheme="minorHAnsi"/>
          <w:lang w:val="en-GB"/>
        </w:rPr>
        <w:t>.</w:t>
      </w:r>
      <w:commentRangeEnd w:id="863"/>
      <w:r w:rsidR="00F85DA2" w:rsidRPr="00DF0177">
        <w:rPr>
          <w:rStyle w:val="CommentReference"/>
        </w:rPr>
        <w:commentReference w:id="863"/>
      </w:r>
      <w:commentRangeEnd w:id="864"/>
      <w:r w:rsidR="00F85DA2" w:rsidRPr="004559BC">
        <w:rPr>
          <w:rFonts w:eastAsiaTheme="minorEastAsia" w:cstheme="minorHAnsi"/>
          <w:lang w:val="en-GB"/>
        </w:rPr>
        <w:t xml:space="preserve"> </w:t>
      </w:r>
      <w:r w:rsidR="00F85DA2" w:rsidRPr="00DF0177">
        <w:rPr>
          <w:rStyle w:val="CommentReference"/>
        </w:rPr>
        <w:commentReference w:id="864"/>
      </w:r>
      <w:commentRangeEnd w:id="866"/>
      <w:r w:rsidR="00BB38CF">
        <w:rPr>
          <w:rStyle w:val="CommentReference"/>
        </w:rPr>
        <w:commentReference w:id="866"/>
      </w:r>
      <w:del w:id="867"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868" w:author="Max Lindmark" w:date="2020-05-08T13:34:00Z">
        <w:r w:rsidR="00F85DA2" w:rsidRPr="004559BC" w:rsidDel="006E2290">
          <w:rPr>
            <w:rFonts w:eastAsiaTheme="minorEastAsia" w:cstheme="minorHAnsi"/>
            <w:lang w:val="en-GB"/>
          </w:rPr>
          <w:delText>5</w:delText>
        </w:r>
      </w:del>
      <m:oMath>
        <m:r>
          <w:del w:id="869" w:author="Max Lindmark" w:date="2020-05-08T13:35:00Z">
            <w:rPr>
              <w:rFonts w:ascii="Cambria Math" w:eastAsiaTheme="minorEastAsia" w:hAnsi="Cambria Math" w:cstheme="minorHAnsi"/>
              <w:lang w:val="en-GB"/>
            </w:rPr>
            <m:t>℃</m:t>
          </w:del>
        </m:r>
      </m:oMath>
      <w:del w:id="870" w:author="Max Lindmark" w:date="2020-05-08T13:35:00Z">
        <w:r w:rsidR="00F85DA2" w:rsidRPr="004559BC" w:rsidDel="00912937">
          <w:rPr>
            <w:rFonts w:eastAsiaTheme="minorEastAsia" w:cstheme="minorHAnsi"/>
            <w:lang w:val="en-GB"/>
          </w:rPr>
          <w:delText xml:space="preserve"> (</w:delText>
        </w:r>
      </w:del>
      <w:del w:id="871" w:author="Max Lindmark" w:date="2020-05-08T13:34:00Z">
        <w:r w:rsidR="00F85DA2" w:rsidRPr="004559BC" w:rsidDel="00896553">
          <w:rPr>
            <w:rFonts w:eastAsiaTheme="minorEastAsia" w:cstheme="minorHAnsi"/>
            <w:lang w:val="en-GB"/>
          </w:rPr>
          <w:delText xml:space="preserve">overall </w:delText>
        </w:r>
      </w:del>
      <w:del w:id="872"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873" w:author="Max Lindmark" w:date="2020-05-08T13:35:00Z">
            <w:rPr>
              <w:rFonts w:ascii="Cambria Math" w:eastAsiaTheme="minorEastAsia" w:hAnsi="Cambria Math" w:cstheme="minorHAnsi"/>
              <w:lang w:val="en-GB"/>
            </w:rPr>
            <m:t>℃</m:t>
          </w:del>
        </m:r>
      </m:oMath>
      <w:del w:id="874"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875" w:author="Max Lindmark" w:date="2020-05-08T13:35:00Z">
            <w:rPr>
              <w:rFonts w:ascii="Cambria Math" w:eastAsiaTheme="minorEastAsia" w:hAnsi="Cambria Math" w:cstheme="minorHAnsi"/>
              <w:lang w:val="en-GB"/>
            </w:rPr>
            <m:t xml:space="preserve"> </m:t>
          </w:del>
        </m:r>
        <m:r>
          <w:del w:id="876" w:author="Max Lindmark" w:date="2020-05-08T13:35:00Z">
            <m:rPr>
              <m:sty m:val="p"/>
            </m:rPr>
            <w:rPr>
              <w:rFonts w:ascii="Cambria Math" w:eastAsiaTheme="minorEastAsia" w:hAnsi="Cambria Math" w:cstheme="minorHAnsi"/>
              <w:lang w:val="en-GB"/>
            </w:rPr>
            <m:t>g</m:t>
          </w:del>
        </m:r>
      </m:oMath>
      <w:del w:id="877"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0C3EAD1E"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878"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del w:id="879" w:author="Max Lindmark" w:date="2020-05-08T10:49:00Z">
        <w:r w:rsidRPr="00310C9B" w:rsidDel="00191401">
          <w:rPr>
            <w:rFonts w:eastAsiaTheme="minorEastAsia" w:cstheme="minorHAnsi"/>
            <w:lang w:val="en-GB"/>
          </w:rPr>
          <w:delText>whole</w:delText>
        </w:r>
      </w:del>
      <w:ins w:id="880" w:author="Max Lindmark" w:date="2020-05-08T10:49:00Z">
        <w:r w:rsidR="00191401">
          <w:rPr>
            <w:rFonts w:eastAsiaTheme="minorEastAsia" w:cstheme="minorHAnsi"/>
            <w:lang w:val="en-GB"/>
          </w:rPr>
          <w:t>mass</w:t>
        </w:r>
      </w:ins>
      <w:ins w:id="881" w:author="Max Lindmark" w:date="2020-05-08T10:50:00Z">
        <w:r w:rsidR="00191401">
          <w:rPr>
            <w:rFonts w:eastAsiaTheme="minorEastAsia" w:cstheme="minorHAnsi"/>
            <w:lang w:val="en-GB"/>
          </w:rPr>
          <w:t xml:space="preserve">-specific </w:t>
        </w:r>
      </w:ins>
      <w:del w:id="882"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 xml:space="preserve">metabolic rate </w:t>
      </w:r>
      <w:ins w:id="883" w:author="Max Lindmark" w:date="2020-05-08T10:50:00Z">
        <w:r w:rsidR="00191401">
          <w:rPr>
            <w:rFonts w:eastAsiaTheme="minorEastAsia" w:cstheme="minorHAnsi"/>
            <w:lang w:val="en-GB"/>
          </w:rPr>
          <w:t xml:space="preserve">for an average fish </w:t>
        </w:r>
      </w:ins>
      <w:r w:rsidRPr="00310C9B">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884" w:author="Max Lindmark" w:date="2020-05-08T10:50:00Z">
            <w:rPr>
              <w:rFonts w:ascii="Cambria Math" w:hAnsi="Cambria Math" w:cstheme="minorHAnsi"/>
              <w:lang w:val="en-GB"/>
            </w:rPr>
            <m:t>-2.16</m:t>
          </w:ins>
        </m:r>
        <m:r>
          <w:del w:id="885" w:author="Max Lindmark" w:date="2020-05-08T10:50:00Z">
            <w:rPr>
              <w:rFonts w:ascii="Cambria Math" w:hAnsi="Cambria Math" w:cstheme="minorHAnsi"/>
              <w:lang w:val="en-GB"/>
            </w:rPr>
            <m:t>1.59+</m:t>
          </w:del>
        </m:r>
        <m:r>
          <w:ins w:id="886" w:author="Max Lindmark" w:date="2020-05-08T10:52:00Z">
            <w:rPr>
              <w:rFonts w:ascii="Cambria Math" w:hAnsi="Cambria Math" w:cstheme="minorHAnsi"/>
              <w:lang w:val="en-GB"/>
            </w:rPr>
            <m:t>-</m:t>
          </w:ins>
        </m:r>
        <m:r>
          <w:ins w:id="887" w:author="Max Lindmark" w:date="2020-05-08T10:50:00Z">
            <w:rPr>
              <w:rFonts w:ascii="Cambria Math" w:hAnsi="Cambria Math" w:cstheme="minorHAnsi"/>
              <w:lang w:val="en-GB"/>
            </w:rPr>
            <m:t>0.20</m:t>
          </w:ins>
        </m:r>
        <m:r>
          <w:del w:id="888"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889" w:author="Max Lindmark" w:date="2020-05-08T10:50:00Z">
            <w:rPr>
              <w:rFonts w:ascii="Cambria Math" w:hAnsi="Cambria Math" w:cstheme="minorHAnsi"/>
              <w:lang w:val="en-GB"/>
            </w:rPr>
            <m:t>7</m:t>
          </w:del>
        </m:r>
        <m:r>
          <w:ins w:id="890"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Pr="00310C9B">
        <w:rPr>
          <w:rFonts w:eastAsiaTheme="minorEastAsia" w:cstheme="minorHAnsi"/>
          <w:lang w:val="en-GB"/>
        </w:rPr>
        <w:t xml:space="preserve">, and </w:t>
      </w:r>
      <w:ins w:id="891" w:author="Max Lindmark" w:date="2020-05-08T10:52:00Z">
        <w:r w:rsidR="003145C2">
          <w:rPr>
            <w:rFonts w:eastAsiaTheme="minorEastAsia" w:cstheme="minorHAnsi"/>
            <w:lang w:val="en-GB"/>
          </w:rPr>
          <w:t xml:space="preserve">mass-specific </w:t>
        </w:r>
      </w:ins>
      <w:r w:rsidRPr="00310C9B">
        <w:rPr>
          <w:rFonts w:eastAsiaTheme="minorEastAsia" w:cstheme="minorHAnsi"/>
          <w:lang w:val="en-GB"/>
        </w:rPr>
        <w:t xml:space="preserve">consumption rate at temperatures below </w:t>
      </w:r>
      <w:del w:id="892" w:author="Max Lindmark" w:date="2020-05-08T10:51:00Z">
        <w:r w:rsidRPr="00310C9B" w:rsidDel="00A0165A">
          <w:rPr>
            <w:rFonts w:eastAsiaTheme="minorEastAsia" w:cstheme="minorHAnsi"/>
            <w:lang w:val="en-GB"/>
          </w:rPr>
          <w:delText xml:space="preserve">optimum </w:delText>
        </w:r>
      </w:del>
      <w:ins w:id="893" w:author="Max Lindmark" w:date="2020-05-08T10:51:00Z">
        <w:r w:rsidR="00A0165A">
          <w:rPr>
            <w:rFonts w:eastAsiaTheme="minorEastAsia" w:cstheme="minorHAnsi"/>
            <w:lang w:val="en-GB"/>
          </w:rPr>
          <w:t>peak temperature</w:t>
        </w:r>
        <w:r w:rsidR="00A0165A" w:rsidRPr="00310C9B">
          <w:rPr>
            <w:rFonts w:eastAsiaTheme="minorEastAsia" w:cstheme="minorHAnsi"/>
            <w:lang w:val="en-GB"/>
          </w:rPr>
          <w:t xml:space="preserve"> </w:t>
        </w:r>
      </w:ins>
      <w:r w:rsidRPr="00310C9B">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m:t>
        </m:r>
        <m:r>
          <w:ins w:id="894" w:author="Max Lindmark" w:date="2020-05-08T10:52:00Z">
            <w:rPr>
              <w:rFonts w:ascii="Cambria Math" w:hAnsi="Cambria Math" w:cstheme="minorHAnsi"/>
              <w:lang w:val="en-GB"/>
            </w:rPr>
            <m:t>-2.96</m:t>
          </w:ins>
        </m:r>
        <m:r>
          <w:del w:id="895" w:author="Max Lindmark" w:date="2020-05-08T10:52:00Z">
            <w:rPr>
              <w:rFonts w:ascii="Cambria Math" w:hAnsi="Cambria Math" w:cstheme="minorHAnsi"/>
              <w:lang w:val="en-GB"/>
            </w:rPr>
            <m:t>0.55+</m:t>
          </w:del>
        </m:r>
        <m:r>
          <w:ins w:id="896" w:author="Max Lindmark" w:date="2020-05-08T10:52:00Z">
            <w:rPr>
              <w:rFonts w:ascii="Cambria Math" w:hAnsi="Cambria Math" w:cstheme="minorHAnsi"/>
              <w:lang w:val="en-GB"/>
            </w:rPr>
            <m:t>-0.37</m:t>
          </w:ins>
        </m:r>
        <m:r>
          <w:del w:id="897" w:author="Max Lindmark" w:date="2020-05-08T10:52:00Z">
            <w:rPr>
              <w:rFonts w:ascii="Cambria Math" w:hAnsi="Cambria Math" w:cstheme="minorHAnsi"/>
              <w:lang w:val="en-GB"/>
            </w:rPr>
            <m:t>0.64</m:t>
          </w:del>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del w:id="898" w:author="Max Lindmark" w:date="2020-05-08T10:52:00Z">
            <w:rPr>
              <w:rFonts w:ascii="Cambria Math" w:hAnsi="Cambria Math" w:cstheme="minorHAnsi"/>
              <w:lang w:val="en-GB"/>
            </w:rPr>
            <m:t>+</m:t>
          </w:del>
        </m:r>
        <m:r>
          <w:ins w:id="899" w:author="Max Lindmark" w:date="2020-05-08T10:52:00Z">
            <w:rPr>
              <w:rFonts w:ascii="Cambria Math" w:hAnsi="Cambria Math" w:cstheme="minorHAnsi"/>
              <w:lang w:val="en-GB"/>
            </w:rPr>
            <m:t>-</m:t>
          </w:ins>
        </m:r>
        <m:r>
          <w:rPr>
            <w:rFonts w:ascii="Cambria Math" w:hAnsi="Cambria Math" w:cstheme="minorHAnsi"/>
            <w:lang w:val="en-GB"/>
          </w:rPr>
          <m:t>0.6</m:t>
        </m:r>
        <m:r>
          <w:del w:id="900" w:author="Max Lindmark" w:date="2020-05-08T10:52:00Z">
            <w:rPr>
              <w:rFonts w:ascii="Cambria Math" w:hAnsi="Cambria Math" w:cstheme="minorHAnsi"/>
              <w:lang w:val="en-GB"/>
            </w:rPr>
            <m:t>6</m:t>
          </w:del>
        </m:r>
        <m:r>
          <w:ins w:id="901" w:author="Max Lindmark" w:date="2020-05-08T10:52:00Z">
            <w:rPr>
              <w:rFonts w:ascii="Cambria Math" w:hAnsi="Cambria Math" w:cstheme="minorHAnsi"/>
              <w:lang w:val="en-GB"/>
            </w:rPr>
            <m:t>9</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Pr="00310C9B">
        <w:rPr>
          <w:rFonts w:eastAsiaTheme="minorEastAsia" w:cstheme="minorHAnsi"/>
          <w:lang w:val="en-GB"/>
        </w:rPr>
        <w:t xml:space="preserve"> (Fig. </w:t>
      </w:r>
      <w:ins w:id="902" w:author="Max Lindmark" w:date="2020-05-08T13:52:00Z">
        <w:r w:rsidR="00E26E5C">
          <w:rPr>
            <w:rFonts w:eastAsiaTheme="minorEastAsia" w:cstheme="minorHAnsi"/>
            <w:lang w:val="en-GB"/>
          </w:rPr>
          <w:t>2</w:t>
        </w:r>
      </w:ins>
      <w:del w:id="903" w:author="Max Lindmark" w:date="2020-05-08T13:52:00Z">
        <w:r w:rsidRPr="00310C9B" w:rsidDel="00E26E5C">
          <w:rPr>
            <w:rFonts w:eastAsiaTheme="minorEastAsia" w:cstheme="minorHAnsi"/>
            <w:lang w:val="en-GB"/>
          </w:rPr>
          <w:delText>1</w:delText>
        </w:r>
      </w:del>
      <w:r w:rsidRPr="00310C9B">
        <w:rPr>
          <w:rFonts w:eastAsiaTheme="minorEastAsia" w:cstheme="minorHAnsi"/>
          <w:lang w:val="en-GB"/>
        </w:rPr>
        <w:t>). In the model</w:t>
      </w:r>
      <w:del w:id="904"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905"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906"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907"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Metabolic rate scales with a </w:t>
      </w:r>
      <w:del w:id="908" w:author="Max Lindmark" w:date="2020-05-08T13:53:00Z">
        <w:r w:rsidRPr="00310C9B" w:rsidDel="00F153CC">
          <w:rPr>
            <w:rFonts w:eastAsiaTheme="minorEastAsia" w:cstheme="minorHAnsi"/>
            <w:lang w:val="en-GB"/>
          </w:rPr>
          <w:delText xml:space="preserve">slightly </w:delText>
        </w:r>
      </w:del>
      <w:r w:rsidRPr="00310C9B">
        <w:rPr>
          <w:rFonts w:eastAsiaTheme="minorEastAsia" w:cstheme="minorHAnsi"/>
          <w:lang w:val="en-GB"/>
        </w:rPr>
        <w:t>larger mass-scaling exponent (</w:t>
      </w:r>
      <w:ins w:id="909" w:author="Max Lindmark" w:date="2020-05-08T10:54:00Z">
        <w:r w:rsidR="0090393F">
          <w:rPr>
            <w:rFonts w:eastAsiaTheme="minorEastAsia" w:cstheme="minorHAnsi"/>
            <w:lang w:val="en-GB"/>
          </w:rPr>
          <w:t>-</w:t>
        </w:r>
      </w:ins>
      <w:del w:id="910" w:author="Max Lindmark" w:date="2020-05-08T10:54:00Z">
        <w:r w:rsidRPr="00310C9B" w:rsidDel="0090393F">
          <w:rPr>
            <w:rFonts w:eastAsiaTheme="minorEastAsia" w:cstheme="minorHAnsi"/>
            <w:lang w:val="en-GB"/>
          </w:rPr>
          <w:delText>0</w:delText>
        </w:r>
      </w:del>
      <w:ins w:id="911" w:author="Max Lindmark" w:date="2020-05-08T10:55:00Z">
        <w:r w:rsidR="0090393F">
          <w:rPr>
            <w:rFonts w:eastAsiaTheme="minorEastAsia" w:cstheme="minorHAnsi"/>
            <w:lang w:val="en-GB"/>
          </w:rPr>
          <w:t>0</w:t>
        </w:r>
      </w:ins>
      <w:r w:rsidRPr="00310C9B">
        <w:rPr>
          <w:rFonts w:eastAsiaTheme="minorEastAsia" w:cstheme="minorHAnsi"/>
          <w:lang w:val="en-GB"/>
        </w:rPr>
        <w:t>.</w:t>
      </w:r>
      <w:del w:id="912" w:author="Max Lindmark" w:date="2020-05-08T10:55:00Z">
        <w:r w:rsidRPr="00310C9B" w:rsidDel="0090393F">
          <w:rPr>
            <w:rFonts w:eastAsiaTheme="minorEastAsia" w:cstheme="minorHAnsi"/>
            <w:lang w:val="en-GB"/>
          </w:rPr>
          <w:delText>77</w:delText>
        </w:r>
      </w:del>
      <w:ins w:id="913" w:author="Max Lindmark" w:date="2020-05-08T10:55:00Z">
        <w:r w:rsidR="0090393F">
          <w:rPr>
            <w:rFonts w:eastAsiaTheme="minorEastAsia" w:cstheme="minorHAnsi"/>
            <w:lang w:val="en-GB"/>
          </w:rPr>
          <w:t>20</w:t>
        </w:r>
      </w:ins>
      <w:r w:rsidRPr="00310C9B">
        <w:rPr>
          <w:rFonts w:eastAsiaTheme="minorEastAsia" w:cstheme="minorHAnsi"/>
          <w:lang w:val="en-GB"/>
        </w:rPr>
        <w:t xml:space="preserve"> [</w:t>
      </w:r>
      <w:ins w:id="914" w:author="Max Lindmark" w:date="2020-05-08T10:55:00Z">
        <w:r w:rsidR="00054D72">
          <w:rPr>
            <w:rFonts w:eastAsiaTheme="minorEastAsia" w:cstheme="minorHAnsi"/>
            <w:lang w:val="en-GB"/>
          </w:rPr>
          <w:t>-</w:t>
        </w:r>
      </w:ins>
      <w:r w:rsidRPr="00310C9B">
        <w:rPr>
          <w:rFonts w:eastAsiaTheme="minorEastAsia" w:cstheme="minorHAnsi"/>
          <w:lang w:val="en-GB"/>
        </w:rPr>
        <w:t>0.</w:t>
      </w:r>
      <w:del w:id="915" w:author="Max Lindmark" w:date="2020-05-08T10:55:00Z">
        <w:r w:rsidRPr="00310C9B" w:rsidDel="00054D72">
          <w:rPr>
            <w:rFonts w:eastAsiaTheme="minorEastAsia" w:cstheme="minorHAnsi"/>
            <w:lang w:val="en-GB"/>
          </w:rPr>
          <w:delText>7</w:delText>
        </w:r>
      </w:del>
      <w:ins w:id="916" w:author="Max Lindmark" w:date="2020-05-08T10:55:00Z">
        <w:r w:rsidR="00054D72">
          <w:rPr>
            <w:rFonts w:eastAsiaTheme="minorEastAsia" w:cstheme="minorHAnsi"/>
            <w:lang w:val="en-GB"/>
          </w:rPr>
          <w:t>26</w:t>
        </w:r>
      </w:ins>
      <w:r w:rsidRPr="00310C9B">
        <w:rPr>
          <w:rFonts w:eastAsiaTheme="minorEastAsia" w:cstheme="minorHAnsi"/>
          <w:lang w:val="en-GB"/>
        </w:rPr>
        <w:t xml:space="preserve">, </w:t>
      </w:r>
      <w:del w:id="917" w:author="Max Lindmark" w:date="2020-05-08T10:55:00Z">
        <w:r w:rsidRPr="00310C9B" w:rsidDel="00054D72">
          <w:rPr>
            <w:rFonts w:eastAsiaTheme="minorEastAsia" w:cstheme="minorHAnsi"/>
            <w:lang w:val="en-GB"/>
          </w:rPr>
          <w:delText>0</w:delText>
        </w:r>
      </w:del>
      <w:ins w:id="918" w:author="Max Lindmark" w:date="2020-05-08T10:55:00Z">
        <w:r w:rsidR="00054D72">
          <w:rPr>
            <w:rFonts w:eastAsiaTheme="minorEastAsia" w:cstheme="minorHAnsi"/>
            <w:lang w:val="en-GB"/>
          </w:rPr>
          <w:t>-0</w:t>
        </w:r>
      </w:ins>
      <w:r w:rsidRPr="00310C9B">
        <w:rPr>
          <w:rFonts w:eastAsiaTheme="minorEastAsia" w:cstheme="minorHAnsi"/>
          <w:lang w:val="en-GB"/>
        </w:rPr>
        <w:t>.</w:t>
      </w:r>
      <w:del w:id="919" w:author="Max Lindmark" w:date="2020-05-08T10:55:00Z">
        <w:r w:rsidRPr="00310C9B" w:rsidDel="00054D72">
          <w:rPr>
            <w:rFonts w:eastAsiaTheme="minorEastAsia" w:cstheme="minorHAnsi"/>
            <w:lang w:val="en-GB"/>
          </w:rPr>
          <w:delText>83</w:delText>
        </w:r>
      </w:del>
      <w:ins w:id="920" w:author="Max Lindmark" w:date="2020-05-08T10:55:00Z">
        <w:r w:rsidR="00054D72">
          <w:rPr>
            <w:rFonts w:eastAsiaTheme="minorEastAsia" w:cstheme="minorHAnsi"/>
            <w:lang w:val="en-GB"/>
          </w:rPr>
          <w:t>15</w:t>
        </w:r>
      </w:ins>
      <w:r w:rsidRPr="00310C9B">
        <w:rPr>
          <w:rFonts w:eastAsiaTheme="minorEastAsia" w:cstheme="minorHAnsi"/>
          <w:lang w:val="en-GB"/>
        </w:rPr>
        <w:t>]) than maximum consumption (</w:t>
      </w:r>
      <w:ins w:id="921" w:author="Max Lindmark" w:date="2020-05-08T10:56:00Z">
        <w:r w:rsidR="008C2113">
          <w:rPr>
            <w:rFonts w:eastAsiaTheme="minorEastAsia" w:cstheme="minorHAnsi"/>
            <w:lang w:val="en-GB"/>
          </w:rPr>
          <w:t>-</w:t>
        </w:r>
      </w:ins>
      <w:r w:rsidRPr="00310C9B">
        <w:rPr>
          <w:rFonts w:eastAsiaTheme="minorEastAsia" w:cstheme="minorHAnsi"/>
          <w:lang w:val="en-GB"/>
        </w:rPr>
        <w:t>0.</w:t>
      </w:r>
      <w:del w:id="922" w:author="Max Lindmark" w:date="2020-05-08T10:56:00Z">
        <w:r w:rsidRPr="00310C9B" w:rsidDel="008C2113">
          <w:rPr>
            <w:rFonts w:eastAsiaTheme="minorEastAsia" w:cstheme="minorHAnsi"/>
            <w:lang w:val="en-GB"/>
          </w:rPr>
          <w:delText>64</w:delText>
        </w:r>
      </w:del>
      <w:ins w:id="923" w:author="Max Lindmark" w:date="2020-05-08T10:56:00Z">
        <w:r w:rsidR="008C2113">
          <w:rPr>
            <w:rFonts w:eastAsiaTheme="minorEastAsia" w:cstheme="minorHAnsi"/>
            <w:lang w:val="en-GB"/>
          </w:rPr>
          <w:t>37</w:t>
        </w:r>
      </w:ins>
      <w:r w:rsidRPr="00310C9B">
        <w:rPr>
          <w:rFonts w:eastAsiaTheme="minorEastAsia" w:cstheme="minorHAnsi"/>
          <w:lang w:val="en-GB"/>
        </w:rPr>
        <w:t xml:space="preserve"> [</w:t>
      </w:r>
      <w:ins w:id="924" w:author="Max Lindmark" w:date="2020-05-08T10:56:00Z">
        <w:r w:rsidR="008C2113">
          <w:rPr>
            <w:rFonts w:eastAsiaTheme="minorEastAsia" w:cstheme="minorHAnsi"/>
            <w:lang w:val="en-GB"/>
          </w:rPr>
          <w:t>-</w:t>
        </w:r>
      </w:ins>
      <w:r w:rsidRPr="00310C9B">
        <w:rPr>
          <w:rFonts w:eastAsiaTheme="minorEastAsia" w:cstheme="minorHAnsi"/>
          <w:lang w:val="en-GB"/>
        </w:rPr>
        <w:t>0.</w:t>
      </w:r>
      <w:del w:id="925" w:author="Max Lindmark" w:date="2020-05-08T10:56:00Z">
        <w:r w:rsidRPr="00310C9B" w:rsidDel="008C2113">
          <w:rPr>
            <w:rFonts w:eastAsiaTheme="minorEastAsia" w:cstheme="minorHAnsi"/>
            <w:lang w:val="en-GB"/>
          </w:rPr>
          <w:delText>56</w:delText>
        </w:r>
      </w:del>
      <w:ins w:id="926" w:author="Max Lindmark" w:date="2020-05-08T10:56:00Z">
        <w:r w:rsidR="008C2113">
          <w:rPr>
            <w:rFonts w:eastAsiaTheme="minorEastAsia" w:cstheme="minorHAnsi"/>
            <w:lang w:val="en-GB"/>
          </w:rPr>
          <w:t>45</w:t>
        </w:r>
      </w:ins>
      <w:r w:rsidRPr="00310C9B">
        <w:rPr>
          <w:rFonts w:eastAsiaTheme="minorEastAsia" w:cstheme="minorHAnsi"/>
          <w:lang w:val="en-GB"/>
        </w:rPr>
        <w:t xml:space="preserve">, </w:t>
      </w:r>
      <w:ins w:id="927" w:author="Max Lindmark" w:date="2020-05-08T10:56:00Z">
        <w:r w:rsidR="008C2113">
          <w:rPr>
            <w:rFonts w:eastAsiaTheme="minorEastAsia" w:cstheme="minorHAnsi"/>
            <w:lang w:val="en-GB"/>
          </w:rPr>
          <w:t>-</w:t>
        </w:r>
      </w:ins>
      <w:r w:rsidRPr="00310C9B">
        <w:rPr>
          <w:rFonts w:eastAsiaTheme="minorEastAsia" w:cstheme="minorHAnsi"/>
          <w:lang w:val="en-GB"/>
        </w:rPr>
        <w:t>0.</w:t>
      </w:r>
      <w:del w:id="928" w:author="Max Lindmark" w:date="2020-05-08T10:56:00Z">
        <w:r w:rsidRPr="00310C9B" w:rsidDel="008C2113">
          <w:rPr>
            <w:rFonts w:eastAsiaTheme="minorEastAsia" w:cstheme="minorHAnsi"/>
            <w:lang w:val="en-GB"/>
          </w:rPr>
          <w:delText>73</w:delText>
        </w:r>
      </w:del>
      <w:ins w:id="929" w:author="Max Lindmark" w:date="2020-05-08T10:56:00Z">
        <w:r w:rsidR="008C2113">
          <w:rPr>
            <w:rFonts w:eastAsiaTheme="minorEastAsia" w:cstheme="minorHAnsi"/>
            <w:lang w:val="en-GB"/>
          </w:rPr>
          <w:t>29</w:t>
        </w:r>
      </w:ins>
      <m:oMath>
        <m:r>
          <w:rPr>
            <w:rFonts w:ascii="Cambria Math" w:eastAsiaTheme="minorEastAsia" w:hAnsi="Cambria Math" w:cstheme="minorHAnsi"/>
            <w:lang w:val="en-GB"/>
          </w:rPr>
          <m:t>]</m:t>
        </m:r>
      </m:oMath>
      <w:r w:rsidRPr="00310C9B">
        <w:rPr>
          <w:rFonts w:eastAsiaTheme="minorEastAsia" w:cstheme="minorHAnsi"/>
          <w:lang w:val="en-GB"/>
        </w:rPr>
        <w:t xml:space="preserve">), inferred from the </w:t>
      </w:r>
      <w:del w:id="930" w:author="Max Lindmark" w:date="2020-05-08T13:53:00Z">
        <w:r w:rsidRPr="00310C9B" w:rsidDel="00F153CC">
          <w:rPr>
            <w:rFonts w:eastAsiaTheme="minorEastAsia" w:cstheme="minorHAnsi"/>
            <w:lang w:val="en-GB"/>
          </w:rPr>
          <w:delText xml:space="preserve">only slightly </w:delText>
        </w:r>
      </w:del>
      <w:ins w:id="931"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932"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933" w:author="Max Lindmark" w:date="2020-05-08T13:53:00Z">
        <w:r w:rsidRPr="00310C9B" w:rsidDel="004A5279">
          <w:rPr>
            <w:rFonts w:eastAsiaTheme="minorEastAsia" w:cstheme="minorHAnsi"/>
            <w:lang w:val="en-GB"/>
          </w:rPr>
          <w:delText>2</w:delText>
        </w:r>
      </w:del>
      <w:ins w:id="934" w:author="Max Lindmark" w:date="2020-05-08T13:53:00Z">
        <w:r w:rsidR="004A5279">
          <w:rPr>
            <w:rFonts w:eastAsiaTheme="minorEastAsia" w:cstheme="minorHAnsi"/>
            <w:lang w:val="en-GB"/>
          </w:rPr>
          <w:t>3</w:t>
        </w:r>
      </w:ins>
      <w:r w:rsidRPr="00310C9B">
        <w:rPr>
          <w:rFonts w:eastAsiaTheme="minorEastAsia" w:cstheme="minorHAnsi"/>
          <w:lang w:val="en-GB"/>
        </w:rPr>
        <w:t>). This difference implies that metabolic processes increase faster with body mass than maximum consumption rates. We also find it probable that the mass</w:t>
      </w:r>
      <w:ins w:id="935" w:author="Max Lindmark" w:date="2020-05-08T12:41:00Z">
        <w:r w:rsidR="00DE5323">
          <w:rPr>
            <w:rFonts w:eastAsiaTheme="minorEastAsia" w:cstheme="minorHAnsi"/>
            <w:lang w:val="en-GB"/>
          </w:rPr>
          <w:t xml:space="preserve">-specific </w:t>
        </w:r>
      </w:ins>
      <w:del w:id="936"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937"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938"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939"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940" w:author="Max Lindmark" w:date="2020-05-08T12:41:00Z">
        <w:r w:rsidR="009A6A50">
          <w:rPr>
            <w:rFonts w:eastAsiaTheme="minorEastAsia" w:cstheme="minorHAnsi"/>
            <w:lang w:val="en-GB"/>
          </w:rPr>
          <w:t>-</w:t>
        </w:r>
      </w:ins>
      <w:r w:rsidRPr="00310C9B">
        <w:rPr>
          <w:rFonts w:eastAsiaTheme="minorEastAsia" w:cstheme="minorHAnsi"/>
          <w:lang w:val="en-GB"/>
        </w:rPr>
        <w:t>0.</w:t>
      </w:r>
      <w:del w:id="941" w:author="Max Lindmark" w:date="2020-05-08T12:41:00Z">
        <w:r w:rsidRPr="00310C9B" w:rsidDel="009A6A50">
          <w:rPr>
            <w:rFonts w:eastAsiaTheme="minorEastAsia" w:cstheme="minorHAnsi"/>
            <w:lang w:val="en-GB"/>
          </w:rPr>
          <w:delText>7</w:delText>
        </w:r>
      </w:del>
      <w:ins w:id="942"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943" w:author="Max Lindmark" w:date="2020-05-08T13:00:00Z">
        <w:r w:rsidRPr="00310C9B" w:rsidDel="00FB386C">
          <w:rPr>
            <w:rFonts w:eastAsiaTheme="minorEastAsia" w:cstheme="minorHAnsi"/>
            <w:lang w:val="en-GB"/>
          </w:rPr>
          <w:delText>,</w:delText>
        </w:r>
      </w:del>
      <w:ins w:id="944"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945"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946" w:author="Max Lindmark" w:date="2020-05-08T12:41:00Z">
        <w:r w:rsidRPr="00310C9B" w:rsidDel="00D5351A">
          <w:rPr>
            <w:rFonts w:eastAsiaTheme="minorEastAsia" w:cstheme="minorHAnsi"/>
            <w:lang w:val="en-GB"/>
          </w:rPr>
          <w:delText>5</w:delText>
        </w:r>
      </w:del>
      <w:ins w:id="947"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948" w:author="Max Lindmark" w:date="2020-05-08T13:00:00Z">
        <w:r w:rsidR="00EE4693">
          <w:rPr>
            <w:rFonts w:eastAsiaTheme="minorEastAsia" w:cstheme="minorHAnsi"/>
            <w:lang w:val="en-GB"/>
          </w:rPr>
          <w:t>of the mass</w:t>
        </w:r>
      </w:ins>
      <w:ins w:id="949" w:author="Max Lindmark" w:date="2020-05-08T15:25:00Z">
        <w:r w:rsidR="008450D7">
          <w:rPr>
            <w:rFonts w:eastAsiaTheme="minorEastAsia" w:cstheme="minorHAnsi"/>
            <w:lang w:val="en-GB"/>
          </w:rPr>
          <w:t xml:space="preserve"> </w:t>
        </w:r>
      </w:ins>
      <w:ins w:id="950" w:author="Max Lindmark" w:date="2020-05-08T13:00:00Z">
        <w:r w:rsidR="00EE4693">
          <w:rPr>
            <w:rFonts w:eastAsiaTheme="minorEastAsia" w:cstheme="minorHAnsi"/>
            <w:lang w:val="en-GB"/>
          </w:rPr>
          <w:t xml:space="preserve">exponent of consumption </w:t>
        </w:r>
      </w:ins>
      <w:r w:rsidRPr="00310C9B">
        <w:rPr>
          <w:rFonts w:eastAsiaTheme="minorEastAsia" w:cstheme="minorHAnsi"/>
          <w:lang w:val="en-GB"/>
        </w:rPr>
        <w:t xml:space="preserve">is below </w:t>
      </w:r>
      <w:ins w:id="951" w:author="Max Lindmark" w:date="2020-05-08T12:41:00Z">
        <w:r w:rsidR="009E2DCD">
          <w:rPr>
            <w:rFonts w:eastAsiaTheme="minorEastAsia" w:cstheme="minorHAnsi"/>
            <w:lang w:val="en-GB"/>
          </w:rPr>
          <w:t>-</w:t>
        </w:r>
      </w:ins>
      <w:r w:rsidRPr="00310C9B">
        <w:rPr>
          <w:rFonts w:eastAsiaTheme="minorEastAsia" w:cstheme="minorHAnsi"/>
          <w:lang w:val="en-GB"/>
        </w:rPr>
        <w:t>0.</w:t>
      </w:r>
      <w:del w:id="952" w:author="Max Lindmark" w:date="2020-05-08T12:41:00Z">
        <w:r w:rsidRPr="00310C9B" w:rsidDel="009E2DCD">
          <w:rPr>
            <w:rFonts w:eastAsiaTheme="minorEastAsia" w:cstheme="minorHAnsi"/>
            <w:lang w:val="en-GB"/>
          </w:rPr>
          <w:delText>7</w:delText>
        </w:r>
      </w:del>
      <w:ins w:id="953" w:author="Max Lindmark" w:date="2020-05-08T12:41:00Z">
        <w:r w:rsidR="009E2DCD">
          <w:rPr>
            <w:rFonts w:eastAsiaTheme="minorEastAsia" w:cstheme="minorHAnsi"/>
            <w:lang w:val="en-GB"/>
          </w:rPr>
          <w:t>2</w:t>
        </w:r>
      </w:ins>
      <w:r w:rsidRPr="00310C9B">
        <w:rPr>
          <w:rFonts w:eastAsiaTheme="minorEastAsia" w:cstheme="minorHAnsi"/>
          <w:lang w:val="en-GB"/>
        </w:rPr>
        <w:t>5</w:t>
      </w:r>
      <w:del w:id="954"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955" w:author="Max Lindmark" w:date="2020-05-08T13:00:00Z">
        <w:r w:rsidRPr="00310C9B" w:rsidDel="00624C49">
          <w:rPr>
            <w:rFonts w:eastAsiaTheme="minorEastAsia" w:cstheme="minorHAnsi"/>
            <w:lang w:val="en-GB"/>
          </w:rPr>
          <w:delText>.</w:delText>
        </w:r>
      </w:del>
      <w:del w:id="956"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957" w:author="Max Lindmark" w:date="2020-05-08T12:42:00Z">
        <w:r w:rsidRPr="00310C9B" w:rsidDel="006360F7">
          <w:rPr>
            <w:rFonts w:eastAsiaTheme="minorEastAsia" w:cstheme="minorHAnsi"/>
            <w:lang w:val="en-GB"/>
          </w:rPr>
          <w:delText>7</w:delText>
        </w:r>
      </w:del>
      <w:del w:id="958"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959" w:author="Max Lindmark" w:date="2020-05-08T13:00:00Z">
        <w:r w:rsidR="00624C49">
          <w:rPr>
            <w:rFonts w:eastAsiaTheme="minorEastAsia" w:cstheme="minorHAnsi"/>
            <w:lang w:val="en-GB"/>
          </w:rPr>
          <w:t xml:space="preserve">, and </w:t>
        </w:r>
      </w:ins>
      <w:del w:id="960" w:author="Max Lindmark" w:date="2020-05-08T12:58:00Z">
        <w:r w:rsidRPr="00310C9B" w:rsidDel="00750043">
          <w:rPr>
            <w:rFonts w:eastAsiaTheme="minorEastAsia" w:cstheme="minorHAnsi"/>
            <w:lang w:val="en-GB"/>
          </w:rPr>
          <w:delText xml:space="preserve"> </w:delText>
        </w:r>
      </w:del>
      <w:ins w:id="961" w:author="Max Lindmark" w:date="2020-05-08T13:00:00Z">
        <w:r w:rsidR="00624C49">
          <w:rPr>
            <w:rFonts w:eastAsiaTheme="minorEastAsia" w:cstheme="minorHAnsi"/>
            <w:lang w:val="en-GB"/>
          </w:rPr>
          <w:t>o</w:t>
        </w:r>
      </w:ins>
      <w:ins w:id="962" w:author="Max Lindmark" w:date="2020-05-08T12:57:00Z">
        <w:r w:rsidR="005D4799">
          <w:rPr>
            <w:rFonts w:eastAsiaTheme="minorEastAsia" w:cstheme="minorHAnsi"/>
            <w:lang w:val="en-GB"/>
          </w:rPr>
          <w:t xml:space="preserve">nly </w:t>
        </w:r>
      </w:ins>
      <w:del w:id="963" w:author="Max Lindmark" w:date="2020-05-08T12:57:00Z">
        <w:r w:rsidRPr="00310C9B" w:rsidDel="005D4799">
          <w:rPr>
            <w:rFonts w:eastAsiaTheme="minorEastAsia" w:cstheme="minorHAnsi"/>
            <w:lang w:val="en-GB"/>
          </w:rPr>
          <w:delText>with 70</w:delText>
        </w:r>
      </w:del>
      <w:ins w:id="964" w:author="Max Lindmark" w:date="2020-05-08T12:57:00Z">
        <w:r w:rsidR="005D4799">
          <w:rPr>
            <w:rFonts w:eastAsiaTheme="minorEastAsia" w:cstheme="minorHAnsi"/>
            <w:lang w:val="en-GB"/>
          </w:rPr>
          <w:t>3.8</w:t>
        </w:r>
      </w:ins>
      <w:r w:rsidRPr="00310C9B">
        <w:rPr>
          <w:rFonts w:eastAsiaTheme="minorEastAsia" w:cstheme="minorHAnsi"/>
          <w:lang w:val="en-GB"/>
        </w:rPr>
        <w:t xml:space="preserve">% of the posterior distribution </w:t>
      </w:r>
      <w:ins w:id="965" w:author="Max Lindmark" w:date="2020-05-08T12:59:00Z">
        <w:r w:rsidR="00BD524A">
          <w:rPr>
            <w:rFonts w:eastAsiaTheme="minorEastAsia" w:cstheme="minorHAnsi"/>
            <w:lang w:val="en-GB"/>
          </w:rPr>
          <w:t>for the mass</w:t>
        </w:r>
      </w:ins>
      <w:ins w:id="966" w:author="Max Lindmark" w:date="2020-05-08T15:25:00Z">
        <w:r w:rsidR="008450D7">
          <w:rPr>
            <w:rFonts w:eastAsiaTheme="minorEastAsia" w:cstheme="minorHAnsi"/>
            <w:lang w:val="en-GB"/>
          </w:rPr>
          <w:t xml:space="preserve"> </w:t>
        </w:r>
      </w:ins>
      <w:ins w:id="967" w:author="Max Lindmark" w:date="2020-05-08T12:59:00Z">
        <w:r w:rsidR="00BD524A">
          <w:rPr>
            <w:rFonts w:eastAsiaTheme="minorEastAsia" w:cstheme="minorHAnsi"/>
            <w:lang w:val="en-GB"/>
          </w:rPr>
          <w:t xml:space="preserve">exponent </w:t>
        </w:r>
      </w:ins>
      <w:ins w:id="968" w:author="Max Lindmark" w:date="2020-05-08T13:00:00Z">
        <w:r w:rsidR="00FB386C">
          <w:rPr>
            <w:rFonts w:eastAsiaTheme="minorEastAsia" w:cstheme="minorHAnsi"/>
            <w:lang w:val="en-GB"/>
          </w:rPr>
          <w:t xml:space="preserve">of metabolism </w:t>
        </w:r>
      </w:ins>
      <w:ins w:id="969" w:author="Max Lindmark" w:date="2020-05-08T12:57:00Z">
        <w:r w:rsidR="005D4799">
          <w:rPr>
            <w:rFonts w:eastAsiaTheme="minorEastAsia" w:cstheme="minorHAnsi"/>
            <w:lang w:val="en-GB"/>
          </w:rPr>
          <w:t xml:space="preserve">is below </w:t>
        </w:r>
      </w:ins>
      <w:del w:id="970" w:author="Max Lindmark" w:date="2020-05-08T12:57:00Z">
        <w:r w:rsidRPr="00310C9B" w:rsidDel="005D4799">
          <w:rPr>
            <w:rFonts w:eastAsiaTheme="minorEastAsia" w:cstheme="minorHAnsi"/>
            <w:lang w:val="en-GB"/>
          </w:rPr>
          <w:delText xml:space="preserve">above </w:delText>
        </w:r>
      </w:del>
      <w:ins w:id="971" w:author="Max Lindmark" w:date="2020-05-08T12:57:00Z">
        <w:r w:rsidR="005D4799">
          <w:rPr>
            <w:rFonts w:eastAsiaTheme="minorEastAsia" w:cstheme="minorHAnsi"/>
            <w:lang w:val="en-GB"/>
          </w:rPr>
          <w:t>-</w:t>
        </w:r>
      </w:ins>
      <w:r w:rsidRPr="00310C9B">
        <w:rPr>
          <w:rFonts w:eastAsiaTheme="minorEastAsia" w:cstheme="minorHAnsi"/>
          <w:lang w:val="en-GB"/>
        </w:rPr>
        <w:t>0.</w:t>
      </w:r>
      <w:del w:id="972" w:author="Max Lindmark" w:date="2020-05-08T12:57:00Z">
        <w:r w:rsidRPr="00310C9B" w:rsidDel="005D4799">
          <w:rPr>
            <w:rFonts w:eastAsiaTheme="minorEastAsia" w:cstheme="minorHAnsi"/>
            <w:lang w:val="en-GB"/>
          </w:rPr>
          <w:delText>7</w:delText>
        </w:r>
      </w:del>
      <w:ins w:id="973" w:author="Max Lindmark" w:date="2020-05-08T12:57:00Z">
        <w:r w:rsidR="005D4799">
          <w:rPr>
            <w:rFonts w:eastAsiaTheme="minorEastAsia" w:cstheme="minorHAnsi"/>
            <w:lang w:val="en-GB"/>
          </w:rPr>
          <w:t>2</w:t>
        </w:r>
      </w:ins>
      <w:r w:rsidRPr="00310C9B">
        <w:rPr>
          <w:rFonts w:eastAsiaTheme="minorEastAsia" w:cstheme="minorHAnsi"/>
          <w:lang w:val="en-GB"/>
        </w:rPr>
        <w:t xml:space="preserve">5 (Fig. </w:t>
      </w:r>
      <w:ins w:id="974" w:author="Max Lindmark" w:date="2020-05-08T13:54:00Z">
        <w:r w:rsidR="00FB62D9">
          <w:rPr>
            <w:rFonts w:eastAsiaTheme="minorEastAsia" w:cstheme="minorHAnsi"/>
            <w:lang w:val="en-GB"/>
          </w:rPr>
          <w:t>3</w:t>
        </w:r>
      </w:ins>
      <w:del w:id="975" w:author="Max Lindmark" w:date="2020-05-08T13:54:00Z">
        <w:r w:rsidRPr="00310C9B" w:rsidDel="00FB62D9">
          <w:rPr>
            <w:rFonts w:eastAsiaTheme="minorEastAsia" w:cstheme="minorHAnsi"/>
            <w:lang w:val="en-GB"/>
          </w:rPr>
          <w:delText>2</w:delText>
        </w:r>
      </w:del>
      <w:r w:rsidRPr="00310C9B">
        <w:rPr>
          <w:rFonts w:eastAsiaTheme="minorEastAsia" w:cstheme="minorHAnsi"/>
          <w:lang w:val="en-GB"/>
        </w:rPr>
        <w:t>)</w:t>
      </w:r>
      <w:ins w:id="976" w:author="Max Lindmark" w:date="2020-05-08T12:59:00Z">
        <w:r w:rsidR="0082775B">
          <w:rPr>
            <w:rFonts w:eastAsiaTheme="minorEastAsia" w:cstheme="minorHAnsi"/>
            <w:lang w:val="en-GB"/>
          </w:rPr>
          <w:t>, suggesting high probability that the value is larger than -0.25</w:t>
        </w:r>
      </w:ins>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metabolism and maximum </w:t>
      </w:r>
      <w:r w:rsidRPr="00310C9B">
        <w:rPr>
          <w:rFonts w:eastAsiaTheme="minorEastAsia" w:cstheme="minorHAnsi"/>
          <w:lang w:val="en-GB"/>
        </w:rPr>
        <w:lastRenderedPageBreak/>
        <w:t>consumption rate are both similar (</w:t>
      </w:r>
      <w:del w:id="977" w:author="Max Lindmark" w:date="2020-05-08T12:49:00Z">
        <w:r w:rsidRPr="00310C9B" w:rsidDel="00E77DC5">
          <w:rPr>
            <w:lang w:val="en-GB"/>
          </w:rPr>
          <w:delText>-</w:delText>
        </w:r>
      </w:del>
      <w:r w:rsidRPr="00310C9B">
        <w:rPr>
          <w:lang w:val="en-GB"/>
        </w:rPr>
        <w:t>0.61 [</w:t>
      </w:r>
      <w:del w:id="978" w:author="Max Lindmark" w:date="2020-05-08T12:49:00Z">
        <w:r w:rsidRPr="00310C9B" w:rsidDel="00E77DC5">
          <w:rPr>
            <w:lang w:val="en-GB"/>
          </w:rPr>
          <w:delText>-</w:delText>
        </w:r>
      </w:del>
      <w:r w:rsidRPr="00310C9B">
        <w:rPr>
          <w:lang w:val="en-GB"/>
        </w:rPr>
        <w:t xml:space="preserve">0.67, </w:t>
      </w:r>
      <w:del w:id="979" w:author="Max Lindmark" w:date="2020-05-08T12:49:00Z">
        <w:r w:rsidRPr="00310C9B" w:rsidDel="00E77DC5">
          <w:rPr>
            <w:lang w:val="en-GB"/>
          </w:rPr>
          <w:delText>-</w:delText>
        </w:r>
      </w:del>
      <w:r w:rsidRPr="00310C9B">
        <w:rPr>
          <w:lang w:val="en-GB"/>
        </w:rPr>
        <w:t xml:space="preserve">0.56] and </w:t>
      </w:r>
      <w:del w:id="980" w:author="Max Lindmark" w:date="2020-05-08T12:49:00Z">
        <w:r w:rsidRPr="00310C9B" w:rsidDel="00E77DC5">
          <w:rPr>
            <w:lang w:val="en-GB"/>
          </w:rPr>
          <w:delText>-</w:delText>
        </w:r>
      </w:del>
      <w:r w:rsidRPr="00310C9B">
        <w:rPr>
          <w:lang w:val="en-GB"/>
        </w:rPr>
        <w:t>0.6</w:t>
      </w:r>
      <w:del w:id="981" w:author="Max Lindmark" w:date="2020-05-08T12:44:00Z">
        <w:r w:rsidRPr="00310C9B" w:rsidDel="00110B83">
          <w:rPr>
            <w:lang w:val="en-GB"/>
          </w:rPr>
          <w:delText>6</w:delText>
        </w:r>
      </w:del>
      <w:ins w:id="982" w:author="Max Lindmark" w:date="2020-05-08T12:44:00Z">
        <w:r w:rsidR="00110B83">
          <w:rPr>
            <w:lang w:val="en-GB"/>
          </w:rPr>
          <w:t>9</w:t>
        </w:r>
      </w:ins>
      <w:r w:rsidRPr="00310C9B">
        <w:rPr>
          <w:lang w:val="en-GB"/>
        </w:rPr>
        <w:t xml:space="preserve"> [</w:t>
      </w:r>
      <w:del w:id="983" w:author="Max Lindmark" w:date="2020-05-08T12:50:00Z">
        <w:r w:rsidRPr="00310C9B" w:rsidDel="00E77DC5">
          <w:rPr>
            <w:lang w:val="en-GB"/>
          </w:rPr>
          <w:delText>-</w:delText>
        </w:r>
      </w:del>
      <w:r w:rsidRPr="00310C9B">
        <w:rPr>
          <w:lang w:val="en-GB"/>
        </w:rPr>
        <w:t>0.8</w:t>
      </w:r>
      <w:del w:id="984" w:author="Max Lindmark" w:date="2020-05-08T12:44:00Z">
        <w:r w:rsidRPr="00310C9B" w:rsidDel="00292DB4">
          <w:rPr>
            <w:lang w:val="en-GB"/>
          </w:rPr>
          <w:delText>3</w:delText>
        </w:r>
      </w:del>
      <w:ins w:id="985" w:author="Max Lindmark" w:date="2020-05-08T12:44:00Z">
        <w:r w:rsidR="00292DB4">
          <w:rPr>
            <w:lang w:val="en-GB"/>
          </w:rPr>
          <w:t>4</w:t>
        </w:r>
      </w:ins>
      <w:r w:rsidRPr="00310C9B">
        <w:rPr>
          <w:lang w:val="en-GB"/>
        </w:rPr>
        <w:t xml:space="preserve">, </w:t>
      </w:r>
      <w:del w:id="986" w:author="Max Lindmark" w:date="2020-05-08T12:50:00Z">
        <w:r w:rsidRPr="00310C9B" w:rsidDel="00E77DC5">
          <w:rPr>
            <w:lang w:val="en-GB"/>
          </w:rPr>
          <w:delText>-</w:delText>
        </w:r>
      </w:del>
      <w:r w:rsidRPr="00310C9B">
        <w:rPr>
          <w:lang w:val="en-GB"/>
        </w:rPr>
        <w:t>0.</w:t>
      </w:r>
      <w:del w:id="987" w:author="Max Lindmark" w:date="2020-05-08T12:45:00Z">
        <w:r w:rsidRPr="00310C9B" w:rsidDel="00292DB4">
          <w:rPr>
            <w:lang w:val="en-GB"/>
          </w:rPr>
          <w:delText>49</w:delText>
        </w:r>
      </w:del>
      <w:ins w:id="988" w:author="Max Lindmark" w:date="2020-05-08T12:45:00Z">
        <w:r w:rsidR="00292DB4">
          <w:rPr>
            <w:lang w:val="en-GB"/>
          </w:rPr>
          <w:t>54</w:t>
        </w:r>
      </w:ins>
      <w:r w:rsidRPr="00310C9B">
        <w:rPr>
          <w:lang w:val="en-GB"/>
        </w:rPr>
        <w:t xml:space="preserve">], respectively; Fig. </w:t>
      </w:r>
      <w:del w:id="989" w:author="Max Lindmark" w:date="2020-05-08T13:54:00Z">
        <w:r w:rsidRPr="00310C9B" w:rsidDel="00B23506">
          <w:rPr>
            <w:lang w:val="en-GB"/>
          </w:rPr>
          <w:delText>2</w:delText>
        </w:r>
      </w:del>
      <w:ins w:id="990"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3FF9145D" w:rsidR="00297FFE" w:rsidRPr="00310C9B" w:rsidRDefault="00297FFE" w:rsidP="00297FFE">
      <w:pPr>
        <w:spacing w:line="480" w:lineRule="auto"/>
        <w:ind w:firstLine="284"/>
        <w:contextualSpacing/>
        <w:jc w:val="both"/>
        <w:rPr>
          <w:rFonts w:eastAsiaTheme="minorEastAsia" w:cstheme="minorHAnsi"/>
          <w:lang w:val="en-GB"/>
        </w:rPr>
      </w:pPr>
      <w:r w:rsidRPr="00310C9B">
        <w:rPr>
          <w:rFonts w:eastAsiaTheme="minorEastAsia" w:cstheme="minorHAnsi"/>
          <w:lang w:val="en-GB"/>
        </w:rPr>
        <w:t>We find strong statistical support for a negative global interaction between the effect of body mass and temperature on metabolic rate (99.</w:t>
      </w:r>
      <w:ins w:id="991" w:author="Max Lindmark" w:date="2020-05-08T13:03:00Z">
        <w:r w:rsidR="003C4538">
          <w:rPr>
            <w:rFonts w:eastAsiaTheme="minorEastAsia" w:cstheme="minorHAnsi"/>
            <w:lang w:val="en-GB"/>
          </w:rPr>
          <w:t>7</w:t>
        </w:r>
      </w:ins>
      <w:del w:id="992" w:author="Max Lindmark" w:date="2020-05-08T13:03:00Z">
        <w:r w:rsidRPr="00310C9B" w:rsidDel="003C4538">
          <w:rPr>
            <w:rFonts w:eastAsiaTheme="minorEastAsia" w:cstheme="minorHAnsi"/>
            <w:lang w:val="en-GB"/>
          </w:rPr>
          <w:delText>9</w:delText>
        </w:r>
      </w:del>
      <w:r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is above 0</w:t>
      </w:r>
      <w:del w:id="993" w:author="Max Lindmark" w:date="2020-05-08T13:03:00Z">
        <w:r w:rsidRPr="00310C9B" w:rsidDel="005430E1">
          <w:rPr>
            <w:rFonts w:eastAsiaTheme="minorEastAsia" w:cstheme="minorHAnsi"/>
            <w:iCs/>
            <w:lang w:val="en-GB"/>
          </w:rPr>
          <w:delText>,</w:delText>
        </w:r>
      </w:del>
      <w:r w:rsidRPr="00310C9B">
        <w:rPr>
          <w:rFonts w:eastAsiaTheme="minorEastAsia" w:cstheme="minorHAnsi"/>
          <w:iCs/>
          <w:lang w:val="en-GB"/>
        </w:rPr>
        <w:t xml:space="preserve"> Fig, S9</w:t>
      </w:r>
      <w:r w:rsidRPr="00310C9B">
        <w:rPr>
          <w:rFonts w:eastAsiaTheme="minorEastAsia" w:cstheme="minorHAnsi"/>
          <w:lang w:val="en-GB"/>
        </w:rPr>
        <w:t>)</w:t>
      </w:r>
      <w:ins w:id="994" w:author="Max Lindmark" w:date="2020-05-08T13:03:00Z">
        <w:r w:rsidR="005430E1">
          <w:rPr>
            <w:rFonts w:eastAsiaTheme="minorEastAsia" w:cstheme="minorHAnsi"/>
            <w:lang w:val="en-GB"/>
          </w:rPr>
          <w:t xml:space="preserve">. However, </w:t>
        </w:r>
      </w:ins>
      <w:del w:id="995" w:author="Max Lindmark" w:date="2020-05-08T13:03:00Z">
        <w:r w:rsidRPr="00310C9B" w:rsidDel="005430E1">
          <w:rPr>
            <w:rFonts w:eastAsiaTheme="minorEastAsia" w:cstheme="minorHAnsi"/>
            <w:lang w:val="en-GB"/>
          </w:rPr>
          <w:delText>, yet</w:delText>
        </w:r>
      </w:del>
      <w:r w:rsidRPr="00310C9B">
        <w:rPr>
          <w:rFonts w:eastAsiaTheme="minorEastAsia" w:cstheme="minorHAnsi"/>
          <w:lang w:val="en-GB"/>
        </w:rPr>
        <w:t xml:space="preserve"> the effect size is </w:t>
      </w:r>
      <w:del w:id="996" w:author="Max Lindmark" w:date="2020-05-08T13:03:00Z">
        <w:r w:rsidRPr="00310C9B" w:rsidDel="002D1825">
          <w:rPr>
            <w:rFonts w:eastAsiaTheme="minorEastAsia" w:cstheme="minorHAnsi"/>
            <w:lang w:val="en-GB"/>
          </w:rPr>
          <w:delText xml:space="preserve">relatively </w:delText>
        </w:r>
      </w:del>
      <w:ins w:id="997" w:author="Max Lindmark" w:date="2020-05-08T13:03:00Z">
        <w:r w:rsidR="002D1825">
          <w:rPr>
            <w:rFonts w:eastAsiaTheme="minorEastAsia" w:cstheme="minorHAnsi"/>
            <w:lang w:val="en-GB"/>
          </w:rPr>
          <w:t xml:space="preserve">very </w:t>
        </w:r>
      </w:ins>
      <w:r w:rsidRPr="00310C9B">
        <w:rPr>
          <w:rFonts w:eastAsiaTheme="minorEastAsia" w:cstheme="minorHAnsi"/>
          <w:lang w:val="en-GB"/>
        </w:rPr>
        <w:t>small. We estimate it to be 0.01</w:t>
      </w:r>
      <w:del w:id="998" w:author="Max Lindmark" w:date="2020-05-08T12:52:00Z">
        <w:r w:rsidRPr="00310C9B" w:rsidDel="009A6A15">
          <w:rPr>
            <w:rFonts w:eastAsiaTheme="minorEastAsia" w:cstheme="minorHAnsi"/>
            <w:lang w:val="en-GB"/>
          </w:rPr>
          <w:delText>7</w:delText>
        </w:r>
      </w:del>
      <w:ins w:id="999" w:author="Max Lindmark" w:date="2020-05-08T12:52:00Z">
        <w:r w:rsidR="009A6A15">
          <w:rPr>
            <w:rFonts w:eastAsiaTheme="minorEastAsia" w:cstheme="minorHAnsi"/>
            <w:lang w:val="en-GB"/>
          </w:rPr>
          <w:t>4</w:t>
        </w:r>
      </w:ins>
      <w:r w:rsidRPr="00310C9B">
        <w:rPr>
          <w:rFonts w:eastAsiaTheme="minorEastAsia" w:cstheme="minorHAnsi"/>
          <w:lang w:val="en-GB"/>
        </w:rPr>
        <w:t xml:space="preserve"> [0.00</w:t>
      </w:r>
      <w:del w:id="1000" w:author="Max Lindmark" w:date="2020-05-08T12:53:00Z">
        <w:r w:rsidRPr="00310C9B" w:rsidDel="00487493">
          <w:rPr>
            <w:rFonts w:eastAsiaTheme="minorEastAsia" w:cstheme="minorHAnsi"/>
            <w:lang w:val="en-GB"/>
          </w:rPr>
          <w:delText>67</w:delText>
        </w:r>
      </w:del>
      <w:ins w:id="1001" w:author="Max Lindmark" w:date="2020-05-08T12:53:00Z">
        <w:r w:rsidR="00487493">
          <w:rPr>
            <w:rFonts w:eastAsiaTheme="minorEastAsia" w:cstheme="minorHAnsi"/>
            <w:lang w:val="en-GB"/>
          </w:rPr>
          <w:t>33</w:t>
        </w:r>
      </w:ins>
      <w:r w:rsidRPr="00310C9B">
        <w:rPr>
          <w:rFonts w:eastAsiaTheme="minorEastAsia" w:cstheme="minorHAnsi"/>
          <w:lang w:val="en-GB"/>
        </w:rPr>
        <w:t>, 0.0</w:t>
      </w:r>
      <w:del w:id="1002" w:author="Max Lindmark" w:date="2020-05-08T12:53:00Z">
        <w:r w:rsidRPr="00310C9B" w:rsidDel="00487493">
          <w:rPr>
            <w:rFonts w:eastAsiaTheme="minorEastAsia" w:cstheme="minorHAnsi"/>
            <w:lang w:val="en-GB"/>
          </w:rPr>
          <w:delText>3</w:delText>
        </w:r>
      </w:del>
      <w:ins w:id="1003" w:author="Max Lindmark" w:date="2020-05-08T12:53:00Z">
        <w:r w:rsidR="00487493">
          <w:rPr>
            <w:rFonts w:eastAsiaTheme="minorEastAsia" w:cstheme="minorHAnsi"/>
            <w:lang w:val="en-GB"/>
          </w:rPr>
          <w:t>24</w:t>
        </w:r>
      </w:ins>
      <w:r w:rsidRPr="00310C9B">
        <w:rPr>
          <w:rFonts w:eastAsiaTheme="minorEastAsia" w:cstheme="minorHAnsi"/>
          <w:lang w:val="en-GB"/>
        </w:rPr>
        <w:t xml:space="preserve">] on an Arrhenius temperature scale, which corresponds to a decline in the mass scaling exponent of metabolic rate by </w:t>
      </w:r>
      <w:del w:id="1004" w:author="Max Lindmark" w:date="2020-05-08T15:18:00Z">
        <w:r w:rsidRPr="00310C9B" w:rsidDel="00DD077E">
          <w:rPr>
            <w:rFonts w:eastAsiaTheme="minorEastAsia" w:cstheme="minorHAnsi"/>
            <w:lang w:val="en-GB"/>
          </w:rPr>
          <w:delText>~</w:delText>
        </w:r>
      </w:del>
      <w:r w:rsidRPr="00310C9B">
        <w:rPr>
          <w:rFonts w:eastAsiaTheme="minorEastAsia" w:cstheme="minorHAnsi"/>
          <w:lang w:val="en-GB"/>
        </w:rPr>
        <w:t>0.002</w:t>
      </w:r>
      <w:del w:id="1005" w:author="Max Lindmark" w:date="2020-05-08T13:10:00Z">
        <w:r w:rsidRPr="00310C9B" w:rsidDel="001775D4">
          <w:rPr>
            <w:rFonts w:eastAsiaTheme="minorEastAsia" w:cstheme="minorHAnsi"/>
            <w:lang w:val="en-GB"/>
          </w:rPr>
          <w:delText>3</w:delText>
        </w:r>
      </w:del>
      <w:r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310C9B">
        <w:rPr>
          <w:rFonts w:eastAsiaTheme="minorEastAsia" w:cstheme="minorHAnsi"/>
          <w:lang w:val="en-GB"/>
        </w:rPr>
        <w:t xml:space="preserve">. </w:t>
      </w:r>
      <w:r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ins w:id="1006" w:author="Max Lindmark" w:date="2020-05-08T13:11:00Z">
        <w:r w:rsidR="00BE3AB7">
          <w:rPr>
            <w:rFonts w:eastAsiaTheme="minorEastAsia" w:cstheme="minorHAnsi"/>
            <w:lang w:val="en-GB"/>
          </w:rPr>
          <w:t>0</w:t>
        </w:r>
      </w:ins>
      <w:del w:id="1007" w:author="Max Lindmark" w:date="2020-05-08T13:11:00Z">
        <w:r w:rsidRPr="00310C9B" w:rsidDel="00BE3AB7">
          <w:rPr>
            <w:rFonts w:eastAsiaTheme="minorEastAsia" w:cstheme="minorHAnsi"/>
            <w:lang w:val="en-GB"/>
          </w:rPr>
          <w:delText>1</w:delText>
        </w:r>
      </w:del>
      <w:r w:rsidRPr="00310C9B">
        <w:rPr>
          <w:rFonts w:eastAsiaTheme="minorEastAsia" w:cstheme="minorHAnsi"/>
          <w:lang w:val="en-GB"/>
        </w:rPr>
        <w:t>.</w:t>
      </w:r>
      <w:del w:id="1008" w:author="Max Lindmark" w:date="2020-05-08T13:11:00Z">
        <w:r w:rsidRPr="00310C9B" w:rsidDel="00BE3AB7">
          <w:rPr>
            <w:rFonts w:eastAsiaTheme="minorEastAsia" w:cstheme="minorHAnsi"/>
            <w:lang w:val="en-GB"/>
          </w:rPr>
          <w:delText>2</w:delText>
        </w:r>
      </w:del>
      <w:ins w:id="1009" w:author="Max Lindmark" w:date="2020-05-08T13:11:00Z">
        <w:r w:rsidR="00BE3AB7">
          <w:rPr>
            <w:rFonts w:eastAsiaTheme="minorEastAsia" w:cstheme="minorHAnsi"/>
            <w:lang w:val="en-GB"/>
          </w:rPr>
          <w:t>6</w:t>
        </w:r>
      </w:ins>
      <w:r w:rsidRPr="00310C9B">
        <w:rPr>
          <w:rFonts w:eastAsiaTheme="minorEastAsia" w:cstheme="minorHAnsi"/>
          <w:lang w:val="en-GB"/>
        </w:rPr>
        <w:t xml:space="preserve">, suggesting it is comparable to the </w:t>
      </w:r>
      <w:del w:id="1010" w:author="Max Lindmark" w:date="2020-05-08T15:26:00Z">
        <w:r w:rsidRPr="00310C9B" w:rsidDel="008450D7">
          <w:rPr>
            <w:rFonts w:eastAsiaTheme="minorEastAsia" w:cstheme="minorHAnsi"/>
            <w:lang w:val="en-GB"/>
          </w:rPr>
          <w:delText xml:space="preserve">global-interaction only </w:delText>
        </w:r>
      </w:del>
      <w:r w:rsidRPr="00310C9B">
        <w:rPr>
          <w:rFonts w:eastAsiaTheme="minorEastAsia" w:cstheme="minorHAnsi"/>
          <w:lang w:val="en-GB"/>
        </w:rPr>
        <w:t xml:space="preserve">model </w:t>
      </w:r>
      <w:ins w:id="1011" w:author="Max Lindmark" w:date="2020-05-08T15:26:00Z">
        <w:r w:rsidR="008450D7">
          <w:rPr>
            <w:rFonts w:eastAsiaTheme="minorEastAsia" w:cstheme="minorHAnsi"/>
            <w:lang w:val="en-GB"/>
          </w:rPr>
          <w:t>with a global interaction term</w:t>
        </w:r>
        <w:r w:rsidR="00DC46BB">
          <w:rPr>
            <w:rFonts w:eastAsiaTheme="minorEastAsia" w:cstheme="minorHAnsi"/>
            <w:lang w:val="en-GB"/>
          </w:rPr>
          <w:t xml:space="preserve"> </w:t>
        </w:r>
      </w:ins>
      <w:r w:rsidRPr="00310C9B">
        <w:rPr>
          <w:rFonts w:eastAsiaTheme="minorEastAsia" w:cstheme="minorHAnsi"/>
          <w:lang w:val="en-GB"/>
        </w:rPr>
        <w:t xml:space="preserve">(M2). We chose the latter to illustrate predictions (Fig. </w:t>
      </w:r>
      <w:del w:id="1012" w:author="Max Lindmark" w:date="2020-05-08T13:54:00Z">
        <w:r w:rsidRPr="00310C9B" w:rsidDel="004C5E87">
          <w:rPr>
            <w:rFonts w:eastAsiaTheme="minorEastAsia" w:cstheme="minorHAnsi"/>
            <w:lang w:val="en-GB"/>
          </w:rPr>
          <w:delText>1A</w:delText>
        </w:r>
      </w:del>
      <w:ins w:id="1013" w:author="Max Lindmark" w:date="2020-05-08T13:54:00Z">
        <w:r w:rsidR="004C5E87">
          <w:rPr>
            <w:rFonts w:eastAsiaTheme="minorEastAsia" w:cstheme="minorHAnsi"/>
            <w:lang w:val="en-GB"/>
          </w:rPr>
          <w:t>2</w:t>
        </w:r>
        <w:r w:rsidR="00212CFD">
          <w:rPr>
            <w:rFonts w:eastAsiaTheme="minorEastAsia" w:cstheme="minorHAnsi"/>
            <w:lang w:val="en-GB"/>
          </w:rPr>
          <w:t>A</w:t>
        </w:r>
      </w:ins>
      <w:r w:rsidRPr="00310C9B">
        <w:rPr>
          <w:rFonts w:eastAsiaTheme="minorEastAsia" w:cstheme="minorHAnsi"/>
          <w:lang w:val="en-GB"/>
        </w:rPr>
        <w:t xml:space="preserve">) because of its simpler model structure. 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del w:id="1014" w:author="Max Lindmark" w:date="2020-05-08T13:11:00Z">
        <w:r w:rsidRPr="00310C9B" w:rsidDel="00C825B5">
          <w:rPr>
            <w:rFonts w:eastAsiaTheme="minorEastAsia" w:cstheme="minorHAnsi"/>
            <w:lang w:val="en-GB"/>
          </w:rPr>
          <w:delText>2</w:delText>
        </w:r>
      </w:del>
      <w:ins w:id="1015" w:author="Max Lindmark" w:date="2020-05-08T13:11:00Z">
        <w:r w:rsidR="00C825B5">
          <w:rPr>
            <w:rFonts w:eastAsiaTheme="minorEastAsia" w:cstheme="minorHAnsi"/>
            <w:lang w:val="en-GB"/>
          </w:rPr>
          <w:t>1.3</w:t>
        </w:r>
      </w:ins>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del w:id="1016" w:author="Max Lindmark" w:date="2020-05-08T13:54:00Z">
        <w:r w:rsidRPr="00310C9B" w:rsidDel="00015E44">
          <w:rPr>
            <w:rFonts w:eastAsiaTheme="minorEastAsia" w:cstheme="minorHAnsi"/>
            <w:lang w:val="en-GB"/>
          </w:rPr>
          <w:delText>1</w:delText>
        </w:r>
      </w:del>
      <w:ins w:id="1017" w:author="Max Lindmark" w:date="2020-05-08T13:54:00Z">
        <w:r w:rsidR="00015E44">
          <w:rPr>
            <w:rFonts w:eastAsiaTheme="minorEastAsia" w:cstheme="minorHAnsi"/>
            <w:lang w:val="en-GB"/>
          </w:rPr>
          <w:t>2</w:t>
        </w:r>
      </w:ins>
      <w:del w:id="1018" w:author="Max Lindmark" w:date="2020-05-08T13:54:00Z">
        <w:r w:rsidRPr="00310C9B" w:rsidDel="00015E44">
          <w:rPr>
            <w:rFonts w:eastAsiaTheme="minorEastAsia" w:cstheme="minorHAnsi"/>
            <w:lang w:val="en-GB"/>
          </w:rPr>
          <w:delText>B</w:delText>
        </w:r>
      </w:del>
      <w:ins w:id="1019" w:author="Max Lindmark" w:date="2020-05-08T13:54:00Z">
        <w:r w:rsidR="00212CFD">
          <w:rPr>
            <w:rFonts w:eastAsiaTheme="minorEastAsia" w:cstheme="minorHAnsi"/>
            <w:lang w:val="en-GB"/>
          </w:rPr>
          <w:t>B</w:t>
        </w:r>
      </w:ins>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small (posterior median of -0.01</w:t>
      </w:r>
      <w:del w:id="1020" w:author="Max Lindmark" w:date="2020-05-08T13:18:00Z">
        <w:r w:rsidRPr="00310C9B" w:rsidDel="00822370">
          <w:rPr>
            <w:lang w:val="en-GB"/>
          </w:rPr>
          <w:delText>8</w:delText>
        </w:r>
      </w:del>
      <w:r w:rsidRPr="00310C9B">
        <w:rPr>
          <w:lang w:val="en-GB"/>
        </w:rPr>
        <w:t xml:space="preserve"> on Arrhenius temperature scale).</w:t>
      </w:r>
    </w:p>
    <w:p w14:paraId="3A5BEB5D" w14:textId="24560219" w:rsidR="00297FFE" w:rsidRPr="00972C7F" w:rsidDel="004C50CB" w:rsidRDefault="00297FFE" w:rsidP="00F85DA2">
      <w:pPr>
        <w:spacing w:line="480" w:lineRule="auto"/>
        <w:ind w:firstLine="284"/>
        <w:contextualSpacing/>
        <w:jc w:val="both"/>
        <w:rPr>
          <w:del w:id="1021" w:author="Max Lindmark" w:date="2020-05-08T10:48:00Z"/>
          <w:rFonts w:eastAsiaTheme="minorEastAsia" w:cstheme="minorHAnsi"/>
          <w:lang w:val="en-GB"/>
        </w:rPr>
      </w:pPr>
    </w:p>
    <w:p w14:paraId="7D37A5AE" w14:textId="68564577" w:rsidR="00A02A57" w:rsidRPr="006D2E1E" w:rsidRDefault="005F466B" w:rsidP="002E3379">
      <w:pPr>
        <w:spacing w:line="480" w:lineRule="auto"/>
        <w:ind w:firstLine="284"/>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unimodal.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022"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023"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024" w:author="Max Lindmark" w:date="2020-05-08T13:41:00Z">
        <w:r w:rsidR="00F81C78">
          <w:rPr>
            <w:rFonts w:eastAsiaTheme="minorEastAsia" w:cstheme="minorHAnsi"/>
            <w:lang w:val="en-GB"/>
          </w:rPr>
          <w:t xml:space="preserve">hierarchical </w:t>
        </w:r>
      </w:ins>
      <w:del w:id="1025"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026"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027"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028" w:author="Max Lindmark" w:date="2020-05-08T14:00:00Z">
                <w:rPr>
                  <w:rFonts w:ascii="Cambria Math" w:hAnsi="Cambria Math" w:cstheme="minorHAnsi"/>
                  <w:i/>
                </w:rPr>
              </w:ins>
            </m:ctrlPr>
          </m:sSubPr>
          <m:e>
            <m:r>
              <w:ins w:id="1029" w:author="Max Lindmark" w:date="2020-05-08T14:00:00Z">
                <w:rPr>
                  <w:rFonts w:ascii="Cambria Math" w:hAnsi="Cambria Math" w:cstheme="minorHAnsi"/>
                </w:rPr>
                <m:t>γ</m:t>
              </w:ins>
            </m:r>
          </m:e>
          <m:sub>
            <m:r>
              <w:ins w:id="1030" w:author="Max Lindmark" w:date="2020-05-08T14:00:00Z">
                <w:rPr>
                  <w:rFonts w:ascii="Cambria Math" w:hAnsi="Cambria Math" w:cstheme="minorHAnsi"/>
                </w:rPr>
                <m:t>0</m:t>
              </w:ins>
            </m:r>
          </m:sub>
        </m:sSub>
      </m:oMath>
      <w:ins w:id="1031" w:author="Max Lindmark" w:date="2020-05-08T14:00:00Z">
        <w:r w:rsidR="008C2CC5" w:rsidRPr="00B76DA8">
          <w:rPr>
            <w:rFonts w:eastAsiaTheme="minorEastAsia" w:cstheme="minorHAnsi"/>
            <w:lang w:val="en-US"/>
          </w:rPr>
          <w:t>)</w:t>
        </w:r>
      </w:ins>
      <w:del w:id="1032"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033" w:author="Max Lindmark" w:date="2020-05-08T14:09:00Z">
        <w:r w:rsidR="00C84B73" w:rsidRPr="006D2E1E" w:rsidDel="008C457C">
          <w:rPr>
            <w:rFonts w:eastAsiaTheme="minorEastAsia" w:cstheme="minorHAnsi"/>
            <w:lang w:val="en-GB"/>
          </w:rPr>
          <w:delText xml:space="preserve">(Fig. </w:delText>
        </w:r>
      </w:del>
      <w:del w:id="1034" w:author="Max Lindmark" w:date="2020-05-08T13:37:00Z">
        <w:r w:rsidR="009F3E2E" w:rsidRPr="00297ABC" w:rsidDel="00297ABC">
          <w:rPr>
            <w:rFonts w:eastAsiaTheme="minorEastAsia" w:cstheme="minorHAnsi"/>
            <w:highlight w:val="red"/>
            <w:lang w:val="en-GB"/>
            <w:rPrChange w:id="1035" w:author="Max Lindmark" w:date="2020-05-08T13:37:00Z">
              <w:rPr>
                <w:rFonts w:eastAsiaTheme="minorEastAsia" w:cstheme="minorHAnsi"/>
                <w:lang w:val="en-GB"/>
              </w:rPr>
            </w:rPrChange>
          </w:rPr>
          <w:delText>4</w:delText>
        </w:r>
      </w:del>
      <w:del w:id="1036"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037" w:author="Max Lindmark" w:date="2020-05-08T14:09:00Z">
        <w:r w:rsidR="008C457C">
          <w:rPr>
            <w:rFonts w:eastAsiaTheme="minorEastAsia" w:cstheme="minorHAnsi"/>
            <w:lang w:val="en-GB"/>
          </w:rPr>
          <w:t xml:space="preserve">. </w:t>
        </w:r>
      </w:ins>
      <w:ins w:id="1038" w:author="Max Lindmark" w:date="2020-05-08T14:00:00Z">
        <w:r w:rsidR="009046F9">
          <w:rPr>
            <w:rFonts w:eastAsiaTheme="minorEastAsia" w:cstheme="minorHAnsi"/>
            <w:lang w:val="en-GB"/>
          </w:rPr>
          <w:t>The mo</w:t>
        </w:r>
      </w:ins>
      <w:ins w:id="1039"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040" w:author="Max Lindmark" w:date="2020-05-08T14:02:00Z">
        <w:r w:rsidR="00812D19">
          <w:rPr>
            <w:rFonts w:eastAsiaTheme="minorEastAsia" w:cstheme="minorHAnsi"/>
            <w:lang w:val="en-GB"/>
          </w:rPr>
          <w:t xml:space="preserve">slightly </w:t>
        </w:r>
      </w:ins>
      <w:ins w:id="1041"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042"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043" w:author="Max Lindmark" w:date="2020-05-08T14:14:00Z">
        <w:r w:rsidR="00DF39DF">
          <w:rPr>
            <w:rFonts w:eastAsiaTheme="minorEastAsia" w:cstheme="minorHAnsi"/>
            <w:lang w:val="en-GB"/>
          </w:rPr>
          <w:t>6</w:t>
        </w:r>
      </w:ins>
      <w:ins w:id="1044" w:author="Max Lindmark" w:date="2020-05-08T14:02:00Z">
        <w:r w:rsidR="008074AD">
          <w:rPr>
            <w:rFonts w:eastAsiaTheme="minorEastAsia" w:cstheme="minorHAnsi"/>
            <w:lang w:val="en-GB"/>
          </w:rPr>
          <w:t>, respectively</w:t>
        </w:r>
      </w:ins>
      <w:ins w:id="1045" w:author="Max Lindmark" w:date="2020-05-08T14:01:00Z">
        <w:r w:rsidR="009046F9">
          <w:rPr>
            <w:rFonts w:eastAsiaTheme="minorEastAsia" w:cstheme="minorHAnsi"/>
            <w:lang w:val="en-GB"/>
          </w:rPr>
          <w:t>)</w:t>
        </w:r>
        <w:r w:rsidR="007717BF">
          <w:rPr>
            <w:rFonts w:eastAsiaTheme="minorEastAsia" w:cstheme="minorHAnsi"/>
            <w:lang w:val="en-GB"/>
          </w:rPr>
          <w:t>.</w:t>
        </w:r>
      </w:ins>
      <w:ins w:id="1046" w:author="Max Lindmark" w:date="2020-05-08T14:02:00Z">
        <w:r w:rsidR="0022319D">
          <w:rPr>
            <w:rFonts w:eastAsiaTheme="minorEastAsia" w:cstheme="minorHAnsi"/>
            <w:lang w:val="en-GB"/>
          </w:rPr>
          <w:t xml:space="preserve"> The equation for </w:t>
        </w:r>
      </w:ins>
      <w:ins w:id="1047" w:author="Max Lindmark" w:date="2020-05-08T14:05:00Z">
        <w:r w:rsidR="00DC5EA8">
          <w:rPr>
            <w:rFonts w:eastAsiaTheme="minorEastAsia" w:cstheme="minorHAnsi"/>
            <w:lang w:val="en-GB"/>
          </w:rPr>
          <w:t xml:space="preserve">rescaled </w:t>
        </w:r>
      </w:ins>
      <w:ins w:id="1048"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049" w:author="Max Lindmark" w:date="2020-05-08T14:02:00Z">
        <w:r w:rsidR="0065306D">
          <w:rPr>
            <w:rFonts w:eastAsiaTheme="minorEastAsia" w:cstheme="minorHAnsi"/>
            <w:lang w:val="en-GB"/>
          </w:rPr>
          <w:t xml:space="preserve">consumption rate </w:t>
        </w:r>
      </w:ins>
      <w:ins w:id="1050" w:author="Max Lindmark" w:date="2020-05-08T14:06:00Z">
        <w:r w:rsidR="00236ADC">
          <w:rPr>
            <w:rFonts w:eastAsiaTheme="minorEastAsia" w:cstheme="minorHAnsi"/>
            <w:lang w:val="en-GB"/>
          </w:rPr>
          <w:t xml:space="preserve">for an unmeasured species </w:t>
        </w:r>
      </w:ins>
      <w:ins w:id="1051" w:author="Max Lindmark" w:date="2020-05-08T14:02:00Z">
        <w:r w:rsidR="0065306D">
          <w:rPr>
            <w:rFonts w:eastAsiaTheme="minorEastAsia" w:cstheme="minorHAnsi"/>
            <w:lang w:val="en-GB"/>
          </w:rPr>
          <w:t>over the full temperature range in the data c</w:t>
        </w:r>
      </w:ins>
      <w:ins w:id="1052" w:author="Max Lindmark" w:date="2020-05-08T14:03:00Z">
        <w:r w:rsidR="0065306D">
          <w:rPr>
            <w:rFonts w:eastAsiaTheme="minorEastAsia" w:cstheme="minorHAnsi"/>
            <w:lang w:val="en-GB"/>
          </w:rPr>
          <w:t xml:space="preserve">an therefore be written as: </w:t>
        </w:r>
      </w:ins>
      <m:oMath>
        <m:r>
          <w:ins w:id="1053" w:author="Max Lindmark" w:date="2020-05-08T14:03:00Z">
            <w:rPr>
              <w:rFonts w:ascii="Cambria Math" w:hAnsi="Cambria Math" w:cstheme="minorHAnsi"/>
            </w:rPr>
            <m:t>consumption</m:t>
          </w:ins>
        </m:r>
        <m:r>
          <w:ins w:id="1054" w:author="Max Lindmark" w:date="2020-05-08T14:03:00Z">
            <w:rPr>
              <w:rFonts w:ascii="Cambria Math" w:hAnsi="Cambria Math" w:cstheme="minorHAnsi"/>
            </w:rPr>
            <m:t>=</m:t>
          </w:ins>
        </m:r>
        <m:r>
          <w:ins w:id="1055" w:author="Max Lindmark" w:date="2020-05-08T14:05:00Z">
            <w:rPr>
              <w:rFonts w:ascii="Cambria Math" w:hAnsi="Cambria Math" w:cstheme="minorHAnsi"/>
            </w:rPr>
            <m:t>0.83</m:t>
          </w:ins>
        </m:r>
        <m:r>
          <w:ins w:id="1056" w:author="Max Lindmark" w:date="2020-05-08T14:06:00Z">
            <w:rPr>
              <w:rFonts w:ascii="Cambria Math" w:hAnsi="Cambria Math" w:cstheme="minorHAnsi"/>
            </w:rPr>
            <m:t>-</m:t>
          </w:ins>
        </m:r>
        <m:r>
          <w:ins w:id="1057" w:author="Max Lindmark" w:date="2020-05-08T14:06:00Z">
            <w:rPr>
              <w:rFonts w:ascii="Cambria Math" w:hAnsi="Cambria Math" w:cstheme="minorHAnsi"/>
            </w:rPr>
            <m:t>-0.0019</m:t>
          </w:ins>
        </m:r>
        <m:r>
          <w:ins w:id="1058" w:author="Max Lindmark" w:date="2020-05-08T14:07:00Z">
            <w:rPr>
              <w:rFonts w:ascii="Cambria Math" w:hAnsi="Cambria Math" w:cstheme="minorHAnsi" w:hint="eastAsia"/>
              <w:lang w:val="en-GB"/>
            </w:rPr>
            <m:t>×</m:t>
          </w:ins>
        </m:r>
        <m:r>
          <w:ins w:id="1059" w:author="Max Lindmark" w:date="2020-05-08T14:06:00Z">
            <w:rPr>
              <w:rFonts w:ascii="Cambria Math" w:hAnsi="Cambria Math" w:cstheme="minorHAnsi"/>
            </w:rPr>
            <m:t>m</m:t>
          </w:ins>
        </m:r>
        <m:r>
          <w:ins w:id="1060" w:author="Max Lindmark" w:date="2020-05-08T14:03:00Z">
            <w:rPr>
              <w:rFonts w:ascii="Cambria Math" w:hAnsi="Cambria Math" w:cstheme="minorHAnsi"/>
            </w:rPr>
            <m:t>+</m:t>
          </w:ins>
        </m:r>
        <m:r>
          <w:ins w:id="1061" w:author="Max Lindmark" w:date="2020-05-08T14:07:00Z">
            <w:rPr>
              <w:rFonts w:ascii="Cambria Math" w:hAnsi="Cambria Math" w:cstheme="minorHAnsi"/>
            </w:rPr>
            <m:t>0.048</m:t>
          </w:ins>
        </m:r>
        <m:r>
          <w:ins w:id="1062" w:author="Max Lindmark" w:date="2020-05-08T14:08:00Z">
            <w:rPr>
              <w:rFonts w:ascii="Cambria Math" w:hAnsi="Cambria Math" w:cstheme="minorHAnsi" w:hint="eastAsia"/>
              <w:lang w:val="en-GB"/>
            </w:rPr>
            <m:t>×</m:t>
          </w:ins>
        </m:r>
        <m:sSub>
          <m:sSubPr>
            <m:ctrlPr>
              <w:ins w:id="1063" w:author="Max Lindmark" w:date="2020-05-08T14:03:00Z">
                <w:rPr>
                  <w:rFonts w:ascii="Cambria Math" w:hAnsi="Cambria Math" w:cstheme="minorHAnsi"/>
                  <w:i/>
                </w:rPr>
              </w:ins>
            </m:ctrlPr>
          </m:sSubPr>
          <m:e>
            <m:r>
              <w:ins w:id="1064" w:author="Max Lindmark" w:date="2020-05-08T14:03:00Z">
                <w:rPr>
                  <w:rFonts w:ascii="Cambria Math" w:hAnsi="Cambria Math" w:cstheme="minorHAnsi"/>
                </w:rPr>
                <m:t>t</m:t>
              </w:ins>
            </m:r>
          </m:e>
          <m:sub>
            <m:r>
              <w:ins w:id="1065" w:author="Max Lindmark" w:date="2020-05-08T14:03:00Z">
                <w:rPr>
                  <w:rFonts w:ascii="Cambria Math" w:hAnsi="Cambria Math" w:cstheme="minorHAnsi"/>
                </w:rPr>
                <m:t>C</m:t>
              </w:ins>
            </m:r>
          </m:sub>
        </m:sSub>
        <m:r>
          <w:ins w:id="1066" w:author="Max Lindmark" w:date="2020-05-08T14:08:00Z">
            <w:rPr>
              <w:rFonts w:ascii="Cambria Math" w:hAnsi="Cambria Math" w:cstheme="minorHAnsi"/>
            </w:rPr>
            <m:t>-0.0002</m:t>
          </w:ins>
        </m:r>
        <m:r>
          <w:ins w:id="1067" w:author="Max Lindmark" w:date="2020-05-08T14:08:00Z">
            <w:rPr>
              <w:rFonts w:ascii="Cambria Math" w:hAnsi="Cambria Math" w:cstheme="minorHAnsi" w:hint="eastAsia"/>
              <w:lang w:val="en-GB"/>
            </w:rPr>
            <m:t>×</m:t>
          </w:ins>
        </m:r>
        <m:sSubSup>
          <m:sSubSupPr>
            <m:ctrlPr>
              <w:ins w:id="1068" w:author="Max Lindmark" w:date="2020-05-08T14:03:00Z">
                <w:rPr>
                  <w:rFonts w:ascii="Cambria Math" w:hAnsi="Cambria Math" w:cstheme="minorHAnsi"/>
                  <w:i/>
                </w:rPr>
              </w:ins>
            </m:ctrlPr>
          </m:sSubSupPr>
          <m:e>
            <m:r>
              <w:ins w:id="1069" w:author="Max Lindmark" w:date="2020-05-08T14:03:00Z">
                <w:rPr>
                  <w:rFonts w:ascii="Cambria Math" w:hAnsi="Cambria Math" w:cstheme="minorHAnsi"/>
                </w:rPr>
                <m:t>t</m:t>
              </w:ins>
            </m:r>
          </m:e>
          <m:sub>
            <m:r>
              <w:ins w:id="1070" w:author="Max Lindmark" w:date="2020-05-08T14:03:00Z">
                <w:rPr>
                  <w:rFonts w:ascii="Cambria Math" w:hAnsi="Cambria Math" w:cstheme="minorHAnsi"/>
                </w:rPr>
                <m:t>C</m:t>
              </w:ins>
            </m:r>
          </m:sub>
          <m:sup>
            <m:r>
              <w:ins w:id="1071" w:author="Max Lindmark" w:date="2020-05-08T14:03:00Z">
                <w:rPr>
                  <w:rFonts w:ascii="Cambria Math" w:hAnsi="Cambria Math" w:cstheme="minorHAnsi"/>
                </w:rPr>
                <m:t>2</m:t>
              </w:ins>
            </m:r>
          </m:sup>
        </m:sSubSup>
        <m:r>
          <w:ins w:id="1072" w:author="Max Lindmark" w:date="2020-05-08T14:13:00Z">
            <w:rPr>
              <w:rFonts w:ascii="Cambria Math" w:hAnsi="Cambria Math" w:cstheme="minorHAnsi"/>
            </w:rPr>
            <m:t>-</m:t>
          </w:ins>
        </m:r>
        <m:r>
          <w:ins w:id="1073" w:author="Max Lindmark" w:date="2020-05-08T14:08:00Z">
            <w:rPr>
              <w:rFonts w:ascii="Cambria Math" w:hAnsi="Cambria Math" w:cstheme="minorHAnsi"/>
            </w:rPr>
            <m:t>0.0000</m:t>
          </w:ins>
        </m:r>
        <m:r>
          <w:ins w:id="1074" w:author="Max Lindmark" w:date="2020-05-08T14:51:00Z">
            <w:rPr>
              <w:rFonts w:ascii="Cambria Math" w:hAnsi="Cambria Math" w:cstheme="minorHAnsi"/>
            </w:rPr>
            <m:t>3</m:t>
          </w:ins>
        </m:r>
        <m:r>
          <w:ins w:id="1075" w:author="Max Lindmark" w:date="2020-05-08T14:08:00Z">
            <w:rPr>
              <w:rFonts w:ascii="Cambria Math" w:hAnsi="Cambria Math" w:cstheme="minorHAnsi" w:hint="eastAsia"/>
              <w:lang w:val="en-GB"/>
            </w:rPr>
            <m:t>×</m:t>
          </w:ins>
        </m:r>
        <m:sSubSup>
          <m:sSubSupPr>
            <m:ctrlPr>
              <w:ins w:id="1076" w:author="Max Lindmark" w:date="2020-05-08T14:03:00Z">
                <w:rPr>
                  <w:rFonts w:ascii="Cambria Math" w:hAnsi="Cambria Math" w:cstheme="minorHAnsi"/>
                  <w:i/>
                </w:rPr>
              </w:ins>
            </m:ctrlPr>
          </m:sSubSupPr>
          <m:e>
            <m:r>
              <w:ins w:id="1077" w:author="Max Lindmark" w:date="2020-05-08T14:03:00Z">
                <w:rPr>
                  <w:rFonts w:ascii="Cambria Math" w:hAnsi="Cambria Math" w:cstheme="minorHAnsi"/>
                </w:rPr>
                <m:t>t</m:t>
              </w:ins>
            </m:r>
          </m:e>
          <m:sub>
            <m:r>
              <w:ins w:id="1078" w:author="Max Lindmark" w:date="2020-05-08T14:03:00Z">
                <w:rPr>
                  <w:rFonts w:ascii="Cambria Math" w:hAnsi="Cambria Math" w:cstheme="minorHAnsi"/>
                </w:rPr>
                <m:t>C</m:t>
              </w:ins>
            </m:r>
          </m:sub>
          <m:sup>
            <m:r>
              <w:ins w:id="1079" w:author="Max Lindmark" w:date="2020-05-08T14:03:00Z">
                <w:rPr>
                  <w:rFonts w:ascii="Cambria Math" w:hAnsi="Cambria Math" w:cstheme="minorHAnsi"/>
                </w:rPr>
                <m:t>3</m:t>
              </w:ins>
            </m:r>
          </m:sup>
        </m:sSubSup>
      </m:oMath>
      <w:ins w:id="1080" w:author="Max Lindmark" w:date="2020-05-08T14:09:00Z">
        <w:r w:rsidR="00904E3E" w:rsidRPr="00B76DA8">
          <w:rPr>
            <w:rFonts w:eastAsiaTheme="minorEastAsia" w:cstheme="minorHAnsi"/>
            <w:lang w:val="en-US"/>
          </w:rPr>
          <w:t xml:space="preserve"> (</w:t>
        </w:r>
        <w:r w:rsidR="00904E3E" w:rsidRPr="00B76DA8">
          <w:rPr>
            <w:rFonts w:eastAsiaTheme="minorEastAsia" w:cstheme="minorHAnsi"/>
            <w:color w:val="FF0000"/>
            <w:lang w:val="en-US"/>
          </w:rPr>
          <w:t>Fig. SX</w:t>
        </w:r>
        <w:r w:rsidR="00904E3E" w:rsidRPr="00B76DA8">
          <w:rPr>
            <w:rFonts w:eastAsiaTheme="minorEastAsia" w:cstheme="minorHAnsi"/>
            <w:lang w:val="en-US"/>
          </w:rPr>
          <w:t>)</w:t>
        </w:r>
      </w:ins>
      <w:ins w:id="1081" w:author="Max Lindmark" w:date="2020-05-08T14:03:00Z">
        <w:r w:rsidR="006415B9">
          <w:rPr>
            <w:rFonts w:eastAsiaTheme="minorEastAsia" w:cstheme="minorHAnsi"/>
            <w:lang w:val="en-GB"/>
          </w:rPr>
          <w:t>.</w:t>
        </w:r>
      </w:ins>
      <w:ins w:id="1082" w:author="Max Lindmark" w:date="2020-05-08T14:01:00Z">
        <w:r w:rsidR="009046F9">
          <w:rPr>
            <w:rFonts w:eastAsiaTheme="minorEastAsia" w:cstheme="minorHAnsi"/>
            <w:lang w:val="en-GB"/>
          </w:rPr>
          <w:t xml:space="preserve"> </w:t>
        </w:r>
      </w:ins>
      <w:r w:rsidR="0018027C" w:rsidRPr="006D2E1E">
        <w:rPr>
          <w:rFonts w:eastAsiaTheme="minorEastAsia" w:cstheme="minorHAnsi"/>
          <w:lang w:val="en-GB"/>
        </w:rPr>
        <w:t>The unimodal temperature</w:t>
      </w:r>
      <w:r w:rsidR="00BB38CF" w:rsidRPr="006D2E1E">
        <w:rPr>
          <w:rFonts w:eastAsiaTheme="minorEastAsia" w:cstheme="minorHAnsi"/>
          <w:lang w:val="en-GB"/>
        </w:rPr>
        <w:t xml:space="preserve"> </w:t>
      </w:r>
      <w:r w:rsidR="0018027C" w:rsidRPr="006D2E1E">
        <w:rPr>
          <w:rFonts w:eastAsiaTheme="minorEastAsia" w:cstheme="minorHAnsi"/>
          <w:lang w:val="en-GB"/>
        </w:rPr>
        <w:t xml:space="preserve">dependence </w:t>
      </w:r>
      <w:r w:rsidR="002A6E0F" w:rsidRPr="006D2E1E">
        <w:rPr>
          <w:rFonts w:eastAsiaTheme="minorEastAsia" w:cstheme="minorHAnsi"/>
          <w:lang w:val="en-GB"/>
        </w:rPr>
        <w:t xml:space="preserve">implies 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083"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 as shown in the log-log models)</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lastRenderedPageBreak/>
        <w:t>warming</w:t>
      </w:r>
      <w:r w:rsidR="004F3D9C" w:rsidRPr="006D2E1E">
        <w:rPr>
          <w:rFonts w:eastAsiaTheme="minorEastAsia" w:cstheme="minorHAnsi"/>
          <w:lang w:val="en-GB"/>
        </w:rPr>
        <w:t xml:space="preserve">. </w:t>
      </w:r>
      <w:r w:rsidR="00B10C5E" w:rsidRPr="006D2E1E">
        <w:rPr>
          <w:rFonts w:eastAsiaTheme="minorEastAsia" w:cstheme="minorHAnsi"/>
          <w:lang w:val="en-GB"/>
        </w:rPr>
        <w:t xml:space="preserve">In other words, the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084"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085"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r w:rsidR="009C2179" w:rsidRPr="006D2E1E">
        <w:rPr>
          <w:rFonts w:eastAsiaTheme="minorEastAsia" w:cstheme="minorHAnsi"/>
          <w:lang w:val="en-GB"/>
        </w:rPr>
        <w:t>.</w:t>
      </w:r>
      <w:r w:rsidR="000A0AC1" w:rsidRPr="006D2E1E">
        <w:rPr>
          <w:rFonts w:eastAsiaTheme="minorEastAsia" w:cstheme="minorHAnsi"/>
          <w:lang w:val="en-GB"/>
        </w:rPr>
        <w:t xml:space="preserve"> </w:t>
      </w:r>
      <w:del w:id="1086"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087" w:author="Max Lindmark" w:date="2020-05-08T13:49:00Z">
                <w:rPr>
                  <w:rFonts w:ascii="Cambria Math" w:eastAsiaTheme="minorEastAsia" w:hAnsi="Cambria Math" w:cstheme="minorHAnsi"/>
                  <w:i/>
                </w:rPr>
              </w:del>
            </m:ctrlPr>
          </m:sSubPr>
          <m:e>
            <m:r>
              <w:del w:id="1088" w:author="Max Lindmark" w:date="2020-05-08T13:49:00Z">
                <w:rPr>
                  <w:rFonts w:ascii="Cambria Math" w:eastAsiaTheme="minorEastAsia" w:hAnsi="Cambria Math" w:cstheme="minorHAnsi"/>
                </w:rPr>
                <m:t>T</m:t>
              </w:del>
            </m:r>
          </m:e>
          <m:sub>
            <m:r>
              <w:del w:id="1089" w:author="Max Lindmark" w:date="2020-05-08T13:49:00Z">
                <w:rPr>
                  <w:rFonts w:ascii="Cambria Math" w:eastAsiaTheme="minorEastAsia" w:hAnsi="Cambria Math" w:cstheme="minorHAnsi"/>
                </w:rPr>
                <m:t>C</m:t>
              </w:del>
            </m:r>
            <m:r>
              <w:del w:id="1090" w:author="Max Lindmark" w:date="2020-05-08T13:49:00Z">
                <w:rPr>
                  <w:rFonts w:ascii="Cambria Math" w:eastAsiaTheme="minorEastAsia" w:hAnsi="Cambria Math" w:cstheme="minorHAnsi"/>
                  <w:lang w:val="en-GB"/>
                </w:rPr>
                <m:t>,</m:t>
              </w:del>
            </m:r>
            <m:r>
              <w:del w:id="1091" w:author="Max Lindmark" w:date="2020-05-08T13:49:00Z">
                <w:rPr>
                  <w:rFonts w:ascii="Cambria Math" w:eastAsiaTheme="minorEastAsia" w:hAnsi="Cambria Math" w:cstheme="minorHAnsi"/>
                </w:rPr>
                <m:t>i</m:t>
              </w:del>
            </m:r>
            <m:r>
              <w:del w:id="1092" w:author="Max Lindmark" w:date="2020-05-08T13:49:00Z">
                <w:rPr>
                  <w:rFonts w:ascii="Cambria Math" w:eastAsiaTheme="minorEastAsia" w:hAnsi="Cambria Math" w:cstheme="minorHAnsi"/>
                  <w:lang w:val="en-GB"/>
                </w:rPr>
                <m:t>,</m:t>
              </w:del>
            </m:r>
            <m:r>
              <w:del w:id="1093" w:author="Max Lindmark" w:date="2020-05-08T13:49:00Z">
                <w:rPr>
                  <w:rFonts w:ascii="Cambria Math" w:eastAsiaTheme="minorEastAsia" w:hAnsi="Cambria Math" w:cstheme="minorHAnsi"/>
                </w:rPr>
                <m:t>j</m:t>
              </w:del>
            </m:r>
          </m:sub>
        </m:sSub>
        <m:r>
          <w:del w:id="1094" w:author="Max Lindmark" w:date="2020-05-08T13:49:00Z">
            <w:rPr>
              <w:rFonts w:ascii="Cambria Math" w:eastAsiaTheme="minorEastAsia" w:hAnsi="Cambria Math" w:cstheme="minorHAnsi"/>
              <w:lang w:val="en-GB"/>
            </w:rPr>
            <m:t>-</m:t>
          </w:del>
        </m:r>
        <m:sSub>
          <m:sSubPr>
            <m:ctrlPr>
              <w:del w:id="1095" w:author="Max Lindmark" w:date="2020-05-08T13:49:00Z">
                <w:rPr>
                  <w:rFonts w:ascii="Cambria Math" w:hAnsi="Cambria Math" w:cstheme="minorHAnsi"/>
                  <w:i/>
                </w:rPr>
              </w:del>
            </m:ctrlPr>
          </m:sSubPr>
          <m:e>
            <m:acc>
              <m:accPr>
                <m:chr m:val="̃"/>
                <m:ctrlPr>
                  <w:del w:id="1096" w:author="Max Lindmark" w:date="2020-05-08T13:49:00Z">
                    <w:rPr>
                      <w:rFonts w:ascii="Cambria Math" w:hAnsi="Cambria Math" w:cstheme="minorHAnsi"/>
                      <w:i/>
                    </w:rPr>
                  </w:del>
                </m:ctrlPr>
              </m:accPr>
              <m:e>
                <m:r>
                  <w:del w:id="1097" w:author="Max Lindmark" w:date="2020-05-08T13:49:00Z">
                    <w:rPr>
                      <w:rFonts w:ascii="Cambria Math" w:hAnsi="Cambria Math" w:cstheme="minorHAnsi"/>
                    </w:rPr>
                    <m:t>T</m:t>
                  </w:del>
                </m:r>
              </m:e>
            </m:acc>
          </m:e>
          <m:sub>
            <m:r>
              <w:del w:id="1098" w:author="Max Lindmark" w:date="2020-05-08T13:49:00Z">
                <w:rPr>
                  <w:rFonts w:ascii="Cambria Math" w:hAnsi="Cambria Math" w:cstheme="minorHAnsi"/>
                </w:rPr>
                <m:t>env</m:t>
              </w:del>
            </m:r>
            <m:r>
              <w:del w:id="1099" w:author="Max Lindmark" w:date="2020-05-08T13:49:00Z">
                <w:rPr>
                  <w:rFonts w:ascii="Cambria Math" w:hAnsi="Cambria Math" w:cstheme="minorHAnsi"/>
                  <w:lang w:val="en-GB"/>
                </w:rPr>
                <m:t>,</m:t>
              </w:del>
            </m:r>
            <m:r>
              <w:del w:id="1100" w:author="Max Lindmark" w:date="2020-05-08T13:49:00Z">
                <w:rPr>
                  <w:rFonts w:ascii="Cambria Math" w:hAnsi="Cambria Math" w:cstheme="minorHAnsi"/>
                </w:rPr>
                <m:t>C</m:t>
              </w:del>
            </m:r>
            <m:r>
              <w:del w:id="1101" w:author="Max Lindmark" w:date="2020-05-08T13:49:00Z">
                <w:rPr>
                  <w:rFonts w:ascii="Cambria Math" w:hAnsi="Cambria Math" w:cstheme="minorHAnsi"/>
                  <w:lang w:val="en-GB"/>
                </w:rPr>
                <m:t>,</m:t>
              </w:del>
            </m:r>
            <m:r>
              <w:del w:id="1102" w:author="Max Lindmark" w:date="2020-05-08T13:49:00Z">
                <w:rPr>
                  <w:rFonts w:ascii="Cambria Math" w:hAnsi="Cambria Math" w:cstheme="minorHAnsi"/>
                </w:rPr>
                <m:t>i</m:t>
              </w:del>
            </m:r>
            <m:r>
              <w:del w:id="1103" w:author="Max Lindmark" w:date="2020-05-08T13:49:00Z">
                <w:rPr>
                  <w:rFonts w:ascii="Cambria Math" w:hAnsi="Cambria Math" w:cstheme="minorHAnsi"/>
                  <w:lang w:val="en-GB"/>
                </w:rPr>
                <m:t>,</m:t>
              </w:del>
            </m:r>
            <m:r>
              <w:del w:id="1104" w:author="Max Lindmark" w:date="2020-05-08T13:49:00Z">
                <w:rPr>
                  <w:rFonts w:ascii="Cambria Math" w:hAnsi="Cambria Math" w:cstheme="minorHAnsi"/>
                </w:rPr>
                <m:t>j</m:t>
              </w:del>
            </m:r>
          </m:sub>
        </m:sSub>
      </m:oMath>
      <w:del w:id="1105"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106" w:author="Max Lindmark" w:date="2020-05-08T13:49:00Z">
            <w:rPr>
              <w:rFonts w:ascii="Cambria Math" w:eastAsiaTheme="minorEastAsia" w:hAnsi="Cambria Math" w:cstheme="minorHAnsi"/>
              <w:lang w:val="en-GB"/>
            </w:rPr>
            <m:t>℃</m:t>
          </w:del>
        </m:r>
      </m:oMath>
      <w:del w:id="1107"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108"/>
        <w:commentRangeStart w:id="1109"/>
        <w:commentRangeStart w:id="1110"/>
        <w:r w:rsidR="004C128F" w:rsidRPr="006D2E1E" w:rsidDel="00B83368">
          <w:rPr>
            <w:rFonts w:eastAsiaTheme="minorEastAsia" w:cstheme="minorHAnsi"/>
            <w:lang w:val="en-GB"/>
          </w:rPr>
          <w:delText>-2.3</w:delText>
        </w:r>
      </w:del>
      <m:oMath>
        <m:r>
          <w:del w:id="1111" w:author="Max Lindmark" w:date="2020-05-08T13:49:00Z">
            <w:rPr>
              <w:rFonts w:ascii="Cambria Math" w:eastAsiaTheme="minorEastAsia" w:hAnsi="Cambria Math" w:cstheme="minorHAnsi"/>
              <w:lang w:val="en-GB"/>
            </w:rPr>
            <m:t>℃</m:t>
          </w:del>
        </m:r>
      </m:oMath>
      <w:del w:id="1112"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108"/>
        <w:r w:rsidR="004369A2" w:rsidRPr="006D2E1E" w:rsidDel="00B83368">
          <w:rPr>
            <w:rStyle w:val="CommentReference"/>
          </w:rPr>
          <w:commentReference w:id="1108"/>
        </w:r>
        <w:commentRangeEnd w:id="1109"/>
        <w:commentRangeEnd w:id="1110"/>
      </w:del>
      <m:oMath>
        <m:r>
          <w:del w:id="1113" w:author="Max Lindmark" w:date="2020-05-08T13:49:00Z">
            <w:rPr>
              <w:rFonts w:ascii="Cambria Math" w:eastAsiaTheme="minorEastAsia" w:hAnsi="Cambria Math" w:cstheme="minorHAnsi"/>
              <w:lang w:val="en-GB"/>
            </w:rPr>
            <m:t>℃</m:t>
          </w:del>
        </m:r>
      </m:oMath>
      <w:del w:id="1114" w:author="Max Lindmark" w:date="2020-05-08T13:49:00Z">
        <w:r w:rsidR="003B5ECD" w:rsidRPr="006D2E1E" w:rsidDel="00B83368">
          <w:rPr>
            <w:rStyle w:val="CommentReference"/>
          </w:rPr>
          <w:commentReference w:id="1109"/>
        </w:r>
        <w:r w:rsidR="004D14D0" w:rsidRPr="006D2E1E" w:rsidDel="00B83368">
          <w:rPr>
            <w:rStyle w:val="CommentReference"/>
          </w:rPr>
          <w:commentReference w:id="1110"/>
        </w:r>
        <w:r w:rsidR="00A50D17" w:rsidRPr="006D2E1E" w:rsidDel="00B83368">
          <w:rPr>
            <w:rFonts w:eastAsiaTheme="minorEastAsia" w:cstheme="minorHAnsi"/>
            <w:lang w:val="en-GB"/>
          </w:rPr>
          <w:delText xml:space="preserve">, </w:delText>
        </w:r>
        <w:commentRangeStart w:id="1115"/>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115"/>
        <w:r w:rsidR="0028454F" w:rsidRPr="006D2E1E" w:rsidDel="00B83368">
          <w:rPr>
            <w:rStyle w:val="CommentReference"/>
          </w:rPr>
          <w:commentReference w:id="1115"/>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116" w:author="Max Lindmark" w:date="2020-05-08T13:49:00Z">
            <w:rPr>
              <w:rFonts w:ascii="Cambria Math" w:eastAsiaTheme="minorEastAsia" w:hAnsi="Cambria Math" w:cstheme="minorHAnsi"/>
              <w:lang w:val="en-GB"/>
            </w:rPr>
            <m:t>℃</m:t>
          </w:del>
        </m:r>
      </m:oMath>
      <w:del w:id="1117"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478B3432" w14:textId="0D3FD13F" w:rsidR="00CA28E0" w:rsidRDefault="00191B54" w:rsidP="00E46073">
      <w:pPr>
        <w:spacing w:line="480" w:lineRule="auto"/>
        <w:ind w:firstLine="284"/>
        <w:contextualSpacing/>
        <w:jc w:val="both"/>
        <w:rPr>
          <w:ins w:id="1118" w:author="Max Lindmark" w:date="2020-05-08T14:39:00Z"/>
          <w:rFonts w:eastAsiaTheme="minorEastAsia" w:cstheme="minorHAnsi"/>
          <w:lang w:val="en-GB"/>
        </w:rPr>
      </w:pPr>
      <w:r w:rsidRPr="005A7AD4">
        <w:rPr>
          <w:rFonts w:eastAsiaTheme="minorEastAsia" w:cstheme="minorHAnsi"/>
          <w:lang w:val="en-GB"/>
        </w:rPr>
        <w:t xml:space="preserve">The implication of unimodal </w:t>
      </w:r>
      <w:r w:rsidR="006E6618" w:rsidRPr="005A7AD4">
        <w:rPr>
          <w:rFonts w:eastAsiaTheme="minorEastAsia" w:cstheme="minorHAnsi"/>
          <w:lang w:val="en-GB"/>
        </w:rPr>
        <w:t xml:space="preserve">thermal </w:t>
      </w:r>
      <w:r w:rsidR="006E6618" w:rsidRPr="004559BC">
        <w:rPr>
          <w:rFonts w:eastAsiaTheme="minorEastAsia" w:cstheme="minorHAnsi"/>
          <w:lang w:val="en-GB"/>
        </w:rPr>
        <w:t xml:space="preserve">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 xml:space="preserve">(Fig. </w:t>
      </w:r>
      <w:del w:id="1119" w:author="Max Lindmark" w:date="2020-05-08T14:36:00Z">
        <w:r w:rsidR="00463D5F" w:rsidRPr="004559BC" w:rsidDel="00001830">
          <w:rPr>
            <w:rFonts w:eastAsiaTheme="minorEastAsia" w:cstheme="minorHAnsi"/>
            <w:lang w:val="en-GB"/>
          </w:rPr>
          <w:delText>5</w:delText>
        </w:r>
      </w:del>
      <w:ins w:id="1120" w:author="Max Lindmark" w:date="2020-05-08T14:36:00Z">
        <w:r w:rsidR="00001830">
          <w:rPr>
            <w:rFonts w:eastAsiaTheme="minorEastAsia" w:cstheme="minorHAnsi"/>
            <w:lang w:val="en-GB"/>
          </w:rPr>
          <w:t>4</w:t>
        </w:r>
      </w:ins>
      <w:r w:rsidR="00463D5F" w:rsidRPr="004559BC">
        <w:rPr>
          <w:rFonts w:eastAsiaTheme="minorEastAsia" w:cstheme="minorHAnsi"/>
          <w:lang w:val="en-GB"/>
        </w:rPr>
        <w:t>)</w:t>
      </w:r>
      <w:r w:rsidR="001107F5" w:rsidRPr="004559BC">
        <w:rPr>
          <w:rFonts w:eastAsiaTheme="minorEastAsia" w:cstheme="minorHAnsi"/>
          <w:lang w:val="en-GB"/>
        </w:rPr>
        <w:t>.</w:t>
      </w:r>
      <w:r w:rsidR="00CC3ADF" w:rsidRPr="004559BC">
        <w:rPr>
          <w:rFonts w:eastAsiaTheme="minorEastAsia" w:cstheme="minorHAnsi"/>
          <w:lang w:val="en-GB"/>
        </w:rPr>
        <w:t xml:space="preserve"> </w:t>
      </w:r>
      <w:del w:id="1121" w:author="Max Lindmark" w:date="2020-05-08T14:52:00Z">
        <w:r w:rsidR="00911AB3"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r w:rsidR="000238B8" w:rsidRPr="00F077BA">
        <w:rPr>
          <w:rFonts w:eastAsiaTheme="minorEastAsia" w:cstheme="minorHAnsi"/>
          <w:lang w:val="en-GB"/>
        </w:rPr>
        <w:t>W</w:t>
      </w:r>
      <w:r w:rsidR="00CC3ADF" w:rsidRPr="00F077BA">
        <w:rPr>
          <w:rFonts w:eastAsiaTheme="minorEastAsia" w:cstheme="minorHAnsi"/>
          <w:lang w:val="en-GB"/>
        </w:rPr>
        <w:t xml:space="preserve">e </w:t>
      </w:r>
      <w:r w:rsidR="00524D1F" w:rsidRPr="00F077BA">
        <w:rPr>
          <w:rFonts w:eastAsiaTheme="minorEastAsia" w:cstheme="minorHAnsi"/>
          <w:lang w:val="en-GB"/>
        </w:rPr>
        <w:t>exemplify the thermal response of net</w:t>
      </w:r>
      <w:ins w:id="1122" w:author="Max Lindmark" w:date="2020-05-08T15:19:00Z">
        <w:r w:rsidR="0010623B">
          <w:rPr>
            <w:rFonts w:eastAsiaTheme="minorEastAsia" w:cstheme="minorHAnsi"/>
            <w:lang w:val="en-GB"/>
          </w:rPr>
          <w:t xml:space="preserve"> </w:t>
        </w:r>
      </w:ins>
      <w:del w:id="1123" w:author="Max Lindmark" w:date="2020-05-08T15:19:00Z">
        <w:r w:rsidR="00524D1F" w:rsidRPr="00F077BA" w:rsidDel="0010623B">
          <w:rPr>
            <w:rFonts w:eastAsiaTheme="minorEastAsia" w:cstheme="minorHAnsi"/>
            <w:lang w:val="en-GB"/>
          </w:rPr>
          <w:delText>-</w:delText>
        </w:r>
      </w:del>
      <w:r w:rsidR="00524D1F" w:rsidRPr="00F077BA">
        <w:rPr>
          <w:rFonts w:eastAsiaTheme="minorEastAsia" w:cstheme="minorHAnsi"/>
          <w:lang w:val="en-GB"/>
        </w:rPr>
        <w:t xml:space="preserve">energy gain </w:t>
      </w:r>
      <w:del w:id="1124" w:author="Max Lindmark" w:date="2020-05-08T14:15:00Z">
        <w:r w:rsidR="00CC3ADF" w:rsidRPr="00F077BA" w:rsidDel="000B1949">
          <w:rPr>
            <w:rFonts w:eastAsiaTheme="minorEastAsia" w:cstheme="minorHAnsi"/>
            <w:lang w:val="en-GB"/>
          </w:rPr>
          <w:delText xml:space="preserve">using </w:delText>
        </w:r>
      </w:del>
      <w:ins w:id="1125" w:author="Max Lindmark" w:date="2020-05-08T14:15:00Z">
        <w:r w:rsidR="000B1949" w:rsidRPr="00B76DA8">
          <w:rPr>
            <w:rFonts w:eastAsiaTheme="minorEastAsia" w:cstheme="minorHAnsi"/>
            <w:lang w:val="en-GB"/>
          </w:rPr>
          <w:t xml:space="preserve">by predicting </w:t>
        </w:r>
      </w:ins>
      <w:ins w:id="1126" w:author="Max Lindmark" w:date="2020-05-08T14:16:00Z">
        <w:r w:rsidR="000B1949" w:rsidRPr="00B76DA8">
          <w:rPr>
            <w:rFonts w:eastAsiaTheme="minorEastAsia" w:cstheme="minorHAnsi"/>
            <w:lang w:val="en-GB"/>
          </w:rPr>
          <w:t>the metabolic rate</w:t>
        </w:r>
        <w:r w:rsidR="00C4365F" w:rsidRPr="00B76DA8">
          <w:rPr>
            <w:rFonts w:eastAsiaTheme="minorEastAsia" w:cstheme="minorHAnsi"/>
            <w:lang w:val="en-GB"/>
          </w:rPr>
          <w:t xml:space="preserve"> </w:t>
        </w:r>
      </w:ins>
      <w:ins w:id="1127" w:author="Max Lindmark" w:date="2020-05-08T16:28:00Z">
        <w:r w:rsidR="00233B42">
          <w:rPr>
            <w:rFonts w:eastAsiaTheme="minorEastAsia" w:cstheme="minorHAnsi"/>
            <w:lang w:val="en-GB"/>
          </w:rPr>
          <w:t xml:space="preserve">and </w:t>
        </w:r>
      </w:ins>
      <w:ins w:id="1128" w:author="Max Lindmark" w:date="2020-05-08T14:16:00Z">
        <w:r w:rsidR="000B1949" w:rsidRPr="00B76DA8">
          <w:rPr>
            <w:rFonts w:eastAsiaTheme="minorEastAsia" w:cstheme="minorHAnsi"/>
            <w:lang w:val="en-GB"/>
          </w:rPr>
          <w:t>maximum consumption rate</w:t>
        </w:r>
        <w:r w:rsidR="00C4365F" w:rsidRPr="00B76DA8">
          <w:rPr>
            <w:rFonts w:eastAsiaTheme="minorEastAsia" w:cstheme="minorHAnsi"/>
            <w:lang w:val="en-GB"/>
          </w:rPr>
          <w:t xml:space="preserve"> </w:t>
        </w:r>
        <w:r w:rsidR="007D09AC" w:rsidRPr="00B76DA8">
          <w:rPr>
            <w:rFonts w:eastAsiaTheme="minorEastAsia" w:cstheme="minorHAnsi"/>
            <w:lang w:val="en-GB"/>
          </w:rPr>
          <w:t xml:space="preserve">for </w:t>
        </w:r>
      </w:ins>
      <w:r w:rsidR="00CC2FBD" w:rsidRPr="00F077BA">
        <w:rPr>
          <w:rFonts w:eastAsiaTheme="minorEastAsia" w:cstheme="minorHAnsi"/>
          <w:lang w:val="en-GB"/>
        </w:rPr>
        <w:t>two body sizes</w:t>
      </w:r>
      <w:del w:id="1129"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r w:rsidR="008A107C" w:rsidRPr="00F077BA">
        <w:rPr>
          <w:rFonts w:eastAsiaTheme="minorEastAsia" w:cstheme="minorHAnsi"/>
          <w:lang w:val="en-GB"/>
        </w:rPr>
        <w:t>,</w:t>
      </w:r>
      <w:r w:rsidR="00747003" w:rsidRPr="00F077BA">
        <w:rPr>
          <w:rFonts w:eastAsiaTheme="minorEastAsia" w:cstheme="minorHAnsi"/>
          <w:lang w:val="en-GB"/>
        </w:rPr>
        <w:t xml:space="preserve"> and show that the optimum of net</w:t>
      </w:r>
      <w:r w:rsidR="009553ED" w:rsidRPr="00F077BA">
        <w:rPr>
          <w:rFonts w:eastAsiaTheme="minorEastAsia" w:cstheme="minorHAnsi"/>
          <w:lang w:val="en-GB"/>
        </w:rPr>
        <w:t xml:space="preserve"> </w:t>
      </w:r>
      <w:r w:rsidR="00747003" w:rsidRPr="00F077BA">
        <w:rPr>
          <w:rFonts w:eastAsiaTheme="minorEastAsia" w:cstheme="minorHAnsi"/>
          <w:lang w:val="en-GB"/>
        </w:rPr>
        <w:t>energy gain declines with body size</w:t>
      </w:r>
      <w:r w:rsidR="00084601" w:rsidRPr="00F077BA">
        <w:rPr>
          <w:rFonts w:eastAsiaTheme="minorEastAsia" w:cstheme="minorHAnsi"/>
          <w:lang w:val="en-GB"/>
        </w:rPr>
        <w:t xml:space="preserve"> (Fig. </w:t>
      </w:r>
      <w:ins w:id="1130" w:author="Max Lindmark" w:date="2020-05-08T14:17:00Z">
        <w:r w:rsidR="001C5D69">
          <w:rPr>
            <w:rFonts w:eastAsiaTheme="minorEastAsia" w:cstheme="minorHAnsi"/>
            <w:lang w:val="en-GB"/>
          </w:rPr>
          <w:t>4</w:t>
        </w:r>
      </w:ins>
      <w:del w:id="1131" w:author="Max Lindmark" w:date="2020-05-08T14:17:00Z">
        <w:r w:rsidR="00084601" w:rsidRPr="00F077BA" w:rsidDel="001C5D69">
          <w:rPr>
            <w:rFonts w:eastAsiaTheme="minorEastAsia" w:cstheme="minorHAnsi"/>
            <w:lang w:val="en-GB"/>
          </w:rPr>
          <w:delText>5</w:delText>
        </w:r>
      </w:del>
      <w:r w:rsidR="00084601" w:rsidRPr="00F077BA">
        <w:rPr>
          <w:rFonts w:eastAsiaTheme="minorEastAsia" w:cstheme="minorHAnsi"/>
          <w:lang w:val="en-GB"/>
        </w:rPr>
        <w:t>)</w:t>
      </w:r>
      <w:r w:rsidR="00747003" w:rsidRPr="00F077BA">
        <w:rPr>
          <w:rFonts w:eastAsiaTheme="minorEastAsia" w:cstheme="minorHAnsi"/>
          <w:lang w:val="en-GB"/>
        </w:rPr>
        <w:t>.</w:t>
      </w:r>
      <w:r w:rsidR="003D0B87" w:rsidRPr="00F077BA">
        <w:rPr>
          <w:rFonts w:eastAsiaTheme="minorEastAsia" w:cstheme="minorHAnsi"/>
          <w:lang w:val="en-GB"/>
        </w:rPr>
        <w:t xml:space="preserve"> </w:t>
      </w:r>
      <w:ins w:id="1132" w:author="Max Lindmark" w:date="2020-05-08T14:20:00Z">
        <w:r w:rsidR="00642BA2">
          <w:rPr>
            <w:rFonts w:eastAsiaTheme="minorEastAsia" w:cstheme="minorHAnsi"/>
            <w:lang w:val="en-GB"/>
          </w:rPr>
          <w:t>This result if also found in our analysis of growth rates. Speci</w:t>
        </w:r>
      </w:ins>
      <w:ins w:id="1133" w:author="Max Lindmark" w:date="2020-05-08T14:21:00Z">
        <w:r w:rsidR="00642BA2">
          <w:rPr>
            <w:rFonts w:eastAsiaTheme="minorEastAsia" w:cstheme="minorHAnsi"/>
            <w:lang w:val="en-GB"/>
          </w:rPr>
          <w:t xml:space="preserve">fically, we find that within species, </w:t>
        </w:r>
      </w:ins>
      <w:del w:id="1134"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135" w:author="Max Lindmark" w:date="2020-05-08T14:21:00Z">
        <w:r w:rsidR="00642BA2">
          <w:rPr>
            <w:rFonts w:eastAsiaTheme="minorEastAsia" w:cstheme="minorHAnsi"/>
            <w:lang w:val="en-GB"/>
          </w:rPr>
          <w:t xml:space="preserve">the </w:t>
        </w:r>
      </w:ins>
      <w:ins w:id="1136" w:author="Max Lindmark" w:date="2020-05-08T14:53:00Z">
        <w:r w:rsidR="00565A12">
          <w:rPr>
            <w:rFonts w:eastAsiaTheme="minorEastAsia" w:cstheme="minorHAnsi"/>
            <w:lang w:val="en-GB"/>
          </w:rPr>
          <w:t xml:space="preserve">optimum growth </w:t>
        </w:r>
      </w:ins>
      <w:ins w:id="1137" w:author="Max Lindmark" w:date="2020-05-08T14:21:00Z">
        <w:r w:rsidR="00642BA2">
          <w:rPr>
            <w:rFonts w:eastAsiaTheme="minorEastAsia" w:cstheme="minorHAnsi"/>
            <w:lang w:val="en-GB"/>
          </w:rPr>
          <w:t xml:space="preserve">temperature </w:t>
        </w:r>
      </w:ins>
      <w:ins w:id="1138" w:author="Max Lindmark" w:date="2020-05-08T14:35:00Z">
        <w:r w:rsidR="00E606D0">
          <w:rPr>
            <w:rFonts w:eastAsiaTheme="minorEastAsia" w:cstheme="minorHAnsi"/>
            <w:lang w:val="en-GB"/>
          </w:rPr>
          <w:t xml:space="preserve">(rescaled within species) </w:t>
        </w:r>
      </w:ins>
      <w:del w:id="1139" w:author="Max Lindmark" w:date="2020-05-08T14:21:00Z">
        <w:r w:rsidR="005B370D" w:rsidRPr="004559BC" w:rsidDel="00642BA2">
          <w:rPr>
            <w:rFonts w:eastAsiaTheme="minorEastAsia" w:cstheme="minorHAnsi"/>
            <w:lang w:val="en-GB"/>
          </w:rPr>
          <w:delText xml:space="preserve">of </w:delText>
        </w:r>
      </w:del>
      <w:del w:id="1140" w:author="Max Lindmark" w:date="2020-05-08T14:20:00Z">
        <w:r w:rsidR="005B370D" w:rsidRPr="004559BC" w:rsidDel="004A34E9">
          <w:rPr>
            <w:rFonts w:eastAsiaTheme="minorEastAsia" w:cstheme="minorHAnsi"/>
            <w:lang w:val="en-GB"/>
          </w:rPr>
          <w:delText xml:space="preserve">optimum </w:delText>
        </w:r>
      </w:del>
      <w:del w:id="1141" w:author="Max Lindmark" w:date="2020-05-08T14:35:00Z">
        <w:r w:rsidR="005B370D" w:rsidRPr="004559BC" w:rsidDel="00B85FEF">
          <w:rPr>
            <w:rFonts w:eastAsiaTheme="minorEastAsia" w:cstheme="minorHAnsi"/>
            <w:lang w:val="en-GB"/>
          </w:rPr>
          <w:delText xml:space="preserve">temperature </w:delText>
        </w:r>
      </w:del>
      <w:del w:id="1142"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143"/>
      <w:del w:id="1144" w:author="Max Lindmark" w:date="2020-05-08T14:19:00Z">
        <w:r w:rsidR="00CA28E0" w:rsidRPr="00972C7F" w:rsidDel="00D17808">
          <w:rPr>
            <w:rFonts w:cstheme="minorHAnsi"/>
            <w:lang w:val="en-GB"/>
          </w:rPr>
          <w:delText>optimum</w:delText>
        </w:r>
        <w:commentRangeEnd w:id="1143"/>
        <w:r w:rsidR="00D17808" w:rsidDel="00D17808">
          <w:rPr>
            <w:rStyle w:val="CommentReference"/>
          </w:rPr>
          <w:commentReference w:id="1143"/>
        </w:r>
        <w:r w:rsidR="00CA28E0" w:rsidRPr="00972C7F" w:rsidDel="00D17808">
          <w:rPr>
            <w:rFonts w:cstheme="minorHAnsi"/>
            <w:lang w:val="en-GB"/>
          </w:rPr>
          <w:delText xml:space="preserve"> </w:delText>
        </w:r>
      </w:del>
      <w:del w:id="1145" w:author="Max Lindmark" w:date="2020-05-08T14:21:00Z">
        <w:r w:rsidR="00CA28E0" w:rsidRPr="00972C7F" w:rsidDel="00642BA2">
          <w:rPr>
            <w:rFonts w:cstheme="minorHAnsi"/>
            <w:lang w:val="en-GB"/>
          </w:rPr>
          <w:delText xml:space="preserve">temperature </w:delText>
        </w:r>
      </w:del>
      <w:del w:id="1146"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147"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148"/>
      <w:commentRangeStart w:id="1149"/>
      <w:commentRangeStart w:id="1150"/>
      <w:r w:rsidR="00CA28E0" w:rsidRPr="00972C7F">
        <w:rPr>
          <w:rFonts w:eastAsiaTheme="minorEastAsia" w:cstheme="minorHAnsi"/>
          <w:lang w:val="en-GB"/>
        </w:rPr>
        <w:t xml:space="preserve">natural log of </w:t>
      </w:r>
      <w:del w:id="1151"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152" w:author="Max Lindmark" w:date="2020-05-08T14:36:00Z">
        <w:r w:rsidR="00BC0232">
          <w:rPr>
            <w:rFonts w:eastAsiaTheme="minorEastAsia" w:cstheme="minorHAnsi"/>
            <w:lang w:val="en-GB"/>
          </w:rPr>
          <w:t>(rescaled to size-at-maturation</w:t>
        </w:r>
        <w:r w:rsidR="006807C5">
          <w:rPr>
            <w:rFonts w:eastAsiaTheme="minorEastAsia" w:cstheme="minorHAnsi"/>
            <w:lang w:val="en-GB"/>
          </w:rPr>
          <w:t xml:space="preserve"> within species</w:t>
        </w:r>
        <w:r w:rsidR="00BC0232">
          <w:rPr>
            <w:rFonts w:eastAsiaTheme="minorEastAsia" w:cstheme="minorHAnsi"/>
            <w:lang w:val="en-GB"/>
          </w:rPr>
          <w:t xml:space="preserve">) </w:t>
        </w:r>
      </w:ins>
      <w:r w:rsidR="00CA28E0" w:rsidRPr="00972C7F">
        <w:rPr>
          <w:rFonts w:eastAsiaTheme="minorEastAsia" w:cstheme="minorHAnsi"/>
          <w:lang w:val="en-GB"/>
        </w:rPr>
        <w:t xml:space="preserve">(Fig. </w:t>
      </w:r>
      <w:del w:id="1153" w:author="Max Lindmark" w:date="2020-05-08T14:36:00Z">
        <w:r w:rsidR="00700427" w:rsidRPr="004559BC" w:rsidDel="00966646">
          <w:rPr>
            <w:rFonts w:eastAsiaTheme="minorEastAsia" w:cstheme="minorHAnsi"/>
            <w:lang w:val="en-GB"/>
          </w:rPr>
          <w:delText>6</w:delText>
        </w:r>
      </w:del>
      <w:ins w:id="1154"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148"/>
      <w:r w:rsidR="00BC6DAB">
        <w:rPr>
          <w:rStyle w:val="CommentReference"/>
        </w:rPr>
        <w:commentReference w:id="1148"/>
      </w:r>
      <w:commentRangeEnd w:id="1149"/>
      <w:r w:rsidR="00BC6DAB">
        <w:rPr>
          <w:rStyle w:val="CommentReference"/>
        </w:rPr>
        <w:commentReference w:id="1149"/>
      </w:r>
      <w:commentRangeEnd w:id="1150"/>
      <w:r w:rsidR="00CE5ADB">
        <w:rPr>
          <w:rStyle w:val="CommentReference"/>
        </w:rPr>
        <w:commentReference w:id="1150"/>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155"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156" w:author="Max Lindmark" w:date="2020-05-08T14:33:00Z">
        <w:r w:rsidR="00CA28E0" w:rsidRPr="00972C7F" w:rsidDel="00EF21FF">
          <w:rPr>
            <w:rFonts w:eastAsiaTheme="minorEastAsia" w:cstheme="minorHAnsi"/>
            <w:lang w:val="en-GB"/>
          </w:rPr>
          <w:delText xml:space="preserve">because </w:delText>
        </w:r>
      </w:del>
      <w:ins w:id="1157" w:author="Max Lindmark" w:date="2020-05-08T14:33:00Z">
        <w:r w:rsidR="00EF21FF">
          <w:rPr>
            <w:rFonts w:eastAsiaTheme="minorEastAsia" w:cstheme="minorHAnsi"/>
            <w:lang w:val="en-GB"/>
          </w:rPr>
          <w:t xml:space="preserve">as </w:t>
        </w:r>
      </w:ins>
      <w:r w:rsidR="00CA28E0" w:rsidRPr="00972C7F">
        <w:rPr>
          <w:rFonts w:cstheme="minorHAnsi"/>
          <w:lang w:val="en-GB"/>
        </w:rPr>
        <w:t>9</w:t>
      </w:r>
      <w:del w:id="1158" w:author="Max Lindmark" w:date="2020-05-08T14:33:00Z">
        <w:r w:rsidR="00CA28E0" w:rsidRPr="00972C7F" w:rsidDel="00F3717D">
          <w:rPr>
            <w:rFonts w:cstheme="minorHAnsi"/>
            <w:lang w:val="en-GB"/>
          </w:rPr>
          <w:delText>9</w:delText>
        </w:r>
      </w:del>
      <w:ins w:id="1159" w:author="Max Lindmark" w:date="2020-05-08T14:33:00Z">
        <w:r w:rsidR="00F3717D">
          <w:rPr>
            <w:rFonts w:cstheme="minorHAnsi"/>
            <w:lang w:val="en-GB"/>
          </w:rPr>
          <w:t>2</w:t>
        </w:r>
      </w:ins>
      <w:r w:rsidR="00CA28E0" w:rsidRPr="00972C7F">
        <w:rPr>
          <w:rFonts w:cstheme="minorHAnsi"/>
          <w:lang w:val="en-GB"/>
        </w:rPr>
        <w:t>% of the posterior density of the slope estimate (</w:t>
      </w:r>
      <m:oMath>
        <m:sSub>
          <m:sSubPr>
            <m:ctrlPr>
              <w:ins w:id="1160" w:author="Max Lindmark" w:date="2020-05-08T14:34:00Z">
                <w:rPr>
                  <w:rFonts w:ascii="Cambria Math" w:eastAsiaTheme="minorEastAsia" w:hAnsi="Cambria Math" w:cstheme="minorHAnsi"/>
                  <w:i/>
                </w:rPr>
              </w:ins>
            </m:ctrlPr>
          </m:sSubPr>
          <m:e>
            <m:r>
              <w:ins w:id="1161" w:author="Max Lindmark" w:date="2020-05-08T14:34:00Z">
                <w:rPr>
                  <w:rFonts w:ascii="Cambria Math" w:eastAsiaTheme="minorEastAsia" w:hAnsi="Cambria Math" w:cstheme="minorHAnsi"/>
                </w:rPr>
                <m:t>μ</m:t>
              </w:ins>
            </m:r>
          </m:e>
          <m:sub>
            <m:sSub>
              <m:sSubPr>
                <m:ctrlPr>
                  <w:ins w:id="1162" w:author="Max Lindmark" w:date="2020-05-08T14:34:00Z">
                    <w:rPr>
                      <w:rFonts w:ascii="Cambria Math" w:hAnsi="Cambria Math" w:cstheme="minorHAnsi"/>
                      <w:bCs/>
                      <w:i/>
                      <w:iCs/>
                    </w:rPr>
                  </w:ins>
                </m:ctrlPr>
              </m:sSubPr>
              <m:e>
                <m:r>
                  <w:ins w:id="1163" w:author="Max Lindmark" w:date="2020-05-08T14:34:00Z">
                    <w:rPr>
                      <w:rFonts w:ascii="Cambria Math" w:hAnsi="Cambria Math" w:cstheme="minorHAnsi"/>
                    </w:rPr>
                    <m:t>β</m:t>
                  </w:ins>
                </m:r>
              </m:e>
              <m:sub>
                <m:r>
                  <w:ins w:id="1164" w:author="Max Lindmark" w:date="2020-05-08T14:34:00Z">
                    <w:rPr>
                      <w:rFonts w:ascii="Cambria Math" w:hAnsi="Cambria Math" w:cstheme="minorHAnsi"/>
                    </w:rPr>
                    <m:t>1</m:t>
                  </w:ins>
                </m:r>
              </m:sub>
            </m:sSub>
          </m:sub>
        </m:sSub>
        <m:sSub>
          <m:sSubPr>
            <m:ctrlPr>
              <w:del w:id="1165" w:author="Max Lindmark" w:date="2020-05-08T14:34:00Z">
                <w:rPr>
                  <w:rFonts w:ascii="Cambria Math" w:hAnsi="Cambria Math" w:cstheme="minorHAnsi"/>
                  <w:i/>
                  <w:iCs/>
                </w:rPr>
              </w:del>
            </m:ctrlPr>
          </m:sSubPr>
          <m:e>
            <m:r>
              <w:del w:id="1166" w:author="Max Lindmark" w:date="2020-05-08T14:34:00Z">
                <w:rPr>
                  <w:rFonts w:ascii="Cambria Math" w:hAnsi="Cambria Math" w:cstheme="minorHAnsi"/>
                </w:rPr>
                <m:t>β</m:t>
              </w:del>
            </m:r>
          </m:e>
          <m:sub>
            <m:r>
              <w:del w:id="1167"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168"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169"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170" w:author="Max Lindmark" w:date="2020-05-08T14:53:00Z">
        <w:r w:rsidR="00CA28E0" w:rsidRPr="004559BC" w:rsidDel="00D67826">
          <w:rPr>
            <w:rFonts w:cstheme="minorHAnsi"/>
            <w:lang w:val="en-GB"/>
          </w:rPr>
          <w:delText xml:space="preserve">, </w:delText>
        </w:r>
      </w:del>
      <w:ins w:id="1171"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172" w:author="Max Lindmark" w:date="2020-05-08T14:53:00Z">
        <w:r w:rsidR="00CA28E0" w:rsidRPr="004559BC" w:rsidDel="00D67826">
          <w:rPr>
            <w:rFonts w:cstheme="minorHAnsi"/>
            <w:lang w:val="en-GB"/>
          </w:rPr>
          <w:delText xml:space="preserve">, </w:delText>
        </w:r>
      </w:del>
      <w:ins w:id="1173"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174" w:author="Max Lindmark" w:date="2020-05-08T14:38:00Z">
        <w:r w:rsidR="00E101E0">
          <w:rPr>
            <w:rFonts w:cstheme="minorHAnsi"/>
            <w:lang w:val="en-GB"/>
          </w:rPr>
          <w:t>177.3 vs 178.3, respectively</w:t>
        </w:r>
      </w:ins>
      <m:oMath>
        <m:r>
          <w:del w:id="1175" w:author="Max Lindmark" w:date="2020-05-08T14:38:00Z">
            <m:rPr>
              <m:sty m:val="p"/>
            </m:rPr>
            <w:rPr>
              <w:rFonts w:ascii="Cambria Math" w:hAnsi="Cambria Math" w:cstheme="minorHAnsi"/>
            </w:rPr>
            <m:t>Δ</m:t>
          </w:del>
        </m:r>
      </m:oMath>
      <w:del w:id="1176" w:author="Max Lindmark" w:date="2020-05-08T14:38:00Z">
        <w:r w:rsidR="00CA28E0" w:rsidRPr="004559BC" w:rsidDel="00E101E0">
          <w:rPr>
            <w:rFonts w:cstheme="minorHAnsi"/>
            <w:lang w:val="en-GB"/>
          </w:rPr>
          <w:delText xml:space="preserve">WAIC = </w:delText>
        </w:r>
      </w:del>
      <w:del w:id="1177"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178"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179" w:author="Max Lindmark" w:date="2020-05-08T14:37:00Z">
        <w:r w:rsidR="00CA28E0" w:rsidRPr="004559BC" w:rsidDel="00420ADD">
          <w:rPr>
            <w:rFonts w:cstheme="minorHAnsi"/>
            <w:lang w:val="en-GB"/>
          </w:rPr>
          <w:delText xml:space="preserve">global </w:delText>
        </w:r>
      </w:del>
      <w:ins w:id="1180" w:author="Max Lindmark" w:date="2020-05-08T14:37:00Z">
        <w:r w:rsidR="00420ADD">
          <w:rPr>
            <w:rFonts w:cstheme="minorHAnsi"/>
            <w:lang w:val="en-GB"/>
          </w:rPr>
          <w:t xml:space="preserve">random intercept and slope </w:t>
        </w:r>
      </w:ins>
      <w:del w:id="1181"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182" w:author="Max Lindmark" w:date="2020-05-08T14:53:00Z">
        <w:r w:rsidR="00CA28E0" w:rsidRPr="004559BC" w:rsidDel="00EE25E3">
          <w:rPr>
            <w:rFonts w:cstheme="minorHAnsi"/>
            <w:lang w:val="en-GB"/>
          </w:rPr>
          <w:delText xml:space="preserve"> </w:delText>
        </w:r>
      </w:del>
      <w:del w:id="1183"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184" w:author="Max Lindmark" w:date="2020-05-08T14:38:00Z">
            <w:rPr>
              <w:rFonts w:ascii="Cambria Math" w:hAnsi="Cambria Math" w:cstheme="minorHAnsi"/>
              <w:lang w:val="en-GB"/>
            </w:rPr>
            <m:t>124</m:t>
          </w:del>
        </m:r>
        <m:r>
          <w:ins w:id="1185" w:author="Max Lindmark" w:date="2020-05-08T14:38:00Z">
            <w:rPr>
              <w:rFonts w:ascii="Cambria Math" w:hAnsi="Cambria Math" w:cstheme="minorHAnsi"/>
              <w:lang w:val="en-GB"/>
            </w:rPr>
            <m:t>7</m:t>
          </w:ins>
        </m:r>
        <m:r>
          <w:rPr>
            <w:rFonts w:ascii="Cambria Math" w:hAnsi="Cambria Math" w:cstheme="minorHAnsi"/>
            <w:lang w:val="en-GB"/>
          </w:rPr>
          <m:t>-0.3</m:t>
        </m:r>
        <m:r>
          <w:ins w:id="1186"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187" w:author="Max Lindmark" w:date="2020-05-08T14:38:00Z">
        <w:r w:rsidR="00CA28E0" w:rsidRPr="004559BC" w:rsidDel="006F2C50">
          <w:rPr>
            <w:rFonts w:eastAsiaTheme="minorEastAsia" w:cstheme="minorHAnsi"/>
            <w:lang w:val="en-GB"/>
          </w:rPr>
          <w:delText xml:space="preserve">relative </w:delText>
        </w:r>
      </w:del>
      <w:ins w:id="1188"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189"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190" w:author="Max Lindmark" w:date="2020-05-08T14:39:00Z">
            <w:rPr>
              <w:rFonts w:ascii="Cambria Math" w:eastAsiaTheme="minorEastAsia" w:hAnsi="Cambria Math" w:cstheme="minorHAnsi"/>
              <w:lang w:val="en-GB"/>
            </w:rPr>
            <m:t>℃</m:t>
          </w:del>
        </m:r>
      </m:oMath>
      <w:del w:id="1191"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6754762A" w14:textId="2E461A53" w:rsidR="000B34DD" w:rsidRDefault="000B34DD" w:rsidP="00E46073">
      <w:pPr>
        <w:spacing w:line="480" w:lineRule="auto"/>
        <w:ind w:firstLine="284"/>
        <w:contextualSpacing/>
        <w:jc w:val="both"/>
        <w:rPr>
          <w:ins w:id="1192" w:author="Max Lindmark" w:date="2020-05-08T14:39:00Z"/>
          <w:rFonts w:eastAsiaTheme="minorEastAsia" w:cstheme="minorHAnsi"/>
          <w:lang w:val="en-GB"/>
        </w:rPr>
      </w:pPr>
    </w:p>
    <w:p w14:paraId="526CBFA9" w14:textId="3101AA9C" w:rsidR="000B34DD" w:rsidRDefault="000B34DD" w:rsidP="00E46073">
      <w:pPr>
        <w:spacing w:line="480" w:lineRule="auto"/>
        <w:ind w:firstLine="284"/>
        <w:contextualSpacing/>
        <w:jc w:val="both"/>
        <w:rPr>
          <w:ins w:id="1193" w:author="Max Lindmark" w:date="2020-05-08T14:39:00Z"/>
          <w:rFonts w:eastAsiaTheme="minorEastAsia" w:cstheme="minorHAnsi"/>
          <w:lang w:val="en-GB"/>
        </w:rPr>
      </w:pPr>
    </w:p>
    <w:p w14:paraId="27FAF1F3" w14:textId="6C2D7918" w:rsidR="000B34DD" w:rsidRDefault="000B34DD" w:rsidP="00E46073">
      <w:pPr>
        <w:spacing w:line="480" w:lineRule="auto"/>
        <w:ind w:firstLine="284"/>
        <w:contextualSpacing/>
        <w:jc w:val="both"/>
        <w:rPr>
          <w:ins w:id="1194" w:author="Max Lindmark" w:date="2020-05-08T14:39:00Z"/>
          <w:rFonts w:eastAsiaTheme="minorEastAsia" w:cstheme="minorHAnsi"/>
          <w:lang w:val="en-GB"/>
        </w:rPr>
      </w:pPr>
    </w:p>
    <w:p w14:paraId="278B7EF0" w14:textId="77777777" w:rsidR="000B34DD" w:rsidRPr="004559BC" w:rsidRDefault="000B34DD" w:rsidP="00E46073">
      <w:pPr>
        <w:spacing w:line="480" w:lineRule="auto"/>
        <w:ind w:firstLine="284"/>
        <w:contextualSpacing/>
        <w:jc w:val="both"/>
        <w:rPr>
          <w:rFonts w:cstheme="minorHAnsi"/>
          <w:lang w:val="en-GB"/>
        </w:rPr>
      </w:pPr>
    </w:p>
    <w:p w14:paraId="302B4205" w14:textId="3BF6F6B0" w:rsidR="00AE4AF5" w:rsidRDefault="00AE4AF5" w:rsidP="00AE4AF5">
      <w:pPr>
        <w:spacing w:line="480" w:lineRule="auto"/>
        <w:contextualSpacing/>
        <w:jc w:val="both"/>
        <w:rPr>
          <w:ins w:id="1195" w:author="Max Lindmark" w:date="2020-05-08T15:26:00Z"/>
          <w:b/>
          <w:bCs/>
          <w:lang w:val="en-GB"/>
        </w:rPr>
      </w:pPr>
    </w:p>
    <w:p w14:paraId="0C62A292" w14:textId="3F036C58" w:rsidR="00BD05A1" w:rsidRDefault="00BD05A1" w:rsidP="00AE4AF5">
      <w:pPr>
        <w:spacing w:line="480" w:lineRule="auto"/>
        <w:contextualSpacing/>
        <w:jc w:val="both"/>
        <w:rPr>
          <w:ins w:id="1196" w:author="Max Lindmark" w:date="2020-05-08T15:26:00Z"/>
          <w:b/>
          <w:bCs/>
          <w:lang w:val="en-GB"/>
        </w:rPr>
      </w:pPr>
    </w:p>
    <w:p w14:paraId="01603361" w14:textId="629FC7AF" w:rsidR="00BD05A1" w:rsidRDefault="00BD05A1" w:rsidP="00AE4AF5">
      <w:pPr>
        <w:spacing w:line="480" w:lineRule="auto"/>
        <w:contextualSpacing/>
        <w:jc w:val="both"/>
        <w:rPr>
          <w:ins w:id="1197" w:author="Max Lindmark" w:date="2020-05-08T15:26:00Z"/>
          <w:b/>
          <w:bCs/>
          <w:lang w:val="en-GB"/>
        </w:rPr>
      </w:pPr>
    </w:p>
    <w:p w14:paraId="26BC6E4D" w14:textId="25E04A3A" w:rsidR="00BD05A1" w:rsidRDefault="00BD05A1" w:rsidP="00AE4AF5">
      <w:pPr>
        <w:spacing w:line="480" w:lineRule="auto"/>
        <w:contextualSpacing/>
        <w:jc w:val="both"/>
        <w:rPr>
          <w:ins w:id="1198" w:author="Max Lindmark" w:date="2020-05-08T15:26:00Z"/>
          <w:b/>
          <w:bCs/>
          <w:lang w:val="en-GB"/>
        </w:rPr>
      </w:pPr>
    </w:p>
    <w:p w14:paraId="288C6D23" w14:textId="77777777" w:rsidR="00BD05A1" w:rsidRDefault="00BD05A1"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1199"/>
      <w:commentRangeStart w:id="1200"/>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199"/>
      <w:r w:rsidR="00D764E3">
        <w:rPr>
          <w:rStyle w:val="CommentReference"/>
        </w:rPr>
        <w:commentReference w:id="1199"/>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200"/>
      <w:r w:rsidR="00F71FD4">
        <w:rPr>
          <w:rStyle w:val="CommentReference"/>
        </w:rPr>
        <w:commentReference w:id="1200"/>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201"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3D80E562" w:rsidR="00140E2C"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4ECC8D4" wp14:editId="20D44EBE">
            <wp:extent cx="5731510" cy="573151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18A16C5D" w:rsidR="00140E2C" w:rsidRPr="00E64A2A" w:rsidRDefault="00140E2C" w:rsidP="00140E2C">
      <w:pPr>
        <w:spacing w:line="360" w:lineRule="auto"/>
        <w:contextualSpacing/>
        <w:jc w:val="both"/>
        <w:rPr>
          <w:rFonts w:cstheme="minorHAnsi"/>
          <w:i/>
          <w:lang w:val="en-GB"/>
        </w:rPr>
      </w:pPr>
      <w:r w:rsidRPr="00E64A2A">
        <w:rPr>
          <w:rFonts w:cstheme="minorHAnsi"/>
          <w:b/>
          <w:bCs/>
          <w:lang w:val="en-GB"/>
        </w:rPr>
        <w:t xml:space="preserve">Fig. </w:t>
      </w:r>
      <w:ins w:id="1202" w:author="Max Lindmark" w:date="2020-05-07T16:45:00Z">
        <w:r w:rsidRPr="00E64A2A">
          <w:rPr>
            <w:rFonts w:cstheme="minorHAnsi"/>
            <w:b/>
            <w:bCs/>
            <w:lang w:val="en-GB"/>
          </w:rPr>
          <w:t>1</w:t>
        </w:r>
      </w:ins>
      <w:del w:id="1203"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204"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205" w:author="Max Lindmark" w:date="2020-05-08T16:00:00Z">
        <w:r w:rsidR="006035D3" w:rsidRPr="00E64A2A">
          <w:rPr>
            <w:rFonts w:cstheme="minorHAnsi"/>
            <w:i/>
            <w:lang w:val="en-GB"/>
          </w:rPr>
          <w:t xml:space="preserve">the natural log of </w:t>
        </w:r>
      </w:ins>
      <w:ins w:id="1206" w:author="Max Lindmark" w:date="2020-05-08T16:31:00Z">
        <w:r w:rsidR="00AE2025">
          <w:rPr>
            <w:rFonts w:cstheme="minorHAnsi"/>
            <w:i/>
            <w:lang w:val="en-GB"/>
          </w:rPr>
          <w:t xml:space="preserve">specific </w:t>
        </w:r>
      </w:ins>
      <w:r w:rsidRPr="00E64A2A">
        <w:rPr>
          <w:rFonts w:cstheme="minorHAnsi"/>
          <w:i/>
          <w:lang w:val="en-GB"/>
        </w:rPr>
        <w:t xml:space="preserve">growth rate </w:t>
      </w:r>
      <w:del w:id="1207"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208" w:author="Max Lindmark" w:date="2020-05-08T16:00:00Z">
        <w:r w:rsidRPr="00E64A2A" w:rsidDel="00C965A9">
          <w:rPr>
            <w:rFonts w:cstheme="minorHAnsi"/>
            <w:i/>
            <w:lang w:val="en-GB"/>
          </w:rPr>
          <w:delText>,</w:delText>
        </w:r>
      </w:del>
      <w:r w:rsidRPr="00E64A2A">
        <w:rPr>
          <w:rFonts w:cstheme="minorHAnsi"/>
          <w:i/>
          <w:lang w:val="en-GB"/>
        </w:rPr>
        <w:t xml:space="preserve"> </w:t>
      </w:r>
      <w:ins w:id="1209" w:author="Max Lindmark" w:date="2020-05-08T16:13:00Z">
        <w:r w:rsidR="000B2FAE" w:rsidRPr="00E64A2A">
          <w:rPr>
            <w:rFonts w:cstheme="minorHAnsi"/>
            <w:i/>
            <w:lang w:val="en-GB"/>
          </w:rPr>
          <w:t xml:space="preserve">on a logarithmic </w:t>
        </w:r>
      </w:ins>
      <w:del w:id="1210" w:author="Max Lindmark" w:date="2020-05-08T16:13:00Z">
        <w:r w:rsidR="002911DF" w:rsidRPr="00E64A2A" w:rsidDel="000B2FAE">
          <w:rPr>
            <w:rFonts w:cstheme="minorHAnsi"/>
            <w:i/>
            <w:lang w:val="en-GB"/>
          </w:rPr>
          <w:delText xml:space="preserve">note the </w:delText>
        </w:r>
      </w:del>
      <w:ins w:id="1211" w:author="Max Lindmark" w:date="2020-05-08T16:00:00Z">
        <w:r w:rsidR="00C965A9" w:rsidRPr="00E64A2A">
          <w:rPr>
            <w:rFonts w:cstheme="minorHAnsi"/>
            <w:i/>
            <w:lang w:val="en-GB"/>
          </w:rPr>
          <w:t>x-</w:t>
        </w:r>
      </w:ins>
      <w:r w:rsidR="002911DF" w:rsidRPr="00E64A2A">
        <w:rPr>
          <w:rFonts w:cstheme="minorHAnsi"/>
          <w:i/>
          <w:lang w:val="en-GB"/>
        </w:rPr>
        <w:t>axis</w:t>
      </w:r>
      <w:ins w:id="1212" w:author="Max Lindmark" w:date="2020-05-08T16:18:00Z">
        <w:r w:rsidR="002A3E59" w:rsidRPr="00E64A2A">
          <w:rPr>
            <w:rFonts w:cstheme="minorHAnsi"/>
            <w:i/>
            <w:lang w:val="en-GB"/>
          </w:rPr>
          <w:t xml:space="preserve">, such that the </w:t>
        </w:r>
        <w:r w:rsidR="002A3E59" w:rsidRPr="00E64A2A">
          <w:rPr>
            <w:rFonts w:cstheme="minorHAnsi"/>
            <w:i/>
            <w:lang w:val="en-GB"/>
          </w:rPr>
          <w:t>slope corresponds to the mass-scaling exponent</w:t>
        </w:r>
      </w:ins>
      <w:del w:id="1213" w:author="Max Lindmark" w:date="2020-05-08T16:14:00Z">
        <w:r w:rsidR="002911DF" w:rsidRPr="00E64A2A" w:rsidDel="000B2FAE">
          <w:rPr>
            <w:rFonts w:cstheme="minorHAnsi"/>
            <w:i/>
            <w:lang w:val="en-GB"/>
          </w:rPr>
          <w:delText xml:space="preserve"> is </w:delText>
        </w:r>
      </w:del>
      <w:del w:id="1214"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215" w:author="Max Lindmark" w:date="2020-05-08T16:14:00Z">
        <w:r w:rsidR="000F35C2" w:rsidRPr="00E64A2A">
          <w:rPr>
            <w:rFonts w:cstheme="minorHAnsi"/>
            <w:i/>
            <w:lang w:val="en-GB"/>
          </w:rPr>
          <w:t xml:space="preserve">The </w:t>
        </w:r>
      </w:ins>
      <w:del w:id="1216" w:author="Max Lindmark" w:date="2020-05-08T16:14:00Z">
        <w:r w:rsidRPr="00E64A2A" w:rsidDel="000F35C2">
          <w:rPr>
            <w:rFonts w:cstheme="minorHAnsi"/>
            <w:i/>
            <w:lang w:val="en-GB"/>
          </w:rPr>
          <w:delText>L</w:delText>
        </w:r>
      </w:del>
      <w:ins w:id="1217" w:author="Max Lindmark" w:date="2020-05-08T16:14:00Z">
        <w:r w:rsidR="000F35C2" w:rsidRPr="00E64A2A">
          <w:rPr>
            <w:rFonts w:cstheme="minorHAnsi"/>
            <w:i/>
            <w:lang w:val="en-GB"/>
          </w:rPr>
          <w:t>l</w:t>
        </w:r>
      </w:ins>
      <w:r w:rsidRPr="00E64A2A">
        <w:rPr>
          <w:rFonts w:cstheme="minorHAnsi"/>
          <w:i/>
          <w:lang w:val="en-GB"/>
        </w:rPr>
        <w:t>ine</w:t>
      </w:r>
      <w:del w:id="1218" w:author="Max Lindmark" w:date="2020-05-08T16:14:00Z">
        <w:r w:rsidRPr="00E64A2A" w:rsidDel="000F35C2">
          <w:rPr>
            <w:rFonts w:cstheme="minorHAnsi"/>
            <w:i/>
            <w:lang w:val="en-GB"/>
          </w:rPr>
          <w:delText>s</w:delText>
        </w:r>
      </w:del>
      <w:r w:rsidRPr="00E64A2A">
        <w:rPr>
          <w:rFonts w:cstheme="minorHAnsi"/>
          <w:i/>
          <w:lang w:val="en-GB"/>
        </w:rPr>
        <w:t xml:space="preserve"> </w:t>
      </w:r>
      <w:ins w:id="1219" w:author="Max Lindmark" w:date="2020-05-08T16:14:00Z">
        <w:r w:rsidR="000F35C2" w:rsidRPr="00E64A2A">
          <w:rPr>
            <w:rFonts w:cstheme="minorHAnsi"/>
            <w:i/>
            <w:lang w:val="en-GB"/>
          </w:rPr>
          <w:t xml:space="preserve">in panel A is the </w:t>
        </w:r>
      </w:ins>
      <w:del w:id="1220"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221"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222" w:author="Max Lindmark" w:date="2020-05-08T16:15:00Z">
        <w:r w:rsidR="00634C55" w:rsidRPr="00E64A2A">
          <w:rPr>
            <w:rFonts w:cstheme="minorHAnsi"/>
            <w:i/>
            <w:lang w:val="en-GB"/>
          </w:rPr>
          <w:t xml:space="preserve"> (</w:t>
        </w:r>
        <w:r w:rsidR="00634C55" w:rsidRPr="00E64A2A">
          <w:rPr>
            <w:rFonts w:cstheme="minorHAnsi"/>
            <w:i/>
            <w:lang w:val="en-GB"/>
          </w:rPr>
          <w:t xml:space="preserve">thus representing the relationship for </w:t>
        </w:r>
      </w:ins>
      <w:ins w:id="1223" w:author="Max Lindmark" w:date="2020-05-08T16:16:00Z">
        <w:r w:rsidR="008E6FD7" w:rsidRPr="00E64A2A">
          <w:rPr>
            <w:rFonts w:cstheme="minorHAnsi"/>
            <w:i/>
            <w:lang w:val="en-GB"/>
          </w:rPr>
          <w:t>an unmeasured</w:t>
        </w:r>
        <w:r w:rsidR="006374C6" w:rsidRPr="00E64A2A">
          <w:rPr>
            <w:rFonts w:cstheme="minorHAnsi"/>
            <w:i/>
            <w:lang w:val="en-GB"/>
          </w:rPr>
          <w:t xml:space="preserve"> species</w:t>
        </w:r>
      </w:ins>
      <w:ins w:id="1224" w:author="Max Lindmark" w:date="2020-05-08T16:15:00Z">
        <w:r w:rsidR="00634C55" w:rsidRPr="00E64A2A">
          <w:rPr>
            <w:rFonts w:cstheme="minorHAnsi"/>
            <w:i/>
            <w:lang w:val="en-GB"/>
          </w:rPr>
          <w:t xml:space="preserve">), while the </w:t>
        </w:r>
      </w:ins>
      <w:ins w:id="1225" w:author="Max Lindmark" w:date="2020-05-08T16:14:00Z">
        <w:r w:rsidR="00C2134A" w:rsidRPr="00E64A2A">
          <w:rPr>
            <w:rFonts w:cstheme="minorHAnsi"/>
            <w:i/>
            <w:lang w:val="en-GB"/>
          </w:rPr>
          <w:t xml:space="preserve">temperature </w:t>
        </w:r>
      </w:ins>
      <w:ins w:id="1226" w:author="Max Lindmark" w:date="2020-05-08T16:15:00Z">
        <w:r w:rsidR="00634C55" w:rsidRPr="00E64A2A">
          <w:rPr>
            <w:rFonts w:cstheme="minorHAnsi"/>
            <w:i/>
            <w:lang w:val="en-GB"/>
          </w:rPr>
          <w:t xml:space="preserve">is held </w:t>
        </w:r>
      </w:ins>
      <w:ins w:id="1227" w:author="Max Lindmark" w:date="2020-05-08T16:16:00Z">
        <w:r w:rsidR="00634C55" w:rsidRPr="00E64A2A">
          <w:rPr>
            <w:rFonts w:cstheme="minorHAnsi"/>
            <w:i/>
            <w:lang w:val="en-GB"/>
          </w:rPr>
          <w:t xml:space="preserve">at its mean </w:t>
        </w:r>
      </w:ins>
      <w:ins w:id="1228" w:author="Max Lindmark" w:date="2020-05-08T16:14:00Z">
        <w:r w:rsidR="00C2134A" w:rsidRPr="00E64A2A">
          <w:rPr>
            <w:rFonts w:cstheme="minorHAnsi"/>
            <w:i/>
            <w:lang w:val="en-GB"/>
          </w:rPr>
          <w:t>(</w:t>
        </w:r>
      </w:ins>
      <w:ins w:id="1229" w:author="Max Lindmark" w:date="2020-05-08T16:16:00Z">
        <w:r w:rsidR="00323445" w:rsidRPr="00E64A2A">
          <w:rPr>
            <w:rFonts w:cstheme="minorHAnsi"/>
            <w:i/>
            <w:lang w:val="en-GB"/>
          </w:rPr>
          <w:t xml:space="preserve">corresponding to </w:t>
        </w:r>
      </w:ins>
      <w:ins w:id="1230" w:author="Max Lindmark" w:date="2020-05-08T16:14:00Z">
        <w:r w:rsidR="00C2134A" w:rsidRPr="00E64A2A">
          <w:rPr>
            <w:rFonts w:cstheme="minorHAnsi"/>
            <w:i/>
            <w:lang w:val="en-GB"/>
          </w:rPr>
          <w:t>14</w:t>
        </w:r>
      </w:ins>
      <m:oMath>
        <m:r>
          <w:ins w:id="1231" w:author="Max Lindmark" w:date="2020-05-08T16:15:00Z">
            <w:rPr>
              <w:rFonts w:ascii="Cambria Math" w:hAnsi="Cambria Math" w:cstheme="minorHAnsi"/>
              <w:lang w:val="en-GB"/>
            </w:rPr>
            <m:t>℃</m:t>
          </w:ins>
        </m:r>
      </m:oMath>
      <w:ins w:id="1232" w:author="Max Lindmark" w:date="2020-05-08T16:16:00Z">
        <w:r w:rsidR="00323445" w:rsidRPr="00E64A2A">
          <w:rPr>
            <w:rFonts w:eastAsiaTheme="minorEastAsia" w:cstheme="minorHAnsi"/>
            <w:i/>
            <w:lang w:val="en-GB"/>
          </w:rPr>
          <w:t>, but note the model is fitted to Arrhenius temperatu</w:t>
        </w:r>
      </w:ins>
      <w:ins w:id="1233" w:author="Max Lindmark" w:date="2020-05-08T16:17:00Z">
        <w:r w:rsidR="00323445" w:rsidRPr="00E64A2A">
          <w:rPr>
            <w:rFonts w:eastAsiaTheme="minorEastAsia" w:cstheme="minorHAnsi"/>
            <w:i/>
            <w:lang w:val="en-GB"/>
          </w:rPr>
          <w:t>re</w:t>
        </w:r>
      </w:ins>
      <w:ins w:id="1234" w:author="Max Lindmark" w:date="2020-05-08T16:14:00Z">
        <w:r w:rsidR="00C2134A" w:rsidRPr="00E64A2A">
          <w:rPr>
            <w:rFonts w:cstheme="minorHAnsi"/>
            <w:i/>
            <w:lang w:val="en-GB"/>
          </w:rPr>
          <w:t>)</w:t>
        </w:r>
      </w:ins>
      <w:del w:id="1235" w:author="Max Lindmark" w:date="2020-05-08T16:14:00Z">
        <w:r w:rsidRPr="00E64A2A" w:rsidDel="00C2134A">
          <w:rPr>
            <w:rFonts w:cstheme="minorHAnsi"/>
            <w:i/>
            <w:lang w:val="en-GB"/>
          </w:rPr>
          <w:delText xml:space="preserve"> </w:delText>
        </w:r>
      </w:del>
      <w:del w:id="1236" w:author="Max Lindmark" w:date="2020-05-08T16:15:00Z">
        <w:r w:rsidRPr="00E64A2A" w:rsidDel="00634C55">
          <w:rPr>
            <w:rFonts w:cstheme="minorHAnsi"/>
            <w:i/>
            <w:lang w:val="en-GB"/>
          </w:rPr>
          <w:delText xml:space="preserve">for an average species </w:delText>
        </w:r>
      </w:del>
      <w:del w:id="1237" w:author="Max Lindmark" w:date="2020-05-08T16:16:00Z">
        <w:r w:rsidRPr="00E64A2A" w:rsidDel="000A626A">
          <w:rPr>
            <w:rFonts w:cstheme="minorHAnsi"/>
            <w:i/>
            <w:lang w:val="en-GB"/>
          </w:rPr>
          <w:delText>at temperatures 15</w:delText>
        </w:r>
      </w:del>
      <m:oMath>
        <m:r>
          <w:del w:id="1238" w:author="Max Lindmark" w:date="2020-05-08T16:16:00Z">
            <w:rPr>
              <w:rFonts w:ascii="Cambria Math" w:hAnsi="Cambria Math" w:cstheme="minorHAnsi"/>
              <w:lang w:val="en-GB"/>
            </w:rPr>
            <m:t>℃</m:t>
          </w:del>
        </m:r>
      </m:oMath>
      <w:del w:id="1239"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240" w:author="Max Lindmark" w:date="2020-05-08T16:16:00Z">
            <w:rPr>
              <w:rFonts w:ascii="Cambria Math" w:hAnsi="Cambria Math" w:cstheme="minorHAnsi"/>
              <w:lang w:val="en-GB"/>
            </w:rPr>
            <m:t>℃</m:t>
          </w:del>
        </m:r>
      </m:oMath>
      <w:del w:id="1241"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242" w:author="Max Lindmark" w:date="2020-05-08T16:16:00Z">
            <w:rPr>
              <w:rFonts w:ascii="Cambria Math" w:hAnsi="Cambria Math" w:cstheme="minorHAnsi"/>
              <w:lang w:val="en-GB"/>
            </w:rPr>
            <m:t>℃</m:t>
          </w:del>
        </m:r>
      </m:oMath>
      <w:del w:id="1243" w:author="Max Lindmark" w:date="2020-05-08T16:16:00Z">
        <w:r w:rsidRPr="00E64A2A" w:rsidDel="000A626A">
          <w:rPr>
            <w:rFonts w:eastAsiaTheme="minorEastAsia" w:cstheme="minorHAnsi"/>
            <w:i/>
            <w:lang w:val="en-GB"/>
          </w:rPr>
          <w:delText xml:space="preserve"> (red line and ribbon). </w:delText>
        </w:r>
      </w:del>
      <w:ins w:id="1244" w:author="Max Lindmark" w:date="2020-05-08T16:16:00Z">
        <w:r w:rsidR="000A626A" w:rsidRPr="00E64A2A">
          <w:rPr>
            <w:rFonts w:eastAsiaTheme="minorEastAsia" w:cstheme="minorHAnsi"/>
            <w:i/>
            <w:lang w:val="en-GB"/>
          </w:rPr>
          <w:t>.</w:t>
        </w:r>
      </w:ins>
      <w:del w:id="1245"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246" w:author="Max Lindmark" w:date="2020-05-08T15:20:00Z">
        <w:r w:rsidRPr="00E64A2A" w:rsidDel="0010623B">
          <w:rPr>
            <w:rFonts w:cstheme="minorHAnsi"/>
            <w:i/>
            <w:lang w:val="en-GB"/>
          </w:rPr>
          <w:delText>-</w:delText>
        </w:r>
      </w:del>
      <w:del w:id="1247" w:author="Max Lindmark" w:date="2020-05-08T16:17:00Z">
        <w:r w:rsidRPr="00E64A2A" w:rsidDel="00323445">
          <w:rPr>
            <w:rFonts w:cstheme="minorHAnsi"/>
            <w:i/>
            <w:lang w:val="en-GB"/>
          </w:rPr>
          <w:delText>cent</w:delText>
        </w:r>
      </w:del>
      <w:del w:id="1248" w:author="Max Lindmark" w:date="2020-05-08T15:28:00Z">
        <w:r w:rsidRPr="00E64A2A" w:rsidDel="00CC3889">
          <w:rPr>
            <w:rFonts w:cstheme="minorHAnsi"/>
            <w:i/>
            <w:lang w:val="en-GB"/>
          </w:rPr>
          <w:delText>e</w:delText>
        </w:r>
      </w:del>
      <w:del w:id="1249" w:author="Max Lindmark" w:date="2020-05-08T16:17:00Z">
        <w:r w:rsidRPr="00E64A2A" w:rsidDel="00323445">
          <w:rPr>
            <w:rFonts w:cstheme="minorHAnsi"/>
            <w:i/>
            <w:lang w:val="en-GB"/>
          </w:rPr>
          <w:delText>red Arrhenius temperature</w:delText>
        </w:r>
      </w:del>
      <w:del w:id="1250" w:author="Max Lindmark" w:date="2020-05-08T16:16:00Z">
        <w:r w:rsidRPr="00E64A2A" w:rsidDel="00BD1C5C">
          <w:rPr>
            <w:rFonts w:cstheme="minorHAnsi"/>
            <w:i/>
            <w:lang w:val="en-GB"/>
          </w:rPr>
          <w:delText xml:space="preserve"> (1/kT)</w:delText>
        </w:r>
      </w:del>
      <w:del w:id="1251"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252" w:author="Max Lindmark" w:date="2020-05-08T16:18:00Z">
        <w:r w:rsidRPr="00E64A2A" w:rsidDel="002A772F">
          <w:rPr>
            <w:rFonts w:cstheme="minorHAnsi"/>
            <w:i/>
            <w:lang w:val="en-GB"/>
          </w:rPr>
          <w:delText xml:space="preserve"> and the solid line is the median prediction across</w:delText>
        </w:r>
      </w:del>
      <w:del w:id="1253" w:author="Max Lindmark" w:date="2020-05-08T15:20:00Z">
        <w:r w:rsidRPr="00E64A2A" w:rsidDel="0010623B">
          <w:rPr>
            <w:rFonts w:cstheme="minorHAnsi"/>
            <w:i/>
            <w:lang w:val="en-GB"/>
          </w:rPr>
          <w:delText>-</w:delText>
        </w:r>
      </w:del>
      <w:del w:id="1254"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255" w:author="Max Lindmark" w:date="2020-05-08T16:18:00Z">
        <w:r w:rsidRPr="00E64A2A" w:rsidDel="004B514E">
          <w:rPr>
            <w:rFonts w:cstheme="minorHAnsi"/>
            <w:i/>
            <w:lang w:val="en-GB"/>
          </w:rPr>
          <w:delText>colors</w:delText>
        </w:r>
      </w:del>
      <w:ins w:id="1256"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257" w:author="Max Lindmark" w:date="2020-05-08T16:19:00Z">
        <w:r w:rsidR="00461E94" w:rsidRPr="00E64A2A">
          <w:rPr>
            <w:rFonts w:cstheme="minorHAnsi"/>
            <w:i/>
            <w:lang w:val="en-GB"/>
          </w:rPr>
          <w:t xml:space="preserve">The </w:t>
        </w:r>
      </w:ins>
      <w:del w:id="1258"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259" w:author="Max Lindmark" w:date="2020-05-08T16:19:00Z">
        <w:r w:rsidR="00461E94" w:rsidRPr="00E64A2A">
          <w:rPr>
            <w:rFonts w:cstheme="minorHAnsi"/>
            <w:i/>
            <w:lang w:val="en-GB"/>
          </w:rPr>
          <w:t>p</w:t>
        </w:r>
      </w:ins>
      <w:r w:rsidRPr="00E64A2A">
        <w:rPr>
          <w:rFonts w:cstheme="minorHAnsi"/>
          <w:i/>
          <w:lang w:val="en-GB"/>
        </w:rPr>
        <w:t xml:space="preserve">osterior distributions of the </w:t>
      </w:r>
      <w:ins w:id="1260" w:author="Max Lindmark" w:date="2020-05-08T16:19:00Z">
        <w:r w:rsidR="0019612B" w:rsidRPr="00E64A2A">
          <w:rPr>
            <w:rFonts w:cstheme="minorHAnsi"/>
            <w:i/>
            <w:lang w:val="en-GB"/>
          </w:rPr>
          <w:t xml:space="preserve">(B)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261"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del w:id="1262"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263"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eastAsiaTheme="minorEastAsia" w:cstheme="minorHAnsi"/>
          <w:i/>
          <w:lang w:val="en-GB"/>
        </w:rPr>
        <w:t>,</w:t>
      </w:r>
      <w:r w:rsidRPr="00E64A2A">
        <w:rPr>
          <w:rFonts w:cstheme="minorHAnsi"/>
          <w:i/>
          <w:lang w:val="en-GB"/>
        </w:rPr>
        <w:t xml:space="preserve"> </w:t>
      </w:r>
      <w:del w:id="1264"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265" w:author="Max Lindmark" w:date="2020-05-08T16:20:00Z">
        <w:r w:rsidR="0019612B" w:rsidRPr="00E64A2A">
          <w:rPr>
            <w:rFonts w:cstheme="minorHAnsi"/>
            <w:i/>
            <w:lang w:val="en-GB"/>
          </w:rPr>
          <w:t xml:space="preserve">(D)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266"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267"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268" w:author="Max Lindmark" w:date="2020-05-08T16:20:00Z">
        <w:r w:rsidR="000F5828" w:rsidRPr="00E64A2A">
          <w:rPr>
            <w:rFonts w:cstheme="minorHAnsi"/>
            <w:i/>
            <w:lang w:val="en-GB"/>
          </w:rPr>
          <w:t xml:space="preserve">, where </w:t>
        </w:r>
        <w:r w:rsidR="006177E0" w:rsidRPr="00E64A2A">
          <w:rPr>
            <w:rFonts w:cstheme="minorHAnsi"/>
            <w:i/>
            <w:lang w:val="en-GB"/>
          </w:rPr>
          <w:t>d</w:t>
        </w:r>
      </w:ins>
      <w:r w:rsidRPr="00E64A2A">
        <w:rPr>
          <w:rFonts w:cstheme="minorHAnsi"/>
          <w:i/>
          <w:lang w:val="en-GB"/>
        </w:rPr>
        <w:t>ashed white line shows the posterior median</w:t>
      </w:r>
      <w:ins w:id="1269" w:author="Max Lindmark" w:date="2020-05-08T16:20:00Z">
        <w:r w:rsidR="00A936F3" w:rsidRPr="00E64A2A">
          <w:rPr>
            <w:rFonts w:cstheme="minorHAnsi"/>
            <w:i/>
            <w:lang w:val="en-GB"/>
          </w:rPr>
          <w:t xml:space="preserve"> and </w:t>
        </w:r>
      </w:ins>
      <w:del w:id="1270"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5B888696" w:rsidR="00140E2C"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FA00854" wp14:editId="382FB00F">
            <wp:extent cx="5731510" cy="57315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CB1125A" w:rsidR="004D63B8" w:rsidRPr="001145A4" w:rsidRDefault="004D63B8" w:rsidP="00F700D0">
      <w:pPr>
        <w:spacing w:line="360" w:lineRule="auto"/>
        <w:contextualSpacing/>
        <w:jc w:val="both"/>
        <w:rPr>
          <w:rFonts w:cstheme="minorHAnsi"/>
          <w:lang w:val="en-GB"/>
        </w:rPr>
      </w:pPr>
      <w:commentRangeStart w:id="1271"/>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272" w:author="Max Lindmark" w:date="2020-05-07T16:46:00Z">
        <w:r w:rsidR="00704B3C" w:rsidRPr="001145A4" w:rsidDel="00140E2C">
          <w:rPr>
            <w:rFonts w:cstheme="minorHAnsi"/>
            <w:b/>
            <w:bCs/>
            <w:i/>
            <w:iCs/>
            <w:lang w:val="en-GB"/>
          </w:rPr>
          <w:delText>1</w:delText>
        </w:r>
      </w:del>
      <w:ins w:id="1273" w:author="Max Lindmark" w:date="2020-05-07T16:46:00Z">
        <w:r w:rsidR="00140E2C" w:rsidRPr="001145A4">
          <w:rPr>
            <w:rFonts w:cstheme="minorHAnsi"/>
            <w:b/>
            <w:bCs/>
            <w:i/>
            <w:iCs/>
            <w:lang w:val="en-GB"/>
          </w:rPr>
          <w:t>2</w:t>
        </w:r>
      </w:ins>
      <w:commentRangeEnd w:id="1271"/>
      <w:ins w:id="1274" w:author="Max Lindmark" w:date="2020-05-08T16:24:00Z">
        <w:r w:rsidR="00F150C7" w:rsidRPr="001145A4">
          <w:rPr>
            <w:rStyle w:val="CommentReference"/>
          </w:rPr>
          <w:commentReference w:id="1271"/>
        </w:r>
      </w:ins>
      <w:r w:rsidRPr="001145A4">
        <w:rPr>
          <w:rFonts w:cstheme="minorHAnsi"/>
          <w:i/>
          <w:iCs/>
          <w:lang w:val="en-GB"/>
        </w:rPr>
        <w:t xml:space="preserve">. Natural log of </w:t>
      </w:r>
      <w:ins w:id="1275" w:author="Max Lindmark" w:date="2020-05-08T16:32:00Z">
        <w:r w:rsidR="00EC0996" w:rsidRPr="001145A4">
          <w:rPr>
            <w:rFonts w:cstheme="minorHAnsi"/>
            <w:i/>
            <w:iCs/>
            <w:lang w:val="en-GB"/>
          </w:rPr>
          <w:t xml:space="preserve">(A) </w:t>
        </w:r>
      </w:ins>
      <w:ins w:id="1276" w:author="Max Lindmark" w:date="2020-05-08T16:31:00Z">
        <w:r w:rsidR="00173BC9">
          <w:rPr>
            <w:rFonts w:cstheme="minorHAnsi"/>
            <w:i/>
            <w:iCs/>
            <w:lang w:val="en-GB"/>
          </w:rPr>
          <w:t xml:space="preserve">mass-specific </w:t>
        </w:r>
      </w:ins>
      <w:r w:rsidRPr="001145A4">
        <w:rPr>
          <w:rFonts w:cstheme="minorHAnsi"/>
          <w:i/>
          <w:iCs/>
          <w:lang w:val="en-GB"/>
        </w:rPr>
        <w:t xml:space="preserve">metabolic rate </w:t>
      </w:r>
      <w:del w:id="1277" w:author="Max Lindmark" w:date="2020-05-08T16:32:00Z">
        <w:r w:rsidRPr="001145A4" w:rsidDel="00EC0996">
          <w:rPr>
            <w:rFonts w:cstheme="minorHAnsi"/>
            <w:i/>
            <w:iCs/>
            <w:lang w:val="en-GB"/>
          </w:rPr>
          <w:delText xml:space="preserve">(A) </w:delText>
        </w:r>
      </w:del>
      <w:r w:rsidRPr="001145A4">
        <w:rPr>
          <w:rFonts w:cstheme="minorHAnsi"/>
          <w:i/>
          <w:iCs/>
          <w:lang w:val="en-GB"/>
        </w:rPr>
        <w:t>and</w:t>
      </w:r>
      <w:r w:rsidR="005A6388" w:rsidRPr="001145A4">
        <w:rPr>
          <w:rFonts w:cstheme="minorHAnsi"/>
          <w:i/>
          <w:iCs/>
          <w:lang w:val="en-GB"/>
        </w:rPr>
        <w:t xml:space="preserve"> </w:t>
      </w:r>
      <w:ins w:id="1278" w:author="Max Lindmark" w:date="2020-05-08T16:32:00Z">
        <w:r w:rsidR="00EC0996" w:rsidRPr="001145A4">
          <w:rPr>
            <w:rFonts w:cstheme="minorHAnsi"/>
            <w:i/>
            <w:iCs/>
            <w:lang w:val="en-GB"/>
          </w:rPr>
          <w:t xml:space="preserve">(B) </w:t>
        </w:r>
        <w:r w:rsidR="00F54E4F">
          <w:rPr>
            <w:rFonts w:cstheme="minorHAnsi"/>
            <w:i/>
            <w:iCs/>
            <w:lang w:val="en-GB"/>
          </w:rPr>
          <w:t>mass-specific</w:t>
        </w:r>
        <w:r w:rsidR="004C1A36">
          <w:rPr>
            <w:rFonts w:cstheme="minorHAnsi"/>
            <w:i/>
            <w:iCs/>
            <w:lang w:val="en-GB"/>
          </w:rPr>
          <w:t xml:space="preserve"> </w:t>
        </w:r>
      </w:ins>
      <w:r w:rsidRPr="001145A4">
        <w:rPr>
          <w:rFonts w:cstheme="minorHAnsi"/>
          <w:i/>
          <w:iCs/>
          <w:lang w:val="en-GB"/>
        </w:rPr>
        <w:t xml:space="preserve">maximum consumption rates </w:t>
      </w:r>
      <w:del w:id="1279"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280" w:author="Max Lindmark" w:date="2020-05-08T16:32:00Z">
        <w:r w:rsidR="00E509A5">
          <w:rPr>
            <w:rFonts w:cstheme="minorHAnsi"/>
            <w:i/>
            <w:iCs/>
            <w:lang w:val="en-GB"/>
          </w:rPr>
          <w:t xml:space="preserve">against </w:t>
        </w:r>
      </w:ins>
      <w:del w:id="1281" w:author="Max Lindmark" w:date="2020-05-08T16:32:00Z">
        <w:r w:rsidRPr="001145A4" w:rsidDel="00E509A5">
          <w:rPr>
            <w:rFonts w:cstheme="minorHAnsi"/>
            <w:i/>
            <w:iCs/>
            <w:lang w:val="en-GB"/>
          </w:rPr>
          <w:delText xml:space="preserve"> </w:delText>
        </w:r>
      </w:del>
      <w:r w:rsidRPr="001145A4">
        <w:rPr>
          <w:rFonts w:cstheme="minorHAnsi"/>
          <w:i/>
          <w:iCs/>
          <w:lang w:val="en-GB"/>
        </w:rPr>
        <w:t>natural log of mass</w:t>
      </w:r>
      <w:del w:id="1282"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for an </w:t>
      </w:r>
      <w:del w:id="1283" w:author="Max Lindmark" w:date="2020-05-08T16:33:00Z">
        <w:r w:rsidR="0000025A" w:rsidRPr="001145A4" w:rsidDel="00191CF6">
          <w:rPr>
            <w:rFonts w:cstheme="minorHAnsi"/>
            <w:i/>
            <w:lang w:val="en-GB"/>
          </w:rPr>
          <w:delText xml:space="preserve">average </w:delText>
        </w:r>
      </w:del>
      <w:ins w:id="1284" w:author="Max Lindmark" w:date="2020-05-08T16:33:00Z">
        <w:r w:rsidR="00191CF6">
          <w:rPr>
            <w:rFonts w:cstheme="minorHAnsi"/>
            <w:i/>
            <w:lang w:val="en-GB"/>
          </w:rPr>
          <w:t xml:space="preserve">unmeasured </w:t>
        </w:r>
      </w:ins>
      <w:r w:rsidR="0000025A" w:rsidRPr="001145A4">
        <w:rPr>
          <w:rFonts w:cstheme="minorHAnsi"/>
          <w:i/>
          <w:lang w:val="en-GB"/>
        </w:rPr>
        <w:t xml:space="preserve">species at </w:t>
      </w:r>
      <w:ins w:id="1285"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286" w:author="Max Lindmark" w:date="2020-05-08T16:33:00Z">
        <w:r w:rsidR="008C25DE">
          <w:rPr>
            <w:rFonts w:cstheme="minorHAnsi"/>
            <w:i/>
            <w:lang w:val="en-GB"/>
          </w:rPr>
          <w:t xml:space="preserve">in each data set </w:t>
        </w:r>
      </w:ins>
      <w:ins w:id="1287" w:author="Max Lindmark" w:date="2020-05-08T16:34:00Z">
        <w:r w:rsidR="00341782">
          <w:rPr>
            <w:rFonts w:cstheme="minorHAnsi"/>
            <w:i/>
            <w:lang w:val="en-GB"/>
          </w:rPr>
          <w:t xml:space="preserve">(both </w:t>
        </w:r>
      </w:ins>
      <w:r w:rsidR="0000025A" w:rsidRPr="001145A4">
        <w:rPr>
          <w:rFonts w:cstheme="minorHAnsi"/>
          <w:i/>
          <w:lang w:val="en-GB"/>
        </w:rPr>
        <w:t>1</w:t>
      </w:r>
      <w:del w:id="1288" w:author="Max Lindmark" w:date="2020-05-08T16:34:00Z">
        <w:r w:rsidR="0000025A" w:rsidRPr="001145A4" w:rsidDel="00341782">
          <w:rPr>
            <w:rFonts w:cstheme="minorHAnsi"/>
            <w:i/>
            <w:lang w:val="en-GB"/>
          </w:rPr>
          <w:delText>5</w:delText>
        </w:r>
      </w:del>
      <w:ins w:id="1289" w:author="Max Lindmark" w:date="2020-05-08T16:34:00Z">
        <w:r w:rsidR="00341782">
          <w:rPr>
            <w:rFonts w:cstheme="minorHAnsi"/>
            <w:i/>
            <w:lang w:val="en-GB"/>
          </w:rPr>
          <w:t>9</w:t>
        </w:r>
      </w:ins>
      <m:oMath>
        <m:r>
          <w:rPr>
            <w:rFonts w:ascii="Cambria Math" w:hAnsi="Cambria Math" w:cstheme="minorHAnsi"/>
            <w:lang w:val="en-GB"/>
          </w:rPr>
          <m:t>℃</m:t>
        </m:r>
      </m:oMath>
      <w:del w:id="1290"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291" w:author="Max Lindmark" w:date="2020-05-08T16:34:00Z">
            <w:rPr>
              <w:rFonts w:ascii="Cambria Math" w:hAnsi="Cambria Math" w:cstheme="minorHAnsi"/>
              <w:lang w:val="en-GB"/>
            </w:rPr>
            <m:t>℃</m:t>
          </w:del>
        </m:r>
      </m:oMath>
      <w:del w:id="1292" w:author="Max Lindmark" w:date="2020-05-08T16:34:00Z">
        <w:r w:rsidR="0000025A" w:rsidRPr="001145A4" w:rsidDel="00341782">
          <w:rPr>
            <w:rFonts w:eastAsiaTheme="minorEastAsia" w:cstheme="minorHAnsi"/>
            <w:i/>
            <w:lang w:val="en-GB"/>
          </w:rPr>
          <w:delText xml:space="preserve"> (red line and ribbon)</w:delText>
        </w:r>
      </w:del>
      <w:ins w:id="1293" w:author="Max Lindmark" w:date="2020-05-08T16:34:00Z">
        <w:r w:rsidR="00A52AA6">
          <w:rPr>
            <w:rFonts w:eastAsiaTheme="minorEastAsia" w:cstheme="minorHAnsi"/>
            <w:i/>
            <w:lang w:val="en-GB"/>
          </w:rPr>
          <w:t xml:space="preserve">, but </w:t>
        </w:r>
      </w:ins>
      <w:del w:id="1294"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295" w:author="Max Lindmark" w:date="2020-05-08T16:34:00Z">
            <w:rPr>
              <w:rFonts w:ascii="Cambria Math" w:hAnsi="Cambria Math" w:cstheme="minorHAnsi"/>
              <w:lang w:val="en-GB"/>
            </w:rPr>
            <m:t>℃</m:t>
          </w:del>
        </m:r>
      </m:oMath>
      <w:del w:id="1296" w:author="Max Lindmark" w:date="2020-05-08T16:34:00Z">
        <w:r w:rsidR="001A379A" w:rsidRPr="001145A4" w:rsidDel="000E3535">
          <w:rPr>
            <w:rFonts w:eastAsiaTheme="minorEastAsia" w:cstheme="minorHAnsi"/>
            <w:i/>
            <w:lang w:val="en-GB"/>
          </w:rPr>
          <w:delText xml:space="preserve"> and 18</w:delText>
        </w:r>
      </w:del>
      <m:oMath>
        <m:r>
          <w:del w:id="1297" w:author="Max Lindmark" w:date="2020-05-08T16:34:00Z">
            <w:rPr>
              <w:rFonts w:ascii="Cambria Math" w:hAnsi="Cambria Math" w:cstheme="minorHAnsi"/>
              <w:lang w:val="en-GB"/>
            </w:rPr>
            <m:t>℃</m:t>
          </w:del>
        </m:r>
      </m:oMath>
      <w:del w:id="1298"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299"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300" w:author="Max Lindmark" w:date="2020-05-08T15:20:00Z">
        <w:r w:rsidR="0000025A" w:rsidRPr="001145A4" w:rsidDel="0010623B">
          <w:rPr>
            <w:rFonts w:cstheme="minorHAnsi"/>
            <w:i/>
            <w:lang w:val="en-GB"/>
          </w:rPr>
          <w:delText>-</w:delText>
        </w:r>
      </w:del>
      <w:ins w:id="1301"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302"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303" w:author="Max Lindmark" w:date="2020-05-08T16:34:00Z">
        <w:r w:rsidR="00AC78BC">
          <w:rPr>
            <w:rFonts w:cstheme="minorHAnsi"/>
            <w:i/>
            <w:lang w:val="en-GB"/>
          </w:rPr>
          <w:t>)</w:t>
        </w:r>
      </w:ins>
      <w:del w:id="1304"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5A6F94" w:rsidRPr="001145A4">
        <w:rPr>
          <w:rFonts w:cstheme="minorHAnsi"/>
          <w:i/>
          <w:iCs/>
          <w:lang w:val="en-GB"/>
        </w:rPr>
        <w:t>P</w:t>
      </w:r>
      <w:r w:rsidR="00DD78DE" w:rsidRPr="001145A4">
        <w:rPr>
          <w:rFonts w:cstheme="minorHAnsi"/>
          <w:i/>
          <w:iCs/>
          <w:lang w:val="en-GB"/>
        </w:rPr>
        <w:t>oint</w:t>
      </w:r>
      <w:r w:rsidR="00037764" w:rsidRPr="001145A4">
        <w:rPr>
          <w:rFonts w:cstheme="minorHAnsi"/>
          <w:i/>
          <w:iCs/>
          <w:lang w:val="en-GB"/>
        </w:rPr>
        <w:t xml:space="preserve"> </w:t>
      </w:r>
      <w:del w:id="1305" w:author="Max Lindmark" w:date="2020-05-08T16:53:00Z">
        <w:r w:rsidR="005A6F94" w:rsidRPr="001145A4" w:rsidDel="003C20BC">
          <w:rPr>
            <w:rFonts w:cstheme="minorHAnsi"/>
            <w:i/>
            <w:iCs/>
            <w:lang w:val="en-GB"/>
          </w:rPr>
          <w:delText>colors</w:delText>
        </w:r>
      </w:del>
      <w:ins w:id="1306" w:author="Max Lindmark" w:date="2020-05-08T16:53:00Z">
        <w:r w:rsidR="003C20BC" w:rsidRPr="001145A4">
          <w:rPr>
            <w:rFonts w:cstheme="minorHAnsi"/>
            <w:i/>
            <w:iCs/>
            <w:lang w:val="en-GB"/>
          </w:rPr>
          <w:t>colours</w:t>
        </w:r>
      </w:ins>
      <w:r w:rsidR="00DD78DE" w:rsidRPr="001145A4">
        <w:rPr>
          <w:rFonts w:cstheme="minorHAnsi"/>
          <w:i/>
          <w:iCs/>
          <w:lang w:val="en-GB"/>
        </w:rPr>
        <w:t xml:space="preserve"> correspond to </w:t>
      </w:r>
      <w:r w:rsidR="00D55250" w:rsidRPr="001145A4">
        <w:rPr>
          <w:rFonts w:cstheme="minorHAnsi"/>
          <w:i/>
          <w:iCs/>
          <w:lang w:val="en-GB"/>
        </w:rPr>
        <w:t>species (</w:t>
      </w:r>
      <w:r w:rsidR="00A75733" w:rsidRPr="001145A4">
        <w:rPr>
          <w:rFonts w:cstheme="minorHAnsi"/>
          <w:i/>
          <w:iCs/>
          <w:lang w:val="en-GB"/>
        </w:rPr>
        <w:t>n=</w:t>
      </w:r>
      <w:del w:id="1307" w:author="Max Lindmark" w:date="2020-05-08T16:35:00Z">
        <w:r w:rsidR="00A75733" w:rsidRPr="001145A4" w:rsidDel="00663ABB">
          <w:rPr>
            <w:rFonts w:cstheme="minorHAnsi"/>
            <w:i/>
            <w:iCs/>
            <w:lang w:val="en-GB"/>
          </w:rPr>
          <w:delText>18</w:delText>
        </w:r>
      </w:del>
      <w:ins w:id="1308" w:author="Max Lindmark" w:date="2020-05-08T16:35:00Z">
        <w:r w:rsidR="00663ABB">
          <w:rPr>
            <w:rFonts w:cstheme="minorHAnsi"/>
            <w:i/>
            <w:iCs/>
            <w:lang w:val="en-GB"/>
          </w:rPr>
          <w:t>20</w:t>
        </w:r>
      </w:ins>
      <w:r w:rsidR="00A75733" w:rsidRPr="001145A4">
        <w:rPr>
          <w:rFonts w:cstheme="minorHAnsi"/>
          <w:i/>
          <w:iCs/>
          <w:lang w:val="en-GB"/>
        </w:rPr>
        <w:t xml:space="preserve"> and n=3</w:t>
      </w:r>
      <w:del w:id="1309" w:author="Max Lindmark" w:date="2020-05-08T16:35:00Z">
        <w:r w:rsidR="00A75733" w:rsidRPr="001145A4" w:rsidDel="003E03F8">
          <w:rPr>
            <w:rFonts w:cstheme="minorHAnsi"/>
            <w:i/>
            <w:iCs/>
            <w:lang w:val="en-GB"/>
          </w:rPr>
          <w:delText>5</w:delText>
        </w:r>
      </w:del>
      <w:ins w:id="1310" w:author="Max Lindmark" w:date="2020-05-08T16:35:00Z">
        <w:r w:rsidR="003E03F8">
          <w:rPr>
            <w:rFonts w:cstheme="minorHAnsi"/>
            <w:i/>
            <w:iCs/>
            <w:lang w:val="en-GB"/>
          </w:rPr>
          <w:t>4</w:t>
        </w:r>
      </w:ins>
      <w:r w:rsidR="00A75733" w:rsidRPr="001145A4">
        <w:rPr>
          <w:rFonts w:cstheme="minorHAnsi"/>
          <w:i/>
          <w:iCs/>
          <w:lang w:val="en-GB"/>
        </w:rPr>
        <w:t xml:space="preserve"> for consumption and metabolism,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3065CA27" w:rsidR="000528C4" w:rsidRPr="00E74F55" w:rsidRDefault="000528C4" w:rsidP="00AE33C5">
      <w:pPr>
        <w:spacing w:line="360" w:lineRule="auto"/>
        <w:contextualSpacing/>
        <w:jc w:val="both"/>
        <w:rPr>
          <w:rFonts w:cstheme="minorHAnsi"/>
          <w:i/>
          <w:iCs/>
          <w:lang w:val="en-GB"/>
        </w:rPr>
      </w:pPr>
      <w:commentRangeStart w:id="1311"/>
      <w:commentRangeStart w:id="1312"/>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313" w:author="Max Lindmark" w:date="2020-05-07T16:46:00Z">
        <w:r w:rsidR="00140E2C" w:rsidRPr="00745FDF">
          <w:rPr>
            <w:rFonts w:cstheme="minorHAnsi"/>
            <w:b/>
            <w:bCs/>
            <w:i/>
            <w:iCs/>
            <w:lang w:val="en-GB"/>
          </w:rPr>
          <w:t>3</w:t>
        </w:r>
      </w:ins>
      <w:del w:id="1314" w:author="Max Lindmark" w:date="2020-05-07T16:46:00Z">
        <w:r w:rsidR="00704B3C" w:rsidRPr="00745FDF" w:rsidDel="00140E2C">
          <w:rPr>
            <w:rFonts w:cstheme="minorHAnsi"/>
            <w:b/>
            <w:bCs/>
            <w:i/>
            <w:iCs/>
            <w:lang w:val="en-GB"/>
          </w:rPr>
          <w:delText>2</w:delText>
        </w:r>
      </w:del>
      <w:commentRangeEnd w:id="1311"/>
      <w:r w:rsidR="002E1CD9" w:rsidRPr="00745FDF">
        <w:rPr>
          <w:rStyle w:val="CommentReference"/>
        </w:rPr>
        <w:commentReference w:id="1311"/>
      </w:r>
      <w:r w:rsidRPr="00745FDF">
        <w:rPr>
          <w:rFonts w:cstheme="minorHAnsi"/>
          <w:i/>
          <w:iCs/>
          <w:lang w:val="en-GB"/>
        </w:rPr>
        <w:t xml:space="preserve">. </w:t>
      </w:r>
      <w:commentRangeEnd w:id="1312"/>
      <w:r w:rsidR="00241356" w:rsidRPr="00745FDF">
        <w:rPr>
          <w:rStyle w:val="CommentReference"/>
        </w:rPr>
        <w:commentReference w:id="1312"/>
      </w:r>
      <w:r w:rsidRPr="00745FDF">
        <w:rPr>
          <w:rFonts w:cstheme="minorHAnsi"/>
          <w:i/>
          <w:iCs/>
          <w:lang w:val="en-GB"/>
        </w:rPr>
        <w:t xml:space="preserve">Posterior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315" w:author="Max Lindmark" w:date="2020-05-08T15:20:00Z">
        <w:r w:rsidR="00AE33C5" w:rsidRPr="00745FDF" w:rsidDel="0010623B">
          <w:rPr>
            <w:rFonts w:cstheme="minorHAnsi"/>
            <w:i/>
            <w:iCs/>
            <w:lang w:val="en-GB"/>
          </w:rPr>
          <w:delText>-</w:delText>
        </w:r>
      </w:del>
      <w:ins w:id="1316"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317" w:author="Max Lindmark" w:date="2020-05-08T16:39:00Z">
        <w:r w:rsidR="00841914">
          <w:rPr>
            <w:rFonts w:cstheme="minorHAnsi"/>
            <w:i/>
            <w:iCs/>
            <w:lang w:val="en-GB"/>
          </w:rPr>
          <w:t>t</w:t>
        </w:r>
        <w:r w:rsidR="006656BD">
          <w:rPr>
            <w:rFonts w:cstheme="minorHAnsi"/>
            <w:i/>
            <w:iCs/>
            <w:lang w:val="en-GB"/>
          </w:rPr>
          <w:t>s</w:t>
        </w:r>
      </w:ins>
      <w:del w:id="1318"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319"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320" w:author="Max Lindmark" w:date="2020-05-08T16:40:00Z">
        <w:r w:rsidR="004E1284">
          <w:rPr>
            <w:rFonts w:cstheme="minorHAnsi"/>
            <w:i/>
            <w:iCs/>
            <w:lang w:val="en-GB"/>
          </w:rPr>
          <w:t xml:space="preserve"> </w:t>
        </w:r>
      </w:ins>
      <w:ins w:id="1321" w:author="Max Lindmark" w:date="2020-05-08T16:41:00Z">
        <w:r w:rsidR="004F3376">
          <w:rPr>
            <w:rFonts w:cstheme="minorHAnsi"/>
            <w:i/>
            <w:iCs/>
            <w:lang w:val="en-GB"/>
          </w:rPr>
          <w:t xml:space="preserve">and </w:t>
        </w:r>
        <w:r w:rsidR="004F3376" w:rsidRPr="00745FDF">
          <w:rPr>
            <w:rFonts w:cstheme="minorHAnsi"/>
            <w:i/>
            <w:iCs/>
            <w:lang w:val="en-GB"/>
          </w:rPr>
          <w:t xml:space="preserve">metabolism </w:t>
        </w:r>
      </w:ins>
      <w:ins w:id="1322" w:author="Max Lindmark" w:date="2020-05-08T16:40:00Z">
        <w:r w:rsidR="004E1284">
          <w:rPr>
            <w:rFonts w:cstheme="minorHAnsi"/>
            <w:i/>
            <w:iCs/>
            <w:lang w:val="en-GB"/>
          </w:rPr>
          <w:t>(vertical lines)</w:t>
        </w:r>
      </w:ins>
      <w:ins w:id="1323" w:author="Max Lindmark" w:date="2020-05-08T16:42:00Z">
        <w:r w:rsidR="0072480A">
          <w:rPr>
            <w:rFonts w:cstheme="minorHAnsi"/>
            <w:i/>
            <w:iCs/>
            <w:lang w:val="en-GB"/>
          </w:rPr>
          <w:t xml:space="preserve">, thus representing </w:t>
        </w:r>
        <w:commentRangeStart w:id="1324"/>
        <w:commentRangeStart w:id="1325"/>
        <w:commentRangeStart w:id="1326"/>
        <w:commentRangeStart w:id="1327"/>
        <w:commentRangeStart w:id="1328"/>
        <w:commentRangeStart w:id="1329"/>
        <w:commentRangeStart w:id="1330"/>
        <w:r w:rsidR="0072480A" w:rsidRPr="00745FDF">
          <w:rPr>
            <w:rFonts w:cstheme="minorHAnsi"/>
            <w:i/>
            <w:iCs/>
            <w:lang w:val="en-GB"/>
          </w:rPr>
          <w:t xml:space="preserve">an </w:t>
        </w:r>
        <w:commentRangeEnd w:id="1324"/>
        <w:r w:rsidR="0072480A" w:rsidRPr="00E74F55">
          <w:rPr>
            <w:rStyle w:val="CommentReference"/>
          </w:rPr>
          <w:commentReference w:id="1324"/>
        </w:r>
      </w:ins>
      <w:commentRangeEnd w:id="1325"/>
      <w:ins w:id="1331" w:author="Max Lindmark" w:date="2020-05-08T16:43:00Z">
        <w:r w:rsidR="0072480A">
          <w:rPr>
            <w:rFonts w:cstheme="minorHAnsi"/>
            <w:i/>
            <w:iCs/>
            <w:lang w:val="en-GB"/>
          </w:rPr>
          <w:t>unmeasured</w:t>
        </w:r>
      </w:ins>
      <w:ins w:id="1332" w:author="Max Lindmark" w:date="2020-05-08T16:42:00Z">
        <w:r w:rsidR="0072480A" w:rsidRPr="00E74F55">
          <w:rPr>
            <w:rFonts w:cstheme="minorHAnsi"/>
            <w:i/>
            <w:iCs/>
            <w:lang w:val="en-GB"/>
          </w:rPr>
          <w:t xml:space="preserve"> </w:t>
        </w:r>
        <w:r w:rsidR="0072480A" w:rsidRPr="00E74F55">
          <w:rPr>
            <w:rStyle w:val="CommentReference"/>
          </w:rPr>
          <w:commentReference w:id="1325"/>
        </w:r>
        <w:commentRangeEnd w:id="1326"/>
        <w:r w:rsidR="0072480A" w:rsidRPr="00E74F55">
          <w:rPr>
            <w:rStyle w:val="CommentReference"/>
          </w:rPr>
          <w:commentReference w:id="1326"/>
        </w:r>
        <w:commentRangeEnd w:id="1327"/>
        <w:r w:rsidR="0072480A" w:rsidRPr="00E74F55">
          <w:rPr>
            <w:rStyle w:val="CommentReference"/>
          </w:rPr>
          <w:commentReference w:id="1327"/>
        </w:r>
        <w:commentRangeEnd w:id="1328"/>
        <w:r w:rsidR="0072480A" w:rsidRPr="00E74F55">
          <w:rPr>
            <w:rStyle w:val="CommentReference"/>
          </w:rPr>
          <w:commentReference w:id="1328"/>
        </w:r>
        <w:commentRangeEnd w:id="1329"/>
        <w:r w:rsidR="0072480A" w:rsidRPr="00E74F55">
          <w:rPr>
            <w:rStyle w:val="CommentReference"/>
          </w:rPr>
          <w:commentReference w:id="1329"/>
        </w:r>
        <w:commentRangeEnd w:id="1330"/>
        <w:r w:rsidR="0072480A" w:rsidRPr="00E74F55">
          <w:rPr>
            <w:rStyle w:val="CommentReference"/>
          </w:rPr>
          <w:commentReference w:id="1330"/>
        </w:r>
        <w:r w:rsidR="0072480A" w:rsidRPr="00E74F55">
          <w:rPr>
            <w:rFonts w:cstheme="minorHAnsi"/>
            <w:i/>
            <w:iCs/>
            <w:lang w:val="en-GB"/>
          </w:rPr>
          <w:t xml:space="preserve">species (i.e. </w:t>
        </w:r>
      </w:ins>
      <m:oMath>
        <m:sSub>
          <m:sSubPr>
            <m:ctrlPr>
              <w:ins w:id="1333" w:author="Max Lindmark" w:date="2020-05-08T16:42:00Z">
                <w:rPr>
                  <w:rFonts w:ascii="Cambria Math" w:eastAsiaTheme="minorEastAsia" w:hAnsi="Cambria Math" w:cstheme="minorHAnsi"/>
                  <w:i/>
                  <w:iCs/>
                </w:rPr>
              </w:ins>
            </m:ctrlPr>
          </m:sSubPr>
          <m:e>
            <m:r>
              <w:ins w:id="1334" w:author="Max Lindmark" w:date="2020-05-08T16:42:00Z">
                <w:rPr>
                  <w:rFonts w:ascii="Cambria Math" w:eastAsiaTheme="minorEastAsia" w:hAnsi="Cambria Math" w:cstheme="minorHAnsi"/>
                </w:rPr>
                <m:t>μ</m:t>
              </w:ins>
            </m:r>
          </m:e>
          <m:sub>
            <m:sSub>
              <m:sSubPr>
                <m:ctrlPr>
                  <w:ins w:id="1335" w:author="Max Lindmark" w:date="2020-05-08T16:42:00Z">
                    <w:rPr>
                      <w:rFonts w:ascii="Cambria Math" w:hAnsi="Cambria Math" w:cstheme="minorHAnsi"/>
                      <w:bCs/>
                      <w:i/>
                      <w:iCs/>
                    </w:rPr>
                  </w:ins>
                </m:ctrlPr>
              </m:sSubPr>
              <m:e>
                <m:r>
                  <w:ins w:id="1336" w:author="Max Lindmark" w:date="2020-05-08T16:42:00Z">
                    <w:rPr>
                      <w:rFonts w:ascii="Cambria Math" w:hAnsi="Cambria Math" w:cstheme="minorHAnsi"/>
                    </w:rPr>
                    <m:t>β</m:t>
                  </w:ins>
                </m:r>
              </m:e>
              <m:sub>
                <m:r>
                  <w:ins w:id="1337" w:author="Max Lindmark" w:date="2020-05-08T16:42:00Z">
                    <w:rPr>
                      <w:rFonts w:ascii="Cambria Math" w:hAnsi="Cambria Math" w:cstheme="minorHAnsi"/>
                      <w:lang w:val="en-GB"/>
                    </w:rPr>
                    <m:t>1</m:t>
                  </w:ins>
                </m:r>
              </m:sub>
            </m:sSub>
          </m:sub>
        </m:sSub>
      </m:oMath>
      <w:ins w:id="1338" w:author="Max Lindmark" w:date="2020-05-08T16:42:00Z">
        <w:r w:rsidR="0072480A" w:rsidRPr="00E74F55">
          <w:rPr>
            <w:rFonts w:cstheme="minorHAnsi"/>
            <w:i/>
            <w:iCs/>
            <w:lang w:val="en-GB"/>
          </w:rPr>
          <w:t xml:space="preserve"> and </w:t>
        </w:r>
      </w:ins>
      <m:oMath>
        <m:sSub>
          <m:sSubPr>
            <m:ctrlPr>
              <w:ins w:id="1339" w:author="Max Lindmark" w:date="2020-05-08T16:42:00Z">
                <w:rPr>
                  <w:rFonts w:ascii="Cambria Math" w:eastAsiaTheme="minorEastAsia" w:hAnsi="Cambria Math" w:cstheme="minorHAnsi"/>
                  <w:i/>
                  <w:iCs/>
                </w:rPr>
              </w:ins>
            </m:ctrlPr>
          </m:sSubPr>
          <m:e>
            <m:r>
              <w:ins w:id="1340" w:author="Max Lindmark" w:date="2020-05-08T16:42:00Z">
                <w:rPr>
                  <w:rFonts w:ascii="Cambria Math" w:eastAsiaTheme="minorEastAsia" w:hAnsi="Cambria Math" w:cstheme="minorHAnsi"/>
                </w:rPr>
                <m:t>μ</m:t>
              </w:ins>
            </m:r>
          </m:e>
          <m:sub>
            <m:sSub>
              <m:sSubPr>
                <m:ctrlPr>
                  <w:ins w:id="1341" w:author="Max Lindmark" w:date="2020-05-08T16:42:00Z">
                    <w:rPr>
                      <w:rFonts w:ascii="Cambria Math" w:hAnsi="Cambria Math" w:cstheme="minorHAnsi"/>
                      <w:bCs/>
                      <w:i/>
                      <w:iCs/>
                    </w:rPr>
                  </w:ins>
                </m:ctrlPr>
              </m:sSubPr>
              <m:e>
                <m:r>
                  <w:ins w:id="1342" w:author="Max Lindmark" w:date="2020-05-08T16:42:00Z">
                    <w:rPr>
                      <w:rFonts w:ascii="Cambria Math" w:hAnsi="Cambria Math" w:cstheme="minorHAnsi"/>
                    </w:rPr>
                    <m:t>β</m:t>
                  </w:ins>
                </m:r>
              </m:e>
              <m:sub>
                <m:r>
                  <w:ins w:id="1343" w:author="Max Lindmark" w:date="2020-05-08T16:42:00Z">
                    <w:rPr>
                      <w:rFonts w:ascii="Cambria Math" w:hAnsi="Cambria Math" w:cstheme="minorHAnsi"/>
                      <w:lang w:val="en-GB"/>
                    </w:rPr>
                    <m:t>2</m:t>
                  </w:ins>
                </m:r>
              </m:sub>
            </m:sSub>
          </m:sub>
        </m:sSub>
      </m:oMath>
      <w:ins w:id="1344" w:author="Max Lindmark" w:date="2020-05-08T16:42:00Z">
        <w:r w:rsidR="0072480A" w:rsidRPr="00E74F55">
          <w:rPr>
            <w:rFonts w:cstheme="minorHAnsi"/>
            <w:i/>
            <w:iCs/>
            <w:lang w:val="en-GB"/>
          </w:rPr>
          <w:t xml:space="preserve"> in </w:t>
        </w:r>
        <w:proofErr w:type="spellStart"/>
        <w:r w:rsidR="0072480A" w:rsidRPr="00E74F55">
          <w:rPr>
            <w:rFonts w:cstheme="minorHAnsi"/>
            <w:i/>
            <w:iCs/>
            <w:lang w:val="en-GB"/>
          </w:rPr>
          <w:t>Eqs</w:t>
        </w:r>
        <w:proofErr w:type="spellEnd"/>
        <w:r w:rsidR="0072480A" w:rsidRPr="00E74F55">
          <w:rPr>
            <w:rFonts w:cstheme="minorHAnsi"/>
            <w:i/>
            <w:iCs/>
            <w:lang w:val="en-GB"/>
          </w:rPr>
          <w:t>. 6-8 for the mass and temperature coefficient, respectively</w:t>
        </w:r>
      </w:ins>
      <w:del w:id="1345" w:author="Max Lindmark" w:date="2020-05-08T16:40:00Z">
        <w:r w:rsidR="004206DD" w:rsidRPr="00745FDF" w:rsidDel="004E1284">
          <w:rPr>
            <w:rFonts w:cstheme="minorHAnsi"/>
            <w:i/>
            <w:iCs/>
            <w:lang w:val="en-GB"/>
          </w:rPr>
          <w:delText xml:space="preserve"> </w:delText>
        </w:r>
      </w:del>
      <w:del w:id="1346"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1347" w:author="Max Lindmark" w:date="2020-05-08T16:40:00Z">
        <w:r w:rsidRPr="00745FDF" w:rsidDel="00161624">
          <w:rPr>
            <w:rFonts w:cstheme="minorHAnsi"/>
            <w:i/>
            <w:iCs/>
            <w:lang w:val="en-GB"/>
          </w:rPr>
          <w:delText xml:space="preserve">optimum </w:delText>
        </w:r>
      </w:del>
      <w:del w:id="1348"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1349" w:author="Max Lindmark" w:date="2020-05-08T16:41:00Z">
        <w:r w:rsidR="00E15A1A" w:rsidRPr="00745FDF" w:rsidDel="00897D5E">
          <w:rPr>
            <w:rFonts w:cstheme="minorHAnsi"/>
            <w:i/>
            <w:iCs/>
            <w:lang w:val="en-GB"/>
          </w:rPr>
          <w:delText xml:space="preserve">triangles and </w:delText>
        </w:r>
      </w:del>
      <w:del w:id="1350" w:author="Max Lindmark" w:date="2020-05-08T16:43:00Z">
        <w:r w:rsidR="00E15A1A" w:rsidRPr="00745FDF" w:rsidDel="007649C5">
          <w:rPr>
            <w:rFonts w:cstheme="minorHAnsi"/>
            <w:i/>
            <w:iCs/>
            <w:lang w:val="en-GB"/>
          </w:rPr>
          <w:delText>circles, respectively)</w:delText>
        </w:r>
      </w:del>
      <w:ins w:id="1351" w:author="Max Lindmark" w:date="2020-05-08T16:41:00Z">
        <w:r w:rsidR="00904192">
          <w:rPr>
            <w:rFonts w:cstheme="minorHAnsi"/>
            <w:i/>
            <w:iCs/>
            <w:lang w:val="en-GB"/>
          </w:rPr>
          <w:t xml:space="preserve">. </w:t>
        </w:r>
      </w:ins>
      <w:ins w:id="1352" w:author="Max Lindmark" w:date="2020-05-08T16:44:00Z">
        <w:r w:rsidR="00C7017A">
          <w:rPr>
            <w:rFonts w:cstheme="minorHAnsi"/>
            <w:i/>
            <w:iCs/>
            <w:lang w:val="en-GB"/>
          </w:rPr>
          <w:t xml:space="preserve">The </w:t>
        </w:r>
      </w:ins>
      <w:del w:id="1353" w:author="Max Lindmark" w:date="2020-05-08T16:41:00Z">
        <w:r w:rsidRPr="00745FDF" w:rsidDel="00904192">
          <w:rPr>
            <w:rFonts w:cstheme="minorHAnsi"/>
            <w:i/>
            <w:iCs/>
            <w:lang w:val="en-GB"/>
          </w:rPr>
          <w:delText>,</w:delText>
        </w:r>
      </w:del>
      <w:del w:id="1354" w:author="Max Lindmark" w:date="2020-05-08T16:42:00Z">
        <w:r w:rsidRPr="00745FDF" w:rsidDel="00904192">
          <w:rPr>
            <w:rFonts w:cstheme="minorHAnsi"/>
            <w:i/>
            <w:iCs/>
            <w:lang w:val="en-GB"/>
          </w:rPr>
          <w:delText xml:space="preserve"> and </w:delText>
        </w:r>
      </w:del>
      <w:del w:id="1355" w:author="Max Lindmark" w:date="2020-05-08T16:44:00Z">
        <w:r w:rsidRPr="00745FDF" w:rsidDel="00C7017A">
          <w:rPr>
            <w:rFonts w:cstheme="minorHAnsi"/>
            <w:i/>
            <w:iCs/>
            <w:lang w:val="en-GB"/>
          </w:rPr>
          <w:delText>their 80% and 95% credible interval</w:delText>
        </w:r>
      </w:del>
      <w:del w:id="1356"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1357"/>
        <w:commentRangeStart w:id="1358"/>
        <w:commentRangeStart w:id="1359"/>
        <w:commentRangeStart w:id="1360"/>
        <w:commentRangeStart w:id="1361"/>
        <w:commentRangeStart w:id="1362"/>
        <w:commentRangeStart w:id="1363"/>
        <w:r w:rsidR="007555A4" w:rsidRPr="00745FDF" w:rsidDel="0093115F">
          <w:rPr>
            <w:rFonts w:cstheme="minorHAnsi"/>
            <w:i/>
            <w:iCs/>
            <w:lang w:val="en-GB"/>
          </w:rPr>
          <w:delText xml:space="preserve">an </w:delText>
        </w:r>
        <w:commentRangeEnd w:id="1357"/>
        <w:r w:rsidR="00F871C6" w:rsidRPr="00E74F55" w:rsidDel="0093115F">
          <w:rPr>
            <w:rStyle w:val="CommentReference"/>
          </w:rPr>
          <w:commentReference w:id="1357"/>
        </w:r>
        <w:commentRangeEnd w:id="1358"/>
        <w:r w:rsidR="00C30352" w:rsidRPr="00E74F55" w:rsidDel="0093115F">
          <w:rPr>
            <w:rFonts w:cstheme="minorHAnsi"/>
            <w:i/>
            <w:iCs/>
            <w:lang w:val="en-GB"/>
          </w:rPr>
          <w:delText xml:space="preserve">average </w:delText>
        </w:r>
        <w:r w:rsidR="00AE33C5" w:rsidRPr="00E74F55" w:rsidDel="0093115F">
          <w:rPr>
            <w:rStyle w:val="CommentReference"/>
          </w:rPr>
          <w:commentReference w:id="1358"/>
        </w:r>
        <w:commentRangeEnd w:id="1359"/>
        <w:r w:rsidR="00CE082F" w:rsidRPr="00E74F55" w:rsidDel="0093115F">
          <w:rPr>
            <w:rStyle w:val="CommentReference"/>
          </w:rPr>
          <w:commentReference w:id="1359"/>
        </w:r>
        <w:commentRangeEnd w:id="1360"/>
        <w:r w:rsidR="00AE4AF5" w:rsidRPr="00E74F55" w:rsidDel="0093115F">
          <w:rPr>
            <w:rStyle w:val="CommentReference"/>
          </w:rPr>
          <w:commentReference w:id="1360"/>
        </w:r>
        <w:commentRangeEnd w:id="1361"/>
        <w:r w:rsidR="00AE4AF5" w:rsidRPr="00E74F55" w:rsidDel="0093115F">
          <w:rPr>
            <w:rStyle w:val="CommentReference"/>
          </w:rPr>
          <w:commentReference w:id="1361"/>
        </w:r>
        <w:commentRangeEnd w:id="1362"/>
        <w:r w:rsidR="00001A7F" w:rsidRPr="00E74F55" w:rsidDel="0093115F">
          <w:rPr>
            <w:rStyle w:val="CommentReference"/>
          </w:rPr>
          <w:commentReference w:id="1362"/>
        </w:r>
        <w:commentRangeEnd w:id="1363"/>
        <w:r w:rsidR="002E1CD9" w:rsidRPr="00E74F55" w:rsidDel="0093115F">
          <w:rPr>
            <w:rStyle w:val="CommentReference"/>
          </w:rPr>
          <w:commentReference w:id="1363"/>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1364" w:author="Max Lindmark" w:date="2020-05-08T16:42:00Z">
                <w:rPr>
                  <w:rFonts w:ascii="Cambria Math" w:eastAsiaTheme="minorEastAsia" w:hAnsi="Cambria Math" w:cstheme="minorHAnsi"/>
                  <w:i/>
                  <w:iCs/>
                </w:rPr>
              </w:del>
            </m:ctrlPr>
          </m:sSubPr>
          <m:e>
            <m:r>
              <w:del w:id="1365" w:author="Max Lindmark" w:date="2020-05-08T16:42:00Z">
                <w:rPr>
                  <w:rFonts w:ascii="Cambria Math" w:eastAsiaTheme="minorEastAsia" w:hAnsi="Cambria Math" w:cstheme="minorHAnsi"/>
                </w:rPr>
                <m:t>μ</m:t>
              </w:del>
            </m:r>
          </m:e>
          <m:sub>
            <m:sSub>
              <m:sSubPr>
                <m:ctrlPr>
                  <w:del w:id="1366" w:author="Max Lindmark" w:date="2020-05-08T16:42:00Z">
                    <w:rPr>
                      <w:rFonts w:ascii="Cambria Math" w:hAnsi="Cambria Math" w:cstheme="minorHAnsi"/>
                      <w:bCs/>
                      <w:i/>
                      <w:iCs/>
                    </w:rPr>
                  </w:del>
                </m:ctrlPr>
              </m:sSubPr>
              <m:e>
                <m:r>
                  <w:del w:id="1367" w:author="Max Lindmark" w:date="2020-05-08T16:42:00Z">
                    <w:rPr>
                      <w:rFonts w:ascii="Cambria Math" w:hAnsi="Cambria Math" w:cstheme="minorHAnsi"/>
                    </w:rPr>
                    <m:t>β</m:t>
                  </w:del>
                </m:r>
              </m:e>
              <m:sub>
                <m:r>
                  <w:del w:id="1368" w:author="Max Lindmark" w:date="2020-05-08T16:42:00Z">
                    <w:rPr>
                      <w:rFonts w:ascii="Cambria Math" w:hAnsi="Cambria Math" w:cstheme="minorHAnsi"/>
                      <w:lang w:val="en-GB"/>
                    </w:rPr>
                    <m:t>1</m:t>
                  </w:del>
                </m:r>
              </m:sub>
            </m:sSub>
          </m:sub>
        </m:sSub>
      </m:oMath>
      <w:del w:id="1369" w:author="Max Lindmark" w:date="2020-05-08T16:42:00Z">
        <w:r w:rsidR="0025737A" w:rsidRPr="00E74F55" w:rsidDel="0093115F">
          <w:rPr>
            <w:rFonts w:cstheme="minorHAnsi"/>
            <w:i/>
            <w:iCs/>
            <w:lang w:val="en-GB"/>
          </w:rPr>
          <w:delText xml:space="preserve"> and </w:delText>
        </w:r>
      </w:del>
      <m:oMath>
        <m:sSub>
          <m:sSubPr>
            <m:ctrlPr>
              <w:del w:id="1370" w:author="Max Lindmark" w:date="2020-05-08T16:42:00Z">
                <w:rPr>
                  <w:rFonts w:ascii="Cambria Math" w:eastAsiaTheme="minorEastAsia" w:hAnsi="Cambria Math" w:cstheme="minorHAnsi"/>
                  <w:i/>
                  <w:iCs/>
                </w:rPr>
              </w:del>
            </m:ctrlPr>
          </m:sSubPr>
          <m:e>
            <m:r>
              <w:del w:id="1371" w:author="Max Lindmark" w:date="2020-05-08T16:42:00Z">
                <w:rPr>
                  <w:rFonts w:ascii="Cambria Math" w:eastAsiaTheme="minorEastAsia" w:hAnsi="Cambria Math" w:cstheme="minorHAnsi"/>
                </w:rPr>
                <m:t>μ</m:t>
              </w:del>
            </m:r>
          </m:e>
          <m:sub>
            <m:sSub>
              <m:sSubPr>
                <m:ctrlPr>
                  <w:del w:id="1372" w:author="Max Lindmark" w:date="2020-05-08T16:42:00Z">
                    <w:rPr>
                      <w:rFonts w:ascii="Cambria Math" w:hAnsi="Cambria Math" w:cstheme="minorHAnsi"/>
                      <w:bCs/>
                      <w:i/>
                      <w:iCs/>
                    </w:rPr>
                  </w:del>
                </m:ctrlPr>
              </m:sSubPr>
              <m:e>
                <m:r>
                  <w:del w:id="1373" w:author="Max Lindmark" w:date="2020-05-08T16:42:00Z">
                    <w:rPr>
                      <w:rFonts w:ascii="Cambria Math" w:hAnsi="Cambria Math" w:cstheme="minorHAnsi"/>
                    </w:rPr>
                    <m:t>β</m:t>
                  </w:del>
                </m:r>
              </m:e>
              <m:sub>
                <m:r>
                  <w:del w:id="1374" w:author="Max Lindmark" w:date="2020-05-08T16:42:00Z">
                    <w:rPr>
                      <w:rFonts w:ascii="Cambria Math" w:hAnsi="Cambria Math" w:cstheme="minorHAnsi"/>
                      <w:lang w:val="en-GB"/>
                    </w:rPr>
                    <m:t>2</m:t>
                  </w:del>
                </m:r>
              </m:sub>
            </m:sSub>
          </m:sub>
        </m:sSub>
      </m:oMath>
      <w:del w:id="1375"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1376"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1377" w:author="Max Lindmark" w:date="2020-05-08T16:44:00Z">
        <w:r w:rsidR="00C7017A">
          <w:rPr>
            <w:rFonts w:cstheme="minorHAnsi"/>
            <w:i/>
            <w:iCs/>
            <w:lang w:val="en-GB"/>
          </w:rPr>
          <w:t>s</w:t>
        </w:r>
      </w:ins>
      <w:r w:rsidR="00EA25F2" w:rsidRPr="00E74F55">
        <w:rPr>
          <w:rFonts w:cstheme="minorHAnsi"/>
          <w:i/>
          <w:iCs/>
          <w:lang w:val="en-GB"/>
        </w:rPr>
        <w:t xml:space="preserve">haded vertical </w:t>
      </w:r>
      <w:del w:id="1378"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1379"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1380"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1381" w:author="Max Lindmark" w:date="2020-05-08T16:44:00Z">
        <w:r w:rsidR="00FB21AE">
          <w:rPr>
            <w:rFonts w:cstheme="minorHAnsi"/>
            <w:i/>
            <w:iCs/>
            <w:lang w:val="en-GB"/>
          </w:rPr>
          <w:t xml:space="preserve">Points and triangles show </w:t>
        </w:r>
      </w:ins>
      <w:ins w:id="1382"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1383"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33EEBF1" w:rsidR="0098306D" w:rsidRDefault="00577139"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1FEE2C48" wp14:editId="3BCFC354">
            <wp:extent cx="5730995" cy="3666067"/>
            <wp:effectExtent l="0" t="0" r="0" b="444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png"/>
                    <pic:cNvPicPr/>
                  </pic:nvPicPr>
                  <pic:blipFill rotWithShape="1">
                    <a:blip r:embed="rId19" cstate="print">
                      <a:extLst>
                        <a:ext uri="{28A0092B-C50C-407E-A947-70E740481C1C}">
                          <a14:useLocalDpi xmlns:a14="http://schemas.microsoft.com/office/drawing/2010/main" val="0"/>
                        </a:ext>
                      </a:extLst>
                    </a:blip>
                    <a:srcRect t="17874" b="18157"/>
                    <a:stretch/>
                  </pic:blipFill>
                  <pic:spPr bwMode="auto">
                    <a:xfrm>
                      <a:off x="0" y="0"/>
                      <a:ext cx="5731510" cy="3666396"/>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865F50D" w:rsidR="00475959" w:rsidRPr="00824E2F" w:rsidRDefault="00384142" w:rsidP="00384142">
      <w:pPr>
        <w:spacing w:line="360" w:lineRule="auto"/>
        <w:contextualSpacing/>
        <w:jc w:val="both"/>
        <w:rPr>
          <w:rFonts w:cstheme="minorHAnsi"/>
          <w:i/>
          <w:iCs/>
          <w:lang w:val="en-GB"/>
        </w:rPr>
      </w:pPr>
      <w:r w:rsidRPr="00824E2F">
        <w:rPr>
          <w:rFonts w:cstheme="minorHAnsi"/>
          <w:b/>
          <w:bCs/>
          <w:i/>
          <w:iCs/>
          <w:lang w:val="en-GB"/>
        </w:rPr>
        <w:t xml:space="preserve">Fig. </w:t>
      </w:r>
      <w:del w:id="1384" w:author="Max Lindmark" w:date="2020-05-06T16:20:00Z">
        <w:r w:rsidR="00704B3C" w:rsidRPr="00824E2F" w:rsidDel="00A92E29">
          <w:rPr>
            <w:rFonts w:cstheme="minorHAnsi"/>
            <w:b/>
            <w:bCs/>
            <w:i/>
            <w:iCs/>
            <w:lang w:val="en-GB"/>
          </w:rPr>
          <w:delText>5</w:delText>
        </w:r>
      </w:del>
      <w:ins w:id="1385"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1386" w:author="Max Lindmark" w:date="2020-05-08T16:47:00Z">
        <w:r w:rsidR="000A3DDC">
          <w:rPr>
            <w:rFonts w:cstheme="minorHAnsi"/>
            <w:i/>
            <w:iCs/>
            <w:lang w:val="en-GB"/>
          </w:rPr>
          <w:t xml:space="preserve">predicted </w:t>
        </w:r>
      </w:ins>
      <w:del w:id="1387"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1388"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1389" w:author="Max Lindmark" w:date="2020-05-08T16:47:00Z">
        <w:r w:rsidR="006D23B7">
          <w:rPr>
            <w:rFonts w:cstheme="minorHAnsi"/>
            <w:i/>
            <w:iCs/>
            <w:lang w:val="en-GB"/>
          </w:rPr>
          <w:t xml:space="preserve"> and</w:t>
        </w:r>
      </w:ins>
      <w:del w:id="1390" w:author="Max Lindmark" w:date="2020-05-08T16:47:00Z">
        <w:r w:rsidR="00A078EC" w:rsidRPr="00824E2F" w:rsidDel="006D23B7">
          <w:rPr>
            <w:rFonts w:cstheme="minorHAnsi"/>
            <w:i/>
            <w:iCs/>
            <w:lang w:val="en-GB"/>
          </w:rPr>
          <w:delText>,</w:delText>
        </w:r>
      </w:del>
      <w:r w:rsidR="00A078EC" w:rsidRPr="00824E2F">
        <w:rPr>
          <w:rFonts w:cstheme="minorHAnsi"/>
          <w:i/>
          <w:iCs/>
          <w:lang w:val="en-GB"/>
        </w:rPr>
        <w:t xml:space="preserve"> metabolism (</w:t>
      </w:r>
      <w:del w:id="1391" w:author="Max Lindmark" w:date="2020-05-08T16:46:00Z">
        <w:r w:rsidR="00A078EC" w:rsidRPr="00824E2F" w:rsidDel="005D4204">
          <w:rPr>
            <w:rFonts w:cstheme="minorHAnsi"/>
            <w:i/>
            <w:iCs/>
            <w:lang w:val="en-GB"/>
          </w:rPr>
          <w:delText>purple</w:delText>
        </w:r>
      </w:del>
      <w:ins w:id="1392" w:author="Max Lindmark" w:date="2020-05-08T16:46:00Z">
        <w:r w:rsidR="005D4204">
          <w:rPr>
            <w:rFonts w:cstheme="minorHAnsi"/>
            <w:i/>
            <w:iCs/>
            <w:lang w:val="en-GB"/>
          </w:rPr>
          <w:t>orange</w:t>
        </w:r>
      </w:ins>
      <w:r w:rsidR="00A078EC" w:rsidRPr="00824E2F">
        <w:rPr>
          <w:rFonts w:cstheme="minorHAnsi"/>
          <w:i/>
          <w:iCs/>
          <w:lang w:val="en-GB"/>
        </w:rPr>
        <w:t>)</w:t>
      </w:r>
      <w:ins w:id="1393" w:author="Max Lindmark" w:date="2020-05-08T16:47:00Z">
        <w:r w:rsidR="00395CF0">
          <w:rPr>
            <w:rFonts w:cstheme="minorHAnsi"/>
            <w:i/>
            <w:iCs/>
            <w:lang w:val="en-GB"/>
          </w:rPr>
          <w:t xml:space="preserve">, and the difference between them </w:t>
        </w:r>
      </w:ins>
      <w:del w:id="1394"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1395" w:author="Max Lindmark" w:date="2020-05-08T16:46:00Z">
        <w:r w:rsidR="00A078EC" w:rsidRPr="00824E2F" w:rsidDel="00AA4590">
          <w:rPr>
            <w:rFonts w:cstheme="minorHAnsi"/>
            <w:i/>
            <w:iCs/>
            <w:lang w:val="en-GB"/>
          </w:rPr>
          <w:delText>orange</w:delText>
        </w:r>
      </w:del>
      <w:ins w:id="1396" w:author="Max Lindmark" w:date="2020-05-08T16:46:00Z">
        <w:r w:rsidR="00AA4590">
          <w:rPr>
            <w:rFonts w:cstheme="minorHAnsi"/>
            <w:i/>
            <w:iCs/>
            <w:lang w:val="en-GB"/>
          </w:rPr>
          <w:t>purple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commentRangeStart w:id="1397"/>
      <w:r w:rsidR="00A25914" w:rsidRPr="00824E2F">
        <w:rPr>
          <w:rFonts w:cstheme="minorHAnsi"/>
          <w:i/>
          <w:iCs/>
          <w:lang w:val="en-GB"/>
        </w:rPr>
        <w:t>(</w:t>
      </w:r>
      <w:r w:rsidR="002C5FB1" w:rsidRPr="00824E2F">
        <w:rPr>
          <w:rFonts w:cstheme="minorHAnsi"/>
          <w:i/>
          <w:iCs/>
          <w:lang w:val="en-GB"/>
        </w:rPr>
        <w:t>1</w:t>
      </w:r>
      <w:del w:id="1398"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1399" w:author="Max Lindmark" w:date="2020-05-08T16:47:00Z">
        <w:r w:rsidR="002C5FB1" w:rsidRPr="00824E2F" w:rsidDel="000B68EB">
          <w:rPr>
            <w:rFonts w:cstheme="minorHAnsi"/>
            <w:i/>
            <w:iCs/>
            <w:lang w:val="en-GB"/>
          </w:rPr>
          <w:delText>5</w:delText>
        </w:r>
      </w:del>
      <w:ins w:id="1400"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commentRangeEnd w:id="1397"/>
      <w:r w:rsidR="007E79E1" w:rsidRPr="00824E2F">
        <w:rPr>
          <w:rStyle w:val="CommentReference"/>
        </w:rPr>
        <w:commentReference w:id="1397"/>
      </w:r>
      <w:r w:rsidR="00B90EB5" w:rsidRPr="00824E2F">
        <w:rPr>
          <w:rFonts w:cstheme="minorHAnsi"/>
          <w:i/>
          <w:iCs/>
          <w:lang w:val="en-GB"/>
        </w:rPr>
        <w:t>.</w:t>
      </w:r>
      <w:r w:rsidR="009F626C" w:rsidRPr="00824E2F">
        <w:rPr>
          <w:rFonts w:cstheme="minorHAnsi"/>
          <w:i/>
          <w:iCs/>
          <w:lang w:val="en-GB"/>
        </w:rPr>
        <w:t xml:space="preserve"> </w:t>
      </w:r>
      <w:ins w:id="1401" w:author="Max Lindmark" w:date="2020-05-08T16:48:00Z">
        <w:r w:rsidR="00826934">
          <w:rPr>
            <w:rFonts w:cstheme="minorHAnsi"/>
            <w:i/>
            <w:iCs/>
            <w:lang w:val="en-GB"/>
          </w:rPr>
          <w:t>In order to plot these curves on the same graph, as they are measured in different units</w:t>
        </w:r>
      </w:ins>
      <w:ins w:id="1402" w:author="Max Lindmark" w:date="2020-05-08T16:49:00Z">
        <w:r w:rsidR="00826934">
          <w:rPr>
            <w:rFonts w:cstheme="minorHAnsi"/>
            <w:i/>
            <w:iCs/>
            <w:lang w:val="en-GB"/>
          </w:rPr>
          <w:t xml:space="preserve">, fitted on </w:t>
        </w:r>
        <w:proofErr w:type="spellStart"/>
        <w:r w:rsidR="00826934">
          <w:rPr>
            <w:rFonts w:cstheme="minorHAnsi"/>
            <w:i/>
            <w:iCs/>
            <w:lang w:val="en-GB"/>
          </w:rPr>
          <w:t>on</w:t>
        </w:r>
        <w:proofErr w:type="spellEnd"/>
        <w:r w:rsidR="00826934">
          <w:rPr>
            <w:rFonts w:cstheme="minorHAnsi"/>
            <w:i/>
            <w:iCs/>
            <w:lang w:val="en-GB"/>
          </w:rPr>
          <w:t xml:space="preserve"> different scales and with different independent variables</w:t>
        </w:r>
      </w:ins>
      <w:ins w:id="1403" w:author="Max Lindmark" w:date="2020-05-08T16:48:00Z">
        <w:r w:rsidR="00826934">
          <w:rPr>
            <w:rFonts w:cstheme="minorHAnsi"/>
            <w:i/>
            <w:iCs/>
            <w:lang w:val="en-GB"/>
          </w:rPr>
          <w:t xml:space="preserve">, the predictions were </w:t>
        </w:r>
      </w:ins>
      <w:ins w:id="1404" w:author="Max Lindmark" w:date="2020-05-08T16:50:00Z">
        <w:r w:rsidR="00826934">
          <w:rPr>
            <w:rFonts w:cstheme="minorHAnsi"/>
            <w:i/>
            <w:iCs/>
            <w:lang w:val="en-GB"/>
          </w:rPr>
          <w:t>rescaled to the maximum with reach rate</w:t>
        </w:r>
        <w:r w:rsidR="007A7A8B">
          <w:rPr>
            <w:rFonts w:cstheme="minorHAnsi"/>
            <w:i/>
            <w:iCs/>
            <w:lang w:val="en-GB"/>
          </w:rPr>
          <w:t xml:space="preserve">, and the orange curve (representing the net energy gain) is </w:t>
        </w:r>
        <w:r w:rsidR="00E66B29">
          <w:rPr>
            <w:rFonts w:cstheme="minorHAnsi"/>
            <w:i/>
            <w:iCs/>
            <w:lang w:val="en-GB"/>
          </w:rPr>
          <w:t>calculated on these rescaled rates.</w:t>
        </w:r>
        <w:r w:rsidR="00201CEC">
          <w:rPr>
            <w:rFonts w:cstheme="minorHAnsi"/>
            <w:i/>
            <w:iCs/>
            <w:lang w:val="en-GB"/>
          </w:rPr>
          <w:t xml:space="preserve"> </w:t>
        </w:r>
      </w:ins>
      <w:r w:rsidR="007E7BD5" w:rsidRPr="00824E2F">
        <w:rPr>
          <w:rFonts w:cstheme="minorHAnsi"/>
          <w:i/>
          <w:iCs/>
          <w:lang w:val="en-GB"/>
        </w:rPr>
        <w:t xml:space="preserve">The </w:t>
      </w:r>
      <w:ins w:id="1405" w:author="Max Lindmark" w:date="2020-05-08T16:50:00Z">
        <w:r w:rsidR="00201CEC">
          <w:rPr>
            <w:rFonts w:cstheme="minorHAnsi"/>
            <w:i/>
            <w:iCs/>
            <w:lang w:val="en-GB"/>
          </w:rPr>
          <w:t xml:space="preserve">maximum consumption curve </w:t>
        </w:r>
      </w:ins>
      <w:ins w:id="1406" w:author="Max Lindmark" w:date="2020-05-08T16:51:00Z">
        <w:r w:rsidR="009420F8">
          <w:rPr>
            <w:rFonts w:cstheme="minorHAnsi"/>
            <w:i/>
            <w:iCs/>
            <w:lang w:val="en-GB"/>
          </w:rPr>
          <w:t xml:space="preserve">is the prediction from the polynomial model with a quadratic and cubic </w:t>
        </w:r>
        <w:r w:rsidR="008358C6">
          <w:rPr>
            <w:rFonts w:cstheme="minorHAnsi"/>
            <w:i/>
            <w:iCs/>
            <w:lang w:val="en-GB"/>
          </w:rPr>
          <w:t xml:space="preserve">term, </w:t>
        </w:r>
      </w:ins>
      <w:del w:id="1407"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1408" w:author="Max Lindmark" w:date="2020-05-08T15:20:00Z">
        <w:r w:rsidR="007E7BD5" w:rsidRPr="00824E2F" w:rsidDel="0010623B">
          <w:rPr>
            <w:rFonts w:cstheme="minorHAnsi"/>
            <w:i/>
            <w:iCs/>
            <w:lang w:val="en-GB"/>
          </w:rPr>
          <w:delText>-</w:delText>
        </w:r>
      </w:del>
      <w:del w:id="1409"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r w:rsidR="00B90EB5" w:rsidRPr="00824E2F">
        <w:rPr>
          <w:rFonts w:cstheme="minorHAnsi"/>
          <w:i/>
          <w:iCs/>
          <w:lang w:val="en-GB"/>
        </w:rPr>
        <w:t xml:space="preserve">and metabolism </w:t>
      </w:r>
      <w:r w:rsidR="001F4D8A" w:rsidRPr="00824E2F">
        <w:rPr>
          <w:rFonts w:cstheme="minorHAnsi"/>
          <w:i/>
          <w:iCs/>
          <w:lang w:val="en-GB"/>
        </w:rPr>
        <w:t xml:space="preserve">is </w:t>
      </w:r>
      <w:del w:id="1410" w:author="Max Lindmark" w:date="2020-05-08T16:51:00Z">
        <w:r w:rsidR="001F4D8A" w:rsidRPr="00824E2F" w:rsidDel="003540DA">
          <w:rPr>
            <w:rFonts w:cstheme="minorHAnsi"/>
            <w:i/>
            <w:iCs/>
            <w:lang w:val="en-GB"/>
          </w:rPr>
          <w:delText xml:space="preserve">calculated </w:delText>
        </w:r>
      </w:del>
      <w:r w:rsidR="001F4D8A" w:rsidRPr="00824E2F">
        <w:rPr>
          <w:rFonts w:cstheme="minorHAnsi"/>
          <w:i/>
          <w:iCs/>
          <w:lang w:val="en-GB"/>
        </w:rPr>
        <w:t xml:space="preserve">from </w:t>
      </w:r>
      <w:del w:id="1411"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r w:rsidR="00607DD1" w:rsidRPr="00824E2F">
        <w:rPr>
          <w:rFonts w:cstheme="minorHAnsi"/>
          <w:i/>
          <w:iCs/>
          <w:lang w:val="en-GB"/>
        </w:rPr>
        <w:t>(</w:t>
      </w:r>
      <w:r w:rsidR="002C5859" w:rsidRPr="00824E2F">
        <w:rPr>
          <w:rFonts w:cstheme="minorHAnsi"/>
          <w:i/>
          <w:iCs/>
          <w:lang w:val="en-GB"/>
        </w:rPr>
        <w:t xml:space="preserve">M2, </w:t>
      </w:r>
      <w:r w:rsidR="00607DD1" w:rsidRPr="00824E2F">
        <w:rPr>
          <w:rFonts w:cstheme="minorHAnsi"/>
          <w:i/>
          <w:iCs/>
          <w:lang w:val="en-GB"/>
        </w:rPr>
        <w:t>see ‘Results’</w:t>
      </w:r>
      <w:r w:rsidR="000A5E72" w:rsidRPr="00824E2F">
        <w:rPr>
          <w:rFonts w:cstheme="minorHAnsi"/>
          <w:i/>
          <w:iCs/>
          <w:lang w:val="en-GB"/>
        </w:rPr>
        <w:t>)</w:t>
      </w:r>
      <w:r w:rsidR="002537A2" w:rsidRPr="00824E2F">
        <w:rPr>
          <w:rFonts w:cstheme="minorHAnsi"/>
          <w:i/>
          <w:iCs/>
          <w:lang w:val="en-GB"/>
        </w:rPr>
        <w:t xml:space="preserve">. </w:t>
      </w:r>
      <w:ins w:id="1412" w:author="Max Lindmark" w:date="2020-05-08T16:52:00Z">
        <w:r w:rsidR="00774A91">
          <w:rPr>
            <w:rFonts w:cstheme="minorHAnsi"/>
            <w:i/>
            <w:iCs/>
            <w:lang w:val="en-GB"/>
          </w:rPr>
          <w:t xml:space="preserve">Vertical </w:t>
        </w:r>
      </w:ins>
      <w:del w:id="1413"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1414"/>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1414"/>
        <w:r w:rsidR="00344BBB" w:rsidRPr="00824E2F" w:rsidDel="00CA44B8">
          <w:rPr>
            <w:rStyle w:val="CommentReference"/>
          </w:rPr>
          <w:commentReference w:id="1414"/>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1415" w:author="Max Lindmark" w:date="2020-05-08T16:52:00Z">
        <w:r w:rsidR="00415E17" w:rsidRPr="00824E2F" w:rsidDel="00774A91">
          <w:rPr>
            <w:rFonts w:cstheme="minorHAnsi"/>
            <w:i/>
            <w:iCs/>
            <w:lang w:val="en-GB"/>
          </w:rPr>
          <w:delText>A</w:delText>
        </w:r>
      </w:del>
      <w:ins w:id="1416"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1417" w:author="Max Lindmark" w:date="2020-05-08T16:52:00Z">
        <w:r w:rsidR="0055346A">
          <w:rPr>
            <w:rFonts w:cstheme="minorHAnsi"/>
            <w:i/>
            <w:iCs/>
            <w:lang w:val="en-GB"/>
          </w:rPr>
          <w:t xml:space="preserve">, which occurs are different temperature despite that consumption is maximized at the same temperature for </w:t>
        </w:r>
        <w:r w:rsidR="00FF1B65">
          <w:rPr>
            <w:rFonts w:cstheme="minorHAnsi"/>
            <w:i/>
            <w:iCs/>
            <w:lang w:val="en-GB"/>
          </w:rPr>
          <w:t>both body sizes.</w:t>
        </w:r>
      </w:ins>
      <w:del w:id="1418"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0"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1180780A" w14:textId="1AAB4BC4" w:rsidR="00704B3C" w:rsidRPr="00972C7F" w:rsidDel="005A1B5F" w:rsidRDefault="00704B3C" w:rsidP="00384142">
      <w:pPr>
        <w:spacing w:line="480" w:lineRule="auto"/>
        <w:contextualSpacing/>
        <w:jc w:val="both"/>
        <w:rPr>
          <w:del w:id="1419" w:author="Max Lindmark" w:date="2020-05-06T16:22:00Z"/>
          <w:rFonts w:eastAsiaTheme="minorEastAsia"/>
          <w:iCs/>
          <w:lang w:val="en-GB"/>
        </w:rPr>
      </w:pPr>
    </w:p>
    <w:p w14:paraId="2A38F7B9" w14:textId="38865055" w:rsidR="00704B3C" w:rsidRPr="00972C7F" w:rsidDel="005A1B5F" w:rsidRDefault="00704B3C" w:rsidP="00384142">
      <w:pPr>
        <w:spacing w:line="480" w:lineRule="auto"/>
        <w:contextualSpacing/>
        <w:jc w:val="both"/>
        <w:rPr>
          <w:del w:id="1420" w:author="Max Lindmark" w:date="2020-05-06T16:22:00Z"/>
          <w:rFonts w:eastAsiaTheme="minorEastAsia"/>
          <w:iCs/>
          <w:lang w:val="en-GB"/>
        </w:rPr>
      </w:pPr>
    </w:p>
    <w:p w14:paraId="5513BE4A" w14:textId="32A3036C" w:rsidR="00704B3C" w:rsidDel="005A1B5F" w:rsidRDefault="00704B3C" w:rsidP="00704B3C">
      <w:pPr>
        <w:spacing w:line="480" w:lineRule="auto"/>
        <w:contextualSpacing/>
        <w:jc w:val="center"/>
        <w:rPr>
          <w:del w:id="1421" w:author="Max Lindmark" w:date="2020-05-06T16:22:00Z"/>
          <w:rFonts w:cstheme="minorHAnsi"/>
          <w:b/>
        </w:rPr>
      </w:pPr>
    </w:p>
    <w:p w14:paraId="717807F4" w14:textId="3B16C70E" w:rsidR="00704B3C" w:rsidRPr="007965C6" w:rsidRDefault="00704B3C" w:rsidP="00704B3C">
      <w:pPr>
        <w:spacing w:line="360" w:lineRule="auto"/>
        <w:contextualSpacing/>
        <w:jc w:val="both"/>
        <w:rPr>
          <w:rFonts w:cstheme="minorHAnsi"/>
          <w:i/>
          <w:color w:val="FF0000"/>
          <w:lang w:val="en-GB"/>
          <w:rPrChange w:id="1422" w:author="Max Lindmark" w:date="2020-05-08T16:56:00Z">
            <w:rPr>
              <w:rFonts w:cstheme="minorHAnsi"/>
              <w:i/>
              <w:lang w:val="en-GB"/>
            </w:rPr>
          </w:rPrChange>
        </w:rPr>
      </w:pPr>
      <w:r w:rsidRPr="007965C6">
        <w:rPr>
          <w:rFonts w:cstheme="minorHAnsi"/>
          <w:b/>
          <w:bCs/>
          <w:color w:val="FF0000"/>
          <w:lang w:val="en-GB"/>
          <w:rPrChange w:id="1423" w:author="Max Lindmark" w:date="2020-05-08T16:56:00Z">
            <w:rPr>
              <w:rFonts w:cstheme="minorHAnsi"/>
              <w:b/>
              <w:bCs/>
              <w:lang w:val="en-GB"/>
            </w:rPr>
          </w:rPrChange>
        </w:rPr>
        <w:t xml:space="preserve">Fig. </w:t>
      </w:r>
      <w:del w:id="1424" w:author="Max Lindmark" w:date="2020-05-06T16:21:00Z">
        <w:r w:rsidRPr="007965C6" w:rsidDel="002E19F9">
          <w:rPr>
            <w:rFonts w:cstheme="minorHAnsi"/>
            <w:b/>
            <w:bCs/>
            <w:color w:val="FF0000"/>
            <w:lang w:val="en-GB"/>
            <w:rPrChange w:id="1425" w:author="Max Lindmark" w:date="2020-05-08T16:56:00Z">
              <w:rPr>
                <w:rFonts w:cstheme="minorHAnsi"/>
                <w:b/>
                <w:bCs/>
                <w:lang w:val="en-GB"/>
              </w:rPr>
            </w:rPrChange>
          </w:rPr>
          <w:delText>6</w:delText>
        </w:r>
      </w:del>
      <w:ins w:id="1426" w:author="Max Lindmark" w:date="2020-05-06T16:21:00Z">
        <w:r w:rsidR="002E19F9" w:rsidRPr="007965C6">
          <w:rPr>
            <w:rFonts w:cstheme="minorHAnsi"/>
            <w:b/>
            <w:bCs/>
            <w:color w:val="FF0000"/>
            <w:lang w:val="en-GB"/>
            <w:rPrChange w:id="1427" w:author="Max Lindmark" w:date="2020-05-08T16:56:00Z">
              <w:rPr>
                <w:rFonts w:cstheme="minorHAnsi"/>
                <w:b/>
                <w:bCs/>
                <w:lang w:val="en-GB"/>
              </w:rPr>
            </w:rPrChange>
          </w:rPr>
          <w:t>5</w:t>
        </w:r>
      </w:ins>
      <w:r w:rsidRPr="007965C6">
        <w:rPr>
          <w:rFonts w:cstheme="minorHAnsi"/>
          <w:color w:val="FF0000"/>
          <w:lang w:val="en-GB"/>
          <w:rPrChange w:id="1428" w:author="Max Lindmark" w:date="2020-05-08T16:56:00Z">
            <w:rPr>
              <w:rFonts w:cstheme="minorHAnsi"/>
              <w:lang w:val="en-GB"/>
            </w:rPr>
          </w:rPrChange>
        </w:rPr>
        <w:t xml:space="preserve">. </w:t>
      </w:r>
      <w:r w:rsidRPr="007965C6">
        <w:rPr>
          <w:rFonts w:cstheme="minorHAnsi"/>
          <w:i/>
          <w:color w:val="FF0000"/>
          <w:lang w:val="en-GB"/>
          <w:rPrChange w:id="1429" w:author="Max Lindmark" w:date="2020-05-08T16:56:00Z">
            <w:rPr>
              <w:rFonts w:cstheme="minorHAnsi"/>
              <w:i/>
              <w:lang w:val="en-GB"/>
            </w:rPr>
          </w:rPrChange>
        </w:rPr>
        <w:t xml:space="preserve">Optimum temperature for growth (rescaled to optimum temperature within species) as a function of </w:t>
      </w:r>
      <w:del w:id="1430" w:author="Max Lindmark" w:date="2020-05-08T15:27:00Z">
        <w:r w:rsidRPr="007965C6" w:rsidDel="00477645">
          <w:rPr>
            <w:rFonts w:cstheme="minorHAnsi"/>
            <w:i/>
            <w:color w:val="FF0000"/>
            <w:lang w:val="en-GB"/>
            <w:rPrChange w:id="1431" w:author="Max Lindmark" w:date="2020-05-08T16:56:00Z">
              <w:rPr>
                <w:rFonts w:cstheme="minorHAnsi"/>
                <w:i/>
                <w:lang w:val="en-GB"/>
              </w:rPr>
            </w:rPrChange>
          </w:rPr>
          <w:delText xml:space="preserve">mean </w:delText>
        </w:r>
      </w:del>
      <w:ins w:id="1432" w:author="Max Lindmark" w:date="2020-05-08T15:27:00Z">
        <w:r w:rsidR="00477645" w:rsidRPr="007965C6">
          <w:rPr>
            <w:rFonts w:cstheme="minorHAnsi"/>
            <w:i/>
            <w:color w:val="FF0000"/>
            <w:lang w:val="en-GB"/>
            <w:rPrChange w:id="1433" w:author="Max Lindmark" w:date="2020-05-08T16:56:00Z">
              <w:rPr>
                <w:rFonts w:cstheme="minorHAnsi"/>
                <w:i/>
                <w:lang w:val="en-GB"/>
              </w:rPr>
            </w:rPrChange>
          </w:rPr>
          <w:t>mean</w:t>
        </w:r>
        <w:r w:rsidR="00477645" w:rsidRPr="007965C6">
          <w:rPr>
            <w:rFonts w:cstheme="minorHAnsi"/>
            <w:i/>
            <w:color w:val="FF0000"/>
            <w:lang w:val="en-GB"/>
          </w:rPr>
          <w:t>-</w:t>
        </w:r>
      </w:ins>
      <w:r w:rsidRPr="007965C6">
        <w:rPr>
          <w:rFonts w:cstheme="minorHAnsi"/>
          <w:i/>
          <w:color w:val="FF0000"/>
          <w:lang w:val="en-GB"/>
          <w:rPrChange w:id="1434" w:author="Max Lindmark" w:date="2020-05-08T16:56:00Z">
            <w:rPr>
              <w:rFonts w:cstheme="minorHAnsi"/>
              <w:i/>
              <w:lang w:val="en-GB"/>
            </w:rPr>
          </w:rPrChange>
        </w:rPr>
        <w:t>cent</w:t>
      </w:r>
      <w:del w:id="1435" w:author="Max Lindmark" w:date="2020-05-08T15:28:00Z">
        <w:r w:rsidRPr="007965C6" w:rsidDel="00CC3889">
          <w:rPr>
            <w:rFonts w:cstheme="minorHAnsi"/>
            <w:i/>
            <w:color w:val="FF0000"/>
            <w:lang w:val="en-GB"/>
            <w:rPrChange w:id="1436" w:author="Max Lindmark" w:date="2020-05-08T16:56:00Z">
              <w:rPr>
                <w:rFonts w:cstheme="minorHAnsi"/>
                <w:i/>
                <w:lang w:val="en-GB"/>
              </w:rPr>
            </w:rPrChange>
          </w:rPr>
          <w:delText>e</w:delText>
        </w:r>
      </w:del>
      <w:r w:rsidRPr="007965C6">
        <w:rPr>
          <w:rFonts w:cstheme="minorHAnsi"/>
          <w:i/>
          <w:color w:val="FF0000"/>
          <w:lang w:val="en-GB"/>
          <w:rPrChange w:id="1437" w:author="Max Lindmark" w:date="2020-05-08T16:56:00Z">
            <w:rPr>
              <w:rFonts w:cstheme="minorHAnsi"/>
              <w:i/>
              <w:lang w:val="en-GB"/>
            </w:rPr>
          </w:rPrChange>
        </w:rPr>
        <w:t>red natural log of rescaled body mass (mass/maximum mass within species). Probability bands represent 80% and 95% credible intervals and solid line represent the median prediction from the average across</w:t>
      </w:r>
      <w:del w:id="1438" w:author="Max Lindmark" w:date="2020-05-08T15:20:00Z">
        <w:r w:rsidRPr="007965C6" w:rsidDel="0010623B">
          <w:rPr>
            <w:rFonts w:cstheme="minorHAnsi"/>
            <w:i/>
            <w:color w:val="FF0000"/>
            <w:lang w:val="en-GB"/>
            <w:rPrChange w:id="1439" w:author="Max Lindmark" w:date="2020-05-08T16:56:00Z">
              <w:rPr>
                <w:rFonts w:cstheme="minorHAnsi"/>
                <w:i/>
                <w:lang w:val="en-GB"/>
              </w:rPr>
            </w:rPrChange>
          </w:rPr>
          <w:delText>-</w:delText>
        </w:r>
      </w:del>
      <w:ins w:id="1440" w:author="Max Lindmark" w:date="2020-05-08T15:20:00Z">
        <w:r w:rsidR="0010623B" w:rsidRPr="007965C6">
          <w:rPr>
            <w:rFonts w:cstheme="minorHAnsi"/>
            <w:i/>
            <w:color w:val="FF0000"/>
            <w:lang w:val="en-GB"/>
            <w:rPrChange w:id="1441" w:author="Max Lindmark" w:date="2020-05-08T16:56:00Z">
              <w:rPr>
                <w:rFonts w:cstheme="minorHAnsi"/>
                <w:i/>
                <w:lang w:val="en-GB"/>
              </w:rPr>
            </w:rPrChange>
          </w:rPr>
          <w:t xml:space="preserve"> </w:t>
        </w:r>
      </w:ins>
      <w:r w:rsidRPr="007965C6">
        <w:rPr>
          <w:rFonts w:cstheme="minorHAnsi"/>
          <w:i/>
          <w:color w:val="FF0000"/>
          <w:lang w:val="en-GB"/>
          <w:rPrChange w:id="1442" w:author="Max Lindmark" w:date="2020-05-08T16:56:00Z">
            <w:rPr>
              <w:rFonts w:cstheme="minorHAnsi"/>
              <w:i/>
              <w:lang w:val="en-GB"/>
            </w:rPr>
          </w:rPrChange>
        </w:rPr>
        <w:t>species effect (</w:t>
      </w:r>
      <m:oMath>
        <m:sSub>
          <m:sSubPr>
            <m:ctrlPr>
              <w:rPr>
                <w:rFonts w:ascii="Cambria Math" w:eastAsiaTheme="minorEastAsia" w:hAnsi="Cambria Math" w:cstheme="minorHAnsi"/>
                <w:i/>
                <w:color w:val="FF0000"/>
                <w:rPrChange w:id="1443" w:author="Max Lindmark" w:date="2020-05-08T16:56:00Z">
                  <w:rPr>
                    <w:rFonts w:ascii="Cambria Math" w:eastAsiaTheme="minorEastAsia" w:hAnsi="Cambria Math" w:cstheme="minorHAnsi"/>
                    <w:i/>
                  </w:rPr>
                </w:rPrChange>
              </w:rPr>
            </m:ctrlPr>
          </m:sSubPr>
          <m:e>
            <m:r>
              <w:rPr>
                <w:rFonts w:ascii="Cambria Math" w:eastAsiaTheme="minorEastAsia" w:hAnsi="Cambria Math" w:cstheme="minorHAnsi"/>
                <w:color w:val="FF0000"/>
                <w:rPrChange w:id="1444" w:author="Max Lindmark" w:date="2020-05-08T16:56:00Z">
                  <w:rPr>
                    <w:rFonts w:ascii="Cambria Math" w:eastAsiaTheme="minorEastAsia" w:hAnsi="Cambria Math" w:cstheme="minorHAnsi"/>
                  </w:rPr>
                </w:rPrChange>
              </w:rPr>
              <m:t>μ</m:t>
            </m:r>
          </m:e>
          <m:sub>
            <m:sSub>
              <m:sSubPr>
                <m:ctrlPr>
                  <w:rPr>
                    <w:rFonts w:ascii="Cambria Math" w:hAnsi="Cambria Math" w:cstheme="minorHAnsi"/>
                    <w:bCs/>
                    <w:i/>
                    <w:iCs/>
                    <w:color w:val="FF0000"/>
                    <w:rPrChange w:id="1445" w:author="Max Lindmark" w:date="2020-05-08T16:56:00Z">
                      <w:rPr>
                        <w:rFonts w:ascii="Cambria Math" w:hAnsi="Cambria Math" w:cstheme="minorHAnsi"/>
                        <w:bCs/>
                        <w:i/>
                        <w:iCs/>
                      </w:rPr>
                    </w:rPrChange>
                  </w:rPr>
                </m:ctrlPr>
              </m:sSubPr>
              <m:e>
                <m:r>
                  <w:rPr>
                    <w:rFonts w:ascii="Cambria Math" w:hAnsi="Cambria Math" w:cstheme="minorHAnsi"/>
                    <w:color w:val="FF0000"/>
                    <w:rPrChange w:id="1446" w:author="Max Lindmark" w:date="2020-05-08T16:56:00Z">
                      <w:rPr>
                        <w:rFonts w:ascii="Cambria Math" w:hAnsi="Cambria Math" w:cstheme="minorHAnsi"/>
                      </w:rPr>
                    </w:rPrChange>
                  </w:rPr>
                  <m:t>β</m:t>
                </m:r>
              </m:e>
              <m:sub>
                <m:r>
                  <w:rPr>
                    <w:rFonts w:ascii="Cambria Math" w:hAnsi="Cambria Math" w:cstheme="minorHAnsi"/>
                    <w:color w:val="FF0000"/>
                    <w:lang w:val="en-GB"/>
                    <w:rPrChange w:id="1447" w:author="Max Lindmark" w:date="2020-05-08T16:56:00Z">
                      <w:rPr>
                        <w:rFonts w:ascii="Cambria Math" w:hAnsi="Cambria Math" w:cstheme="minorHAnsi"/>
                        <w:lang w:val="en-GB"/>
                      </w:rPr>
                    </w:rPrChange>
                  </w:rPr>
                  <m:t>0</m:t>
                </m:r>
              </m:sub>
            </m:sSub>
          </m:sub>
        </m:sSub>
      </m:oMath>
      <w:r w:rsidRPr="007965C6">
        <w:rPr>
          <w:rFonts w:cstheme="minorHAnsi"/>
          <w:i/>
          <w:color w:val="FF0000"/>
          <w:lang w:val="en-GB"/>
          <w:rPrChange w:id="1448" w:author="Max Lindmark" w:date="2020-05-08T16:56:00Z">
            <w:rPr>
              <w:rFonts w:cstheme="minorHAnsi"/>
              <w:i/>
              <w:lang w:val="en-GB"/>
            </w:rPr>
          </w:rPrChange>
        </w:rPr>
        <w:t xml:space="preserve"> and </w:t>
      </w:r>
      <m:oMath>
        <m:sSub>
          <m:sSubPr>
            <m:ctrlPr>
              <w:rPr>
                <w:rFonts w:ascii="Cambria Math" w:hAnsi="Cambria Math" w:cstheme="minorHAnsi"/>
                <w:bCs/>
                <w:i/>
                <w:iCs/>
                <w:color w:val="FF0000"/>
                <w:rPrChange w:id="1449" w:author="Max Lindmark" w:date="2020-05-08T16:56:00Z">
                  <w:rPr>
                    <w:rFonts w:ascii="Cambria Math" w:hAnsi="Cambria Math" w:cstheme="minorHAnsi"/>
                    <w:bCs/>
                    <w:i/>
                    <w:iCs/>
                  </w:rPr>
                </w:rPrChange>
              </w:rPr>
            </m:ctrlPr>
          </m:sSubPr>
          <m:e>
            <m:r>
              <w:rPr>
                <w:rFonts w:ascii="Cambria Math" w:hAnsi="Cambria Math" w:cstheme="minorHAnsi"/>
                <w:color w:val="FF0000"/>
                <w:rPrChange w:id="1450" w:author="Max Lindmark" w:date="2020-05-08T16:56:00Z">
                  <w:rPr>
                    <w:rFonts w:ascii="Cambria Math" w:hAnsi="Cambria Math" w:cstheme="minorHAnsi"/>
                  </w:rPr>
                </w:rPrChange>
              </w:rPr>
              <m:t>β</m:t>
            </m:r>
          </m:e>
          <m:sub>
            <m:r>
              <w:rPr>
                <w:rFonts w:ascii="Cambria Math" w:hAnsi="Cambria Math" w:cstheme="minorHAnsi"/>
                <w:color w:val="FF0000"/>
                <w:lang w:val="en-GB"/>
                <w:rPrChange w:id="1451" w:author="Max Lindmark" w:date="2020-05-08T16:56:00Z">
                  <w:rPr>
                    <w:rFonts w:ascii="Cambria Math" w:hAnsi="Cambria Math" w:cstheme="minorHAnsi"/>
                    <w:lang w:val="en-GB"/>
                  </w:rPr>
                </w:rPrChange>
              </w:rPr>
              <m:t>1</m:t>
            </m:r>
          </m:sub>
        </m:sSub>
      </m:oMath>
      <w:r w:rsidRPr="007965C6">
        <w:rPr>
          <w:rFonts w:cstheme="minorHAnsi"/>
          <w:i/>
          <w:color w:val="FF0000"/>
          <w:lang w:val="en-GB"/>
          <w:rPrChange w:id="1452" w:author="Max Lindmark" w:date="2020-05-08T16:56:00Z">
            <w:rPr>
              <w:rFonts w:cstheme="minorHAnsi"/>
              <w:i/>
              <w:lang w:val="en-GB"/>
            </w:rPr>
          </w:rPrChange>
        </w:rPr>
        <w:t xml:space="preserve">). Colors indicate species (n=13) (see Appendix S1) and point size corresponds to mass in unit </w:t>
      </w:r>
      <m:oMath>
        <m:r>
          <m:rPr>
            <m:sty m:val="p"/>
          </m:rPr>
          <w:rPr>
            <w:rFonts w:ascii="Cambria Math" w:hAnsi="Cambria Math" w:cstheme="minorHAnsi"/>
            <w:color w:val="FF0000"/>
            <w:lang w:val="en-GB"/>
            <w:rPrChange w:id="1453" w:author="Max Lindmark" w:date="2020-05-08T16:56:00Z">
              <w:rPr>
                <w:rFonts w:ascii="Cambria Math" w:hAnsi="Cambria Math" w:cstheme="minorHAnsi"/>
                <w:lang w:val="en-GB"/>
              </w:rPr>
            </w:rPrChange>
          </w:rPr>
          <m:t>g</m:t>
        </m:r>
      </m:oMath>
      <w:r w:rsidRPr="007965C6">
        <w:rPr>
          <w:rFonts w:cstheme="minorHAnsi"/>
          <w:i/>
          <w:color w:val="FF0000"/>
          <w:lang w:val="en-GB"/>
          <w:rPrChange w:id="1454" w:author="Max Lindmark" w:date="2020-05-08T16:56:00Z">
            <w:rPr>
              <w:rFonts w:cstheme="minorHAnsi"/>
              <w:i/>
              <w:lang w:val="en-GB"/>
            </w:rPr>
          </w:rPrChange>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13902725" w14:textId="1C3A8545" w:rsidR="0098306D" w:rsidRPr="00972C7F" w:rsidRDefault="0098306D" w:rsidP="00384142">
      <w:pPr>
        <w:spacing w:line="480" w:lineRule="auto"/>
        <w:contextualSpacing/>
        <w:jc w:val="both"/>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66E4E928"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FF40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w:t>
      </w:r>
      <w:proofErr w:type="spellStart"/>
      <w:r w:rsidR="0044238B" w:rsidRPr="0044238B">
        <w:rPr>
          <w:lang w:val="en-GB"/>
        </w:rPr>
        <w:t>Rall</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w:t>
      </w:r>
      <w:proofErr w:type="spellStart"/>
      <w:r w:rsidR="00592C85" w:rsidRPr="00592C85">
        <w:rPr>
          <w:rFonts w:ascii="Times New Roman" w:cs="Times New Roman"/>
          <w:lang w:val="en-GB"/>
        </w:rPr>
        <w:t>Rall</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2012; </w:t>
      </w:r>
      <w:proofErr w:type="spellStart"/>
      <w:r w:rsidR="00592C85" w:rsidRPr="00592C85">
        <w:rPr>
          <w:rFonts w:ascii="Times New Roman" w:cs="Times New Roman"/>
          <w:lang w:val="en-GB"/>
        </w:rPr>
        <w:t>Jerde</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1455"/>
      <w:commentRangeStart w:id="1456"/>
      <w:commentRangeStart w:id="1457"/>
      <w:commentRangeStart w:id="1458"/>
      <w:commentRangeStart w:id="1459"/>
      <w:r w:rsidR="007A4E07" w:rsidRPr="00972C7F">
        <w:rPr>
          <w:rFonts w:eastAsiaTheme="minorEastAsia" w:cstheme="minorHAnsi"/>
          <w:lang w:val="en-GB"/>
        </w:rPr>
        <w:t xml:space="preserve">close </w:t>
      </w:r>
      <w:commentRangeEnd w:id="1455"/>
      <w:r w:rsidR="00D4430F">
        <w:rPr>
          <w:rStyle w:val="CommentReference"/>
        </w:rPr>
        <w:commentReference w:id="1455"/>
      </w:r>
      <w:commentRangeEnd w:id="1456"/>
      <w:r w:rsidR="00BD7D6F">
        <w:rPr>
          <w:rStyle w:val="CommentReference"/>
        </w:rPr>
        <w:commentReference w:id="1456"/>
      </w:r>
      <w:commentRangeEnd w:id="1457"/>
      <w:r w:rsidR="00932E00">
        <w:rPr>
          <w:rStyle w:val="CommentReference"/>
        </w:rPr>
        <w:commentReference w:id="1457"/>
      </w:r>
      <w:commentRangeEnd w:id="1458"/>
      <w:r w:rsidR="00641ACD">
        <w:rPr>
          <w:rStyle w:val="CommentReference"/>
        </w:rPr>
        <w:commentReference w:id="1458"/>
      </w:r>
      <w:commentRangeEnd w:id="1459"/>
      <w:r w:rsidR="00C41DFC">
        <w:rPr>
          <w:rStyle w:val="CommentReference"/>
        </w:rPr>
        <w:commentReference w:id="1459"/>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 </w:t>
      </w:r>
      <w:proofErr w:type="spellStart"/>
      <w:r w:rsidR="009D6C25" w:rsidRPr="009D6C25">
        <w:rPr>
          <w:rFonts w:ascii="Times New Roman" w:cs="Times New Roman"/>
          <w:lang w:val="en-GB"/>
        </w:rPr>
        <w:t>Jutfelt</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1460"/>
      <w:commentRangeStart w:id="1461"/>
      <w:commentRangeStart w:id="1462"/>
      <w:r w:rsidR="00D738F4" w:rsidRPr="004559BC">
        <w:rPr>
          <w:rFonts w:eastAsiaTheme="minorEastAsia" w:cstheme="minorHAnsi"/>
          <w:lang w:val="en-GB"/>
        </w:rPr>
        <w:t>body</w:t>
      </w:r>
      <w:del w:id="1463" w:author="Max Lindmark" w:date="2020-05-08T15:21:00Z">
        <w:r w:rsidR="00D738F4" w:rsidRPr="004559BC" w:rsidDel="0010623B">
          <w:rPr>
            <w:rFonts w:eastAsiaTheme="minorEastAsia" w:cstheme="minorHAnsi"/>
            <w:lang w:val="en-GB"/>
          </w:rPr>
          <w:delText>-</w:delText>
        </w:r>
      </w:del>
      <w:ins w:id="1464"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1460"/>
      <w:r w:rsidR="002C5859">
        <w:rPr>
          <w:rStyle w:val="CommentReference"/>
        </w:rPr>
        <w:commentReference w:id="1460"/>
      </w:r>
      <w:commentRangeEnd w:id="1461"/>
      <w:r w:rsidR="00C67825">
        <w:rPr>
          <w:rStyle w:val="CommentReference"/>
        </w:rPr>
        <w:commentReference w:id="1461"/>
      </w:r>
      <w:commentRangeEnd w:id="1462"/>
      <w:r w:rsidR="00603E09">
        <w:rPr>
          <w:rStyle w:val="CommentReference"/>
        </w:rPr>
        <w:commentReference w:id="1462"/>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011D3D4F"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w:t>
      </w:r>
      <w:proofErr w:type="spellStart"/>
      <w:r w:rsidR="00D45FB7" w:rsidRPr="00D45FB7">
        <w:rPr>
          <w:lang w:val="en-GB"/>
        </w:rPr>
        <w:t>Panov</w:t>
      </w:r>
      <w:proofErr w:type="spellEnd"/>
      <w:r w:rsidR="00D45FB7" w:rsidRPr="00D45FB7">
        <w:rPr>
          <w:lang w:val="en-GB"/>
        </w:rPr>
        <w:t xml:space="preserve"> &amp; McQueen 1998; </w:t>
      </w:r>
      <w:proofErr w:type="spellStart"/>
      <w:r w:rsidR="00D45FB7" w:rsidRPr="00D45FB7">
        <w:rPr>
          <w:lang w:val="en-GB"/>
        </w:rPr>
        <w:t>Steinarsson</w:t>
      </w:r>
      <w:proofErr w:type="spellEnd"/>
      <w:r w:rsidR="00D45FB7" w:rsidRPr="00D45FB7">
        <w:rPr>
          <w:lang w:val="en-GB"/>
        </w:rPr>
        <w:t xml:space="preserve"> &amp; </w:t>
      </w:r>
      <w:proofErr w:type="spellStart"/>
      <w:r w:rsidR="00D45FB7" w:rsidRPr="00D45FB7">
        <w:rPr>
          <w:lang w:val="en-GB"/>
        </w:rPr>
        <w:t>Imsland</w:t>
      </w:r>
      <w:proofErr w:type="spellEnd"/>
      <w:r w:rsidR="00D45FB7" w:rsidRPr="00D45FB7">
        <w:rPr>
          <w:lang w:val="en-GB"/>
        </w:rPr>
        <w:t xml:space="preserve"> </w:t>
      </w:r>
      <w:r w:rsidR="00D45FB7" w:rsidRPr="00D45FB7">
        <w:rPr>
          <w:lang w:val="en-GB"/>
        </w:rPr>
        <w:lastRenderedPageBreak/>
        <w:t xml:space="preserve">2003; </w:t>
      </w:r>
      <w:proofErr w:type="spellStart"/>
      <w:r w:rsidR="00D45FB7" w:rsidRPr="00D45FB7">
        <w:rPr>
          <w:lang w:val="en-GB"/>
        </w:rPr>
        <w:t>Björnsson</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2007; </w:t>
      </w:r>
      <w:proofErr w:type="spellStart"/>
      <w:r w:rsidR="00D45FB7" w:rsidRPr="00D45FB7">
        <w:rPr>
          <w:lang w:val="en-GB"/>
        </w:rPr>
        <w:t>Handeland</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commentRangeStart w:id="1465"/>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466" w:author="Max Lindmark" w:date="2020-05-06T16:37:00Z">
        <w:r w:rsidR="00381A59" w:rsidRPr="00381A59">
          <w:rPr>
            <w:rFonts w:eastAsiaTheme="minorEastAsia" w:cstheme="minorHAnsi"/>
            <w:lang w:val="en-US"/>
            <w:rPrChange w:id="1467" w:author="Max Lindmark" w:date="2020-05-06T16:37:00Z">
              <w:rPr>
                <w:rFonts w:eastAsiaTheme="minorEastAsia" w:cstheme="minorHAnsi"/>
                <w:lang w:val="sv-SE"/>
              </w:rPr>
            </w:rPrChange>
          </w:rPr>
          <w:t xml:space="preserve"> nor in </w:t>
        </w:r>
        <w:r w:rsidR="00381A59">
          <w:rPr>
            <w:rFonts w:eastAsiaTheme="minorEastAsia" w:cstheme="minorHAnsi"/>
            <w:lang w:val="en-US"/>
          </w:rPr>
          <w:t>sockeye salmon (</w:t>
        </w:r>
        <w:proofErr w:type="spellStart"/>
        <w:r w:rsidR="00381A59" w:rsidRPr="00381A59">
          <w:rPr>
            <w:rFonts w:eastAsiaTheme="minorEastAsia" w:cstheme="minorHAnsi"/>
            <w:i/>
            <w:iCs/>
            <w:lang w:val="en-US"/>
            <w:rPrChange w:id="1468" w:author="Max Lindmark" w:date="2020-05-06T16:37:00Z">
              <w:rPr>
                <w:rFonts w:eastAsiaTheme="minorEastAsia" w:cstheme="minorHAnsi"/>
                <w:lang w:val="en-US"/>
              </w:rPr>
            </w:rPrChange>
          </w:rPr>
          <w:t>Onchorhynchus</w:t>
        </w:r>
        <w:proofErr w:type="spellEnd"/>
        <w:r w:rsidR="00381A59" w:rsidRPr="00381A59">
          <w:rPr>
            <w:rFonts w:eastAsiaTheme="minorEastAsia" w:cstheme="minorHAnsi"/>
            <w:i/>
            <w:iCs/>
            <w:lang w:val="en-US"/>
            <w:rPrChange w:id="1469" w:author="Max Lindmark" w:date="2020-05-06T16:37:00Z">
              <w:rPr>
                <w:rFonts w:eastAsiaTheme="minorEastAsia" w:cstheme="minorHAnsi"/>
                <w:lang w:val="en-US"/>
              </w:rPr>
            </w:rPrChange>
          </w:rPr>
          <w:t xml:space="preserve"> </w:t>
        </w:r>
        <w:proofErr w:type="spellStart"/>
        <w:r w:rsidR="00381A59" w:rsidRPr="00381A59">
          <w:rPr>
            <w:rFonts w:eastAsiaTheme="minorEastAsia" w:cstheme="minorHAnsi"/>
            <w:i/>
            <w:iCs/>
            <w:lang w:val="en-US"/>
            <w:rPrChange w:id="1470" w:author="Max Lindmark" w:date="2020-05-06T16:37:00Z">
              <w:rPr>
                <w:rFonts w:eastAsiaTheme="minorEastAsia" w:cstheme="minorHAnsi"/>
                <w:lang w:val="en-US"/>
              </w:rPr>
            </w:rPrChange>
          </w:rPr>
          <w:t>nerka</w:t>
        </w:r>
        <w:proofErr w:type="spellEnd"/>
        <w:r w:rsidR="00381A59">
          <w:rPr>
            <w:rFonts w:eastAsiaTheme="minorEastAsia" w:cstheme="minorHAnsi"/>
            <w:lang w:val="en-GB"/>
          </w:rPr>
          <w:t xml:space="preserve">) </w:t>
        </w:r>
      </w:ins>
      <w:r w:rsidR="00381A59">
        <w:rPr>
          <w:rFonts w:eastAsiaTheme="minorEastAsia" w:cstheme="minorHAnsi"/>
          <w:lang w:val="en-GB"/>
        </w:rPr>
        <w:fldChar w:fldCharType="begin"/>
      </w:r>
      <w:r w:rsidR="00381A59">
        <w:rPr>
          <w:rFonts w:eastAsiaTheme="minorEastAsia" w:cstheme="minorHAnsi"/>
          <w:lang w:val="en-GB"/>
        </w:rPr>
        <w:instrText xml:space="preserve"> ADDIN ZOTERO_ITEM CSL_CITATION {"citationID":"a27u3v72u7g","properties":{"formattedCitation":"\\uldash{(Brett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381A59" w:rsidRPr="00381A59">
        <w:rPr>
          <w:rFonts w:ascii="Times New Roman" w:cs="Times New Roman"/>
          <w:u w:val="dash"/>
          <w:lang w:val="en-GB"/>
        </w:rPr>
        <w:t xml:space="preserve">(Brett </w:t>
      </w:r>
      <w:r w:rsidR="00381A59" w:rsidRPr="00381A59">
        <w:rPr>
          <w:rFonts w:ascii="Times New Roman" w:cs="Times New Roman"/>
          <w:i/>
          <w:iCs/>
          <w:u w:val="dash"/>
          <w:lang w:val="en-GB"/>
        </w:rPr>
        <w:t>et al.</w:t>
      </w:r>
      <w:r w:rsidR="00381A59" w:rsidRPr="00381A59">
        <w:rPr>
          <w:rFonts w:ascii="Times New Roman" w:cs="Times New Roman"/>
          <w:u w:val="dash"/>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commentRangeEnd w:id="1465"/>
      <w:r w:rsidR="00381A59">
        <w:rPr>
          <w:rStyle w:val="CommentReference"/>
        </w:rPr>
        <w:commentReference w:id="1465"/>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del w:id="1471" w:author="Max Lindmark" w:date="2020-05-08T15:21:00Z">
        <w:r w:rsidR="005919F3" w:rsidRPr="004559BC" w:rsidDel="0010623B">
          <w:rPr>
            <w:rFonts w:eastAsiaTheme="minorEastAsia" w:cstheme="minorHAnsi"/>
            <w:lang w:val="en-GB"/>
          </w:rPr>
          <w:delText>-</w:delText>
        </w:r>
      </w:del>
      <w:ins w:id="1472" w:author="Max Lindmark" w:date="2020-05-08T15:21:00Z">
        <w:r w:rsidR="0010623B">
          <w:rPr>
            <w:rFonts w:eastAsiaTheme="minorEastAsia" w:cstheme="minorHAnsi"/>
            <w:lang w:val="en-GB"/>
          </w:rPr>
          <w:t xml:space="preserve"> </w:t>
        </w:r>
      </w:ins>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Pütter</w:t>
      </w:r>
      <w:proofErr w:type="spellEnd"/>
      <w:r w:rsidR="009D6C25" w:rsidRPr="009D6C25">
        <w:rPr>
          <w:rFonts w:ascii="Times New Roman" w:cs="Times New Roman"/>
          <w:lang w:val="en-GB"/>
        </w:rPr>
        <w:t xml:space="preserve">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23925EA1"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w:t>
      </w:r>
      <w:del w:id="1473" w:author="Max Lindmark" w:date="2020-05-08T15:21:00Z">
        <w:r w:rsidR="00071A6B" w:rsidRPr="004559BC" w:rsidDel="0010623B">
          <w:rPr>
            <w:rFonts w:eastAsiaTheme="minorEastAsia" w:cstheme="minorHAnsi"/>
            <w:lang w:val="en-GB"/>
          </w:rPr>
          <w:delText>-</w:delText>
        </w:r>
      </w:del>
      <w:ins w:id="1474" w:author="Max Lindmark" w:date="2020-05-08T15:21:00Z">
        <w:r w:rsidR="0010623B">
          <w:rPr>
            <w:rFonts w:eastAsiaTheme="minorEastAsia" w:cstheme="minorHAnsi"/>
            <w:lang w:val="en-GB"/>
          </w:rPr>
          <w:t xml:space="preserve"> </w:t>
        </w:r>
      </w:ins>
      <w:r w:rsidR="00071A6B" w:rsidRPr="004559BC">
        <w:rPr>
          <w:rFonts w:eastAsiaTheme="minorEastAsia" w:cstheme="minorHAnsi"/>
          <w:lang w:val="en-GB"/>
        </w:rPr>
        <w:t>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sub</w:t>
      </w:r>
      <w:del w:id="1475" w:author="Max Lindmark" w:date="2020-05-08T15:21:00Z">
        <w:r w:rsidR="00203B19" w:rsidRPr="00972C7F" w:rsidDel="0010623B">
          <w:rPr>
            <w:rFonts w:cstheme="minorHAnsi"/>
            <w:lang w:val="en-GB"/>
          </w:rPr>
          <w:delText>-</w:delText>
        </w:r>
      </w:del>
      <w:ins w:id="1476" w:author="Max Lindmark" w:date="2020-05-08T15:21:00Z">
        <w:r w:rsidR="0010623B">
          <w:rPr>
            <w:rFonts w:cstheme="minorHAnsi"/>
            <w:lang w:val="en-GB"/>
          </w:rPr>
          <w:t xml:space="preserve"> </w:t>
        </w:r>
      </w:ins>
      <w:r w:rsidR="00203B19" w:rsidRPr="00972C7F">
        <w:rPr>
          <w:rFonts w:cstheme="minorHAnsi"/>
          <w:lang w:val="en-GB"/>
        </w:rPr>
        <w:t xml:space="preserve">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7508AA">
        <w:rPr>
          <w:rFonts w:cstheme="minorHAnsi"/>
          <w:lang w:val="en-GB"/>
        </w:rPr>
        <w:instrText xml:space="preserve"> ADDIN ZOTERO_ITEM CSL_CITATION {"citationID":"au214s33k5","properties":{"formattedCitation":"(Huss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Neuheimer</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w:t>
      </w:r>
      <w:r w:rsidR="0073415C" w:rsidRPr="004559BC">
        <w:rPr>
          <w:rFonts w:eastAsiaTheme="minorEastAsia" w:cstheme="minorHAnsi"/>
          <w:lang w:val="en-GB"/>
        </w:rPr>
        <w:lastRenderedPageBreak/>
        <w:t xml:space="preserve">optimum temperature for growth declines as individuals grow in size, the key question for 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w:t>
      </w:r>
      <w:proofErr w:type="spellStart"/>
      <w:r w:rsidR="001F613A" w:rsidRPr="001F613A">
        <w:rPr>
          <w:rFonts w:ascii="Times New Roman" w:cs="Times New Roman"/>
          <w:lang w:val="en-GB"/>
        </w:rPr>
        <w:t>Audzijonyte</w:t>
      </w:r>
      <w:proofErr w:type="spellEnd"/>
      <w:r w:rsidR="001F613A" w:rsidRPr="001F613A">
        <w:rPr>
          <w:rFonts w:ascii="Times New Roman" w:cs="Times New Roman"/>
          <w:lang w:val="en-GB"/>
        </w:rPr>
        <w:t xml:space="preserve"> &amp; </w:t>
      </w:r>
      <w:proofErr w:type="spellStart"/>
      <w:r w:rsidR="001F613A" w:rsidRPr="001F613A">
        <w:rPr>
          <w:rFonts w:ascii="Times New Roman" w:cs="Times New Roman"/>
          <w:lang w:val="en-GB"/>
        </w:rPr>
        <w:t>Pecl</w:t>
      </w:r>
      <w:proofErr w:type="spellEnd"/>
      <w:r w:rsidR="001F613A" w:rsidRPr="001F613A">
        <w:rPr>
          <w:rFonts w:ascii="Times New Roman" w:cs="Times New Roman"/>
          <w:lang w:val="en-GB"/>
        </w:rPr>
        <w:t xml:space="preserve">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7508AA">
        <w:rPr>
          <w:rFonts w:eastAsiaTheme="minorEastAsia" w:cstheme="minorHAnsi"/>
          <w:lang w:val="en-GB"/>
        </w:rPr>
        <w:instrText xml:space="preserve"> ADDIN ZOTERO_ITEM CSL_CITATION {"citationID":"ag7eb21mmv","properties":{"formattedCitation":"(Huss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w:t>
      </w:r>
      <w:proofErr w:type="spellStart"/>
      <w:r w:rsidR="009F48BC" w:rsidRPr="009F48BC">
        <w:rPr>
          <w:rFonts w:ascii="Times New Roman" w:cs="Times New Roman"/>
          <w:lang w:val="en-GB"/>
        </w:rPr>
        <w:t>Pörtner</w:t>
      </w:r>
      <w:proofErr w:type="spellEnd"/>
      <w:r w:rsidR="009F48BC" w:rsidRPr="009F48BC">
        <w:rPr>
          <w:rFonts w:ascii="Times New Roman" w:cs="Times New Roman"/>
          <w:lang w:val="en-GB"/>
        </w:rPr>
        <w:t xml:space="preserve"> &amp; </w:t>
      </w:r>
      <w:proofErr w:type="spellStart"/>
      <w:r w:rsidR="009F48BC" w:rsidRPr="009F48BC">
        <w:rPr>
          <w:rFonts w:ascii="Times New Roman" w:cs="Times New Roman"/>
          <w:lang w:val="en-GB"/>
        </w:rPr>
        <w:t>Knust</w:t>
      </w:r>
      <w:proofErr w:type="spellEnd"/>
      <w:r w:rsidR="009F48BC" w:rsidRPr="009F48BC">
        <w:rPr>
          <w:rFonts w:ascii="Times New Roman" w:cs="Times New Roman"/>
          <w:lang w:val="en-GB"/>
        </w:rPr>
        <w:t xml:space="preserve">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58D51C7"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 xml:space="preserve">(von </w:t>
      </w:r>
      <w:proofErr w:type="spellStart"/>
      <w:r w:rsidR="0044238B">
        <w:rPr>
          <w:lang w:val="en-GB"/>
        </w:rPr>
        <w:t>Bertalanffy</w:t>
      </w:r>
      <w:proofErr w:type="spellEnd"/>
      <w:r w:rsidR="0044238B">
        <w:rPr>
          <w:lang w:val="en-GB"/>
        </w:rPr>
        <w:t xml:space="preserve">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w:t>
      </w:r>
      <w:r w:rsidR="0044238B" w:rsidRPr="0044238B">
        <w:rPr>
          <w:lang w:val="en-GB"/>
        </w:rPr>
        <w:lastRenderedPageBreak/>
        <w:t xml:space="preserve">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1477" w:author="Max Lindmark" w:date="2020-05-08T15:21:00Z">
        <w:r w:rsidR="008512D7" w:rsidRPr="004559BC" w:rsidDel="0010623B">
          <w:rPr>
            <w:rFonts w:eastAsiaTheme="minorEastAsia" w:cstheme="minorHAnsi"/>
            <w:lang w:val="en-GB"/>
          </w:rPr>
          <w:delText>-</w:delText>
        </w:r>
      </w:del>
      <w:ins w:id="1478"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proofErr w:type="spellStart"/>
      <w:r w:rsidR="009C0DAC" w:rsidRPr="009C0DAC">
        <w:rPr>
          <w:rFonts w:ascii="Times New Roman" w:cs="Times New Roman"/>
          <w:lang w:val="en-GB"/>
        </w:rPr>
        <w:t>Jerde</w:t>
      </w:r>
      <w:proofErr w:type="spellEnd"/>
      <w:r w:rsidR="009C0DAC" w:rsidRPr="009C0DAC">
        <w:rPr>
          <w:rFonts w:ascii="Times New Roman" w:cs="Times New Roman"/>
          <w:lang w:val="en-GB"/>
        </w:rPr>
        <w:t xml:space="preserv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w:t>
      </w:r>
      <w:del w:id="1479"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ins w:id="1480" w:author="Max Lindmark" w:date="2020-05-08T15:21:00Z">
        <w:r w:rsidR="0010623B">
          <w:rPr>
            <w:rFonts w:eastAsiaTheme="minorEastAsia" w:cstheme="minorHAnsi"/>
            <w:lang w:val="en-GB"/>
          </w:rPr>
          <w:t xml:space="preserve"> </w:t>
        </w:r>
      </w:ins>
      <w:del w:id="1481"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1482" w:author="Max Lindmark" w:date="2020-05-08T15:21:00Z">
        <w:r w:rsidR="00720141" w:rsidRPr="00972C7F" w:rsidDel="0010623B">
          <w:rPr>
            <w:rFonts w:eastAsiaTheme="minorEastAsia" w:cstheme="minorHAnsi"/>
            <w:lang w:val="en-GB"/>
          </w:rPr>
          <w:delText>-</w:delText>
        </w:r>
      </w:del>
      <w:ins w:id="1483"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w:t>
      </w:r>
      <w:del w:id="1484" w:author="Max Lindmark" w:date="2020-05-08T15:21:00Z">
        <w:r w:rsidR="00DF2E4E" w:rsidRPr="004559BC" w:rsidDel="0010623B">
          <w:rPr>
            <w:rFonts w:eastAsiaTheme="minorEastAsia" w:cstheme="minorHAnsi"/>
            <w:lang w:val="en-GB"/>
          </w:rPr>
          <w:delText>-</w:delText>
        </w:r>
      </w:del>
      <w:ins w:id="1485" w:author="Max Lindmark" w:date="2020-05-08T15:21:00Z">
        <w:r w:rsidR="0010623B">
          <w:rPr>
            <w:rFonts w:eastAsiaTheme="minorEastAsia" w:cstheme="minorHAnsi"/>
            <w:lang w:val="en-GB"/>
          </w:rPr>
          <w:t xml:space="preserve"> </w:t>
        </w:r>
      </w:ins>
      <w:r w:rsidR="00DF2E4E" w:rsidRPr="004559BC">
        <w:rPr>
          <w:rFonts w:eastAsiaTheme="minorEastAsia" w:cstheme="minorHAnsi"/>
          <w:lang w:val="en-GB"/>
        </w:rPr>
        <w:t>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w:t>
      </w:r>
      <w:proofErr w:type="spellStart"/>
      <w:r w:rsidR="001F613A" w:rsidRPr="001F613A">
        <w:rPr>
          <w:rFonts w:ascii="Times New Roman" w:cs="Times New Roman"/>
          <w:lang w:val="en-GB"/>
        </w:rPr>
        <w:t>Jerde</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del w:id="1486" w:author="Max Lindmark" w:date="2020-05-08T15:21:00Z">
        <w:r w:rsidR="00C5263F" w:rsidRPr="00972C7F" w:rsidDel="0010623B">
          <w:rPr>
            <w:rFonts w:eastAsiaTheme="minorEastAsia" w:cstheme="minorHAnsi"/>
            <w:lang w:val="en-GB"/>
          </w:rPr>
          <w:delText>-</w:delText>
        </w:r>
      </w:del>
      <w:ins w:id="1487" w:author="Max Lindmark" w:date="2020-05-08T15:21:00Z">
        <w:r w:rsidR="0010623B">
          <w:rPr>
            <w:rFonts w:eastAsiaTheme="minorEastAsia" w:cstheme="minorHAnsi"/>
            <w:lang w:val="en-GB"/>
          </w:rPr>
          <w:t xml:space="preserve"> </w:t>
        </w:r>
      </w:ins>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w:t>
      </w:r>
      <w:del w:id="1488" w:author="Max Lindmark" w:date="2020-05-08T15:22:00Z">
        <w:r w:rsidR="002E744D" w:rsidRPr="00972C7F" w:rsidDel="0010623B">
          <w:rPr>
            <w:rFonts w:eastAsiaTheme="minorEastAsia" w:cstheme="minorHAnsi"/>
            <w:lang w:val="en-GB"/>
          </w:rPr>
          <w:delText>-</w:delText>
        </w:r>
      </w:del>
      <w:ins w:id="1489" w:author="Max Lindmark" w:date="2020-05-08T15:22:00Z">
        <w:r w:rsidR="0010623B">
          <w:rPr>
            <w:rFonts w:eastAsiaTheme="minorEastAsia" w:cstheme="minorHAnsi"/>
            <w:lang w:val="en-GB"/>
          </w:rPr>
          <w:t xml:space="preserve"> </w:t>
        </w:r>
      </w:ins>
      <w:r w:rsidR="002E744D" w:rsidRPr="00972C7F">
        <w:rPr>
          <w:rFonts w:eastAsiaTheme="minorEastAsia" w:cstheme="minorHAnsi"/>
          <w:lang w:val="en-GB"/>
        </w:rPr>
        <w:t>scaling predictions.</w:t>
      </w:r>
    </w:p>
    <w:p w14:paraId="53A74552" w14:textId="1944AA52"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AD60A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Fussmann</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w:t>
      </w:r>
      <w:r w:rsidR="00EB6461" w:rsidRPr="00EB6461">
        <w:rPr>
          <w:rFonts w:ascii="Times New Roman" w:cs="Times New Roman"/>
          <w:lang w:val="en-GB"/>
        </w:rPr>
        <w:lastRenderedPageBreak/>
        <w:t>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w:t>
      </w:r>
      <w:del w:id="1490" w:author="Max Lindmark" w:date="2020-05-08T15:22:00Z">
        <w:r w:rsidR="00AD5742" w:rsidRPr="00972C7F" w:rsidDel="0010623B">
          <w:rPr>
            <w:rFonts w:eastAsiaTheme="minorEastAsia" w:cstheme="minorHAnsi"/>
            <w:lang w:val="en-GB"/>
          </w:rPr>
          <w:delText>-</w:delText>
        </w:r>
      </w:del>
      <w:ins w:id="1491" w:author="Max Lindmark" w:date="2020-05-08T15:22:00Z">
        <w:r w:rsidR="0010623B">
          <w:rPr>
            <w:rFonts w:eastAsiaTheme="minorEastAsia" w:cstheme="minorHAnsi"/>
            <w:lang w:val="en-GB"/>
          </w:rPr>
          <w:t xml:space="preserve"> </w:t>
        </w:r>
      </w:ins>
      <w:r w:rsidR="00AD5742" w:rsidRPr="00972C7F">
        <w:rPr>
          <w:rFonts w:eastAsiaTheme="minorEastAsia" w:cstheme="minorHAnsi"/>
          <w:lang w:val="en-GB"/>
        </w:rPr>
        <w:t>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187CC239"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While we find no clear evidence of mismatch between metabolic demands and maximum consumption induced by temperature at sub</w:t>
      </w:r>
      <w:del w:id="1492" w:author="Max Lindmark" w:date="2020-05-08T15:22:00Z">
        <w:r w:rsidRPr="00972C7F" w:rsidDel="0010623B">
          <w:rPr>
            <w:rFonts w:eastAsiaTheme="minorEastAsia"/>
            <w:lang w:val="en-GB"/>
          </w:rPr>
          <w:delText>-</w:delText>
        </w:r>
      </w:del>
      <w:ins w:id="1493" w:author="Max Lindmark" w:date="2020-05-08T15:22:00Z">
        <w:r w:rsidR="0010623B">
          <w:rPr>
            <w:rFonts w:eastAsiaTheme="minorEastAsia"/>
            <w:lang w:val="en-GB"/>
          </w:rPr>
          <w:t xml:space="preserve"> </w:t>
        </w:r>
      </w:ins>
      <w:r w:rsidRPr="00972C7F">
        <w:rPr>
          <w:rFonts w:eastAsiaTheme="minorEastAsia"/>
          <w:lang w:val="en-GB"/>
        </w:rPr>
        <w:t xml:space="preserve">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w:t>
      </w:r>
      <w:proofErr w:type="spellStart"/>
      <w:r w:rsidR="00AD3510" w:rsidRPr="00AD3510">
        <w:rPr>
          <w:rFonts w:ascii="Times New Roman" w:cs="Times New Roman"/>
          <w:lang w:val="en-GB"/>
        </w:rPr>
        <w:t>Jutfelt</w:t>
      </w:r>
      <w:proofErr w:type="spellEnd"/>
      <w:r w:rsidR="00AD3510" w:rsidRPr="00AD3510">
        <w:rPr>
          <w:rFonts w:ascii="Times New Roman" w:cs="Times New Roman"/>
          <w:lang w:val="en-GB"/>
        </w:rPr>
        <w:t xml:space="preserve">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w:t>
      </w:r>
      <w:proofErr w:type="spellStart"/>
      <w:r w:rsidR="009C66FD" w:rsidRPr="009C66FD">
        <w:rPr>
          <w:rFonts w:ascii="Times New Roman" w:cs="Times New Roman"/>
          <w:lang w:val="en-GB"/>
        </w:rPr>
        <w:t>Barneche</w:t>
      </w:r>
      <w:proofErr w:type="spellEnd"/>
      <w:r w:rsidR="009C66FD" w:rsidRPr="009C66FD">
        <w:rPr>
          <w:rFonts w:ascii="Times New Roman" w:cs="Times New Roman"/>
          <w:lang w:val="en-GB"/>
        </w:rPr>
        <w:t xml:space="preserv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w:t>
      </w:r>
      <w:proofErr w:type="spellStart"/>
      <w:r w:rsidR="009C66FD" w:rsidRPr="009C66FD">
        <w:rPr>
          <w:rFonts w:ascii="Times New Roman" w:cs="Times New Roman"/>
          <w:lang w:val="en-GB"/>
        </w:rPr>
        <w:t>Neuheimer</w:t>
      </w:r>
      <w:proofErr w:type="spellEnd"/>
      <w:r w:rsidR="009C66FD" w:rsidRPr="009C66FD">
        <w:rPr>
          <w:rFonts w:ascii="Times New Roman" w:cs="Times New Roman"/>
          <w:lang w:val="en-GB"/>
        </w:rPr>
        <w:t xml:space="preserve">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1494" w:author="Max Lindmark" w:date="2020-05-08T15:22:00Z">
        <w:r w:rsidR="00793A1F" w:rsidRPr="00972C7F" w:rsidDel="0010623B">
          <w:rPr>
            <w:rFonts w:eastAsiaTheme="minorEastAsia" w:cstheme="minorHAnsi"/>
            <w:lang w:val="en-GB"/>
          </w:rPr>
          <w:delText>-</w:delText>
        </w:r>
      </w:del>
      <w:ins w:id="1495"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17AA8133"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w:t>
      </w:r>
      <w:proofErr w:type="spellStart"/>
      <w:r w:rsidR="00AD3510" w:rsidRPr="00AD3510">
        <w:rPr>
          <w:rFonts w:ascii="Times New Roman" w:cs="Times New Roman"/>
          <w:lang w:val="en-GB"/>
        </w:rPr>
        <w:t>Xie</w:t>
      </w:r>
      <w:proofErr w:type="spellEnd"/>
      <w:r w:rsidR="00AD3510" w:rsidRPr="00AD3510">
        <w:rPr>
          <w:rFonts w:ascii="Times New Roman" w:cs="Times New Roman"/>
          <w:lang w:val="en-GB"/>
        </w:rPr>
        <w:t xml:space="preserv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on the intraspecific mass</w:t>
      </w:r>
      <w:del w:id="1496" w:author="Max Lindmark" w:date="2020-05-08T15:22:00Z">
        <w:r w:rsidR="00BE234B" w:rsidRPr="004559BC" w:rsidDel="0010623B">
          <w:rPr>
            <w:rFonts w:cstheme="minorHAnsi"/>
            <w:lang w:val="en-GB"/>
          </w:rPr>
          <w:delText>-</w:delText>
        </w:r>
      </w:del>
      <w:ins w:id="1497"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w:t>
      </w:r>
      <w:proofErr w:type="spellStart"/>
      <w:r w:rsidR="00AD5946" w:rsidRPr="00AD5946">
        <w:rPr>
          <w:lang w:val="en-GB"/>
        </w:rPr>
        <w:t>Jerde</w:t>
      </w:r>
      <w:proofErr w:type="spellEnd"/>
      <w:r w:rsidR="00AD5946" w:rsidRPr="00AD5946">
        <w:rPr>
          <w:lang w:val="en-GB"/>
        </w:rPr>
        <w:t xml:space="preserv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w:t>
      </w:r>
      <w:proofErr w:type="spellStart"/>
      <w:r w:rsidR="001F613A" w:rsidRPr="001F613A">
        <w:rPr>
          <w:rFonts w:ascii="Times New Roman" w:cs="Times New Roman"/>
          <w:lang w:val="en-GB"/>
        </w:rPr>
        <w:t>García</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1498" w:author="Max Lindmark" w:date="2020-05-08T15:22:00Z">
        <w:r w:rsidR="00A156DB" w:rsidRPr="004559BC" w:rsidDel="0010623B">
          <w:rPr>
            <w:rFonts w:cstheme="minorHAnsi"/>
            <w:lang w:val="en-GB"/>
          </w:rPr>
          <w:delText>-</w:delText>
        </w:r>
      </w:del>
      <w:ins w:id="1499" w:author="Max Lindmark" w:date="2020-05-08T15:22:00Z">
        <w:r w:rsidR="0010623B">
          <w:rPr>
            <w:rFonts w:cstheme="minorHAnsi"/>
            <w:lang w:val="en-GB"/>
          </w:rPr>
          <w:t xml:space="preserve"> </w:t>
        </w:r>
      </w:ins>
      <w:r w:rsidR="00A156DB" w:rsidRPr="004559BC">
        <w:rPr>
          <w:rFonts w:cstheme="minorHAnsi"/>
          <w:lang w:val="en-GB"/>
        </w:rPr>
        <w:t>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1500"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1501" w:author="Max Lindmark" w:date="2020-05-08T15:22:00Z">
        <w:r w:rsidR="0091477E" w:rsidRPr="004559BC" w:rsidDel="0010623B">
          <w:rPr>
            <w:rFonts w:cstheme="minorHAnsi"/>
            <w:lang w:val="en-GB"/>
          </w:rPr>
          <w:delText>-</w:delText>
        </w:r>
      </w:del>
      <w:ins w:id="1502"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503"/>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1503"/>
      <w:r w:rsidR="00682627">
        <w:rPr>
          <w:rStyle w:val="CommentReference"/>
        </w:rPr>
        <w:commentReference w:id="1503"/>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1504" w:author="Max Lindmark" w:date="2020-05-08T15:23:00Z">
        <w:r w:rsidR="009F1BB9" w:rsidRPr="00972C7F" w:rsidDel="0010623B">
          <w:rPr>
            <w:rFonts w:eastAsiaTheme="minorEastAsia" w:cstheme="minorHAnsi"/>
            <w:lang w:val="en-GB"/>
          </w:rPr>
          <w:delText>-</w:delText>
        </w:r>
      </w:del>
      <w:ins w:id="1505"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72B34B1"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1506" w:author="Max Lindmark" w:date="2020-05-06T16:27:00Z">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ins>
      <w:proofErr w:type="spellEnd"/>
      <w:ins w:id="1507"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1508"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C5C30BA" w14:textId="4F91ACDD" w:rsidR="00FC2D41" w:rsidRPr="003E64FD" w:rsidRDefault="00C41369" w:rsidP="002E3379">
      <w:pPr>
        <w:spacing w:line="480" w:lineRule="auto"/>
        <w:contextualSpacing/>
        <w:jc w:val="both"/>
        <w:rPr>
          <w:rFonts w:cstheme="minorHAnsi"/>
        </w:rPr>
      </w:pPr>
      <w:r w:rsidRPr="003E64FD">
        <w:rPr>
          <w:rFonts w:cstheme="minorHAnsi"/>
        </w:rPr>
        <w:fldChar w:fldCharType="begin"/>
      </w:r>
      <w:r w:rsidR="00AD60AB" w:rsidRPr="00875BFC">
        <w:rPr>
          <w:rFonts w:cstheme="minorHAnsi"/>
          <w:lang w:val="en-US"/>
          <w:rPrChange w:id="1509" w:author="Max Lindmark" w:date="2020-05-06T16:38:00Z">
            <w:rPr>
              <w:rFonts w:cstheme="minorHAnsi"/>
              <w:lang w:val="sv-SE"/>
            </w:rPr>
          </w:rPrChange>
        </w:rPr>
        <w:instrText xml:space="preserve"> ADDIN ZOTERO_BIBL {"uncited":[],"omitted":[],"custom":[]} CSL_BIBLIOGRAPHY </w:instrText>
      </w:r>
      <w:r w:rsidRPr="003E64FD">
        <w:rPr>
          <w:rFonts w:cstheme="minorHAnsi"/>
        </w:rPr>
        <w:fldChar w:fldCharType="separate"/>
      </w:r>
      <w:r w:rsidR="00381A59" w:rsidRPr="00875BFC">
        <w:rPr>
          <w:lang w:val="en-US"/>
          <w:rPrChange w:id="1510" w:author="Max Lindmark" w:date="2020-05-06T16:38:00Z">
            <w:rPr>
              <w:lang w:val="sv-SE"/>
            </w:rPr>
          </w:rPrChange>
        </w:rPr>
        <w:t xml:space="preserve">Automatic citation updates are disabled. </w:t>
      </w:r>
      <w:r w:rsidR="00381A59">
        <w:rPr>
          <w:lang w:val="sv-SE"/>
        </w:rPr>
        <w:t xml:space="preserve">To </w:t>
      </w:r>
      <w:proofErr w:type="spellStart"/>
      <w:r w:rsidR="00381A59">
        <w:rPr>
          <w:lang w:val="sv-SE"/>
        </w:rPr>
        <w:t>see</w:t>
      </w:r>
      <w:proofErr w:type="spellEnd"/>
      <w:r w:rsidR="00381A59">
        <w:rPr>
          <w:lang w:val="sv-SE"/>
        </w:rPr>
        <w:t xml:space="preserve"> the </w:t>
      </w:r>
      <w:proofErr w:type="spellStart"/>
      <w:r w:rsidR="00381A59">
        <w:rPr>
          <w:lang w:val="sv-SE"/>
        </w:rPr>
        <w:t>bibliography</w:t>
      </w:r>
      <w:proofErr w:type="spellEnd"/>
      <w:r w:rsidR="00381A59">
        <w:rPr>
          <w:lang w:val="sv-SE"/>
        </w:rPr>
        <w:t xml:space="preserve">, </w:t>
      </w:r>
      <w:proofErr w:type="spellStart"/>
      <w:r w:rsidR="00381A59">
        <w:rPr>
          <w:lang w:val="sv-SE"/>
        </w:rPr>
        <w:t>click</w:t>
      </w:r>
      <w:proofErr w:type="spellEnd"/>
      <w:r w:rsidR="00381A59">
        <w:rPr>
          <w:lang w:val="sv-SE"/>
        </w:rPr>
        <w:t xml:space="preserve"> </w:t>
      </w:r>
      <w:proofErr w:type="spellStart"/>
      <w:r w:rsidR="00381A59">
        <w:rPr>
          <w:lang w:val="sv-SE"/>
        </w:rPr>
        <w:t>Refresh</w:t>
      </w:r>
      <w:proofErr w:type="spellEnd"/>
      <w:r w:rsidR="00381A59">
        <w:rPr>
          <w:lang w:val="sv-SE"/>
        </w:rPr>
        <w:t xml:space="preserve"> in the </w:t>
      </w:r>
      <w:proofErr w:type="spellStart"/>
      <w:r w:rsidR="00381A59">
        <w:rPr>
          <w:lang w:val="sv-SE"/>
        </w:rPr>
        <w:t>Zotero</w:t>
      </w:r>
      <w:proofErr w:type="spellEnd"/>
      <w:r w:rsidR="00381A59">
        <w:rPr>
          <w:lang w:val="sv-SE"/>
        </w:rPr>
        <w:t xml:space="preserve"> tab.</w:t>
      </w: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B76DA8" w:rsidRPr="00972C7F" w:rsidRDefault="00B76DA8"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B76DA8" w:rsidRPr="00972C7F" w:rsidRDefault="00B76DA8"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B76DA8" w:rsidRPr="00972C7F" w:rsidRDefault="00B76DA8">
      <w:pPr>
        <w:pStyle w:val="CommentText"/>
        <w:rPr>
          <w:lang w:val="en-GB"/>
        </w:rPr>
      </w:pPr>
    </w:p>
  </w:comment>
  <w:comment w:id="1" w:author="Max Lindmark" w:date="2020-05-04T11:04:00Z" w:initials="ML">
    <w:p w14:paraId="5357B589" w14:textId="1A68B36D" w:rsidR="00B76DA8" w:rsidRPr="00465B18" w:rsidRDefault="00B76DA8">
      <w:pPr>
        <w:pStyle w:val="CommentText"/>
        <w:rPr>
          <w:lang w:val="en-US"/>
        </w:rPr>
      </w:pPr>
      <w:r>
        <w:rPr>
          <w:rStyle w:val="CommentReference"/>
        </w:rPr>
        <w:annotationRef/>
      </w:r>
      <w:proofErr w:type="gramStart"/>
      <w:r w:rsidRPr="00465B18">
        <w:rPr>
          <w:rStyle w:val="CommentReference"/>
          <w:lang w:val="en-US"/>
        </w:rPr>
        <w:t>Yes</w:t>
      </w:r>
      <w:proofErr w:type="gramEnd"/>
      <w:r w:rsidRPr="00465B18">
        <w:rPr>
          <w:rStyle w:val="CommentReference"/>
          <w:lang w:val="en-US"/>
        </w:rPr>
        <w:t xml:space="preserve"> this is tricky! </w:t>
      </w:r>
    </w:p>
  </w:comment>
  <w:comment w:id="17" w:author="Max Lindmark" w:date="2020-05-04T11:08:00Z" w:initials="ML">
    <w:p w14:paraId="4D2C6499" w14:textId="090A4B9B" w:rsidR="00B76DA8" w:rsidRPr="00C804B5" w:rsidRDefault="00B76DA8">
      <w:pPr>
        <w:pStyle w:val="CommentText"/>
        <w:rPr>
          <w:lang w:val="en-US"/>
        </w:rPr>
      </w:pPr>
      <w:r>
        <w:rPr>
          <w:rStyle w:val="CommentReference"/>
        </w:rPr>
        <w:annotationRef/>
      </w:r>
      <w:r w:rsidRPr="00C804B5">
        <w:rPr>
          <w:lang w:val="en-US"/>
        </w:rPr>
        <w:t>Sho</w:t>
      </w:r>
      <w:r>
        <w:rPr>
          <w:lang w:val="en-US"/>
        </w:rPr>
        <w:t xml:space="preserve">uld we use the word factorial? I wonder because it may sound as if we have the exact same body mass in each temperature and vise versa. But in reality, it’s not as strict as that, and the accuracy of measurements </w:t>
      </w:r>
      <w:proofErr w:type="spellStart"/>
      <w:r>
        <w:rPr>
          <w:lang w:val="en-US"/>
        </w:rPr>
        <w:t>etc</w:t>
      </w:r>
      <w:proofErr w:type="spellEnd"/>
      <w:r>
        <w:rPr>
          <w:lang w:val="en-US"/>
        </w:rPr>
        <w:t xml:space="preserve"> vary between studies, in some cases not all sizes are replicated in each temperature. </w:t>
      </w:r>
      <w:proofErr w:type="gramStart"/>
      <w:r>
        <w:rPr>
          <w:lang w:val="en-US"/>
        </w:rPr>
        <w:t>So</w:t>
      </w:r>
      <w:proofErr w:type="gramEnd"/>
      <w:r>
        <w:rPr>
          <w:lang w:val="en-US"/>
        </w:rPr>
        <w:t xml:space="preserve"> I guess I wonder how you read this term and if it’s an ok term in this context, or if we should be more vague, e.g. removing the parenthesis and adding a “both” before body mass?</w:t>
      </w:r>
    </w:p>
  </w:comment>
  <w:comment w:id="27" w:author="Max Lindmark" w:date="2020-05-04T11:15:00Z" w:initials="ML">
    <w:p w14:paraId="06F3ECF5" w14:textId="09E3D202" w:rsidR="00B76DA8" w:rsidRPr="00D1213B" w:rsidRDefault="00B76DA8">
      <w:pPr>
        <w:pStyle w:val="CommentText"/>
        <w:rPr>
          <w:lang w:val="en-US"/>
        </w:rPr>
      </w:pPr>
      <w:r>
        <w:rPr>
          <w:rStyle w:val="CommentReference"/>
        </w:rPr>
        <w:annotationRef/>
      </w:r>
      <w:r w:rsidRPr="00D1213B">
        <w:rPr>
          <w:lang w:val="en-US"/>
        </w:rPr>
        <w:t xml:space="preserve">I suggest we use the term </w:t>
      </w:r>
      <w:r>
        <w:rPr>
          <w:lang w:val="en-US"/>
        </w:rPr>
        <w:t>“peak” because it works for all rates and we clarify in the methods why we call it optimum in the literature search for growth</w:t>
      </w:r>
    </w:p>
  </w:comment>
  <w:comment w:id="32" w:author="Max Lindmark" w:date="2020-05-08T14:41:00Z" w:initials="ML">
    <w:p w14:paraId="0409EA03" w14:textId="05FD328E" w:rsidR="00B76DA8" w:rsidRPr="00805DAF" w:rsidRDefault="00B76DA8">
      <w:pPr>
        <w:pStyle w:val="CommentText"/>
        <w:rPr>
          <w:lang w:val="en-US"/>
        </w:rPr>
      </w:pPr>
      <w:r>
        <w:rPr>
          <w:rStyle w:val="CommentReference"/>
        </w:rPr>
        <w:annotationRef/>
      </w:r>
      <w:r w:rsidRPr="00805DAF">
        <w:rPr>
          <w:lang w:val="en-US"/>
        </w:rPr>
        <w:t xml:space="preserve">I’m thinking of using optimum when we talk about growth and elsewhere </w:t>
      </w:r>
      <w:proofErr w:type="gramStart"/>
      <w:r w:rsidRPr="00805DAF">
        <w:rPr>
          <w:lang w:val="en-US"/>
        </w:rPr>
        <w:t>use ”peak</w:t>
      </w:r>
      <w:proofErr w:type="gramEnd"/>
      <w:r w:rsidRPr="00805DAF">
        <w:rPr>
          <w:lang w:val="en-US"/>
        </w:rPr>
        <w:t>” temperature. Does that work you think?</w:t>
      </w:r>
    </w:p>
  </w:comment>
  <w:comment w:id="195" w:author="Jan Ohlberger" w:date="2020-02-06T12:22:00Z" w:initials="Ca">
    <w:p w14:paraId="476EF5DD" w14:textId="77777777" w:rsidR="00B76DA8" w:rsidRDefault="00B76DA8">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B76DA8" w:rsidRDefault="00B76DA8">
      <w:pPr>
        <w:pStyle w:val="CommentText"/>
        <w:rPr>
          <w:lang w:val="en-GB"/>
        </w:rPr>
      </w:pPr>
    </w:p>
    <w:p w14:paraId="4FF20B94" w14:textId="77777777" w:rsidR="00B76DA8" w:rsidRDefault="00B76DA8">
      <w:pPr>
        <w:pStyle w:val="CommentText"/>
        <w:rPr>
          <w:lang w:val="en-GB"/>
        </w:rPr>
      </w:pPr>
      <w:r>
        <w:rPr>
          <w:lang w:val="en-GB"/>
        </w:rPr>
        <w:t>However, I think ‘article’ is not better than ‘study’</w:t>
      </w:r>
    </w:p>
    <w:p w14:paraId="55818072" w14:textId="77777777" w:rsidR="00B76DA8" w:rsidRDefault="00B76DA8">
      <w:pPr>
        <w:pStyle w:val="CommentText"/>
        <w:rPr>
          <w:lang w:val="en-GB"/>
        </w:rPr>
      </w:pPr>
    </w:p>
    <w:p w14:paraId="0A143688" w14:textId="1DAA5ECD" w:rsidR="00B76DA8" w:rsidRPr="00457D7E" w:rsidRDefault="00B76DA8">
      <w:pPr>
        <w:pStyle w:val="CommentText"/>
        <w:rPr>
          <w:lang w:val="en-GB"/>
        </w:rPr>
      </w:pPr>
      <w:r>
        <w:rPr>
          <w:lang w:val="en-GB"/>
        </w:rPr>
        <w:t xml:space="preserve">We could simply make that point about the different ‘trials’ in their experiments in the appendix somewhere.  </w:t>
      </w:r>
    </w:p>
  </w:comment>
  <w:comment w:id="190" w:author="Max Lindmark" w:date="2020-01-08T08:51:00Z" w:initials="ML">
    <w:p w14:paraId="36B91E73" w14:textId="77777777" w:rsidR="00B76DA8" w:rsidRPr="002D70E2" w:rsidRDefault="00B76DA8">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B76DA8" w:rsidRPr="002D70E2" w:rsidRDefault="00B76DA8">
      <w:pPr>
        <w:pStyle w:val="CommentText"/>
        <w:rPr>
          <w:lang w:val="en-GB"/>
        </w:rPr>
      </w:pPr>
    </w:p>
    <w:p w14:paraId="59FD3B5A" w14:textId="719080D0" w:rsidR="00B76DA8" w:rsidRPr="00457D7E" w:rsidRDefault="00B76DA8">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191" w:author="Anna Gårdmark" w:date="2020-02-03T17:38:00Z" w:initials="AG">
    <w:p w14:paraId="168D59B9" w14:textId="14ADA0BC" w:rsidR="00B76DA8" w:rsidRPr="00296320" w:rsidRDefault="00B76DA8">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192" w:author="Max Lindmark" w:date="2020-02-06T09:31:00Z" w:initials="ML">
    <w:p w14:paraId="474051D2" w14:textId="6DDCCA1E" w:rsidR="00B76DA8" w:rsidRPr="00457D7E" w:rsidRDefault="00B76DA8">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193" w:author="Max Lindmark" w:date="2020-02-06T09:31:00Z" w:initials="ML">
    <w:p w14:paraId="7701872C" w14:textId="01180D97" w:rsidR="00B76DA8" w:rsidRPr="00457D7E" w:rsidRDefault="00B76DA8">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B76DA8" w:rsidRPr="00457D7E" w:rsidRDefault="00B76DA8">
      <w:pPr>
        <w:pStyle w:val="CommentText"/>
        <w:rPr>
          <w:lang w:val="en-GB"/>
        </w:rPr>
      </w:pPr>
    </w:p>
    <w:p w14:paraId="2B7B6DCB" w14:textId="12C67162" w:rsidR="00B76DA8" w:rsidRPr="00457D7E" w:rsidRDefault="00B76DA8">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B76DA8" w:rsidRPr="00457D7E" w:rsidRDefault="00B76DA8">
      <w:pPr>
        <w:pStyle w:val="CommentText"/>
        <w:rPr>
          <w:lang w:val="en-GB"/>
        </w:rPr>
      </w:pPr>
    </w:p>
    <w:p w14:paraId="2AE7B15C" w14:textId="77777777" w:rsidR="00B76DA8" w:rsidRPr="00457D7E" w:rsidRDefault="00B76DA8">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B76DA8" w:rsidRPr="00457D7E" w:rsidRDefault="00B76DA8">
      <w:pPr>
        <w:pStyle w:val="CommentText"/>
        <w:rPr>
          <w:lang w:val="en-GB"/>
        </w:rPr>
      </w:pPr>
    </w:p>
    <w:p w14:paraId="4A42D736" w14:textId="39477FC0" w:rsidR="00B76DA8" w:rsidRPr="00457D7E" w:rsidRDefault="00B76DA8">
      <w:pPr>
        <w:pStyle w:val="CommentText"/>
        <w:rPr>
          <w:lang w:val="en-GB"/>
        </w:rPr>
      </w:pPr>
      <w:r w:rsidRPr="00457D7E">
        <w:rPr>
          <w:lang w:val="en-GB"/>
        </w:rPr>
        <w:t>I changed “study” to “article” for now, but also partly because I’d rather not rerun any models now…</w:t>
      </w:r>
    </w:p>
  </w:comment>
  <w:comment w:id="194" w:author="Max Lindmark" w:date="2020-05-04T16:48:00Z" w:initials="ML">
    <w:p w14:paraId="4B3F0793" w14:textId="28DBB3B5" w:rsidR="00B76DA8" w:rsidRPr="00E517A5" w:rsidRDefault="00B76DA8">
      <w:pPr>
        <w:pStyle w:val="CommentText"/>
        <w:rPr>
          <w:lang w:val="en-US"/>
        </w:rPr>
      </w:pPr>
      <w:r w:rsidRPr="00D9660B">
        <w:rPr>
          <w:rStyle w:val="CommentReference"/>
          <w:highlight w:val="yellow"/>
        </w:rPr>
        <w:annotationRef/>
      </w:r>
      <w:r w:rsidRPr="00D9660B">
        <w:rPr>
          <w:highlight w:val="yellow"/>
          <w:lang w:val="en-US"/>
        </w:rPr>
        <w:t xml:space="preserve">Ok, I changed back to study. In the </w:t>
      </w:r>
      <w:proofErr w:type="spellStart"/>
      <w:r w:rsidRPr="00D9660B">
        <w:rPr>
          <w:highlight w:val="yellow"/>
          <w:lang w:val="en-US"/>
        </w:rPr>
        <w:t>Björnson</w:t>
      </w:r>
      <w:proofErr w:type="spellEnd"/>
      <w:r w:rsidRPr="00D9660B">
        <w:rPr>
          <w:highlight w:val="yellow"/>
          <w:lang w:val="en-US"/>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D9660B">
        <w:rPr>
          <w:highlight w:val="yellow"/>
          <w:lang w:val="en-US"/>
        </w:rPr>
        <w:t>Björnsson</w:t>
      </w:r>
      <w:proofErr w:type="spellEnd"/>
      <w:r w:rsidRPr="00D9660B">
        <w:rPr>
          <w:highlight w:val="yellow"/>
          <w:lang w:val="en-US"/>
        </w:rPr>
        <w:t xml:space="preserve"> 2007 data, even though the experiments where not conducted at the same time.</w:t>
      </w:r>
    </w:p>
  </w:comment>
  <w:comment w:id="238" w:author="Max Lindmark" w:date="2020-02-06T09:42:00Z" w:initials="ML">
    <w:p w14:paraId="77A842BC" w14:textId="5C66CD10" w:rsidR="00B76DA8" w:rsidRPr="00457D7E" w:rsidRDefault="00B76DA8">
      <w:pPr>
        <w:pStyle w:val="CommentText"/>
        <w:rPr>
          <w:lang w:val="en-GB"/>
        </w:rPr>
      </w:pPr>
      <w:r>
        <w:rPr>
          <w:rStyle w:val="CommentReference"/>
        </w:rPr>
        <w:annotationRef/>
      </w:r>
      <w:r w:rsidRPr="00457D7E">
        <w:rPr>
          <w:lang w:val="en-GB"/>
        </w:rPr>
        <w:t>Appendix!</w:t>
      </w:r>
    </w:p>
  </w:comment>
  <w:comment w:id="222" w:author="Max Lindmark" w:date="2020-05-07T16:45:00Z" w:initials="ML">
    <w:p w14:paraId="7C1531EA" w14:textId="1C8ACB3C" w:rsidR="00B76DA8" w:rsidRPr="00F57A6A" w:rsidRDefault="00B76DA8">
      <w:pPr>
        <w:pStyle w:val="CommentText"/>
        <w:rPr>
          <w:lang w:val="en-US"/>
        </w:rPr>
      </w:pPr>
      <w:r>
        <w:rPr>
          <w:rStyle w:val="CommentReference"/>
        </w:rPr>
        <w:annotationRef/>
      </w:r>
      <w:r w:rsidRPr="00F57A6A">
        <w:rPr>
          <w:lang w:val="en-US"/>
        </w:rPr>
        <w:t>Appendix</w:t>
      </w:r>
    </w:p>
  </w:comment>
  <w:comment w:id="274" w:author="Max Lindmark" w:date="2020-05-08T12:50:00Z" w:initials="ML">
    <w:p w14:paraId="51BFBAC5" w14:textId="52C9D5E3" w:rsidR="00B76DA8" w:rsidRPr="0037694F" w:rsidRDefault="00B76DA8">
      <w:pPr>
        <w:pStyle w:val="CommentText"/>
        <w:rPr>
          <w:lang w:val="en-US"/>
        </w:rPr>
      </w:pPr>
      <w:r w:rsidRPr="00D9660B">
        <w:rPr>
          <w:rStyle w:val="CommentReference"/>
          <w:highlight w:val="yellow"/>
        </w:rPr>
        <w:annotationRef/>
      </w:r>
      <w:r w:rsidRPr="00D9660B">
        <w:rPr>
          <w:highlight w:val="yellow"/>
          <w:lang w:val="en-US"/>
        </w:rPr>
        <w:t xml:space="preserve">I used Beta for regression coefficients in the log-linear models and gamma for the polynomial models. Could also use beta all the way or different symbols for every </w:t>
      </w:r>
      <w:proofErr w:type="gramStart"/>
      <w:r w:rsidRPr="00D9660B">
        <w:rPr>
          <w:highlight w:val="yellow"/>
          <w:lang w:val="en-US"/>
        </w:rPr>
        <w:t>model..</w:t>
      </w:r>
      <w:proofErr w:type="gramEnd"/>
    </w:p>
  </w:comment>
  <w:comment w:id="385" w:author="Max Lindmark" w:date="2020-05-06T10:57:00Z" w:initials="ML">
    <w:p w14:paraId="11EA8E31" w14:textId="3BE24831" w:rsidR="00B76DA8" w:rsidRPr="00D220FB" w:rsidRDefault="00B76DA8">
      <w:pPr>
        <w:pStyle w:val="CommentText"/>
        <w:rPr>
          <w:lang w:val="en-US"/>
        </w:rPr>
      </w:pPr>
      <w:r w:rsidRPr="00D9660B">
        <w:rPr>
          <w:rStyle w:val="CommentReference"/>
          <w:highlight w:val="yellow"/>
        </w:rPr>
        <w:annotationRef/>
      </w:r>
      <w:r w:rsidRPr="00D9660B">
        <w:rPr>
          <w:highlight w:val="yellow"/>
          <w:lang w:val="en-US"/>
        </w:rPr>
        <w:t xml:space="preserve">OK, I changed the indexing again… This is more like the </w:t>
      </w:r>
      <w:proofErr w:type="spellStart"/>
      <w:r w:rsidRPr="00D9660B">
        <w:rPr>
          <w:highlight w:val="yellow"/>
          <w:lang w:val="en-US"/>
        </w:rPr>
        <w:t>Rstanarm</w:t>
      </w:r>
      <w:proofErr w:type="spellEnd"/>
      <w:r w:rsidRPr="00D9660B">
        <w:rPr>
          <w:highlight w:val="yellow"/>
          <w:lang w:val="en-US"/>
        </w:rPr>
        <w:t xml:space="preserve"> manual I link to in the e-mail. After revisiting this I found the brackets </w:t>
      </w:r>
      <w:proofErr w:type="spellStart"/>
      <w:proofErr w:type="gramStart"/>
      <w:r w:rsidRPr="00D9660B">
        <w:rPr>
          <w:highlight w:val="yellow"/>
          <w:lang w:val="en-US"/>
        </w:rPr>
        <w:t>confusuing</w:t>
      </w:r>
      <w:proofErr w:type="spellEnd"/>
      <w:r w:rsidRPr="00D9660B">
        <w:rPr>
          <w:highlight w:val="yellow"/>
          <w:lang w:val="en-US"/>
        </w:rPr>
        <w:t>..</w:t>
      </w:r>
      <w:proofErr w:type="gramEnd"/>
    </w:p>
  </w:comment>
  <w:comment w:id="406" w:author="Max Lindmark" w:date="2020-02-06T10:15:00Z" w:initials="ML">
    <w:p w14:paraId="0CCA28B0" w14:textId="3C4CF45C" w:rsidR="00B76DA8" w:rsidRPr="00457D7E" w:rsidRDefault="00B76DA8">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3" w:author="Max Lindmark" w:date="2020-02-06T10:15:00Z" w:initials="ML">
    <w:p w14:paraId="285743D9" w14:textId="77777777" w:rsidR="00B76DA8" w:rsidRPr="00457D7E" w:rsidRDefault="00B76DA8"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4" w:author="Max Lindmark" w:date="2020-05-08T15:33:00Z" w:initials="ML">
    <w:p w14:paraId="338BA8E4" w14:textId="24C0EB69" w:rsidR="00B76DA8" w:rsidRPr="00D9660B" w:rsidRDefault="00B76DA8">
      <w:pPr>
        <w:pStyle w:val="CommentText"/>
        <w:rPr>
          <w:lang w:val="en-US"/>
        </w:rPr>
      </w:pPr>
      <w:r w:rsidRPr="00D9660B">
        <w:rPr>
          <w:rStyle w:val="CommentReference"/>
          <w:highlight w:val="yellow"/>
        </w:rPr>
        <w:annotationRef/>
      </w:r>
      <w:r w:rsidRPr="00D9660B">
        <w:rPr>
          <w:highlight w:val="yellow"/>
          <w:lang w:val="en-US"/>
        </w:rPr>
        <w:t xml:space="preserve"> I won’t change subscript just yet. I will see how it looks in the pre-</w:t>
      </w:r>
      <w:proofErr w:type="spellStart"/>
      <w:r w:rsidRPr="00D9660B">
        <w:rPr>
          <w:highlight w:val="yellow"/>
          <w:lang w:val="en-US"/>
        </w:rPr>
        <w:t>preint</w:t>
      </w:r>
      <w:proofErr w:type="spellEnd"/>
      <w:r w:rsidRPr="00D9660B">
        <w:rPr>
          <w:highlight w:val="yellow"/>
          <w:lang w:val="en-US"/>
        </w:rPr>
        <w:t>, and in the end it seems like a typesetting issue</w:t>
      </w:r>
    </w:p>
  </w:comment>
  <w:comment w:id="478" w:author="Max Lindmark" w:date="2020-05-05T14:25:00Z" w:initials="ML">
    <w:p w14:paraId="6E478F5B" w14:textId="53315848" w:rsidR="00B76DA8" w:rsidRPr="00857B47" w:rsidRDefault="00B76DA8">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574" w:author="Max Lindmark" w:date="2020-05-06T14:31:00Z" w:initials="ML">
    <w:p w14:paraId="33FBA7DF" w14:textId="724575DD" w:rsidR="00B76DA8" w:rsidRPr="00522907" w:rsidRDefault="00B76DA8">
      <w:pPr>
        <w:pStyle w:val="CommentText"/>
        <w:rPr>
          <w:lang w:val="en-US"/>
        </w:rPr>
      </w:pPr>
      <w:r>
        <w:rPr>
          <w:rStyle w:val="CommentReference"/>
        </w:rPr>
        <w:annotationRef/>
      </w:r>
      <w:r w:rsidRPr="00522907">
        <w:rPr>
          <w:lang w:val="en-US"/>
        </w:rPr>
        <w:t xml:space="preserve">Do you think there should be an </w:t>
      </w:r>
      <w:proofErr w:type="spellStart"/>
      <w:r w:rsidRPr="00522907">
        <w:rPr>
          <w:lang w:val="en-US"/>
        </w:rPr>
        <w:t>i</w:t>
      </w:r>
      <w:proofErr w:type="spellEnd"/>
      <w:r w:rsidRPr="00522907">
        <w:rPr>
          <w:lang w:val="en-US"/>
        </w:rPr>
        <w:t xml:space="preserve"> here as well?</w:t>
      </w:r>
      <w:r>
        <w:rPr>
          <w:lang w:val="en-US"/>
        </w:rPr>
        <w:t xml:space="preserve"> It’s one mean per species (</w:t>
      </w:r>
      <w:proofErr w:type="gramStart"/>
      <w:r>
        <w:rPr>
          <w:lang w:val="en-US"/>
        </w:rPr>
        <w:t>this questions</w:t>
      </w:r>
      <w:proofErr w:type="gramEnd"/>
      <w:r>
        <w:rPr>
          <w:lang w:val="en-US"/>
        </w:rPr>
        <w:t xml:space="preserve"> if also for the next model)</w:t>
      </w:r>
    </w:p>
  </w:comment>
  <w:comment w:id="590" w:author="Max Lindmark" w:date="2020-02-06T10:15:00Z" w:initials="ML">
    <w:p w14:paraId="272A800B" w14:textId="77777777" w:rsidR="00B76DA8" w:rsidRPr="00457D7E" w:rsidRDefault="00B76DA8"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78" w:author="Max Lindmark" w:date="2020-05-06T13:37:00Z" w:initials="ML">
    <w:p w14:paraId="18E4EB19" w14:textId="3D8F7D3A" w:rsidR="00B76DA8" w:rsidRPr="006D1C96" w:rsidRDefault="00B76DA8">
      <w:pPr>
        <w:pStyle w:val="CommentText"/>
        <w:rPr>
          <w:lang w:val="en-US"/>
        </w:rPr>
      </w:pPr>
      <w:r>
        <w:rPr>
          <w:rStyle w:val="CommentReference"/>
        </w:rPr>
        <w:annotationRef/>
      </w:r>
      <w:r w:rsidRPr="006D1C96">
        <w:rPr>
          <w:lang w:val="en-US"/>
        </w:rPr>
        <w:t xml:space="preserve">This is </w:t>
      </w:r>
      <w:proofErr w:type="spellStart"/>
      <w:r w:rsidRPr="006D1C96">
        <w:rPr>
          <w:lang w:val="en-US"/>
        </w:rPr>
        <w:t>cent</w:t>
      </w:r>
      <w:r>
        <w:rPr>
          <w:lang w:val="en-US"/>
        </w:rPr>
        <w:t>r</w:t>
      </w:r>
      <w:r w:rsidRPr="006D1C96">
        <w:rPr>
          <w:lang w:val="en-US"/>
        </w:rPr>
        <w:t>ed</w:t>
      </w:r>
      <w:proofErr w:type="spellEnd"/>
      <w:r w:rsidRPr="006D1C96">
        <w:rPr>
          <w:lang w:val="en-US"/>
        </w:rPr>
        <w:t xml:space="preserve"> in the same way as above</w:t>
      </w:r>
    </w:p>
  </w:comment>
  <w:comment w:id="739" w:author="Max Lindmark" w:date="2020-05-07T16:34:00Z" w:initials="ML">
    <w:p w14:paraId="33FBFE79" w14:textId="4026DF8A" w:rsidR="00B76DA8" w:rsidRPr="00597E4A" w:rsidRDefault="00B76DA8">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749" w:author="Max Lindmark" w:date="2020-04-23T17:11:00Z" w:initials="ML">
    <w:p w14:paraId="262E4B93" w14:textId="77777777" w:rsidR="00B76DA8" w:rsidRPr="007B273D" w:rsidRDefault="00B76DA8"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w:t>
      </w:r>
      <w:proofErr w:type="gramStart"/>
      <w:r w:rsidRPr="007B273D">
        <w:rPr>
          <w:highlight w:val="yellow"/>
          <w:lang w:val="en-US"/>
        </w:rPr>
        <w:t>code</w:t>
      </w:r>
      <w:proofErr w:type="gramEnd"/>
      <w:r w:rsidRPr="007B273D">
        <w:rPr>
          <w:highlight w:val="yellow"/>
          <w:lang w:val="en-US"/>
        </w:rPr>
        <w:t xml:space="preserve"> I put 0.5 wrongly as the precision. So, I actually used a less informative prior (</w:t>
      </w:r>
      <w:proofErr w:type="spellStart"/>
      <w:r w:rsidRPr="007B273D">
        <w:rPr>
          <w:highlight w:val="yellow"/>
          <w:lang w:val="en-US"/>
        </w:rPr>
        <w:t>sd</w:t>
      </w:r>
      <w:proofErr w:type="spellEnd"/>
      <w:r w:rsidRPr="007B273D">
        <w:rPr>
          <w:highlight w:val="yellow"/>
          <w:lang w:val="en-US"/>
        </w:rPr>
        <w:t xml:space="preserve"> = 1.414). </w:t>
      </w:r>
    </w:p>
    <w:p w14:paraId="59160AD0" w14:textId="77777777" w:rsidR="00B76DA8" w:rsidRPr="007B273D" w:rsidRDefault="00B76DA8" w:rsidP="006B00B7">
      <w:pPr>
        <w:pStyle w:val="CommentText"/>
        <w:rPr>
          <w:highlight w:val="yellow"/>
          <w:lang w:val="en-US"/>
        </w:rPr>
      </w:pPr>
    </w:p>
    <w:p w14:paraId="3DA9A12F" w14:textId="2DBFDE63" w:rsidR="00B76DA8" w:rsidRPr="007B273D" w:rsidRDefault="00B76DA8" w:rsidP="006B00B7">
      <w:pPr>
        <w:pStyle w:val="CommentText"/>
        <w:rPr>
          <w:highlight w:val="yellow"/>
          <w:lang w:val="en-US"/>
        </w:rPr>
      </w:pPr>
      <w:r w:rsidRPr="007B273D">
        <w:rPr>
          <w:highlight w:val="yellow"/>
          <w:lang w:val="en-US"/>
        </w:rPr>
        <w:t xml:space="preserve">When I use a </w:t>
      </w:r>
      <w:proofErr w:type="spellStart"/>
      <w:r w:rsidRPr="007B273D">
        <w:rPr>
          <w:highlight w:val="yellow"/>
          <w:lang w:val="en-US"/>
        </w:rPr>
        <w:t>sd</w:t>
      </w:r>
      <w:proofErr w:type="spellEnd"/>
      <w:r w:rsidRPr="007B273D">
        <w:rPr>
          <w:highlight w:val="yellow"/>
          <w:lang w:val="en-US"/>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B76DA8" w:rsidRPr="007B273D" w:rsidRDefault="00B76DA8" w:rsidP="006B00B7">
      <w:pPr>
        <w:pStyle w:val="CommentText"/>
        <w:rPr>
          <w:highlight w:val="yellow"/>
          <w:lang w:val="en-US"/>
        </w:rPr>
      </w:pPr>
    </w:p>
    <w:p w14:paraId="28A4B2D2" w14:textId="5CC5A2CD" w:rsidR="00B76DA8" w:rsidRPr="007B273D" w:rsidRDefault="00B76DA8" w:rsidP="006B00B7">
      <w:pPr>
        <w:pStyle w:val="CommentText"/>
        <w:rPr>
          <w:highlight w:val="yellow"/>
          <w:lang w:val="en-US"/>
        </w:rPr>
      </w:pPr>
      <w:r w:rsidRPr="007B273D">
        <w:rPr>
          <w:highlight w:val="yellow"/>
          <w:lang w:val="en-US"/>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7B273D">
        <w:rPr>
          <w:highlight w:val="yellow"/>
          <w:lang w:val="en-US"/>
        </w:rPr>
        <w:t>sd</w:t>
      </w:r>
      <w:proofErr w:type="spellEnd"/>
      <w:r w:rsidRPr="007B273D">
        <w:rPr>
          <w:highlight w:val="yellow"/>
          <w:lang w:val="en-US"/>
        </w:rPr>
        <w:t>=5 for the intercept…</w:t>
      </w:r>
    </w:p>
    <w:p w14:paraId="516CF7C8" w14:textId="77777777" w:rsidR="00B76DA8" w:rsidRPr="007B273D" w:rsidRDefault="00B76DA8" w:rsidP="006B00B7">
      <w:pPr>
        <w:pStyle w:val="CommentText"/>
        <w:rPr>
          <w:highlight w:val="yellow"/>
          <w:lang w:val="en-US"/>
        </w:rPr>
      </w:pPr>
    </w:p>
    <w:p w14:paraId="261135A4" w14:textId="6C4914B4" w:rsidR="00B76DA8" w:rsidRPr="006B00B7" w:rsidRDefault="00B76DA8">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752" w:author="Max Lindmark" w:date="2020-04-22T17:37:00Z" w:initials="ML">
    <w:p w14:paraId="281B944D" w14:textId="0261B523" w:rsidR="00B76DA8" w:rsidRDefault="00B76DA8"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B76DA8" w:rsidRDefault="00B76DA8" w:rsidP="00604739">
      <w:pPr>
        <w:pStyle w:val="CommentText"/>
        <w:rPr>
          <w:lang w:val="en-US"/>
        </w:rPr>
      </w:pPr>
    </w:p>
    <w:p w14:paraId="41CDC50F" w14:textId="4D99DF0E" w:rsidR="00B76DA8" w:rsidRDefault="00B76DA8"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B76DA8" w:rsidRDefault="00B76DA8" w:rsidP="00604739">
      <w:pPr>
        <w:pStyle w:val="CommentText"/>
        <w:rPr>
          <w:lang w:val="en-US"/>
        </w:rPr>
      </w:pPr>
    </w:p>
    <w:p w14:paraId="3A4DED61" w14:textId="06D4C768" w:rsidR="00B76DA8" w:rsidRDefault="00B76DA8">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B76DA8" w:rsidRDefault="00B76DA8">
      <w:pPr>
        <w:pStyle w:val="CommentText"/>
        <w:rPr>
          <w:lang w:val="en-US"/>
        </w:rPr>
      </w:pPr>
    </w:p>
    <w:p w14:paraId="004EA587" w14:textId="6DF5AD1E" w:rsidR="00B76DA8" w:rsidRPr="00604739" w:rsidRDefault="00B76DA8">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756" w:author="Max Lindmark" w:date="2020-04-23T13:13:00Z" w:initials="ML">
    <w:p w14:paraId="226E2E76" w14:textId="38B119A2" w:rsidR="00B76DA8" w:rsidRPr="00A52899" w:rsidRDefault="00B76DA8">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760" w:author="Max Lindmark" w:date="2020-04-22T13:02:00Z" w:initials="ML">
    <w:p w14:paraId="4D42B2DD" w14:textId="16F7B5CF" w:rsidR="00B76DA8" w:rsidRPr="0083302E" w:rsidRDefault="00B76DA8">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770" w:author="Max Lindmark" w:date="2020-04-22T17:04:00Z" w:initials="ML">
    <w:p w14:paraId="3F4DDA1D" w14:textId="637254DA" w:rsidR="00B76DA8" w:rsidRPr="000C4232" w:rsidRDefault="00B76DA8"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B76DA8" w:rsidRDefault="00B76DA8">
      <w:pPr>
        <w:pStyle w:val="CommentText"/>
      </w:pPr>
    </w:p>
  </w:comment>
  <w:comment w:id="810" w:author="Max Lindmark" w:date="2020-05-06T16:39:00Z" w:initials="ML">
    <w:p w14:paraId="521AB0A0" w14:textId="03547B2F" w:rsidR="00B76DA8" w:rsidRPr="004C50CB" w:rsidRDefault="00B76DA8">
      <w:pPr>
        <w:pStyle w:val="CommentText"/>
        <w:rPr>
          <w:lang w:val="en-US"/>
        </w:rPr>
      </w:pPr>
      <w:r w:rsidRPr="00B76DA8">
        <w:rPr>
          <w:rStyle w:val="CommentReference"/>
          <w:highlight w:val="yellow"/>
        </w:rPr>
        <w:annotationRef/>
      </w:r>
      <w:r w:rsidRPr="00B76DA8">
        <w:rPr>
          <w:rStyle w:val="CommentReference"/>
          <w:highlight w:val="yellow"/>
          <w:lang w:val="en-US"/>
        </w:rPr>
        <w:t xml:space="preserve">I reordered the </w:t>
      </w:r>
      <w:proofErr w:type="spellStart"/>
      <w:r w:rsidRPr="00B76DA8">
        <w:rPr>
          <w:rStyle w:val="CommentReference"/>
          <w:highlight w:val="yellow"/>
          <w:lang w:val="en-US"/>
        </w:rPr>
        <w:t>paragrapghs</w:t>
      </w:r>
      <w:proofErr w:type="spellEnd"/>
      <w:r w:rsidRPr="00B76DA8">
        <w:rPr>
          <w:rStyle w:val="CommentReference"/>
          <w:highlight w:val="yellow"/>
          <w:lang w:val="en-US"/>
        </w:rPr>
        <w:t xml:space="preserve"> here so that I start with growth, as I try to do also in the text</w:t>
      </w:r>
    </w:p>
  </w:comment>
  <w:comment w:id="863" w:author="Jan Ohlberger" w:date="2020-01-21T14:07:00Z" w:initials="Ca">
    <w:p w14:paraId="03B53C1D" w14:textId="77777777" w:rsidR="00B76DA8" w:rsidRPr="002D70E2" w:rsidRDefault="00B76DA8" w:rsidP="00F85DA2">
      <w:pPr>
        <w:pStyle w:val="CommentText"/>
        <w:rPr>
          <w:lang w:val="en-GB"/>
        </w:rPr>
      </w:pPr>
      <w:r>
        <w:rPr>
          <w:rStyle w:val="CommentReference"/>
        </w:rPr>
        <w:annotationRef/>
      </w:r>
      <w:r w:rsidRPr="002D70E2">
        <w:rPr>
          <w:lang w:val="en-GB"/>
        </w:rPr>
        <w:t>Maybe better in the discussion…</w:t>
      </w:r>
    </w:p>
  </w:comment>
  <w:comment w:id="864" w:author="Max Lindmark" w:date="2020-01-28T15:33:00Z" w:initials="ML">
    <w:p w14:paraId="5ACFCA4C" w14:textId="021245C5" w:rsidR="00B76DA8" w:rsidRPr="00457D7E" w:rsidRDefault="00B76DA8"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866" w:author="Jan Ohlberger" w:date="2020-02-06T12:45:00Z" w:initials="Ca">
    <w:p w14:paraId="639B754C" w14:textId="492BBA9B" w:rsidR="00B76DA8" w:rsidRPr="00457D7E" w:rsidRDefault="00B76DA8">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108" w:author="Jan Ohlberger" w:date="2020-01-21T14:57:00Z" w:initials="Ca">
    <w:p w14:paraId="14C41261" w14:textId="77777777" w:rsidR="00B76DA8" w:rsidRPr="002D70E2" w:rsidRDefault="00B76DA8">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B76DA8" w:rsidRPr="002D70E2" w:rsidRDefault="00B76DA8">
      <w:pPr>
        <w:pStyle w:val="CommentText"/>
        <w:rPr>
          <w:lang w:val="en-GB"/>
        </w:rPr>
      </w:pPr>
    </w:p>
    <w:p w14:paraId="6653FE73" w14:textId="0A209DBF" w:rsidR="00B76DA8" w:rsidRPr="002D70E2" w:rsidRDefault="00B76DA8">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B76DA8" w:rsidRPr="002D70E2" w:rsidRDefault="00B76DA8">
      <w:pPr>
        <w:pStyle w:val="CommentText"/>
        <w:rPr>
          <w:lang w:val="en-GB"/>
        </w:rPr>
      </w:pPr>
    </w:p>
    <w:p w14:paraId="0FEAD394" w14:textId="58BEC5A8" w:rsidR="00B76DA8" w:rsidRPr="002D70E2" w:rsidRDefault="00B76DA8">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B76DA8" w:rsidRPr="002D70E2" w:rsidRDefault="00B76DA8">
      <w:pPr>
        <w:pStyle w:val="CommentText"/>
        <w:rPr>
          <w:lang w:val="en-GB"/>
        </w:rPr>
      </w:pPr>
    </w:p>
    <w:p w14:paraId="08A228F7" w14:textId="601A6767" w:rsidR="00B76DA8" w:rsidRPr="002D70E2" w:rsidRDefault="00B76DA8">
      <w:pPr>
        <w:pStyle w:val="CommentText"/>
        <w:rPr>
          <w:lang w:val="en-GB"/>
        </w:rPr>
      </w:pPr>
      <w:r w:rsidRPr="002D70E2">
        <w:rPr>
          <w:lang w:val="en-GB"/>
        </w:rPr>
        <w:t>The overall mean of 6°C, on the other hand, seems reasonable.</w:t>
      </w:r>
    </w:p>
    <w:p w14:paraId="19AF2500" w14:textId="65C98CB9" w:rsidR="00B76DA8" w:rsidRPr="002D70E2" w:rsidRDefault="00B76DA8">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B76DA8" w:rsidRPr="002D70E2" w:rsidRDefault="00B76DA8">
      <w:pPr>
        <w:pStyle w:val="CommentText"/>
        <w:rPr>
          <w:lang w:val="en-GB"/>
        </w:rPr>
      </w:pPr>
    </w:p>
    <w:p w14:paraId="32692339" w14:textId="77C0DC03" w:rsidR="00B76DA8" w:rsidRPr="002D70E2" w:rsidRDefault="00B76DA8">
      <w:pPr>
        <w:pStyle w:val="CommentText"/>
        <w:rPr>
          <w:lang w:val="en-GB"/>
        </w:rPr>
      </w:pPr>
      <w:r w:rsidRPr="002D70E2">
        <w:rPr>
          <w:lang w:val="en-GB"/>
        </w:rPr>
        <w:t>I know this seems very picky - but somehow these are extreme enough to warrant further scrutiny in my view</w:t>
      </w:r>
    </w:p>
  </w:comment>
  <w:comment w:id="1109" w:author="Max Lindmark" w:date="2020-01-28T15:25:00Z" w:initials="ML">
    <w:p w14:paraId="18CB7814" w14:textId="77777777" w:rsidR="00B76DA8" w:rsidRPr="00457D7E" w:rsidRDefault="00B76DA8">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B76DA8" w:rsidRPr="00457D7E" w:rsidRDefault="00B76DA8">
      <w:pPr>
        <w:pStyle w:val="CommentText"/>
        <w:rPr>
          <w:lang w:val="en-GB"/>
        </w:rPr>
      </w:pPr>
    </w:p>
    <w:p w14:paraId="3F9AF4D5" w14:textId="506AAFAA" w:rsidR="00B76DA8" w:rsidRPr="00457D7E" w:rsidRDefault="00B76DA8">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B76DA8" w:rsidRPr="00457D7E" w:rsidRDefault="00B76DA8">
      <w:pPr>
        <w:pStyle w:val="CommentText"/>
        <w:rPr>
          <w:lang w:val="en-GB"/>
        </w:rPr>
      </w:pPr>
    </w:p>
    <w:p w14:paraId="09190D46" w14:textId="0DD35202" w:rsidR="00B76DA8" w:rsidRPr="00457D7E" w:rsidRDefault="00B76DA8">
      <w:pPr>
        <w:pStyle w:val="CommentText"/>
        <w:rPr>
          <w:lang w:val="en-GB"/>
        </w:rPr>
      </w:pPr>
      <w:r w:rsidRPr="00457D7E">
        <w:rPr>
          <w:lang w:val="en-GB"/>
        </w:rPr>
        <w:t>Since we only use this metric for a few species now (only growth and consumption), we can probably afford to refine it.</w:t>
      </w:r>
    </w:p>
  </w:comment>
  <w:comment w:id="1110" w:author="Max Lindmark" w:date="2020-02-06T10:42:00Z" w:initials="ML">
    <w:p w14:paraId="2E7A1F17" w14:textId="00618321" w:rsidR="00B76DA8" w:rsidRPr="00457D7E" w:rsidRDefault="00B76DA8">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115" w:author="Max Lindmark" w:date="2020-01-31T19:19:00Z" w:initials="ML">
    <w:p w14:paraId="5FA02F3D" w14:textId="7C54B478" w:rsidR="00B76DA8" w:rsidRPr="00457D7E" w:rsidRDefault="00B76DA8">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143" w:author="Max Lindmark" w:date="2020-05-08T14:19:00Z" w:initials="ML">
    <w:p w14:paraId="1CF08053" w14:textId="5E830002" w:rsidR="00B76DA8" w:rsidRPr="00D17808" w:rsidRDefault="00B76DA8">
      <w:pPr>
        <w:pStyle w:val="CommentText"/>
        <w:rPr>
          <w:lang w:val="en-US"/>
        </w:rPr>
      </w:pPr>
    </w:p>
  </w:comment>
  <w:comment w:id="1148" w:author="Max Lindmark" w:date="2020-02-06T10:46:00Z" w:initials="ML">
    <w:p w14:paraId="24D3DCE9" w14:textId="4844CFD2" w:rsidR="00B76DA8" w:rsidRPr="00457D7E" w:rsidRDefault="00B76DA8">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149" w:author="Max Lindmark" w:date="2020-02-06T10:46:00Z" w:initials="ML">
    <w:p w14:paraId="12E58D26" w14:textId="50EEB09E" w:rsidR="00B76DA8" w:rsidRPr="00457D7E" w:rsidRDefault="00B76DA8">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150" w:author="Max Lindmark" w:date="2020-05-08T15:53:00Z" w:initials="ML">
    <w:p w14:paraId="0A60FFDE" w14:textId="3BE13A42" w:rsidR="00CE5ADB" w:rsidRPr="00CE5ADB" w:rsidRDefault="00CE5ADB">
      <w:pPr>
        <w:pStyle w:val="CommentText"/>
        <w:rPr>
          <w:lang w:val="en-US"/>
        </w:rPr>
      </w:pPr>
      <w:r w:rsidRPr="00986168">
        <w:rPr>
          <w:rStyle w:val="CommentReference"/>
          <w:highlight w:val="yellow"/>
        </w:rPr>
        <w:annotationRef/>
      </w:r>
      <w:r w:rsidR="00986168" w:rsidRPr="00986168">
        <w:rPr>
          <w:highlight w:val="yellow"/>
          <w:lang w:val="en-US"/>
        </w:rPr>
        <w:t>I wonder how to make it easier, because only one side is logged</w:t>
      </w:r>
    </w:p>
  </w:comment>
  <w:comment w:id="1199" w:author="Max Lindmark" w:date="2020-04-22T11:45:00Z" w:initials="ML">
    <w:p w14:paraId="5E5E5900" w14:textId="61C47D8F" w:rsidR="0037187E" w:rsidRDefault="0037187E" w:rsidP="0037187E">
      <w:pPr>
        <w:pStyle w:val="CommentText"/>
        <w:numPr>
          <w:ilvl w:val="0"/>
          <w:numId w:val="41"/>
        </w:numPr>
        <w:rPr>
          <w:highlight w:val="yellow"/>
          <w:lang w:val="en-US"/>
        </w:rPr>
      </w:pPr>
      <w:r>
        <w:rPr>
          <w:highlight w:val="yellow"/>
          <w:lang w:val="en-US"/>
        </w:rPr>
        <w:t xml:space="preserve"> All values have been updated and these are reproducible (I set </w:t>
      </w:r>
      <w:r w:rsidR="00EA7701">
        <w:rPr>
          <w:highlight w:val="yellow"/>
          <w:lang w:val="en-US"/>
        </w:rPr>
        <w:t>a</w:t>
      </w:r>
      <w:r>
        <w:rPr>
          <w:highlight w:val="yellow"/>
          <w:lang w:val="en-US"/>
        </w:rPr>
        <w:t xml:space="preserve"> seed)</w:t>
      </w:r>
    </w:p>
    <w:p w14:paraId="51FFC28A" w14:textId="77777777" w:rsidR="0037187E" w:rsidRDefault="0037187E" w:rsidP="00D764E3">
      <w:pPr>
        <w:pStyle w:val="CommentText"/>
        <w:rPr>
          <w:highlight w:val="yellow"/>
          <w:lang w:val="en-US"/>
        </w:rPr>
      </w:pPr>
    </w:p>
    <w:p w14:paraId="4BC6E64A" w14:textId="608EB90F" w:rsidR="00B76DA8" w:rsidRPr="004B7C3C" w:rsidRDefault="00B76DA8" w:rsidP="00D764E3">
      <w:pPr>
        <w:pStyle w:val="CommentText"/>
        <w:rPr>
          <w:highlight w:val="yellow"/>
          <w:lang w:val="en-US"/>
        </w:rPr>
      </w:pPr>
      <w:r w:rsidRPr="004B7C3C">
        <w:rPr>
          <w:rStyle w:val="CommentReference"/>
          <w:highlight w:val="yellow"/>
        </w:rPr>
        <w:annotationRef/>
      </w:r>
      <w:r w:rsidRPr="004B7C3C">
        <w:rPr>
          <w:highlight w:val="yellow"/>
          <w:lang w:val="en-US"/>
        </w:rPr>
        <w:t>I changed some things here to make the non-interaction models more consistent with the interaction models. See yellow highlight.</w:t>
      </w:r>
    </w:p>
    <w:p w14:paraId="287D7FDD" w14:textId="77777777" w:rsidR="00B76DA8" w:rsidRPr="004B7C3C" w:rsidRDefault="00B76DA8" w:rsidP="00D764E3">
      <w:pPr>
        <w:pStyle w:val="CommentText"/>
        <w:rPr>
          <w:highlight w:val="yellow"/>
          <w:lang w:val="en-US"/>
        </w:rPr>
      </w:pPr>
    </w:p>
    <w:p w14:paraId="6B28442A" w14:textId="3F72172A" w:rsidR="00B76DA8" w:rsidRPr="004B7C3C" w:rsidRDefault="00B76DA8" w:rsidP="00DE330B">
      <w:pPr>
        <w:pStyle w:val="CommentText"/>
        <w:rPr>
          <w:highlight w:val="yellow"/>
          <w:lang w:val="en-US"/>
        </w:rPr>
      </w:pPr>
      <w:r w:rsidRPr="004B7C3C">
        <w:rPr>
          <w:rStyle w:val="CommentReference"/>
          <w:highlight w:val="yellow"/>
        </w:rPr>
        <w:annotationRef/>
      </w:r>
      <w:r w:rsidRPr="004B7C3C">
        <w:rPr>
          <w:highlight w:val="yellow"/>
          <w:lang w:val="en-US"/>
        </w:rPr>
        <w:t>Maybe it’s just easiest if you compare these three models with an earlier version, but here is the difference:</w:t>
      </w:r>
    </w:p>
    <w:p w14:paraId="16EF783B" w14:textId="77777777" w:rsidR="00B76DA8" w:rsidRPr="004B7C3C" w:rsidRDefault="00B76DA8" w:rsidP="00DE330B">
      <w:pPr>
        <w:pStyle w:val="CommentText"/>
        <w:rPr>
          <w:highlight w:val="yellow"/>
          <w:lang w:val="en-US"/>
        </w:rPr>
      </w:pPr>
    </w:p>
    <w:p w14:paraId="228326E7" w14:textId="77777777" w:rsidR="00B76DA8" w:rsidRPr="004B7C3C" w:rsidRDefault="00B76DA8" w:rsidP="00D764E3">
      <w:pPr>
        <w:pStyle w:val="CommentText"/>
        <w:rPr>
          <w:highlight w:val="yellow"/>
          <w:lang w:val="en-US"/>
        </w:rPr>
      </w:pPr>
      <w:r w:rsidRPr="004B7C3C">
        <w:rPr>
          <w:highlight w:val="yellow"/>
          <w:lang w:val="en-US"/>
        </w:rPr>
        <w:t xml:space="preserve">Models M7 and M8 (now M6a and M6b): previously I had only Beta1 and Beta2 random… but doesn’t really make sense to me to only have those terms random without the intercept. What do you think? I’ve now changed so that it better matches the models without the interaction. Also, this means better consistency with the models in the set ups with interaction. </w:t>
      </w:r>
    </w:p>
    <w:p w14:paraId="0D845CD1" w14:textId="77777777" w:rsidR="00B76DA8" w:rsidRPr="004B7C3C" w:rsidRDefault="00B76DA8" w:rsidP="00D764E3">
      <w:pPr>
        <w:pStyle w:val="CommentText"/>
        <w:rPr>
          <w:highlight w:val="yellow"/>
          <w:lang w:val="en-US"/>
        </w:rPr>
      </w:pPr>
    </w:p>
    <w:p w14:paraId="00135990" w14:textId="35BE6BC7" w:rsidR="00B76DA8" w:rsidRPr="00D764E3" w:rsidRDefault="00B76DA8">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200" w:author="Max Lindmark" w:date="2020-05-07T16:06:00Z" w:initials="ML">
    <w:p w14:paraId="2DED304F" w14:textId="5B64B699" w:rsidR="00B76DA8" w:rsidRPr="004B7C3C" w:rsidRDefault="00B76DA8">
      <w:pPr>
        <w:pStyle w:val="CommentText"/>
        <w:rPr>
          <w:lang w:val="en-US"/>
        </w:rPr>
      </w:pPr>
      <w:r w:rsidRPr="00804369">
        <w:rPr>
          <w:rStyle w:val="CommentReference"/>
          <w:highlight w:val="yellow"/>
        </w:rPr>
        <w:annotationRef/>
      </w:r>
      <w:r w:rsidR="004B7C3C" w:rsidRPr="00804369">
        <w:rPr>
          <w:rStyle w:val="CommentReference"/>
          <w:highlight w:val="yellow"/>
          <w:lang w:val="en-US"/>
        </w:rPr>
        <w:t>Also note that this table is only for the log-linear models (</w:t>
      </w:r>
      <w:proofErr w:type="spellStart"/>
      <w:r w:rsidR="004B7C3C" w:rsidRPr="00804369">
        <w:rPr>
          <w:rStyle w:val="CommentReference"/>
          <w:highlight w:val="yellow"/>
          <w:lang w:val="en-US"/>
        </w:rPr>
        <w:t>becasue</w:t>
      </w:r>
      <w:proofErr w:type="spellEnd"/>
      <w:r w:rsidR="004B7C3C" w:rsidRPr="00804369">
        <w:rPr>
          <w:rStyle w:val="CommentReference"/>
          <w:highlight w:val="yellow"/>
          <w:lang w:val="en-US"/>
        </w:rPr>
        <w:t xml:space="preserve"> there are many combinations). The </w:t>
      </w:r>
      <w:proofErr w:type="spellStart"/>
      <w:r w:rsidR="004B7C3C" w:rsidRPr="00804369">
        <w:rPr>
          <w:rStyle w:val="CommentReference"/>
          <w:highlight w:val="yellow"/>
          <w:lang w:val="en-US"/>
        </w:rPr>
        <w:t>T_opt</w:t>
      </w:r>
      <w:proofErr w:type="spellEnd"/>
      <w:r w:rsidR="004B7C3C" w:rsidRPr="00804369">
        <w:rPr>
          <w:rStyle w:val="CommentReference"/>
          <w:highlight w:val="yellow"/>
          <w:lang w:val="en-US"/>
        </w:rPr>
        <w:t xml:space="preserve"> and the polynomial models only have two </w:t>
      </w:r>
      <w:proofErr w:type="gramStart"/>
      <w:r w:rsidR="004B7C3C" w:rsidRPr="00804369">
        <w:rPr>
          <w:rStyle w:val="CommentReference"/>
          <w:highlight w:val="yellow"/>
          <w:lang w:val="en-US"/>
        </w:rPr>
        <w:t>each</w:t>
      </w:r>
      <w:proofErr w:type="gramEnd"/>
      <w:r w:rsidR="004B7C3C" w:rsidRPr="00804369">
        <w:rPr>
          <w:rStyle w:val="CommentReference"/>
          <w:highlight w:val="yellow"/>
          <w:lang w:val="en-US"/>
        </w:rPr>
        <w:t xml:space="preserve"> so I just put that info in the text.</w:t>
      </w:r>
    </w:p>
  </w:comment>
  <w:comment w:id="1271" w:author="Max Lindmark" w:date="2020-05-08T16:24:00Z" w:initials="ML">
    <w:p w14:paraId="364F521C" w14:textId="09525F76" w:rsidR="00F150C7" w:rsidRPr="009667BA" w:rsidRDefault="00F150C7">
      <w:pPr>
        <w:pStyle w:val="CommentText"/>
        <w:rPr>
          <w:lang w:val="en-US"/>
        </w:rPr>
      </w:pPr>
      <w:r w:rsidRPr="009B415A">
        <w:rPr>
          <w:rStyle w:val="CommentReference"/>
          <w:highlight w:val="yellow"/>
        </w:rPr>
        <w:annotationRef/>
      </w:r>
      <w:r w:rsidRPr="009B415A">
        <w:rPr>
          <w:highlight w:val="yellow"/>
          <w:lang w:val="en-US"/>
        </w:rPr>
        <w:t>It’s quite</w:t>
      </w:r>
      <w:r w:rsidR="009667BA" w:rsidRPr="009B415A">
        <w:rPr>
          <w:highlight w:val="yellow"/>
          <w:lang w:val="en-US"/>
        </w:rPr>
        <w:t xml:space="preserve"> striking that for a given mass in e.g. panel A, the metabolic rate can differ 50-fold between species.</w:t>
      </w:r>
    </w:p>
  </w:comment>
  <w:comment w:id="1311" w:author="Max Lindmark" w:date="2020-04-24T10:07:00Z" w:initials="ML">
    <w:p w14:paraId="3B501444" w14:textId="77777777" w:rsidR="00B76DA8" w:rsidRPr="008B4708" w:rsidRDefault="00B76DA8">
      <w:pPr>
        <w:pStyle w:val="CommentText"/>
        <w:rPr>
          <w:rStyle w:val="CommentReference"/>
          <w:highlight w:val="yellow"/>
          <w:lang w:val="en-US"/>
        </w:rPr>
      </w:pPr>
      <w:r w:rsidRPr="008B4708">
        <w:rPr>
          <w:rStyle w:val="CommentReference"/>
          <w:highlight w:val="yellow"/>
        </w:rPr>
        <w:annotationRef/>
      </w:r>
      <w:r w:rsidR="00745FDF" w:rsidRPr="008B4708">
        <w:rPr>
          <w:rStyle w:val="CommentReference"/>
          <w:highlight w:val="yellow"/>
          <w:lang w:val="en-US"/>
        </w:rPr>
        <w:t xml:space="preserve">Should we be more careful with the terms? </w:t>
      </w:r>
      <w:proofErr w:type="spellStart"/>
      <w:r w:rsidR="00745FDF" w:rsidRPr="008B4708">
        <w:rPr>
          <w:rStyle w:val="CommentReference"/>
          <w:highlight w:val="yellow"/>
          <w:lang w:val="en-US"/>
        </w:rPr>
        <w:t>Techincially</w:t>
      </w:r>
      <w:proofErr w:type="spellEnd"/>
      <w:r w:rsidR="00745FDF" w:rsidRPr="008B4708">
        <w:rPr>
          <w:rStyle w:val="CommentReference"/>
          <w:highlight w:val="yellow"/>
          <w:lang w:val="en-US"/>
        </w:rPr>
        <w:t xml:space="preserve"> this is only the mass exponent on the linear scale, not the log scale, then it’s just a coefficient.</w:t>
      </w:r>
    </w:p>
    <w:p w14:paraId="771684E7" w14:textId="77777777" w:rsidR="00745FDF" w:rsidRPr="008B4708" w:rsidRDefault="00745FDF">
      <w:pPr>
        <w:pStyle w:val="CommentText"/>
        <w:rPr>
          <w:rStyle w:val="CommentReference"/>
          <w:highlight w:val="yellow"/>
          <w:lang w:val="en-US"/>
        </w:rPr>
      </w:pPr>
    </w:p>
    <w:p w14:paraId="4BE8DA61" w14:textId="083FF9A3" w:rsidR="00745FDF" w:rsidRPr="00745FDF" w:rsidRDefault="00745FDF">
      <w:pPr>
        <w:pStyle w:val="CommentText"/>
        <w:rPr>
          <w:lang w:val="en-US"/>
        </w:rPr>
      </w:pPr>
      <w:r w:rsidRPr="008B4708">
        <w:rPr>
          <w:rStyle w:val="CommentReference"/>
          <w:highlight w:val="yellow"/>
          <w:lang w:val="en-US"/>
        </w:rPr>
        <w:t xml:space="preserve">Same with activation energy. I think it’s nice to show the activation energy, as here, but </w:t>
      </w:r>
      <w:r w:rsidR="00050F04" w:rsidRPr="008B4708">
        <w:rPr>
          <w:rStyle w:val="CommentReference"/>
          <w:highlight w:val="yellow"/>
          <w:lang w:val="en-US"/>
        </w:rPr>
        <w:t>sometimes it’s easier to talk about the temperature-coefficient.</w:t>
      </w:r>
    </w:p>
  </w:comment>
  <w:comment w:id="1312" w:author="Max Lindmark" w:date="2020-04-24T10:34:00Z" w:initials="ML">
    <w:p w14:paraId="7070164E" w14:textId="0BF6147D" w:rsidR="00B76DA8" w:rsidRPr="008B4708" w:rsidRDefault="00B76DA8">
      <w:pPr>
        <w:pStyle w:val="CommentText"/>
        <w:rPr>
          <w:lang w:val="en-US"/>
        </w:rPr>
      </w:pPr>
      <w:r w:rsidRPr="009B4159">
        <w:rPr>
          <w:rStyle w:val="CommentReference"/>
          <w:highlight w:val="yellow"/>
        </w:rPr>
        <w:annotationRef/>
      </w:r>
      <w:r w:rsidR="008B4708" w:rsidRPr="009B4159">
        <w:rPr>
          <w:rStyle w:val="CommentReference"/>
          <w:highlight w:val="yellow"/>
          <w:lang w:val="en-US"/>
        </w:rPr>
        <w:t xml:space="preserve">Note I changed the layout a little bit. This still allows for comparison of the vertical shaded bars (comparing the mean predictions for the </w:t>
      </w:r>
      <w:r w:rsidR="00DF12C2" w:rsidRPr="009B4159">
        <w:rPr>
          <w:rStyle w:val="CommentReference"/>
          <w:highlight w:val="yellow"/>
          <w:lang w:val="en-US"/>
        </w:rPr>
        <w:t>parameter</w:t>
      </w:r>
      <w:r w:rsidR="008B4708" w:rsidRPr="009B4159">
        <w:rPr>
          <w:rStyle w:val="CommentReference"/>
          <w:highlight w:val="yellow"/>
          <w:lang w:val="en-US"/>
        </w:rPr>
        <w:t xml:space="preserve">). I just like this </w:t>
      </w:r>
      <w:proofErr w:type="gramStart"/>
      <w:r w:rsidR="008B4708" w:rsidRPr="009B4159">
        <w:rPr>
          <w:rStyle w:val="CommentReference"/>
          <w:highlight w:val="yellow"/>
          <w:lang w:val="en-US"/>
        </w:rPr>
        <w:t>better, and</w:t>
      </w:r>
      <w:proofErr w:type="gramEnd"/>
      <w:r w:rsidR="008B4708" w:rsidRPr="009B4159">
        <w:rPr>
          <w:rStyle w:val="CommentReference"/>
          <w:highlight w:val="yellow"/>
          <w:lang w:val="en-US"/>
        </w:rPr>
        <w:t xml:space="preserve"> didn’t think there was much merit </w:t>
      </w:r>
      <w:r w:rsidR="00976F31" w:rsidRPr="009B4159">
        <w:rPr>
          <w:rStyle w:val="CommentReference"/>
          <w:highlight w:val="yellow"/>
          <w:lang w:val="en-US"/>
        </w:rPr>
        <w:t>putting them all in the same plot</w:t>
      </w:r>
      <w:r w:rsidR="002D3200" w:rsidRPr="009B4159">
        <w:rPr>
          <w:rStyle w:val="CommentReference"/>
          <w:highlight w:val="yellow"/>
          <w:lang w:val="en-US"/>
        </w:rPr>
        <w:t xml:space="preserve"> and there are many species that are not represented in both data sets.</w:t>
      </w:r>
    </w:p>
  </w:comment>
  <w:comment w:id="1324" w:author="Jan Ohlberger" w:date="2020-01-21T15:43:00Z" w:initials="Ca">
    <w:p w14:paraId="0E3500F0" w14:textId="77777777" w:rsidR="0072480A" w:rsidRPr="002D70E2" w:rsidRDefault="0072480A" w:rsidP="0072480A">
      <w:pPr>
        <w:pStyle w:val="CommentText"/>
        <w:rPr>
          <w:lang w:val="en-GB"/>
        </w:rPr>
      </w:pPr>
      <w:r>
        <w:rPr>
          <w:rStyle w:val="CommentReference"/>
        </w:rPr>
        <w:annotationRef/>
      </w:r>
      <w:r w:rsidRPr="002D70E2">
        <w:rPr>
          <w:lang w:val="en-GB"/>
        </w:rPr>
        <w:t xml:space="preserve">Maybe better? </w:t>
      </w:r>
    </w:p>
  </w:comment>
  <w:comment w:id="1325" w:author="Max Lindmark" w:date="2020-01-28T15:58:00Z" w:initials="ML">
    <w:p w14:paraId="2271A92B" w14:textId="77777777" w:rsidR="0072480A" w:rsidRPr="00457D7E" w:rsidRDefault="0072480A" w:rsidP="0072480A">
      <w:pPr>
        <w:pStyle w:val="CommentText"/>
        <w:rPr>
          <w:lang w:val="en-GB"/>
        </w:rPr>
      </w:pPr>
      <w:r>
        <w:rPr>
          <w:rStyle w:val="CommentReference"/>
        </w:rPr>
        <w:annotationRef/>
      </w:r>
      <w:r w:rsidRPr="00457D7E">
        <w:rPr>
          <w:lang w:val="en-GB"/>
        </w:rPr>
        <w:t>Or average?</w:t>
      </w:r>
    </w:p>
  </w:comment>
  <w:comment w:id="1326" w:author="Anna Gårdmark" w:date="2020-02-03T15:34:00Z" w:initials="AG">
    <w:p w14:paraId="7D739003" w14:textId="77777777" w:rsidR="0072480A" w:rsidRPr="00404F83" w:rsidRDefault="0072480A" w:rsidP="0072480A">
      <w:pPr>
        <w:pStyle w:val="CommentText"/>
        <w:rPr>
          <w:lang w:val="en-GB"/>
        </w:rPr>
      </w:pPr>
      <w:r>
        <w:rPr>
          <w:rStyle w:val="CommentReference"/>
        </w:rPr>
        <w:annotationRef/>
      </w:r>
      <w:r w:rsidRPr="00404F83">
        <w:rPr>
          <w:lang w:val="en-GB"/>
        </w:rPr>
        <w:t>average is better, I think</w:t>
      </w:r>
    </w:p>
  </w:comment>
  <w:comment w:id="1327" w:author="Max Lindmark" w:date="2020-02-06T11:11:00Z" w:initials="ML">
    <w:p w14:paraId="5568C889" w14:textId="77777777" w:rsidR="0072480A" w:rsidRPr="00457D7E" w:rsidRDefault="0072480A"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72480A" w:rsidRPr="00457D7E" w:rsidRDefault="0072480A" w:rsidP="0072480A">
      <w:pPr>
        <w:pStyle w:val="CommentText"/>
        <w:rPr>
          <w:b/>
          <w:bCs/>
          <w:lang w:val="en-GB"/>
        </w:rPr>
      </w:pPr>
    </w:p>
    <w:p w14:paraId="107D15FB" w14:textId="77777777" w:rsidR="0072480A" w:rsidRPr="00457D7E" w:rsidRDefault="0072480A" w:rsidP="0072480A">
      <w:pPr>
        <w:pStyle w:val="CommentText"/>
        <w:rPr>
          <w:b/>
          <w:bCs/>
          <w:lang w:val="en-GB"/>
        </w:rPr>
      </w:pPr>
      <w:r w:rsidRPr="00457D7E">
        <w:rPr>
          <w:b/>
          <w:bCs/>
          <w:lang w:val="en-GB"/>
        </w:rPr>
        <w:t>Most importantly, we should make sure to be consistent…</w:t>
      </w:r>
    </w:p>
    <w:p w14:paraId="29C0FC27" w14:textId="77777777" w:rsidR="0072480A" w:rsidRPr="00457D7E" w:rsidRDefault="0072480A" w:rsidP="0072480A">
      <w:pPr>
        <w:pStyle w:val="CommentText"/>
        <w:rPr>
          <w:b/>
          <w:bCs/>
          <w:lang w:val="en-GB"/>
        </w:rPr>
      </w:pPr>
    </w:p>
  </w:comment>
  <w:comment w:id="1328" w:author="Max Lindmark" w:date="2020-02-06T11:11:00Z" w:initials="ML">
    <w:p w14:paraId="6B961FF5" w14:textId="77777777" w:rsidR="0072480A" w:rsidRPr="00457D7E" w:rsidRDefault="0072480A"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72480A" w:rsidRPr="00457D7E" w:rsidRDefault="0072480A" w:rsidP="0072480A">
      <w:pPr>
        <w:pStyle w:val="CommentText"/>
        <w:rPr>
          <w:lang w:val="en-GB"/>
        </w:rPr>
      </w:pPr>
    </w:p>
    <w:p w14:paraId="4BC4D85D" w14:textId="77777777" w:rsidR="0072480A" w:rsidRPr="00457D7E" w:rsidRDefault="0072480A" w:rsidP="0072480A">
      <w:pPr>
        <w:pStyle w:val="CommentText"/>
        <w:rPr>
          <w:lang w:val="en-GB"/>
        </w:rPr>
      </w:pPr>
      <w:r w:rsidRPr="00457D7E">
        <w:rPr>
          <w:lang w:val="en-GB"/>
        </w:rPr>
        <w:t>I agree that average isn’t perfect either, because the species doesn’t have to be average for us to make a qualified guess!</w:t>
      </w:r>
    </w:p>
  </w:comment>
  <w:comment w:id="1329" w:author="Anna Gårdmark" w:date="2020-02-07T07:48:00Z" w:initials="AG">
    <w:p w14:paraId="59AD4046" w14:textId="77777777" w:rsidR="0072480A" w:rsidRPr="0098521B" w:rsidRDefault="0072480A"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330" w:author="Max Lindmark" w:date="2020-04-24T10:08:00Z" w:initials="ML">
    <w:p w14:paraId="6687AB1F" w14:textId="77777777" w:rsidR="0072480A" w:rsidRPr="002460B7" w:rsidRDefault="0072480A" w:rsidP="0072480A">
      <w:pPr>
        <w:pStyle w:val="CommentText"/>
        <w:rPr>
          <w:lang w:val="en-US"/>
        </w:rPr>
      </w:pPr>
      <w:r w:rsidRPr="00CC6A5E">
        <w:rPr>
          <w:rStyle w:val="CommentReference"/>
          <w:highlight w:val="yellow"/>
        </w:rPr>
        <w:annotationRef/>
      </w:r>
      <w:r w:rsidRPr="00CC6A5E">
        <w:rPr>
          <w:highlight w:val="yellow"/>
          <w:lang w:val="en-US"/>
        </w:rPr>
        <w:t>how about unmeasured?</w:t>
      </w:r>
    </w:p>
  </w:comment>
  <w:comment w:id="1357" w:author="Jan Ohlberger" w:date="2020-01-21T15:43:00Z" w:initials="Ca">
    <w:p w14:paraId="1A238F9A" w14:textId="09E0F2FF" w:rsidR="00B76DA8" w:rsidRPr="002D70E2" w:rsidRDefault="00B76DA8">
      <w:pPr>
        <w:pStyle w:val="CommentText"/>
        <w:rPr>
          <w:lang w:val="en-GB"/>
        </w:rPr>
      </w:pPr>
      <w:r>
        <w:rPr>
          <w:rStyle w:val="CommentReference"/>
        </w:rPr>
        <w:annotationRef/>
      </w:r>
      <w:r w:rsidRPr="002D70E2">
        <w:rPr>
          <w:lang w:val="en-GB"/>
        </w:rPr>
        <w:t xml:space="preserve">Maybe better? </w:t>
      </w:r>
    </w:p>
  </w:comment>
  <w:comment w:id="1358" w:author="Max Lindmark" w:date="2020-01-28T15:58:00Z" w:initials="ML">
    <w:p w14:paraId="50BCCDCC" w14:textId="2E84632D" w:rsidR="00B76DA8" w:rsidRPr="00457D7E" w:rsidRDefault="00B76DA8">
      <w:pPr>
        <w:pStyle w:val="CommentText"/>
        <w:rPr>
          <w:lang w:val="en-GB"/>
        </w:rPr>
      </w:pPr>
      <w:r>
        <w:rPr>
          <w:rStyle w:val="CommentReference"/>
        </w:rPr>
        <w:annotationRef/>
      </w:r>
      <w:r w:rsidRPr="00457D7E">
        <w:rPr>
          <w:lang w:val="en-GB"/>
        </w:rPr>
        <w:t>Or average?</w:t>
      </w:r>
    </w:p>
  </w:comment>
  <w:comment w:id="1359" w:author="Anna Gårdmark" w:date="2020-02-03T15:34:00Z" w:initials="AG">
    <w:p w14:paraId="5DD4C2DF" w14:textId="5A828D45" w:rsidR="00B76DA8" w:rsidRPr="00404F83" w:rsidRDefault="00B76DA8">
      <w:pPr>
        <w:pStyle w:val="CommentText"/>
        <w:rPr>
          <w:lang w:val="en-GB"/>
        </w:rPr>
      </w:pPr>
      <w:r>
        <w:rPr>
          <w:rStyle w:val="CommentReference"/>
        </w:rPr>
        <w:annotationRef/>
      </w:r>
      <w:r w:rsidRPr="00404F83">
        <w:rPr>
          <w:lang w:val="en-GB"/>
        </w:rPr>
        <w:t>average is better, I think</w:t>
      </w:r>
    </w:p>
  </w:comment>
  <w:comment w:id="1360" w:author="Max Lindmark" w:date="2020-02-06T11:11:00Z" w:initials="ML">
    <w:p w14:paraId="70D4CCDD" w14:textId="77777777" w:rsidR="00B76DA8" w:rsidRPr="00457D7E" w:rsidRDefault="00B76DA8"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B76DA8" w:rsidRPr="00457D7E" w:rsidRDefault="00B76DA8" w:rsidP="00AE4AF5">
      <w:pPr>
        <w:pStyle w:val="CommentText"/>
        <w:rPr>
          <w:b/>
          <w:bCs/>
          <w:lang w:val="en-GB"/>
        </w:rPr>
      </w:pPr>
    </w:p>
    <w:p w14:paraId="396C1A80" w14:textId="77777777" w:rsidR="00B76DA8" w:rsidRPr="00457D7E" w:rsidRDefault="00B76DA8" w:rsidP="00AE4AF5">
      <w:pPr>
        <w:pStyle w:val="CommentText"/>
        <w:rPr>
          <w:b/>
          <w:bCs/>
          <w:lang w:val="en-GB"/>
        </w:rPr>
      </w:pPr>
      <w:r w:rsidRPr="00457D7E">
        <w:rPr>
          <w:b/>
          <w:bCs/>
          <w:lang w:val="en-GB"/>
        </w:rPr>
        <w:t>Most importantly, we should make sure to be consistent…</w:t>
      </w:r>
    </w:p>
    <w:p w14:paraId="5112A399" w14:textId="034185F5" w:rsidR="00B76DA8" w:rsidRPr="00457D7E" w:rsidRDefault="00B76DA8">
      <w:pPr>
        <w:pStyle w:val="CommentText"/>
        <w:rPr>
          <w:b/>
          <w:bCs/>
          <w:lang w:val="en-GB"/>
        </w:rPr>
      </w:pPr>
    </w:p>
  </w:comment>
  <w:comment w:id="1361" w:author="Max Lindmark" w:date="2020-02-06T11:11:00Z" w:initials="ML">
    <w:p w14:paraId="2D701D9D" w14:textId="77777777" w:rsidR="00B76DA8" w:rsidRPr="00457D7E" w:rsidRDefault="00B76DA8">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B76DA8" w:rsidRPr="00457D7E" w:rsidRDefault="00B76DA8">
      <w:pPr>
        <w:pStyle w:val="CommentText"/>
        <w:rPr>
          <w:lang w:val="en-GB"/>
        </w:rPr>
      </w:pPr>
    </w:p>
    <w:p w14:paraId="76F23DB8" w14:textId="267E38A7" w:rsidR="00B76DA8" w:rsidRPr="00457D7E" w:rsidRDefault="00B76DA8">
      <w:pPr>
        <w:pStyle w:val="CommentText"/>
        <w:rPr>
          <w:lang w:val="en-GB"/>
        </w:rPr>
      </w:pPr>
      <w:r w:rsidRPr="00457D7E">
        <w:rPr>
          <w:lang w:val="en-GB"/>
        </w:rPr>
        <w:t>I agree that average isn’t perfect either, because the species doesn’t have to be average for us to make a qualified guess!</w:t>
      </w:r>
    </w:p>
  </w:comment>
  <w:comment w:id="1362" w:author="Anna Gårdmark" w:date="2020-02-07T07:48:00Z" w:initials="AG">
    <w:p w14:paraId="4A3ACB85" w14:textId="54318309" w:rsidR="00B76DA8" w:rsidRPr="0098521B" w:rsidRDefault="00B76DA8">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363" w:author="Max Lindmark" w:date="2020-04-24T10:08:00Z" w:initials="ML">
    <w:p w14:paraId="24050E56" w14:textId="4946F477" w:rsidR="00B76DA8" w:rsidRPr="002460B7" w:rsidRDefault="00B76DA8">
      <w:pPr>
        <w:pStyle w:val="CommentText"/>
        <w:rPr>
          <w:lang w:val="en-US"/>
        </w:rPr>
      </w:pPr>
      <w:r w:rsidRPr="00CC6A5E">
        <w:rPr>
          <w:rStyle w:val="CommentReference"/>
          <w:highlight w:val="yellow"/>
        </w:rPr>
        <w:annotationRef/>
      </w:r>
      <w:r w:rsidRPr="00CC6A5E">
        <w:rPr>
          <w:highlight w:val="yellow"/>
          <w:lang w:val="en-US"/>
        </w:rPr>
        <w:t>how about unmeasured?</w:t>
      </w:r>
    </w:p>
  </w:comment>
  <w:comment w:id="1397" w:author="Max Lindmark" w:date="2020-01-31T16:35:00Z" w:initials="ML">
    <w:p w14:paraId="166CC7DC" w14:textId="73237B43" w:rsidR="00B76DA8" w:rsidRPr="00457D7E" w:rsidRDefault="00B76DA8">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mean-centred data, I have to use different mean-centred values when I calculate these curves so that they represent the same body mass in unit g.</w:t>
      </w:r>
    </w:p>
  </w:comment>
  <w:comment w:id="1414" w:author="Max Lindmark" w:date="2020-01-31T11:40:00Z" w:initials="ML">
    <w:p w14:paraId="3FA41E8E" w14:textId="77777777" w:rsidR="00B76DA8" w:rsidRPr="00457D7E" w:rsidRDefault="00B76DA8">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B76DA8" w:rsidRPr="00457D7E" w:rsidRDefault="00B76DA8">
      <w:pPr>
        <w:pStyle w:val="CommentText"/>
        <w:rPr>
          <w:lang w:val="en-GB"/>
        </w:rPr>
      </w:pPr>
    </w:p>
    <w:p w14:paraId="00A045FC" w14:textId="77777777" w:rsidR="00B76DA8" w:rsidRPr="00457D7E" w:rsidRDefault="00B76DA8">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B76DA8" w:rsidRPr="00457D7E" w:rsidRDefault="00B76DA8">
      <w:pPr>
        <w:pStyle w:val="CommentText"/>
        <w:rPr>
          <w:lang w:val="en-GB"/>
        </w:rPr>
      </w:pPr>
    </w:p>
    <w:p w14:paraId="41133D76" w14:textId="77777777" w:rsidR="00B76DA8" w:rsidRPr="00457D7E" w:rsidRDefault="00B76DA8">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B76DA8" w:rsidRPr="00457D7E" w:rsidRDefault="00B76DA8">
      <w:pPr>
        <w:pStyle w:val="CommentText"/>
        <w:rPr>
          <w:lang w:val="en-GB"/>
        </w:rPr>
      </w:pPr>
    </w:p>
    <w:p w14:paraId="15D8F8B8" w14:textId="56B3EF2B" w:rsidR="00B76DA8" w:rsidRPr="00457D7E" w:rsidRDefault="00B76DA8">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455" w:author="Max Lindmark" w:date="2020-01-28T19:59:00Z" w:initials="ML">
    <w:p w14:paraId="5EE5D0B0" w14:textId="18144D67" w:rsidR="00B76DA8" w:rsidRPr="00457D7E" w:rsidRDefault="00B76DA8">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1456" w:author="Anna Gårdmark" w:date="2020-02-04T08:48:00Z" w:initials="AG">
    <w:p w14:paraId="2495A2F5" w14:textId="4AD93A43" w:rsidR="00B76DA8" w:rsidRPr="00BD7D6F" w:rsidRDefault="00B76DA8">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1457" w:author="Max Lindmark" w:date="2020-02-06T11:32:00Z" w:initials="ML">
    <w:p w14:paraId="758C28E2" w14:textId="1BA6FDF0" w:rsidR="00B76DA8" w:rsidRPr="00457D7E" w:rsidRDefault="00B76DA8">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1458" w:author="Anna Gårdmark" w:date="2020-02-07T08:09:00Z" w:initials="AG">
    <w:p w14:paraId="2AC900F7" w14:textId="0FBF6277" w:rsidR="00B76DA8" w:rsidRPr="00641ACD" w:rsidRDefault="00B76DA8">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1459" w:author="Max Lindmark" w:date="2020-02-08T17:31:00Z" w:initials="ML">
    <w:p w14:paraId="6B92B139" w14:textId="6D8EC9A7" w:rsidR="00B76DA8" w:rsidRPr="00C41DFC" w:rsidRDefault="00B76DA8">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1460" w:author="Anna Gårdmark" w:date="2020-02-04T08:56:00Z" w:initials="AG">
    <w:p w14:paraId="0D13AD99" w14:textId="278CD4EB" w:rsidR="00B76DA8" w:rsidRPr="002C5859" w:rsidRDefault="00B76DA8">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1461" w:author="Max Lindmark" w:date="2020-02-06T11:36:00Z" w:initials="ML">
    <w:p w14:paraId="6A2D3C14" w14:textId="77777777" w:rsidR="00B76DA8" w:rsidRPr="00457D7E" w:rsidRDefault="00B76DA8">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B76DA8" w:rsidRPr="00457D7E" w:rsidRDefault="00B76DA8">
      <w:pPr>
        <w:pStyle w:val="CommentText"/>
        <w:rPr>
          <w:lang w:val="en-GB"/>
        </w:rPr>
      </w:pPr>
    </w:p>
    <w:p w14:paraId="48DC857D" w14:textId="71B86F82" w:rsidR="00B76DA8" w:rsidRPr="00457D7E" w:rsidRDefault="00B76DA8">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B76DA8" w:rsidRPr="00457D7E" w:rsidRDefault="00B76DA8">
      <w:pPr>
        <w:pStyle w:val="CommentText"/>
        <w:rPr>
          <w:lang w:val="en-GB"/>
        </w:rPr>
      </w:pPr>
    </w:p>
    <w:p w14:paraId="776601BB" w14:textId="24F08D9F" w:rsidR="00B76DA8" w:rsidRPr="00457D7E" w:rsidRDefault="00B76DA8">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B76DA8" w:rsidRPr="00457D7E" w:rsidRDefault="00B76DA8">
      <w:pPr>
        <w:pStyle w:val="CommentText"/>
        <w:rPr>
          <w:lang w:val="en-GB"/>
        </w:rPr>
      </w:pPr>
    </w:p>
    <w:p w14:paraId="1147DE57" w14:textId="77777777" w:rsidR="00B76DA8" w:rsidRPr="00457D7E" w:rsidRDefault="00B76DA8">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B76DA8" w:rsidRPr="00457D7E" w:rsidRDefault="00B76DA8">
      <w:pPr>
        <w:pStyle w:val="CommentText"/>
        <w:rPr>
          <w:lang w:val="en-GB"/>
        </w:rPr>
      </w:pPr>
    </w:p>
    <w:p w14:paraId="4565C1F9" w14:textId="5BECAB48" w:rsidR="00B76DA8" w:rsidRPr="00457D7E" w:rsidRDefault="00B76DA8">
      <w:pPr>
        <w:pStyle w:val="CommentText"/>
        <w:rPr>
          <w:lang w:val="en-GB"/>
        </w:rPr>
      </w:pPr>
      <w:r w:rsidRPr="00457D7E">
        <w:rPr>
          <w:lang w:val="en-GB"/>
        </w:rPr>
        <w:t>Agree this needs to be made clearer. See the paragraph below!</w:t>
      </w:r>
    </w:p>
  </w:comment>
  <w:comment w:id="1462" w:author="Anna Gårdmark" w:date="2020-02-07T08:12:00Z" w:initials="AG">
    <w:p w14:paraId="3C081A25" w14:textId="60CFB3C9" w:rsidR="00B76DA8" w:rsidRPr="00603E09" w:rsidRDefault="00B76DA8">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1465" w:author="Max Lindmark" w:date="2020-05-06T16:37:00Z" w:initials="ML">
    <w:p w14:paraId="1F461758" w14:textId="77777777" w:rsidR="00B76DA8" w:rsidRDefault="00B76DA8" w:rsidP="00381A59">
      <w:pPr>
        <w:numPr>
          <w:ilvl w:val="1"/>
          <w:numId w:val="32"/>
        </w:numPr>
        <w:autoSpaceDE w:val="0"/>
        <w:autoSpaceDN w:val="0"/>
        <w:adjustRightInd w:val="0"/>
        <w:rPr>
          <w:rFonts w:ascii="AppleSystemUIFont" w:hAnsi="AppleSystemUIFont" w:cs="AppleSystemUIFont"/>
          <w:lang w:val="en-GB"/>
        </w:rPr>
      </w:pPr>
      <w:r>
        <w:rPr>
          <w:rStyle w:val="CommentReference"/>
        </w:rPr>
        <w:annotationRef/>
      </w:r>
      <w:r>
        <w:rPr>
          <w:rFonts w:ascii="AppleSystemUIFont" w:hAnsi="AppleSystemUIFont" w:cs="AppleSystemUIFont"/>
          <w:lang w:val="en-GB"/>
        </w:rPr>
        <w:t xml:space="preserve">In contrast, no shift in temperature optimum with increasing size was found in brown trout Salmo </w:t>
      </w:r>
      <w:proofErr w:type="spellStart"/>
      <w:r>
        <w:rPr>
          <w:rFonts w:ascii="AppleSystemUIFont" w:hAnsi="AppleSystemUIFont" w:cs="AppleSystemUIFont"/>
          <w:lang w:val="en-GB"/>
        </w:rPr>
        <w:t>trutta</w:t>
      </w:r>
      <w:proofErr w:type="spellEnd"/>
      <w:r>
        <w:rPr>
          <w:rFonts w:ascii="AppleSystemUIFont" w:hAnsi="AppleSystemUIFont" w:cs="AppleSystemUIFont"/>
          <w:lang w:val="en-GB"/>
        </w:rPr>
        <w:t xml:space="preserve"> L. (Elliott, 1975) nor in sockeye salmon Oncorhynchus </w:t>
      </w:r>
      <w:proofErr w:type="spellStart"/>
      <w:r>
        <w:rPr>
          <w:rFonts w:ascii="AppleSystemUIFont" w:hAnsi="AppleSystemUIFont" w:cs="AppleSystemUIFont"/>
          <w:lang w:val="en-GB"/>
        </w:rPr>
        <w:t>nerka</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Walbaum</w:t>
      </w:r>
      <w:proofErr w:type="spellEnd"/>
      <w:r>
        <w:rPr>
          <w:rFonts w:ascii="AppleSystemUIFont" w:hAnsi="AppleSystemUIFont" w:cs="AppleSystemUIFont"/>
          <w:lang w:val="en-GB"/>
        </w:rPr>
        <w:t>) (Brett et al., 1969).</w:t>
      </w:r>
    </w:p>
    <w:p w14:paraId="647D4BA4" w14:textId="5EFA548C" w:rsidR="00B76DA8" w:rsidRPr="00381A59" w:rsidRDefault="00B76DA8">
      <w:pPr>
        <w:pStyle w:val="CommentText"/>
        <w:rPr>
          <w:lang w:val="en-GB"/>
        </w:rPr>
      </w:pPr>
    </w:p>
  </w:comment>
  <w:comment w:id="1503" w:author="Max Lindmark" w:date="2020-02-06T13:04:00Z" w:initials="ML">
    <w:p w14:paraId="61204E3E" w14:textId="29123053" w:rsidR="00B76DA8" w:rsidRPr="00457D7E" w:rsidRDefault="00B76DA8"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B76DA8" w:rsidRPr="00457D7E" w:rsidRDefault="00B76DA8">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5357B589" w15:paraIdParent="46F7263B" w15:done="0"/>
  <w15:commentEx w15:paraId="4D2C6499" w15:done="0"/>
  <w15:commentEx w15:paraId="06F3ECF5" w15:done="0"/>
  <w15:commentEx w15:paraId="0409EA03"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11EA8E31" w15:done="0"/>
  <w15:commentEx w15:paraId="0CCA28B0" w15:done="0"/>
  <w15:commentEx w15:paraId="285743D9" w15:done="0"/>
  <w15:commentEx w15:paraId="338BA8E4" w15:paraIdParent="285743D9" w15:done="0"/>
  <w15:commentEx w15:paraId="6E478F5B" w15:done="0"/>
  <w15:commentEx w15:paraId="33FBA7DF" w15:done="0"/>
  <w15:commentEx w15:paraId="272A800B" w15:done="0"/>
  <w15:commentEx w15:paraId="18E4EB19"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647D4BA4"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5357B589" w16cid:durableId="225A7524"/>
  <w16cid:commentId w16cid:paraId="4D2C6499" w16cid:durableId="225A7633"/>
  <w16cid:commentId w16cid:paraId="06F3ECF5" w16cid:durableId="225A77E0"/>
  <w16cid:commentId w16cid:paraId="0409EA03" w16cid:durableId="225FEE0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11EA8E31" w16cid:durableId="225D1680"/>
  <w16cid:commentId w16cid:paraId="0CCA28B0" w16cid:durableId="21E665A5"/>
  <w16cid:commentId w16cid:paraId="285743D9" w16cid:durableId="225BF1CB"/>
  <w16cid:commentId w16cid:paraId="338BA8E4" w16cid:durableId="225FFA5F"/>
  <w16cid:commentId w16cid:paraId="6E478F5B" w16cid:durableId="225BF5DA"/>
  <w16cid:commentId w16cid:paraId="33FBA7DF" w16cid:durableId="225D48AF"/>
  <w16cid:commentId w16cid:paraId="272A800B" w16cid:durableId="225D4194"/>
  <w16cid:commentId w16cid:paraId="18E4EB19" w16cid:durableId="225D3BFD"/>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647D4BA4" w16cid:durableId="225D663E"/>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7228B" w14:textId="77777777" w:rsidR="00FB53A6" w:rsidRDefault="00FB53A6" w:rsidP="00B65B3A">
      <w:r>
        <w:separator/>
      </w:r>
    </w:p>
    <w:p w14:paraId="5414F6A7" w14:textId="77777777" w:rsidR="00FB53A6" w:rsidRDefault="00FB53A6"/>
  </w:endnote>
  <w:endnote w:type="continuationSeparator" w:id="0">
    <w:p w14:paraId="1EBFF834" w14:textId="77777777" w:rsidR="00FB53A6" w:rsidRDefault="00FB53A6" w:rsidP="00B65B3A">
      <w:r>
        <w:continuationSeparator/>
      </w:r>
    </w:p>
    <w:p w14:paraId="45A1A56D" w14:textId="77777777" w:rsidR="00FB53A6" w:rsidRDefault="00FB5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B76DA8" w:rsidRDefault="00B76DA8"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B76DA8" w:rsidRDefault="00B76D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B76DA8" w:rsidRDefault="00B76DA8"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B76DA8" w:rsidRDefault="00B76D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00FC1" w14:textId="77777777" w:rsidR="00FB53A6" w:rsidRDefault="00FB53A6" w:rsidP="00B65B3A">
      <w:r>
        <w:separator/>
      </w:r>
    </w:p>
  </w:footnote>
  <w:footnote w:type="continuationSeparator" w:id="0">
    <w:p w14:paraId="37D09F6A" w14:textId="77777777" w:rsidR="00FB53A6" w:rsidRDefault="00FB53A6"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B76DA8" w:rsidRDefault="00B76DA8" w:rsidP="00B65B3A">
    <w:pPr>
      <w:pStyle w:val="Header"/>
      <w:spacing w:before="240" w:after="276"/>
    </w:pPr>
  </w:p>
  <w:p w14:paraId="3F805A8E" w14:textId="77777777" w:rsidR="00B76DA8" w:rsidRDefault="00B76DA8" w:rsidP="00B65B3A">
    <w:pPr>
      <w:spacing w:after="276"/>
    </w:pPr>
  </w:p>
  <w:p w14:paraId="3A1ECCFB" w14:textId="77777777" w:rsidR="00B76DA8" w:rsidRDefault="00B76DA8"/>
  <w:p w14:paraId="4AAA9964" w14:textId="77777777" w:rsidR="00B76DA8" w:rsidRDefault="00B76DA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B76DA8" w:rsidRPr="00B30794" w:rsidRDefault="00B76DA8"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5E91"/>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E44"/>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B2"/>
    <w:rsid w:val="000216C1"/>
    <w:rsid w:val="0002175A"/>
    <w:rsid w:val="000217F7"/>
    <w:rsid w:val="00021BAB"/>
    <w:rsid w:val="00022048"/>
    <w:rsid w:val="00022121"/>
    <w:rsid w:val="00022670"/>
    <w:rsid w:val="00022867"/>
    <w:rsid w:val="0002287F"/>
    <w:rsid w:val="00023051"/>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E5"/>
    <w:rsid w:val="0005535E"/>
    <w:rsid w:val="00055382"/>
    <w:rsid w:val="0005541E"/>
    <w:rsid w:val="0005553E"/>
    <w:rsid w:val="00055563"/>
    <w:rsid w:val="000557DC"/>
    <w:rsid w:val="00055A01"/>
    <w:rsid w:val="00055B54"/>
    <w:rsid w:val="00055D2C"/>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3AA"/>
    <w:rsid w:val="0007559F"/>
    <w:rsid w:val="000759AC"/>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FE5"/>
    <w:rsid w:val="0008632A"/>
    <w:rsid w:val="00086451"/>
    <w:rsid w:val="000864C1"/>
    <w:rsid w:val="00086507"/>
    <w:rsid w:val="00086898"/>
    <w:rsid w:val="00086A4F"/>
    <w:rsid w:val="00086C08"/>
    <w:rsid w:val="00087CB5"/>
    <w:rsid w:val="00087CEF"/>
    <w:rsid w:val="0009026F"/>
    <w:rsid w:val="000905CB"/>
    <w:rsid w:val="0009090A"/>
    <w:rsid w:val="00090C12"/>
    <w:rsid w:val="00090D73"/>
    <w:rsid w:val="00090E0D"/>
    <w:rsid w:val="00091082"/>
    <w:rsid w:val="00091148"/>
    <w:rsid w:val="000911CC"/>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FB7"/>
    <w:rsid w:val="0009679F"/>
    <w:rsid w:val="00096A76"/>
    <w:rsid w:val="00096B7F"/>
    <w:rsid w:val="00097224"/>
    <w:rsid w:val="00097348"/>
    <w:rsid w:val="00097605"/>
    <w:rsid w:val="000976AF"/>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DD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26A"/>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5D8C"/>
    <w:rsid w:val="000B603D"/>
    <w:rsid w:val="000B615B"/>
    <w:rsid w:val="000B616E"/>
    <w:rsid w:val="000B6206"/>
    <w:rsid w:val="000B6734"/>
    <w:rsid w:val="000B6768"/>
    <w:rsid w:val="000B68EB"/>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9F1"/>
    <w:rsid w:val="000E2A9D"/>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513"/>
    <w:rsid w:val="000F2783"/>
    <w:rsid w:val="000F2A26"/>
    <w:rsid w:val="000F2CE4"/>
    <w:rsid w:val="000F2D52"/>
    <w:rsid w:val="000F30B8"/>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D28"/>
    <w:rsid w:val="000F5E03"/>
    <w:rsid w:val="000F5ED8"/>
    <w:rsid w:val="000F5F1B"/>
    <w:rsid w:val="000F6030"/>
    <w:rsid w:val="000F6592"/>
    <w:rsid w:val="000F68D6"/>
    <w:rsid w:val="000F6B1D"/>
    <w:rsid w:val="000F6F47"/>
    <w:rsid w:val="000F70CE"/>
    <w:rsid w:val="000F7111"/>
    <w:rsid w:val="000F7215"/>
    <w:rsid w:val="000F7342"/>
    <w:rsid w:val="000F7533"/>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6195"/>
    <w:rsid w:val="0010623B"/>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C"/>
    <w:rsid w:val="00111320"/>
    <w:rsid w:val="0011159F"/>
    <w:rsid w:val="00112089"/>
    <w:rsid w:val="001120B2"/>
    <w:rsid w:val="0011277E"/>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10"/>
    <w:rsid w:val="001169B8"/>
    <w:rsid w:val="00116BA5"/>
    <w:rsid w:val="00116BD4"/>
    <w:rsid w:val="00116DAB"/>
    <w:rsid w:val="00116E84"/>
    <w:rsid w:val="00116F62"/>
    <w:rsid w:val="0011734C"/>
    <w:rsid w:val="0011737F"/>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C4E"/>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4FE7"/>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4B9"/>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F58"/>
    <w:rsid w:val="001631A3"/>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5D4"/>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40"/>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A3D"/>
    <w:rsid w:val="001B5B83"/>
    <w:rsid w:val="001B5BAF"/>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4E6"/>
    <w:rsid w:val="001C0568"/>
    <w:rsid w:val="001C0C0E"/>
    <w:rsid w:val="001C10B4"/>
    <w:rsid w:val="001C15A2"/>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0DD"/>
    <w:rsid w:val="001D4200"/>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AA"/>
    <w:rsid w:val="002026D8"/>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304"/>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ADC"/>
    <w:rsid w:val="00236B0A"/>
    <w:rsid w:val="00236D09"/>
    <w:rsid w:val="002371AD"/>
    <w:rsid w:val="0023778B"/>
    <w:rsid w:val="0023783F"/>
    <w:rsid w:val="00237875"/>
    <w:rsid w:val="00237C5F"/>
    <w:rsid w:val="00237F39"/>
    <w:rsid w:val="00240490"/>
    <w:rsid w:val="00240718"/>
    <w:rsid w:val="00240772"/>
    <w:rsid w:val="002409BB"/>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661"/>
    <w:rsid w:val="00254717"/>
    <w:rsid w:val="002548C6"/>
    <w:rsid w:val="0025492F"/>
    <w:rsid w:val="00254DAE"/>
    <w:rsid w:val="00254E04"/>
    <w:rsid w:val="00254ED4"/>
    <w:rsid w:val="00254FE0"/>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603F"/>
    <w:rsid w:val="0027643C"/>
    <w:rsid w:val="00276AAA"/>
    <w:rsid w:val="00276D30"/>
    <w:rsid w:val="00276DC2"/>
    <w:rsid w:val="00276F56"/>
    <w:rsid w:val="0027749E"/>
    <w:rsid w:val="00277B7A"/>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1DF"/>
    <w:rsid w:val="002912CC"/>
    <w:rsid w:val="00291756"/>
    <w:rsid w:val="00291A5C"/>
    <w:rsid w:val="00292036"/>
    <w:rsid w:val="0029226E"/>
    <w:rsid w:val="0029228B"/>
    <w:rsid w:val="0029238E"/>
    <w:rsid w:val="00292715"/>
    <w:rsid w:val="0029274B"/>
    <w:rsid w:val="002928E4"/>
    <w:rsid w:val="00292A1E"/>
    <w:rsid w:val="00292C4D"/>
    <w:rsid w:val="00292C53"/>
    <w:rsid w:val="00292DB4"/>
    <w:rsid w:val="00292FEF"/>
    <w:rsid w:val="00293034"/>
    <w:rsid w:val="00293045"/>
    <w:rsid w:val="00293233"/>
    <w:rsid w:val="002934AD"/>
    <w:rsid w:val="0029355F"/>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C12"/>
    <w:rsid w:val="002A6E0F"/>
    <w:rsid w:val="002A7291"/>
    <w:rsid w:val="002A73A0"/>
    <w:rsid w:val="002A73E0"/>
    <w:rsid w:val="002A755E"/>
    <w:rsid w:val="002A772F"/>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D4C"/>
    <w:rsid w:val="002B5F29"/>
    <w:rsid w:val="002B5FCE"/>
    <w:rsid w:val="002B607D"/>
    <w:rsid w:val="002B628E"/>
    <w:rsid w:val="002B66B3"/>
    <w:rsid w:val="002B6964"/>
    <w:rsid w:val="002B6C08"/>
    <w:rsid w:val="002B6C20"/>
    <w:rsid w:val="002B6E23"/>
    <w:rsid w:val="002B70B1"/>
    <w:rsid w:val="002B74BA"/>
    <w:rsid w:val="002B7981"/>
    <w:rsid w:val="002B7A33"/>
    <w:rsid w:val="002B7B50"/>
    <w:rsid w:val="002B7CF7"/>
    <w:rsid w:val="002C02B5"/>
    <w:rsid w:val="002C0983"/>
    <w:rsid w:val="002C099F"/>
    <w:rsid w:val="002C0D3C"/>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5E1"/>
    <w:rsid w:val="002C67C1"/>
    <w:rsid w:val="002C6951"/>
    <w:rsid w:val="002C6D9E"/>
    <w:rsid w:val="002C721E"/>
    <w:rsid w:val="002C73B9"/>
    <w:rsid w:val="002C74CA"/>
    <w:rsid w:val="002C75D6"/>
    <w:rsid w:val="002C76EC"/>
    <w:rsid w:val="002C7BCD"/>
    <w:rsid w:val="002C7C37"/>
    <w:rsid w:val="002C7E0B"/>
    <w:rsid w:val="002C7F34"/>
    <w:rsid w:val="002C7FF2"/>
    <w:rsid w:val="002D0101"/>
    <w:rsid w:val="002D0961"/>
    <w:rsid w:val="002D1025"/>
    <w:rsid w:val="002D106C"/>
    <w:rsid w:val="002D1145"/>
    <w:rsid w:val="002D11E4"/>
    <w:rsid w:val="002D1629"/>
    <w:rsid w:val="002D16E3"/>
    <w:rsid w:val="002D1825"/>
    <w:rsid w:val="002D1860"/>
    <w:rsid w:val="002D1A42"/>
    <w:rsid w:val="002D1C99"/>
    <w:rsid w:val="002D1CC2"/>
    <w:rsid w:val="002D1DC8"/>
    <w:rsid w:val="002D2128"/>
    <w:rsid w:val="002D2149"/>
    <w:rsid w:val="002D21DC"/>
    <w:rsid w:val="002D221F"/>
    <w:rsid w:val="002D278A"/>
    <w:rsid w:val="002D2F45"/>
    <w:rsid w:val="002D2FD2"/>
    <w:rsid w:val="002D3165"/>
    <w:rsid w:val="002D3200"/>
    <w:rsid w:val="002D357C"/>
    <w:rsid w:val="002D35C9"/>
    <w:rsid w:val="002D3839"/>
    <w:rsid w:val="002D39D1"/>
    <w:rsid w:val="002D3B52"/>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9F9"/>
    <w:rsid w:val="002E1CD9"/>
    <w:rsid w:val="002E1D7D"/>
    <w:rsid w:val="002E2065"/>
    <w:rsid w:val="002E2294"/>
    <w:rsid w:val="002E2949"/>
    <w:rsid w:val="002E3379"/>
    <w:rsid w:val="002E33BA"/>
    <w:rsid w:val="002E350A"/>
    <w:rsid w:val="002E3884"/>
    <w:rsid w:val="002E391B"/>
    <w:rsid w:val="002E398D"/>
    <w:rsid w:val="002E3E3A"/>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869"/>
    <w:rsid w:val="00331953"/>
    <w:rsid w:val="00331F5E"/>
    <w:rsid w:val="00331FBA"/>
    <w:rsid w:val="00332743"/>
    <w:rsid w:val="003329A7"/>
    <w:rsid w:val="00332ADC"/>
    <w:rsid w:val="00332F80"/>
    <w:rsid w:val="00333071"/>
    <w:rsid w:val="00333201"/>
    <w:rsid w:val="0033323E"/>
    <w:rsid w:val="00333244"/>
    <w:rsid w:val="00333342"/>
    <w:rsid w:val="003336DC"/>
    <w:rsid w:val="00333B64"/>
    <w:rsid w:val="00333BB3"/>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782"/>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0DA"/>
    <w:rsid w:val="00354212"/>
    <w:rsid w:val="003544E4"/>
    <w:rsid w:val="0035481C"/>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8FE"/>
    <w:rsid w:val="00367A77"/>
    <w:rsid w:val="00367AF8"/>
    <w:rsid w:val="00367C0C"/>
    <w:rsid w:val="00367CD1"/>
    <w:rsid w:val="0037006D"/>
    <w:rsid w:val="00370179"/>
    <w:rsid w:val="003702B1"/>
    <w:rsid w:val="0037071E"/>
    <w:rsid w:val="00370B63"/>
    <w:rsid w:val="00370FC7"/>
    <w:rsid w:val="0037152B"/>
    <w:rsid w:val="00371559"/>
    <w:rsid w:val="0037173B"/>
    <w:rsid w:val="0037187E"/>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CF0"/>
    <w:rsid w:val="00395EF2"/>
    <w:rsid w:val="00395FDE"/>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19D"/>
    <w:rsid w:val="003A239D"/>
    <w:rsid w:val="003A24C9"/>
    <w:rsid w:val="003A2815"/>
    <w:rsid w:val="003A29B9"/>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0BC"/>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61B3"/>
    <w:rsid w:val="003C6474"/>
    <w:rsid w:val="003C6594"/>
    <w:rsid w:val="003C669F"/>
    <w:rsid w:val="003C6A43"/>
    <w:rsid w:val="003C6C35"/>
    <w:rsid w:val="003C7122"/>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735"/>
    <w:rsid w:val="003D79D4"/>
    <w:rsid w:val="003D7A09"/>
    <w:rsid w:val="003D7A68"/>
    <w:rsid w:val="003D7C5C"/>
    <w:rsid w:val="003D7D27"/>
    <w:rsid w:val="003D7D47"/>
    <w:rsid w:val="003D7F50"/>
    <w:rsid w:val="003E0031"/>
    <w:rsid w:val="003E0368"/>
    <w:rsid w:val="003E03F8"/>
    <w:rsid w:val="003E0633"/>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ADD"/>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8BB"/>
    <w:rsid w:val="004419CA"/>
    <w:rsid w:val="00441E91"/>
    <w:rsid w:val="00441F05"/>
    <w:rsid w:val="00441F11"/>
    <w:rsid w:val="00441F9C"/>
    <w:rsid w:val="0044201B"/>
    <w:rsid w:val="00442143"/>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247"/>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609"/>
    <w:rsid w:val="0047565B"/>
    <w:rsid w:val="004756A7"/>
    <w:rsid w:val="004756E8"/>
    <w:rsid w:val="00475959"/>
    <w:rsid w:val="00475977"/>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1A0F"/>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3FB0"/>
    <w:rsid w:val="0048412C"/>
    <w:rsid w:val="004841B8"/>
    <w:rsid w:val="00484B0A"/>
    <w:rsid w:val="00484BB8"/>
    <w:rsid w:val="00484C04"/>
    <w:rsid w:val="00484C57"/>
    <w:rsid w:val="00484ED1"/>
    <w:rsid w:val="00485168"/>
    <w:rsid w:val="004859FB"/>
    <w:rsid w:val="004865F1"/>
    <w:rsid w:val="00486889"/>
    <w:rsid w:val="0048694A"/>
    <w:rsid w:val="00486BF4"/>
    <w:rsid w:val="00487493"/>
    <w:rsid w:val="004879A7"/>
    <w:rsid w:val="004903CA"/>
    <w:rsid w:val="00490414"/>
    <w:rsid w:val="00490799"/>
    <w:rsid w:val="00490A91"/>
    <w:rsid w:val="00490BD6"/>
    <w:rsid w:val="00491199"/>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54"/>
    <w:rsid w:val="004957C0"/>
    <w:rsid w:val="0049587E"/>
    <w:rsid w:val="0049593D"/>
    <w:rsid w:val="00495C1A"/>
    <w:rsid w:val="004962FC"/>
    <w:rsid w:val="00496A68"/>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7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1B3"/>
    <w:rsid w:val="004A4675"/>
    <w:rsid w:val="004A467E"/>
    <w:rsid w:val="004A46B3"/>
    <w:rsid w:val="004A4841"/>
    <w:rsid w:val="004A49C8"/>
    <w:rsid w:val="004A4E19"/>
    <w:rsid w:val="004A5143"/>
    <w:rsid w:val="004A5152"/>
    <w:rsid w:val="004A5279"/>
    <w:rsid w:val="004A5BAA"/>
    <w:rsid w:val="004A5E3D"/>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AC9"/>
    <w:rsid w:val="004C0AE9"/>
    <w:rsid w:val="004C0B7D"/>
    <w:rsid w:val="004C128F"/>
    <w:rsid w:val="004C131D"/>
    <w:rsid w:val="004C13EC"/>
    <w:rsid w:val="004C1A36"/>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410B"/>
    <w:rsid w:val="004D42CC"/>
    <w:rsid w:val="004D438D"/>
    <w:rsid w:val="004D43A3"/>
    <w:rsid w:val="004D450D"/>
    <w:rsid w:val="004D4759"/>
    <w:rsid w:val="004D4EEC"/>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579"/>
    <w:rsid w:val="0050592A"/>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27F5D"/>
    <w:rsid w:val="0053002F"/>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7B9"/>
    <w:rsid w:val="005348A4"/>
    <w:rsid w:val="00534991"/>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0E1"/>
    <w:rsid w:val="0054341D"/>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59"/>
    <w:rsid w:val="005638DA"/>
    <w:rsid w:val="005638FA"/>
    <w:rsid w:val="00563A0E"/>
    <w:rsid w:val="00563AAB"/>
    <w:rsid w:val="00563D4D"/>
    <w:rsid w:val="005641BD"/>
    <w:rsid w:val="005641F8"/>
    <w:rsid w:val="00564659"/>
    <w:rsid w:val="005646F6"/>
    <w:rsid w:val="005651BE"/>
    <w:rsid w:val="00565A12"/>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26"/>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F0"/>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6A"/>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4204"/>
    <w:rsid w:val="005D425E"/>
    <w:rsid w:val="005D4799"/>
    <w:rsid w:val="005D4ADC"/>
    <w:rsid w:val="005D5039"/>
    <w:rsid w:val="005D50ED"/>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A4E"/>
    <w:rsid w:val="00607D31"/>
    <w:rsid w:val="00607DD1"/>
    <w:rsid w:val="00610794"/>
    <w:rsid w:val="00610B18"/>
    <w:rsid w:val="00610B92"/>
    <w:rsid w:val="00610BE4"/>
    <w:rsid w:val="00610BF9"/>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7E0"/>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70A"/>
    <w:rsid w:val="00622774"/>
    <w:rsid w:val="00622AB7"/>
    <w:rsid w:val="00622BD8"/>
    <w:rsid w:val="00622FFD"/>
    <w:rsid w:val="0062316E"/>
    <w:rsid w:val="0062322A"/>
    <w:rsid w:val="0062342A"/>
    <w:rsid w:val="00623669"/>
    <w:rsid w:val="006238F9"/>
    <w:rsid w:val="00623938"/>
    <w:rsid w:val="00623D97"/>
    <w:rsid w:val="00623DF2"/>
    <w:rsid w:val="00623EC4"/>
    <w:rsid w:val="00624111"/>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545E"/>
    <w:rsid w:val="00635818"/>
    <w:rsid w:val="006358C7"/>
    <w:rsid w:val="00635A67"/>
    <w:rsid w:val="00635B68"/>
    <w:rsid w:val="00635BA9"/>
    <w:rsid w:val="00635CB1"/>
    <w:rsid w:val="00635FEE"/>
    <w:rsid w:val="006360C6"/>
    <w:rsid w:val="006360F7"/>
    <w:rsid w:val="0063639A"/>
    <w:rsid w:val="006364F2"/>
    <w:rsid w:val="006367A2"/>
    <w:rsid w:val="00636995"/>
    <w:rsid w:val="00636D6A"/>
    <w:rsid w:val="00636E37"/>
    <w:rsid w:val="0063701C"/>
    <w:rsid w:val="00637045"/>
    <w:rsid w:val="006374C6"/>
    <w:rsid w:val="0063768A"/>
    <w:rsid w:val="00637D70"/>
    <w:rsid w:val="006400D1"/>
    <w:rsid w:val="00640339"/>
    <w:rsid w:val="006404CF"/>
    <w:rsid w:val="00640660"/>
    <w:rsid w:val="0064066A"/>
    <w:rsid w:val="00641030"/>
    <w:rsid w:val="00641188"/>
    <w:rsid w:val="006411CB"/>
    <w:rsid w:val="0064156A"/>
    <w:rsid w:val="006415B9"/>
    <w:rsid w:val="0064178B"/>
    <w:rsid w:val="006417DC"/>
    <w:rsid w:val="00641ACD"/>
    <w:rsid w:val="00641D73"/>
    <w:rsid w:val="006425E5"/>
    <w:rsid w:val="00642686"/>
    <w:rsid w:val="006426AB"/>
    <w:rsid w:val="0064291A"/>
    <w:rsid w:val="00642BA2"/>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06D"/>
    <w:rsid w:val="006533C4"/>
    <w:rsid w:val="0065377B"/>
    <w:rsid w:val="006537C0"/>
    <w:rsid w:val="0065384A"/>
    <w:rsid w:val="00653D2A"/>
    <w:rsid w:val="00653F3F"/>
    <w:rsid w:val="006540CC"/>
    <w:rsid w:val="00654315"/>
    <w:rsid w:val="0065442C"/>
    <w:rsid w:val="00654518"/>
    <w:rsid w:val="006545A9"/>
    <w:rsid w:val="006545C0"/>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4C"/>
    <w:rsid w:val="00661469"/>
    <w:rsid w:val="006614E0"/>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3CA"/>
    <w:rsid w:val="00680528"/>
    <w:rsid w:val="006806A7"/>
    <w:rsid w:val="006807C5"/>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0B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89"/>
    <w:rsid w:val="006A0669"/>
    <w:rsid w:val="006A06E8"/>
    <w:rsid w:val="006A084A"/>
    <w:rsid w:val="006A087B"/>
    <w:rsid w:val="006A0BCE"/>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C96"/>
    <w:rsid w:val="006D1DA0"/>
    <w:rsid w:val="006D1E53"/>
    <w:rsid w:val="006D204B"/>
    <w:rsid w:val="006D228B"/>
    <w:rsid w:val="006D23B7"/>
    <w:rsid w:val="006D263F"/>
    <w:rsid w:val="006D2647"/>
    <w:rsid w:val="006D26E9"/>
    <w:rsid w:val="006D2E1E"/>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2B"/>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2059"/>
    <w:rsid w:val="006E2290"/>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5DC1"/>
    <w:rsid w:val="00736032"/>
    <w:rsid w:val="00736338"/>
    <w:rsid w:val="00736AC8"/>
    <w:rsid w:val="00736B06"/>
    <w:rsid w:val="00736F23"/>
    <w:rsid w:val="00736FF6"/>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A3C"/>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94A"/>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7BF"/>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548"/>
    <w:rsid w:val="00776733"/>
    <w:rsid w:val="007767D2"/>
    <w:rsid w:val="007768F3"/>
    <w:rsid w:val="00776E1F"/>
    <w:rsid w:val="00776F94"/>
    <w:rsid w:val="007772EA"/>
    <w:rsid w:val="0077731E"/>
    <w:rsid w:val="0077745B"/>
    <w:rsid w:val="00777981"/>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73D"/>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A40"/>
    <w:rsid w:val="007C2CFD"/>
    <w:rsid w:val="007C2DAA"/>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F50"/>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18"/>
    <w:rsid w:val="0080366B"/>
    <w:rsid w:val="008037FC"/>
    <w:rsid w:val="00803B5E"/>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AA2"/>
    <w:rsid w:val="00806E48"/>
    <w:rsid w:val="008074AD"/>
    <w:rsid w:val="008074C5"/>
    <w:rsid w:val="008074DF"/>
    <w:rsid w:val="008078B7"/>
    <w:rsid w:val="00807A3F"/>
    <w:rsid w:val="00807A48"/>
    <w:rsid w:val="00807DBB"/>
    <w:rsid w:val="00810280"/>
    <w:rsid w:val="00810C39"/>
    <w:rsid w:val="00810C76"/>
    <w:rsid w:val="00810FBE"/>
    <w:rsid w:val="00811382"/>
    <w:rsid w:val="00811383"/>
    <w:rsid w:val="008114BE"/>
    <w:rsid w:val="0081174C"/>
    <w:rsid w:val="00811803"/>
    <w:rsid w:val="008122BF"/>
    <w:rsid w:val="008122DB"/>
    <w:rsid w:val="0081231A"/>
    <w:rsid w:val="0081260B"/>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A3F"/>
    <w:rsid w:val="00824A5B"/>
    <w:rsid w:val="00824C24"/>
    <w:rsid w:val="00824E2F"/>
    <w:rsid w:val="00825390"/>
    <w:rsid w:val="008254C2"/>
    <w:rsid w:val="00825D83"/>
    <w:rsid w:val="00825DF6"/>
    <w:rsid w:val="00825FC5"/>
    <w:rsid w:val="00826061"/>
    <w:rsid w:val="0082623C"/>
    <w:rsid w:val="00826547"/>
    <w:rsid w:val="00826621"/>
    <w:rsid w:val="008268CD"/>
    <w:rsid w:val="00826934"/>
    <w:rsid w:val="008269FD"/>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30C"/>
    <w:rsid w:val="008463E5"/>
    <w:rsid w:val="008464F6"/>
    <w:rsid w:val="00846734"/>
    <w:rsid w:val="0084674F"/>
    <w:rsid w:val="00846795"/>
    <w:rsid w:val="00846909"/>
    <w:rsid w:val="00846A0A"/>
    <w:rsid w:val="00846A55"/>
    <w:rsid w:val="00846BF8"/>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D3C"/>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705F"/>
    <w:rsid w:val="008770AC"/>
    <w:rsid w:val="0087725B"/>
    <w:rsid w:val="008773BA"/>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EB5"/>
    <w:rsid w:val="0088315A"/>
    <w:rsid w:val="0088333E"/>
    <w:rsid w:val="0088343D"/>
    <w:rsid w:val="00883603"/>
    <w:rsid w:val="008836DB"/>
    <w:rsid w:val="00883725"/>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D3"/>
    <w:rsid w:val="00892B00"/>
    <w:rsid w:val="00892BB5"/>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9C6"/>
    <w:rsid w:val="00896A39"/>
    <w:rsid w:val="00896A69"/>
    <w:rsid w:val="00896C3A"/>
    <w:rsid w:val="00896D0F"/>
    <w:rsid w:val="00896FCB"/>
    <w:rsid w:val="008970FC"/>
    <w:rsid w:val="0089721C"/>
    <w:rsid w:val="0089750D"/>
    <w:rsid w:val="00897C1B"/>
    <w:rsid w:val="00897C83"/>
    <w:rsid w:val="00897CCD"/>
    <w:rsid w:val="00897D5E"/>
    <w:rsid w:val="00897DB6"/>
    <w:rsid w:val="00897EA1"/>
    <w:rsid w:val="00897ECB"/>
    <w:rsid w:val="008A014A"/>
    <w:rsid w:val="008A049A"/>
    <w:rsid w:val="008A05A8"/>
    <w:rsid w:val="008A107C"/>
    <w:rsid w:val="008A138F"/>
    <w:rsid w:val="008A13F7"/>
    <w:rsid w:val="008A1680"/>
    <w:rsid w:val="008A18AC"/>
    <w:rsid w:val="008A19FA"/>
    <w:rsid w:val="008A24A3"/>
    <w:rsid w:val="008A2685"/>
    <w:rsid w:val="008A2939"/>
    <w:rsid w:val="008A2CC5"/>
    <w:rsid w:val="008A3062"/>
    <w:rsid w:val="008A32F6"/>
    <w:rsid w:val="008A3406"/>
    <w:rsid w:val="008A34B3"/>
    <w:rsid w:val="008A3813"/>
    <w:rsid w:val="008A3863"/>
    <w:rsid w:val="008A3934"/>
    <w:rsid w:val="008A396F"/>
    <w:rsid w:val="008A3A14"/>
    <w:rsid w:val="008A3D98"/>
    <w:rsid w:val="008A3DC6"/>
    <w:rsid w:val="008A3E74"/>
    <w:rsid w:val="008A42CB"/>
    <w:rsid w:val="008A42D4"/>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2"/>
    <w:rsid w:val="008B13C4"/>
    <w:rsid w:val="008B169B"/>
    <w:rsid w:val="008B1B0E"/>
    <w:rsid w:val="008B1CF9"/>
    <w:rsid w:val="008B218F"/>
    <w:rsid w:val="008B22CD"/>
    <w:rsid w:val="008B23BD"/>
    <w:rsid w:val="008B2418"/>
    <w:rsid w:val="008B286F"/>
    <w:rsid w:val="008B28AD"/>
    <w:rsid w:val="008B2B24"/>
    <w:rsid w:val="008B33B8"/>
    <w:rsid w:val="008B35B5"/>
    <w:rsid w:val="008B3A1B"/>
    <w:rsid w:val="008B3C8F"/>
    <w:rsid w:val="008B3D51"/>
    <w:rsid w:val="008B3E81"/>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8E3"/>
    <w:rsid w:val="008C58F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4E6"/>
    <w:rsid w:val="008D0DF1"/>
    <w:rsid w:val="008D1073"/>
    <w:rsid w:val="008D1205"/>
    <w:rsid w:val="008D131A"/>
    <w:rsid w:val="008D1435"/>
    <w:rsid w:val="008D1693"/>
    <w:rsid w:val="008D18C7"/>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986"/>
    <w:rsid w:val="008D7E70"/>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365"/>
    <w:rsid w:val="008E5625"/>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870"/>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AA3"/>
    <w:rsid w:val="008F4B29"/>
    <w:rsid w:val="008F4B76"/>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975"/>
    <w:rsid w:val="00900A0D"/>
    <w:rsid w:val="00900AB3"/>
    <w:rsid w:val="00900E19"/>
    <w:rsid w:val="00901116"/>
    <w:rsid w:val="00901134"/>
    <w:rsid w:val="00901702"/>
    <w:rsid w:val="00901837"/>
    <w:rsid w:val="00901DAB"/>
    <w:rsid w:val="00902474"/>
    <w:rsid w:val="009025CA"/>
    <w:rsid w:val="0090267E"/>
    <w:rsid w:val="00902CAB"/>
    <w:rsid w:val="00902E0F"/>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072"/>
    <w:rsid w:val="009122F5"/>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AF"/>
    <w:rsid w:val="009176E3"/>
    <w:rsid w:val="00920267"/>
    <w:rsid w:val="0092059E"/>
    <w:rsid w:val="009207C5"/>
    <w:rsid w:val="00920875"/>
    <w:rsid w:val="00920992"/>
    <w:rsid w:val="00920B5A"/>
    <w:rsid w:val="009214D4"/>
    <w:rsid w:val="009215F0"/>
    <w:rsid w:val="009216D9"/>
    <w:rsid w:val="00921DE5"/>
    <w:rsid w:val="009223C1"/>
    <w:rsid w:val="009223EA"/>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6C"/>
    <w:rsid w:val="00936A9B"/>
    <w:rsid w:val="00936B92"/>
    <w:rsid w:val="00936CE0"/>
    <w:rsid w:val="009371FB"/>
    <w:rsid w:val="00937274"/>
    <w:rsid w:val="00937345"/>
    <w:rsid w:val="00937346"/>
    <w:rsid w:val="00937E58"/>
    <w:rsid w:val="00937E6C"/>
    <w:rsid w:val="00937F82"/>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5BE"/>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68"/>
    <w:rsid w:val="009861AB"/>
    <w:rsid w:val="009866D7"/>
    <w:rsid w:val="0098696D"/>
    <w:rsid w:val="00986B44"/>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6F5"/>
    <w:rsid w:val="009A681C"/>
    <w:rsid w:val="009A68B9"/>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E8D"/>
    <w:rsid w:val="009B5328"/>
    <w:rsid w:val="009B53BD"/>
    <w:rsid w:val="009B545F"/>
    <w:rsid w:val="009B590F"/>
    <w:rsid w:val="009B66A2"/>
    <w:rsid w:val="009B66CC"/>
    <w:rsid w:val="009B67A8"/>
    <w:rsid w:val="009B6CAE"/>
    <w:rsid w:val="009B6CCA"/>
    <w:rsid w:val="009B6D64"/>
    <w:rsid w:val="009B727E"/>
    <w:rsid w:val="009B7285"/>
    <w:rsid w:val="009B7627"/>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EAC"/>
    <w:rsid w:val="009E3FEF"/>
    <w:rsid w:val="009E411C"/>
    <w:rsid w:val="009E4224"/>
    <w:rsid w:val="009E43B2"/>
    <w:rsid w:val="009E49E8"/>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E7F41"/>
    <w:rsid w:val="009F062B"/>
    <w:rsid w:val="009F0732"/>
    <w:rsid w:val="009F073E"/>
    <w:rsid w:val="009F0B92"/>
    <w:rsid w:val="009F0DB0"/>
    <w:rsid w:val="009F106D"/>
    <w:rsid w:val="009F10F5"/>
    <w:rsid w:val="009F11BF"/>
    <w:rsid w:val="009F1347"/>
    <w:rsid w:val="009F162E"/>
    <w:rsid w:val="009F16FE"/>
    <w:rsid w:val="009F1746"/>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8A"/>
    <w:rsid w:val="009F6FFE"/>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CE5"/>
    <w:rsid w:val="00A24E6E"/>
    <w:rsid w:val="00A24EFD"/>
    <w:rsid w:val="00A252B5"/>
    <w:rsid w:val="00A25403"/>
    <w:rsid w:val="00A25914"/>
    <w:rsid w:val="00A25966"/>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5B97"/>
    <w:rsid w:val="00A3602A"/>
    <w:rsid w:val="00A361D7"/>
    <w:rsid w:val="00A3634F"/>
    <w:rsid w:val="00A36A06"/>
    <w:rsid w:val="00A37530"/>
    <w:rsid w:val="00A3753F"/>
    <w:rsid w:val="00A375D3"/>
    <w:rsid w:val="00A375EC"/>
    <w:rsid w:val="00A3799E"/>
    <w:rsid w:val="00A379CF"/>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4A"/>
    <w:rsid w:val="00A46FB0"/>
    <w:rsid w:val="00A47397"/>
    <w:rsid w:val="00A47A74"/>
    <w:rsid w:val="00A47B6C"/>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AA6"/>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100"/>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C1"/>
    <w:rsid w:val="00A728ED"/>
    <w:rsid w:val="00A72A42"/>
    <w:rsid w:val="00A73162"/>
    <w:rsid w:val="00A73167"/>
    <w:rsid w:val="00A731A4"/>
    <w:rsid w:val="00A7338A"/>
    <w:rsid w:val="00A73D48"/>
    <w:rsid w:val="00A74469"/>
    <w:rsid w:val="00A74B21"/>
    <w:rsid w:val="00A74B91"/>
    <w:rsid w:val="00A74BDC"/>
    <w:rsid w:val="00A74BEF"/>
    <w:rsid w:val="00A74E00"/>
    <w:rsid w:val="00A7504C"/>
    <w:rsid w:val="00A7534C"/>
    <w:rsid w:val="00A75733"/>
    <w:rsid w:val="00A758BA"/>
    <w:rsid w:val="00A758BF"/>
    <w:rsid w:val="00A75C47"/>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69E"/>
    <w:rsid w:val="00A866EF"/>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590"/>
    <w:rsid w:val="00AA4779"/>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8BC"/>
    <w:rsid w:val="00AC79AA"/>
    <w:rsid w:val="00AC7A96"/>
    <w:rsid w:val="00AC7A9A"/>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07"/>
    <w:rsid w:val="00AE1561"/>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821"/>
    <w:rsid w:val="00AE7A35"/>
    <w:rsid w:val="00AE7CA4"/>
    <w:rsid w:val="00AF010F"/>
    <w:rsid w:val="00AF0246"/>
    <w:rsid w:val="00AF0252"/>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859"/>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2B0"/>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55"/>
    <w:rsid w:val="00B21EB8"/>
    <w:rsid w:val="00B220DF"/>
    <w:rsid w:val="00B222A2"/>
    <w:rsid w:val="00B2252B"/>
    <w:rsid w:val="00B22577"/>
    <w:rsid w:val="00B22970"/>
    <w:rsid w:val="00B22A79"/>
    <w:rsid w:val="00B22B80"/>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282"/>
    <w:rsid w:val="00B4639A"/>
    <w:rsid w:val="00B4648E"/>
    <w:rsid w:val="00B464C1"/>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8D9"/>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E7D"/>
    <w:rsid w:val="00B74F19"/>
    <w:rsid w:val="00B74FFE"/>
    <w:rsid w:val="00B754EF"/>
    <w:rsid w:val="00B75898"/>
    <w:rsid w:val="00B75924"/>
    <w:rsid w:val="00B75A31"/>
    <w:rsid w:val="00B75B7A"/>
    <w:rsid w:val="00B75C51"/>
    <w:rsid w:val="00B75CCE"/>
    <w:rsid w:val="00B75EB2"/>
    <w:rsid w:val="00B7608D"/>
    <w:rsid w:val="00B76519"/>
    <w:rsid w:val="00B76837"/>
    <w:rsid w:val="00B768F0"/>
    <w:rsid w:val="00B76D81"/>
    <w:rsid w:val="00B76DA8"/>
    <w:rsid w:val="00B76DAE"/>
    <w:rsid w:val="00B76F7A"/>
    <w:rsid w:val="00B77176"/>
    <w:rsid w:val="00B771E1"/>
    <w:rsid w:val="00B773AC"/>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5FEF"/>
    <w:rsid w:val="00B86014"/>
    <w:rsid w:val="00B86388"/>
    <w:rsid w:val="00B864E9"/>
    <w:rsid w:val="00B86540"/>
    <w:rsid w:val="00B86A64"/>
    <w:rsid w:val="00B86CEA"/>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9D9"/>
    <w:rsid w:val="00B96B59"/>
    <w:rsid w:val="00B96B9C"/>
    <w:rsid w:val="00B96BAE"/>
    <w:rsid w:val="00B96E27"/>
    <w:rsid w:val="00B96F9E"/>
    <w:rsid w:val="00B970F1"/>
    <w:rsid w:val="00B97192"/>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54"/>
    <w:rsid w:val="00BA31DF"/>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0FF9"/>
    <w:rsid w:val="00BB1721"/>
    <w:rsid w:val="00BB179B"/>
    <w:rsid w:val="00BB207A"/>
    <w:rsid w:val="00BB21DD"/>
    <w:rsid w:val="00BB2241"/>
    <w:rsid w:val="00BB239B"/>
    <w:rsid w:val="00BB2524"/>
    <w:rsid w:val="00BB2931"/>
    <w:rsid w:val="00BB2BD3"/>
    <w:rsid w:val="00BB2DF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5A1"/>
    <w:rsid w:val="00BD08E7"/>
    <w:rsid w:val="00BD0F2F"/>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24A"/>
    <w:rsid w:val="00BD52C4"/>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FEB"/>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C3"/>
    <w:rsid w:val="00BF5242"/>
    <w:rsid w:val="00BF56D6"/>
    <w:rsid w:val="00BF5D22"/>
    <w:rsid w:val="00BF5DE3"/>
    <w:rsid w:val="00BF5EBE"/>
    <w:rsid w:val="00BF5F9E"/>
    <w:rsid w:val="00BF72DF"/>
    <w:rsid w:val="00BF7892"/>
    <w:rsid w:val="00BF7A0E"/>
    <w:rsid w:val="00BF7AD0"/>
    <w:rsid w:val="00BF7EDC"/>
    <w:rsid w:val="00BF7EEC"/>
    <w:rsid w:val="00C000BA"/>
    <w:rsid w:val="00C0036C"/>
    <w:rsid w:val="00C009B1"/>
    <w:rsid w:val="00C01119"/>
    <w:rsid w:val="00C016A3"/>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34A"/>
    <w:rsid w:val="00C216A6"/>
    <w:rsid w:val="00C21A45"/>
    <w:rsid w:val="00C21D9F"/>
    <w:rsid w:val="00C21DE8"/>
    <w:rsid w:val="00C22087"/>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719"/>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8D2"/>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63F"/>
    <w:rsid w:val="00C52BA2"/>
    <w:rsid w:val="00C52EDF"/>
    <w:rsid w:val="00C52F5B"/>
    <w:rsid w:val="00C530C6"/>
    <w:rsid w:val="00C533A9"/>
    <w:rsid w:val="00C5357B"/>
    <w:rsid w:val="00C537D7"/>
    <w:rsid w:val="00C53878"/>
    <w:rsid w:val="00C53950"/>
    <w:rsid w:val="00C53CED"/>
    <w:rsid w:val="00C53FDE"/>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33"/>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C21"/>
    <w:rsid w:val="00C9637F"/>
    <w:rsid w:val="00C963D8"/>
    <w:rsid w:val="00C965A9"/>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4B8"/>
    <w:rsid w:val="00CA4688"/>
    <w:rsid w:val="00CA4AE8"/>
    <w:rsid w:val="00CA4B4E"/>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0FFD"/>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3BB"/>
    <w:rsid w:val="00CB3616"/>
    <w:rsid w:val="00CB3839"/>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5E44"/>
    <w:rsid w:val="00CB6005"/>
    <w:rsid w:val="00CB6518"/>
    <w:rsid w:val="00CB65AF"/>
    <w:rsid w:val="00CB67B8"/>
    <w:rsid w:val="00CB751B"/>
    <w:rsid w:val="00CB79C0"/>
    <w:rsid w:val="00CB7FF3"/>
    <w:rsid w:val="00CC01A9"/>
    <w:rsid w:val="00CC0301"/>
    <w:rsid w:val="00CC03E4"/>
    <w:rsid w:val="00CC06A0"/>
    <w:rsid w:val="00CC0774"/>
    <w:rsid w:val="00CC082D"/>
    <w:rsid w:val="00CC09F3"/>
    <w:rsid w:val="00CC0CDD"/>
    <w:rsid w:val="00CC1692"/>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29F"/>
    <w:rsid w:val="00CC4726"/>
    <w:rsid w:val="00CC476D"/>
    <w:rsid w:val="00CC4991"/>
    <w:rsid w:val="00CC4BB5"/>
    <w:rsid w:val="00CC4DCB"/>
    <w:rsid w:val="00CC5225"/>
    <w:rsid w:val="00CC526E"/>
    <w:rsid w:val="00CC531E"/>
    <w:rsid w:val="00CC5634"/>
    <w:rsid w:val="00CC5652"/>
    <w:rsid w:val="00CC572F"/>
    <w:rsid w:val="00CC5829"/>
    <w:rsid w:val="00CC596C"/>
    <w:rsid w:val="00CC5B97"/>
    <w:rsid w:val="00CC5F50"/>
    <w:rsid w:val="00CC6291"/>
    <w:rsid w:val="00CC6552"/>
    <w:rsid w:val="00CC6673"/>
    <w:rsid w:val="00CC66DD"/>
    <w:rsid w:val="00CC6760"/>
    <w:rsid w:val="00CC6A5E"/>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A3E"/>
    <w:rsid w:val="00CD6EBC"/>
    <w:rsid w:val="00CD6EC5"/>
    <w:rsid w:val="00CD6EFE"/>
    <w:rsid w:val="00CD6F5B"/>
    <w:rsid w:val="00CD758C"/>
    <w:rsid w:val="00CD7D67"/>
    <w:rsid w:val="00CD7F56"/>
    <w:rsid w:val="00CE082F"/>
    <w:rsid w:val="00CE0D53"/>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D56"/>
    <w:rsid w:val="00D17044"/>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879"/>
    <w:rsid w:val="00D21AB6"/>
    <w:rsid w:val="00D21ACF"/>
    <w:rsid w:val="00D21E29"/>
    <w:rsid w:val="00D21E4A"/>
    <w:rsid w:val="00D21EA4"/>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07A"/>
    <w:rsid w:val="00D3038A"/>
    <w:rsid w:val="00D3040D"/>
    <w:rsid w:val="00D30532"/>
    <w:rsid w:val="00D30823"/>
    <w:rsid w:val="00D30B7D"/>
    <w:rsid w:val="00D30CC8"/>
    <w:rsid w:val="00D30D51"/>
    <w:rsid w:val="00D30FF2"/>
    <w:rsid w:val="00D311DD"/>
    <w:rsid w:val="00D31360"/>
    <w:rsid w:val="00D31389"/>
    <w:rsid w:val="00D316A1"/>
    <w:rsid w:val="00D328AD"/>
    <w:rsid w:val="00D3297D"/>
    <w:rsid w:val="00D32E76"/>
    <w:rsid w:val="00D33126"/>
    <w:rsid w:val="00D338CB"/>
    <w:rsid w:val="00D338E8"/>
    <w:rsid w:val="00D33D80"/>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1A"/>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5E29"/>
    <w:rsid w:val="00D660D7"/>
    <w:rsid w:val="00D662AB"/>
    <w:rsid w:val="00D6642E"/>
    <w:rsid w:val="00D66448"/>
    <w:rsid w:val="00D66594"/>
    <w:rsid w:val="00D66666"/>
    <w:rsid w:val="00D6678A"/>
    <w:rsid w:val="00D66939"/>
    <w:rsid w:val="00D66BBA"/>
    <w:rsid w:val="00D67037"/>
    <w:rsid w:val="00D67826"/>
    <w:rsid w:val="00D67861"/>
    <w:rsid w:val="00D67879"/>
    <w:rsid w:val="00D67AE8"/>
    <w:rsid w:val="00D67B3F"/>
    <w:rsid w:val="00D67E60"/>
    <w:rsid w:val="00D702E8"/>
    <w:rsid w:val="00D7076A"/>
    <w:rsid w:val="00D70D75"/>
    <w:rsid w:val="00D70DE3"/>
    <w:rsid w:val="00D71081"/>
    <w:rsid w:val="00D716D9"/>
    <w:rsid w:val="00D71D52"/>
    <w:rsid w:val="00D72535"/>
    <w:rsid w:val="00D726D1"/>
    <w:rsid w:val="00D72B59"/>
    <w:rsid w:val="00D72CDA"/>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60B"/>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185"/>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C27"/>
    <w:rsid w:val="00DC4E27"/>
    <w:rsid w:val="00DC5203"/>
    <w:rsid w:val="00DC59EC"/>
    <w:rsid w:val="00DC5C11"/>
    <w:rsid w:val="00DC5CBC"/>
    <w:rsid w:val="00DC5EA8"/>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323"/>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92"/>
    <w:rsid w:val="00E035E3"/>
    <w:rsid w:val="00E039E0"/>
    <w:rsid w:val="00E03A5C"/>
    <w:rsid w:val="00E03C61"/>
    <w:rsid w:val="00E03D37"/>
    <w:rsid w:val="00E040CA"/>
    <w:rsid w:val="00E04338"/>
    <w:rsid w:val="00E0457A"/>
    <w:rsid w:val="00E04A3B"/>
    <w:rsid w:val="00E05086"/>
    <w:rsid w:val="00E053C8"/>
    <w:rsid w:val="00E0550F"/>
    <w:rsid w:val="00E055AF"/>
    <w:rsid w:val="00E056B2"/>
    <w:rsid w:val="00E058DA"/>
    <w:rsid w:val="00E05940"/>
    <w:rsid w:val="00E05B2F"/>
    <w:rsid w:val="00E05EE4"/>
    <w:rsid w:val="00E064AC"/>
    <w:rsid w:val="00E064CF"/>
    <w:rsid w:val="00E067BE"/>
    <w:rsid w:val="00E067E9"/>
    <w:rsid w:val="00E06819"/>
    <w:rsid w:val="00E06C37"/>
    <w:rsid w:val="00E07226"/>
    <w:rsid w:val="00E07590"/>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65E"/>
    <w:rsid w:val="00E26893"/>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9A5"/>
    <w:rsid w:val="00E50A3E"/>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432"/>
    <w:rsid w:val="00E65670"/>
    <w:rsid w:val="00E6568F"/>
    <w:rsid w:val="00E656FC"/>
    <w:rsid w:val="00E6584C"/>
    <w:rsid w:val="00E6585C"/>
    <w:rsid w:val="00E659FD"/>
    <w:rsid w:val="00E65CEB"/>
    <w:rsid w:val="00E65DF0"/>
    <w:rsid w:val="00E661C5"/>
    <w:rsid w:val="00E66275"/>
    <w:rsid w:val="00E6684F"/>
    <w:rsid w:val="00E668C7"/>
    <w:rsid w:val="00E66B29"/>
    <w:rsid w:val="00E66BFA"/>
    <w:rsid w:val="00E66F50"/>
    <w:rsid w:val="00E670B2"/>
    <w:rsid w:val="00E6722A"/>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A82"/>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996"/>
    <w:rsid w:val="00EC0E7A"/>
    <w:rsid w:val="00EC1497"/>
    <w:rsid w:val="00EC1540"/>
    <w:rsid w:val="00EC178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6EAE"/>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C79"/>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2C"/>
    <w:rsid w:val="00F03C68"/>
    <w:rsid w:val="00F0421E"/>
    <w:rsid w:val="00F043B5"/>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64"/>
    <w:rsid w:val="00F20BD1"/>
    <w:rsid w:val="00F20CA2"/>
    <w:rsid w:val="00F20DB7"/>
    <w:rsid w:val="00F20E70"/>
    <w:rsid w:val="00F21062"/>
    <w:rsid w:val="00F2133A"/>
    <w:rsid w:val="00F2174E"/>
    <w:rsid w:val="00F21834"/>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DD"/>
    <w:rsid w:val="00F340AF"/>
    <w:rsid w:val="00F341EA"/>
    <w:rsid w:val="00F342FA"/>
    <w:rsid w:val="00F34746"/>
    <w:rsid w:val="00F348AC"/>
    <w:rsid w:val="00F34D26"/>
    <w:rsid w:val="00F34FCA"/>
    <w:rsid w:val="00F35329"/>
    <w:rsid w:val="00F357D4"/>
    <w:rsid w:val="00F35B11"/>
    <w:rsid w:val="00F36535"/>
    <w:rsid w:val="00F36C69"/>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A4D"/>
    <w:rsid w:val="00F50C4D"/>
    <w:rsid w:val="00F50D8B"/>
    <w:rsid w:val="00F510C9"/>
    <w:rsid w:val="00F51376"/>
    <w:rsid w:val="00F51926"/>
    <w:rsid w:val="00F51AF4"/>
    <w:rsid w:val="00F522CD"/>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B15"/>
    <w:rsid w:val="00F77D5D"/>
    <w:rsid w:val="00F77DA9"/>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DE8"/>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1C6"/>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A44"/>
    <w:rsid w:val="00FB0DE4"/>
    <w:rsid w:val="00FB0E2A"/>
    <w:rsid w:val="00FB1123"/>
    <w:rsid w:val="00FB14D0"/>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9D6"/>
    <w:rsid w:val="00FB5BD1"/>
    <w:rsid w:val="00FB5CD9"/>
    <w:rsid w:val="00FB5E0F"/>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0E03"/>
    <w:rsid w:val="00FE116A"/>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734"/>
    <w:rsid w:val="00FF68E6"/>
    <w:rsid w:val="00FF698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CE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93C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3CE8"/>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31</Pages>
  <Words>56920</Words>
  <Characters>324444</Characters>
  <Application>Microsoft Office Word</Application>
  <DocSecurity>0</DocSecurity>
  <Lines>2703</Lines>
  <Paragraphs>761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380603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1174</cp:revision>
  <cp:lastPrinted>2020-01-31T14:37:00Z</cp:lastPrinted>
  <dcterms:created xsi:type="dcterms:W3CDTF">2020-04-01T08:20:00Z</dcterms:created>
  <dcterms:modified xsi:type="dcterms:W3CDTF">2020-05-08T14:56:00Z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id="blnxdRkW"/&gt;&lt;style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