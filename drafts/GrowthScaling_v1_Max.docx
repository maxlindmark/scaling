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3AB7AF7D"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1256</w:t>
      </w:r>
    </w:p>
    <w:p w14:paraId="68A5535C" w14:textId="591F0F2D"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w:t>
      </w:r>
      <w:r w:rsidR="00C5227D">
        <w:rPr>
          <w:rFonts w:cstheme="minorHAnsi"/>
          <w:color w:val="333333"/>
          <w:shd w:val="clear" w:color="auto" w:fill="FFFFFF"/>
          <w:lang w:val="en-US"/>
        </w:rPr>
        <w:t>860</w:t>
      </w:r>
    </w:p>
    <w:p w14:paraId="6B8B38DB" w14:textId="260CAB20"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737</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17726B" w:rsidRDefault="00D53D33"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rPr>
        <w:t xml:space="preserve">Understanding how temperature affects processes such as body growth, </w:t>
      </w:r>
      <w:proofErr w:type="gramStart"/>
      <w:r w:rsidRPr="0017726B">
        <w:rPr>
          <w:rFonts w:cstheme="minorHAnsi"/>
          <w:sz w:val="22"/>
          <w:szCs w:val="22"/>
        </w:rPr>
        <w:t>metabolism and</w:t>
      </w:r>
      <w:proofErr w:type="gramEnd"/>
      <w:r w:rsidRPr="0017726B">
        <w:rPr>
          <w:rFonts w:cstheme="minorHAnsi"/>
          <w:sz w:val="22"/>
          <w:szCs w:val="22"/>
        </w:rPr>
        <w:t xml:space="preserve"> consumption rates in ectotherms is important for predicting physiological</w:t>
      </w:r>
      <w:r w:rsidR="002C1CDF" w:rsidRPr="0017726B">
        <w:rPr>
          <w:rFonts w:cstheme="minorHAnsi"/>
          <w:sz w:val="22"/>
          <w:szCs w:val="22"/>
        </w:rPr>
        <w:t xml:space="preserve"> and</w:t>
      </w:r>
      <w:r w:rsidRPr="0017726B">
        <w:rPr>
          <w:rFonts w:cstheme="minorHAnsi"/>
          <w:sz w:val="22"/>
          <w:szCs w:val="22"/>
        </w:rPr>
        <w:t xml:space="preserve"> ecological processes in future climates.</w:t>
      </w:r>
    </w:p>
    <w:p w14:paraId="55D3FF9A" w14:textId="3E504C7C" w:rsidR="003D646A" w:rsidRPr="0017726B" w:rsidRDefault="007560DE"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C4149F" w:rsidRPr="0017726B">
        <w:rPr>
          <w:rFonts w:cstheme="minorHAnsi"/>
          <w:sz w:val="22"/>
          <w:szCs w:val="22"/>
          <w:lang w:val="en-US"/>
        </w:rPr>
        <w:t xml:space="preserve">. However, </w:t>
      </w:r>
      <w:r w:rsidR="002F2D81" w:rsidRPr="0017726B">
        <w:rPr>
          <w:rFonts w:cstheme="minorHAnsi"/>
          <w:sz w:val="22"/>
          <w:szCs w:val="22"/>
          <w:lang w:val="en-US"/>
        </w:rPr>
        <w:t xml:space="preserve">we lack a mechanistic understanding the causes, and empirical </w:t>
      </w:r>
      <w:r w:rsidR="00640660" w:rsidRPr="0017726B">
        <w:rPr>
          <w:rFonts w:cstheme="minorHAnsi"/>
          <w:sz w:val="22"/>
          <w:szCs w:val="22"/>
          <w:lang w:val="en-US"/>
        </w:rPr>
        <w:t xml:space="preserve">data on changes in growth-related traits are </w:t>
      </w:r>
      <w:r w:rsidR="002F2D81" w:rsidRPr="0017726B">
        <w:rPr>
          <w:rFonts w:cstheme="minorHAnsi"/>
          <w:sz w:val="22"/>
          <w:szCs w:val="22"/>
          <w:lang w:val="en-US"/>
        </w:rPr>
        <w:t xml:space="preserve">limited to either field data on exploited species or limited to few specific studies. </w:t>
      </w:r>
    </w:p>
    <w:p w14:paraId="73308B4B" w14:textId="4BCD713A"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CA26E0" w:rsidRPr="0017726B">
        <w:rPr>
          <w:rFonts w:cstheme="minorHAnsi"/>
          <w:sz w:val="22"/>
          <w:szCs w:val="22"/>
          <w:lang w:val="en-US"/>
        </w:rPr>
        <w:t>growth, metabolism and consumption</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a </w:t>
      </w:r>
      <w:r w:rsidR="00093BE6" w:rsidRPr="0017726B">
        <w:rPr>
          <w:rFonts w:cstheme="minorHAnsi"/>
          <w:sz w:val="22"/>
          <w:szCs w:val="22"/>
          <w:lang w:val="en-US"/>
        </w:rPr>
        <w:t>factorial</w:t>
      </w:r>
      <w:r w:rsidR="00346DB9" w:rsidRPr="0017726B">
        <w:rPr>
          <w:rFonts w:cstheme="minorHAnsi"/>
          <w:sz w:val="22"/>
          <w:szCs w:val="22"/>
          <w:lang w:val="en-US"/>
        </w:rPr>
        <w:t xml:space="preserve"> body mass-temperature set up</w:t>
      </w:r>
      <w:r w:rsidR="008F16B3" w:rsidRPr="0017726B">
        <w:rPr>
          <w:rFonts w:cstheme="minorHAnsi"/>
          <w:sz w:val="22"/>
          <w:szCs w:val="22"/>
          <w:lang w:val="en-US"/>
        </w:rPr>
        <w:t xml:space="preserve"> and 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CC5B97" w:rsidRPr="0017726B">
        <w:rPr>
          <w:rFonts w:cstheme="minorHAnsi"/>
          <w:sz w:val="22"/>
          <w:szCs w:val="22"/>
          <w:lang w:val="en-US"/>
        </w:rPr>
        <w:t xml:space="preserve">explore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r w:rsidR="00E44E1A" w:rsidRPr="0017726B">
        <w:rPr>
          <w:rFonts w:cstheme="minorHAnsi"/>
          <w:sz w:val="22"/>
          <w:szCs w:val="22"/>
          <w:lang w:val="en-US"/>
        </w:rPr>
        <w:t xml:space="preserve">The mass- and temperature scaling was evaluated in relation to </w:t>
      </w:r>
      <w:r w:rsidR="00F46B33" w:rsidRPr="0017726B">
        <w:rPr>
          <w:rFonts w:cstheme="minorHAnsi"/>
          <w:sz w:val="22"/>
          <w:szCs w:val="22"/>
          <w:lang w:val="en-US"/>
        </w:rPr>
        <w:t xml:space="preserve">metabolic scaling theory and </w:t>
      </w:r>
      <w:r w:rsidR="00EA35B4" w:rsidRPr="0017726B">
        <w:rPr>
          <w:rFonts w:cstheme="minorHAnsi"/>
          <w:sz w:val="22"/>
          <w:szCs w:val="22"/>
          <w:lang w:val="en-US"/>
        </w:rPr>
        <w:t>mechanistic</w:t>
      </w:r>
      <w:r w:rsidR="00F46B33" w:rsidRPr="0017726B">
        <w:rPr>
          <w:rFonts w:cstheme="minorHAnsi"/>
          <w:sz w:val="22"/>
          <w:szCs w:val="22"/>
          <w:lang w:val="en-US"/>
        </w:rPr>
        <w:t xml:space="preserve"> growth models.</w:t>
      </w:r>
    </w:p>
    <w:p w14:paraId="078B66FA" w14:textId="4D7363A6"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 as individuals grow in body size</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 xml:space="preserve">rates </w:t>
      </w:r>
      <w:r w:rsidR="00780491" w:rsidRPr="0017726B">
        <w:rPr>
          <w:rFonts w:cstheme="minorHAnsi"/>
          <w:sz w:val="22"/>
          <w:szCs w:val="22"/>
          <w:lang w:val="en-US"/>
        </w:rPr>
        <w:t xml:space="preserve">that </w:t>
      </w:r>
      <w:r w:rsidR="00D90647" w:rsidRPr="0017726B">
        <w:rPr>
          <w:rFonts w:cstheme="minorHAnsi"/>
          <w:sz w:val="22"/>
          <w:szCs w:val="22"/>
          <w:lang w:val="en-US"/>
        </w:rPr>
        <w:t>declines with increased body mass.</w:t>
      </w:r>
      <w:r w:rsidR="00B75924" w:rsidRPr="0017726B">
        <w:rPr>
          <w:rFonts w:cstheme="minorHAnsi"/>
          <w:sz w:val="22"/>
          <w:szCs w:val="22"/>
        </w:rPr>
        <w:t xml:space="preserve"> </w:t>
      </w:r>
      <w:r w:rsidR="00FA0973" w:rsidRPr="0017726B">
        <w:rPr>
          <w:rFonts w:cstheme="minorHAnsi"/>
          <w:sz w:val="22"/>
          <w:szCs w:val="22"/>
        </w:rPr>
        <w:t>Moreover, w</w:t>
      </w:r>
      <w:r w:rsidR="00B75924" w:rsidRPr="0017726B">
        <w:rPr>
          <w:rFonts w:cstheme="minorHAnsi"/>
          <w:sz w:val="22"/>
          <w:szCs w:val="22"/>
        </w:rPr>
        <w:t xml:space="preserve">e </w:t>
      </w:r>
      <w:r w:rsidR="00295E8F" w:rsidRPr="0017726B">
        <w:rPr>
          <w:rFonts w:cstheme="minorHAnsi"/>
          <w:sz w:val="22"/>
          <w:szCs w:val="22"/>
        </w:rPr>
        <w:t xml:space="preserve">find </w:t>
      </w:r>
      <w:r w:rsidR="00B75924" w:rsidRPr="0017726B">
        <w:rPr>
          <w:rFonts w:cstheme="minorHAnsi"/>
          <w:sz w:val="22"/>
          <w:szCs w:val="22"/>
        </w:rPr>
        <w:t>mass-dependent effects of temperature on metabolism at sub-optimum temperatures but n</w:t>
      </w:r>
      <w:r w:rsidR="00E62B9A" w:rsidRPr="0017726B">
        <w:rPr>
          <w:rFonts w:cstheme="minorHAnsi"/>
          <w:sz w:val="22"/>
          <w:szCs w:val="22"/>
        </w:rPr>
        <w:t xml:space="preserve">ot for </w:t>
      </w:r>
      <w:r w:rsidR="00B75924" w:rsidRPr="0017726B">
        <w:rPr>
          <w:rFonts w:cstheme="minorHAnsi"/>
          <w:sz w:val="22"/>
          <w:szCs w:val="22"/>
        </w:rPr>
        <w:t>consumption</w:t>
      </w:r>
      <w:r w:rsidR="00A8593C" w:rsidRPr="0017726B">
        <w:rPr>
          <w:rFonts w:cstheme="minorHAnsi"/>
          <w:sz w:val="22"/>
          <w:szCs w:val="22"/>
        </w:rPr>
        <w:t xml:space="preserve">, and </w:t>
      </w:r>
      <w:r w:rsidR="006B339E" w:rsidRPr="0017726B">
        <w:rPr>
          <w:rFonts w:cstheme="minorHAnsi"/>
          <w:sz w:val="22"/>
          <w:szCs w:val="22"/>
        </w:rPr>
        <w:t xml:space="preserve">the scaling of these rates cannot predict </w:t>
      </w:r>
      <w:r w:rsidR="00662123" w:rsidRPr="0017726B">
        <w:rPr>
          <w:rFonts w:cstheme="minorHAnsi"/>
          <w:sz w:val="22"/>
          <w:szCs w:val="22"/>
        </w:rPr>
        <w:t>the observed growth</w:t>
      </w:r>
      <w:r w:rsidR="00851F25" w:rsidRPr="0017726B">
        <w:rPr>
          <w:rFonts w:cstheme="minorHAnsi"/>
          <w:sz w:val="22"/>
          <w:szCs w:val="22"/>
        </w:rPr>
        <w:t xml:space="preserve"> dynamics</w:t>
      </w:r>
      <w:r w:rsidR="00662123" w:rsidRPr="0017726B">
        <w:rPr>
          <w:rFonts w:cstheme="minorHAnsi"/>
          <w:sz w:val="22"/>
          <w:szCs w:val="22"/>
        </w:rPr>
        <w:t>.</w:t>
      </w:r>
    </w:p>
    <w:p w14:paraId="1F4CFDB6" w14:textId="05815F39" w:rsidR="002048DE" w:rsidRPr="0017726B" w:rsidRDefault="00E103FB"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Our </w:t>
      </w:r>
      <w:r w:rsidR="00F42F97" w:rsidRPr="0017726B">
        <w:rPr>
          <w:rFonts w:cstheme="minorHAnsi"/>
          <w:sz w:val="22"/>
          <w:szCs w:val="22"/>
          <w:lang w:val="en-US"/>
        </w:rPr>
        <w:t xml:space="preserve">findings </w:t>
      </w:r>
      <w:r w:rsidR="002367CE" w:rsidRPr="0017726B">
        <w:rPr>
          <w:rFonts w:cstheme="minorHAnsi"/>
          <w:sz w:val="22"/>
          <w:szCs w:val="22"/>
          <w:lang w:val="en-US"/>
        </w:rPr>
        <w:t>suggest</w:t>
      </w:r>
      <w:r w:rsidR="00912DE5" w:rsidRPr="0017726B">
        <w:rPr>
          <w:rFonts w:cstheme="minorHAnsi"/>
          <w:sz w:val="22"/>
          <w:szCs w:val="22"/>
          <w:lang w:val="en-US"/>
        </w:rPr>
        <w:t xml:space="preserve"> that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 xml:space="preserve">will likely be able to increase their growth rates with initial warming, </w:t>
      </w:r>
      <w:r w:rsidR="00E1383F" w:rsidRPr="0017726B">
        <w:rPr>
          <w:rFonts w:cstheme="minorHAnsi"/>
          <w:sz w:val="22"/>
          <w:szCs w:val="22"/>
          <w:lang w:val="en-US"/>
        </w:rPr>
        <w:t xml:space="preserve">while </w:t>
      </w:r>
      <w:r w:rsidR="000E594F" w:rsidRPr="0017726B">
        <w:rPr>
          <w:rFonts w:cstheme="minorHAnsi"/>
          <w:sz w:val="22"/>
          <w:szCs w:val="22"/>
          <w:lang w:val="en-US"/>
        </w:rPr>
        <w:t xml:space="preserve">larger individuals </w:t>
      </w:r>
      <w:r w:rsidR="00967498" w:rsidRPr="0017726B">
        <w:rPr>
          <w:rFonts w:cstheme="minorHAnsi"/>
          <w:sz w:val="22"/>
          <w:szCs w:val="22"/>
          <w:lang w:val="en-US"/>
        </w:rPr>
        <w:t xml:space="preserve">may </w:t>
      </w:r>
      <w:r w:rsidR="000E594F" w:rsidRPr="0017726B">
        <w:rPr>
          <w:rFonts w:cstheme="minorHAnsi"/>
          <w:sz w:val="22"/>
          <w:szCs w:val="22"/>
          <w:lang w:val="en-US"/>
        </w:rPr>
        <w:t xml:space="preserve">gain </w:t>
      </w:r>
      <w:r w:rsidR="001F706E" w:rsidRPr="0017726B">
        <w:rPr>
          <w:rFonts w:cstheme="minorHAnsi"/>
          <w:sz w:val="22"/>
          <w:szCs w:val="22"/>
          <w:lang w:val="en-US"/>
        </w:rPr>
        <w:t>little or nothing in terms of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commentRangeStart w:id="0"/>
      <w:r w:rsidR="001F1657" w:rsidRPr="0017726B">
        <w:rPr>
          <w:rFonts w:cstheme="minorHAnsi"/>
          <w:sz w:val="22"/>
          <w:szCs w:val="22"/>
        </w:rPr>
        <w:t xml:space="preserve"> </w:t>
      </w:r>
      <w:commentRangeEnd w:id="0"/>
      <w:r w:rsidR="00993940" w:rsidRPr="0017726B">
        <w:rPr>
          <w:rStyle w:val="CommentReference"/>
          <w:sz w:val="22"/>
          <w:szCs w:val="22"/>
        </w:rPr>
        <w:commentReference w:id="0"/>
      </w:r>
    </w:p>
    <w:p w14:paraId="6412E9CF" w14:textId="4BF78EE9" w:rsidR="00A61137" w:rsidRDefault="00A61137" w:rsidP="00904830">
      <w:pPr>
        <w:spacing w:line="480" w:lineRule="auto"/>
        <w:jc w:val="both"/>
        <w:rPr>
          <w:rFonts w:cstheme="minorHAnsi"/>
          <w:lang w:val="en-US"/>
        </w:rPr>
      </w:pPr>
    </w:p>
    <w:p w14:paraId="73325576" w14:textId="6D058162" w:rsidR="0017726B" w:rsidRDefault="0017726B" w:rsidP="00904830">
      <w:pPr>
        <w:spacing w:line="480" w:lineRule="auto"/>
        <w:jc w:val="both"/>
        <w:rPr>
          <w:rFonts w:cstheme="minorHAnsi"/>
          <w:lang w:val="en-US"/>
        </w:rPr>
      </w:pPr>
    </w:p>
    <w:p w14:paraId="07416DA3" w14:textId="77777777" w:rsidR="0017726B" w:rsidRDefault="0017726B"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4E5EFAE8" w14:textId="0DBB6D36" w:rsidR="00B1601D" w:rsidRPr="0017726B" w:rsidRDefault="00B1601D" w:rsidP="00B1601D">
      <w:pPr>
        <w:spacing w:line="480" w:lineRule="auto"/>
        <w:jc w:val="both"/>
        <w:rPr>
          <w:rFonts w:cstheme="minorHAnsi"/>
          <w:b/>
          <w:sz w:val="22"/>
          <w:szCs w:val="22"/>
          <w:lang w:val="en-US"/>
        </w:rPr>
      </w:pPr>
      <w:r w:rsidRPr="0017726B">
        <w:rPr>
          <w:rFonts w:cstheme="minorHAnsi"/>
          <w:b/>
          <w:sz w:val="22"/>
          <w:szCs w:val="22"/>
          <w:lang w:val="en-US"/>
        </w:rPr>
        <w:t>General</w:t>
      </w:r>
    </w:p>
    <w:p w14:paraId="7C5A97BD" w14:textId="4E79B188"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7051E6" w:rsidRPr="0017726B">
        <w:rPr>
          <w:rFonts w:cstheme="minorHAnsi"/>
          <w:sz w:val="22"/>
          <w:szCs w:val="22"/>
          <w:lang w:val="en-US"/>
        </w:rPr>
        <w:t xml:space="preserve">(Savage </w:t>
      </w:r>
      <w:r w:rsidR="007051E6" w:rsidRPr="0017726B">
        <w:rPr>
          <w:rFonts w:cstheme="minorHAnsi"/>
          <w:i/>
          <w:iCs/>
          <w:sz w:val="22"/>
          <w:szCs w:val="22"/>
          <w:lang w:val="en-US"/>
        </w:rPr>
        <w:t>et al.</w:t>
      </w:r>
      <w:r w:rsidR="007051E6" w:rsidRPr="0017726B">
        <w:rPr>
          <w:rFonts w:cstheme="minorHAnsi"/>
          <w:sz w:val="22"/>
          <w:szCs w:val="22"/>
          <w:lang w:val="en-US"/>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2E3E3A" w:rsidRPr="002E3E3A">
        <w:rPr>
          <w:sz w:val="22"/>
          <w:lang w:val="en-GB"/>
        </w:rPr>
        <w:t xml:space="preserve">(Andersen </w:t>
      </w:r>
      <w:r w:rsidR="002E3E3A" w:rsidRPr="002E3E3A">
        <w:rPr>
          <w:i/>
          <w:iCs/>
          <w:sz w:val="22"/>
          <w:lang w:val="en-GB"/>
        </w:rPr>
        <w:t>et al.</w:t>
      </w:r>
      <w:r w:rsidR="002E3E3A" w:rsidRPr="002E3E3A">
        <w:rPr>
          <w:sz w:val="22"/>
          <w:lang w:val="en-GB"/>
        </w:rPr>
        <w:t xml:space="preserve"> 2009a; </w:t>
      </w:r>
      <w:proofErr w:type="spellStart"/>
      <w:r w:rsidR="002E3E3A" w:rsidRPr="002E3E3A">
        <w:rPr>
          <w:sz w:val="22"/>
          <w:lang w:val="en-GB"/>
        </w:rPr>
        <w:t>Barneche</w:t>
      </w:r>
      <w:proofErr w:type="spellEnd"/>
      <w:r w:rsidR="002E3E3A" w:rsidRPr="002E3E3A">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5441AE3B" w:rsidR="00B11CDE" w:rsidRDefault="00C75FDF" w:rsidP="0083110F">
      <w:pPr>
        <w:spacing w:line="480" w:lineRule="auto"/>
        <w:ind w:firstLine="284"/>
        <w:contextualSpacing/>
        <w:jc w:val="both"/>
        <w:rPr>
          <w:rFonts w:eastAsiaTheme="minorEastAsia" w:cstheme="minorHAnsi"/>
          <w:sz w:val="22"/>
          <w:szCs w:val="22"/>
          <w:lang w:val="en-US"/>
        </w:rPr>
      </w:pPr>
      <w:r w:rsidRPr="004B4EFD">
        <w:rPr>
          <w:rFonts w:eastAsiaTheme="minorEastAsia" w:cstheme="minorHAnsi"/>
          <w:sz w:val="22"/>
          <w:szCs w:val="22"/>
          <w:lang w:val="en-US"/>
        </w:rPr>
        <w:t xml:space="preserve">The temperature size-rule suggest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583C48" w:rsidRPr="004B4EFD">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{"citationID":"HkmmhsgH","properties":{"formattedCitation":"(Atkinson 1994; Forster {\\i{}et al.} 2012a)","plainCitation":"(Atkinson 1994; Forster et al. 2012a)","noteIndex":0},"citationItems":[{"id":598,"uris":["http://zotero.org/users/6116610/items/RAL83LAC"],"uri":["http://zotero.org/users/6116610/items/RAL83LAC"],"itemData":{"id":598,"type":"chapter","container-title":"Advances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09026F" w:rsidRPr="004B4EFD">
        <w:rPr>
          <w:rFonts w:ascii="Cambria Math" w:eastAsiaTheme="minorEastAsia" w:hAnsi="Cambria Math" w:cs="Cambria Math"/>
          <w:sz w:val="22"/>
          <w:szCs w:val="22"/>
          <w:lang w:val="en-US"/>
        </w:rPr>
        <w:instrText>∼</w:instrText>
      </w:r>
      <w:r w:rsidR="0009026F" w:rsidRPr="004B4EFD">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09026F" w:rsidRPr="004B4EFD">
        <w:rPr>
          <w:sz w:val="22"/>
          <w:lang w:val="en-GB"/>
        </w:rPr>
        <w:t xml:space="preserve">(Atkinson 1994; Forster </w:t>
      </w:r>
      <w:r w:rsidR="0009026F" w:rsidRPr="004B4EFD">
        <w:rPr>
          <w:i/>
          <w:iCs/>
          <w:sz w:val="22"/>
          <w:lang w:val="en-GB"/>
        </w:rPr>
        <w:t>et al.</w:t>
      </w:r>
      <w:r w:rsidR="0009026F" w:rsidRPr="004B4EFD">
        <w:rPr>
          <w:sz w:val="22"/>
          <w:lang w:val="en-GB"/>
        </w:rPr>
        <w:t xml:space="preserve"> 2012a)</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09026F" w:rsidRPr="004B4EFD">
        <w:rPr>
          <w:sz w:val="22"/>
          <w:lang w:val="en-GB"/>
        </w:rPr>
        <w:t xml:space="preserve">(Horne </w:t>
      </w:r>
      <w:r w:rsidR="0009026F" w:rsidRPr="004B4EFD">
        <w:rPr>
          <w:i/>
          <w:iCs/>
          <w:sz w:val="22"/>
          <w:lang w:val="en-GB"/>
        </w:rPr>
        <w:t>et al.</w:t>
      </w:r>
      <w:r w:rsidR="0009026F" w:rsidRPr="004B4EFD">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2709C8">
        <w:rPr>
          <w:rFonts w:eastAsiaTheme="minorEastAsia"/>
          <w:sz w:val="22"/>
          <w:szCs w:val="22"/>
          <w:lang w:val="en-US"/>
        </w:rPr>
        <w:instrText xml:space="preserve"> ADDIN ZOTERO_ITEM CSL_CITATION {"citationID":"Q6C728q6","properties":{"formattedCitation":"(Ohlberger 2013a; Audzijonyte {\\i{}et al.} 2018; Neubauer &amp; Andersen 2019)","plainCitation":"(Ohlberger 2013a;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2709C8" w:rsidRPr="00855F7E">
        <w:rPr>
          <w:sz w:val="22"/>
          <w:lang w:val="en-GB"/>
        </w:rPr>
        <w:t>(</w:t>
      </w:r>
      <w:proofErr w:type="spellStart"/>
      <w:r w:rsidR="002709C8" w:rsidRPr="00855F7E">
        <w:rPr>
          <w:sz w:val="22"/>
          <w:lang w:val="en-GB"/>
        </w:rPr>
        <w:t>Ohlberger</w:t>
      </w:r>
      <w:proofErr w:type="spellEnd"/>
      <w:r w:rsidR="002709C8" w:rsidRPr="00855F7E">
        <w:rPr>
          <w:sz w:val="22"/>
          <w:lang w:val="en-GB"/>
        </w:rPr>
        <w:t xml:space="preserve"> 2013a; </w:t>
      </w:r>
      <w:proofErr w:type="spellStart"/>
      <w:r w:rsidR="002709C8" w:rsidRPr="00855F7E">
        <w:rPr>
          <w:sz w:val="22"/>
          <w:lang w:val="en-GB"/>
        </w:rPr>
        <w:t>Audzijonyte</w:t>
      </w:r>
      <w:proofErr w:type="spellEnd"/>
      <w:r w:rsidR="002709C8" w:rsidRPr="00855F7E">
        <w:rPr>
          <w:sz w:val="22"/>
          <w:lang w:val="en-GB"/>
        </w:rPr>
        <w:t xml:space="preserve"> </w:t>
      </w:r>
      <w:r w:rsidR="002709C8" w:rsidRPr="00855F7E">
        <w:rPr>
          <w:i/>
          <w:iCs/>
          <w:sz w:val="22"/>
          <w:lang w:val="en-GB"/>
        </w:rPr>
        <w:t>et al.</w:t>
      </w:r>
      <w:r w:rsidR="002709C8" w:rsidRPr="00855F7E">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CB26D7">
        <w:rPr>
          <w:rFonts w:eastAsiaTheme="minorEastAsia"/>
          <w:sz w:val="22"/>
          <w:szCs w:val="22"/>
          <w:lang w:val="en-US"/>
        </w:rPr>
        <w:t xml:space="preserve">However, despite </w:t>
      </w:r>
      <w:r w:rsidR="009D390C">
        <w:rPr>
          <w:rFonts w:eastAsiaTheme="minorEastAsia"/>
          <w:sz w:val="22"/>
          <w:szCs w:val="22"/>
          <w:lang w:val="en-US"/>
        </w:rPr>
        <w:t>the</w:t>
      </w:r>
      <w:r w:rsidR="009F1347">
        <w:rPr>
          <w:rFonts w:eastAsiaTheme="minorEastAsia"/>
          <w:sz w:val="22"/>
          <w:szCs w:val="22"/>
          <w:lang w:val="en-US"/>
        </w:rPr>
        <w:t xml:space="preserve"> </w:t>
      </w:r>
      <w:r w:rsidR="009D390C">
        <w:rPr>
          <w:rFonts w:eastAsiaTheme="minorEastAsia"/>
          <w:sz w:val="22"/>
          <w:szCs w:val="22"/>
          <w:lang w:val="en-US"/>
        </w:rPr>
        <w:t>debated mechanisms</w:t>
      </w:r>
      <w:r w:rsidR="00C64BBB">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C13F34">
        <w:rPr>
          <w:rFonts w:eastAsiaTheme="minorEastAsia"/>
          <w:sz w:val="22"/>
          <w:szCs w:val="22"/>
          <w:lang w:val="en-US"/>
        </w:rPr>
        <w:t xml:space="preserve">on </w:t>
      </w:r>
      <w:r w:rsidR="001D7880">
        <w:rPr>
          <w:rFonts w:eastAsiaTheme="minorEastAsia"/>
          <w:sz w:val="22"/>
          <w:szCs w:val="22"/>
          <w:lang w:val="en-US"/>
        </w:rPr>
        <w:t>growth trajectories</w:t>
      </w:r>
      <w:r w:rsidR="000B2F93">
        <w:rPr>
          <w:rFonts w:eastAsiaTheme="minorEastAsia"/>
          <w:sz w:val="22"/>
          <w:szCs w:val="22"/>
          <w:lang w:val="en-US"/>
        </w:rPr>
        <w:t xml:space="preserve"> are increasing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DC2C8E" w:rsidRPr="004B4EF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DC2C8E" w:rsidRPr="004B4EF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DC2C8E" w:rsidRPr="004B4EFD">
        <w:rPr>
          <w:sz w:val="22"/>
        </w:rPr>
        <w:t>(</w:t>
      </w:r>
      <w:proofErr w:type="spellStart"/>
      <w:r w:rsidR="00DC2C8E" w:rsidRPr="004B4EFD">
        <w:rPr>
          <w:sz w:val="22"/>
        </w:rPr>
        <w:t>Thresher</w:t>
      </w:r>
      <w:proofErr w:type="spellEnd"/>
      <w:r w:rsidR="00DC2C8E" w:rsidRPr="004B4EFD">
        <w:rPr>
          <w:sz w:val="22"/>
        </w:rPr>
        <w:t xml:space="preserve"> </w:t>
      </w:r>
      <w:r w:rsidR="00DC2C8E" w:rsidRPr="004B4EFD">
        <w:rPr>
          <w:i/>
          <w:iCs/>
          <w:sz w:val="22"/>
        </w:rPr>
        <w:t>et al.</w:t>
      </w:r>
      <w:r w:rsidR="00DC2C8E" w:rsidRPr="004B4EFD">
        <w:rPr>
          <w:sz w:val="22"/>
        </w:rPr>
        <w:t xml:space="preserve"> 2007; </w:t>
      </w:r>
      <w:proofErr w:type="spellStart"/>
      <w:r w:rsidR="00DC2C8E" w:rsidRPr="004B4EFD">
        <w:rPr>
          <w:sz w:val="22"/>
        </w:rPr>
        <w:t>Neuheimer</w:t>
      </w:r>
      <w:proofErr w:type="spellEnd"/>
      <w:r w:rsidR="00DC2C8E" w:rsidRPr="004B4EFD">
        <w:rPr>
          <w:sz w:val="22"/>
        </w:rPr>
        <w:t xml:space="preserve"> </w:t>
      </w:r>
      <w:r w:rsidR="00DC2C8E" w:rsidRPr="004B4EFD">
        <w:rPr>
          <w:i/>
          <w:iCs/>
          <w:sz w:val="22"/>
        </w:rPr>
        <w:t>et al.</w:t>
      </w:r>
      <w:r w:rsidR="00DC2C8E" w:rsidRPr="004B4EFD">
        <w:rPr>
          <w:sz w:val="22"/>
        </w:rPr>
        <w:t xml:space="preserve"> 2011; </w:t>
      </w:r>
      <w:proofErr w:type="spellStart"/>
      <w:r w:rsidR="00DC2C8E" w:rsidRPr="004B4EFD">
        <w:rPr>
          <w:sz w:val="22"/>
        </w:rPr>
        <w:t>Baudron</w:t>
      </w:r>
      <w:proofErr w:type="spellEnd"/>
      <w:r w:rsidR="00DC2C8E" w:rsidRPr="004B4EFD">
        <w:rPr>
          <w:sz w:val="22"/>
        </w:rPr>
        <w:t xml:space="preserve"> </w:t>
      </w:r>
      <w:r w:rsidR="00DC2C8E" w:rsidRPr="004B4EFD">
        <w:rPr>
          <w:i/>
          <w:iCs/>
          <w:sz w:val="22"/>
        </w:rPr>
        <w:t>et al.</w:t>
      </w:r>
      <w:r w:rsidR="00DC2C8E" w:rsidRPr="004B4EFD">
        <w:rPr>
          <w:sz w:val="22"/>
        </w:rPr>
        <w:t xml:space="preserve"> 2014; Huss </w:t>
      </w:r>
      <w:r w:rsidR="00DC2C8E" w:rsidRPr="004B4EFD">
        <w:rPr>
          <w:i/>
          <w:iCs/>
          <w:sz w:val="22"/>
        </w:rPr>
        <w:t>et al.</w:t>
      </w:r>
      <w:r w:rsidR="00DC2C8E" w:rsidRPr="004B4EFD">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3111" w:rsidRPr="004B4EFD">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3111" w:rsidRPr="004B4EFD">
        <w:rPr>
          <w:rFonts w:eastAsiaTheme="minorEastAsia" w:cstheme="minorHAnsi"/>
          <w:sz w:val="22"/>
          <w:szCs w:val="22"/>
        </w:rPr>
        <w:instrText>ntly in</w:instrText>
      </w:r>
      <w:r w:rsidR="00723111" w:rsidRPr="004B4EFD">
        <w:rPr>
          <w:rFonts w:eastAsiaTheme="minorEastAsia" w:cstheme="minorHAnsi"/>
          <w:sz w:val="22"/>
          <w:szCs w:val="22"/>
          <w:lang w:val="en-US"/>
        </w:rPr>
        <w:instrText>ﬂ</w:instrText>
      </w:r>
      <w:r w:rsidR="00723111" w:rsidRPr="004B4EFD">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723111" w:rsidRPr="004B4EFD">
        <w:rPr>
          <w:sz w:val="22"/>
        </w:rPr>
        <w:t xml:space="preserve">(Brett </w:t>
      </w:r>
      <w:r w:rsidR="00723111" w:rsidRPr="004B4EFD">
        <w:rPr>
          <w:i/>
          <w:iCs/>
          <w:sz w:val="22"/>
        </w:rPr>
        <w:t>et al.</w:t>
      </w:r>
      <w:r w:rsidR="00723111" w:rsidRPr="004B4EFD">
        <w:rPr>
          <w:sz w:val="22"/>
        </w:rPr>
        <w:t xml:space="preserve"> 1969; Elliott &amp; Hurley 1995; </w:t>
      </w:r>
      <w:proofErr w:type="spellStart"/>
      <w:r w:rsidR="00723111" w:rsidRPr="004B4EFD">
        <w:rPr>
          <w:sz w:val="22"/>
        </w:rPr>
        <w:t>Jobling</w:t>
      </w:r>
      <w:proofErr w:type="spellEnd"/>
      <w:r w:rsidR="00723111" w:rsidRPr="004B4EFD">
        <w:rPr>
          <w:sz w:val="22"/>
        </w:rPr>
        <w:t xml:space="preserve"> 1997; Morita </w:t>
      </w:r>
      <w:r w:rsidR="00723111" w:rsidRPr="004B4EFD">
        <w:rPr>
          <w:i/>
          <w:iCs/>
          <w:sz w:val="22"/>
        </w:rPr>
        <w:t>et al.</w:t>
      </w:r>
      <w:r w:rsidR="00723111" w:rsidRPr="004B4EFD">
        <w:rPr>
          <w:sz w:val="22"/>
        </w:rPr>
        <w:t xml:space="preserve"> 2010; García </w:t>
      </w:r>
      <w:proofErr w:type="spellStart"/>
      <w:r w:rsidR="00723111" w:rsidRPr="004B4EFD">
        <w:rPr>
          <w:sz w:val="22"/>
        </w:rPr>
        <w:t>García</w:t>
      </w:r>
      <w:proofErr w:type="spellEnd"/>
      <w:r w:rsidR="00723111" w:rsidRPr="004B4EFD">
        <w:rPr>
          <w:sz w:val="22"/>
        </w:rPr>
        <w:t xml:space="preserve"> </w:t>
      </w:r>
      <w:r w:rsidR="00723111" w:rsidRPr="004B4EFD">
        <w:rPr>
          <w:i/>
          <w:iCs/>
          <w:sz w:val="22"/>
        </w:rPr>
        <w:t>et al.</w:t>
      </w:r>
      <w:r w:rsidR="00723111" w:rsidRPr="004B4EFD">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8747D1" w:rsidRPr="004B4EFD">
        <w:rPr>
          <w:sz w:val="22"/>
          <w:lang w:val="en-GB"/>
        </w:rPr>
        <w:t>(</w:t>
      </w:r>
      <w:proofErr w:type="spellStart"/>
      <w:r w:rsidR="008747D1" w:rsidRPr="004B4EFD">
        <w:rPr>
          <w:sz w:val="22"/>
          <w:lang w:val="en-GB"/>
        </w:rPr>
        <w:t>Baudron</w:t>
      </w:r>
      <w:proofErr w:type="spellEnd"/>
      <w:r w:rsidR="008747D1" w:rsidRPr="004B4EFD">
        <w:rPr>
          <w:sz w:val="22"/>
          <w:lang w:val="en-GB"/>
        </w:rPr>
        <w:t xml:space="preserve"> </w:t>
      </w:r>
      <w:r w:rsidR="008747D1" w:rsidRPr="004B4EFD">
        <w:rPr>
          <w:i/>
          <w:iCs/>
          <w:sz w:val="22"/>
          <w:lang w:val="en-GB"/>
        </w:rPr>
        <w:t>et al.</w:t>
      </w:r>
      <w:r w:rsidR="008747D1" w:rsidRPr="004B4EFD">
        <w:rPr>
          <w:sz w:val="22"/>
          <w:lang w:val="en-GB"/>
        </w:rPr>
        <w:t xml:space="preserve"> 2014; van Rijn </w:t>
      </w:r>
      <w:r w:rsidR="008747D1" w:rsidRPr="004B4EFD">
        <w:rPr>
          <w:i/>
          <w:iCs/>
          <w:sz w:val="22"/>
          <w:lang w:val="en-GB"/>
        </w:rPr>
        <w:t>et al.</w:t>
      </w:r>
      <w:r w:rsidR="008747D1" w:rsidRPr="004B4EFD">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w:t>
      </w:r>
      <w:r w:rsidR="00FA08AA" w:rsidRPr="004B4EFD">
        <w:rPr>
          <w:rFonts w:eastAsiaTheme="minorEastAsia" w:cstheme="minorHAnsi"/>
          <w:sz w:val="22"/>
          <w:szCs w:val="22"/>
          <w:lang w:val="en-US"/>
        </w:rPr>
        <w:lastRenderedPageBreak/>
        <w:t>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 xml:space="preserve">This lack of 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186C66" w:rsidRPr="004B4EFD">
        <w:rPr>
          <w:sz w:val="22"/>
          <w:lang w:val="en-GB"/>
        </w:rPr>
        <w:t>(</w:t>
      </w:r>
      <w:proofErr w:type="spellStart"/>
      <w:r w:rsidR="00186C66" w:rsidRPr="004B4EFD">
        <w:rPr>
          <w:sz w:val="22"/>
          <w:lang w:val="en-GB"/>
        </w:rPr>
        <w:t>Barneche</w:t>
      </w:r>
      <w:proofErr w:type="spellEnd"/>
      <w:r w:rsidR="00186C66" w:rsidRPr="004B4EFD">
        <w:rPr>
          <w:sz w:val="22"/>
          <w:lang w:val="en-GB"/>
        </w:rPr>
        <w:t xml:space="preserve"> </w:t>
      </w:r>
      <w:r w:rsidR="00186C66" w:rsidRPr="004B4EFD">
        <w:rPr>
          <w:i/>
          <w:iCs/>
          <w:sz w:val="22"/>
          <w:lang w:val="en-GB"/>
        </w:rPr>
        <w:t>et al.</w:t>
      </w:r>
      <w:r w:rsidR="00186C66" w:rsidRPr="004B4EFD">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105DE9">
        <w:rPr>
          <w:rFonts w:eastAsiaTheme="minorEastAsia" w:cstheme="minorHAnsi"/>
          <w:sz w:val="22"/>
          <w:szCs w:val="22"/>
          <w:lang w:val="en-US"/>
        </w:rPr>
        <w:instrText xml:space="preserve"> ADDIN ZOTERO_ITEM CSL_CITATION {"citationID":"R33tPkzI","properties":{"formattedCitation":"(Pauly &amp; Cheung 2018)","plainCitation":"(Pauly &amp; Cheung 2018)","noteIndex":0},"citationItems":[{"id":667,"uris":["http://zotero.org/users/6116610/items/4VSDHP9D"],"uri":["http://zotero.org/users/6116610/items/4VSDHP9D"],"itemData":{"id":667,"type":"article-journal","abstract":"One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105DE9">
        <w:rPr>
          <w:rFonts w:eastAsiaTheme="minorEastAsia" w:cstheme="minorHAnsi"/>
          <w:noProof/>
          <w:sz w:val="22"/>
          <w:szCs w:val="22"/>
          <w:lang w:val="en-US"/>
        </w:rPr>
        <w:t>(Pauly &amp; Cheung 2018)</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both as a mean of causing asymptotic growth curves in the first place</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1169B8">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also for causing smaller asymptotic sizes as temperatures rise</w:t>
      </w:r>
      <w:r w:rsidR="001169B8">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1169B8" w:rsidRPr="001169B8">
        <w:rPr>
          <w:sz w:val="22"/>
          <w:lang w:val="en-GB"/>
        </w:rPr>
        <w:t xml:space="preserve">(Lefevre </w:t>
      </w:r>
      <w:r w:rsidR="001169B8" w:rsidRPr="001169B8">
        <w:rPr>
          <w:i/>
          <w:iCs/>
          <w:sz w:val="22"/>
          <w:lang w:val="en-GB"/>
        </w:rPr>
        <w:t>et al.</w:t>
      </w:r>
      <w:r w:rsidR="001169B8" w:rsidRPr="001169B8">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AF4F5E">
        <w:rPr>
          <w:rFonts w:eastAsiaTheme="minorEastAsia"/>
          <w:sz w:val="22"/>
          <w:szCs w:val="22"/>
          <w:lang w:val="en-US"/>
        </w:rPr>
        <w:t>T</w:t>
      </w:r>
      <w:r w:rsidR="009A57EC">
        <w:rPr>
          <w:rFonts w:eastAsiaTheme="minorEastAsia"/>
          <w:sz w:val="22"/>
          <w:szCs w:val="22"/>
          <w:lang w:val="en-US"/>
        </w:rPr>
        <w:t xml:space="preserve">his leads to the question about </w:t>
      </w:r>
      <w:r w:rsidR="002A39A1">
        <w:rPr>
          <w:rFonts w:eastAsiaTheme="minorEastAsia"/>
          <w:sz w:val="22"/>
          <w:szCs w:val="22"/>
          <w:lang w:val="en-US"/>
        </w:rPr>
        <w:t xml:space="preserve">whether or not large individuals within a population </w:t>
      </w:r>
      <w:r w:rsidR="009F5E68">
        <w:rPr>
          <w:rFonts w:eastAsiaTheme="minorEastAsia"/>
          <w:sz w:val="22"/>
          <w:szCs w:val="22"/>
          <w:lang w:val="en-US"/>
        </w:rPr>
        <w:t xml:space="preserve">are more </w:t>
      </w:r>
      <w:r w:rsidR="00C555BC">
        <w:rPr>
          <w:rFonts w:eastAsiaTheme="minorEastAsia"/>
          <w:sz w:val="22"/>
          <w:szCs w:val="22"/>
          <w:lang w:val="en-US"/>
        </w:rPr>
        <w:t>exposed to deleterious effects of warming on growth or not</w:t>
      </w:r>
      <w:r w:rsidR="00B27867">
        <w:rPr>
          <w:rFonts w:eastAsiaTheme="minorEastAsia"/>
          <w:sz w:val="22"/>
          <w:szCs w:val="22"/>
          <w:lang w:val="en-US"/>
        </w:rPr>
        <w:t xml:space="preserve"> from a physiological perspective</w:t>
      </w:r>
      <w:r w:rsidR="00C555BC">
        <w:rPr>
          <w:rFonts w:eastAsiaTheme="minorEastAsia"/>
          <w:sz w:val="22"/>
          <w:szCs w:val="22"/>
          <w:lang w:val="en-US"/>
        </w:rPr>
        <w:t>.</w:t>
      </w:r>
      <w:r w:rsidR="00846795">
        <w:rPr>
          <w:rFonts w:eastAsiaTheme="minorEastAsia"/>
          <w:sz w:val="22"/>
          <w:szCs w:val="22"/>
          <w:lang w:val="en-US"/>
        </w:rPr>
        <w:t xml:space="preserve"> </w:t>
      </w:r>
      <w:r w:rsidR="00F67B0F">
        <w:rPr>
          <w:rFonts w:eastAsiaTheme="minorEastAsia"/>
          <w:sz w:val="22"/>
          <w:szCs w:val="22"/>
          <w:lang w:val="en-US"/>
        </w:rPr>
        <w:t>T</w:t>
      </w:r>
      <w:r w:rsidR="00BA5B3D">
        <w:rPr>
          <w:rFonts w:eastAsiaTheme="minorEastAsia"/>
          <w:sz w:val="22"/>
          <w:szCs w:val="22"/>
          <w:lang w:val="en-US"/>
        </w:rPr>
        <w:t xml:space="preserve">o </w:t>
      </w:r>
      <w:r w:rsidR="00E212E9">
        <w:rPr>
          <w:rFonts w:eastAsiaTheme="minorEastAsia"/>
          <w:sz w:val="22"/>
          <w:szCs w:val="22"/>
          <w:lang w:val="en-US"/>
        </w:rPr>
        <w:t xml:space="preserve">increase the understanding of </w:t>
      </w:r>
      <w:r w:rsidR="007A190D">
        <w:rPr>
          <w:rFonts w:eastAsiaTheme="minorEastAsia"/>
          <w:sz w:val="22"/>
          <w:szCs w:val="22"/>
          <w:lang w:val="en-US"/>
        </w:rPr>
        <w:t xml:space="preserve">the 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2D631D">
        <w:rPr>
          <w:rFonts w:eastAsiaTheme="minorEastAsia"/>
          <w:sz w:val="22"/>
          <w:szCs w:val="22"/>
          <w:lang w:val="en-US"/>
        </w:rPr>
        <w:t xml:space="preserve">, it is important to quantify the </w:t>
      </w:r>
      <w:r w:rsidR="003C0FC8">
        <w:rPr>
          <w:rFonts w:eastAsiaTheme="minorEastAsia"/>
          <w:sz w:val="22"/>
          <w:szCs w:val="22"/>
          <w:lang w:val="en-US"/>
        </w:rPr>
        <w:t>intraspecific scaling of growth and other rates affecting i</w:t>
      </w:r>
      <w:r w:rsidR="00745EBA">
        <w:rPr>
          <w:rFonts w:eastAsiaTheme="minorEastAsia"/>
          <w:sz w:val="22"/>
          <w:szCs w:val="22"/>
          <w:lang w:val="en-US"/>
        </w:rPr>
        <w:t>t</w:t>
      </w:r>
      <w:r w:rsidR="00B479C4">
        <w:rPr>
          <w:rFonts w:eastAsiaTheme="minorEastAsia"/>
          <w:sz w:val="22"/>
          <w:szCs w:val="22"/>
          <w:lang w:val="en-US"/>
        </w:rPr>
        <w:t xml:space="preserve"> </w:t>
      </w:r>
      <w:r w:rsidR="0025667F">
        <w:rPr>
          <w:rFonts w:eastAsiaTheme="minorEastAsia"/>
          <w:sz w:val="22"/>
          <w:szCs w:val="22"/>
          <w:lang w:val="en-US"/>
        </w:rPr>
        <w:t xml:space="preserve">from controlled experiments. </w:t>
      </w:r>
    </w:p>
    <w:p w14:paraId="679DE8BB" w14:textId="77777777" w:rsidR="00FA0D7A" w:rsidRDefault="00967649" w:rsidP="00FA0D7A">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Pr="008D3594">
        <w:rPr>
          <w:sz w:val="22"/>
          <w:lang w:val="en-GB"/>
        </w:rPr>
        <w:t xml:space="preserve">(von </w:t>
      </w:r>
      <w:proofErr w:type="spellStart"/>
      <w:r w:rsidRPr="008D3594">
        <w:rPr>
          <w:sz w:val="22"/>
          <w:lang w:val="en-GB"/>
        </w:rPr>
        <w:t>Bertalanffy</w:t>
      </w:r>
      <w:proofErr w:type="spellEnd"/>
      <w:r w:rsidRPr="008D3594">
        <w:rPr>
          <w:sz w:val="22"/>
          <w:lang w:val="en-GB"/>
        </w:rPr>
        <w:t xml:space="preserve"> 1938; </w:t>
      </w:r>
      <w:proofErr w:type="spellStart"/>
      <w:r w:rsidRPr="008D3594">
        <w:rPr>
          <w:sz w:val="22"/>
          <w:lang w:val="en-GB"/>
        </w:rPr>
        <w:t>Kitchell</w:t>
      </w:r>
      <w:proofErr w:type="spellEnd"/>
      <w:r w:rsidRPr="008D3594">
        <w:rPr>
          <w:sz w:val="22"/>
          <w:lang w:val="en-GB"/>
        </w:rPr>
        <w:t xml:space="preserve"> </w:t>
      </w:r>
      <w:r w:rsidRPr="008D3594">
        <w:rPr>
          <w:i/>
          <w:iCs/>
          <w:sz w:val="22"/>
          <w:lang w:val="en-GB"/>
        </w:rPr>
        <w:t>et al.</w:t>
      </w:r>
      <w:r w:rsidRPr="008D3594">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A5152" w:rsidRPr="008D3594">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8D3594" w:rsidRPr="008D3594">
        <w:rPr>
          <w:sz w:val="22"/>
          <w:lang w:val="en-GB"/>
        </w:rPr>
        <w:t>(</w:t>
      </w:r>
      <w:proofErr w:type="spellStart"/>
      <w:r w:rsidR="008D3594" w:rsidRPr="008D3594">
        <w:rPr>
          <w:sz w:val="22"/>
          <w:lang w:val="en-GB"/>
        </w:rPr>
        <w:t>Pütter</w:t>
      </w:r>
      <w:proofErr w:type="spellEnd"/>
      <w:r w:rsidR="008D3594" w:rsidRPr="008D3594">
        <w:rPr>
          <w:sz w:val="22"/>
          <w:lang w:val="en-GB"/>
        </w:rPr>
        <w:t xml:space="preserve"> 1920; von </w:t>
      </w:r>
      <w:proofErr w:type="spellStart"/>
      <w:r w:rsidR="008D3594" w:rsidRPr="008D3594">
        <w:rPr>
          <w:sz w:val="22"/>
          <w:lang w:val="en-GB"/>
        </w:rPr>
        <w:t>Bertalanffy</w:t>
      </w:r>
      <w:proofErr w:type="spellEnd"/>
      <w:r w:rsidR="008D3594" w:rsidRPr="008D3594">
        <w:rPr>
          <w:sz w:val="22"/>
          <w:lang w:val="en-GB"/>
        </w:rPr>
        <w:t xml:space="preserve"> 1938; Ursin 1967; West </w:t>
      </w:r>
      <w:r w:rsidR="008D3594" w:rsidRPr="008D3594">
        <w:rPr>
          <w:i/>
          <w:iCs/>
          <w:sz w:val="22"/>
          <w:lang w:val="en-GB"/>
        </w:rPr>
        <w:t>et al.</w:t>
      </w:r>
      <w:r w:rsidR="008D3594" w:rsidRPr="008D3594">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6142E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A51043">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A51043" w:rsidRPr="00A51043">
        <w:rPr>
          <w:sz w:val="22"/>
          <w:lang w:val="en-GB"/>
        </w:rPr>
        <w:t>(</w:t>
      </w:r>
      <w:proofErr w:type="spellStart"/>
      <w:r w:rsidR="00A51043" w:rsidRPr="00A51043">
        <w:rPr>
          <w:sz w:val="22"/>
          <w:lang w:val="en-GB"/>
        </w:rPr>
        <w:t>Hartvig</w:t>
      </w:r>
      <w:proofErr w:type="spellEnd"/>
      <w:r w:rsidR="00A51043" w:rsidRPr="00A51043">
        <w:rPr>
          <w:sz w:val="22"/>
          <w:lang w:val="en-GB"/>
        </w:rPr>
        <w:t xml:space="preserve"> </w:t>
      </w:r>
      <w:r w:rsidR="00A51043" w:rsidRPr="00A51043">
        <w:rPr>
          <w:i/>
          <w:iCs/>
          <w:sz w:val="22"/>
          <w:lang w:val="en-GB"/>
        </w:rPr>
        <w:t>et al.</w:t>
      </w:r>
      <w:r w:rsidR="00A51043" w:rsidRPr="00A51043">
        <w:rPr>
          <w:sz w:val="22"/>
          <w:lang w:val="en-GB"/>
        </w:rPr>
        <w:t xml:space="preserve"> 2011; Maury &amp; </w:t>
      </w:r>
      <w:proofErr w:type="spellStart"/>
      <w:r w:rsidR="00A51043" w:rsidRPr="00A51043">
        <w:rPr>
          <w:sz w:val="22"/>
          <w:lang w:val="en-GB"/>
        </w:rPr>
        <w:t>Poggiale</w:t>
      </w:r>
      <w:proofErr w:type="spellEnd"/>
      <w:r w:rsidR="00A51043" w:rsidRPr="00A51043">
        <w:rPr>
          <w:sz w:val="22"/>
          <w:lang w:val="en-GB"/>
        </w:rPr>
        <w:t xml:space="preserve"> 2013; Blanchard </w:t>
      </w:r>
      <w:r w:rsidR="00A51043" w:rsidRPr="00A51043">
        <w:rPr>
          <w:i/>
          <w:iCs/>
          <w:sz w:val="22"/>
          <w:lang w:val="en-GB"/>
        </w:rPr>
        <w:t>et al.</w:t>
      </w:r>
      <w:r w:rsidR="00A51043" w:rsidRPr="00A51043">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1B2323">
        <w:rPr>
          <w:rFonts w:eastAsiaTheme="minorEastAsia"/>
          <w:sz w:val="22"/>
          <w:szCs w:val="22"/>
          <w:lang w:val="en-US"/>
        </w:rPr>
        <w:t xml:space="preserve"> </w:t>
      </w:r>
      <w:r w:rsidR="00A6229C">
        <w:rPr>
          <w:rFonts w:eastAsiaTheme="minorEastAsia"/>
          <w:sz w:val="22"/>
          <w:szCs w:val="22"/>
          <w:lang w:val="en-US"/>
        </w:rPr>
        <w:t>at the intraspecific</w:t>
      </w:r>
      <w:r w:rsidR="00952B25">
        <w:rPr>
          <w:rFonts w:eastAsiaTheme="minorEastAsia"/>
          <w:sz w:val="22"/>
          <w:szCs w:val="22"/>
          <w:lang w:val="en-US"/>
        </w:rPr>
        <w:t xml:space="preserve"> level rather than interspecific level</w:t>
      </w:r>
      <w:r w:rsidR="00EE0226">
        <w:rPr>
          <w:rFonts w:eastAsiaTheme="minorEastAsia"/>
          <w:sz w:val="22"/>
          <w:szCs w:val="22"/>
          <w:lang w:val="en-US"/>
        </w:rPr>
        <w:t xml:space="preserve">. </w:t>
      </w:r>
      <w:r w:rsidR="006A1EC5">
        <w:rPr>
          <w:rFonts w:eastAsiaTheme="minorEastAsia"/>
          <w:sz w:val="22"/>
          <w:szCs w:val="22"/>
          <w:lang w:val="en-US"/>
        </w:rPr>
        <w:t xml:space="preserve">This could </w:t>
      </w:r>
      <w:r w:rsidR="00A436C2" w:rsidRPr="008D3594">
        <w:rPr>
          <w:rFonts w:eastAsiaTheme="minorEastAsia"/>
          <w:sz w:val="22"/>
          <w:szCs w:val="22"/>
          <w:lang w:val="en-US"/>
        </w:rPr>
        <w:t xml:space="preserve">contribute to better understanding of this fundamental process through mechanistic models </w:t>
      </w:r>
      <w:r w:rsidR="00A436C2" w:rsidRPr="008D3594">
        <w:rPr>
          <w:rFonts w:eastAsiaTheme="minorEastAsia"/>
          <w:sz w:val="22"/>
          <w:szCs w:val="22"/>
        </w:rPr>
        <w:fldChar w:fldCharType="begin"/>
      </w:r>
      <w:r w:rsidR="00A436C2" w:rsidRPr="008D3594">
        <w:rPr>
          <w:rFonts w:eastAsiaTheme="minorEastAsia"/>
          <w:sz w:val="22"/>
          <w:szCs w:val="22"/>
          <w:lang w:val="en-US"/>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436C2" w:rsidRPr="008D3594">
        <w:rPr>
          <w:rFonts w:eastAsiaTheme="minorEastAsia"/>
          <w:sz w:val="22"/>
          <w:szCs w:val="22"/>
        </w:rPr>
        <w:fldChar w:fldCharType="separate"/>
      </w:r>
      <w:r w:rsidR="00A436C2" w:rsidRPr="008D3594">
        <w:rPr>
          <w:sz w:val="22"/>
          <w:szCs w:val="22"/>
          <w:lang w:val="en-US"/>
        </w:rPr>
        <w:t>(Marshall &amp; White 2019b)</w:t>
      </w:r>
      <w:r w:rsidR="00A436C2" w:rsidRPr="008D3594">
        <w:rPr>
          <w:rFonts w:eastAsiaTheme="minorEastAsia"/>
          <w:sz w:val="22"/>
          <w:szCs w:val="22"/>
        </w:rPr>
        <w:fldChar w:fldCharType="end"/>
      </w:r>
      <w:r w:rsidR="00A436C2" w:rsidRPr="008D3594">
        <w:rPr>
          <w:rFonts w:eastAsiaTheme="minorEastAsia"/>
          <w:sz w:val="22"/>
          <w:szCs w:val="22"/>
          <w:lang w:val="en-US"/>
        </w:rPr>
        <w:t xml:space="preserve">. </w:t>
      </w:r>
    </w:p>
    <w:p w14:paraId="19077D8C" w14:textId="77777777" w:rsidR="00625786" w:rsidRDefault="00625786" w:rsidP="005F2027">
      <w:pPr>
        <w:spacing w:line="480" w:lineRule="auto"/>
        <w:ind w:firstLine="284"/>
        <w:contextualSpacing/>
        <w:jc w:val="both"/>
        <w:rPr>
          <w:rFonts w:eastAsiaTheme="minorEastAsia"/>
          <w:sz w:val="22"/>
          <w:szCs w:val="22"/>
          <w:lang w:val="en-US"/>
        </w:rPr>
      </w:pPr>
    </w:p>
    <w:p w14:paraId="6A39AE8C" w14:textId="0909AA6E" w:rsidR="00625786" w:rsidRDefault="0062578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lastRenderedPageBreak/>
        <w:t xml:space="preserve">start this para with </w:t>
      </w:r>
      <w:r w:rsidR="00991882">
        <w:rPr>
          <w:rFonts w:eastAsiaTheme="minorEastAsia"/>
          <w:sz w:val="22"/>
          <w:szCs w:val="22"/>
          <w:lang w:val="en-US"/>
        </w:rPr>
        <w:t>intraspecific!</w:t>
      </w:r>
    </w:p>
    <w:p w14:paraId="2CC89FE7" w14:textId="4F682AAA" w:rsidR="003C1FC7" w:rsidRPr="00EF48C8" w:rsidRDefault="006C68C7" w:rsidP="005F2027">
      <w:pPr>
        <w:spacing w:line="480" w:lineRule="auto"/>
        <w:ind w:firstLine="284"/>
        <w:contextualSpacing/>
        <w:jc w:val="both"/>
        <w:rPr>
          <w:rFonts w:eastAsiaTheme="minorEastAsia"/>
          <w:sz w:val="22"/>
          <w:szCs w:val="22"/>
          <w:lang w:val="en-US"/>
        </w:rPr>
      </w:pPr>
      <w:commentRangeStart w:id="1"/>
      <w:r>
        <w:rPr>
          <w:rFonts w:eastAsiaTheme="minorEastAsia"/>
          <w:sz w:val="22"/>
          <w:szCs w:val="22"/>
          <w:lang w:val="en-US"/>
        </w:rPr>
        <w:t>M</w:t>
      </w:r>
      <w:r w:rsidR="00E21260" w:rsidRPr="00E21260">
        <w:rPr>
          <w:rFonts w:eastAsiaTheme="minorEastAsia"/>
          <w:sz w:val="22"/>
          <w:szCs w:val="22"/>
          <w:lang w:val="en-US"/>
        </w:rPr>
        <w:t xml:space="preserve">etabolically </w:t>
      </w:r>
      <w:commentRangeEnd w:id="1"/>
      <w:r w:rsidR="00711C7F">
        <w:rPr>
          <w:rStyle w:val="CommentReference"/>
        </w:rPr>
        <w:commentReference w:id="1"/>
      </w:r>
      <w:r w:rsidR="00E21260" w:rsidRPr="00E21260">
        <w:rPr>
          <w:rFonts w:eastAsiaTheme="minorEastAsia"/>
          <w:sz w:val="22"/>
          <w:szCs w:val="22"/>
          <w:lang w:val="en-US"/>
        </w:rPr>
        <w:t>driven rates vary predictable with body mass and temperature (</w:t>
      </w:r>
      <w:proofErr w:type="spellStart"/>
      <w:r w:rsidR="00E21260" w:rsidRPr="00E21260">
        <w:rPr>
          <w:rFonts w:eastAsiaTheme="minorEastAsia"/>
          <w:sz w:val="22"/>
          <w:szCs w:val="22"/>
          <w:lang w:val="en-US"/>
        </w:rPr>
        <w:t>Kleiber</w:t>
      </w:r>
      <w:proofErr w:type="spellEnd"/>
      <w:r w:rsidR="00E21260" w:rsidRPr="00E21260">
        <w:rPr>
          <w:rFonts w:eastAsiaTheme="minorEastAsia"/>
          <w:sz w:val="22"/>
          <w:szCs w:val="22"/>
          <w:lang w:val="en-US"/>
        </w:rPr>
        <w:t xml:space="preserve">, 1934), and </w:t>
      </w:r>
      <w:r w:rsidR="00E21260" w:rsidRPr="00E21260">
        <w:rPr>
          <w:rFonts w:cstheme="minorHAnsi"/>
          <w:sz w:val="22"/>
          <w:szCs w:val="22"/>
          <w:lang w:val="en-US"/>
        </w:rPr>
        <w:t xml:space="preserve">many approaches exist to statistically describe these relationships (Downs et al 2004). Because of its mechanistic basis, the metabolic theory of ecology (MTE) </w:t>
      </w:r>
      <w:r w:rsidR="00E21260" w:rsidRPr="00E21260">
        <w:rPr>
          <w:rFonts w:cstheme="minorHAnsi"/>
          <w:sz w:val="22"/>
          <w:szCs w:val="22"/>
        </w:rPr>
        <w:fldChar w:fldCharType="begin"/>
      </w:r>
      <w:r w:rsidR="00E21260" w:rsidRPr="00E21260">
        <w:rPr>
          <w:rFonts w:cstheme="minorHAnsi"/>
          <w:sz w:val="22"/>
          <w:szCs w:val="22"/>
          <w:lang w:val="en-US"/>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w:instrText>
      </w:r>
      <w:r w:rsidR="00E21260" w:rsidRPr="00E21260">
        <w:rPr>
          <w:rFonts w:cstheme="minorHAnsi"/>
          <w:sz w:val="22"/>
          <w:szCs w:val="22"/>
        </w:rPr>
        <w:instrText>ﬁ</w:instrText>
      </w:r>
      <w:r w:rsidR="00E21260" w:rsidRPr="00E21260">
        <w:rPr>
          <w:rFonts w:cstheme="minorHAnsi"/>
          <w:sz w:val="22"/>
          <w:szCs w:val="22"/>
          <w:lang w:val="en-US"/>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21260" w:rsidRPr="00E21260">
        <w:rPr>
          <w:rFonts w:cstheme="minorHAnsi"/>
          <w:sz w:val="22"/>
          <w:szCs w:val="22"/>
        </w:rPr>
        <w:fldChar w:fldCharType="separate"/>
      </w:r>
      <w:r w:rsidR="00E21260" w:rsidRPr="00E21260">
        <w:rPr>
          <w:sz w:val="22"/>
          <w:szCs w:val="22"/>
          <w:lang w:val="en-US"/>
        </w:rPr>
        <w:t xml:space="preserve">(Brown </w:t>
      </w:r>
      <w:r w:rsidR="00E21260" w:rsidRPr="00E21260">
        <w:rPr>
          <w:i/>
          <w:iCs/>
          <w:sz w:val="22"/>
          <w:szCs w:val="22"/>
          <w:lang w:val="en-US"/>
        </w:rPr>
        <w:t>et al.</w:t>
      </w:r>
      <w:r w:rsidR="00E21260" w:rsidRPr="00E21260">
        <w:rPr>
          <w:sz w:val="22"/>
          <w:szCs w:val="22"/>
          <w:lang w:val="en-US"/>
        </w:rPr>
        <w:t xml:space="preserve"> 2004a)</w:t>
      </w:r>
      <w:r w:rsidR="00E21260" w:rsidRPr="00E21260">
        <w:rPr>
          <w:rFonts w:cstheme="minorHAnsi"/>
          <w:sz w:val="22"/>
          <w:szCs w:val="22"/>
        </w:rPr>
        <w:fldChar w:fldCharType="end"/>
      </w:r>
      <w:r w:rsidR="00E21260" w:rsidRPr="00E21260">
        <w:rPr>
          <w:rFonts w:cstheme="minorHAnsi"/>
          <w:sz w:val="22"/>
          <w:szCs w:val="22"/>
          <w:lang w:val="en-US"/>
        </w:rPr>
        <w:t xml:space="preserve"> is a popular framework for linking individual metabolism to ecological processes in a bio-energetic framework </w:t>
      </w:r>
      <w:r w:rsidR="00E21260" w:rsidRPr="00E21260">
        <w:rPr>
          <w:rFonts w:cstheme="minorHAnsi"/>
          <w:sz w:val="22"/>
          <w:szCs w:val="22"/>
        </w:rPr>
        <w:fldChar w:fldCharType="begin"/>
      </w:r>
      <w:r w:rsidR="00E21260" w:rsidRPr="00E21260">
        <w:rPr>
          <w:rFonts w:cstheme="minorHAnsi"/>
          <w:sz w:val="22"/>
          <w:szCs w:val="22"/>
          <w:lang w:val="en-US"/>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w:instrText>
      </w:r>
      <w:r w:rsidR="00E21260" w:rsidRPr="00E21260">
        <w:rPr>
          <w:rFonts w:cstheme="minorHAnsi"/>
          <w:sz w:val="22"/>
          <w:szCs w:val="22"/>
        </w:rPr>
        <w:instrText xml:space="preserve">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00E21260" w:rsidRPr="00E21260">
        <w:rPr>
          <w:rFonts w:cstheme="minorHAnsi"/>
          <w:sz w:val="22"/>
          <w:szCs w:val="22"/>
        </w:rPr>
        <w:fldChar w:fldCharType="separate"/>
      </w:r>
      <w:r w:rsidR="00E21260" w:rsidRPr="00E21260">
        <w:rPr>
          <w:sz w:val="22"/>
          <w:szCs w:val="22"/>
        </w:rPr>
        <w:t>(</w:t>
      </w:r>
      <w:proofErr w:type="spellStart"/>
      <w:r w:rsidR="00E21260" w:rsidRPr="00E21260">
        <w:rPr>
          <w:sz w:val="22"/>
          <w:szCs w:val="22"/>
        </w:rPr>
        <w:t>Vasseur</w:t>
      </w:r>
      <w:proofErr w:type="spellEnd"/>
      <w:r w:rsidR="00E21260" w:rsidRPr="00E21260">
        <w:rPr>
          <w:sz w:val="22"/>
          <w:szCs w:val="22"/>
        </w:rPr>
        <w:t xml:space="preserve"> &amp; McCann 2005; O’Connor 2009; </w:t>
      </w:r>
      <w:proofErr w:type="spellStart"/>
      <w:r w:rsidR="00E21260" w:rsidRPr="00E21260">
        <w:rPr>
          <w:sz w:val="22"/>
          <w:szCs w:val="22"/>
        </w:rPr>
        <w:t>Brose</w:t>
      </w:r>
      <w:proofErr w:type="spellEnd"/>
      <w:r w:rsidR="00E21260" w:rsidRPr="00E21260">
        <w:rPr>
          <w:sz w:val="22"/>
          <w:szCs w:val="22"/>
        </w:rPr>
        <w:t xml:space="preserve"> </w:t>
      </w:r>
      <w:r w:rsidR="00E21260" w:rsidRPr="00E21260">
        <w:rPr>
          <w:i/>
          <w:iCs/>
          <w:sz w:val="22"/>
          <w:szCs w:val="22"/>
        </w:rPr>
        <w:t>et al.</w:t>
      </w:r>
      <w:r w:rsidR="00E21260" w:rsidRPr="00E21260">
        <w:rPr>
          <w:sz w:val="22"/>
          <w:szCs w:val="22"/>
        </w:rPr>
        <w:t xml:space="preserve"> 2012; Gilbert </w:t>
      </w:r>
      <w:r w:rsidR="00E21260" w:rsidRPr="00E21260">
        <w:rPr>
          <w:i/>
          <w:iCs/>
          <w:sz w:val="22"/>
          <w:szCs w:val="22"/>
        </w:rPr>
        <w:t>et al.</w:t>
      </w:r>
      <w:r w:rsidR="00E21260" w:rsidRPr="00E21260">
        <w:rPr>
          <w:sz w:val="22"/>
          <w:szCs w:val="22"/>
        </w:rPr>
        <w:t xml:space="preserve"> 2014; </w:t>
      </w:r>
      <w:proofErr w:type="spellStart"/>
      <w:r w:rsidR="00E21260" w:rsidRPr="00E21260">
        <w:rPr>
          <w:sz w:val="22"/>
          <w:szCs w:val="22"/>
        </w:rPr>
        <w:t>Sentis</w:t>
      </w:r>
      <w:proofErr w:type="spellEnd"/>
      <w:r w:rsidR="00E21260" w:rsidRPr="00E21260">
        <w:rPr>
          <w:sz w:val="22"/>
          <w:szCs w:val="22"/>
        </w:rPr>
        <w:t xml:space="preserve"> </w:t>
      </w:r>
      <w:r w:rsidR="00E21260" w:rsidRPr="00E21260">
        <w:rPr>
          <w:i/>
          <w:iCs/>
          <w:sz w:val="22"/>
          <w:szCs w:val="22"/>
        </w:rPr>
        <w:t>et al.</w:t>
      </w:r>
      <w:r w:rsidR="00E21260" w:rsidRPr="00E21260">
        <w:rPr>
          <w:sz w:val="22"/>
          <w:szCs w:val="22"/>
        </w:rPr>
        <w:t xml:space="preserve"> 2017)</w:t>
      </w:r>
      <w:r w:rsidR="00E21260" w:rsidRPr="00E21260">
        <w:rPr>
          <w:rFonts w:cstheme="minorHAnsi"/>
          <w:sz w:val="22"/>
          <w:szCs w:val="22"/>
        </w:rPr>
        <w:fldChar w:fldCharType="end"/>
      </w:r>
      <w:r w:rsidR="00E21260" w:rsidRPr="00E21260">
        <w:rPr>
          <w:rFonts w:cstheme="minorHAnsi"/>
          <w:sz w:val="22"/>
          <w:szCs w:val="22"/>
        </w:rPr>
        <w:t xml:space="preserve">. </w:t>
      </w:r>
      <w:r w:rsidR="00E21260" w:rsidRPr="00E21260">
        <w:rPr>
          <w:rFonts w:cstheme="minorHAnsi"/>
          <w:sz w:val="22"/>
          <w:szCs w:val="22"/>
          <w:lang w:val="en-US"/>
        </w:rPr>
        <w:t xml:space="preserve">The MTE predicts metabolism to scale in proportion to </w:t>
      </w:r>
      <m:oMath>
        <m:sSup>
          <m:sSupPr>
            <m:ctrlPr>
              <w:rPr>
                <w:rFonts w:ascii="Cambria Math" w:eastAsiaTheme="minorEastAsia" w:hAnsi="Cambria Math" w:cstheme="minorHAnsi"/>
                <w:i/>
                <w:sz w:val="22"/>
                <w:szCs w:val="22"/>
              </w:rPr>
            </m:ctrlPr>
          </m:sSupPr>
          <m:e>
            <m:r>
              <w:rPr>
                <w:rFonts w:ascii="Cambria Math" w:hAnsi="Cambria Math" w:cstheme="minorHAnsi"/>
                <w:sz w:val="22"/>
                <w:szCs w:val="22"/>
              </w:rPr>
              <m:t>M</m:t>
            </m:r>
            <m:ctrlPr>
              <w:rPr>
                <w:rFonts w:ascii="Cambria Math" w:hAnsi="Cambria Math" w:cstheme="minorHAnsi"/>
                <w:i/>
                <w:sz w:val="22"/>
                <w:szCs w:val="22"/>
              </w:rPr>
            </m:ctrlPr>
          </m:e>
          <m:sup>
            <m:r>
              <w:rPr>
                <w:rFonts w:ascii="Cambria Math" w:hAnsi="Cambria Math" w:cstheme="minorHAnsi"/>
                <w:sz w:val="22"/>
                <w:szCs w:val="22"/>
                <w:lang w:val="en-US"/>
              </w:rPr>
              <m:t>1/4</m:t>
            </m:r>
          </m:sup>
        </m:sSup>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E</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kT</m:t>
            </m:r>
          </m:sup>
        </m:sSup>
      </m:oMath>
      <w:r w:rsidR="00E21260" w:rsidRPr="00E21260">
        <w:rPr>
          <w:rFonts w:eastAsiaTheme="minorEastAsia"/>
          <w:sz w:val="22"/>
          <w:szCs w:val="22"/>
          <w:lang w:val="en-US"/>
        </w:rPr>
        <w:t xml:space="preserve">, where </w:t>
      </w:r>
      <m:oMath>
        <m:r>
          <w:rPr>
            <w:rFonts w:ascii="Cambria Math" w:eastAsiaTheme="minorEastAsia" w:hAnsi="Cambria Math"/>
            <w:sz w:val="22"/>
            <w:szCs w:val="22"/>
          </w:rPr>
          <m:t>M</m:t>
        </m:r>
      </m:oMath>
      <w:r w:rsidR="00E21260" w:rsidRPr="00E21260">
        <w:rPr>
          <w:rFonts w:eastAsiaTheme="minorEastAsia"/>
          <w:sz w:val="22"/>
          <w:szCs w:val="22"/>
          <w:lang w:val="en-US"/>
        </w:rPr>
        <w:t xml:space="preserve"> is body mass and </w:t>
      </w:r>
      <m:oMath>
        <m:r>
          <w:rPr>
            <w:rFonts w:ascii="Cambria Math" w:eastAsiaTheme="minorEastAsia" w:hAnsi="Cambria Math"/>
            <w:sz w:val="22"/>
            <w:szCs w:val="22"/>
          </w:rPr>
          <m:t>E</m:t>
        </m:r>
      </m:oMath>
      <w:r w:rsidR="00E21260" w:rsidRPr="00E21260">
        <w:rPr>
          <w:rFonts w:eastAsiaTheme="minorEastAsia"/>
          <w:sz w:val="22"/>
          <w:szCs w:val="22"/>
          <w:lang w:val="en-US"/>
        </w:rPr>
        <w:t xml:space="preserve"> is the activation energy, </w:t>
      </w:r>
      <m:oMath>
        <m:r>
          <w:rPr>
            <w:rFonts w:ascii="Cambria Math" w:eastAsiaTheme="minorEastAsia" w:hAnsi="Cambria Math"/>
            <w:sz w:val="22"/>
            <w:szCs w:val="22"/>
          </w:rPr>
          <m:t>k</m:t>
        </m:r>
      </m:oMath>
      <w:r w:rsidR="00E21260" w:rsidRPr="00E21260">
        <w:rPr>
          <w:rFonts w:eastAsiaTheme="minorEastAsia"/>
          <w:sz w:val="22"/>
          <w:szCs w:val="22"/>
          <w:lang w:val="en-US"/>
        </w:rPr>
        <w:t xml:space="preserve"> is Boltzmann’s constant and </w:t>
      </w:r>
      <m:oMath>
        <m:r>
          <w:rPr>
            <w:rFonts w:ascii="Cambria Math" w:eastAsiaTheme="minorEastAsia" w:hAnsi="Cambria Math"/>
            <w:sz w:val="22"/>
            <w:szCs w:val="22"/>
          </w:rPr>
          <m:t>T</m:t>
        </m:r>
      </m:oMath>
      <w:r w:rsidR="00E21260" w:rsidRPr="00E21260">
        <w:rPr>
          <w:rFonts w:eastAsiaTheme="minorEastAsia"/>
          <w:sz w:val="22"/>
          <w:szCs w:val="22"/>
          <w:lang w:val="en-US"/>
        </w:rPr>
        <w:t xml:space="preserve"> is absolute temperature in </w:t>
      </w:r>
      <m:oMath>
        <m:r>
          <m:rPr>
            <m:sty m:val="p"/>
          </m:rPr>
          <w:rPr>
            <w:rFonts w:ascii="Cambria Math" w:eastAsiaTheme="minorEastAsia" w:hAnsi="Cambria Math"/>
            <w:sz w:val="22"/>
            <w:szCs w:val="22"/>
            <w:lang w:val="en-US"/>
          </w:rPr>
          <m:t>K</m:t>
        </m:r>
      </m:oMath>
      <w:r w:rsidR="00E21260" w:rsidRPr="00E21260">
        <w:rPr>
          <w:rFonts w:eastAsiaTheme="minorEastAsia"/>
          <w:sz w:val="22"/>
          <w:szCs w:val="22"/>
          <w:lang w:val="en-US"/>
        </w:rPr>
        <w:t xml:space="preserve">, based on the assumption that metabolism is limited by resource uptake and distribution </w:t>
      </w:r>
      <w:r w:rsidR="00E21260" w:rsidRPr="00E21260">
        <w:rPr>
          <w:rFonts w:eastAsiaTheme="minorEastAsia"/>
          <w:sz w:val="22"/>
          <w:szCs w:val="22"/>
        </w:rPr>
        <w:fldChar w:fldCharType="begin"/>
      </w:r>
      <w:r w:rsidR="00E21260" w:rsidRPr="00E21260">
        <w:rPr>
          <w:rFonts w:eastAsiaTheme="minorEastAsia"/>
          <w:sz w:val="22"/>
          <w:szCs w:val="22"/>
          <w:lang w:val="en-US"/>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E21260" w:rsidRPr="00E21260">
        <w:rPr>
          <w:rFonts w:eastAsiaTheme="minorEastAsia"/>
          <w:sz w:val="22"/>
          <w:szCs w:val="22"/>
        </w:rPr>
        <w:fldChar w:fldCharType="separate"/>
      </w:r>
      <w:r w:rsidR="00E21260" w:rsidRPr="00E21260">
        <w:rPr>
          <w:sz w:val="22"/>
          <w:szCs w:val="22"/>
          <w:lang w:val="en-US"/>
        </w:rPr>
        <w:t xml:space="preserve">(West </w:t>
      </w:r>
      <w:r w:rsidR="00E21260" w:rsidRPr="00E21260">
        <w:rPr>
          <w:i/>
          <w:iCs/>
          <w:sz w:val="22"/>
          <w:szCs w:val="22"/>
          <w:lang w:val="en-US"/>
        </w:rPr>
        <w:t>et al.</w:t>
      </w:r>
      <w:r w:rsidR="00E21260" w:rsidRPr="00E21260">
        <w:rPr>
          <w:sz w:val="22"/>
          <w:szCs w:val="22"/>
          <w:lang w:val="en-US"/>
        </w:rPr>
        <w:t xml:space="preserve"> 1999)</w:t>
      </w:r>
      <w:r w:rsidR="00E21260" w:rsidRPr="00E21260">
        <w:rPr>
          <w:rFonts w:eastAsiaTheme="minorEastAsia"/>
          <w:sz w:val="22"/>
          <w:szCs w:val="22"/>
        </w:rPr>
        <w:fldChar w:fldCharType="end"/>
      </w:r>
      <w:r w:rsidR="00E21260" w:rsidRPr="00E21260">
        <w:rPr>
          <w:rFonts w:eastAsiaTheme="minorEastAsia"/>
          <w:sz w:val="22"/>
          <w:szCs w:val="22"/>
          <w:lang w:val="en-US"/>
        </w:rPr>
        <w:t>, and that organisms typically inhabit thermal environments where rates scale with temperature exponentially.</w:t>
      </w:r>
      <w:r w:rsidR="00E21260" w:rsidRPr="00FA0D7A">
        <w:rPr>
          <w:rFonts w:eastAsiaTheme="minorEastAsia"/>
          <w:sz w:val="22"/>
          <w:szCs w:val="22"/>
          <w:lang w:val="en-US"/>
        </w:rPr>
        <w:t xml:space="preserve"> </w:t>
      </w:r>
      <w:r w:rsidR="00E21260" w:rsidRPr="00FA0D7A">
        <w:rPr>
          <w:rFonts w:cstheme="minorHAnsi"/>
          <w:sz w:val="22"/>
          <w:szCs w:val="22"/>
          <w:lang w:val="en-US"/>
        </w:rPr>
        <w:t>How</w:t>
      </w:r>
      <w:r w:rsidR="00E21260" w:rsidRPr="00FA0D7A">
        <w:rPr>
          <w:rFonts w:eastAsiaTheme="minorEastAsia"/>
          <w:sz w:val="22"/>
          <w:szCs w:val="22"/>
          <w:lang w:val="en-US"/>
        </w:rPr>
        <w:t xml:space="preserve">ever, it </w:t>
      </w:r>
      <w:r w:rsidR="00D34B8D">
        <w:rPr>
          <w:rFonts w:eastAsiaTheme="minorEastAsia"/>
          <w:sz w:val="22"/>
          <w:szCs w:val="22"/>
          <w:lang w:val="en-US"/>
        </w:rPr>
        <w:t xml:space="preserve">the universality of these </w:t>
      </w:r>
      <w:r w:rsidR="00E21260" w:rsidRPr="00FA0D7A">
        <w:rPr>
          <w:rFonts w:eastAsiaTheme="minorEastAsia"/>
          <w:sz w:val="22"/>
          <w:szCs w:val="22"/>
          <w:lang w:val="en-US"/>
        </w:rPr>
        <w:t>scaling relationship for metabolically driven rates</w:t>
      </w:r>
      <w:r w:rsidR="00D34B8D">
        <w:rPr>
          <w:rFonts w:eastAsiaTheme="minorEastAsia"/>
          <w:sz w:val="22"/>
          <w:szCs w:val="22"/>
          <w:lang w:val="en-US"/>
        </w:rPr>
        <w:t xml:space="preserve"> </w:t>
      </w:r>
      <w:r w:rsidR="00015533">
        <w:rPr>
          <w:rFonts w:eastAsiaTheme="minorEastAsia"/>
          <w:sz w:val="22"/>
          <w:szCs w:val="22"/>
          <w:lang w:val="en-US"/>
        </w:rPr>
        <w:t xml:space="preserve">are often questioned, as experimental data frequently show </w:t>
      </w:r>
      <w:r w:rsidR="0060026C">
        <w:rPr>
          <w:rFonts w:eastAsiaTheme="minorEastAsia"/>
          <w:sz w:val="22"/>
          <w:szCs w:val="22"/>
          <w:lang w:val="en-US"/>
        </w:rPr>
        <w:t>deviations in both the mass- and temperature coefficients</w:t>
      </w:r>
      <w:r w:rsidR="008E65E7">
        <w:rPr>
          <w:rFonts w:eastAsiaTheme="minorEastAsia"/>
          <w:sz w:val="22"/>
          <w:szCs w:val="22"/>
          <w:lang w:val="en-US"/>
        </w:rPr>
        <w:t>, and their independence</w:t>
      </w:r>
      <w:r w:rsidR="00E21260" w:rsidRPr="00574117">
        <w:rPr>
          <w:rFonts w:eastAsiaTheme="minorEastAsia"/>
          <w:sz w:val="22"/>
          <w:szCs w:val="22"/>
          <w:lang w:val="en-US"/>
        </w:rPr>
        <w:t xml:space="preserve"> </w:t>
      </w:r>
      <w:r w:rsidR="00E21260" w:rsidRPr="00574117">
        <w:rPr>
          <w:rFonts w:eastAsiaTheme="minorEastAsia"/>
          <w:sz w:val="22"/>
          <w:szCs w:val="22"/>
        </w:rPr>
        <w:fldChar w:fldCharType="begin"/>
      </w:r>
      <w:r w:rsidR="00FB4EDA">
        <w:rPr>
          <w:rFonts w:eastAsiaTheme="minorEastAsia"/>
          <w:sz w:val="22"/>
          <w:szCs w:val="22"/>
          <w:lang w:val="en-US"/>
        </w:rPr>
        <w:instrText xml:space="preserve"> ADDIN ZOTERO_ITEM CSL_CITATION {"citationID":"SX4pPqFm","properties":{"formattedCitation":"(Bokma 2004; Clarke 2004; Dell {\\i{}et al.} 2011; Englund {\\i{}et al.} 2011; Ohlberger {\\i{}et al.} 2012; Jerde {\\i{}et al.} 2019)","plainCitation":"(Bokma 2004; Clarke 2004; Dell et al. 2011; Englund et al. 2011; Ohlberger et al. 2012; Jerde et al. 2019)","noteIndex":0},"citationItems":[{"id":846,"uris":["http://zotero.org/users/6116610/items/968SQBW8"],"uri":["http://zotero.org/users/6116610/items/968SQBW8"],"itemData":{"id":846,"type":"article-journal","container-title":"Functional Ecology","issue":"2","page":"184–187","title":"Evidence against universal metabolic allometry","volume":"18","author":[{"family":"Bokma","given":"Folmer"}],"issued":{"date-parts":[["2004"]]}}},{"id":147,"uris":["http://zotero.org/users/6116610/items/7EHCQFJR"],"uri":["http://zotero.org/users/6116610/items/7EHCQFJR"],"itemData":{"id":147,"type":"article-journal","container-title":"Functional Ecology","issue":"252-256","title":"Is there a Universal Temperature Dependence of metabolism?","volume":"18","author":[{"family":"Clarke","given":"A"}],"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FB4EDA" w:rsidRPr="00FB4EDA">
        <w:rPr>
          <w:rFonts w:eastAsiaTheme="minorEastAsia"/>
          <w:sz w:val="22"/>
          <w:szCs w:val="22"/>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FB4EDA">
        <w:rPr>
          <w:rFonts w:eastAsiaTheme="minorEastAsia"/>
          <w:sz w:val="22"/>
          <w:szCs w:val="22"/>
          <w:lang w:val="en-US"/>
        </w:rPr>
        <w:instrText>ﬁ</w:instrText>
      </w:r>
      <w:r w:rsidR="00FB4EDA" w:rsidRPr="00FB4EDA">
        <w:rPr>
          <w:rFonts w:eastAsiaTheme="minorEastAsia"/>
          <w:sz w:val="22"/>
          <w:szCs w:val="22"/>
        </w:rPr>
        <w:instrText>cient of 0.89 with a SIC interval spanning 0.82 to 0.99, implying that mechanistically derived coef</w:instrText>
      </w:r>
      <w:r w:rsidR="00FB4EDA">
        <w:rPr>
          <w:rFonts w:eastAsiaTheme="minorEastAsia"/>
          <w:sz w:val="22"/>
          <w:szCs w:val="22"/>
          <w:lang w:val="en-US"/>
        </w:rPr>
        <w:instrText>ﬁ</w:instrText>
      </w:r>
      <w:r w:rsidR="00FB4EDA" w:rsidRPr="00FB4EDA">
        <w:rPr>
          <w:rFonts w:eastAsiaTheme="minorEastAsia"/>
          <w:sz w:val="22"/>
          <w:szCs w:val="22"/>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FB4EDA">
        <w:rPr>
          <w:rFonts w:eastAsiaTheme="minorEastAsia"/>
          <w:sz w:val="22"/>
          <w:szCs w:val="22"/>
          <w:lang w:val="en-US"/>
        </w:rPr>
        <w:instrText>ﬁ</w:instrText>
      </w:r>
      <w:r w:rsidR="00FB4EDA" w:rsidRPr="00FB4EDA">
        <w:rPr>
          <w:rFonts w:eastAsiaTheme="minorEastAsia"/>
          <w:sz w:val="22"/>
          <w:szCs w:val="22"/>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E21260" w:rsidRPr="00574117">
        <w:rPr>
          <w:rFonts w:eastAsiaTheme="minorEastAsia"/>
          <w:sz w:val="22"/>
          <w:szCs w:val="22"/>
        </w:rPr>
        <w:fldChar w:fldCharType="separate"/>
      </w:r>
      <w:r w:rsidR="00FB4EDA" w:rsidRPr="00FB4EDA">
        <w:rPr>
          <w:sz w:val="22"/>
        </w:rPr>
        <w:t>(</w:t>
      </w:r>
      <w:proofErr w:type="spellStart"/>
      <w:r w:rsidR="00FB4EDA" w:rsidRPr="00FB4EDA">
        <w:rPr>
          <w:sz w:val="22"/>
        </w:rPr>
        <w:t>Bokma</w:t>
      </w:r>
      <w:proofErr w:type="spellEnd"/>
      <w:r w:rsidR="00FB4EDA" w:rsidRPr="00FB4EDA">
        <w:rPr>
          <w:sz w:val="22"/>
        </w:rPr>
        <w:t xml:space="preserve"> 2004; Clarke 2004; Dell </w:t>
      </w:r>
      <w:r w:rsidR="00FB4EDA" w:rsidRPr="00FB4EDA">
        <w:rPr>
          <w:i/>
          <w:iCs/>
          <w:sz w:val="22"/>
        </w:rPr>
        <w:t>et al.</w:t>
      </w:r>
      <w:r w:rsidR="00FB4EDA" w:rsidRPr="00FB4EDA">
        <w:rPr>
          <w:sz w:val="22"/>
        </w:rPr>
        <w:t xml:space="preserve"> 2011; Englund </w:t>
      </w:r>
      <w:r w:rsidR="00FB4EDA" w:rsidRPr="00FB4EDA">
        <w:rPr>
          <w:i/>
          <w:iCs/>
          <w:sz w:val="22"/>
        </w:rPr>
        <w:t>et al.</w:t>
      </w:r>
      <w:r w:rsidR="00FB4EDA" w:rsidRPr="00FB4EDA">
        <w:rPr>
          <w:sz w:val="22"/>
        </w:rPr>
        <w:t xml:space="preserve"> 2011; </w:t>
      </w:r>
      <w:proofErr w:type="spellStart"/>
      <w:r w:rsidR="00FB4EDA" w:rsidRPr="00FB4EDA">
        <w:rPr>
          <w:sz w:val="22"/>
        </w:rPr>
        <w:t>Ohlberger</w:t>
      </w:r>
      <w:proofErr w:type="spellEnd"/>
      <w:r w:rsidR="00FB4EDA" w:rsidRPr="00FB4EDA">
        <w:rPr>
          <w:sz w:val="22"/>
        </w:rPr>
        <w:t xml:space="preserve"> </w:t>
      </w:r>
      <w:r w:rsidR="00FB4EDA" w:rsidRPr="00FB4EDA">
        <w:rPr>
          <w:i/>
          <w:iCs/>
          <w:sz w:val="22"/>
        </w:rPr>
        <w:t>et al.</w:t>
      </w:r>
      <w:r w:rsidR="00FB4EDA" w:rsidRPr="00FB4EDA">
        <w:rPr>
          <w:sz w:val="22"/>
        </w:rPr>
        <w:t xml:space="preserve"> 2012; </w:t>
      </w:r>
      <w:proofErr w:type="spellStart"/>
      <w:r w:rsidR="00FB4EDA" w:rsidRPr="00FB4EDA">
        <w:rPr>
          <w:sz w:val="22"/>
        </w:rPr>
        <w:t>Jerde</w:t>
      </w:r>
      <w:proofErr w:type="spellEnd"/>
      <w:r w:rsidR="00FB4EDA" w:rsidRPr="00FB4EDA">
        <w:rPr>
          <w:sz w:val="22"/>
        </w:rPr>
        <w:t xml:space="preserve"> </w:t>
      </w:r>
      <w:r w:rsidR="00FB4EDA" w:rsidRPr="00FB4EDA">
        <w:rPr>
          <w:i/>
          <w:iCs/>
          <w:sz w:val="22"/>
        </w:rPr>
        <w:t>et al.</w:t>
      </w:r>
      <w:r w:rsidR="00FB4EDA" w:rsidRPr="00FB4EDA">
        <w:rPr>
          <w:sz w:val="22"/>
        </w:rPr>
        <w:t xml:space="preserve"> 2019)</w:t>
      </w:r>
      <w:r w:rsidR="00E21260" w:rsidRPr="00574117">
        <w:rPr>
          <w:rFonts w:eastAsiaTheme="minorEastAsia"/>
          <w:sz w:val="22"/>
          <w:szCs w:val="22"/>
        </w:rPr>
        <w:fldChar w:fldCharType="end"/>
      </w:r>
      <w:r w:rsidR="00E21260" w:rsidRPr="00574117">
        <w:rPr>
          <w:rFonts w:eastAsiaTheme="minorEastAsia"/>
          <w:sz w:val="22"/>
          <w:szCs w:val="22"/>
        </w:rPr>
        <w:t xml:space="preserve">. </w:t>
      </w:r>
      <w:r w:rsidR="009F0732">
        <w:rPr>
          <w:rFonts w:eastAsiaTheme="minorEastAsia"/>
          <w:sz w:val="22"/>
          <w:szCs w:val="22"/>
          <w:lang w:val="en-US"/>
        </w:rPr>
        <w:t xml:space="preserve">This is especially true for intraspecific scaling, where </w:t>
      </w:r>
      <w:r w:rsidR="00CC7AE3">
        <w:rPr>
          <w:rFonts w:eastAsiaTheme="minorEastAsia"/>
          <w:sz w:val="22"/>
          <w:szCs w:val="22"/>
          <w:lang w:val="en-US"/>
        </w:rPr>
        <w:t>rates</w:t>
      </w:r>
      <w:r w:rsidR="00C10D1E">
        <w:rPr>
          <w:rFonts w:eastAsiaTheme="minorEastAsia"/>
          <w:sz w:val="22"/>
          <w:szCs w:val="22"/>
          <w:lang w:val="en-US"/>
        </w:rPr>
        <w:t xml:space="preserve"> </w:t>
      </w:r>
      <w:r w:rsidR="006C1831">
        <w:rPr>
          <w:rFonts w:eastAsiaTheme="minorEastAsia"/>
          <w:sz w:val="22"/>
          <w:szCs w:val="22"/>
          <w:lang w:val="en-US"/>
        </w:rPr>
        <w:t xml:space="preserve">in addition </w:t>
      </w:r>
      <w:r w:rsidR="00C10D1E">
        <w:rPr>
          <w:rFonts w:eastAsiaTheme="minorEastAsia"/>
          <w:sz w:val="22"/>
          <w:szCs w:val="22"/>
          <w:lang w:val="en-US"/>
        </w:rPr>
        <w:t xml:space="preserve">are </w:t>
      </w:r>
      <w:r w:rsidR="00C10D1E">
        <w:rPr>
          <w:rFonts w:eastAsiaTheme="minorEastAsia"/>
          <w:sz w:val="22"/>
          <w:szCs w:val="22"/>
          <w:lang w:val="en-US"/>
        </w:rPr>
        <w:t xml:space="preserve">typically </w:t>
      </w:r>
      <w:r w:rsidR="00C10D1E" w:rsidRPr="00574117">
        <w:rPr>
          <w:rFonts w:eastAsiaTheme="minorEastAsia"/>
          <w:sz w:val="22"/>
          <w:szCs w:val="22"/>
          <w:lang w:val="en-US"/>
        </w:rPr>
        <w:t>asymmetrically unimodal</w:t>
      </w:r>
      <w:r w:rsidR="00CC7AE3">
        <w:rPr>
          <w:rFonts w:eastAsiaTheme="minorEastAsia"/>
          <w:sz w:val="22"/>
          <w:szCs w:val="22"/>
          <w:lang w:val="en-US"/>
        </w:rPr>
        <w:t xml:space="preserve"> </w:t>
      </w:r>
      <w:r w:rsidR="00C10D1E">
        <w:rPr>
          <w:rFonts w:eastAsiaTheme="minorEastAsia"/>
          <w:sz w:val="22"/>
          <w:szCs w:val="22"/>
          <w:lang w:val="en-US"/>
        </w:rPr>
        <w:t xml:space="preserve">over a </w:t>
      </w:r>
      <w:r w:rsidR="000D7CB0">
        <w:rPr>
          <w:rFonts w:eastAsiaTheme="minorEastAsia"/>
          <w:sz w:val="22"/>
          <w:szCs w:val="22"/>
          <w:lang w:val="en-US"/>
        </w:rPr>
        <w:t xml:space="preserve">large enough temperature range </w:t>
      </w:r>
      <w:r w:rsidR="00E21260" w:rsidRPr="004A7D32">
        <w:rPr>
          <w:rFonts w:eastAsiaTheme="minorEastAsia"/>
          <w:sz w:val="22"/>
          <w:szCs w:val="22"/>
        </w:rPr>
        <w:fldChar w:fldCharType="begin"/>
      </w:r>
      <w:r w:rsidR="00E21260" w:rsidRPr="004A7D32">
        <w:rPr>
          <w:rFonts w:eastAsiaTheme="minorEastAsia"/>
          <w:sz w:val="22"/>
          <w:szCs w:val="22"/>
          <w:lang w:val="en-US"/>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E21260" w:rsidRPr="004A7D32">
        <w:rPr>
          <w:rFonts w:eastAsiaTheme="minorEastAsia"/>
          <w:sz w:val="22"/>
          <w:szCs w:val="22"/>
        </w:rPr>
        <w:fldChar w:fldCharType="separate"/>
      </w:r>
      <w:r w:rsidR="00E21260" w:rsidRPr="004A7D32">
        <w:rPr>
          <w:sz w:val="22"/>
          <w:szCs w:val="22"/>
          <w:lang w:val="en-US"/>
        </w:rPr>
        <w:t xml:space="preserve">(Dell </w:t>
      </w:r>
      <w:r w:rsidR="00E21260" w:rsidRPr="004A7D32">
        <w:rPr>
          <w:i/>
          <w:iCs/>
          <w:sz w:val="22"/>
          <w:szCs w:val="22"/>
          <w:lang w:val="en-US"/>
        </w:rPr>
        <w:t>et al.</w:t>
      </w:r>
      <w:r w:rsidR="00E21260" w:rsidRPr="004A7D32">
        <w:rPr>
          <w:sz w:val="22"/>
          <w:szCs w:val="22"/>
          <w:lang w:val="en-US"/>
        </w:rPr>
        <w:t xml:space="preserve"> 2011; Englund </w:t>
      </w:r>
      <w:r w:rsidR="00E21260" w:rsidRPr="004A7D32">
        <w:rPr>
          <w:i/>
          <w:iCs/>
          <w:sz w:val="22"/>
          <w:szCs w:val="22"/>
          <w:lang w:val="en-US"/>
        </w:rPr>
        <w:t>et al.</w:t>
      </w:r>
      <w:r w:rsidR="00E21260" w:rsidRPr="004A7D32">
        <w:rPr>
          <w:sz w:val="22"/>
          <w:szCs w:val="22"/>
          <w:lang w:val="en-US"/>
        </w:rPr>
        <w:t xml:space="preserve"> 2011)</w:t>
      </w:r>
      <w:r w:rsidR="00E21260" w:rsidRPr="004A7D32">
        <w:rPr>
          <w:rFonts w:eastAsiaTheme="minorEastAsia"/>
          <w:sz w:val="22"/>
          <w:szCs w:val="22"/>
        </w:rPr>
        <w:fldChar w:fldCharType="end"/>
      </w:r>
      <w:r w:rsidR="00E21260" w:rsidRPr="004A7D32">
        <w:rPr>
          <w:rFonts w:cstheme="minorHAnsi"/>
          <w:sz w:val="22"/>
          <w:szCs w:val="22"/>
          <w:lang w:val="en-US"/>
        </w:rPr>
        <w:t>.</w:t>
      </w:r>
      <w:r w:rsidR="00E21260" w:rsidRPr="004A7D32">
        <w:rPr>
          <w:rFonts w:eastAsiaTheme="minorEastAsia"/>
          <w:sz w:val="22"/>
          <w:szCs w:val="22"/>
          <w:lang w:val="en-US"/>
        </w:rPr>
        <w:t xml:space="preserve"> </w:t>
      </w:r>
      <w:r w:rsidR="00681D3B">
        <w:rPr>
          <w:rFonts w:eastAsiaTheme="minorEastAsia"/>
          <w:sz w:val="22"/>
          <w:szCs w:val="22"/>
          <w:lang w:val="en-US"/>
        </w:rPr>
        <w:t xml:space="preserve">Despite that </w:t>
      </w:r>
      <w:r w:rsidR="00290E69">
        <w:rPr>
          <w:rFonts w:eastAsiaTheme="minorEastAsia"/>
          <w:sz w:val="22"/>
          <w:szCs w:val="22"/>
          <w:lang w:val="en-US"/>
        </w:rPr>
        <w:t>processes such as growth, metabolism and consumption are individual-level processes,</w:t>
      </w:r>
      <w:r w:rsidR="00D75256">
        <w:rPr>
          <w:rFonts w:eastAsiaTheme="minorEastAsia"/>
          <w:sz w:val="22"/>
          <w:szCs w:val="22"/>
          <w:lang w:val="en-US"/>
        </w:rPr>
        <w:t xml:space="preserve"> </w:t>
      </w:r>
      <w:r w:rsidR="00021265">
        <w:rPr>
          <w:rFonts w:eastAsiaTheme="minorEastAsia"/>
          <w:sz w:val="22"/>
          <w:szCs w:val="22"/>
          <w:lang w:val="en-US"/>
        </w:rPr>
        <w:t>and individual-level processes shape ecological dynamics</w:t>
      </w:r>
      <w:r w:rsidR="006D091E">
        <w:rPr>
          <w:rFonts w:eastAsiaTheme="minorEastAsia"/>
          <w:sz w:val="22"/>
          <w:szCs w:val="22"/>
          <w:lang w:val="en-US"/>
        </w:rPr>
        <w:t xml:space="preserve"> and structure </w:t>
      </w:r>
      <w:r w:rsidR="006D091E" w:rsidRPr="00975C80">
        <w:rPr>
          <w:rFonts w:eastAsiaTheme="minorEastAsia"/>
          <w:sz w:val="22"/>
          <w:szCs w:val="22"/>
        </w:rPr>
        <w:fldChar w:fldCharType="begin"/>
      </w:r>
      <w:r w:rsidR="006D091E">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6D091E" w:rsidRPr="00975C80">
        <w:rPr>
          <w:rFonts w:eastAsiaTheme="minorEastAsia"/>
          <w:sz w:val="22"/>
          <w:szCs w:val="22"/>
        </w:rPr>
        <w:fldChar w:fldCharType="separate"/>
      </w:r>
      <w:r w:rsidR="006D091E" w:rsidRPr="002E3E3A">
        <w:rPr>
          <w:sz w:val="22"/>
          <w:lang w:val="en-GB"/>
        </w:rPr>
        <w:t xml:space="preserve">(Andersen </w:t>
      </w:r>
      <w:r w:rsidR="006D091E" w:rsidRPr="002E3E3A">
        <w:rPr>
          <w:i/>
          <w:iCs/>
          <w:sz w:val="22"/>
          <w:lang w:val="en-GB"/>
        </w:rPr>
        <w:t>et al.</w:t>
      </w:r>
      <w:r w:rsidR="006D091E" w:rsidRPr="002E3E3A">
        <w:rPr>
          <w:sz w:val="22"/>
          <w:lang w:val="en-GB"/>
        </w:rPr>
        <w:t xml:space="preserve"> 2009b; De Roos &amp; Persson 2013)</w:t>
      </w:r>
      <w:r w:rsidR="006D091E" w:rsidRPr="00975C80">
        <w:rPr>
          <w:rFonts w:eastAsiaTheme="minorEastAsia"/>
          <w:sz w:val="22"/>
          <w:szCs w:val="22"/>
        </w:rPr>
        <w:fldChar w:fldCharType="end"/>
      </w:r>
      <w:r w:rsidR="00021265">
        <w:rPr>
          <w:rFonts w:eastAsiaTheme="minorEastAsia"/>
          <w:sz w:val="22"/>
          <w:szCs w:val="22"/>
          <w:lang w:val="en-US"/>
        </w:rPr>
        <w:t xml:space="preserve">, </w:t>
      </w:r>
      <w:r w:rsidR="00D75256">
        <w:rPr>
          <w:rFonts w:eastAsiaTheme="minorEastAsia"/>
          <w:sz w:val="22"/>
          <w:szCs w:val="22"/>
          <w:lang w:val="en-US"/>
        </w:rPr>
        <w:t xml:space="preserve">there is a knowledge </w:t>
      </w:r>
      <w:r w:rsidR="00E21260" w:rsidRPr="00975C80">
        <w:rPr>
          <w:rFonts w:eastAsiaTheme="minorEastAsia"/>
          <w:sz w:val="22"/>
          <w:szCs w:val="22"/>
          <w:lang w:val="en-US"/>
        </w:rPr>
        <w:t xml:space="preserve">gap </w:t>
      </w:r>
      <w:r w:rsidR="00086898">
        <w:rPr>
          <w:rFonts w:eastAsiaTheme="minorEastAsia"/>
          <w:sz w:val="22"/>
          <w:szCs w:val="22"/>
          <w:lang w:val="en-US"/>
        </w:rPr>
        <w:t xml:space="preserve">about general intraspecific scaling of </w:t>
      </w:r>
      <w:r w:rsidR="00DE13A5">
        <w:rPr>
          <w:rFonts w:eastAsiaTheme="minorEastAsia"/>
          <w:sz w:val="22"/>
          <w:szCs w:val="22"/>
          <w:lang w:val="en-US"/>
        </w:rPr>
        <w:t>these processes.</w:t>
      </w:r>
      <w:r w:rsidR="0050173B">
        <w:rPr>
          <w:rFonts w:eastAsiaTheme="minorEastAsia"/>
          <w:sz w:val="22"/>
          <w:szCs w:val="22"/>
          <w:lang w:val="en-US"/>
        </w:rPr>
        <w:t xml:space="preserve"> This </w:t>
      </w:r>
      <w:r w:rsidR="00D05395">
        <w:rPr>
          <w:rFonts w:eastAsiaTheme="minorEastAsia"/>
          <w:sz w:val="22"/>
          <w:szCs w:val="22"/>
          <w:lang w:val="en-US"/>
        </w:rPr>
        <w:t xml:space="preserve">could be due to </w:t>
      </w:r>
      <w:r w:rsidR="00E21260" w:rsidRPr="00975C80">
        <w:rPr>
          <w:rFonts w:eastAsiaTheme="minorEastAsia"/>
          <w:sz w:val="22"/>
          <w:szCs w:val="22"/>
          <w:lang w:val="en-US"/>
        </w:rPr>
        <w:t xml:space="preserve">the logistical challenges of replicating experiments for ranges of body masses and temperatures in a factorial setting </w:t>
      </w:r>
      <w:r w:rsidR="00E21260" w:rsidRPr="00975C80">
        <w:rPr>
          <w:rFonts w:eastAsiaTheme="minorEastAsia"/>
          <w:sz w:val="22"/>
          <w:szCs w:val="22"/>
        </w:rPr>
        <w:fldChar w:fldCharType="begin"/>
      </w:r>
      <w:r w:rsidR="00E21260"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E21260" w:rsidRPr="00975C80">
        <w:rPr>
          <w:rFonts w:eastAsiaTheme="minorEastAsia"/>
          <w:sz w:val="22"/>
          <w:szCs w:val="22"/>
        </w:rPr>
        <w:instrText>ﬁ</w:instrText>
      </w:r>
      <w:r w:rsidR="00E21260"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E21260" w:rsidRPr="00975C80">
        <w:rPr>
          <w:rFonts w:eastAsiaTheme="minorEastAsia"/>
          <w:sz w:val="22"/>
          <w:szCs w:val="22"/>
        </w:rPr>
        <w:instrText>ﬁ</w:instrText>
      </w:r>
      <w:r w:rsidR="00E21260" w:rsidRPr="00975C80">
        <w:rPr>
          <w:rFonts w:eastAsiaTheme="minorEastAsia"/>
          <w:sz w:val="22"/>
          <w:szCs w:val="22"/>
          <w:lang w:val="en-US"/>
        </w:rPr>
        <w:instrText xml:space="preserve">sh species and confronted this data with </w:instrText>
      </w:r>
      <w:r w:rsidR="00E21260" w:rsidRPr="00975C80">
        <w:rPr>
          <w:rFonts w:eastAsiaTheme="minorEastAsia"/>
          <w:sz w:val="22"/>
          <w:szCs w:val="22"/>
        </w:rPr>
        <w:instrText>ﬂ</w:instrText>
      </w:r>
      <w:r w:rsidR="00E21260"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E21260" w:rsidRPr="00975C80">
        <w:rPr>
          <w:rFonts w:eastAsiaTheme="minorEastAsia"/>
          <w:sz w:val="22"/>
          <w:szCs w:val="22"/>
        </w:rPr>
        <w:instrText>ﬁ</w:instrText>
      </w:r>
      <w:r w:rsidR="00E21260" w:rsidRPr="00975C80">
        <w:rPr>
          <w:rFonts w:eastAsiaTheme="minorEastAsia"/>
          <w:sz w:val="22"/>
          <w:szCs w:val="22"/>
          <w:lang w:val="en-US"/>
        </w:rPr>
        <w:instrText>cient of 0.89 with a SIC interval spanning 0.82 to 0.99, implying that mechanistically derived coef</w:instrText>
      </w:r>
      <w:r w:rsidR="00E21260" w:rsidRPr="00975C80">
        <w:rPr>
          <w:rFonts w:eastAsiaTheme="minorEastAsia"/>
          <w:sz w:val="22"/>
          <w:szCs w:val="22"/>
        </w:rPr>
        <w:instrText>ﬁ</w:instrText>
      </w:r>
      <w:r w:rsidR="00E21260"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E21260" w:rsidRPr="00975C80">
        <w:rPr>
          <w:rFonts w:eastAsiaTheme="minorEastAsia"/>
          <w:sz w:val="22"/>
          <w:szCs w:val="22"/>
        </w:rPr>
        <w:instrText>ﬁ</w:instrText>
      </w:r>
      <w:r w:rsidR="00E21260"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E21260" w:rsidRPr="00975C80">
        <w:rPr>
          <w:rFonts w:eastAsiaTheme="minorEastAsia"/>
          <w:sz w:val="22"/>
          <w:szCs w:val="22"/>
        </w:rPr>
        <w:fldChar w:fldCharType="separate"/>
      </w:r>
      <w:r w:rsidR="00E21260" w:rsidRPr="00975C80">
        <w:rPr>
          <w:sz w:val="22"/>
          <w:szCs w:val="22"/>
          <w:lang w:val="en-US"/>
        </w:rPr>
        <w:t>(</w:t>
      </w:r>
      <w:proofErr w:type="spellStart"/>
      <w:r w:rsidR="00E21260" w:rsidRPr="00975C80">
        <w:rPr>
          <w:sz w:val="22"/>
          <w:szCs w:val="22"/>
          <w:lang w:val="en-US"/>
        </w:rPr>
        <w:t>Jerde</w:t>
      </w:r>
      <w:proofErr w:type="spellEnd"/>
      <w:r w:rsidR="00E21260" w:rsidRPr="00975C80">
        <w:rPr>
          <w:sz w:val="22"/>
          <w:szCs w:val="22"/>
          <w:lang w:val="en-US"/>
        </w:rPr>
        <w:t xml:space="preserve"> </w:t>
      </w:r>
      <w:r w:rsidR="00E21260" w:rsidRPr="00975C80">
        <w:rPr>
          <w:i/>
          <w:iCs/>
          <w:sz w:val="22"/>
          <w:szCs w:val="22"/>
          <w:lang w:val="en-US"/>
        </w:rPr>
        <w:t>et al.</w:t>
      </w:r>
      <w:r w:rsidR="00E21260" w:rsidRPr="00975C80">
        <w:rPr>
          <w:sz w:val="22"/>
          <w:szCs w:val="22"/>
          <w:lang w:val="en-US"/>
        </w:rPr>
        <w:t xml:space="preserve"> 2019)</w:t>
      </w:r>
      <w:r w:rsidR="00E21260" w:rsidRPr="00975C80">
        <w:rPr>
          <w:rFonts w:eastAsiaTheme="minorEastAsia"/>
          <w:sz w:val="22"/>
          <w:szCs w:val="22"/>
        </w:rPr>
        <w:fldChar w:fldCharType="end"/>
      </w:r>
      <w:r w:rsidR="002B4209" w:rsidRPr="00417D87">
        <w:rPr>
          <w:rFonts w:eastAsiaTheme="minorEastAsia"/>
          <w:sz w:val="22"/>
          <w:szCs w:val="22"/>
          <w:lang w:val="en-US"/>
        </w:rPr>
        <w:t xml:space="preserve"> or due to the lack of comprehensive data bases </w:t>
      </w:r>
      <w:r w:rsidR="00417D87">
        <w:rPr>
          <w:rFonts w:eastAsiaTheme="minorEastAsia"/>
          <w:sz w:val="22"/>
          <w:szCs w:val="22"/>
        </w:rPr>
        <w:fldChar w:fldCharType="begin"/>
      </w:r>
      <w:r w:rsidR="00417D87">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417D87">
        <w:rPr>
          <w:rFonts w:eastAsiaTheme="minorEastAsia"/>
          <w:sz w:val="22"/>
          <w:szCs w:val="22"/>
        </w:rPr>
        <w:fldChar w:fldCharType="separate"/>
      </w:r>
      <w:r w:rsidR="00417D87" w:rsidRPr="00417D87">
        <w:rPr>
          <w:sz w:val="22"/>
          <w:lang w:val="en-GB"/>
        </w:rPr>
        <w:t xml:space="preserve">(Dell </w:t>
      </w:r>
      <w:r w:rsidR="00417D87" w:rsidRPr="00417D87">
        <w:rPr>
          <w:i/>
          <w:iCs/>
          <w:sz w:val="22"/>
          <w:lang w:val="en-GB"/>
        </w:rPr>
        <w:t>et al.</w:t>
      </w:r>
      <w:r w:rsidR="00417D87" w:rsidRPr="00417D87">
        <w:rPr>
          <w:sz w:val="22"/>
          <w:lang w:val="en-GB"/>
        </w:rPr>
        <w:t xml:space="preserve"> 2011)</w:t>
      </w:r>
      <w:r w:rsidR="00417D87">
        <w:rPr>
          <w:rFonts w:eastAsiaTheme="minorEastAsia"/>
          <w:sz w:val="22"/>
          <w:szCs w:val="22"/>
        </w:rPr>
        <w:fldChar w:fldCharType="end"/>
      </w:r>
      <w:r w:rsidR="00E21260" w:rsidRPr="00975C80">
        <w:rPr>
          <w:rFonts w:eastAsiaTheme="minorEastAsia"/>
          <w:sz w:val="22"/>
          <w:szCs w:val="22"/>
          <w:lang w:val="en-US"/>
        </w:rPr>
        <w:t xml:space="preserve">. </w:t>
      </w:r>
      <w:r w:rsidR="0083626C">
        <w:rPr>
          <w:rFonts w:eastAsiaTheme="minorEastAsia"/>
          <w:sz w:val="22"/>
          <w:szCs w:val="22"/>
          <w:lang w:val="en-US"/>
        </w:rPr>
        <w:t xml:space="preserve">One approach to </w:t>
      </w:r>
      <w:r w:rsidR="00C356CC">
        <w:rPr>
          <w:rFonts w:eastAsiaTheme="minorEastAsia"/>
          <w:sz w:val="22"/>
          <w:szCs w:val="22"/>
          <w:lang w:val="en-US"/>
        </w:rPr>
        <w:t xml:space="preserve">estimate average intraspecific </w:t>
      </w:r>
      <w:r w:rsidR="0070602A">
        <w:rPr>
          <w:rFonts w:eastAsiaTheme="minorEastAsia"/>
          <w:sz w:val="22"/>
          <w:szCs w:val="22"/>
          <w:lang w:val="en-US"/>
        </w:rPr>
        <w:t>scaling</w:t>
      </w:r>
      <w:r w:rsidR="00177557">
        <w:rPr>
          <w:rFonts w:eastAsiaTheme="minorEastAsia"/>
          <w:sz w:val="22"/>
          <w:szCs w:val="22"/>
          <w:lang w:val="en-US"/>
        </w:rPr>
        <w:t xml:space="preserve">, and potentially </w:t>
      </w:r>
      <w:r w:rsidR="000E1931">
        <w:rPr>
          <w:rFonts w:eastAsiaTheme="minorEastAsia"/>
          <w:sz w:val="22"/>
          <w:szCs w:val="22"/>
          <w:lang w:val="en-US"/>
        </w:rPr>
        <w:t xml:space="preserve">reduce the observed variation </w:t>
      </w:r>
      <w:r w:rsidR="00CD2B32">
        <w:rPr>
          <w:rFonts w:eastAsiaTheme="minorEastAsia"/>
          <w:sz w:val="22"/>
          <w:szCs w:val="22"/>
          <w:lang w:val="en-US"/>
        </w:rPr>
        <w:t xml:space="preserve">found across single experiments </w:t>
      </w:r>
      <w:r w:rsidR="00CD2B32">
        <w:rPr>
          <w:rFonts w:eastAsiaTheme="minorEastAsia"/>
          <w:sz w:val="22"/>
          <w:szCs w:val="22"/>
          <w:lang w:val="en-US"/>
        </w:rPr>
        <w:fldChar w:fldCharType="begin"/>
      </w:r>
      <w:r w:rsidR="00CD2B32">
        <w:rPr>
          <w:rFonts w:eastAsiaTheme="minorEastAsia"/>
          <w:sz w:val="22"/>
          <w:szCs w:val="22"/>
          <w:lang w:val="en-US"/>
        </w:rPr>
        <w:instrText xml:space="preserve"> ADDIN ZOTERO_ITEM CSL_CITATION {"citationID":"2UWdTfyT","properties":{"formattedCitation":"(Englund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CD2B32">
        <w:rPr>
          <w:rFonts w:eastAsiaTheme="minorEastAsia"/>
          <w:sz w:val="22"/>
          <w:szCs w:val="22"/>
          <w:lang w:val="en-US"/>
        </w:rPr>
        <w:fldChar w:fldCharType="separate"/>
      </w:r>
      <w:r w:rsidR="00CD2B32" w:rsidRPr="00CD2B32">
        <w:rPr>
          <w:sz w:val="22"/>
          <w:lang w:val="en-GB"/>
        </w:rPr>
        <w:t xml:space="preserve">(Englund </w:t>
      </w:r>
      <w:r w:rsidR="00CD2B32" w:rsidRPr="00CD2B32">
        <w:rPr>
          <w:i/>
          <w:iCs/>
          <w:sz w:val="22"/>
          <w:lang w:val="en-GB"/>
        </w:rPr>
        <w:t>et al.</w:t>
      </w:r>
      <w:r w:rsidR="00CD2B32" w:rsidRPr="00CD2B32">
        <w:rPr>
          <w:sz w:val="22"/>
          <w:lang w:val="en-GB"/>
        </w:rPr>
        <w:t xml:space="preserve"> 2011)</w:t>
      </w:r>
      <w:r w:rsidR="00CD2B32">
        <w:rPr>
          <w:rFonts w:eastAsiaTheme="minorEastAsia"/>
          <w:sz w:val="22"/>
          <w:szCs w:val="22"/>
          <w:lang w:val="en-US"/>
        </w:rPr>
        <w:fldChar w:fldCharType="end"/>
      </w:r>
      <w:r w:rsidR="00CD2B32">
        <w:rPr>
          <w:rFonts w:eastAsiaTheme="minorEastAsia"/>
          <w:sz w:val="22"/>
          <w:szCs w:val="22"/>
          <w:lang w:val="en-US"/>
        </w:rPr>
        <w:t>,</w:t>
      </w:r>
      <w:r w:rsidR="0070602A">
        <w:rPr>
          <w:rFonts w:eastAsiaTheme="minorEastAsia"/>
          <w:sz w:val="22"/>
          <w:szCs w:val="22"/>
          <w:lang w:val="en-US"/>
        </w:rPr>
        <w:t xml:space="preserve"> is to </w:t>
      </w:r>
      <w:r w:rsidR="00605559">
        <w:rPr>
          <w:rFonts w:eastAsiaTheme="minorEastAsia"/>
          <w:sz w:val="22"/>
          <w:szCs w:val="22"/>
          <w:lang w:val="en-US"/>
        </w:rPr>
        <w:t xml:space="preserve">apply hierarchical (mixed-effects) models </w:t>
      </w:r>
      <w:r w:rsidR="00EE4113">
        <w:rPr>
          <w:rFonts w:eastAsiaTheme="minorEastAsia"/>
          <w:sz w:val="22"/>
          <w:szCs w:val="22"/>
          <w:lang w:val="en-US"/>
        </w:rPr>
        <w:t xml:space="preserve">on data from multiple experiments, </w:t>
      </w:r>
      <w:r w:rsidR="00937E58">
        <w:rPr>
          <w:rFonts w:eastAsiaTheme="minorEastAsia"/>
          <w:sz w:val="22"/>
          <w:szCs w:val="22"/>
          <w:lang w:val="en-US"/>
        </w:rPr>
        <w:t xml:space="preserve">which can account </w:t>
      </w:r>
      <w:r w:rsidR="001509BE">
        <w:rPr>
          <w:rFonts w:eastAsiaTheme="minorEastAsia"/>
          <w:sz w:val="22"/>
          <w:szCs w:val="22"/>
          <w:lang w:val="en-US"/>
        </w:rPr>
        <w:t xml:space="preserve">for variation between experiments or </w:t>
      </w:r>
      <w:r w:rsidR="003B0FB2">
        <w:rPr>
          <w:rFonts w:eastAsiaTheme="minorEastAsia"/>
          <w:sz w:val="22"/>
          <w:szCs w:val="22"/>
          <w:lang w:val="en-US"/>
        </w:rPr>
        <w:t>species</w:t>
      </w:r>
      <w:r w:rsidR="00D85938">
        <w:rPr>
          <w:rFonts w:eastAsiaTheme="minorEastAsia"/>
          <w:sz w:val="22"/>
          <w:szCs w:val="22"/>
          <w:lang w:val="en-US"/>
        </w:rPr>
        <w:t xml:space="preserve"> and also </w:t>
      </w:r>
      <w:r w:rsidR="0013443F">
        <w:rPr>
          <w:rFonts w:eastAsiaTheme="minorEastAsia"/>
          <w:sz w:val="22"/>
          <w:szCs w:val="22"/>
          <w:lang w:val="en-US"/>
        </w:rPr>
        <w:t xml:space="preserve">provide </w:t>
      </w:r>
      <w:r w:rsidR="00CF02BE">
        <w:rPr>
          <w:rFonts w:eastAsiaTheme="minorEastAsia"/>
          <w:sz w:val="22"/>
          <w:szCs w:val="22"/>
          <w:lang w:val="en-US"/>
        </w:rPr>
        <w:t xml:space="preserve">predictions </w:t>
      </w:r>
      <w:r w:rsidR="00A65A69">
        <w:rPr>
          <w:rFonts w:eastAsiaTheme="minorEastAsia"/>
          <w:sz w:val="22"/>
          <w:szCs w:val="22"/>
          <w:lang w:val="en-US"/>
        </w:rPr>
        <w:t xml:space="preserve">based on partial pooling of </w:t>
      </w:r>
      <w:r w:rsidR="00C753AF">
        <w:rPr>
          <w:rFonts w:eastAsiaTheme="minorEastAsia"/>
          <w:sz w:val="22"/>
          <w:szCs w:val="22"/>
          <w:lang w:val="en-US"/>
        </w:rPr>
        <w:t xml:space="preserve">data across species to minimize the influence of </w:t>
      </w:r>
      <w:r w:rsidR="00F45D5C">
        <w:rPr>
          <w:rFonts w:eastAsiaTheme="minorEastAsia"/>
          <w:sz w:val="22"/>
          <w:szCs w:val="22"/>
          <w:lang w:val="en-US"/>
        </w:rPr>
        <w:t xml:space="preserve">extreme </w:t>
      </w:r>
      <w:r w:rsidR="00F45D5C" w:rsidRPr="00EF48C8">
        <w:rPr>
          <w:rFonts w:eastAsiaTheme="minorEastAsia"/>
          <w:sz w:val="22"/>
          <w:szCs w:val="22"/>
          <w:lang w:val="en-US"/>
        </w:rPr>
        <w:t>values.</w:t>
      </w:r>
      <w:r w:rsidR="0037238E" w:rsidRPr="0037238E">
        <w:rPr>
          <w:rFonts w:eastAsiaTheme="minorEastAsia"/>
          <w:color w:val="FF0000"/>
          <w:sz w:val="22"/>
          <w:szCs w:val="22"/>
          <w:lang w:val="en-US"/>
        </w:rPr>
        <w:t xml:space="preserve"> </w:t>
      </w:r>
      <w:r w:rsidR="0037238E">
        <w:rPr>
          <w:rFonts w:eastAsiaTheme="minorEastAsia"/>
          <w:color w:val="FF0000"/>
          <w:sz w:val="22"/>
          <w:szCs w:val="22"/>
          <w:lang w:val="en-US"/>
        </w:rPr>
        <w:t xml:space="preserve">Something about mass and temp here </w:t>
      </w:r>
      <w:proofErr w:type="spellStart"/>
      <w:r w:rsidR="0037238E">
        <w:rPr>
          <w:rFonts w:eastAsiaTheme="minorEastAsia"/>
          <w:color w:val="FF0000"/>
          <w:sz w:val="22"/>
          <w:szCs w:val="22"/>
          <w:lang w:val="en-US"/>
        </w:rPr>
        <w:t>fore</w:t>
      </w:r>
      <w:proofErr w:type="spellEnd"/>
      <w:r w:rsidR="0037238E">
        <w:rPr>
          <w:rFonts w:eastAsiaTheme="minorEastAsia"/>
          <w:color w:val="FF0000"/>
          <w:sz w:val="22"/>
          <w:szCs w:val="22"/>
          <w:lang w:val="en-US"/>
        </w:rPr>
        <w:t xml:space="preserve"> covariation…</w:t>
      </w:r>
      <w:r w:rsidR="00403A6A">
        <w:rPr>
          <w:rFonts w:eastAsiaTheme="minorEastAsia"/>
          <w:color w:val="FF0000"/>
          <w:sz w:val="22"/>
          <w:szCs w:val="22"/>
          <w:lang w:val="en-US"/>
        </w:rPr>
        <w:t xml:space="preserve"> and about </w:t>
      </w:r>
      <w:r w:rsidR="00C8188D">
        <w:rPr>
          <w:rFonts w:eastAsiaTheme="minorEastAsia"/>
          <w:color w:val="FF0000"/>
          <w:sz w:val="22"/>
          <w:szCs w:val="22"/>
          <w:lang w:val="en-US"/>
        </w:rPr>
        <w:t xml:space="preserve">the difficulty of standardizing </w:t>
      </w:r>
      <w:r w:rsidR="00A7289A">
        <w:rPr>
          <w:rFonts w:eastAsiaTheme="minorEastAsia"/>
          <w:color w:val="FF0000"/>
          <w:sz w:val="22"/>
          <w:szCs w:val="22"/>
          <w:lang w:val="en-US"/>
        </w:rPr>
        <w:t>from detailed experiments (</w:t>
      </w:r>
      <w:proofErr w:type="spellStart"/>
      <w:r w:rsidR="00A7289A">
        <w:rPr>
          <w:rFonts w:eastAsiaTheme="minorEastAsia"/>
          <w:color w:val="FF0000"/>
          <w:sz w:val="22"/>
          <w:szCs w:val="22"/>
          <w:lang w:val="en-US"/>
        </w:rPr>
        <w:t>detaild</w:t>
      </w:r>
      <w:proofErr w:type="spellEnd"/>
      <w:r w:rsidR="00A7289A">
        <w:rPr>
          <w:rFonts w:eastAsiaTheme="minorEastAsia"/>
          <w:color w:val="FF0000"/>
          <w:sz w:val="22"/>
          <w:szCs w:val="22"/>
          <w:lang w:val="en-US"/>
        </w:rPr>
        <w:t xml:space="preserve"> for that species maybe but generalizing</w:t>
      </w:r>
      <w:r w:rsidR="00330CD8">
        <w:rPr>
          <w:rFonts w:eastAsiaTheme="minorEastAsia"/>
          <w:color w:val="FF0000"/>
          <w:sz w:val="22"/>
          <w:szCs w:val="22"/>
          <w:lang w:val="en-US"/>
        </w:rPr>
        <w:t>?)</w:t>
      </w:r>
    </w:p>
    <w:p w14:paraId="36E0967B" w14:textId="04C52D97" w:rsidR="00B1601D" w:rsidRPr="00D00BD9" w:rsidRDefault="003854DB" w:rsidP="00B1601D">
      <w:pPr>
        <w:spacing w:line="480" w:lineRule="auto"/>
        <w:ind w:firstLine="284"/>
        <w:jc w:val="both"/>
        <w:rPr>
          <w:rFonts w:eastAsiaTheme="minorEastAsia"/>
          <w:sz w:val="22"/>
          <w:szCs w:val="22"/>
          <w:lang w:val="en-US"/>
        </w:rPr>
      </w:pPr>
      <w:r w:rsidRPr="00EF48C8">
        <w:rPr>
          <w:rFonts w:cstheme="minorHAnsi"/>
          <w:bCs/>
          <w:sz w:val="22"/>
          <w:szCs w:val="22"/>
          <w:lang w:val="en-US"/>
        </w:rPr>
        <w:lastRenderedPageBreak/>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We fit hierarchical Bayesian models to share information across species and account for replication within species when estimating general- and species-varying scaling parameters, both at </w:t>
      </w:r>
      <w:r w:rsidR="00A436C2" w:rsidRPr="00191799">
        <w:rPr>
          <w:rFonts w:eastAsiaTheme="minorEastAsia"/>
          <w:sz w:val="22"/>
          <w:szCs w:val="22"/>
          <w:lang w:val="en-US"/>
        </w:rPr>
        <w:t xml:space="preserve">sub-optimum and full temperature-ranges. We find </w:t>
      </w:r>
      <w:r w:rsidR="008C0D5F" w:rsidRPr="00191799">
        <w:rPr>
          <w:rFonts w:eastAsiaTheme="minorEastAsia"/>
          <w:sz w:val="22"/>
          <w:szCs w:val="22"/>
          <w:lang w:val="en-US"/>
        </w:rPr>
        <w:t xml:space="preserve">support for </w:t>
      </w:r>
      <w:r w:rsidR="00B76837" w:rsidRPr="00191799">
        <w:rPr>
          <w:rFonts w:eastAsiaTheme="minorEastAsia"/>
          <w:sz w:val="22"/>
          <w:szCs w:val="22"/>
          <w:lang w:val="en-US"/>
        </w:rPr>
        <w:t>declining optimum growth temperatures</w:t>
      </w:r>
      <w:r w:rsidR="006F3158">
        <w:rPr>
          <w:rFonts w:eastAsiaTheme="minorEastAsia"/>
          <w:sz w:val="22"/>
          <w:szCs w:val="22"/>
          <w:lang w:val="en-US"/>
        </w:rPr>
        <w:t>, that b</w:t>
      </w:r>
      <w:r w:rsidR="00784869" w:rsidRPr="0009172D">
        <w:rPr>
          <w:rFonts w:eastAsiaTheme="minorEastAsia"/>
          <w:sz w:val="22"/>
          <w:szCs w:val="22"/>
          <w:lang w:val="en-US"/>
        </w:rPr>
        <w:t xml:space="preserve">ody size affects the </w:t>
      </w:r>
      <w:r w:rsidR="00A436C2" w:rsidRPr="0009172D">
        <w:rPr>
          <w:rFonts w:eastAsiaTheme="minorEastAsia"/>
          <w:sz w:val="22"/>
          <w:szCs w:val="22"/>
          <w:lang w:val="en-US"/>
        </w:rPr>
        <w:t>temperature</w:t>
      </w:r>
      <w:r w:rsidR="00784869" w:rsidRPr="0009172D">
        <w:rPr>
          <w:rFonts w:eastAsiaTheme="minorEastAsia"/>
          <w:sz w:val="22"/>
          <w:szCs w:val="22"/>
          <w:lang w:val="en-US"/>
        </w:rPr>
        <w:t xml:space="preserve"> scaling of </w:t>
      </w:r>
      <w:r w:rsidR="00A436C2" w:rsidRPr="0009172D">
        <w:rPr>
          <w:rFonts w:eastAsiaTheme="minorEastAsia"/>
          <w:sz w:val="22"/>
          <w:szCs w:val="22"/>
          <w:lang w:val="en-US"/>
        </w:rPr>
        <w:t>metabolic rate</w:t>
      </w:r>
      <w:r w:rsidR="00827995" w:rsidRPr="0009172D">
        <w:rPr>
          <w:rFonts w:eastAsiaTheme="minorEastAsia"/>
          <w:sz w:val="22"/>
          <w:szCs w:val="22"/>
          <w:lang w:val="en-US"/>
        </w:rPr>
        <w:t xml:space="preserve"> (</w:t>
      </w:r>
      <w:r w:rsidR="00CA4E2E" w:rsidRPr="0009172D">
        <w:rPr>
          <w:rFonts w:eastAsiaTheme="minorEastAsia"/>
          <w:sz w:val="22"/>
          <w:szCs w:val="22"/>
          <w:lang w:val="en-US"/>
        </w:rPr>
        <w:t>albeit the effect size is small</w:t>
      </w:r>
      <w:r w:rsidR="00827995" w:rsidRPr="0009172D">
        <w:rPr>
          <w:rFonts w:eastAsiaTheme="minorEastAsia"/>
          <w:sz w:val="22"/>
          <w:szCs w:val="22"/>
          <w:lang w:val="en-US"/>
        </w:rPr>
        <w:t>)</w:t>
      </w:r>
      <w:r w:rsidR="00A14D4D" w:rsidRPr="0009172D">
        <w:rPr>
          <w:rFonts w:eastAsiaTheme="minorEastAsia"/>
          <w:sz w:val="22"/>
          <w:szCs w:val="22"/>
          <w:lang w:val="en-US"/>
        </w:rPr>
        <w:t xml:space="preserve">, and </w:t>
      </w:r>
      <w:r w:rsidR="0009172D" w:rsidRPr="0009172D">
        <w:rPr>
          <w:rFonts w:eastAsiaTheme="minorEastAsia"/>
          <w:sz w:val="22"/>
          <w:szCs w:val="22"/>
          <w:lang w:val="en-US"/>
        </w:rPr>
        <w:t>the relationship bet</w:t>
      </w:r>
      <w:r w:rsidR="0009172D" w:rsidRPr="00D00BD9">
        <w:rPr>
          <w:rFonts w:eastAsiaTheme="minorEastAsia"/>
          <w:sz w:val="22"/>
          <w:szCs w:val="22"/>
          <w:lang w:val="en-US"/>
        </w:rPr>
        <w:t>ween consumption rates and temperature</w:t>
      </w:r>
      <w:r w:rsidR="00A436C2" w:rsidRPr="00D00BD9">
        <w:rPr>
          <w:rFonts w:eastAsiaTheme="minorEastAsia"/>
          <w:sz w:val="22"/>
          <w:szCs w:val="22"/>
          <w:lang w:val="en-US"/>
        </w:rPr>
        <w:t xml:space="preserve"> </w:t>
      </w:r>
      <w:r w:rsidR="0009172D" w:rsidRPr="00D00BD9">
        <w:rPr>
          <w:rFonts w:eastAsiaTheme="minorEastAsia"/>
          <w:sz w:val="22"/>
          <w:szCs w:val="22"/>
          <w:lang w:val="en-US"/>
        </w:rPr>
        <w:t xml:space="preserve">are unimodal, with large variation between species in the optimum temperature. </w:t>
      </w:r>
      <w:r w:rsidR="00A436C2" w:rsidRPr="00D00BD9">
        <w:rPr>
          <w:rFonts w:eastAsiaTheme="minorEastAsia"/>
          <w:sz w:val="22"/>
          <w:szCs w:val="22"/>
          <w:lang w:val="en-US"/>
        </w:rPr>
        <w:t xml:space="preserve">These 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2"/>
      <w:r w:rsidRPr="0037238E">
        <w:rPr>
          <w:rFonts w:cstheme="minorHAnsi"/>
          <w:sz w:val="22"/>
          <w:szCs w:val="22"/>
          <w:lang w:val="en-US"/>
        </w:rPr>
        <w:t>resting/standard/routine</w:t>
      </w:r>
      <w:commentRangeEnd w:id="2"/>
      <w:r w:rsidRPr="003F57A6">
        <w:rPr>
          <w:rStyle w:val="CommentReference"/>
          <w:sz w:val="22"/>
          <w:szCs w:val="22"/>
        </w:rPr>
        <w:commentReference w:id="2"/>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Pr>
          <w:rFonts w:cstheme="minorHAnsi"/>
          <w:sz w:val="22"/>
          <w:szCs w:val="22"/>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proofErr w:type="spellStart"/>
      <w:r w:rsidRPr="003F57A6">
        <w:rPr>
          <w:rFonts w:cstheme="minorHAnsi"/>
          <w:sz w:val="22"/>
          <w:szCs w:val="22"/>
        </w:rPr>
        <w:t>using</w:t>
      </w:r>
      <w:proofErr w:type="spellEnd"/>
      <w:r w:rsidRPr="003F57A6">
        <w:rPr>
          <w:rFonts w:cstheme="minorHAnsi"/>
          <w:sz w:val="22"/>
          <w:szCs w:val="22"/>
        </w:rPr>
        <w:t xml:space="preserve"> </w:t>
      </w:r>
      <w:proofErr w:type="spellStart"/>
      <w:r w:rsidR="00683DA0">
        <w:rPr>
          <w:rFonts w:cstheme="minorHAnsi"/>
          <w:sz w:val="22"/>
          <w:szCs w:val="22"/>
        </w:rPr>
        <w:t>three</w:t>
      </w:r>
      <w:proofErr w:type="spellEnd"/>
      <w:r w:rsidR="00683DA0">
        <w:rPr>
          <w:rFonts w:cstheme="minorHAnsi"/>
          <w:sz w:val="22"/>
          <w:szCs w:val="22"/>
        </w:rPr>
        <w:t xml:space="preserve"> different </w:t>
      </w:r>
      <w:proofErr w:type="spellStart"/>
      <w:r w:rsidR="00683DA0">
        <w:rPr>
          <w:rFonts w:cstheme="minorHAnsi"/>
          <w:sz w:val="22"/>
          <w:szCs w:val="22"/>
        </w:rPr>
        <w:t>searches</w:t>
      </w:r>
      <w:proofErr w:type="spellEnd"/>
      <w:r w:rsidR="00683DA0">
        <w:rPr>
          <w:rFonts w:cstheme="minorHAnsi"/>
          <w:sz w:val="22"/>
          <w:szCs w:val="22"/>
        </w:rPr>
        <w:t xml:space="preserve"> on </w:t>
      </w:r>
      <w:r w:rsidRPr="003F57A6">
        <w:rPr>
          <w:rFonts w:cstheme="minorHAnsi"/>
          <w:sz w:val="22"/>
          <w:szCs w:val="22"/>
        </w:rPr>
        <w:t xml:space="preserve">the Web </w:t>
      </w:r>
      <w:proofErr w:type="spellStart"/>
      <w:r w:rsidRPr="003F57A6">
        <w:rPr>
          <w:rFonts w:cstheme="minorHAnsi"/>
          <w:sz w:val="22"/>
          <w:szCs w:val="22"/>
        </w:rPr>
        <w:t>of</w:t>
      </w:r>
      <w:proofErr w:type="spellEnd"/>
      <w:r w:rsidRPr="003F57A6">
        <w:rPr>
          <w:rFonts w:cstheme="minorHAnsi"/>
          <w:sz w:val="22"/>
          <w:szCs w:val="22"/>
        </w:rPr>
        <w:t xml:space="preserve"> Science </w:t>
      </w:r>
      <w:proofErr w:type="spellStart"/>
      <w:r w:rsidRPr="003F57A6">
        <w:rPr>
          <w:rFonts w:cstheme="minorHAnsi"/>
          <w:sz w:val="22"/>
          <w:szCs w:val="22"/>
        </w:rPr>
        <w:t>Core</w:t>
      </w:r>
      <w:proofErr w:type="spellEnd"/>
      <w:r w:rsidRPr="003F57A6">
        <w:rPr>
          <w:rFonts w:cstheme="minorHAnsi"/>
          <w:sz w:val="22"/>
          <w:szCs w:val="22"/>
        </w:rPr>
        <w:t xml:space="preserv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3"/>
      <w:r w:rsidRPr="003F57A6">
        <w:rPr>
          <w:rFonts w:cstheme="minorHAnsi"/>
          <w:sz w:val="22"/>
          <w:szCs w:val="22"/>
        </w:rPr>
        <w:t xml:space="preserve">rather than normalizing data assuming a specific scaling with one of the predictors separately. </w:t>
      </w:r>
      <w:commentRangeEnd w:id="3"/>
      <w:r w:rsidRPr="003F57A6">
        <w:rPr>
          <w:rStyle w:val="CommentReference"/>
          <w:sz w:val="22"/>
          <w:szCs w:val="22"/>
        </w:rPr>
        <w:commentReference w:id="3"/>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lastRenderedPageBreak/>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4"/>
      <w:r w:rsidRPr="00A06A32">
        <w:rPr>
          <w:rFonts w:eastAsiaTheme="minorEastAsia" w:cstheme="minorHAnsi"/>
          <w:sz w:val="22"/>
          <w:szCs w:val="22"/>
        </w:rPr>
        <w:t>We used only one study per species</w:t>
      </w:r>
      <w:commentRangeEnd w:id="4"/>
      <w:r w:rsidR="00A06A32">
        <w:rPr>
          <w:rStyle w:val="CommentReference"/>
        </w:rPr>
        <w:commentReference w:id="4"/>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66B3D484"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5"/>
      <w:r>
        <w:rPr>
          <w:rFonts w:eastAsiaTheme="minorEastAsia" w:cstheme="minorHAnsi"/>
          <w:bCs/>
          <w:iCs/>
          <w:sz w:val="22"/>
          <w:szCs w:val="22"/>
          <w:lang w:val="en-US"/>
        </w:rPr>
        <w:t>standardize</w:t>
      </w:r>
      <w:commentRangeEnd w:id="5"/>
      <w:r w:rsidR="00DD1FA5">
        <w:rPr>
          <w:rStyle w:val="CommentReference"/>
          <w:rFonts w:asciiTheme="minorHAnsi" w:eastAsiaTheme="minorHAnsi" w:hAnsiTheme="minorHAnsi" w:cstheme="minorBidi"/>
          <w:lang w:val="en-GB" w:eastAsia="en-US"/>
        </w:rPr>
        <w:commentReference w:id="5"/>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6"/>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6"/>
      <w:r w:rsidR="000F1792" w:rsidRPr="00271681">
        <w:rPr>
          <w:rStyle w:val="CommentReference"/>
          <w:sz w:val="22"/>
          <w:szCs w:val="22"/>
        </w:rPr>
        <w:commentReference w:id="6"/>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151CC2" w:rsidRPr="001B149A">
        <w:rPr>
          <w:rFonts w:eastAsiaTheme="minorEastAsia" w:cstheme="minorHAnsi"/>
          <w:sz w:val="22"/>
          <w:szCs w:val="22"/>
          <w:lang w:val="en-US"/>
        </w:rPr>
        <w:t>W</w:t>
      </w:r>
      <w:r w:rsidR="000F1792" w:rsidRPr="001B149A">
        <w:rPr>
          <w:rFonts w:eastAsiaTheme="minorEastAsia" w:cstheme="minorHAnsi"/>
          <w:sz w:val="22"/>
          <w:szCs w:val="22"/>
          <w:lang w:val="en-US"/>
        </w:rPr>
        <w:t xml:space="preserve">e standardized all 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7"/>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7"/>
      <w:r w:rsidR="000F1792" w:rsidRPr="00A37530">
        <w:rPr>
          <w:rStyle w:val="CommentReference"/>
          <w:sz w:val="22"/>
          <w:szCs w:val="22"/>
        </w:rPr>
        <w:commentReference w:id="7"/>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lastRenderedPageBreak/>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0B3D6D02"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18748E">
        <w:rPr>
          <w:rFonts w:eastAsiaTheme="minorEastAsia" w:cstheme="minorHAnsi"/>
          <w:sz w:val="22"/>
          <w:szCs w:val="22"/>
          <w:lang w:val="en-US"/>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L"}],"issued":{"date-parts":[["2001"]]}}},{"id":"9c20ZvMu/HKY7su40","uris":["http://zotero.org/users/local/FTg3Qpza/items/U72KD5M3"],"uri":["http://zotero.org/users/local/FTg3Qpza/items/U72KD5M3"],"itemData":{"id":1003,"type":"article-journal","title":"Toward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CB18CC">
        <w:rPr>
          <w:rFonts w:eastAsiaTheme="minorEastAsia" w:cstheme="minorHAnsi"/>
          <w:sz w:val="22"/>
          <w:szCs w:val="22"/>
        </w:rPr>
        <w:fldChar w:fldCharType="separate"/>
      </w:r>
      <w:r w:rsidR="0018748E" w:rsidRPr="0018748E">
        <w:rPr>
          <w:sz w:val="22"/>
          <w:lang w:val="en-GB"/>
        </w:rPr>
        <w:t>(</w:t>
      </w:r>
      <w:proofErr w:type="spellStart"/>
      <w:r w:rsidR="0018748E" w:rsidRPr="0018748E">
        <w:rPr>
          <w:sz w:val="22"/>
          <w:lang w:val="en-GB"/>
        </w:rPr>
        <w:t>Gillooly</w:t>
      </w:r>
      <w:proofErr w:type="spellEnd"/>
      <w:r w:rsidR="0018748E" w:rsidRPr="0018748E">
        <w:rPr>
          <w:sz w:val="22"/>
          <w:lang w:val="en-GB"/>
        </w:rPr>
        <w:t xml:space="preserve"> </w:t>
      </w:r>
      <w:r w:rsidR="0018748E" w:rsidRPr="0018748E">
        <w:rPr>
          <w:i/>
          <w:iCs/>
          <w:sz w:val="22"/>
          <w:lang w:val="en-GB"/>
        </w:rPr>
        <w:t>et al.</w:t>
      </w:r>
      <w:r w:rsidR="0018748E" w:rsidRPr="0018748E">
        <w:rPr>
          <w:sz w:val="22"/>
          <w:lang w:val="en-GB"/>
        </w:rPr>
        <w:t xml:space="preserve"> 2001; Brown </w:t>
      </w:r>
      <w:r w:rsidR="0018748E" w:rsidRPr="0018748E">
        <w:rPr>
          <w:i/>
          <w:iCs/>
          <w:sz w:val="22"/>
          <w:lang w:val="en-GB"/>
        </w:rPr>
        <w:t>et al.</w:t>
      </w:r>
      <w:r w:rsidR="0018748E" w:rsidRPr="0018748E">
        <w:rPr>
          <w:sz w:val="22"/>
          <w:lang w:val="en-GB"/>
        </w:rPr>
        <w:t xml:space="preserve"> 2004b)</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proofErr w:type="spellStart"/>
      <w:r w:rsidRPr="00CB18CC">
        <w:rPr>
          <w:rFonts w:eastAsiaTheme="minorEastAsia" w:cstheme="minorHAnsi"/>
          <w:sz w:val="22"/>
          <w:szCs w:val="22"/>
        </w:rPr>
        <w:t>This</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allowed</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us</w:t>
      </w:r>
      <w:proofErr w:type="spellEnd"/>
      <w:r w:rsidRPr="00CB18CC">
        <w:rPr>
          <w:rFonts w:eastAsiaTheme="minorEastAsia" w:cstheme="minorHAnsi"/>
          <w:sz w:val="22"/>
          <w:szCs w:val="22"/>
        </w:rPr>
        <w:t xml:space="preserve">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w:t>
      </w:r>
      <w:r w:rsidRPr="00CB18CC">
        <w:rPr>
          <w:sz w:val="22"/>
          <w:szCs w:val="22"/>
        </w:rPr>
        <w:lastRenderedPageBreak/>
        <w:t xml:space="preserve">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1E3F99A4"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92D42" w:rsidRPr="00CD534E">
        <w:rPr>
          <w:rFonts w:eastAsiaTheme="minorEastAsia" w:cstheme="minorHAnsi"/>
          <w:iCs/>
          <w:sz w:val="22"/>
          <w:szCs w:val="22"/>
          <w:lang w:val="en-US"/>
        </w:rPr>
        <w:t xml:space="preserve"> is</w:t>
      </w:r>
      <w:r w:rsidR="00392D42">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D147E">
        <w:rPr>
          <w:rFonts w:eastAsiaTheme="minorEastAsia" w:cstheme="minorHAnsi"/>
          <w:iCs/>
          <w:sz w:val="22"/>
          <w:szCs w:val="22"/>
          <w:lang w:val="en-US"/>
        </w:rPr>
        <w:t xml:space="preserve">, where </w:t>
      </w:r>
      <m:oMath>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r>
              <w:rPr>
                <w:rFonts w:ascii="Cambria Math" w:eastAsiaTheme="minorEastAsia" w:hAnsi="Cambria Math" w:cstheme="minorHAnsi"/>
                <w:sz w:val="22"/>
                <w:szCs w:val="22"/>
                <w:lang w:val="en-US"/>
              </w:rPr>
              <m:t>,j</m:t>
            </m:r>
          </m:sub>
        </m:sSub>
      </m:oMath>
      <w:r w:rsidR="00DD147E">
        <w:rPr>
          <w:rFonts w:eastAsiaTheme="minorEastAsia" w:cstheme="minorHAnsi"/>
          <w:iCs/>
          <w:sz w:val="22"/>
          <w:szCs w:val="22"/>
          <w:lang w:val="en-US"/>
        </w:rPr>
        <w:t xml:space="preserve"> is mass in </w:t>
      </w:r>
      <m:oMath>
        <m:r>
          <m:rPr>
            <m:sty m:val="p"/>
          </m:rPr>
          <w:rPr>
            <w:rFonts w:ascii="Cambria Math" w:eastAsiaTheme="minorEastAsia" w:hAnsi="Cambria Math" w:cstheme="minorHAnsi"/>
            <w:sz w:val="22"/>
            <w:szCs w:val="22"/>
            <w:lang w:val="en-US"/>
          </w:rPr>
          <m:t>g</m:t>
        </m:r>
      </m:oMath>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 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8"/>
      <w:r w:rsidR="009C20CB">
        <w:rPr>
          <w:rFonts w:eastAsiaTheme="minorEastAsia" w:cstheme="minorHAnsi"/>
          <w:sz w:val="22"/>
          <w:szCs w:val="22"/>
          <w:lang w:val="en-US"/>
        </w:rPr>
        <w:t>Appendix S1</w:t>
      </w:r>
      <w:commentRangeEnd w:id="8"/>
      <w:r w:rsidR="00824A3F">
        <w:rPr>
          <w:rStyle w:val="CommentReference"/>
          <w:rFonts w:asciiTheme="minorHAnsi" w:eastAsiaTheme="minorHAnsi" w:hAnsiTheme="minorHAnsi" w:cstheme="minorBidi"/>
          <w:lang w:val="en-GB" w:eastAsia="en-US"/>
        </w:rPr>
        <w:commentReference w:id="8"/>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A3B49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t>
      </w:r>
      <w:r w:rsidR="005106E3" w:rsidRPr="00B02122">
        <w:rPr>
          <w:rFonts w:cstheme="minorHAnsi"/>
          <w:bCs/>
          <w:sz w:val="22"/>
          <w:szCs w:val="22"/>
          <w:lang w:val="en-US"/>
        </w:rPr>
        <w:lastRenderedPageBreak/>
        <w:t xml:space="preserve">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proofErr w:type="spellStart"/>
      <w:r w:rsidR="00D634C2" w:rsidRPr="005F2F0C">
        <w:rPr>
          <w:rFonts w:cstheme="minorHAnsi"/>
          <w:bCs/>
          <w:sz w:val="22"/>
          <w:szCs w:val="22"/>
        </w:rPr>
        <w:t>This</w:t>
      </w:r>
      <w:proofErr w:type="spellEnd"/>
      <w:r w:rsidR="00D634C2" w:rsidRPr="005F2F0C">
        <w:rPr>
          <w:rFonts w:cstheme="minorHAnsi"/>
          <w:bCs/>
          <w:sz w:val="22"/>
          <w:szCs w:val="22"/>
        </w:rPr>
        <w:t xml:space="preserve"> </w:t>
      </w:r>
      <w:proofErr w:type="spellStart"/>
      <w:r w:rsidR="00D634C2" w:rsidRPr="005F2F0C">
        <w:rPr>
          <w:rFonts w:cstheme="minorHAnsi"/>
          <w:bCs/>
          <w:sz w:val="22"/>
          <w:szCs w:val="22"/>
        </w:rPr>
        <w:t>was</w:t>
      </w:r>
      <w:proofErr w:type="spellEnd"/>
      <w:r w:rsidR="00D634C2" w:rsidRPr="005F2F0C">
        <w:rPr>
          <w:rFonts w:cstheme="minorHAnsi"/>
          <w:bCs/>
          <w:sz w:val="22"/>
          <w:szCs w:val="22"/>
        </w:rPr>
        <w:t xml:space="preserve"> </w:t>
      </w:r>
      <w:proofErr w:type="spellStart"/>
      <w:r w:rsidR="00A50B48" w:rsidRPr="005F2F0C">
        <w:rPr>
          <w:rFonts w:cstheme="minorHAnsi"/>
          <w:bCs/>
          <w:sz w:val="22"/>
          <w:szCs w:val="22"/>
        </w:rPr>
        <w:t>due</w:t>
      </w:r>
      <w:proofErr w:type="spellEnd"/>
      <w:r w:rsidR="00A50B48" w:rsidRPr="005F2F0C">
        <w:rPr>
          <w:rFonts w:cstheme="minorHAnsi"/>
          <w:bCs/>
          <w:sz w:val="22"/>
          <w:szCs w:val="22"/>
        </w:rPr>
        <w:t xml:space="preserv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9"/>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9"/>
            <m:r>
              <m:rPr>
                <m:sty m:val="p"/>
              </m:rPr>
              <w:rPr>
                <w:rStyle w:val="CommentReference"/>
              </w:rPr>
              <w:commentReference w:id="9"/>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31465DA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within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D5EFD53"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8E0B51" w:rsidRPr="00DD147E">
        <w:rPr>
          <w:sz w:val="22"/>
          <w:szCs w:val="22"/>
          <w:lang w:val="en-US"/>
        </w:rPr>
        <w:t xml:space="preserve"> depending on how well </w:t>
      </w:r>
      <w:r w:rsidR="00F61099" w:rsidRPr="00DD147E">
        <w:rPr>
          <w:sz w:val="22"/>
          <w:szCs w:val="22"/>
          <w:lang w:val="en-US"/>
        </w:rPr>
        <w:t>understood</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w:t>
      </w:r>
      <w:r w:rsidR="008E0B51" w:rsidRPr="00DD147E">
        <w:rPr>
          <w:sz w:val="22"/>
          <w:szCs w:val="22"/>
          <w:lang w:val="en-US"/>
        </w:rPr>
        <w:lastRenderedPageBreak/>
        <w:t xml:space="preserve">previous literature to facilitate </w:t>
      </w:r>
      <w:r w:rsidR="00F61099" w:rsidRPr="00DD147E">
        <w:rPr>
          <w:sz w:val="22"/>
          <w:szCs w:val="22"/>
          <w:lang w:val="en-US"/>
        </w:rPr>
        <w:t>convergence</w:t>
      </w:r>
      <w:r w:rsidR="008E0B51" w:rsidRPr="00DD147E">
        <w:rPr>
          <w:sz w:val="22"/>
          <w:szCs w:val="22"/>
          <w:lang w:val="en-US"/>
        </w:rPr>
        <w:t xml:space="preserv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bookmarkStart w:id="10" w:name="_GoBack"/>
      <w:bookmarkEnd w:id="10"/>
    </w:p>
    <w:p w14:paraId="50292E45" w14:textId="77777777" w:rsidR="008D46C2" w:rsidRPr="00687837" w:rsidRDefault="008D46C2"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C009B1">
        <w:rPr>
          <w:sz w:val="22"/>
          <w:szCs w:val="22"/>
          <w:lang w:val="en-US"/>
        </w:rPr>
        <w:t xml:space="preserve">Table </w:t>
      </w:r>
      <w:r w:rsidRPr="00A20F7F">
        <w:rPr>
          <w:sz w:val="22"/>
          <w:szCs w:val="22"/>
        </w:rPr>
        <w:fldChar w:fldCharType="begin"/>
      </w:r>
      <w:r w:rsidRPr="00C009B1">
        <w:rPr>
          <w:sz w:val="22"/>
          <w:szCs w:val="22"/>
          <w:lang w:val="en-US"/>
        </w:rPr>
        <w:instrText xml:space="preserve"> SEQ Table \* ARABIC </w:instrText>
      </w:r>
      <w:r w:rsidRPr="00A20F7F">
        <w:rPr>
          <w:sz w:val="22"/>
          <w:szCs w:val="22"/>
        </w:rPr>
        <w:fldChar w:fldCharType="separate"/>
      </w:r>
      <w:r w:rsidRPr="00C009B1">
        <w:rPr>
          <w:noProof/>
          <w:sz w:val="22"/>
          <w:szCs w:val="22"/>
          <w:lang w:val="en-US"/>
        </w:rPr>
        <w:t>1</w:t>
      </w:r>
      <w:r w:rsidRPr="00A20F7F">
        <w:rPr>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t>Results</w:t>
      </w:r>
    </w:p>
    <w:p w14:paraId="1B72D9F1" w14:textId="20384C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commentRangeStart w:id="11"/>
      <w:r w:rsidR="002F12DB" w:rsidRPr="00B06AEE">
        <w:rPr>
          <w:rFonts w:cstheme="minorHAnsi"/>
          <w:color w:val="FF0000"/>
          <w:sz w:val="22"/>
          <w:szCs w:val="22"/>
          <w:lang w:val="en-US"/>
        </w:rPr>
        <w:t>Fig. SX</w:t>
      </w:r>
      <w:commentRangeEnd w:id="11"/>
      <w:r w:rsidR="002E5709">
        <w:rPr>
          <w:rStyle w:val="CommentReference"/>
          <w:rFonts w:asciiTheme="minorHAnsi" w:eastAsiaTheme="minorHAnsi" w:hAnsiTheme="minorHAnsi" w:cstheme="minorBidi"/>
          <w:lang w:val="en-GB" w:eastAsia="en-US"/>
        </w:rPr>
        <w:commentReference w:id="11"/>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12EA01F0" w:rsidR="00B204F2" w:rsidRDefault="00782494" w:rsidP="00B204F2">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0.69</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-0.8115</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m:t>
        </m:r>
        <m:r>
          <w:rPr>
            <w:rFonts w:ascii="Cambria Math" w:hAnsi="Cambria Math" w:cstheme="minorHAnsi"/>
            <w:sz w:val="22"/>
            <w:szCs w:val="22"/>
            <w:lang w:val="en-US"/>
          </w:rPr>
          <m:t>0.016</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8C342F" w:rsidRPr="001B64D3">
        <w:rPr>
          <w:rFonts w:eastAsiaTheme="minorEastAsia" w:cstheme="minorHAnsi"/>
          <w:sz w:val="22"/>
          <w:szCs w:val="22"/>
          <w:lang w:val="en-US"/>
        </w:rPr>
        <w:t xml:space="preserve">.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14</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indicated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 xml:space="preserve">) </w:t>
      </w:r>
      <w:r w:rsidR="00855193" w:rsidRPr="00BE6D08">
        <w:rPr>
          <w:rFonts w:eastAsiaTheme="minorEastAsia" w:cstheme="minorHAnsi"/>
          <w:sz w:val="22"/>
          <w:szCs w:val="22"/>
          <w:lang w:val="en-US"/>
        </w:rPr>
        <w:t>when</w:t>
      </w:r>
      <w:r w:rsidR="0002005E" w:rsidRPr="00BE6D0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A</m:t>
            </m:r>
          </m:sub>
        </m:sSub>
      </m:oMath>
      <w:r w:rsidR="00AD6CCD" w:rsidRPr="00BE6D08">
        <w:rPr>
          <w:rFonts w:eastAsiaTheme="minorEastAsia" w:cstheme="minorHAnsi"/>
          <w:sz w:val="22"/>
          <w:szCs w:val="22"/>
          <w:lang w:val="en-US"/>
        </w:rPr>
        <w:t xml:space="preserve"> is held at 0 (mean)</w:t>
      </w:r>
      <w:r w:rsidR="00C46F0B" w:rsidRPr="00BE6D08">
        <w:rPr>
          <w:rFonts w:eastAsiaTheme="minorEastAsia" w:cstheme="minorHAnsi"/>
          <w:sz w:val="22"/>
          <w:szCs w:val="22"/>
          <w:lang w:val="en-US"/>
        </w:rPr>
        <w:t xml:space="preserve">. </w:t>
      </w:r>
      <w:commentRangeStart w:id="12"/>
      <w:r w:rsidR="003106CF" w:rsidRPr="00BE6D08">
        <w:rPr>
          <w:rFonts w:eastAsiaTheme="minorEastAsia" w:cstheme="minorHAnsi"/>
          <w:sz w:val="22"/>
          <w:szCs w:val="22"/>
          <w:lang w:val="en-US"/>
        </w:rPr>
        <w:t xml:space="preserve">The model </w:t>
      </w:r>
      <w:r w:rsidR="00680528" w:rsidRPr="00BE6D08">
        <w:rPr>
          <w:rFonts w:eastAsiaTheme="minorEastAsia" w:cstheme="minorHAnsi"/>
          <w:sz w:val="22"/>
          <w:szCs w:val="22"/>
          <w:lang w:val="en-US"/>
        </w:rPr>
        <w:t xml:space="preserve">with best fit to data </w:t>
      </w:r>
      <w:r w:rsidR="003106CF" w:rsidRPr="00BE6D08">
        <w:rPr>
          <w:rFonts w:eastAsiaTheme="minorEastAsia" w:cstheme="minorHAnsi"/>
          <w:sz w:val="22"/>
          <w:szCs w:val="22"/>
          <w:lang w:val="en-US"/>
        </w:rPr>
        <w:t xml:space="preserve">contains a body size-temperature </w:t>
      </w:r>
      <w:r w:rsidR="00B52E35" w:rsidRPr="00BE6D08">
        <w:rPr>
          <w:rFonts w:eastAsiaTheme="minorEastAsia" w:cstheme="minorHAnsi"/>
          <w:sz w:val="22"/>
          <w:szCs w:val="22"/>
          <w:lang w:val="en-US"/>
        </w:rPr>
        <w:t>interaction</w:t>
      </w:r>
      <w:r w:rsidR="00E16312" w:rsidRPr="00BE6D08">
        <w:rPr>
          <w:rFonts w:eastAsiaTheme="minorEastAsia" w:cstheme="minorHAnsi"/>
          <w:sz w:val="22"/>
          <w:szCs w:val="22"/>
          <w:lang w:val="en-US"/>
        </w:rPr>
        <w:t xml:space="preserve"> (Table 2</w:t>
      </w:r>
      <w:r w:rsidR="007C7DB0" w:rsidRPr="00BE6D08">
        <w:rPr>
          <w:rFonts w:eastAsiaTheme="minorEastAsia" w:cstheme="minorHAnsi"/>
          <w:sz w:val="22"/>
          <w:szCs w:val="22"/>
          <w:lang w:val="en-US"/>
        </w:rPr>
        <w:t>)</w:t>
      </w:r>
      <w:r w:rsidR="0059490B" w:rsidRPr="00BE6D08">
        <w:rPr>
          <w:rFonts w:eastAsiaTheme="minorEastAsia" w:cstheme="minorHAnsi"/>
          <w:sz w:val="22"/>
          <w:szCs w:val="22"/>
          <w:lang w:val="en-US"/>
        </w:rPr>
        <w:t xml:space="preserve">, and the </w:t>
      </w:r>
      <w:r w:rsidR="00CF6947" w:rsidRPr="00BE6D08">
        <w:rPr>
          <w:rFonts w:eastAsiaTheme="minorEastAsia" w:cstheme="minorHAnsi"/>
          <w:sz w:val="22"/>
          <w:szCs w:val="22"/>
          <w:lang w:val="en-US"/>
        </w:rPr>
        <w:t xml:space="preserve">posterior </w:t>
      </w:r>
      <w:r w:rsidR="008A4BAB" w:rsidRPr="00BE6D08">
        <w:rPr>
          <w:rFonts w:eastAsiaTheme="minorEastAsia" w:cstheme="minorHAnsi"/>
          <w:sz w:val="22"/>
          <w:szCs w:val="22"/>
          <w:lang w:val="en-US"/>
        </w:rPr>
        <w:t xml:space="preserve">median </w:t>
      </w:r>
      <w:r w:rsidR="00CF6947" w:rsidRPr="00BE6D08">
        <w:rPr>
          <w:rFonts w:eastAsiaTheme="minorEastAsia" w:cstheme="minorHAnsi"/>
          <w:sz w:val="22"/>
          <w:szCs w:val="22"/>
          <w:lang w:val="en-US"/>
        </w:rPr>
        <w:t xml:space="preserve">for the </w:t>
      </w:r>
      <w:r w:rsidR="00762507" w:rsidRPr="00BE6D08">
        <w:rPr>
          <w:rFonts w:eastAsiaTheme="minorEastAsia" w:cstheme="minorHAnsi"/>
          <w:sz w:val="22"/>
          <w:szCs w:val="22"/>
          <w:lang w:val="en-US"/>
        </w:rPr>
        <w:t xml:space="preserve">interaction coefficient is </w:t>
      </w:r>
      <m:oMath>
        <m:r>
          <w:rPr>
            <w:rFonts w:ascii="Cambria Math" w:hAnsi="Cambria Math" w:cstheme="minorHAnsi"/>
            <w:sz w:val="22"/>
            <w:szCs w:val="22"/>
            <w:lang w:val="en-US"/>
          </w:rPr>
          <m:t>0.016</m:t>
        </m:r>
      </m:oMath>
      <w:r w:rsidR="008A396F" w:rsidRPr="00BE6D08">
        <w:rPr>
          <w:rFonts w:eastAsiaTheme="minorEastAsia" w:cstheme="minorHAnsi"/>
          <w:sz w:val="22"/>
          <w:szCs w:val="22"/>
          <w:lang w:val="en-US"/>
        </w:rPr>
        <w:t>. This means</w:t>
      </w:r>
      <w:r w:rsidR="00CF6947" w:rsidRPr="00BE6D08">
        <w:rPr>
          <w:rFonts w:eastAsiaTheme="minorEastAsia" w:cstheme="minorHAnsi"/>
          <w:sz w:val="22"/>
          <w:szCs w:val="22"/>
          <w:lang w:val="en-US"/>
        </w:rPr>
        <w:t xml:space="preserve"> the </w:t>
      </w:r>
      <w:r w:rsidR="00E6745A" w:rsidRPr="00BE6D08">
        <w:rPr>
          <w:rFonts w:eastAsiaTheme="minorEastAsia" w:cstheme="minorHAnsi"/>
          <w:sz w:val="22"/>
          <w:szCs w:val="22"/>
          <w:lang w:val="en-US"/>
        </w:rPr>
        <w:t>mass</w:t>
      </w:r>
      <w:r w:rsidR="004B4CA9" w:rsidRPr="00BE6D08">
        <w:rPr>
          <w:rFonts w:eastAsiaTheme="minorEastAsia" w:cstheme="minorHAnsi"/>
          <w:sz w:val="22"/>
          <w:szCs w:val="22"/>
          <w:lang w:val="en-US"/>
        </w:rPr>
        <w:t>-</w:t>
      </w:r>
      <w:r w:rsidR="00C509E4" w:rsidRPr="00BE6D08">
        <w:rPr>
          <w:rFonts w:eastAsiaTheme="minorEastAsia" w:cstheme="minorHAnsi"/>
          <w:sz w:val="22"/>
          <w:szCs w:val="22"/>
          <w:lang w:val="en-US"/>
        </w:rPr>
        <w:t xml:space="preserve">specific </w:t>
      </w:r>
      <w:r w:rsidR="004B4CA9" w:rsidRPr="00BE6D08">
        <w:rPr>
          <w:rFonts w:eastAsiaTheme="minorEastAsia" w:cstheme="minorHAnsi"/>
          <w:sz w:val="22"/>
          <w:szCs w:val="22"/>
          <w:lang w:val="en-US"/>
        </w:rPr>
        <w:t xml:space="preserve">scaling exponent </w:t>
      </w:r>
      <w:r w:rsidR="00C509E4" w:rsidRPr="00BE6D08">
        <w:rPr>
          <w:rFonts w:eastAsiaTheme="minorEastAsia" w:cstheme="minorHAnsi"/>
          <w:sz w:val="22"/>
          <w:szCs w:val="22"/>
          <w:lang w:val="en-US"/>
        </w:rPr>
        <w:t xml:space="preserve">of growth </w:t>
      </w:r>
      <w:r w:rsidR="00CA5FC7" w:rsidRPr="00BE6D08">
        <w:rPr>
          <w:rFonts w:eastAsiaTheme="minorEastAsia" w:cstheme="minorHAnsi"/>
          <w:sz w:val="22"/>
          <w:szCs w:val="22"/>
          <w:lang w:val="en-US"/>
        </w:rPr>
        <w:t>increases with an increase in</w:t>
      </w:r>
      <w:r w:rsidR="005B7111" w:rsidRPr="00BE6D08">
        <w:rPr>
          <w:rFonts w:eastAsiaTheme="minorEastAsia" w:cstheme="minorHAnsi"/>
          <w:sz w:val="22"/>
          <w:szCs w:val="22"/>
          <w:lang w:val="en-US"/>
        </w:rPr>
        <w:t xml:space="preserve"> relative</w:t>
      </w:r>
      <w:r w:rsidR="00CA5FC7" w:rsidRPr="00BE6D08">
        <w:rPr>
          <w:rFonts w:eastAsiaTheme="minorEastAsia" w:cstheme="minorHAnsi"/>
          <w:sz w:val="22"/>
          <w:szCs w:val="22"/>
          <w:lang w:val="en-US"/>
        </w:rPr>
        <w:t xml:space="preserve"> inverse temperature</w:t>
      </w:r>
      <w:r w:rsidR="00C509E4" w:rsidRPr="00BE6D08">
        <w:rPr>
          <w:rFonts w:eastAsiaTheme="minorEastAsia" w:cstheme="minorHAnsi"/>
          <w:sz w:val="22"/>
          <w:szCs w:val="22"/>
          <w:lang w:val="en-US"/>
        </w:rPr>
        <w:t xml:space="preserve">, i.e. the </w:t>
      </w:r>
      <w:r w:rsidR="00443540" w:rsidRPr="00BE6D08">
        <w:rPr>
          <w:rFonts w:eastAsiaTheme="minorEastAsia" w:cstheme="minorHAnsi"/>
          <w:sz w:val="22"/>
          <w:szCs w:val="22"/>
          <w:lang w:val="en-US"/>
        </w:rPr>
        <w:t xml:space="preserve">relative </w:t>
      </w:r>
      <w:r w:rsidR="00D469B8" w:rsidRPr="00BE6D08">
        <w:rPr>
          <w:rFonts w:eastAsiaTheme="minorEastAsia" w:cstheme="minorHAnsi"/>
          <w:sz w:val="22"/>
          <w:szCs w:val="22"/>
          <w:lang w:val="en-US"/>
        </w:rPr>
        <w:t>mass-</w:t>
      </w:r>
      <w:r w:rsidR="00C509E4" w:rsidRPr="00BE6D08">
        <w:rPr>
          <w:rFonts w:eastAsiaTheme="minorEastAsia" w:cstheme="minorHAnsi"/>
          <w:sz w:val="22"/>
          <w:szCs w:val="22"/>
          <w:lang w:val="en-US"/>
        </w:rPr>
        <w:t xml:space="preserve">exponent </w:t>
      </w:r>
      <w:r w:rsidR="00D469B8" w:rsidRPr="00BE6D08">
        <w:rPr>
          <w:rFonts w:eastAsiaTheme="minorEastAsia" w:cstheme="minorHAnsi"/>
          <w:sz w:val="22"/>
          <w:szCs w:val="22"/>
          <w:lang w:val="en-US"/>
        </w:rPr>
        <w:t xml:space="preserve">(on normal scale) </w:t>
      </w:r>
      <w:r w:rsidR="00C509E4" w:rsidRPr="00BE6D08">
        <w:rPr>
          <w:rFonts w:eastAsiaTheme="minorEastAsia" w:cstheme="minorHAnsi"/>
          <w:sz w:val="22"/>
          <w:szCs w:val="22"/>
          <w:lang w:val="en-US"/>
        </w:rPr>
        <w:t>is larger in colder temperatures</w:t>
      </w:r>
      <w:r w:rsidR="00CA5FC7" w:rsidRPr="00BE6D08">
        <w:rPr>
          <w:rFonts w:eastAsiaTheme="minorEastAsia" w:cstheme="minorHAnsi"/>
          <w:sz w:val="22"/>
          <w:szCs w:val="22"/>
          <w:lang w:val="en-US"/>
        </w:rPr>
        <w:t xml:space="preserve">. </w:t>
      </w:r>
      <w:r w:rsidR="00E807EF" w:rsidRPr="00BE6D08">
        <w:rPr>
          <w:rFonts w:eastAsiaTheme="minorEastAsia" w:cstheme="minorHAnsi"/>
          <w:sz w:val="22"/>
          <w:szCs w:val="22"/>
          <w:lang w:val="en-US"/>
        </w:rPr>
        <w:t xml:space="preserve">Specifically, the </w:t>
      </w:r>
      <w:r w:rsidR="00EE5BA8" w:rsidRPr="00BE6D08">
        <w:rPr>
          <w:rFonts w:eastAsiaTheme="minorEastAsia" w:cstheme="minorHAnsi"/>
          <w:sz w:val="22"/>
          <w:szCs w:val="22"/>
          <w:lang w:val="en-US"/>
        </w:rPr>
        <w:t xml:space="preserve">relative </w:t>
      </w:r>
      <w:r w:rsidR="00E807EF" w:rsidRPr="00BE6D08">
        <w:rPr>
          <w:rFonts w:eastAsiaTheme="minorEastAsia" w:cstheme="minorHAnsi"/>
          <w:sz w:val="22"/>
          <w:szCs w:val="22"/>
          <w:lang w:val="en-US"/>
        </w:rPr>
        <w:t xml:space="preserve">mass-scaling exponent of growth decreases with </w:t>
      </w:r>
      <w:r w:rsidR="009F2A9E" w:rsidRPr="00BE6D08">
        <w:rPr>
          <w:rFonts w:eastAsiaTheme="minorEastAsia" w:cstheme="minorHAnsi"/>
          <w:sz w:val="22"/>
          <w:szCs w:val="22"/>
          <w:lang w:val="en-US"/>
        </w:rPr>
        <w:t xml:space="preserve">approximately </w:t>
      </w:r>
      <w:r w:rsidR="00D93916" w:rsidRPr="00BE6D08">
        <w:rPr>
          <w:rFonts w:eastAsiaTheme="minorEastAsia" w:cstheme="minorHAnsi"/>
          <w:sz w:val="22"/>
          <w:szCs w:val="22"/>
          <w:lang w:val="en-US"/>
        </w:rPr>
        <w:t>0.0023</w:t>
      </w:r>
      <w:r w:rsidR="00E807EF" w:rsidRPr="00BE6D08">
        <w:rPr>
          <w:rFonts w:eastAsiaTheme="minorEastAsia" w:cstheme="minorHAnsi"/>
          <w:sz w:val="22"/>
          <w:szCs w:val="22"/>
          <w:lang w:val="en-US"/>
        </w:rPr>
        <w:t xml:space="preserve"> per unit change in </w:t>
      </w:r>
      <m:oMath>
        <m:r>
          <w:rPr>
            <w:rFonts w:ascii="Cambria Math" w:eastAsiaTheme="minorEastAsia" w:hAnsi="Cambria Math" w:cstheme="minorHAnsi"/>
            <w:sz w:val="22"/>
            <w:szCs w:val="22"/>
            <w:lang w:val="en-US"/>
          </w:rPr>
          <m:t>℃</m:t>
        </m:r>
      </m:oMath>
      <w:r w:rsidR="00DE2614" w:rsidRPr="00BE6D08">
        <w:rPr>
          <w:rFonts w:eastAsiaTheme="minorEastAsia" w:cstheme="minorHAnsi"/>
          <w:sz w:val="22"/>
          <w:szCs w:val="22"/>
          <w:lang w:val="en-US"/>
        </w:rPr>
        <w:t xml:space="preserve">. </w:t>
      </w:r>
      <w:r w:rsidR="00022867" w:rsidRPr="00BE6D08">
        <w:rPr>
          <w:rFonts w:eastAsiaTheme="minorEastAsia" w:cstheme="minorHAnsi"/>
          <w:sz w:val="22"/>
          <w:szCs w:val="22"/>
          <w:lang w:val="en-US"/>
        </w:rPr>
        <w:t xml:space="preserve">However, </w:t>
      </w:r>
      <w:r w:rsidR="00F37B1E" w:rsidRPr="00BE6D08">
        <w:rPr>
          <w:rFonts w:eastAsiaTheme="minorEastAsia" w:cstheme="minorHAnsi"/>
          <w:sz w:val="22"/>
          <w:szCs w:val="22"/>
          <w:lang w:val="en-US"/>
        </w:rPr>
        <w:t>evidence for this interaction is weak</w:t>
      </w:r>
      <w:r w:rsidR="000A4266" w:rsidRPr="00BE6D08">
        <w:rPr>
          <w:rFonts w:eastAsiaTheme="minorEastAsia" w:cstheme="minorHAnsi"/>
          <w:sz w:val="22"/>
          <w:szCs w:val="22"/>
          <w:lang w:val="en-US"/>
        </w:rPr>
        <w:t xml:space="preserve"> and</w:t>
      </w:r>
      <w:r w:rsidR="0030435F" w:rsidRPr="00BE6D08">
        <w:rPr>
          <w:rFonts w:eastAsiaTheme="minorEastAsia" w:cstheme="minorHAnsi"/>
          <w:sz w:val="22"/>
          <w:szCs w:val="22"/>
          <w:lang w:val="en-US"/>
        </w:rPr>
        <w:t xml:space="preserve"> </w:t>
      </w:r>
      <w:r w:rsidR="00D553E2" w:rsidRPr="00BE6D08">
        <w:rPr>
          <w:rFonts w:eastAsiaTheme="minorEastAsia" w:cstheme="minorHAnsi"/>
          <w:sz w:val="22"/>
          <w:szCs w:val="22"/>
          <w:lang w:val="en-US"/>
        </w:rPr>
        <w:t xml:space="preserve">only </w:t>
      </w:r>
      <w:r w:rsidR="00792739" w:rsidRPr="00BE6D08">
        <w:rPr>
          <w:rFonts w:eastAsiaTheme="minorEastAsia" w:cstheme="minorHAnsi"/>
          <w:sz w:val="22"/>
          <w:szCs w:val="22"/>
          <w:lang w:val="en-US"/>
        </w:rPr>
        <w:t>5</w:t>
      </w:r>
      <w:r w:rsidR="00215C51" w:rsidRPr="00BE6D08">
        <w:rPr>
          <w:rFonts w:eastAsiaTheme="minorEastAsia" w:cstheme="minorHAnsi"/>
          <w:sz w:val="22"/>
          <w:szCs w:val="22"/>
          <w:lang w:val="en-US"/>
        </w:rPr>
        <w:t xml:space="preserve">5% of the </w:t>
      </w:r>
      <w:r w:rsidR="00993502" w:rsidRPr="00BE6D08">
        <w:rPr>
          <w:rFonts w:eastAsiaTheme="minorEastAsia" w:cstheme="minorHAnsi"/>
          <w:sz w:val="22"/>
          <w:szCs w:val="22"/>
          <w:lang w:val="en-US"/>
        </w:rPr>
        <w:t xml:space="preserve">posterior density is </w:t>
      </w:r>
      <w:r w:rsidR="001E34C8" w:rsidRPr="00BE6D08">
        <w:rPr>
          <w:rFonts w:eastAsiaTheme="minorEastAsia" w:cstheme="minorHAnsi"/>
          <w:sz w:val="22"/>
          <w:szCs w:val="22"/>
          <w:lang w:val="en-US"/>
        </w:rPr>
        <w:t xml:space="preserve">above </w:t>
      </w:r>
      <w:r w:rsidR="00993502" w:rsidRPr="00BE6D08">
        <w:rPr>
          <w:rFonts w:eastAsiaTheme="minorEastAsia" w:cstheme="minorHAnsi"/>
          <w:sz w:val="22"/>
          <w:szCs w:val="22"/>
          <w:lang w:val="en-US"/>
        </w:rPr>
        <w:t>0</w:t>
      </w:r>
      <w:commentRangeEnd w:id="12"/>
      <w:r w:rsidR="005B7111" w:rsidRPr="00BE6D08">
        <w:rPr>
          <w:rStyle w:val="CommentReference"/>
          <w:rFonts w:asciiTheme="minorHAnsi" w:eastAsiaTheme="minorHAnsi" w:hAnsiTheme="minorHAnsi" w:cstheme="minorBidi"/>
          <w:lang w:val="en-GB" w:eastAsia="en-US"/>
        </w:rPr>
        <w:commentReference w:id="12"/>
      </w:r>
      <w:r w:rsidR="003512C5"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2</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3</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lastRenderedPageBreak/>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 xml:space="preserve">(normal scale),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83%</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commentRangeStart w:id="13"/>
      <w:r w:rsidR="00AB5587">
        <w:rPr>
          <w:rFonts w:eastAsiaTheme="minorEastAsia" w:cstheme="minorHAnsi"/>
          <w:sz w:val="22"/>
          <w:szCs w:val="22"/>
          <w:lang w:val="en-US"/>
        </w:rPr>
        <w:t xml:space="preserve">of </w:t>
      </w:r>
      <w:r w:rsidR="00DA5B47">
        <w:rPr>
          <w:rFonts w:eastAsiaTheme="minorEastAsia" w:cstheme="minorHAnsi"/>
          <w:sz w:val="22"/>
          <w:szCs w:val="22"/>
          <w:lang w:val="en-US"/>
        </w:rPr>
        <w:t>0.2% of maximum</w:t>
      </w:r>
      <w:r w:rsidR="00754CA1">
        <w:rPr>
          <w:rFonts w:eastAsiaTheme="minorEastAsia" w:cstheme="minorHAnsi"/>
          <w:sz w:val="22"/>
          <w:szCs w:val="22"/>
          <w:lang w:val="en-US"/>
        </w:rPr>
        <w:t xml:space="preserve"> mass</w:t>
      </w:r>
      <w:commentRangeEnd w:id="13"/>
      <w:r w:rsidR="00E344A0">
        <w:rPr>
          <w:rStyle w:val="CommentReference"/>
          <w:rFonts w:asciiTheme="minorHAnsi" w:eastAsiaTheme="minorHAnsi" w:hAnsiTheme="minorHAnsi" w:cstheme="minorBidi"/>
          <w:lang w:val="en-GB" w:eastAsia="en-US"/>
        </w:rPr>
        <w:commentReference w:id="13"/>
      </w:r>
      <w:r w:rsidR="009673E5" w:rsidRPr="00602E0C">
        <w:rPr>
          <w:rFonts w:eastAsiaTheme="minorEastAsia" w:cstheme="minorHAnsi"/>
          <w:sz w:val="22"/>
          <w:szCs w:val="22"/>
          <w:lang w:val="en-US"/>
        </w:rPr>
        <w:t>.</w:t>
      </w:r>
    </w:p>
    <w:p w14:paraId="452CDEF8" w14:textId="14D6E872"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54+</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0.75, 0.85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 with 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-0.68,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 xml:space="preserve">]) </w:t>
      </w:r>
      <w:r w:rsidR="008545E3">
        <w:rPr>
          <w:rFonts w:eastAsiaTheme="minorEastAsia" w:cstheme="minorHAnsi"/>
          <w:sz w:val="22"/>
          <w:szCs w:val="22"/>
          <w:lang w:val="en-US"/>
        </w:rPr>
        <w:t xml:space="preserve">for </w:t>
      </w:r>
      <w:r w:rsidR="008545E3" w:rsidRPr="00B204F2">
        <w:rPr>
          <w:rFonts w:eastAsiaTheme="minorEastAsia" w:cstheme="minorHAnsi"/>
          <w:sz w:val="22"/>
          <w:szCs w:val="22"/>
          <w:lang w:val="en-US"/>
        </w:rPr>
        <w:t>maximum consumption</w:t>
      </w:r>
      <w:r w:rsidR="00A3634F">
        <w:rPr>
          <w:rFonts w:eastAsiaTheme="minorEastAsia" w:cstheme="minorHAnsi"/>
          <w:sz w:val="22"/>
          <w:szCs w:val="22"/>
          <w:lang w:val="en-US"/>
        </w:rPr>
        <w:t xml:space="preserve"> rate</w:t>
      </w:r>
      <w:r w:rsidR="00C15D48" w:rsidRPr="00B204F2">
        <w:rPr>
          <w:rFonts w:eastAsiaTheme="minorEastAsia" w:cstheme="minorHAnsi"/>
          <w:sz w:val="22"/>
          <w:szCs w:val="22"/>
          <w:lang w:val="en-US"/>
        </w:rPr>
        <w:t>. However, this difference is less clear</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90% of the posterior distribution of</w:t>
      </w:r>
      <w:r w:rsidR="00DB07B2">
        <w:rPr>
          <w:rFonts w:eastAsiaTheme="minorEastAsia"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sub>
        </m:sSub>
      </m:oMath>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0.001</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Both the metabolism and consumption model allowed for all coefficients in the respective model to vary between species (Table 2).</w:t>
      </w:r>
    </w:p>
    <w:p w14:paraId="7D37A5AE" w14:textId="1631B96B"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The predictions from the model </w:t>
      </w:r>
      <w:r w:rsidR="00A168D4">
        <w:rPr>
          <w:rFonts w:eastAsiaTheme="minorEastAsia" w:cstheme="minorHAnsi"/>
          <w:sz w:val="22"/>
          <w:szCs w:val="22"/>
          <w:lang w:val="en-US"/>
        </w:rPr>
        <w:t xml:space="preserve">show that </w:t>
      </w:r>
      <w:r w:rsidR="005D21D6">
        <w:rPr>
          <w:rFonts w:eastAsiaTheme="minorEastAsia" w:cstheme="minorHAnsi"/>
          <w:sz w:val="22"/>
          <w:szCs w:val="22"/>
          <w:lang w:val="en-US"/>
        </w:rPr>
        <w:t xml:space="preserve">consumption rates </w:t>
      </w:r>
      <w:r w:rsidR="00BF0DA3">
        <w:rPr>
          <w:rFonts w:eastAsiaTheme="minorEastAsia" w:cstheme="minorHAnsi"/>
          <w:sz w:val="22"/>
          <w:szCs w:val="22"/>
          <w:lang w:val="en-US"/>
        </w:rPr>
        <w:t>are unimodal</w:t>
      </w:r>
      <w:r w:rsidR="002A6E0F">
        <w:rPr>
          <w:rFonts w:eastAsiaTheme="minorEastAsia" w:cstheme="minorHAnsi"/>
          <w:sz w:val="22"/>
          <w:szCs w:val="22"/>
          <w:lang w:val="en-US"/>
        </w:rPr>
        <w:t xml:space="preserve">, which 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3D56AE">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declines </w:t>
      </w:r>
      <w:r w:rsidR="004F3D9C">
        <w:rPr>
          <w:rFonts w:eastAsiaTheme="minorEastAsia" w:cstheme="minorHAnsi"/>
          <w:sz w:val="22"/>
          <w:szCs w:val="22"/>
          <w:lang w:val="en-US"/>
        </w:rPr>
        <w:t xml:space="preserve">with further increases. </w:t>
      </w:r>
      <w:r w:rsidR="00B10C5E">
        <w:rPr>
          <w:rFonts w:eastAsiaTheme="minorEastAsia" w:cstheme="minorHAnsi"/>
          <w:sz w:val="22"/>
          <w:szCs w:val="22"/>
          <w:lang w:val="en-US"/>
        </w:rPr>
        <w:t xml:space="preserve">In other words, the effect of </w:t>
      </w:r>
      <w:r w:rsidR="00B10C5E">
        <w:rPr>
          <w:rFonts w:eastAsiaTheme="minorEastAsia" w:cstheme="minorHAnsi"/>
          <w:sz w:val="22"/>
          <w:szCs w:val="22"/>
          <w:lang w:val="en-US"/>
        </w:rPr>
        <w:lastRenderedPageBreak/>
        <w:t xml:space="preserve">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67CF0E56" w14:textId="0E7C37EA" w:rsidR="00396716" w:rsidRPr="009B3967"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23970C9" w14:textId="60A89992" w:rsidR="00613E59" w:rsidRPr="009B3967" w:rsidRDefault="00613E59" w:rsidP="00613E59">
      <w:pPr>
        <w:spacing w:line="480" w:lineRule="auto"/>
        <w:contextualSpacing/>
        <w:jc w:val="both"/>
        <w:rPr>
          <w:rFonts w:eastAsiaTheme="minorEastAsia" w:cstheme="minorHAnsi"/>
          <w:sz w:val="22"/>
          <w:szCs w:val="22"/>
          <w:lang w:val="en-US"/>
        </w:rPr>
      </w:pPr>
    </w:p>
    <w:p w14:paraId="3F186BFA" w14:textId="77777777" w:rsidR="00613E59" w:rsidRPr="009B3967" w:rsidRDefault="00613E59" w:rsidP="00613E59">
      <w:pPr>
        <w:spacing w:line="480" w:lineRule="auto"/>
        <w:contextualSpacing/>
        <w:jc w:val="both"/>
        <w:rPr>
          <w:rFonts w:eastAsiaTheme="minorEastAsia" w:cstheme="minorHAnsi"/>
          <w:lang w:val="en-US"/>
        </w:rPr>
      </w:pPr>
    </w:p>
    <w:p w14:paraId="2D9511BC" w14:textId="4AD61D8E" w:rsidR="00B44B18" w:rsidRPr="009B3967" w:rsidRDefault="00B44B18" w:rsidP="00904830">
      <w:pPr>
        <w:spacing w:line="480" w:lineRule="auto"/>
        <w:ind w:firstLine="284"/>
        <w:contextualSpacing/>
        <w:jc w:val="both"/>
        <w:rPr>
          <w:rFonts w:eastAsiaTheme="minorEastAsia" w:cstheme="minorHAnsi"/>
          <w:lang w:val="en-US"/>
        </w:rPr>
      </w:pPr>
    </w:p>
    <w:p w14:paraId="1338BCA3" w14:textId="77777777" w:rsidR="00B44B18" w:rsidRPr="009B3967" w:rsidRDefault="00B44B18" w:rsidP="00904830">
      <w:pPr>
        <w:spacing w:line="480" w:lineRule="auto"/>
        <w:ind w:firstLine="284"/>
        <w:contextualSpacing/>
        <w:jc w:val="both"/>
        <w:rPr>
          <w:rFonts w:eastAsiaTheme="minorEastAsia" w:cstheme="minorHAnsi"/>
          <w:lang w:val="en-US"/>
        </w:rPr>
      </w:pPr>
    </w:p>
    <w:p w14:paraId="52A9F2B4" w14:textId="48DB252F" w:rsidR="00524113" w:rsidRPr="00A20F7F" w:rsidRDefault="00524113" w:rsidP="00904830">
      <w:pPr>
        <w:spacing w:line="480" w:lineRule="auto"/>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14"/>
            <w:commentRangeStart w:id="15"/>
            <w:commentRangeStart w:id="16"/>
            <w:commentRangeStart w:id="17"/>
            <w:r w:rsidRPr="00A20F7F">
              <w:rPr>
                <w:rFonts w:cstheme="minorHAnsi"/>
                <w:sz w:val="22"/>
                <w:szCs w:val="22"/>
              </w:rPr>
              <w:t>WAIC</w:t>
            </w:r>
            <w:commentRangeEnd w:id="14"/>
            <w:r w:rsidRPr="00A20F7F">
              <w:rPr>
                <w:rStyle w:val="CommentReference"/>
                <w:b w:val="0"/>
                <w:bCs w:val="0"/>
                <w:sz w:val="22"/>
                <w:szCs w:val="22"/>
              </w:rPr>
              <w:commentReference w:id="14"/>
            </w:r>
            <w:commentRangeEnd w:id="15"/>
            <w:r w:rsidRPr="00A20F7F">
              <w:rPr>
                <w:rStyle w:val="CommentReference"/>
                <w:b w:val="0"/>
                <w:bCs w:val="0"/>
                <w:sz w:val="22"/>
                <w:szCs w:val="22"/>
              </w:rPr>
              <w:commentReference w:id="15"/>
            </w:r>
            <w:commentRangeEnd w:id="16"/>
            <w:r w:rsidRPr="00A20F7F">
              <w:rPr>
                <w:rStyle w:val="CommentReference"/>
                <w:b w:val="0"/>
                <w:bCs w:val="0"/>
                <w:sz w:val="22"/>
                <w:szCs w:val="22"/>
              </w:rPr>
              <w:commentReference w:id="16"/>
            </w:r>
            <w:commentRangeEnd w:id="17"/>
            <w:r w:rsidRPr="00A20F7F">
              <w:rPr>
                <w:rStyle w:val="CommentReference"/>
                <w:b w:val="0"/>
                <w:bCs w:val="0"/>
                <w:sz w:val="22"/>
                <w:szCs w:val="22"/>
              </w:rPr>
              <w:commentReference w:id="17"/>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lastRenderedPageBreak/>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drawing>
          <wp:inline distT="0" distB="0" distL="0" distR="0" wp14:anchorId="4E03E1E6" wp14:editId="128F39C9">
            <wp:extent cx="3758738" cy="3039533"/>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766297" cy="3045646"/>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48A965F4" w:rsidR="00396716" w:rsidRPr="00396716" w:rsidRDefault="0032491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25B9176F" wp14:editId="5CF09CED">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628D464C" w:rsidR="00DF4765" w:rsidRPr="008E7914" w:rsidRDefault="00DF4765" w:rsidP="00904830">
      <w:pPr>
        <w:spacing w:line="480" w:lineRule="auto"/>
        <w:contextualSpacing/>
        <w:jc w:val="both"/>
        <w:rPr>
          <w:rFonts w:cstheme="minorHAnsi"/>
          <w:i/>
          <w:sz w:val="22"/>
          <w:szCs w:val="22"/>
          <w:lang w:val="en-US"/>
        </w:rPr>
      </w:pPr>
      <w:commentRangeStart w:id="18"/>
      <w:r w:rsidRPr="008E7914">
        <w:rPr>
          <w:rFonts w:cstheme="minorHAnsi"/>
          <w:sz w:val="22"/>
          <w:szCs w:val="22"/>
        </w:rPr>
        <w:t xml:space="preserve">Fig. </w:t>
      </w:r>
      <w:r w:rsidR="00876065" w:rsidRPr="008E7914">
        <w:rPr>
          <w:rFonts w:cstheme="minorHAnsi"/>
          <w:sz w:val="22"/>
          <w:szCs w:val="22"/>
        </w:rPr>
        <w:t>2</w:t>
      </w:r>
      <w:commentRangeEnd w:id="18"/>
      <w:r w:rsidR="00907DE6" w:rsidRPr="008E7914">
        <w:rPr>
          <w:rStyle w:val="CommentReference"/>
          <w:sz w:val="22"/>
          <w:szCs w:val="22"/>
        </w:rPr>
        <w:commentReference w:id="18"/>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t>
      </w:r>
      <w:commentRangeStart w:id="19"/>
      <w:r w:rsidR="00AE6C47">
        <w:rPr>
          <w:rFonts w:cstheme="minorHAnsi"/>
          <w:i/>
          <w:sz w:val="22"/>
          <w:szCs w:val="22"/>
          <w:lang w:val="en-US"/>
        </w:rPr>
        <w:t xml:space="preserve">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commentRangeEnd w:id="19"/>
      <w:r w:rsidR="00EE5C9F">
        <w:rPr>
          <w:rStyle w:val="CommentReference"/>
          <w:rFonts w:asciiTheme="minorHAnsi" w:eastAsiaTheme="minorHAnsi" w:hAnsiTheme="minorHAnsi" w:cstheme="minorBidi"/>
          <w:lang w:val="en-GB" w:eastAsia="en-US"/>
        </w:rPr>
        <w:commentReference w:id="19"/>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and the solid line is the</w:t>
      </w:r>
      <w:r w:rsidR="00D3672B" w:rsidRPr="008E7914">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8E7914">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8E7914">
        <w:rPr>
          <w:rFonts w:cstheme="minorHAnsi"/>
          <w:i/>
          <w:sz w:val="22"/>
          <w:szCs w:val="22"/>
          <w:lang w:val="en-US"/>
        </w:rPr>
        <w:t xml:space="preserve">). </w:t>
      </w:r>
      <w:commentRangeStart w:id="20"/>
      <w:r w:rsidR="0029037C" w:rsidRPr="008E7914">
        <w:rPr>
          <w:rFonts w:cstheme="minorHAnsi"/>
          <w:i/>
          <w:color w:val="FF0000"/>
          <w:sz w:val="22"/>
          <w:szCs w:val="22"/>
          <w:lang w:val="en-US"/>
        </w:rPr>
        <w:t>The slope corresponds to the mass-scaling exponent.</w:t>
      </w:r>
      <w:r w:rsidR="00FA489A" w:rsidRPr="008E7914">
        <w:rPr>
          <w:rFonts w:cstheme="minorHAnsi"/>
          <w:i/>
          <w:color w:val="FF0000"/>
          <w:sz w:val="22"/>
          <w:szCs w:val="22"/>
          <w:lang w:val="en-US"/>
        </w:rPr>
        <w:t xml:space="preserve"> </w:t>
      </w:r>
      <w:commentRangeEnd w:id="20"/>
      <w:r w:rsidR="007C26C2" w:rsidRPr="008E7914">
        <w:rPr>
          <w:rStyle w:val="CommentReference"/>
          <w:rFonts w:asciiTheme="minorHAnsi" w:eastAsiaTheme="minorHAnsi" w:hAnsiTheme="minorHAnsi" w:cstheme="minorBidi"/>
          <w:sz w:val="22"/>
          <w:szCs w:val="22"/>
          <w:lang w:val="en-GB" w:eastAsia="en-US"/>
        </w:rPr>
        <w:commentReference w:id="20"/>
      </w:r>
      <w:r w:rsidR="00BD390E" w:rsidRPr="008E7914">
        <w:rPr>
          <w:rFonts w:cstheme="minorHAnsi"/>
          <w:i/>
          <w:sz w:val="22"/>
          <w:szCs w:val="22"/>
          <w:lang w:val="en-US"/>
        </w:rPr>
        <w:t>P</w:t>
      </w:r>
      <w:r w:rsidR="00577B25" w:rsidRPr="008E7914">
        <w:rPr>
          <w:rFonts w:cstheme="minorHAnsi"/>
          <w:i/>
          <w:sz w:val="22"/>
          <w:szCs w:val="22"/>
          <w:lang w:val="en-US"/>
        </w:rPr>
        <w:t>osterior distributions of mass-scaling exponent</w:t>
      </w:r>
      <w:r w:rsidR="002E391B" w:rsidRPr="008E7914">
        <w:rPr>
          <w:rFonts w:cstheme="minorHAnsi"/>
          <w:i/>
          <w:sz w:val="22"/>
          <w:szCs w:val="22"/>
          <w:lang w:val="en-US"/>
        </w:rPr>
        <w:t xml:space="preserve"> (B)</w:t>
      </w:r>
      <w:r w:rsidR="00020B0E" w:rsidRPr="008E7914">
        <w:rPr>
          <w:rFonts w:cstheme="minorHAnsi"/>
          <w:i/>
          <w:sz w:val="22"/>
          <w:szCs w:val="22"/>
          <w:lang w:val="en-US"/>
        </w:rPr>
        <w:t xml:space="preserve">,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 xml:space="preserve">and </w:t>
      </w:r>
      <w:r w:rsidR="00577B25" w:rsidRPr="008E7914">
        <w:rPr>
          <w:rFonts w:cstheme="minorHAnsi"/>
          <w:i/>
          <w:sz w:val="22"/>
          <w:szCs w:val="22"/>
          <w:lang w:val="en-US"/>
        </w:rPr>
        <w:t xml:space="preserve">the </w:t>
      </w:r>
      <w:r w:rsidR="00C1759F" w:rsidRPr="008E7914">
        <w:rPr>
          <w:rFonts w:cstheme="minorHAnsi"/>
          <w:i/>
          <w:sz w:val="22"/>
          <w:szCs w:val="22"/>
          <w:lang w:val="en-US"/>
        </w:rPr>
        <w:t xml:space="preserve">mass-temperature </w:t>
      </w:r>
      <w:r w:rsidR="00577B25" w:rsidRPr="008E7914">
        <w:rPr>
          <w:rFonts w:cstheme="minorHAnsi"/>
          <w:i/>
          <w:sz w:val="22"/>
          <w:szCs w:val="22"/>
          <w:lang w:val="en-US"/>
        </w:rPr>
        <w:t>interaction coefficient</w:t>
      </w:r>
      <w:r w:rsidR="002C0D3C" w:rsidRPr="008E7914">
        <w:rPr>
          <w:rFonts w:cstheme="minorHAnsi"/>
          <w:i/>
          <w:sz w:val="22"/>
          <w:szCs w:val="22"/>
          <w:lang w:val="en-US"/>
        </w:rPr>
        <w:t xml:space="preserve"> (D)</w:t>
      </w:r>
      <w:r w:rsidR="00BD390E" w:rsidRPr="008E7914">
        <w:rPr>
          <w:rFonts w:cstheme="minorHAnsi"/>
          <w:i/>
          <w:sz w:val="22"/>
          <w:szCs w:val="22"/>
          <w:lang w:val="en-US"/>
        </w:rPr>
        <w:t xml:space="preserve"> 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 xml:space="preserve">the posterior median, </w:t>
      </w:r>
      <w:r w:rsidR="00DD47ED" w:rsidRPr="008E7914">
        <w:rPr>
          <w:rFonts w:cstheme="minorHAnsi"/>
          <w:i/>
          <w:sz w:val="22"/>
          <w:szCs w:val="22"/>
          <w:lang w:val="en-US"/>
        </w:rPr>
        <w:t xml:space="preserve">and in (D) the dashed </w:t>
      </w:r>
      <w:r w:rsidR="00CD1159" w:rsidRPr="008E7914">
        <w:rPr>
          <w:rFonts w:cstheme="minorHAnsi"/>
          <w:i/>
          <w:sz w:val="22"/>
          <w:szCs w:val="22"/>
          <w:lang w:val="en-US"/>
        </w:rPr>
        <w:t>red line is 0</w:t>
      </w:r>
      <w:r w:rsidR="003D16A4" w:rsidRPr="008E7914">
        <w:rPr>
          <w:rFonts w:cstheme="minorHAnsi"/>
          <w:i/>
          <w:sz w:val="22"/>
          <w:szCs w:val="22"/>
          <w:lang w:val="en-US"/>
        </w:rPr>
        <w:t>.</w:t>
      </w:r>
    </w:p>
    <w:p w14:paraId="792B7252" w14:textId="196D2B1E" w:rsidR="00005029" w:rsidRDefault="00F52664" w:rsidP="00606130">
      <w:pPr>
        <w:spacing w:line="480" w:lineRule="auto"/>
        <w:contextualSpacing/>
        <w:jc w:val="center"/>
        <w:rPr>
          <w:rFonts w:cstheme="minorHAnsi"/>
        </w:rPr>
      </w:pPr>
      <w:r>
        <w:rPr>
          <w:rFonts w:cstheme="minorHAnsi"/>
          <w:noProof/>
        </w:rPr>
        <w:lastRenderedPageBreak/>
        <w:drawing>
          <wp:inline distT="0" distB="0" distL="0" distR="0" wp14:anchorId="0C1BD892" wp14:editId="600BABCD">
            <wp:extent cx="3513666" cy="5731510"/>
            <wp:effectExtent l="0" t="0" r="444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_warm_cold_metcon.png"/>
                    <pic:cNvPicPr/>
                  </pic:nvPicPr>
                  <pic:blipFill rotWithShape="1">
                    <a:blip r:embed="rId21" cstate="print">
                      <a:extLst>
                        <a:ext uri="{28A0092B-C50C-407E-A947-70E740481C1C}">
                          <a14:useLocalDpi xmlns:a14="http://schemas.microsoft.com/office/drawing/2010/main" val="0"/>
                        </a:ext>
                      </a:extLst>
                    </a:blip>
                    <a:srcRect l="19351" r="19344"/>
                    <a:stretch/>
                  </pic:blipFill>
                  <pic:spPr bwMode="auto">
                    <a:xfrm>
                      <a:off x="0" y="0"/>
                      <a:ext cx="3513666" cy="573151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7BF98E30" w:rsidR="004D63B8" w:rsidRPr="008A2CC5" w:rsidRDefault="004D63B8" w:rsidP="009471F5">
      <w:pPr>
        <w:spacing w:line="480" w:lineRule="auto"/>
        <w:contextualSpacing/>
        <w:jc w:val="both"/>
        <w:rPr>
          <w:rFonts w:cstheme="minorHAnsi"/>
          <w:i/>
          <w:sz w:val="22"/>
          <w:szCs w:val="22"/>
          <w:lang w:val="en-US"/>
        </w:rPr>
      </w:pPr>
      <w:r w:rsidRPr="005A6388">
        <w:rPr>
          <w:rFonts w:cstheme="minorHAnsi"/>
          <w:i/>
          <w:iCs/>
          <w:sz w:val="22"/>
          <w:szCs w:val="22"/>
          <w:lang w:val="en-US"/>
        </w:rPr>
        <w:t xml:space="preserve">Fig </w:t>
      </w:r>
      <w:r w:rsidR="00B90C7C" w:rsidRPr="005A6388">
        <w:rPr>
          <w:rFonts w:cstheme="minorHAnsi"/>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21"/>
      <w:commentRangeStart w:id="22"/>
      <w:r w:rsidRPr="0056015C">
        <w:rPr>
          <w:rFonts w:cstheme="minorHAnsi"/>
          <w:i/>
          <w:iCs/>
          <w:sz w:val="22"/>
          <w:szCs w:val="22"/>
          <w:lang w:val="en-US"/>
        </w:rPr>
        <w:t xml:space="preserve">credible </w:t>
      </w:r>
      <w:commentRangeEnd w:id="21"/>
      <w:r w:rsidRPr="0056015C">
        <w:rPr>
          <w:rStyle w:val="CommentReference"/>
          <w:i/>
          <w:iCs/>
          <w:sz w:val="22"/>
          <w:szCs w:val="22"/>
        </w:rPr>
        <w:commentReference w:id="21"/>
      </w:r>
      <w:commentRangeEnd w:id="22"/>
      <w:r w:rsidRPr="0056015C">
        <w:rPr>
          <w:rStyle w:val="CommentReference"/>
          <w:i/>
          <w:iCs/>
          <w:sz w:val="22"/>
          <w:szCs w:val="22"/>
        </w:rPr>
        <w:commentReference w:id="22"/>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approximately 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627975A" w:rsidR="000528C4" w:rsidRPr="005356A3" w:rsidRDefault="00E035E3" w:rsidP="00904830">
      <w:pPr>
        <w:spacing w:line="480" w:lineRule="auto"/>
        <w:contextualSpacing/>
        <w:jc w:val="both"/>
        <w:rPr>
          <w:rFonts w:cstheme="minorHAnsi"/>
          <w:lang w:val="en-US"/>
        </w:rPr>
      </w:pPr>
      <w:r>
        <w:rPr>
          <w:rFonts w:cstheme="minorHAnsi"/>
          <w:noProof/>
          <w:lang w:val="en-US"/>
        </w:rPr>
        <w:lastRenderedPageBreak/>
        <w:drawing>
          <wp:inline distT="0" distB="0" distL="0" distR="0" wp14:anchorId="57E62B2A" wp14:editId="0BF39A0B">
            <wp:extent cx="5731510" cy="5731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4C345C72" w:rsidR="000528C4" w:rsidRPr="00E32739" w:rsidRDefault="000528C4" w:rsidP="0025737A">
      <w:pPr>
        <w:spacing w:line="480" w:lineRule="auto"/>
        <w:contextualSpacing/>
        <w:jc w:val="both"/>
        <w:rPr>
          <w:rFonts w:cstheme="minorHAnsi"/>
          <w:i/>
          <w:iCs/>
          <w:sz w:val="22"/>
          <w:szCs w:val="22"/>
          <w:lang w:val="en-US"/>
        </w:rPr>
      </w:pPr>
      <w:r w:rsidRPr="00E32739">
        <w:rPr>
          <w:rFonts w:cstheme="minorHAnsi"/>
          <w:i/>
          <w:iCs/>
          <w:sz w:val="22"/>
          <w:szCs w:val="22"/>
        </w:rPr>
        <w:t>Fig</w:t>
      </w:r>
      <w:r w:rsidR="00B637F1" w:rsidRPr="00E32739">
        <w:rPr>
          <w:rFonts w:cstheme="minorHAnsi"/>
          <w:i/>
          <w:iCs/>
          <w:sz w:val="22"/>
          <w:szCs w:val="22"/>
        </w:rPr>
        <w:t>.</w:t>
      </w:r>
      <w:r w:rsidRPr="00E32739">
        <w:rPr>
          <w:rFonts w:cstheme="minorHAnsi"/>
          <w:i/>
          <w:iCs/>
          <w:sz w:val="22"/>
          <w:szCs w:val="22"/>
        </w:rPr>
        <w:t xml:space="preserve"> </w:t>
      </w:r>
      <w:r w:rsidR="00B637F1" w:rsidRPr="00E32739">
        <w:rPr>
          <w:rFonts w:cstheme="minorHAnsi"/>
          <w:i/>
          <w:iCs/>
          <w:sz w:val="22"/>
          <w:szCs w:val="22"/>
        </w:rPr>
        <w:t>4</w:t>
      </w:r>
      <w:r w:rsidRPr="00E32739">
        <w:rPr>
          <w:rFonts w:cstheme="minorHAnsi"/>
          <w:i/>
          <w:iCs/>
          <w:sz w:val="22"/>
          <w:szCs w:val="22"/>
        </w:rPr>
        <w:t>. Posterior medians of species-varying activation energies and mass-</w:t>
      </w:r>
      <w:r w:rsidR="006D3632" w:rsidRPr="00E32739">
        <w:rPr>
          <w:rFonts w:cstheme="minorHAnsi"/>
          <w:i/>
          <w:iCs/>
          <w:sz w:val="22"/>
          <w:szCs w:val="22"/>
        </w:rPr>
        <w:t>coefficients</w:t>
      </w:r>
      <w:r w:rsidRPr="00E32739">
        <w:rPr>
          <w:rFonts w:cstheme="minorHAnsi"/>
          <w:i/>
          <w:iCs/>
          <w:sz w:val="22"/>
          <w:szCs w:val="22"/>
        </w:rPr>
        <w:t xml:space="preserve"> from the hierarchical model</w:t>
      </w:r>
      <w:r w:rsidR="00B948DE" w:rsidRPr="00E32739">
        <w:rPr>
          <w:rFonts w:cstheme="minorHAnsi"/>
          <w:i/>
          <w:iCs/>
          <w:sz w:val="22"/>
          <w:szCs w:val="22"/>
        </w:rPr>
        <w:t xml:space="preserve"> </w:t>
      </w:r>
      <w:r w:rsidRPr="00E32739">
        <w:rPr>
          <w:rFonts w:cstheme="minorHAnsi"/>
          <w:i/>
          <w:iCs/>
          <w:sz w:val="22"/>
          <w:szCs w:val="22"/>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534E59A2" w:rsidR="000528C4" w:rsidRDefault="00BD423C" w:rsidP="00904830">
      <w:pPr>
        <w:pStyle w:val="ListParagraph"/>
        <w:spacing w:line="480" w:lineRule="auto"/>
        <w:ind w:left="360"/>
        <w:jc w:val="both"/>
        <w:rPr>
          <w:rFonts w:cstheme="minorHAnsi"/>
        </w:rPr>
      </w:pPr>
      <w:r>
        <w:rPr>
          <w:rFonts w:cstheme="minorHAnsi"/>
          <w:noProof/>
        </w:rPr>
        <w:lastRenderedPageBreak/>
        <w:drawing>
          <wp:inline distT="0" distB="0" distL="0" distR="0" wp14:anchorId="7FD179CF" wp14:editId="05469601">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696331BC" w:rsidR="000528C4" w:rsidRPr="003146EB" w:rsidRDefault="000528C4" w:rsidP="00904830">
      <w:pPr>
        <w:pStyle w:val="ListParagraph"/>
        <w:spacing w:line="480" w:lineRule="auto"/>
        <w:ind w:left="0"/>
        <w:jc w:val="both"/>
        <w:rPr>
          <w:rFonts w:cstheme="minorHAnsi"/>
          <w:i/>
          <w:iCs/>
          <w:sz w:val="22"/>
          <w:szCs w:val="22"/>
        </w:rPr>
      </w:pPr>
      <w:commentRangeStart w:id="23"/>
      <w:commentRangeStart w:id="24"/>
      <w:r w:rsidRPr="003146EB">
        <w:rPr>
          <w:rFonts w:cstheme="minorHAnsi"/>
          <w:i/>
          <w:iCs/>
          <w:sz w:val="22"/>
          <w:szCs w:val="22"/>
        </w:rPr>
        <w:t>Fig</w:t>
      </w:r>
      <w:r w:rsidR="004C5D6E">
        <w:rPr>
          <w:rFonts w:cstheme="minorHAnsi"/>
          <w:i/>
          <w:iCs/>
          <w:sz w:val="22"/>
          <w:szCs w:val="22"/>
        </w:rPr>
        <w:t>.</w:t>
      </w:r>
      <w:r w:rsidRPr="003146EB">
        <w:rPr>
          <w:rFonts w:cstheme="minorHAnsi"/>
          <w:i/>
          <w:iCs/>
          <w:sz w:val="22"/>
          <w:szCs w:val="22"/>
        </w:rPr>
        <w:t xml:space="preserve"> </w:t>
      </w:r>
      <w:r w:rsidR="00FD30B1" w:rsidRPr="003146EB">
        <w:rPr>
          <w:rFonts w:cstheme="minorHAnsi"/>
          <w:i/>
          <w:iCs/>
          <w:sz w:val="22"/>
          <w:szCs w:val="22"/>
        </w:rPr>
        <w:t>5</w:t>
      </w:r>
      <w:r w:rsidRPr="003146EB">
        <w:rPr>
          <w:rFonts w:cstheme="minorHAnsi"/>
          <w:i/>
          <w:iCs/>
          <w:sz w:val="22"/>
          <w:szCs w:val="22"/>
        </w:rPr>
        <w:t xml:space="preserve">. </w:t>
      </w:r>
      <w:commentRangeEnd w:id="23"/>
      <w:r w:rsidRPr="003146EB">
        <w:rPr>
          <w:rStyle w:val="CommentReference"/>
          <w:i/>
          <w:iCs/>
          <w:sz w:val="22"/>
          <w:szCs w:val="22"/>
        </w:rPr>
        <w:commentReference w:id="23"/>
      </w:r>
      <w:commentRangeEnd w:id="24"/>
      <w:r w:rsidRPr="003146EB">
        <w:rPr>
          <w:rStyle w:val="CommentReference"/>
          <w:i/>
          <w:iCs/>
          <w:sz w:val="22"/>
          <w:szCs w:val="22"/>
        </w:rPr>
        <w:commentReference w:id="24"/>
      </w:r>
      <w:r w:rsidRPr="003146EB">
        <w:rPr>
          <w:rFonts w:cstheme="minorHAnsi"/>
          <w:i/>
          <w:iCs/>
          <w:sz w:val="22"/>
          <w:szCs w:val="22"/>
        </w:rPr>
        <w:t>Posterior distributions of the</w:t>
      </w:r>
      <w:r w:rsidR="00AC79AA" w:rsidRPr="003146EB">
        <w:rPr>
          <w:rFonts w:cstheme="minorHAnsi"/>
          <w:i/>
          <w:iCs/>
          <w:sz w:val="22"/>
          <w:szCs w:val="22"/>
        </w:rPr>
        <w:t xml:space="preserve"> </w:t>
      </w:r>
      <w:r w:rsidR="00386CE4" w:rsidRPr="003146EB">
        <w:rPr>
          <w:rFonts w:cstheme="minorHAnsi"/>
          <w:i/>
          <w:iCs/>
          <w:sz w:val="22"/>
          <w:szCs w:val="22"/>
        </w:rPr>
        <w:t xml:space="preserve">average </w:t>
      </w:r>
      <w:r w:rsidR="00133CAD" w:rsidRPr="003146EB">
        <w:rPr>
          <w:rFonts w:cstheme="minorHAnsi"/>
          <w:i/>
          <w:iCs/>
          <w:sz w:val="22"/>
          <w:szCs w:val="22"/>
        </w:rPr>
        <w:t xml:space="preserve">across-species </w:t>
      </w:r>
      <w:commentRangeStart w:id="25"/>
      <w:commentRangeEnd w:id="25"/>
      <w:r w:rsidRPr="003146EB">
        <w:rPr>
          <w:rStyle w:val="CommentReference"/>
          <w:i/>
          <w:iCs/>
          <w:sz w:val="22"/>
          <w:szCs w:val="22"/>
        </w:rPr>
        <w:commentReference w:id="25"/>
      </w:r>
      <w:r w:rsidRPr="003146EB">
        <w:rPr>
          <w:rFonts w:cstheme="minorHAnsi"/>
          <w:i/>
          <w:iCs/>
          <w:sz w:val="22"/>
          <w:szCs w:val="22"/>
        </w:rPr>
        <w:t xml:space="preserve">parameters </w:t>
      </w:r>
      <w:r w:rsidR="00BE37B2" w:rsidRPr="003146EB">
        <w:rPr>
          <w:rFonts w:cstheme="minorHAnsi"/>
          <w:i/>
          <w:iCs/>
          <w:sz w:val="22"/>
          <w:szCs w:val="22"/>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3146EB">
        <w:rPr>
          <w:rFonts w:cstheme="minorHAnsi"/>
          <w:i/>
          <w:iCs/>
          <w:sz w:val="22"/>
          <w:szCs w:val="22"/>
        </w:rPr>
        <w:t xml:space="preserve">) </w:t>
      </w:r>
      <w:r w:rsidRPr="003146EB">
        <w:rPr>
          <w:rFonts w:cstheme="minorHAnsi"/>
          <w:i/>
          <w:iCs/>
          <w:sz w:val="22"/>
          <w:szCs w:val="22"/>
        </w:rPr>
        <w:t>for metabolic rate (top row) and maximum consumption rate (bottom row)</w:t>
      </w:r>
      <w:r w:rsidR="00831E87" w:rsidRPr="003146EB">
        <w:rPr>
          <w:rFonts w:cstheme="minorHAnsi"/>
          <w:i/>
          <w:iCs/>
          <w:sz w:val="22"/>
          <w:szCs w:val="22"/>
        </w:rPr>
        <w:t>.</w:t>
      </w:r>
      <w:r w:rsidRPr="003146EB">
        <w:rPr>
          <w:rFonts w:cstheme="minorHAnsi"/>
          <w:i/>
          <w:iCs/>
          <w:sz w:val="22"/>
          <w:szCs w:val="22"/>
        </w:rPr>
        <w:t xml:space="preserve"> Text in top left corner corresponds to the </w:t>
      </w:r>
      <w:r w:rsidR="00A123B4" w:rsidRPr="003146EB">
        <w:rPr>
          <w:rFonts w:cstheme="minorHAnsi"/>
          <w:i/>
          <w:iCs/>
          <w:sz w:val="22"/>
          <w:szCs w:val="22"/>
        </w:rPr>
        <w:t xml:space="preserve">posterior </w:t>
      </w:r>
      <w:r w:rsidRPr="003146EB">
        <w:rPr>
          <w:rFonts w:cstheme="minorHAnsi"/>
          <w:i/>
          <w:iCs/>
          <w:sz w:val="22"/>
          <w:szCs w:val="22"/>
        </w:rPr>
        <w:t>median. Note that the final model for maximum consumption rate did not include a mass-temperature interaction term</w:t>
      </w:r>
      <w:r w:rsidR="00C15623" w:rsidRPr="003146EB">
        <w:rPr>
          <w:rFonts w:cstheme="minorHAnsi"/>
          <w:i/>
          <w:iCs/>
          <w:sz w:val="22"/>
          <w:szCs w:val="22"/>
        </w:rPr>
        <w:t xml:space="preserve"> and the scale is the same within parameters across rates</w:t>
      </w:r>
      <w:r w:rsidR="0096072A" w:rsidRPr="003146EB">
        <w:rPr>
          <w:rFonts w:cstheme="minorHAnsi"/>
          <w:i/>
          <w:iCs/>
          <w:sz w:val="22"/>
          <w:szCs w:val="22"/>
        </w:rPr>
        <w:t xml:space="preserve"> for comparison</w:t>
      </w:r>
      <w:commentRangeStart w:id="26"/>
      <w:commentRangeStart w:id="27"/>
      <w:r w:rsidRPr="003146EB">
        <w:rPr>
          <w:rFonts w:cstheme="minorHAnsi"/>
          <w:i/>
          <w:iCs/>
          <w:sz w:val="22"/>
          <w:szCs w:val="22"/>
        </w:rPr>
        <w:t>.</w:t>
      </w:r>
      <w:commentRangeEnd w:id="26"/>
      <w:r w:rsidRPr="003146EB">
        <w:rPr>
          <w:rStyle w:val="CommentReference"/>
          <w:i/>
          <w:iCs/>
          <w:sz w:val="22"/>
          <w:szCs w:val="22"/>
        </w:rPr>
        <w:commentReference w:id="26"/>
      </w:r>
      <w:commentRangeEnd w:id="27"/>
      <w:r w:rsidRPr="003146EB">
        <w:rPr>
          <w:rStyle w:val="CommentReference"/>
          <w:i/>
          <w:iCs/>
          <w:sz w:val="22"/>
          <w:szCs w:val="22"/>
        </w:rPr>
        <w:commentReference w:id="27"/>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1F5392F2" w:rsidR="00673F8A" w:rsidRDefault="00673F8A" w:rsidP="00904830">
      <w:pPr>
        <w:pStyle w:val="ListParagraph"/>
        <w:spacing w:line="480" w:lineRule="auto"/>
        <w:ind w:left="360"/>
        <w:jc w:val="both"/>
        <w:rPr>
          <w:rFonts w:cstheme="minorHAnsi"/>
        </w:rPr>
      </w:pPr>
    </w:p>
    <w:p w14:paraId="64390150" w14:textId="79F44B20" w:rsidR="009A573D" w:rsidRDefault="009A573D" w:rsidP="00904830">
      <w:pPr>
        <w:pStyle w:val="ListParagraph"/>
        <w:spacing w:line="480" w:lineRule="auto"/>
        <w:ind w:left="360"/>
        <w:jc w:val="both"/>
        <w:rPr>
          <w:rFonts w:cstheme="minorHAnsi"/>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72DBBAF8">
            <wp:extent cx="5731296" cy="4348264"/>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5731510" cy="4348426"/>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r w:rsidRPr="00535A57">
        <w:rPr>
          <w:rFonts w:cstheme="minorHAnsi"/>
          <w:i/>
          <w:iCs/>
          <w:sz w:val="22"/>
          <w:szCs w:val="22"/>
          <w:lang w:val="en-US"/>
        </w:rPr>
        <w:t>Fig</w:t>
      </w:r>
      <w:r w:rsidR="004C5D6E">
        <w:rPr>
          <w:rFonts w:cstheme="minorHAnsi"/>
          <w:i/>
          <w:iCs/>
          <w:sz w:val="22"/>
          <w:szCs w:val="22"/>
          <w:lang w:val="en-US"/>
        </w:rPr>
        <w:t>.</w:t>
      </w:r>
      <w:r w:rsidRPr="00535A57">
        <w:rPr>
          <w:rFonts w:cstheme="minorHAnsi"/>
          <w:i/>
          <w:iCs/>
          <w:sz w:val="22"/>
          <w:szCs w:val="22"/>
          <w:lang w:val="en-US"/>
        </w:rPr>
        <w:t xml:space="preserve"> 6.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77777777" w:rsidR="00C009B1" w:rsidRDefault="00C009B1"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28"/>
      <w:r w:rsidRPr="00660D1C">
        <w:rPr>
          <w:rFonts w:cstheme="minorHAnsi"/>
          <w:b/>
          <w:lang w:val="en-US"/>
        </w:rPr>
        <w:lastRenderedPageBreak/>
        <w:t>Discussion</w:t>
      </w:r>
      <w:commentRangeEnd w:id="28"/>
      <w:r w:rsidR="005E48A8">
        <w:rPr>
          <w:rStyle w:val="CommentReference"/>
        </w:rPr>
        <w:commentReference w:id="28"/>
      </w:r>
    </w:p>
    <w:p w14:paraId="7BEBD744" w14:textId="21AE3DD2" w:rsidR="00D7076A" w:rsidRDefault="00D7076A" w:rsidP="00904830">
      <w:pPr>
        <w:spacing w:line="480" w:lineRule="auto"/>
        <w:contextualSpacing/>
        <w:jc w:val="both"/>
        <w:rPr>
          <w:rFonts w:eastAsiaTheme="minorEastAsia" w:cstheme="minorHAnsi"/>
          <w:sz w:val="22"/>
          <w:szCs w:val="22"/>
          <w:lang w:val="en-US"/>
        </w:rPr>
      </w:pPr>
      <w:r w:rsidRPr="0017726B">
        <w:rPr>
          <w:rFonts w:eastAsiaTheme="minorEastAsia"/>
          <w:color w:val="FF0000"/>
          <w:sz w:val="22"/>
          <w:szCs w:val="22"/>
          <w:lang w:val="en-US"/>
        </w:rPr>
        <w:t>While s</w:t>
      </w:r>
      <w:r w:rsidRPr="0017726B">
        <w:rPr>
          <w:rFonts w:cstheme="minorHAnsi"/>
          <w:color w:val="FF0000"/>
          <w:sz w:val="22"/>
          <w:szCs w:val="22"/>
          <w:lang w:val="en-US"/>
        </w:rPr>
        <w:t xml:space="preserve">uboptimum temperatures likely reflect average conditions for ecological processes </w:t>
      </w:r>
      <w:r w:rsidRPr="0017726B">
        <w:rPr>
          <w:rFonts w:cstheme="minorHAnsi"/>
          <w:color w:val="FF0000"/>
          <w:sz w:val="22"/>
          <w:szCs w:val="22"/>
        </w:rPr>
        <w:fldChar w:fldCharType="begin"/>
      </w:r>
      <w:r w:rsidRPr="0017726B">
        <w:rPr>
          <w:rFonts w:cstheme="minorHAnsi"/>
          <w:color w:val="FF0000"/>
          <w:sz w:val="22"/>
          <w:szCs w:val="22"/>
          <w:lang w:val="en-US"/>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w:instrText>
      </w:r>
      <w:r w:rsidRPr="0017726B">
        <w:rPr>
          <w:rFonts w:cstheme="minorHAnsi"/>
          <w:color w:val="FF0000"/>
          <w:sz w:val="22"/>
          <w:szCs w:val="22"/>
        </w:rPr>
        <w:instrText>ﬁ</w:instrText>
      </w:r>
      <w:r w:rsidRPr="0017726B">
        <w:rPr>
          <w:rFonts w:cstheme="minorHAnsi"/>
          <w:color w:val="FF0000"/>
          <w:sz w:val="22"/>
          <w:szCs w:val="22"/>
          <w:lang w:val="en-US"/>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17726B">
        <w:rPr>
          <w:rFonts w:cstheme="minorHAnsi"/>
          <w:color w:val="FF0000"/>
          <w:sz w:val="22"/>
          <w:szCs w:val="22"/>
        </w:rPr>
        <w:fldChar w:fldCharType="separate"/>
      </w:r>
      <w:r w:rsidRPr="0017726B">
        <w:rPr>
          <w:color w:val="FF0000"/>
          <w:sz w:val="22"/>
          <w:szCs w:val="22"/>
          <w:lang w:val="en-US"/>
        </w:rPr>
        <w:t xml:space="preserve">(Brown </w:t>
      </w:r>
      <w:r w:rsidRPr="0017726B">
        <w:rPr>
          <w:i/>
          <w:iCs/>
          <w:color w:val="FF0000"/>
          <w:sz w:val="22"/>
          <w:szCs w:val="22"/>
          <w:lang w:val="en-US"/>
        </w:rPr>
        <w:t>et al.</w:t>
      </w:r>
      <w:r w:rsidRPr="0017726B">
        <w:rPr>
          <w:color w:val="FF0000"/>
          <w:sz w:val="22"/>
          <w:szCs w:val="22"/>
          <w:lang w:val="en-US"/>
        </w:rPr>
        <w:t xml:space="preserve"> 2004a)</w:t>
      </w:r>
      <w:r w:rsidRPr="0017726B">
        <w:rPr>
          <w:rFonts w:cstheme="minorHAnsi"/>
          <w:color w:val="FF0000"/>
          <w:sz w:val="22"/>
          <w:szCs w:val="22"/>
        </w:rPr>
        <w:fldChar w:fldCharType="end"/>
      </w:r>
      <w:r w:rsidRPr="0017726B">
        <w:rPr>
          <w:rFonts w:cstheme="minorHAnsi"/>
          <w:color w:val="FF0000"/>
          <w:sz w:val="22"/>
          <w:szCs w:val="22"/>
          <w:lang w:val="en-US"/>
        </w:rPr>
        <w:t xml:space="preserve">, and thus in general would fit the MTE equation </w:t>
      </w:r>
      <w:r w:rsidRPr="0017726B">
        <w:rPr>
          <w:rFonts w:cstheme="minorHAnsi"/>
          <w:color w:val="FF0000"/>
          <w:sz w:val="22"/>
          <w:szCs w:val="22"/>
        </w:rPr>
        <w:fldChar w:fldCharType="begin"/>
      </w:r>
      <w:r w:rsidRPr="0017726B">
        <w:rPr>
          <w:rFonts w:cstheme="minorHAnsi"/>
          <w:color w:val="FF0000"/>
          <w:sz w:val="22"/>
          <w:szCs w:val="22"/>
          <w:lang w:val="en-US"/>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w:instrText>
      </w:r>
      <w:r w:rsidRPr="0017726B">
        <w:rPr>
          <w:rFonts w:cstheme="minorHAnsi"/>
          <w:color w:val="FF0000"/>
          <w:sz w:val="22"/>
          <w:szCs w:val="22"/>
        </w:rPr>
        <w:instrText>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w:instrText>
      </w:r>
      <w:r w:rsidRPr="0017726B">
        <w:rPr>
          <w:rFonts w:cstheme="minorHAnsi"/>
          <w:color w:val="FF0000"/>
          <w:sz w:val="22"/>
          <w:szCs w:val="22"/>
          <w:lang w:val="en-US"/>
        </w:rPr>
        <w:instrText xml:space="preserve">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17726B">
        <w:rPr>
          <w:rFonts w:cstheme="minorHAnsi"/>
          <w:color w:val="FF0000"/>
          <w:sz w:val="22"/>
          <w:szCs w:val="22"/>
        </w:rPr>
        <w:fldChar w:fldCharType="separate"/>
      </w:r>
      <w:r w:rsidRPr="0017726B">
        <w:rPr>
          <w:color w:val="FF0000"/>
          <w:sz w:val="22"/>
          <w:szCs w:val="22"/>
          <w:lang w:val="en-US"/>
        </w:rPr>
        <w:t xml:space="preserve">(Dell </w:t>
      </w:r>
      <w:r w:rsidRPr="0017726B">
        <w:rPr>
          <w:i/>
          <w:iCs/>
          <w:color w:val="FF0000"/>
          <w:sz w:val="22"/>
          <w:szCs w:val="22"/>
          <w:lang w:val="en-US"/>
        </w:rPr>
        <w:t>et al.</w:t>
      </w:r>
      <w:r w:rsidRPr="0017726B">
        <w:rPr>
          <w:color w:val="FF0000"/>
          <w:sz w:val="22"/>
          <w:szCs w:val="22"/>
          <w:lang w:val="en-US"/>
        </w:rPr>
        <w:t xml:space="preserve"> 2014)</w:t>
      </w:r>
      <w:r w:rsidRPr="0017726B">
        <w:rPr>
          <w:rFonts w:cstheme="minorHAnsi"/>
          <w:color w:val="FF0000"/>
          <w:sz w:val="22"/>
          <w:szCs w:val="22"/>
        </w:rPr>
        <w:fldChar w:fldCharType="end"/>
      </w:r>
      <w:r w:rsidRPr="0017726B">
        <w:rPr>
          <w:rFonts w:cstheme="minorHAnsi"/>
          <w:color w:val="FF0000"/>
          <w:sz w:val="22"/>
          <w:szCs w:val="22"/>
          <w:lang w:val="en-US"/>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17726B">
        <w:rPr>
          <w:rFonts w:cstheme="minorHAnsi"/>
          <w:color w:val="FF0000"/>
          <w:sz w:val="22"/>
          <w:szCs w:val="22"/>
          <w:lang w:val="en-US"/>
        </w:rPr>
        <w:t>Pörtner</w:t>
      </w:r>
      <w:proofErr w:type="spellEnd"/>
      <w:r w:rsidRPr="0017726B">
        <w:rPr>
          <w:rFonts w:cstheme="minorHAnsi"/>
          <w:color w:val="FF0000"/>
          <w:sz w:val="22"/>
          <w:szCs w:val="22"/>
          <w:lang w:val="en-US"/>
        </w:rPr>
        <w:t xml:space="preserve"> &amp; </w:t>
      </w:r>
      <w:proofErr w:type="spellStart"/>
      <w:r w:rsidRPr="0017726B">
        <w:rPr>
          <w:rFonts w:cstheme="minorHAnsi"/>
          <w:color w:val="FF0000"/>
          <w:sz w:val="22"/>
          <w:szCs w:val="22"/>
          <w:lang w:val="en-US"/>
        </w:rPr>
        <w:t>Knust</w:t>
      </w:r>
      <w:proofErr w:type="spellEnd"/>
      <w:r w:rsidRPr="0017726B">
        <w:rPr>
          <w:rFonts w:cstheme="minorHAnsi"/>
          <w:color w:val="FF0000"/>
          <w:sz w:val="22"/>
          <w:szCs w:val="22"/>
          <w:lang w:val="en-US"/>
        </w:rPr>
        <w:t>, 2007).</w:t>
      </w:r>
    </w:p>
    <w:p w14:paraId="68924006" w14:textId="77777777" w:rsidR="00990128" w:rsidRDefault="00897DB6" w:rsidP="00904830">
      <w:pPr>
        <w:spacing w:line="480" w:lineRule="auto"/>
        <w:contextualSpacing/>
        <w:jc w:val="both"/>
        <w:rPr>
          <w:rFonts w:eastAsiaTheme="minorEastAsia" w:cstheme="minorHAnsi"/>
          <w:sz w:val="22"/>
          <w:szCs w:val="22"/>
          <w:lang w:val="en-US"/>
        </w:rPr>
      </w:pPr>
      <w:r w:rsidRPr="00BE6D08">
        <w:rPr>
          <w:rFonts w:eastAsiaTheme="minorEastAsia" w:cstheme="minorHAnsi"/>
          <w:sz w:val="22"/>
          <w:szCs w:val="22"/>
          <w:lang w:val="en-US"/>
        </w:rPr>
        <w:t xml:space="preserve">This estimate is very similar to the </w:t>
      </w:r>
      <m:oMath>
        <m:r>
          <w:rPr>
            <w:rFonts w:ascii="Cambria Math" w:eastAsiaTheme="minorEastAsia" w:hAnsi="Cambria Math" w:cstheme="minorHAnsi"/>
            <w:sz w:val="22"/>
            <w:szCs w:val="22"/>
            <w:lang w:val="en-US"/>
          </w:rPr>
          <m:t>-0.22</m:t>
        </m:r>
      </m:oMath>
      <w:r w:rsidRPr="00BE6D08">
        <w:rPr>
          <w:rFonts w:eastAsiaTheme="minorEastAsia" w:cstheme="minorHAnsi"/>
          <w:sz w:val="22"/>
          <w:szCs w:val="22"/>
          <w:lang w:val="en-US"/>
        </w:rPr>
        <w:t xml:space="preserve"> estimated in </w:t>
      </w:r>
      <w:r w:rsidRPr="00BE6D08">
        <w:rPr>
          <w:rFonts w:eastAsiaTheme="minorEastAsia" w:cstheme="minorHAnsi"/>
          <w:sz w:val="22"/>
          <w:szCs w:val="22"/>
          <w:lang w:val="en-US"/>
        </w:rPr>
        <w:fldChar w:fldCharType="begin"/>
      </w:r>
      <w:r w:rsidRPr="00BE6D08">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lang w:val="en-US"/>
        </w:rPr>
        <w:fldChar w:fldCharType="separate"/>
      </w:r>
      <w:r w:rsidRPr="00BE6D08">
        <w:rPr>
          <w:sz w:val="22"/>
          <w:lang w:val="en-GB"/>
        </w:rPr>
        <w:t>(</w:t>
      </w:r>
      <w:proofErr w:type="spellStart"/>
      <w:r w:rsidRPr="00BE6D08">
        <w:rPr>
          <w:sz w:val="22"/>
          <w:lang w:val="en-GB"/>
        </w:rPr>
        <w:t>Barneche</w:t>
      </w:r>
      <w:proofErr w:type="spellEnd"/>
      <w:r w:rsidRPr="00BE6D08">
        <w:rPr>
          <w:sz w:val="22"/>
          <w:lang w:val="en-GB"/>
        </w:rPr>
        <w:t xml:space="preserve"> </w:t>
      </w:r>
      <w:r w:rsidRPr="00BE6D08">
        <w:rPr>
          <w:i/>
          <w:iCs/>
          <w:sz w:val="22"/>
          <w:lang w:val="en-GB"/>
        </w:rPr>
        <w:t>et al.</w:t>
      </w:r>
      <w:r w:rsidRPr="00BE6D08">
        <w:rPr>
          <w:sz w:val="22"/>
          <w:lang w:val="en-GB"/>
        </w:rPr>
        <w:t xml:space="preserve"> 2019)</w:t>
      </w:r>
      <w:r w:rsidRPr="00BE6D08">
        <w:rPr>
          <w:rFonts w:eastAsiaTheme="minorEastAsia" w:cstheme="minorHAnsi"/>
          <w:sz w:val="22"/>
          <w:szCs w:val="22"/>
          <w:lang w:val="en-US"/>
        </w:rPr>
        <w:fldChar w:fldCharType="end"/>
      </w:r>
      <w:r w:rsidRPr="00BE6D08">
        <w:rPr>
          <w:rFonts w:eastAsiaTheme="minorEastAsia" w:cstheme="minorHAnsi"/>
          <w:sz w:val="22"/>
          <w:szCs w:val="22"/>
        </w:rPr>
        <w:fldChar w:fldCharType="begin"/>
      </w:r>
      <w:r w:rsidRPr="00BE6D08">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rPr>
        <w:fldChar w:fldCharType="separate"/>
      </w:r>
      <w:r w:rsidRPr="00BE6D08">
        <w:rPr>
          <w:rFonts w:eastAsiaTheme="minorEastAsia" w:cstheme="minorHAnsi"/>
          <w:sz w:val="22"/>
          <w:szCs w:val="22"/>
        </w:rPr>
        <w:fldChar w:fldCharType="end"/>
      </w:r>
      <w:commentRangeStart w:id="29"/>
      <w:commentRangeStart w:id="30"/>
      <w:r w:rsidRPr="00BE6D08">
        <w:rPr>
          <w:rFonts w:eastAsiaTheme="minorEastAsia" w:cstheme="minorHAnsi"/>
          <w:sz w:val="22"/>
          <w:szCs w:val="22"/>
          <w:lang w:val="en-US"/>
        </w:rPr>
        <w:t>.</w:t>
      </w:r>
      <w:commentRangeEnd w:id="29"/>
      <w:r w:rsidRPr="00BE6D08">
        <w:rPr>
          <w:rStyle w:val="CommentReference"/>
          <w:sz w:val="22"/>
          <w:szCs w:val="22"/>
        </w:rPr>
        <w:commentReference w:id="29"/>
      </w:r>
      <w:commentRangeEnd w:id="30"/>
    </w:p>
    <w:p w14:paraId="4DAF062A" w14:textId="03137D49" w:rsidR="00990128" w:rsidRDefault="00897DB6" w:rsidP="00990128">
      <w:pPr>
        <w:spacing w:line="480" w:lineRule="auto"/>
        <w:ind w:firstLine="284"/>
        <w:contextualSpacing/>
        <w:jc w:val="both"/>
        <w:rPr>
          <w:rFonts w:eastAsiaTheme="minorEastAsia" w:cstheme="minorHAnsi"/>
          <w:sz w:val="22"/>
          <w:szCs w:val="22"/>
          <w:lang w:val="en-US"/>
        </w:rPr>
      </w:pPr>
      <w:r w:rsidRPr="00BE6D08">
        <w:rPr>
          <w:rStyle w:val="CommentReference"/>
          <w:rFonts w:asciiTheme="minorHAnsi" w:eastAsiaTheme="minorHAnsi" w:hAnsiTheme="minorHAnsi" w:cstheme="minorBidi"/>
          <w:lang w:val="en-GB" w:eastAsia="en-US"/>
        </w:rPr>
        <w:commentReference w:id="30"/>
      </w:r>
      <w:r w:rsidR="00990128" w:rsidRPr="00990128">
        <w:rPr>
          <w:rFonts w:eastAsiaTheme="minorEastAsia" w:cstheme="minorHAnsi"/>
          <w:sz w:val="22"/>
          <w:szCs w:val="22"/>
          <w:lang w:val="en-US"/>
        </w:rPr>
        <w:t xml:space="preserve"> </w:t>
      </w:r>
      <w:proofErr w:type="spellStart"/>
      <w:r w:rsidR="00990128">
        <w:rPr>
          <w:rFonts w:eastAsiaTheme="minorEastAsia" w:cstheme="minorHAnsi"/>
          <w:sz w:val="22"/>
          <w:szCs w:val="22"/>
          <w:lang w:val="en-US"/>
        </w:rPr>
        <w:t>Rall</w:t>
      </w:r>
      <w:proofErr w:type="spellEnd"/>
      <w:r w:rsidR="00990128">
        <w:rPr>
          <w:rFonts w:eastAsiaTheme="minorEastAsia" w:cstheme="minorHAnsi"/>
          <w:sz w:val="22"/>
          <w:szCs w:val="22"/>
          <w:lang w:val="en-US"/>
        </w:rPr>
        <w:t>, Dell Englund and Ecology paper – what do they say about scaling? What do I say that differs? What does it mean for growth?</w:t>
      </w:r>
    </w:p>
    <w:p w14:paraId="07FE4861" w14:textId="77777777" w:rsidR="006D70AE" w:rsidRPr="0017726B" w:rsidRDefault="006D70AE" w:rsidP="006D70AE">
      <w:pPr>
        <w:spacing w:line="480" w:lineRule="auto"/>
        <w:ind w:firstLine="284"/>
        <w:jc w:val="both"/>
        <w:rPr>
          <w:rFonts w:cstheme="minorHAnsi"/>
          <w:b/>
          <w:sz w:val="22"/>
          <w:szCs w:val="22"/>
          <w:lang w:val="en-US"/>
        </w:rPr>
      </w:pPr>
      <w:r w:rsidRPr="004A7D32">
        <w:rPr>
          <w:rFonts w:cstheme="minorHAnsi"/>
          <w:sz w:val="22"/>
          <w:szCs w:val="22"/>
          <w:lang w:val="en-US"/>
        </w:rPr>
        <w:t xml:space="preserve">Another observed deviation from scaling theories (including the MTE) is that body mass can affect the temperature scaling on physiological rates, both within </w:t>
      </w:r>
      <w:r w:rsidRPr="004A7D32">
        <w:rPr>
          <w:rFonts w:cstheme="minorHAnsi"/>
          <w:sz w:val="22"/>
          <w:szCs w:val="22"/>
        </w:rPr>
        <w:fldChar w:fldCharType="begin"/>
      </w:r>
      <w:r w:rsidRPr="004A7D32">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w:instrText>
      </w:r>
      <w:r w:rsidRPr="006D6B4D">
        <w:rPr>
          <w:rFonts w:cstheme="minorHAnsi"/>
          <w:sz w:val="22"/>
          <w:szCs w:val="22"/>
          <w:lang w:val="en-US"/>
        </w:rPr>
        <w:instrText>"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w:instrText>
      </w:r>
      <w:r w:rsidRPr="004A7D32">
        <w:rPr>
          <w:rFonts w:cstheme="minorHAnsi"/>
          <w:sz w:val="22"/>
          <w:szCs w:val="22"/>
          <w:lang w:val="en-US"/>
        </w:rPr>
        <w:instrText xml:space="preserve">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4A7D32">
        <w:rPr>
          <w:rFonts w:cstheme="minorHAnsi"/>
          <w:sz w:val="22"/>
          <w:szCs w:val="22"/>
        </w:rPr>
        <w:fldChar w:fldCharType="separate"/>
      </w:r>
      <w:r w:rsidRPr="004A7D32">
        <w:rPr>
          <w:sz w:val="22"/>
          <w:szCs w:val="22"/>
          <w:lang w:val="en-US"/>
        </w:rPr>
        <w:t xml:space="preserve">(Beamish 1964; </w:t>
      </w:r>
      <w:proofErr w:type="spellStart"/>
      <w:r w:rsidRPr="004A7D32">
        <w:rPr>
          <w:sz w:val="22"/>
          <w:szCs w:val="22"/>
          <w:lang w:val="en-US"/>
        </w:rPr>
        <w:t>Xie</w:t>
      </w:r>
      <w:proofErr w:type="spellEnd"/>
      <w:r w:rsidRPr="004A7D32">
        <w:rPr>
          <w:sz w:val="22"/>
          <w:szCs w:val="22"/>
          <w:lang w:val="en-US"/>
        </w:rPr>
        <w:t xml:space="preserve"> &amp; Sun 1990; </w:t>
      </w:r>
      <w:proofErr w:type="spellStart"/>
      <w:r w:rsidRPr="004A7D32">
        <w:rPr>
          <w:sz w:val="22"/>
          <w:szCs w:val="22"/>
          <w:lang w:val="en-US"/>
        </w:rPr>
        <w:t>Ohlberger</w:t>
      </w:r>
      <w:proofErr w:type="spellEnd"/>
      <w:r w:rsidRPr="004A7D32">
        <w:rPr>
          <w:sz w:val="22"/>
          <w:szCs w:val="22"/>
          <w:lang w:val="en-US"/>
        </w:rPr>
        <w:t xml:space="preserve"> </w:t>
      </w:r>
      <w:r w:rsidRPr="004A7D32">
        <w:rPr>
          <w:i/>
          <w:iCs/>
          <w:sz w:val="22"/>
          <w:szCs w:val="22"/>
          <w:lang w:val="en-US"/>
        </w:rPr>
        <w:t>et al.</w:t>
      </w:r>
      <w:r w:rsidRPr="004A7D32">
        <w:rPr>
          <w:sz w:val="22"/>
          <w:szCs w:val="22"/>
          <w:lang w:val="en-US"/>
        </w:rPr>
        <w:t xml:space="preserve"> 2012; Fossen </w:t>
      </w:r>
      <w:r w:rsidRPr="004A7D32">
        <w:rPr>
          <w:i/>
          <w:iCs/>
          <w:sz w:val="22"/>
          <w:szCs w:val="22"/>
          <w:lang w:val="en-US"/>
        </w:rPr>
        <w:t>et al.</w:t>
      </w:r>
      <w:r w:rsidRPr="004A7D32">
        <w:rPr>
          <w:sz w:val="22"/>
          <w:szCs w:val="22"/>
          <w:lang w:val="en-US"/>
        </w:rPr>
        <w:t xml:space="preserve"> 2019)</w:t>
      </w:r>
      <w:r w:rsidRPr="004A7D32">
        <w:rPr>
          <w:rFonts w:cstheme="minorHAnsi"/>
          <w:sz w:val="22"/>
          <w:szCs w:val="22"/>
        </w:rPr>
        <w:fldChar w:fldCharType="end"/>
      </w:r>
      <w:r w:rsidRPr="004A7D32">
        <w:rPr>
          <w:rFonts w:cstheme="minorHAnsi"/>
          <w:sz w:val="22"/>
          <w:szCs w:val="22"/>
          <w:lang w:val="en-US"/>
        </w:rPr>
        <w:t xml:space="preserve"> and </w:t>
      </w:r>
      <w:r w:rsidRPr="003544E4">
        <w:rPr>
          <w:rFonts w:cstheme="minorHAnsi"/>
          <w:sz w:val="22"/>
          <w:szCs w:val="22"/>
          <w:lang w:val="en-US"/>
        </w:rPr>
        <w:t xml:space="preserve">between species </w:t>
      </w:r>
      <w:r w:rsidRPr="003544E4">
        <w:rPr>
          <w:rFonts w:cstheme="minorHAnsi"/>
          <w:sz w:val="22"/>
          <w:szCs w:val="22"/>
        </w:rPr>
        <w:fldChar w:fldCharType="begin"/>
      </w:r>
      <w:r w:rsidRPr="003544E4">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3544E4">
        <w:rPr>
          <w:rFonts w:cstheme="minorHAnsi"/>
          <w:sz w:val="22"/>
          <w:szCs w:val="22"/>
        </w:rPr>
        <w:fldChar w:fldCharType="separate"/>
      </w:r>
      <w:r w:rsidRPr="003544E4">
        <w:rPr>
          <w:sz w:val="22"/>
          <w:szCs w:val="22"/>
          <w:lang w:val="en-US"/>
        </w:rPr>
        <w:t xml:space="preserve">(Killen </w:t>
      </w:r>
      <w:r w:rsidRPr="003544E4">
        <w:rPr>
          <w:i/>
          <w:iCs/>
          <w:sz w:val="22"/>
          <w:szCs w:val="22"/>
          <w:lang w:val="en-US"/>
        </w:rPr>
        <w:t>et al.</w:t>
      </w:r>
      <w:r w:rsidRPr="003544E4">
        <w:rPr>
          <w:sz w:val="22"/>
          <w:szCs w:val="22"/>
          <w:lang w:val="en-US"/>
        </w:rPr>
        <w:t xml:space="preserve"> 2010)</w:t>
      </w:r>
      <w:r w:rsidRPr="003544E4">
        <w:rPr>
          <w:rFonts w:cstheme="minorHAnsi"/>
          <w:sz w:val="22"/>
          <w:szCs w:val="22"/>
        </w:rPr>
        <w:fldChar w:fldCharType="end"/>
      </w:r>
      <w:r w:rsidRPr="003544E4">
        <w:rPr>
          <w:rFonts w:cstheme="minorHAnsi"/>
          <w:sz w:val="22"/>
          <w:szCs w:val="22"/>
          <w:lang w:val="en-US"/>
        </w:rPr>
        <w:t>. This could lead to size-dependent thermal performance curves (e.g. body growth), with important effects on individuals and population</w:t>
      </w:r>
      <w:r w:rsidRPr="00975C80">
        <w:rPr>
          <w:rFonts w:cstheme="minorHAnsi"/>
          <w:sz w:val="22"/>
          <w:szCs w:val="22"/>
          <w:lang w:val="en-US"/>
        </w:rPr>
        <w:t>s.</w:t>
      </w:r>
    </w:p>
    <w:p w14:paraId="2C258E2A" w14:textId="4E8C46E2" w:rsidR="00897DB6" w:rsidRPr="00990128" w:rsidRDefault="00897DB6" w:rsidP="00904830">
      <w:pPr>
        <w:spacing w:line="480" w:lineRule="auto"/>
        <w:contextualSpacing/>
        <w:jc w:val="both"/>
        <w:rPr>
          <w:rFonts w:cstheme="minorHAnsi"/>
          <w:b/>
          <w:lang w:val="en-US"/>
        </w:rPr>
      </w:pP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31"/>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31"/>
      <w:r w:rsidR="00BC77C8" w:rsidRPr="00FA5656">
        <w:rPr>
          <w:rStyle w:val="CommentReference"/>
          <w:color w:val="FF0000"/>
          <w:sz w:val="22"/>
          <w:szCs w:val="22"/>
        </w:rPr>
        <w:commentReference w:id="31"/>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32"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33"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34" w:author="Jan Ohlberger" w:date="2019-09-19T15:58:00Z">
        <w:r w:rsidR="00E96061" w:rsidRPr="00FA5656" w:rsidDel="004D5769">
          <w:rPr>
            <w:rFonts w:eastAsiaTheme="minorEastAsia" w:cstheme="minorHAnsi"/>
            <w:color w:val="FF0000"/>
            <w:sz w:val="22"/>
            <w:szCs w:val="22"/>
            <w:lang w:val="en-US"/>
          </w:rPr>
          <w:delText xml:space="preserve">from </w:delText>
        </w:r>
      </w:del>
      <w:ins w:id="35"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36"/>
      <w:r w:rsidR="00AC57B5" w:rsidRPr="00FA5656">
        <w:rPr>
          <w:rFonts w:eastAsiaTheme="minorEastAsia" w:cstheme="minorHAnsi"/>
          <w:color w:val="FF0000"/>
          <w:sz w:val="22"/>
          <w:szCs w:val="22"/>
          <w:lang w:val="en-US"/>
        </w:rPr>
        <w:t>.</w:t>
      </w:r>
      <w:commentRangeEnd w:id="36"/>
      <w:r w:rsidR="00F1318D" w:rsidRPr="00FA5656">
        <w:rPr>
          <w:rStyle w:val="CommentReference"/>
          <w:color w:val="FF0000"/>
          <w:sz w:val="22"/>
          <w:szCs w:val="22"/>
        </w:rPr>
        <w:commentReference w:id="36"/>
      </w:r>
      <w:r w:rsidR="00AC57B5" w:rsidRPr="00FA5656">
        <w:rPr>
          <w:rFonts w:eastAsiaTheme="minorEastAsia" w:cstheme="minorHAnsi"/>
          <w:color w:val="FF0000"/>
          <w:sz w:val="22"/>
          <w:szCs w:val="22"/>
          <w:lang w:val="en-US"/>
        </w:rPr>
        <w:t xml:space="preserve"> </w:t>
      </w:r>
    </w:p>
    <w:p w14:paraId="08D2FE0B" w14:textId="3401CC2B"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09026F">
        <w:rPr>
          <w:rFonts w:eastAsiaTheme="minorEastAsia" w:cstheme="minorHAnsi"/>
          <w:color w:val="FF0000"/>
          <w:sz w:val="22"/>
          <w:szCs w:val="22"/>
          <w:lang w:val="en-US"/>
        </w:rPr>
        <w:instrText xml:space="preserve"> ADDIN ZOTERO_ITEM CSL_CITATION {"citationID":"c3XBGykn","properties":{"formattedCitation":"(Forster {\\i{}et al.} 2012b; Horne {\\i{}et al.} 2015)","plainCitation":"(Forster et al. 2012b; Horne et al. 2015)","noteIndex":0},"citationItems":[{"id":"9c20ZvMu/JRayo13Y","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09026F" w:rsidRPr="0009026F">
        <w:rPr>
          <w:color w:val="FF0000"/>
          <w:sz w:val="22"/>
          <w:lang w:val="en-GB"/>
        </w:rPr>
        <w:t xml:space="preserve">(Forster </w:t>
      </w:r>
      <w:r w:rsidR="0009026F" w:rsidRPr="0009026F">
        <w:rPr>
          <w:i/>
          <w:iCs/>
          <w:color w:val="FF0000"/>
          <w:sz w:val="22"/>
          <w:lang w:val="en-GB"/>
        </w:rPr>
        <w:t>et al.</w:t>
      </w:r>
      <w:r w:rsidR="0009026F" w:rsidRPr="0009026F">
        <w:rPr>
          <w:color w:val="FF0000"/>
          <w:sz w:val="22"/>
          <w:lang w:val="en-GB"/>
        </w:rPr>
        <w:t xml:space="preserve"> 2012b; Horne </w:t>
      </w:r>
      <w:r w:rsidR="0009026F" w:rsidRPr="0009026F">
        <w:rPr>
          <w:i/>
          <w:iCs/>
          <w:color w:val="FF0000"/>
          <w:sz w:val="22"/>
          <w:lang w:val="en-GB"/>
        </w:rPr>
        <w:t>et al.</w:t>
      </w:r>
      <w:r w:rsidR="0009026F" w:rsidRPr="0009026F">
        <w:rPr>
          <w:color w:val="FF0000"/>
          <w:sz w:val="22"/>
          <w:lang w:val="en-GB"/>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w:t>
      </w:r>
      <w:r w:rsidR="00C52BA2" w:rsidRPr="00FA5656">
        <w:rPr>
          <w:rFonts w:eastAsiaTheme="minorEastAsia" w:cstheme="minorHAnsi"/>
          <w:color w:val="FF0000"/>
          <w:sz w:val="22"/>
          <w:szCs w:val="22"/>
          <w:lang w:val="en-US"/>
        </w:rPr>
        <w:lastRenderedPageBreak/>
        <w:t xml:space="preserve">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D314E" w:rsidRPr="00FA5656">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 xml:space="preserve">(Thresher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37"/>
      <w:r w:rsidR="00A17690" w:rsidRPr="00FA5656">
        <w:rPr>
          <w:rFonts w:eastAsiaTheme="minorEastAsia" w:cstheme="minorHAnsi"/>
          <w:color w:val="FF0000"/>
          <w:sz w:val="22"/>
          <w:szCs w:val="22"/>
          <w:lang w:val="en-US"/>
        </w:rPr>
        <w:t>.</w:t>
      </w:r>
      <w:commentRangeEnd w:id="37"/>
      <w:r w:rsidR="00AE0308" w:rsidRPr="00FA5656">
        <w:rPr>
          <w:rStyle w:val="CommentReference"/>
          <w:color w:val="FF0000"/>
          <w:sz w:val="22"/>
          <w:szCs w:val="22"/>
        </w:rPr>
        <w:commentReference w:id="37"/>
      </w:r>
      <w:r w:rsidR="004D537D" w:rsidRPr="00FA5656">
        <w:rPr>
          <w:rFonts w:eastAsiaTheme="minorEastAsia" w:cstheme="minorHAnsi"/>
          <w:color w:val="FF0000"/>
          <w:sz w:val="22"/>
          <w:szCs w:val="22"/>
          <w:lang w:val="en-US"/>
        </w:rPr>
        <w:t xml:space="preserve"> The inability to capture clear temperature-effects on asymptotic </w:t>
      </w:r>
      <w:r w:rsidR="004D537D" w:rsidRPr="00FA5656">
        <w:rPr>
          <w:rFonts w:eastAsiaTheme="minorEastAsia" w:cstheme="minorHAnsi"/>
          <w:color w:val="FF0000"/>
          <w:sz w:val="22"/>
          <w:szCs w:val="22"/>
          <w:lang w:val="en-US"/>
        </w:rPr>
        <w:lastRenderedPageBreak/>
        <w:t xml:space="preserve">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38"/>
      <w:r w:rsidR="0069381B" w:rsidRPr="00FA5656">
        <w:rPr>
          <w:rFonts w:eastAsiaTheme="minorEastAsia" w:cstheme="minorHAnsi"/>
          <w:color w:val="FF0000"/>
          <w:sz w:val="22"/>
          <w:szCs w:val="22"/>
          <w:lang w:val="en-US"/>
        </w:rPr>
        <w:t xml:space="preserve">. </w:t>
      </w:r>
      <w:commentRangeEnd w:id="38"/>
      <w:r w:rsidR="0011277E" w:rsidRPr="00FA5656">
        <w:rPr>
          <w:rStyle w:val="CommentReference"/>
          <w:color w:val="FF0000"/>
          <w:sz w:val="22"/>
          <w:szCs w:val="22"/>
        </w:rPr>
        <w:commentReference w:id="38"/>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19A8008B"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39"/>
      <w:r w:rsidR="000E1122" w:rsidRPr="00FA5656">
        <w:rPr>
          <w:rFonts w:eastAsiaTheme="minorEastAsia" w:cstheme="minorHAnsi"/>
          <w:color w:val="FF0000"/>
          <w:sz w:val="22"/>
          <w:szCs w:val="22"/>
          <w:lang w:val="en-US"/>
        </w:rPr>
        <w:t>.</w:t>
      </w:r>
      <w:commentRangeEnd w:id="39"/>
      <w:r w:rsidR="006A1E67" w:rsidRPr="00FA5656">
        <w:rPr>
          <w:rStyle w:val="CommentReference"/>
          <w:color w:val="FF0000"/>
          <w:sz w:val="22"/>
          <w:szCs w:val="22"/>
        </w:rPr>
        <w:commentReference w:id="39"/>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18748E">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18748E" w:rsidRPr="0018748E">
        <w:rPr>
          <w:color w:val="FF0000"/>
          <w:sz w:val="22"/>
          <w:lang w:val="en-GB"/>
        </w:rPr>
        <w:t>(</w:t>
      </w:r>
      <w:proofErr w:type="spellStart"/>
      <w:r w:rsidR="0018748E" w:rsidRPr="0018748E">
        <w:rPr>
          <w:color w:val="FF0000"/>
          <w:sz w:val="22"/>
          <w:lang w:val="en-GB"/>
        </w:rPr>
        <w:t>Ohlberger</w:t>
      </w:r>
      <w:proofErr w:type="spellEnd"/>
      <w:r w:rsidR="0018748E" w:rsidRPr="0018748E">
        <w:rPr>
          <w:color w:val="FF0000"/>
          <w:sz w:val="22"/>
          <w:lang w:val="en-GB"/>
        </w:rPr>
        <w:t xml:space="preserve"> 2013b; </w:t>
      </w:r>
      <w:proofErr w:type="spellStart"/>
      <w:r w:rsidR="0018748E" w:rsidRPr="0018748E">
        <w:rPr>
          <w:color w:val="FF0000"/>
          <w:sz w:val="22"/>
          <w:lang w:val="en-GB"/>
        </w:rPr>
        <w:t>Audzijonyte</w:t>
      </w:r>
      <w:proofErr w:type="spellEnd"/>
      <w:r w:rsidR="0018748E" w:rsidRPr="0018748E">
        <w:rPr>
          <w:color w:val="FF0000"/>
          <w:sz w:val="22"/>
          <w:lang w:val="en-GB"/>
        </w:rPr>
        <w:t xml:space="preserve"> </w:t>
      </w:r>
      <w:r w:rsidR="0018748E" w:rsidRPr="0018748E">
        <w:rPr>
          <w:i/>
          <w:iCs/>
          <w:color w:val="FF0000"/>
          <w:sz w:val="22"/>
          <w:lang w:val="en-GB"/>
        </w:rPr>
        <w:t>et al.</w:t>
      </w:r>
      <w:r w:rsidR="0018748E" w:rsidRPr="0018748E">
        <w:rPr>
          <w:color w:val="FF0000"/>
          <w:sz w:val="22"/>
          <w:lang w:val="en-GB"/>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40"/>
      <w:r w:rsidR="009E173E" w:rsidRPr="00FA5656">
        <w:rPr>
          <w:rFonts w:eastAsiaTheme="minorEastAsia" w:cstheme="minorHAnsi"/>
          <w:color w:val="FF0000"/>
          <w:sz w:val="22"/>
          <w:szCs w:val="22"/>
          <w:lang w:val="en-US"/>
        </w:rPr>
        <w:t>.</w:t>
      </w:r>
      <w:commentRangeEnd w:id="40"/>
      <w:r w:rsidR="00175467" w:rsidRPr="00FA5656">
        <w:rPr>
          <w:rStyle w:val="CommentReference"/>
          <w:color w:val="FF0000"/>
          <w:sz w:val="22"/>
          <w:szCs w:val="22"/>
        </w:rPr>
        <w:commentReference w:id="40"/>
      </w:r>
      <w:r w:rsidR="009F334F" w:rsidRPr="00FA5656">
        <w:rPr>
          <w:rFonts w:eastAsiaTheme="minorEastAsia" w:cstheme="minorHAnsi"/>
          <w:color w:val="FF0000"/>
          <w:sz w:val="22"/>
          <w:szCs w:val="22"/>
          <w:lang w:val="en-US"/>
        </w:rPr>
        <w:t xml:space="preserve"> </w:t>
      </w:r>
    </w:p>
    <w:p w14:paraId="1B4AAFD0" w14:textId="73A0D372" w:rsidR="00927350" w:rsidRDefault="00927350" w:rsidP="00904830">
      <w:pPr>
        <w:spacing w:line="480" w:lineRule="auto"/>
        <w:ind w:firstLine="284"/>
        <w:contextualSpacing/>
        <w:jc w:val="both"/>
        <w:rPr>
          <w:rFonts w:eastAsiaTheme="minorEastAsia" w:cstheme="minorHAnsi"/>
          <w:sz w:val="22"/>
          <w:szCs w:val="22"/>
          <w:lang w:val="en-US"/>
        </w:rPr>
      </w:pPr>
      <w:r w:rsidRPr="00FA5656">
        <w:rPr>
          <w:rFonts w:eastAsiaTheme="minorEastAsia" w:cstheme="minorHAnsi"/>
          <w:color w:val="FF0000"/>
          <w:sz w:val="22"/>
          <w:szCs w:val="22"/>
          <w:lang w:val="en-US"/>
        </w:rPr>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r w:rsidR="001E4701">
        <w:rPr>
          <w:rFonts w:eastAsiaTheme="minorEastAsia" w:cstheme="minorHAnsi"/>
          <w:color w:val="FF0000"/>
          <w:sz w:val="22"/>
          <w:szCs w:val="22"/>
          <w:lang w:val="en-US"/>
        </w:rPr>
        <w:t xml:space="preserve">, </w:t>
      </w:r>
      <w:r w:rsidR="001E4701">
        <w:rPr>
          <w:rFonts w:eastAsiaTheme="minorEastAsia" w:cstheme="minorHAnsi"/>
          <w:sz w:val="22"/>
          <w:szCs w:val="22"/>
          <w:lang w:val="en-US"/>
        </w:rPr>
        <w:t>including pros and cons with standardization…</w:t>
      </w:r>
    </w:p>
    <w:p w14:paraId="7BDCB08D" w14:textId="30FFA91A" w:rsidR="00E055AF" w:rsidRDefault="00E055AF" w:rsidP="0090483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Do as in Englund and discuss effects on population and community dynamics?</w:t>
      </w:r>
    </w:p>
    <w:p w14:paraId="5B0720D6" w14:textId="7540CC69" w:rsidR="00AC2882" w:rsidRPr="00FA5656" w:rsidRDefault="00AC2882" w:rsidP="00904830">
      <w:pPr>
        <w:spacing w:line="480" w:lineRule="auto"/>
        <w:ind w:firstLine="284"/>
        <w:contextualSpacing/>
        <w:jc w:val="both"/>
        <w:rPr>
          <w:rFonts w:eastAsiaTheme="minorEastAsia" w:cstheme="minorHAnsi"/>
          <w:color w:val="FF0000"/>
          <w:sz w:val="22"/>
          <w:szCs w:val="22"/>
          <w:lang w:val="en-US"/>
        </w:rPr>
      </w:pPr>
      <w:r>
        <w:rPr>
          <w:rFonts w:eastAsiaTheme="minorEastAsia" w:cstheme="minorHAnsi"/>
          <w:sz w:val="22"/>
          <w:szCs w:val="22"/>
          <w:lang w:val="en-US"/>
        </w:rPr>
        <w:t>See notes about the scaling, important to do intraspecific</w:t>
      </w:r>
      <w:r w:rsidR="00402687">
        <w:rPr>
          <w:rFonts w:eastAsiaTheme="minorEastAsia" w:cstheme="minorHAnsi"/>
          <w:sz w:val="22"/>
          <w:szCs w:val="22"/>
          <w:lang w:val="en-US"/>
        </w:rPr>
        <w:t xml:space="preserve"> aspect!</w:t>
      </w:r>
    </w:p>
    <w:p w14:paraId="3BDF3E88" w14:textId="77777777" w:rsidR="00C009B1" w:rsidRPr="00C009B1" w:rsidRDefault="00C009B1" w:rsidP="00C009B1">
      <w:pPr>
        <w:spacing w:line="480" w:lineRule="auto"/>
        <w:ind w:firstLine="284"/>
        <w:contextualSpacing/>
        <w:jc w:val="both"/>
        <w:rPr>
          <w:rFonts w:cstheme="minorHAnsi"/>
          <w:color w:val="FF0000"/>
          <w:sz w:val="22"/>
          <w:szCs w:val="22"/>
          <w:lang w:val="en-US"/>
        </w:rPr>
      </w:pPr>
      <w:r w:rsidRPr="00C009B1">
        <w:rPr>
          <w:rFonts w:eastAsiaTheme="minorEastAsia" w:cstheme="minorHAnsi"/>
          <w:sz w:val="22"/>
          <w:szCs w:val="22"/>
          <w:lang w:val="en-US"/>
        </w:rPr>
        <w:lastRenderedPageBreak/>
        <w:t xml:space="preserve">To illustrate the effects of the intraspecific mass- and temperature-dependence of metabolic and consumption rates estimated from the experimental studies, we apply a generic </w:t>
      </w:r>
      <w:proofErr w:type="spellStart"/>
      <w:r w:rsidRPr="00C009B1">
        <w:rPr>
          <w:rFonts w:eastAsiaTheme="minorEastAsia" w:cstheme="minorHAnsi"/>
          <w:sz w:val="22"/>
          <w:szCs w:val="22"/>
          <w:lang w:val="en-US"/>
        </w:rPr>
        <w:t>Pütter</w:t>
      </w:r>
      <w:proofErr w:type="spellEnd"/>
      <w:r w:rsidRPr="00C009B1">
        <w:rPr>
          <w:rFonts w:eastAsiaTheme="minorEastAsia" w:cstheme="minorHAnsi"/>
          <w:sz w:val="22"/>
          <w:szCs w:val="22"/>
          <w:lang w:val="en-US"/>
        </w:rPr>
        <w:t xml:space="preserve">-type  growth model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Pr>
          <w:rFonts w:eastAsiaTheme="minorEastAsia" w:cstheme="minorHAnsi"/>
          <w:sz w:val="22"/>
          <w:szCs w:val="22"/>
        </w:rPr>
        <w:fldChar w:fldCharType="separate"/>
      </w:r>
      <w:r w:rsidRPr="00C009B1">
        <w:rPr>
          <w:sz w:val="22"/>
          <w:lang w:val="en-US"/>
        </w:rPr>
        <w:t>(</w:t>
      </w:r>
      <w:proofErr w:type="spellStart"/>
      <w:r w:rsidRPr="00C009B1">
        <w:rPr>
          <w:sz w:val="22"/>
          <w:lang w:val="en-US"/>
        </w:rPr>
        <w:t>Pütter</w:t>
      </w:r>
      <w:proofErr w:type="spellEnd"/>
      <w:r w:rsidRPr="00C009B1">
        <w:rPr>
          <w:sz w:val="22"/>
          <w:lang w:val="en-US"/>
        </w:rPr>
        <w:t xml:space="preserve"> 1920)</w:t>
      </w:r>
      <w:r>
        <w:rPr>
          <w:rFonts w:eastAsiaTheme="minorEastAsia" w:cstheme="minorHAnsi"/>
          <w:sz w:val="22"/>
          <w:szCs w:val="22"/>
        </w:rPr>
        <w:fldChar w:fldCharType="end"/>
      </w:r>
      <w:r w:rsidRPr="00C009B1">
        <w:rPr>
          <w:rFonts w:eastAsiaTheme="minorEastAsia" w:cstheme="minorHAnsi"/>
          <w:sz w:val="22"/>
          <w:szCs w:val="22"/>
          <w:lang w:val="en-US"/>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Pr="00C009B1">
        <w:rPr>
          <w:rFonts w:eastAsiaTheme="minorEastAsia" w:cstheme="minorHAnsi"/>
          <w:sz w:val="22"/>
          <w:szCs w:val="22"/>
          <w:lang w:val="en-US"/>
        </w:rPr>
        <w:t xml:space="preserve"> is body mass. von </w:t>
      </w:r>
      <w:proofErr w:type="spellStart"/>
      <w:r w:rsidRPr="00C009B1">
        <w:rPr>
          <w:rFonts w:eastAsiaTheme="minorEastAsia" w:cstheme="minorHAnsi"/>
          <w:sz w:val="22"/>
          <w:szCs w:val="22"/>
          <w:lang w:val="en-US"/>
        </w:rPr>
        <w:t>Bertalanffy</w:t>
      </w:r>
      <w:proofErr w:type="spellEnd"/>
      <w:r w:rsidRPr="00C009B1">
        <w:rPr>
          <w:rFonts w:eastAsiaTheme="minorEastAsia" w:cstheme="minorHAnsi"/>
          <w:sz w:val="22"/>
          <w:szCs w:val="22"/>
          <w:lang w:val="en-US"/>
        </w:rPr>
        <w:t xml:space="preserve"> assumed, based on theoretical arguments and mathematical convenience, that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Pr="00C009B1">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Pr="00C009B1">
        <w:rPr>
          <w:rFonts w:eastAsiaTheme="minorEastAsia" w:cstheme="minorHAnsi"/>
          <w:sz w:val="22"/>
          <w:szCs w:val="22"/>
          <w:lang w:val="en-US"/>
        </w:rPr>
        <w:t xml:space="preserve">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(von Bertalanffy 1938)</w:t>
      </w:r>
      <w:r>
        <w:rPr>
          <w:rFonts w:eastAsiaTheme="minorEastAsia" w:cstheme="minorHAnsi"/>
          <w:sz w:val="22"/>
          <w:szCs w:val="22"/>
        </w:rPr>
        <w:fldChar w:fldCharType="end"/>
      </w:r>
      <w:r w:rsidRPr="00C009B1">
        <w:rPr>
          <w:rFonts w:eastAsiaTheme="minorEastAsia" w:cstheme="minorHAnsi"/>
          <w:sz w:val="22"/>
          <w:szCs w:val="22"/>
          <w:lang w:val="en-US"/>
        </w:rPr>
        <w:t xml:space="preserve">. However, the mechanistic interpretation of these two terms varies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(Marshall &amp; White 2019b)</w:t>
      </w:r>
      <w:r>
        <w:rPr>
          <w:rFonts w:eastAsiaTheme="minorEastAsia" w:cstheme="minorHAnsi"/>
          <w:sz w:val="22"/>
          <w:szCs w:val="22"/>
        </w:rPr>
        <w:fldChar w:fldCharType="end"/>
      </w:r>
      <w:r w:rsidRPr="00C009B1">
        <w:rPr>
          <w:rFonts w:eastAsiaTheme="minorEastAsia" w:cstheme="minorHAnsi"/>
          <w:sz w:val="22"/>
          <w:szCs w:val="22"/>
          <w:lang w:val="en-US"/>
        </w:rPr>
        <w:t xml:space="preserve">, and are often defined as energy assimilation and expenditure, respectively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w:instrText>
      </w:r>
      <w:r>
        <w:rPr>
          <w:rFonts w:eastAsiaTheme="minorEastAsia" w:cstheme="minorHAnsi"/>
          <w:sz w:val="22"/>
          <w:szCs w:val="22"/>
        </w:rPr>
        <w:instrText>","issue":"11","language":"en","page":"2355-2453","source":"Crossref","title":"A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With this definition, the model constitutes a simple mass-balance equation that resembles bioenergetic models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It can further be assumed that assimilation and expenditure are proportional to consumption rates (at constant food levels) and oxygen consumption rates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(Ursin 1967)</w:t>
      </w:r>
      <w:r>
        <w:rPr>
          <w:rFonts w:eastAsiaTheme="minorEastAsia" w:cstheme="minorHAnsi"/>
          <w:sz w:val="22"/>
          <w:szCs w:val="22"/>
        </w:rPr>
        <w:fldChar w:fldCharType="end"/>
      </w:r>
      <w:r w:rsidRPr="00C009B1">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Marshall &amp; White 2019b)</w:t>
      </w:r>
      <w:r>
        <w:rPr>
          <w:rFonts w:eastAsiaTheme="minorEastAsia" w:cstheme="minorHAnsi"/>
          <w:sz w:val="22"/>
          <w:szCs w:val="22"/>
        </w:rPr>
        <w:fldChar w:fldCharType="end"/>
      </w:r>
      <w:r w:rsidRPr="00C009B1">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2081AAC0" w:rsidR="00346684" w:rsidRDefault="00DE3EB3" w:rsidP="00904830">
      <w:pPr>
        <w:spacing w:line="480" w:lineRule="auto"/>
        <w:ind w:firstLine="284"/>
        <w:contextualSpacing/>
        <w:jc w:val="both"/>
        <w:rPr>
          <w:rFonts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41"/>
      <w:r w:rsidR="00FA5C5C" w:rsidRPr="00FA5656">
        <w:rPr>
          <w:rFonts w:cstheme="minorHAnsi"/>
          <w:color w:val="FF0000"/>
          <w:sz w:val="22"/>
          <w:szCs w:val="22"/>
          <w:lang w:val="en-US"/>
        </w:rPr>
        <w:t>.</w:t>
      </w:r>
      <w:commentRangeEnd w:id="41"/>
      <w:r w:rsidR="00BD5AD9" w:rsidRPr="00FA5656">
        <w:rPr>
          <w:rStyle w:val="CommentReference"/>
          <w:color w:val="FF0000"/>
          <w:sz w:val="22"/>
          <w:szCs w:val="22"/>
        </w:rPr>
        <w:commentReference w:id="41"/>
      </w:r>
    </w:p>
    <w:p w14:paraId="298058E6" w14:textId="77777777" w:rsidR="00C009B1" w:rsidRPr="00FA5656" w:rsidRDefault="00C009B1" w:rsidP="00904830">
      <w:pPr>
        <w:spacing w:line="480" w:lineRule="auto"/>
        <w:ind w:firstLine="284"/>
        <w:contextualSpacing/>
        <w:jc w:val="both"/>
        <w:rPr>
          <w:rFonts w:eastAsiaTheme="minorEastAsia" w:cstheme="minorHAnsi"/>
          <w:color w:val="FF0000"/>
          <w:sz w:val="22"/>
          <w:szCs w:val="22"/>
          <w:lang w:val="en-US"/>
        </w:rPr>
      </w:pP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42"/>
      <w:r w:rsidRPr="00660D1C">
        <w:rPr>
          <w:rFonts w:cstheme="minorHAnsi"/>
          <w:b/>
          <w:lang w:val="en-US"/>
        </w:rPr>
        <w:t>Author contributions</w:t>
      </w:r>
      <w:commentRangeEnd w:id="42"/>
      <w:r w:rsidR="00892044">
        <w:rPr>
          <w:rStyle w:val="CommentReference"/>
        </w:rPr>
        <w:commentReference w:id="42"/>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2DE0FD67" w14:textId="77777777" w:rsidR="00CD2B32" w:rsidRPr="00CD2B32" w:rsidRDefault="00C41369" w:rsidP="00CD2B32">
      <w:pPr>
        <w:pStyle w:val="Bibliography"/>
        <w:rPr>
          <w:lang w:val="en-GB"/>
        </w:rPr>
      </w:pPr>
      <w:r w:rsidRPr="00483A60">
        <w:rPr>
          <w:rFonts w:cstheme="minorHAnsi"/>
        </w:rPr>
        <w:fldChar w:fldCharType="begin"/>
      </w:r>
      <w:r w:rsidR="00080146" w:rsidRPr="00A63B82">
        <w:rPr>
          <w:rFonts w:cstheme="minorHAnsi"/>
        </w:rPr>
        <w:instrText xml:space="preserve"> ADDIN ZOTERO_BIBL {"uncited":[],"omitted":[],"custom":[]} CSL_BIBLIOGRAPHY </w:instrText>
      </w:r>
      <w:r w:rsidRPr="00483A60">
        <w:rPr>
          <w:rFonts w:cstheme="minorHAnsi"/>
        </w:rPr>
        <w:fldChar w:fldCharType="separate"/>
      </w:r>
      <w:r w:rsidR="00CD2B32" w:rsidRPr="00CD2B32">
        <w:t xml:space="preserve">Andersen, K.H., Beyer, J.E. &amp; Lundberg, P. (2009a). </w:t>
      </w:r>
      <w:r w:rsidR="00CD2B32" w:rsidRPr="00CD2B32">
        <w:rPr>
          <w:lang w:val="en-GB"/>
        </w:rPr>
        <w:t xml:space="preserve">Trophic and individual efficiencies of size-structured communities. </w:t>
      </w:r>
      <w:r w:rsidR="00CD2B32" w:rsidRPr="00CD2B32">
        <w:rPr>
          <w:i/>
          <w:iCs/>
          <w:lang w:val="en-GB"/>
        </w:rPr>
        <w:t>Proceedings of the Royal Society B: Biological Sciences</w:t>
      </w:r>
      <w:r w:rsidR="00CD2B32" w:rsidRPr="00CD2B32">
        <w:rPr>
          <w:lang w:val="en-GB"/>
        </w:rPr>
        <w:t>, 276, 109–114.</w:t>
      </w:r>
    </w:p>
    <w:p w14:paraId="2B662380" w14:textId="77777777" w:rsidR="00CD2B32" w:rsidRPr="00CD2B32" w:rsidRDefault="00CD2B32" w:rsidP="00CD2B32">
      <w:pPr>
        <w:pStyle w:val="Bibliography"/>
        <w:rPr>
          <w:lang w:val="en-GB"/>
        </w:rPr>
      </w:pPr>
      <w:r w:rsidRPr="00CD2B32">
        <w:rPr>
          <w:lang w:val="en-GB"/>
        </w:rPr>
        <w:t xml:space="preserve">Andersen, K.H., Farnsworth, K.D., Pedersen, M., </w:t>
      </w:r>
      <w:proofErr w:type="spellStart"/>
      <w:r w:rsidRPr="00CD2B32">
        <w:rPr>
          <w:lang w:val="en-GB"/>
        </w:rPr>
        <w:t>Gislason</w:t>
      </w:r>
      <w:proofErr w:type="spellEnd"/>
      <w:r w:rsidRPr="00CD2B32">
        <w:rPr>
          <w:lang w:val="en-GB"/>
        </w:rPr>
        <w:t>, H. &amp; Beyer, J.E. (2009b). How community ecology links natural mortality, growth, and production of ﬁsh populations, 7.</w:t>
      </w:r>
    </w:p>
    <w:p w14:paraId="086CB022" w14:textId="77777777" w:rsidR="00CD2B32" w:rsidRPr="00CD2B32" w:rsidRDefault="00CD2B32" w:rsidP="00CD2B32">
      <w:pPr>
        <w:pStyle w:val="Bibliography"/>
        <w:rPr>
          <w:lang w:val="en-GB"/>
        </w:rPr>
      </w:pPr>
      <w:r w:rsidRPr="00CD2B32">
        <w:rPr>
          <w:lang w:val="en-GB"/>
        </w:rPr>
        <w:t xml:space="preserve">Armstrong, J.D. &amp; Hawkins, L.A. (2008). Standard metabolic rate of pike, </w:t>
      </w:r>
      <w:proofErr w:type="spellStart"/>
      <w:r w:rsidRPr="00CD2B32">
        <w:rPr>
          <w:lang w:val="en-GB"/>
        </w:rPr>
        <w:t>Esox</w:t>
      </w:r>
      <w:proofErr w:type="spellEnd"/>
      <w:r w:rsidRPr="00CD2B32">
        <w:rPr>
          <w:lang w:val="en-GB"/>
        </w:rPr>
        <w:t xml:space="preserve"> </w:t>
      </w:r>
      <w:proofErr w:type="spellStart"/>
      <w:r w:rsidRPr="00CD2B32">
        <w:rPr>
          <w:lang w:val="en-GB"/>
        </w:rPr>
        <w:t>lucius</w:t>
      </w:r>
      <w:proofErr w:type="spellEnd"/>
      <w:r w:rsidRPr="00CD2B32">
        <w:rPr>
          <w:lang w:val="en-GB"/>
        </w:rPr>
        <w:t xml:space="preserve">: variation among studies and implications for energy flow modelling. </w:t>
      </w:r>
      <w:proofErr w:type="spellStart"/>
      <w:r w:rsidRPr="00CD2B32">
        <w:rPr>
          <w:i/>
          <w:iCs/>
          <w:lang w:val="en-GB"/>
        </w:rPr>
        <w:t>Hydrobiologia</w:t>
      </w:r>
      <w:proofErr w:type="spellEnd"/>
      <w:r w:rsidRPr="00CD2B32">
        <w:rPr>
          <w:lang w:val="en-GB"/>
        </w:rPr>
        <w:t>, 601, 83–90.</w:t>
      </w:r>
    </w:p>
    <w:p w14:paraId="4CADB888" w14:textId="77777777" w:rsidR="00CD2B32" w:rsidRPr="00CD2B32" w:rsidRDefault="00CD2B32" w:rsidP="00CD2B32">
      <w:pPr>
        <w:pStyle w:val="Bibliography"/>
        <w:rPr>
          <w:lang w:val="en-GB"/>
        </w:rPr>
      </w:pPr>
      <w:r w:rsidRPr="00CD2B32">
        <w:rPr>
          <w:lang w:val="en-GB"/>
        </w:rPr>
        <w:t xml:space="preserve">Atkinson, D. (1994). Temperature and Organism Size—A Biological Law for Ectotherms? In: </w:t>
      </w:r>
      <w:r w:rsidRPr="00CD2B32">
        <w:rPr>
          <w:i/>
          <w:iCs/>
          <w:lang w:val="en-GB"/>
        </w:rPr>
        <w:t>Advances in Ecological Research</w:t>
      </w:r>
      <w:r w:rsidRPr="00CD2B32">
        <w:rPr>
          <w:lang w:val="en-GB"/>
        </w:rPr>
        <w:t>. Elsevier, pp. 1–58.</w:t>
      </w:r>
    </w:p>
    <w:p w14:paraId="3F8D0B61" w14:textId="77777777" w:rsidR="00CD2B32" w:rsidRPr="00CD2B32" w:rsidRDefault="00CD2B32" w:rsidP="00CD2B32">
      <w:pPr>
        <w:pStyle w:val="Bibliography"/>
        <w:rPr>
          <w:lang w:val="en-GB"/>
        </w:rPr>
      </w:pPr>
      <w:proofErr w:type="spellStart"/>
      <w:r w:rsidRPr="00CD2B32">
        <w:rPr>
          <w:lang w:val="en-GB"/>
        </w:rPr>
        <w:t>Audzijonyte</w:t>
      </w:r>
      <w:proofErr w:type="spellEnd"/>
      <w:r w:rsidRPr="00CD2B32">
        <w:rPr>
          <w:lang w:val="en-GB"/>
        </w:rPr>
        <w:t xml:space="preserve">, A., </w:t>
      </w:r>
      <w:proofErr w:type="spellStart"/>
      <w:r w:rsidRPr="00CD2B32">
        <w:rPr>
          <w:lang w:val="en-GB"/>
        </w:rPr>
        <w:t>Barneche</w:t>
      </w:r>
      <w:proofErr w:type="spellEnd"/>
      <w:r w:rsidRPr="00CD2B32">
        <w:rPr>
          <w:lang w:val="en-GB"/>
        </w:rPr>
        <w:t xml:space="preserve">, D.R., </w:t>
      </w:r>
      <w:proofErr w:type="spellStart"/>
      <w:r w:rsidRPr="00CD2B32">
        <w:rPr>
          <w:lang w:val="en-GB"/>
        </w:rPr>
        <w:t>Baudron</w:t>
      </w:r>
      <w:proofErr w:type="spellEnd"/>
      <w:r w:rsidRPr="00CD2B32">
        <w:rPr>
          <w:lang w:val="en-GB"/>
        </w:rPr>
        <w:t xml:space="preserve">, A.R., </w:t>
      </w:r>
      <w:proofErr w:type="spellStart"/>
      <w:r w:rsidRPr="00CD2B32">
        <w:rPr>
          <w:lang w:val="en-GB"/>
        </w:rPr>
        <w:t>Belmaker</w:t>
      </w:r>
      <w:proofErr w:type="spellEnd"/>
      <w:r w:rsidRPr="00CD2B32">
        <w:rPr>
          <w:lang w:val="en-GB"/>
        </w:rPr>
        <w:t xml:space="preserve">, J., Clark, T.D., Marshall, C.T., </w:t>
      </w:r>
      <w:r w:rsidRPr="00CD2B32">
        <w:rPr>
          <w:i/>
          <w:iCs/>
          <w:lang w:val="en-GB"/>
        </w:rPr>
        <w:t>et al.</w:t>
      </w:r>
      <w:r w:rsidRPr="00CD2B32">
        <w:rPr>
          <w:lang w:val="en-GB"/>
        </w:rPr>
        <w:t xml:space="preserve"> (2018). Is oxygen limitation in warming waters a valid mechanism to explain decreased body sizes in aquatic ectotherms? </w:t>
      </w:r>
      <w:r w:rsidRPr="00CD2B32">
        <w:rPr>
          <w:i/>
          <w:iCs/>
          <w:lang w:val="en-GB"/>
        </w:rPr>
        <w:t>Global Ecology and Biogeography</w:t>
      </w:r>
      <w:r w:rsidRPr="00CD2B32">
        <w:rPr>
          <w:lang w:val="en-GB"/>
        </w:rPr>
        <w:t>.</w:t>
      </w:r>
    </w:p>
    <w:p w14:paraId="20FA5724" w14:textId="77777777" w:rsidR="00CD2B32" w:rsidRPr="00CD2B32" w:rsidRDefault="00CD2B32" w:rsidP="00CD2B32">
      <w:pPr>
        <w:pStyle w:val="Bibliography"/>
        <w:rPr>
          <w:lang w:val="en-GB"/>
        </w:rPr>
      </w:pPr>
      <w:proofErr w:type="spellStart"/>
      <w:r w:rsidRPr="00CD2B32">
        <w:rPr>
          <w:lang w:val="en-GB"/>
        </w:rPr>
        <w:t>Audzijonyte</w:t>
      </w:r>
      <w:proofErr w:type="spellEnd"/>
      <w:r w:rsidRPr="00CD2B32">
        <w:rPr>
          <w:lang w:val="en-GB"/>
        </w:rPr>
        <w:t xml:space="preserve">, A. &amp; </w:t>
      </w:r>
      <w:proofErr w:type="spellStart"/>
      <w:r w:rsidRPr="00CD2B32">
        <w:rPr>
          <w:lang w:val="en-GB"/>
        </w:rPr>
        <w:t>Pecl</w:t>
      </w:r>
      <w:proofErr w:type="spellEnd"/>
      <w:r w:rsidRPr="00CD2B32">
        <w:rPr>
          <w:lang w:val="en-GB"/>
        </w:rPr>
        <w:t xml:space="preserve">, G.T. (2018). Deep impact of fisheries. </w:t>
      </w:r>
      <w:r w:rsidRPr="00CD2B32">
        <w:rPr>
          <w:i/>
          <w:iCs/>
          <w:lang w:val="en-GB"/>
        </w:rPr>
        <w:t>Nature Ecology &amp; Evolution</w:t>
      </w:r>
      <w:r w:rsidRPr="00CD2B32">
        <w:rPr>
          <w:lang w:val="en-GB"/>
        </w:rPr>
        <w:t>, 2, 1348–1349.</w:t>
      </w:r>
    </w:p>
    <w:p w14:paraId="3EEDBDD2" w14:textId="77777777" w:rsidR="00CD2B32" w:rsidRPr="00CD2B32" w:rsidRDefault="00CD2B32" w:rsidP="00CD2B32">
      <w:pPr>
        <w:pStyle w:val="Bibliography"/>
        <w:rPr>
          <w:lang w:val="en-GB"/>
        </w:rPr>
      </w:pPr>
      <w:proofErr w:type="spellStart"/>
      <w:r w:rsidRPr="00CD2B32">
        <w:rPr>
          <w:lang w:val="en-GB"/>
        </w:rPr>
        <w:t>Barneche</w:t>
      </w:r>
      <w:proofErr w:type="spellEnd"/>
      <w:r w:rsidRPr="00CD2B32">
        <w:rPr>
          <w:lang w:val="en-GB"/>
        </w:rPr>
        <w:t xml:space="preserve">, D.R. &amp; Allen, A.P. (2018). The energetics of fish growth and how it constrains food-web trophic structure. </w:t>
      </w:r>
      <w:r w:rsidRPr="00CD2B32">
        <w:rPr>
          <w:i/>
          <w:iCs/>
          <w:lang w:val="en-GB"/>
        </w:rPr>
        <w:t>Ecology Letters</w:t>
      </w:r>
      <w:r w:rsidRPr="00CD2B32">
        <w:rPr>
          <w:lang w:val="en-GB"/>
        </w:rPr>
        <w:t>, 21, 836–844.</w:t>
      </w:r>
    </w:p>
    <w:p w14:paraId="4197EE8A" w14:textId="77777777" w:rsidR="00CD2B32" w:rsidRPr="00CD2B32" w:rsidRDefault="00CD2B32" w:rsidP="00CD2B32">
      <w:pPr>
        <w:pStyle w:val="Bibliography"/>
        <w:rPr>
          <w:lang w:val="en-GB"/>
        </w:rPr>
      </w:pPr>
      <w:proofErr w:type="spellStart"/>
      <w:r w:rsidRPr="00CD2B32">
        <w:rPr>
          <w:lang w:val="en-GB"/>
        </w:rPr>
        <w:t>Barneche</w:t>
      </w:r>
      <w:proofErr w:type="spellEnd"/>
      <w:r w:rsidRPr="00CD2B32">
        <w:rPr>
          <w:lang w:val="en-GB"/>
        </w:rPr>
        <w:t xml:space="preserve">, D.R., Jahn, M. &amp; </w:t>
      </w:r>
      <w:proofErr w:type="spellStart"/>
      <w:r w:rsidRPr="00CD2B32">
        <w:rPr>
          <w:lang w:val="en-GB"/>
        </w:rPr>
        <w:t>Seebacher</w:t>
      </w:r>
      <w:proofErr w:type="spellEnd"/>
      <w:r w:rsidRPr="00CD2B32">
        <w:rPr>
          <w:lang w:val="en-GB"/>
        </w:rPr>
        <w:t xml:space="preserve">, F. (2019). Warming increases the cost of growth in a model vertebrate. </w:t>
      </w:r>
      <w:r w:rsidRPr="00CD2B32">
        <w:rPr>
          <w:i/>
          <w:iCs/>
          <w:lang w:val="en-GB"/>
        </w:rPr>
        <w:t>Functional Ecology</w:t>
      </w:r>
      <w:r w:rsidRPr="00CD2B32">
        <w:rPr>
          <w:lang w:val="en-GB"/>
        </w:rPr>
        <w:t>, 33, 1256–1266.</w:t>
      </w:r>
    </w:p>
    <w:p w14:paraId="7CA70862" w14:textId="77777777" w:rsidR="00CD2B32" w:rsidRPr="00CD2B32" w:rsidRDefault="00CD2B32" w:rsidP="00CD2B32">
      <w:pPr>
        <w:pStyle w:val="Bibliography"/>
        <w:rPr>
          <w:lang w:val="en-GB"/>
        </w:rPr>
      </w:pPr>
      <w:proofErr w:type="spellStart"/>
      <w:r w:rsidRPr="00CD2B32">
        <w:rPr>
          <w:lang w:val="en-GB"/>
        </w:rPr>
        <w:t>Baudron</w:t>
      </w:r>
      <w:proofErr w:type="spellEnd"/>
      <w:r w:rsidRPr="00CD2B32">
        <w:rPr>
          <w:lang w:val="en-GB"/>
        </w:rPr>
        <w:t xml:space="preserve">, A.R., Needle, C.L., </w:t>
      </w:r>
      <w:proofErr w:type="spellStart"/>
      <w:r w:rsidRPr="00CD2B32">
        <w:rPr>
          <w:lang w:val="en-GB"/>
        </w:rPr>
        <w:t>Rijnsdorp</w:t>
      </w:r>
      <w:proofErr w:type="spellEnd"/>
      <w:r w:rsidRPr="00CD2B32">
        <w:rPr>
          <w:lang w:val="en-GB"/>
        </w:rPr>
        <w:t xml:space="preserve">, A.D. &amp; Marshall, C.T. (2014). Warming temperatures and smaller body sizes: synchronous changes in growth of North Sea fishes. </w:t>
      </w:r>
      <w:r w:rsidRPr="00CD2B32">
        <w:rPr>
          <w:i/>
          <w:iCs/>
          <w:lang w:val="en-GB"/>
        </w:rPr>
        <w:t>Global Change Biology</w:t>
      </w:r>
      <w:r w:rsidRPr="00CD2B32">
        <w:rPr>
          <w:lang w:val="en-GB"/>
        </w:rPr>
        <w:t>, 20, 1023–1031.</w:t>
      </w:r>
    </w:p>
    <w:p w14:paraId="2EF99927" w14:textId="77777777" w:rsidR="00CD2B32" w:rsidRPr="00CD2B32" w:rsidRDefault="00CD2B32" w:rsidP="00CD2B32">
      <w:pPr>
        <w:pStyle w:val="Bibliography"/>
        <w:rPr>
          <w:lang w:val="en-GB"/>
        </w:rPr>
      </w:pPr>
      <w:r w:rsidRPr="00CD2B32">
        <w:rPr>
          <w:lang w:val="en-GB"/>
        </w:rPr>
        <w:t xml:space="preserve">Beamish, F.W.H. (1964). Respiration of fishes with special emphasis on standard oxygen consumption: II. Influence of weight and temperature on respiration of several species. </w:t>
      </w:r>
      <w:r w:rsidRPr="00CD2B32">
        <w:rPr>
          <w:i/>
          <w:iCs/>
          <w:lang w:val="en-GB"/>
        </w:rPr>
        <w:t xml:space="preserve">Canadian Journal of Zoology/Revue Canadienne de </w:t>
      </w:r>
      <w:proofErr w:type="spellStart"/>
      <w:r w:rsidRPr="00CD2B32">
        <w:rPr>
          <w:i/>
          <w:iCs/>
          <w:lang w:val="en-GB"/>
        </w:rPr>
        <w:t>Zoologie</w:t>
      </w:r>
      <w:proofErr w:type="spellEnd"/>
      <w:r w:rsidRPr="00CD2B32">
        <w:rPr>
          <w:lang w:val="en-GB"/>
        </w:rPr>
        <w:t>, 42, 177–188.</w:t>
      </w:r>
    </w:p>
    <w:p w14:paraId="38754941" w14:textId="77777777" w:rsidR="00CD2B32" w:rsidRPr="00CD2B32" w:rsidRDefault="00CD2B32" w:rsidP="00CD2B32">
      <w:pPr>
        <w:pStyle w:val="Bibliography"/>
        <w:rPr>
          <w:lang w:val="en-GB"/>
        </w:rPr>
      </w:pPr>
      <w:r w:rsidRPr="00CD2B32">
        <w:rPr>
          <w:lang w:val="en-GB"/>
        </w:rPr>
        <w:t xml:space="preserve">von </w:t>
      </w:r>
      <w:proofErr w:type="spellStart"/>
      <w:r w:rsidRPr="00CD2B32">
        <w:rPr>
          <w:lang w:val="en-GB"/>
        </w:rPr>
        <w:t>Bertalanffy</w:t>
      </w:r>
      <w:proofErr w:type="spellEnd"/>
      <w:r w:rsidRPr="00CD2B32">
        <w:rPr>
          <w:lang w:val="en-GB"/>
        </w:rPr>
        <w:t xml:space="preserve">, L. (1938). A QUANTITATIVE THEORY OF ORGANIC GROWTH (INQUIRIES ON GROWTH LAWS. II). </w:t>
      </w:r>
      <w:r w:rsidRPr="00CD2B32">
        <w:rPr>
          <w:i/>
          <w:iCs/>
          <w:lang w:val="en-GB"/>
        </w:rPr>
        <w:t>Human Biology</w:t>
      </w:r>
      <w:r w:rsidRPr="00CD2B32">
        <w:rPr>
          <w:lang w:val="en-GB"/>
        </w:rPr>
        <w:t>, 10, 181–213.</w:t>
      </w:r>
    </w:p>
    <w:p w14:paraId="06882586" w14:textId="77777777" w:rsidR="00CD2B32" w:rsidRPr="00CD2B32" w:rsidRDefault="00CD2B32" w:rsidP="00CD2B32">
      <w:pPr>
        <w:pStyle w:val="Bibliography"/>
        <w:rPr>
          <w:lang w:val="en-GB"/>
        </w:rPr>
      </w:pPr>
      <w:r w:rsidRPr="00CD2B32">
        <w:rPr>
          <w:lang w:val="en-GB"/>
        </w:rPr>
        <w:t xml:space="preserve">Blanchard, J.L., Heneghan, R.F., Everett, J.D., </w:t>
      </w:r>
      <w:proofErr w:type="spellStart"/>
      <w:r w:rsidRPr="00CD2B32">
        <w:rPr>
          <w:lang w:val="en-GB"/>
        </w:rPr>
        <w:t>Trebilco</w:t>
      </w:r>
      <w:proofErr w:type="spellEnd"/>
      <w:r w:rsidRPr="00CD2B32">
        <w:rPr>
          <w:lang w:val="en-GB"/>
        </w:rPr>
        <w:t xml:space="preserve">, R. &amp; Richardson, A.J. (2017). From Bacteria to Whales: Using Functional Size Spectra to Model Marine Ecosystems. </w:t>
      </w:r>
      <w:r w:rsidRPr="00CD2B32">
        <w:rPr>
          <w:i/>
          <w:iCs/>
          <w:lang w:val="en-GB"/>
        </w:rPr>
        <w:t>Trends in Ecology &amp; Evolution</w:t>
      </w:r>
      <w:r w:rsidRPr="00CD2B32">
        <w:rPr>
          <w:lang w:val="en-GB"/>
        </w:rPr>
        <w:t>, 32, 174–186.</w:t>
      </w:r>
    </w:p>
    <w:p w14:paraId="3014302A" w14:textId="77777777" w:rsidR="00CD2B32" w:rsidRPr="00CD2B32" w:rsidRDefault="00CD2B32" w:rsidP="00CD2B32">
      <w:pPr>
        <w:pStyle w:val="Bibliography"/>
        <w:rPr>
          <w:lang w:val="en-GB"/>
        </w:rPr>
      </w:pPr>
      <w:proofErr w:type="spellStart"/>
      <w:r w:rsidRPr="00CD2B32">
        <w:rPr>
          <w:lang w:val="en-GB"/>
        </w:rPr>
        <w:t>Bokma</w:t>
      </w:r>
      <w:proofErr w:type="spellEnd"/>
      <w:r w:rsidRPr="00CD2B32">
        <w:rPr>
          <w:lang w:val="en-GB"/>
        </w:rPr>
        <w:t xml:space="preserve">, F. (2004). Evidence against universal metabolic allometry. </w:t>
      </w:r>
      <w:r w:rsidRPr="00CD2B32">
        <w:rPr>
          <w:i/>
          <w:iCs/>
          <w:lang w:val="en-GB"/>
        </w:rPr>
        <w:t>Functional Ecology</w:t>
      </w:r>
      <w:r w:rsidRPr="00CD2B32">
        <w:rPr>
          <w:lang w:val="en-GB"/>
        </w:rPr>
        <w:t>, 18, 184–187.</w:t>
      </w:r>
    </w:p>
    <w:p w14:paraId="118894BA" w14:textId="77777777" w:rsidR="00CD2B32" w:rsidRPr="00CD2B32" w:rsidRDefault="00CD2B32" w:rsidP="00CD2B32">
      <w:pPr>
        <w:pStyle w:val="Bibliography"/>
        <w:rPr>
          <w:lang w:val="en-GB"/>
        </w:rPr>
      </w:pPr>
      <w:r w:rsidRPr="00CD2B32">
        <w:rPr>
          <w:lang w:val="en-GB"/>
        </w:rPr>
        <w:t xml:space="preserve">Brett, J.R., </w:t>
      </w:r>
      <w:proofErr w:type="spellStart"/>
      <w:r w:rsidRPr="00CD2B32">
        <w:rPr>
          <w:lang w:val="en-GB"/>
        </w:rPr>
        <w:t>Shelbourn</w:t>
      </w:r>
      <w:proofErr w:type="spellEnd"/>
      <w:r w:rsidRPr="00CD2B32">
        <w:rPr>
          <w:lang w:val="en-GB"/>
        </w:rPr>
        <w:t xml:space="preserve">, J.E. &amp; Shoop, C.T. (1969). Growth Rate and Body Composition of Fingerling Sockeye Salmon, Oncorhynchus </w:t>
      </w:r>
      <w:proofErr w:type="spellStart"/>
      <w:r w:rsidRPr="00CD2B32">
        <w:rPr>
          <w:lang w:val="en-GB"/>
        </w:rPr>
        <w:t>nerka</w:t>
      </w:r>
      <w:proofErr w:type="spellEnd"/>
      <w:r w:rsidRPr="00CD2B32">
        <w:rPr>
          <w:lang w:val="en-GB"/>
        </w:rPr>
        <w:t xml:space="preserve">, in relation to Temperature and Ration Size. </w:t>
      </w:r>
      <w:r w:rsidRPr="00CD2B32">
        <w:rPr>
          <w:i/>
          <w:iCs/>
          <w:lang w:val="en-GB"/>
        </w:rPr>
        <w:t>J. Fish. Res. Bd. Can.</w:t>
      </w:r>
      <w:r w:rsidRPr="00CD2B32">
        <w:rPr>
          <w:lang w:val="en-GB"/>
        </w:rPr>
        <w:t>, 26, 2363–2394.</w:t>
      </w:r>
    </w:p>
    <w:p w14:paraId="3FBE5267" w14:textId="77777777" w:rsidR="00CD2B32" w:rsidRPr="00CD2B32" w:rsidRDefault="00CD2B32" w:rsidP="00CD2B32">
      <w:pPr>
        <w:pStyle w:val="Bibliography"/>
        <w:rPr>
          <w:lang w:val="en-GB"/>
        </w:rPr>
      </w:pPr>
      <w:r w:rsidRPr="00CD2B32">
        <w:rPr>
          <w:lang w:val="en-GB"/>
        </w:rPr>
        <w:lastRenderedPageBreak/>
        <w:t xml:space="preserve">Brose, U., Dunne, J.A., Montoya, J.M., Petchey, O.L., Schneider, F.D. &amp; Jacob, U. (2012). Climate change in size-structured ecosystems. </w:t>
      </w:r>
      <w:r w:rsidRPr="00CD2B32">
        <w:rPr>
          <w:i/>
          <w:iCs/>
          <w:lang w:val="en-GB"/>
        </w:rPr>
        <w:t>Philosophical Transactions of the Royal Society of London, Series B: Biological Sciences</w:t>
      </w:r>
      <w:r w:rsidRPr="00CD2B32">
        <w:rPr>
          <w:lang w:val="en-GB"/>
        </w:rPr>
        <w:t>, 367, 2903–2912.</w:t>
      </w:r>
    </w:p>
    <w:p w14:paraId="036C010E" w14:textId="77777777" w:rsidR="00CD2B32" w:rsidRPr="00CD2B32" w:rsidRDefault="00CD2B32" w:rsidP="00CD2B32">
      <w:pPr>
        <w:pStyle w:val="Bibliography"/>
        <w:rPr>
          <w:lang w:val="en-GB"/>
        </w:rPr>
      </w:pPr>
      <w:r w:rsidRPr="00CD2B32">
        <w:rPr>
          <w:lang w:val="en-GB"/>
        </w:rPr>
        <w:t xml:space="preserve">Brown, J.H., </w:t>
      </w:r>
      <w:proofErr w:type="spellStart"/>
      <w:r w:rsidRPr="00CD2B32">
        <w:rPr>
          <w:lang w:val="en-GB"/>
        </w:rPr>
        <w:t>Gillooly</w:t>
      </w:r>
      <w:proofErr w:type="spellEnd"/>
      <w:r w:rsidRPr="00CD2B32">
        <w:rPr>
          <w:lang w:val="en-GB"/>
        </w:rPr>
        <w:t xml:space="preserve">, J.F., Allen, A.P., Savage, V.M. &amp; West, G.B. (2004a). TOWARD A METABOLIC THEORY OF ECOLOGY. </w:t>
      </w:r>
      <w:r w:rsidRPr="00CD2B32">
        <w:rPr>
          <w:i/>
          <w:iCs/>
          <w:lang w:val="en-GB"/>
        </w:rPr>
        <w:t>Ecology</w:t>
      </w:r>
      <w:r w:rsidRPr="00CD2B32">
        <w:rPr>
          <w:lang w:val="en-GB"/>
        </w:rPr>
        <w:t>, 85, 1771–1789.</w:t>
      </w:r>
    </w:p>
    <w:p w14:paraId="61711C13" w14:textId="77777777" w:rsidR="00CD2B32" w:rsidRPr="00CD2B32" w:rsidRDefault="00CD2B32" w:rsidP="00CD2B32">
      <w:pPr>
        <w:pStyle w:val="Bibliography"/>
        <w:rPr>
          <w:lang w:val="en-GB"/>
        </w:rPr>
      </w:pPr>
      <w:r w:rsidRPr="00CD2B32">
        <w:rPr>
          <w:lang w:val="en-GB"/>
        </w:rPr>
        <w:t xml:space="preserve">Brown, J.H., </w:t>
      </w:r>
      <w:proofErr w:type="spellStart"/>
      <w:r w:rsidRPr="00CD2B32">
        <w:rPr>
          <w:lang w:val="en-GB"/>
        </w:rPr>
        <w:t>Gillooly</w:t>
      </w:r>
      <w:proofErr w:type="spellEnd"/>
      <w:r w:rsidRPr="00CD2B32">
        <w:rPr>
          <w:lang w:val="en-GB"/>
        </w:rPr>
        <w:t xml:space="preserve">, J.F., Allen, A.P., Savage, V.M. &amp; West, G.B. (2004b). Toward a metabolic theory of ecology. </w:t>
      </w:r>
      <w:r w:rsidRPr="00CD2B32">
        <w:rPr>
          <w:i/>
          <w:iCs/>
          <w:lang w:val="en-GB"/>
        </w:rPr>
        <w:t>Ecology</w:t>
      </w:r>
      <w:r w:rsidRPr="00CD2B32">
        <w:rPr>
          <w:lang w:val="en-GB"/>
        </w:rPr>
        <w:t>, 85, 1771–1789.</w:t>
      </w:r>
    </w:p>
    <w:p w14:paraId="4B4EE243" w14:textId="77777777" w:rsidR="00CD2B32" w:rsidRPr="00CD2B32" w:rsidRDefault="00CD2B32" w:rsidP="00CD2B32">
      <w:pPr>
        <w:pStyle w:val="Bibliography"/>
        <w:rPr>
          <w:lang w:val="en-GB"/>
        </w:rPr>
      </w:pPr>
      <w:r w:rsidRPr="00CD2B32">
        <w:rPr>
          <w:lang w:val="en-GB"/>
        </w:rPr>
        <w:t xml:space="preserve">Clarke, A. (2004). Is there a Universal Temperature Dependence of metabolism? </w:t>
      </w:r>
      <w:r w:rsidRPr="00CD2B32">
        <w:rPr>
          <w:i/>
          <w:iCs/>
          <w:lang w:val="en-GB"/>
        </w:rPr>
        <w:t>Functional Ecology</w:t>
      </w:r>
      <w:r w:rsidRPr="00CD2B32">
        <w:rPr>
          <w:lang w:val="en-GB"/>
        </w:rPr>
        <w:t>, 18.</w:t>
      </w:r>
    </w:p>
    <w:p w14:paraId="2C4B0A9E" w14:textId="77777777" w:rsidR="00CD2B32" w:rsidRPr="00CD2B32" w:rsidRDefault="00CD2B32" w:rsidP="00CD2B32">
      <w:pPr>
        <w:pStyle w:val="Bibliography"/>
        <w:rPr>
          <w:lang w:val="en-GB"/>
        </w:rPr>
      </w:pPr>
      <w:proofErr w:type="spellStart"/>
      <w:r w:rsidRPr="00CD2B32">
        <w:rPr>
          <w:lang w:val="en-GB"/>
        </w:rPr>
        <w:t>Daufresne</w:t>
      </w:r>
      <w:proofErr w:type="spellEnd"/>
      <w:r w:rsidRPr="00CD2B32">
        <w:rPr>
          <w:lang w:val="en-GB"/>
        </w:rPr>
        <w:t xml:space="preserve">, M., </w:t>
      </w:r>
      <w:proofErr w:type="spellStart"/>
      <w:r w:rsidRPr="00CD2B32">
        <w:rPr>
          <w:lang w:val="en-GB"/>
        </w:rPr>
        <w:t>Lengfellner</w:t>
      </w:r>
      <w:proofErr w:type="spellEnd"/>
      <w:r w:rsidRPr="00CD2B32">
        <w:rPr>
          <w:lang w:val="en-GB"/>
        </w:rPr>
        <w:t xml:space="preserve">, K. &amp; Sommer, U. (2009). Global warming benefits the small in aquatic ecosystems. </w:t>
      </w:r>
      <w:r w:rsidRPr="00CD2B32">
        <w:rPr>
          <w:i/>
          <w:iCs/>
          <w:lang w:val="en-GB"/>
        </w:rPr>
        <w:t>Proceedings of the National Academy of Sciences, USA</w:t>
      </w:r>
      <w:r w:rsidRPr="00CD2B32">
        <w:rPr>
          <w:lang w:val="en-GB"/>
        </w:rPr>
        <w:t>, 106, 12788–12793.</w:t>
      </w:r>
    </w:p>
    <w:p w14:paraId="55E326EA" w14:textId="77777777" w:rsidR="00CD2B32" w:rsidRPr="00CD2B32" w:rsidRDefault="00CD2B32" w:rsidP="00CD2B32">
      <w:pPr>
        <w:pStyle w:val="Bibliography"/>
        <w:rPr>
          <w:lang w:val="en-GB"/>
        </w:rPr>
      </w:pPr>
      <w:r w:rsidRPr="00CD2B32">
        <w:rPr>
          <w:lang w:val="en-GB"/>
        </w:rPr>
        <w:t xml:space="preserve">De </w:t>
      </w:r>
      <w:proofErr w:type="spellStart"/>
      <w:r w:rsidRPr="00CD2B32">
        <w:rPr>
          <w:lang w:val="en-GB"/>
        </w:rPr>
        <w:t>Roos</w:t>
      </w:r>
      <w:proofErr w:type="spellEnd"/>
      <w:r w:rsidRPr="00CD2B32">
        <w:rPr>
          <w:lang w:val="en-GB"/>
        </w:rPr>
        <w:t xml:space="preserve">, A.M. &amp; Persson, L. (2013). </w:t>
      </w:r>
      <w:r w:rsidRPr="00CD2B32">
        <w:rPr>
          <w:i/>
          <w:iCs/>
          <w:lang w:val="en-GB"/>
        </w:rPr>
        <w:t>Population and community ecology of ontogenetic development</w:t>
      </w:r>
      <w:r w:rsidRPr="00CD2B32">
        <w:rPr>
          <w:lang w:val="en-GB"/>
        </w:rPr>
        <w:t>. Princeton University Press, Princeton, New Jersey, USA.</w:t>
      </w:r>
    </w:p>
    <w:p w14:paraId="0658BED8" w14:textId="77777777" w:rsidR="00CD2B32" w:rsidRPr="00CD2B32" w:rsidRDefault="00CD2B32" w:rsidP="00CD2B32">
      <w:pPr>
        <w:pStyle w:val="Bibliography"/>
        <w:rPr>
          <w:lang w:val="en-GB"/>
        </w:rPr>
      </w:pPr>
      <w:r w:rsidRPr="00CD2B32">
        <w:rPr>
          <w:lang w:val="en-GB"/>
        </w:rPr>
        <w:t xml:space="preserve">Dell, A.I., </w:t>
      </w:r>
      <w:proofErr w:type="spellStart"/>
      <w:r w:rsidRPr="00CD2B32">
        <w:rPr>
          <w:lang w:val="en-GB"/>
        </w:rPr>
        <w:t>Pawar</w:t>
      </w:r>
      <w:proofErr w:type="spellEnd"/>
      <w:r w:rsidRPr="00CD2B32">
        <w:rPr>
          <w:lang w:val="en-GB"/>
        </w:rPr>
        <w:t xml:space="preserve">, S. &amp; Savage, V.M. (2011). Systematic variation in the temperature dependence of physiological and ecological traits. </w:t>
      </w:r>
      <w:r w:rsidRPr="00CD2B32">
        <w:rPr>
          <w:i/>
          <w:iCs/>
          <w:lang w:val="en-GB"/>
        </w:rPr>
        <w:t>Proceedings of the National Academy of Sciences</w:t>
      </w:r>
      <w:r w:rsidRPr="00CD2B32">
        <w:rPr>
          <w:lang w:val="en-GB"/>
        </w:rPr>
        <w:t>, 108, 10591–10596.</w:t>
      </w:r>
    </w:p>
    <w:p w14:paraId="159E2429" w14:textId="77777777" w:rsidR="00CD2B32" w:rsidRPr="00CD2B32" w:rsidRDefault="00CD2B32" w:rsidP="00CD2B32">
      <w:pPr>
        <w:pStyle w:val="Bibliography"/>
        <w:rPr>
          <w:lang w:val="en-GB"/>
        </w:rPr>
      </w:pPr>
      <w:r w:rsidRPr="00CD2B32">
        <w:rPr>
          <w:lang w:val="en-GB"/>
        </w:rPr>
        <w:t xml:space="preserve">Dell, A.I., </w:t>
      </w:r>
      <w:proofErr w:type="spellStart"/>
      <w:r w:rsidRPr="00CD2B32">
        <w:rPr>
          <w:lang w:val="en-GB"/>
        </w:rPr>
        <w:t>Pawar</w:t>
      </w:r>
      <w:proofErr w:type="spellEnd"/>
      <w:r w:rsidRPr="00CD2B32">
        <w:rPr>
          <w:lang w:val="en-GB"/>
        </w:rPr>
        <w:t xml:space="preserve">, S. &amp; Savage, V.M. (2014). Temperature dependence of trophic interactions are driven by asymmetry of species responses and foraging strategy. </w:t>
      </w:r>
      <w:r w:rsidRPr="00CD2B32">
        <w:rPr>
          <w:i/>
          <w:iCs/>
          <w:lang w:val="en-GB"/>
        </w:rPr>
        <w:t>Journal of Animal Ecology</w:t>
      </w:r>
      <w:r w:rsidRPr="00CD2B32">
        <w:rPr>
          <w:lang w:val="en-GB"/>
        </w:rPr>
        <w:t>, 83, 70–84.</w:t>
      </w:r>
    </w:p>
    <w:p w14:paraId="6EDDFB81" w14:textId="77777777" w:rsidR="00CD2B32" w:rsidRPr="00CD2B32" w:rsidRDefault="00CD2B32" w:rsidP="00CD2B32">
      <w:pPr>
        <w:pStyle w:val="Bibliography"/>
        <w:rPr>
          <w:lang w:val="en-GB"/>
        </w:rPr>
      </w:pPr>
      <w:r w:rsidRPr="00CD2B32">
        <w:rPr>
          <w:lang w:val="en-GB"/>
        </w:rPr>
        <w:t xml:space="preserve">Downs, C.J., Hayes, J.P. &amp; Tracy, C.R. (2008). Scaling metabolic rate with body mass and inverse body temperature: A test of the Arrhenius fractal supply model. </w:t>
      </w:r>
      <w:r w:rsidRPr="00CD2B32">
        <w:rPr>
          <w:i/>
          <w:iCs/>
          <w:lang w:val="en-GB"/>
        </w:rPr>
        <w:t>Functional Ecology</w:t>
      </w:r>
      <w:r w:rsidRPr="00CD2B32">
        <w:rPr>
          <w:lang w:val="en-GB"/>
        </w:rPr>
        <w:t>, 22, 239–244.</w:t>
      </w:r>
    </w:p>
    <w:p w14:paraId="5506700F" w14:textId="77777777" w:rsidR="00CD2B32" w:rsidRPr="00CD2B32" w:rsidRDefault="00CD2B32" w:rsidP="00CD2B32">
      <w:pPr>
        <w:pStyle w:val="Bibliography"/>
        <w:rPr>
          <w:lang w:val="en-GB"/>
        </w:rPr>
      </w:pPr>
      <w:r w:rsidRPr="00CD2B32">
        <w:rPr>
          <w:lang w:val="en-GB"/>
        </w:rPr>
        <w:t xml:space="preserve">Elliott, J.M. &amp; Hurley, M.A. (1995). The Functional Relationship between Body Size and Growth Rate in Fish. </w:t>
      </w:r>
      <w:r w:rsidRPr="00CD2B32">
        <w:rPr>
          <w:i/>
          <w:iCs/>
          <w:lang w:val="en-GB"/>
        </w:rPr>
        <w:t>Functional Ecology</w:t>
      </w:r>
      <w:r w:rsidRPr="00CD2B32">
        <w:rPr>
          <w:lang w:val="en-GB"/>
        </w:rPr>
        <w:t>, 9, 625.</w:t>
      </w:r>
    </w:p>
    <w:p w14:paraId="7305D460" w14:textId="77777777" w:rsidR="00CD2B32" w:rsidRPr="00CD2B32" w:rsidRDefault="00CD2B32" w:rsidP="00CD2B32">
      <w:pPr>
        <w:pStyle w:val="Bibliography"/>
        <w:rPr>
          <w:lang w:val="en-GB"/>
        </w:rPr>
      </w:pPr>
      <w:r w:rsidRPr="00CD2B32">
        <w:rPr>
          <w:lang w:val="en-GB"/>
        </w:rPr>
        <w:t xml:space="preserve">Englund, G., </w:t>
      </w:r>
      <w:proofErr w:type="spellStart"/>
      <w:r w:rsidRPr="00CD2B32">
        <w:rPr>
          <w:lang w:val="en-GB"/>
        </w:rPr>
        <w:t>Öhlund</w:t>
      </w:r>
      <w:proofErr w:type="spellEnd"/>
      <w:r w:rsidRPr="00CD2B32">
        <w:rPr>
          <w:lang w:val="en-GB"/>
        </w:rPr>
        <w:t xml:space="preserve">, G., Hein, C.L. &amp; Diehl, S. (2011). Temperature dependence of the functional response. </w:t>
      </w:r>
      <w:r w:rsidRPr="00CD2B32">
        <w:rPr>
          <w:i/>
          <w:iCs/>
          <w:lang w:val="en-GB"/>
        </w:rPr>
        <w:t>Ecology Letters</w:t>
      </w:r>
      <w:r w:rsidRPr="00CD2B32">
        <w:rPr>
          <w:lang w:val="en-GB"/>
        </w:rPr>
        <w:t>, 14, 914–921.</w:t>
      </w:r>
    </w:p>
    <w:p w14:paraId="41B15A6A" w14:textId="77777777" w:rsidR="00CD2B32" w:rsidRPr="00CD2B32" w:rsidRDefault="00CD2B32" w:rsidP="00CD2B32">
      <w:pPr>
        <w:pStyle w:val="Bibliography"/>
        <w:rPr>
          <w:lang w:val="en-GB"/>
        </w:rPr>
      </w:pPr>
      <w:r w:rsidRPr="00CD2B32">
        <w:rPr>
          <w:lang w:val="en-GB"/>
        </w:rPr>
        <w:t xml:space="preserve">Essington, T.E., </w:t>
      </w:r>
      <w:proofErr w:type="spellStart"/>
      <w:r w:rsidRPr="00CD2B32">
        <w:rPr>
          <w:lang w:val="en-GB"/>
        </w:rPr>
        <w:t>Kitchell</w:t>
      </w:r>
      <w:proofErr w:type="spellEnd"/>
      <w:r w:rsidRPr="00CD2B32">
        <w:rPr>
          <w:lang w:val="en-GB"/>
        </w:rPr>
        <w:t xml:space="preserve">, J.F. &amp; Walters, C.J. (2001). The von </w:t>
      </w:r>
      <w:proofErr w:type="spellStart"/>
      <w:r w:rsidRPr="00CD2B32">
        <w:rPr>
          <w:lang w:val="en-GB"/>
        </w:rPr>
        <w:t>Bertalanffy</w:t>
      </w:r>
      <w:proofErr w:type="spellEnd"/>
      <w:r w:rsidRPr="00CD2B32">
        <w:rPr>
          <w:lang w:val="en-GB"/>
        </w:rPr>
        <w:t xml:space="preserve"> growth function, bioenergetics, and the consumption rates of fish. </w:t>
      </w:r>
      <w:r w:rsidRPr="00CD2B32">
        <w:rPr>
          <w:i/>
          <w:iCs/>
          <w:lang w:val="en-GB"/>
        </w:rPr>
        <w:t>Canadian Journal of Fisheries and Aquatic Sciences</w:t>
      </w:r>
      <w:r w:rsidRPr="00CD2B32">
        <w:rPr>
          <w:lang w:val="en-GB"/>
        </w:rPr>
        <w:t>, 58, 2129–2138.</w:t>
      </w:r>
    </w:p>
    <w:p w14:paraId="4BE671F1" w14:textId="77777777" w:rsidR="00CD2B32" w:rsidRPr="00CD2B32" w:rsidRDefault="00CD2B32" w:rsidP="00CD2B32">
      <w:pPr>
        <w:pStyle w:val="Bibliography"/>
        <w:rPr>
          <w:lang w:val="en-GB"/>
        </w:rPr>
      </w:pPr>
      <w:r w:rsidRPr="00CD2B32">
        <w:rPr>
          <w:lang w:val="en-GB"/>
        </w:rPr>
        <w:t>Fernández-</w:t>
      </w:r>
      <w:proofErr w:type="spellStart"/>
      <w:r w:rsidRPr="00CD2B32">
        <w:rPr>
          <w:lang w:val="en-GB"/>
        </w:rPr>
        <w:t>i</w:t>
      </w:r>
      <w:proofErr w:type="spellEnd"/>
      <w:r w:rsidRPr="00CD2B32">
        <w:rPr>
          <w:lang w:val="en-GB"/>
        </w:rPr>
        <w:t xml:space="preserve">-Marín, X. (2016). </w:t>
      </w:r>
      <w:proofErr w:type="spellStart"/>
      <w:r w:rsidRPr="00CD2B32">
        <w:rPr>
          <w:lang w:val="en-GB"/>
        </w:rPr>
        <w:t>ggmcmc</w:t>
      </w:r>
      <w:proofErr w:type="spellEnd"/>
      <w:r w:rsidRPr="00CD2B32">
        <w:rPr>
          <w:lang w:val="en-GB"/>
        </w:rPr>
        <w:t xml:space="preserve">: Analysis of MCMC Samples and Bayesian Inference. </w:t>
      </w:r>
      <w:r w:rsidRPr="00CD2B32">
        <w:rPr>
          <w:i/>
          <w:iCs/>
          <w:lang w:val="en-GB"/>
        </w:rPr>
        <w:t>Journal of Statistical Software</w:t>
      </w:r>
      <w:r w:rsidRPr="00CD2B32">
        <w:rPr>
          <w:lang w:val="en-GB"/>
        </w:rPr>
        <w:t>, 70, 1–20.</w:t>
      </w:r>
    </w:p>
    <w:p w14:paraId="62AE17CB" w14:textId="77777777" w:rsidR="00CD2B32" w:rsidRPr="00CD2B32" w:rsidRDefault="00CD2B32" w:rsidP="00CD2B32">
      <w:pPr>
        <w:pStyle w:val="Bibliography"/>
        <w:rPr>
          <w:lang w:val="en-GB"/>
        </w:rPr>
      </w:pPr>
      <w:r w:rsidRPr="00CD2B32">
        <w:rPr>
          <w:lang w:val="en-GB"/>
        </w:rPr>
        <w:t xml:space="preserve">Forster, J., Hirst, A.G. &amp; Atkinson, D. (2012a). Warming-induced reductions in body size are greater in aquatic than terrestrial species. </w:t>
      </w:r>
      <w:r w:rsidRPr="00CD2B32">
        <w:rPr>
          <w:i/>
          <w:iCs/>
          <w:lang w:val="en-GB"/>
        </w:rPr>
        <w:t>PNAS</w:t>
      </w:r>
      <w:r w:rsidRPr="00CD2B32">
        <w:rPr>
          <w:lang w:val="en-GB"/>
        </w:rPr>
        <w:t>, 109, 19310–19314.</w:t>
      </w:r>
    </w:p>
    <w:p w14:paraId="4BD3C081" w14:textId="77777777" w:rsidR="00CD2B32" w:rsidRPr="00CD2B32" w:rsidRDefault="00CD2B32" w:rsidP="00CD2B32">
      <w:pPr>
        <w:pStyle w:val="Bibliography"/>
        <w:rPr>
          <w:lang w:val="en-GB"/>
        </w:rPr>
      </w:pPr>
      <w:r w:rsidRPr="00CD2B32">
        <w:rPr>
          <w:lang w:val="en-GB"/>
        </w:rPr>
        <w:t>Forster, J., Hirst, A.G. &amp; Atkinson, D. (2012b). Warming-induced reductions in body size are greater in aquatic than terrestrial species, 109, 19310–19314.</w:t>
      </w:r>
    </w:p>
    <w:p w14:paraId="158CF513" w14:textId="77777777" w:rsidR="00CD2B32" w:rsidRPr="00CD2B32" w:rsidRDefault="00CD2B32" w:rsidP="00CD2B32">
      <w:pPr>
        <w:pStyle w:val="Bibliography"/>
        <w:rPr>
          <w:lang w:val="en-GB"/>
        </w:rPr>
      </w:pPr>
      <w:r w:rsidRPr="00CD2B32">
        <w:rPr>
          <w:lang w:val="en-GB"/>
        </w:rPr>
        <w:t xml:space="preserve">Fossen, E.I.F., </w:t>
      </w:r>
      <w:proofErr w:type="spellStart"/>
      <w:r w:rsidRPr="00CD2B32">
        <w:rPr>
          <w:lang w:val="en-GB"/>
        </w:rPr>
        <w:t>Pélabon</w:t>
      </w:r>
      <w:proofErr w:type="spellEnd"/>
      <w:r w:rsidRPr="00CD2B32">
        <w:rPr>
          <w:lang w:val="en-GB"/>
        </w:rPr>
        <w:t xml:space="preserve">, C. &amp; </w:t>
      </w:r>
      <w:proofErr w:type="spellStart"/>
      <w:r w:rsidRPr="00CD2B32">
        <w:rPr>
          <w:lang w:val="en-GB"/>
        </w:rPr>
        <w:t>Einum</w:t>
      </w:r>
      <w:proofErr w:type="spellEnd"/>
      <w:r w:rsidRPr="00CD2B32">
        <w:rPr>
          <w:lang w:val="en-GB"/>
        </w:rPr>
        <w:t xml:space="preserve">, S. (2019). Genetic and environmental effects on the scaling of metabolic rate with body size. </w:t>
      </w:r>
      <w:r w:rsidRPr="00CD2B32">
        <w:rPr>
          <w:i/>
          <w:iCs/>
          <w:lang w:val="en-GB"/>
        </w:rPr>
        <w:t>Journal of Experimental Biology</w:t>
      </w:r>
      <w:r w:rsidRPr="00CD2B32">
        <w:rPr>
          <w:lang w:val="en-GB"/>
        </w:rPr>
        <w:t>, 222.</w:t>
      </w:r>
    </w:p>
    <w:p w14:paraId="5BA29612" w14:textId="77777777" w:rsidR="00CD2B32" w:rsidRPr="00CD2B32" w:rsidRDefault="00CD2B32" w:rsidP="00CD2B32">
      <w:pPr>
        <w:pStyle w:val="Bibliography"/>
        <w:rPr>
          <w:lang w:val="en-GB"/>
        </w:rPr>
      </w:pPr>
      <w:r w:rsidRPr="00CD2B32">
        <w:rPr>
          <w:lang w:val="en-GB"/>
        </w:rPr>
        <w:t xml:space="preserve">Froese, R. &amp; Pauly, D. (2016). </w:t>
      </w:r>
      <w:r w:rsidRPr="00CD2B32">
        <w:rPr>
          <w:i/>
          <w:iCs/>
          <w:lang w:val="en-GB"/>
        </w:rPr>
        <w:t xml:space="preserve">Editors. </w:t>
      </w:r>
      <w:proofErr w:type="spellStart"/>
      <w:r w:rsidRPr="00CD2B32">
        <w:rPr>
          <w:i/>
          <w:iCs/>
          <w:lang w:val="en-GB"/>
        </w:rPr>
        <w:t>FishBase</w:t>
      </w:r>
      <w:proofErr w:type="spellEnd"/>
      <w:r w:rsidRPr="00CD2B32">
        <w:rPr>
          <w:lang w:val="en-GB"/>
        </w:rPr>
        <w:t>. World Wide Web electronic publication. www.fishbase.org, (10/2016).</w:t>
      </w:r>
    </w:p>
    <w:p w14:paraId="076404E9" w14:textId="77777777" w:rsidR="00CD2B32" w:rsidRPr="00CD2B32" w:rsidRDefault="00CD2B32" w:rsidP="00CD2B32">
      <w:pPr>
        <w:pStyle w:val="Bibliography"/>
        <w:rPr>
          <w:lang w:val="en-GB"/>
        </w:rPr>
      </w:pPr>
      <w:proofErr w:type="spellStart"/>
      <w:r w:rsidRPr="00CD2B32">
        <w:rPr>
          <w:lang w:val="en-GB"/>
        </w:rPr>
        <w:t>Gabry</w:t>
      </w:r>
      <w:proofErr w:type="spellEnd"/>
      <w:r w:rsidRPr="00CD2B32">
        <w:rPr>
          <w:lang w:val="en-GB"/>
        </w:rPr>
        <w:t xml:space="preserve">, J., Simpson, D., </w:t>
      </w:r>
      <w:proofErr w:type="spellStart"/>
      <w:r w:rsidRPr="00CD2B32">
        <w:rPr>
          <w:lang w:val="en-GB"/>
        </w:rPr>
        <w:t>Vehtari</w:t>
      </w:r>
      <w:proofErr w:type="spellEnd"/>
      <w:r w:rsidRPr="00CD2B32">
        <w:rPr>
          <w:lang w:val="en-GB"/>
        </w:rPr>
        <w:t xml:space="preserve">, A., Betancourt, M. &amp; Gelman, A. (2019). Visualization in Bayesian workflow. </w:t>
      </w:r>
      <w:r w:rsidRPr="00CD2B32">
        <w:rPr>
          <w:i/>
          <w:iCs/>
          <w:lang w:val="en-GB"/>
        </w:rPr>
        <w:t>J. R. Stat. Soc. A</w:t>
      </w:r>
      <w:r w:rsidRPr="00CD2B32">
        <w:rPr>
          <w:lang w:val="en-GB"/>
        </w:rPr>
        <w:t>, 182, 389–402.</w:t>
      </w:r>
    </w:p>
    <w:p w14:paraId="231D265A" w14:textId="77777777" w:rsidR="00CD2B32" w:rsidRPr="00CD2B32" w:rsidRDefault="00CD2B32" w:rsidP="00CD2B32">
      <w:pPr>
        <w:pStyle w:val="Bibliography"/>
        <w:rPr>
          <w:lang w:val="en-GB"/>
        </w:rPr>
      </w:pPr>
      <w:r w:rsidRPr="00CD2B32">
        <w:rPr>
          <w:lang w:val="en-GB"/>
        </w:rPr>
        <w:t xml:space="preserve">García </w:t>
      </w:r>
      <w:proofErr w:type="spellStart"/>
      <w:r w:rsidRPr="00CD2B32">
        <w:rPr>
          <w:lang w:val="en-GB"/>
        </w:rPr>
        <w:t>García</w:t>
      </w:r>
      <w:proofErr w:type="spellEnd"/>
      <w:r w:rsidRPr="00CD2B32">
        <w:rPr>
          <w:lang w:val="en-GB"/>
        </w:rPr>
        <w:t xml:space="preserve">, B., </w:t>
      </w:r>
      <w:proofErr w:type="spellStart"/>
      <w:r w:rsidRPr="00CD2B32">
        <w:rPr>
          <w:lang w:val="en-GB"/>
        </w:rPr>
        <w:t>Cerezo</w:t>
      </w:r>
      <w:proofErr w:type="spellEnd"/>
      <w:r w:rsidRPr="00CD2B32">
        <w:rPr>
          <w:lang w:val="en-GB"/>
        </w:rPr>
        <w:t xml:space="preserve"> Valverde, J., </w:t>
      </w:r>
      <w:proofErr w:type="spellStart"/>
      <w:r w:rsidRPr="00CD2B32">
        <w:rPr>
          <w:lang w:val="en-GB"/>
        </w:rPr>
        <w:t>Aguado-Giménez</w:t>
      </w:r>
      <w:proofErr w:type="spellEnd"/>
      <w:r w:rsidRPr="00CD2B32">
        <w:rPr>
          <w:lang w:val="en-GB"/>
        </w:rPr>
        <w:t xml:space="preserve">, F., García </w:t>
      </w:r>
      <w:proofErr w:type="spellStart"/>
      <w:r w:rsidRPr="00CD2B32">
        <w:rPr>
          <w:lang w:val="en-GB"/>
        </w:rPr>
        <w:t>García</w:t>
      </w:r>
      <w:proofErr w:type="spellEnd"/>
      <w:r w:rsidRPr="00CD2B32">
        <w:rPr>
          <w:lang w:val="en-GB"/>
        </w:rPr>
        <w:t xml:space="preserve">, J. &amp; Hernández, M.D. (2011). Effect of the interaction between body weight and temperature on growth and maximum daily food intake in </w:t>
      </w:r>
      <w:proofErr w:type="spellStart"/>
      <w:r w:rsidRPr="00CD2B32">
        <w:rPr>
          <w:lang w:val="en-GB"/>
        </w:rPr>
        <w:t>sharpsnout</w:t>
      </w:r>
      <w:proofErr w:type="spellEnd"/>
      <w:r w:rsidRPr="00CD2B32">
        <w:rPr>
          <w:lang w:val="en-GB"/>
        </w:rPr>
        <w:t xml:space="preserve"> sea bream (</w:t>
      </w:r>
      <w:proofErr w:type="spellStart"/>
      <w:r w:rsidRPr="00CD2B32">
        <w:rPr>
          <w:lang w:val="en-GB"/>
        </w:rPr>
        <w:t>Diplodus</w:t>
      </w:r>
      <w:proofErr w:type="spellEnd"/>
      <w:r w:rsidRPr="00CD2B32">
        <w:rPr>
          <w:lang w:val="en-GB"/>
        </w:rPr>
        <w:t xml:space="preserve"> </w:t>
      </w:r>
      <w:proofErr w:type="spellStart"/>
      <w:r w:rsidRPr="00CD2B32">
        <w:rPr>
          <w:lang w:val="en-GB"/>
        </w:rPr>
        <w:t>puntazzo</w:t>
      </w:r>
      <w:proofErr w:type="spellEnd"/>
      <w:r w:rsidRPr="00CD2B32">
        <w:rPr>
          <w:lang w:val="en-GB"/>
        </w:rPr>
        <w:t xml:space="preserve">). </w:t>
      </w:r>
      <w:r w:rsidRPr="00CD2B32">
        <w:rPr>
          <w:i/>
          <w:iCs/>
          <w:lang w:val="en-GB"/>
        </w:rPr>
        <w:t>Aquaculture International</w:t>
      </w:r>
      <w:r w:rsidRPr="00CD2B32">
        <w:rPr>
          <w:lang w:val="en-GB"/>
        </w:rPr>
        <w:t>, 19, 131–141.</w:t>
      </w:r>
    </w:p>
    <w:p w14:paraId="30551E04" w14:textId="77777777" w:rsidR="00CD2B32" w:rsidRPr="00CD2B32" w:rsidRDefault="00CD2B32" w:rsidP="00CD2B32">
      <w:pPr>
        <w:pStyle w:val="Bibliography"/>
        <w:rPr>
          <w:lang w:val="en-GB"/>
        </w:rPr>
      </w:pPr>
      <w:r w:rsidRPr="00CD2B32">
        <w:rPr>
          <w:lang w:val="en-GB"/>
        </w:rPr>
        <w:t xml:space="preserve">Gelman, A. &amp; Rubin, D.B. (1992). Inference from Iterative Simulation Using Multiple Sequences. </w:t>
      </w:r>
      <w:r w:rsidRPr="00CD2B32">
        <w:rPr>
          <w:i/>
          <w:iCs/>
          <w:lang w:val="en-GB"/>
        </w:rPr>
        <w:t>Statist. Sci.</w:t>
      </w:r>
      <w:r w:rsidRPr="00CD2B32">
        <w:rPr>
          <w:lang w:val="en-GB"/>
        </w:rPr>
        <w:t>, 7, 457–472.</w:t>
      </w:r>
    </w:p>
    <w:p w14:paraId="4C6D58B1" w14:textId="77777777" w:rsidR="00CD2B32" w:rsidRPr="00CD2B32" w:rsidRDefault="00CD2B32" w:rsidP="00CD2B32">
      <w:pPr>
        <w:pStyle w:val="Bibliography"/>
        <w:rPr>
          <w:lang w:val="en-GB"/>
        </w:rPr>
      </w:pPr>
      <w:r w:rsidRPr="00CD2B32">
        <w:rPr>
          <w:lang w:val="en-GB"/>
        </w:rPr>
        <w:lastRenderedPageBreak/>
        <w:t xml:space="preserve">Gilbert, B., Tunney, T.D., McCann, K.S., DeLong, J.P., </w:t>
      </w:r>
      <w:proofErr w:type="spellStart"/>
      <w:r w:rsidRPr="00CD2B32">
        <w:rPr>
          <w:lang w:val="en-GB"/>
        </w:rPr>
        <w:t>Vasseur</w:t>
      </w:r>
      <w:proofErr w:type="spellEnd"/>
      <w:r w:rsidRPr="00CD2B32">
        <w:rPr>
          <w:lang w:val="en-GB"/>
        </w:rPr>
        <w:t xml:space="preserve">, D.A., Savage, V.M., </w:t>
      </w:r>
      <w:r w:rsidRPr="00CD2B32">
        <w:rPr>
          <w:i/>
          <w:iCs/>
          <w:lang w:val="en-GB"/>
        </w:rPr>
        <w:t>et al.</w:t>
      </w:r>
      <w:r w:rsidRPr="00CD2B32">
        <w:rPr>
          <w:lang w:val="en-GB"/>
        </w:rPr>
        <w:t xml:space="preserve"> (2014). A bioenergetic framework for the temperature dependence of trophic interactions. </w:t>
      </w:r>
      <w:r w:rsidRPr="00CD2B32">
        <w:rPr>
          <w:i/>
          <w:iCs/>
          <w:lang w:val="en-GB"/>
        </w:rPr>
        <w:t>Ecology Letters</w:t>
      </w:r>
      <w:r w:rsidRPr="00CD2B32">
        <w:rPr>
          <w:lang w:val="en-GB"/>
        </w:rPr>
        <w:t>, 17, 902–914.</w:t>
      </w:r>
    </w:p>
    <w:p w14:paraId="19F064F5" w14:textId="77777777" w:rsidR="00CD2B32" w:rsidRPr="00CD2B32" w:rsidRDefault="00CD2B32" w:rsidP="00CD2B32">
      <w:pPr>
        <w:pStyle w:val="Bibliography"/>
        <w:rPr>
          <w:lang w:val="en-GB"/>
        </w:rPr>
      </w:pPr>
      <w:proofErr w:type="spellStart"/>
      <w:r w:rsidRPr="00CD2B32">
        <w:rPr>
          <w:lang w:val="en-GB"/>
        </w:rPr>
        <w:t>Gillooly</w:t>
      </w:r>
      <w:proofErr w:type="spellEnd"/>
      <w:r w:rsidRPr="00CD2B32">
        <w:rPr>
          <w:lang w:val="en-GB"/>
        </w:rPr>
        <w:t xml:space="preserve">, J.F., Brown, J.H., West, G.B., Savage, V.M. &amp; </w:t>
      </w:r>
      <w:proofErr w:type="spellStart"/>
      <w:r w:rsidRPr="00CD2B32">
        <w:rPr>
          <w:lang w:val="en-GB"/>
        </w:rPr>
        <w:t>Charnov</w:t>
      </w:r>
      <w:proofErr w:type="spellEnd"/>
      <w:r w:rsidRPr="00CD2B32">
        <w:rPr>
          <w:lang w:val="en-GB"/>
        </w:rPr>
        <w:t xml:space="preserve">, E.L. (2001). Effects of size and temperature on metabolic rate. </w:t>
      </w:r>
      <w:r w:rsidRPr="00CD2B32">
        <w:rPr>
          <w:i/>
          <w:iCs/>
          <w:lang w:val="en-GB"/>
        </w:rPr>
        <w:t>Science</w:t>
      </w:r>
      <w:r w:rsidRPr="00CD2B32">
        <w:rPr>
          <w:lang w:val="en-GB"/>
        </w:rPr>
        <w:t>, 2248–2251.</w:t>
      </w:r>
    </w:p>
    <w:p w14:paraId="365DB8A3" w14:textId="77777777" w:rsidR="00CD2B32" w:rsidRPr="00CD2B32" w:rsidRDefault="00CD2B32" w:rsidP="00CD2B32">
      <w:pPr>
        <w:pStyle w:val="Bibliography"/>
        <w:rPr>
          <w:lang w:val="en-GB"/>
        </w:rPr>
      </w:pPr>
      <w:proofErr w:type="spellStart"/>
      <w:r w:rsidRPr="00CD2B32">
        <w:rPr>
          <w:lang w:val="en-GB"/>
        </w:rPr>
        <w:t>Hartvig</w:t>
      </w:r>
      <w:proofErr w:type="spellEnd"/>
      <w:r w:rsidRPr="00CD2B32">
        <w:rPr>
          <w:lang w:val="en-GB"/>
        </w:rPr>
        <w:t xml:space="preserve">, M., Andersen, K.H. &amp; Beyer, J.E. (2011). Food web framework for size-structured populations. </w:t>
      </w:r>
      <w:r w:rsidRPr="00CD2B32">
        <w:rPr>
          <w:i/>
          <w:iCs/>
          <w:lang w:val="en-GB"/>
        </w:rPr>
        <w:t>Journal of Theoretical Biology</w:t>
      </w:r>
      <w:r w:rsidRPr="00CD2B32">
        <w:rPr>
          <w:lang w:val="en-GB"/>
        </w:rPr>
        <w:t>, 272, 113–122.</w:t>
      </w:r>
    </w:p>
    <w:p w14:paraId="44811071" w14:textId="77777777" w:rsidR="00CD2B32" w:rsidRPr="00CD2B32" w:rsidRDefault="00CD2B32" w:rsidP="00CD2B32">
      <w:pPr>
        <w:pStyle w:val="Bibliography"/>
        <w:rPr>
          <w:lang w:val="en-GB"/>
        </w:rPr>
      </w:pPr>
      <w:proofErr w:type="spellStart"/>
      <w:r w:rsidRPr="00CD2B32">
        <w:rPr>
          <w:lang w:val="en-GB"/>
        </w:rPr>
        <w:t>Heincke</w:t>
      </w:r>
      <w:proofErr w:type="spellEnd"/>
      <w:r w:rsidRPr="00CD2B32">
        <w:rPr>
          <w:lang w:val="en-GB"/>
        </w:rPr>
        <w:t xml:space="preserve">, F. (1913). Rapp. Proc. Verb. </w:t>
      </w:r>
      <w:proofErr w:type="spellStart"/>
      <w:r w:rsidRPr="00CD2B32">
        <w:rPr>
          <w:lang w:val="en-GB"/>
        </w:rPr>
        <w:t>Réun</w:t>
      </w:r>
      <w:proofErr w:type="spellEnd"/>
      <w:r w:rsidRPr="00CD2B32">
        <w:rPr>
          <w:lang w:val="en-GB"/>
        </w:rPr>
        <w:t>. ICES 16, 1–70.</w:t>
      </w:r>
    </w:p>
    <w:p w14:paraId="2660A6FA" w14:textId="77777777" w:rsidR="00CD2B32" w:rsidRPr="00605559" w:rsidRDefault="00CD2B32" w:rsidP="00CD2B32">
      <w:pPr>
        <w:pStyle w:val="Bibliography"/>
      </w:pPr>
      <w:r w:rsidRPr="00CD2B32">
        <w:rPr>
          <w:lang w:val="en-GB"/>
        </w:rPr>
        <w:t xml:space="preserve">Horne, C.R., Hirst, </w:t>
      </w:r>
      <w:proofErr w:type="spellStart"/>
      <w:r w:rsidRPr="00CD2B32">
        <w:rPr>
          <w:lang w:val="en-GB"/>
        </w:rPr>
        <w:t>Andrew.G</w:t>
      </w:r>
      <w:proofErr w:type="spellEnd"/>
      <w:r w:rsidRPr="00CD2B32">
        <w:rPr>
          <w:lang w:val="en-GB"/>
        </w:rPr>
        <w:t xml:space="preserve">. &amp; Atkinson, D. (2015). Temperature-size responses match latitudinal-size clines in arthropods, revealing critical differences between aquatic and terrestrial species. </w:t>
      </w:r>
      <w:proofErr w:type="spellStart"/>
      <w:r w:rsidRPr="00605559">
        <w:rPr>
          <w:i/>
          <w:iCs/>
        </w:rPr>
        <w:t>Ecology</w:t>
      </w:r>
      <w:proofErr w:type="spellEnd"/>
      <w:r w:rsidRPr="00605559">
        <w:rPr>
          <w:i/>
          <w:iCs/>
        </w:rPr>
        <w:t xml:space="preserve"> </w:t>
      </w:r>
      <w:proofErr w:type="gramStart"/>
      <w:r w:rsidRPr="00605559">
        <w:rPr>
          <w:i/>
          <w:iCs/>
        </w:rPr>
        <w:t>Letters</w:t>
      </w:r>
      <w:proofErr w:type="gramEnd"/>
      <w:r w:rsidRPr="00605559">
        <w:t>, 18, 327–335.</w:t>
      </w:r>
    </w:p>
    <w:p w14:paraId="64F29C2F" w14:textId="77777777" w:rsidR="00CD2B32" w:rsidRPr="00CD2B32" w:rsidRDefault="00CD2B32" w:rsidP="00CD2B32">
      <w:pPr>
        <w:pStyle w:val="Bibliography"/>
        <w:rPr>
          <w:lang w:val="en-GB"/>
        </w:rPr>
      </w:pPr>
      <w:r w:rsidRPr="00605559">
        <w:t xml:space="preserve">Huss, M., Lindmark, M., Jacobson, P., van </w:t>
      </w:r>
      <w:proofErr w:type="spellStart"/>
      <w:r w:rsidRPr="00605559">
        <w:t>Dorst</w:t>
      </w:r>
      <w:proofErr w:type="spellEnd"/>
      <w:r w:rsidRPr="00605559">
        <w:t xml:space="preserve">, R.M. &amp; Gårdmark, A. (2019). </w:t>
      </w:r>
      <w:r w:rsidRPr="00CD2B32">
        <w:rPr>
          <w:lang w:val="en-GB"/>
        </w:rPr>
        <w:t xml:space="preserve">Experimental evidence of gradual size‐dependent shifts in body size and growth of fish in response to warming. </w:t>
      </w:r>
      <w:r w:rsidRPr="00CD2B32">
        <w:rPr>
          <w:i/>
          <w:iCs/>
          <w:lang w:val="en-GB"/>
        </w:rPr>
        <w:t>Global Change Biology</w:t>
      </w:r>
      <w:r w:rsidRPr="00CD2B32">
        <w:rPr>
          <w:lang w:val="en-GB"/>
        </w:rPr>
        <w:t>.</w:t>
      </w:r>
    </w:p>
    <w:p w14:paraId="4A5EAF55" w14:textId="77777777" w:rsidR="00CD2B32" w:rsidRPr="00CD2B32" w:rsidRDefault="00CD2B32" w:rsidP="00CD2B32">
      <w:pPr>
        <w:pStyle w:val="Bibliography"/>
        <w:rPr>
          <w:lang w:val="en-GB"/>
        </w:rPr>
      </w:pPr>
      <w:proofErr w:type="spellStart"/>
      <w:r w:rsidRPr="00CD2B32">
        <w:rPr>
          <w:lang w:val="en-GB"/>
        </w:rPr>
        <w:t>Jerde</w:t>
      </w:r>
      <w:proofErr w:type="spellEnd"/>
      <w:r w:rsidRPr="00CD2B32">
        <w:rPr>
          <w:lang w:val="en-GB"/>
        </w:rPr>
        <w:t xml:space="preserve">, C.L., </w:t>
      </w:r>
      <w:proofErr w:type="spellStart"/>
      <w:r w:rsidRPr="00CD2B32">
        <w:rPr>
          <w:lang w:val="en-GB"/>
        </w:rPr>
        <w:t>Kraskura</w:t>
      </w:r>
      <w:proofErr w:type="spellEnd"/>
      <w:r w:rsidRPr="00CD2B32">
        <w:rPr>
          <w:lang w:val="en-GB"/>
        </w:rPr>
        <w:t xml:space="preserve">, K., Eliason, E.J., </w:t>
      </w:r>
      <w:proofErr w:type="spellStart"/>
      <w:r w:rsidRPr="00CD2B32">
        <w:rPr>
          <w:lang w:val="en-GB"/>
        </w:rPr>
        <w:t>Csik</w:t>
      </w:r>
      <w:proofErr w:type="spellEnd"/>
      <w:r w:rsidRPr="00CD2B32">
        <w:rPr>
          <w:lang w:val="en-GB"/>
        </w:rPr>
        <w:t xml:space="preserve">, S.R., Stier, A.C. &amp; Taper, M.L. (2019). Strong Evidence for an Intraspecific Metabolic Scaling Coefficient Near 0.89 in Fish. </w:t>
      </w:r>
      <w:r w:rsidRPr="00CD2B32">
        <w:rPr>
          <w:i/>
          <w:iCs/>
          <w:lang w:val="en-GB"/>
        </w:rPr>
        <w:t>Front. Physiol.</w:t>
      </w:r>
      <w:r w:rsidRPr="00CD2B32">
        <w:rPr>
          <w:lang w:val="en-GB"/>
        </w:rPr>
        <w:t>, 10, 1166.</w:t>
      </w:r>
    </w:p>
    <w:p w14:paraId="2D793E2D" w14:textId="77777777" w:rsidR="00CD2B32" w:rsidRPr="00CD2B32" w:rsidRDefault="00CD2B32" w:rsidP="00CD2B32">
      <w:pPr>
        <w:pStyle w:val="Bibliography"/>
        <w:rPr>
          <w:lang w:val="en-GB"/>
        </w:rPr>
      </w:pPr>
      <w:r w:rsidRPr="00CD2B32">
        <w:rPr>
          <w:lang w:val="en-GB"/>
        </w:rPr>
        <w:t xml:space="preserve">Jobling, M. (1997). Temperature and growth: modulation of growth rate via temperature change. In: </w:t>
      </w:r>
      <w:r w:rsidRPr="00CD2B32">
        <w:rPr>
          <w:i/>
          <w:iCs/>
          <w:lang w:val="en-GB"/>
        </w:rPr>
        <w:t>Global Warming: Implications for Freshwater and Marine Fish</w:t>
      </w:r>
      <w:r w:rsidRPr="00CD2B32">
        <w:rPr>
          <w:lang w:val="en-GB"/>
        </w:rPr>
        <w:t xml:space="preserve"> (eds. Wood, C.M. &amp; McDonald, D.G.). Cambridge University Press, Cambridge, pp. 225–254.</w:t>
      </w:r>
    </w:p>
    <w:p w14:paraId="1F530636" w14:textId="77777777" w:rsidR="00CD2B32" w:rsidRPr="00CD2B32" w:rsidRDefault="00CD2B32" w:rsidP="00CD2B32">
      <w:pPr>
        <w:pStyle w:val="Bibliography"/>
        <w:rPr>
          <w:lang w:val="en-GB"/>
        </w:rPr>
      </w:pPr>
      <w:r w:rsidRPr="00CD2B32">
        <w:rPr>
          <w:lang w:val="en-GB"/>
        </w:rPr>
        <w:t xml:space="preserve">Kearney, M. (2019). Reproductive </w:t>
      </w:r>
      <w:proofErr w:type="spellStart"/>
      <w:r w:rsidRPr="00CD2B32">
        <w:rPr>
          <w:lang w:val="en-GB"/>
        </w:rPr>
        <w:t>Hyperallometry</w:t>
      </w:r>
      <w:proofErr w:type="spellEnd"/>
      <w:r w:rsidRPr="00CD2B32">
        <w:rPr>
          <w:lang w:val="en-GB"/>
        </w:rPr>
        <w:t xml:space="preserve"> Does Not Challenge Mechanistic Growth Models. </w:t>
      </w:r>
      <w:r w:rsidRPr="00CD2B32">
        <w:rPr>
          <w:i/>
          <w:iCs/>
          <w:lang w:val="en-GB"/>
        </w:rPr>
        <w:t>Trends in Ecology &amp; Evolution</w:t>
      </w:r>
      <w:r w:rsidRPr="00CD2B32">
        <w:rPr>
          <w:lang w:val="en-GB"/>
        </w:rPr>
        <w:t>, 34, 275–276.</w:t>
      </w:r>
    </w:p>
    <w:p w14:paraId="4F22127E" w14:textId="77777777" w:rsidR="00CD2B32" w:rsidRPr="00CD2B32" w:rsidRDefault="00CD2B32" w:rsidP="00CD2B32">
      <w:pPr>
        <w:pStyle w:val="Bibliography"/>
        <w:rPr>
          <w:lang w:val="en-GB"/>
        </w:rPr>
      </w:pPr>
      <w:r w:rsidRPr="00CD2B32">
        <w:rPr>
          <w:lang w:val="en-GB"/>
        </w:rPr>
        <w:t xml:space="preserve">Killen, S.S., Atkinson, D. &amp; Glazier, D.S. (2010). The intraspecific scaling of metabolic rate with body mass in fishes depends on lifestyle and temperature. </w:t>
      </w:r>
      <w:r w:rsidRPr="00CD2B32">
        <w:rPr>
          <w:i/>
          <w:iCs/>
          <w:lang w:val="en-GB"/>
        </w:rPr>
        <w:t>Ecology Letters</w:t>
      </w:r>
      <w:r w:rsidRPr="00CD2B32">
        <w:rPr>
          <w:lang w:val="en-GB"/>
        </w:rPr>
        <w:t>, 13, 184–193.</w:t>
      </w:r>
    </w:p>
    <w:p w14:paraId="692C538C" w14:textId="77777777" w:rsidR="00CD2B32" w:rsidRPr="00CD2B32" w:rsidRDefault="00CD2B32" w:rsidP="00CD2B32">
      <w:pPr>
        <w:pStyle w:val="Bibliography"/>
        <w:rPr>
          <w:lang w:val="en-GB"/>
        </w:rPr>
      </w:pPr>
      <w:proofErr w:type="spellStart"/>
      <w:r w:rsidRPr="00CD2B32">
        <w:rPr>
          <w:lang w:val="en-GB"/>
        </w:rPr>
        <w:t>Kitchell</w:t>
      </w:r>
      <w:proofErr w:type="spellEnd"/>
      <w:r w:rsidRPr="00CD2B32">
        <w:rPr>
          <w:lang w:val="en-GB"/>
        </w:rPr>
        <w:t xml:space="preserve">, J.F., Stewart, D.J. &amp; </w:t>
      </w:r>
      <w:proofErr w:type="spellStart"/>
      <w:r w:rsidRPr="00CD2B32">
        <w:rPr>
          <w:lang w:val="en-GB"/>
        </w:rPr>
        <w:t>Weininger</w:t>
      </w:r>
      <w:proofErr w:type="spellEnd"/>
      <w:r w:rsidRPr="00CD2B32">
        <w:rPr>
          <w:lang w:val="en-GB"/>
        </w:rPr>
        <w:t>, D. (1977). Applications of a bioenergetics model to yellow perch (</w:t>
      </w:r>
      <w:proofErr w:type="spellStart"/>
      <w:r w:rsidRPr="00CD2B32">
        <w:rPr>
          <w:lang w:val="en-GB"/>
        </w:rPr>
        <w:t>Perca</w:t>
      </w:r>
      <w:proofErr w:type="spellEnd"/>
      <w:r w:rsidRPr="00CD2B32">
        <w:rPr>
          <w:lang w:val="en-GB"/>
        </w:rPr>
        <w:t xml:space="preserve"> </w:t>
      </w:r>
      <w:proofErr w:type="spellStart"/>
      <w:r w:rsidRPr="00CD2B32">
        <w:rPr>
          <w:lang w:val="en-GB"/>
        </w:rPr>
        <w:t>flavescens</w:t>
      </w:r>
      <w:proofErr w:type="spellEnd"/>
      <w:r w:rsidRPr="00CD2B32">
        <w:rPr>
          <w:lang w:val="en-GB"/>
        </w:rPr>
        <w:t>) and walleye (</w:t>
      </w:r>
      <w:proofErr w:type="spellStart"/>
      <w:r w:rsidRPr="00CD2B32">
        <w:rPr>
          <w:lang w:val="en-GB"/>
        </w:rPr>
        <w:t>Stizostedion</w:t>
      </w:r>
      <w:proofErr w:type="spellEnd"/>
      <w:r w:rsidRPr="00CD2B32">
        <w:rPr>
          <w:lang w:val="en-GB"/>
        </w:rPr>
        <w:t xml:space="preserve"> </w:t>
      </w:r>
      <w:proofErr w:type="spellStart"/>
      <w:r w:rsidRPr="00CD2B32">
        <w:rPr>
          <w:lang w:val="en-GB"/>
        </w:rPr>
        <w:t>vitreum</w:t>
      </w:r>
      <w:proofErr w:type="spellEnd"/>
      <w:r w:rsidRPr="00CD2B32">
        <w:rPr>
          <w:lang w:val="en-GB"/>
        </w:rPr>
        <w:t xml:space="preserve"> </w:t>
      </w:r>
      <w:proofErr w:type="spellStart"/>
      <w:r w:rsidRPr="00CD2B32">
        <w:rPr>
          <w:lang w:val="en-GB"/>
        </w:rPr>
        <w:t>vitreum</w:t>
      </w:r>
      <w:proofErr w:type="spellEnd"/>
      <w:r w:rsidRPr="00CD2B32">
        <w:rPr>
          <w:lang w:val="en-GB"/>
        </w:rPr>
        <w:t xml:space="preserve">). </w:t>
      </w:r>
      <w:r w:rsidRPr="00CD2B32">
        <w:rPr>
          <w:i/>
          <w:iCs/>
          <w:lang w:val="en-GB"/>
        </w:rPr>
        <w:t>Journal of the Fisheries Board of Canada</w:t>
      </w:r>
      <w:r w:rsidRPr="00CD2B32">
        <w:rPr>
          <w:lang w:val="en-GB"/>
        </w:rPr>
        <w:t>, 34, 1922–1935.</w:t>
      </w:r>
    </w:p>
    <w:p w14:paraId="648E11A7" w14:textId="77777777" w:rsidR="00CD2B32" w:rsidRPr="00CD2B32" w:rsidRDefault="00CD2B32" w:rsidP="00CD2B32">
      <w:pPr>
        <w:pStyle w:val="Bibliography"/>
        <w:rPr>
          <w:lang w:val="en-GB"/>
        </w:rPr>
      </w:pPr>
      <w:proofErr w:type="spellStart"/>
      <w:r w:rsidRPr="00CD2B32">
        <w:rPr>
          <w:lang w:val="en-GB"/>
        </w:rPr>
        <w:t>Kooijman</w:t>
      </w:r>
      <w:proofErr w:type="spellEnd"/>
      <w:r w:rsidRPr="00CD2B32">
        <w:rPr>
          <w:lang w:val="en-GB"/>
        </w:rPr>
        <w:t xml:space="preserve">, S.A.L.M. (1993). </w:t>
      </w:r>
      <w:r w:rsidRPr="00CD2B32">
        <w:rPr>
          <w:i/>
          <w:iCs/>
          <w:lang w:val="en-GB"/>
        </w:rPr>
        <w:t>Dynamic energy budgets in biological systems</w:t>
      </w:r>
      <w:r w:rsidRPr="00CD2B32">
        <w:rPr>
          <w:lang w:val="en-GB"/>
        </w:rPr>
        <w:t>. Cambridge University Press.</w:t>
      </w:r>
    </w:p>
    <w:p w14:paraId="39480DCF" w14:textId="77777777" w:rsidR="00CD2B32" w:rsidRPr="00CD2B32" w:rsidRDefault="00CD2B32" w:rsidP="00CD2B32">
      <w:pPr>
        <w:pStyle w:val="Bibliography"/>
        <w:rPr>
          <w:lang w:val="en-GB"/>
        </w:rPr>
      </w:pPr>
      <w:r w:rsidRPr="00CD2B32">
        <w:rPr>
          <w:lang w:val="en-GB"/>
        </w:rPr>
        <w:t xml:space="preserve">Lefevre, S., McKenzie, D.J. &amp; Nilsson, G.E. (2017). Models projecting the fate of fish populations under climate change need to be based on valid physiological mechanisms. </w:t>
      </w:r>
      <w:r w:rsidRPr="00CD2B32">
        <w:rPr>
          <w:i/>
          <w:iCs/>
          <w:lang w:val="en-GB"/>
        </w:rPr>
        <w:t>Global Change Biology</w:t>
      </w:r>
      <w:r w:rsidRPr="00CD2B32">
        <w:rPr>
          <w:lang w:val="en-GB"/>
        </w:rPr>
        <w:t>, 23, 3449–3459.</w:t>
      </w:r>
    </w:p>
    <w:p w14:paraId="1C468562" w14:textId="77777777" w:rsidR="00CD2B32" w:rsidRPr="00CD2B32" w:rsidRDefault="00CD2B32" w:rsidP="00CD2B32">
      <w:pPr>
        <w:pStyle w:val="Bibliography"/>
        <w:rPr>
          <w:lang w:val="en-GB"/>
        </w:rPr>
      </w:pPr>
      <w:r w:rsidRPr="00CD2B32">
        <w:rPr>
          <w:lang w:val="en-GB"/>
        </w:rPr>
        <w:t xml:space="preserve">Lindmark, M., Huss, M., </w:t>
      </w:r>
      <w:proofErr w:type="spellStart"/>
      <w:r w:rsidRPr="00CD2B32">
        <w:rPr>
          <w:lang w:val="en-GB"/>
        </w:rPr>
        <w:t>Ohlberger</w:t>
      </w:r>
      <w:proofErr w:type="spellEnd"/>
      <w:r w:rsidRPr="00CD2B32">
        <w:rPr>
          <w:lang w:val="en-GB"/>
        </w:rPr>
        <w:t xml:space="preserve">, J. &amp; </w:t>
      </w:r>
      <w:proofErr w:type="spellStart"/>
      <w:r w:rsidRPr="00CD2B32">
        <w:rPr>
          <w:lang w:val="en-GB"/>
        </w:rPr>
        <w:t>Gårdmark</w:t>
      </w:r>
      <w:proofErr w:type="spellEnd"/>
      <w:r w:rsidRPr="00CD2B32">
        <w:rPr>
          <w:lang w:val="en-GB"/>
        </w:rPr>
        <w:t xml:space="preserve">, A. (2018). Temperature-dependent body size effects determine population responses to climate warming. </w:t>
      </w:r>
      <w:r w:rsidRPr="00CD2B32">
        <w:rPr>
          <w:i/>
          <w:iCs/>
          <w:lang w:val="en-GB"/>
        </w:rPr>
        <w:t>Ecology Letters</w:t>
      </w:r>
      <w:r w:rsidRPr="00CD2B32">
        <w:rPr>
          <w:lang w:val="en-GB"/>
        </w:rPr>
        <w:t>, 21, 181–189.</w:t>
      </w:r>
    </w:p>
    <w:p w14:paraId="5877C981" w14:textId="77777777" w:rsidR="00CD2B32" w:rsidRPr="00CD2B32" w:rsidRDefault="00CD2B32" w:rsidP="00CD2B32">
      <w:pPr>
        <w:pStyle w:val="Bibliography"/>
        <w:rPr>
          <w:lang w:val="en-GB"/>
        </w:rPr>
      </w:pPr>
      <w:r w:rsidRPr="00CD2B32">
        <w:rPr>
          <w:lang w:val="en-GB"/>
        </w:rPr>
        <w:t xml:space="preserve">Marshall, D.J. &amp; White, C.R. (2019a). Aquatic Life History Trajectories Are Shaped by Selection, Not Oxygen Limitation. </w:t>
      </w:r>
      <w:r w:rsidRPr="00CD2B32">
        <w:rPr>
          <w:i/>
          <w:iCs/>
          <w:lang w:val="en-GB"/>
        </w:rPr>
        <w:t>Trends in Ecology &amp; Evolution</w:t>
      </w:r>
      <w:r w:rsidRPr="00CD2B32">
        <w:rPr>
          <w:lang w:val="en-GB"/>
        </w:rPr>
        <w:t>.</w:t>
      </w:r>
    </w:p>
    <w:p w14:paraId="067A4FF4" w14:textId="77777777" w:rsidR="00CD2B32" w:rsidRPr="00CD2B32" w:rsidRDefault="00CD2B32" w:rsidP="00CD2B32">
      <w:pPr>
        <w:pStyle w:val="Bibliography"/>
        <w:rPr>
          <w:lang w:val="en-GB"/>
        </w:rPr>
      </w:pPr>
      <w:r w:rsidRPr="00CD2B32">
        <w:rPr>
          <w:lang w:val="en-GB"/>
        </w:rPr>
        <w:t xml:space="preserve">Marshall, D.J. &amp; White, C.R. (2019b). Have We Outgrown the Existing Models of Growth? </w:t>
      </w:r>
      <w:r w:rsidRPr="00CD2B32">
        <w:rPr>
          <w:i/>
          <w:iCs/>
          <w:lang w:val="en-GB"/>
        </w:rPr>
        <w:t>Trends in Ecology &amp; Evolution</w:t>
      </w:r>
      <w:r w:rsidRPr="00CD2B32">
        <w:rPr>
          <w:lang w:val="en-GB"/>
        </w:rPr>
        <w:t>, 34, 102–111.</w:t>
      </w:r>
    </w:p>
    <w:p w14:paraId="1D5A014F" w14:textId="77777777" w:rsidR="00CD2B32" w:rsidRPr="00CD2B32" w:rsidRDefault="00CD2B32" w:rsidP="00CD2B32">
      <w:pPr>
        <w:pStyle w:val="Bibliography"/>
        <w:rPr>
          <w:lang w:val="en-GB"/>
        </w:rPr>
      </w:pPr>
      <w:r w:rsidRPr="00CD2B32">
        <w:rPr>
          <w:lang w:val="en-GB"/>
        </w:rPr>
        <w:t xml:space="preserve">Maury, O. &amp; </w:t>
      </w:r>
      <w:proofErr w:type="spellStart"/>
      <w:r w:rsidRPr="00CD2B32">
        <w:rPr>
          <w:lang w:val="en-GB"/>
        </w:rPr>
        <w:t>Poggiale</w:t>
      </w:r>
      <w:proofErr w:type="spellEnd"/>
      <w:r w:rsidRPr="00CD2B32">
        <w:rPr>
          <w:lang w:val="en-GB"/>
        </w:rPr>
        <w:t xml:space="preserve">, J.-C. (2013). From individuals to populations to communities: A dynamic energy budget model of marine ecosystem size-spectrum including life history diversity. </w:t>
      </w:r>
      <w:r w:rsidRPr="00CD2B32">
        <w:rPr>
          <w:i/>
          <w:iCs/>
          <w:lang w:val="en-GB"/>
        </w:rPr>
        <w:t>Journal of Theoretical Biology</w:t>
      </w:r>
      <w:r w:rsidRPr="00CD2B32">
        <w:rPr>
          <w:lang w:val="en-GB"/>
        </w:rPr>
        <w:t>, 324, 52–71.</w:t>
      </w:r>
    </w:p>
    <w:p w14:paraId="20F0F9FC" w14:textId="77777777" w:rsidR="00CD2B32" w:rsidRPr="00CD2B32" w:rsidRDefault="00CD2B32" w:rsidP="00CD2B32">
      <w:pPr>
        <w:pStyle w:val="Bibliography"/>
        <w:rPr>
          <w:lang w:val="en-GB"/>
        </w:rPr>
      </w:pPr>
      <w:r w:rsidRPr="00CD2B32">
        <w:rPr>
          <w:lang w:val="en-GB"/>
        </w:rPr>
        <w:t xml:space="preserve">Morita, K., </w:t>
      </w:r>
      <w:proofErr w:type="spellStart"/>
      <w:r w:rsidRPr="00CD2B32">
        <w:rPr>
          <w:lang w:val="en-GB"/>
        </w:rPr>
        <w:t>Fukuwaka</w:t>
      </w:r>
      <w:proofErr w:type="spellEnd"/>
      <w:r w:rsidRPr="00CD2B32">
        <w:rPr>
          <w:lang w:val="en-GB"/>
        </w:rPr>
        <w:t xml:space="preserve">, M., </w:t>
      </w:r>
      <w:proofErr w:type="spellStart"/>
      <w:r w:rsidRPr="00CD2B32">
        <w:rPr>
          <w:lang w:val="en-GB"/>
        </w:rPr>
        <w:t>Tanimata</w:t>
      </w:r>
      <w:proofErr w:type="spellEnd"/>
      <w:r w:rsidRPr="00CD2B32">
        <w:rPr>
          <w:lang w:val="en-GB"/>
        </w:rPr>
        <w:t xml:space="preserve">, N. &amp; Yamamura, O. (2010). Size-dependent thermal preferences in a pelagic fish. </w:t>
      </w:r>
      <w:r w:rsidRPr="00CD2B32">
        <w:rPr>
          <w:i/>
          <w:iCs/>
          <w:lang w:val="en-GB"/>
        </w:rPr>
        <w:t>Oikos</w:t>
      </w:r>
      <w:r w:rsidRPr="00CD2B32">
        <w:rPr>
          <w:lang w:val="en-GB"/>
        </w:rPr>
        <w:t>, 119, 1265–1272.</w:t>
      </w:r>
    </w:p>
    <w:p w14:paraId="57B2FA8F" w14:textId="77777777" w:rsidR="00CD2B32" w:rsidRPr="00CD2B32" w:rsidRDefault="00CD2B32" w:rsidP="00CD2B32">
      <w:pPr>
        <w:pStyle w:val="Bibliography"/>
        <w:rPr>
          <w:lang w:val="en-GB"/>
        </w:rPr>
      </w:pPr>
      <w:r w:rsidRPr="00CD2B32">
        <w:rPr>
          <w:lang w:val="en-GB"/>
        </w:rPr>
        <w:t xml:space="preserve">Nelson, J.A. (2016). Oxygen consumption rate v. rate of energy utilization of fishes: a comparison and brief history of the two measurements. </w:t>
      </w:r>
      <w:r w:rsidRPr="00CD2B32">
        <w:rPr>
          <w:i/>
          <w:iCs/>
          <w:lang w:val="en-GB"/>
        </w:rPr>
        <w:t>Journal of Fish Biology</w:t>
      </w:r>
      <w:r w:rsidRPr="00CD2B32">
        <w:rPr>
          <w:lang w:val="en-GB"/>
        </w:rPr>
        <w:t>, 88, 10–25.</w:t>
      </w:r>
    </w:p>
    <w:p w14:paraId="08431AC4" w14:textId="77777777" w:rsidR="00CD2B32" w:rsidRPr="00CD2B32" w:rsidRDefault="00CD2B32" w:rsidP="00CD2B32">
      <w:pPr>
        <w:pStyle w:val="Bibliography"/>
        <w:rPr>
          <w:lang w:val="en-GB"/>
        </w:rPr>
      </w:pPr>
      <w:r w:rsidRPr="00CD2B32">
        <w:rPr>
          <w:lang w:val="en-GB"/>
        </w:rPr>
        <w:lastRenderedPageBreak/>
        <w:t xml:space="preserve">Neubauer, P. &amp; Andersen, K.H. (2019). Thermal performance of fish is explained by an interplay between physiology, behaviour and ecology. </w:t>
      </w:r>
      <w:proofErr w:type="spellStart"/>
      <w:r w:rsidRPr="00CD2B32">
        <w:rPr>
          <w:i/>
          <w:iCs/>
          <w:lang w:val="en-GB"/>
        </w:rPr>
        <w:t>Conserv</w:t>
      </w:r>
      <w:proofErr w:type="spellEnd"/>
      <w:r w:rsidRPr="00CD2B32">
        <w:rPr>
          <w:i/>
          <w:iCs/>
          <w:lang w:val="en-GB"/>
        </w:rPr>
        <w:t xml:space="preserve"> </w:t>
      </w:r>
      <w:proofErr w:type="spellStart"/>
      <w:r w:rsidRPr="00CD2B32">
        <w:rPr>
          <w:i/>
          <w:iCs/>
          <w:lang w:val="en-GB"/>
        </w:rPr>
        <w:t>Physiol</w:t>
      </w:r>
      <w:proofErr w:type="spellEnd"/>
      <w:r w:rsidRPr="00CD2B32">
        <w:rPr>
          <w:lang w:val="en-GB"/>
        </w:rPr>
        <w:t>, 7.</w:t>
      </w:r>
    </w:p>
    <w:p w14:paraId="11668A60" w14:textId="77777777" w:rsidR="00CD2B32" w:rsidRPr="00CD2B32" w:rsidRDefault="00CD2B32" w:rsidP="00CD2B32">
      <w:pPr>
        <w:pStyle w:val="Bibliography"/>
        <w:rPr>
          <w:lang w:val="en-GB"/>
        </w:rPr>
      </w:pPr>
      <w:proofErr w:type="spellStart"/>
      <w:r w:rsidRPr="00CD2B32">
        <w:rPr>
          <w:lang w:val="en-GB"/>
        </w:rPr>
        <w:t>Neuheimer</w:t>
      </w:r>
      <w:proofErr w:type="spellEnd"/>
      <w:r w:rsidRPr="00CD2B32">
        <w:rPr>
          <w:lang w:val="en-GB"/>
        </w:rPr>
        <w:t xml:space="preserve">, A.B., Thresher, R.E., Lyle, J.M. &amp; Semmens, J.M. (2011). Tolerance limit for fish growth exceeded by warming waters. </w:t>
      </w:r>
      <w:r w:rsidRPr="00CD2B32">
        <w:rPr>
          <w:i/>
          <w:iCs/>
          <w:lang w:val="en-GB"/>
        </w:rPr>
        <w:t>Nature Climate Change</w:t>
      </w:r>
      <w:r w:rsidRPr="00CD2B32">
        <w:rPr>
          <w:lang w:val="en-GB"/>
        </w:rPr>
        <w:t>, 1, 110–113.</w:t>
      </w:r>
    </w:p>
    <w:p w14:paraId="25D74F0E" w14:textId="77777777" w:rsidR="00CD2B32" w:rsidRPr="00CD2B32" w:rsidRDefault="00CD2B32" w:rsidP="00CD2B32">
      <w:pPr>
        <w:pStyle w:val="Bibliography"/>
        <w:rPr>
          <w:lang w:val="en-GB"/>
        </w:rPr>
      </w:pPr>
      <w:r w:rsidRPr="00CD2B32">
        <w:rPr>
          <w:lang w:val="en-GB"/>
        </w:rPr>
        <w:t xml:space="preserve">O’Connor, M.I. (2009). Warming </w:t>
      </w:r>
      <w:proofErr w:type="spellStart"/>
      <w:r w:rsidRPr="00CD2B32">
        <w:rPr>
          <w:lang w:val="en-GB"/>
        </w:rPr>
        <w:t>strenghtens</w:t>
      </w:r>
      <w:proofErr w:type="spellEnd"/>
      <w:r w:rsidRPr="00CD2B32">
        <w:rPr>
          <w:lang w:val="en-GB"/>
        </w:rPr>
        <w:t xml:space="preserve"> an herbivore-plant interaction. </w:t>
      </w:r>
      <w:r w:rsidRPr="00CD2B32">
        <w:rPr>
          <w:i/>
          <w:iCs/>
          <w:lang w:val="en-GB"/>
        </w:rPr>
        <w:t>Ecology</w:t>
      </w:r>
      <w:r w:rsidRPr="00CD2B32">
        <w:rPr>
          <w:lang w:val="en-GB"/>
        </w:rPr>
        <w:t>, 90, 388–398.</w:t>
      </w:r>
    </w:p>
    <w:p w14:paraId="50009F2E" w14:textId="77777777" w:rsidR="00CD2B32" w:rsidRPr="00CD2B32" w:rsidRDefault="00CD2B32" w:rsidP="00CD2B32">
      <w:pPr>
        <w:pStyle w:val="Bibliography"/>
        <w:rPr>
          <w:lang w:val="en-GB"/>
        </w:rPr>
      </w:pPr>
      <w:proofErr w:type="spellStart"/>
      <w:r w:rsidRPr="00CD2B32">
        <w:rPr>
          <w:lang w:val="en-GB"/>
        </w:rPr>
        <w:t>Ohlberger</w:t>
      </w:r>
      <w:proofErr w:type="spellEnd"/>
      <w:r w:rsidRPr="00CD2B32">
        <w:rPr>
          <w:lang w:val="en-GB"/>
        </w:rPr>
        <w:t xml:space="preserve">, J. (2013a). Climate warming and ectotherm body size – from individual physiology to community ecology. </w:t>
      </w:r>
      <w:r w:rsidRPr="00CD2B32">
        <w:rPr>
          <w:i/>
          <w:iCs/>
          <w:lang w:val="en-GB"/>
        </w:rPr>
        <w:t>Functional Ecology</w:t>
      </w:r>
      <w:r w:rsidRPr="00CD2B32">
        <w:rPr>
          <w:lang w:val="en-GB"/>
        </w:rPr>
        <w:t>, 27, 991–1001.</w:t>
      </w:r>
    </w:p>
    <w:p w14:paraId="42E79269" w14:textId="77777777" w:rsidR="00CD2B32" w:rsidRPr="00CD2B32" w:rsidRDefault="00CD2B32" w:rsidP="00CD2B32">
      <w:pPr>
        <w:pStyle w:val="Bibliography"/>
        <w:rPr>
          <w:lang w:val="en-GB"/>
        </w:rPr>
      </w:pPr>
      <w:proofErr w:type="spellStart"/>
      <w:r w:rsidRPr="00CD2B32">
        <w:rPr>
          <w:lang w:val="en-GB"/>
        </w:rPr>
        <w:t>Ohlberger</w:t>
      </w:r>
      <w:proofErr w:type="spellEnd"/>
      <w:r w:rsidRPr="00CD2B32">
        <w:rPr>
          <w:lang w:val="en-GB"/>
        </w:rPr>
        <w:t xml:space="preserve">, J. (2013b). Climate warming and ectotherm body size - from individual physiology to community ecology. </w:t>
      </w:r>
      <w:r w:rsidRPr="00CD2B32">
        <w:rPr>
          <w:i/>
          <w:iCs/>
          <w:lang w:val="en-GB"/>
        </w:rPr>
        <w:t>Functional Ecology</w:t>
      </w:r>
      <w:r w:rsidRPr="00CD2B32">
        <w:rPr>
          <w:lang w:val="en-GB"/>
        </w:rPr>
        <w:t>, 27, 991–1001.</w:t>
      </w:r>
    </w:p>
    <w:p w14:paraId="48E892CC" w14:textId="77777777" w:rsidR="00CD2B32" w:rsidRPr="00CD2B32" w:rsidRDefault="00CD2B32" w:rsidP="00CD2B32">
      <w:pPr>
        <w:pStyle w:val="Bibliography"/>
        <w:rPr>
          <w:lang w:val="en-GB"/>
        </w:rPr>
      </w:pPr>
      <w:proofErr w:type="spellStart"/>
      <w:r w:rsidRPr="00CD2B32">
        <w:rPr>
          <w:lang w:val="en-GB"/>
        </w:rPr>
        <w:t>Ohlberger</w:t>
      </w:r>
      <w:proofErr w:type="spellEnd"/>
      <w:r w:rsidRPr="00CD2B32">
        <w:rPr>
          <w:lang w:val="en-GB"/>
        </w:rPr>
        <w:t xml:space="preserve">, J., </w:t>
      </w:r>
      <w:proofErr w:type="spellStart"/>
      <w:r w:rsidRPr="00CD2B32">
        <w:rPr>
          <w:lang w:val="en-GB"/>
        </w:rPr>
        <w:t>Mehner</w:t>
      </w:r>
      <w:proofErr w:type="spellEnd"/>
      <w:r w:rsidRPr="00CD2B32">
        <w:rPr>
          <w:lang w:val="en-GB"/>
        </w:rPr>
        <w:t xml:space="preserve">, Thomas., </w:t>
      </w:r>
      <w:proofErr w:type="spellStart"/>
      <w:r w:rsidRPr="00CD2B32">
        <w:rPr>
          <w:lang w:val="en-GB"/>
        </w:rPr>
        <w:t>Staaks</w:t>
      </w:r>
      <w:proofErr w:type="spellEnd"/>
      <w:r w:rsidRPr="00CD2B32">
        <w:rPr>
          <w:lang w:val="en-GB"/>
        </w:rPr>
        <w:t xml:space="preserve">, Georg. &amp; </w:t>
      </w:r>
      <w:proofErr w:type="spellStart"/>
      <w:r w:rsidRPr="00CD2B32">
        <w:rPr>
          <w:lang w:val="en-GB"/>
        </w:rPr>
        <w:t>Hölker</w:t>
      </w:r>
      <w:proofErr w:type="spellEnd"/>
      <w:r w:rsidRPr="00CD2B32">
        <w:rPr>
          <w:lang w:val="en-GB"/>
        </w:rPr>
        <w:t xml:space="preserve">, Franz. (2012). Intraspecific temperature dependence of the scaling of metabolic rate with body mass in fishes and its ecological implications. </w:t>
      </w:r>
      <w:r w:rsidRPr="00CD2B32">
        <w:rPr>
          <w:i/>
          <w:iCs/>
          <w:lang w:val="en-GB"/>
        </w:rPr>
        <w:t>Oikos</w:t>
      </w:r>
      <w:r w:rsidRPr="00CD2B32">
        <w:rPr>
          <w:lang w:val="en-GB"/>
        </w:rPr>
        <w:t>, 121, 245–251.</w:t>
      </w:r>
    </w:p>
    <w:p w14:paraId="1D546EFC" w14:textId="77777777" w:rsidR="00CD2B32" w:rsidRPr="00CD2B32" w:rsidRDefault="00CD2B32" w:rsidP="00CD2B32">
      <w:pPr>
        <w:pStyle w:val="Bibliography"/>
        <w:rPr>
          <w:lang w:val="en-GB"/>
        </w:rPr>
      </w:pPr>
      <w:r w:rsidRPr="00CD2B32">
        <w:rPr>
          <w:lang w:val="en-GB"/>
        </w:rPr>
        <w:t xml:space="preserve">Pauly, D. (2019). Female Fish Grow Bigger – Let’s Deal with It. </w:t>
      </w:r>
      <w:r w:rsidRPr="00CD2B32">
        <w:rPr>
          <w:i/>
          <w:iCs/>
          <w:lang w:val="en-GB"/>
        </w:rPr>
        <w:t>Trends in Ecology &amp; Evolution</w:t>
      </w:r>
      <w:r w:rsidRPr="00CD2B32">
        <w:rPr>
          <w:lang w:val="en-GB"/>
        </w:rPr>
        <w:t>.</w:t>
      </w:r>
    </w:p>
    <w:p w14:paraId="4B3268FA" w14:textId="77777777" w:rsidR="00CD2B32" w:rsidRPr="00CD2B32" w:rsidRDefault="00CD2B32" w:rsidP="00CD2B32">
      <w:pPr>
        <w:pStyle w:val="Bibliography"/>
        <w:rPr>
          <w:lang w:val="en-GB"/>
        </w:rPr>
      </w:pPr>
      <w:r w:rsidRPr="00CD2B32">
        <w:rPr>
          <w:lang w:val="en-GB"/>
        </w:rPr>
        <w:t xml:space="preserve">Pauly, D. &amp; Cheung, W.W.L. (2018). Sound physiological knowledge and principles in </w:t>
      </w:r>
      <w:proofErr w:type="spellStart"/>
      <w:r w:rsidRPr="00CD2B32">
        <w:rPr>
          <w:lang w:val="en-GB"/>
        </w:rPr>
        <w:t>modeling</w:t>
      </w:r>
      <w:proofErr w:type="spellEnd"/>
      <w:r w:rsidRPr="00CD2B32">
        <w:rPr>
          <w:lang w:val="en-GB"/>
        </w:rPr>
        <w:t xml:space="preserve"> shrinking of fishes under climate change. </w:t>
      </w:r>
      <w:r w:rsidRPr="00CD2B32">
        <w:rPr>
          <w:i/>
          <w:iCs/>
          <w:lang w:val="en-GB"/>
        </w:rPr>
        <w:t>Global Change Biology</w:t>
      </w:r>
      <w:r w:rsidRPr="00CD2B32">
        <w:rPr>
          <w:lang w:val="en-GB"/>
        </w:rPr>
        <w:t>, 24, e15–e26.</w:t>
      </w:r>
    </w:p>
    <w:p w14:paraId="67F217D5" w14:textId="77777777" w:rsidR="00CD2B32" w:rsidRPr="00CD2B32" w:rsidRDefault="00CD2B32" w:rsidP="00CD2B32">
      <w:pPr>
        <w:pStyle w:val="Bibliography"/>
        <w:rPr>
          <w:lang w:val="en-GB"/>
        </w:rPr>
      </w:pPr>
      <w:r w:rsidRPr="00CD2B32">
        <w:rPr>
          <w:lang w:val="en-GB"/>
        </w:rPr>
        <w:t xml:space="preserve">Plummer, M. (2003). JAGS: A program for analysis of Bayesian graphical models using Gibbs sampling. </w:t>
      </w:r>
      <w:r w:rsidRPr="00CD2B32">
        <w:rPr>
          <w:i/>
          <w:iCs/>
          <w:lang w:val="en-GB"/>
        </w:rPr>
        <w:t>Working Papers</w:t>
      </w:r>
      <w:r w:rsidRPr="00CD2B32">
        <w:rPr>
          <w:lang w:val="en-GB"/>
        </w:rPr>
        <w:t>, 8.</w:t>
      </w:r>
    </w:p>
    <w:p w14:paraId="4D893E7D" w14:textId="77777777" w:rsidR="00CD2B32" w:rsidRPr="00CD2B32" w:rsidRDefault="00CD2B32" w:rsidP="00CD2B32">
      <w:pPr>
        <w:pStyle w:val="Bibliography"/>
        <w:rPr>
          <w:lang w:val="en-GB"/>
        </w:rPr>
      </w:pPr>
      <w:r w:rsidRPr="00CD2B32">
        <w:rPr>
          <w:lang w:val="en-GB"/>
        </w:rPr>
        <w:t xml:space="preserve">Plummer, M. (2019). </w:t>
      </w:r>
      <w:proofErr w:type="spellStart"/>
      <w:r w:rsidRPr="00CD2B32">
        <w:rPr>
          <w:i/>
          <w:iCs/>
          <w:lang w:val="en-GB"/>
        </w:rPr>
        <w:t>rjags</w:t>
      </w:r>
      <w:proofErr w:type="spellEnd"/>
      <w:r w:rsidRPr="00CD2B32">
        <w:rPr>
          <w:lang w:val="en-GB"/>
        </w:rPr>
        <w:t>.</w:t>
      </w:r>
    </w:p>
    <w:p w14:paraId="252F21C5" w14:textId="77777777" w:rsidR="00CD2B32" w:rsidRPr="00CD2B32" w:rsidRDefault="00CD2B32" w:rsidP="00CD2B32">
      <w:pPr>
        <w:pStyle w:val="Bibliography"/>
        <w:rPr>
          <w:lang w:val="en-GB"/>
        </w:rPr>
      </w:pPr>
      <w:proofErr w:type="spellStart"/>
      <w:r w:rsidRPr="00CD2B32">
        <w:rPr>
          <w:lang w:val="en-GB"/>
        </w:rPr>
        <w:t>Pörtner</w:t>
      </w:r>
      <w:proofErr w:type="spellEnd"/>
      <w:r w:rsidRPr="00CD2B32">
        <w:rPr>
          <w:lang w:val="en-GB"/>
        </w:rPr>
        <w:t xml:space="preserve">, H.O. &amp; </w:t>
      </w:r>
      <w:proofErr w:type="spellStart"/>
      <w:r w:rsidRPr="00CD2B32">
        <w:rPr>
          <w:lang w:val="en-GB"/>
        </w:rPr>
        <w:t>Knust</w:t>
      </w:r>
      <w:proofErr w:type="spellEnd"/>
      <w:r w:rsidRPr="00CD2B32">
        <w:rPr>
          <w:lang w:val="en-GB"/>
        </w:rPr>
        <w:t xml:space="preserve">, R. (2007). Climate change affects marine fishes through the oxygen limitation of thermal tolerance. </w:t>
      </w:r>
      <w:r w:rsidRPr="00CD2B32">
        <w:rPr>
          <w:i/>
          <w:iCs/>
          <w:lang w:val="en-GB"/>
        </w:rPr>
        <w:t>Science</w:t>
      </w:r>
      <w:r w:rsidRPr="00CD2B32">
        <w:rPr>
          <w:lang w:val="en-GB"/>
        </w:rPr>
        <w:t>, 315, 95–97.</w:t>
      </w:r>
    </w:p>
    <w:p w14:paraId="1C2F4CAC" w14:textId="77777777" w:rsidR="00CD2B32" w:rsidRPr="00CD2B32" w:rsidRDefault="00CD2B32" w:rsidP="00CD2B32">
      <w:pPr>
        <w:pStyle w:val="Bibliography"/>
        <w:rPr>
          <w:lang w:val="en-GB"/>
        </w:rPr>
      </w:pPr>
      <w:proofErr w:type="spellStart"/>
      <w:r w:rsidRPr="00CD2B32">
        <w:rPr>
          <w:lang w:val="en-GB"/>
        </w:rPr>
        <w:t>Pütter</w:t>
      </w:r>
      <w:proofErr w:type="spellEnd"/>
      <w:r w:rsidRPr="00CD2B32">
        <w:rPr>
          <w:lang w:val="en-GB"/>
        </w:rPr>
        <w:t xml:space="preserve">, A. (1920). </w:t>
      </w:r>
      <w:proofErr w:type="spellStart"/>
      <w:r w:rsidRPr="00CD2B32">
        <w:rPr>
          <w:lang w:val="en-GB"/>
        </w:rPr>
        <w:t>Studien</w:t>
      </w:r>
      <w:proofErr w:type="spellEnd"/>
      <w:r w:rsidRPr="00CD2B32">
        <w:rPr>
          <w:lang w:val="en-GB"/>
        </w:rPr>
        <w:t xml:space="preserve"> </w:t>
      </w:r>
      <w:proofErr w:type="spellStart"/>
      <w:r w:rsidRPr="00CD2B32">
        <w:rPr>
          <w:lang w:val="en-GB"/>
        </w:rPr>
        <w:t>über</w:t>
      </w:r>
      <w:proofErr w:type="spellEnd"/>
      <w:r w:rsidRPr="00CD2B32">
        <w:rPr>
          <w:lang w:val="en-GB"/>
        </w:rPr>
        <w:t xml:space="preserve"> </w:t>
      </w:r>
      <w:proofErr w:type="spellStart"/>
      <w:r w:rsidRPr="00CD2B32">
        <w:rPr>
          <w:lang w:val="en-GB"/>
        </w:rPr>
        <w:t>physiologische</w:t>
      </w:r>
      <w:proofErr w:type="spellEnd"/>
      <w:r w:rsidRPr="00CD2B32">
        <w:rPr>
          <w:lang w:val="en-GB"/>
        </w:rPr>
        <w:t xml:space="preserve"> </w:t>
      </w:r>
      <w:proofErr w:type="spellStart"/>
      <w:r w:rsidRPr="00CD2B32">
        <w:rPr>
          <w:lang w:val="en-GB"/>
        </w:rPr>
        <w:t>Ähnlichkeit</w:t>
      </w:r>
      <w:proofErr w:type="spellEnd"/>
      <w:r w:rsidRPr="00CD2B32">
        <w:rPr>
          <w:lang w:val="en-GB"/>
        </w:rPr>
        <w:t xml:space="preserve"> VI. </w:t>
      </w:r>
      <w:proofErr w:type="spellStart"/>
      <w:r w:rsidRPr="00CD2B32">
        <w:rPr>
          <w:lang w:val="en-GB"/>
        </w:rPr>
        <w:t>Wachstumsähnlichkeiten</w:t>
      </w:r>
      <w:proofErr w:type="spellEnd"/>
      <w:r w:rsidRPr="00CD2B32">
        <w:rPr>
          <w:lang w:val="en-GB"/>
        </w:rPr>
        <w:t xml:space="preserve">. </w:t>
      </w:r>
      <w:proofErr w:type="spellStart"/>
      <w:r w:rsidRPr="00CD2B32">
        <w:rPr>
          <w:i/>
          <w:iCs/>
          <w:lang w:val="en-GB"/>
        </w:rPr>
        <w:t>Pflügers</w:t>
      </w:r>
      <w:proofErr w:type="spellEnd"/>
      <w:r w:rsidRPr="00CD2B32">
        <w:rPr>
          <w:i/>
          <w:iCs/>
          <w:lang w:val="en-GB"/>
        </w:rPr>
        <w:t xml:space="preserve"> Arch.</w:t>
      </w:r>
      <w:r w:rsidRPr="00CD2B32">
        <w:rPr>
          <w:lang w:val="en-GB"/>
        </w:rPr>
        <w:t>, 180, 298–340.</w:t>
      </w:r>
    </w:p>
    <w:p w14:paraId="5D9D2E9C" w14:textId="77777777" w:rsidR="00CD2B32" w:rsidRPr="00CD2B32" w:rsidRDefault="00CD2B32" w:rsidP="00CD2B32">
      <w:pPr>
        <w:pStyle w:val="Bibliography"/>
        <w:rPr>
          <w:lang w:val="en-GB"/>
        </w:rPr>
      </w:pPr>
      <w:r w:rsidRPr="00CD2B32">
        <w:rPr>
          <w:lang w:val="en-GB"/>
        </w:rPr>
        <w:t xml:space="preserve">R Core Team. (2018). </w:t>
      </w:r>
      <w:r w:rsidRPr="00CD2B32">
        <w:rPr>
          <w:i/>
          <w:iCs/>
          <w:lang w:val="en-GB"/>
        </w:rPr>
        <w:t>R: A Language and Environment for Statistical Computing. R Foundation for Statistical Computing</w:t>
      </w:r>
      <w:r w:rsidRPr="00CD2B32">
        <w:rPr>
          <w:lang w:val="en-GB"/>
        </w:rPr>
        <w:t>. Vienna, Austria.</w:t>
      </w:r>
    </w:p>
    <w:p w14:paraId="7212057D" w14:textId="77777777" w:rsidR="00CD2B32" w:rsidRPr="00CD2B32" w:rsidRDefault="00CD2B32" w:rsidP="00CD2B32">
      <w:pPr>
        <w:pStyle w:val="Bibliography"/>
        <w:rPr>
          <w:lang w:val="en-GB"/>
        </w:rPr>
      </w:pPr>
      <w:r w:rsidRPr="00CD2B32">
        <w:rPr>
          <w:lang w:val="en-GB"/>
        </w:rPr>
        <w:t xml:space="preserve">van Rijn, I., </w:t>
      </w:r>
      <w:proofErr w:type="spellStart"/>
      <w:r w:rsidRPr="00CD2B32">
        <w:rPr>
          <w:lang w:val="en-GB"/>
        </w:rPr>
        <w:t>Buba</w:t>
      </w:r>
      <w:proofErr w:type="spellEnd"/>
      <w:r w:rsidRPr="00CD2B32">
        <w:rPr>
          <w:lang w:val="en-GB"/>
        </w:rPr>
        <w:t xml:space="preserve">, Y., DeLong, J., </w:t>
      </w:r>
      <w:proofErr w:type="spellStart"/>
      <w:r w:rsidRPr="00CD2B32">
        <w:rPr>
          <w:lang w:val="en-GB"/>
        </w:rPr>
        <w:t>Kiflawi</w:t>
      </w:r>
      <w:proofErr w:type="spellEnd"/>
      <w:r w:rsidRPr="00CD2B32">
        <w:rPr>
          <w:lang w:val="en-GB"/>
        </w:rPr>
        <w:t xml:space="preserve">, M. &amp; </w:t>
      </w:r>
      <w:proofErr w:type="spellStart"/>
      <w:r w:rsidRPr="00CD2B32">
        <w:rPr>
          <w:lang w:val="en-GB"/>
        </w:rPr>
        <w:t>Belmaker</w:t>
      </w:r>
      <w:proofErr w:type="spellEnd"/>
      <w:r w:rsidRPr="00CD2B32">
        <w:rPr>
          <w:lang w:val="en-GB"/>
        </w:rPr>
        <w:t xml:space="preserve">, J. (2017). Large but uneven reduction in fish size across species in relation to changing sea temperatures. </w:t>
      </w:r>
      <w:r w:rsidRPr="00CD2B32">
        <w:rPr>
          <w:i/>
          <w:iCs/>
          <w:lang w:val="en-GB"/>
        </w:rPr>
        <w:t>Global Change Biology</w:t>
      </w:r>
      <w:r w:rsidRPr="00CD2B32">
        <w:rPr>
          <w:lang w:val="en-GB"/>
        </w:rPr>
        <w:t>, 23, 3667–3674.</w:t>
      </w:r>
    </w:p>
    <w:p w14:paraId="38697F0D" w14:textId="77777777" w:rsidR="00CD2B32" w:rsidRPr="00CD2B32" w:rsidRDefault="00CD2B32" w:rsidP="00CD2B32">
      <w:pPr>
        <w:pStyle w:val="Bibliography"/>
        <w:rPr>
          <w:lang w:val="en-GB"/>
        </w:rPr>
      </w:pPr>
      <w:r w:rsidRPr="00CD2B32">
        <w:rPr>
          <w:lang w:val="en-GB"/>
        </w:rPr>
        <w:t xml:space="preserve">Rohatgi, A. (2012). </w:t>
      </w:r>
      <w:proofErr w:type="spellStart"/>
      <w:r w:rsidRPr="00CD2B32">
        <w:rPr>
          <w:i/>
          <w:iCs/>
          <w:lang w:val="en-GB"/>
        </w:rPr>
        <w:t>WebPlotDigitalizer</w:t>
      </w:r>
      <w:proofErr w:type="spellEnd"/>
      <w:r w:rsidRPr="00CD2B32">
        <w:rPr>
          <w:i/>
          <w:iCs/>
          <w:lang w:val="en-GB"/>
        </w:rPr>
        <w:t>: HTML5 based online tool to extract numerical data from plot images. Version 4.1. [WWW document] URL https://automeris.io/WebPlotDigitizer (accessed on January 2019).</w:t>
      </w:r>
    </w:p>
    <w:p w14:paraId="423BEC44" w14:textId="77777777" w:rsidR="00CD2B32" w:rsidRPr="00CD2B32" w:rsidRDefault="00CD2B32" w:rsidP="00CD2B32">
      <w:pPr>
        <w:pStyle w:val="Bibliography"/>
        <w:rPr>
          <w:lang w:val="en-GB"/>
        </w:rPr>
      </w:pPr>
      <w:proofErr w:type="spellStart"/>
      <w:r w:rsidRPr="00CD2B32">
        <w:rPr>
          <w:lang w:val="en-GB"/>
        </w:rPr>
        <w:t>Roos</w:t>
      </w:r>
      <w:proofErr w:type="spellEnd"/>
      <w:r w:rsidRPr="00CD2B32">
        <w:rPr>
          <w:lang w:val="en-GB"/>
        </w:rPr>
        <w:t xml:space="preserve">, A.M.D. &amp; Persson, L. (2001). Physiologically structured models – from versatile technique to ecological theory. </w:t>
      </w:r>
      <w:r w:rsidRPr="00CD2B32">
        <w:rPr>
          <w:i/>
          <w:iCs/>
          <w:lang w:val="en-GB"/>
        </w:rPr>
        <w:t>Oikos</w:t>
      </w:r>
      <w:r w:rsidRPr="00CD2B32">
        <w:rPr>
          <w:lang w:val="en-GB"/>
        </w:rPr>
        <w:t>, 94, 51–71.</w:t>
      </w:r>
    </w:p>
    <w:p w14:paraId="0FE3BEAE" w14:textId="77777777" w:rsidR="00CD2B32" w:rsidRPr="00CD2B32" w:rsidRDefault="00CD2B32" w:rsidP="00CD2B32">
      <w:pPr>
        <w:pStyle w:val="Bibliography"/>
        <w:rPr>
          <w:lang w:val="en-GB"/>
        </w:rPr>
      </w:pPr>
      <w:r w:rsidRPr="00CD2B32">
        <w:rPr>
          <w:lang w:val="en-GB"/>
        </w:rPr>
        <w:t xml:space="preserve">Savage, V.M., </w:t>
      </w:r>
      <w:proofErr w:type="spellStart"/>
      <w:r w:rsidRPr="00CD2B32">
        <w:rPr>
          <w:lang w:val="en-GB"/>
        </w:rPr>
        <w:t>Gillooly</w:t>
      </w:r>
      <w:proofErr w:type="spellEnd"/>
      <w:r w:rsidRPr="00CD2B32">
        <w:rPr>
          <w:lang w:val="en-GB"/>
        </w:rPr>
        <w:t xml:space="preserve">, J.F., Brown, J.H., West, G.B. &amp; </w:t>
      </w:r>
      <w:proofErr w:type="spellStart"/>
      <w:r w:rsidRPr="00CD2B32">
        <w:rPr>
          <w:lang w:val="en-GB"/>
        </w:rPr>
        <w:t>Charnov</w:t>
      </w:r>
      <w:proofErr w:type="spellEnd"/>
      <w:r w:rsidRPr="00CD2B32">
        <w:rPr>
          <w:lang w:val="en-GB"/>
        </w:rPr>
        <w:t xml:space="preserve">, E.L. (2004). Effects of body size and temperature on population growth. </w:t>
      </w:r>
      <w:r w:rsidRPr="00CD2B32">
        <w:rPr>
          <w:i/>
          <w:iCs/>
          <w:lang w:val="en-GB"/>
        </w:rPr>
        <w:t>The American Naturalist</w:t>
      </w:r>
      <w:r w:rsidRPr="00CD2B32">
        <w:rPr>
          <w:lang w:val="en-GB"/>
        </w:rPr>
        <w:t>, 163, 429–441.</w:t>
      </w:r>
    </w:p>
    <w:p w14:paraId="2F16C1C0" w14:textId="77777777" w:rsidR="00CD2B32" w:rsidRPr="00CD2B32" w:rsidRDefault="00CD2B32" w:rsidP="00CD2B32">
      <w:pPr>
        <w:pStyle w:val="Bibliography"/>
        <w:rPr>
          <w:lang w:val="en-GB"/>
        </w:rPr>
      </w:pPr>
      <w:proofErr w:type="spellStart"/>
      <w:r w:rsidRPr="00CD2B32">
        <w:rPr>
          <w:lang w:val="en-GB"/>
        </w:rPr>
        <w:t>Sentis</w:t>
      </w:r>
      <w:proofErr w:type="spellEnd"/>
      <w:r w:rsidRPr="00CD2B32">
        <w:rPr>
          <w:lang w:val="en-GB"/>
        </w:rPr>
        <w:t xml:space="preserve">, A., </w:t>
      </w:r>
      <w:proofErr w:type="spellStart"/>
      <w:r w:rsidRPr="00CD2B32">
        <w:rPr>
          <w:lang w:val="en-GB"/>
        </w:rPr>
        <w:t>Binzer</w:t>
      </w:r>
      <w:proofErr w:type="spellEnd"/>
      <w:r w:rsidRPr="00CD2B32">
        <w:rPr>
          <w:lang w:val="en-GB"/>
        </w:rPr>
        <w:t xml:space="preserve">, A. &amp; </w:t>
      </w:r>
      <w:proofErr w:type="spellStart"/>
      <w:r w:rsidRPr="00CD2B32">
        <w:rPr>
          <w:lang w:val="en-GB"/>
        </w:rPr>
        <w:t>Boukal</w:t>
      </w:r>
      <w:proofErr w:type="spellEnd"/>
      <w:r w:rsidRPr="00CD2B32">
        <w:rPr>
          <w:lang w:val="en-GB"/>
        </w:rPr>
        <w:t xml:space="preserve">, D.S. (2017). Temperature-size responses alter food chain persistence across environmental gradients. </w:t>
      </w:r>
      <w:r w:rsidRPr="00CD2B32">
        <w:rPr>
          <w:i/>
          <w:iCs/>
          <w:lang w:val="en-GB"/>
        </w:rPr>
        <w:t>Ecology Letters</w:t>
      </w:r>
      <w:r w:rsidRPr="00CD2B32">
        <w:rPr>
          <w:lang w:val="en-GB"/>
        </w:rPr>
        <w:t>, 20, 852–862.</w:t>
      </w:r>
    </w:p>
    <w:p w14:paraId="1713A07E" w14:textId="77777777" w:rsidR="00CD2B32" w:rsidRPr="00CD2B32" w:rsidRDefault="00CD2B32" w:rsidP="00CD2B32">
      <w:pPr>
        <w:pStyle w:val="Bibliography"/>
        <w:rPr>
          <w:lang w:val="en-GB"/>
        </w:rPr>
      </w:pPr>
      <w:proofErr w:type="spellStart"/>
      <w:r w:rsidRPr="00CD2B32">
        <w:rPr>
          <w:lang w:val="en-GB"/>
        </w:rPr>
        <w:t>Sibly</w:t>
      </w:r>
      <w:proofErr w:type="spellEnd"/>
      <w:r w:rsidRPr="00CD2B32">
        <w:rPr>
          <w:lang w:val="en-GB"/>
        </w:rPr>
        <w:t xml:space="preserve">, R.M., Baker, J., Grady, J.M., Luna, S.M., </w:t>
      </w:r>
      <w:proofErr w:type="spellStart"/>
      <w:r w:rsidRPr="00CD2B32">
        <w:rPr>
          <w:lang w:val="en-GB"/>
        </w:rPr>
        <w:t>Kodric</w:t>
      </w:r>
      <w:proofErr w:type="spellEnd"/>
      <w:r w:rsidRPr="00CD2B32">
        <w:rPr>
          <w:lang w:val="en-GB"/>
        </w:rPr>
        <w:t xml:space="preserve">-Brown, A., </w:t>
      </w:r>
      <w:proofErr w:type="spellStart"/>
      <w:r w:rsidRPr="00CD2B32">
        <w:rPr>
          <w:lang w:val="en-GB"/>
        </w:rPr>
        <w:t>Venditti</w:t>
      </w:r>
      <w:proofErr w:type="spellEnd"/>
      <w:r w:rsidRPr="00CD2B32">
        <w:rPr>
          <w:lang w:val="en-GB"/>
        </w:rPr>
        <w:t xml:space="preserve">, C., </w:t>
      </w:r>
      <w:r w:rsidRPr="00CD2B32">
        <w:rPr>
          <w:i/>
          <w:iCs/>
          <w:lang w:val="en-GB"/>
        </w:rPr>
        <w:t>et al.</w:t>
      </w:r>
      <w:r w:rsidRPr="00CD2B32">
        <w:rPr>
          <w:lang w:val="en-GB"/>
        </w:rPr>
        <w:t xml:space="preserve"> (2015). Fundamental insights into ontogenetic growth from theory and fish. </w:t>
      </w:r>
      <w:r w:rsidRPr="00CD2B32">
        <w:rPr>
          <w:i/>
          <w:iCs/>
          <w:lang w:val="en-GB"/>
        </w:rPr>
        <w:t>Proceedings of the National Academy of Sciences, USA</w:t>
      </w:r>
      <w:r w:rsidRPr="00CD2B32">
        <w:rPr>
          <w:lang w:val="en-GB"/>
        </w:rPr>
        <w:t>, 112, 13934–13939.</w:t>
      </w:r>
    </w:p>
    <w:p w14:paraId="6700CF06" w14:textId="77777777" w:rsidR="00CD2B32" w:rsidRPr="00CD2B32" w:rsidRDefault="00CD2B32" w:rsidP="00CD2B32">
      <w:pPr>
        <w:pStyle w:val="Bibliography"/>
        <w:rPr>
          <w:lang w:val="en-GB"/>
        </w:rPr>
      </w:pPr>
      <w:r w:rsidRPr="00CD2B32">
        <w:rPr>
          <w:lang w:val="en-GB"/>
        </w:rPr>
        <w:t xml:space="preserve">Thresher, R.E., </w:t>
      </w:r>
      <w:proofErr w:type="spellStart"/>
      <w:r w:rsidRPr="00CD2B32">
        <w:rPr>
          <w:lang w:val="en-GB"/>
        </w:rPr>
        <w:t>Koslow</w:t>
      </w:r>
      <w:proofErr w:type="spellEnd"/>
      <w:r w:rsidRPr="00CD2B32">
        <w:rPr>
          <w:lang w:val="en-GB"/>
        </w:rPr>
        <w:t xml:space="preserve">, J.A., Morison, A.K. &amp; Smith, D.C. (2007). Depth-mediated reversal of the effects of climate change on long-term growth rates of exploited marine fish. </w:t>
      </w:r>
      <w:r w:rsidRPr="00CD2B32">
        <w:rPr>
          <w:i/>
          <w:iCs/>
          <w:lang w:val="en-GB"/>
        </w:rPr>
        <w:t>Proceedings of the National Academy of Sciences, USA</w:t>
      </w:r>
      <w:r w:rsidRPr="00CD2B32">
        <w:rPr>
          <w:lang w:val="en-GB"/>
        </w:rPr>
        <w:t>, 104, 7461–7465.</w:t>
      </w:r>
    </w:p>
    <w:p w14:paraId="2512FD70" w14:textId="77777777" w:rsidR="00CD2B32" w:rsidRPr="00CD2B32" w:rsidRDefault="00CD2B32" w:rsidP="00CD2B32">
      <w:pPr>
        <w:pStyle w:val="Bibliography"/>
        <w:rPr>
          <w:lang w:val="en-GB"/>
        </w:rPr>
      </w:pPr>
      <w:r w:rsidRPr="00CD2B32">
        <w:rPr>
          <w:lang w:val="en-GB"/>
        </w:rPr>
        <w:t xml:space="preserve">Ursin, E. (1967). A Mathematical Model of Some Aspects of Fish Growth, Respiration, and Mortality. </w:t>
      </w:r>
      <w:r w:rsidRPr="00CD2B32">
        <w:rPr>
          <w:i/>
          <w:iCs/>
          <w:lang w:val="en-GB"/>
        </w:rPr>
        <w:t>Journal of the Fisheries Research Board of Canada</w:t>
      </w:r>
      <w:r w:rsidRPr="00CD2B32">
        <w:rPr>
          <w:lang w:val="en-GB"/>
        </w:rPr>
        <w:t>, 24, 2355–2453.</w:t>
      </w:r>
    </w:p>
    <w:p w14:paraId="64916683" w14:textId="77777777" w:rsidR="00CD2B32" w:rsidRPr="00CD2B32" w:rsidRDefault="00CD2B32" w:rsidP="00CD2B32">
      <w:pPr>
        <w:pStyle w:val="Bibliography"/>
        <w:rPr>
          <w:lang w:val="en-GB"/>
        </w:rPr>
      </w:pPr>
      <w:proofErr w:type="spellStart"/>
      <w:r w:rsidRPr="00CD2B32">
        <w:rPr>
          <w:lang w:val="en-GB"/>
        </w:rPr>
        <w:t>Vasseur</w:t>
      </w:r>
      <w:proofErr w:type="spellEnd"/>
      <w:r w:rsidRPr="00CD2B32">
        <w:rPr>
          <w:lang w:val="en-GB"/>
        </w:rPr>
        <w:t xml:space="preserve">, D.A. &amp; McCann, K.S. (2005). A mechanistic approach for modelling temperature-dependent consumer-resource dynamics. </w:t>
      </w:r>
      <w:r w:rsidRPr="00CD2B32">
        <w:rPr>
          <w:i/>
          <w:iCs/>
          <w:lang w:val="en-GB"/>
        </w:rPr>
        <w:t>The American Naturalist</w:t>
      </w:r>
      <w:r w:rsidRPr="00CD2B32">
        <w:rPr>
          <w:lang w:val="en-GB"/>
        </w:rPr>
        <w:t>, 166, 184–198.</w:t>
      </w:r>
    </w:p>
    <w:p w14:paraId="39168B9A" w14:textId="77777777" w:rsidR="00CD2B32" w:rsidRPr="00CD2B32" w:rsidRDefault="00CD2B32" w:rsidP="00CD2B32">
      <w:pPr>
        <w:pStyle w:val="Bibliography"/>
        <w:rPr>
          <w:lang w:val="en-GB"/>
        </w:rPr>
      </w:pPr>
      <w:proofErr w:type="spellStart"/>
      <w:r w:rsidRPr="00CD2B32">
        <w:rPr>
          <w:lang w:val="en-GB"/>
        </w:rPr>
        <w:lastRenderedPageBreak/>
        <w:t>Vehtari</w:t>
      </w:r>
      <w:proofErr w:type="spellEnd"/>
      <w:r w:rsidRPr="00CD2B32">
        <w:rPr>
          <w:lang w:val="en-GB"/>
        </w:rPr>
        <w:t xml:space="preserve">, A., Gelman, A. &amp; </w:t>
      </w:r>
      <w:proofErr w:type="spellStart"/>
      <w:r w:rsidRPr="00CD2B32">
        <w:rPr>
          <w:lang w:val="en-GB"/>
        </w:rPr>
        <w:t>Gabry</w:t>
      </w:r>
      <w:proofErr w:type="spellEnd"/>
      <w:r w:rsidRPr="00CD2B32">
        <w:rPr>
          <w:lang w:val="en-GB"/>
        </w:rPr>
        <w:t xml:space="preserve">, J. (2017). Practical Bayesian model evaluation using leave-one-out cross-validation and WAIC. </w:t>
      </w:r>
      <w:r w:rsidRPr="00CD2B32">
        <w:rPr>
          <w:i/>
          <w:iCs/>
          <w:lang w:val="en-GB"/>
        </w:rPr>
        <w:t xml:space="preserve">Stat </w:t>
      </w:r>
      <w:proofErr w:type="spellStart"/>
      <w:r w:rsidRPr="00CD2B32">
        <w:rPr>
          <w:i/>
          <w:iCs/>
          <w:lang w:val="en-GB"/>
        </w:rPr>
        <w:t>Comput</w:t>
      </w:r>
      <w:proofErr w:type="spellEnd"/>
      <w:r w:rsidRPr="00CD2B32">
        <w:rPr>
          <w:lang w:val="en-GB"/>
        </w:rPr>
        <w:t>, 27, 1413–1432.</w:t>
      </w:r>
    </w:p>
    <w:p w14:paraId="30F66EE2" w14:textId="77777777" w:rsidR="00CD2B32" w:rsidRPr="00CD2B32" w:rsidRDefault="00CD2B32" w:rsidP="00CD2B32">
      <w:pPr>
        <w:pStyle w:val="Bibliography"/>
        <w:rPr>
          <w:lang w:val="en-GB"/>
        </w:rPr>
      </w:pPr>
      <w:r w:rsidRPr="00CD2B32">
        <w:rPr>
          <w:lang w:val="en-GB"/>
        </w:rPr>
        <w:t xml:space="preserve">Werner, E.E. &amp; Hall, D.J. (1988). Ontogenetic Habitat Shifts in Bluegill: The Foraging Rate-Predation Risk Trade-off. </w:t>
      </w:r>
      <w:r w:rsidRPr="00CD2B32">
        <w:rPr>
          <w:i/>
          <w:iCs/>
          <w:lang w:val="en-GB"/>
        </w:rPr>
        <w:t>Ecology</w:t>
      </w:r>
      <w:r w:rsidRPr="00CD2B32">
        <w:rPr>
          <w:lang w:val="en-GB"/>
        </w:rPr>
        <w:t>, 69, 1352–1366.</w:t>
      </w:r>
    </w:p>
    <w:p w14:paraId="7908A911" w14:textId="77777777" w:rsidR="00CD2B32" w:rsidRPr="00CD2B32" w:rsidRDefault="00CD2B32" w:rsidP="00CD2B32">
      <w:pPr>
        <w:pStyle w:val="Bibliography"/>
        <w:rPr>
          <w:lang w:val="en-GB"/>
        </w:rPr>
      </w:pPr>
      <w:r w:rsidRPr="00CD2B32">
        <w:rPr>
          <w:lang w:val="en-GB"/>
        </w:rPr>
        <w:t xml:space="preserve">West, G.B., Brown, J.H. &amp; </w:t>
      </w:r>
      <w:proofErr w:type="spellStart"/>
      <w:r w:rsidRPr="00CD2B32">
        <w:rPr>
          <w:lang w:val="en-GB"/>
        </w:rPr>
        <w:t>Enquist</w:t>
      </w:r>
      <w:proofErr w:type="spellEnd"/>
      <w:r w:rsidRPr="00CD2B32">
        <w:rPr>
          <w:lang w:val="en-GB"/>
        </w:rPr>
        <w:t xml:space="preserve">, B.J. (1999). The fourth dimension of life: Fractal geometry and allometric scaling of organisms. </w:t>
      </w:r>
      <w:r w:rsidRPr="00CD2B32">
        <w:rPr>
          <w:i/>
          <w:iCs/>
          <w:lang w:val="en-GB"/>
        </w:rPr>
        <w:t>Science</w:t>
      </w:r>
      <w:r w:rsidRPr="00CD2B32">
        <w:rPr>
          <w:lang w:val="en-GB"/>
        </w:rPr>
        <w:t>, 284, 1677–1679.</w:t>
      </w:r>
    </w:p>
    <w:p w14:paraId="5C4AF0A1" w14:textId="77777777" w:rsidR="00CD2B32" w:rsidRPr="00CD2B32" w:rsidRDefault="00CD2B32" w:rsidP="00CD2B32">
      <w:pPr>
        <w:pStyle w:val="Bibliography"/>
        <w:rPr>
          <w:lang w:val="en-GB"/>
        </w:rPr>
      </w:pPr>
      <w:r w:rsidRPr="00CD2B32">
        <w:rPr>
          <w:lang w:val="en-GB"/>
        </w:rPr>
        <w:t xml:space="preserve">West, G.B., Brown, J.H. &amp; </w:t>
      </w:r>
      <w:proofErr w:type="spellStart"/>
      <w:r w:rsidRPr="00CD2B32">
        <w:rPr>
          <w:lang w:val="en-GB"/>
        </w:rPr>
        <w:t>Enquist</w:t>
      </w:r>
      <w:proofErr w:type="spellEnd"/>
      <w:r w:rsidRPr="00CD2B32">
        <w:rPr>
          <w:lang w:val="en-GB"/>
        </w:rPr>
        <w:t xml:space="preserve">, B.J. (2001). A general model for ontogenetic growth. </w:t>
      </w:r>
      <w:r w:rsidRPr="00CD2B32">
        <w:rPr>
          <w:i/>
          <w:iCs/>
          <w:lang w:val="en-GB"/>
        </w:rPr>
        <w:t>Nature</w:t>
      </w:r>
      <w:r w:rsidRPr="00CD2B32">
        <w:rPr>
          <w:lang w:val="en-GB"/>
        </w:rPr>
        <w:t>, 413, 628–631.</w:t>
      </w:r>
    </w:p>
    <w:p w14:paraId="41FE2947" w14:textId="77777777" w:rsidR="00CD2B32" w:rsidRPr="00CD2B32" w:rsidRDefault="00CD2B32" w:rsidP="00CD2B32">
      <w:pPr>
        <w:pStyle w:val="Bibliography"/>
        <w:rPr>
          <w:lang w:val="en-GB"/>
        </w:rPr>
      </w:pPr>
      <w:r w:rsidRPr="00CD2B32">
        <w:rPr>
          <w:lang w:val="en-GB"/>
        </w:rPr>
        <w:t xml:space="preserve">Wickham, H. (2017). </w:t>
      </w:r>
      <w:proofErr w:type="spellStart"/>
      <w:r w:rsidRPr="00CD2B32">
        <w:rPr>
          <w:i/>
          <w:iCs/>
          <w:lang w:val="en-GB"/>
        </w:rPr>
        <w:t>tidyverse</w:t>
      </w:r>
      <w:proofErr w:type="spellEnd"/>
      <w:r w:rsidRPr="00CD2B32">
        <w:rPr>
          <w:i/>
          <w:iCs/>
          <w:lang w:val="en-GB"/>
        </w:rPr>
        <w:t>: Easily Install and Load the “</w:t>
      </w:r>
      <w:proofErr w:type="spellStart"/>
      <w:r w:rsidRPr="00CD2B32">
        <w:rPr>
          <w:i/>
          <w:iCs/>
          <w:lang w:val="en-GB"/>
        </w:rPr>
        <w:t>Tidyverse</w:t>
      </w:r>
      <w:proofErr w:type="spellEnd"/>
      <w:r w:rsidRPr="00CD2B32">
        <w:rPr>
          <w:i/>
          <w:iCs/>
          <w:lang w:val="en-GB"/>
        </w:rPr>
        <w:t>.”</w:t>
      </w:r>
    </w:p>
    <w:p w14:paraId="4E826BFF" w14:textId="77777777" w:rsidR="00CD2B32" w:rsidRPr="00CD2B32" w:rsidRDefault="00CD2B32" w:rsidP="00CD2B32">
      <w:pPr>
        <w:pStyle w:val="Bibliography"/>
        <w:rPr>
          <w:lang w:val="en-GB"/>
        </w:rPr>
      </w:pPr>
      <w:proofErr w:type="spellStart"/>
      <w:r w:rsidRPr="00CD2B32">
        <w:rPr>
          <w:lang w:val="en-GB"/>
        </w:rPr>
        <w:t>Xie</w:t>
      </w:r>
      <w:proofErr w:type="spellEnd"/>
      <w:r w:rsidRPr="00CD2B32">
        <w:rPr>
          <w:lang w:val="en-GB"/>
        </w:rPr>
        <w:t xml:space="preserve">, </w:t>
      </w:r>
      <w:proofErr w:type="spellStart"/>
      <w:r w:rsidRPr="00CD2B32">
        <w:rPr>
          <w:lang w:val="en-GB"/>
        </w:rPr>
        <w:t>Xiaojun</w:t>
      </w:r>
      <w:proofErr w:type="spellEnd"/>
      <w:r w:rsidRPr="00CD2B32">
        <w:rPr>
          <w:lang w:val="en-GB"/>
        </w:rPr>
        <w:t xml:space="preserve">. &amp; Sun, </w:t>
      </w:r>
      <w:proofErr w:type="spellStart"/>
      <w:r w:rsidRPr="00CD2B32">
        <w:rPr>
          <w:lang w:val="en-GB"/>
        </w:rPr>
        <w:t>Ruyung</w:t>
      </w:r>
      <w:proofErr w:type="spellEnd"/>
      <w:r w:rsidRPr="00CD2B32">
        <w:rPr>
          <w:lang w:val="en-GB"/>
        </w:rPr>
        <w:t>. (1990). The Bioenergetics of the Southern Catfish (</w:t>
      </w:r>
      <w:proofErr w:type="spellStart"/>
      <w:r w:rsidRPr="00CD2B32">
        <w:rPr>
          <w:lang w:val="en-GB"/>
        </w:rPr>
        <w:t>Silurus</w:t>
      </w:r>
      <w:proofErr w:type="spellEnd"/>
      <w:r w:rsidRPr="00CD2B32">
        <w:rPr>
          <w:lang w:val="en-GB"/>
        </w:rPr>
        <w:t xml:space="preserve"> </w:t>
      </w:r>
      <w:proofErr w:type="spellStart"/>
      <w:r w:rsidRPr="00CD2B32">
        <w:rPr>
          <w:lang w:val="en-GB"/>
        </w:rPr>
        <w:t>meridionalis</w:t>
      </w:r>
      <w:proofErr w:type="spellEnd"/>
      <w:r w:rsidRPr="00CD2B32">
        <w:rPr>
          <w:lang w:val="en-GB"/>
        </w:rPr>
        <w:t xml:space="preserve"> Chen). I. Resting Metabolic Rate as a Function of Body Weight and Temperature. </w:t>
      </w:r>
      <w:r w:rsidRPr="00CD2B32">
        <w:rPr>
          <w:i/>
          <w:iCs/>
          <w:lang w:val="en-GB"/>
        </w:rPr>
        <w:t>Physiological Zoology</w:t>
      </w:r>
      <w:r w:rsidRPr="00CD2B32">
        <w:rPr>
          <w:lang w:val="en-GB"/>
        </w:rPr>
        <w:t>, 63, 1181–1195.</w:t>
      </w:r>
    </w:p>
    <w:p w14:paraId="4C5C30BA" w14:textId="3C96BDC7"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A436C2" w:rsidRDefault="00A436C2">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Max Lindmark" w:date="2020-01-12T15:18:00Z" w:initials="ML">
    <w:p w14:paraId="733E05BB" w14:textId="59BA8672" w:rsidR="00711C7F" w:rsidRPr="00711C7F" w:rsidRDefault="00711C7F">
      <w:pPr>
        <w:pStyle w:val="CommentText"/>
        <w:rPr>
          <w:lang w:val="en-US"/>
        </w:rPr>
      </w:pPr>
      <w:r>
        <w:rPr>
          <w:rStyle w:val="CommentReference"/>
        </w:rPr>
        <w:annotationRef/>
      </w:r>
      <w:r w:rsidRPr="00711C7F">
        <w:rPr>
          <w:lang w:val="en-US"/>
        </w:rPr>
        <w:t xml:space="preserve">Make sure I mention growth here as </w:t>
      </w:r>
      <w:proofErr w:type="gramStart"/>
      <w:r w:rsidRPr="00711C7F">
        <w:rPr>
          <w:lang w:val="en-US"/>
        </w:rPr>
        <w:t>well,,,</w:t>
      </w:r>
      <w:proofErr w:type="gramEnd"/>
      <w:r w:rsidRPr="00711C7F">
        <w:rPr>
          <w:lang w:val="en-US"/>
        </w:rPr>
        <w:t xml:space="preserve"> or=</w:t>
      </w:r>
    </w:p>
  </w:comment>
  <w:comment w:id="2" w:author="Max Lindmark" w:date="2019-12-09T19:01:00Z" w:initials="ML">
    <w:p w14:paraId="15B916F0" w14:textId="77777777" w:rsidR="00A436C2" w:rsidRPr="00B1601D" w:rsidRDefault="00A436C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3" w:author="Anna Gårdmark" w:date="2019-12-11T09:19:00Z" w:initials="AG">
    <w:p w14:paraId="2623985C" w14:textId="77777777" w:rsidR="00A436C2" w:rsidRPr="00A23A0E" w:rsidRDefault="00A436C2" w:rsidP="000F1792">
      <w:pPr>
        <w:pStyle w:val="CommentText"/>
      </w:pPr>
      <w:r>
        <w:rPr>
          <w:rStyle w:val="CommentReference"/>
        </w:rPr>
        <w:annotationRef/>
      </w:r>
      <w:r w:rsidRPr="00A23A0E">
        <w:rPr>
          <w:rStyle w:val="CommentReference"/>
        </w:rPr>
        <w:t xml:space="preserve">to </w:t>
      </w:r>
      <w:proofErr w:type="spellStart"/>
      <w:r w:rsidRPr="00A23A0E">
        <w:rPr>
          <w:rStyle w:val="CommentReference"/>
        </w:rPr>
        <w:t>bring</w:t>
      </w:r>
      <w:proofErr w:type="spellEnd"/>
      <w:r w:rsidRPr="00A23A0E">
        <w:rPr>
          <w:rStyle w:val="CommentReference"/>
        </w:rPr>
        <w:t xml:space="preserve"> </w:t>
      </w:r>
      <w:proofErr w:type="spellStart"/>
      <w:r w:rsidRPr="00A23A0E">
        <w:rPr>
          <w:rStyle w:val="CommentReference"/>
        </w:rPr>
        <w:t>up</w:t>
      </w:r>
      <w:proofErr w:type="spellEnd"/>
      <w:r w:rsidRPr="00A23A0E">
        <w:rPr>
          <w:rStyle w:val="CommentReference"/>
        </w:rPr>
        <w:t xml:space="preserve"> in intro</w:t>
      </w:r>
      <w:r>
        <w:rPr>
          <w:rStyle w:val="CommentReference"/>
        </w:rPr>
        <w:t xml:space="preserve"> (&amp; point out the problems with it)</w:t>
      </w:r>
      <w:r w:rsidRPr="00A23A0E">
        <w:rPr>
          <w:rStyle w:val="CommentReference"/>
        </w:rPr>
        <w:t>, and give example refs</w:t>
      </w:r>
    </w:p>
  </w:comment>
  <w:comment w:id="4" w:author="Max Lindmark" w:date="2020-01-08T08:51:00Z" w:initials="ML">
    <w:p w14:paraId="59FD3B5A" w14:textId="6947351A" w:rsidR="00A436C2" w:rsidRDefault="00A436C2">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5" w:author="Max Lindmark" w:date="2020-01-10T11:51:00Z" w:initials="ML">
    <w:p w14:paraId="099D7EAE" w14:textId="2B38E872" w:rsidR="00A436C2" w:rsidRDefault="00A436C2">
      <w:pPr>
        <w:pStyle w:val="CommentText"/>
      </w:pPr>
      <w:r>
        <w:rPr>
          <w:rStyle w:val="CommentReference"/>
        </w:rPr>
        <w:annotationRef/>
      </w:r>
      <w:r>
        <w:t>Or another word: rescale? Maybe that’s more accurate, because what we do is rescale the data - by species - to plot all species on the same scale, which now is relative. Can change accordingly if you agree!</w:t>
      </w:r>
    </w:p>
  </w:comment>
  <w:comment w:id="6" w:author="Anna Gårdmark" w:date="2019-12-11T09:24:00Z" w:initials="AG">
    <w:p w14:paraId="6E990F83" w14:textId="77777777" w:rsidR="00A436C2" w:rsidRPr="008843E5" w:rsidRDefault="00A436C2" w:rsidP="000F1792">
      <w:pPr>
        <w:pStyle w:val="CommentText"/>
      </w:pPr>
      <w:r>
        <w:rPr>
          <w:rStyle w:val="CommentReference"/>
        </w:rPr>
        <w:annotationRef/>
      </w:r>
      <w:r w:rsidRPr="008843E5">
        <w:rPr>
          <w:rStyle w:val="CommentReference"/>
        </w:rPr>
        <w:t>say when extracted</w:t>
      </w:r>
    </w:p>
  </w:comment>
  <w:comment w:id="7" w:author="Anna Gårdmark" w:date="2019-12-11T09:24:00Z" w:initials="AG">
    <w:p w14:paraId="00F4FAB9" w14:textId="77777777" w:rsidR="00A436C2" w:rsidRPr="009650A4" w:rsidRDefault="00A436C2" w:rsidP="000F1792">
      <w:pPr>
        <w:pStyle w:val="CommentText"/>
      </w:pPr>
      <w:r>
        <w:rPr>
          <w:rStyle w:val="CommentReference"/>
        </w:rPr>
        <w:annotationRef/>
      </w:r>
      <w:r w:rsidRPr="009650A4">
        <w:rPr>
          <w:rStyle w:val="CommentReference"/>
        </w:rPr>
        <w:t>s</w:t>
      </w:r>
      <w:r>
        <w:rPr>
          <w:rStyle w:val="CommentReference"/>
        </w:rPr>
        <w:t>ay when extracted</w:t>
      </w:r>
    </w:p>
  </w:comment>
  <w:comment w:id="8" w:author="Max Lindmark" w:date="2020-01-11T11:12:00Z" w:initials="ML">
    <w:p w14:paraId="10944047" w14:textId="47966928" w:rsidR="00A436C2" w:rsidRDefault="00A436C2">
      <w:pPr>
        <w:pStyle w:val="CommentText"/>
      </w:pPr>
      <w:r>
        <w:rPr>
          <w:rStyle w:val="CommentReference"/>
        </w:rPr>
        <w:annotationRef/>
      </w:r>
      <w:r>
        <w:t xml:space="preserve">could be one species where this was not possible, need to check notes. </w:t>
      </w:r>
    </w:p>
  </w:comment>
  <w:comment w:id="9" w:author="Max Lindmark" w:date="2020-01-10T10:28:00Z" w:initials="ML">
    <w:p w14:paraId="2E0B3640" w14:textId="0CC73ADB" w:rsidR="00A436C2" w:rsidRDefault="00A436C2">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11" w:author="Max Lindmark" w:date="2020-01-10T15:47:00Z" w:initials="ML">
    <w:p w14:paraId="4F72165C" w14:textId="13C28496" w:rsidR="00A436C2" w:rsidRDefault="00A436C2">
      <w:pPr>
        <w:pStyle w:val="CommentText"/>
      </w:pPr>
      <w:r>
        <w:rPr>
          <w:rStyle w:val="CommentReference"/>
        </w:rPr>
        <w:annotationRef/>
      </w:r>
      <w:r>
        <w:t>Could in theory plot also the distribution of species-coefficients, have not done that yet.</w:t>
      </w:r>
    </w:p>
  </w:comment>
  <w:comment w:id="12" w:author="Max Lindmark" w:date="2020-01-10T16:10:00Z" w:initials="ML">
    <w:p w14:paraId="3D1FB11D" w14:textId="77777777" w:rsidR="00A436C2" w:rsidRDefault="00A436C2">
      <w:pPr>
        <w:pStyle w:val="CommentText"/>
        <w:rPr>
          <w:rStyle w:val="CommentReference"/>
        </w:rPr>
      </w:pPr>
      <w:r>
        <w:rPr>
          <w:rStyle w:val="CommentReference"/>
        </w:rPr>
        <w:annotationRef/>
      </w:r>
      <w:r>
        <w:rPr>
          <w:rStyle w:val="CommentReference"/>
        </w:rPr>
        <w:t xml:space="preserve">The best fit model contains the interaction term, but it’s both small (the effect size) and uncertain. </w:t>
      </w:r>
    </w:p>
    <w:p w14:paraId="70C8525F" w14:textId="77777777" w:rsidR="00A436C2" w:rsidRDefault="00A436C2">
      <w:pPr>
        <w:pStyle w:val="CommentText"/>
        <w:rPr>
          <w:rStyle w:val="CommentReference"/>
        </w:rPr>
      </w:pPr>
    </w:p>
    <w:p w14:paraId="23D65A75" w14:textId="77777777" w:rsidR="00A436C2" w:rsidRDefault="00A436C2">
      <w:pPr>
        <w:pStyle w:val="CommentText"/>
        <w:rPr>
          <w:rStyle w:val="CommentReference"/>
        </w:rPr>
      </w:pPr>
      <w:r>
        <w:rPr>
          <w:rStyle w:val="CommentReference"/>
        </w:rPr>
        <w:t xml:space="preserve">In terms of fit to data however it seems we should include it, but when making inference we should probably reject its importance. </w:t>
      </w:r>
    </w:p>
    <w:p w14:paraId="7BFF043B" w14:textId="77777777" w:rsidR="00A436C2" w:rsidRDefault="00A436C2">
      <w:pPr>
        <w:pStyle w:val="CommentText"/>
        <w:rPr>
          <w:rStyle w:val="CommentReference"/>
        </w:rPr>
      </w:pPr>
    </w:p>
    <w:p w14:paraId="6C890A9E" w14:textId="5A27557D" w:rsidR="00A436C2" w:rsidRDefault="00A436C2">
      <w:pPr>
        <w:pStyle w:val="CommentText"/>
      </w:pPr>
      <w:r>
        <w:rPr>
          <w:rStyle w:val="CommentReference"/>
        </w:rPr>
        <w:t xml:space="preserve">I’ll see if I have time to look at the intervals of the WAIC, maybe that will show that the models are not very much </w:t>
      </w:r>
      <w:proofErr w:type="gramStart"/>
      <w:r>
        <w:rPr>
          <w:rStyle w:val="CommentReference"/>
        </w:rPr>
        <w:t>different</w:t>
      </w:r>
      <w:proofErr w:type="gramEnd"/>
      <w:r>
        <w:rPr>
          <w:rStyle w:val="CommentReference"/>
        </w:rPr>
        <w:t xml:space="preserve"> and we can omit the interaction also for predictions…</w:t>
      </w:r>
    </w:p>
  </w:comment>
  <w:comment w:id="13" w:author="Max Lindmark" w:date="2020-01-10T17:37:00Z" w:initials="ML">
    <w:p w14:paraId="7ABC80E2" w14:textId="047D4EBC" w:rsidR="00A436C2" w:rsidRDefault="00A436C2">
      <w:pPr>
        <w:pStyle w:val="CommentText"/>
      </w:pPr>
      <w:r>
        <w:rPr>
          <w:rStyle w:val="CommentReference"/>
        </w:rPr>
        <w:annotationRef/>
      </w:r>
      <w:r>
        <w:t xml:space="preserve">This 0.2% is because the predictor for mass is rescaled and </w:t>
      </w:r>
      <w:proofErr w:type="spellStart"/>
      <w:r>
        <w:t>centered</w:t>
      </w:r>
      <w:proofErr w:type="spellEnd"/>
      <w:r>
        <w:t xml:space="preserve"> in such a way that when it is 0, the m/</w:t>
      </w:r>
      <w:proofErr w:type="spellStart"/>
      <w:r>
        <w:t>m_infinity</w:t>
      </w:r>
      <w:proofErr w:type="spellEnd"/>
      <w:r>
        <w:t xml:space="preserve"> variable is 0.002.</w:t>
      </w:r>
    </w:p>
  </w:comment>
  <w:comment w:id="14" w:author="Anna Gårdmark" w:date="2019-12-11T11:49:00Z" w:initials="AG">
    <w:p w14:paraId="303ED2F3" w14:textId="77777777" w:rsidR="00A436C2" w:rsidRPr="0050386C" w:rsidRDefault="00A436C2"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15" w:author="Jan Ohlberger" w:date="2019-12-15T21:27:00Z" w:initials="Ca">
    <w:p w14:paraId="752F73BD" w14:textId="77777777" w:rsidR="00A436C2" w:rsidRDefault="00A436C2" w:rsidP="00524113">
      <w:pPr>
        <w:pStyle w:val="CommentText"/>
      </w:pPr>
      <w:r>
        <w:rPr>
          <w:rStyle w:val="CommentReference"/>
        </w:rPr>
        <w:annotationRef/>
      </w:r>
      <w:r>
        <w:t>I’d also like to add the delta WAICs</w:t>
      </w:r>
    </w:p>
  </w:comment>
  <w:comment w:id="16" w:author="Max Lindmark" w:date="2019-12-17T10:20:00Z" w:initials="ML">
    <w:p w14:paraId="447E2E85" w14:textId="77777777" w:rsidR="00A436C2" w:rsidRDefault="00A436C2" w:rsidP="00524113">
      <w:pPr>
        <w:pStyle w:val="CommentText"/>
      </w:pPr>
      <w:r>
        <w:t xml:space="preserve">Jan: by delta WAICs do you mean WAICs relative to the best model (which then has a </w:t>
      </w:r>
      <w:proofErr w:type="spellStart"/>
      <w:r>
        <w:t>dWAIC</w:t>
      </w:r>
      <w:proofErr w:type="spellEnd"/>
      <w:r>
        <w:t xml:space="preserve"> = 0?) </w:t>
      </w:r>
    </w:p>
    <w:p w14:paraId="15C789CA" w14:textId="77777777" w:rsidR="00A436C2" w:rsidRDefault="00A436C2" w:rsidP="00524113">
      <w:pPr>
        <w:pStyle w:val="CommentText"/>
      </w:pPr>
    </w:p>
    <w:p w14:paraId="38781418" w14:textId="2A513C7D" w:rsidR="00A436C2" w:rsidRPr="0014027E" w:rsidRDefault="00A436C2" w:rsidP="00524113">
      <w:pPr>
        <w:pStyle w:val="CommentText"/>
      </w:pPr>
      <w:r>
        <w:t xml:space="preserve">Then I can maybe have the columns show </w:t>
      </w:r>
      <w:proofErr w:type="spellStart"/>
      <w:r>
        <w:t>dWAIC</w:t>
      </w:r>
      <w:proofErr w:type="spellEnd"/>
      <w:r>
        <w:t xml:space="preserve"> (WAIC), e.g. 0 (30) for example.</w:t>
      </w:r>
    </w:p>
  </w:comment>
  <w:comment w:id="17" w:author="Max Lindmark" w:date="2019-12-17T13:32:00Z" w:initials="ML">
    <w:p w14:paraId="0D963460" w14:textId="77777777" w:rsidR="00A436C2" w:rsidRDefault="00A436C2" w:rsidP="00524113">
      <w:pPr>
        <w:pStyle w:val="CommentText"/>
      </w:pPr>
      <w:r>
        <w:t>Anna: I don’t think there is a simple rule like that (I haven’t seen it), but the difference does matter. I have seen people estimating the standard error or the difference in WAIC between two models and then computing an interval for the difference to see which % overlaps zero. Can try that if time! Maybe for the two best models? Three?</w:t>
      </w:r>
    </w:p>
    <w:p w14:paraId="54ECBBD7" w14:textId="77777777" w:rsidR="00A436C2" w:rsidRDefault="00A436C2" w:rsidP="00524113">
      <w:pPr>
        <w:pStyle w:val="CommentText"/>
      </w:pPr>
    </w:p>
    <w:p w14:paraId="71A7AF10" w14:textId="065AD377" w:rsidR="00A436C2" w:rsidRDefault="00A436C2" w:rsidP="00524113">
      <w:pPr>
        <w:pStyle w:val="CommentText"/>
      </w:pPr>
      <w:r>
        <w:t xml:space="preserve">I base this on Richard </w:t>
      </w:r>
      <w:proofErr w:type="spellStart"/>
      <w:r>
        <w:t>McElreths</w:t>
      </w:r>
      <w:proofErr w:type="spellEnd"/>
      <w:r>
        <w:t xml:space="preserve"> book Statistical Rethinking. He argues against model selection and advocates model comparison instead. By that he means I think to use WAIC to find models that fit </w:t>
      </w:r>
      <w:proofErr w:type="gramStart"/>
      <w:r>
        <w:t>well, and</w:t>
      </w:r>
      <w:proofErr w:type="gramEnd"/>
      <w:r>
        <w:t xml:space="preserve"> compare all that do and learn something from their differences.</w:t>
      </w:r>
    </w:p>
  </w:comment>
  <w:comment w:id="18" w:author="Max Lindmark" w:date="2020-01-07T17:21:00Z" w:initials="ML">
    <w:p w14:paraId="2AA9137A" w14:textId="7B17B72A" w:rsidR="00A436C2" w:rsidRDefault="00A436C2">
      <w:pPr>
        <w:pStyle w:val="CommentText"/>
      </w:pPr>
      <w:r>
        <w:rPr>
          <w:rStyle w:val="CommentReference"/>
        </w:rPr>
        <w:annotationRef/>
      </w:r>
      <w:r>
        <w:t>Now without data points above optimum, hence slightly different estimates. Note selected model has non-significant interaction term in it.</w:t>
      </w:r>
    </w:p>
  </w:comment>
  <w:comment w:id="19" w:author="Max Lindmark" w:date="2020-01-10T17:12:00Z" w:initials="ML">
    <w:p w14:paraId="01C46E56" w14:textId="77777777" w:rsidR="00A436C2" w:rsidRDefault="00A436C2">
      <w:pPr>
        <w:pStyle w:val="CommentText"/>
      </w:pPr>
      <w:r>
        <w:rPr>
          <w:rStyle w:val="CommentReference"/>
        </w:rPr>
        <w:annotationRef/>
      </w:r>
      <w:r>
        <w:t>Converting between these units are a *</w:t>
      </w:r>
      <w:r w:rsidRPr="00963199">
        <w:rPr>
          <w:u w:val="single"/>
        </w:rPr>
        <w:t>nightmare</w:t>
      </w:r>
      <w:r>
        <w:t>*…. But I guess the arguments for rescaling/standardizing are good I guess there’s no way around it!</w:t>
      </w:r>
    </w:p>
    <w:p w14:paraId="3C5BA72C" w14:textId="77777777" w:rsidR="00A436C2" w:rsidRDefault="00A436C2">
      <w:pPr>
        <w:pStyle w:val="CommentText"/>
      </w:pPr>
    </w:p>
    <w:p w14:paraId="2593AF36" w14:textId="0FD47969" w:rsidR="00A436C2" w:rsidRDefault="00A436C2">
      <w:pPr>
        <w:pStyle w:val="CommentText"/>
      </w:pPr>
      <w:r>
        <w:t xml:space="preserve">Many things can go wrong here, because when I go from </w:t>
      </w:r>
      <w:proofErr w:type="spellStart"/>
      <w:r>
        <w:t>celcius</w:t>
      </w:r>
      <w:proofErr w:type="spellEnd"/>
      <w:r>
        <w:t xml:space="preserve"> to the predictor variables, I:</w:t>
      </w:r>
    </w:p>
    <w:p w14:paraId="671CD1EA" w14:textId="1525E769" w:rsidR="00A436C2" w:rsidRDefault="00A436C2">
      <w:pPr>
        <w:pStyle w:val="CommentText"/>
      </w:pPr>
    </w:p>
    <w:p w14:paraId="6A2B736B" w14:textId="765CFF8C" w:rsidR="00A436C2" w:rsidRDefault="00A436C2" w:rsidP="006E24EB">
      <w:pPr>
        <w:pStyle w:val="CommentText"/>
        <w:numPr>
          <w:ilvl w:val="0"/>
          <w:numId w:val="34"/>
        </w:numPr>
      </w:pPr>
      <w:r>
        <w:t xml:space="preserve"> Convert to Arrhenius temperature</w:t>
      </w:r>
    </w:p>
    <w:p w14:paraId="47DEBC39" w14:textId="290A7686" w:rsidR="00A436C2" w:rsidRDefault="00A436C2" w:rsidP="000B2B42">
      <w:pPr>
        <w:pStyle w:val="CommentText"/>
        <w:numPr>
          <w:ilvl w:val="0"/>
          <w:numId w:val="34"/>
        </w:numPr>
      </w:pPr>
      <w:r>
        <w:t xml:space="preserve"> Subtract the temperature with median env. temp by species (here we also blur the relationship because each species will have </w:t>
      </w:r>
      <w:proofErr w:type="spellStart"/>
      <w:proofErr w:type="gramStart"/>
      <w:r>
        <w:t>it’s</w:t>
      </w:r>
      <w:proofErr w:type="spellEnd"/>
      <w:proofErr w:type="gramEnd"/>
      <w:r>
        <w:t xml:space="preserve"> own formula to convert back)</w:t>
      </w:r>
    </w:p>
    <w:p w14:paraId="5A374383" w14:textId="26634A4B" w:rsidR="00A436C2" w:rsidRDefault="00A436C2" w:rsidP="000B2B42">
      <w:pPr>
        <w:pStyle w:val="CommentText"/>
        <w:numPr>
          <w:ilvl w:val="0"/>
          <w:numId w:val="34"/>
        </w:numPr>
      </w:pPr>
      <w:r>
        <w:t xml:space="preserve"> From these normalized temperatures, I further subtract the grand mean. Maybe this isn’t necessary, but it makes interpretation of the coefficients easier (e.g. when mass is zero and we predict over temperature, the prediction corresponds to a mass = mean rather than 0).</w:t>
      </w:r>
    </w:p>
    <w:p w14:paraId="2490DD3E" w14:textId="77777777" w:rsidR="00A436C2" w:rsidRDefault="00A436C2">
      <w:pPr>
        <w:pStyle w:val="CommentText"/>
      </w:pPr>
    </w:p>
    <w:p w14:paraId="35425AD6" w14:textId="77777777" w:rsidR="00A436C2" w:rsidRDefault="00A436C2">
      <w:pPr>
        <w:pStyle w:val="CommentText"/>
      </w:pPr>
      <w:r>
        <w:t xml:space="preserve">The way I try to go back to normal scales when I talk about the results is simply by plotting. All the conversions are made column wise, so I just plot the original variable, e.g. environment-normalized temperature vs </w:t>
      </w:r>
      <w:proofErr w:type="spellStart"/>
      <w:r>
        <w:t>mean_centered</w:t>
      </w:r>
      <w:proofErr w:type="spellEnd"/>
      <w:r>
        <w:t xml:space="preserve"> Arrhenius temperature and eyeball and see how they relate (there’s minor noise because of the species-specificity, but the overall relationship is very clear). I guess that works… what do you think about that?</w:t>
      </w:r>
    </w:p>
    <w:p w14:paraId="294FFAAA" w14:textId="77777777" w:rsidR="00A436C2" w:rsidRDefault="00A436C2">
      <w:pPr>
        <w:pStyle w:val="CommentText"/>
      </w:pPr>
    </w:p>
    <w:p w14:paraId="266F3668" w14:textId="3CC721C6" w:rsidR="00A436C2" w:rsidRDefault="00A436C2">
      <w:pPr>
        <w:pStyle w:val="CommentText"/>
      </w:pPr>
      <w:r>
        <w:t>This is how an example plot looks:</w:t>
      </w:r>
    </w:p>
    <w:p w14:paraId="3E676C11" w14:textId="13346BBA" w:rsidR="00A436C2" w:rsidRDefault="00A436C2">
      <w:pPr>
        <w:pStyle w:val="CommentText"/>
      </w:pPr>
      <w:r>
        <w:rPr>
          <w:noProof/>
        </w:rPr>
        <w:drawing>
          <wp:inline distT="0" distB="0" distL="0" distR="0" wp14:anchorId="254955AE" wp14:editId="0968C403">
            <wp:extent cx="2065443" cy="1455417"/>
            <wp:effectExtent l="0" t="0" r="5080" b="5715"/>
            <wp:docPr id="21" name="Picture 21"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0 at 17.22.37.png"/>
                    <pic:cNvPicPr/>
                  </pic:nvPicPr>
                  <pic:blipFill>
                    <a:blip r:embed="rId1">
                      <a:extLst>
                        <a:ext uri="{28A0092B-C50C-407E-A947-70E740481C1C}">
                          <a14:useLocalDpi xmlns:a14="http://schemas.microsoft.com/office/drawing/2010/main" val="0"/>
                        </a:ext>
                      </a:extLst>
                    </a:blip>
                    <a:stretch>
                      <a:fillRect/>
                    </a:stretch>
                  </pic:blipFill>
                  <pic:spPr>
                    <a:xfrm>
                      <a:off x="0" y="0"/>
                      <a:ext cx="2121106" cy="1494640"/>
                    </a:xfrm>
                    <a:prstGeom prst="rect">
                      <a:avLst/>
                    </a:prstGeom>
                  </pic:spPr>
                </pic:pic>
              </a:graphicData>
            </a:graphic>
          </wp:inline>
        </w:drawing>
      </w:r>
    </w:p>
    <w:p w14:paraId="197344F3" w14:textId="77777777" w:rsidR="00A436C2" w:rsidRDefault="00A436C2">
      <w:pPr>
        <w:pStyle w:val="CommentText"/>
      </w:pPr>
    </w:p>
    <w:p w14:paraId="0CE795E5" w14:textId="685E1242" w:rsidR="00A436C2" w:rsidRDefault="00A436C2">
      <w:pPr>
        <w:pStyle w:val="CommentText"/>
      </w:pPr>
      <w:proofErr w:type="gramStart"/>
      <w:r>
        <w:t>So</w:t>
      </w:r>
      <w:proofErr w:type="gramEnd"/>
      <w:r>
        <w:t xml:space="preserve"> from this example, if we use x as -1 and 0 when making the model prediction, I would interpret that as +10 and +2.5 in units TEMP_C – MEDIAN. ENV.TEMP</w:t>
      </w:r>
    </w:p>
  </w:comment>
  <w:comment w:id="20" w:author="Max Lindmark" w:date="2020-01-10T13:17:00Z" w:initials="ML">
    <w:p w14:paraId="12C40B69" w14:textId="5FF406E4" w:rsidR="00A436C2" w:rsidRDefault="00A436C2">
      <w:pPr>
        <w:pStyle w:val="CommentText"/>
      </w:pPr>
      <w:r>
        <w:rPr>
          <w:rStyle w:val="CommentReference"/>
        </w:rPr>
        <w:annotationRef/>
      </w:r>
      <w:r>
        <w:t>Is it though?</w:t>
      </w:r>
    </w:p>
  </w:comment>
  <w:comment w:id="21" w:author="Anna Gårdmark" w:date="2019-12-11T11:54:00Z" w:initials="AG">
    <w:p w14:paraId="6AD9CD7D" w14:textId="77777777" w:rsidR="00A436C2" w:rsidRPr="00D01ED9" w:rsidRDefault="00A436C2" w:rsidP="004D63B8">
      <w:pPr>
        <w:pStyle w:val="CommentText"/>
      </w:pPr>
      <w:r>
        <w:rPr>
          <w:rStyle w:val="CommentReference"/>
        </w:rPr>
        <w:annotationRef/>
      </w:r>
      <w:r w:rsidRPr="00D01ED9">
        <w:rPr>
          <w:rStyle w:val="CommentReference"/>
        </w:rPr>
        <w:t>’credibility interval’, or?</w:t>
      </w:r>
    </w:p>
  </w:comment>
  <w:comment w:id="22" w:author="Max Lindmark" w:date="2019-12-17T10:45:00Z" w:initials="ML">
    <w:p w14:paraId="40AD3091" w14:textId="2D6E24B4" w:rsidR="00A436C2" w:rsidRPr="00C56561" w:rsidRDefault="00A436C2"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23" w:author="Anna Gårdmark" w:date="2019-12-11T11:58:00Z" w:initials="AG">
    <w:p w14:paraId="67060102" w14:textId="77777777" w:rsidR="00A436C2" w:rsidRPr="00D01ED9" w:rsidRDefault="00A436C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24" w:author="Max Lindmark" w:date="2019-12-17T10:58:00Z" w:initials="ML">
    <w:p w14:paraId="6C618E0E" w14:textId="77777777" w:rsidR="00A436C2" w:rsidRDefault="00A436C2"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25" w:author="Max Lindmark" w:date="2019-12-17T10:59:00Z" w:initials="ML">
    <w:p w14:paraId="7593913D" w14:textId="77777777" w:rsidR="00A436C2" w:rsidRDefault="00A436C2" w:rsidP="000528C4">
      <w:pPr>
        <w:pStyle w:val="CommentText"/>
      </w:pPr>
      <w:r>
        <w:rPr>
          <w:rStyle w:val="CommentReference"/>
        </w:rPr>
        <w:annotationRef/>
      </w:r>
      <w:r>
        <w:t>Change to something better</w:t>
      </w:r>
    </w:p>
  </w:comment>
  <w:comment w:id="26" w:author="Anna Gårdmark" w:date="2019-12-11T12:01:00Z" w:initials="AG">
    <w:p w14:paraId="3937CF91" w14:textId="77777777" w:rsidR="00A436C2" w:rsidRPr="00D01ED9" w:rsidRDefault="00A436C2"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27" w:author="Max Lindmark" w:date="2019-12-17T11:00:00Z" w:initials="ML">
    <w:p w14:paraId="2D22B1A3" w14:textId="77777777" w:rsidR="00A436C2" w:rsidRPr="007730A4" w:rsidRDefault="00A436C2"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28" w:author="Jan Ohlberger" w:date="2019-09-23T08:39:00Z" w:initials="Ca">
    <w:p w14:paraId="2DF2C311" w14:textId="7F94F99A" w:rsidR="00A436C2" w:rsidRPr="00364D0F" w:rsidRDefault="00A436C2"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A436C2" w:rsidRPr="00364D0F" w:rsidRDefault="00A436C2">
      <w:pPr>
        <w:pStyle w:val="CommentText"/>
        <w:rPr>
          <w:lang w:val="en-US"/>
        </w:rPr>
      </w:pPr>
      <w:r w:rsidRPr="00364D0F">
        <w:rPr>
          <w:lang w:val="en-US"/>
        </w:rPr>
        <w:t xml:space="preserve">  </w:t>
      </w:r>
    </w:p>
  </w:comment>
  <w:comment w:id="29" w:author="Jan Ohlberger" w:date="2019-09-19T13:22:00Z" w:initials="Ca">
    <w:p w14:paraId="1CFB0996" w14:textId="77777777" w:rsidR="00A436C2" w:rsidRPr="00364D0F" w:rsidRDefault="00A436C2" w:rsidP="00897DB6">
      <w:pPr>
        <w:pStyle w:val="CommentText"/>
        <w:rPr>
          <w:lang w:val="en-US"/>
        </w:rPr>
      </w:pPr>
      <w:r>
        <w:rPr>
          <w:rStyle w:val="CommentReference"/>
        </w:rPr>
        <w:annotationRef/>
      </w:r>
      <w:r w:rsidRPr="00364D0F">
        <w:rPr>
          <w:lang w:val="en-US"/>
        </w:rPr>
        <w:t xml:space="preserve">Present values from other studies…? </w:t>
      </w:r>
    </w:p>
    <w:p w14:paraId="65AB78CF" w14:textId="77777777" w:rsidR="00A436C2" w:rsidRPr="00364D0F" w:rsidRDefault="00A436C2" w:rsidP="00897DB6">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7E469BAD" w14:textId="77777777" w:rsidR="00A436C2" w:rsidRPr="00364D0F" w:rsidRDefault="00A436C2" w:rsidP="00897DB6">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30" w:author="Max Lindmark" w:date="2020-01-10T15:59:00Z" w:initials="ML">
    <w:p w14:paraId="75CF2D10" w14:textId="77777777" w:rsidR="00A436C2" w:rsidRDefault="00A436C2" w:rsidP="00897DB6">
      <w:pPr>
        <w:pStyle w:val="CommentText"/>
      </w:pPr>
      <w:r>
        <w:rPr>
          <w:rStyle w:val="CommentReference"/>
        </w:rPr>
        <w:annotationRef/>
      </w:r>
      <w:r>
        <w:t xml:space="preserve">The 0.29 is for asymptotic mass, right? The scaling exponent of growth is theta – 1, and they estimate theta to 0.78. </w:t>
      </w:r>
      <w:proofErr w:type="gramStart"/>
      <w:r>
        <w:t>So</w:t>
      </w:r>
      <w:proofErr w:type="gramEnd"/>
      <w:r>
        <w:t xml:space="preserve"> their specific growth exponent is -0.22, right?</w:t>
      </w:r>
    </w:p>
  </w:comment>
  <w:comment w:id="31" w:author="Jan Ohlberger" w:date="2019-09-19T15:57:00Z" w:initials="Ca">
    <w:p w14:paraId="013F13AB" w14:textId="7DC07F32" w:rsidR="00A436C2" w:rsidRPr="00364D0F" w:rsidRDefault="00A436C2">
      <w:pPr>
        <w:pStyle w:val="CommentText"/>
        <w:rPr>
          <w:lang w:val="en-US"/>
        </w:rPr>
      </w:pPr>
      <w:r>
        <w:rPr>
          <w:rStyle w:val="CommentReference"/>
        </w:rPr>
        <w:annotationRef/>
      </w:r>
      <w:r w:rsidRPr="00364D0F">
        <w:rPr>
          <w:lang w:val="en-US"/>
        </w:rPr>
        <w:t xml:space="preserve">Switch order. First the main and then the secondary effect </w:t>
      </w:r>
    </w:p>
  </w:comment>
  <w:comment w:id="36" w:author="Jan Ohlberger" w:date="2019-09-19T15:59:00Z" w:initials="Ca">
    <w:p w14:paraId="1A942621" w14:textId="77777777" w:rsidR="00A436C2" w:rsidRPr="00364D0F" w:rsidRDefault="00A436C2"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A436C2" w:rsidRPr="00364D0F" w:rsidRDefault="00A436C2"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37" w:author="Jan Ohlberger" w:date="2019-09-19T16:20:00Z" w:initials="Ca">
    <w:p w14:paraId="089FCBED" w14:textId="3B344F59" w:rsidR="00A436C2" w:rsidRPr="00364D0F" w:rsidRDefault="00A436C2">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38" w:author="Jan Ohlberger" w:date="2019-09-19T16:29:00Z" w:initials="Ca">
    <w:p w14:paraId="60D4DBC0" w14:textId="096EA829" w:rsidR="00A436C2" w:rsidRPr="00364D0F" w:rsidRDefault="00A436C2">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39" w:author="Jan Ohlberger" w:date="2019-09-19T16:32:00Z" w:initials="Ca">
    <w:p w14:paraId="0EB4514D" w14:textId="65B13B42" w:rsidR="00A436C2" w:rsidRPr="00364D0F" w:rsidRDefault="00A436C2">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40" w:author="Jan Ohlberger" w:date="2019-09-19T16:39:00Z" w:initials="Ca">
    <w:p w14:paraId="4B6B6B7C" w14:textId="2A810477" w:rsidR="00A436C2" w:rsidRPr="00364D0F" w:rsidRDefault="00A436C2">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41" w:author="Jan Ohlberger" w:date="2019-09-19T16:47:00Z" w:initials="Ca">
    <w:p w14:paraId="11CB5E85" w14:textId="2F301961" w:rsidR="00A436C2" w:rsidRPr="00364D0F" w:rsidRDefault="00A436C2">
      <w:pPr>
        <w:pStyle w:val="CommentText"/>
        <w:rPr>
          <w:lang w:val="en-US"/>
        </w:rPr>
      </w:pPr>
      <w:r>
        <w:rPr>
          <w:rStyle w:val="CommentReference"/>
        </w:rPr>
        <w:annotationRef/>
      </w:r>
      <w:r w:rsidRPr="00364D0F">
        <w:rPr>
          <w:lang w:val="en-US"/>
        </w:rPr>
        <w:t>Yes – need some more here to continue this discussion</w:t>
      </w:r>
    </w:p>
  </w:comment>
  <w:comment w:id="42" w:author="Max Lindmark [2]" w:date="2019-09-17T21:13:00Z" w:initials="ML">
    <w:p w14:paraId="04ED075A" w14:textId="1486737E" w:rsidR="00A436C2" w:rsidRPr="00364D0F" w:rsidRDefault="00A436C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733E05BB" w15:done="0"/>
  <w15:commentEx w15:paraId="15B916F0" w15:done="0"/>
  <w15:commentEx w15:paraId="2623985C" w15:done="0"/>
  <w15:commentEx w15:paraId="59FD3B5A" w15:done="0"/>
  <w15:commentEx w15:paraId="099D7EAE" w15:done="0"/>
  <w15:commentEx w15:paraId="6E990F83" w15:done="0"/>
  <w15:commentEx w15:paraId="00F4FAB9" w15:done="0"/>
  <w15:commentEx w15:paraId="10944047" w15:done="0"/>
  <w15:commentEx w15:paraId="2E0B3640" w15:done="0"/>
  <w15:commentEx w15:paraId="4F72165C" w15:done="0"/>
  <w15:commentEx w15:paraId="6C890A9E" w15:done="0"/>
  <w15:commentEx w15:paraId="7ABC80E2"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0CE795E5" w15:done="0"/>
  <w15:commentEx w15:paraId="12C40B69"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7E469BAD" w15:done="0"/>
  <w15:commentEx w15:paraId="75CF2D10" w15:paraIdParent="7E469BAD"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733E05BB" w16cid:durableId="21C5B733"/>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10944047" w16cid:durableId="21C42C0F"/>
  <w16cid:commentId w16cid:paraId="2E0B3640" w16cid:durableId="21C2D05B"/>
  <w16cid:commentId w16cid:paraId="4F72165C" w16cid:durableId="21C31B1F"/>
  <w16cid:commentId w16cid:paraId="6C890A9E" w16cid:durableId="21C32073"/>
  <w16cid:commentId w16cid:paraId="7ABC80E2" w16cid:durableId="21C334D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0CE795E5" w16cid:durableId="21C32EF2"/>
  <w16cid:commentId w16cid:paraId="12C40B69" w16cid:durableId="21C2F801"/>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7E469BAD" w16cid:durableId="212DFFA6"/>
  <w16cid:commentId w16cid:paraId="75CF2D10" w16cid:durableId="21C31DC8"/>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86752" w14:textId="77777777" w:rsidR="0068692A" w:rsidRDefault="0068692A" w:rsidP="00B65B3A">
      <w:r>
        <w:separator/>
      </w:r>
    </w:p>
    <w:p w14:paraId="7BA09DD6" w14:textId="77777777" w:rsidR="0068692A" w:rsidRDefault="0068692A"/>
  </w:endnote>
  <w:endnote w:type="continuationSeparator" w:id="0">
    <w:p w14:paraId="71265E29" w14:textId="77777777" w:rsidR="0068692A" w:rsidRDefault="0068692A" w:rsidP="00B65B3A">
      <w:r>
        <w:continuationSeparator/>
      </w:r>
    </w:p>
    <w:p w14:paraId="67F745C6" w14:textId="77777777" w:rsidR="0068692A" w:rsidRDefault="006869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66814" w14:textId="77777777" w:rsidR="0068692A" w:rsidRDefault="0068692A" w:rsidP="00B65B3A">
      <w:r>
        <w:separator/>
      </w:r>
    </w:p>
  </w:footnote>
  <w:footnote w:type="continuationSeparator" w:id="0">
    <w:p w14:paraId="71F53A4B" w14:textId="77777777" w:rsidR="0068692A" w:rsidRDefault="0068692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A436C2" w:rsidRDefault="00A436C2" w:rsidP="00B65B3A">
    <w:pPr>
      <w:pStyle w:val="Header"/>
      <w:spacing w:before="240" w:after="276"/>
    </w:pPr>
  </w:p>
  <w:p w14:paraId="3F805A8E" w14:textId="77777777" w:rsidR="00A436C2" w:rsidRDefault="00A436C2" w:rsidP="00B65B3A">
    <w:pPr>
      <w:spacing w:after="276"/>
    </w:pPr>
  </w:p>
  <w:p w14:paraId="3A1ECCFB" w14:textId="77777777" w:rsidR="00A436C2" w:rsidRDefault="00A436C2"/>
  <w:p w14:paraId="4AAA9964" w14:textId="77777777" w:rsidR="00A436C2" w:rsidRDefault="00A436C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A436C2" w:rsidRPr="00B30794" w:rsidRDefault="00A436C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A6F"/>
    <w:rsid w:val="0000196C"/>
    <w:rsid w:val="00001A89"/>
    <w:rsid w:val="00001F62"/>
    <w:rsid w:val="00002A07"/>
    <w:rsid w:val="00002EF2"/>
    <w:rsid w:val="000033A2"/>
    <w:rsid w:val="000034A8"/>
    <w:rsid w:val="0000401C"/>
    <w:rsid w:val="000046C3"/>
    <w:rsid w:val="00004A88"/>
    <w:rsid w:val="00004E6F"/>
    <w:rsid w:val="00005029"/>
    <w:rsid w:val="0000510E"/>
    <w:rsid w:val="0000521B"/>
    <w:rsid w:val="00005835"/>
    <w:rsid w:val="00005DD3"/>
    <w:rsid w:val="0000669B"/>
    <w:rsid w:val="00007044"/>
    <w:rsid w:val="000072CE"/>
    <w:rsid w:val="00007318"/>
    <w:rsid w:val="000075A9"/>
    <w:rsid w:val="00007C50"/>
    <w:rsid w:val="00007DC2"/>
    <w:rsid w:val="000104E9"/>
    <w:rsid w:val="00010628"/>
    <w:rsid w:val="000107CF"/>
    <w:rsid w:val="00010DA1"/>
    <w:rsid w:val="00011ACC"/>
    <w:rsid w:val="00011C80"/>
    <w:rsid w:val="00012B53"/>
    <w:rsid w:val="00012D37"/>
    <w:rsid w:val="00012D53"/>
    <w:rsid w:val="00012DA1"/>
    <w:rsid w:val="00013835"/>
    <w:rsid w:val="000141B9"/>
    <w:rsid w:val="00014D82"/>
    <w:rsid w:val="0001518A"/>
    <w:rsid w:val="00015533"/>
    <w:rsid w:val="0001593D"/>
    <w:rsid w:val="00015A95"/>
    <w:rsid w:val="00016581"/>
    <w:rsid w:val="000167B5"/>
    <w:rsid w:val="00016F9F"/>
    <w:rsid w:val="000170C9"/>
    <w:rsid w:val="0001766C"/>
    <w:rsid w:val="00017F5C"/>
    <w:rsid w:val="0002005E"/>
    <w:rsid w:val="00020B0E"/>
    <w:rsid w:val="00020DDB"/>
    <w:rsid w:val="00020F8B"/>
    <w:rsid w:val="00021265"/>
    <w:rsid w:val="00022867"/>
    <w:rsid w:val="0002287F"/>
    <w:rsid w:val="00023756"/>
    <w:rsid w:val="00023A32"/>
    <w:rsid w:val="00023ED3"/>
    <w:rsid w:val="00024527"/>
    <w:rsid w:val="00024B8D"/>
    <w:rsid w:val="0002507D"/>
    <w:rsid w:val="00025C39"/>
    <w:rsid w:val="00025FFC"/>
    <w:rsid w:val="0002605E"/>
    <w:rsid w:val="0002641C"/>
    <w:rsid w:val="0002642F"/>
    <w:rsid w:val="000267BA"/>
    <w:rsid w:val="00026850"/>
    <w:rsid w:val="000277A7"/>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3D1A"/>
    <w:rsid w:val="0003404E"/>
    <w:rsid w:val="00034317"/>
    <w:rsid w:val="00034D06"/>
    <w:rsid w:val="00035088"/>
    <w:rsid w:val="000351A2"/>
    <w:rsid w:val="00035FE5"/>
    <w:rsid w:val="00036117"/>
    <w:rsid w:val="00036CE3"/>
    <w:rsid w:val="0003726A"/>
    <w:rsid w:val="0003742D"/>
    <w:rsid w:val="0003761B"/>
    <w:rsid w:val="00037B3B"/>
    <w:rsid w:val="0004083A"/>
    <w:rsid w:val="00040B96"/>
    <w:rsid w:val="00040DE3"/>
    <w:rsid w:val="00040FF1"/>
    <w:rsid w:val="0004196D"/>
    <w:rsid w:val="00041D3A"/>
    <w:rsid w:val="000422A4"/>
    <w:rsid w:val="00042B4D"/>
    <w:rsid w:val="000434B0"/>
    <w:rsid w:val="0004393B"/>
    <w:rsid w:val="00043D6F"/>
    <w:rsid w:val="00044449"/>
    <w:rsid w:val="0004445C"/>
    <w:rsid w:val="0004466F"/>
    <w:rsid w:val="00044758"/>
    <w:rsid w:val="00044D29"/>
    <w:rsid w:val="00047601"/>
    <w:rsid w:val="00047884"/>
    <w:rsid w:val="00047B55"/>
    <w:rsid w:val="00047BFA"/>
    <w:rsid w:val="00050108"/>
    <w:rsid w:val="00050373"/>
    <w:rsid w:val="000504D8"/>
    <w:rsid w:val="00050A07"/>
    <w:rsid w:val="00050A2A"/>
    <w:rsid w:val="00051355"/>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5170"/>
    <w:rsid w:val="000557DC"/>
    <w:rsid w:val="00055A01"/>
    <w:rsid w:val="000562F8"/>
    <w:rsid w:val="0005632C"/>
    <w:rsid w:val="00056B0A"/>
    <w:rsid w:val="00056B0D"/>
    <w:rsid w:val="00056C4C"/>
    <w:rsid w:val="00056CAF"/>
    <w:rsid w:val="00057BB6"/>
    <w:rsid w:val="000601AF"/>
    <w:rsid w:val="000608D1"/>
    <w:rsid w:val="00060B95"/>
    <w:rsid w:val="00060EA7"/>
    <w:rsid w:val="00061004"/>
    <w:rsid w:val="000613E6"/>
    <w:rsid w:val="00061502"/>
    <w:rsid w:val="000617D9"/>
    <w:rsid w:val="00061B06"/>
    <w:rsid w:val="00062B4D"/>
    <w:rsid w:val="00062CB9"/>
    <w:rsid w:val="00063C9F"/>
    <w:rsid w:val="00064041"/>
    <w:rsid w:val="00064266"/>
    <w:rsid w:val="00064E6A"/>
    <w:rsid w:val="00065C44"/>
    <w:rsid w:val="00065DDB"/>
    <w:rsid w:val="00065F0E"/>
    <w:rsid w:val="00066064"/>
    <w:rsid w:val="000660DD"/>
    <w:rsid w:val="0006685B"/>
    <w:rsid w:val="00066D43"/>
    <w:rsid w:val="000675AB"/>
    <w:rsid w:val="00067956"/>
    <w:rsid w:val="00067BF2"/>
    <w:rsid w:val="00067C58"/>
    <w:rsid w:val="000701C1"/>
    <w:rsid w:val="00070A75"/>
    <w:rsid w:val="00070BEF"/>
    <w:rsid w:val="000713BC"/>
    <w:rsid w:val="00071BC3"/>
    <w:rsid w:val="00072330"/>
    <w:rsid w:val="00072708"/>
    <w:rsid w:val="00072FCA"/>
    <w:rsid w:val="00073460"/>
    <w:rsid w:val="000744A2"/>
    <w:rsid w:val="00074631"/>
    <w:rsid w:val="00074FB8"/>
    <w:rsid w:val="000753AA"/>
    <w:rsid w:val="0007559F"/>
    <w:rsid w:val="00075B82"/>
    <w:rsid w:val="00075D45"/>
    <w:rsid w:val="000761CA"/>
    <w:rsid w:val="00076FA9"/>
    <w:rsid w:val="0007746C"/>
    <w:rsid w:val="00077522"/>
    <w:rsid w:val="00077527"/>
    <w:rsid w:val="00080146"/>
    <w:rsid w:val="0008020F"/>
    <w:rsid w:val="00080241"/>
    <w:rsid w:val="0008049A"/>
    <w:rsid w:val="000819F0"/>
    <w:rsid w:val="00081DBA"/>
    <w:rsid w:val="00081E1E"/>
    <w:rsid w:val="0008221C"/>
    <w:rsid w:val="000828A6"/>
    <w:rsid w:val="0008395F"/>
    <w:rsid w:val="000840CC"/>
    <w:rsid w:val="000842E7"/>
    <w:rsid w:val="0008543A"/>
    <w:rsid w:val="00085A49"/>
    <w:rsid w:val="00085FE5"/>
    <w:rsid w:val="0008632A"/>
    <w:rsid w:val="00086451"/>
    <w:rsid w:val="00086898"/>
    <w:rsid w:val="00087CB5"/>
    <w:rsid w:val="00087CEF"/>
    <w:rsid w:val="0009026F"/>
    <w:rsid w:val="00090C12"/>
    <w:rsid w:val="00090E0D"/>
    <w:rsid w:val="0009172D"/>
    <w:rsid w:val="00091C22"/>
    <w:rsid w:val="00092202"/>
    <w:rsid w:val="00092A75"/>
    <w:rsid w:val="0009328A"/>
    <w:rsid w:val="000934B6"/>
    <w:rsid w:val="00093B43"/>
    <w:rsid w:val="00093BE6"/>
    <w:rsid w:val="00093BEB"/>
    <w:rsid w:val="00093E51"/>
    <w:rsid w:val="00094621"/>
    <w:rsid w:val="000948D6"/>
    <w:rsid w:val="00094EC0"/>
    <w:rsid w:val="00096B7F"/>
    <w:rsid w:val="00097DF4"/>
    <w:rsid w:val="000A0119"/>
    <w:rsid w:val="000A04E8"/>
    <w:rsid w:val="000A0AC1"/>
    <w:rsid w:val="000A0C20"/>
    <w:rsid w:val="000A0EEF"/>
    <w:rsid w:val="000A1EE4"/>
    <w:rsid w:val="000A2161"/>
    <w:rsid w:val="000A242E"/>
    <w:rsid w:val="000A2575"/>
    <w:rsid w:val="000A27B2"/>
    <w:rsid w:val="000A2AA8"/>
    <w:rsid w:val="000A340B"/>
    <w:rsid w:val="000A4266"/>
    <w:rsid w:val="000A44E7"/>
    <w:rsid w:val="000A49C5"/>
    <w:rsid w:val="000A4BDE"/>
    <w:rsid w:val="000A4FBE"/>
    <w:rsid w:val="000A5299"/>
    <w:rsid w:val="000A629C"/>
    <w:rsid w:val="000A6BA2"/>
    <w:rsid w:val="000A6FAD"/>
    <w:rsid w:val="000A7055"/>
    <w:rsid w:val="000A7FAD"/>
    <w:rsid w:val="000B069D"/>
    <w:rsid w:val="000B0ED6"/>
    <w:rsid w:val="000B0EEB"/>
    <w:rsid w:val="000B1740"/>
    <w:rsid w:val="000B1B03"/>
    <w:rsid w:val="000B2125"/>
    <w:rsid w:val="000B225A"/>
    <w:rsid w:val="000B2612"/>
    <w:rsid w:val="000B2B42"/>
    <w:rsid w:val="000B2F93"/>
    <w:rsid w:val="000B3A25"/>
    <w:rsid w:val="000B3E86"/>
    <w:rsid w:val="000B3EFF"/>
    <w:rsid w:val="000B4B62"/>
    <w:rsid w:val="000B504A"/>
    <w:rsid w:val="000B5425"/>
    <w:rsid w:val="000B54CE"/>
    <w:rsid w:val="000B58B8"/>
    <w:rsid w:val="000B603D"/>
    <w:rsid w:val="000B616E"/>
    <w:rsid w:val="000B6206"/>
    <w:rsid w:val="000B76C5"/>
    <w:rsid w:val="000B7715"/>
    <w:rsid w:val="000B77D0"/>
    <w:rsid w:val="000C00DF"/>
    <w:rsid w:val="000C1642"/>
    <w:rsid w:val="000C1675"/>
    <w:rsid w:val="000C25F7"/>
    <w:rsid w:val="000C3215"/>
    <w:rsid w:val="000C38DB"/>
    <w:rsid w:val="000C3AEB"/>
    <w:rsid w:val="000C3C6A"/>
    <w:rsid w:val="000C3CF2"/>
    <w:rsid w:val="000C3DC7"/>
    <w:rsid w:val="000C40E1"/>
    <w:rsid w:val="000C44CC"/>
    <w:rsid w:val="000C4658"/>
    <w:rsid w:val="000C4664"/>
    <w:rsid w:val="000C4B79"/>
    <w:rsid w:val="000C4D51"/>
    <w:rsid w:val="000C50AA"/>
    <w:rsid w:val="000C5410"/>
    <w:rsid w:val="000C5448"/>
    <w:rsid w:val="000C5880"/>
    <w:rsid w:val="000C5AA1"/>
    <w:rsid w:val="000C5FDA"/>
    <w:rsid w:val="000C60C8"/>
    <w:rsid w:val="000C6247"/>
    <w:rsid w:val="000C6769"/>
    <w:rsid w:val="000C6AB5"/>
    <w:rsid w:val="000C7461"/>
    <w:rsid w:val="000C7497"/>
    <w:rsid w:val="000C77D4"/>
    <w:rsid w:val="000C7A32"/>
    <w:rsid w:val="000C7A71"/>
    <w:rsid w:val="000C7B69"/>
    <w:rsid w:val="000C7E46"/>
    <w:rsid w:val="000C7FA5"/>
    <w:rsid w:val="000D02E4"/>
    <w:rsid w:val="000D08AB"/>
    <w:rsid w:val="000D08B8"/>
    <w:rsid w:val="000D0967"/>
    <w:rsid w:val="000D0A86"/>
    <w:rsid w:val="000D0C4B"/>
    <w:rsid w:val="000D0F0A"/>
    <w:rsid w:val="000D0FE3"/>
    <w:rsid w:val="000D1971"/>
    <w:rsid w:val="000D1A5F"/>
    <w:rsid w:val="000D328D"/>
    <w:rsid w:val="000D395E"/>
    <w:rsid w:val="000D3C96"/>
    <w:rsid w:val="000D3E8F"/>
    <w:rsid w:val="000D4585"/>
    <w:rsid w:val="000D4AC8"/>
    <w:rsid w:val="000D4E7A"/>
    <w:rsid w:val="000D5251"/>
    <w:rsid w:val="000D52E8"/>
    <w:rsid w:val="000D5FD0"/>
    <w:rsid w:val="000D5FFF"/>
    <w:rsid w:val="000D683D"/>
    <w:rsid w:val="000D6C9D"/>
    <w:rsid w:val="000D766D"/>
    <w:rsid w:val="000D7CB0"/>
    <w:rsid w:val="000E069E"/>
    <w:rsid w:val="000E1122"/>
    <w:rsid w:val="000E1931"/>
    <w:rsid w:val="000E1C7F"/>
    <w:rsid w:val="000E1E25"/>
    <w:rsid w:val="000E209B"/>
    <w:rsid w:val="000E214D"/>
    <w:rsid w:val="000E2A9D"/>
    <w:rsid w:val="000E2CA3"/>
    <w:rsid w:val="000E30B6"/>
    <w:rsid w:val="000E41EA"/>
    <w:rsid w:val="000E4F9E"/>
    <w:rsid w:val="000E5320"/>
    <w:rsid w:val="000E556B"/>
    <w:rsid w:val="000E592F"/>
    <w:rsid w:val="000E594F"/>
    <w:rsid w:val="000E5B6F"/>
    <w:rsid w:val="000E5FAF"/>
    <w:rsid w:val="000E7B85"/>
    <w:rsid w:val="000F024A"/>
    <w:rsid w:val="000F1792"/>
    <w:rsid w:val="000F2074"/>
    <w:rsid w:val="000F2783"/>
    <w:rsid w:val="000F2D52"/>
    <w:rsid w:val="000F30B8"/>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F2B"/>
    <w:rsid w:val="001012E9"/>
    <w:rsid w:val="00101C9F"/>
    <w:rsid w:val="00101EA4"/>
    <w:rsid w:val="00101EB7"/>
    <w:rsid w:val="00102690"/>
    <w:rsid w:val="00103E5D"/>
    <w:rsid w:val="00103F0F"/>
    <w:rsid w:val="00103FEB"/>
    <w:rsid w:val="0010406A"/>
    <w:rsid w:val="001041C9"/>
    <w:rsid w:val="00104C13"/>
    <w:rsid w:val="00105000"/>
    <w:rsid w:val="001053FB"/>
    <w:rsid w:val="00105760"/>
    <w:rsid w:val="00105A2E"/>
    <w:rsid w:val="00105DE9"/>
    <w:rsid w:val="00106195"/>
    <w:rsid w:val="001063E0"/>
    <w:rsid w:val="00106423"/>
    <w:rsid w:val="00106BED"/>
    <w:rsid w:val="00106C68"/>
    <w:rsid w:val="00107D48"/>
    <w:rsid w:val="00110175"/>
    <w:rsid w:val="0011053E"/>
    <w:rsid w:val="00110AAA"/>
    <w:rsid w:val="00110D32"/>
    <w:rsid w:val="0011107C"/>
    <w:rsid w:val="00111320"/>
    <w:rsid w:val="0011159F"/>
    <w:rsid w:val="0011277E"/>
    <w:rsid w:val="00112976"/>
    <w:rsid w:val="00112CDD"/>
    <w:rsid w:val="00112F4F"/>
    <w:rsid w:val="00113EAB"/>
    <w:rsid w:val="00114186"/>
    <w:rsid w:val="001144C2"/>
    <w:rsid w:val="00114D03"/>
    <w:rsid w:val="00114F8D"/>
    <w:rsid w:val="001152C4"/>
    <w:rsid w:val="0011532E"/>
    <w:rsid w:val="0011593B"/>
    <w:rsid w:val="001159DE"/>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489B"/>
    <w:rsid w:val="0012511E"/>
    <w:rsid w:val="001255DB"/>
    <w:rsid w:val="001258AD"/>
    <w:rsid w:val="00125A25"/>
    <w:rsid w:val="00126A15"/>
    <w:rsid w:val="001272A8"/>
    <w:rsid w:val="00127745"/>
    <w:rsid w:val="00127B8B"/>
    <w:rsid w:val="0013077C"/>
    <w:rsid w:val="00130AA2"/>
    <w:rsid w:val="00130AF5"/>
    <w:rsid w:val="00130B48"/>
    <w:rsid w:val="00130F5E"/>
    <w:rsid w:val="0013149F"/>
    <w:rsid w:val="00132118"/>
    <w:rsid w:val="001327F8"/>
    <w:rsid w:val="001337DF"/>
    <w:rsid w:val="001338CE"/>
    <w:rsid w:val="00133CAD"/>
    <w:rsid w:val="00133EC1"/>
    <w:rsid w:val="0013443F"/>
    <w:rsid w:val="001345E1"/>
    <w:rsid w:val="00135626"/>
    <w:rsid w:val="0013635A"/>
    <w:rsid w:val="001364E8"/>
    <w:rsid w:val="00136832"/>
    <w:rsid w:val="0013685C"/>
    <w:rsid w:val="001369EA"/>
    <w:rsid w:val="00136D7F"/>
    <w:rsid w:val="00136DE7"/>
    <w:rsid w:val="001370E4"/>
    <w:rsid w:val="0013740D"/>
    <w:rsid w:val="00137458"/>
    <w:rsid w:val="00137652"/>
    <w:rsid w:val="00137697"/>
    <w:rsid w:val="00137821"/>
    <w:rsid w:val="00137AD2"/>
    <w:rsid w:val="0014027E"/>
    <w:rsid w:val="001403C1"/>
    <w:rsid w:val="001406CC"/>
    <w:rsid w:val="00140FB6"/>
    <w:rsid w:val="001414C8"/>
    <w:rsid w:val="001414D6"/>
    <w:rsid w:val="00141C89"/>
    <w:rsid w:val="00141F81"/>
    <w:rsid w:val="00142E26"/>
    <w:rsid w:val="00143365"/>
    <w:rsid w:val="0014373D"/>
    <w:rsid w:val="001437ED"/>
    <w:rsid w:val="00143BF3"/>
    <w:rsid w:val="00144476"/>
    <w:rsid w:val="0014503B"/>
    <w:rsid w:val="0014600E"/>
    <w:rsid w:val="001461E2"/>
    <w:rsid w:val="001462BE"/>
    <w:rsid w:val="00146FF4"/>
    <w:rsid w:val="001472B6"/>
    <w:rsid w:val="00147F73"/>
    <w:rsid w:val="00150249"/>
    <w:rsid w:val="001509BE"/>
    <w:rsid w:val="001514B7"/>
    <w:rsid w:val="001515DF"/>
    <w:rsid w:val="001518BB"/>
    <w:rsid w:val="00151967"/>
    <w:rsid w:val="00151CC2"/>
    <w:rsid w:val="00152176"/>
    <w:rsid w:val="00152C1E"/>
    <w:rsid w:val="00152F16"/>
    <w:rsid w:val="00152F4A"/>
    <w:rsid w:val="00152FA9"/>
    <w:rsid w:val="00153304"/>
    <w:rsid w:val="001534E6"/>
    <w:rsid w:val="00153DAF"/>
    <w:rsid w:val="0015508A"/>
    <w:rsid w:val="001550AE"/>
    <w:rsid w:val="0015577B"/>
    <w:rsid w:val="0015596B"/>
    <w:rsid w:val="00156D9D"/>
    <w:rsid w:val="0015731F"/>
    <w:rsid w:val="0015738E"/>
    <w:rsid w:val="001578C1"/>
    <w:rsid w:val="00157C3C"/>
    <w:rsid w:val="001600B7"/>
    <w:rsid w:val="00160324"/>
    <w:rsid w:val="00160584"/>
    <w:rsid w:val="00160726"/>
    <w:rsid w:val="001609FB"/>
    <w:rsid w:val="00160B31"/>
    <w:rsid w:val="00160E6C"/>
    <w:rsid w:val="0016177D"/>
    <w:rsid w:val="00161B3D"/>
    <w:rsid w:val="00162290"/>
    <w:rsid w:val="001624C7"/>
    <w:rsid w:val="00162F58"/>
    <w:rsid w:val="00163824"/>
    <w:rsid w:val="001648F0"/>
    <w:rsid w:val="00164A22"/>
    <w:rsid w:val="001650B1"/>
    <w:rsid w:val="00165926"/>
    <w:rsid w:val="00165C9A"/>
    <w:rsid w:val="00165F2E"/>
    <w:rsid w:val="00165FC5"/>
    <w:rsid w:val="001660A5"/>
    <w:rsid w:val="00166273"/>
    <w:rsid w:val="001662D3"/>
    <w:rsid w:val="0016713F"/>
    <w:rsid w:val="00167564"/>
    <w:rsid w:val="00167B27"/>
    <w:rsid w:val="00170155"/>
    <w:rsid w:val="00170A66"/>
    <w:rsid w:val="001712EB"/>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6E3E"/>
    <w:rsid w:val="0017726B"/>
    <w:rsid w:val="00177557"/>
    <w:rsid w:val="00177568"/>
    <w:rsid w:val="00177D54"/>
    <w:rsid w:val="00177E09"/>
    <w:rsid w:val="001800B3"/>
    <w:rsid w:val="00180DA2"/>
    <w:rsid w:val="00180FCE"/>
    <w:rsid w:val="0018109A"/>
    <w:rsid w:val="0018156C"/>
    <w:rsid w:val="0018176A"/>
    <w:rsid w:val="0018308E"/>
    <w:rsid w:val="00183531"/>
    <w:rsid w:val="00183AB7"/>
    <w:rsid w:val="00183BF4"/>
    <w:rsid w:val="0018414B"/>
    <w:rsid w:val="00184538"/>
    <w:rsid w:val="0018483B"/>
    <w:rsid w:val="0018504A"/>
    <w:rsid w:val="0018519A"/>
    <w:rsid w:val="001853FB"/>
    <w:rsid w:val="0018542A"/>
    <w:rsid w:val="001855A0"/>
    <w:rsid w:val="00185C2D"/>
    <w:rsid w:val="00186761"/>
    <w:rsid w:val="001868AB"/>
    <w:rsid w:val="001869E3"/>
    <w:rsid w:val="00186C66"/>
    <w:rsid w:val="00186C9B"/>
    <w:rsid w:val="00186D96"/>
    <w:rsid w:val="0018701D"/>
    <w:rsid w:val="00187266"/>
    <w:rsid w:val="0018734B"/>
    <w:rsid w:val="0018748E"/>
    <w:rsid w:val="001879B1"/>
    <w:rsid w:val="00187F5C"/>
    <w:rsid w:val="00187FDD"/>
    <w:rsid w:val="0019088A"/>
    <w:rsid w:val="001908E2"/>
    <w:rsid w:val="00190CF8"/>
    <w:rsid w:val="00191087"/>
    <w:rsid w:val="0019121C"/>
    <w:rsid w:val="00191708"/>
    <w:rsid w:val="00191799"/>
    <w:rsid w:val="001917BB"/>
    <w:rsid w:val="001918D6"/>
    <w:rsid w:val="00191A28"/>
    <w:rsid w:val="00191A2B"/>
    <w:rsid w:val="00192338"/>
    <w:rsid w:val="001924FC"/>
    <w:rsid w:val="00193830"/>
    <w:rsid w:val="00193B26"/>
    <w:rsid w:val="0019433D"/>
    <w:rsid w:val="001943E0"/>
    <w:rsid w:val="0019464A"/>
    <w:rsid w:val="001949AD"/>
    <w:rsid w:val="00194BBB"/>
    <w:rsid w:val="001958F4"/>
    <w:rsid w:val="00195909"/>
    <w:rsid w:val="00195953"/>
    <w:rsid w:val="00195A96"/>
    <w:rsid w:val="00195AB4"/>
    <w:rsid w:val="00195DF3"/>
    <w:rsid w:val="00196B58"/>
    <w:rsid w:val="001974ED"/>
    <w:rsid w:val="001977E2"/>
    <w:rsid w:val="00197CAD"/>
    <w:rsid w:val="001A0303"/>
    <w:rsid w:val="001A04A4"/>
    <w:rsid w:val="001A0833"/>
    <w:rsid w:val="001A16F6"/>
    <w:rsid w:val="001A19A3"/>
    <w:rsid w:val="001A1BBF"/>
    <w:rsid w:val="001A1BF1"/>
    <w:rsid w:val="001A1EE1"/>
    <w:rsid w:val="001A1F63"/>
    <w:rsid w:val="001A22A7"/>
    <w:rsid w:val="001A296D"/>
    <w:rsid w:val="001A2ADB"/>
    <w:rsid w:val="001A3098"/>
    <w:rsid w:val="001A38BC"/>
    <w:rsid w:val="001A47D9"/>
    <w:rsid w:val="001A47E5"/>
    <w:rsid w:val="001A5B85"/>
    <w:rsid w:val="001A5DBD"/>
    <w:rsid w:val="001A654F"/>
    <w:rsid w:val="001A6B56"/>
    <w:rsid w:val="001A6B7F"/>
    <w:rsid w:val="001B149A"/>
    <w:rsid w:val="001B155A"/>
    <w:rsid w:val="001B155F"/>
    <w:rsid w:val="001B1657"/>
    <w:rsid w:val="001B2323"/>
    <w:rsid w:val="001B2428"/>
    <w:rsid w:val="001B2699"/>
    <w:rsid w:val="001B28FF"/>
    <w:rsid w:val="001B2C1D"/>
    <w:rsid w:val="001B307C"/>
    <w:rsid w:val="001B3584"/>
    <w:rsid w:val="001B3CD8"/>
    <w:rsid w:val="001B3DA2"/>
    <w:rsid w:val="001B42D3"/>
    <w:rsid w:val="001B4C6F"/>
    <w:rsid w:val="001B4E27"/>
    <w:rsid w:val="001B4E53"/>
    <w:rsid w:val="001B5454"/>
    <w:rsid w:val="001B5B83"/>
    <w:rsid w:val="001B5E3D"/>
    <w:rsid w:val="001B5E76"/>
    <w:rsid w:val="001B6070"/>
    <w:rsid w:val="001B64D3"/>
    <w:rsid w:val="001B6AD7"/>
    <w:rsid w:val="001B6C3F"/>
    <w:rsid w:val="001B6FC7"/>
    <w:rsid w:val="001B75A1"/>
    <w:rsid w:val="001B7828"/>
    <w:rsid w:val="001B7899"/>
    <w:rsid w:val="001B7D64"/>
    <w:rsid w:val="001B7FD8"/>
    <w:rsid w:val="001C002D"/>
    <w:rsid w:val="001C0568"/>
    <w:rsid w:val="001C10B4"/>
    <w:rsid w:val="001C2D8B"/>
    <w:rsid w:val="001C3335"/>
    <w:rsid w:val="001C38FF"/>
    <w:rsid w:val="001C42E6"/>
    <w:rsid w:val="001C50E7"/>
    <w:rsid w:val="001C573D"/>
    <w:rsid w:val="001C58A8"/>
    <w:rsid w:val="001C5CE5"/>
    <w:rsid w:val="001C68B1"/>
    <w:rsid w:val="001C6B1F"/>
    <w:rsid w:val="001C6C18"/>
    <w:rsid w:val="001C7251"/>
    <w:rsid w:val="001C779C"/>
    <w:rsid w:val="001C7893"/>
    <w:rsid w:val="001C78CD"/>
    <w:rsid w:val="001D0634"/>
    <w:rsid w:val="001D0AC5"/>
    <w:rsid w:val="001D173D"/>
    <w:rsid w:val="001D1C47"/>
    <w:rsid w:val="001D1D31"/>
    <w:rsid w:val="001D234D"/>
    <w:rsid w:val="001D2934"/>
    <w:rsid w:val="001D2DB0"/>
    <w:rsid w:val="001D2DED"/>
    <w:rsid w:val="001D2F3A"/>
    <w:rsid w:val="001D319C"/>
    <w:rsid w:val="001D3DE1"/>
    <w:rsid w:val="001D4200"/>
    <w:rsid w:val="001D4D29"/>
    <w:rsid w:val="001D4E4E"/>
    <w:rsid w:val="001D5D5D"/>
    <w:rsid w:val="001D6000"/>
    <w:rsid w:val="001D631B"/>
    <w:rsid w:val="001D69CF"/>
    <w:rsid w:val="001D70F4"/>
    <w:rsid w:val="001D73BC"/>
    <w:rsid w:val="001D77BD"/>
    <w:rsid w:val="001D7880"/>
    <w:rsid w:val="001D7CE1"/>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B71"/>
    <w:rsid w:val="001F126B"/>
    <w:rsid w:val="001F1657"/>
    <w:rsid w:val="001F1749"/>
    <w:rsid w:val="001F1C64"/>
    <w:rsid w:val="001F235E"/>
    <w:rsid w:val="001F2DB0"/>
    <w:rsid w:val="001F4BD8"/>
    <w:rsid w:val="001F5DB4"/>
    <w:rsid w:val="001F60A1"/>
    <w:rsid w:val="001F64A3"/>
    <w:rsid w:val="001F64BB"/>
    <w:rsid w:val="001F64BC"/>
    <w:rsid w:val="001F7038"/>
    <w:rsid w:val="001F706E"/>
    <w:rsid w:val="001F785D"/>
    <w:rsid w:val="001F7DE9"/>
    <w:rsid w:val="00200615"/>
    <w:rsid w:val="002006DC"/>
    <w:rsid w:val="0020088E"/>
    <w:rsid w:val="00200924"/>
    <w:rsid w:val="00200F5A"/>
    <w:rsid w:val="002022AA"/>
    <w:rsid w:val="002026D8"/>
    <w:rsid w:val="00202A3F"/>
    <w:rsid w:val="00202F1F"/>
    <w:rsid w:val="002037B8"/>
    <w:rsid w:val="002039AF"/>
    <w:rsid w:val="00203EEB"/>
    <w:rsid w:val="0020401D"/>
    <w:rsid w:val="00204049"/>
    <w:rsid w:val="002040EA"/>
    <w:rsid w:val="002048DE"/>
    <w:rsid w:val="00204903"/>
    <w:rsid w:val="002053CB"/>
    <w:rsid w:val="002058FB"/>
    <w:rsid w:val="00206649"/>
    <w:rsid w:val="00207CC0"/>
    <w:rsid w:val="00207E29"/>
    <w:rsid w:val="00207EA7"/>
    <w:rsid w:val="0021092E"/>
    <w:rsid w:val="00210963"/>
    <w:rsid w:val="00210B22"/>
    <w:rsid w:val="002112D7"/>
    <w:rsid w:val="0021135B"/>
    <w:rsid w:val="00211D4F"/>
    <w:rsid w:val="00212311"/>
    <w:rsid w:val="002137F8"/>
    <w:rsid w:val="00213C72"/>
    <w:rsid w:val="00214641"/>
    <w:rsid w:val="00214EC5"/>
    <w:rsid w:val="002150BF"/>
    <w:rsid w:val="0021533F"/>
    <w:rsid w:val="00215704"/>
    <w:rsid w:val="002158F1"/>
    <w:rsid w:val="00215C51"/>
    <w:rsid w:val="00215DC4"/>
    <w:rsid w:val="002169D8"/>
    <w:rsid w:val="00216B7D"/>
    <w:rsid w:val="00216C3A"/>
    <w:rsid w:val="00216EA5"/>
    <w:rsid w:val="00217069"/>
    <w:rsid w:val="0021716C"/>
    <w:rsid w:val="00217E8B"/>
    <w:rsid w:val="00217EF5"/>
    <w:rsid w:val="00220440"/>
    <w:rsid w:val="00220A3B"/>
    <w:rsid w:val="00220D07"/>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2A3"/>
    <w:rsid w:val="00226667"/>
    <w:rsid w:val="0022680C"/>
    <w:rsid w:val="00226851"/>
    <w:rsid w:val="00227385"/>
    <w:rsid w:val="00227503"/>
    <w:rsid w:val="00227C69"/>
    <w:rsid w:val="00227EF0"/>
    <w:rsid w:val="00230776"/>
    <w:rsid w:val="0023245A"/>
    <w:rsid w:val="002327B3"/>
    <w:rsid w:val="00232B57"/>
    <w:rsid w:val="00232C56"/>
    <w:rsid w:val="00232F76"/>
    <w:rsid w:val="002336E6"/>
    <w:rsid w:val="002336F1"/>
    <w:rsid w:val="002338DE"/>
    <w:rsid w:val="002344C6"/>
    <w:rsid w:val="00235663"/>
    <w:rsid w:val="00235850"/>
    <w:rsid w:val="002359BC"/>
    <w:rsid w:val="00235BBF"/>
    <w:rsid w:val="002367CE"/>
    <w:rsid w:val="00236A1A"/>
    <w:rsid w:val="0023778B"/>
    <w:rsid w:val="00240BED"/>
    <w:rsid w:val="00241032"/>
    <w:rsid w:val="00241767"/>
    <w:rsid w:val="0024258D"/>
    <w:rsid w:val="0024319F"/>
    <w:rsid w:val="0024331B"/>
    <w:rsid w:val="00243CF4"/>
    <w:rsid w:val="00243ED7"/>
    <w:rsid w:val="00244297"/>
    <w:rsid w:val="00244556"/>
    <w:rsid w:val="00245181"/>
    <w:rsid w:val="00245899"/>
    <w:rsid w:val="00245A98"/>
    <w:rsid w:val="00245E5C"/>
    <w:rsid w:val="0024643C"/>
    <w:rsid w:val="00246B14"/>
    <w:rsid w:val="00246EFF"/>
    <w:rsid w:val="002471E8"/>
    <w:rsid w:val="002471FB"/>
    <w:rsid w:val="002472F4"/>
    <w:rsid w:val="002474ED"/>
    <w:rsid w:val="00250AB3"/>
    <w:rsid w:val="00250F03"/>
    <w:rsid w:val="002516D0"/>
    <w:rsid w:val="00252098"/>
    <w:rsid w:val="00252D90"/>
    <w:rsid w:val="00252EBE"/>
    <w:rsid w:val="002535A6"/>
    <w:rsid w:val="00254101"/>
    <w:rsid w:val="00254271"/>
    <w:rsid w:val="0025448D"/>
    <w:rsid w:val="00254717"/>
    <w:rsid w:val="00254ED4"/>
    <w:rsid w:val="0025544C"/>
    <w:rsid w:val="002555F5"/>
    <w:rsid w:val="002558CE"/>
    <w:rsid w:val="002564E8"/>
    <w:rsid w:val="0025667F"/>
    <w:rsid w:val="00256807"/>
    <w:rsid w:val="00256DE0"/>
    <w:rsid w:val="00256E0F"/>
    <w:rsid w:val="0025737A"/>
    <w:rsid w:val="002573FC"/>
    <w:rsid w:val="00257496"/>
    <w:rsid w:val="002579C2"/>
    <w:rsid w:val="00257DC7"/>
    <w:rsid w:val="0026076B"/>
    <w:rsid w:val="00260B7A"/>
    <w:rsid w:val="00260D10"/>
    <w:rsid w:val="00260F30"/>
    <w:rsid w:val="00261377"/>
    <w:rsid w:val="00261827"/>
    <w:rsid w:val="00262220"/>
    <w:rsid w:val="00262BCB"/>
    <w:rsid w:val="00263452"/>
    <w:rsid w:val="00263974"/>
    <w:rsid w:val="00263DE1"/>
    <w:rsid w:val="00263E8E"/>
    <w:rsid w:val="00264054"/>
    <w:rsid w:val="002640EC"/>
    <w:rsid w:val="00264FF4"/>
    <w:rsid w:val="002650B7"/>
    <w:rsid w:val="002656BD"/>
    <w:rsid w:val="00265D48"/>
    <w:rsid w:val="00266BE1"/>
    <w:rsid w:val="00266F69"/>
    <w:rsid w:val="00267312"/>
    <w:rsid w:val="00267909"/>
    <w:rsid w:val="00267F8D"/>
    <w:rsid w:val="002702A2"/>
    <w:rsid w:val="002709C8"/>
    <w:rsid w:val="00270FD8"/>
    <w:rsid w:val="00271681"/>
    <w:rsid w:val="00272255"/>
    <w:rsid w:val="0027256B"/>
    <w:rsid w:val="00272671"/>
    <w:rsid w:val="00272A31"/>
    <w:rsid w:val="00272C73"/>
    <w:rsid w:val="00273181"/>
    <w:rsid w:val="002734AE"/>
    <w:rsid w:val="00273753"/>
    <w:rsid w:val="00273D55"/>
    <w:rsid w:val="00273F94"/>
    <w:rsid w:val="00273FE0"/>
    <w:rsid w:val="002746FD"/>
    <w:rsid w:val="002749CE"/>
    <w:rsid w:val="00274B18"/>
    <w:rsid w:val="0027501B"/>
    <w:rsid w:val="00275286"/>
    <w:rsid w:val="002753F9"/>
    <w:rsid w:val="0027643C"/>
    <w:rsid w:val="00277DCB"/>
    <w:rsid w:val="002803C5"/>
    <w:rsid w:val="002806E0"/>
    <w:rsid w:val="00280DA1"/>
    <w:rsid w:val="00281252"/>
    <w:rsid w:val="00281399"/>
    <w:rsid w:val="002815C0"/>
    <w:rsid w:val="0028177F"/>
    <w:rsid w:val="002817AF"/>
    <w:rsid w:val="002817F5"/>
    <w:rsid w:val="0028186D"/>
    <w:rsid w:val="0028196E"/>
    <w:rsid w:val="00281A20"/>
    <w:rsid w:val="00281AE7"/>
    <w:rsid w:val="00281F81"/>
    <w:rsid w:val="002823AF"/>
    <w:rsid w:val="0028301A"/>
    <w:rsid w:val="00283150"/>
    <w:rsid w:val="002833B5"/>
    <w:rsid w:val="002837D0"/>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2036"/>
    <w:rsid w:val="0029228B"/>
    <w:rsid w:val="0029238E"/>
    <w:rsid w:val="0029274B"/>
    <w:rsid w:val="00292C53"/>
    <w:rsid w:val="00293034"/>
    <w:rsid w:val="0029355F"/>
    <w:rsid w:val="002936A7"/>
    <w:rsid w:val="00293760"/>
    <w:rsid w:val="00293E29"/>
    <w:rsid w:val="00293F78"/>
    <w:rsid w:val="0029407C"/>
    <w:rsid w:val="002941CE"/>
    <w:rsid w:val="002942EB"/>
    <w:rsid w:val="0029471A"/>
    <w:rsid w:val="002947FA"/>
    <w:rsid w:val="00294A11"/>
    <w:rsid w:val="00294EEE"/>
    <w:rsid w:val="0029538A"/>
    <w:rsid w:val="0029575C"/>
    <w:rsid w:val="00295D67"/>
    <w:rsid w:val="00295DA2"/>
    <w:rsid w:val="00295E8F"/>
    <w:rsid w:val="00296307"/>
    <w:rsid w:val="0029680D"/>
    <w:rsid w:val="00296864"/>
    <w:rsid w:val="00297092"/>
    <w:rsid w:val="00297B5E"/>
    <w:rsid w:val="00297B8F"/>
    <w:rsid w:val="002A0350"/>
    <w:rsid w:val="002A0AF0"/>
    <w:rsid w:val="002A13EA"/>
    <w:rsid w:val="002A1665"/>
    <w:rsid w:val="002A1AB5"/>
    <w:rsid w:val="002A1F24"/>
    <w:rsid w:val="002A2452"/>
    <w:rsid w:val="002A2594"/>
    <w:rsid w:val="002A28C4"/>
    <w:rsid w:val="002A3404"/>
    <w:rsid w:val="002A39A1"/>
    <w:rsid w:val="002A3E9A"/>
    <w:rsid w:val="002A432B"/>
    <w:rsid w:val="002A4A40"/>
    <w:rsid w:val="002A4A91"/>
    <w:rsid w:val="002A5434"/>
    <w:rsid w:val="002A56AF"/>
    <w:rsid w:val="002A590E"/>
    <w:rsid w:val="002A6389"/>
    <w:rsid w:val="002A6E0F"/>
    <w:rsid w:val="002A7291"/>
    <w:rsid w:val="002A7F29"/>
    <w:rsid w:val="002B02D9"/>
    <w:rsid w:val="002B0444"/>
    <w:rsid w:val="002B0461"/>
    <w:rsid w:val="002B098F"/>
    <w:rsid w:val="002B14CD"/>
    <w:rsid w:val="002B1C6B"/>
    <w:rsid w:val="002B1D61"/>
    <w:rsid w:val="002B2C17"/>
    <w:rsid w:val="002B343F"/>
    <w:rsid w:val="002B3859"/>
    <w:rsid w:val="002B3C4B"/>
    <w:rsid w:val="002B4209"/>
    <w:rsid w:val="002B48A4"/>
    <w:rsid w:val="002B49A9"/>
    <w:rsid w:val="002B4B9F"/>
    <w:rsid w:val="002B50CD"/>
    <w:rsid w:val="002B5150"/>
    <w:rsid w:val="002B5F29"/>
    <w:rsid w:val="002B607D"/>
    <w:rsid w:val="002B628E"/>
    <w:rsid w:val="002B6964"/>
    <w:rsid w:val="002B70B1"/>
    <w:rsid w:val="002B74BA"/>
    <w:rsid w:val="002B7B50"/>
    <w:rsid w:val="002C02B5"/>
    <w:rsid w:val="002C0983"/>
    <w:rsid w:val="002C0D3C"/>
    <w:rsid w:val="002C1549"/>
    <w:rsid w:val="002C1C08"/>
    <w:rsid w:val="002C1CDF"/>
    <w:rsid w:val="002C1EC1"/>
    <w:rsid w:val="002C2269"/>
    <w:rsid w:val="002C38D7"/>
    <w:rsid w:val="002C3B62"/>
    <w:rsid w:val="002C3E39"/>
    <w:rsid w:val="002C422E"/>
    <w:rsid w:val="002C422F"/>
    <w:rsid w:val="002C4D8F"/>
    <w:rsid w:val="002C4E2F"/>
    <w:rsid w:val="002C57E9"/>
    <w:rsid w:val="002C6178"/>
    <w:rsid w:val="002C67C1"/>
    <w:rsid w:val="002C6951"/>
    <w:rsid w:val="002C7BCD"/>
    <w:rsid w:val="002C7C37"/>
    <w:rsid w:val="002C7E0B"/>
    <w:rsid w:val="002D278A"/>
    <w:rsid w:val="002D35C9"/>
    <w:rsid w:val="002D3EBF"/>
    <w:rsid w:val="002D3F93"/>
    <w:rsid w:val="002D4672"/>
    <w:rsid w:val="002D5168"/>
    <w:rsid w:val="002D5388"/>
    <w:rsid w:val="002D5947"/>
    <w:rsid w:val="002D6128"/>
    <w:rsid w:val="002D62A8"/>
    <w:rsid w:val="002D631D"/>
    <w:rsid w:val="002D6B43"/>
    <w:rsid w:val="002D7ACA"/>
    <w:rsid w:val="002E04C9"/>
    <w:rsid w:val="002E07AC"/>
    <w:rsid w:val="002E08DB"/>
    <w:rsid w:val="002E0B63"/>
    <w:rsid w:val="002E2294"/>
    <w:rsid w:val="002E2949"/>
    <w:rsid w:val="002E33BA"/>
    <w:rsid w:val="002E350A"/>
    <w:rsid w:val="002E391B"/>
    <w:rsid w:val="002E398D"/>
    <w:rsid w:val="002E3E3A"/>
    <w:rsid w:val="002E4326"/>
    <w:rsid w:val="002E4FBD"/>
    <w:rsid w:val="002E5085"/>
    <w:rsid w:val="002E5387"/>
    <w:rsid w:val="002E5709"/>
    <w:rsid w:val="002E5DFA"/>
    <w:rsid w:val="002E688B"/>
    <w:rsid w:val="002E6AE3"/>
    <w:rsid w:val="002E6FB8"/>
    <w:rsid w:val="002E7678"/>
    <w:rsid w:val="002E774F"/>
    <w:rsid w:val="002E7A2A"/>
    <w:rsid w:val="002F0017"/>
    <w:rsid w:val="002F00BB"/>
    <w:rsid w:val="002F03FB"/>
    <w:rsid w:val="002F08FF"/>
    <w:rsid w:val="002F0AE8"/>
    <w:rsid w:val="002F0D53"/>
    <w:rsid w:val="002F0F6C"/>
    <w:rsid w:val="002F129A"/>
    <w:rsid w:val="002F12DB"/>
    <w:rsid w:val="002F1C56"/>
    <w:rsid w:val="002F1D88"/>
    <w:rsid w:val="002F2D81"/>
    <w:rsid w:val="002F2E5C"/>
    <w:rsid w:val="002F378B"/>
    <w:rsid w:val="002F387C"/>
    <w:rsid w:val="002F39E7"/>
    <w:rsid w:val="002F3BA6"/>
    <w:rsid w:val="002F3F5E"/>
    <w:rsid w:val="002F4082"/>
    <w:rsid w:val="002F463E"/>
    <w:rsid w:val="002F480B"/>
    <w:rsid w:val="002F4E40"/>
    <w:rsid w:val="002F4E9B"/>
    <w:rsid w:val="002F5013"/>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AE0"/>
    <w:rsid w:val="00301B8E"/>
    <w:rsid w:val="00301D03"/>
    <w:rsid w:val="00302D60"/>
    <w:rsid w:val="00303386"/>
    <w:rsid w:val="00303480"/>
    <w:rsid w:val="00303980"/>
    <w:rsid w:val="00303ED0"/>
    <w:rsid w:val="0030435F"/>
    <w:rsid w:val="0030460D"/>
    <w:rsid w:val="00305439"/>
    <w:rsid w:val="00305901"/>
    <w:rsid w:val="00305CD5"/>
    <w:rsid w:val="00305EE3"/>
    <w:rsid w:val="00305F58"/>
    <w:rsid w:val="00306072"/>
    <w:rsid w:val="00306209"/>
    <w:rsid w:val="003070D6"/>
    <w:rsid w:val="00307177"/>
    <w:rsid w:val="0030764C"/>
    <w:rsid w:val="0031021A"/>
    <w:rsid w:val="0031052E"/>
    <w:rsid w:val="003106CF"/>
    <w:rsid w:val="00310932"/>
    <w:rsid w:val="00310A10"/>
    <w:rsid w:val="003113EC"/>
    <w:rsid w:val="00311E65"/>
    <w:rsid w:val="00312103"/>
    <w:rsid w:val="003124B3"/>
    <w:rsid w:val="003126F4"/>
    <w:rsid w:val="00312D49"/>
    <w:rsid w:val="003130F0"/>
    <w:rsid w:val="003131EB"/>
    <w:rsid w:val="0031330D"/>
    <w:rsid w:val="00313374"/>
    <w:rsid w:val="00313CCD"/>
    <w:rsid w:val="00313E1A"/>
    <w:rsid w:val="003140BA"/>
    <w:rsid w:val="0031433F"/>
    <w:rsid w:val="003146EB"/>
    <w:rsid w:val="003152C4"/>
    <w:rsid w:val="00316A97"/>
    <w:rsid w:val="00316D89"/>
    <w:rsid w:val="00316FF1"/>
    <w:rsid w:val="0031708F"/>
    <w:rsid w:val="003170D7"/>
    <w:rsid w:val="00320760"/>
    <w:rsid w:val="00320A8C"/>
    <w:rsid w:val="00320DB5"/>
    <w:rsid w:val="00321B73"/>
    <w:rsid w:val="00321BD0"/>
    <w:rsid w:val="00322018"/>
    <w:rsid w:val="003224C2"/>
    <w:rsid w:val="003225CA"/>
    <w:rsid w:val="003226DA"/>
    <w:rsid w:val="00322AEE"/>
    <w:rsid w:val="00322BA6"/>
    <w:rsid w:val="00322D5E"/>
    <w:rsid w:val="00322F2B"/>
    <w:rsid w:val="0032316F"/>
    <w:rsid w:val="0032348F"/>
    <w:rsid w:val="00323F8E"/>
    <w:rsid w:val="00324207"/>
    <w:rsid w:val="003248B3"/>
    <w:rsid w:val="00324913"/>
    <w:rsid w:val="00324D19"/>
    <w:rsid w:val="003259E4"/>
    <w:rsid w:val="00326581"/>
    <w:rsid w:val="0032666A"/>
    <w:rsid w:val="003267F2"/>
    <w:rsid w:val="00330AA0"/>
    <w:rsid w:val="00330CD8"/>
    <w:rsid w:val="00330E71"/>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789"/>
    <w:rsid w:val="0033583D"/>
    <w:rsid w:val="003358C6"/>
    <w:rsid w:val="00335906"/>
    <w:rsid w:val="00336EDA"/>
    <w:rsid w:val="00337466"/>
    <w:rsid w:val="00337A00"/>
    <w:rsid w:val="00337C4C"/>
    <w:rsid w:val="00337CC2"/>
    <w:rsid w:val="00340860"/>
    <w:rsid w:val="00340BD9"/>
    <w:rsid w:val="00340E9A"/>
    <w:rsid w:val="00340F56"/>
    <w:rsid w:val="00341A29"/>
    <w:rsid w:val="00341D9D"/>
    <w:rsid w:val="003421A8"/>
    <w:rsid w:val="003424A6"/>
    <w:rsid w:val="0034262F"/>
    <w:rsid w:val="00342CB3"/>
    <w:rsid w:val="00342CC2"/>
    <w:rsid w:val="0034369C"/>
    <w:rsid w:val="00343966"/>
    <w:rsid w:val="00343EAC"/>
    <w:rsid w:val="003442DF"/>
    <w:rsid w:val="00344317"/>
    <w:rsid w:val="00344B10"/>
    <w:rsid w:val="0034501E"/>
    <w:rsid w:val="00345B0D"/>
    <w:rsid w:val="003462D8"/>
    <w:rsid w:val="003464BF"/>
    <w:rsid w:val="00346684"/>
    <w:rsid w:val="00346952"/>
    <w:rsid w:val="00346B15"/>
    <w:rsid w:val="00346D6B"/>
    <w:rsid w:val="00346D93"/>
    <w:rsid w:val="00346DB9"/>
    <w:rsid w:val="003471A8"/>
    <w:rsid w:val="00350005"/>
    <w:rsid w:val="003500C8"/>
    <w:rsid w:val="003502F9"/>
    <w:rsid w:val="00350B05"/>
    <w:rsid w:val="00351117"/>
    <w:rsid w:val="003512C5"/>
    <w:rsid w:val="00351594"/>
    <w:rsid w:val="0035160C"/>
    <w:rsid w:val="0035178A"/>
    <w:rsid w:val="00351E78"/>
    <w:rsid w:val="003526B5"/>
    <w:rsid w:val="00353881"/>
    <w:rsid w:val="00353BA1"/>
    <w:rsid w:val="003544E4"/>
    <w:rsid w:val="00354B7D"/>
    <w:rsid w:val="00354C6A"/>
    <w:rsid w:val="00354D8E"/>
    <w:rsid w:val="003551F1"/>
    <w:rsid w:val="00355495"/>
    <w:rsid w:val="00355AC9"/>
    <w:rsid w:val="003562E2"/>
    <w:rsid w:val="00356884"/>
    <w:rsid w:val="00356E40"/>
    <w:rsid w:val="003570FB"/>
    <w:rsid w:val="00360333"/>
    <w:rsid w:val="00360D74"/>
    <w:rsid w:val="00360EB8"/>
    <w:rsid w:val="00361647"/>
    <w:rsid w:val="00361D32"/>
    <w:rsid w:val="00361E6E"/>
    <w:rsid w:val="00362C04"/>
    <w:rsid w:val="003630AD"/>
    <w:rsid w:val="00363460"/>
    <w:rsid w:val="00363EAB"/>
    <w:rsid w:val="003640C7"/>
    <w:rsid w:val="00364999"/>
    <w:rsid w:val="00364D0F"/>
    <w:rsid w:val="003650BD"/>
    <w:rsid w:val="003657F9"/>
    <w:rsid w:val="003658DA"/>
    <w:rsid w:val="00365B75"/>
    <w:rsid w:val="0036602D"/>
    <w:rsid w:val="0036606D"/>
    <w:rsid w:val="00366238"/>
    <w:rsid w:val="00366EF6"/>
    <w:rsid w:val="00366F98"/>
    <w:rsid w:val="003672C4"/>
    <w:rsid w:val="00367590"/>
    <w:rsid w:val="003678E0"/>
    <w:rsid w:val="00367C0C"/>
    <w:rsid w:val="0037006D"/>
    <w:rsid w:val="00370B63"/>
    <w:rsid w:val="00370FC7"/>
    <w:rsid w:val="00371559"/>
    <w:rsid w:val="0037173B"/>
    <w:rsid w:val="0037238E"/>
    <w:rsid w:val="003727FD"/>
    <w:rsid w:val="00372E45"/>
    <w:rsid w:val="00372F95"/>
    <w:rsid w:val="00373994"/>
    <w:rsid w:val="00373A80"/>
    <w:rsid w:val="00373B3C"/>
    <w:rsid w:val="00373DD3"/>
    <w:rsid w:val="00374569"/>
    <w:rsid w:val="00374653"/>
    <w:rsid w:val="00374DFB"/>
    <w:rsid w:val="0037625B"/>
    <w:rsid w:val="003763B6"/>
    <w:rsid w:val="00376710"/>
    <w:rsid w:val="00376B9B"/>
    <w:rsid w:val="00376CD9"/>
    <w:rsid w:val="00376CF7"/>
    <w:rsid w:val="00376D03"/>
    <w:rsid w:val="00377093"/>
    <w:rsid w:val="003774F9"/>
    <w:rsid w:val="00377669"/>
    <w:rsid w:val="00377AE4"/>
    <w:rsid w:val="00380067"/>
    <w:rsid w:val="003800D5"/>
    <w:rsid w:val="003802AA"/>
    <w:rsid w:val="003805DD"/>
    <w:rsid w:val="00380CA1"/>
    <w:rsid w:val="003814F0"/>
    <w:rsid w:val="00382C33"/>
    <w:rsid w:val="00382E28"/>
    <w:rsid w:val="00382F5A"/>
    <w:rsid w:val="00383125"/>
    <w:rsid w:val="00383337"/>
    <w:rsid w:val="00384642"/>
    <w:rsid w:val="003849B5"/>
    <w:rsid w:val="00384B79"/>
    <w:rsid w:val="00384C8B"/>
    <w:rsid w:val="00384D5B"/>
    <w:rsid w:val="00384EA0"/>
    <w:rsid w:val="003851AD"/>
    <w:rsid w:val="003854DB"/>
    <w:rsid w:val="00385D03"/>
    <w:rsid w:val="00385F1D"/>
    <w:rsid w:val="00386949"/>
    <w:rsid w:val="00386CE4"/>
    <w:rsid w:val="00386EF7"/>
    <w:rsid w:val="003872A1"/>
    <w:rsid w:val="003878FE"/>
    <w:rsid w:val="00387D02"/>
    <w:rsid w:val="00387F69"/>
    <w:rsid w:val="00390212"/>
    <w:rsid w:val="00390462"/>
    <w:rsid w:val="003905B0"/>
    <w:rsid w:val="0039070D"/>
    <w:rsid w:val="0039163D"/>
    <w:rsid w:val="00391D39"/>
    <w:rsid w:val="00391E63"/>
    <w:rsid w:val="00392D42"/>
    <w:rsid w:val="00393076"/>
    <w:rsid w:val="00393A55"/>
    <w:rsid w:val="00393F71"/>
    <w:rsid w:val="00394251"/>
    <w:rsid w:val="003943F4"/>
    <w:rsid w:val="00394956"/>
    <w:rsid w:val="00394FC1"/>
    <w:rsid w:val="00395BB2"/>
    <w:rsid w:val="00395C05"/>
    <w:rsid w:val="00395EF2"/>
    <w:rsid w:val="00395FDE"/>
    <w:rsid w:val="00396716"/>
    <w:rsid w:val="00396990"/>
    <w:rsid w:val="00396A44"/>
    <w:rsid w:val="00396D7F"/>
    <w:rsid w:val="00397244"/>
    <w:rsid w:val="00397327"/>
    <w:rsid w:val="003974D4"/>
    <w:rsid w:val="00397AA8"/>
    <w:rsid w:val="00397E17"/>
    <w:rsid w:val="003A03F0"/>
    <w:rsid w:val="003A0691"/>
    <w:rsid w:val="003A094F"/>
    <w:rsid w:val="003A0FB9"/>
    <w:rsid w:val="003A1B96"/>
    <w:rsid w:val="003A1B9F"/>
    <w:rsid w:val="003A1FF2"/>
    <w:rsid w:val="003A239D"/>
    <w:rsid w:val="003A2815"/>
    <w:rsid w:val="003A29B9"/>
    <w:rsid w:val="003A2B0A"/>
    <w:rsid w:val="003A2ED2"/>
    <w:rsid w:val="003A3AC9"/>
    <w:rsid w:val="003A3C63"/>
    <w:rsid w:val="003A42E9"/>
    <w:rsid w:val="003A491B"/>
    <w:rsid w:val="003A5E45"/>
    <w:rsid w:val="003A6C99"/>
    <w:rsid w:val="003A7648"/>
    <w:rsid w:val="003A7788"/>
    <w:rsid w:val="003A7A1D"/>
    <w:rsid w:val="003A7CA2"/>
    <w:rsid w:val="003B040E"/>
    <w:rsid w:val="003B0686"/>
    <w:rsid w:val="003B0EA7"/>
    <w:rsid w:val="003B0FB2"/>
    <w:rsid w:val="003B11F3"/>
    <w:rsid w:val="003B16D2"/>
    <w:rsid w:val="003B1AED"/>
    <w:rsid w:val="003B1D61"/>
    <w:rsid w:val="003B1D70"/>
    <w:rsid w:val="003B1E05"/>
    <w:rsid w:val="003B22E5"/>
    <w:rsid w:val="003B26C7"/>
    <w:rsid w:val="003B2AAB"/>
    <w:rsid w:val="003B2D53"/>
    <w:rsid w:val="003B2F68"/>
    <w:rsid w:val="003B3300"/>
    <w:rsid w:val="003B3425"/>
    <w:rsid w:val="003B38E8"/>
    <w:rsid w:val="003B3E87"/>
    <w:rsid w:val="003B4008"/>
    <w:rsid w:val="003B4601"/>
    <w:rsid w:val="003B47A7"/>
    <w:rsid w:val="003B5E58"/>
    <w:rsid w:val="003B5FBA"/>
    <w:rsid w:val="003B6E1A"/>
    <w:rsid w:val="003B6F6E"/>
    <w:rsid w:val="003B6F7F"/>
    <w:rsid w:val="003B7B3F"/>
    <w:rsid w:val="003B7DD1"/>
    <w:rsid w:val="003B7F77"/>
    <w:rsid w:val="003C08E7"/>
    <w:rsid w:val="003C0905"/>
    <w:rsid w:val="003C0FC8"/>
    <w:rsid w:val="003C1081"/>
    <w:rsid w:val="003C177B"/>
    <w:rsid w:val="003C1F37"/>
    <w:rsid w:val="003C1FC7"/>
    <w:rsid w:val="003C2910"/>
    <w:rsid w:val="003C2F1A"/>
    <w:rsid w:val="003C3BA5"/>
    <w:rsid w:val="003C3E35"/>
    <w:rsid w:val="003C41BC"/>
    <w:rsid w:val="003C4767"/>
    <w:rsid w:val="003C5273"/>
    <w:rsid w:val="003C5321"/>
    <w:rsid w:val="003C5847"/>
    <w:rsid w:val="003C593B"/>
    <w:rsid w:val="003C5BCB"/>
    <w:rsid w:val="003C61B3"/>
    <w:rsid w:val="003C6474"/>
    <w:rsid w:val="003C6A43"/>
    <w:rsid w:val="003C7209"/>
    <w:rsid w:val="003C7800"/>
    <w:rsid w:val="003C7B12"/>
    <w:rsid w:val="003C7FBD"/>
    <w:rsid w:val="003D16A4"/>
    <w:rsid w:val="003D1A25"/>
    <w:rsid w:val="003D2228"/>
    <w:rsid w:val="003D23A7"/>
    <w:rsid w:val="003D263F"/>
    <w:rsid w:val="003D2F35"/>
    <w:rsid w:val="003D314E"/>
    <w:rsid w:val="003D3405"/>
    <w:rsid w:val="003D3784"/>
    <w:rsid w:val="003D4330"/>
    <w:rsid w:val="003D492D"/>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9D4"/>
    <w:rsid w:val="003D7A68"/>
    <w:rsid w:val="003D7D47"/>
    <w:rsid w:val="003D7F50"/>
    <w:rsid w:val="003E0031"/>
    <w:rsid w:val="003E0633"/>
    <w:rsid w:val="003E127B"/>
    <w:rsid w:val="003E19B5"/>
    <w:rsid w:val="003E1FE5"/>
    <w:rsid w:val="003E2BF4"/>
    <w:rsid w:val="003E2CA1"/>
    <w:rsid w:val="003E3004"/>
    <w:rsid w:val="003E3476"/>
    <w:rsid w:val="003E3913"/>
    <w:rsid w:val="003E41BF"/>
    <w:rsid w:val="003E4903"/>
    <w:rsid w:val="003E4D7F"/>
    <w:rsid w:val="003E537B"/>
    <w:rsid w:val="003E56C1"/>
    <w:rsid w:val="003E5C1F"/>
    <w:rsid w:val="003E5DF0"/>
    <w:rsid w:val="003E64E2"/>
    <w:rsid w:val="003E6C54"/>
    <w:rsid w:val="003E70F7"/>
    <w:rsid w:val="003E77ED"/>
    <w:rsid w:val="003F06D5"/>
    <w:rsid w:val="003F07B8"/>
    <w:rsid w:val="003F0D36"/>
    <w:rsid w:val="003F13F1"/>
    <w:rsid w:val="003F17D5"/>
    <w:rsid w:val="003F2DDE"/>
    <w:rsid w:val="003F357D"/>
    <w:rsid w:val="003F3C08"/>
    <w:rsid w:val="003F3F46"/>
    <w:rsid w:val="003F41C0"/>
    <w:rsid w:val="003F41C1"/>
    <w:rsid w:val="003F5066"/>
    <w:rsid w:val="003F563B"/>
    <w:rsid w:val="003F57A6"/>
    <w:rsid w:val="003F5A89"/>
    <w:rsid w:val="003F6209"/>
    <w:rsid w:val="003F65FD"/>
    <w:rsid w:val="003F693C"/>
    <w:rsid w:val="003F76F8"/>
    <w:rsid w:val="003F7AD1"/>
    <w:rsid w:val="00400080"/>
    <w:rsid w:val="00400510"/>
    <w:rsid w:val="00400863"/>
    <w:rsid w:val="00400D96"/>
    <w:rsid w:val="004010FB"/>
    <w:rsid w:val="0040111E"/>
    <w:rsid w:val="004019DB"/>
    <w:rsid w:val="00401B75"/>
    <w:rsid w:val="00402313"/>
    <w:rsid w:val="00402396"/>
    <w:rsid w:val="00402478"/>
    <w:rsid w:val="00402687"/>
    <w:rsid w:val="00403371"/>
    <w:rsid w:val="00403A6A"/>
    <w:rsid w:val="00403B14"/>
    <w:rsid w:val="00404735"/>
    <w:rsid w:val="00404745"/>
    <w:rsid w:val="00404F82"/>
    <w:rsid w:val="0040505D"/>
    <w:rsid w:val="004055B6"/>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6C1"/>
    <w:rsid w:val="00412EEC"/>
    <w:rsid w:val="00413369"/>
    <w:rsid w:val="00413526"/>
    <w:rsid w:val="004138D7"/>
    <w:rsid w:val="00413911"/>
    <w:rsid w:val="00413C6A"/>
    <w:rsid w:val="0041423D"/>
    <w:rsid w:val="00414453"/>
    <w:rsid w:val="00414A41"/>
    <w:rsid w:val="00414C5A"/>
    <w:rsid w:val="00414D05"/>
    <w:rsid w:val="00414EF0"/>
    <w:rsid w:val="004157B2"/>
    <w:rsid w:val="00415817"/>
    <w:rsid w:val="0041675C"/>
    <w:rsid w:val="004170E5"/>
    <w:rsid w:val="0041722B"/>
    <w:rsid w:val="00417395"/>
    <w:rsid w:val="0041775A"/>
    <w:rsid w:val="00417D87"/>
    <w:rsid w:val="00417F51"/>
    <w:rsid w:val="0042042F"/>
    <w:rsid w:val="0042055D"/>
    <w:rsid w:val="00420A6A"/>
    <w:rsid w:val="00420F50"/>
    <w:rsid w:val="00420FE0"/>
    <w:rsid w:val="004210DE"/>
    <w:rsid w:val="004213C0"/>
    <w:rsid w:val="00421D16"/>
    <w:rsid w:val="00421E56"/>
    <w:rsid w:val="00422165"/>
    <w:rsid w:val="0042225C"/>
    <w:rsid w:val="00422504"/>
    <w:rsid w:val="004227D9"/>
    <w:rsid w:val="00422F02"/>
    <w:rsid w:val="00422FB7"/>
    <w:rsid w:val="00423003"/>
    <w:rsid w:val="004237A8"/>
    <w:rsid w:val="00423C92"/>
    <w:rsid w:val="00423EB0"/>
    <w:rsid w:val="0042470B"/>
    <w:rsid w:val="00424E44"/>
    <w:rsid w:val="00424EAF"/>
    <w:rsid w:val="00424F69"/>
    <w:rsid w:val="00425064"/>
    <w:rsid w:val="004253C2"/>
    <w:rsid w:val="0042542B"/>
    <w:rsid w:val="00425A25"/>
    <w:rsid w:val="004261E4"/>
    <w:rsid w:val="00426904"/>
    <w:rsid w:val="00426CA6"/>
    <w:rsid w:val="0042714B"/>
    <w:rsid w:val="004275F9"/>
    <w:rsid w:val="00427D7B"/>
    <w:rsid w:val="00430057"/>
    <w:rsid w:val="00430138"/>
    <w:rsid w:val="00430201"/>
    <w:rsid w:val="00430469"/>
    <w:rsid w:val="004307BB"/>
    <w:rsid w:val="00430A73"/>
    <w:rsid w:val="00430CF5"/>
    <w:rsid w:val="00430DD5"/>
    <w:rsid w:val="00432937"/>
    <w:rsid w:val="0043299D"/>
    <w:rsid w:val="004332BF"/>
    <w:rsid w:val="004339E2"/>
    <w:rsid w:val="00433DC5"/>
    <w:rsid w:val="004343E5"/>
    <w:rsid w:val="00434441"/>
    <w:rsid w:val="004349B2"/>
    <w:rsid w:val="00434A09"/>
    <w:rsid w:val="00434F40"/>
    <w:rsid w:val="0043547C"/>
    <w:rsid w:val="00435608"/>
    <w:rsid w:val="004358FA"/>
    <w:rsid w:val="004363B6"/>
    <w:rsid w:val="00436652"/>
    <w:rsid w:val="0043721F"/>
    <w:rsid w:val="00437B6F"/>
    <w:rsid w:val="00437C44"/>
    <w:rsid w:val="00437CAB"/>
    <w:rsid w:val="00440AC3"/>
    <w:rsid w:val="00440D77"/>
    <w:rsid w:val="00441150"/>
    <w:rsid w:val="00441F05"/>
    <w:rsid w:val="00441F11"/>
    <w:rsid w:val="00441F9C"/>
    <w:rsid w:val="0044227D"/>
    <w:rsid w:val="00442551"/>
    <w:rsid w:val="00442611"/>
    <w:rsid w:val="00443540"/>
    <w:rsid w:val="00443689"/>
    <w:rsid w:val="00443E13"/>
    <w:rsid w:val="0044463E"/>
    <w:rsid w:val="00444A65"/>
    <w:rsid w:val="0044564E"/>
    <w:rsid w:val="00445C29"/>
    <w:rsid w:val="004460FD"/>
    <w:rsid w:val="004464F7"/>
    <w:rsid w:val="00446F3D"/>
    <w:rsid w:val="00447343"/>
    <w:rsid w:val="0045038B"/>
    <w:rsid w:val="00450AFE"/>
    <w:rsid w:val="00450E93"/>
    <w:rsid w:val="00452198"/>
    <w:rsid w:val="00452887"/>
    <w:rsid w:val="00452E1D"/>
    <w:rsid w:val="00454300"/>
    <w:rsid w:val="0045434E"/>
    <w:rsid w:val="0045485A"/>
    <w:rsid w:val="00454F82"/>
    <w:rsid w:val="0045571D"/>
    <w:rsid w:val="004564A9"/>
    <w:rsid w:val="00456D6C"/>
    <w:rsid w:val="004573FE"/>
    <w:rsid w:val="00457438"/>
    <w:rsid w:val="004577C7"/>
    <w:rsid w:val="0046048B"/>
    <w:rsid w:val="0046062E"/>
    <w:rsid w:val="004607FC"/>
    <w:rsid w:val="00460A77"/>
    <w:rsid w:val="0046172E"/>
    <w:rsid w:val="00461898"/>
    <w:rsid w:val="00461979"/>
    <w:rsid w:val="004633DE"/>
    <w:rsid w:val="004633EB"/>
    <w:rsid w:val="00463513"/>
    <w:rsid w:val="00463AEA"/>
    <w:rsid w:val="00463C6F"/>
    <w:rsid w:val="00464279"/>
    <w:rsid w:val="00465402"/>
    <w:rsid w:val="0046670A"/>
    <w:rsid w:val="004668AA"/>
    <w:rsid w:val="00467B04"/>
    <w:rsid w:val="00467C84"/>
    <w:rsid w:val="00467D7A"/>
    <w:rsid w:val="00470206"/>
    <w:rsid w:val="0047056E"/>
    <w:rsid w:val="0047140E"/>
    <w:rsid w:val="00471CC6"/>
    <w:rsid w:val="004726CB"/>
    <w:rsid w:val="00472908"/>
    <w:rsid w:val="0047394E"/>
    <w:rsid w:val="00473BE6"/>
    <w:rsid w:val="0047413E"/>
    <w:rsid w:val="004742A8"/>
    <w:rsid w:val="0047451D"/>
    <w:rsid w:val="00474887"/>
    <w:rsid w:val="004748E4"/>
    <w:rsid w:val="00475609"/>
    <w:rsid w:val="00475977"/>
    <w:rsid w:val="00475D6F"/>
    <w:rsid w:val="00475DA1"/>
    <w:rsid w:val="004763F2"/>
    <w:rsid w:val="00477551"/>
    <w:rsid w:val="0047770C"/>
    <w:rsid w:val="004777C9"/>
    <w:rsid w:val="004779B0"/>
    <w:rsid w:val="00477A3F"/>
    <w:rsid w:val="00477C86"/>
    <w:rsid w:val="00477D1B"/>
    <w:rsid w:val="00480C42"/>
    <w:rsid w:val="00480DF7"/>
    <w:rsid w:val="00481024"/>
    <w:rsid w:val="0048107A"/>
    <w:rsid w:val="00481187"/>
    <w:rsid w:val="004814AD"/>
    <w:rsid w:val="004822B3"/>
    <w:rsid w:val="0048299E"/>
    <w:rsid w:val="00483405"/>
    <w:rsid w:val="004835BD"/>
    <w:rsid w:val="004839F5"/>
    <w:rsid w:val="00483A60"/>
    <w:rsid w:val="00484B0A"/>
    <w:rsid w:val="00484BB8"/>
    <w:rsid w:val="00484C04"/>
    <w:rsid w:val="00486889"/>
    <w:rsid w:val="0048694A"/>
    <w:rsid w:val="004903CA"/>
    <w:rsid w:val="00490414"/>
    <w:rsid w:val="00490BD6"/>
    <w:rsid w:val="00491F03"/>
    <w:rsid w:val="00492101"/>
    <w:rsid w:val="00492C20"/>
    <w:rsid w:val="004931C6"/>
    <w:rsid w:val="00493286"/>
    <w:rsid w:val="00493C1E"/>
    <w:rsid w:val="004941D4"/>
    <w:rsid w:val="00494B15"/>
    <w:rsid w:val="00494E48"/>
    <w:rsid w:val="00494F81"/>
    <w:rsid w:val="00495070"/>
    <w:rsid w:val="004951D4"/>
    <w:rsid w:val="00496D5C"/>
    <w:rsid w:val="00497A71"/>
    <w:rsid w:val="00497B0E"/>
    <w:rsid w:val="004A02E1"/>
    <w:rsid w:val="004A04A8"/>
    <w:rsid w:val="004A0680"/>
    <w:rsid w:val="004A0AF4"/>
    <w:rsid w:val="004A0B54"/>
    <w:rsid w:val="004A0CBC"/>
    <w:rsid w:val="004A0D76"/>
    <w:rsid w:val="004A0EB5"/>
    <w:rsid w:val="004A0EEF"/>
    <w:rsid w:val="004A1556"/>
    <w:rsid w:val="004A1E9D"/>
    <w:rsid w:val="004A205F"/>
    <w:rsid w:val="004A23DB"/>
    <w:rsid w:val="004A255D"/>
    <w:rsid w:val="004A267A"/>
    <w:rsid w:val="004A288B"/>
    <w:rsid w:val="004A2AE2"/>
    <w:rsid w:val="004A2D32"/>
    <w:rsid w:val="004A3987"/>
    <w:rsid w:val="004A3B46"/>
    <w:rsid w:val="004A3D51"/>
    <w:rsid w:val="004A3D81"/>
    <w:rsid w:val="004A467E"/>
    <w:rsid w:val="004A4841"/>
    <w:rsid w:val="004A49C8"/>
    <w:rsid w:val="004A4E19"/>
    <w:rsid w:val="004A5152"/>
    <w:rsid w:val="004A5BAA"/>
    <w:rsid w:val="004A6357"/>
    <w:rsid w:val="004A69D3"/>
    <w:rsid w:val="004A700F"/>
    <w:rsid w:val="004A717F"/>
    <w:rsid w:val="004A7D32"/>
    <w:rsid w:val="004B05DC"/>
    <w:rsid w:val="004B0737"/>
    <w:rsid w:val="004B0777"/>
    <w:rsid w:val="004B0F54"/>
    <w:rsid w:val="004B1985"/>
    <w:rsid w:val="004B1A04"/>
    <w:rsid w:val="004B1A52"/>
    <w:rsid w:val="004B1D12"/>
    <w:rsid w:val="004B26A4"/>
    <w:rsid w:val="004B2AE8"/>
    <w:rsid w:val="004B3BD8"/>
    <w:rsid w:val="004B3D57"/>
    <w:rsid w:val="004B4CA9"/>
    <w:rsid w:val="004B4EFD"/>
    <w:rsid w:val="004B5298"/>
    <w:rsid w:val="004B53AC"/>
    <w:rsid w:val="004B5512"/>
    <w:rsid w:val="004B58BD"/>
    <w:rsid w:val="004B6550"/>
    <w:rsid w:val="004B6B51"/>
    <w:rsid w:val="004B6B95"/>
    <w:rsid w:val="004B7510"/>
    <w:rsid w:val="004B7A46"/>
    <w:rsid w:val="004B7EAC"/>
    <w:rsid w:val="004C03B1"/>
    <w:rsid w:val="004C0B7D"/>
    <w:rsid w:val="004C128F"/>
    <w:rsid w:val="004C131D"/>
    <w:rsid w:val="004C13EC"/>
    <w:rsid w:val="004C1BB3"/>
    <w:rsid w:val="004C2008"/>
    <w:rsid w:val="004C2168"/>
    <w:rsid w:val="004C27C8"/>
    <w:rsid w:val="004C33DE"/>
    <w:rsid w:val="004C35D7"/>
    <w:rsid w:val="004C3979"/>
    <w:rsid w:val="004C3CE8"/>
    <w:rsid w:val="004C4232"/>
    <w:rsid w:val="004C4B03"/>
    <w:rsid w:val="004C4B63"/>
    <w:rsid w:val="004C4ED7"/>
    <w:rsid w:val="004C521E"/>
    <w:rsid w:val="004C5D6E"/>
    <w:rsid w:val="004C5D80"/>
    <w:rsid w:val="004C5E48"/>
    <w:rsid w:val="004C5FAE"/>
    <w:rsid w:val="004C62A6"/>
    <w:rsid w:val="004C68AB"/>
    <w:rsid w:val="004C6BB9"/>
    <w:rsid w:val="004C72F2"/>
    <w:rsid w:val="004C7430"/>
    <w:rsid w:val="004C74E1"/>
    <w:rsid w:val="004C74F8"/>
    <w:rsid w:val="004D00EE"/>
    <w:rsid w:val="004D012B"/>
    <w:rsid w:val="004D0C76"/>
    <w:rsid w:val="004D0E55"/>
    <w:rsid w:val="004D0FAD"/>
    <w:rsid w:val="004D1210"/>
    <w:rsid w:val="004D2C89"/>
    <w:rsid w:val="004D317A"/>
    <w:rsid w:val="004D3308"/>
    <w:rsid w:val="004D42CC"/>
    <w:rsid w:val="004D438D"/>
    <w:rsid w:val="004D43A3"/>
    <w:rsid w:val="004D450D"/>
    <w:rsid w:val="004D4759"/>
    <w:rsid w:val="004D537D"/>
    <w:rsid w:val="004D5769"/>
    <w:rsid w:val="004D59C3"/>
    <w:rsid w:val="004D5A3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F1A"/>
    <w:rsid w:val="004E32AD"/>
    <w:rsid w:val="004E3A06"/>
    <w:rsid w:val="004E3B26"/>
    <w:rsid w:val="004E4871"/>
    <w:rsid w:val="004E4D07"/>
    <w:rsid w:val="004E50B0"/>
    <w:rsid w:val="004E59A6"/>
    <w:rsid w:val="004E5DF1"/>
    <w:rsid w:val="004E68ED"/>
    <w:rsid w:val="004E72C2"/>
    <w:rsid w:val="004E744F"/>
    <w:rsid w:val="004E796B"/>
    <w:rsid w:val="004E7D43"/>
    <w:rsid w:val="004F00D9"/>
    <w:rsid w:val="004F0C9A"/>
    <w:rsid w:val="004F1B16"/>
    <w:rsid w:val="004F1BB2"/>
    <w:rsid w:val="004F1D50"/>
    <w:rsid w:val="004F2A3A"/>
    <w:rsid w:val="004F2B5C"/>
    <w:rsid w:val="004F2FBF"/>
    <w:rsid w:val="004F33EE"/>
    <w:rsid w:val="004F3D9C"/>
    <w:rsid w:val="004F496C"/>
    <w:rsid w:val="004F49D7"/>
    <w:rsid w:val="004F4AEC"/>
    <w:rsid w:val="004F4D42"/>
    <w:rsid w:val="004F4EF8"/>
    <w:rsid w:val="004F54AB"/>
    <w:rsid w:val="004F62B4"/>
    <w:rsid w:val="004F73E1"/>
    <w:rsid w:val="004F7699"/>
    <w:rsid w:val="00500120"/>
    <w:rsid w:val="00500679"/>
    <w:rsid w:val="00500D25"/>
    <w:rsid w:val="00500EFB"/>
    <w:rsid w:val="00501116"/>
    <w:rsid w:val="00501533"/>
    <w:rsid w:val="0050173B"/>
    <w:rsid w:val="00501B09"/>
    <w:rsid w:val="00501E41"/>
    <w:rsid w:val="00501F86"/>
    <w:rsid w:val="00502A9E"/>
    <w:rsid w:val="00502F98"/>
    <w:rsid w:val="0050310D"/>
    <w:rsid w:val="00503784"/>
    <w:rsid w:val="00503BA1"/>
    <w:rsid w:val="00503BBD"/>
    <w:rsid w:val="00503C78"/>
    <w:rsid w:val="00505276"/>
    <w:rsid w:val="00505315"/>
    <w:rsid w:val="0050592A"/>
    <w:rsid w:val="00506FFE"/>
    <w:rsid w:val="005076E4"/>
    <w:rsid w:val="0050786C"/>
    <w:rsid w:val="00507B4F"/>
    <w:rsid w:val="00507BED"/>
    <w:rsid w:val="00507F86"/>
    <w:rsid w:val="0051006C"/>
    <w:rsid w:val="005106E3"/>
    <w:rsid w:val="00510745"/>
    <w:rsid w:val="0051085D"/>
    <w:rsid w:val="00510A6D"/>
    <w:rsid w:val="00510E2D"/>
    <w:rsid w:val="00510F8A"/>
    <w:rsid w:val="00511460"/>
    <w:rsid w:val="00511925"/>
    <w:rsid w:val="0051209D"/>
    <w:rsid w:val="005123B7"/>
    <w:rsid w:val="005125AE"/>
    <w:rsid w:val="0051288E"/>
    <w:rsid w:val="00512B4A"/>
    <w:rsid w:val="00513591"/>
    <w:rsid w:val="00514084"/>
    <w:rsid w:val="00515394"/>
    <w:rsid w:val="00515AFC"/>
    <w:rsid w:val="00515B64"/>
    <w:rsid w:val="00515C25"/>
    <w:rsid w:val="005164CE"/>
    <w:rsid w:val="005166A0"/>
    <w:rsid w:val="00516BAA"/>
    <w:rsid w:val="00520AB1"/>
    <w:rsid w:val="00520FA4"/>
    <w:rsid w:val="00521072"/>
    <w:rsid w:val="005215BF"/>
    <w:rsid w:val="0052167D"/>
    <w:rsid w:val="00521A3C"/>
    <w:rsid w:val="00521C3B"/>
    <w:rsid w:val="00522615"/>
    <w:rsid w:val="00523598"/>
    <w:rsid w:val="00523852"/>
    <w:rsid w:val="00523A73"/>
    <w:rsid w:val="00523BAB"/>
    <w:rsid w:val="00524113"/>
    <w:rsid w:val="005243B9"/>
    <w:rsid w:val="0052484B"/>
    <w:rsid w:val="005257AE"/>
    <w:rsid w:val="005258C0"/>
    <w:rsid w:val="00525CFC"/>
    <w:rsid w:val="0052623A"/>
    <w:rsid w:val="00526255"/>
    <w:rsid w:val="005267B8"/>
    <w:rsid w:val="00526889"/>
    <w:rsid w:val="00526EB9"/>
    <w:rsid w:val="00527F5A"/>
    <w:rsid w:val="005309A0"/>
    <w:rsid w:val="00530DED"/>
    <w:rsid w:val="00530E62"/>
    <w:rsid w:val="00531190"/>
    <w:rsid w:val="00531791"/>
    <w:rsid w:val="005321D5"/>
    <w:rsid w:val="005323AA"/>
    <w:rsid w:val="005325DB"/>
    <w:rsid w:val="00532987"/>
    <w:rsid w:val="00532D52"/>
    <w:rsid w:val="00532E68"/>
    <w:rsid w:val="00534074"/>
    <w:rsid w:val="00534206"/>
    <w:rsid w:val="005342A4"/>
    <w:rsid w:val="005342E3"/>
    <w:rsid w:val="005348A4"/>
    <w:rsid w:val="00534991"/>
    <w:rsid w:val="005356A3"/>
    <w:rsid w:val="0053593B"/>
    <w:rsid w:val="00535A57"/>
    <w:rsid w:val="00536508"/>
    <w:rsid w:val="00536DB0"/>
    <w:rsid w:val="00537188"/>
    <w:rsid w:val="0053726C"/>
    <w:rsid w:val="00540402"/>
    <w:rsid w:val="00540CFB"/>
    <w:rsid w:val="00541B90"/>
    <w:rsid w:val="0054236D"/>
    <w:rsid w:val="00542D79"/>
    <w:rsid w:val="00542F22"/>
    <w:rsid w:val="0054341D"/>
    <w:rsid w:val="005437C8"/>
    <w:rsid w:val="00543F76"/>
    <w:rsid w:val="0054403C"/>
    <w:rsid w:val="0054659B"/>
    <w:rsid w:val="005475F8"/>
    <w:rsid w:val="00547942"/>
    <w:rsid w:val="005479A3"/>
    <w:rsid w:val="00547A74"/>
    <w:rsid w:val="00547F8B"/>
    <w:rsid w:val="00551229"/>
    <w:rsid w:val="00552836"/>
    <w:rsid w:val="00552B4D"/>
    <w:rsid w:val="00552C2F"/>
    <w:rsid w:val="00552FC3"/>
    <w:rsid w:val="0055358B"/>
    <w:rsid w:val="00554F74"/>
    <w:rsid w:val="0055525D"/>
    <w:rsid w:val="00555332"/>
    <w:rsid w:val="00555F17"/>
    <w:rsid w:val="005561F7"/>
    <w:rsid w:val="00556A83"/>
    <w:rsid w:val="00556E8C"/>
    <w:rsid w:val="0055735B"/>
    <w:rsid w:val="005575B1"/>
    <w:rsid w:val="0056015C"/>
    <w:rsid w:val="005604E3"/>
    <w:rsid w:val="005604F6"/>
    <w:rsid w:val="00560608"/>
    <w:rsid w:val="00560610"/>
    <w:rsid w:val="005617FC"/>
    <w:rsid w:val="00561FB8"/>
    <w:rsid w:val="00561FF6"/>
    <w:rsid w:val="00562036"/>
    <w:rsid w:val="00562603"/>
    <w:rsid w:val="00562643"/>
    <w:rsid w:val="00563572"/>
    <w:rsid w:val="005638DA"/>
    <w:rsid w:val="005651BE"/>
    <w:rsid w:val="005664D4"/>
    <w:rsid w:val="00566BC6"/>
    <w:rsid w:val="005670B7"/>
    <w:rsid w:val="0056745B"/>
    <w:rsid w:val="00567774"/>
    <w:rsid w:val="00567CDE"/>
    <w:rsid w:val="005701A1"/>
    <w:rsid w:val="005703B3"/>
    <w:rsid w:val="005717EC"/>
    <w:rsid w:val="0057238E"/>
    <w:rsid w:val="005726BB"/>
    <w:rsid w:val="00572AA2"/>
    <w:rsid w:val="005730E1"/>
    <w:rsid w:val="00573316"/>
    <w:rsid w:val="005733DD"/>
    <w:rsid w:val="00573BA2"/>
    <w:rsid w:val="00573D78"/>
    <w:rsid w:val="0057410B"/>
    <w:rsid w:val="00574117"/>
    <w:rsid w:val="00574B3B"/>
    <w:rsid w:val="00574CAE"/>
    <w:rsid w:val="00574DC8"/>
    <w:rsid w:val="0057500E"/>
    <w:rsid w:val="005755A5"/>
    <w:rsid w:val="00575824"/>
    <w:rsid w:val="00575FFB"/>
    <w:rsid w:val="005763FE"/>
    <w:rsid w:val="00576419"/>
    <w:rsid w:val="00576570"/>
    <w:rsid w:val="005765A3"/>
    <w:rsid w:val="00576B61"/>
    <w:rsid w:val="00576CBC"/>
    <w:rsid w:val="00576EA1"/>
    <w:rsid w:val="005776A1"/>
    <w:rsid w:val="00577B25"/>
    <w:rsid w:val="00580504"/>
    <w:rsid w:val="00580D73"/>
    <w:rsid w:val="00581014"/>
    <w:rsid w:val="005814CF"/>
    <w:rsid w:val="005814F2"/>
    <w:rsid w:val="0058172E"/>
    <w:rsid w:val="00581A21"/>
    <w:rsid w:val="00581CA9"/>
    <w:rsid w:val="00582718"/>
    <w:rsid w:val="005827B8"/>
    <w:rsid w:val="00582B27"/>
    <w:rsid w:val="005832FF"/>
    <w:rsid w:val="00583C09"/>
    <w:rsid w:val="00583C48"/>
    <w:rsid w:val="005842DC"/>
    <w:rsid w:val="005843B5"/>
    <w:rsid w:val="00584B92"/>
    <w:rsid w:val="00584C18"/>
    <w:rsid w:val="00584ED0"/>
    <w:rsid w:val="005852F6"/>
    <w:rsid w:val="0058538E"/>
    <w:rsid w:val="005853BB"/>
    <w:rsid w:val="00585A41"/>
    <w:rsid w:val="00585F24"/>
    <w:rsid w:val="00586D1A"/>
    <w:rsid w:val="00586E59"/>
    <w:rsid w:val="0058733B"/>
    <w:rsid w:val="00587E6E"/>
    <w:rsid w:val="005905F1"/>
    <w:rsid w:val="00590A02"/>
    <w:rsid w:val="00590C7A"/>
    <w:rsid w:val="00590CB2"/>
    <w:rsid w:val="00591013"/>
    <w:rsid w:val="00591615"/>
    <w:rsid w:val="00591F0C"/>
    <w:rsid w:val="00592A50"/>
    <w:rsid w:val="00592CA2"/>
    <w:rsid w:val="00592DC2"/>
    <w:rsid w:val="005933C6"/>
    <w:rsid w:val="00593ACC"/>
    <w:rsid w:val="00593D2D"/>
    <w:rsid w:val="0059407A"/>
    <w:rsid w:val="00594422"/>
    <w:rsid w:val="0059477F"/>
    <w:rsid w:val="0059490B"/>
    <w:rsid w:val="005949D6"/>
    <w:rsid w:val="00595193"/>
    <w:rsid w:val="005952DA"/>
    <w:rsid w:val="00595356"/>
    <w:rsid w:val="00595BC7"/>
    <w:rsid w:val="00596DC0"/>
    <w:rsid w:val="00597AA1"/>
    <w:rsid w:val="00597AF9"/>
    <w:rsid w:val="00597FA0"/>
    <w:rsid w:val="005A02D1"/>
    <w:rsid w:val="005A05D6"/>
    <w:rsid w:val="005A0F20"/>
    <w:rsid w:val="005A1AB5"/>
    <w:rsid w:val="005A2127"/>
    <w:rsid w:val="005A27F4"/>
    <w:rsid w:val="005A281A"/>
    <w:rsid w:val="005A4069"/>
    <w:rsid w:val="005A437C"/>
    <w:rsid w:val="005A48C1"/>
    <w:rsid w:val="005A50BB"/>
    <w:rsid w:val="005A5248"/>
    <w:rsid w:val="005A5880"/>
    <w:rsid w:val="005A6388"/>
    <w:rsid w:val="005A63AB"/>
    <w:rsid w:val="005A6442"/>
    <w:rsid w:val="005A6ADE"/>
    <w:rsid w:val="005A6B09"/>
    <w:rsid w:val="005A6E1E"/>
    <w:rsid w:val="005A71B6"/>
    <w:rsid w:val="005A7B69"/>
    <w:rsid w:val="005A7F35"/>
    <w:rsid w:val="005B03F1"/>
    <w:rsid w:val="005B12EA"/>
    <w:rsid w:val="005B13CB"/>
    <w:rsid w:val="005B2EBF"/>
    <w:rsid w:val="005B3192"/>
    <w:rsid w:val="005B34B6"/>
    <w:rsid w:val="005B3B4B"/>
    <w:rsid w:val="005B3DEE"/>
    <w:rsid w:val="005B4084"/>
    <w:rsid w:val="005B4450"/>
    <w:rsid w:val="005B44BB"/>
    <w:rsid w:val="005B4A4D"/>
    <w:rsid w:val="005B4C49"/>
    <w:rsid w:val="005B4D53"/>
    <w:rsid w:val="005B4D72"/>
    <w:rsid w:val="005B4DF4"/>
    <w:rsid w:val="005B5109"/>
    <w:rsid w:val="005B5312"/>
    <w:rsid w:val="005B5620"/>
    <w:rsid w:val="005B57E9"/>
    <w:rsid w:val="005B57FD"/>
    <w:rsid w:val="005B5897"/>
    <w:rsid w:val="005B5DF5"/>
    <w:rsid w:val="005B63D2"/>
    <w:rsid w:val="005B699D"/>
    <w:rsid w:val="005B7111"/>
    <w:rsid w:val="005B72B2"/>
    <w:rsid w:val="005B7848"/>
    <w:rsid w:val="005B7F24"/>
    <w:rsid w:val="005C0116"/>
    <w:rsid w:val="005C02FE"/>
    <w:rsid w:val="005C0595"/>
    <w:rsid w:val="005C085E"/>
    <w:rsid w:val="005C1BB4"/>
    <w:rsid w:val="005C218B"/>
    <w:rsid w:val="005C2D3C"/>
    <w:rsid w:val="005C2DD6"/>
    <w:rsid w:val="005C2F45"/>
    <w:rsid w:val="005C328C"/>
    <w:rsid w:val="005C33C0"/>
    <w:rsid w:val="005C3963"/>
    <w:rsid w:val="005C3F6B"/>
    <w:rsid w:val="005C4402"/>
    <w:rsid w:val="005C4AB1"/>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D0627"/>
    <w:rsid w:val="005D06C0"/>
    <w:rsid w:val="005D08D9"/>
    <w:rsid w:val="005D0BEF"/>
    <w:rsid w:val="005D19A4"/>
    <w:rsid w:val="005D1CE5"/>
    <w:rsid w:val="005D21D6"/>
    <w:rsid w:val="005D2794"/>
    <w:rsid w:val="005D2A2B"/>
    <w:rsid w:val="005D3143"/>
    <w:rsid w:val="005D31E8"/>
    <w:rsid w:val="005D425E"/>
    <w:rsid w:val="005D5407"/>
    <w:rsid w:val="005D547B"/>
    <w:rsid w:val="005D5B0D"/>
    <w:rsid w:val="005D6706"/>
    <w:rsid w:val="005D6CD3"/>
    <w:rsid w:val="005D70C1"/>
    <w:rsid w:val="005D7565"/>
    <w:rsid w:val="005D7F85"/>
    <w:rsid w:val="005E0139"/>
    <w:rsid w:val="005E0272"/>
    <w:rsid w:val="005E09C1"/>
    <w:rsid w:val="005E09F5"/>
    <w:rsid w:val="005E1758"/>
    <w:rsid w:val="005E196F"/>
    <w:rsid w:val="005E1B2D"/>
    <w:rsid w:val="005E1FEF"/>
    <w:rsid w:val="005E2011"/>
    <w:rsid w:val="005E2071"/>
    <w:rsid w:val="005E263D"/>
    <w:rsid w:val="005E2C0E"/>
    <w:rsid w:val="005E32CA"/>
    <w:rsid w:val="005E3372"/>
    <w:rsid w:val="005E3493"/>
    <w:rsid w:val="005E3598"/>
    <w:rsid w:val="005E3D34"/>
    <w:rsid w:val="005E3E08"/>
    <w:rsid w:val="005E3F23"/>
    <w:rsid w:val="005E48A8"/>
    <w:rsid w:val="005E52F3"/>
    <w:rsid w:val="005E558D"/>
    <w:rsid w:val="005E5623"/>
    <w:rsid w:val="005E6E95"/>
    <w:rsid w:val="005E7444"/>
    <w:rsid w:val="005E7827"/>
    <w:rsid w:val="005E7DC9"/>
    <w:rsid w:val="005F06E7"/>
    <w:rsid w:val="005F077D"/>
    <w:rsid w:val="005F132D"/>
    <w:rsid w:val="005F1646"/>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7A7"/>
    <w:rsid w:val="005F67D4"/>
    <w:rsid w:val="005F6945"/>
    <w:rsid w:val="005F6A51"/>
    <w:rsid w:val="005F6DAA"/>
    <w:rsid w:val="005F6EB0"/>
    <w:rsid w:val="005F6FA2"/>
    <w:rsid w:val="005F70CF"/>
    <w:rsid w:val="005F7B37"/>
    <w:rsid w:val="0060020A"/>
    <w:rsid w:val="0060026C"/>
    <w:rsid w:val="006003BD"/>
    <w:rsid w:val="006003C3"/>
    <w:rsid w:val="00600673"/>
    <w:rsid w:val="006013AE"/>
    <w:rsid w:val="00601481"/>
    <w:rsid w:val="00601C07"/>
    <w:rsid w:val="0060269A"/>
    <w:rsid w:val="00602E0C"/>
    <w:rsid w:val="0060318E"/>
    <w:rsid w:val="00603298"/>
    <w:rsid w:val="006036EE"/>
    <w:rsid w:val="0060389C"/>
    <w:rsid w:val="006049CB"/>
    <w:rsid w:val="00604BEA"/>
    <w:rsid w:val="00604E38"/>
    <w:rsid w:val="00605060"/>
    <w:rsid w:val="00605200"/>
    <w:rsid w:val="00605559"/>
    <w:rsid w:val="00605AD8"/>
    <w:rsid w:val="00606130"/>
    <w:rsid w:val="00606631"/>
    <w:rsid w:val="0060669A"/>
    <w:rsid w:val="0060679E"/>
    <w:rsid w:val="00606F77"/>
    <w:rsid w:val="00610B18"/>
    <w:rsid w:val="00610D06"/>
    <w:rsid w:val="00611323"/>
    <w:rsid w:val="006114A3"/>
    <w:rsid w:val="00611DC4"/>
    <w:rsid w:val="006125FE"/>
    <w:rsid w:val="006132DE"/>
    <w:rsid w:val="006136E0"/>
    <w:rsid w:val="00613A01"/>
    <w:rsid w:val="00613DC2"/>
    <w:rsid w:val="00613E59"/>
    <w:rsid w:val="006142EB"/>
    <w:rsid w:val="0061496E"/>
    <w:rsid w:val="00614AA9"/>
    <w:rsid w:val="00615084"/>
    <w:rsid w:val="00615664"/>
    <w:rsid w:val="006156A3"/>
    <w:rsid w:val="006156A5"/>
    <w:rsid w:val="00615F63"/>
    <w:rsid w:val="00616D6B"/>
    <w:rsid w:val="0061715D"/>
    <w:rsid w:val="00617978"/>
    <w:rsid w:val="00617AC7"/>
    <w:rsid w:val="00617AC8"/>
    <w:rsid w:val="00617DEC"/>
    <w:rsid w:val="00620423"/>
    <w:rsid w:val="00620832"/>
    <w:rsid w:val="006208E1"/>
    <w:rsid w:val="00621427"/>
    <w:rsid w:val="006214F3"/>
    <w:rsid w:val="00621AD4"/>
    <w:rsid w:val="006221BC"/>
    <w:rsid w:val="00622BD8"/>
    <w:rsid w:val="00622FFD"/>
    <w:rsid w:val="0062342A"/>
    <w:rsid w:val="00623938"/>
    <w:rsid w:val="00623DF2"/>
    <w:rsid w:val="00623EC4"/>
    <w:rsid w:val="00624111"/>
    <w:rsid w:val="0062569F"/>
    <w:rsid w:val="00625786"/>
    <w:rsid w:val="00625DEF"/>
    <w:rsid w:val="00625F6C"/>
    <w:rsid w:val="006262BE"/>
    <w:rsid w:val="006271E4"/>
    <w:rsid w:val="006274CD"/>
    <w:rsid w:val="00630AFC"/>
    <w:rsid w:val="00630B68"/>
    <w:rsid w:val="006314B2"/>
    <w:rsid w:val="0063178A"/>
    <w:rsid w:val="00631956"/>
    <w:rsid w:val="00631B27"/>
    <w:rsid w:val="006323DC"/>
    <w:rsid w:val="00632D18"/>
    <w:rsid w:val="00632D24"/>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4CF"/>
    <w:rsid w:val="00640660"/>
    <w:rsid w:val="0064066A"/>
    <w:rsid w:val="006417DC"/>
    <w:rsid w:val="0064355F"/>
    <w:rsid w:val="00643830"/>
    <w:rsid w:val="00643967"/>
    <w:rsid w:val="00643A3B"/>
    <w:rsid w:val="00644515"/>
    <w:rsid w:val="00645B13"/>
    <w:rsid w:val="006468A6"/>
    <w:rsid w:val="00646B9F"/>
    <w:rsid w:val="006473E4"/>
    <w:rsid w:val="0065034E"/>
    <w:rsid w:val="00650359"/>
    <w:rsid w:val="006504EE"/>
    <w:rsid w:val="006511A6"/>
    <w:rsid w:val="00652779"/>
    <w:rsid w:val="006537C0"/>
    <w:rsid w:val="00653F3F"/>
    <w:rsid w:val="00654315"/>
    <w:rsid w:val="006547B6"/>
    <w:rsid w:val="00654E04"/>
    <w:rsid w:val="006550A0"/>
    <w:rsid w:val="00655487"/>
    <w:rsid w:val="00655919"/>
    <w:rsid w:val="00655F46"/>
    <w:rsid w:val="00656247"/>
    <w:rsid w:val="00656B36"/>
    <w:rsid w:val="006570FD"/>
    <w:rsid w:val="00657B7B"/>
    <w:rsid w:val="00657E29"/>
    <w:rsid w:val="006606C1"/>
    <w:rsid w:val="00660D1C"/>
    <w:rsid w:val="00660E8E"/>
    <w:rsid w:val="006614E0"/>
    <w:rsid w:val="00661B3D"/>
    <w:rsid w:val="00662123"/>
    <w:rsid w:val="0066297E"/>
    <w:rsid w:val="00662CF6"/>
    <w:rsid w:val="00662E07"/>
    <w:rsid w:val="0066307E"/>
    <w:rsid w:val="00663B07"/>
    <w:rsid w:val="00663B95"/>
    <w:rsid w:val="006646C6"/>
    <w:rsid w:val="0066474B"/>
    <w:rsid w:val="00664E28"/>
    <w:rsid w:val="0066554A"/>
    <w:rsid w:val="00665B87"/>
    <w:rsid w:val="006666F3"/>
    <w:rsid w:val="00666A8F"/>
    <w:rsid w:val="00666FDC"/>
    <w:rsid w:val="00667775"/>
    <w:rsid w:val="006677A8"/>
    <w:rsid w:val="00670986"/>
    <w:rsid w:val="00670B94"/>
    <w:rsid w:val="00671063"/>
    <w:rsid w:val="006718D4"/>
    <w:rsid w:val="00671BC5"/>
    <w:rsid w:val="00671C06"/>
    <w:rsid w:val="00671D18"/>
    <w:rsid w:val="00671EF8"/>
    <w:rsid w:val="0067262A"/>
    <w:rsid w:val="006726F0"/>
    <w:rsid w:val="00672721"/>
    <w:rsid w:val="006729EB"/>
    <w:rsid w:val="00673847"/>
    <w:rsid w:val="00673BCF"/>
    <w:rsid w:val="00673D04"/>
    <w:rsid w:val="00673F8A"/>
    <w:rsid w:val="006744B5"/>
    <w:rsid w:val="0067453B"/>
    <w:rsid w:val="00674FC4"/>
    <w:rsid w:val="00675179"/>
    <w:rsid w:val="00675544"/>
    <w:rsid w:val="006756B2"/>
    <w:rsid w:val="0067597B"/>
    <w:rsid w:val="00675FA7"/>
    <w:rsid w:val="006763E6"/>
    <w:rsid w:val="00676547"/>
    <w:rsid w:val="006766BA"/>
    <w:rsid w:val="00676F2B"/>
    <w:rsid w:val="00677272"/>
    <w:rsid w:val="0067727E"/>
    <w:rsid w:val="0067737B"/>
    <w:rsid w:val="00677B83"/>
    <w:rsid w:val="00680110"/>
    <w:rsid w:val="00680528"/>
    <w:rsid w:val="006812EE"/>
    <w:rsid w:val="00681D3B"/>
    <w:rsid w:val="00682AB3"/>
    <w:rsid w:val="00682BAF"/>
    <w:rsid w:val="00683099"/>
    <w:rsid w:val="00683D7D"/>
    <w:rsid w:val="00683DA0"/>
    <w:rsid w:val="00683DEB"/>
    <w:rsid w:val="00684F47"/>
    <w:rsid w:val="006851F1"/>
    <w:rsid w:val="00685445"/>
    <w:rsid w:val="00685493"/>
    <w:rsid w:val="0068568B"/>
    <w:rsid w:val="00685B65"/>
    <w:rsid w:val="0068692A"/>
    <w:rsid w:val="00686A27"/>
    <w:rsid w:val="006875ED"/>
    <w:rsid w:val="00687605"/>
    <w:rsid w:val="00687837"/>
    <w:rsid w:val="006878CB"/>
    <w:rsid w:val="006902BE"/>
    <w:rsid w:val="006916DD"/>
    <w:rsid w:val="006919A7"/>
    <w:rsid w:val="00691D9C"/>
    <w:rsid w:val="00692C69"/>
    <w:rsid w:val="00693468"/>
    <w:rsid w:val="0069381B"/>
    <w:rsid w:val="0069393E"/>
    <w:rsid w:val="00693F25"/>
    <w:rsid w:val="00693FD4"/>
    <w:rsid w:val="00694138"/>
    <w:rsid w:val="00694BD0"/>
    <w:rsid w:val="00694C45"/>
    <w:rsid w:val="00694C6C"/>
    <w:rsid w:val="006952E8"/>
    <w:rsid w:val="006953CE"/>
    <w:rsid w:val="00695E24"/>
    <w:rsid w:val="0069698D"/>
    <w:rsid w:val="00697046"/>
    <w:rsid w:val="00697102"/>
    <w:rsid w:val="006A0489"/>
    <w:rsid w:val="006A087B"/>
    <w:rsid w:val="006A172F"/>
    <w:rsid w:val="006A1C7F"/>
    <w:rsid w:val="006A1E67"/>
    <w:rsid w:val="006A1EC5"/>
    <w:rsid w:val="006A2009"/>
    <w:rsid w:val="006A232F"/>
    <w:rsid w:val="006A23B9"/>
    <w:rsid w:val="006A247E"/>
    <w:rsid w:val="006A2D44"/>
    <w:rsid w:val="006A346F"/>
    <w:rsid w:val="006A4327"/>
    <w:rsid w:val="006A46AB"/>
    <w:rsid w:val="006A6C60"/>
    <w:rsid w:val="006A6FC3"/>
    <w:rsid w:val="006B0037"/>
    <w:rsid w:val="006B03F2"/>
    <w:rsid w:val="006B057B"/>
    <w:rsid w:val="006B1327"/>
    <w:rsid w:val="006B13DC"/>
    <w:rsid w:val="006B2106"/>
    <w:rsid w:val="006B2426"/>
    <w:rsid w:val="006B28F2"/>
    <w:rsid w:val="006B2A5A"/>
    <w:rsid w:val="006B2A93"/>
    <w:rsid w:val="006B2D71"/>
    <w:rsid w:val="006B339E"/>
    <w:rsid w:val="006B3B23"/>
    <w:rsid w:val="006B3B6B"/>
    <w:rsid w:val="006B4F25"/>
    <w:rsid w:val="006B5029"/>
    <w:rsid w:val="006B5158"/>
    <w:rsid w:val="006B5E92"/>
    <w:rsid w:val="006B646F"/>
    <w:rsid w:val="006B6B3D"/>
    <w:rsid w:val="006B6E2D"/>
    <w:rsid w:val="006B7DFD"/>
    <w:rsid w:val="006C0778"/>
    <w:rsid w:val="006C091D"/>
    <w:rsid w:val="006C0A56"/>
    <w:rsid w:val="006C1831"/>
    <w:rsid w:val="006C1E49"/>
    <w:rsid w:val="006C30D7"/>
    <w:rsid w:val="006C3E1C"/>
    <w:rsid w:val="006C4313"/>
    <w:rsid w:val="006C436B"/>
    <w:rsid w:val="006C4609"/>
    <w:rsid w:val="006C4EF4"/>
    <w:rsid w:val="006C50DA"/>
    <w:rsid w:val="006C53CC"/>
    <w:rsid w:val="006C580F"/>
    <w:rsid w:val="006C5E84"/>
    <w:rsid w:val="006C64A3"/>
    <w:rsid w:val="006C68C7"/>
    <w:rsid w:val="006C69BF"/>
    <w:rsid w:val="006C69EC"/>
    <w:rsid w:val="006C726A"/>
    <w:rsid w:val="006C7B23"/>
    <w:rsid w:val="006C7BA1"/>
    <w:rsid w:val="006C7EC4"/>
    <w:rsid w:val="006C7EEC"/>
    <w:rsid w:val="006C7EF6"/>
    <w:rsid w:val="006D091E"/>
    <w:rsid w:val="006D0E53"/>
    <w:rsid w:val="006D1286"/>
    <w:rsid w:val="006D13B9"/>
    <w:rsid w:val="006D17F8"/>
    <w:rsid w:val="006D1871"/>
    <w:rsid w:val="006D1884"/>
    <w:rsid w:val="006D1DA0"/>
    <w:rsid w:val="006D204B"/>
    <w:rsid w:val="006D263F"/>
    <w:rsid w:val="006D2E95"/>
    <w:rsid w:val="006D3632"/>
    <w:rsid w:val="006D367D"/>
    <w:rsid w:val="006D3833"/>
    <w:rsid w:val="006D386F"/>
    <w:rsid w:val="006D3E16"/>
    <w:rsid w:val="006D3F62"/>
    <w:rsid w:val="006D43AC"/>
    <w:rsid w:val="006D4A10"/>
    <w:rsid w:val="006D4AF6"/>
    <w:rsid w:val="006D5495"/>
    <w:rsid w:val="006D5F98"/>
    <w:rsid w:val="006D655D"/>
    <w:rsid w:val="006D6A89"/>
    <w:rsid w:val="006D6B4D"/>
    <w:rsid w:val="006D70AE"/>
    <w:rsid w:val="006D7121"/>
    <w:rsid w:val="006D7369"/>
    <w:rsid w:val="006D7B81"/>
    <w:rsid w:val="006D7E73"/>
    <w:rsid w:val="006E07A7"/>
    <w:rsid w:val="006E16EE"/>
    <w:rsid w:val="006E2059"/>
    <w:rsid w:val="006E24EB"/>
    <w:rsid w:val="006E30CF"/>
    <w:rsid w:val="006E3420"/>
    <w:rsid w:val="006E35B4"/>
    <w:rsid w:val="006E3710"/>
    <w:rsid w:val="006E4110"/>
    <w:rsid w:val="006E4473"/>
    <w:rsid w:val="006E62C1"/>
    <w:rsid w:val="006E660E"/>
    <w:rsid w:val="006E6C6F"/>
    <w:rsid w:val="006E7DFE"/>
    <w:rsid w:val="006F08EC"/>
    <w:rsid w:val="006F1134"/>
    <w:rsid w:val="006F1232"/>
    <w:rsid w:val="006F1360"/>
    <w:rsid w:val="006F1A41"/>
    <w:rsid w:val="006F1C26"/>
    <w:rsid w:val="006F1D72"/>
    <w:rsid w:val="006F223F"/>
    <w:rsid w:val="006F2725"/>
    <w:rsid w:val="006F2CD0"/>
    <w:rsid w:val="006F30E4"/>
    <w:rsid w:val="006F3158"/>
    <w:rsid w:val="006F3221"/>
    <w:rsid w:val="006F34B8"/>
    <w:rsid w:val="006F3C8F"/>
    <w:rsid w:val="006F3F8D"/>
    <w:rsid w:val="006F44D7"/>
    <w:rsid w:val="006F5228"/>
    <w:rsid w:val="006F5442"/>
    <w:rsid w:val="006F55E1"/>
    <w:rsid w:val="006F5E92"/>
    <w:rsid w:val="006F6993"/>
    <w:rsid w:val="006F6E82"/>
    <w:rsid w:val="007002D7"/>
    <w:rsid w:val="00700645"/>
    <w:rsid w:val="00700AF1"/>
    <w:rsid w:val="00700F00"/>
    <w:rsid w:val="007013CC"/>
    <w:rsid w:val="007018C4"/>
    <w:rsid w:val="007020B0"/>
    <w:rsid w:val="00702BAD"/>
    <w:rsid w:val="00702CBA"/>
    <w:rsid w:val="007031A4"/>
    <w:rsid w:val="007032FB"/>
    <w:rsid w:val="007036EA"/>
    <w:rsid w:val="00703B1E"/>
    <w:rsid w:val="00703D6B"/>
    <w:rsid w:val="00703DC1"/>
    <w:rsid w:val="007043D6"/>
    <w:rsid w:val="00704622"/>
    <w:rsid w:val="007046C1"/>
    <w:rsid w:val="00704E54"/>
    <w:rsid w:val="007051E6"/>
    <w:rsid w:val="007052AC"/>
    <w:rsid w:val="00705A5D"/>
    <w:rsid w:val="00705C8B"/>
    <w:rsid w:val="0070602A"/>
    <w:rsid w:val="007063BF"/>
    <w:rsid w:val="00706464"/>
    <w:rsid w:val="0070668A"/>
    <w:rsid w:val="00706758"/>
    <w:rsid w:val="007067FE"/>
    <w:rsid w:val="0070693D"/>
    <w:rsid w:val="00706BBD"/>
    <w:rsid w:val="00706E7D"/>
    <w:rsid w:val="00707314"/>
    <w:rsid w:val="00707769"/>
    <w:rsid w:val="0070776F"/>
    <w:rsid w:val="00707ACA"/>
    <w:rsid w:val="00707D8D"/>
    <w:rsid w:val="00707FC3"/>
    <w:rsid w:val="007100BF"/>
    <w:rsid w:val="007106DC"/>
    <w:rsid w:val="00711041"/>
    <w:rsid w:val="007110CA"/>
    <w:rsid w:val="007114F8"/>
    <w:rsid w:val="007115B0"/>
    <w:rsid w:val="007117C2"/>
    <w:rsid w:val="007118B2"/>
    <w:rsid w:val="00711C7F"/>
    <w:rsid w:val="007121F4"/>
    <w:rsid w:val="00712A90"/>
    <w:rsid w:val="00712D55"/>
    <w:rsid w:val="00712D80"/>
    <w:rsid w:val="0071340B"/>
    <w:rsid w:val="007135AA"/>
    <w:rsid w:val="007136DB"/>
    <w:rsid w:val="00713778"/>
    <w:rsid w:val="00713ABD"/>
    <w:rsid w:val="007140E0"/>
    <w:rsid w:val="0071529D"/>
    <w:rsid w:val="0071568C"/>
    <w:rsid w:val="007157A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206B"/>
    <w:rsid w:val="007229B6"/>
    <w:rsid w:val="00722BF0"/>
    <w:rsid w:val="00722FCD"/>
    <w:rsid w:val="007230E2"/>
    <w:rsid w:val="00723111"/>
    <w:rsid w:val="0072366C"/>
    <w:rsid w:val="0072373C"/>
    <w:rsid w:val="007238A4"/>
    <w:rsid w:val="007239CF"/>
    <w:rsid w:val="00723A1C"/>
    <w:rsid w:val="00723B6C"/>
    <w:rsid w:val="00724155"/>
    <w:rsid w:val="00724316"/>
    <w:rsid w:val="00724916"/>
    <w:rsid w:val="007251A1"/>
    <w:rsid w:val="007255B9"/>
    <w:rsid w:val="00725795"/>
    <w:rsid w:val="007259AA"/>
    <w:rsid w:val="007260A9"/>
    <w:rsid w:val="0072647A"/>
    <w:rsid w:val="007266E3"/>
    <w:rsid w:val="007268F3"/>
    <w:rsid w:val="00727316"/>
    <w:rsid w:val="007274F4"/>
    <w:rsid w:val="00727509"/>
    <w:rsid w:val="00727583"/>
    <w:rsid w:val="00730543"/>
    <w:rsid w:val="00730FC1"/>
    <w:rsid w:val="007312E5"/>
    <w:rsid w:val="00731897"/>
    <w:rsid w:val="00731C1D"/>
    <w:rsid w:val="00731E22"/>
    <w:rsid w:val="00731F71"/>
    <w:rsid w:val="007321B9"/>
    <w:rsid w:val="007327F0"/>
    <w:rsid w:val="00732D8A"/>
    <w:rsid w:val="007334BB"/>
    <w:rsid w:val="00733667"/>
    <w:rsid w:val="00733814"/>
    <w:rsid w:val="007343AC"/>
    <w:rsid w:val="00734BAD"/>
    <w:rsid w:val="00734CEF"/>
    <w:rsid w:val="00734CF6"/>
    <w:rsid w:val="00736032"/>
    <w:rsid w:val="00736338"/>
    <w:rsid w:val="00736AC8"/>
    <w:rsid w:val="00736B06"/>
    <w:rsid w:val="00736F23"/>
    <w:rsid w:val="007373DA"/>
    <w:rsid w:val="007374A5"/>
    <w:rsid w:val="0073772C"/>
    <w:rsid w:val="00737DA7"/>
    <w:rsid w:val="007425D5"/>
    <w:rsid w:val="007425E3"/>
    <w:rsid w:val="0074266B"/>
    <w:rsid w:val="007426A8"/>
    <w:rsid w:val="007429B7"/>
    <w:rsid w:val="00743587"/>
    <w:rsid w:val="00743929"/>
    <w:rsid w:val="00743FC3"/>
    <w:rsid w:val="00744360"/>
    <w:rsid w:val="007445FB"/>
    <w:rsid w:val="00744715"/>
    <w:rsid w:val="00744DEE"/>
    <w:rsid w:val="00744E43"/>
    <w:rsid w:val="00745784"/>
    <w:rsid w:val="00745855"/>
    <w:rsid w:val="007459DA"/>
    <w:rsid w:val="00745D22"/>
    <w:rsid w:val="00745D41"/>
    <w:rsid w:val="00745E85"/>
    <w:rsid w:val="00745EBA"/>
    <w:rsid w:val="00745F39"/>
    <w:rsid w:val="00746282"/>
    <w:rsid w:val="00746599"/>
    <w:rsid w:val="00746E43"/>
    <w:rsid w:val="007470BE"/>
    <w:rsid w:val="00747158"/>
    <w:rsid w:val="00747841"/>
    <w:rsid w:val="0074794A"/>
    <w:rsid w:val="007501E7"/>
    <w:rsid w:val="007508A9"/>
    <w:rsid w:val="00750AF7"/>
    <w:rsid w:val="00751047"/>
    <w:rsid w:val="00751C7D"/>
    <w:rsid w:val="00751DBC"/>
    <w:rsid w:val="00751E84"/>
    <w:rsid w:val="00752A44"/>
    <w:rsid w:val="0075326F"/>
    <w:rsid w:val="00753B23"/>
    <w:rsid w:val="00753E94"/>
    <w:rsid w:val="007540A1"/>
    <w:rsid w:val="00754794"/>
    <w:rsid w:val="00754912"/>
    <w:rsid w:val="00754A8F"/>
    <w:rsid w:val="00754CA1"/>
    <w:rsid w:val="0075564C"/>
    <w:rsid w:val="007556AB"/>
    <w:rsid w:val="00755745"/>
    <w:rsid w:val="007557BE"/>
    <w:rsid w:val="00755F25"/>
    <w:rsid w:val="00755F70"/>
    <w:rsid w:val="00756075"/>
    <w:rsid w:val="007560DE"/>
    <w:rsid w:val="007565B4"/>
    <w:rsid w:val="007566B5"/>
    <w:rsid w:val="00756700"/>
    <w:rsid w:val="00756B5E"/>
    <w:rsid w:val="00756CBC"/>
    <w:rsid w:val="00757064"/>
    <w:rsid w:val="00757185"/>
    <w:rsid w:val="00757BD8"/>
    <w:rsid w:val="007602DA"/>
    <w:rsid w:val="00760375"/>
    <w:rsid w:val="00760582"/>
    <w:rsid w:val="00760C1A"/>
    <w:rsid w:val="00761BFC"/>
    <w:rsid w:val="007620CB"/>
    <w:rsid w:val="0076248C"/>
    <w:rsid w:val="007624DE"/>
    <w:rsid w:val="00762507"/>
    <w:rsid w:val="0076293E"/>
    <w:rsid w:val="00762970"/>
    <w:rsid w:val="00762BEA"/>
    <w:rsid w:val="00762F82"/>
    <w:rsid w:val="007631DF"/>
    <w:rsid w:val="0076341A"/>
    <w:rsid w:val="00763504"/>
    <w:rsid w:val="007637B7"/>
    <w:rsid w:val="00763AA9"/>
    <w:rsid w:val="007642DC"/>
    <w:rsid w:val="00764798"/>
    <w:rsid w:val="0076557F"/>
    <w:rsid w:val="007655EB"/>
    <w:rsid w:val="00765710"/>
    <w:rsid w:val="00766105"/>
    <w:rsid w:val="007664CB"/>
    <w:rsid w:val="00766E4A"/>
    <w:rsid w:val="00767D30"/>
    <w:rsid w:val="00767E58"/>
    <w:rsid w:val="00770035"/>
    <w:rsid w:val="0077068C"/>
    <w:rsid w:val="00770C08"/>
    <w:rsid w:val="007710AE"/>
    <w:rsid w:val="0077126C"/>
    <w:rsid w:val="007712E9"/>
    <w:rsid w:val="007716E6"/>
    <w:rsid w:val="00771B71"/>
    <w:rsid w:val="00771BF5"/>
    <w:rsid w:val="00771E35"/>
    <w:rsid w:val="00771EBE"/>
    <w:rsid w:val="00771F8D"/>
    <w:rsid w:val="00772B22"/>
    <w:rsid w:val="00772E54"/>
    <w:rsid w:val="007735EA"/>
    <w:rsid w:val="00773DDA"/>
    <w:rsid w:val="007742A0"/>
    <w:rsid w:val="00774D3B"/>
    <w:rsid w:val="007760D9"/>
    <w:rsid w:val="00776548"/>
    <w:rsid w:val="007767D2"/>
    <w:rsid w:val="0077745B"/>
    <w:rsid w:val="00780491"/>
    <w:rsid w:val="00780A66"/>
    <w:rsid w:val="00780B5A"/>
    <w:rsid w:val="00781416"/>
    <w:rsid w:val="007818AB"/>
    <w:rsid w:val="00782494"/>
    <w:rsid w:val="0078279A"/>
    <w:rsid w:val="007828B7"/>
    <w:rsid w:val="007842C8"/>
    <w:rsid w:val="00784869"/>
    <w:rsid w:val="007853D4"/>
    <w:rsid w:val="00785405"/>
    <w:rsid w:val="00785DA3"/>
    <w:rsid w:val="00786123"/>
    <w:rsid w:val="00786386"/>
    <w:rsid w:val="0078658E"/>
    <w:rsid w:val="0078741F"/>
    <w:rsid w:val="00787CE8"/>
    <w:rsid w:val="00787F51"/>
    <w:rsid w:val="00790464"/>
    <w:rsid w:val="00790821"/>
    <w:rsid w:val="00790EE8"/>
    <w:rsid w:val="007911BC"/>
    <w:rsid w:val="00792739"/>
    <w:rsid w:val="0079287B"/>
    <w:rsid w:val="00793515"/>
    <w:rsid w:val="007935B1"/>
    <w:rsid w:val="0079390A"/>
    <w:rsid w:val="00793B98"/>
    <w:rsid w:val="00793CA3"/>
    <w:rsid w:val="00793F14"/>
    <w:rsid w:val="007941D7"/>
    <w:rsid w:val="00794755"/>
    <w:rsid w:val="007957D3"/>
    <w:rsid w:val="0079690F"/>
    <w:rsid w:val="00796EB5"/>
    <w:rsid w:val="007A107D"/>
    <w:rsid w:val="007A15FA"/>
    <w:rsid w:val="007A190D"/>
    <w:rsid w:val="007A200D"/>
    <w:rsid w:val="007A31BD"/>
    <w:rsid w:val="007A4C6B"/>
    <w:rsid w:val="007A52EE"/>
    <w:rsid w:val="007A54D2"/>
    <w:rsid w:val="007A6B7D"/>
    <w:rsid w:val="007A6BC5"/>
    <w:rsid w:val="007A6C3E"/>
    <w:rsid w:val="007A7334"/>
    <w:rsid w:val="007A79EB"/>
    <w:rsid w:val="007B0172"/>
    <w:rsid w:val="007B05C5"/>
    <w:rsid w:val="007B0974"/>
    <w:rsid w:val="007B10DC"/>
    <w:rsid w:val="007B1195"/>
    <w:rsid w:val="007B138C"/>
    <w:rsid w:val="007B14B8"/>
    <w:rsid w:val="007B157F"/>
    <w:rsid w:val="007B2137"/>
    <w:rsid w:val="007B2A90"/>
    <w:rsid w:val="007B2B6F"/>
    <w:rsid w:val="007B2C8E"/>
    <w:rsid w:val="007B37D7"/>
    <w:rsid w:val="007B38AD"/>
    <w:rsid w:val="007B38C4"/>
    <w:rsid w:val="007B3CB5"/>
    <w:rsid w:val="007B437C"/>
    <w:rsid w:val="007B44C1"/>
    <w:rsid w:val="007B472E"/>
    <w:rsid w:val="007B4B28"/>
    <w:rsid w:val="007B4C7A"/>
    <w:rsid w:val="007B51BE"/>
    <w:rsid w:val="007B51FB"/>
    <w:rsid w:val="007B711F"/>
    <w:rsid w:val="007B73BD"/>
    <w:rsid w:val="007B765C"/>
    <w:rsid w:val="007B7E78"/>
    <w:rsid w:val="007C064A"/>
    <w:rsid w:val="007C0A59"/>
    <w:rsid w:val="007C1346"/>
    <w:rsid w:val="007C13D9"/>
    <w:rsid w:val="007C1449"/>
    <w:rsid w:val="007C147A"/>
    <w:rsid w:val="007C168C"/>
    <w:rsid w:val="007C26C2"/>
    <w:rsid w:val="007C2CFD"/>
    <w:rsid w:val="007C2DAA"/>
    <w:rsid w:val="007C33DC"/>
    <w:rsid w:val="007C3666"/>
    <w:rsid w:val="007C3BBF"/>
    <w:rsid w:val="007C417B"/>
    <w:rsid w:val="007C4307"/>
    <w:rsid w:val="007C4308"/>
    <w:rsid w:val="007C4668"/>
    <w:rsid w:val="007C48D2"/>
    <w:rsid w:val="007C490D"/>
    <w:rsid w:val="007C5133"/>
    <w:rsid w:val="007C52E9"/>
    <w:rsid w:val="007C568B"/>
    <w:rsid w:val="007C5A7D"/>
    <w:rsid w:val="007C5AB9"/>
    <w:rsid w:val="007C5AEF"/>
    <w:rsid w:val="007C6394"/>
    <w:rsid w:val="007C6A25"/>
    <w:rsid w:val="007C6D34"/>
    <w:rsid w:val="007C78F5"/>
    <w:rsid w:val="007C7CF8"/>
    <w:rsid w:val="007C7DB0"/>
    <w:rsid w:val="007D013D"/>
    <w:rsid w:val="007D01E8"/>
    <w:rsid w:val="007D035F"/>
    <w:rsid w:val="007D0393"/>
    <w:rsid w:val="007D051E"/>
    <w:rsid w:val="007D0544"/>
    <w:rsid w:val="007D0A55"/>
    <w:rsid w:val="007D110B"/>
    <w:rsid w:val="007D1246"/>
    <w:rsid w:val="007D14CA"/>
    <w:rsid w:val="007D166C"/>
    <w:rsid w:val="007D18FD"/>
    <w:rsid w:val="007D21A2"/>
    <w:rsid w:val="007D2597"/>
    <w:rsid w:val="007D3017"/>
    <w:rsid w:val="007D322A"/>
    <w:rsid w:val="007D345A"/>
    <w:rsid w:val="007D37A1"/>
    <w:rsid w:val="007D443F"/>
    <w:rsid w:val="007D49AA"/>
    <w:rsid w:val="007D4C03"/>
    <w:rsid w:val="007D4D51"/>
    <w:rsid w:val="007D4D7A"/>
    <w:rsid w:val="007D4DB8"/>
    <w:rsid w:val="007D4F7C"/>
    <w:rsid w:val="007D55CD"/>
    <w:rsid w:val="007D58AB"/>
    <w:rsid w:val="007D6A59"/>
    <w:rsid w:val="007D6B2F"/>
    <w:rsid w:val="007D6E08"/>
    <w:rsid w:val="007D751F"/>
    <w:rsid w:val="007D7F1B"/>
    <w:rsid w:val="007E07CB"/>
    <w:rsid w:val="007E091A"/>
    <w:rsid w:val="007E0D4D"/>
    <w:rsid w:val="007E1E83"/>
    <w:rsid w:val="007E309A"/>
    <w:rsid w:val="007E30B2"/>
    <w:rsid w:val="007E3C1B"/>
    <w:rsid w:val="007E3D13"/>
    <w:rsid w:val="007E4536"/>
    <w:rsid w:val="007E4639"/>
    <w:rsid w:val="007E47DA"/>
    <w:rsid w:val="007E50E9"/>
    <w:rsid w:val="007E54FA"/>
    <w:rsid w:val="007E6B84"/>
    <w:rsid w:val="007E6CB0"/>
    <w:rsid w:val="007E7445"/>
    <w:rsid w:val="007E747D"/>
    <w:rsid w:val="007E7706"/>
    <w:rsid w:val="007F061C"/>
    <w:rsid w:val="007F0722"/>
    <w:rsid w:val="007F0C50"/>
    <w:rsid w:val="007F1179"/>
    <w:rsid w:val="007F125A"/>
    <w:rsid w:val="007F358F"/>
    <w:rsid w:val="007F38B0"/>
    <w:rsid w:val="007F3A3E"/>
    <w:rsid w:val="007F3EAC"/>
    <w:rsid w:val="007F3F68"/>
    <w:rsid w:val="007F47D3"/>
    <w:rsid w:val="007F4956"/>
    <w:rsid w:val="007F4967"/>
    <w:rsid w:val="007F52C8"/>
    <w:rsid w:val="007F58F0"/>
    <w:rsid w:val="007F59A9"/>
    <w:rsid w:val="007F5A68"/>
    <w:rsid w:val="007F5D4A"/>
    <w:rsid w:val="007F6680"/>
    <w:rsid w:val="007F6F9B"/>
    <w:rsid w:val="007F769E"/>
    <w:rsid w:val="007F7E69"/>
    <w:rsid w:val="0080012A"/>
    <w:rsid w:val="00800308"/>
    <w:rsid w:val="00800320"/>
    <w:rsid w:val="0080032E"/>
    <w:rsid w:val="00800928"/>
    <w:rsid w:val="008009BB"/>
    <w:rsid w:val="00802552"/>
    <w:rsid w:val="008029B5"/>
    <w:rsid w:val="00802D55"/>
    <w:rsid w:val="0080366B"/>
    <w:rsid w:val="008037FC"/>
    <w:rsid w:val="008041FC"/>
    <w:rsid w:val="008048DF"/>
    <w:rsid w:val="00804AA6"/>
    <w:rsid w:val="00804B85"/>
    <w:rsid w:val="00804C8E"/>
    <w:rsid w:val="00804D1B"/>
    <w:rsid w:val="00804EEB"/>
    <w:rsid w:val="00805450"/>
    <w:rsid w:val="008055E7"/>
    <w:rsid w:val="00805742"/>
    <w:rsid w:val="00806264"/>
    <w:rsid w:val="00806782"/>
    <w:rsid w:val="008069DD"/>
    <w:rsid w:val="00806E48"/>
    <w:rsid w:val="008074C5"/>
    <w:rsid w:val="008074DF"/>
    <w:rsid w:val="00807A3F"/>
    <w:rsid w:val="00810280"/>
    <w:rsid w:val="00810C76"/>
    <w:rsid w:val="00811382"/>
    <w:rsid w:val="008114BE"/>
    <w:rsid w:val="0081174C"/>
    <w:rsid w:val="008122BF"/>
    <w:rsid w:val="008122DB"/>
    <w:rsid w:val="00813275"/>
    <w:rsid w:val="00813780"/>
    <w:rsid w:val="0081390C"/>
    <w:rsid w:val="00813A73"/>
    <w:rsid w:val="00813AB2"/>
    <w:rsid w:val="00813DE6"/>
    <w:rsid w:val="008140A9"/>
    <w:rsid w:val="008141C8"/>
    <w:rsid w:val="00814D82"/>
    <w:rsid w:val="00814F36"/>
    <w:rsid w:val="008155EE"/>
    <w:rsid w:val="008156AF"/>
    <w:rsid w:val="00815FB5"/>
    <w:rsid w:val="0081706A"/>
    <w:rsid w:val="00817415"/>
    <w:rsid w:val="00821EDF"/>
    <w:rsid w:val="0082271D"/>
    <w:rsid w:val="008234BD"/>
    <w:rsid w:val="00823793"/>
    <w:rsid w:val="008240E2"/>
    <w:rsid w:val="00824373"/>
    <w:rsid w:val="00824542"/>
    <w:rsid w:val="00824A3F"/>
    <w:rsid w:val="00824C24"/>
    <w:rsid w:val="008254C2"/>
    <w:rsid w:val="00825D83"/>
    <w:rsid w:val="00825DF6"/>
    <w:rsid w:val="0082623C"/>
    <w:rsid w:val="00826621"/>
    <w:rsid w:val="008268C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E87"/>
    <w:rsid w:val="0083208E"/>
    <w:rsid w:val="008320CC"/>
    <w:rsid w:val="008322CE"/>
    <w:rsid w:val="00832605"/>
    <w:rsid w:val="0083331A"/>
    <w:rsid w:val="00833779"/>
    <w:rsid w:val="00833C00"/>
    <w:rsid w:val="00835AEE"/>
    <w:rsid w:val="00835B37"/>
    <w:rsid w:val="00835B70"/>
    <w:rsid w:val="00835DED"/>
    <w:rsid w:val="00835F65"/>
    <w:rsid w:val="0083609F"/>
    <w:rsid w:val="0083626C"/>
    <w:rsid w:val="008371AE"/>
    <w:rsid w:val="00837952"/>
    <w:rsid w:val="00837AD6"/>
    <w:rsid w:val="0084085C"/>
    <w:rsid w:val="00840938"/>
    <w:rsid w:val="00840A9C"/>
    <w:rsid w:val="0084179B"/>
    <w:rsid w:val="008417FC"/>
    <w:rsid w:val="00842095"/>
    <w:rsid w:val="00842B77"/>
    <w:rsid w:val="00842CA9"/>
    <w:rsid w:val="008431F6"/>
    <w:rsid w:val="00843609"/>
    <w:rsid w:val="00843E8E"/>
    <w:rsid w:val="00843EA7"/>
    <w:rsid w:val="00843FBB"/>
    <w:rsid w:val="00844C79"/>
    <w:rsid w:val="00844E54"/>
    <w:rsid w:val="00844ECD"/>
    <w:rsid w:val="00844F2F"/>
    <w:rsid w:val="008457AB"/>
    <w:rsid w:val="00845BA9"/>
    <w:rsid w:val="00845F0C"/>
    <w:rsid w:val="00846734"/>
    <w:rsid w:val="0084674F"/>
    <w:rsid w:val="00846795"/>
    <w:rsid w:val="00847673"/>
    <w:rsid w:val="0084768E"/>
    <w:rsid w:val="00847BDA"/>
    <w:rsid w:val="00847C33"/>
    <w:rsid w:val="008505D0"/>
    <w:rsid w:val="00850AF0"/>
    <w:rsid w:val="00850BBE"/>
    <w:rsid w:val="00851151"/>
    <w:rsid w:val="00851DDE"/>
    <w:rsid w:val="00851F25"/>
    <w:rsid w:val="00852100"/>
    <w:rsid w:val="0085337F"/>
    <w:rsid w:val="008535FE"/>
    <w:rsid w:val="0085365A"/>
    <w:rsid w:val="008545E3"/>
    <w:rsid w:val="00854B6E"/>
    <w:rsid w:val="00855191"/>
    <w:rsid w:val="00855193"/>
    <w:rsid w:val="00855684"/>
    <w:rsid w:val="0085586B"/>
    <w:rsid w:val="00855973"/>
    <w:rsid w:val="00855F7E"/>
    <w:rsid w:val="008561FE"/>
    <w:rsid w:val="00856ABF"/>
    <w:rsid w:val="00856AC5"/>
    <w:rsid w:val="00856F10"/>
    <w:rsid w:val="00856F98"/>
    <w:rsid w:val="00856F99"/>
    <w:rsid w:val="008570C6"/>
    <w:rsid w:val="00857298"/>
    <w:rsid w:val="00857953"/>
    <w:rsid w:val="00857F98"/>
    <w:rsid w:val="00857FFD"/>
    <w:rsid w:val="00860A62"/>
    <w:rsid w:val="00860B13"/>
    <w:rsid w:val="008611BC"/>
    <w:rsid w:val="008614F7"/>
    <w:rsid w:val="008617ED"/>
    <w:rsid w:val="00862510"/>
    <w:rsid w:val="00862926"/>
    <w:rsid w:val="00862EB6"/>
    <w:rsid w:val="008630CF"/>
    <w:rsid w:val="00863894"/>
    <w:rsid w:val="00863975"/>
    <w:rsid w:val="00863A63"/>
    <w:rsid w:val="0086403E"/>
    <w:rsid w:val="0086453D"/>
    <w:rsid w:val="008646EC"/>
    <w:rsid w:val="00864952"/>
    <w:rsid w:val="00864EFB"/>
    <w:rsid w:val="00864F4E"/>
    <w:rsid w:val="00865049"/>
    <w:rsid w:val="008650C2"/>
    <w:rsid w:val="0086583E"/>
    <w:rsid w:val="00865DD1"/>
    <w:rsid w:val="00866021"/>
    <w:rsid w:val="0086611D"/>
    <w:rsid w:val="00866255"/>
    <w:rsid w:val="00866677"/>
    <w:rsid w:val="00866A86"/>
    <w:rsid w:val="00866B81"/>
    <w:rsid w:val="0086727F"/>
    <w:rsid w:val="00867A46"/>
    <w:rsid w:val="00867CCF"/>
    <w:rsid w:val="00867EF8"/>
    <w:rsid w:val="008700A7"/>
    <w:rsid w:val="00870F88"/>
    <w:rsid w:val="00871409"/>
    <w:rsid w:val="0087176D"/>
    <w:rsid w:val="00871775"/>
    <w:rsid w:val="00871D1F"/>
    <w:rsid w:val="00871D7A"/>
    <w:rsid w:val="008726AC"/>
    <w:rsid w:val="0087276B"/>
    <w:rsid w:val="00872EE1"/>
    <w:rsid w:val="00872F13"/>
    <w:rsid w:val="00873276"/>
    <w:rsid w:val="00874403"/>
    <w:rsid w:val="008747D1"/>
    <w:rsid w:val="00874A9C"/>
    <w:rsid w:val="00874CF1"/>
    <w:rsid w:val="00876065"/>
    <w:rsid w:val="0087611F"/>
    <w:rsid w:val="00876254"/>
    <w:rsid w:val="0087627F"/>
    <w:rsid w:val="008765C1"/>
    <w:rsid w:val="008770AC"/>
    <w:rsid w:val="008776B9"/>
    <w:rsid w:val="008776C7"/>
    <w:rsid w:val="00877B45"/>
    <w:rsid w:val="0088016E"/>
    <w:rsid w:val="008802D5"/>
    <w:rsid w:val="0088037A"/>
    <w:rsid w:val="008814A9"/>
    <w:rsid w:val="008817C2"/>
    <w:rsid w:val="00881939"/>
    <w:rsid w:val="00881ECC"/>
    <w:rsid w:val="00881EEF"/>
    <w:rsid w:val="0088315A"/>
    <w:rsid w:val="0088333E"/>
    <w:rsid w:val="00883603"/>
    <w:rsid w:val="008836DB"/>
    <w:rsid w:val="00883E3D"/>
    <w:rsid w:val="00884A30"/>
    <w:rsid w:val="0088581A"/>
    <w:rsid w:val="00885A00"/>
    <w:rsid w:val="00885ECA"/>
    <w:rsid w:val="00886D51"/>
    <w:rsid w:val="008874FB"/>
    <w:rsid w:val="00890B5B"/>
    <w:rsid w:val="00890CE8"/>
    <w:rsid w:val="008912B4"/>
    <w:rsid w:val="00891981"/>
    <w:rsid w:val="00891C26"/>
    <w:rsid w:val="00891C8A"/>
    <w:rsid w:val="00891D79"/>
    <w:rsid w:val="00892044"/>
    <w:rsid w:val="008923E3"/>
    <w:rsid w:val="008929D3"/>
    <w:rsid w:val="00892F63"/>
    <w:rsid w:val="00893394"/>
    <w:rsid w:val="00893561"/>
    <w:rsid w:val="00893B13"/>
    <w:rsid w:val="00893E8B"/>
    <w:rsid w:val="00893FDE"/>
    <w:rsid w:val="008947D5"/>
    <w:rsid w:val="0089480A"/>
    <w:rsid w:val="00894F07"/>
    <w:rsid w:val="008955FC"/>
    <w:rsid w:val="0089588C"/>
    <w:rsid w:val="0089613E"/>
    <w:rsid w:val="008969C6"/>
    <w:rsid w:val="00896C3A"/>
    <w:rsid w:val="008970FC"/>
    <w:rsid w:val="0089750D"/>
    <w:rsid w:val="00897C1B"/>
    <w:rsid w:val="00897CCD"/>
    <w:rsid w:val="00897DB6"/>
    <w:rsid w:val="008A014A"/>
    <w:rsid w:val="008A049A"/>
    <w:rsid w:val="008A05A8"/>
    <w:rsid w:val="008A2685"/>
    <w:rsid w:val="008A2CC5"/>
    <w:rsid w:val="008A32F6"/>
    <w:rsid w:val="008A34B3"/>
    <w:rsid w:val="008A396F"/>
    <w:rsid w:val="008A3A14"/>
    <w:rsid w:val="008A3D98"/>
    <w:rsid w:val="008A3E74"/>
    <w:rsid w:val="008A42D4"/>
    <w:rsid w:val="008A45D1"/>
    <w:rsid w:val="008A4644"/>
    <w:rsid w:val="008A4BAB"/>
    <w:rsid w:val="008A51E3"/>
    <w:rsid w:val="008A53DB"/>
    <w:rsid w:val="008A564E"/>
    <w:rsid w:val="008A5B4B"/>
    <w:rsid w:val="008A5C33"/>
    <w:rsid w:val="008A6995"/>
    <w:rsid w:val="008A7046"/>
    <w:rsid w:val="008A7073"/>
    <w:rsid w:val="008A755B"/>
    <w:rsid w:val="008B06AD"/>
    <w:rsid w:val="008B10A2"/>
    <w:rsid w:val="008B1168"/>
    <w:rsid w:val="008B13C4"/>
    <w:rsid w:val="008B169B"/>
    <w:rsid w:val="008B1B0E"/>
    <w:rsid w:val="008B1CF9"/>
    <w:rsid w:val="008B218F"/>
    <w:rsid w:val="008B23BD"/>
    <w:rsid w:val="008B2B24"/>
    <w:rsid w:val="008B35B5"/>
    <w:rsid w:val="008B3E81"/>
    <w:rsid w:val="008B474F"/>
    <w:rsid w:val="008B4978"/>
    <w:rsid w:val="008B499A"/>
    <w:rsid w:val="008B51F7"/>
    <w:rsid w:val="008B5527"/>
    <w:rsid w:val="008B5963"/>
    <w:rsid w:val="008B5A42"/>
    <w:rsid w:val="008B5E1D"/>
    <w:rsid w:val="008B6074"/>
    <w:rsid w:val="008B60E2"/>
    <w:rsid w:val="008B728E"/>
    <w:rsid w:val="008B7B4C"/>
    <w:rsid w:val="008B7C7B"/>
    <w:rsid w:val="008C042A"/>
    <w:rsid w:val="008C04A6"/>
    <w:rsid w:val="008C05F1"/>
    <w:rsid w:val="008C0D5F"/>
    <w:rsid w:val="008C1A6A"/>
    <w:rsid w:val="008C1D0A"/>
    <w:rsid w:val="008C1ED6"/>
    <w:rsid w:val="008C2194"/>
    <w:rsid w:val="008C249C"/>
    <w:rsid w:val="008C2D4A"/>
    <w:rsid w:val="008C32D5"/>
    <w:rsid w:val="008C342F"/>
    <w:rsid w:val="008C393F"/>
    <w:rsid w:val="008C3AD7"/>
    <w:rsid w:val="008C3BA9"/>
    <w:rsid w:val="008C46EE"/>
    <w:rsid w:val="008C58E3"/>
    <w:rsid w:val="008C5A74"/>
    <w:rsid w:val="008C5ED3"/>
    <w:rsid w:val="008C61C0"/>
    <w:rsid w:val="008C641D"/>
    <w:rsid w:val="008C642C"/>
    <w:rsid w:val="008C67C2"/>
    <w:rsid w:val="008C67C6"/>
    <w:rsid w:val="008C6AA6"/>
    <w:rsid w:val="008C70AA"/>
    <w:rsid w:val="008C726D"/>
    <w:rsid w:val="008C7654"/>
    <w:rsid w:val="008C77A9"/>
    <w:rsid w:val="008C7959"/>
    <w:rsid w:val="008C7970"/>
    <w:rsid w:val="008C7A37"/>
    <w:rsid w:val="008C7BCC"/>
    <w:rsid w:val="008C7FA3"/>
    <w:rsid w:val="008D03B0"/>
    <w:rsid w:val="008D0DF1"/>
    <w:rsid w:val="008D1B2D"/>
    <w:rsid w:val="008D232A"/>
    <w:rsid w:val="008D238D"/>
    <w:rsid w:val="008D2452"/>
    <w:rsid w:val="008D2C42"/>
    <w:rsid w:val="008D2E75"/>
    <w:rsid w:val="008D2F31"/>
    <w:rsid w:val="008D340F"/>
    <w:rsid w:val="008D3451"/>
    <w:rsid w:val="008D3594"/>
    <w:rsid w:val="008D35BC"/>
    <w:rsid w:val="008D46C2"/>
    <w:rsid w:val="008D4DAC"/>
    <w:rsid w:val="008D565D"/>
    <w:rsid w:val="008D5750"/>
    <w:rsid w:val="008D5828"/>
    <w:rsid w:val="008D5B5D"/>
    <w:rsid w:val="008D6F82"/>
    <w:rsid w:val="008D744E"/>
    <w:rsid w:val="008D74D2"/>
    <w:rsid w:val="008D7ED7"/>
    <w:rsid w:val="008E01D7"/>
    <w:rsid w:val="008E072B"/>
    <w:rsid w:val="008E0B51"/>
    <w:rsid w:val="008E0E9A"/>
    <w:rsid w:val="008E1140"/>
    <w:rsid w:val="008E1802"/>
    <w:rsid w:val="008E1B70"/>
    <w:rsid w:val="008E1F46"/>
    <w:rsid w:val="008E26B3"/>
    <w:rsid w:val="008E2963"/>
    <w:rsid w:val="008E2971"/>
    <w:rsid w:val="008E2BE6"/>
    <w:rsid w:val="008E2C57"/>
    <w:rsid w:val="008E2E9B"/>
    <w:rsid w:val="008E333D"/>
    <w:rsid w:val="008E47AA"/>
    <w:rsid w:val="008E619A"/>
    <w:rsid w:val="008E626A"/>
    <w:rsid w:val="008E6590"/>
    <w:rsid w:val="008E65E7"/>
    <w:rsid w:val="008E6AA1"/>
    <w:rsid w:val="008E6B7A"/>
    <w:rsid w:val="008E724E"/>
    <w:rsid w:val="008E7914"/>
    <w:rsid w:val="008E7BB6"/>
    <w:rsid w:val="008E7C02"/>
    <w:rsid w:val="008F042B"/>
    <w:rsid w:val="008F048A"/>
    <w:rsid w:val="008F0F56"/>
    <w:rsid w:val="008F0FA4"/>
    <w:rsid w:val="008F1100"/>
    <w:rsid w:val="008F14E0"/>
    <w:rsid w:val="008F16B3"/>
    <w:rsid w:val="008F16F9"/>
    <w:rsid w:val="008F1954"/>
    <w:rsid w:val="008F1CEA"/>
    <w:rsid w:val="008F1FC6"/>
    <w:rsid w:val="008F239B"/>
    <w:rsid w:val="008F24D9"/>
    <w:rsid w:val="008F2C4B"/>
    <w:rsid w:val="008F2D09"/>
    <w:rsid w:val="008F3083"/>
    <w:rsid w:val="008F30FE"/>
    <w:rsid w:val="008F3383"/>
    <w:rsid w:val="008F349E"/>
    <w:rsid w:val="008F3807"/>
    <w:rsid w:val="008F4AA3"/>
    <w:rsid w:val="008F4B76"/>
    <w:rsid w:val="008F52B8"/>
    <w:rsid w:val="008F5A82"/>
    <w:rsid w:val="008F5C59"/>
    <w:rsid w:val="008F7364"/>
    <w:rsid w:val="008F7730"/>
    <w:rsid w:val="008F7D23"/>
    <w:rsid w:val="00900101"/>
    <w:rsid w:val="00900975"/>
    <w:rsid w:val="00900A0D"/>
    <w:rsid w:val="00900AB3"/>
    <w:rsid w:val="00901837"/>
    <w:rsid w:val="00903AFD"/>
    <w:rsid w:val="00903C78"/>
    <w:rsid w:val="00903EF2"/>
    <w:rsid w:val="00903F30"/>
    <w:rsid w:val="00903F4C"/>
    <w:rsid w:val="0090430E"/>
    <w:rsid w:val="00904830"/>
    <w:rsid w:val="00905058"/>
    <w:rsid w:val="0090532D"/>
    <w:rsid w:val="0090535B"/>
    <w:rsid w:val="00906915"/>
    <w:rsid w:val="00907387"/>
    <w:rsid w:val="00907DE6"/>
    <w:rsid w:val="009102BA"/>
    <w:rsid w:val="009109E8"/>
    <w:rsid w:val="00910A68"/>
    <w:rsid w:val="00910AD8"/>
    <w:rsid w:val="009114BA"/>
    <w:rsid w:val="00911692"/>
    <w:rsid w:val="00911CF1"/>
    <w:rsid w:val="009126BE"/>
    <w:rsid w:val="00912711"/>
    <w:rsid w:val="0091274E"/>
    <w:rsid w:val="00912B90"/>
    <w:rsid w:val="00912C8B"/>
    <w:rsid w:val="00912DE5"/>
    <w:rsid w:val="00913C37"/>
    <w:rsid w:val="00914496"/>
    <w:rsid w:val="009148A8"/>
    <w:rsid w:val="00914DF9"/>
    <w:rsid w:val="00915129"/>
    <w:rsid w:val="0091560D"/>
    <w:rsid w:val="00916040"/>
    <w:rsid w:val="00916173"/>
    <w:rsid w:val="0091656B"/>
    <w:rsid w:val="009165C2"/>
    <w:rsid w:val="00916CCB"/>
    <w:rsid w:val="00916E44"/>
    <w:rsid w:val="009176E3"/>
    <w:rsid w:val="00920267"/>
    <w:rsid w:val="009207C5"/>
    <w:rsid w:val="009223EA"/>
    <w:rsid w:val="00924137"/>
    <w:rsid w:val="00924FB7"/>
    <w:rsid w:val="0092529A"/>
    <w:rsid w:val="0092532C"/>
    <w:rsid w:val="0092557C"/>
    <w:rsid w:val="0092571F"/>
    <w:rsid w:val="00925A06"/>
    <w:rsid w:val="0092648B"/>
    <w:rsid w:val="00926A17"/>
    <w:rsid w:val="00926A20"/>
    <w:rsid w:val="0092717A"/>
    <w:rsid w:val="0092721D"/>
    <w:rsid w:val="00927350"/>
    <w:rsid w:val="00927E3F"/>
    <w:rsid w:val="00927F45"/>
    <w:rsid w:val="00930454"/>
    <w:rsid w:val="00930B9E"/>
    <w:rsid w:val="00931711"/>
    <w:rsid w:val="00931921"/>
    <w:rsid w:val="00931922"/>
    <w:rsid w:val="00931C82"/>
    <w:rsid w:val="009325CC"/>
    <w:rsid w:val="00932F1B"/>
    <w:rsid w:val="00932F84"/>
    <w:rsid w:val="00933486"/>
    <w:rsid w:val="00934405"/>
    <w:rsid w:val="009351F0"/>
    <w:rsid w:val="0093571C"/>
    <w:rsid w:val="0093588F"/>
    <w:rsid w:val="00935DD7"/>
    <w:rsid w:val="00935EDB"/>
    <w:rsid w:val="00935F25"/>
    <w:rsid w:val="00936A24"/>
    <w:rsid w:val="00936A9B"/>
    <w:rsid w:val="00936B92"/>
    <w:rsid w:val="00937274"/>
    <w:rsid w:val="00937345"/>
    <w:rsid w:val="00937E58"/>
    <w:rsid w:val="00937E6C"/>
    <w:rsid w:val="0094044C"/>
    <w:rsid w:val="009409DD"/>
    <w:rsid w:val="00940BC6"/>
    <w:rsid w:val="00940E31"/>
    <w:rsid w:val="00940E67"/>
    <w:rsid w:val="0094148A"/>
    <w:rsid w:val="00941901"/>
    <w:rsid w:val="00941CF8"/>
    <w:rsid w:val="00942555"/>
    <w:rsid w:val="00943109"/>
    <w:rsid w:val="00943252"/>
    <w:rsid w:val="00943A13"/>
    <w:rsid w:val="00943E8F"/>
    <w:rsid w:val="00944066"/>
    <w:rsid w:val="00944D5E"/>
    <w:rsid w:val="00945527"/>
    <w:rsid w:val="009457B9"/>
    <w:rsid w:val="00945862"/>
    <w:rsid w:val="00945B60"/>
    <w:rsid w:val="009465BC"/>
    <w:rsid w:val="00946E7E"/>
    <w:rsid w:val="00947111"/>
    <w:rsid w:val="009471E4"/>
    <w:rsid w:val="009471F0"/>
    <w:rsid w:val="009471F5"/>
    <w:rsid w:val="00947D93"/>
    <w:rsid w:val="009506E7"/>
    <w:rsid w:val="009509DF"/>
    <w:rsid w:val="009510C1"/>
    <w:rsid w:val="00951178"/>
    <w:rsid w:val="00951417"/>
    <w:rsid w:val="00951441"/>
    <w:rsid w:val="00952B25"/>
    <w:rsid w:val="00952E54"/>
    <w:rsid w:val="009535F8"/>
    <w:rsid w:val="009543F8"/>
    <w:rsid w:val="009548FB"/>
    <w:rsid w:val="00954B19"/>
    <w:rsid w:val="00954B36"/>
    <w:rsid w:val="009550E7"/>
    <w:rsid w:val="009563B7"/>
    <w:rsid w:val="009567D7"/>
    <w:rsid w:val="00956A75"/>
    <w:rsid w:val="00957675"/>
    <w:rsid w:val="00957D60"/>
    <w:rsid w:val="00957E51"/>
    <w:rsid w:val="009600FB"/>
    <w:rsid w:val="0096072A"/>
    <w:rsid w:val="00960D16"/>
    <w:rsid w:val="00960D81"/>
    <w:rsid w:val="00961EEB"/>
    <w:rsid w:val="00962A99"/>
    <w:rsid w:val="00963199"/>
    <w:rsid w:val="0096337F"/>
    <w:rsid w:val="00963716"/>
    <w:rsid w:val="00964D01"/>
    <w:rsid w:val="00964EFD"/>
    <w:rsid w:val="009651C3"/>
    <w:rsid w:val="00965756"/>
    <w:rsid w:val="00965ACD"/>
    <w:rsid w:val="00965CA6"/>
    <w:rsid w:val="00965E80"/>
    <w:rsid w:val="009662BC"/>
    <w:rsid w:val="009663F8"/>
    <w:rsid w:val="00966D5B"/>
    <w:rsid w:val="00966FC5"/>
    <w:rsid w:val="00966FFA"/>
    <w:rsid w:val="009671E2"/>
    <w:rsid w:val="009673DB"/>
    <w:rsid w:val="009673E5"/>
    <w:rsid w:val="00967498"/>
    <w:rsid w:val="00967649"/>
    <w:rsid w:val="0097087A"/>
    <w:rsid w:val="009714C8"/>
    <w:rsid w:val="00971852"/>
    <w:rsid w:val="00972477"/>
    <w:rsid w:val="00972563"/>
    <w:rsid w:val="00972BA5"/>
    <w:rsid w:val="00972DB1"/>
    <w:rsid w:val="00972F81"/>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887"/>
    <w:rsid w:val="00977AE0"/>
    <w:rsid w:val="00977B9A"/>
    <w:rsid w:val="00977E41"/>
    <w:rsid w:val="00977E68"/>
    <w:rsid w:val="00980758"/>
    <w:rsid w:val="0098078F"/>
    <w:rsid w:val="00980B8D"/>
    <w:rsid w:val="00981138"/>
    <w:rsid w:val="00981425"/>
    <w:rsid w:val="00981733"/>
    <w:rsid w:val="009817EB"/>
    <w:rsid w:val="00981832"/>
    <w:rsid w:val="00981A04"/>
    <w:rsid w:val="00981A10"/>
    <w:rsid w:val="00981F78"/>
    <w:rsid w:val="009820E4"/>
    <w:rsid w:val="00982708"/>
    <w:rsid w:val="0098442A"/>
    <w:rsid w:val="009845B6"/>
    <w:rsid w:val="009846DC"/>
    <w:rsid w:val="00985DCE"/>
    <w:rsid w:val="00985E3E"/>
    <w:rsid w:val="00985E6A"/>
    <w:rsid w:val="009866D7"/>
    <w:rsid w:val="0098696D"/>
    <w:rsid w:val="00987180"/>
    <w:rsid w:val="009874E9"/>
    <w:rsid w:val="00987CC3"/>
    <w:rsid w:val="00987D10"/>
    <w:rsid w:val="00990105"/>
    <w:rsid w:val="00990128"/>
    <w:rsid w:val="0099040E"/>
    <w:rsid w:val="00991341"/>
    <w:rsid w:val="00991882"/>
    <w:rsid w:val="00991E25"/>
    <w:rsid w:val="00993502"/>
    <w:rsid w:val="00993940"/>
    <w:rsid w:val="00993C67"/>
    <w:rsid w:val="0099434F"/>
    <w:rsid w:val="00994810"/>
    <w:rsid w:val="00995345"/>
    <w:rsid w:val="00995962"/>
    <w:rsid w:val="009974DC"/>
    <w:rsid w:val="009975FD"/>
    <w:rsid w:val="009A0364"/>
    <w:rsid w:val="009A039B"/>
    <w:rsid w:val="009A0CCE"/>
    <w:rsid w:val="009A0E73"/>
    <w:rsid w:val="009A1159"/>
    <w:rsid w:val="009A11CD"/>
    <w:rsid w:val="009A21D2"/>
    <w:rsid w:val="009A2467"/>
    <w:rsid w:val="009A2C4C"/>
    <w:rsid w:val="009A3040"/>
    <w:rsid w:val="009A30BF"/>
    <w:rsid w:val="009A3A26"/>
    <w:rsid w:val="009A3C78"/>
    <w:rsid w:val="009A4365"/>
    <w:rsid w:val="009A4970"/>
    <w:rsid w:val="009A49BF"/>
    <w:rsid w:val="009A4A4C"/>
    <w:rsid w:val="009A4BB4"/>
    <w:rsid w:val="009A5193"/>
    <w:rsid w:val="009A573D"/>
    <w:rsid w:val="009A57EC"/>
    <w:rsid w:val="009A5DE6"/>
    <w:rsid w:val="009A652C"/>
    <w:rsid w:val="009A66F5"/>
    <w:rsid w:val="009A6D81"/>
    <w:rsid w:val="009A6F72"/>
    <w:rsid w:val="009A72CC"/>
    <w:rsid w:val="009A7FF7"/>
    <w:rsid w:val="009B0B94"/>
    <w:rsid w:val="009B11CE"/>
    <w:rsid w:val="009B17F7"/>
    <w:rsid w:val="009B1879"/>
    <w:rsid w:val="009B18DB"/>
    <w:rsid w:val="009B1A0F"/>
    <w:rsid w:val="009B20CA"/>
    <w:rsid w:val="009B2261"/>
    <w:rsid w:val="009B2331"/>
    <w:rsid w:val="009B2655"/>
    <w:rsid w:val="009B29A8"/>
    <w:rsid w:val="009B345A"/>
    <w:rsid w:val="009B3817"/>
    <w:rsid w:val="009B3967"/>
    <w:rsid w:val="009B3E65"/>
    <w:rsid w:val="009B441F"/>
    <w:rsid w:val="009B545F"/>
    <w:rsid w:val="009B590F"/>
    <w:rsid w:val="009B66CC"/>
    <w:rsid w:val="009B6CAE"/>
    <w:rsid w:val="009B7680"/>
    <w:rsid w:val="009B788C"/>
    <w:rsid w:val="009B79A1"/>
    <w:rsid w:val="009B7CB6"/>
    <w:rsid w:val="009C0A04"/>
    <w:rsid w:val="009C1000"/>
    <w:rsid w:val="009C1744"/>
    <w:rsid w:val="009C1866"/>
    <w:rsid w:val="009C1F71"/>
    <w:rsid w:val="009C20CB"/>
    <w:rsid w:val="009C214A"/>
    <w:rsid w:val="009C2179"/>
    <w:rsid w:val="009C2662"/>
    <w:rsid w:val="009C348E"/>
    <w:rsid w:val="009C375B"/>
    <w:rsid w:val="009C3971"/>
    <w:rsid w:val="009C4A49"/>
    <w:rsid w:val="009C5008"/>
    <w:rsid w:val="009C514D"/>
    <w:rsid w:val="009C5311"/>
    <w:rsid w:val="009C5D5C"/>
    <w:rsid w:val="009C5DF0"/>
    <w:rsid w:val="009C6307"/>
    <w:rsid w:val="009C63CF"/>
    <w:rsid w:val="009C651B"/>
    <w:rsid w:val="009C65DA"/>
    <w:rsid w:val="009C668C"/>
    <w:rsid w:val="009C69F9"/>
    <w:rsid w:val="009C7078"/>
    <w:rsid w:val="009C7A9F"/>
    <w:rsid w:val="009C7D3B"/>
    <w:rsid w:val="009D0078"/>
    <w:rsid w:val="009D1755"/>
    <w:rsid w:val="009D19EC"/>
    <w:rsid w:val="009D2F6F"/>
    <w:rsid w:val="009D32D4"/>
    <w:rsid w:val="009D36F9"/>
    <w:rsid w:val="009D390C"/>
    <w:rsid w:val="009D3CBB"/>
    <w:rsid w:val="009D3D67"/>
    <w:rsid w:val="009D4644"/>
    <w:rsid w:val="009D49C8"/>
    <w:rsid w:val="009D54AB"/>
    <w:rsid w:val="009D5603"/>
    <w:rsid w:val="009D5BD9"/>
    <w:rsid w:val="009D5C42"/>
    <w:rsid w:val="009D643D"/>
    <w:rsid w:val="009D6478"/>
    <w:rsid w:val="009D6567"/>
    <w:rsid w:val="009D6793"/>
    <w:rsid w:val="009D6F10"/>
    <w:rsid w:val="009D71CB"/>
    <w:rsid w:val="009D7499"/>
    <w:rsid w:val="009D7E1A"/>
    <w:rsid w:val="009E00EC"/>
    <w:rsid w:val="009E02A5"/>
    <w:rsid w:val="009E0402"/>
    <w:rsid w:val="009E07D8"/>
    <w:rsid w:val="009E09CD"/>
    <w:rsid w:val="009E0F9D"/>
    <w:rsid w:val="009E13D6"/>
    <w:rsid w:val="009E173E"/>
    <w:rsid w:val="009E1C91"/>
    <w:rsid w:val="009E2308"/>
    <w:rsid w:val="009E2393"/>
    <w:rsid w:val="009E30F2"/>
    <w:rsid w:val="009E3408"/>
    <w:rsid w:val="009E3BFB"/>
    <w:rsid w:val="009E3EAC"/>
    <w:rsid w:val="009E4224"/>
    <w:rsid w:val="009E43B2"/>
    <w:rsid w:val="009E49E8"/>
    <w:rsid w:val="009E4F60"/>
    <w:rsid w:val="009E5647"/>
    <w:rsid w:val="009E5859"/>
    <w:rsid w:val="009E606B"/>
    <w:rsid w:val="009E7340"/>
    <w:rsid w:val="009E7503"/>
    <w:rsid w:val="009E7806"/>
    <w:rsid w:val="009E7C95"/>
    <w:rsid w:val="009E7CCC"/>
    <w:rsid w:val="009F0732"/>
    <w:rsid w:val="009F073E"/>
    <w:rsid w:val="009F0B92"/>
    <w:rsid w:val="009F0DB0"/>
    <w:rsid w:val="009F1347"/>
    <w:rsid w:val="009F162E"/>
    <w:rsid w:val="009F16FE"/>
    <w:rsid w:val="009F1817"/>
    <w:rsid w:val="009F1F87"/>
    <w:rsid w:val="009F24C4"/>
    <w:rsid w:val="009F2A9E"/>
    <w:rsid w:val="009F3318"/>
    <w:rsid w:val="009F334F"/>
    <w:rsid w:val="009F3CC0"/>
    <w:rsid w:val="009F3F05"/>
    <w:rsid w:val="009F44ED"/>
    <w:rsid w:val="009F4D00"/>
    <w:rsid w:val="009F501E"/>
    <w:rsid w:val="009F541B"/>
    <w:rsid w:val="009F59B9"/>
    <w:rsid w:val="009F59D3"/>
    <w:rsid w:val="009F5E68"/>
    <w:rsid w:val="009F6404"/>
    <w:rsid w:val="009F75E0"/>
    <w:rsid w:val="009F7AE7"/>
    <w:rsid w:val="009F7CAD"/>
    <w:rsid w:val="009F7D8E"/>
    <w:rsid w:val="009F7FDF"/>
    <w:rsid w:val="00A000C3"/>
    <w:rsid w:val="00A0079E"/>
    <w:rsid w:val="00A00E8C"/>
    <w:rsid w:val="00A0116E"/>
    <w:rsid w:val="00A01A2B"/>
    <w:rsid w:val="00A027A1"/>
    <w:rsid w:val="00A02A57"/>
    <w:rsid w:val="00A02C88"/>
    <w:rsid w:val="00A02DC2"/>
    <w:rsid w:val="00A03129"/>
    <w:rsid w:val="00A036EB"/>
    <w:rsid w:val="00A03724"/>
    <w:rsid w:val="00A03AAB"/>
    <w:rsid w:val="00A04BA1"/>
    <w:rsid w:val="00A04DA6"/>
    <w:rsid w:val="00A04F90"/>
    <w:rsid w:val="00A0535D"/>
    <w:rsid w:val="00A053FD"/>
    <w:rsid w:val="00A0573F"/>
    <w:rsid w:val="00A05A87"/>
    <w:rsid w:val="00A063EA"/>
    <w:rsid w:val="00A06A32"/>
    <w:rsid w:val="00A06C75"/>
    <w:rsid w:val="00A071FE"/>
    <w:rsid w:val="00A07503"/>
    <w:rsid w:val="00A07925"/>
    <w:rsid w:val="00A07B31"/>
    <w:rsid w:val="00A07EA4"/>
    <w:rsid w:val="00A1013C"/>
    <w:rsid w:val="00A10CE0"/>
    <w:rsid w:val="00A113F0"/>
    <w:rsid w:val="00A116CD"/>
    <w:rsid w:val="00A11769"/>
    <w:rsid w:val="00A11980"/>
    <w:rsid w:val="00A11A27"/>
    <w:rsid w:val="00A123B4"/>
    <w:rsid w:val="00A12B83"/>
    <w:rsid w:val="00A12EA5"/>
    <w:rsid w:val="00A12ED3"/>
    <w:rsid w:val="00A13670"/>
    <w:rsid w:val="00A13AB1"/>
    <w:rsid w:val="00A13DC7"/>
    <w:rsid w:val="00A1448E"/>
    <w:rsid w:val="00A14B3C"/>
    <w:rsid w:val="00A14D4D"/>
    <w:rsid w:val="00A14D81"/>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2A5"/>
    <w:rsid w:val="00A2031D"/>
    <w:rsid w:val="00A20AC7"/>
    <w:rsid w:val="00A20F7F"/>
    <w:rsid w:val="00A22030"/>
    <w:rsid w:val="00A22A18"/>
    <w:rsid w:val="00A22B35"/>
    <w:rsid w:val="00A23567"/>
    <w:rsid w:val="00A242C2"/>
    <w:rsid w:val="00A247F8"/>
    <w:rsid w:val="00A25403"/>
    <w:rsid w:val="00A26211"/>
    <w:rsid w:val="00A26824"/>
    <w:rsid w:val="00A26FF7"/>
    <w:rsid w:val="00A27381"/>
    <w:rsid w:val="00A274F4"/>
    <w:rsid w:val="00A27A06"/>
    <w:rsid w:val="00A27A6E"/>
    <w:rsid w:val="00A27BA4"/>
    <w:rsid w:val="00A30E90"/>
    <w:rsid w:val="00A30F45"/>
    <w:rsid w:val="00A31970"/>
    <w:rsid w:val="00A31BC7"/>
    <w:rsid w:val="00A320D5"/>
    <w:rsid w:val="00A32670"/>
    <w:rsid w:val="00A3287A"/>
    <w:rsid w:val="00A333BC"/>
    <w:rsid w:val="00A3438A"/>
    <w:rsid w:val="00A34664"/>
    <w:rsid w:val="00A3495A"/>
    <w:rsid w:val="00A34DAA"/>
    <w:rsid w:val="00A34F53"/>
    <w:rsid w:val="00A3500D"/>
    <w:rsid w:val="00A35269"/>
    <w:rsid w:val="00A35B35"/>
    <w:rsid w:val="00A3634F"/>
    <w:rsid w:val="00A37530"/>
    <w:rsid w:val="00A3753F"/>
    <w:rsid w:val="00A375D3"/>
    <w:rsid w:val="00A37AE5"/>
    <w:rsid w:val="00A4089B"/>
    <w:rsid w:val="00A40FCB"/>
    <w:rsid w:val="00A410EA"/>
    <w:rsid w:val="00A41686"/>
    <w:rsid w:val="00A41EDE"/>
    <w:rsid w:val="00A43117"/>
    <w:rsid w:val="00A436C2"/>
    <w:rsid w:val="00A438F9"/>
    <w:rsid w:val="00A44942"/>
    <w:rsid w:val="00A449FB"/>
    <w:rsid w:val="00A44B14"/>
    <w:rsid w:val="00A44BCF"/>
    <w:rsid w:val="00A458C9"/>
    <w:rsid w:val="00A45B57"/>
    <w:rsid w:val="00A45FA2"/>
    <w:rsid w:val="00A469D8"/>
    <w:rsid w:val="00A47397"/>
    <w:rsid w:val="00A47A74"/>
    <w:rsid w:val="00A47ECE"/>
    <w:rsid w:val="00A509D4"/>
    <w:rsid w:val="00A50B24"/>
    <w:rsid w:val="00A50B48"/>
    <w:rsid w:val="00A51043"/>
    <w:rsid w:val="00A51505"/>
    <w:rsid w:val="00A51ABB"/>
    <w:rsid w:val="00A5263C"/>
    <w:rsid w:val="00A527BF"/>
    <w:rsid w:val="00A5310E"/>
    <w:rsid w:val="00A53311"/>
    <w:rsid w:val="00A53A1E"/>
    <w:rsid w:val="00A53EF5"/>
    <w:rsid w:val="00A54891"/>
    <w:rsid w:val="00A55005"/>
    <w:rsid w:val="00A559DF"/>
    <w:rsid w:val="00A55DEF"/>
    <w:rsid w:val="00A5673C"/>
    <w:rsid w:val="00A569DC"/>
    <w:rsid w:val="00A56F90"/>
    <w:rsid w:val="00A60CC6"/>
    <w:rsid w:val="00A60D22"/>
    <w:rsid w:val="00A61137"/>
    <w:rsid w:val="00A615DB"/>
    <w:rsid w:val="00A6191F"/>
    <w:rsid w:val="00A61BF9"/>
    <w:rsid w:val="00A61C0A"/>
    <w:rsid w:val="00A61D11"/>
    <w:rsid w:val="00A6229C"/>
    <w:rsid w:val="00A6233F"/>
    <w:rsid w:val="00A6236A"/>
    <w:rsid w:val="00A6244B"/>
    <w:rsid w:val="00A63145"/>
    <w:rsid w:val="00A63311"/>
    <w:rsid w:val="00A63B82"/>
    <w:rsid w:val="00A64519"/>
    <w:rsid w:val="00A64ACC"/>
    <w:rsid w:val="00A64FBC"/>
    <w:rsid w:val="00A6588A"/>
    <w:rsid w:val="00A65A69"/>
    <w:rsid w:val="00A66185"/>
    <w:rsid w:val="00A66323"/>
    <w:rsid w:val="00A66995"/>
    <w:rsid w:val="00A66BD8"/>
    <w:rsid w:val="00A674C0"/>
    <w:rsid w:val="00A67AAF"/>
    <w:rsid w:val="00A67C6A"/>
    <w:rsid w:val="00A700E9"/>
    <w:rsid w:val="00A712A0"/>
    <w:rsid w:val="00A71E1F"/>
    <w:rsid w:val="00A7242E"/>
    <w:rsid w:val="00A727EA"/>
    <w:rsid w:val="00A7289A"/>
    <w:rsid w:val="00A73167"/>
    <w:rsid w:val="00A731A4"/>
    <w:rsid w:val="00A74B21"/>
    <w:rsid w:val="00A74BDC"/>
    <w:rsid w:val="00A7504C"/>
    <w:rsid w:val="00A7534C"/>
    <w:rsid w:val="00A758BA"/>
    <w:rsid w:val="00A758BF"/>
    <w:rsid w:val="00A76160"/>
    <w:rsid w:val="00A766EC"/>
    <w:rsid w:val="00A7697A"/>
    <w:rsid w:val="00A76B56"/>
    <w:rsid w:val="00A77BFA"/>
    <w:rsid w:val="00A80603"/>
    <w:rsid w:val="00A80D32"/>
    <w:rsid w:val="00A80DD3"/>
    <w:rsid w:val="00A810C3"/>
    <w:rsid w:val="00A816AD"/>
    <w:rsid w:val="00A81D25"/>
    <w:rsid w:val="00A82303"/>
    <w:rsid w:val="00A825A7"/>
    <w:rsid w:val="00A82A8A"/>
    <w:rsid w:val="00A82BB0"/>
    <w:rsid w:val="00A82C86"/>
    <w:rsid w:val="00A82F71"/>
    <w:rsid w:val="00A83370"/>
    <w:rsid w:val="00A833A3"/>
    <w:rsid w:val="00A83A80"/>
    <w:rsid w:val="00A84B8E"/>
    <w:rsid w:val="00A84BE8"/>
    <w:rsid w:val="00A858B0"/>
    <w:rsid w:val="00A8593C"/>
    <w:rsid w:val="00A8595D"/>
    <w:rsid w:val="00A8649E"/>
    <w:rsid w:val="00A864A6"/>
    <w:rsid w:val="00A86CD9"/>
    <w:rsid w:val="00A86D40"/>
    <w:rsid w:val="00A8722A"/>
    <w:rsid w:val="00A874D2"/>
    <w:rsid w:val="00A87E2F"/>
    <w:rsid w:val="00A90200"/>
    <w:rsid w:val="00A9048C"/>
    <w:rsid w:val="00A905A7"/>
    <w:rsid w:val="00A90E7A"/>
    <w:rsid w:val="00A92697"/>
    <w:rsid w:val="00A929B3"/>
    <w:rsid w:val="00A933EA"/>
    <w:rsid w:val="00A94091"/>
    <w:rsid w:val="00A94142"/>
    <w:rsid w:val="00A944BB"/>
    <w:rsid w:val="00A947A3"/>
    <w:rsid w:val="00A94814"/>
    <w:rsid w:val="00A951F0"/>
    <w:rsid w:val="00A9557E"/>
    <w:rsid w:val="00A96E01"/>
    <w:rsid w:val="00A96F57"/>
    <w:rsid w:val="00A9768A"/>
    <w:rsid w:val="00A9787B"/>
    <w:rsid w:val="00A97C09"/>
    <w:rsid w:val="00AA018A"/>
    <w:rsid w:val="00AA0207"/>
    <w:rsid w:val="00AA05E0"/>
    <w:rsid w:val="00AA0CBE"/>
    <w:rsid w:val="00AA11AE"/>
    <w:rsid w:val="00AA14D3"/>
    <w:rsid w:val="00AA1678"/>
    <w:rsid w:val="00AA190E"/>
    <w:rsid w:val="00AA24DF"/>
    <w:rsid w:val="00AA26AB"/>
    <w:rsid w:val="00AA2A28"/>
    <w:rsid w:val="00AA2F94"/>
    <w:rsid w:val="00AA320F"/>
    <w:rsid w:val="00AA3837"/>
    <w:rsid w:val="00AA38AE"/>
    <w:rsid w:val="00AA38CD"/>
    <w:rsid w:val="00AA3D08"/>
    <w:rsid w:val="00AA4F7A"/>
    <w:rsid w:val="00AA5224"/>
    <w:rsid w:val="00AA537B"/>
    <w:rsid w:val="00AA5462"/>
    <w:rsid w:val="00AA5930"/>
    <w:rsid w:val="00AA5999"/>
    <w:rsid w:val="00AA5A49"/>
    <w:rsid w:val="00AA66B8"/>
    <w:rsid w:val="00AA677F"/>
    <w:rsid w:val="00AA720D"/>
    <w:rsid w:val="00AA74C0"/>
    <w:rsid w:val="00AA7D04"/>
    <w:rsid w:val="00AB033E"/>
    <w:rsid w:val="00AB0F96"/>
    <w:rsid w:val="00AB1178"/>
    <w:rsid w:val="00AB2550"/>
    <w:rsid w:val="00AB2AD7"/>
    <w:rsid w:val="00AB3508"/>
    <w:rsid w:val="00AB3806"/>
    <w:rsid w:val="00AB4324"/>
    <w:rsid w:val="00AB47AF"/>
    <w:rsid w:val="00AB4E58"/>
    <w:rsid w:val="00AB52D3"/>
    <w:rsid w:val="00AB5587"/>
    <w:rsid w:val="00AB5F1C"/>
    <w:rsid w:val="00AB677B"/>
    <w:rsid w:val="00AB6B24"/>
    <w:rsid w:val="00AB7CAC"/>
    <w:rsid w:val="00AC0263"/>
    <w:rsid w:val="00AC02E7"/>
    <w:rsid w:val="00AC049D"/>
    <w:rsid w:val="00AC0BC2"/>
    <w:rsid w:val="00AC1209"/>
    <w:rsid w:val="00AC1339"/>
    <w:rsid w:val="00AC14A2"/>
    <w:rsid w:val="00AC1D07"/>
    <w:rsid w:val="00AC284B"/>
    <w:rsid w:val="00AC2882"/>
    <w:rsid w:val="00AC2B43"/>
    <w:rsid w:val="00AC2F7F"/>
    <w:rsid w:val="00AC389E"/>
    <w:rsid w:val="00AC57B5"/>
    <w:rsid w:val="00AC5A06"/>
    <w:rsid w:val="00AC5E45"/>
    <w:rsid w:val="00AC64BC"/>
    <w:rsid w:val="00AC6959"/>
    <w:rsid w:val="00AC6A70"/>
    <w:rsid w:val="00AC6E2C"/>
    <w:rsid w:val="00AC7070"/>
    <w:rsid w:val="00AC71DA"/>
    <w:rsid w:val="00AC7316"/>
    <w:rsid w:val="00AC79AA"/>
    <w:rsid w:val="00AC7A96"/>
    <w:rsid w:val="00AC7FB6"/>
    <w:rsid w:val="00AD01DA"/>
    <w:rsid w:val="00AD10DB"/>
    <w:rsid w:val="00AD1A0A"/>
    <w:rsid w:val="00AD1B87"/>
    <w:rsid w:val="00AD229E"/>
    <w:rsid w:val="00AD24B8"/>
    <w:rsid w:val="00AD2609"/>
    <w:rsid w:val="00AD27B6"/>
    <w:rsid w:val="00AD361D"/>
    <w:rsid w:val="00AD4C20"/>
    <w:rsid w:val="00AD50AC"/>
    <w:rsid w:val="00AD5594"/>
    <w:rsid w:val="00AD5773"/>
    <w:rsid w:val="00AD5D29"/>
    <w:rsid w:val="00AD61BA"/>
    <w:rsid w:val="00AD69EB"/>
    <w:rsid w:val="00AD6CCD"/>
    <w:rsid w:val="00AD717D"/>
    <w:rsid w:val="00AD765D"/>
    <w:rsid w:val="00AD7774"/>
    <w:rsid w:val="00AD7AC3"/>
    <w:rsid w:val="00AD7F0D"/>
    <w:rsid w:val="00AD7F68"/>
    <w:rsid w:val="00AE0308"/>
    <w:rsid w:val="00AE0707"/>
    <w:rsid w:val="00AE12EE"/>
    <w:rsid w:val="00AE2170"/>
    <w:rsid w:val="00AE2544"/>
    <w:rsid w:val="00AE2579"/>
    <w:rsid w:val="00AE287F"/>
    <w:rsid w:val="00AE2A96"/>
    <w:rsid w:val="00AE2B91"/>
    <w:rsid w:val="00AE2C3A"/>
    <w:rsid w:val="00AE3157"/>
    <w:rsid w:val="00AE4179"/>
    <w:rsid w:val="00AE4C9D"/>
    <w:rsid w:val="00AE5A9D"/>
    <w:rsid w:val="00AE5E40"/>
    <w:rsid w:val="00AE66A9"/>
    <w:rsid w:val="00AE68F9"/>
    <w:rsid w:val="00AE6C47"/>
    <w:rsid w:val="00AE7080"/>
    <w:rsid w:val="00AE7572"/>
    <w:rsid w:val="00AE7A35"/>
    <w:rsid w:val="00AF010F"/>
    <w:rsid w:val="00AF0763"/>
    <w:rsid w:val="00AF1391"/>
    <w:rsid w:val="00AF1C19"/>
    <w:rsid w:val="00AF2710"/>
    <w:rsid w:val="00AF2B1C"/>
    <w:rsid w:val="00AF2CBB"/>
    <w:rsid w:val="00AF2DFB"/>
    <w:rsid w:val="00AF300D"/>
    <w:rsid w:val="00AF354F"/>
    <w:rsid w:val="00AF3C76"/>
    <w:rsid w:val="00AF4111"/>
    <w:rsid w:val="00AF4139"/>
    <w:rsid w:val="00AF42E0"/>
    <w:rsid w:val="00AF459A"/>
    <w:rsid w:val="00AF45C2"/>
    <w:rsid w:val="00AF4F5E"/>
    <w:rsid w:val="00AF501D"/>
    <w:rsid w:val="00AF58B8"/>
    <w:rsid w:val="00AF58F9"/>
    <w:rsid w:val="00AF5948"/>
    <w:rsid w:val="00AF62CE"/>
    <w:rsid w:val="00AF664B"/>
    <w:rsid w:val="00AF6A13"/>
    <w:rsid w:val="00AF6ED7"/>
    <w:rsid w:val="00AF7500"/>
    <w:rsid w:val="00AF7644"/>
    <w:rsid w:val="00AF7B33"/>
    <w:rsid w:val="00B002D7"/>
    <w:rsid w:val="00B0075F"/>
    <w:rsid w:val="00B009A3"/>
    <w:rsid w:val="00B00E3F"/>
    <w:rsid w:val="00B0144F"/>
    <w:rsid w:val="00B02002"/>
    <w:rsid w:val="00B02122"/>
    <w:rsid w:val="00B02E6D"/>
    <w:rsid w:val="00B03354"/>
    <w:rsid w:val="00B04BFE"/>
    <w:rsid w:val="00B04E84"/>
    <w:rsid w:val="00B05288"/>
    <w:rsid w:val="00B05A0A"/>
    <w:rsid w:val="00B05FF9"/>
    <w:rsid w:val="00B061DD"/>
    <w:rsid w:val="00B063D6"/>
    <w:rsid w:val="00B06A7E"/>
    <w:rsid w:val="00B06AEE"/>
    <w:rsid w:val="00B06D28"/>
    <w:rsid w:val="00B07044"/>
    <w:rsid w:val="00B109F1"/>
    <w:rsid w:val="00B10C5E"/>
    <w:rsid w:val="00B10C84"/>
    <w:rsid w:val="00B11120"/>
    <w:rsid w:val="00B11167"/>
    <w:rsid w:val="00B114FA"/>
    <w:rsid w:val="00B1194F"/>
    <w:rsid w:val="00B11CDE"/>
    <w:rsid w:val="00B12730"/>
    <w:rsid w:val="00B12EA2"/>
    <w:rsid w:val="00B1320D"/>
    <w:rsid w:val="00B13415"/>
    <w:rsid w:val="00B1387E"/>
    <w:rsid w:val="00B13A0B"/>
    <w:rsid w:val="00B13EE8"/>
    <w:rsid w:val="00B142AE"/>
    <w:rsid w:val="00B149D5"/>
    <w:rsid w:val="00B15012"/>
    <w:rsid w:val="00B1525D"/>
    <w:rsid w:val="00B15329"/>
    <w:rsid w:val="00B1601D"/>
    <w:rsid w:val="00B16252"/>
    <w:rsid w:val="00B1722B"/>
    <w:rsid w:val="00B17257"/>
    <w:rsid w:val="00B17436"/>
    <w:rsid w:val="00B20029"/>
    <w:rsid w:val="00B204F2"/>
    <w:rsid w:val="00B209BD"/>
    <w:rsid w:val="00B210A3"/>
    <w:rsid w:val="00B222A2"/>
    <w:rsid w:val="00B22970"/>
    <w:rsid w:val="00B23434"/>
    <w:rsid w:val="00B23485"/>
    <w:rsid w:val="00B23497"/>
    <w:rsid w:val="00B234F2"/>
    <w:rsid w:val="00B23507"/>
    <w:rsid w:val="00B23932"/>
    <w:rsid w:val="00B23A46"/>
    <w:rsid w:val="00B23CBF"/>
    <w:rsid w:val="00B241B9"/>
    <w:rsid w:val="00B24822"/>
    <w:rsid w:val="00B24E54"/>
    <w:rsid w:val="00B2523C"/>
    <w:rsid w:val="00B253AA"/>
    <w:rsid w:val="00B25A0D"/>
    <w:rsid w:val="00B25BEA"/>
    <w:rsid w:val="00B2634B"/>
    <w:rsid w:val="00B26D6D"/>
    <w:rsid w:val="00B26E85"/>
    <w:rsid w:val="00B26EB8"/>
    <w:rsid w:val="00B26F52"/>
    <w:rsid w:val="00B26F55"/>
    <w:rsid w:val="00B2716F"/>
    <w:rsid w:val="00B27252"/>
    <w:rsid w:val="00B2734A"/>
    <w:rsid w:val="00B275B1"/>
    <w:rsid w:val="00B27698"/>
    <w:rsid w:val="00B27867"/>
    <w:rsid w:val="00B27881"/>
    <w:rsid w:val="00B27FF1"/>
    <w:rsid w:val="00B306FA"/>
    <w:rsid w:val="00B30794"/>
    <w:rsid w:val="00B30B8D"/>
    <w:rsid w:val="00B30BEC"/>
    <w:rsid w:val="00B3188D"/>
    <w:rsid w:val="00B31965"/>
    <w:rsid w:val="00B31A79"/>
    <w:rsid w:val="00B31B38"/>
    <w:rsid w:val="00B31DA8"/>
    <w:rsid w:val="00B3214E"/>
    <w:rsid w:val="00B324D0"/>
    <w:rsid w:val="00B33C9F"/>
    <w:rsid w:val="00B34498"/>
    <w:rsid w:val="00B348CB"/>
    <w:rsid w:val="00B34920"/>
    <w:rsid w:val="00B34F92"/>
    <w:rsid w:val="00B35341"/>
    <w:rsid w:val="00B35D9D"/>
    <w:rsid w:val="00B3678B"/>
    <w:rsid w:val="00B36BAA"/>
    <w:rsid w:val="00B36ECA"/>
    <w:rsid w:val="00B37646"/>
    <w:rsid w:val="00B402B4"/>
    <w:rsid w:val="00B41BA3"/>
    <w:rsid w:val="00B42997"/>
    <w:rsid w:val="00B42E60"/>
    <w:rsid w:val="00B43115"/>
    <w:rsid w:val="00B4319C"/>
    <w:rsid w:val="00B436BC"/>
    <w:rsid w:val="00B43858"/>
    <w:rsid w:val="00B442D0"/>
    <w:rsid w:val="00B44319"/>
    <w:rsid w:val="00B44691"/>
    <w:rsid w:val="00B44B18"/>
    <w:rsid w:val="00B44EF8"/>
    <w:rsid w:val="00B4517D"/>
    <w:rsid w:val="00B459BE"/>
    <w:rsid w:val="00B45B9A"/>
    <w:rsid w:val="00B45F03"/>
    <w:rsid w:val="00B4608D"/>
    <w:rsid w:val="00B46282"/>
    <w:rsid w:val="00B468DB"/>
    <w:rsid w:val="00B46E4B"/>
    <w:rsid w:val="00B472A8"/>
    <w:rsid w:val="00B474B6"/>
    <w:rsid w:val="00B479C4"/>
    <w:rsid w:val="00B50037"/>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72B"/>
    <w:rsid w:val="00B55ABF"/>
    <w:rsid w:val="00B56076"/>
    <w:rsid w:val="00B56DB0"/>
    <w:rsid w:val="00B57A7A"/>
    <w:rsid w:val="00B57A9D"/>
    <w:rsid w:val="00B60590"/>
    <w:rsid w:val="00B6064A"/>
    <w:rsid w:val="00B60661"/>
    <w:rsid w:val="00B60EA9"/>
    <w:rsid w:val="00B61349"/>
    <w:rsid w:val="00B61AA6"/>
    <w:rsid w:val="00B61F6C"/>
    <w:rsid w:val="00B623DB"/>
    <w:rsid w:val="00B62846"/>
    <w:rsid w:val="00B637F1"/>
    <w:rsid w:val="00B64000"/>
    <w:rsid w:val="00B649ED"/>
    <w:rsid w:val="00B6508E"/>
    <w:rsid w:val="00B65380"/>
    <w:rsid w:val="00B657AB"/>
    <w:rsid w:val="00B65885"/>
    <w:rsid w:val="00B65B3A"/>
    <w:rsid w:val="00B65BB6"/>
    <w:rsid w:val="00B6616A"/>
    <w:rsid w:val="00B6766D"/>
    <w:rsid w:val="00B6789F"/>
    <w:rsid w:val="00B679E6"/>
    <w:rsid w:val="00B679FA"/>
    <w:rsid w:val="00B67C48"/>
    <w:rsid w:val="00B67CCD"/>
    <w:rsid w:val="00B7196A"/>
    <w:rsid w:val="00B71BB9"/>
    <w:rsid w:val="00B724C9"/>
    <w:rsid w:val="00B7262C"/>
    <w:rsid w:val="00B72A06"/>
    <w:rsid w:val="00B72A32"/>
    <w:rsid w:val="00B72BDB"/>
    <w:rsid w:val="00B72F48"/>
    <w:rsid w:val="00B735A0"/>
    <w:rsid w:val="00B73F2A"/>
    <w:rsid w:val="00B748BE"/>
    <w:rsid w:val="00B74F19"/>
    <w:rsid w:val="00B74FFE"/>
    <w:rsid w:val="00B754EF"/>
    <w:rsid w:val="00B75898"/>
    <w:rsid w:val="00B75924"/>
    <w:rsid w:val="00B7608D"/>
    <w:rsid w:val="00B76519"/>
    <w:rsid w:val="00B76837"/>
    <w:rsid w:val="00B76D81"/>
    <w:rsid w:val="00B77176"/>
    <w:rsid w:val="00B771E1"/>
    <w:rsid w:val="00B8001A"/>
    <w:rsid w:val="00B80865"/>
    <w:rsid w:val="00B80EF0"/>
    <w:rsid w:val="00B80F58"/>
    <w:rsid w:val="00B81924"/>
    <w:rsid w:val="00B81D85"/>
    <w:rsid w:val="00B827A0"/>
    <w:rsid w:val="00B82856"/>
    <w:rsid w:val="00B82A50"/>
    <w:rsid w:val="00B82F9A"/>
    <w:rsid w:val="00B838A6"/>
    <w:rsid w:val="00B83F52"/>
    <w:rsid w:val="00B84452"/>
    <w:rsid w:val="00B84DA2"/>
    <w:rsid w:val="00B84F0B"/>
    <w:rsid w:val="00B850C0"/>
    <w:rsid w:val="00B85A3A"/>
    <w:rsid w:val="00B85BAD"/>
    <w:rsid w:val="00B86388"/>
    <w:rsid w:val="00B864E9"/>
    <w:rsid w:val="00B86A64"/>
    <w:rsid w:val="00B86CEA"/>
    <w:rsid w:val="00B87392"/>
    <w:rsid w:val="00B87706"/>
    <w:rsid w:val="00B87724"/>
    <w:rsid w:val="00B878E0"/>
    <w:rsid w:val="00B87AB8"/>
    <w:rsid w:val="00B87B4F"/>
    <w:rsid w:val="00B87CD2"/>
    <w:rsid w:val="00B87F31"/>
    <w:rsid w:val="00B90704"/>
    <w:rsid w:val="00B90C7C"/>
    <w:rsid w:val="00B91982"/>
    <w:rsid w:val="00B92A43"/>
    <w:rsid w:val="00B93674"/>
    <w:rsid w:val="00B93CB8"/>
    <w:rsid w:val="00B94633"/>
    <w:rsid w:val="00B948DE"/>
    <w:rsid w:val="00B94F6D"/>
    <w:rsid w:val="00B9500A"/>
    <w:rsid w:val="00B9514C"/>
    <w:rsid w:val="00B954FD"/>
    <w:rsid w:val="00B95EAB"/>
    <w:rsid w:val="00B966D8"/>
    <w:rsid w:val="00B96765"/>
    <w:rsid w:val="00B96E27"/>
    <w:rsid w:val="00B9736C"/>
    <w:rsid w:val="00BA0E41"/>
    <w:rsid w:val="00BA100F"/>
    <w:rsid w:val="00BA1113"/>
    <w:rsid w:val="00BA136B"/>
    <w:rsid w:val="00BA1466"/>
    <w:rsid w:val="00BA17AD"/>
    <w:rsid w:val="00BA1C32"/>
    <w:rsid w:val="00BA29DD"/>
    <w:rsid w:val="00BA3914"/>
    <w:rsid w:val="00BA3938"/>
    <w:rsid w:val="00BA3D5F"/>
    <w:rsid w:val="00BA3DF6"/>
    <w:rsid w:val="00BA44BA"/>
    <w:rsid w:val="00BA4B2D"/>
    <w:rsid w:val="00BA4E1B"/>
    <w:rsid w:val="00BA54AA"/>
    <w:rsid w:val="00BA5B3D"/>
    <w:rsid w:val="00BA5EB3"/>
    <w:rsid w:val="00BA6736"/>
    <w:rsid w:val="00BA6811"/>
    <w:rsid w:val="00BA6858"/>
    <w:rsid w:val="00BA6945"/>
    <w:rsid w:val="00BA77BD"/>
    <w:rsid w:val="00BA7DA3"/>
    <w:rsid w:val="00BB0E31"/>
    <w:rsid w:val="00BB0E34"/>
    <w:rsid w:val="00BB179B"/>
    <w:rsid w:val="00BB207A"/>
    <w:rsid w:val="00BB21DD"/>
    <w:rsid w:val="00BB2241"/>
    <w:rsid w:val="00BB239B"/>
    <w:rsid w:val="00BB2931"/>
    <w:rsid w:val="00BB2BD3"/>
    <w:rsid w:val="00BB32BB"/>
    <w:rsid w:val="00BB3445"/>
    <w:rsid w:val="00BB466E"/>
    <w:rsid w:val="00BB4AEA"/>
    <w:rsid w:val="00BB4DBB"/>
    <w:rsid w:val="00BB4F29"/>
    <w:rsid w:val="00BB539B"/>
    <w:rsid w:val="00BB5CA7"/>
    <w:rsid w:val="00BB6174"/>
    <w:rsid w:val="00BB667B"/>
    <w:rsid w:val="00BB689E"/>
    <w:rsid w:val="00BB6E2A"/>
    <w:rsid w:val="00BB720A"/>
    <w:rsid w:val="00BC0403"/>
    <w:rsid w:val="00BC0679"/>
    <w:rsid w:val="00BC0C3F"/>
    <w:rsid w:val="00BC0EF7"/>
    <w:rsid w:val="00BC276B"/>
    <w:rsid w:val="00BC284C"/>
    <w:rsid w:val="00BC3053"/>
    <w:rsid w:val="00BC309F"/>
    <w:rsid w:val="00BC3C51"/>
    <w:rsid w:val="00BC4180"/>
    <w:rsid w:val="00BC4589"/>
    <w:rsid w:val="00BC46C7"/>
    <w:rsid w:val="00BC4A2C"/>
    <w:rsid w:val="00BC4F00"/>
    <w:rsid w:val="00BC5452"/>
    <w:rsid w:val="00BC5BA2"/>
    <w:rsid w:val="00BC63F8"/>
    <w:rsid w:val="00BC6C93"/>
    <w:rsid w:val="00BC6CBC"/>
    <w:rsid w:val="00BC77C8"/>
    <w:rsid w:val="00BD03B1"/>
    <w:rsid w:val="00BD040E"/>
    <w:rsid w:val="00BD08E7"/>
    <w:rsid w:val="00BD0F2F"/>
    <w:rsid w:val="00BD16D5"/>
    <w:rsid w:val="00BD173E"/>
    <w:rsid w:val="00BD1967"/>
    <w:rsid w:val="00BD1AE4"/>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AD9"/>
    <w:rsid w:val="00BD5B89"/>
    <w:rsid w:val="00BD615B"/>
    <w:rsid w:val="00BD6E71"/>
    <w:rsid w:val="00BD6EA2"/>
    <w:rsid w:val="00BD7112"/>
    <w:rsid w:val="00BD7130"/>
    <w:rsid w:val="00BD7ECA"/>
    <w:rsid w:val="00BE0D35"/>
    <w:rsid w:val="00BE1190"/>
    <w:rsid w:val="00BE12B0"/>
    <w:rsid w:val="00BE12DB"/>
    <w:rsid w:val="00BE153D"/>
    <w:rsid w:val="00BE16CE"/>
    <w:rsid w:val="00BE227A"/>
    <w:rsid w:val="00BE233A"/>
    <w:rsid w:val="00BE256D"/>
    <w:rsid w:val="00BE30C9"/>
    <w:rsid w:val="00BE335B"/>
    <w:rsid w:val="00BE371F"/>
    <w:rsid w:val="00BE3733"/>
    <w:rsid w:val="00BE37B2"/>
    <w:rsid w:val="00BE3CF4"/>
    <w:rsid w:val="00BE4BC8"/>
    <w:rsid w:val="00BE57AD"/>
    <w:rsid w:val="00BE6886"/>
    <w:rsid w:val="00BE6C2F"/>
    <w:rsid w:val="00BE6D08"/>
    <w:rsid w:val="00BE7206"/>
    <w:rsid w:val="00BE7390"/>
    <w:rsid w:val="00BE73CB"/>
    <w:rsid w:val="00BE76E4"/>
    <w:rsid w:val="00BE7816"/>
    <w:rsid w:val="00BE7817"/>
    <w:rsid w:val="00BF015F"/>
    <w:rsid w:val="00BF0B5A"/>
    <w:rsid w:val="00BF0DA3"/>
    <w:rsid w:val="00BF0E86"/>
    <w:rsid w:val="00BF1046"/>
    <w:rsid w:val="00BF1E0B"/>
    <w:rsid w:val="00BF2427"/>
    <w:rsid w:val="00BF29B6"/>
    <w:rsid w:val="00BF2CB5"/>
    <w:rsid w:val="00BF2D0B"/>
    <w:rsid w:val="00BF2DB3"/>
    <w:rsid w:val="00BF3DFD"/>
    <w:rsid w:val="00BF4061"/>
    <w:rsid w:val="00BF418C"/>
    <w:rsid w:val="00BF4857"/>
    <w:rsid w:val="00BF4DBE"/>
    <w:rsid w:val="00BF4F97"/>
    <w:rsid w:val="00BF51C3"/>
    <w:rsid w:val="00BF5242"/>
    <w:rsid w:val="00BF5DE3"/>
    <w:rsid w:val="00BF5EBE"/>
    <w:rsid w:val="00BF7892"/>
    <w:rsid w:val="00BF7AD0"/>
    <w:rsid w:val="00C009B1"/>
    <w:rsid w:val="00C01119"/>
    <w:rsid w:val="00C0209B"/>
    <w:rsid w:val="00C0253D"/>
    <w:rsid w:val="00C02607"/>
    <w:rsid w:val="00C0277C"/>
    <w:rsid w:val="00C02F4B"/>
    <w:rsid w:val="00C03029"/>
    <w:rsid w:val="00C0348A"/>
    <w:rsid w:val="00C03884"/>
    <w:rsid w:val="00C03E39"/>
    <w:rsid w:val="00C03F2D"/>
    <w:rsid w:val="00C041E2"/>
    <w:rsid w:val="00C04384"/>
    <w:rsid w:val="00C04A44"/>
    <w:rsid w:val="00C04BEF"/>
    <w:rsid w:val="00C0515F"/>
    <w:rsid w:val="00C057CF"/>
    <w:rsid w:val="00C05BCA"/>
    <w:rsid w:val="00C06017"/>
    <w:rsid w:val="00C06155"/>
    <w:rsid w:val="00C06642"/>
    <w:rsid w:val="00C0669E"/>
    <w:rsid w:val="00C07176"/>
    <w:rsid w:val="00C071D8"/>
    <w:rsid w:val="00C07692"/>
    <w:rsid w:val="00C07F66"/>
    <w:rsid w:val="00C07F6E"/>
    <w:rsid w:val="00C1033D"/>
    <w:rsid w:val="00C10B2D"/>
    <w:rsid w:val="00C10D1E"/>
    <w:rsid w:val="00C116A3"/>
    <w:rsid w:val="00C11AE5"/>
    <w:rsid w:val="00C12386"/>
    <w:rsid w:val="00C1247E"/>
    <w:rsid w:val="00C128CA"/>
    <w:rsid w:val="00C1389F"/>
    <w:rsid w:val="00C139A9"/>
    <w:rsid w:val="00C13DA8"/>
    <w:rsid w:val="00C13F34"/>
    <w:rsid w:val="00C13F95"/>
    <w:rsid w:val="00C143B0"/>
    <w:rsid w:val="00C14E97"/>
    <w:rsid w:val="00C15535"/>
    <w:rsid w:val="00C15623"/>
    <w:rsid w:val="00C1584A"/>
    <w:rsid w:val="00C158DA"/>
    <w:rsid w:val="00C158F0"/>
    <w:rsid w:val="00C15AC3"/>
    <w:rsid w:val="00C15D48"/>
    <w:rsid w:val="00C1632C"/>
    <w:rsid w:val="00C164D4"/>
    <w:rsid w:val="00C16658"/>
    <w:rsid w:val="00C16B0A"/>
    <w:rsid w:val="00C16C32"/>
    <w:rsid w:val="00C1714B"/>
    <w:rsid w:val="00C17544"/>
    <w:rsid w:val="00C1756A"/>
    <w:rsid w:val="00C1759F"/>
    <w:rsid w:val="00C17AF2"/>
    <w:rsid w:val="00C17B3C"/>
    <w:rsid w:val="00C17E75"/>
    <w:rsid w:val="00C2072F"/>
    <w:rsid w:val="00C216A6"/>
    <w:rsid w:val="00C21D9F"/>
    <w:rsid w:val="00C21DE8"/>
    <w:rsid w:val="00C224AF"/>
    <w:rsid w:val="00C227C6"/>
    <w:rsid w:val="00C22926"/>
    <w:rsid w:val="00C229DF"/>
    <w:rsid w:val="00C2359E"/>
    <w:rsid w:val="00C23767"/>
    <w:rsid w:val="00C23793"/>
    <w:rsid w:val="00C23883"/>
    <w:rsid w:val="00C24107"/>
    <w:rsid w:val="00C249C4"/>
    <w:rsid w:val="00C24CB7"/>
    <w:rsid w:val="00C25272"/>
    <w:rsid w:val="00C25323"/>
    <w:rsid w:val="00C2591C"/>
    <w:rsid w:val="00C25C2A"/>
    <w:rsid w:val="00C26240"/>
    <w:rsid w:val="00C26923"/>
    <w:rsid w:val="00C26C97"/>
    <w:rsid w:val="00C2716A"/>
    <w:rsid w:val="00C274EF"/>
    <w:rsid w:val="00C27A61"/>
    <w:rsid w:val="00C303B0"/>
    <w:rsid w:val="00C309FE"/>
    <w:rsid w:val="00C30D74"/>
    <w:rsid w:val="00C31245"/>
    <w:rsid w:val="00C31BAE"/>
    <w:rsid w:val="00C31C95"/>
    <w:rsid w:val="00C3209C"/>
    <w:rsid w:val="00C32351"/>
    <w:rsid w:val="00C32925"/>
    <w:rsid w:val="00C32E09"/>
    <w:rsid w:val="00C33108"/>
    <w:rsid w:val="00C33397"/>
    <w:rsid w:val="00C3464F"/>
    <w:rsid w:val="00C34F22"/>
    <w:rsid w:val="00C3540F"/>
    <w:rsid w:val="00C354CB"/>
    <w:rsid w:val="00C356CC"/>
    <w:rsid w:val="00C35894"/>
    <w:rsid w:val="00C36031"/>
    <w:rsid w:val="00C3634F"/>
    <w:rsid w:val="00C365E3"/>
    <w:rsid w:val="00C368D5"/>
    <w:rsid w:val="00C36E48"/>
    <w:rsid w:val="00C3739E"/>
    <w:rsid w:val="00C37582"/>
    <w:rsid w:val="00C3781A"/>
    <w:rsid w:val="00C40034"/>
    <w:rsid w:val="00C410CB"/>
    <w:rsid w:val="00C41369"/>
    <w:rsid w:val="00C4142F"/>
    <w:rsid w:val="00C41451"/>
    <w:rsid w:val="00C4149F"/>
    <w:rsid w:val="00C41BB3"/>
    <w:rsid w:val="00C41CE6"/>
    <w:rsid w:val="00C41EE5"/>
    <w:rsid w:val="00C42710"/>
    <w:rsid w:val="00C4282D"/>
    <w:rsid w:val="00C42851"/>
    <w:rsid w:val="00C431FD"/>
    <w:rsid w:val="00C435EA"/>
    <w:rsid w:val="00C44243"/>
    <w:rsid w:val="00C44290"/>
    <w:rsid w:val="00C44404"/>
    <w:rsid w:val="00C45FEC"/>
    <w:rsid w:val="00C462E1"/>
    <w:rsid w:val="00C462FA"/>
    <w:rsid w:val="00C46660"/>
    <w:rsid w:val="00C46F0B"/>
    <w:rsid w:val="00C470CD"/>
    <w:rsid w:val="00C47A31"/>
    <w:rsid w:val="00C509E4"/>
    <w:rsid w:val="00C50C03"/>
    <w:rsid w:val="00C51B1B"/>
    <w:rsid w:val="00C51F70"/>
    <w:rsid w:val="00C5227D"/>
    <w:rsid w:val="00C52BA2"/>
    <w:rsid w:val="00C52EDF"/>
    <w:rsid w:val="00C533A9"/>
    <w:rsid w:val="00C53878"/>
    <w:rsid w:val="00C549E4"/>
    <w:rsid w:val="00C549F2"/>
    <w:rsid w:val="00C54BBC"/>
    <w:rsid w:val="00C54EB6"/>
    <w:rsid w:val="00C54F1E"/>
    <w:rsid w:val="00C55068"/>
    <w:rsid w:val="00C555BC"/>
    <w:rsid w:val="00C556B2"/>
    <w:rsid w:val="00C5623D"/>
    <w:rsid w:val="00C56561"/>
    <w:rsid w:val="00C56952"/>
    <w:rsid w:val="00C56D4E"/>
    <w:rsid w:val="00C5761B"/>
    <w:rsid w:val="00C60382"/>
    <w:rsid w:val="00C60890"/>
    <w:rsid w:val="00C60DA1"/>
    <w:rsid w:val="00C61207"/>
    <w:rsid w:val="00C612CF"/>
    <w:rsid w:val="00C61402"/>
    <w:rsid w:val="00C61F21"/>
    <w:rsid w:val="00C62AB9"/>
    <w:rsid w:val="00C63272"/>
    <w:rsid w:val="00C63891"/>
    <w:rsid w:val="00C644D5"/>
    <w:rsid w:val="00C64543"/>
    <w:rsid w:val="00C64BBB"/>
    <w:rsid w:val="00C64F5A"/>
    <w:rsid w:val="00C6518B"/>
    <w:rsid w:val="00C6541D"/>
    <w:rsid w:val="00C6559F"/>
    <w:rsid w:val="00C6577A"/>
    <w:rsid w:val="00C658B8"/>
    <w:rsid w:val="00C6625F"/>
    <w:rsid w:val="00C66577"/>
    <w:rsid w:val="00C66902"/>
    <w:rsid w:val="00C66A63"/>
    <w:rsid w:val="00C67700"/>
    <w:rsid w:val="00C67CB4"/>
    <w:rsid w:val="00C67CE8"/>
    <w:rsid w:val="00C70258"/>
    <w:rsid w:val="00C709CF"/>
    <w:rsid w:val="00C70AD6"/>
    <w:rsid w:val="00C70BBC"/>
    <w:rsid w:val="00C7109B"/>
    <w:rsid w:val="00C71397"/>
    <w:rsid w:val="00C71C55"/>
    <w:rsid w:val="00C71D2A"/>
    <w:rsid w:val="00C7262F"/>
    <w:rsid w:val="00C72631"/>
    <w:rsid w:val="00C72750"/>
    <w:rsid w:val="00C727D9"/>
    <w:rsid w:val="00C728FA"/>
    <w:rsid w:val="00C740ED"/>
    <w:rsid w:val="00C7418F"/>
    <w:rsid w:val="00C7511F"/>
    <w:rsid w:val="00C753AF"/>
    <w:rsid w:val="00C7556B"/>
    <w:rsid w:val="00C75920"/>
    <w:rsid w:val="00C75AFC"/>
    <w:rsid w:val="00C75B5F"/>
    <w:rsid w:val="00C75D3C"/>
    <w:rsid w:val="00C75F5E"/>
    <w:rsid w:val="00C75FDF"/>
    <w:rsid w:val="00C762B7"/>
    <w:rsid w:val="00C768FF"/>
    <w:rsid w:val="00C77233"/>
    <w:rsid w:val="00C77D1A"/>
    <w:rsid w:val="00C8083F"/>
    <w:rsid w:val="00C80991"/>
    <w:rsid w:val="00C8166B"/>
    <w:rsid w:val="00C8188D"/>
    <w:rsid w:val="00C81AD3"/>
    <w:rsid w:val="00C82336"/>
    <w:rsid w:val="00C82E4F"/>
    <w:rsid w:val="00C83139"/>
    <w:rsid w:val="00C831C6"/>
    <w:rsid w:val="00C833C1"/>
    <w:rsid w:val="00C84384"/>
    <w:rsid w:val="00C84533"/>
    <w:rsid w:val="00C84B73"/>
    <w:rsid w:val="00C84F5D"/>
    <w:rsid w:val="00C84F62"/>
    <w:rsid w:val="00C85037"/>
    <w:rsid w:val="00C862AE"/>
    <w:rsid w:val="00C86942"/>
    <w:rsid w:val="00C86B52"/>
    <w:rsid w:val="00C86DC3"/>
    <w:rsid w:val="00C873FF"/>
    <w:rsid w:val="00C87604"/>
    <w:rsid w:val="00C90215"/>
    <w:rsid w:val="00C9024C"/>
    <w:rsid w:val="00C90310"/>
    <w:rsid w:val="00C903A5"/>
    <w:rsid w:val="00C90857"/>
    <w:rsid w:val="00C90ACA"/>
    <w:rsid w:val="00C90CEC"/>
    <w:rsid w:val="00C91565"/>
    <w:rsid w:val="00C920D7"/>
    <w:rsid w:val="00C921BA"/>
    <w:rsid w:val="00C92F7E"/>
    <w:rsid w:val="00C93D30"/>
    <w:rsid w:val="00C946E3"/>
    <w:rsid w:val="00C95212"/>
    <w:rsid w:val="00C955DA"/>
    <w:rsid w:val="00C956B0"/>
    <w:rsid w:val="00C959BA"/>
    <w:rsid w:val="00C95C21"/>
    <w:rsid w:val="00C96839"/>
    <w:rsid w:val="00C96A5E"/>
    <w:rsid w:val="00C96C9E"/>
    <w:rsid w:val="00C96CB0"/>
    <w:rsid w:val="00C972F4"/>
    <w:rsid w:val="00C97660"/>
    <w:rsid w:val="00C97BAC"/>
    <w:rsid w:val="00CA02C3"/>
    <w:rsid w:val="00CA03C5"/>
    <w:rsid w:val="00CA0B0D"/>
    <w:rsid w:val="00CA0B3B"/>
    <w:rsid w:val="00CA0B74"/>
    <w:rsid w:val="00CA0E84"/>
    <w:rsid w:val="00CA1328"/>
    <w:rsid w:val="00CA1A72"/>
    <w:rsid w:val="00CA2004"/>
    <w:rsid w:val="00CA2030"/>
    <w:rsid w:val="00CA2127"/>
    <w:rsid w:val="00CA2501"/>
    <w:rsid w:val="00CA2689"/>
    <w:rsid w:val="00CA26E0"/>
    <w:rsid w:val="00CA2C54"/>
    <w:rsid w:val="00CA306A"/>
    <w:rsid w:val="00CA31ED"/>
    <w:rsid w:val="00CA3ADA"/>
    <w:rsid w:val="00CA3BF3"/>
    <w:rsid w:val="00CA3DCD"/>
    <w:rsid w:val="00CA3F61"/>
    <w:rsid w:val="00CA3F84"/>
    <w:rsid w:val="00CA4116"/>
    <w:rsid w:val="00CA4AE8"/>
    <w:rsid w:val="00CA4DCE"/>
    <w:rsid w:val="00CA4E2E"/>
    <w:rsid w:val="00CA4E55"/>
    <w:rsid w:val="00CA5424"/>
    <w:rsid w:val="00CA548D"/>
    <w:rsid w:val="00CA552B"/>
    <w:rsid w:val="00CA5FC7"/>
    <w:rsid w:val="00CA6C15"/>
    <w:rsid w:val="00CA7ACA"/>
    <w:rsid w:val="00CA7BE7"/>
    <w:rsid w:val="00CB0399"/>
    <w:rsid w:val="00CB07B6"/>
    <w:rsid w:val="00CB08F3"/>
    <w:rsid w:val="00CB0FD8"/>
    <w:rsid w:val="00CB10BF"/>
    <w:rsid w:val="00CB18CC"/>
    <w:rsid w:val="00CB1C04"/>
    <w:rsid w:val="00CB1CAF"/>
    <w:rsid w:val="00CB1F11"/>
    <w:rsid w:val="00CB214D"/>
    <w:rsid w:val="00CB2622"/>
    <w:rsid w:val="00CB26D7"/>
    <w:rsid w:val="00CB2B3E"/>
    <w:rsid w:val="00CB3616"/>
    <w:rsid w:val="00CB3A2B"/>
    <w:rsid w:val="00CB41B7"/>
    <w:rsid w:val="00CB42A7"/>
    <w:rsid w:val="00CB4F5A"/>
    <w:rsid w:val="00CB53FF"/>
    <w:rsid w:val="00CB5564"/>
    <w:rsid w:val="00CB57EA"/>
    <w:rsid w:val="00CB6005"/>
    <w:rsid w:val="00CB65AF"/>
    <w:rsid w:val="00CC01A9"/>
    <w:rsid w:val="00CC03E4"/>
    <w:rsid w:val="00CC0774"/>
    <w:rsid w:val="00CC082D"/>
    <w:rsid w:val="00CC1692"/>
    <w:rsid w:val="00CC1D90"/>
    <w:rsid w:val="00CC2127"/>
    <w:rsid w:val="00CC246F"/>
    <w:rsid w:val="00CC279B"/>
    <w:rsid w:val="00CC2894"/>
    <w:rsid w:val="00CC2A8D"/>
    <w:rsid w:val="00CC31D7"/>
    <w:rsid w:val="00CC33F2"/>
    <w:rsid w:val="00CC35BB"/>
    <w:rsid w:val="00CC476D"/>
    <w:rsid w:val="00CC4BB5"/>
    <w:rsid w:val="00CC4DCB"/>
    <w:rsid w:val="00CC526E"/>
    <w:rsid w:val="00CC5829"/>
    <w:rsid w:val="00CC5B97"/>
    <w:rsid w:val="00CC5F50"/>
    <w:rsid w:val="00CC6291"/>
    <w:rsid w:val="00CC6673"/>
    <w:rsid w:val="00CC66DD"/>
    <w:rsid w:val="00CC6760"/>
    <w:rsid w:val="00CC6C73"/>
    <w:rsid w:val="00CC7AE3"/>
    <w:rsid w:val="00CD01C0"/>
    <w:rsid w:val="00CD092E"/>
    <w:rsid w:val="00CD0D9F"/>
    <w:rsid w:val="00CD1159"/>
    <w:rsid w:val="00CD17F0"/>
    <w:rsid w:val="00CD1821"/>
    <w:rsid w:val="00CD1CB7"/>
    <w:rsid w:val="00CD1DE2"/>
    <w:rsid w:val="00CD2B32"/>
    <w:rsid w:val="00CD2F6B"/>
    <w:rsid w:val="00CD2FB9"/>
    <w:rsid w:val="00CD3315"/>
    <w:rsid w:val="00CD3720"/>
    <w:rsid w:val="00CD3B70"/>
    <w:rsid w:val="00CD3C75"/>
    <w:rsid w:val="00CD410A"/>
    <w:rsid w:val="00CD423E"/>
    <w:rsid w:val="00CD45B8"/>
    <w:rsid w:val="00CD472D"/>
    <w:rsid w:val="00CD4BFF"/>
    <w:rsid w:val="00CD534E"/>
    <w:rsid w:val="00CD53BA"/>
    <w:rsid w:val="00CD5511"/>
    <w:rsid w:val="00CD5A69"/>
    <w:rsid w:val="00CD61AD"/>
    <w:rsid w:val="00CD6558"/>
    <w:rsid w:val="00CD6959"/>
    <w:rsid w:val="00CD6EBC"/>
    <w:rsid w:val="00CD6EFE"/>
    <w:rsid w:val="00CD758C"/>
    <w:rsid w:val="00CD7F56"/>
    <w:rsid w:val="00CE0FDD"/>
    <w:rsid w:val="00CE1106"/>
    <w:rsid w:val="00CE1277"/>
    <w:rsid w:val="00CE1B19"/>
    <w:rsid w:val="00CE2280"/>
    <w:rsid w:val="00CE28F3"/>
    <w:rsid w:val="00CE2918"/>
    <w:rsid w:val="00CE2D6E"/>
    <w:rsid w:val="00CE2E40"/>
    <w:rsid w:val="00CE2F28"/>
    <w:rsid w:val="00CE35B2"/>
    <w:rsid w:val="00CE3FE2"/>
    <w:rsid w:val="00CE42C7"/>
    <w:rsid w:val="00CE42E2"/>
    <w:rsid w:val="00CE437A"/>
    <w:rsid w:val="00CE48FF"/>
    <w:rsid w:val="00CE4C41"/>
    <w:rsid w:val="00CE4EC2"/>
    <w:rsid w:val="00CE4F20"/>
    <w:rsid w:val="00CE5027"/>
    <w:rsid w:val="00CE5038"/>
    <w:rsid w:val="00CE5F01"/>
    <w:rsid w:val="00CE63B5"/>
    <w:rsid w:val="00CE691B"/>
    <w:rsid w:val="00CE6DD0"/>
    <w:rsid w:val="00CE6EF1"/>
    <w:rsid w:val="00CF02BE"/>
    <w:rsid w:val="00CF061E"/>
    <w:rsid w:val="00CF1290"/>
    <w:rsid w:val="00CF192F"/>
    <w:rsid w:val="00CF1952"/>
    <w:rsid w:val="00CF2150"/>
    <w:rsid w:val="00CF242A"/>
    <w:rsid w:val="00CF252C"/>
    <w:rsid w:val="00CF322D"/>
    <w:rsid w:val="00CF3DCA"/>
    <w:rsid w:val="00CF509A"/>
    <w:rsid w:val="00CF66F4"/>
    <w:rsid w:val="00CF68E9"/>
    <w:rsid w:val="00CF6947"/>
    <w:rsid w:val="00CF6B94"/>
    <w:rsid w:val="00D0020D"/>
    <w:rsid w:val="00D00BD9"/>
    <w:rsid w:val="00D00E93"/>
    <w:rsid w:val="00D0110B"/>
    <w:rsid w:val="00D01842"/>
    <w:rsid w:val="00D01BD6"/>
    <w:rsid w:val="00D02205"/>
    <w:rsid w:val="00D02338"/>
    <w:rsid w:val="00D024C7"/>
    <w:rsid w:val="00D02673"/>
    <w:rsid w:val="00D03096"/>
    <w:rsid w:val="00D030C7"/>
    <w:rsid w:val="00D03CA0"/>
    <w:rsid w:val="00D03DA9"/>
    <w:rsid w:val="00D04050"/>
    <w:rsid w:val="00D04DE4"/>
    <w:rsid w:val="00D05351"/>
    <w:rsid w:val="00D05395"/>
    <w:rsid w:val="00D057C7"/>
    <w:rsid w:val="00D069F2"/>
    <w:rsid w:val="00D06E81"/>
    <w:rsid w:val="00D07172"/>
    <w:rsid w:val="00D07C4C"/>
    <w:rsid w:val="00D07FD1"/>
    <w:rsid w:val="00D1021A"/>
    <w:rsid w:val="00D1025D"/>
    <w:rsid w:val="00D109AA"/>
    <w:rsid w:val="00D10B8D"/>
    <w:rsid w:val="00D112BA"/>
    <w:rsid w:val="00D117B0"/>
    <w:rsid w:val="00D11AC1"/>
    <w:rsid w:val="00D1230D"/>
    <w:rsid w:val="00D12516"/>
    <w:rsid w:val="00D12FD5"/>
    <w:rsid w:val="00D1331F"/>
    <w:rsid w:val="00D138B7"/>
    <w:rsid w:val="00D1396C"/>
    <w:rsid w:val="00D13E1B"/>
    <w:rsid w:val="00D144F6"/>
    <w:rsid w:val="00D14A77"/>
    <w:rsid w:val="00D14A8C"/>
    <w:rsid w:val="00D155F5"/>
    <w:rsid w:val="00D15A37"/>
    <w:rsid w:val="00D1619C"/>
    <w:rsid w:val="00D16241"/>
    <w:rsid w:val="00D17044"/>
    <w:rsid w:val="00D17227"/>
    <w:rsid w:val="00D173DF"/>
    <w:rsid w:val="00D1765E"/>
    <w:rsid w:val="00D177D4"/>
    <w:rsid w:val="00D17931"/>
    <w:rsid w:val="00D20345"/>
    <w:rsid w:val="00D20546"/>
    <w:rsid w:val="00D20603"/>
    <w:rsid w:val="00D2072D"/>
    <w:rsid w:val="00D208D3"/>
    <w:rsid w:val="00D20D43"/>
    <w:rsid w:val="00D20FB3"/>
    <w:rsid w:val="00D21ACF"/>
    <w:rsid w:val="00D21EA4"/>
    <w:rsid w:val="00D22534"/>
    <w:rsid w:val="00D22C6E"/>
    <w:rsid w:val="00D23363"/>
    <w:rsid w:val="00D23501"/>
    <w:rsid w:val="00D2387D"/>
    <w:rsid w:val="00D23919"/>
    <w:rsid w:val="00D23ADC"/>
    <w:rsid w:val="00D23DFA"/>
    <w:rsid w:val="00D23F72"/>
    <w:rsid w:val="00D241A2"/>
    <w:rsid w:val="00D24A6D"/>
    <w:rsid w:val="00D24EF9"/>
    <w:rsid w:val="00D254EC"/>
    <w:rsid w:val="00D25605"/>
    <w:rsid w:val="00D25F6D"/>
    <w:rsid w:val="00D26590"/>
    <w:rsid w:val="00D26612"/>
    <w:rsid w:val="00D269C7"/>
    <w:rsid w:val="00D26EDC"/>
    <w:rsid w:val="00D278E6"/>
    <w:rsid w:val="00D27915"/>
    <w:rsid w:val="00D27BC1"/>
    <w:rsid w:val="00D27CD3"/>
    <w:rsid w:val="00D3038A"/>
    <w:rsid w:val="00D30532"/>
    <w:rsid w:val="00D30B7D"/>
    <w:rsid w:val="00D30CC8"/>
    <w:rsid w:val="00D30FF2"/>
    <w:rsid w:val="00D311DD"/>
    <w:rsid w:val="00D31389"/>
    <w:rsid w:val="00D316A1"/>
    <w:rsid w:val="00D328AD"/>
    <w:rsid w:val="00D34044"/>
    <w:rsid w:val="00D3421E"/>
    <w:rsid w:val="00D34244"/>
    <w:rsid w:val="00D34790"/>
    <w:rsid w:val="00D347B7"/>
    <w:rsid w:val="00D34A70"/>
    <w:rsid w:val="00D34B8D"/>
    <w:rsid w:val="00D354E6"/>
    <w:rsid w:val="00D363F2"/>
    <w:rsid w:val="00D365B0"/>
    <w:rsid w:val="00D3672B"/>
    <w:rsid w:val="00D36A5E"/>
    <w:rsid w:val="00D37619"/>
    <w:rsid w:val="00D37D91"/>
    <w:rsid w:val="00D401A1"/>
    <w:rsid w:val="00D407DC"/>
    <w:rsid w:val="00D4096D"/>
    <w:rsid w:val="00D40B95"/>
    <w:rsid w:val="00D411FC"/>
    <w:rsid w:val="00D4158A"/>
    <w:rsid w:val="00D41F04"/>
    <w:rsid w:val="00D42228"/>
    <w:rsid w:val="00D43789"/>
    <w:rsid w:val="00D44F22"/>
    <w:rsid w:val="00D45021"/>
    <w:rsid w:val="00D45B66"/>
    <w:rsid w:val="00D45FFE"/>
    <w:rsid w:val="00D462DB"/>
    <w:rsid w:val="00D462DC"/>
    <w:rsid w:val="00D46791"/>
    <w:rsid w:val="00D469B8"/>
    <w:rsid w:val="00D46A59"/>
    <w:rsid w:val="00D46FC3"/>
    <w:rsid w:val="00D4775C"/>
    <w:rsid w:val="00D50310"/>
    <w:rsid w:val="00D51364"/>
    <w:rsid w:val="00D51C68"/>
    <w:rsid w:val="00D51DF7"/>
    <w:rsid w:val="00D5353B"/>
    <w:rsid w:val="00D53C9D"/>
    <w:rsid w:val="00D53D33"/>
    <w:rsid w:val="00D54E46"/>
    <w:rsid w:val="00D5511F"/>
    <w:rsid w:val="00D553E2"/>
    <w:rsid w:val="00D55EC4"/>
    <w:rsid w:val="00D567DE"/>
    <w:rsid w:val="00D56D48"/>
    <w:rsid w:val="00D576F2"/>
    <w:rsid w:val="00D57AB0"/>
    <w:rsid w:val="00D57AF5"/>
    <w:rsid w:val="00D57B5E"/>
    <w:rsid w:val="00D6035D"/>
    <w:rsid w:val="00D6060C"/>
    <w:rsid w:val="00D60651"/>
    <w:rsid w:val="00D60D0F"/>
    <w:rsid w:val="00D60F07"/>
    <w:rsid w:val="00D6114D"/>
    <w:rsid w:val="00D61EBB"/>
    <w:rsid w:val="00D634C2"/>
    <w:rsid w:val="00D6415A"/>
    <w:rsid w:val="00D644E9"/>
    <w:rsid w:val="00D64A37"/>
    <w:rsid w:val="00D64EA4"/>
    <w:rsid w:val="00D65022"/>
    <w:rsid w:val="00D650E1"/>
    <w:rsid w:val="00D658DE"/>
    <w:rsid w:val="00D65A45"/>
    <w:rsid w:val="00D65E00"/>
    <w:rsid w:val="00D662AB"/>
    <w:rsid w:val="00D6642E"/>
    <w:rsid w:val="00D66594"/>
    <w:rsid w:val="00D6678A"/>
    <w:rsid w:val="00D67861"/>
    <w:rsid w:val="00D67879"/>
    <w:rsid w:val="00D67B3F"/>
    <w:rsid w:val="00D702E8"/>
    <w:rsid w:val="00D7076A"/>
    <w:rsid w:val="00D70D75"/>
    <w:rsid w:val="00D71081"/>
    <w:rsid w:val="00D716D9"/>
    <w:rsid w:val="00D71D52"/>
    <w:rsid w:val="00D72535"/>
    <w:rsid w:val="00D72B59"/>
    <w:rsid w:val="00D73300"/>
    <w:rsid w:val="00D73709"/>
    <w:rsid w:val="00D73A9F"/>
    <w:rsid w:val="00D74D07"/>
    <w:rsid w:val="00D75256"/>
    <w:rsid w:val="00D75BEC"/>
    <w:rsid w:val="00D760F2"/>
    <w:rsid w:val="00D76466"/>
    <w:rsid w:val="00D76A5B"/>
    <w:rsid w:val="00D76AAC"/>
    <w:rsid w:val="00D77317"/>
    <w:rsid w:val="00D77E21"/>
    <w:rsid w:val="00D80CEB"/>
    <w:rsid w:val="00D81845"/>
    <w:rsid w:val="00D81D21"/>
    <w:rsid w:val="00D82071"/>
    <w:rsid w:val="00D831CA"/>
    <w:rsid w:val="00D8328B"/>
    <w:rsid w:val="00D83999"/>
    <w:rsid w:val="00D83C1D"/>
    <w:rsid w:val="00D84546"/>
    <w:rsid w:val="00D84C4B"/>
    <w:rsid w:val="00D84FA8"/>
    <w:rsid w:val="00D85087"/>
    <w:rsid w:val="00D8509E"/>
    <w:rsid w:val="00D85938"/>
    <w:rsid w:val="00D85BE1"/>
    <w:rsid w:val="00D864C3"/>
    <w:rsid w:val="00D86D8A"/>
    <w:rsid w:val="00D86E79"/>
    <w:rsid w:val="00D87678"/>
    <w:rsid w:val="00D87873"/>
    <w:rsid w:val="00D90647"/>
    <w:rsid w:val="00D90CF8"/>
    <w:rsid w:val="00D91BBE"/>
    <w:rsid w:val="00D92436"/>
    <w:rsid w:val="00D924FD"/>
    <w:rsid w:val="00D92550"/>
    <w:rsid w:val="00D93916"/>
    <w:rsid w:val="00D93918"/>
    <w:rsid w:val="00D93E84"/>
    <w:rsid w:val="00D93E88"/>
    <w:rsid w:val="00D944AF"/>
    <w:rsid w:val="00D95CF1"/>
    <w:rsid w:val="00D95EC5"/>
    <w:rsid w:val="00D96CB2"/>
    <w:rsid w:val="00D96FDD"/>
    <w:rsid w:val="00D973BA"/>
    <w:rsid w:val="00D9759C"/>
    <w:rsid w:val="00D9797E"/>
    <w:rsid w:val="00DA0028"/>
    <w:rsid w:val="00DA11BB"/>
    <w:rsid w:val="00DA15B3"/>
    <w:rsid w:val="00DA19CC"/>
    <w:rsid w:val="00DA22E7"/>
    <w:rsid w:val="00DA2A40"/>
    <w:rsid w:val="00DA2C8E"/>
    <w:rsid w:val="00DA2F7A"/>
    <w:rsid w:val="00DA39C9"/>
    <w:rsid w:val="00DA3C60"/>
    <w:rsid w:val="00DA49B5"/>
    <w:rsid w:val="00DA4F62"/>
    <w:rsid w:val="00DA4FC1"/>
    <w:rsid w:val="00DA5167"/>
    <w:rsid w:val="00DA520B"/>
    <w:rsid w:val="00DA52CC"/>
    <w:rsid w:val="00DA547A"/>
    <w:rsid w:val="00DA572C"/>
    <w:rsid w:val="00DA5AD0"/>
    <w:rsid w:val="00DA5B47"/>
    <w:rsid w:val="00DA5EB1"/>
    <w:rsid w:val="00DA6CA3"/>
    <w:rsid w:val="00DA7CA3"/>
    <w:rsid w:val="00DB02E7"/>
    <w:rsid w:val="00DB0377"/>
    <w:rsid w:val="00DB07B2"/>
    <w:rsid w:val="00DB1CEB"/>
    <w:rsid w:val="00DB2337"/>
    <w:rsid w:val="00DB32F7"/>
    <w:rsid w:val="00DB4AD8"/>
    <w:rsid w:val="00DB518F"/>
    <w:rsid w:val="00DB5464"/>
    <w:rsid w:val="00DB556B"/>
    <w:rsid w:val="00DB5E2C"/>
    <w:rsid w:val="00DB6116"/>
    <w:rsid w:val="00DB62B2"/>
    <w:rsid w:val="00DB66D2"/>
    <w:rsid w:val="00DB6710"/>
    <w:rsid w:val="00DB7B1D"/>
    <w:rsid w:val="00DB7CBB"/>
    <w:rsid w:val="00DB7E7E"/>
    <w:rsid w:val="00DB7E9A"/>
    <w:rsid w:val="00DC1437"/>
    <w:rsid w:val="00DC168F"/>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6934"/>
    <w:rsid w:val="00DC6E2C"/>
    <w:rsid w:val="00DC6E6F"/>
    <w:rsid w:val="00DC72E2"/>
    <w:rsid w:val="00DD0136"/>
    <w:rsid w:val="00DD01EC"/>
    <w:rsid w:val="00DD052C"/>
    <w:rsid w:val="00DD0658"/>
    <w:rsid w:val="00DD0814"/>
    <w:rsid w:val="00DD1301"/>
    <w:rsid w:val="00DD1366"/>
    <w:rsid w:val="00DD147E"/>
    <w:rsid w:val="00DD16EB"/>
    <w:rsid w:val="00DD187A"/>
    <w:rsid w:val="00DD1FA5"/>
    <w:rsid w:val="00DD2263"/>
    <w:rsid w:val="00DD348E"/>
    <w:rsid w:val="00DD38A2"/>
    <w:rsid w:val="00DD3C8C"/>
    <w:rsid w:val="00DD435C"/>
    <w:rsid w:val="00DD45EA"/>
    <w:rsid w:val="00DD4645"/>
    <w:rsid w:val="00DD47ED"/>
    <w:rsid w:val="00DD4CF4"/>
    <w:rsid w:val="00DD4E88"/>
    <w:rsid w:val="00DD541B"/>
    <w:rsid w:val="00DD562F"/>
    <w:rsid w:val="00DD57D0"/>
    <w:rsid w:val="00DD59D8"/>
    <w:rsid w:val="00DD5A1A"/>
    <w:rsid w:val="00DD5BF0"/>
    <w:rsid w:val="00DD5BF8"/>
    <w:rsid w:val="00DD5CC3"/>
    <w:rsid w:val="00DD5D2A"/>
    <w:rsid w:val="00DD5F17"/>
    <w:rsid w:val="00DD62AD"/>
    <w:rsid w:val="00DD66FA"/>
    <w:rsid w:val="00DD6B90"/>
    <w:rsid w:val="00DD7000"/>
    <w:rsid w:val="00DD76BD"/>
    <w:rsid w:val="00DD785F"/>
    <w:rsid w:val="00DE05A4"/>
    <w:rsid w:val="00DE13A5"/>
    <w:rsid w:val="00DE14B5"/>
    <w:rsid w:val="00DE14F5"/>
    <w:rsid w:val="00DE1745"/>
    <w:rsid w:val="00DE191D"/>
    <w:rsid w:val="00DE1D7C"/>
    <w:rsid w:val="00DE1FB4"/>
    <w:rsid w:val="00DE21CA"/>
    <w:rsid w:val="00DE2614"/>
    <w:rsid w:val="00DE28B9"/>
    <w:rsid w:val="00DE29DA"/>
    <w:rsid w:val="00DE31C9"/>
    <w:rsid w:val="00DE38E0"/>
    <w:rsid w:val="00DE3EB3"/>
    <w:rsid w:val="00DE49F8"/>
    <w:rsid w:val="00DE4E1E"/>
    <w:rsid w:val="00DE52EE"/>
    <w:rsid w:val="00DE5FCF"/>
    <w:rsid w:val="00DE600A"/>
    <w:rsid w:val="00DE67CB"/>
    <w:rsid w:val="00DE6A3A"/>
    <w:rsid w:val="00DE6BB3"/>
    <w:rsid w:val="00DE6BDC"/>
    <w:rsid w:val="00DE6CC4"/>
    <w:rsid w:val="00DE720D"/>
    <w:rsid w:val="00DE7285"/>
    <w:rsid w:val="00DE766F"/>
    <w:rsid w:val="00DF07BE"/>
    <w:rsid w:val="00DF081E"/>
    <w:rsid w:val="00DF086A"/>
    <w:rsid w:val="00DF0A27"/>
    <w:rsid w:val="00DF13EF"/>
    <w:rsid w:val="00DF14CB"/>
    <w:rsid w:val="00DF1DA5"/>
    <w:rsid w:val="00DF28C2"/>
    <w:rsid w:val="00DF2A29"/>
    <w:rsid w:val="00DF2E76"/>
    <w:rsid w:val="00DF3F7D"/>
    <w:rsid w:val="00DF4468"/>
    <w:rsid w:val="00DF4765"/>
    <w:rsid w:val="00DF4D81"/>
    <w:rsid w:val="00DF56CD"/>
    <w:rsid w:val="00DF5A7C"/>
    <w:rsid w:val="00DF5C5C"/>
    <w:rsid w:val="00DF74CC"/>
    <w:rsid w:val="00DF760F"/>
    <w:rsid w:val="00DF7897"/>
    <w:rsid w:val="00DF7A6E"/>
    <w:rsid w:val="00DF7F94"/>
    <w:rsid w:val="00E00263"/>
    <w:rsid w:val="00E00700"/>
    <w:rsid w:val="00E00AC1"/>
    <w:rsid w:val="00E016CD"/>
    <w:rsid w:val="00E01711"/>
    <w:rsid w:val="00E01AE2"/>
    <w:rsid w:val="00E01D8C"/>
    <w:rsid w:val="00E01ED1"/>
    <w:rsid w:val="00E01FF4"/>
    <w:rsid w:val="00E0204C"/>
    <w:rsid w:val="00E02599"/>
    <w:rsid w:val="00E02A07"/>
    <w:rsid w:val="00E03114"/>
    <w:rsid w:val="00E032A9"/>
    <w:rsid w:val="00E033C1"/>
    <w:rsid w:val="00E035E3"/>
    <w:rsid w:val="00E04338"/>
    <w:rsid w:val="00E04A3B"/>
    <w:rsid w:val="00E053C8"/>
    <w:rsid w:val="00E055AF"/>
    <w:rsid w:val="00E064AC"/>
    <w:rsid w:val="00E103AC"/>
    <w:rsid w:val="00E103FB"/>
    <w:rsid w:val="00E110A1"/>
    <w:rsid w:val="00E114C2"/>
    <w:rsid w:val="00E11BD3"/>
    <w:rsid w:val="00E123AE"/>
    <w:rsid w:val="00E1383F"/>
    <w:rsid w:val="00E14084"/>
    <w:rsid w:val="00E14F1C"/>
    <w:rsid w:val="00E15DE7"/>
    <w:rsid w:val="00E16312"/>
    <w:rsid w:val="00E163E0"/>
    <w:rsid w:val="00E169FB"/>
    <w:rsid w:val="00E17070"/>
    <w:rsid w:val="00E173C8"/>
    <w:rsid w:val="00E17891"/>
    <w:rsid w:val="00E20414"/>
    <w:rsid w:val="00E20807"/>
    <w:rsid w:val="00E20A0F"/>
    <w:rsid w:val="00E20B3E"/>
    <w:rsid w:val="00E20BAD"/>
    <w:rsid w:val="00E20C42"/>
    <w:rsid w:val="00E21260"/>
    <w:rsid w:val="00E212E9"/>
    <w:rsid w:val="00E21783"/>
    <w:rsid w:val="00E21ABF"/>
    <w:rsid w:val="00E21FBA"/>
    <w:rsid w:val="00E2285F"/>
    <w:rsid w:val="00E22B24"/>
    <w:rsid w:val="00E2311C"/>
    <w:rsid w:val="00E23B79"/>
    <w:rsid w:val="00E24904"/>
    <w:rsid w:val="00E24D8D"/>
    <w:rsid w:val="00E2529C"/>
    <w:rsid w:val="00E25327"/>
    <w:rsid w:val="00E255B2"/>
    <w:rsid w:val="00E26150"/>
    <w:rsid w:val="00E26273"/>
    <w:rsid w:val="00E2665E"/>
    <w:rsid w:val="00E26893"/>
    <w:rsid w:val="00E26F71"/>
    <w:rsid w:val="00E27B93"/>
    <w:rsid w:val="00E30EE1"/>
    <w:rsid w:val="00E30F2A"/>
    <w:rsid w:val="00E30F8C"/>
    <w:rsid w:val="00E3188C"/>
    <w:rsid w:val="00E32739"/>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4D5"/>
    <w:rsid w:val="00E37A7F"/>
    <w:rsid w:val="00E37AD1"/>
    <w:rsid w:val="00E37E33"/>
    <w:rsid w:val="00E402E1"/>
    <w:rsid w:val="00E40535"/>
    <w:rsid w:val="00E40566"/>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3330"/>
    <w:rsid w:val="00E434C1"/>
    <w:rsid w:val="00E44E1A"/>
    <w:rsid w:val="00E451CB"/>
    <w:rsid w:val="00E4535B"/>
    <w:rsid w:val="00E4571C"/>
    <w:rsid w:val="00E45B1C"/>
    <w:rsid w:val="00E45E03"/>
    <w:rsid w:val="00E462D3"/>
    <w:rsid w:val="00E464B3"/>
    <w:rsid w:val="00E46F6A"/>
    <w:rsid w:val="00E4711F"/>
    <w:rsid w:val="00E47596"/>
    <w:rsid w:val="00E478F0"/>
    <w:rsid w:val="00E47964"/>
    <w:rsid w:val="00E503CA"/>
    <w:rsid w:val="00E5044B"/>
    <w:rsid w:val="00E51752"/>
    <w:rsid w:val="00E51C3E"/>
    <w:rsid w:val="00E51E78"/>
    <w:rsid w:val="00E52291"/>
    <w:rsid w:val="00E5258F"/>
    <w:rsid w:val="00E5269C"/>
    <w:rsid w:val="00E52A73"/>
    <w:rsid w:val="00E52C37"/>
    <w:rsid w:val="00E52ED2"/>
    <w:rsid w:val="00E531A4"/>
    <w:rsid w:val="00E5395E"/>
    <w:rsid w:val="00E54196"/>
    <w:rsid w:val="00E54AF8"/>
    <w:rsid w:val="00E551AD"/>
    <w:rsid w:val="00E55486"/>
    <w:rsid w:val="00E55702"/>
    <w:rsid w:val="00E55984"/>
    <w:rsid w:val="00E560DB"/>
    <w:rsid w:val="00E566E2"/>
    <w:rsid w:val="00E5686F"/>
    <w:rsid w:val="00E569BD"/>
    <w:rsid w:val="00E576B4"/>
    <w:rsid w:val="00E57FAB"/>
    <w:rsid w:val="00E60083"/>
    <w:rsid w:val="00E60384"/>
    <w:rsid w:val="00E6146D"/>
    <w:rsid w:val="00E61AD7"/>
    <w:rsid w:val="00E61DD0"/>
    <w:rsid w:val="00E61F60"/>
    <w:rsid w:val="00E62B9A"/>
    <w:rsid w:val="00E634BD"/>
    <w:rsid w:val="00E63905"/>
    <w:rsid w:val="00E63965"/>
    <w:rsid w:val="00E63F4A"/>
    <w:rsid w:val="00E6451D"/>
    <w:rsid w:val="00E64574"/>
    <w:rsid w:val="00E64BC8"/>
    <w:rsid w:val="00E64E10"/>
    <w:rsid w:val="00E65432"/>
    <w:rsid w:val="00E6568F"/>
    <w:rsid w:val="00E6584C"/>
    <w:rsid w:val="00E6585C"/>
    <w:rsid w:val="00E659FD"/>
    <w:rsid w:val="00E65CEB"/>
    <w:rsid w:val="00E661C5"/>
    <w:rsid w:val="00E668C7"/>
    <w:rsid w:val="00E66BFA"/>
    <w:rsid w:val="00E66F50"/>
    <w:rsid w:val="00E6745A"/>
    <w:rsid w:val="00E67483"/>
    <w:rsid w:val="00E67CBF"/>
    <w:rsid w:val="00E67D88"/>
    <w:rsid w:val="00E67EBE"/>
    <w:rsid w:val="00E7018D"/>
    <w:rsid w:val="00E7133F"/>
    <w:rsid w:val="00E71590"/>
    <w:rsid w:val="00E717E0"/>
    <w:rsid w:val="00E71A6B"/>
    <w:rsid w:val="00E71A81"/>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2E93"/>
    <w:rsid w:val="00E83344"/>
    <w:rsid w:val="00E841DD"/>
    <w:rsid w:val="00E84698"/>
    <w:rsid w:val="00E84706"/>
    <w:rsid w:val="00E85395"/>
    <w:rsid w:val="00E85B56"/>
    <w:rsid w:val="00E85E5E"/>
    <w:rsid w:val="00E85F66"/>
    <w:rsid w:val="00E86677"/>
    <w:rsid w:val="00E86A8F"/>
    <w:rsid w:val="00E86BDD"/>
    <w:rsid w:val="00E87466"/>
    <w:rsid w:val="00E8776A"/>
    <w:rsid w:val="00E8794C"/>
    <w:rsid w:val="00E9027B"/>
    <w:rsid w:val="00E9046F"/>
    <w:rsid w:val="00E91124"/>
    <w:rsid w:val="00E91152"/>
    <w:rsid w:val="00E91644"/>
    <w:rsid w:val="00E92882"/>
    <w:rsid w:val="00E9296E"/>
    <w:rsid w:val="00E92ACD"/>
    <w:rsid w:val="00E941FF"/>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1EE2"/>
    <w:rsid w:val="00EA2053"/>
    <w:rsid w:val="00EA25F2"/>
    <w:rsid w:val="00EA2A03"/>
    <w:rsid w:val="00EA35B4"/>
    <w:rsid w:val="00EA38C3"/>
    <w:rsid w:val="00EA38CE"/>
    <w:rsid w:val="00EA3B70"/>
    <w:rsid w:val="00EA3BAE"/>
    <w:rsid w:val="00EA3E02"/>
    <w:rsid w:val="00EA4235"/>
    <w:rsid w:val="00EA45EF"/>
    <w:rsid w:val="00EA46BC"/>
    <w:rsid w:val="00EA479A"/>
    <w:rsid w:val="00EA4ECA"/>
    <w:rsid w:val="00EA5877"/>
    <w:rsid w:val="00EA611B"/>
    <w:rsid w:val="00EA62E1"/>
    <w:rsid w:val="00EA68C2"/>
    <w:rsid w:val="00EA6E27"/>
    <w:rsid w:val="00EA7193"/>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C8C"/>
    <w:rsid w:val="00EB50B6"/>
    <w:rsid w:val="00EB58CC"/>
    <w:rsid w:val="00EB5A2E"/>
    <w:rsid w:val="00EB5E0F"/>
    <w:rsid w:val="00EB6227"/>
    <w:rsid w:val="00EB6DE5"/>
    <w:rsid w:val="00EC02F9"/>
    <w:rsid w:val="00EC08AD"/>
    <w:rsid w:val="00EC0954"/>
    <w:rsid w:val="00EC1540"/>
    <w:rsid w:val="00EC19C5"/>
    <w:rsid w:val="00EC2CEF"/>
    <w:rsid w:val="00EC2DAC"/>
    <w:rsid w:val="00EC30F3"/>
    <w:rsid w:val="00EC313C"/>
    <w:rsid w:val="00EC3346"/>
    <w:rsid w:val="00EC5527"/>
    <w:rsid w:val="00EC59D3"/>
    <w:rsid w:val="00EC5B10"/>
    <w:rsid w:val="00EC5F29"/>
    <w:rsid w:val="00EC7A3D"/>
    <w:rsid w:val="00ED09FC"/>
    <w:rsid w:val="00ED1262"/>
    <w:rsid w:val="00ED150C"/>
    <w:rsid w:val="00ED1B7A"/>
    <w:rsid w:val="00ED1F96"/>
    <w:rsid w:val="00ED223A"/>
    <w:rsid w:val="00ED2337"/>
    <w:rsid w:val="00ED233D"/>
    <w:rsid w:val="00ED2D11"/>
    <w:rsid w:val="00ED2ECD"/>
    <w:rsid w:val="00ED34F8"/>
    <w:rsid w:val="00ED4D49"/>
    <w:rsid w:val="00ED500E"/>
    <w:rsid w:val="00ED57BA"/>
    <w:rsid w:val="00ED5DB2"/>
    <w:rsid w:val="00ED6D3D"/>
    <w:rsid w:val="00ED72DC"/>
    <w:rsid w:val="00ED731A"/>
    <w:rsid w:val="00ED7EF3"/>
    <w:rsid w:val="00EE0226"/>
    <w:rsid w:val="00EE03B0"/>
    <w:rsid w:val="00EE091B"/>
    <w:rsid w:val="00EE14DD"/>
    <w:rsid w:val="00EE217F"/>
    <w:rsid w:val="00EE2756"/>
    <w:rsid w:val="00EE2AD4"/>
    <w:rsid w:val="00EE2F91"/>
    <w:rsid w:val="00EE3178"/>
    <w:rsid w:val="00EE3221"/>
    <w:rsid w:val="00EE3626"/>
    <w:rsid w:val="00EE4076"/>
    <w:rsid w:val="00EE40DD"/>
    <w:rsid w:val="00EE4113"/>
    <w:rsid w:val="00EE42B9"/>
    <w:rsid w:val="00EE45A4"/>
    <w:rsid w:val="00EE580D"/>
    <w:rsid w:val="00EE596F"/>
    <w:rsid w:val="00EE59EF"/>
    <w:rsid w:val="00EE5B78"/>
    <w:rsid w:val="00EE5BA8"/>
    <w:rsid w:val="00EE5C9F"/>
    <w:rsid w:val="00EE5E97"/>
    <w:rsid w:val="00EE5FA7"/>
    <w:rsid w:val="00EE644C"/>
    <w:rsid w:val="00EE7544"/>
    <w:rsid w:val="00EF0A6C"/>
    <w:rsid w:val="00EF0C08"/>
    <w:rsid w:val="00EF1629"/>
    <w:rsid w:val="00EF1C35"/>
    <w:rsid w:val="00EF1F3C"/>
    <w:rsid w:val="00EF2408"/>
    <w:rsid w:val="00EF268B"/>
    <w:rsid w:val="00EF304B"/>
    <w:rsid w:val="00EF3138"/>
    <w:rsid w:val="00EF3446"/>
    <w:rsid w:val="00EF37AB"/>
    <w:rsid w:val="00EF38C0"/>
    <w:rsid w:val="00EF48C8"/>
    <w:rsid w:val="00EF501E"/>
    <w:rsid w:val="00EF519B"/>
    <w:rsid w:val="00EF5CB7"/>
    <w:rsid w:val="00EF5E76"/>
    <w:rsid w:val="00EF69FC"/>
    <w:rsid w:val="00EF6A6F"/>
    <w:rsid w:val="00EF7128"/>
    <w:rsid w:val="00EF741E"/>
    <w:rsid w:val="00EF7FE2"/>
    <w:rsid w:val="00F004BC"/>
    <w:rsid w:val="00F0093C"/>
    <w:rsid w:val="00F00BE9"/>
    <w:rsid w:val="00F01245"/>
    <w:rsid w:val="00F012FF"/>
    <w:rsid w:val="00F015A0"/>
    <w:rsid w:val="00F018CD"/>
    <w:rsid w:val="00F01A70"/>
    <w:rsid w:val="00F021CA"/>
    <w:rsid w:val="00F02492"/>
    <w:rsid w:val="00F02520"/>
    <w:rsid w:val="00F02C85"/>
    <w:rsid w:val="00F02F29"/>
    <w:rsid w:val="00F03003"/>
    <w:rsid w:val="00F030E3"/>
    <w:rsid w:val="00F0331C"/>
    <w:rsid w:val="00F05532"/>
    <w:rsid w:val="00F05540"/>
    <w:rsid w:val="00F05593"/>
    <w:rsid w:val="00F055F3"/>
    <w:rsid w:val="00F05B25"/>
    <w:rsid w:val="00F0636A"/>
    <w:rsid w:val="00F066F1"/>
    <w:rsid w:val="00F07CB5"/>
    <w:rsid w:val="00F07E18"/>
    <w:rsid w:val="00F100BD"/>
    <w:rsid w:val="00F1010E"/>
    <w:rsid w:val="00F10971"/>
    <w:rsid w:val="00F10BF8"/>
    <w:rsid w:val="00F1191A"/>
    <w:rsid w:val="00F12FC2"/>
    <w:rsid w:val="00F1318D"/>
    <w:rsid w:val="00F13CF3"/>
    <w:rsid w:val="00F14013"/>
    <w:rsid w:val="00F1428C"/>
    <w:rsid w:val="00F14443"/>
    <w:rsid w:val="00F144DB"/>
    <w:rsid w:val="00F1483D"/>
    <w:rsid w:val="00F14A1B"/>
    <w:rsid w:val="00F14A63"/>
    <w:rsid w:val="00F14A8E"/>
    <w:rsid w:val="00F14F07"/>
    <w:rsid w:val="00F14FCD"/>
    <w:rsid w:val="00F1543F"/>
    <w:rsid w:val="00F15EAC"/>
    <w:rsid w:val="00F1695A"/>
    <w:rsid w:val="00F16B26"/>
    <w:rsid w:val="00F16C59"/>
    <w:rsid w:val="00F16E86"/>
    <w:rsid w:val="00F171CE"/>
    <w:rsid w:val="00F17BCC"/>
    <w:rsid w:val="00F2008F"/>
    <w:rsid w:val="00F20349"/>
    <w:rsid w:val="00F203F1"/>
    <w:rsid w:val="00F20468"/>
    <w:rsid w:val="00F208F4"/>
    <w:rsid w:val="00F20964"/>
    <w:rsid w:val="00F20DB7"/>
    <w:rsid w:val="00F2174E"/>
    <w:rsid w:val="00F2188F"/>
    <w:rsid w:val="00F2242C"/>
    <w:rsid w:val="00F232BD"/>
    <w:rsid w:val="00F23359"/>
    <w:rsid w:val="00F2383A"/>
    <w:rsid w:val="00F23A47"/>
    <w:rsid w:val="00F23B85"/>
    <w:rsid w:val="00F23C59"/>
    <w:rsid w:val="00F240C5"/>
    <w:rsid w:val="00F2557F"/>
    <w:rsid w:val="00F25DF8"/>
    <w:rsid w:val="00F25F65"/>
    <w:rsid w:val="00F26BCA"/>
    <w:rsid w:val="00F27284"/>
    <w:rsid w:val="00F2733D"/>
    <w:rsid w:val="00F274F5"/>
    <w:rsid w:val="00F27B61"/>
    <w:rsid w:val="00F27D1E"/>
    <w:rsid w:val="00F30239"/>
    <w:rsid w:val="00F30308"/>
    <w:rsid w:val="00F3054D"/>
    <w:rsid w:val="00F30EB6"/>
    <w:rsid w:val="00F3136F"/>
    <w:rsid w:val="00F315A6"/>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7FF"/>
    <w:rsid w:val="00F37AFD"/>
    <w:rsid w:val="00F37B1E"/>
    <w:rsid w:val="00F37CC0"/>
    <w:rsid w:val="00F4001C"/>
    <w:rsid w:val="00F4025D"/>
    <w:rsid w:val="00F409B0"/>
    <w:rsid w:val="00F40B12"/>
    <w:rsid w:val="00F40CC7"/>
    <w:rsid w:val="00F40D77"/>
    <w:rsid w:val="00F40F6D"/>
    <w:rsid w:val="00F419AE"/>
    <w:rsid w:val="00F41C13"/>
    <w:rsid w:val="00F420DE"/>
    <w:rsid w:val="00F422DD"/>
    <w:rsid w:val="00F42F97"/>
    <w:rsid w:val="00F43334"/>
    <w:rsid w:val="00F4377E"/>
    <w:rsid w:val="00F439CD"/>
    <w:rsid w:val="00F43B16"/>
    <w:rsid w:val="00F4446A"/>
    <w:rsid w:val="00F44760"/>
    <w:rsid w:val="00F45B9C"/>
    <w:rsid w:val="00F45D57"/>
    <w:rsid w:val="00F45D5C"/>
    <w:rsid w:val="00F46610"/>
    <w:rsid w:val="00F46A49"/>
    <w:rsid w:val="00F46B33"/>
    <w:rsid w:val="00F46F8A"/>
    <w:rsid w:val="00F47D6E"/>
    <w:rsid w:val="00F47E57"/>
    <w:rsid w:val="00F5023A"/>
    <w:rsid w:val="00F50C4D"/>
    <w:rsid w:val="00F510C9"/>
    <w:rsid w:val="00F51AF4"/>
    <w:rsid w:val="00F522CD"/>
    <w:rsid w:val="00F52664"/>
    <w:rsid w:val="00F52866"/>
    <w:rsid w:val="00F52A9D"/>
    <w:rsid w:val="00F52C3B"/>
    <w:rsid w:val="00F53CC5"/>
    <w:rsid w:val="00F53EDC"/>
    <w:rsid w:val="00F5491E"/>
    <w:rsid w:val="00F54D74"/>
    <w:rsid w:val="00F54FC1"/>
    <w:rsid w:val="00F559A2"/>
    <w:rsid w:val="00F56361"/>
    <w:rsid w:val="00F56C52"/>
    <w:rsid w:val="00F57ABD"/>
    <w:rsid w:val="00F57ACE"/>
    <w:rsid w:val="00F57C6A"/>
    <w:rsid w:val="00F57CE5"/>
    <w:rsid w:val="00F57EBF"/>
    <w:rsid w:val="00F6044E"/>
    <w:rsid w:val="00F60569"/>
    <w:rsid w:val="00F60A0E"/>
    <w:rsid w:val="00F60F8E"/>
    <w:rsid w:val="00F6109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90B"/>
    <w:rsid w:val="00F656A3"/>
    <w:rsid w:val="00F656B1"/>
    <w:rsid w:val="00F657BF"/>
    <w:rsid w:val="00F660BD"/>
    <w:rsid w:val="00F66442"/>
    <w:rsid w:val="00F66A85"/>
    <w:rsid w:val="00F672B6"/>
    <w:rsid w:val="00F673B0"/>
    <w:rsid w:val="00F67B0F"/>
    <w:rsid w:val="00F67E8F"/>
    <w:rsid w:val="00F70416"/>
    <w:rsid w:val="00F705B8"/>
    <w:rsid w:val="00F70896"/>
    <w:rsid w:val="00F70C1E"/>
    <w:rsid w:val="00F70F67"/>
    <w:rsid w:val="00F710AB"/>
    <w:rsid w:val="00F71854"/>
    <w:rsid w:val="00F71C2A"/>
    <w:rsid w:val="00F71D54"/>
    <w:rsid w:val="00F72456"/>
    <w:rsid w:val="00F72622"/>
    <w:rsid w:val="00F72B43"/>
    <w:rsid w:val="00F73755"/>
    <w:rsid w:val="00F73C2E"/>
    <w:rsid w:val="00F73DC3"/>
    <w:rsid w:val="00F740A5"/>
    <w:rsid w:val="00F74DCB"/>
    <w:rsid w:val="00F74F50"/>
    <w:rsid w:val="00F75E30"/>
    <w:rsid w:val="00F76C6A"/>
    <w:rsid w:val="00F77147"/>
    <w:rsid w:val="00F7736F"/>
    <w:rsid w:val="00F77D5D"/>
    <w:rsid w:val="00F80694"/>
    <w:rsid w:val="00F807C5"/>
    <w:rsid w:val="00F80E43"/>
    <w:rsid w:val="00F8107D"/>
    <w:rsid w:val="00F810BD"/>
    <w:rsid w:val="00F8128F"/>
    <w:rsid w:val="00F81A9A"/>
    <w:rsid w:val="00F82166"/>
    <w:rsid w:val="00F83ED7"/>
    <w:rsid w:val="00F843D2"/>
    <w:rsid w:val="00F845EA"/>
    <w:rsid w:val="00F84CDD"/>
    <w:rsid w:val="00F84FB5"/>
    <w:rsid w:val="00F85435"/>
    <w:rsid w:val="00F85ED5"/>
    <w:rsid w:val="00F863C1"/>
    <w:rsid w:val="00F86A07"/>
    <w:rsid w:val="00F87659"/>
    <w:rsid w:val="00F87740"/>
    <w:rsid w:val="00F8782D"/>
    <w:rsid w:val="00F87863"/>
    <w:rsid w:val="00F8786E"/>
    <w:rsid w:val="00F87BD5"/>
    <w:rsid w:val="00F90573"/>
    <w:rsid w:val="00F90636"/>
    <w:rsid w:val="00F90E60"/>
    <w:rsid w:val="00F91125"/>
    <w:rsid w:val="00F91DBB"/>
    <w:rsid w:val="00F92D2F"/>
    <w:rsid w:val="00F930A4"/>
    <w:rsid w:val="00F9317B"/>
    <w:rsid w:val="00F9325D"/>
    <w:rsid w:val="00F934C4"/>
    <w:rsid w:val="00F93EC1"/>
    <w:rsid w:val="00F94163"/>
    <w:rsid w:val="00F944BA"/>
    <w:rsid w:val="00F94899"/>
    <w:rsid w:val="00F955DD"/>
    <w:rsid w:val="00F95FEE"/>
    <w:rsid w:val="00F9606C"/>
    <w:rsid w:val="00F9616E"/>
    <w:rsid w:val="00F96ECE"/>
    <w:rsid w:val="00F96F2A"/>
    <w:rsid w:val="00F97214"/>
    <w:rsid w:val="00F9790C"/>
    <w:rsid w:val="00F97B62"/>
    <w:rsid w:val="00FA0518"/>
    <w:rsid w:val="00FA08AA"/>
    <w:rsid w:val="00FA0973"/>
    <w:rsid w:val="00FA09F8"/>
    <w:rsid w:val="00FA0D7A"/>
    <w:rsid w:val="00FA2543"/>
    <w:rsid w:val="00FA2B1D"/>
    <w:rsid w:val="00FA2CBC"/>
    <w:rsid w:val="00FA3C92"/>
    <w:rsid w:val="00FA3DC7"/>
    <w:rsid w:val="00FA449A"/>
    <w:rsid w:val="00FA4502"/>
    <w:rsid w:val="00FA489A"/>
    <w:rsid w:val="00FA5149"/>
    <w:rsid w:val="00FA54AB"/>
    <w:rsid w:val="00FA5656"/>
    <w:rsid w:val="00FA5C5C"/>
    <w:rsid w:val="00FA5D77"/>
    <w:rsid w:val="00FA62A1"/>
    <w:rsid w:val="00FA6ACC"/>
    <w:rsid w:val="00FA6E36"/>
    <w:rsid w:val="00FA7284"/>
    <w:rsid w:val="00FA72D9"/>
    <w:rsid w:val="00FA76E5"/>
    <w:rsid w:val="00FA781C"/>
    <w:rsid w:val="00FA787D"/>
    <w:rsid w:val="00FB0DE4"/>
    <w:rsid w:val="00FB0E2A"/>
    <w:rsid w:val="00FB1123"/>
    <w:rsid w:val="00FB14D0"/>
    <w:rsid w:val="00FB2B65"/>
    <w:rsid w:val="00FB2F2E"/>
    <w:rsid w:val="00FB3084"/>
    <w:rsid w:val="00FB356F"/>
    <w:rsid w:val="00FB38BA"/>
    <w:rsid w:val="00FB3D17"/>
    <w:rsid w:val="00FB410A"/>
    <w:rsid w:val="00FB49BC"/>
    <w:rsid w:val="00FB4DF3"/>
    <w:rsid w:val="00FB4EDA"/>
    <w:rsid w:val="00FB5235"/>
    <w:rsid w:val="00FB59D6"/>
    <w:rsid w:val="00FB5BD1"/>
    <w:rsid w:val="00FB5CD9"/>
    <w:rsid w:val="00FB5E0F"/>
    <w:rsid w:val="00FB73FA"/>
    <w:rsid w:val="00FB74FA"/>
    <w:rsid w:val="00FB7877"/>
    <w:rsid w:val="00FB79A1"/>
    <w:rsid w:val="00FC0352"/>
    <w:rsid w:val="00FC06FA"/>
    <w:rsid w:val="00FC0B79"/>
    <w:rsid w:val="00FC11FF"/>
    <w:rsid w:val="00FC182A"/>
    <w:rsid w:val="00FC1A69"/>
    <w:rsid w:val="00FC1C39"/>
    <w:rsid w:val="00FC1EE1"/>
    <w:rsid w:val="00FC2D41"/>
    <w:rsid w:val="00FC3493"/>
    <w:rsid w:val="00FC3F20"/>
    <w:rsid w:val="00FC41B6"/>
    <w:rsid w:val="00FC4834"/>
    <w:rsid w:val="00FC4C9D"/>
    <w:rsid w:val="00FC4D7C"/>
    <w:rsid w:val="00FC517B"/>
    <w:rsid w:val="00FC538B"/>
    <w:rsid w:val="00FC5970"/>
    <w:rsid w:val="00FC5FA8"/>
    <w:rsid w:val="00FC6551"/>
    <w:rsid w:val="00FC6E33"/>
    <w:rsid w:val="00FC72DB"/>
    <w:rsid w:val="00FC799D"/>
    <w:rsid w:val="00FD00AA"/>
    <w:rsid w:val="00FD0843"/>
    <w:rsid w:val="00FD0A11"/>
    <w:rsid w:val="00FD0C20"/>
    <w:rsid w:val="00FD1129"/>
    <w:rsid w:val="00FD11ED"/>
    <w:rsid w:val="00FD2035"/>
    <w:rsid w:val="00FD3081"/>
    <w:rsid w:val="00FD30B1"/>
    <w:rsid w:val="00FD4499"/>
    <w:rsid w:val="00FD4E01"/>
    <w:rsid w:val="00FD4E40"/>
    <w:rsid w:val="00FD562D"/>
    <w:rsid w:val="00FD5666"/>
    <w:rsid w:val="00FD5982"/>
    <w:rsid w:val="00FD5E4F"/>
    <w:rsid w:val="00FD65EF"/>
    <w:rsid w:val="00FD6755"/>
    <w:rsid w:val="00FD6F6E"/>
    <w:rsid w:val="00FD7B79"/>
    <w:rsid w:val="00FD7C1C"/>
    <w:rsid w:val="00FD7E1A"/>
    <w:rsid w:val="00FD7E8C"/>
    <w:rsid w:val="00FE0C65"/>
    <w:rsid w:val="00FE0DE5"/>
    <w:rsid w:val="00FE116A"/>
    <w:rsid w:val="00FE1EBF"/>
    <w:rsid w:val="00FE236F"/>
    <w:rsid w:val="00FE3946"/>
    <w:rsid w:val="00FE3B62"/>
    <w:rsid w:val="00FE44E0"/>
    <w:rsid w:val="00FE4597"/>
    <w:rsid w:val="00FE49D6"/>
    <w:rsid w:val="00FE4E6D"/>
    <w:rsid w:val="00FE58F7"/>
    <w:rsid w:val="00FE6054"/>
    <w:rsid w:val="00FE684B"/>
    <w:rsid w:val="00FE6B1D"/>
    <w:rsid w:val="00FE7981"/>
    <w:rsid w:val="00FE7DF7"/>
    <w:rsid w:val="00FE7EEF"/>
    <w:rsid w:val="00FF088C"/>
    <w:rsid w:val="00FF0B65"/>
    <w:rsid w:val="00FF1781"/>
    <w:rsid w:val="00FF2012"/>
    <w:rsid w:val="00FF2E40"/>
    <w:rsid w:val="00FF2E74"/>
    <w:rsid w:val="00FF3122"/>
    <w:rsid w:val="00FF3CE3"/>
    <w:rsid w:val="00FF42E4"/>
    <w:rsid w:val="00FF477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89EC4574-036F-CA49-AA8D-DAB6F4715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29</Pages>
  <Words>34741</Words>
  <Characters>198026</Characters>
  <Application>Microsoft Office Word</Application>
  <DocSecurity>0</DocSecurity>
  <Lines>1650</Lines>
  <Paragraphs>464</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3777</cp:revision>
  <cp:lastPrinted>2019-09-04T14:44:00Z</cp:lastPrinted>
  <dcterms:created xsi:type="dcterms:W3CDTF">2019-09-19T17:25:00Z</dcterms:created>
  <dcterms:modified xsi:type="dcterms:W3CDTF">2020-01-12T15:13:00Z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