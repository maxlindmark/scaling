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Default="00660D1C" w:rsidP="00904830">
      <w:pPr>
        <w:spacing w:line="480" w:lineRule="auto"/>
        <w:contextualSpacing/>
        <w:jc w:val="both"/>
        <w:rPr>
          <w:rFonts w:cstheme="minorHAnsi"/>
          <w:i/>
          <w:sz w:val="28"/>
          <w:szCs w:val="44"/>
        </w:rPr>
      </w:pPr>
      <w:r>
        <w:rPr>
          <w:rFonts w:cstheme="minorHAnsi"/>
          <w:i/>
          <w:sz w:val="28"/>
          <w:szCs w:val="44"/>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lang w:val="sv-SE"/>
        </w:rPr>
      </w:pPr>
      <w:r w:rsidRPr="00660D1C">
        <w:rPr>
          <w:rFonts w:cstheme="minorHAnsi"/>
          <w:lang w:val="sv-SE"/>
        </w:rPr>
        <w:t>Max Lindmark</w:t>
      </w:r>
      <w:r w:rsidRPr="00660D1C">
        <w:rPr>
          <w:rFonts w:cstheme="minorHAnsi"/>
          <w:vertAlign w:val="superscript"/>
          <w:lang w:val="sv-SE"/>
        </w:rPr>
        <w:t>a,1</w:t>
      </w:r>
      <w:r w:rsidRPr="00660D1C">
        <w:rPr>
          <w:rFonts w:cstheme="minorHAnsi"/>
          <w:lang w:val="sv-SE"/>
        </w:rPr>
        <w:t xml:space="preserve">, Jan </w:t>
      </w:r>
      <w:proofErr w:type="spellStart"/>
      <w:r w:rsidRPr="00660D1C">
        <w:rPr>
          <w:rFonts w:cstheme="minorHAnsi"/>
          <w:lang w:val="sv-SE"/>
        </w:rPr>
        <w:t>Ohlberger</w:t>
      </w:r>
      <w:r w:rsidRPr="00660D1C">
        <w:rPr>
          <w:rFonts w:cstheme="minorHAnsi"/>
          <w:vertAlign w:val="superscript"/>
          <w:lang w:val="sv-SE"/>
        </w:rPr>
        <w:t>b</w:t>
      </w:r>
      <w:proofErr w:type="spellEnd"/>
      <w:r w:rsidRPr="00660D1C">
        <w:rPr>
          <w:rFonts w:cstheme="minorHAnsi"/>
          <w:lang w:val="sv-SE"/>
        </w:rPr>
        <w:t xml:space="preserve">, Anna </w:t>
      </w:r>
      <w:proofErr w:type="spellStart"/>
      <w:r w:rsidRPr="00660D1C">
        <w:rPr>
          <w:rFonts w:cstheme="minorHAnsi"/>
          <w:lang w:val="sv-SE"/>
        </w:rPr>
        <w:t>Gårdmark</w:t>
      </w:r>
      <w:r w:rsidRPr="00660D1C">
        <w:rPr>
          <w:rFonts w:cstheme="minorHAnsi"/>
          <w:vertAlign w:val="superscript"/>
          <w:lang w:val="sv-SE"/>
        </w:rPr>
        <w:t>c</w:t>
      </w:r>
      <w:proofErr w:type="spellEnd"/>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 xml:space="preserve">Swedish University of Agricultural Sciences, Department of Aquatic Resources, Institute of Coastal Research, </w:t>
      </w:r>
      <w:proofErr w:type="spellStart"/>
      <w:r w:rsidRPr="00660D1C">
        <w:rPr>
          <w:lang w:val="en-US"/>
        </w:rPr>
        <w:t>Skolgatan</w:t>
      </w:r>
      <w:proofErr w:type="spellEnd"/>
      <w:r w:rsidRPr="00660D1C">
        <w:rPr>
          <w:lang w:val="en-US"/>
        </w:rPr>
        <w:t xml:space="preserve"> 6, </w:t>
      </w:r>
      <w:proofErr w:type="spellStart"/>
      <w:r w:rsidRPr="00660D1C">
        <w:rPr>
          <w:lang w:val="en-US"/>
        </w:rPr>
        <w:t>Öregrund</w:t>
      </w:r>
      <w:proofErr w:type="spellEnd"/>
      <w:r w:rsidRPr="00660D1C">
        <w:rPr>
          <w:lang w:val="en-US"/>
        </w:rPr>
        <w:t xml:space="preserve">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w:t>
      </w:r>
      <w:proofErr w:type="spellStart"/>
      <w:r w:rsidRPr="00660D1C">
        <w:rPr>
          <w:lang w:val="en-US"/>
        </w:rPr>
        <w:t>Skolgatan</w:t>
      </w:r>
      <w:proofErr w:type="spellEnd"/>
      <w:r w:rsidRPr="00660D1C">
        <w:rPr>
          <w:lang w:val="en-US"/>
        </w:rPr>
        <w:t xml:space="preserve"> 6, SE-742 42 </w:t>
      </w:r>
      <w:proofErr w:type="spellStart"/>
      <w:r w:rsidRPr="00660D1C">
        <w:rPr>
          <w:lang w:val="en-US"/>
        </w:rPr>
        <w:t>Öregrund</w:t>
      </w:r>
      <w:proofErr w:type="spellEnd"/>
      <w:r w:rsidRPr="00660D1C">
        <w:rPr>
          <w:lang w:val="en-US"/>
        </w:rPr>
        <w:t xml:space="preserve">, Sweden </w:t>
      </w:r>
    </w:p>
    <w:p w14:paraId="38B5859B" w14:textId="77777777" w:rsidR="00F274F5" w:rsidRPr="004B1D12" w:rsidRDefault="00F274F5" w:rsidP="00904830">
      <w:pPr>
        <w:spacing w:line="480" w:lineRule="auto"/>
        <w:contextualSpacing/>
        <w:jc w:val="both"/>
        <w:rPr>
          <w:rFonts w:cstheme="minorHAnsi"/>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4B1D12">
        <w:rPr>
          <w:rFonts w:cstheme="minorHAnsi"/>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w:t>
      </w:r>
      <w:proofErr w:type="spellStart"/>
      <w:r w:rsidRPr="00660D1C">
        <w:rPr>
          <w:rFonts w:cstheme="minorHAnsi"/>
          <w:lang w:val="en-US"/>
        </w:rPr>
        <w:t>Skolgatan</w:t>
      </w:r>
      <w:proofErr w:type="spellEnd"/>
      <w:r w:rsidRPr="00660D1C">
        <w:rPr>
          <w:rFonts w:cstheme="minorHAnsi"/>
          <w:lang w:val="en-US"/>
        </w:rPr>
        <w:t xml:space="preserve"> 6, </w:t>
      </w:r>
      <w:proofErr w:type="spellStart"/>
      <w:r w:rsidRPr="00660D1C">
        <w:rPr>
          <w:rFonts w:cstheme="minorHAnsi"/>
          <w:lang w:val="en-US"/>
        </w:rPr>
        <w:t>Öregrund</w:t>
      </w:r>
      <w:proofErr w:type="spellEnd"/>
      <w:r w:rsidRPr="00660D1C">
        <w:rPr>
          <w:rFonts w:cstheme="minorHAnsi"/>
          <w:lang w:val="en-US"/>
        </w:rPr>
        <w:t xml:space="preserve">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5CD49F72"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0072CE">
        <w:rPr>
          <w:rFonts w:cstheme="minorHAnsi"/>
          <w:color w:val="333333"/>
          <w:shd w:val="clear" w:color="auto" w:fill="FFFFFF"/>
          <w:lang w:val="en-US"/>
        </w:rPr>
        <w:t>280</w:t>
      </w:r>
    </w:p>
    <w:p w14:paraId="01F65DA7" w14:textId="5372031E" w:rsidR="00387D02" w:rsidRPr="001C68B1" w:rsidRDefault="00E374D5" w:rsidP="00904830">
      <w:pPr>
        <w:spacing w:line="480" w:lineRule="auto"/>
        <w:contextualSpacing/>
        <w:jc w:val="both"/>
        <w:rPr>
          <w:rFonts w:cstheme="minorHAnsi"/>
          <w:color w:val="FF0000"/>
          <w:shd w:val="clear" w:color="auto" w:fill="FFFFFF"/>
          <w:lang w:val="en-US"/>
        </w:rPr>
      </w:pPr>
      <w:r w:rsidRPr="00660D1C">
        <w:rPr>
          <w:rFonts w:cstheme="minorHAnsi"/>
          <w:color w:val="333333"/>
          <w:shd w:val="clear" w:color="auto" w:fill="FFFFFF"/>
          <w:lang w:val="en-US"/>
        </w:rPr>
        <w:t xml:space="preserve">Introduction: </w:t>
      </w:r>
      <w:r w:rsidR="00DB4AD8" w:rsidRPr="001C68B1">
        <w:rPr>
          <w:rFonts w:cstheme="minorHAnsi"/>
          <w:color w:val="FF0000"/>
          <w:shd w:val="clear" w:color="auto" w:fill="FFFFFF"/>
          <w:lang w:val="en-US"/>
        </w:rPr>
        <w:t>~1</w:t>
      </w:r>
      <w:r w:rsidR="00762BEA" w:rsidRPr="001C68B1">
        <w:rPr>
          <w:rFonts w:cstheme="minorHAnsi"/>
          <w:color w:val="FF0000"/>
          <w:shd w:val="clear" w:color="auto" w:fill="FFFFFF"/>
          <w:lang w:val="en-US"/>
        </w:rPr>
        <w:t>100</w:t>
      </w:r>
    </w:p>
    <w:p w14:paraId="68A5535C" w14:textId="424C2540"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003B5FBA">
        <w:rPr>
          <w:rFonts w:cstheme="minorHAnsi"/>
          <w:color w:val="333333"/>
          <w:shd w:val="clear" w:color="auto" w:fill="FFFFFF"/>
          <w:lang w:val="en-US"/>
        </w:rPr>
        <w:t>1500</w:t>
      </w:r>
    </w:p>
    <w:p w14:paraId="6B8B38DB" w14:textId="17CC194B"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2564E8" w:rsidRPr="00660D1C">
        <w:rPr>
          <w:rFonts w:cstheme="minorHAnsi"/>
          <w:color w:val="333333"/>
          <w:shd w:val="clear" w:color="auto" w:fill="FFFFFF"/>
          <w:lang w:val="en-US"/>
        </w:rPr>
        <w:t>500</w:t>
      </w:r>
    </w:p>
    <w:p w14:paraId="5EDE250F" w14:textId="706A8462"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~1400</w:t>
      </w:r>
      <w:r w:rsidR="001518BB" w:rsidRPr="00660D1C">
        <w:rPr>
          <w:rFonts w:cstheme="minorHAnsi"/>
          <w:color w:val="333333"/>
          <w:shd w:val="clear" w:color="auto" w:fill="FFFFFF"/>
          <w:lang w:val="en-US"/>
        </w:rPr>
        <w:t xml:space="preserve"> (missing one section currently)</w:t>
      </w:r>
    </w:p>
    <w:p w14:paraId="35C98543" w14:textId="1F8D8AFE"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Total: ~ 3900</w:t>
      </w:r>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8A274A0" w14:textId="1791FC53" w:rsidR="00D53D33" w:rsidRPr="00D53D33" w:rsidRDefault="00D53D33" w:rsidP="00904830">
      <w:pPr>
        <w:pStyle w:val="ListParagraph"/>
        <w:numPr>
          <w:ilvl w:val="0"/>
          <w:numId w:val="28"/>
        </w:numPr>
        <w:spacing w:line="480" w:lineRule="auto"/>
        <w:jc w:val="both"/>
        <w:rPr>
          <w:rFonts w:cstheme="minorHAnsi"/>
          <w:lang w:val="en-US"/>
        </w:rPr>
      </w:pPr>
      <w:r w:rsidRPr="00892626">
        <w:rPr>
          <w:rFonts w:cstheme="minorHAnsi"/>
        </w:rPr>
        <w:t xml:space="preserve">Understanding how temperature affects processes such as </w:t>
      </w:r>
      <w:r>
        <w:rPr>
          <w:rFonts w:cstheme="minorHAnsi"/>
        </w:rPr>
        <w:t xml:space="preserve">body growth, </w:t>
      </w:r>
      <w:r w:rsidRPr="00892626">
        <w:rPr>
          <w:rFonts w:cstheme="minorHAnsi"/>
        </w:rPr>
        <w:t>metabolism and consumption rates in ectotherms is important for predicting</w:t>
      </w:r>
      <w:r>
        <w:rPr>
          <w:rFonts w:cstheme="minorHAnsi"/>
        </w:rPr>
        <w:t xml:space="preserve"> physiological</w:t>
      </w:r>
      <w:r w:rsidR="002C1CDF">
        <w:rPr>
          <w:rFonts w:cstheme="minorHAnsi"/>
        </w:rPr>
        <w:t xml:space="preserve"> and</w:t>
      </w:r>
      <w:r>
        <w:rPr>
          <w:rFonts w:cstheme="minorHAnsi"/>
        </w:rPr>
        <w:t xml:space="preserve"> </w:t>
      </w:r>
      <w:r w:rsidRPr="00892626">
        <w:rPr>
          <w:rFonts w:cstheme="minorHAnsi"/>
        </w:rPr>
        <w:t>ecological processes in future climates.</w:t>
      </w:r>
    </w:p>
    <w:p w14:paraId="55D3FF9A" w14:textId="3E504C7C" w:rsidR="003D646A" w:rsidRDefault="007560DE" w:rsidP="00904830">
      <w:pPr>
        <w:pStyle w:val="ListParagraph"/>
        <w:numPr>
          <w:ilvl w:val="0"/>
          <w:numId w:val="28"/>
        </w:numPr>
        <w:spacing w:line="480" w:lineRule="auto"/>
        <w:jc w:val="both"/>
        <w:rPr>
          <w:rFonts w:cstheme="minorHAnsi"/>
          <w:lang w:val="en-US"/>
        </w:rPr>
      </w:pPr>
      <w:r w:rsidRPr="00660D1C">
        <w:rPr>
          <w:rFonts w:cstheme="minorHAnsi"/>
          <w:lang w:val="en-US"/>
        </w:rPr>
        <w:t xml:space="preserve">Warming of aquatic communities is </w:t>
      </w:r>
      <w:r w:rsidR="008C04A6" w:rsidRPr="00660D1C">
        <w:rPr>
          <w:rFonts w:cstheme="minorHAnsi"/>
          <w:lang w:val="en-US"/>
        </w:rPr>
        <w:t xml:space="preserve">generally </w:t>
      </w:r>
      <w:r w:rsidRPr="00660D1C">
        <w:rPr>
          <w:rFonts w:cstheme="minorHAnsi"/>
          <w:lang w:val="en-US"/>
        </w:rPr>
        <w:t xml:space="preserve">predicted to </w:t>
      </w:r>
      <w:r w:rsidR="0040595A">
        <w:rPr>
          <w:rFonts w:cstheme="minorHAnsi"/>
          <w:lang w:val="en-US"/>
        </w:rPr>
        <w:t xml:space="preserve">increase </w:t>
      </w:r>
      <w:r w:rsidR="00C4149F" w:rsidRPr="00660D1C">
        <w:rPr>
          <w:rFonts w:cstheme="minorHAnsi"/>
          <w:lang w:val="en-US"/>
        </w:rPr>
        <w:t xml:space="preserve">growth rates and </w:t>
      </w:r>
      <w:r w:rsidR="005A6B09">
        <w:rPr>
          <w:rFonts w:cstheme="minorHAnsi"/>
          <w:lang w:val="en-US"/>
        </w:rPr>
        <w:t>reduce</w:t>
      </w:r>
      <w:r w:rsidR="00C4149F" w:rsidRPr="00660D1C">
        <w:rPr>
          <w:rFonts w:cstheme="minorHAnsi"/>
          <w:lang w:val="en-US"/>
        </w:rPr>
        <w:t xml:space="preserve"> </w:t>
      </w:r>
      <w:r w:rsidRPr="00660D1C">
        <w:rPr>
          <w:rFonts w:cstheme="minorHAnsi"/>
          <w:lang w:val="en-US"/>
        </w:rPr>
        <w:t>asymptotic body</w:t>
      </w:r>
      <w:r w:rsidR="00221E16" w:rsidRPr="00660D1C">
        <w:rPr>
          <w:rFonts w:cstheme="minorHAnsi"/>
          <w:lang w:val="en-US"/>
        </w:rPr>
        <w:t xml:space="preserve"> sizes</w:t>
      </w:r>
      <w:r w:rsidR="00C4149F" w:rsidRPr="00660D1C">
        <w:rPr>
          <w:rFonts w:cstheme="minorHAnsi"/>
          <w:lang w:val="en-US"/>
        </w:rPr>
        <w:t xml:space="preserve">. However, </w:t>
      </w:r>
      <w:r w:rsidR="002F2D81" w:rsidRPr="00660D1C">
        <w:rPr>
          <w:rFonts w:cstheme="minorHAnsi"/>
          <w:lang w:val="en-US"/>
        </w:rPr>
        <w:t xml:space="preserve">we lack a mechanistic understanding the causes, and empirical </w:t>
      </w:r>
      <w:r w:rsidR="00640660" w:rsidRPr="00660D1C">
        <w:rPr>
          <w:rFonts w:cstheme="minorHAnsi"/>
          <w:lang w:val="en-US"/>
        </w:rPr>
        <w:t xml:space="preserve">data on changes in growth-related traits are </w:t>
      </w:r>
      <w:r w:rsidR="002F2D81" w:rsidRPr="00660D1C">
        <w:rPr>
          <w:rFonts w:cstheme="minorHAnsi"/>
          <w:lang w:val="en-US"/>
        </w:rPr>
        <w:t xml:space="preserve">limited to either field data on exploited species or limited to few specific studies. </w:t>
      </w:r>
    </w:p>
    <w:p w14:paraId="73308B4B" w14:textId="4BCD713A" w:rsidR="003D646A" w:rsidRPr="00A80603" w:rsidRDefault="003A2ED2" w:rsidP="00904830">
      <w:pPr>
        <w:pStyle w:val="ListParagraph"/>
        <w:numPr>
          <w:ilvl w:val="0"/>
          <w:numId w:val="28"/>
        </w:numPr>
        <w:spacing w:line="480" w:lineRule="auto"/>
        <w:jc w:val="both"/>
        <w:rPr>
          <w:rFonts w:cstheme="minorHAnsi"/>
          <w:lang w:val="en-US"/>
        </w:rPr>
      </w:pPr>
      <w:r>
        <w:rPr>
          <w:rFonts w:cstheme="minorHAnsi"/>
          <w:lang w:val="en-US"/>
        </w:rPr>
        <w:t xml:space="preserve">To </w:t>
      </w:r>
      <w:r w:rsidR="009C5D5C">
        <w:rPr>
          <w:rFonts w:cstheme="minorHAnsi"/>
          <w:lang w:val="en-US"/>
        </w:rPr>
        <w:t>estimate</w:t>
      </w:r>
      <w:r w:rsidR="00AF7644">
        <w:rPr>
          <w:rFonts w:cstheme="minorHAnsi"/>
          <w:lang w:val="en-US"/>
        </w:rPr>
        <w:t xml:space="preserve"> </w:t>
      </w:r>
      <w:r w:rsidR="00A80603">
        <w:rPr>
          <w:rFonts w:cstheme="minorHAnsi"/>
          <w:lang w:val="en-US"/>
        </w:rPr>
        <w:t xml:space="preserve">the </w:t>
      </w:r>
      <w:r w:rsidR="00B537CC">
        <w:rPr>
          <w:rFonts w:cstheme="minorHAnsi"/>
          <w:lang w:val="en-US"/>
        </w:rPr>
        <w:t>effect of body size and temperature on growth</w:t>
      </w:r>
      <w:r w:rsidR="00F348AC">
        <w:rPr>
          <w:rFonts w:cstheme="minorHAnsi"/>
          <w:lang w:val="en-US"/>
        </w:rPr>
        <w:t xml:space="preserve">, </w:t>
      </w:r>
      <w:r w:rsidR="008A3E74">
        <w:rPr>
          <w:rFonts w:cstheme="minorHAnsi"/>
          <w:lang w:val="en-US"/>
        </w:rPr>
        <w:t>and</w:t>
      </w:r>
      <w:r w:rsidR="00B537CC">
        <w:rPr>
          <w:rFonts w:cstheme="minorHAnsi"/>
          <w:lang w:val="en-US"/>
        </w:rPr>
        <w:t xml:space="preserve"> </w:t>
      </w:r>
      <w:r w:rsidR="00F348AC">
        <w:rPr>
          <w:rFonts w:cstheme="minorHAnsi"/>
          <w:lang w:val="en-US"/>
        </w:rPr>
        <w:t xml:space="preserve">to </w:t>
      </w:r>
      <w:r w:rsidR="00717293">
        <w:rPr>
          <w:rFonts w:cstheme="minorHAnsi"/>
          <w:lang w:val="en-US"/>
        </w:rPr>
        <w:t xml:space="preserve">examine </w:t>
      </w:r>
      <w:r w:rsidR="00303480">
        <w:rPr>
          <w:rFonts w:cstheme="minorHAnsi"/>
          <w:lang w:val="en-US"/>
        </w:rPr>
        <w:t xml:space="preserve">the link between growth </w:t>
      </w:r>
      <w:r w:rsidR="00053BB3">
        <w:rPr>
          <w:rFonts w:cstheme="minorHAnsi"/>
          <w:lang w:val="en-US"/>
        </w:rPr>
        <w:t xml:space="preserve">and </w:t>
      </w:r>
      <w:r w:rsidR="001E496D">
        <w:rPr>
          <w:rFonts w:cstheme="minorHAnsi"/>
          <w:lang w:val="en-US"/>
        </w:rPr>
        <w:t>metabolic- and maximum consumption rates</w:t>
      </w:r>
      <w:r w:rsidR="0087276B">
        <w:rPr>
          <w:rFonts w:cstheme="minorHAnsi"/>
          <w:lang w:val="en-US"/>
        </w:rPr>
        <w:t>,</w:t>
      </w:r>
      <w:r w:rsidR="008B60E2">
        <w:rPr>
          <w:rFonts w:cstheme="minorHAnsi"/>
          <w:lang w:val="en-US"/>
        </w:rPr>
        <w:t xml:space="preserve"> we </w:t>
      </w:r>
      <w:r w:rsidRPr="00A80603">
        <w:rPr>
          <w:rFonts w:cstheme="minorHAnsi"/>
          <w:lang w:val="en-US"/>
        </w:rPr>
        <w:t xml:space="preserve">performed </w:t>
      </w:r>
      <w:r w:rsidR="00B80EF0" w:rsidRPr="00A80603">
        <w:rPr>
          <w:rFonts w:cstheme="minorHAnsi"/>
          <w:lang w:val="en-US"/>
        </w:rPr>
        <w:t>a systematic review</w:t>
      </w:r>
      <w:r w:rsidR="00C9024C">
        <w:rPr>
          <w:rFonts w:cstheme="minorHAnsi"/>
          <w:lang w:val="en-US"/>
        </w:rPr>
        <w:t xml:space="preserve"> and </w:t>
      </w:r>
      <w:r w:rsidR="00720A3C">
        <w:rPr>
          <w:rFonts w:cstheme="minorHAnsi"/>
          <w:lang w:val="en-US"/>
        </w:rPr>
        <w:t>collated</w:t>
      </w:r>
      <w:r w:rsidR="00B80EF0" w:rsidRPr="00A80603">
        <w:rPr>
          <w:rFonts w:cstheme="minorHAnsi"/>
          <w:lang w:val="en-US"/>
        </w:rPr>
        <w:t xml:space="preserve"> experimental </w:t>
      </w:r>
      <w:r w:rsidR="00F409B0" w:rsidRPr="00A80603">
        <w:rPr>
          <w:rFonts w:cstheme="minorHAnsi"/>
          <w:lang w:val="en-US"/>
        </w:rPr>
        <w:t>data</w:t>
      </w:r>
      <w:r w:rsidR="00B80EF0" w:rsidRPr="00A80603">
        <w:rPr>
          <w:rFonts w:cstheme="minorHAnsi"/>
          <w:lang w:val="en-US"/>
        </w:rPr>
        <w:t xml:space="preserve"> on </w:t>
      </w:r>
      <w:r w:rsidR="00CA26E0">
        <w:rPr>
          <w:rFonts w:cstheme="minorHAnsi"/>
          <w:lang w:val="en-US"/>
        </w:rPr>
        <w:t>growth, metabolism and consumption</w:t>
      </w:r>
      <w:r w:rsidR="00156D9D">
        <w:rPr>
          <w:rFonts w:cstheme="minorHAnsi"/>
          <w:lang w:val="en-US"/>
        </w:rPr>
        <w:t xml:space="preserve">. We used only </w:t>
      </w:r>
      <w:r w:rsidR="00A274F4" w:rsidRPr="00A80603">
        <w:rPr>
          <w:rFonts w:cstheme="minorHAnsi"/>
          <w:lang w:val="en-US"/>
        </w:rPr>
        <w:t xml:space="preserve">studies with a </w:t>
      </w:r>
      <w:r w:rsidR="00093BE6" w:rsidRPr="00A80603">
        <w:rPr>
          <w:rFonts w:cstheme="minorHAnsi"/>
          <w:lang w:val="en-US"/>
        </w:rPr>
        <w:t>factorial</w:t>
      </w:r>
      <w:r w:rsidR="00346DB9" w:rsidRPr="00A80603">
        <w:rPr>
          <w:rFonts w:cstheme="minorHAnsi"/>
          <w:lang w:val="en-US"/>
        </w:rPr>
        <w:t xml:space="preserve"> body mass-temperature set up</w:t>
      </w:r>
      <w:r w:rsidR="008F16B3">
        <w:rPr>
          <w:rFonts w:cstheme="minorHAnsi"/>
          <w:lang w:val="en-US"/>
        </w:rPr>
        <w:t xml:space="preserve"> and fit </w:t>
      </w:r>
      <w:r w:rsidR="00D93E88" w:rsidRPr="00A80603">
        <w:rPr>
          <w:rFonts w:cstheme="minorHAnsi"/>
          <w:lang w:val="en-US"/>
        </w:rPr>
        <w:t>hierarchical models</w:t>
      </w:r>
      <w:r w:rsidR="002A4A91">
        <w:rPr>
          <w:rFonts w:cstheme="minorHAnsi"/>
          <w:lang w:val="en-US"/>
        </w:rPr>
        <w:t xml:space="preserve"> to </w:t>
      </w:r>
      <w:r w:rsidR="00CC5B97" w:rsidRPr="00A80603">
        <w:rPr>
          <w:rFonts w:cstheme="minorHAnsi"/>
          <w:lang w:val="en-US"/>
        </w:rPr>
        <w:t xml:space="preserve">explore </w:t>
      </w:r>
      <w:r w:rsidR="00A063EA" w:rsidRPr="00A80603">
        <w:rPr>
          <w:rFonts w:cstheme="minorHAnsi"/>
          <w:lang w:val="en-US"/>
        </w:rPr>
        <w:t>how</w:t>
      </w:r>
      <w:r w:rsidR="00CC5B97" w:rsidRPr="00A80603">
        <w:rPr>
          <w:rFonts w:cstheme="minorHAnsi"/>
          <w:lang w:val="en-US"/>
        </w:rPr>
        <w:t xml:space="preserve"> </w:t>
      </w:r>
      <w:r w:rsidR="00BA7DA3">
        <w:rPr>
          <w:rFonts w:cstheme="minorHAnsi"/>
          <w:lang w:val="en-US"/>
        </w:rPr>
        <w:t xml:space="preserve">these rates </w:t>
      </w:r>
      <w:r w:rsidR="006C64A3" w:rsidRPr="00A80603">
        <w:rPr>
          <w:rFonts w:cstheme="minorHAnsi"/>
          <w:lang w:val="en-US"/>
        </w:rPr>
        <w:t xml:space="preserve">scale </w:t>
      </w:r>
      <w:r w:rsidR="00976957" w:rsidRPr="00A80603">
        <w:rPr>
          <w:rFonts w:cstheme="minorHAnsi"/>
          <w:lang w:val="en-US"/>
        </w:rPr>
        <w:t xml:space="preserve">with mass and temperature </w:t>
      </w:r>
      <w:r w:rsidR="003805DD" w:rsidRPr="00A80603">
        <w:rPr>
          <w:rFonts w:cstheme="minorHAnsi"/>
          <w:lang w:val="en-US"/>
        </w:rPr>
        <w:t xml:space="preserve">within </w:t>
      </w:r>
      <w:r w:rsidR="003526B5" w:rsidRPr="00A80603">
        <w:rPr>
          <w:rFonts w:cstheme="minorHAnsi"/>
          <w:lang w:val="en-US"/>
        </w:rPr>
        <w:t>species, while accounting for variation between species.</w:t>
      </w:r>
      <w:r w:rsidR="00CC5B97" w:rsidRPr="00A80603">
        <w:rPr>
          <w:rFonts w:cstheme="minorHAnsi"/>
          <w:lang w:val="en-US"/>
        </w:rPr>
        <w:t xml:space="preserve"> </w:t>
      </w:r>
      <w:r w:rsidR="00E44E1A">
        <w:rPr>
          <w:rFonts w:cstheme="minorHAnsi"/>
          <w:lang w:val="en-US"/>
        </w:rPr>
        <w:t xml:space="preserve">The mass- and temperature scaling was evaluated in relation to </w:t>
      </w:r>
      <w:r w:rsidR="00F46B33">
        <w:rPr>
          <w:rFonts w:cstheme="minorHAnsi"/>
          <w:lang w:val="en-US"/>
        </w:rPr>
        <w:t xml:space="preserve">metabolic scaling theory and </w:t>
      </w:r>
      <w:r w:rsidR="00EA35B4">
        <w:rPr>
          <w:rFonts w:cstheme="minorHAnsi"/>
          <w:lang w:val="en-US"/>
        </w:rPr>
        <w:t>mechanistic</w:t>
      </w:r>
      <w:r w:rsidR="00F46B33">
        <w:rPr>
          <w:rFonts w:cstheme="minorHAnsi"/>
          <w:lang w:val="en-US"/>
        </w:rPr>
        <w:t xml:space="preserve"> growth models.</w:t>
      </w:r>
    </w:p>
    <w:p w14:paraId="078B66FA" w14:textId="4D7363A6" w:rsidR="003D646A" w:rsidRPr="00660D1C" w:rsidRDefault="0072373C" w:rsidP="00904830">
      <w:pPr>
        <w:pStyle w:val="ListParagraph"/>
        <w:numPr>
          <w:ilvl w:val="0"/>
          <w:numId w:val="28"/>
        </w:numPr>
        <w:spacing w:line="480" w:lineRule="auto"/>
        <w:jc w:val="both"/>
        <w:rPr>
          <w:rFonts w:cstheme="minorHAnsi"/>
          <w:lang w:val="en-US"/>
        </w:rPr>
      </w:pPr>
      <w:r w:rsidRPr="00660D1C">
        <w:rPr>
          <w:rFonts w:cstheme="minorHAnsi"/>
          <w:lang w:val="en-US"/>
        </w:rPr>
        <w:t xml:space="preserve">We find </w:t>
      </w:r>
      <w:r w:rsidR="002367CE" w:rsidRPr="00660D1C">
        <w:rPr>
          <w:rFonts w:cstheme="minorHAnsi"/>
          <w:lang w:val="en-US"/>
        </w:rPr>
        <w:t>clear support for a declining optimum growth temperature as individuals grow in body size</w:t>
      </w:r>
      <w:r w:rsidR="007C48D2">
        <w:rPr>
          <w:rFonts w:cstheme="minorHAnsi"/>
          <w:lang w:val="en-US"/>
        </w:rPr>
        <w:t xml:space="preserve">, </w:t>
      </w:r>
      <w:r w:rsidR="004B53AC">
        <w:rPr>
          <w:rFonts w:cstheme="minorHAnsi"/>
          <w:lang w:val="en-US"/>
        </w:rPr>
        <w:t xml:space="preserve">and </w:t>
      </w:r>
      <w:r w:rsidR="002112D7">
        <w:rPr>
          <w:rFonts w:cstheme="minorHAnsi"/>
          <w:lang w:val="en-US"/>
        </w:rPr>
        <w:t>a</w:t>
      </w:r>
      <w:r w:rsidR="00B75924">
        <w:rPr>
          <w:rFonts w:cstheme="minorHAnsi"/>
          <w:lang w:val="en-US"/>
        </w:rPr>
        <w:t xml:space="preserve"> </w:t>
      </w:r>
      <w:r w:rsidR="00746282" w:rsidRPr="00660D1C">
        <w:rPr>
          <w:rFonts w:cstheme="minorHAnsi"/>
          <w:lang w:val="en-US"/>
        </w:rPr>
        <w:t>positive effect of warming on growth</w:t>
      </w:r>
      <w:r w:rsidRPr="00660D1C">
        <w:rPr>
          <w:rFonts w:cstheme="minorHAnsi"/>
          <w:lang w:val="en-US"/>
        </w:rPr>
        <w:t xml:space="preserve"> </w:t>
      </w:r>
      <w:r w:rsidR="00510745">
        <w:rPr>
          <w:rFonts w:cstheme="minorHAnsi"/>
          <w:lang w:val="en-US"/>
        </w:rPr>
        <w:t xml:space="preserve">rates </w:t>
      </w:r>
      <w:r w:rsidR="00780491">
        <w:rPr>
          <w:rFonts w:cstheme="minorHAnsi"/>
          <w:lang w:val="en-US"/>
        </w:rPr>
        <w:t xml:space="preserve">that </w:t>
      </w:r>
      <w:r w:rsidR="00D90647">
        <w:rPr>
          <w:rFonts w:cstheme="minorHAnsi"/>
          <w:lang w:val="en-US"/>
        </w:rPr>
        <w:t>declines with increased body mass.</w:t>
      </w:r>
      <w:r w:rsidR="00B75924" w:rsidRPr="00B75924">
        <w:rPr>
          <w:rFonts w:cstheme="minorHAnsi"/>
        </w:rPr>
        <w:t xml:space="preserve"> </w:t>
      </w:r>
      <w:r w:rsidR="00FA0973">
        <w:rPr>
          <w:rFonts w:cstheme="minorHAnsi"/>
        </w:rPr>
        <w:t>Moreover, w</w:t>
      </w:r>
      <w:r w:rsidR="00B75924" w:rsidRPr="00892626">
        <w:rPr>
          <w:rFonts w:cstheme="minorHAnsi"/>
        </w:rPr>
        <w:t xml:space="preserve">e </w:t>
      </w:r>
      <w:r w:rsidR="00295E8F">
        <w:rPr>
          <w:rFonts w:cstheme="minorHAnsi"/>
        </w:rPr>
        <w:t xml:space="preserve">find </w:t>
      </w:r>
      <w:r w:rsidR="00B75924">
        <w:rPr>
          <w:rFonts w:cstheme="minorHAnsi"/>
        </w:rPr>
        <w:t>mass</w:t>
      </w:r>
      <w:r w:rsidR="00B75924" w:rsidRPr="00892626">
        <w:rPr>
          <w:rFonts w:cstheme="minorHAnsi"/>
        </w:rPr>
        <w:t xml:space="preserve">-dependent effects of </w:t>
      </w:r>
      <w:r w:rsidR="00B75924">
        <w:rPr>
          <w:rFonts w:cstheme="minorHAnsi"/>
        </w:rPr>
        <w:t xml:space="preserve">temperature on metabolism at sub-optimum </w:t>
      </w:r>
      <w:r w:rsidR="00B75924" w:rsidRPr="00892626">
        <w:rPr>
          <w:rFonts w:cstheme="minorHAnsi"/>
        </w:rPr>
        <w:t xml:space="preserve">temperatures </w:t>
      </w:r>
      <w:r w:rsidR="00B75924">
        <w:rPr>
          <w:rFonts w:cstheme="minorHAnsi"/>
        </w:rPr>
        <w:t>but n</w:t>
      </w:r>
      <w:r w:rsidR="00E62B9A">
        <w:rPr>
          <w:rFonts w:cstheme="minorHAnsi"/>
        </w:rPr>
        <w:t xml:space="preserve">ot for </w:t>
      </w:r>
      <w:r w:rsidR="00B75924">
        <w:rPr>
          <w:rFonts w:cstheme="minorHAnsi"/>
        </w:rPr>
        <w:t>consumption</w:t>
      </w:r>
      <w:r w:rsidR="00A8593C">
        <w:rPr>
          <w:rFonts w:cstheme="minorHAnsi"/>
        </w:rPr>
        <w:t xml:space="preserve">, and </w:t>
      </w:r>
      <w:r w:rsidR="006B339E">
        <w:rPr>
          <w:rFonts w:cstheme="minorHAnsi"/>
        </w:rPr>
        <w:t xml:space="preserve">the scaling of these rates cannot predict </w:t>
      </w:r>
      <w:r w:rsidR="00662123">
        <w:rPr>
          <w:rFonts w:cstheme="minorHAnsi"/>
        </w:rPr>
        <w:t>the observed growth</w:t>
      </w:r>
      <w:r w:rsidR="00851F25">
        <w:rPr>
          <w:rFonts w:cstheme="minorHAnsi"/>
        </w:rPr>
        <w:t xml:space="preserve"> dynamics</w:t>
      </w:r>
      <w:r w:rsidR="00662123">
        <w:rPr>
          <w:rFonts w:cstheme="minorHAnsi"/>
        </w:rPr>
        <w:t>.</w:t>
      </w:r>
    </w:p>
    <w:p w14:paraId="1F4CFDB6" w14:textId="05815F39" w:rsidR="002048DE" w:rsidRPr="00660D1C" w:rsidRDefault="00E103FB" w:rsidP="00904830">
      <w:pPr>
        <w:pStyle w:val="ListParagraph"/>
        <w:numPr>
          <w:ilvl w:val="0"/>
          <w:numId w:val="28"/>
        </w:numPr>
        <w:spacing w:line="480" w:lineRule="auto"/>
        <w:jc w:val="both"/>
        <w:rPr>
          <w:rFonts w:cstheme="minorHAnsi"/>
          <w:lang w:val="en-US"/>
        </w:rPr>
      </w:pPr>
      <w:r>
        <w:rPr>
          <w:rFonts w:cstheme="minorHAnsi"/>
          <w:lang w:val="en-US"/>
        </w:rPr>
        <w:t xml:space="preserve">Our </w:t>
      </w:r>
      <w:r w:rsidR="00F42F97" w:rsidRPr="00660D1C">
        <w:rPr>
          <w:rFonts w:cstheme="minorHAnsi"/>
          <w:lang w:val="en-US"/>
        </w:rPr>
        <w:t xml:space="preserve">findings </w:t>
      </w:r>
      <w:r w:rsidR="002367CE" w:rsidRPr="00660D1C">
        <w:rPr>
          <w:rFonts w:cstheme="minorHAnsi"/>
          <w:lang w:val="en-US"/>
        </w:rPr>
        <w:t>suggest</w:t>
      </w:r>
      <w:r w:rsidR="00912DE5" w:rsidRPr="00660D1C">
        <w:rPr>
          <w:rFonts w:cstheme="minorHAnsi"/>
          <w:lang w:val="en-US"/>
        </w:rPr>
        <w:t xml:space="preserve"> that </w:t>
      </w:r>
      <w:r w:rsidR="000E594F" w:rsidRPr="00660D1C">
        <w:rPr>
          <w:rFonts w:cstheme="minorHAnsi"/>
          <w:lang w:val="en-US"/>
        </w:rPr>
        <w:t xml:space="preserve">small </w:t>
      </w:r>
      <w:r w:rsidR="00912DE5" w:rsidRPr="00660D1C">
        <w:rPr>
          <w:rFonts w:cstheme="minorHAnsi"/>
          <w:lang w:val="en-US"/>
        </w:rPr>
        <w:t xml:space="preserve">individuals within a species </w:t>
      </w:r>
      <w:r w:rsidR="000E594F" w:rsidRPr="00660D1C">
        <w:rPr>
          <w:rFonts w:cstheme="minorHAnsi"/>
          <w:lang w:val="en-US"/>
        </w:rPr>
        <w:t xml:space="preserve">will likely be able to increase their growth rates with initial warming, </w:t>
      </w:r>
      <w:r w:rsidR="00E1383F" w:rsidRPr="00660D1C">
        <w:rPr>
          <w:rFonts w:cstheme="minorHAnsi"/>
          <w:lang w:val="en-US"/>
        </w:rPr>
        <w:t xml:space="preserve">while </w:t>
      </w:r>
      <w:r w:rsidR="000E594F" w:rsidRPr="00660D1C">
        <w:rPr>
          <w:rFonts w:cstheme="minorHAnsi"/>
          <w:lang w:val="en-US"/>
        </w:rPr>
        <w:t xml:space="preserve">larger individuals </w:t>
      </w:r>
      <w:r w:rsidR="00967498" w:rsidRPr="00660D1C">
        <w:rPr>
          <w:rFonts w:cstheme="minorHAnsi"/>
          <w:lang w:val="en-US"/>
        </w:rPr>
        <w:t xml:space="preserve">may </w:t>
      </w:r>
      <w:r w:rsidR="000E594F" w:rsidRPr="00660D1C">
        <w:rPr>
          <w:rFonts w:cstheme="minorHAnsi"/>
          <w:lang w:val="en-US"/>
        </w:rPr>
        <w:t xml:space="preserve">gain </w:t>
      </w:r>
      <w:r w:rsidR="001F706E">
        <w:rPr>
          <w:rFonts w:cstheme="minorHAnsi"/>
          <w:lang w:val="en-US"/>
        </w:rPr>
        <w:t>little or nothing in terms of growth</w:t>
      </w:r>
      <w:r w:rsidR="000E594F" w:rsidRPr="00660D1C">
        <w:rPr>
          <w:rFonts w:cstheme="minorHAnsi"/>
          <w:lang w:val="en-US"/>
        </w:rPr>
        <w:t xml:space="preserve">. </w:t>
      </w:r>
      <w:r w:rsidR="00E73193" w:rsidRPr="00660D1C">
        <w:rPr>
          <w:rFonts w:cstheme="minorHAnsi"/>
          <w:lang w:val="en-US"/>
        </w:rPr>
        <w:t>Size-dependent c</w:t>
      </w:r>
      <w:r w:rsidR="00630AFC" w:rsidRPr="00660D1C">
        <w:rPr>
          <w:rFonts w:cstheme="minorHAnsi"/>
          <w:lang w:val="en-US"/>
        </w:rPr>
        <w:t xml:space="preserve">hanges in growth dynamics due to climate warming may </w:t>
      </w:r>
      <w:r w:rsidR="00581CA9" w:rsidRPr="00660D1C">
        <w:rPr>
          <w:rFonts w:cstheme="minorHAnsi"/>
          <w:lang w:val="en-US"/>
        </w:rPr>
        <w:t xml:space="preserve">have </w:t>
      </w:r>
      <w:r w:rsidR="00806264" w:rsidRPr="00660D1C">
        <w:rPr>
          <w:rFonts w:cstheme="minorHAnsi"/>
          <w:lang w:val="en-US"/>
        </w:rPr>
        <w:t xml:space="preserve">implications for </w:t>
      </w:r>
      <w:r w:rsidR="008C5ED3" w:rsidRPr="00660D1C">
        <w:rPr>
          <w:rFonts w:cstheme="minorHAnsi"/>
          <w:lang w:val="en-US"/>
        </w:rPr>
        <w:t xml:space="preserve">the structure and functioning of </w:t>
      </w:r>
      <w:r w:rsidR="00E74650" w:rsidRPr="00660D1C">
        <w:rPr>
          <w:rFonts w:cstheme="minorHAnsi"/>
          <w:lang w:val="en-US"/>
        </w:rPr>
        <w:t>future aquatic ecosystems.</w:t>
      </w:r>
      <w:commentRangeStart w:id="0"/>
      <w:r w:rsidR="001F1657" w:rsidRPr="001F1657">
        <w:rPr>
          <w:rFonts w:cstheme="minorHAnsi"/>
        </w:rPr>
        <w:t xml:space="preserve"> </w:t>
      </w:r>
      <w:commentRangeEnd w:id="0"/>
      <w:r w:rsidR="00993940">
        <w:rPr>
          <w:rStyle w:val="CommentReference"/>
        </w:rPr>
        <w:commentReference w:id="0"/>
      </w:r>
    </w:p>
    <w:p w14:paraId="6412E9CF" w14:textId="5032D471" w:rsidR="00A61137" w:rsidRDefault="00E74650" w:rsidP="00904830">
      <w:pPr>
        <w:spacing w:line="480" w:lineRule="auto"/>
        <w:jc w:val="both"/>
        <w:rPr>
          <w:rFonts w:cstheme="minorHAnsi"/>
          <w:lang w:val="en-US"/>
        </w:rPr>
      </w:pPr>
      <w:r w:rsidRPr="00660D1C">
        <w:rPr>
          <w:rFonts w:cstheme="minorHAnsi"/>
          <w:lang w:val="en-US"/>
        </w:rPr>
        <w:t xml:space="preserve"> </w:t>
      </w:r>
    </w:p>
    <w:p w14:paraId="13D95014" w14:textId="56C87A91" w:rsidR="00A61137" w:rsidRPr="00660D1C" w:rsidRDefault="00A61137" w:rsidP="00904830">
      <w:pPr>
        <w:spacing w:line="480" w:lineRule="auto"/>
        <w:jc w:val="both"/>
        <w:rPr>
          <w:rFonts w:cstheme="minorHAnsi"/>
          <w:b/>
          <w:lang w:val="en-US"/>
        </w:rPr>
      </w:pPr>
      <w:r w:rsidRPr="00660D1C">
        <w:rPr>
          <w:rFonts w:cstheme="minorHAnsi"/>
          <w:b/>
          <w:lang w:val="en-US"/>
        </w:rPr>
        <w:lastRenderedPageBreak/>
        <w:t>Introduction</w:t>
      </w:r>
    </w:p>
    <w:p w14:paraId="590BC2D2" w14:textId="17A874B7" w:rsidR="00116F62" w:rsidRPr="003C3BA5" w:rsidRDefault="007051E6" w:rsidP="00904830">
      <w:pPr>
        <w:spacing w:line="480" w:lineRule="auto"/>
        <w:contextualSpacing/>
        <w:jc w:val="both"/>
        <w:rPr>
          <w:rFonts w:eastAsiaTheme="minorEastAsia" w:cstheme="minorHAnsi"/>
          <w:color w:val="FF0000"/>
          <w:lang w:val="en-US"/>
        </w:rPr>
      </w:pPr>
      <w:r w:rsidRPr="003C3BA5">
        <w:rPr>
          <w:rFonts w:eastAsiaTheme="minorEastAsia" w:cstheme="minorHAnsi"/>
          <w:color w:val="FF0000"/>
          <w:lang w:val="en-US"/>
        </w:rPr>
        <w:t xml:space="preserve">Body growth is a fundamental process that links different levels of biological organization. It affects individuals’ fitness and life history traits such as maturation size, population growth rates </w:t>
      </w:r>
      <w:r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{"citationID":"hNb1pqTJ","properties":{"formattedCitation":"(Savage {\\i{}et al.} 2004)","plainCitation":"(Savage et al. 2004)","noteIndex":0},"citationItems":[{"id":"sEKIVbdo/EZ3vrCCG","uris":["http://zotero.org/users/local/FTg3Qpza/items/5EKRHGLR"],"uri":["http://zotero.org/users/local/FTg3Qpza/items/5EKRHGLR"],"itemData":{"id":914,"type":"article-journal","title":"Effects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3C3BA5">
        <w:rPr>
          <w:rFonts w:eastAsiaTheme="minorEastAsia" w:cstheme="minorHAnsi"/>
          <w:color w:val="FF0000"/>
        </w:rPr>
        <w:fldChar w:fldCharType="separate"/>
      </w:r>
      <w:r w:rsidRPr="003C3BA5">
        <w:rPr>
          <w:rFonts w:cstheme="minorHAnsi"/>
          <w:color w:val="FF0000"/>
          <w:lang w:val="en-US"/>
        </w:rPr>
        <w:t xml:space="preserve">(Savage </w:t>
      </w:r>
      <w:r w:rsidRPr="003C3BA5">
        <w:rPr>
          <w:rFonts w:cstheme="minorHAnsi"/>
          <w:i/>
          <w:iCs/>
          <w:color w:val="FF0000"/>
          <w:lang w:val="en-US"/>
        </w:rPr>
        <w:t>et al.</w:t>
      </w:r>
      <w:r w:rsidRPr="003C3BA5">
        <w:rPr>
          <w:rFonts w:cstheme="minorHAnsi"/>
          <w:color w:val="FF0000"/>
          <w:lang w:val="en-US"/>
        </w:rPr>
        <w:t xml:space="preserve"> 2004)</w:t>
      </w:r>
      <w:r w:rsidRPr="003C3BA5">
        <w:rPr>
          <w:rFonts w:eastAsiaTheme="minorEastAsia" w:cstheme="minorHAnsi"/>
          <w:color w:val="FF0000"/>
        </w:rPr>
        <w:fldChar w:fldCharType="end"/>
      </w:r>
      <w:r w:rsidRPr="003C3BA5">
        <w:rPr>
          <w:rFonts w:eastAsiaTheme="minorEastAsia" w:cstheme="minorHAnsi"/>
          <w:color w:val="FF0000"/>
          <w:lang w:val="en-US"/>
        </w:rPr>
        <w:t xml:space="preserve"> and ultimately energy transfer across trophic levels</w:t>
      </w:r>
      <w:r w:rsidR="000A44E7" w:rsidRPr="003C3BA5">
        <w:rPr>
          <w:rFonts w:eastAsiaTheme="minorEastAsia" w:cstheme="minorHAnsi"/>
          <w:color w:val="FF0000"/>
          <w:lang w:val="en-US"/>
        </w:rPr>
        <w:t xml:space="preserve"> </w:t>
      </w:r>
      <w:r w:rsidR="00FD5E4F"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{"citationID":"7z2MSq6f","properties":{"formattedCitation":"(Andersen {\\i{}et al.} 2009a; Barneche &amp; Allen 2018a)","plainCitation":"(Andersen et al. 2009a; Barneche &amp; Allen 2018a)","noteIndex":0},"citationItems":[{"id":557,"uris":["http://zotero.org/users/6116610/items/QMRZW56H"],"uri":["http://zotero.org/users/6116610/items/QMRZW56H"],"itemData":{"id":557,"type":"article-journal","container-title":"Proceedings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sEKIVbdo/Vkj1nxNH","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3C3BA5">
        <w:rPr>
          <w:rFonts w:eastAsiaTheme="minorEastAsia" w:cstheme="minorHAnsi"/>
          <w:color w:val="FF0000"/>
        </w:rPr>
        <w:fldChar w:fldCharType="separate"/>
      </w:r>
      <w:r w:rsidR="003D314E" w:rsidRPr="003D314E">
        <w:rPr>
          <w:rFonts w:ascii="Times New Roman" w:hAnsi="Times New Roman" w:cs="Times New Roman"/>
          <w:color w:val="FF0000"/>
        </w:rPr>
        <w:t xml:space="preserve">(Andersen </w:t>
      </w:r>
      <w:r w:rsidR="003D314E" w:rsidRPr="003D314E">
        <w:rPr>
          <w:rFonts w:ascii="Times New Roman" w:hAnsi="Times New Roman" w:cs="Times New Roman"/>
          <w:i/>
          <w:iCs/>
          <w:color w:val="FF0000"/>
        </w:rPr>
        <w:t>et al.</w:t>
      </w:r>
      <w:r w:rsidR="003D314E" w:rsidRPr="003D314E">
        <w:rPr>
          <w:rFonts w:ascii="Times New Roman" w:hAnsi="Times New Roman" w:cs="Times New Roman"/>
          <w:color w:val="FF0000"/>
        </w:rPr>
        <w:t xml:space="preserve"> 2009a; </w:t>
      </w:r>
      <w:proofErr w:type="spellStart"/>
      <w:r w:rsidR="003D314E" w:rsidRPr="003D314E">
        <w:rPr>
          <w:rFonts w:ascii="Times New Roman" w:hAnsi="Times New Roman" w:cs="Times New Roman"/>
          <w:color w:val="FF0000"/>
        </w:rPr>
        <w:t>Barneche</w:t>
      </w:r>
      <w:proofErr w:type="spellEnd"/>
      <w:r w:rsidR="003D314E" w:rsidRPr="003D314E">
        <w:rPr>
          <w:rFonts w:ascii="Times New Roman" w:hAnsi="Times New Roman" w:cs="Times New Roman"/>
          <w:color w:val="FF0000"/>
        </w:rPr>
        <w:t xml:space="preserve"> &amp; Allen 2018a)</w:t>
      </w:r>
      <w:r w:rsidR="00FD5E4F" w:rsidRPr="003C3BA5">
        <w:rPr>
          <w:rFonts w:eastAsiaTheme="minorEastAsia" w:cstheme="minorHAnsi"/>
          <w:color w:val="FF0000"/>
        </w:rPr>
        <w:fldChar w:fldCharType="end"/>
      </w:r>
      <w:r w:rsidRPr="003C3BA5">
        <w:rPr>
          <w:rFonts w:eastAsiaTheme="minorEastAsia" w:cstheme="minorHAnsi"/>
          <w:color w:val="FF0000"/>
          <w:lang w:val="en-US"/>
        </w:rPr>
        <w:t>. Therefore, understanding of how growth rates are affected by gl</w:t>
      </w:r>
      <w:r w:rsidR="00116F62" w:rsidRPr="003C3BA5">
        <w:rPr>
          <w:rFonts w:eastAsiaTheme="minorEastAsia" w:cstheme="minorHAnsi"/>
          <w:color w:val="FF0000"/>
          <w:lang w:val="en-US"/>
        </w:rPr>
        <w:t>obal warming is of key importance</w:t>
      </w:r>
      <w:r w:rsidRPr="003C3BA5">
        <w:rPr>
          <w:rFonts w:eastAsiaTheme="minorEastAsia" w:cstheme="minorHAnsi"/>
          <w:color w:val="FF0000"/>
          <w:lang w:val="en-US"/>
        </w:rPr>
        <w:t xml:space="preserve"> for making predictions about future</w:t>
      </w:r>
      <w:commentRangeStart w:id="1"/>
      <w:r w:rsidRPr="003C3BA5">
        <w:rPr>
          <w:rFonts w:eastAsiaTheme="minorEastAsia" w:cstheme="minorHAnsi"/>
          <w:color w:val="FF0000"/>
          <w:lang w:val="en-US"/>
        </w:rPr>
        <w:t xml:space="preserve"> </w:t>
      </w:r>
      <w:commentRangeEnd w:id="1"/>
      <w:r w:rsidR="00B679FA" w:rsidRPr="003C3BA5">
        <w:rPr>
          <w:rStyle w:val="CommentReference"/>
          <w:color w:val="FF0000"/>
        </w:rPr>
        <w:commentReference w:id="1"/>
      </w:r>
      <w:r w:rsidRPr="003C3BA5">
        <w:rPr>
          <w:rFonts w:eastAsiaTheme="minorEastAsia" w:cstheme="minorHAnsi"/>
          <w:color w:val="FF0000"/>
          <w:lang w:val="en-US"/>
        </w:rPr>
        <w:t xml:space="preserve">ecosystem. </w:t>
      </w:r>
    </w:p>
    <w:p w14:paraId="657C094E" w14:textId="0165A7CC" w:rsidR="002555F5" w:rsidRPr="003C3BA5" w:rsidRDefault="00301305" w:rsidP="00904830">
      <w:pPr>
        <w:spacing w:line="480" w:lineRule="auto"/>
        <w:ind w:firstLine="284"/>
        <w:contextualSpacing/>
        <w:jc w:val="both"/>
        <w:rPr>
          <w:rFonts w:eastAsiaTheme="minorEastAsia" w:cstheme="minorHAnsi"/>
          <w:color w:val="FF0000"/>
          <w:lang w:val="en-US"/>
        </w:rPr>
      </w:pPr>
      <w:r w:rsidRPr="003C3BA5">
        <w:rPr>
          <w:rFonts w:eastAsiaTheme="minorEastAsia" w:cstheme="minorHAnsi"/>
          <w:color w:val="FF0000"/>
          <w:lang w:val="en-US"/>
        </w:rPr>
        <w:t xml:space="preserve">We only have a limited </w:t>
      </w:r>
      <w:r w:rsidR="000F3D32" w:rsidRPr="003C3BA5">
        <w:rPr>
          <w:rFonts w:eastAsiaTheme="minorEastAsia" w:cstheme="minorHAnsi"/>
          <w:color w:val="FF0000"/>
          <w:lang w:val="en-US"/>
        </w:rPr>
        <w:t xml:space="preserve">understanding of </w:t>
      </w:r>
      <w:r w:rsidR="00A07B31" w:rsidRPr="003C3BA5">
        <w:rPr>
          <w:rFonts w:eastAsiaTheme="minorEastAsia" w:cstheme="minorHAnsi"/>
          <w:color w:val="FF0000"/>
          <w:lang w:val="en-US"/>
        </w:rPr>
        <w:t>the mechanistic basis of fish growth bio</w:t>
      </w:r>
      <w:r w:rsidRPr="003C3BA5">
        <w:rPr>
          <w:rFonts w:eastAsiaTheme="minorEastAsia" w:cstheme="minorHAnsi"/>
          <w:color w:val="FF0000"/>
          <w:lang w:val="en-US"/>
        </w:rPr>
        <w:t>energetics, and this impairs</w:t>
      </w:r>
      <w:r w:rsidR="000F3D32" w:rsidRPr="003C3BA5">
        <w:rPr>
          <w:rFonts w:eastAsiaTheme="minorEastAsia" w:cstheme="minorHAnsi"/>
          <w:color w:val="FF0000"/>
          <w:lang w:val="en-US"/>
        </w:rPr>
        <w:t xml:space="preserve"> our </w:t>
      </w:r>
      <w:r w:rsidR="00AC6959" w:rsidRPr="003C3BA5">
        <w:rPr>
          <w:rFonts w:eastAsiaTheme="minorEastAsia" w:cstheme="minorHAnsi"/>
          <w:color w:val="FF0000"/>
          <w:lang w:val="en-US"/>
        </w:rPr>
        <w:t xml:space="preserve">ability to predict changes in growth </w:t>
      </w:r>
      <w:r w:rsidR="005F6A51" w:rsidRPr="003C3BA5">
        <w:rPr>
          <w:rFonts w:eastAsiaTheme="minorEastAsia" w:cstheme="minorHAnsi"/>
          <w:color w:val="FF0000"/>
          <w:lang w:val="en-US"/>
        </w:rPr>
        <w:t xml:space="preserve">due to </w:t>
      </w:r>
      <w:r w:rsidR="00A32670" w:rsidRPr="003C3BA5">
        <w:rPr>
          <w:rFonts w:eastAsiaTheme="minorEastAsia" w:cstheme="minorHAnsi"/>
          <w:color w:val="FF0000"/>
          <w:lang w:val="en-US"/>
        </w:rPr>
        <w:t xml:space="preserve">climate change </w:t>
      </w:r>
      <w:r w:rsidR="00A32670"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{"citationID":"xJ4opDME","properties":{"formattedCitation":"(Rosenfeld {\\i{}et al.} 2015; Lefevre {\\i{}et al.} 2017; Audzijonyte {\\i{}et al.} 2018; Barneche &amp; Allen 2018a; Marshall &amp; White 2018)","plainCitation":"(Rosenfeld et al. 2015; Lefevre et al. 2017; Audzijonyte et al. 2018; Barneche &amp; Allen 2018a; Marshall &amp; White 2018)","noteIndex":0},"citationItems":[{"id":553,"uris":["http://zotero.org/users/6116610/items/XC435Y5Z"],"uri":["http://zotero.org/users/6116610/items/XC435Y5Z"],"itemData":{"id":553,"type":"article-journal","abstract":"Mass-specific standard metabolic rate (SMR, or maintenance metabolism) varies greatly among individuals. Metabolism is particularly sensitive to variation in food consumption and growth creating the potential for significant bias in measured SMR for animals that are growing (e.g. juveniles) or of uncertain nutritional status. Consequently, interpreting individual variation in metabolism requires a sound understanding of the potentially confounding role of growth and the relative importance of fixed (genetic) vs. environmental drivers of SMR variation. We review the role of growth in measured SMR variation in juvenile salmonids, with the goals of (i) understanding the contribution of growth (and food consumption) to SMR variation through ontogeny, (ii) understanding the relative contributions of tissue maintenance and biosynthesis (overhead costs of growth) to apparent SMR variation, and (iii) using intrinsic growth effects on SMR to model how alternate life-history strategies may influence growth and measured SMR in juvenile salmonids. SMR measures on juveniles, even when post-absorptive, may be inflated by delayed growth-associated overhead costs, unless juveniles are on a maintenance ration (i.e. not growing). Empirical measurements of apparent SMR in food restricted vs. satiated 2–5 g juvenile salmon demonstrate that estimates may be inflated by as much as 67% due to delayed overhead costs of growth, even when SMR measurements are taken 35 h post-feeding. These results indicate that a substantial component of variation in apparent SMR among juvenile salmonids may be associated with (i) environmentally driven variation in ration (where elevated SMR measurements are an artefact of delayed growth overhead costs), (ii) intrinsic (genetic) or plastic organ-system trade-offs related to increasing investment in metabolically expensive digestive tissue responsible for processing food and (iii) intrinsic (genetic) variation in maximum body size and growth among individuals or life-history types. We suggest that selection for differences in adult body size among resident and anadromous forms leading to differences in juvenile growth trajectories may contribute to both SMR variation and habitat segregation in freshwater, where juveniles with higher growth are constrained to foraging in high velocity habitats to meet their greater consumption needs.","container-title":"Journal of Animal Ecology","DOI":"10.1111/1365-2656.12260","ISSN":"1365-2656","issue":"1","language":"en","page":"4-20","source":"Wiley Online Library","title":"Relationship between growth and standard metabolic rate: measurement artefacts and implications for habitat use and life-history adaptation in salmonids","title-short":"Relationship between growth and standard metabolic rate","volume":"84","author":[{"family":"Rosenfeld","given":"Jordan"},{"family":"Leeuwen","given":"Travis Van"},{"family":"Richards","given":"Jeffrey"},{"family":"Allen","given":"David"}],"issued":{"date-parts":[["2015"]]}}},{"id":665,"uris":["http://zotero.org/users/6116610/items/IM9GABE5"],"uri":["http://zotero.org/users/6116610/items/IM9GABE5"],"itemData":{"id":665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sEKIVbdo/Vkj1nxNH","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id":687,"uris":["http://zotero.org/users/6116610/items/ESFFAJ5S"],"uri":["http://zotero.org/users/6116610/items/ESFFAJ5S"],"itemData":{"id":687,"type":"article-journal","container-title":"Trends in Ecology &amp; Evolution","DOI":"10.1016/j.tree.2018.10.005","ISSN":"01695347","language":"en","source":"Crossref","title":"Have We Outgrown the Existing Models of Growth?","URL":"https://linkinghub.elsevier.com/retrieve/pii/S0169534718302507","author":[{"family":"Marshall","given":"Dustin J."},{"family":"White","given":"Craig R."}],"accessed":{"date-parts":[["2018",12,14]]},"issued":{"date-parts":[["2018",11]]}}}],"schema":"https://github.com/citation-style-language/schema/raw/master/csl-citation.json"} </w:instrText>
      </w:r>
      <w:r w:rsidR="00A32670" w:rsidRPr="003C3BA5">
        <w:rPr>
          <w:rFonts w:eastAsiaTheme="minorEastAsia" w:cstheme="minorHAnsi"/>
          <w:color w:val="FF0000"/>
        </w:rPr>
        <w:fldChar w:fldCharType="separate"/>
      </w:r>
      <w:r w:rsidR="003D314E" w:rsidRPr="003D314E">
        <w:rPr>
          <w:rFonts w:ascii="Times New Roman" w:hAnsi="Times New Roman" w:cs="Times New Roman"/>
          <w:color w:val="FF0000"/>
        </w:rPr>
        <w:t xml:space="preserve">(Rosenfeld </w:t>
      </w:r>
      <w:r w:rsidR="003D314E" w:rsidRPr="003D314E">
        <w:rPr>
          <w:rFonts w:ascii="Times New Roman" w:hAnsi="Times New Roman" w:cs="Times New Roman"/>
          <w:i/>
          <w:iCs/>
          <w:color w:val="FF0000"/>
        </w:rPr>
        <w:t>et al.</w:t>
      </w:r>
      <w:r w:rsidR="003D314E" w:rsidRPr="003D314E">
        <w:rPr>
          <w:rFonts w:ascii="Times New Roman" w:hAnsi="Times New Roman" w:cs="Times New Roman"/>
          <w:color w:val="FF0000"/>
        </w:rPr>
        <w:t xml:space="preserve"> 2015; Lefevre </w:t>
      </w:r>
      <w:r w:rsidR="003D314E" w:rsidRPr="003D314E">
        <w:rPr>
          <w:rFonts w:ascii="Times New Roman" w:hAnsi="Times New Roman" w:cs="Times New Roman"/>
          <w:i/>
          <w:iCs/>
          <w:color w:val="FF0000"/>
        </w:rPr>
        <w:t>et al.</w:t>
      </w:r>
      <w:r w:rsidR="003D314E" w:rsidRPr="003D314E">
        <w:rPr>
          <w:rFonts w:ascii="Times New Roman" w:hAnsi="Times New Roman" w:cs="Times New Roman"/>
          <w:color w:val="FF0000"/>
        </w:rPr>
        <w:t xml:space="preserve"> 2017; </w:t>
      </w:r>
      <w:proofErr w:type="spellStart"/>
      <w:r w:rsidR="003D314E" w:rsidRPr="003D314E">
        <w:rPr>
          <w:rFonts w:ascii="Times New Roman" w:hAnsi="Times New Roman" w:cs="Times New Roman"/>
          <w:color w:val="FF0000"/>
        </w:rPr>
        <w:t>Audzijonyte</w:t>
      </w:r>
      <w:proofErr w:type="spellEnd"/>
      <w:r w:rsidR="003D314E" w:rsidRPr="003D314E">
        <w:rPr>
          <w:rFonts w:ascii="Times New Roman" w:hAnsi="Times New Roman" w:cs="Times New Roman"/>
          <w:color w:val="FF0000"/>
        </w:rPr>
        <w:t xml:space="preserve"> </w:t>
      </w:r>
      <w:r w:rsidR="003D314E" w:rsidRPr="003D314E">
        <w:rPr>
          <w:rFonts w:ascii="Times New Roman" w:hAnsi="Times New Roman" w:cs="Times New Roman"/>
          <w:i/>
          <w:iCs/>
          <w:color w:val="FF0000"/>
        </w:rPr>
        <w:t>et al.</w:t>
      </w:r>
      <w:r w:rsidR="003D314E" w:rsidRPr="003D314E">
        <w:rPr>
          <w:rFonts w:ascii="Times New Roman" w:hAnsi="Times New Roman" w:cs="Times New Roman"/>
          <w:color w:val="FF0000"/>
        </w:rPr>
        <w:t xml:space="preserve"> 2018; </w:t>
      </w:r>
      <w:proofErr w:type="spellStart"/>
      <w:r w:rsidR="003D314E" w:rsidRPr="003D314E">
        <w:rPr>
          <w:rFonts w:ascii="Times New Roman" w:hAnsi="Times New Roman" w:cs="Times New Roman"/>
          <w:color w:val="FF0000"/>
        </w:rPr>
        <w:t>Barneche</w:t>
      </w:r>
      <w:proofErr w:type="spellEnd"/>
      <w:r w:rsidR="003D314E" w:rsidRPr="003D314E">
        <w:rPr>
          <w:rFonts w:ascii="Times New Roman" w:hAnsi="Times New Roman" w:cs="Times New Roman"/>
          <w:color w:val="FF0000"/>
        </w:rPr>
        <w:t xml:space="preserve"> &amp; Allen 2018a; Marshall &amp; White 2018)</w:t>
      </w:r>
      <w:r w:rsidR="00A32670" w:rsidRPr="003C3BA5">
        <w:rPr>
          <w:rFonts w:eastAsiaTheme="minorEastAsia" w:cstheme="minorHAnsi"/>
          <w:color w:val="FF0000"/>
        </w:rPr>
        <w:fldChar w:fldCharType="end"/>
      </w:r>
      <w:r w:rsidR="00A32670" w:rsidRPr="003C3BA5">
        <w:rPr>
          <w:rFonts w:eastAsiaTheme="minorEastAsia" w:cstheme="minorHAnsi"/>
          <w:color w:val="FF0000"/>
          <w:lang w:val="en-US"/>
        </w:rPr>
        <w:t xml:space="preserve">. </w:t>
      </w:r>
      <w:r w:rsidR="00B24822" w:rsidRPr="003C3BA5">
        <w:rPr>
          <w:rFonts w:eastAsiaTheme="minorEastAsia" w:cstheme="minorHAnsi"/>
          <w:color w:val="FF0000"/>
          <w:lang w:val="en-US"/>
        </w:rPr>
        <w:t>What we do know and where both t</w:t>
      </w:r>
      <w:r w:rsidR="00643967" w:rsidRPr="003C3BA5">
        <w:rPr>
          <w:rFonts w:eastAsiaTheme="minorEastAsia" w:cstheme="minorHAnsi"/>
          <w:color w:val="FF0000"/>
          <w:lang w:val="en-US"/>
        </w:rPr>
        <w:t xml:space="preserve">heoretical </w:t>
      </w:r>
      <w:r w:rsidR="00B24822" w:rsidRPr="003C3BA5">
        <w:rPr>
          <w:rFonts w:eastAsiaTheme="minorEastAsia" w:cstheme="minorHAnsi"/>
          <w:color w:val="FF0000"/>
          <w:lang w:val="en-US"/>
        </w:rPr>
        <w:t xml:space="preserve">models </w:t>
      </w:r>
      <w:r w:rsidR="00643967" w:rsidRPr="003C3BA5">
        <w:rPr>
          <w:rFonts w:eastAsiaTheme="minorEastAsia" w:cstheme="minorHAnsi"/>
          <w:color w:val="FF0000"/>
          <w:lang w:val="en-US"/>
        </w:rPr>
        <w:t xml:space="preserve">“of </w:t>
      </w:r>
      <w:proofErr w:type="spellStart"/>
      <w:r w:rsidR="00643967" w:rsidRPr="003C3BA5">
        <w:rPr>
          <w:rFonts w:eastAsiaTheme="minorEastAsia" w:cstheme="minorHAnsi"/>
          <w:color w:val="FF0000"/>
          <w:lang w:val="en-US"/>
        </w:rPr>
        <w:t>Pütter</w:t>
      </w:r>
      <w:proofErr w:type="spellEnd"/>
      <w:r w:rsidR="00643967" w:rsidRPr="003C3BA5">
        <w:rPr>
          <w:rFonts w:eastAsiaTheme="minorEastAsia" w:cstheme="minorHAnsi"/>
          <w:color w:val="FF0000"/>
          <w:lang w:val="en-US"/>
        </w:rPr>
        <w:t xml:space="preserve">-type”, such as the Ontogenetic Growth Model (OGM) </w:t>
      </w:r>
      <w:r w:rsidR="0064396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{"citationID":"APrRQpIi","properties":{"formattedCitation":"(West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43967" w:rsidRPr="003C3BA5">
        <w:rPr>
          <w:rFonts w:eastAsiaTheme="minorEastAsia" w:cstheme="minorHAnsi"/>
          <w:color w:val="FF0000"/>
        </w:rPr>
        <w:fldChar w:fldCharType="separate"/>
      </w:r>
      <w:r w:rsidR="00643967" w:rsidRPr="003C3BA5">
        <w:rPr>
          <w:rFonts w:ascii="Times New Roman" w:hAnsi="Times New Roman" w:cs="Times New Roman"/>
          <w:color w:val="FF0000"/>
          <w:lang w:val="en-US"/>
        </w:rPr>
        <w:t xml:space="preserve">(West </w:t>
      </w:r>
      <w:r w:rsidR="00643967" w:rsidRPr="003C3BA5">
        <w:rPr>
          <w:rFonts w:ascii="Times New Roman" w:hAnsi="Times New Roman" w:cs="Times New Roman"/>
          <w:i/>
          <w:iCs/>
          <w:color w:val="FF0000"/>
          <w:lang w:val="en-US"/>
        </w:rPr>
        <w:t>et al.</w:t>
      </w:r>
      <w:r w:rsidR="00643967" w:rsidRPr="003C3BA5">
        <w:rPr>
          <w:rFonts w:ascii="Times New Roman" w:hAnsi="Times New Roman" w:cs="Times New Roman"/>
          <w:color w:val="FF0000"/>
          <w:lang w:val="en-US"/>
        </w:rPr>
        <w:t xml:space="preserve"> 2001)</w:t>
      </w:r>
      <w:r w:rsidR="00643967" w:rsidRPr="003C3BA5">
        <w:rPr>
          <w:rFonts w:eastAsiaTheme="minorEastAsia" w:cstheme="minorHAnsi"/>
          <w:color w:val="FF0000"/>
        </w:rPr>
        <w:fldChar w:fldCharType="end"/>
      </w:r>
      <w:r w:rsidR="00643967" w:rsidRPr="003C3BA5">
        <w:rPr>
          <w:rFonts w:eastAsiaTheme="minorEastAsia" w:cstheme="minorHAnsi"/>
          <w:color w:val="FF0000"/>
          <w:lang w:val="en-US"/>
        </w:rPr>
        <w:t xml:space="preserve"> or the von </w:t>
      </w:r>
      <w:proofErr w:type="spellStart"/>
      <w:r w:rsidR="00643967" w:rsidRPr="003C3BA5">
        <w:rPr>
          <w:rFonts w:eastAsiaTheme="minorEastAsia" w:cstheme="minorHAnsi"/>
          <w:color w:val="FF0000"/>
          <w:lang w:val="en-US"/>
        </w:rPr>
        <w:t>Bertalanffy</w:t>
      </w:r>
      <w:proofErr w:type="spellEnd"/>
      <w:r w:rsidR="00643967" w:rsidRPr="003C3BA5">
        <w:rPr>
          <w:rFonts w:eastAsiaTheme="minorEastAsia" w:cstheme="minorHAnsi"/>
          <w:color w:val="FF0000"/>
          <w:lang w:val="en-US"/>
        </w:rPr>
        <w:t xml:space="preserve"> Growth Equation (VBGE) </w:t>
      </w:r>
      <w:r w:rsidR="0064396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{"citationID":"RibOSCis","properties":{"formattedCitation":"(von Bertalanffy 1957)","plainCitation":"(von Bertalanffy 1957)","noteIndex":0},"citationItems":[{"id":508,"uris":["http://zotero.org/users/6116610/items/95Y5YZXG"],"uri":["http://zotero.org/users/6116610/items/95Y5YZXG"],"itemData":{"id":508,"type":"article-journal","container-title":"The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00643967" w:rsidRPr="003C3BA5">
        <w:rPr>
          <w:rFonts w:eastAsiaTheme="minorEastAsia" w:cstheme="minorHAnsi"/>
          <w:color w:val="FF0000"/>
        </w:rPr>
        <w:fldChar w:fldCharType="separate"/>
      </w:r>
      <w:r w:rsidR="00643967" w:rsidRPr="003C3BA5">
        <w:rPr>
          <w:rFonts w:ascii="Times New Roman" w:hAnsi="Times New Roman" w:cs="Times New Roman"/>
          <w:color w:val="FF0000"/>
          <w:lang w:val="en-US"/>
        </w:rPr>
        <w:t xml:space="preserve">(von </w:t>
      </w:r>
      <w:proofErr w:type="spellStart"/>
      <w:r w:rsidR="00643967" w:rsidRPr="003C3BA5">
        <w:rPr>
          <w:rFonts w:ascii="Times New Roman" w:hAnsi="Times New Roman" w:cs="Times New Roman"/>
          <w:color w:val="FF0000"/>
          <w:lang w:val="en-US"/>
        </w:rPr>
        <w:t>Bertalanffy</w:t>
      </w:r>
      <w:proofErr w:type="spellEnd"/>
      <w:r w:rsidR="00643967" w:rsidRPr="003C3BA5">
        <w:rPr>
          <w:rFonts w:ascii="Times New Roman" w:hAnsi="Times New Roman" w:cs="Times New Roman"/>
          <w:color w:val="FF0000"/>
          <w:lang w:val="en-US"/>
        </w:rPr>
        <w:t xml:space="preserve"> 1957)</w:t>
      </w:r>
      <w:r w:rsidR="00643967" w:rsidRPr="003C3BA5">
        <w:rPr>
          <w:rFonts w:eastAsiaTheme="minorEastAsia" w:cstheme="minorHAnsi"/>
          <w:color w:val="FF0000"/>
        </w:rPr>
        <w:fldChar w:fldCharType="end"/>
      </w:r>
      <w:r w:rsidR="00643967" w:rsidRPr="003C3BA5">
        <w:rPr>
          <w:rFonts w:eastAsiaTheme="minorEastAsia" w:cstheme="minorHAnsi"/>
          <w:color w:val="FF0000"/>
          <w:lang w:val="en-US"/>
        </w:rPr>
        <w:t xml:space="preserve">, and empirical studies </w:t>
      </w:r>
      <w:commentRangeStart w:id="2"/>
      <w:r w:rsidR="00643967" w:rsidRPr="003C3BA5">
        <w:rPr>
          <w:rFonts w:eastAsiaTheme="minorEastAsia" w:cstheme="minorHAnsi"/>
          <w:color w:val="FF0000"/>
          <w:lang w:val="en-US"/>
        </w:rPr>
        <w:t xml:space="preserve">e.g. </w:t>
      </w:r>
      <w:commentRangeEnd w:id="2"/>
      <w:r w:rsidR="001A0833" w:rsidRPr="003C3BA5">
        <w:rPr>
          <w:rStyle w:val="CommentReference"/>
          <w:color w:val="FF0000"/>
        </w:rPr>
        <w:commentReference w:id="2"/>
      </w:r>
      <w:r w:rsidR="0064396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{"citationID":"v91i8asV","properties":{"formattedCitation":"(Bj\\uc0\\u246{}rnsson {\\i{}et al.} 2007)","plainCitation":"(Björnsson et al. 2007)","noteIndex":0},"citationItems":[{"id":566,"uris":["http://zotero.org/users/6116610/items/HFRXIBLW"],"uri":["http://zotero.org/users/6116610/items/HFRXIBLW"],"itemData":{"id":566,"type":"article-journal","abstract":"Results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schema":"https://github.com/citation-style-language/schema/raw/master/csl-citation.json"} </w:instrText>
      </w:r>
      <w:r w:rsidR="00643967" w:rsidRPr="003C3BA5">
        <w:rPr>
          <w:rFonts w:eastAsiaTheme="minorEastAsia" w:cstheme="minorHAnsi"/>
          <w:color w:val="FF0000"/>
        </w:rPr>
        <w:fldChar w:fldCharType="separate"/>
      </w:r>
      <w:r w:rsidR="00643967" w:rsidRPr="003C3BA5">
        <w:rPr>
          <w:rFonts w:ascii="Times New Roman" w:hAnsi="Times New Roman" w:cs="Times New Roman"/>
          <w:color w:val="FF0000"/>
          <w:lang w:val="en-US"/>
        </w:rPr>
        <w:t>(</w:t>
      </w:r>
      <w:proofErr w:type="spellStart"/>
      <w:r w:rsidR="00643967" w:rsidRPr="003C3BA5">
        <w:rPr>
          <w:rFonts w:ascii="Times New Roman" w:hAnsi="Times New Roman" w:cs="Times New Roman"/>
          <w:color w:val="FF0000"/>
          <w:lang w:val="en-US"/>
        </w:rPr>
        <w:t>Björnsson</w:t>
      </w:r>
      <w:proofErr w:type="spellEnd"/>
      <w:r w:rsidR="00643967" w:rsidRPr="003C3BA5">
        <w:rPr>
          <w:rFonts w:ascii="Times New Roman" w:hAnsi="Times New Roman" w:cs="Times New Roman"/>
          <w:color w:val="FF0000"/>
          <w:lang w:val="en-US"/>
        </w:rPr>
        <w:t xml:space="preserve"> </w:t>
      </w:r>
      <w:r w:rsidR="00643967" w:rsidRPr="003C3BA5">
        <w:rPr>
          <w:rFonts w:ascii="Times New Roman" w:hAnsi="Times New Roman" w:cs="Times New Roman"/>
          <w:i/>
          <w:iCs/>
          <w:color w:val="FF0000"/>
          <w:lang w:val="en-US"/>
        </w:rPr>
        <w:t>et al.</w:t>
      </w:r>
      <w:r w:rsidR="00643967" w:rsidRPr="003C3BA5">
        <w:rPr>
          <w:rFonts w:ascii="Times New Roman" w:hAnsi="Times New Roman" w:cs="Times New Roman"/>
          <w:color w:val="FF0000"/>
          <w:lang w:val="en-US"/>
        </w:rPr>
        <w:t xml:space="preserve"> 2007)</w:t>
      </w:r>
      <w:r w:rsidR="00643967" w:rsidRPr="003C3BA5">
        <w:rPr>
          <w:rFonts w:eastAsiaTheme="minorEastAsia" w:cstheme="minorHAnsi"/>
          <w:color w:val="FF0000"/>
        </w:rPr>
        <w:fldChar w:fldCharType="end"/>
      </w:r>
      <w:r w:rsidR="00643967" w:rsidRPr="003C3BA5">
        <w:rPr>
          <w:rFonts w:eastAsiaTheme="minorEastAsia" w:cstheme="minorHAnsi"/>
          <w:color w:val="FF0000"/>
          <w:lang w:val="en-US"/>
        </w:rPr>
        <w:t xml:space="preserve"> agree </w:t>
      </w:r>
      <w:r w:rsidR="00B24822" w:rsidRPr="003C3BA5">
        <w:rPr>
          <w:rFonts w:eastAsiaTheme="minorEastAsia" w:cstheme="minorHAnsi"/>
          <w:color w:val="FF0000"/>
          <w:lang w:val="en-US"/>
        </w:rPr>
        <w:t>is that</w:t>
      </w:r>
      <w:commentRangeStart w:id="3"/>
      <w:r w:rsidR="00B24822" w:rsidRPr="003C3BA5">
        <w:rPr>
          <w:rFonts w:eastAsiaTheme="minorEastAsia" w:cstheme="minorHAnsi"/>
          <w:color w:val="FF0000"/>
          <w:lang w:val="en-US"/>
        </w:rPr>
        <w:t xml:space="preserve"> </w:t>
      </w:r>
      <w:commentRangeEnd w:id="3"/>
      <w:r w:rsidR="001A0833" w:rsidRPr="003C3BA5">
        <w:rPr>
          <w:rStyle w:val="CommentReference"/>
          <w:color w:val="FF0000"/>
        </w:rPr>
        <w:commentReference w:id="3"/>
      </w:r>
      <w:r w:rsidR="00DC1437" w:rsidRPr="003C3BA5">
        <w:rPr>
          <w:rFonts w:eastAsiaTheme="minorEastAsia" w:cstheme="minorHAnsi"/>
          <w:color w:val="FF0000"/>
          <w:lang w:val="en-US"/>
        </w:rPr>
        <w:t xml:space="preserve">specific </w:t>
      </w:r>
      <w:r w:rsidR="00EA38CE" w:rsidRPr="003C3BA5">
        <w:rPr>
          <w:rFonts w:eastAsiaTheme="minorEastAsia" w:cstheme="minorHAnsi"/>
          <w:color w:val="FF0000"/>
          <w:lang w:val="en-US"/>
        </w:rPr>
        <w:t>g</w:t>
      </w:r>
      <w:r w:rsidR="003C1081" w:rsidRPr="003C3BA5">
        <w:rPr>
          <w:rFonts w:eastAsiaTheme="minorEastAsia" w:cstheme="minorHAnsi"/>
          <w:color w:val="FF0000"/>
          <w:lang w:val="en-US"/>
        </w:rPr>
        <w:t xml:space="preserve">rowth rates decrease with body size and </w:t>
      </w:r>
      <w:r w:rsidR="00A13AB1" w:rsidRPr="003C3BA5">
        <w:rPr>
          <w:rFonts w:eastAsiaTheme="minorEastAsia" w:cstheme="minorHAnsi"/>
          <w:color w:val="FF0000"/>
          <w:lang w:val="en-US"/>
        </w:rPr>
        <w:t>increase with temperature</w:t>
      </w:r>
      <w:r w:rsidR="00F03003" w:rsidRPr="003C3BA5">
        <w:rPr>
          <w:rFonts w:eastAsiaTheme="minorEastAsia" w:cstheme="minorHAnsi"/>
          <w:color w:val="FF0000"/>
          <w:lang w:val="en-US"/>
        </w:rPr>
        <w:t xml:space="preserve"> until an optimum temperature is reached </w:t>
      </w:r>
      <w:r w:rsidR="00BC309F"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{"citationID":"V2EKtILZ","properties":{"formattedCitation":"(Pauly 1979; Jobling 1997; Morita {\\i{}et al.} 2010)","plainCitation":"(Pauly 1979; Jobling 1997; Morita et al. 2010)","noteIndex":0},"citationItems":[{"id":183,"uris":["http://zotero.org/users/6116610/items/HM7472TP"],"uri":["http://zotero.org/users/6116610/items/HM7472TP"],"itemData":{"id":183,"type":"article-journal","title":"Gill size and temperature as governing factors in fish growth: a generalization of von Bertalanffy's growth formula","author":[{"family":"Pauly","given":"D"}],"issued":{"date-parts":[["1979"]]}}},{"id":142,"uris":["http://zotero.org/users/6116610/items/AQWW4RPV"],"uri":["http://zotero.org/users/6116610/items/AQWW4RPV"],"itemData":{"id":142,"type":"chapter","container-title":"Global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BC309F" w:rsidRPr="003C3BA5">
        <w:rPr>
          <w:rFonts w:eastAsiaTheme="minorEastAsia" w:cstheme="minorHAnsi"/>
          <w:color w:val="FF0000"/>
        </w:rPr>
        <w:fldChar w:fldCharType="separate"/>
      </w:r>
      <w:r w:rsidR="003A7648" w:rsidRPr="003C3BA5">
        <w:rPr>
          <w:rFonts w:ascii="Times New Roman" w:hAnsi="Times New Roman" w:cs="Times New Roman"/>
          <w:color w:val="FF0000"/>
          <w:lang w:val="en-US"/>
        </w:rPr>
        <w:t xml:space="preserve">(Pauly 1979; Jobling 1997; Morita </w:t>
      </w:r>
      <w:r w:rsidR="003A7648" w:rsidRPr="003C3BA5">
        <w:rPr>
          <w:rFonts w:ascii="Times New Roman" w:hAnsi="Times New Roman" w:cs="Times New Roman"/>
          <w:i/>
          <w:iCs/>
          <w:color w:val="FF0000"/>
          <w:lang w:val="en-US"/>
        </w:rPr>
        <w:t>et al.</w:t>
      </w:r>
      <w:r w:rsidR="003A7648" w:rsidRPr="003C3BA5">
        <w:rPr>
          <w:rFonts w:ascii="Times New Roman" w:hAnsi="Times New Roman" w:cs="Times New Roman"/>
          <w:color w:val="FF0000"/>
          <w:lang w:val="en-US"/>
        </w:rPr>
        <w:t xml:space="preserve"> 2010)</w:t>
      </w:r>
      <w:r w:rsidR="00BC309F" w:rsidRPr="003C3BA5">
        <w:rPr>
          <w:rFonts w:eastAsiaTheme="minorEastAsia" w:cstheme="minorHAnsi"/>
          <w:color w:val="FF0000"/>
        </w:rPr>
        <w:fldChar w:fldCharType="end"/>
      </w:r>
      <w:commentRangeStart w:id="4"/>
      <w:r w:rsidR="003C1081" w:rsidRPr="003C3BA5">
        <w:rPr>
          <w:rFonts w:eastAsiaTheme="minorEastAsia" w:cstheme="minorHAnsi"/>
          <w:color w:val="FF0000"/>
          <w:lang w:val="en-US"/>
        </w:rPr>
        <w:t>.</w:t>
      </w:r>
      <w:commentRangeEnd w:id="4"/>
      <w:r w:rsidR="0007559F" w:rsidRPr="003C3BA5">
        <w:rPr>
          <w:rStyle w:val="CommentReference"/>
          <w:color w:val="FF0000"/>
        </w:rPr>
        <w:commentReference w:id="4"/>
      </w:r>
      <w:r w:rsidR="002E5DFA" w:rsidRPr="003C3BA5">
        <w:rPr>
          <w:rFonts w:eastAsiaTheme="minorEastAsia" w:cstheme="minorHAnsi"/>
          <w:color w:val="FF0000"/>
          <w:lang w:val="en-US"/>
        </w:rPr>
        <w:t xml:space="preserve"> </w:t>
      </w:r>
      <w:r w:rsidR="00DA49B5" w:rsidRPr="003C3BA5">
        <w:rPr>
          <w:rFonts w:eastAsiaTheme="minorEastAsia" w:cstheme="minorHAnsi"/>
          <w:color w:val="FF0000"/>
          <w:lang w:val="en-US"/>
        </w:rPr>
        <w:t xml:space="preserve">At temperatures below optimum, </w:t>
      </w:r>
      <w:r w:rsidR="009D3CBB" w:rsidRPr="003C3BA5">
        <w:rPr>
          <w:rFonts w:eastAsiaTheme="minorEastAsia" w:cstheme="minorHAnsi"/>
          <w:color w:val="FF0000"/>
          <w:lang w:val="en-US"/>
        </w:rPr>
        <w:t xml:space="preserve">growth, being a biological process, </w:t>
      </w:r>
      <w:r w:rsidR="00DA49B5" w:rsidRPr="003C3BA5">
        <w:rPr>
          <w:rFonts w:eastAsiaTheme="minorEastAsia" w:cstheme="minorHAnsi"/>
          <w:color w:val="FF0000"/>
          <w:lang w:val="en-US"/>
        </w:rPr>
        <w:t xml:space="preserve">has been suggested to </w:t>
      </w:r>
      <w:r w:rsidR="009D3CBB" w:rsidRPr="003C3BA5">
        <w:rPr>
          <w:rFonts w:eastAsiaTheme="minorEastAsia" w:cstheme="minorHAnsi"/>
          <w:color w:val="FF0000"/>
          <w:lang w:val="en-US"/>
        </w:rPr>
        <w:t>scale with temperature as metabolic rate</w:t>
      </w:r>
      <w:r w:rsidR="000D08B8" w:rsidRPr="003C3BA5">
        <w:rPr>
          <w:rFonts w:eastAsiaTheme="minorEastAsia" w:cstheme="minorHAnsi"/>
          <w:color w:val="FF0000"/>
          <w:lang w:val="en-US"/>
        </w:rPr>
        <w:t>, i.e. as</w:t>
      </w:r>
      <w:r w:rsidR="009D3CBB" w:rsidRPr="003C3BA5">
        <w:rPr>
          <w:rFonts w:eastAsiaTheme="minorEastAsia" w:cstheme="minorHAnsi"/>
          <w:color w:val="FF0000"/>
          <w:lang w:val="en-US"/>
        </w:rPr>
        <w:t xml:space="preserve"> </w:t>
      </w:r>
      <m:oMath>
        <m:sSup>
          <m:sSupPr>
            <m:ctrlPr>
              <w:rPr>
                <w:rFonts w:ascii="Cambria Math" w:eastAsiaTheme="minorEastAsia" w:hAnsi="Cambria Math" w:cstheme="minorHAnsi"/>
                <w:i/>
                <w:color w:val="FF0000"/>
              </w:rPr>
            </m:ctrlPr>
          </m:sSupPr>
          <m:e>
            <m:r>
              <w:rPr>
                <w:rFonts w:ascii="Cambria Math" w:eastAsiaTheme="minorEastAsia" w:hAnsi="Cambria Math" w:cstheme="minorHAnsi"/>
                <w:color w:val="FF0000"/>
              </w:rPr>
              <m:t>e</m:t>
            </m:r>
          </m:e>
          <m:sup>
            <m:r>
              <w:rPr>
                <w:rFonts w:ascii="Cambria Math" w:eastAsiaTheme="minorEastAsia" w:hAnsi="Cambria Math" w:cstheme="minorHAnsi"/>
                <w:color w:val="FF0000"/>
                <w:lang w:val="en-US"/>
              </w:rPr>
              <m:t>-</m:t>
            </m:r>
            <m:r>
              <w:rPr>
                <w:rFonts w:ascii="Cambria Math" w:eastAsiaTheme="minorEastAsia" w:hAnsi="Cambria Math" w:cstheme="minorHAnsi"/>
                <w:color w:val="FF0000"/>
              </w:rPr>
              <m:t>E</m:t>
            </m:r>
            <m:r>
              <w:rPr>
                <w:rFonts w:ascii="Cambria Math" w:eastAsiaTheme="minorEastAsia" w:hAnsi="Cambria Math" w:cstheme="minorHAnsi"/>
                <w:color w:val="FF0000"/>
                <w:lang w:val="en-US"/>
              </w:rPr>
              <m:t>/</m:t>
            </m:r>
            <m:r>
              <w:rPr>
                <w:rFonts w:ascii="Cambria Math" w:eastAsiaTheme="minorEastAsia" w:hAnsi="Cambria Math" w:cstheme="minorHAnsi"/>
                <w:color w:val="FF0000"/>
              </w:rPr>
              <m:t>kT</m:t>
            </m:r>
          </m:sup>
        </m:sSup>
      </m:oMath>
      <w:r w:rsidR="00EB3826" w:rsidRPr="003C3BA5">
        <w:rPr>
          <w:rFonts w:eastAsiaTheme="minorEastAsia" w:cstheme="minorHAnsi"/>
          <w:color w:val="FF0000"/>
          <w:lang w:val="en-US"/>
        </w:rPr>
        <w:t xml:space="preserve">, where </w:t>
      </w:r>
      <m:oMath>
        <m:r>
          <w:rPr>
            <w:rFonts w:ascii="Cambria Math" w:eastAsiaTheme="minorEastAsia" w:hAnsi="Cambria Math" w:cstheme="minorHAnsi"/>
            <w:color w:val="FF0000"/>
          </w:rPr>
          <m:t>k</m:t>
        </m:r>
      </m:oMath>
      <w:r w:rsidR="00EB3826" w:rsidRPr="003C3BA5">
        <w:rPr>
          <w:rFonts w:eastAsiaTheme="minorEastAsia" w:cstheme="minorHAnsi"/>
          <w:color w:val="FF0000"/>
          <w:lang w:val="en-US"/>
        </w:rPr>
        <w:t xml:space="preserve"> is Boltzmann’s constant (</w:t>
      </w:r>
      <m:oMath>
        <m:r>
          <w:rPr>
            <w:rFonts w:ascii="Cambria Math" w:hAnsi="Cambria Math" w:cstheme="minorHAnsi"/>
            <w:color w:val="FF0000"/>
            <w:lang w:val="en-US"/>
          </w:rPr>
          <m:t>8.62</m:t>
        </m:r>
        <m:r>
          <w:rPr>
            <w:rFonts w:ascii="Cambria Math" w:hAnsi="Cambria Math" w:cstheme="minorHAnsi" w:hint="eastAsia"/>
            <w:color w:val="FF0000"/>
            <w:lang w:val="en-US"/>
          </w:rPr>
          <m:t>×</m:t>
        </m:r>
        <m:sSup>
          <m:sSupPr>
            <m:ctrlPr>
              <w:rPr>
                <w:rFonts w:ascii="Cambria Math" w:eastAsiaTheme="minorEastAsia" w:hAnsi="Cambria Math" w:cstheme="minorHAnsi"/>
                <w:i/>
                <w:color w:val="FF0000"/>
              </w:rPr>
            </m:ctrlPr>
          </m:sSupPr>
          <m:e>
            <m:r>
              <w:rPr>
                <w:rFonts w:ascii="Cambria Math" w:eastAsiaTheme="minorEastAsia" w:hAnsi="Cambria Math" w:cstheme="minorHAnsi"/>
                <w:color w:val="FF0000"/>
                <w:lang w:val="en-US"/>
              </w:rPr>
              <m:t>10</m:t>
            </m:r>
          </m:e>
          <m:sup>
            <m:r>
              <w:rPr>
                <w:rFonts w:ascii="Cambria Math" w:eastAsiaTheme="minorEastAsia" w:hAnsi="Cambria Math" w:cstheme="minorHAnsi"/>
                <w:color w:val="FF0000"/>
                <w:lang w:val="en-US"/>
              </w:rPr>
              <m:t>-5</m:t>
            </m:r>
          </m:sup>
        </m:sSup>
        <m:r>
          <m:rPr>
            <m:sty m:val="p"/>
          </m:rPr>
          <w:rPr>
            <w:rFonts w:ascii="Cambria Math" w:eastAsiaTheme="minorEastAsia" w:hAnsi="Cambria Math" w:cstheme="minorHAnsi"/>
            <w:color w:val="FF0000"/>
            <w:lang w:val="en-US"/>
          </w:rPr>
          <m:t xml:space="preserve"> eV</m:t>
        </m:r>
        <m:r>
          <m:rPr>
            <m:sty m:val="p"/>
          </m:rPr>
          <w:rPr>
            <w:rFonts w:ascii="Cambria Math" w:hAnsi="Cambria Math" w:cstheme="minorHAnsi" w:hint="eastAsia"/>
            <w:color w:val="FF0000"/>
            <w:lang w:val="en-US"/>
          </w:rPr>
          <m:t>×</m:t>
        </m:r>
        <m:sSup>
          <m:sSupPr>
            <m:ctrlPr>
              <w:rPr>
                <w:rFonts w:ascii="Cambria Math" w:hAnsi="Cambria Math" w:cstheme="minorHAnsi"/>
                <w:color w:val="FF0000"/>
              </w:rPr>
            </m:ctrlPr>
          </m:sSupPr>
          <m:e>
            <m:r>
              <m:rPr>
                <m:sty m:val="p"/>
              </m:rPr>
              <w:rPr>
                <w:rFonts w:ascii="Cambria Math" w:hAnsi="Cambria Math" w:cstheme="minorHAnsi"/>
                <w:color w:val="FF0000"/>
                <w:lang w:val="en-US"/>
              </w:rPr>
              <m:t>K</m:t>
            </m:r>
          </m:e>
          <m:sup>
            <m:r>
              <m:rPr>
                <m:sty m:val="p"/>
              </m:rPr>
              <w:rPr>
                <w:rFonts w:ascii="Cambria Math" w:hAnsi="Cambria Math" w:cstheme="minorHAnsi"/>
                <w:color w:val="FF0000"/>
                <w:lang w:val="en-US"/>
              </w:rPr>
              <m:t>-1</m:t>
            </m:r>
          </m:sup>
        </m:sSup>
      </m:oMath>
      <w:r w:rsidR="00EB3826" w:rsidRPr="003C3BA5">
        <w:rPr>
          <w:rFonts w:eastAsiaTheme="minorEastAsia" w:cstheme="minorHAnsi"/>
          <w:color w:val="FF0000"/>
          <w:lang w:val="en-US"/>
        </w:rPr>
        <w:t xml:space="preserve">) and </w:t>
      </w:r>
      <m:oMath>
        <m:r>
          <w:rPr>
            <w:rFonts w:ascii="Cambria Math" w:eastAsiaTheme="minorEastAsia" w:hAnsi="Cambria Math" w:cstheme="minorHAnsi"/>
            <w:color w:val="FF0000"/>
          </w:rPr>
          <m:t>E</m:t>
        </m:r>
      </m:oMath>
      <w:r w:rsidR="00EB3826" w:rsidRPr="003C3BA5">
        <w:rPr>
          <w:rFonts w:eastAsiaTheme="minorEastAsia" w:cstheme="minorHAnsi"/>
          <w:color w:val="FF0000"/>
          <w:lang w:val="en-US"/>
        </w:rPr>
        <w:t xml:space="preserve"> is the activation energy</w:t>
      </w:r>
      <w:r w:rsidR="003B3E87" w:rsidRPr="003C3BA5">
        <w:rPr>
          <w:rFonts w:eastAsiaTheme="minorEastAsia" w:cstheme="minorHAnsi"/>
          <w:color w:val="FF0000"/>
          <w:lang w:val="en-US"/>
        </w:rPr>
        <w:t xml:space="preserve"> or the coefficient to </w:t>
      </w:r>
      <m:oMath>
        <m:r>
          <w:rPr>
            <w:rFonts w:ascii="Cambria Math" w:eastAsiaTheme="minorEastAsia" w:hAnsi="Cambria Math" w:cstheme="minorHAnsi"/>
            <w:color w:val="FF0000"/>
            <w:lang w:val="en-US"/>
          </w:rPr>
          <m:t>1/</m:t>
        </m:r>
        <m:r>
          <w:rPr>
            <w:rFonts w:ascii="Cambria Math" w:eastAsiaTheme="minorEastAsia" w:hAnsi="Cambria Math" w:cstheme="minorHAnsi"/>
            <w:color w:val="FF0000"/>
          </w:rPr>
          <m:t>kT</m:t>
        </m:r>
      </m:oMath>
      <w:r w:rsidR="003B3E87" w:rsidRPr="003C3BA5">
        <w:rPr>
          <w:rFonts w:eastAsiaTheme="minorEastAsia" w:cstheme="minorHAnsi"/>
          <w:color w:val="FF0000"/>
          <w:lang w:val="en-US"/>
        </w:rPr>
        <w:t xml:space="preserve"> in a log-log regression </w:t>
      </w:r>
      <w:r w:rsidR="003B3E8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{"citationID":"Q2Sa52S9","properties":{"formattedCitation":"(Sibly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3B3E87" w:rsidRPr="003C3BA5">
        <w:rPr>
          <w:rFonts w:eastAsiaTheme="minorEastAsia" w:cstheme="minorHAnsi"/>
          <w:color w:val="FF0000"/>
        </w:rPr>
        <w:fldChar w:fldCharType="separate"/>
      </w:r>
      <w:r w:rsidR="003B3E87" w:rsidRPr="003C3BA5">
        <w:rPr>
          <w:rFonts w:ascii="Times New Roman" w:hAnsi="Times New Roman" w:cs="Times New Roman"/>
          <w:color w:val="FF0000"/>
          <w:lang w:val="en-US"/>
        </w:rPr>
        <w:t>(</w:t>
      </w:r>
      <w:proofErr w:type="spellStart"/>
      <w:r w:rsidR="003B3E87" w:rsidRPr="003C3BA5">
        <w:rPr>
          <w:rFonts w:ascii="Times New Roman" w:hAnsi="Times New Roman" w:cs="Times New Roman"/>
          <w:color w:val="FF0000"/>
          <w:lang w:val="en-US"/>
        </w:rPr>
        <w:t>Sibly</w:t>
      </w:r>
      <w:proofErr w:type="spellEnd"/>
      <w:r w:rsidR="003B3E87" w:rsidRPr="003C3BA5">
        <w:rPr>
          <w:rFonts w:ascii="Times New Roman" w:hAnsi="Times New Roman" w:cs="Times New Roman"/>
          <w:color w:val="FF0000"/>
          <w:lang w:val="en-US"/>
        </w:rPr>
        <w:t xml:space="preserve"> </w:t>
      </w:r>
      <w:r w:rsidR="003B3E87" w:rsidRPr="003C3BA5">
        <w:rPr>
          <w:rFonts w:ascii="Times New Roman" w:hAnsi="Times New Roman" w:cs="Times New Roman"/>
          <w:i/>
          <w:iCs/>
          <w:color w:val="FF0000"/>
          <w:lang w:val="en-US"/>
        </w:rPr>
        <w:t>et al.</w:t>
      </w:r>
      <w:r w:rsidR="003B3E87" w:rsidRPr="003C3BA5">
        <w:rPr>
          <w:rFonts w:ascii="Times New Roman" w:hAnsi="Times New Roman" w:cs="Times New Roman"/>
          <w:color w:val="FF0000"/>
          <w:lang w:val="en-US"/>
        </w:rPr>
        <w:t xml:space="preserve"> 2015)</w:t>
      </w:r>
      <w:r w:rsidR="003B3E87" w:rsidRPr="003C3BA5">
        <w:rPr>
          <w:rFonts w:eastAsiaTheme="minorEastAsia" w:cstheme="minorHAnsi"/>
          <w:color w:val="FF0000"/>
        </w:rPr>
        <w:fldChar w:fldCharType="end"/>
      </w:r>
      <w:r w:rsidR="00EB3826" w:rsidRPr="003C3BA5">
        <w:rPr>
          <w:rFonts w:eastAsiaTheme="minorEastAsia" w:cstheme="minorHAnsi"/>
          <w:color w:val="FF0000"/>
          <w:lang w:val="en-US"/>
        </w:rPr>
        <w:t xml:space="preserve">. </w:t>
      </w:r>
      <w:r w:rsidR="00EE580D" w:rsidRPr="003C3BA5">
        <w:rPr>
          <w:rFonts w:eastAsiaTheme="minorEastAsia" w:cstheme="minorHAnsi"/>
          <w:color w:val="FF0000"/>
          <w:lang w:val="en-US"/>
        </w:rPr>
        <w:t xml:space="preserve">In an attempt to mechanistically explain the temperature-dependence of growth, </w:t>
      </w:r>
      <w:proofErr w:type="spellStart"/>
      <w:r w:rsidR="009D3CBB" w:rsidRPr="003C3BA5">
        <w:rPr>
          <w:rFonts w:eastAsiaTheme="minorEastAsia" w:cstheme="minorHAnsi"/>
          <w:color w:val="FF0000"/>
          <w:highlight w:val="yellow"/>
          <w:lang w:val="en-US"/>
        </w:rPr>
        <w:t>Sibly</w:t>
      </w:r>
      <w:proofErr w:type="spellEnd"/>
      <w:r w:rsidR="009D3CBB" w:rsidRPr="003C3BA5">
        <w:rPr>
          <w:rFonts w:eastAsiaTheme="minorEastAsia" w:cstheme="minorHAnsi"/>
          <w:color w:val="FF0000"/>
          <w:highlight w:val="yellow"/>
          <w:lang w:val="en-US"/>
        </w:rPr>
        <w:t xml:space="preserve"> </w:t>
      </w:r>
      <w:r w:rsidR="009D3CBB" w:rsidRPr="003C3BA5">
        <w:rPr>
          <w:rFonts w:eastAsiaTheme="minorEastAsia" w:cstheme="minorHAnsi"/>
          <w:i/>
          <w:color w:val="FF0000"/>
          <w:highlight w:val="yellow"/>
          <w:lang w:val="en-US"/>
        </w:rPr>
        <w:t>et al.</w:t>
      </w:r>
      <w:r w:rsidR="009D3CBB" w:rsidRPr="003C3BA5">
        <w:rPr>
          <w:rFonts w:eastAsiaTheme="minorEastAsia" w:cstheme="minorHAnsi"/>
          <w:color w:val="FF0000"/>
          <w:highlight w:val="yellow"/>
          <w:lang w:val="en-US"/>
        </w:rPr>
        <w:t xml:space="preserve"> 2015</w:t>
      </w:r>
      <w:r w:rsidR="00F57C6A" w:rsidRPr="003C3BA5">
        <w:rPr>
          <w:rFonts w:eastAsiaTheme="minorEastAsia" w:cstheme="minorHAnsi"/>
          <w:color w:val="FF0000"/>
          <w:highlight w:val="yellow"/>
          <w:lang w:val="en-US"/>
        </w:rPr>
        <w:t xml:space="preserve"> </w:t>
      </w:r>
      <w:r w:rsidR="00FE116A" w:rsidRPr="003C3BA5">
        <w:rPr>
          <w:rFonts w:eastAsiaTheme="minorEastAsia" w:cstheme="minorHAnsi"/>
          <w:color w:val="FF0000"/>
          <w:highlight w:val="yellow"/>
          <w:lang w:val="en-US"/>
        </w:rPr>
        <w:t xml:space="preserve">used the metabolic theory of ecology-framework to show that </w:t>
      </w:r>
      <m:oMath>
        <m:r>
          <w:rPr>
            <w:rFonts w:ascii="Cambria Math" w:eastAsiaTheme="minorEastAsia" w:hAnsi="Cambria Math" w:cstheme="minorHAnsi"/>
            <w:color w:val="FF0000"/>
            <w:highlight w:val="yellow"/>
          </w:rPr>
          <m:t>K</m:t>
        </m:r>
      </m:oMath>
      <w:r w:rsidR="00FE116A" w:rsidRPr="003C3BA5">
        <w:rPr>
          <w:rFonts w:eastAsiaTheme="minorEastAsia" w:cstheme="minorHAnsi"/>
          <w:color w:val="FF0000"/>
          <w:highlight w:val="yellow"/>
          <w:lang w:val="en-US"/>
        </w:rPr>
        <w:t xml:space="preserve"> in the VBGE is proportional to </w:t>
      </w:r>
      <w:r w:rsidR="00E634BD" w:rsidRPr="003C3BA5">
        <w:rPr>
          <w:rFonts w:eastAsiaTheme="minorEastAsia" w:cstheme="minorHAnsi"/>
          <w:color w:val="FF0000"/>
          <w:highlight w:val="yellow"/>
          <w:lang w:val="en-US"/>
        </w:rPr>
        <w:t>growth rate at 1/2</w:t>
      </w:r>
      <m:oMath>
        <m:sSub>
          <m:sSubPr>
            <m:ctrlPr>
              <w:rPr>
                <w:rFonts w:ascii="Cambria Math" w:eastAsiaTheme="minorEastAsia" w:hAnsi="Cambria Math" w:cstheme="minorHAnsi"/>
                <w:i/>
                <w:color w:val="FF0000"/>
                <w:highlight w:val="yellow"/>
              </w:rPr>
            </m:ctrlPr>
          </m:sSubPr>
          <m:e>
            <m:r>
              <w:rPr>
                <w:rFonts w:ascii="Cambria Math" w:eastAsiaTheme="minorEastAsia" w:hAnsi="Cambria Math" w:cstheme="minorHAnsi"/>
                <w:color w:val="FF0000"/>
                <w:highlight w:val="yellow"/>
              </w:rPr>
              <m:t>m</m:t>
            </m:r>
          </m:e>
          <m:sub>
            <m:r>
              <w:rPr>
                <w:rFonts w:ascii="Cambria Math" w:eastAsiaTheme="minorEastAsia" w:hAnsi="Cambria Math" w:cstheme="minorHAnsi"/>
                <w:color w:val="FF0000"/>
                <w:highlight w:val="yellow"/>
                <w:lang w:val="en-US"/>
              </w:rPr>
              <m:t>∞</m:t>
            </m:r>
          </m:sub>
        </m:sSub>
      </m:oMath>
      <w:r w:rsidR="00E634BD" w:rsidRPr="003C3BA5">
        <w:rPr>
          <w:rFonts w:eastAsiaTheme="minorEastAsia" w:cstheme="minorHAnsi"/>
          <w:color w:val="FF0000"/>
          <w:highlight w:val="yellow"/>
          <w:lang w:val="en-US"/>
        </w:rPr>
        <w:t>.</w:t>
      </w:r>
      <w:r w:rsidR="00E634BD" w:rsidRPr="003C3BA5">
        <w:rPr>
          <w:rFonts w:eastAsiaTheme="minorEastAsia" w:cstheme="minorHAnsi"/>
          <w:color w:val="FF0000"/>
          <w:lang w:val="en-US"/>
        </w:rPr>
        <w:t xml:space="preserve"> </w:t>
      </w:r>
      <w:r w:rsidR="00EB3826" w:rsidRPr="003C3BA5">
        <w:rPr>
          <w:rFonts w:eastAsiaTheme="minorEastAsia" w:cstheme="minorHAnsi"/>
          <w:color w:val="FF0000"/>
          <w:lang w:val="en-US"/>
        </w:rPr>
        <w:t xml:space="preserve">They found the slope to be </w:t>
      </w:r>
      <m:oMath>
        <m:r>
          <w:rPr>
            <w:rFonts w:ascii="Cambria Math" w:eastAsiaTheme="minorEastAsia" w:hAnsi="Cambria Math" w:cstheme="minorHAnsi"/>
            <w:color w:val="FF0000"/>
          </w:rPr>
          <m:t>E</m:t>
        </m:r>
        <m:r>
          <w:rPr>
            <w:rFonts w:ascii="Cambria Math" w:eastAsiaTheme="minorEastAsia" w:hAnsi="Cambria Math" w:cstheme="minorHAnsi"/>
            <w:color w:val="FF0000"/>
            <w:lang w:val="en-US"/>
          </w:rPr>
          <m:t>=-0.31</m:t>
        </m:r>
      </m:oMath>
      <w:r w:rsidR="00EB3826" w:rsidRPr="003C3BA5">
        <w:rPr>
          <w:rFonts w:eastAsiaTheme="minorEastAsia" w:cstheme="minorHAnsi"/>
          <w:color w:val="FF0000"/>
          <w:lang w:val="en-US"/>
        </w:rPr>
        <w:t xml:space="preserve">, which is slightly lower than </w:t>
      </w:r>
      <w:r w:rsidR="00FE236F" w:rsidRPr="003C3BA5">
        <w:rPr>
          <w:rFonts w:eastAsiaTheme="minorEastAsia" w:cstheme="minorHAnsi"/>
          <w:color w:val="FF0000"/>
          <w:lang w:val="en-US"/>
        </w:rPr>
        <w:t xml:space="preserve">activation energy of metabolic rate </w:t>
      </w:r>
      <w:r w:rsidR="00E52A73"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{"citationID":"N68VLcda","properties":{"formattedCitation":"(Clarke &amp; Johnston 1999; Downs {\\i{}et al.} 2008)","plainCitation":"(Clarke &amp; Johnston 1999; Downs et al. 2008)","noteIndex":0},"citationItems":[{"id":361,"uris":["http://zotero.org/users/6116610/items/6S42PU4A"],"uri":["http://zotero.org/users/6116610/items/6S42PU4A"],"itemData":{"id":361,"type":"article-journal","container-title":"Journal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E52A73" w:rsidRPr="003C3BA5">
        <w:rPr>
          <w:rFonts w:eastAsiaTheme="minorEastAsia" w:cstheme="minorHAnsi"/>
          <w:color w:val="FF0000"/>
        </w:rPr>
        <w:fldChar w:fldCharType="separate"/>
      </w:r>
      <w:r w:rsidR="00E52A73" w:rsidRPr="003C3BA5">
        <w:rPr>
          <w:rFonts w:ascii="Times New Roman" w:hAnsi="Times New Roman" w:cs="Times New Roman"/>
          <w:color w:val="FF0000"/>
          <w:lang w:val="en-US"/>
        </w:rPr>
        <w:t xml:space="preserve">(Clarke &amp; Johnston 1999; Downs </w:t>
      </w:r>
      <w:r w:rsidR="00E52A73" w:rsidRPr="003C3BA5">
        <w:rPr>
          <w:rFonts w:ascii="Times New Roman" w:hAnsi="Times New Roman" w:cs="Times New Roman"/>
          <w:i/>
          <w:iCs/>
          <w:color w:val="FF0000"/>
          <w:lang w:val="en-US"/>
        </w:rPr>
        <w:t>et al.</w:t>
      </w:r>
      <w:r w:rsidR="00E52A73" w:rsidRPr="003C3BA5">
        <w:rPr>
          <w:rFonts w:ascii="Times New Roman" w:hAnsi="Times New Roman" w:cs="Times New Roman"/>
          <w:color w:val="FF0000"/>
          <w:lang w:val="en-US"/>
        </w:rPr>
        <w:t xml:space="preserve"> 2008)</w:t>
      </w:r>
      <w:r w:rsidR="00E52A73" w:rsidRPr="003C3BA5">
        <w:rPr>
          <w:rFonts w:eastAsiaTheme="minorEastAsia" w:cstheme="minorHAnsi"/>
          <w:color w:val="FF0000"/>
        </w:rPr>
        <w:fldChar w:fldCharType="end"/>
      </w:r>
      <w:r w:rsidR="00E52A73" w:rsidRPr="003C3BA5">
        <w:rPr>
          <w:rFonts w:eastAsiaTheme="minorEastAsia" w:cstheme="minorHAnsi"/>
          <w:color w:val="FF0000"/>
          <w:lang w:val="en-US"/>
        </w:rPr>
        <w:t xml:space="preserve">, and also that </w:t>
      </w:r>
      <w:r w:rsidR="008F7D23" w:rsidRPr="003C3BA5">
        <w:rPr>
          <w:rFonts w:eastAsiaTheme="minorEastAsia" w:cstheme="minorHAnsi"/>
          <w:color w:val="FF0000"/>
          <w:lang w:val="en-US"/>
        </w:rPr>
        <w:t>growth scales differently with asymptotic mass across and between species</w:t>
      </w:r>
      <w:r w:rsidR="00F20468" w:rsidRPr="003C3BA5">
        <w:rPr>
          <w:rFonts w:eastAsiaTheme="minorEastAsia" w:cstheme="minorHAnsi"/>
          <w:color w:val="FF0000"/>
          <w:lang w:val="en-US"/>
        </w:rPr>
        <w:t>, which challenges current growth models</w:t>
      </w:r>
      <w:r w:rsidR="008F7D23" w:rsidRPr="003C3BA5">
        <w:rPr>
          <w:rFonts w:eastAsiaTheme="minorEastAsia" w:cstheme="minorHAnsi"/>
          <w:color w:val="FF0000"/>
          <w:lang w:val="en-US"/>
        </w:rPr>
        <w:t xml:space="preserve">. </w:t>
      </w:r>
      <w:r w:rsidR="009509DF" w:rsidRPr="003C3BA5">
        <w:rPr>
          <w:rFonts w:eastAsiaTheme="minorEastAsia" w:cstheme="minorHAnsi"/>
          <w:color w:val="FF0000"/>
          <w:highlight w:val="yellow"/>
          <w:lang w:val="en-US"/>
        </w:rPr>
        <w:t xml:space="preserve">An important </w:t>
      </w:r>
      <w:r w:rsidR="00D64EA4" w:rsidRPr="003C3BA5">
        <w:rPr>
          <w:rFonts w:eastAsiaTheme="minorEastAsia" w:cstheme="minorHAnsi"/>
          <w:color w:val="FF0000"/>
          <w:highlight w:val="yellow"/>
          <w:lang w:val="en-US"/>
        </w:rPr>
        <w:t xml:space="preserve">point </w:t>
      </w:r>
      <w:r w:rsidR="00FF2E40" w:rsidRPr="003C3BA5">
        <w:rPr>
          <w:rFonts w:eastAsiaTheme="minorEastAsia" w:cstheme="minorHAnsi"/>
          <w:color w:val="FF0000"/>
          <w:highlight w:val="yellow"/>
          <w:lang w:val="en-US"/>
        </w:rPr>
        <w:t xml:space="preserve">however </w:t>
      </w:r>
      <w:r w:rsidR="009509DF" w:rsidRPr="003C3BA5">
        <w:rPr>
          <w:rFonts w:eastAsiaTheme="minorEastAsia" w:cstheme="minorHAnsi"/>
          <w:color w:val="FF0000"/>
          <w:highlight w:val="yellow"/>
          <w:lang w:val="en-US"/>
        </w:rPr>
        <w:t xml:space="preserve">is that </w:t>
      </w:r>
      <m:oMath>
        <m:r>
          <w:rPr>
            <w:rFonts w:ascii="Cambria Math" w:eastAsiaTheme="minorEastAsia" w:hAnsi="Cambria Math" w:cstheme="minorHAnsi"/>
            <w:color w:val="FF0000"/>
            <w:highlight w:val="yellow"/>
          </w:rPr>
          <m:t>K</m:t>
        </m:r>
      </m:oMath>
      <w:r w:rsidR="006763E6" w:rsidRPr="003C3BA5">
        <w:rPr>
          <w:rFonts w:eastAsiaTheme="minorEastAsia" w:cstheme="minorHAnsi"/>
          <w:color w:val="FF0000"/>
          <w:highlight w:val="yellow"/>
          <w:lang w:val="en-US"/>
        </w:rPr>
        <w:t xml:space="preserve"> is not a growth rate </w:t>
      </w:r>
      <w:r w:rsidR="009509DF" w:rsidRPr="003C3BA5">
        <w:rPr>
          <w:rFonts w:eastAsiaTheme="minorEastAsia" w:cstheme="minorHAnsi"/>
          <w:color w:val="FF0000"/>
          <w:highlight w:val="yellow"/>
          <w:lang w:val="en-US"/>
        </w:rPr>
        <w:t xml:space="preserve">per se </w:t>
      </w:r>
      <w:r w:rsidR="006763E6" w:rsidRPr="003C3BA5">
        <w:rPr>
          <w:rFonts w:eastAsiaTheme="minorEastAsia" w:cstheme="minorHAnsi"/>
          <w:color w:val="FF0000"/>
          <w:highlight w:val="yellow"/>
          <w:lang w:val="en-US"/>
        </w:rPr>
        <w:t>as it is in unit time</w:t>
      </w:r>
      <w:r w:rsidR="006763E6" w:rsidRPr="003C3BA5">
        <w:rPr>
          <w:rFonts w:eastAsiaTheme="minorEastAsia" w:cstheme="minorHAnsi"/>
          <w:color w:val="FF0000"/>
          <w:highlight w:val="yellow"/>
          <w:vertAlign w:val="superscript"/>
          <w:lang w:val="en-US"/>
        </w:rPr>
        <w:t>-1</w:t>
      </w:r>
      <w:r w:rsidR="009509DF" w:rsidRPr="003C3BA5">
        <w:rPr>
          <w:rFonts w:eastAsiaTheme="minorEastAsia" w:cstheme="minorHAnsi"/>
          <w:color w:val="FF0000"/>
          <w:highlight w:val="yellow"/>
          <w:lang w:val="en-US"/>
        </w:rPr>
        <w:t xml:space="preserve"> (</w:t>
      </w:r>
      <w:proofErr w:type="spellStart"/>
      <w:r w:rsidR="009509DF" w:rsidRPr="003C3BA5">
        <w:rPr>
          <w:rFonts w:eastAsiaTheme="minorEastAsia" w:cstheme="minorHAnsi"/>
          <w:color w:val="FF0000"/>
          <w:highlight w:val="yellow"/>
          <w:lang w:val="en-US"/>
        </w:rPr>
        <w:t>FishR</w:t>
      </w:r>
      <w:proofErr w:type="spellEnd"/>
      <w:r w:rsidR="009509DF" w:rsidRPr="003C3BA5">
        <w:rPr>
          <w:rFonts w:eastAsiaTheme="minorEastAsia" w:cstheme="minorHAnsi"/>
          <w:color w:val="FF0000"/>
          <w:highlight w:val="yellow"/>
          <w:lang w:val="en-US"/>
        </w:rPr>
        <w:t>)</w:t>
      </w:r>
      <w:r w:rsidR="0045571D" w:rsidRPr="003C3BA5">
        <w:rPr>
          <w:rFonts w:eastAsiaTheme="minorEastAsia" w:cstheme="minorHAnsi"/>
          <w:color w:val="FF0000"/>
          <w:highlight w:val="yellow"/>
          <w:lang w:val="en-US"/>
        </w:rPr>
        <w:t>,</w:t>
      </w:r>
      <w:r w:rsidR="00C139A9" w:rsidRPr="003C3BA5">
        <w:rPr>
          <w:rFonts w:eastAsiaTheme="minorEastAsia" w:cstheme="minorHAnsi"/>
          <w:color w:val="FF0000"/>
          <w:highlight w:val="yellow"/>
          <w:lang w:val="en-US"/>
        </w:rPr>
        <w:t xml:space="preserve"> and is only proportional to growth rate at 1/2</w:t>
      </w:r>
      <m:oMath>
        <m:sSub>
          <m:sSubPr>
            <m:ctrlPr>
              <w:rPr>
                <w:rFonts w:ascii="Cambria Math" w:eastAsiaTheme="minorEastAsia" w:hAnsi="Cambria Math" w:cstheme="minorHAnsi"/>
                <w:i/>
                <w:color w:val="FF0000"/>
                <w:highlight w:val="yellow"/>
              </w:rPr>
            </m:ctrlPr>
          </m:sSubPr>
          <m:e>
            <m:r>
              <w:rPr>
                <w:rFonts w:ascii="Cambria Math" w:eastAsiaTheme="minorEastAsia" w:hAnsi="Cambria Math" w:cstheme="minorHAnsi"/>
                <w:color w:val="FF0000"/>
                <w:highlight w:val="yellow"/>
              </w:rPr>
              <m:t>m</m:t>
            </m:r>
          </m:e>
          <m:sub>
            <m:r>
              <w:rPr>
                <w:rFonts w:ascii="Cambria Math" w:eastAsiaTheme="minorEastAsia" w:hAnsi="Cambria Math" w:cstheme="minorHAnsi"/>
                <w:color w:val="FF0000"/>
                <w:highlight w:val="yellow"/>
                <w:lang w:val="en-US"/>
              </w:rPr>
              <m:t>∞</m:t>
            </m:r>
          </m:sub>
        </m:sSub>
      </m:oMath>
      <w:r w:rsidR="00387F69" w:rsidRPr="003C3BA5">
        <w:rPr>
          <w:rFonts w:eastAsiaTheme="minorEastAsia" w:cstheme="minorHAnsi"/>
          <w:color w:val="FF0000"/>
          <w:highlight w:val="yellow"/>
          <w:lang w:val="en-US"/>
        </w:rPr>
        <w:t xml:space="preserve"> under the assumption that anabolism and catabolism in </w:t>
      </w:r>
      <w:r w:rsidR="00387F69" w:rsidRPr="003C3BA5">
        <w:rPr>
          <w:rFonts w:eastAsiaTheme="minorEastAsia" w:cstheme="minorHAnsi"/>
          <w:color w:val="FF0000"/>
          <w:highlight w:val="yellow"/>
          <w:lang w:val="en-US"/>
        </w:rPr>
        <w:lastRenderedPageBreak/>
        <w:t>the VBGE scale</w:t>
      </w:r>
      <w:commentRangeStart w:id="5"/>
      <w:r w:rsidR="00387F69" w:rsidRPr="003C3BA5">
        <w:rPr>
          <w:rFonts w:eastAsiaTheme="minorEastAsia" w:cstheme="minorHAnsi"/>
          <w:color w:val="FF0000"/>
          <w:highlight w:val="yellow"/>
          <w:lang w:val="en-US"/>
        </w:rPr>
        <w:t xml:space="preserve"> </w:t>
      </w:r>
      <w:commentRangeEnd w:id="5"/>
      <w:r w:rsidR="00FF506A" w:rsidRPr="003C3BA5">
        <w:rPr>
          <w:rStyle w:val="CommentReference"/>
          <w:color w:val="FF0000"/>
        </w:rPr>
        <w:commentReference w:id="5"/>
      </w:r>
      <w:r w:rsidR="00387F69" w:rsidRPr="003C3BA5">
        <w:rPr>
          <w:rFonts w:eastAsiaTheme="minorEastAsia" w:cstheme="minorHAnsi"/>
          <w:color w:val="FF0000"/>
          <w:highlight w:val="yellow"/>
          <w:lang w:val="en-US"/>
        </w:rPr>
        <w:t>as 2/3 and 1, respectively</w:t>
      </w:r>
      <w:r w:rsidR="00A84BE8" w:rsidRPr="003C3BA5">
        <w:rPr>
          <w:rFonts w:eastAsiaTheme="minorEastAsia" w:cstheme="minorHAnsi"/>
          <w:color w:val="FF0000"/>
          <w:highlight w:val="yellow"/>
          <w:lang w:val="en-US"/>
        </w:rPr>
        <w:t xml:space="preserve"> </w:t>
      </w:r>
      <w:r w:rsidR="00A84BE8" w:rsidRPr="003C3BA5">
        <w:rPr>
          <w:rFonts w:eastAsiaTheme="minorEastAsia" w:cstheme="minorHAnsi"/>
          <w:color w:val="FF0000"/>
          <w:highlight w:val="yellow"/>
        </w:rPr>
        <w:fldChar w:fldCharType="begin"/>
      </w:r>
      <w:r w:rsidR="003D314E">
        <w:rPr>
          <w:rFonts w:eastAsiaTheme="minorEastAsia" w:cstheme="minorHAnsi"/>
          <w:color w:val="FF0000"/>
          <w:highlight w:val="yellow"/>
          <w:lang w:val="en-US"/>
        </w:rPr>
        <w:instrText xml:space="preserve"> ADDIN ZOTERO_ITEM CSL_CITATION {"citationID":"oMDMls3W","properties":{"formattedCitation":"(Sibly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A84BE8" w:rsidRPr="003C3BA5">
        <w:rPr>
          <w:rFonts w:eastAsiaTheme="minorEastAsia" w:cstheme="minorHAnsi"/>
          <w:color w:val="FF0000"/>
          <w:highlight w:val="yellow"/>
        </w:rPr>
        <w:fldChar w:fldCharType="separate"/>
      </w:r>
      <w:r w:rsidR="00A84BE8" w:rsidRPr="003C3BA5">
        <w:rPr>
          <w:rFonts w:cstheme="minorHAnsi"/>
          <w:color w:val="FF0000"/>
          <w:highlight w:val="yellow"/>
          <w:lang w:val="en-US"/>
        </w:rPr>
        <w:t>(</w:t>
      </w:r>
      <w:proofErr w:type="spellStart"/>
      <w:r w:rsidR="00A84BE8" w:rsidRPr="003C3BA5">
        <w:rPr>
          <w:rFonts w:cstheme="minorHAnsi"/>
          <w:color w:val="FF0000"/>
          <w:highlight w:val="yellow"/>
          <w:lang w:val="en-US"/>
        </w:rPr>
        <w:t>Sibly</w:t>
      </w:r>
      <w:proofErr w:type="spellEnd"/>
      <w:r w:rsidR="00A84BE8" w:rsidRPr="003C3BA5">
        <w:rPr>
          <w:rFonts w:cstheme="minorHAnsi"/>
          <w:color w:val="FF0000"/>
          <w:highlight w:val="yellow"/>
          <w:lang w:val="en-US"/>
        </w:rPr>
        <w:t xml:space="preserve"> </w:t>
      </w:r>
      <w:r w:rsidR="00A84BE8" w:rsidRPr="003C3BA5">
        <w:rPr>
          <w:rFonts w:cstheme="minorHAnsi"/>
          <w:i/>
          <w:iCs/>
          <w:color w:val="FF0000"/>
          <w:highlight w:val="yellow"/>
          <w:lang w:val="en-US"/>
        </w:rPr>
        <w:t>et al.</w:t>
      </w:r>
      <w:r w:rsidR="00A84BE8" w:rsidRPr="003C3BA5">
        <w:rPr>
          <w:rFonts w:cstheme="minorHAnsi"/>
          <w:color w:val="FF0000"/>
          <w:highlight w:val="yellow"/>
          <w:lang w:val="en-US"/>
        </w:rPr>
        <w:t xml:space="preserve"> 2015)</w:t>
      </w:r>
      <w:r w:rsidR="00A84BE8" w:rsidRPr="003C3BA5">
        <w:rPr>
          <w:rFonts w:eastAsiaTheme="minorEastAsia" w:cstheme="minorHAnsi"/>
          <w:color w:val="FF0000"/>
          <w:highlight w:val="yellow"/>
        </w:rPr>
        <w:fldChar w:fldCharType="end"/>
      </w:r>
      <w:r w:rsidR="00387F69" w:rsidRPr="003C3BA5">
        <w:rPr>
          <w:rFonts w:eastAsiaTheme="minorEastAsia" w:cstheme="minorHAnsi"/>
          <w:color w:val="FF0000"/>
          <w:highlight w:val="yellow"/>
          <w:lang w:val="en-US"/>
        </w:rPr>
        <w:t>.</w:t>
      </w:r>
      <w:r w:rsidR="00387F69" w:rsidRPr="003C3BA5">
        <w:rPr>
          <w:rFonts w:eastAsiaTheme="minorEastAsia" w:cstheme="minorHAnsi"/>
          <w:color w:val="FF0000"/>
          <w:lang w:val="en-US"/>
        </w:rPr>
        <w:t xml:space="preserve"> </w:t>
      </w:r>
      <w:r w:rsidR="00387F69" w:rsidRPr="003C3BA5">
        <w:rPr>
          <w:rFonts w:eastAsiaTheme="minorEastAsia" w:cstheme="minorHAnsi"/>
          <w:color w:val="FF0000"/>
          <w:highlight w:val="yellow"/>
          <w:lang w:val="en-US"/>
        </w:rPr>
        <w:t>This assumption has recently been question</w:t>
      </w:r>
      <w:r w:rsidR="008C7A37" w:rsidRPr="003C3BA5">
        <w:rPr>
          <w:rFonts w:eastAsiaTheme="minorEastAsia" w:cstheme="minorHAnsi"/>
          <w:color w:val="FF0000"/>
          <w:highlight w:val="yellow"/>
          <w:lang w:val="en-US"/>
        </w:rPr>
        <w:t>ed</w:t>
      </w:r>
      <w:r w:rsidR="00387F69" w:rsidRPr="003C3BA5">
        <w:rPr>
          <w:rFonts w:eastAsiaTheme="minorEastAsia" w:cstheme="minorHAnsi"/>
          <w:color w:val="FF0000"/>
          <w:highlight w:val="yellow"/>
          <w:lang w:val="en-US"/>
        </w:rPr>
        <w:t xml:space="preserve"> on physiological and evolutionary grounds </w:t>
      </w:r>
      <w:r w:rsidR="00387F69" w:rsidRPr="003C3BA5">
        <w:rPr>
          <w:rFonts w:eastAsiaTheme="minorEastAsia" w:cstheme="minorHAnsi"/>
          <w:color w:val="FF0000"/>
          <w:highlight w:val="yellow"/>
        </w:rPr>
        <w:fldChar w:fldCharType="begin"/>
      </w:r>
      <w:r w:rsidR="003D314E">
        <w:rPr>
          <w:rFonts w:eastAsiaTheme="minorEastAsia" w:cstheme="minorHAnsi"/>
          <w:color w:val="FF0000"/>
          <w:highlight w:val="yellow"/>
          <w:lang w:val="en-US"/>
        </w:rPr>
        <w:instrText xml:space="preserve"> ADDIN ZOTERO_ITEM CSL_CITATION {"citationID":"IhadTpUp","properties":{"formattedCitation":"(Lefevre {\\i{}et al.} 2017, 2018a; Marshall &amp; White 2018, 2019a)","plainCitation":"(Lefevre et al. 2017, 2018a; Marshall &amp; White 2018, 2019a)","noteIndex":0},"citationItems":[{"id":665,"uris":["http://zotero.org/users/6116610/items/IM9GABE5"],"uri":["http://zotero.org/users/6116610/items/IM9GABE5"],"itemData":{"id":665,"type":"article-journal","abstract":"Some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E."}],"issued":{"date-parts":[["2017",9]]}}},{"id":668,"uris":["http://zotero.org/users/6116610/items/HQ32G7SF"],"uri":["http://zotero.org/users/6116610/items/HQ32G7SF"],"itemData":{"id":668,"type":"article-journal","container-title":"Global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E."}],"issued":{"date-parts":[["2018",2]]}}},{"id":687,"uris":["http://zotero.org/users/6116610/items/ESFFAJ5S"],"uri":["http://zotero.org/users/6116610/items/ESFFAJ5S"],"itemData":{"id":687,"type":"article-journal","container-title":"Trends in Ecology &amp; Evolution","DOI":"10.1016/j.tree.2018.10.005","ISSN":"01695347","language":"en","source":"Crossref","title":"Have We Outgrown the Existing Models of Growth?","URL":"https://linkinghub.elsevier.com/retrieve/pii/S0169534718302507","author":[{"family":"Marshall","given":"Dustin J."},{"family":"White","given":"Craig R."}],"accessed":{"date-parts":[["2018",12,14]]},"issued":{"date-parts":[["2018",11]]}}},{"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387F69" w:rsidRPr="003C3BA5">
        <w:rPr>
          <w:rFonts w:eastAsiaTheme="minorEastAsia" w:cstheme="minorHAnsi"/>
          <w:color w:val="FF0000"/>
          <w:highlight w:val="yellow"/>
        </w:rPr>
        <w:fldChar w:fldCharType="separate"/>
      </w:r>
      <w:r w:rsidR="003D314E" w:rsidRPr="003D314E">
        <w:rPr>
          <w:rFonts w:ascii="Times New Roman" w:cs="Times New Roman"/>
          <w:color w:val="FF0000"/>
        </w:rPr>
        <w:t xml:space="preserve">(Lefevre </w:t>
      </w:r>
      <w:r w:rsidR="003D314E" w:rsidRPr="003D314E">
        <w:rPr>
          <w:rFonts w:ascii="Times New Roman" w:cs="Times New Roman"/>
          <w:i/>
          <w:iCs/>
          <w:color w:val="FF0000"/>
        </w:rPr>
        <w:t>et al.</w:t>
      </w:r>
      <w:r w:rsidR="003D314E" w:rsidRPr="003D314E">
        <w:rPr>
          <w:rFonts w:ascii="Times New Roman" w:cs="Times New Roman"/>
          <w:color w:val="FF0000"/>
        </w:rPr>
        <w:t xml:space="preserve"> 2017, 2018a; Marshall &amp; White 2018, 2019a)</w:t>
      </w:r>
      <w:r w:rsidR="00387F69" w:rsidRPr="003C3BA5">
        <w:rPr>
          <w:rFonts w:eastAsiaTheme="minorEastAsia" w:cstheme="minorHAnsi"/>
          <w:color w:val="FF0000"/>
          <w:highlight w:val="yellow"/>
        </w:rPr>
        <w:fldChar w:fldCharType="end"/>
      </w:r>
      <w:r w:rsidR="00E47596" w:rsidRPr="003C3BA5">
        <w:rPr>
          <w:rFonts w:eastAsiaTheme="minorEastAsia" w:cstheme="minorHAnsi"/>
          <w:color w:val="FF0000"/>
          <w:highlight w:val="yellow"/>
          <w:lang w:val="en-US"/>
        </w:rPr>
        <w:t>.</w:t>
      </w:r>
      <w:r w:rsidR="00E47596" w:rsidRPr="003C3BA5">
        <w:rPr>
          <w:rFonts w:eastAsiaTheme="minorEastAsia" w:cstheme="minorHAnsi"/>
          <w:color w:val="FF0000"/>
          <w:lang w:val="en-US"/>
        </w:rPr>
        <w:t xml:space="preserve"> </w:t>
      </w:r>
      <w:r w:rsidR="002E04C9" w:rsidRPr="003C3BA5">
        <w:rPr>
          <w:rFonts w:eastAsiaTheme="minorEastAsia" w:cstheme="minorHAnsi"/>
          <w:color w:val="FF0000"/>
          <w:highlight w:val="yellow"/>
          <w:lang w:val="en-US"/>
        </w:rPr>
        <w:t>In addition</w:t>
      </w:r>
      <w:r w:rsidR="00E47596" w:rsidRPr="003C3BA5">
        <w:rPr>
          <w:rFonts w:eastAsiaTheme="minorEastAsia" w:cstheme="minorHAnsi"/>
          <w:color w:val="FF0000"/>
          <w:highlight w:val="yellow"/>
          <w:lang w:val="en-US"/>
        </w:rPr>
        <w:t xml:space="preserve">, </w:t>
      </w:r>
      <m:oMath>
        <m:r>
          <w:rPr>
            <w:rFonts w:ascii="Cambria Math" w:eastAsiaTheme="minorEastAsia" w:hAnsi="Cambria Math" w:cstheme="minorHAnsi"/>
            <w:color w:val="FF0000"/>
            <w:highlight w:val="yellow"/>
          </w:rPr>
          <m:t>K</m:t>
        </m:r>
      </m:oMath>
      <w:r w:rsidR="00E47596" w:rsidRPr="003C3BA5">
        <w:rPr>
          <w:rFonts w:eastAsiaTheme="minorEastAsia" w:cstheme="minorHAnsi"/>
          <w:color w:val="FF0000"/>
          <w:highlight w:val="yellow"/>
          <w:lang w:val="en-US"/>
        </w:rPr>
        <w:t xml:space="preserve"> is in this case one of three parameters describing ontogenetic growth rates in the VBGE and is therefore not independent from estimates of with asymptotic size, </w:t>
      </w:r>
      <m:oMath>
        <m:sSub>
          <m:sSubPr>
            <m:ctrlPr>
              <w:rPr>
                <w:rFonts w:ascii="Cambria Math" w:eastAsiaTheme="minorEastAsia" w:hAnsi="Cambria Math" w:cstheme="minorHAnsi"/>
                <w:i/>
                <w:color w:val="FF0000"/>
                <w:highlight w:val="yellow"/>
              </w:rPr>
            </m:ctrlPr>
          </m:sSubPr>
          <m:e>
            <m:r>
              <w:rPr>
                <w:rFonts w:ascii="Cambria Math" w:eastAsiaTheme="minorEastAsia" w:hAnsi="Cambria Math" w:cstheme="minorHAnsi"/>
                <w:color w:val="FF0000"/>
                <w:highlight w:val="yellow"/>
              </w:rPr>
              <m:t>L</m:t>
            </m:r>
          </m:e>
          <m:sub>
            <m:r>
              <w:rPr>
                <w:rFonts w:ascii="Cambria Math" w:eastAsiaTheme="minorEastAsia" w:hAnsi="Cambria Math" w:cstheme="minorHAnsi"/>
                <w:color w:val="FF0000"/>
                <w:highlight w:val="yellow"/>
                <w:lang w:val="en-US"/>
              </w:rPr>
              <m:t>∞</m:t>
            </m:r>
          </m:sub>
        </m:sSub>
      </m:oMath>
      <w:r w:rsidR="00E47596" w:rsidRPr="003C3BA5">
        <w:rPr>
          <w:rFonts w:eastAsiaTheme="minorEastAsia" w:cstheme="minorHAnsi"/>
          <w:color w:val="FF0000"/>
          <w:highlight w:val="yellow"/>
          <w:lang w:val="en-US"/>
        </w:rPr>
        <w:t xml:space="preserve"> </w:t>
      </w:r>
      <w:r w:rsidR="00E47596" w:rsidRPr="003C3BA5">
        <w:rPr>
          <w:rFonts w:eastAsiaTheme="minorEastAsia" w:cstheme="minorHAnsi"/>
          <w:color w:val="FF0000"/>
          <w:highlight w:val="yellow"/>
        </w:rPr>
        <w:fldChar w:fldCharType="begin"/>
      </w:r>
      <w:r w:rsidR="003D314E">
        <w:rPr>
          <w:rFonts w:eastAsiaTheme="minorEastAsia" w:cstheme="minorHAnsi"/>
          <w:color w:val="FF0000"/>
          <w:highlight w:val="yellow"/>
          <w:lang w:val="en-US"/>
        </w:rPr>
        <w:instrText xml:space="preserve"> ADDIN ZOTERO_ITEM CSL_CITATION {"citationID":"FThspfzS","properties":{"formattedCitation":"(Pauly 1979)","plainCitation":"(Pauly 1979)","noteIndex":0},"citationItems":[{"id":183,"uris":["http://zotero.org/users/6116610/items/HM7472TP"],"uri":["http://zotero.org/users/6116610/items/HM7472TP"],"itemData":{"id":183,"type":"article-journal","title":"Gill size and temperature as governing factors in fish growth: a generalization of von Bertalanffy's growth formula","author":[{"family":"Pauly","given":"D"}],"issued":{"date-parts":[["1979"]]}}}],"schema":"https://github.com/citation-style-language/schema/raw/master/csl-citation.json"} </w:instrText>
      </w:r>
      <w:r w:rsidR="00E47596" w:rsidRPr="003C3BA5">
        <w:rPr>
          <w:rFonts w:eastAsiaTheme="minorEastAsia" w:cstheme="minorHAnsi"/>
          <w:color w:val="FF0000"/>
          <w:highlight w:val="yellow"/>
        </w:rPr>
        <w:fldChar w:fldCharType="separate"/>
      </w:r>
      <w:r w:rsidR="00E47596" w:rsidRPr="003C3BA5">
        <w:rPr>
          <w:rFonts w:cstheme="minorHAnsi"/>
          <w:color w:val="FF0000"/>
          <w:highlight w:val="yellow"/>
          <w:lang w:val="en-US"/>
        </w:rPr>
        <w:t>(Pauly 1979)</w:t>
      </w:r>
      <w:r w:rsidR="00E47596" w:rsidRPr="003C3BA5">
        <w:rPr>
          <w:rFonts w:eastAsiaTheme="minorEastAsia" w:cstheme="minorHAnsi"/>
          <w:color w:val="FF0000"/>
          <w:highlight w:val="yellow"/>
        </w:rPr>
        <w:fldChar w:fldCharType="end"/>
      </w:r>
      <w:r w:rsidR="00E47596" w:rsidRPr="003C3BA5">
        <w:rPr>
          <w:rFonts w:eastAsiaTheme="minorEastAsia" w:cstheme="minorHAnsi"/>
          <w:color w:val="FF0000"/>
          <w:highlight w:val="yellow"/>
          <w:lang w:val="en-US"/>
        </w:rPr>
        <w:t>.</w:t>
      </w:r>
      <w:r w:rsidR="00D241A2" w:rsidRPr="003C3BA5">
        <w:rPr>
          <w:rFonts w:eastAsiaTheme="minorEastAsia" w:cstheme="minorHAnsi"/>
          <w:color w:val="FF0000"/>
          <w:lang w:val="en-US"/>
        </w:rPr>
        <w:t xml:space="preserve"> </w:t>
      </w:r>
      <w:r w:rsidR="002555F5" w:rsidRPr="003C3BA5">
        <w:rPr>
          <w:rFonts w:eastAsiaTheme="minorEastAsia" w:cstheme="minorHAnsi"/>
          <w:color w:val="FF0000"/>
          <w:lang w:val="en-US"/>
        </w:rPr>
        <w:t xml:space="preserve">This warrants more </w:t>
      </w:r>
      <w:r w:rsidR="00F72B43" w:rsidRPr="003C3BA5">
        <w:rPr>
          <w:rFonts w:eastAsiaTheme="minorEastAsia" w:cstheme="minorHAnsi"/>
          <w:color w:val="FF0000"/>
          <w:lang w:val="en-US"/>
        </w:rPr>
        <w:t xml:space="preserve">research </w:t>
      </w:r>
      <w:r w:rsidR="002555F5" w:rsidRPr="003C3BA5">
        <w:rPr>
          <w:rFonts w:eastAsiaTheme="minorEastAsia" w:cstheme="minorHAnsi"/>
          <w:color w:val="FF0000"/>
          <w:lang w:val="en-US"/>
        </w:rPr>
        <w:t>on characterizing growth rates over ontogeny</w:t>
      </w:r>
      <w:r w:rsidR="00EE644C" w:rsidRPr="003C3BA5">
        <w:rPr>
          <w:rFonts w:eastAsiaTheme="minorEastAsia" w:cstheme="minorHAnsi"/>
          <w:color w:val="FF0000"/>
          <w:lang w:val="en-US"/>
        </w:rPr>
        <w:t xml:space="preserve"> rather than single growth parameters</w:t>
      </w:r>
      <w:r w:rsidR="00CE63B5" w:rsidRPr="003C3BA5">
        <w:rPr>
          <w:rFonts w:eastAsiaTheme="minorEastAsia" w:cstheme="minorHAnsi"/>
          <w:color w:val="FF0000"/>
          <w:lang w:val="en-US"/>
        </w:rPr>
        <w:t xml:space="preserve"> when possible</w:t>
      </w:r>
      <w:commentRangeStart w:id="6"/>
      <w:r w:rsidR="002555F5" w:rsidRPr="003C3BA5">
        <w:rPr>
          <w:rFonts w:eastAsiaTheme="minorEastAsia" w:cstheme="minorHAnsi"/>
          <w:color w:val="FF0000"/>
          <w:lang w:val="en-US"/>
        </w:rPr>
        <w:t xml:space="preserve">. </w:t>
      </w:r>
      <w:commentRangeEnd w:id="6"/>
      <w:r w:rsidR="0047451D" w:rsidRPr="003C3BA5">
        <w:rPr>
          <w:rStyle w:val="CommentReference"/>
          <w:color w:val="FF0000"/>
        </w:rPr>
        <w:commentReference w:id="6"/>
      </w:r>
    </w:p>
    <w:p w14:paraId="77554E97" w14:textId="7ED2B163" w:rsidR="002E04C9" w:rsidRPr="003C3BA5" w:rsidRDefault="002E04C9" w:rsidP="00904830">
      <w:pPr>
        <w:spacing w:line="480" w:lineRule="auto"/>
        <w:ind w:firstLine="284"/>
        <w:contextualSpacing/>
        <w:jc w:val="both"/>
        <w:rPr>
          <w:rFonts w:eastAsiaTheme="minorEastAsia" w:cstheme="minorHAnsi"/>
          <w:color w:val="FF0000"/>
          <w:lang w:val="en-US"/>
        </w:rPr>
      </w:pPr>
      <w:commentRangeStart w:id="7"/>
      <w:r w:rsidRPr="003C3BA5">
        <w:rPr>
          <w:rFonts w:eastAsiaTheme="minorEastAsia" w:cstheme="minorHAnsi"/>
          <w:color w:val="FF0000"/>
          <w:lang w:val="en-US"/>
        </w:rPr>
        <w:t>Moreover</w:t>
      </w:r>
      <w:r w:rsidR="00811382" w:rsidRPr="003C3BA5">
        <w:rPr>
          <w:rFonts w:eastAsiaTheme="minorEastAsia" w:cstheme="minorHAnsi"/>
          <w:color w:val="FF0000"/>
          <w:lang w:val="en-US"/>
        </w:rPr>
        <w:t xml:space="preserve">, </w:t>
      </w:r>
      <w:r w:rsidR="00FD4E01" w:rsidRPr="003C3BA5">
        <w:rPr>
          <w:rFonts w:eastAsiaTheme="minorEastAsia" w:cstheme="minorHAnsi"/>
          <w:color w:val="FF0000"/>
          <w:lang w:val="en-US"/>
        </w:rPr>
        <w:t xml:space="preserve">the effect of temperature on growth </w:t>
      </w:r>
      <w:r w:rsidR="0021135B" w:rsidRPr="003C3BA5">
        <w:rPr>
          <w:rFonts w:eastAsiaTheme="minorEastAsia" w:cstheme="minorHAnsi"/>
          <w:color w:val="FF0000"/>
          <w:lang w:val="en-US"/>
        </w:rPr>
        <w:t>(</w:t>
      </w:r>
      <w:r w:rsidR="00310A10" w:rsidRPr="003C3BA5">
        <w:rPr>
          <w:rFonts w:eastAsiaTheme="minorEastAsia" w:cstheme="minorHAnsi"/>
          <w:color w:val="FF0000"/>
          <w:lang w:val="en-US"/>
        </w:rPr>
        <w:t xml:space="preserve">e.g. </w:t>
      </w:r>
      <m:oMath>
        <m:r>
          <w:rPr>
            <w:rFonts w:ascii="Cambria Math" w:eastAsiaTheme="minorEastAsia" w:hAnsi="Cambria Math" w:cstheme="minorHAnsi"/>
            <w:color w:val="FF0000"/>
          </w:rPr>
          <m:t>K</m:t>
        </m:r>
      </m:oMath>
      <w:r w:rsidR="00310A10" w:rsidRPr="003C3BA5">
        <w:rPr>
          <w:rFonts w:eastAsiaTheme="minorEastAsia" w:cstheme="minorHAnsi"/>
          <w:color w:val="FF0000"/>
          <w:lang w:val="en-US"/>
        </w:rPr>
        <w:t xml:space="preserve"> or any other parameter related to growth performance</w:t>
      </w:r>
      <w:r w:rsidR="0021135B" w:rsidRPr="003C3BA5">
        <w:rPr>
          <w:rFonts w:eastAsiaTheme="minorEastAsia" w:cstheme="minorHAnsi"/>
          <w:color w:val="FF0000"/>
          <w:lang w:val="en-US"/>
        </w:rPr>
        <w:t xml:space="preserve">) </w:t>
      </w:r>
      <w:r w:rsidR="00FD4E01" w:rsidRPr="003C3BA5">
        <w:rPr>
          <w:rFonts w:eastAsiaTheme="minorEastAsia" w:cstheme="minorHAnsi"/>
          <w:color w:val="FF0000"/>
          <w:lang w:val="en-US"/>
        </w:rPr>
        <w:t xml:space="preserve">is often </w:t>
      </w:r>
      <w:r w:rsidR="00391E63" w:rsidRPr="003C3BA5">
        <w:rPr>
          <w:rFonts w:eastAsiaTheme="minorEastAsia" w:cstheme="minorHAnsi"/>
          <w:color w:val="FF0000"/>
          <w:lang w:val="en-US"/>
        </w:rPr>
        <w:t>inferred</w:t>
      </w:r>
      <w:r w:rsidR="00FD4E01" w:rsidRPr="003C3BA5">
        <w:rPr>
          <w:rFonts w:eastAsiaTheme="minorEastAsia" w:cstheme="minorHAnsi"/>
          <w:color w:val="FF0000"/>
          <w:lang w:val="en-US"/>
        </w:rPr>
        <w:t xml:space="preserve"> </w:t>
      </w:r>
      <w:r w:rsidR="00391E63" w:rsidRPr="003C3BA5">
        <w:rPr>
          <w:rFonts w:eastAsiaTheme="minorEastAsia" w:cstheme="minorHAnsi"/>
          <w:color w:val="FF0000"/>
          <w:lang w:val="en-US"/>
        </w:rPr>
        <w:t xml:space="preserve">from </w:t>
      </w:r>
      <w:r w:rsidR="00B11120" w:rsidRPr="003C3BA5">
        <w:rPr>
          <w:rFonts w:eastAsiaTheme="minorEastAsia" w:cstheme="minorHAnsi"/>
          <w:color w:val="FF0000"/>
          <w:lang w:val="en-US"/>
        </w:rPr>
        <w:t xml:space="preserve">measurements across </w:t>
      </w:r>
      <w:r w:rsidR="006D7E73" w:rsidRPr="003C3BA5">
        <w:rPr>
          <w:rFonts w:eastAsiaTheme="minorEastAsia" w:cstheme="minorHAnsi"/>
          <w:color w:val="FF0000"/>
          <w:lang w:val="en-US"/>
        </w:rPr>
        <w:t xml:space="preserve">gradients of </w:t>
      </w:r>
      <w:r w:rsidR="00FD4E01" w:rsidRPr="003C3BA5">
        <w:rPr>
          <w:rFonts w:eastAsiaTheme="minorEastAsia" w:cstheme="minorHAnsi"/>
          <w:color w:val="FF0000"/>
          <w:lang w:val="en-US"/>
        </w:rPr>
        <w:t>environmental temperatures</w:t>
      </w:r>
      <w:r w:rsidR="00E51752" w:rsidRPr="003C3BA5">
        <w:rPr>
          <w:rFonts w:eastAsiaTheme="minorEastAsia" w:cstheme="minorHAnsi"/>
          <w:color w:val="FF0000"/>
          <w:lang w:val="en-US"/>
        </w:rPr>
        <w:t xml:space="preserve">. </w:t>
      </w:r>
      <w:r w:rsidR="004A0B54" w:rsidRPr="003C3BA5">
        <w:rPr>
          <w:rFonts w:eastAsiaTheme="minorEastAsia" w:cstheme="minorHAnsi"/>
          <w:color w:val="FF0000"/>
          <w:lang w:val="en-US"/>
        </w:rPr>
        <w:t xml:space="preserve">The response to warming </w:t>
      </w:r>
      <w:r w:rsidR="00925A06" w:rsidRPr="003C3BA5">
        <w:rPr>
          <w:rFonts w:eastAsiaTheme="minorEastAsia" w:cstheme="minorHAnsi"/>
          <w:color w:val="FF0000"/>
          <w:lang w:val="en-US"/>
        </w:rPr>
        <w:t xml:space="preserve">over time </w:t>
      </w:r>
      <w:r w:rsidR="004A0B54" w:rsidRPr="003C3BA5">
        <w:rPr>
          <w:rFonts w:eastAsiaTheme="minorEastAsia" w:cstheme="minorHAnsi"/>
          <w:color w:val="FF0000"/>
          <w:lang w:val="en-US"/>
        </w:rPr>
        <w:t>of a single population is assumed to follow the same pattern as that found along the thermal gradient over a snapshot in time.</w:t>
      </w:r>
      <w:commentRangeStart w:id="8"/>
      <w:r w:rsidR="004A0B54" w:rsidRPr="003C3BA5">
        <w:rPr>
          <w:rFonts w:eastAsiaTheme="minorEastAsia" w:cstheme="minorHAnsi"/>
          <w:color w:val="FF0000"/>
          <w:lang w:val="en-US"/>
        </w:rPr>
        <w:t xml:space="preserve"> </w:t>
      </w:r>
      <w:commentRangeEnd w:id="7"/>
      <w:r w:rsidR="00390462" w:rsidRPr="003C3BA5">
        <w:rPr>
          <w:rStyle w:val="CommentReference"/>
          <w:color w:val="FF0000"/>
        </w:rPr>
        <w:commentReference w:id="7"/>
      </w:r>
      <w:commentRangeEnd w:id="8"/>
      <w:r w:rsidR="004C62A6" w:rsidRPr="003C3BA5">
        <w:rPr>
          <w:rStyle w:val="CommentReference"/>
          <w:color w:val="FF0000"/>
        </w:rPr>
        <w:commentReference w:id="8"/>
      </w:r>
      <w:r w:rsidR="00E51752" w:rsidRPr="003C3BA5">
        <w:rPr>
          <w:rFonts w:eastAsiaTheme="minorEastAsia" w:cstheme="minorHAnsi"/>
          <w:color w:val="FF0000"/>
          <w:lang w:val="en-US"/>
        </w:rPr>
        <w:t xml:space="preserve">The </w:t>
      </w:r>
      <w:r w:rsidR="00FD4E01" w:rsidRPr="003C3BA5">
        <w:rPr>
          <w:rFonts w:eastAsiaTheme="minorEastAsia" w:cstheme="minorHAnsi"/>
          <w:color w:val="FF0000"/>
          <w:lang w:val="en-US"/>
        </w:rPr>
        <w:t xml:space="preserve">benefit of this </w:t>
      </w:r>
      <w:r w:rsidR="000608D1" w:rsidRPr="003C3BA5">
        <w:rPr>
          <w:rFonts w:eastAsiaTheme="minorEastAsia" w:cstheme="minorHAnsi"/>
          <w:color w:val="FF0000"/>
          <w:lang w:val="en-US"/>
        </w:rPr>
        <w:t>assumption</w:t>
      </w:r>
      <w:r w:rsidR="00FD4E01" w:rsidRPr="003C3BA5">
        <w:rPr>
          <w:rFonts w:eastAsiaTheme="minorEastAsia" w:cstheme="minorHAnsi"/>
          <w:color w:val="FF0000"/>
          <w:lang w:val="en-US"/>
        </w:rPr>
        <w:t xml:space="preserve"> is that one can use the large amounts of data available on databases such as </w:t>
      </w:r>
      <w:proofErr w:type="spellStart"/>
      <w:r w:rsidR="00FD4E01" w:rsidRPr="003C3BA5">
        <w:rPr>
          <w:rFonts w:eastAsiaTheme="minorEastAsia" w:cstheme="minorHAnsi"/>
          <w:color w:val="FF0000"/>
          <w:lang w:val="en-US"/>
        </w:rPr>
        <w:t>Fishbase</w:t>
      </w:r>
      <w:proofErr w:type="spellEnd"/>
      <w:r w:rsidR="00136D7F" w:rsidRPr="003C3BA5">
        <w:rPr>
          <w:rFonts w:eastAsiaTheme="minorEastAsia" w:cstheme="minorHAnsi"/>
          <w:color w:val="FF0000"/>
          <w:lang w:val="en-US"/>
        </w:rPr>
        <w:t xml:space="preserve">. </w:t>
      </w:r>
      <w:r w:rsidR="004E21F7" w:rsidRPr="003C3BA5">
        <w:rPr>
          <w:rFonts w:eastAsiaTheme="minorEastAsia" w:cstheme="minorHAnsi"/>
          <w:color w:val="FF0000"/>
          <w:lang w:val="en-US"/>
        </w:rPr>
        <w:t xml:space="preserve">Using </w:t>
      </w:r>
      <w:r w:rsidR="00136D7F" w:rsidRPr="003C3BA5">
        <w:rPr>
          <w:rFonts w:eastAsiaTheme="minorEastAsia" w:cstheme="minorHAnsi"/>
          <w:color w:val="FF0000"/>
          <w:lang w:val="en-US"/>
        </w:rPr>
        <w:t xml:space="preserve">this approach, </w:t>
      </w:r>
      <w:r w:rsidR="00136D7F"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{"citationID":"OgI5YgmZ","properties":{"formattedCitation":"(Barneche &amp; Allen 2018a)","plainCitation":"(Barneche &amp; Allen 2018a)","noteIndex":0},"citationItems":[{"id":"sEKIVbdo/Vkj1nxNH","uris":["http://zotero.org/users/local/FTg3Qpza/items/VWTW4QRN"],"uri":["http://zotero.org/users/local/FTg3Qpza/items/VWTW4QRN"],"itemData":{"id":1183,"type":"article-journal","title":"The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136D7F" w:rsidRPr="003C3BA5">
        <w:rPr>
          <w:rFonts w:eastAsiaTheme="minorEastAsia" w:cstheme="minorHAnsi"/>
          <w:color w:val="FF0000"/>
        </w:rPr>
        <w:fldChar w:fldCharType="separate"/>
      </w:r>
      <w:r w:rsidR="003D314E">
        <w:rPr>
          <w:rFonts w:cstheme="minorHAnsi"/>
          <w:color w:val="FF0000"/>
          <w:lang w:val="en-US"/>
        </w:rPr>
        <w:t>(</w:t>
      </w:r>
      <w:proofErr w:type="spellStart"/>
      <w:r w:rsidR="003D314E">
        <w:rPr>
          <w:rFonts w:cstheme="minorHAnsi"/>
          <w:color w:val="FF0000"/>
          <w:lang w:val="en-US"/>
        </w:rPr>
        <w:t>Barneche</w:t>
      </w:r>
      <w:proofErr w:type="spellEnd"/>
      <w:r w:rsidR="003D314E">
        <w:rPr>
          <w:rFonts w:cstheme="minorHAnsi"/>
          <w:color w:val="FF0000"/>
          <w:lang w:val="en-US"/>
        </w:rPr>
        <w:t xml:space="preserve"> &amp; Allen 2018a)</w:t>
      </w:r>
      <w:r w:rsidR="00136D7F" w:rsidRPr="003C3BA5">
        <w:rPr>
          <w:rFonts w:eastAsiaTheme="minorEastAsia" w:cstheme="minorHAnsi"/>
          <w:color w:val="FF0000"/>
        </w:rPr>
        <w:fldChar w:fldCharType="end"/>
      </w:r>
      <w:r w:rsidR="00136D7F" w:rsidRPr="003C3BA5">
        <w:rPr>
          <w:rFonts w:eastAsiaTheme="minorEastAsia" w:cstheme="minorHAnsi"/>
          <w:color w:val="FF0000"/>
          <w:lang w:val="en-US"/>
        </w:rPr>
        <w:t xml:space="preserve"> showed that the </w:t>
      </w:r>
      <w:r w:rsidR="008F1100" w:rsidRPr="003C3BA5">
        <w:rPr>
          <w:rFonts w:eastAsiaTheme="minorEastAsia" w:cstheme="minorHAnsi"/>
          <w:color w:val="FF0000"/>
          <w:lang w:val="en-US"/>
        </w:rPr>
        <w:t>cost of growth</w:t>
      </w:r>
      <w:r w:rsidR="004D7D76" w:rsidRPr="003C3BA5">
        <w:rPr>
          <w:rFonts w:eastAsiaTheme="minorEastAsia" w:cstheme="minorHAnsi"/>
          <w:color w:val="FF0000"/>
          <w:lang w:val="en-US"/>
        </w:rPr>
        <w:t xml:space="preserve"> – the</w:t>
      </w:r>
      <w:r w:rsidR="008F1100" w:rsidRPr="003C3BA5">
        <w:rPr>
          <w:rFonts w:eastAsiaTheme="minorEastAsia" w:cstheme="minorHAnsi"/>
          <w:color w:val="FF0000"/>
          <w:lang w:val="en-US"/>
        </w:rPr>
        <w:t xml:space="preserve"> energy needed to produce one unit of biomass</w:t>
      </w:r>
      <w:r w:rsidR="004D7D76" w:rsidRPr="003C3BA5">
        <w:rPr>
          <w:rFonts w:eastAsiaTheme="minorEastAsia" w:cstheme="minorHAnsi"/>
          <w:color w:val="FF0000"/>
          <w:lang w:val="en-US"/>
        </w:rPr>
        <w:t xml:space="preserve"> – </w:t>
      </w:r>
      <w:r w:rsidR="008F1100" w:rsidRPr="003C3BA5">
        <w:rPr>
          <w:rFonts w:eastAsiaTheme="minorEastAsia" w:cstheme="minorHAnsi"/>
          <w:color w:val="FF0000"/>
          <w:lang w:val="en-US"/>
        </w:rPr>
        <w:t>could increase with warming, with potential consequences for energy transfer efficiency across trophic levels (</w:t>
      </w:r>
      <w:proofErr w:type="spellStart"/>
      <w:r w:rsidR="008F1100" w:rsidRPr="003C3BA5">
        <w:rPr>
          <w:rFonts w:eastAsiaTheme="minorEastAsia" w:cstheme="minorHAnsi"/>
          <w:color w:val="FF0000"/>
          <w:lang w:val="en-US"/>
        </w:rPr>
        <w:t>Barneche</w:t>
      </w:r>
      <w:proofErr w:type="spellEnd"/>
      <w:r w:rsidR="008F1100" w:rsidRPr="003C3BA5">
        <w:rPr>
          <w:rFonts w:eastAsiaTheme="minorEastAsia" w:cstheme="minorHAnsi"/>
          <w:color w:val="FF0000"/>
          <w:lang w:val="en-US"/>
        </w:rPr>
        <w:t xml:space="preserve"> &amp; Allen 2018).</w:t>
      </w:r>
      <w:r w:rsidR="00A242C2" w:rsidRPr="003C3BA5">
        <w:rPr>
          <w:rFonts w:eastAsiaTheme="minorEastAsia" w:cstheme="minorHAnsi"/>
          <w:color w:val="FF0000"/>
          <w:lang w:val="en-US"/>
        </w:rPr>
        <w:t xml:space="preserve"> </w:t>
      </w:r>
      <w:r w:rsidR="000A7FAD" w:rsidRPr="003C3BA5">
        <w:rPr>
          <w:rFonts w:eastAsiaTheme="minorEastAsia" w:cstheme="minorHAnsi"/>
          <w:color w:val="FF0000"/>
          <w:lang w:val="en-US"/>
        </w:rPr>
        <w:t xml:space="preserve">Increasing costs of growth with warming was later also </w:t>
      </w:r>
      <w:r w:rsidR="00136D7F" w:rsidRPr="003C3BA5">
        <w:rPr>
          <w:rFonts w:eastAsiaTheme="minorEastAsia" w:cstheme="minorHAnsi"/>
          <w:color w:val="FF0000"/>
          <w:lang w:val="en-US"/>
        </w:rPr>
        <w:t xml:space="preserve">found in an </w:t>
      </w:r>
      <w:r w:rsidR="00697102" w:rsidRPr="003C3BA5">
        <w:rPr>
          <w:rFonts w:eastAsiaTheme="minorEastAsia" w:cstheme="minorHAnsi"/>
          <w:color w:val="FF0000"/>
          <w:lang w:val="en-US"/>
        </w:rPr>
        <w:t xml:space="preserve">detailed </w:t>
      </w:r>
      <w:r w:rsidR="00136D7F" w:rsidRPr="003C3BA5">
        <w:rPr>
          <w:rFonts w:eastAsiaTheme="minorEastAsia" w:cstheme="minorHAnsi"/>
          <w:color w:val="FF0000"/>
          <w:lang w:val="en-US"/>
        </w:rPr>
        <w:t>experimental study tracking growth over ontogeny</w:t>
      </w:r>
      <w:r w:rsidR="00A242C2" w:rsidRPr="003C3BA5">
        <w:rPr>
          <w:rFonts w:eastAsiaTheme="minorEastAsia" w:cstheme="minorHAnsi"/>
          <w:color w:val="FF0000"/>
          <w:lang w:val="en-US"/>
        </w:rPr>
        <w:t xml:space="preserve"> </w:t>
      </w:r>
      <w:r w:rsidR="00A242C2"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{"citationID":"1TDptxCU","properties":{"formattedCitation":"(Barneche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A242C2" w:rsidRPr="003C3BA5">
        <w:rPr>
          <w:rFonts w:eastAsiaTheme="minorEastAsia" w:cstheme="minorHAnsi"/>
          <w:color w:val="FF0000"/>
        </w:rPr>
        <w:fldChar w:fldCharType="separate"/>
      </w:r>
      <w:r w:rsidR="00A242C2" w:rsidRPr="003C3BA5">
        <w:rPr>
          <w:rFonts w:cstheme="minorHAnsi"/>
          <w:color w:val="FF0000"/>
          <w:lang w:val="en-US"/>
        </w:rPr>
        <w:t>(</w:t>
      </w:r>
      <w:proofErr w:type="spellStart"/>
      <w:r w:rsidR="00A242C2" w:rsidRPr="003C3BA5">
        <w:rPr>
          <w:rFonts w:cstheme="minorHAnsi"/>
          <w:color w:val="FF0000"/>
          <w:lang w:val="en-US"/>
        </w:rPr>
        <w:t>Barneche</w:t>
      </w:r>
      <w:proofErr w:type="spellEnd"/>
      <w:r w:rsidR="00A242C2" w:rsidRPr="003C3BA5">
        <w:rPr>
          <w:rFonts w:cstheme="minorHAnsi"/>
          <w:color w:val="FF0000"/>
          <w:lang w:val="en-US"/>
        </w:rPr>
        <w:t xml:space="preserve"> </w:t>
      </w:r>
      <w:r w:rsidR="00A242C2" w:rsidRPr="003C3BA5">
        <w:rPr>
          <w:rFonts w:cstheme="minorHAnsi"/>
          <w:i/>
          <w:iCs/>
          <w:color w:val="FF0000"/>
          <w:lang w:val="en-US"/>
        </w:rPr>
        <w:t>et al.</w:t>
      </w:r>
      <w:r w:rsidR="00A242C2" w:rsidRPr="003C3BA5">
        <w:rPr>
          <w:rFonts w:cstheme="minorHAnsi"/>
          <w:color w:val="FF0000"/>
          <w:lang w:val="en-US"/>
        </w:rPr>
        <w:t xml:space="preserve"> 2019)</w:t>
      </w:r>
      <w:r w:rsidR="00A242C2" w:rsidRPr="003C3BA5">
        <w:rPr>
          <w:rFonts w:eastAsiaTheme="minorEastAsia" w:cstheme="minorHAnsi"/>
          <w:color w:val="FF0000"/>
        </w:rPr>
        <w:fldChar w:fldCharType="end"/>
      </w:r>
      <w:r w:rsidR="008E1802" w:rsidRPr="003C3BA5">
        <w:rPr>
          <w:rFonts w:eastAsiaTheme="minorEastAsia" w:cstheme="minorHAnsi"/>
          <w:color w:val="FF0000"/>
          <w:lang w:val="en-US"/>
        </w:rPr>
        <w:t>. However</w:t>
      </w:r>
      <w:r w:rsidR="006916DD" w:rsidRPr="003C3BA5">
        <w:rPr>
          <w:rFonts w:eastAsiaTheme="minorEastAsia" w:cstheme="minorHAnsi"/>
          <w:color w:val="FF0000"/>
          <w:lang w:val="en-US"/>
        </w:rPr>
        <w:t xml:space="preserve">, </w:t>
      </w:r>
      <w:r w:rsidR="0046670A" w:rsidRPr="003C3BA5">
        <w:rPr>
          <w:rFonts w:eastAsiaTheme="minorEastAsia" w:cstheme="minorHAnsi"/>
          <w:color w:val="FF0000"/>
          <w:lang w:val="en-US"/>
        </w:rPr>
        <w:t xml:space="preserve">in general, </w:t>
      </w:r>
      <w:r w:rsidR="006916DD" w:rsidRPr="003C3BA5">
        <w:rPr>
          <w:rFonts w:eastAsiaTheme="minorEastAsia" w:cstheme="minorHAnsi"/>
          <w:color w:val="FF0000"/>
          <w:lang w:val="en-US"/>
        </w:rPr>
        <w:t xml:space="preserve">it </w:t>
      </w:r>
      <w:r w:rsidR="00FD4E01" w:rsidRPr="003C3BA5">
        <w:rPr>
          <w:rFonts w:eastAsiaTheme="minorEastAsia" w:cstheme="minorHAnsi"/>
          <w:color w:val="FF0000"/>
          <w:lang w:val="en-US"/>
        </w:rPr>
        <w:t xml:space="preserve">is still unknown how well </w:t>
      </w:r>
      <w:r w:rsidR="00F30308" w:rsidRPr="003C3BA5">
        <w:rPr>
          <w:rFonts w:eastAsiaTheme="minorEastAsia" w:cstheme="minorHAnsi"/>
          <w:color w:val="FF0000"/>
          <w:lang w:val="en-US"/>
        </w:rPr>
        <w:t>spatial temperature-patterns match response</w:t>
      </w:r>
      <w:r w:rsidR="0046670A" w:rsidRPr="003C3BA5">
        <w:rPr>
          <w:rFonts w:eastAsiaTheme="minorEastAsia" w:cstheme="minorHAnsi"/>
          <w:color w:val="FF0000"/>
          <w:lang w:val="en-US"/>
        </w:rPr>
        <w:t>s</w:t>
      </w:r>
      <w:r w:rsidR="00F30308" w:rsidRPr="003C3BA5">
        <w:rPr>
          <w:rFonts w:eastAsiaTheme="minorEastAsia" w:cstheme="minorHAnsi"/>
          <w:color w:val="FF0000"/>
          <w:lang w:val="en-US"/>
        </w:rPr>
        <w:t xml:space="preserve"> to warming over time. </w:t>
      </w:r>
      <w:r w:rsidR="008E1802" w:rsidRPr="003C3BA5">
        <w:rPr>
          <w:rFonts w:eastAsiaTheme="minorEastAsia" w:cstheme="minorHAnsi"/>
          <w:color w:val="FF0000"/>
          <w:lang w:val="en-US"/>
        </w:rPr>
        <w:t xml:space="preserve">The main difference </w:t>
      </w:r>
      <w:r w:rsidR="0018483B" w:rsidRPr="003C3BA5">
        <w:rPr>
          <w:rFonts w:eastAsiaTheme="minorEastAsia" w:cstheme="minorHAnsi"/>
          <w:color w:val="FF0000"/>
          <w:lang w:val="en-US"/>
        </w:rPr>
        <w:t xml:space="preserve">between the two effects of temperature is that </w:t>
      </w:r>
      <w:r w:rsidR="008E1802" w:rsidRPr="003C3BA5">
        <w:rPr>
          <w:rFonts w:eastAsiaTheme="minorEastAsia" w:cstheme="minorHAnsi"/>
          <w:color w:val="FF0000"/>
          <w:lang w:val="en-US"/>
        </w:rPr>
        <w:t>average habitat temperatures rarely exceed optimum temperatures</w:t>
      </w:r>
      <w:r w:rsidR="00384D5B" w:rsidRPr="003C3BA5">
        <w:rPr>
          <w:rFonts w:eastAsiaTheme="minorEastAsia" w:cstheme="minorHAnsi"/>
          <w:color w:val="FF0000"/>
          <w:lang w:val="en-US"/>
        </w:rPr>
        <w:t xml:space="preserve"> and the response along a spatial gradient is rarely unimodal</w:t>
      </w:r>
      <w:r w:rsidR="008E1802" w:rsidRPr="003C3BA5">
        <w:rPr>
          <w:rFonts w:eastAsiaTheme="minorEastAsia" w:cstheme="minorHAnsi"/>
          <w:color w:val="FF0000"/>
          <w:lang w:val="en-US"/>
        </w:rPr>
        <w:t xml:space="preserve">. Therefore, average field growth rates across populations of a species is not necessarily the same as the average growth rates </w:t>
      </w:r>
      <w:r w:rsidR="007C3BBF" w:rsidRPr="003C3BA5">
        <w:rPr>
          <w:rFonts w:eastAsiaTheme="minorEastAsia" w:cstheme="minorHAnsi"/>
          <w:color w:val="FF0000"/>
          <w:lang w:val="en-US"/>
        </w:rPr>
        <w:t>within a population experiencing warming over time</w:t>
      </w:r>
      <w:r w:rsidR="006B5158" w:rsidRPr="003C3BA5">
        <w:rPr>
          <w:rFonts w:eastAsiaTheme="minorEastAsia" w:cstheme="minorHAnsi"/>
          <w:color w:val="FF0000"/>
          <w:lang w:val="en-US"/>
        </w:rPr>
        <w:t xml:space="preserve">, </w:t>
      </w:r>
      <w:r w:rsidR="009B2655" w:rsidRPr="003C3BA5">
        <w:rPr>
          <w:rFonts w:eastAsiaTheme="minorEastAsia" w:cstheme="minorHAnsi"/>
          <w:color w:val="FF0000"/>
          <w:lang w:val="en-US"/>
        </w:rPr>
        <w:t xml:space="preserve">as </w:t>
      </w:r>
      <w:r w:rsidR="006B5158" w:rsidRPr="003C3BA5">
        <w:rPr>
          <w:rFonts w:eastAsiaTheme="minorEastAsia" w:cstheme="minorHAnsi"/>
          <w:color w:val="FF0000"/>
          <w:lang w:val="en-US"/>
        </w:rPr>
        <w:t>the inferred thermal performance curves may have different shapes</w:t>
      </w:r>
      <w:r w:rsidR="007C3BBF" w:rsidRPr="003C3BA5">
        <w:rPr>
          <w:rFonts w:eastAsiaTheme="minorEastAsia" w:cstheme="minorHAnsi"/>
          <w:color w:val="FF0000"/>
          <w:lang w:val="en-US"/>
        </w:rPr>
        <w:t>.</w:t>
      </w:r>
      <w:r w:rsidR="00621AD4" w:rsidRPr="003C3BA5">
        <w:rPr>
          <w:rFonts w:eastAsiaTheme="minorEastAsia" w:cstheme="minorHAnsi"/>
          <w:color w:val="FF0000"/>
          <w:lang w:val="en-US"/>
        </w:rPr>
        <w:t xml:space="preserve"> </w:t>
      </w:r>
      <w:r w:rsidR="004A3987" w:rsidRPr="003C3BA5">
        <w:rPr>
          <w:rFonts w:eastAsiaTheme="minorEastAsia" w:cstheme="minorHAnsi"/>
          <w:color w:val="FF0000"/>
          <w:lang w:val="en-US"/>
        </w:rPr>
        <w:t xml:space="preserve">The latter might however be more relevant in the context of global warming. </w:t>
      </w:r>
      <w:r w:rsidR="0045571D" w:rsidRPr="003C3BA5">
        <w:rPr>
          <w:rFonts w:eastAsiaTheme="minorEastAsia" w:cstheme="minorHAnsi"/>
          <w:color w:val="FF0000"/>
          <w:lang w:val="en-US"/>
        </w:rPr>
        <w:t xml:space="preserve">Better exemplify unknown about </w:t>
      </w:r>
      <w:proofErr w:type="spellStart"/>
      <w:r w:rsidR="0045571D" w:rsidRPr="003C3BA5">
        <w:rPr>
          <w:rFonts w:eastAsiaTheme="minorEastAsia" w:cstheme="minorHAnsi"/>
          <w:color w:val="FF0000"/>
          <w:lang w:val="en-US"/>
        </w:rPr>
        <w:t>T_opt</w:t>
      </w:r>
      <w:proofErr w:type="spellEnd"/>
      <w:r w:rsidR="0045571D" w:rsidRPr="003C3BA5">
        <w:rPr>
          <w:rFonts w:eastAsiaTheme="minorEastAsia" w:cstheme="minorHAnsi"/>
          <w:color w:val="FF0000"/>
          <w:lang w:val="en-US"/>
        </w:rPr>
        <w:t xml:space="preserve"> being size dep (cite </w:t>
      </w:r>
      <w:proofErr w:type="spellStart"/>
      <w:r w:rsidR="0045571D" w:rsidRPr="003C3BA5">
        <w:rPr>
          <w:rFonts w:eastAsiaTheme="minorEastAsia" w:cstheme="minorHAnsi"/>
          <w:color w:val="FF0000"/>
          <w:lang w:val="en-US"/>
        </w:rPr>
        <w:t>morita</w:t>
      </w:r>
      <w:proofErr w:type="spellEnd"/>
      <w:r w:rsidR="0045571D" w:rsidRPr="003C3BA5">
        <w:rPr>
          <w:rFonts w:eastAsiaTheme="minorEastAsia" w:cstheme="minorHAnsi"/>
          <w:color w:val="FF0000"/>
          <w:lang w:val="en-US"/>
        </w:rPr>
        <w:t>) and exponent being constant in this section.</w:t>
      </w:r>
    </w:p>
    <w:p w14:paraId="03E4C7C5" w14:textId="07AEE09B" w:rsidR="00C26C97" w:rsidRPr="003C3BA5" w:rsidRDefault="00035088" w:rsidP="00904830">
      <w:pPr>
        <w:spacing w:line="480" w:lineRule="auto"/>
        <w:ind w:firstLine="284"/>
        <w:contextualSpacing/>
        <w:jc w:val="both"/>
        <w:rPr>
          <w:rFonts w:eastAsiaTheme="minorEastAsia" w:cstheme="minorHAnsi"/>
          <w:color w:val="FF0000"/>
          <w:lang w:val="en-US"/>
        </w:rPr>
      </w:pPr>
      <w:r w:rsidRPr="003C3BA5">
        <w:rPr>
          <w:rFonts w:eastAsiaTheme="minorEastAsia" w:cstheme="minorHAnsi"/>
          <w:color w:val="FF0000"/>
          <w:lang w:val="en-US"/>
        </w:rPr>
        <w:lastRenderedPageBreak/>
        <w:t xml:space="preserve">Another potential issue </w:t>
      </w:r>
      <w:r w:rsidR="00872EE1" w:rsidRPr="003C3BA5">
        <w:rPr>
          <w:rFonts w:eastAsiaTheme="minorEastAsia" w:cstheme="minorHAnsi"/>
          <w:color w:val="FF0000"/>
          <w:lang w:val="en-US"/>
        </w:rPr>
        <w:t xml:space="preserve">that </w:t>
      </w:r>
      <w:r w:rsidR="00A11769" w:rsidRPr="003C3BA5">
        <w:rPr>
          <w:rFonts w:eastAsiaTheme="minorEastAsia" w:cstheme="minorHAnsi"/>
          <w:color w:val="FF0000"/>
          <w:lang w:val="en-US"/>
        </w:rPr>
        <w:t>limits our understanding of how body growth rates scale</w:t>
      </w:r>
      <w:commentRangeStart w:id="9"/>
      <w:r w:rsidR="00A11769" w:rsidRPr="003C3BA5">
        <w:rPr>
          <w:rFonts w:eastAsiaTheme="minorEastAsia" w:cstheme="minorHAnsi"/>
          <w:color w:val="FF0000"/>
          <w:lang w:val="en-US"/>
        </w:rPr>
        <w:t xml:space="preserve"> </w:t>
      </w:r>
      <w:commentRangeEnd w:id="9"/>
      <w:r w:rsidR="00FE7981" w:rsidRPr="003C3BA5">
        <w:rPr>
          <w:rStyle w:val="CommentReference"/>
          <w:color w:val="FF0000"/>
        </w:rPr>
        <w:commentReference w:id="9"/>
      </w:r>
      <w:r w:rsidR="00A11769" w:rsidRPr="003C3BA5">
        <w:rPr>
          <w:rFonts w:eastAsiaTheme="minorEastAsia" w:cstheme="minorHAnsi"/>
          <w:color w:val="FF0000"/>
          <w:lang w:val="en-US"/>
        </w:rPr>
        <w:t xml:space="preserve">is that </w:t>
      </w:r>
      <w:r w:rsidR="00366F98" w:rsidRPr="003C3BA5">
        <w:rPr>
          <w:rFonts w:eastAsiaTheme="minorEastAsia" w:cstheme="minorHAnsi"/>
          <w:color w:val="FF0000"/>
          <w:lang w:val="en-US"/>
        </w:rPr>
        <w:t xml:space="preserve">the effects of temperature and body mass are </w:t>
      </w:r>
      <w:r w:rsidR="00806782" w:rsidRPr="003C3BA5">
        <w:rPr>
          <w:rFonts w:eastAsiaTheme="minorEastAsia" w:cstheme="minorHAnsi"/>
          <w:color w:val="FF0000"/>
          <w:lang w:val="en-US"/>
        </w:rPr>
        <w:t xml:space="preserve">commonly </w:t>
      </w:r>
      <w:r w:rsidR="00366F98" w:rsidRPr="003C3BA5">
        <w:rPr>
          <w:rFonts w:eastAsiaTheme="minorEastAsia" w:cstheme="minorHAnsi"/>
          <w:color w:val="FF0000"/>
          <w:lang w:val="en-US"/>
        </w:rPr>
        <w:t>assumed to be independent</w:t>
      </w:r>
      <w:r w:rsidR="00806782" w:rsidRPr="003C3BA5">
        <w:rPr>
          <w:rFonts w:eastAsiaTheme="minorEastAsia" w:cstheme="minorHAnsi"/>
          <w:color w:val="FF0000"/>
          <w:lang w:val="en-US"/>
        </w:rPr>
        <w:t xml:space="preserve"> </w:t>
      </w:r>
      <w:r w:rsidR="00477551"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{"citationID":"v61XyEmV","properties":{"formattedCitation":"(Zuo {\\i{}et al.} 2012; Sibly {\\i{}et al.} 2015)","plainCitation":"(Zuo et al. 2012; Sibly et al. 2015)","noteIndex":0},"citationItems":[{"id":101,"uris":["http://zotero.org/users/6116610/items/QSDEU9UC"],"uri":["http://zotero.org/users/6116610/items/QSDEU9UC"],"itemData":{"id":101,"type":"article-journal","abstract":"The temperature size rule (TSR) is the tendency for ectotherms to develop faster but mature at smaller body sizes at higher temperatures. It can be explained by a simple model in which the rate of growth or biomass accumulation and the rate of development have different temperature dependence. The model accounts for both TSR and the less frequently observed reverse-TSR, predicts the fraction of energy allocated to maintenance and synthesis over the course of development, and also predicts that less total energy is expended when developing at warmer temperatures for TSR and vice versa for reverse-TSR. It has important implications for effects of climate change on ectothermic animals.","container-title":"Proceedings of the Royal Society of London B: Biological Sciences","DOI":"10.1098/rspb.2011.2000","issue":"1734","note":"PMID: 22130604","page":"1840–1846","title":"A general model for effects of temperature on ectotherm ontogenetic growth and development","volume":"279","author":[{"family":"Zuo","given":"W"},{"family":"Moses","given":"M E"},{"family":"West","given":"G B"},{"family":"Hou","given":"C"},{"family":"Brown","given":"J H"}],"issued":{"date-parts":[["2012"]]}}},{"id":390,"uris":["http://zotero.org/users/6116610/items/7TWHEM4Q"],"uri":["http://zotero.org/users/6116610/items/7TWHEM4Q"],"itemData":{"id":390,"type":"article-journal","container-title":"Proceedings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477551" w:rsidRPr="003C3BA5">
        <w:rPr>
          <w:rFonts w:eastAsiaTheme="minorEastAsia" w:cstheme="minorHAnsi"/>
          <w:color w:val="FF0000"/>
        </w:rPr>
        <w:fldChar w:fldCharType="separate"/>
      </w:r>
      <w:r w:rsidR="00A82F71" w:rsidRPr="003C3BA5">
        <w:rPr>
          <w:rFonts w:cstheme="minorHAnsi"/>
          <w:color w:val="FF0000"/>
          <w:lang w:val="en-US"/>
        </w:rPr>
        <w:t>(</w:t>
      </w:r>
      <w:proofErr w:type="spellStart"/>
      <w:r w:rsidR="00A82F71" w:rsidRPr="003C3BA5">
        <w:rPr>
          <w:rFonts w:cstheme="minorHAnsi"/>
          <w:color w:val="FF0000"/>
          <w:lang w:val="en-US"/>
        </w:rPr>
        <w:t>Zuo</w:t>
      </w:r>
      <w:proofErr w:type="spellEnd"/>
      <w:r w:rsidR="00A82F71" w:rsidRPr="003C3BA5">
        <w:rPr>
          <w:rFonts w:cstheme="minorHAnsi"/>
          <w:color w:val="FF0000"/>
          <w:lang w:val="en-US"/>
        </w:rPr>
        <w:t xml:space="preserve"> </w:t>
      </w:r>
      <w:r w:rsidR="00A82F71" w:rsidRPr="003C3BA5">
        <w:rPr>
          <w:rFonts w:cstheme="minorHAnsi"/>
          <w:i/>
          <w:iCs/>
          <w:color w:val="FF0000"/>
          <w:lang w:val="en-US"/>
        </w:rPr>
        <w:t>et al.</w:t>
      </w:r>
      <w:r w:rsidR="00A82F71" w:rsidRPr="003C3BA5">
        <w:rPr>
          <w:rFonts w:cstheme="minorHAnsi"/>
          <w:color w:val="FF0000"/>
          <w:lang w:val="en-US"/>
        </w:rPr>
        <w:t xml:space="preserve"> 2012; </w:t>
      </w:r>
      <w:proofErr w:type="spellStart"/>
      <w:r w:rsidR="00A82F71" w:rsidRPr="003C3BA5">
        <w:rPr>
          <w:rFonts w:cstheme="minorHAnsi"/>
          <w:color w:val="FF0000"/>
          <w:lang w:val="en-US"/>
        </w:rPr>
        <w:t>Sibly</w:t>
      </w:r>
      <w:proofErr w:type="spellEnd"/>
      <w:r w:rsidR="00A82F71" w:rsidRPr="003C3BA5">
        <w:rPr>
          <w:rFonts w:cstheme="minorHAnsi"/>
          <w:color w:val="FF0000"/>
          <w:lang w:val="en-US"/>
        </w:rPr>
        <w:t xml:space="preserve"> </w:t>
      </w:r>
      <w:r w:rsidR="00A82F71" w:rsidRPr="003C3BA5">
        <w:rPr>
          <w:rFonts w:cstheme="minorHAnsi"/>
          <w:i/>
          <w:iCs/>
          <w:color w:val="FF0000"/>
          <w:lang w:val="en-US"/>
        </w:rPr>
        <w:t>et al.</w:t>
      </w:r>
      <w:r w:rsidR="00A82F71" w:rsidRPr="003C3BA5">
        <w:rPr>
          <w:rFonts w:cstheme="minorHAnsi"/>
          <w:color w:val="FF0000"/>
          <w:lang w:val="en-US"/>
        </w:rPr>
        <w:t xml:space="preserve"> 2015)</w:t>
      </w:r>
      <w:r w:rsidR="00477551" w:rsidRPr="003C3BA5">
        <w:rPr>
          <w:rFonts w:eastAsiaTheme="minorEastAsia" w:cstheme="minorHAnsi"/>
          <w:color w:val="FF0000"/>
        </w:rPr>
        <w:fldChar w:fldCharType="end"/>
      </w:r>
      <w:r w:rsidR="00DB1CEB" w:rsidRPr="003C3BA5">
        <w:rPr>
          <w:rFonts w:eastAsiaTheme="minorEastAsia" w:cstheme="minorHAnsi"/>
          <w:color w:val="FF0000"/>
          <w:lang w:val="en-US"/>
        </w:rPr>
        <w:t>. This could lead to biases when normalizing rates to a sp</w:t>
      </w:r>
      <w:r w:rsidR="00806782" w:rsidRPr="003C3BA5">
        <w:rPr>
          <w:rFonts w:eastAsiaTheme="minorEastAsia" w:cstheme="minorHAnsi"/>
          <w:color w:val="FF0000"/>
          <w:lang w:val="en-US"/>
        </w:rPr>
        <w:t>ecific body mass or temperature</w:t>
      </w:r>
      <w:r w:rsidR="00DB1CEB" w:rsidRPr="003C3BA5">
        <w:rPr>
          <w:rFonts w:eastAsiaTheme="minorEastAsia" w:cstheme="minorHAnsi"/>
          <w:color w:val="FF0000"/>
          <w:lang w:val="en-US"/>
        </w:rPr>
        <w:t xml:space="preserve"> if</w:t>
      </w:r>
      <w:r w:rsidR="00A82F71" w:rsidRPr="003C3BA5">
        <w:rPr>
          <w:rFonts w:eastAsiaTheme="minorEastAsia" w:cstheme="minorHAnsi"/>
          <w:color w:val="FF0000"/>
          <w:lang w:val="en-US"/>
        </w:rPr>
        <w:t xml:space="preserve"> </w:t>
      </w:r>
      <w:r w:rsidR="00DB1CEB" w:rsidRPr="003C3BA5">
        <w:rPr>
          <w:rFonts w:eastAsiaTheme="minorEastAsia" w:cstheme="minorHAnsi"/>
          <w:color w:val="FF0000"/>
          <w:lang w:val="en-US"/>
        </w:rPr>
        <w:t xml:space="preserve">the </w:t>
      </w:r>
      <w:r w:rsidR="0065034E" w:rsidRPr="003C3BA5">
        <w:rPr>
          <w:rFonts w:eastAsiaTheme="minorEastAsia" w:cstheme="minorHAnsi"/>
          <w:color w:val="FF0000"/>
          <w:lang w:val="en-US"/>
        </w:rPr>
        <w:t>effect of body size</w:t>
      </w:r>
      <w:r w:rsidR="00DB1CEB" w:rsidRPr="003C3BA5">
        <w:rPr>
          <w:rFonts w:eastAsiaTheme="minorEastAsia" w:cstheme="minorHAnsi"/>
          <w:color w:val="FF0000"/>
          <w:lang w:val="en-US"/>
        </w:rPr>
        <w:t xml:space="preserve"> </w:t>
      </w:r>
      <w:r w:rsidR="00806782" w:rsidRPr="003C3BA5">
        <w:rPr>
          <w:rFonts w:eastAsiaTheme="minorEastAsia" w:cstheme="minorHAnsi"/>
          <w:color w:val="FF0000"/>
          <w:lang w:val="en-US"/>
        </w:rPr>
        <w:t>is</w:t>
      </w:r>
      <w:r w:rsidR="00DB1CEB" w:rsidRPr="003C3BA5">
        <w:rPr>
          <w:rFonts w:eastAsiaTheme="minorEastAsia" w:cstheme="minorHAnsi"/>
          <w:color w:val="FF0000"/>
          <w:lang w:val="en-US"/>
        </w:rPr>
        <w:t xml:space="preserve"> not identical at different temperatures</w:t>
      </w:r>
      <w:r w:rsidR="00A82F71" w:rsidRPr="003C3BA5">
        <w:rPr>
          <w:rFonts w:eastAsiaTheme="minorEastAsia" w:cstheme="minorHAnsi"/>
          <w:color w:val="FF0000"/>
          <w:lang w:val="en-US"/>
        </w:rPr>
        <w:t>.</w:t>
      </w:r>
      <w:r w:rsidR="00BF7AD0" w:rsidRPr="003C3BA5">
        <w:rPr>
          <w:rFonts w:eastAsiaTheme="minorEastAsia" w:cstheme="minorHAnsi"/>
          <w:color w:val="FF0000"/>
          <w:lang w:val="en-US"/>
        </w:rPr>
        <w:t xml:space="preserve"> </w:t>
      </w:r>
      <w:r w:rsidR="005F077D" w:rsidRPr="003C3BA5">
        <w:rPr>
          <w:rFonts w:eastAsiaTheme="minorEastAsia" w:cstheme="minorHAnsi"/>
          <w:color w:val="FF0000"/>
          <w:lang w:val="en-US"/>
        </w:rPr>
        <w:t xml:space="preserve">In fact, interactions between </w:t>
      </w:r>
      <w:r w:rsidR="00216C3A" w:rsidRPr="003C3BA5">
        <w:rPr>
          <w:rFonts w:eastAsiaTheme="minorEastAsia" w:cstheme="minorHAnsi"/>
          <w:color w:val="FF0000"/>
          <w:lang w:val="en-US"/>
        </w:rPr>
        <w:t xml:space="preserve">temperature and mass </w:t>
      </w:r>
      <w:r w:rsidR="0045571D" w:rsidRPr="003C3BA5">
        <w:rPr>
          <w:rFonts w:eastAsiaTheme="minorEastAsia" w:cstheme="minorHAnsi"/>
          <w:color w:val="FF0000"/>
          <w:lang w:val="en-US"/>
        </w:rPr>
        <w:t>are fairly common in the literature</w:t>
      </w:r>
      <w:r w:rsidR="00A825A7" w:rsidRPr="003C3BA5">
        <w:rPr>
          <w:rFonts w:eastAsiaTheme="minorEastAsia" w:cstheme="minorHAnsi"/>
          <w:color w:val="FF0000"/>
          <w:lang w:val="en-US"/>
        </w:rPr>
        <w:t xml:space="preserve">. For instance, </w:t>
      </w:r>
      <w:r w:rsidR="0045571D" w:rsidRPr="003C3BA5">
        <w:rPr>
          <w:rFonts w:eastAsiaTheme="minorEastAsia" w:cstheme="minorHAnsi"/>
          <w:color w:val="FF0000"/>
          <w:lang w:val="en-US"/>
        </w:rPr>
        <w:t xml:space="preserve">temperature-dependent mass-scaling exponents and the related finding of declines in optimum growth temperature with mass </w:t>
      </w:r>
      <w:r w:rsidR="0041423D" w:rsidRPr="003C3BA5">
        <w:rPr>
          <w:rFonts w:eastAsiaTheme="minorEastAsia" w:cstheme="minorHAnsi"/>
          <w:color w:val="FF0000"/>
          <w:lang w:val="en-US"/>
        </w:rPr>
        <w:t xml:space="preserve">have </w:t>
      </w:r>
      <w:r w:rsidR="00216C3A" w:rsidRPr="003C3BA5">
        <w:rPr>
          <w:rFonts w:eastAsiaTheme="minorEastAsia" w:cstheme="minorHAnsi"/>
          <w:color w:val="FF0000"/>
          <w:lang w:val="en-US"/>
        </w:rPr>
        <w:t xml:space="preserve">been found </w:t>
      </w:r>
      <w:r w:rsidR="00A27A06" w:rsidRPr="003C3BA5">
        <w:rPr>
          <w:rFonts w:eastAsiaTheme="minorEastAsia" w:cstheme="minorHAnsi"/>
          <w:color w:val="FF0000"/>
          <w:lang w:val="en-US"/>
        </w:rPr>
        <w:t>in experiments</w:t>
      </w:r>
      <w:r w:rsidR="00216C3A" w:rsidRPr="003C3BA5">
        <w:rPr>
          <w:rFonts w:eastAsiaTheme="minorEastAsia" w:cstheme="minorHAnsi"/>
          <w:color w:val="FF0000"/>
          <w:lang w:val="en-US"/>
        </w:rPr>
        <w:t xml:space="preserve"> of fish</w:t>
      </w:r>
      <w:r w:rsidR="004F7699" w:rsidRPr="003C3BA5">
        <w:rPr>
          <w:rFonts w:eastAsiaTheme="minorEastAsia" w:cstheme="minorHAnsi"/>
          <w:color w:val="FF0000"/>
          <w:lang w:val="en-US"/>
        </w:rPr>
        <w:t xml:space="preserve"> </w:t>
      </w:r>
      <w:r w:rsidR="004F7699"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{"citationID":"9x5HPuQx","properties":{"formattedCitation":"(Fonds {\\i{}et al.} 1991; Bj\\uc0\\u246{}rnsson {\\i{}et al.} 2007; Garc\\uc0\\u237{}a Garc\\uc0\\u237{}a {\\i{}et al.} 2011)","plainCitation":"(Fonds et al. 1991; Björnsson et al. 2007; García García et al. 2011)","noteIndex":0},"citationItems":[{"id":567,"uris":["http://zotero.org/users/6116610/items/AXRI6HWG"],"uri":["http://zotero.org/users/6116610/items/AXRI6HWG"],"itemData":{"id":567,"type":"article-journal","container-title":"Netherlands Journal of Sea Research","issue":"1-3","page":"127-143","title":"Metabolism, food consumption and growth of plaice (Pleuronectes platessa) and flounder (Platichthys flesus) in relation to fish size and temperature","volume":"29","author":[{"family":"Fonds","given":"M"},{"family":"Cronie","given":"R"},{"family":"Vethaak","given":"A.D"},{"family":"Der Puyl","given":"P","non-dropping-particle":"van"}],"issued":{"date-parts":[["1991"]]}}},{"id":566,"uris":["http://zotero.org/users/6116610/items/HFRXIBLW"],"uri":["http://zotero.org/users/6116610/items/HFRXIBLW"],"itemData":{"id":566,"type":"article-journal","abstract":"Results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4F7699" w:rsidRPr="003C3BA5">
        <w:rPr>
          <w:rFonts w:eastAsiaTheme="minorEastAsia" w:cstheme="minorHAnsi"/>
          <w:color w:val="FF0000"/>
        </w:rPr>
        <w:fldChar w:fldCharType="separate"/>
      </w:r>
      <w:r w:rsidR="004F7699" w:rsidRPr="003C3BA5">
        <w:rPr>
          <w:rFonts w:cstheme="minorHAnsi"/>
          <w:color w:val="FF0000"/>
          <w:lang w:val="en-US"/>
        </w:rPr>
        <w:t xml:space="preserve">(Fonds </w:t>
      </w:r>
      <w:r w:rsidR="004F7699" w:rsidRPr="003C3BA5">
        <w:rPr>
          <w:rFonts w:cstheme="minorHAnsi"/>
          <w:i/>
          <w:iCs/>
          <w:color w:val="FF0000"/>
          <w:lang w:val="en-US"/>
        </w:rPr>
        <w:t>et al.</w:t>
      </w:r>
      <w:r w:rsidR="004F7699" w:rsidRPr="003C3BA5">
        <w:rPr>
          <w:rFonts w:cstheme="minorHAnsi"/>
          <w:color w:val="FF0000"/>
          <w:lang w:val="en-US"/>
        </w:rPr>
        <w:t xml:space="preserve"> 1991; </w:t>
      </w:r>
      <w:proofErr w:type="spellStart"/>
      <w:r w:rsidR="004F7699" w:rsidRPr="003C3BA5">
        <w:rPr>
          <w:rFonts w:cstheme="minorHAnsi"/>
          <w:color w:val="FF0000"/>
          <w:lang w:val="en-US"/>
        </w:rPr>
        <w:t>Björnsson</w:t>
      </w:r>
      <w:proofErr w:type="spellEnd"/>
      <w:r w:rsidR="004F7699" w:rsidRPr="003C3BA5">
        <w:rPr>
          <w:rFonts w:cstheme="minorHAnsi"/>
          <w:color w:val="FF0000"/>
          <w:lang w:val="en-US"/>
        </w:rPr>
        <w:t xml:space="preserve"> </w:t>
      </w:r>
      <w:r w:rsidR="004F7699" w:rsidRPr="003C3BA5">
        <w:rPr>
          <w:rFonts w:cstheme="minorHAnsi"/>
          <w:i/>
          <w:iCs/>
          <w:color w:val="FF0000"/>
          <w:lang w:val="en-US"/>
        </w:rPr>
        <w:t>et al.</w:t>
      </w:r>
      <w:r w:rsidR="004F7699" w:rsidRPr="003C3BA5">
        <w:rPr>
          <w:rFonts w:cstheme="minorHAnsi"/>
          <w:color w:val="FF0000"/>
          <w:lang w:val="en-US"/>
        </w:rPr>
        <w:t xml:space="preserve"> 2007; García </w:t>
      </w:r>
      <w:proofErr w:type="spellStart"/>
      <w:r w:rsidR="004F7699" w:rsidRPr="003C3BA5">
        <w:rPr>
          <w:rFonts w:cstheme="minorHAnsi"/>
          <w:color w:val="FF0000"/>
          <w:lang w:val="en-US"/>
        </w:rPr>
        <w:t>García</w:t>
      </w:r>
      <w:proofErr w:type="spellEnd"/>
      <w:r w:rsidR="004F7699" w:rsidRPr="003C3BA5">
        <w:rPr>
          <w:rFonts w:cstheme="minorHAnsi"/>
          <w:color w:val="FF0000"/>
          <w:lang w:val="en-US"/>
        </w:rPr>
        <w:t xml:space="preserve"> </w:t>
      </w:r>
      <w:r w:rsidR="004F7699" w:rsidRPr="003C3BA5">
        <w:rPr>
          <w:rFonts w:cstheme="minorHAnsi"/>
          <w:i/>
          <w:iCs/>
          <w:color w:val="FF0000"/>
          <w:lang w:val="en-US"/>
        </w:rPr>
        <w:t>et al.</w:t>
      </w:r>
      <w:r w:rsidR="004F7699" w:rsidRPr="003C3BA5">
        <w:rPr>
          <w:rFonts w:cstheme="minorHAnsi"/>
          <w:color w:val="FF0000"/>
          <w:lang w:val="en-US"/>
        </w:rPr>
        <w:t xml:space="preserve"> 2011)</w:t>
      </w:r>
      <w:r w:rsidR="004F7699" w:rsidRPr="003C3BA5">
        <w:rPr>
          <w:rFonts w:eastAsiaTheme="minorEastAsia" w:cstheme="minorHAnsi"/>
          <w:color w:val="FF0000"/>
        </w:rPr>
        <w:fldChar w:fldCharType="end"/>
      </w:r>
      <w:r w:rsidR="00B26D6D" w:rsidRPr="003C3BA5">
        <w:rPr>
          <w:rFonts w:eastAsiaTheme="minorEastAsia" w:cstheme="minorHAnsi"/>
          <w:color w:val="FF0000"/>
          <w:lang w:val="en-US"/>
        </w:rPr>
        <w:t xml:space="preserve"> and </w:t>
      </w:r>
      <w:r w:rsidR="00216C3A" w:rsidRPr="003C3BA5">
        <w:rPr>
          <w:rFonts w:eastAsiaTheme="minorEastAsia" w:cstheme="minorHAnsi"/>
          <w:color w:val="FF0000"/>
          <w:lang w:val="en-US"/>
        </w:rPr>
        <w:t xml:space="preserve">also in other taxa e.g. </w:t>
      </w:r>
      <w:proofErr w:type="spellStart"/>
      <w:r w:rsidR="00B26D6D" w:rsidRPr="003C3BA5">
        <w:rPr>
          <w:rFonts w:eastAsiaTheme="minorEastAsia" w:cstheme="minorHAnsi"/>
          <w:color w:val="FF0000"/>
          <w:lang w:val="en-US"/>
        </w:rPr>
        <w:t>molluscs</w:t>
      </w:r>
      <w:proofErr w:type="spellEnd"/>
      <w:r w:rsidR="00B26D6D" w:rsidRPr="003C3BA5">
        <w:rPr>
          <w:rFonts w:eastAsiaTheme="minorEastAsia" w:cstheme="minorHAnsi"/>
          <w:color w:val="FF0000"/>
          <w:lang w:val="en-US"/>
        </w:rPr>
        <w:t xml:space="preserve"> </w:t>
      </w:r>
      <w:r w:rsidR="009207C5" w:rsidRPr="003C3BA5">
        <w:rPr>
          <w:rFonts w:eastAsiaTheme="minorEastAsia" w:cstheme="minorHAnsi"/>
          <w:color w:val="FF0000"/>
          <w:lang w:val="en-US"/>
        </w:rPr>
        <w:t xml:space="preserve">and arthropods </w:t>
      </w:r>
      <w:r w:rsidR="009207C5"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{"citationID":"yTVoILyz","properties":{"formattedCitation":"(Wyban {\\i{}et al.} 1995; Heasman {\\i{}et al.} 1996; Steinarsson &amp; Imsland 2003)","plainCitation":"(Wyban et al. 1995; Heasman et al. 1996; Steinarsson &amp; Imsland 2003)","noteIndex":0},"citationItems":[{"id":560,"uris":["http://zotero.org/users/6116610/items/JGEQE4JV"],"uri":["http://zotero.org/users/6116610/items/JGEQE4JV"],"itemData":{"id":560,"type":"article-journal","abstract":"Effects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M."}],"issued":{"date-parts":[["1995",12,15]]}}},{"id":561,"uris":["http://zotero.org/users/6116610/items/TFEEKNVY"],"uri":["http://zotero.org/users/6116610/items/TFEEKNVY"],"itemData":{"id":561,"type":"article-journal","container-title":"Journal of Shellfish Research","ISSN":"0730-8000","issue":"3","language":"English","page":"627-634","source":"researchers.mq.edu.au","title":"Ontogenetic changes in optimal rearing temperatures for the commercial scallop, Pecten fumatus Reeve","volume":"15","author":[{"family":"Heasman","given":"Michael P."},{"family":"O'Connor","given":"Wayne A."},{"family":"Frazer","given":"Allen W. J."}],"issued":{"date-parts":[["1996"]]}}},{"id":559,"uris":["http://zotero.org/users/6116610/items/74AXUIXN"],"uri":["http://zotero.org/users/6116610/items/74AXUIXN"],"itemData":{"id":559,"type":"article-journal","abstract":"Six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K"}],"issued":{"date-parts":[["2003",6]]}}}],"schema":"https://github.com/citation-style-language/schema/raw/master/csl-citation.json"} </w:instrText>
      </w:r>
      <w:r w:rsidR="009207C5" w:rsidRPr="003C3BA5">
        <w:rPr>
          <w:rFonts w:eastAsiaTheme="minorEastAsia" w:cstheme="minorHAnsi"/>
          <w:color w:val="FF0000"/>
        </w:rPr>
        <w:fldChar w:fldCharType="separate"/>
      </w:r>
      <w:r w:rsidR="009207C5" w:rsidRPr="003C3BA5">
        <w:rPr>
          <w:rFonts w:cstheme="minorHAnsi"/>
          <w:color w:val="FF0000"/>
          <w:lang w:val="en-US"/>
        </w:rPr>
        <w:t>(</w:t>
      </w:r>
      <w:proofErr w:type="spellStart"/>
      <w:r w:rsidR="009207C5" w:rsidRPr="003C3BA5">
        <w:rPr>
          <w:rFonts w:cstheme="minorHAnsi"/>
          <w:color w:val="FF0000"/>
          <w:lang w:val="en-US"/>
        </w:rPr>
        <w:t>Wyban</w:t>
      </w:r>
      <w:proofErr w:type="spellEnd"/>
      <w:r w:rsidR="009207C5" w:rsidRPr="003C3BA5">
        <w:rPr>
          <w:rFonts w:cstheme="minorHAnsi"/>
          <w:color w:val="FF0000"/>
          <w:lang w:val="en-US"/>
        </w:rPr>
        <w:t xml:space="preserve"> </w:t>
      </w:r>
      <w:r w:rsidR="009207C5" w:rsidRPr="003C3BA5">
        <w:rPr>
          <w:rFonts w:cstheme="minorHAnsi"/>
          <w:i/>
          <w:iCs/>
          <w:color w:val="FF0000"/>
          <w:lang w:val="en-US"/>
        </w:rPr>
        <w:t>et al.</w:t>
      </w:r>
      <w:r w:rsidR="009207C5" w:rsidRPr="003C3BA5">
        <w:rPr>
          <w:rFonts w:cstheme="minorHAnsi"/>
          <w:color w:val="FF0000"/>
          <w:lang w:val="en-US"/>
        </w:rPr>
        <w:t xml:space="preserve"> 1995; </w:t>
      </w:r>
      <w:proofErr w:type="spellStart"/>
      <w:r w:rsidR="009207C5" w:rsidRPr="003C3BA5">
        <w:rPr>
          <w:rFonts w:cstheme="minorHAnsi"/>
          <w:color w:val="FF0000"/>
          <w:lang w:val="en-US"/>
        </w:rPr>
        <w:t>Heasman</w:t>
      </w:r>
      <w:proofErr w:type="spellEnd"/>
      <w:r w:rsidR="009207C5" w:rsidRPr="003C3BA5">
        <w:rPr>
          <w:rFonts w:cstheme="minorHAnsi"/>
          <w:color w:val="FF0000"/>
          <w:lang w:val="en-US"/>
        </w:rPr>
        <w:t xml:space="preserve"> </w:t>
      </w:r>
      <w:r w:rsidR="009207C5" w:rsidRPr="003C3BA5">
        <w:rPr>
          <w:rFonts w:cstheme="minorHAnsi"/>
          <w:i/>
          <w:iCs/>
          <w:color w:val="FF0000"/>
          <w:lang w:val="en-US"/>
        </w:rPr>
        <w:t>et al.</w:t>
      </w:r>
      <w:r w:rsidR="009207C5" w:rsidRPr="003C3BA5">
        <w:rPr>
          <w:rFonts w:cstheme="minorHAnsi"/>
          <w:color w:val="FF0000"/>
          <w:lang w:val="en-US"/>
        </w:rPr>
        <w:t xml:space="preserve"> 1996; </w:t>
      </w:r>
      <w:proofErr w:type="spellStart"/>
      <w:r w:rsidR="009207C5" w:rsidRPr="003C3BA5">
        <w:rPr>
          <w:rFonts w:cstheme="minorHAnsi"/>
          <w:color w:val="FF0000"/>
          <w:lang w:val="en-US"/>
        </w:rPr>
        <w:t>Steinarsson</w:t>
      </w:r>
      <w:proofErr w:type="spellEnd"/>
      <w:r w:rsidR="009207C5" w:rsidRPr="003C3BA5">
        <w:rPr>
          <w:rFonts w:cstheme="minorHAnsi"/>
          <w:color w:val="FF0000"/>
          <w:lang w:val="en-US"/>
        </w:rPr>
        <w:t xml:space="preserve"> &amp; </w:t>
      </w:r>
      <w:proofErr w:type="spellStart"/>
      <w:r w:rsidR="009207C5" w:rsidRPr="003C3BA5">
        <w:rPr>
          <w:rFonts w:cstheme="minorHAnsi"/>
          <w:color w:val="FF0000"/>
          <w:lang w:val="en-US"/>
        </w:rPr>
        <w:t>Imsland</w:t>
      </w:r>
      <w:proofErr w:type="spellEnd"/>
      <w:r w:rsidR="009207C5" w:rsidRPr="003C3BA5">
        <w:rPr>
          <w:rFonts w:cstheme="minorHAnsi"/>
          <w:color w:val="FF0000"/>
          <w:lang w:val="en-US"/>
        </w:rPr>
        <w:t xml:space="preserve"> 2003)</w:t>
      </w:r>
      <w:r w:rsidR="009207C5" w:rsidRPr="003C3BA5">
        <w:rPr>
          <w:rFonts w:eastAsiaTheme="minorEastAsia" w:cstheme="minorHAnsi"/>
          <w:color w:val="FF0000"/>
        </w:rPr>
        <w:fldChar w:fldCharType="end"/>
      </w:r>
      <w:r w:rsidR="0019121C" w:rsidRPr="003C3BA5">
        <w:rPr>
          <w:rFonts w:eastAsiaTheme="minorEastAsia" w:cstheme="minorHAnsi"/>
          <w:color w:val="FF0000"/>
          <w:lang w:val="en-US"/>
        </w:rPr>
        <w:t xml:space="preserve">. </w:t>
      </w:r>
      <w:r w:rsidR="00351117" w:rsidRPr="003C3BA5">
        <w:rPr>
          <w:rFonts w:eastAsiaTheme="minorEastAsia" w:cstheme="minorHAnsi"/>
          <w:color w:val="FF0000"/>
          <w:lang w:val="en-US"/>
        </w:rPr>
        <w:t>However, the generality of temperature-size interactions has also been questione</w:t>
      </w:r>
      <w:r w:rsidR="00CB1C04" w:rsidRPr="003C3BA5">
        <w:rPr>
          <w:rFonts w:eastAsiaTheme="minorEastAsia" w:cstheme="minorHAnsi"/>
          <w:color w:val="FF0000"/>
          <w:lang w:val="en-US"/>
        </w:rPr>
        <w:t>d</w:t>
      </w:r>
      <w:r w:rsidR="00216C3A" w:rsidRPr="003C3BA5">
        <w:rPr>
          <w:rFonts w:eastAsiaTheme="minorEastAsia" w:cstheme="minorHAnsi"/>
          <w:color w:val="FF0000"/>
          <w:lang w:val="en-US"/>
        </w:rPr>
        <w:t xml:space="preserve"> </w:t>
      </w:r>
      <w:r w:rsidR="00216C3A"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{"citationID":"15N1ZdeF","properties":{"formattedCitation":"(Elliott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216C3A" w:rsidRPr="003C3BA5">
        <w:rPr>
          <w:rFonts w:eastAsiaTheme="minorEastAsia" w:cstheme="minorHAnsi"/>
          <w:color w:val="FF0000"/>
        </w:rPr>
        <w:fldChar w:fldCharType="separate"/>
      </w:r>
      <w:r w:rsidR="00216C3A" w:rsidRPr="003C3BA5">
        <w:rPr>
          <w:rFonts w:cstheme="minorHAnsi"/>
          <w:color w:val="FF0000"/>
          <w:lang w:val="en-US"/>
        </w:rPr>
        <w:t>(Elliott &amp; Hurley 1995)</w:t>
      </w:r>
      <w:r w:rsidR="00216C3A" w:rsidRPr="003C3BA5">
        <w:rPr>
          <w:rFonts w:eastAsiaTheme="minorEastAsia" w:cstheme="minorHAnsi"/>
          <w:color w:val="FF0000"/>
        </w:rPr>
        <w:fldChar w:fldCharType="end"/>
      </w:r>
      <w:r w:rsidR="00CB1C04" w:rsidRPr="003C3BA5">
        <w:rPr>
          <w:rFonts w:eastAsiaTheme="minorEastAsia" w:cstheme="minorHAnsi"/>
          <w:color w:val="FF0000"/>
          <w:lang w:val="en-US"/>
        </w:rPr>
        <w:t xml:space="preserve">, and </w:t>
      </w:r>
      <w:r w:rsidR="006D4AF6" w:rsidRPr="003C3BA5">
        <w:rPr>
          <w:rFonts w:eastAsiaTheme="minorEastAsia" w:cstheme="minorHAnsi"/>
          <w:color w:val="FF0000"/>
          <w:lang w:val="en-US"/>
        </w:rPr>
        <w:t xml:space="preserve">the size-scaling exponents of specific growth rates are </w:t>
      </w:r>
      <w:r w:rsidR="00216C3A" w:rsidRPr="003C3BA5">
        <w:rPr>
          <w:rFonts w:eastAsiaTheme="minorEastAsia" w:cstheme="minorHAnsi"/>
          <w:color w:val="FF0000"/>
          <w:lang w:val="en-US"/>
        </w:rPr>
        <w:t xml:space="preserve">also </w:t>
      </w:r>
      <w:commentRangeStart w:id="10"/>
      <w:r w:rsidR="00216C3A" w:rsidRPr="003C3BA5">
        <w:rPr>
          <w:rFonts w:eastAsiaTheme="minorEastAsia" w:cstheme="minorHAnsi"/>
          <w:color w:val="FF0000"/>
          <w:lang w:val="en-US"/>
        </w:rPr>
        <w:t xml:space="preserve">often </w:t>
      </w:r>
      <w:commentRangeEnd w:id="10"/>
      <w:r w:rsidR="00772B22" w:rsidRPr="003C3BA5">
        <w:rPr>
          <w:rStyle w:val="CommentReference"/>
          <w:color w:val="FF0000"/>
        </w:rPr>
        <w:commentReference w:id="10"/>
      </w:r>
      <w:r w:rsidR="00216C3A" w:rsidRPr="003C3BA5">
        <w:rPr>
          <w:rFonts w:eastAsiaTheme="minorEastAsia" w:cstheme="minorHAnsi"/>
          <w:color w:val="FF0000"/>
          <w:lang w:val="en-US"/>
        </w:rPr>
        <w:t xml:space="preserve">found </w:t>
      </w:r>
      <w:r w:rsidR="006D4AF6" w:rsidRPr="003C3BA5">
        <w:rPr>
          <w:rFonts w:eastAsiaTheme="minorEastAsia" w:cstheme="minorHAnsi"/>
          <w:color w:val="FF0000"/>
          <w:lang w:val="en-US"/>
        </w:rPr>
        <w:t xml:space="preserve">to be </w:t>
      </w:r>
      <w:r w:rsidR="00CB1C04" w:rsidRPr="003C3BA5">
        <w:rPr>
          <w:rFonts w:eastAsiaTheme="minorEastAsia" w:cstheme="minorHAnsi"/>
          <w:color w:val="FF0000"/>
          <w:lang w:val="en-US"/>
        </w:rPr>
        <w:t>constant at different temperatures</w:t>
      </w:r>
      <w:r w:rsidR="00975497" w:rsidRPr="003C3BA5">
        <w:rPr>
          <w:rFonts w:eastAsiaTheme="minorEastAsia" w:cstheme="minorHAnsi"/>
          <w:color w:val="FF0000"/>
          <w:lang w:val="en-US"/>
        </w:rPr>
        <w:t xml:space="preserve"> </w:t>
      </w:r>
      <w:r w:rsidR="0097549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{"citationID":"dVkVrNCk","properties":{"formattedCitation":"(Brett &amp; Shelbourn 1975)","plainCitation":"(Brett &amp; Shelbourn 1975)","noteIndex":0},"citationItems":[{"id":558,"uris":["http://zotero.org/users/6116610/items/XYT98X67"],"uri":["http://zotero.org/users/6116610/items/XYT98X67"],"itemData":{"id":558,"type":"article-journal","container-title":"Canadian Journal of Fisheries and Aquatic Sciences","DOI":"10.1139/f75-248","issue":"11","page":"2103-2110","title":"Growth Rate of Young Sockeye Salmon, Oncorhynchus nerka, in Relation to Fish Size and Ration Level","volume":"32","author":[{"family":"Brett","given":"J.R"},{"family":"Shelbourn","given":"J. E"}],"issued":{"date-parts":[["1975"]]}}}],"schema":"https://github.com/citation-style-language/schema/raw/master/csl-citation.json"} </w:instrText>
      </w:r>
      <w:r w:rsidR="00975497" w:rsidRPr="003C3BA5">
        <w:rPr>
          <w:rFonts w:eastAsiaTheme="minorEastAsia" w:cstheme="minorHAnsi"/>
          <w:color w:val="FF0000"/>
        </w:rPr>
        <w:fldChar w:fldCharType="separate"/>
      </w:r>
      <w:r w:rsidR="00C071D8" w:rsidRPr="003C3BA5">
        <w:rPr>
          <w:rFonts w:cstheme="minorHAnsi"/>
          <w:color w:val="FF0000"/>
          <w:lang w:val="en-US"/>
        </w:rPr>
        <w:t xml:space="preserve">(Brett &amp; </w:t>
      </w:r>
      <w:proofErr w:type="spellStart"/>
      <w:r w:rsidR="00C071D8" w:rsidRPr="003C3BA5">
        <w:rPr>
          <w:rFonts w:cstheme="minorHAnsi"/>
          <w:color w:val="FF0000"/>
          <w:lang w:val="en-US"/>
        </w:rPr>
        <w:t>Shelbourn</w:t>
      </w:r>
      <w:proofErr w:type="spellEnd"/>
      <w:r w:rsidR="00C071D8" w:rsidRPr="003C3BA5">
        <w:rPr>
          <w:rFonts w:cstheme="minorHAnsi"/>
          <w:color w:val="FF0000"/>
          <w:lang w:val="en-US"/>
        </w:rPr>
        <w:t xml:space="preserve"> 1975)</w:t>
      </w:r>
      <w:r w:rsidR="00975497" w:rsidRPr="003C3BA5">
        <w:rPr>
          <w:rFonts w:eastAsiaTheme="minorEastAsia" w:cstheme="minorHAnsi"/>
          <w:color w:val="FF0000"/>
        </w:rPr>
        <w:fldChar w:fldCharType="end"/>
      </w:r>
      <w:r w:rsidR="00CB1C04" w:rsidRPr="003C3BA5">
        <w:rPr>
          <w:rFonts w:eastAsiaTheme="minorEastAsia" w:cstheme="minorHAnsi"/>
          <w:color w:val="FF0000"/>
          <w:lang w:val="en-US"/>
        </w:rPr>
        <w:t xml:space="preserve">. </w:t>
      </w:r>
      <w:r w:rsidR="0069393E" w:rsidRPr="003C3BA5">
        <w:rPr>
          <w:rFonts w:eastAsiaTheme="minorEastAsia" w:cstheme="minorHAnsi"/>
          <w:color w:val="FF0000"/>
          <w:lang w:val="en-US"/>
        </w:rPr>
        <w:t xml:space="preserve">Understanding </w:t>
      </w:r>
      <w:r w:rsidR="00D57AF5" w:rsidRPr="003C3BA5">
        <w:rPr>
          <w:rFonts w:eastAsiaTheme="minorEastAsia" w:cstheme="minorHAnsi"/>
          <w:color w:val="FF0000"/>
          <w:lang w:val="en-US"/>
        </w:rPr>
        <w:t xml:space="preserve">the effects of body mass for </w:t>
      </w:r>
      <w:r w:rsidR="0069393E" w:rsidRPr="003C3BA5">
        <w:rPr>
          <w:rFonts w:eastAsiaTheme="minorEastAsia" w:cstheme="minorHAnsi"/>
          <w:color w:val="FF0000"/>
          <w:lang w:val="en-US"/>
        </w:rPr>
        <w:t xml:space="preserve">growth rates </w:t>
      </w:r>
      <w:r w:rsidR="00351117" w:rsidRPr="003C3BA5">
        <w:rPr>
          <w:rFonts w:eastAsiaTheme="minorEastAsia" w:cstheme="minorHAnsi"/>
          <w:color w:val="FF0000"/>
          <w:lang w:val="en-US"/>
        </w:rPr>
        <w:t xml:space="preserve">at different temperatures </w:t>
      </w:r>
      <w:r w:rsidR="0069393E" w:rsidRPr="003C3BA5">
        <w:rPr>
          <w:rFonts w:eastAsiaTheme="minorEastAsia" w:cstheme="minorHAnsi"/>
          <w:color w:val="FF0000"/>
          <w:lang w:val="en-US"/>
        </w:rPr>
        <w:t>is important</w:t>
      </w:r>
      <w:r w:rsidR="00EB09C9" w:rsidRPr="003C3BA5">
        <w:rPr>
          <w:rFonts w:eastAsiaTheme="minorEastAsia" w:cstheme="minorHAnsi"/>
          <w:color w:val="FF0000"/>
          <w:lang w:val="en-US"/>
        </w:rPr>
        <w:t xml:space="preserve">, </w:t>
      </w:r>
      <w:r w:rsidR="0069393E" w:rsidRPr="003C3BA5">
        <w:rPr>
          <w:rFonts w:eastAsiaTheme="minorEastAsia" w:cstheme="minorHAnsi"/>
          <w:color w:val="FF0000"/>
          <w:lang w:val="en-US"/>
        </w:rPr>
        <w:t xml:space="preserve">as decreasing </w:t>
      </w:r>
      <w:r w:rsidR="00351117" w:rsidRPr="003C3BA5">
        <w:rPr>
          <w:rFonts w:eastAsiaTheme="minorEastAsia" w:cstheme="minorHAnsi"/>
          <w:color w:val="FF0000"/>
          <w:lang w:val="en-US"/>
        </w:rPr>
        <w:t xml:space="preserve">mass-scaling exponents </w:t>
      </w:r>
      <w:r w:rsidR="00595356" w:rsidRPr="003C3BA5">
        <w:rPr>
          <w:rFonts w:eastAsiaTheme="minorEastAsia" w:cstheme="minorHAnsi"/>
          <w:color w:val="FF0000"/>
          <w:lang w:val="en-US"/>
        </w:rPr>
        <w:t xml:space="preserve">with warming </w:t>
      </w:r>
      <w:r w:rsidR="00351117" w:rsidRPr="003C3BA5">
        <w:rPr>
          <w:rFonts w:eastAsiaTheme="minorEastAsia" w:cstheme="minorHAnsi"/>
          <w:color w:val="FF0000"/>
          <w:lang w:val="en-US"/>
        </w:rPr>
        <w:t>implies lower optimum-temperatures for gro</w:t>
      </w:r>
      <w:r w:rsidR="004E0FA0" w:rsidRPr="003C3BA5">
        <w:rPr>
          <w:rFonts w:eastAsiaTheme="minorEastAsia" w:cstheme="minorHAnsi"/>
          <w:color w:val="FF0000"/>
          <w:lang w:val="en-US"/>
        </w:rPr>
        <w:t>wth as individuals grow in size</w:t>
      </w:r>
      <w:r w:rsidR="00A01A2B" w:rsidRPr="003C3BA5">
        <w:rPr>
          <w:rFonts w:eastAsiaTheme="minorEastAsia" w:cstheme="minorHAnsi"/>
          <w:color w:val="FF0000"/>
          <w:lang w:val="en-US"/>
        </w:rPr>
        <w:t xml:space="preserve"> </w:t>
      </w:r>
      <w:r w:rsidR="00A01A2B"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{"citationID":"yMQOPjLl","properties":{"formattedCitation":"(Bj\\uc0\\u246{}rnsson {\\i{}et al.} 2007; Garc\\uc0\\u237{}a Garc\\uc0\\u237{}a {\\i{}et al.} 2011)","plainCitation":"(Björnsson et al. 2007; García García et al. 2011)","noteIndex":0},"citationItems":[{"id":566,"uris":["http://zotero.org/users/6116610/items/HFRXIBLW"],"uri":["http://zotero.org/users/6116610/items/HFRXIBLW"],"itemData":{"id":566,"type":"article-journal","abstract":"Results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01A2B" w:rsidRPr="003C3BA5">
        <w:rPr>
          <w:rFonts w:eastAsiaTheme="minorEastAsia" w:cstheme="minorHAnsi"/>
          <w:color w:val="FF0000"/>
        </w:rPr>
        <w:fldChar w:fldCharType="separate"/>
      </w:r>
      <w:r w:rsidR="00A01A2B" w:rsidRPr="003C3BA5">
        <w:rPr>
          <w:rFonts w:ascii="Times New Roman" w:hAnsi="Times New Roman" w:cs="Times New Roman"/>
          <w:color w:val="FF0000"/>
          <w:lang w:val="en-US"/>
        </w:rPr>
        <w:t>(</w:t>
      </w:r>
      <w:proofErr w:type="spellStart"/>
      <w:r w:rsidR="00A01A2B" w:rsidRPr="003C3BA5">
        <w:rPr>
          <w:rFonts w:ascii="Times New Roman" w:hAnsi="Times New Roman" w:cs="Times New Roman"/>
          <w:color w:val="FF0000"/>
          <w:lang w:val="en-US"/>
        </w:rPr>
        <w:t>Björnsson</w:t>
      </w:r>
      <w:proofErr w:type="spellEnd"/>
      <w:r w:rsidR="00A01A2B" w:rsidRPr="003C3BA5">
        <w:rPr>
          <w:rFonts w:ascii="Times New Roman" w:hAnsi="Times New Roman" w:cs="Times New Roman"/>
          <w:color w:val="FF0000"/>
          <w:lang w:val="en-US"/>
        </w:rPr>
        <w:t xml:space="preserve"> </w:t>
      </w:r>
      <w:r w:rsidR="00A01A2B" w:rsidRPr="003C3BA5">
        <w:rPr>
          <w:rFonts w:ascii="Times New Roman" w:hAnsi="Times New Roman" w:cs="Times New Roman"/>
          <w:i/>
          <w:iCs/>
          <w:color w:val="FF0000"/>
          <w:lang w:val="en-US"/>
        </w:rPr>
        <w:t>et al.</w:t>
      </w:r>
      <w:r w:rsidR="00A01A2B" w:rsidRPr="003C3BA5">
        <w:rPr>
          <w:rFonts w:ascii="Times New Roman" w:hAnsi="Times New Roman" w:cs="Times New Roman"/>
          <w:color w:val="FF0000"/>
          <w:lang w:val="en-US"/>
        </w:rPr>
        <w:t xml:space="preserve"> 2007; García </w:t>
      </w:r>
      <w:proofErr w:type="spellStart"/>
      <w:r w:rsidR="00A01A2B" w:rsidRPr="003C3BA5">
        <w:rPr>
          <w:rFonts w:ascii="Times New Roman" w:hAnsi="Times New Roman" w:cs="Times New Roman"/>
          <w:color w:val="FF0000"/>
          <w:lang w:val="en-US"/>
        </w:rPr>
        <w:t>García</w:t>
      </w:r>
      <w:proofErr w:type="spellEnd"/>
      <w:r w:rsidR="00A01A2B" w:rsidRPr="003C3BA5">
        <w:rPr>
          <w:rFonts w:ascii="Times New Roman" w:hAnsi="Times New Roman" w:cs="Times New Roman"/>
          <w:color w:val="FF0000"/>
          <w:lang w:val="en-US"/>
        </w:rPr>
        <w:t xml:space="preserve"> </w:t>
      </w:r>
      <w:r w:rsidR="00A01A2B" w:rsidRPr="003C3BA5">
        <w:rPr>
          <w:rFonts w:ascii="Times New Roman" w:hAnsi="Times New Roman" w:cs="Times New Roman"/>
          <w:i/>
          <w:iCs/>
          <w:color w:val="FF0000"/>
          <w:lang w:val="en-US"/>
        </w:rPr>
        <w:t>et al.</w:t>
      </w:r>
      <w:r w:rsidR="00A01A2B" w:rsidRPr="003C3BA5">
        <w:rPr>
          <w:rFonts w:ascii="Times New Roman" w:hAnsi="Times New Roman" w:cs="Times New Roman"/>
          <w:color w:val="FF0000"/>
          <w:lang w:val="en-US"/>
        </w:rPr>
        <w:t xml:space="preserve"> 2011)</w:t>
      </w:r>
      <w:r w:rsidR="00A01A2B" w:rsidRPr="003C3BA5">
        <w:rPr>
          <w:rFonts w:eastAsiaTheme="minorEastAsia" w:cstheme="minorHAnsi"/>
          <w:color w:val="FF0000"/>
        </w:rPr>
        <w:fldChar w:fldCharType="end"/>
      </w:r>
      <w:r w:rsidR="004E0FA0" w:rsidRPr="003C3BA5">
        <w:rPr>
          <w:rFonts w:eastAsiaTheme="minorEastAsia" w:cstheme="minorHAnsi"/>
          <w:color w:val="FF0000"/>
          <w:lang w:val="en-US"/>
        </w:rPr>
        <w:t xml:space="preserve">, and climate </w:t>
      </w:r>
      <w:r w:rsidR="00441F9C" w:rsidRPr="003C3BA5">
        <w:rPr>
          <w:rFonts w:eastAsiaTheme="minorEastAsia" w:cstheme="minorHAnsi"/>
          <w:color w:val="FF0000"/>
          <w:lang w:val="en-US"/>
        </w:rPr>
        <w:t xml:space="preserve">change </w:t>
      </w:r>
      <w:r w:rsidR="004E0FA0" w:rsidRPr="003C3BA5">
        <w:rPr>
          <w:rFonts w:eastAsiaTheme="minorEastAsia" w:cstheme="minorHAnsi"/>
          <w:color w:val="FF0000"/>
          <w:lang w:val="en-US"/>
        </w:rPr>
        <w:t xml:space="preserve">may change may push species’ to experience thermal limits </w:t>
      </w:r>
      <w:r w:rsidR="004E0FA0"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{"citationID":"R9G5UzKd","properties":{"formattedCitation":"(P\\uc0\\u246{}rtner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E0FA0" w:rsidRPr="003C3BA5">
        <w:rPr>
          <w:rFonts w:eastAsiaTheme="minorEastAsia" w:cstheme="minorHAnsi"/>
          <w:color w:val="FF0000"/>
        </w:rPr>
        <w:fldChar w:fldCharType="separate"/>
      </w:r>
      <w:r w:rsidR="004E0FA0" w:rsidRPr="003C3BA5">
        <w:rPr>
          <w:rFonts w:ascii="Times New Roman" w:hAnsi="Times New Roman" w:cs="Times New Roman"/>
          <w:color w:val="FF0000"/>
          <w:lang w:val="en-US"/>
        </w:rPr>
        <w:t>(</w:t>
      </w:r>
      <w:proofErr w:type="spellStart"/>
      <w:r w:rsidR="004E0FA0" w:rsidRPr="003C3BA5">
        <w:rPr>
          <w:rFonts w:ascii="Times New Roman" w:hAnsi="Times New Roman" w:cs="Times New Roman"/>
          <w:color w:val="FF0000"/>
          <w:lang w:val="en-US"/>
        </w:rPr>
        <w:t>Pörtner</w:t>
      </w:r>
      <w:proofErr w:type="spellEnd"/>
      <w:r w:rsidR="004E0FA0" w:rsidRPr="003C3BA5">
        <w:rPr>
          <w:rFonts w:ascii="Times New Roman" w:hAnsi="Times New Roman" w:cs="Times New Roman"/>
          <w:color w:val="FF0000"/>
          <w:lang w:val="en-US"/>
        </w:rPr>
        <w:t xml:space="preserve"> &amp; </w:t>
      </w:r>
      <w:proofErr w:type="spellStart"/>
      <w:r w:rsidR="004E0FA0" w:rsidRPr="003C3BA5">
        <w:rPr>
          <w:rFonts w:ascii="Times New Roman" w:hAnsi="Times New Roman" w:cs="Times New Roman"/>
          <w:color w:val="FF0000"/>
          <w:lang w:val="en-US"/>
        </w:rPr>
        <w:t>Knust</w:t>
      </w:r>
      <w:proofErr w:type="spellEnd"/>
      <w:r w:rsidR="004E0FA0" w:rsidRPr="003C3BA5">
        <w:rPr>
          <w:rFonts w:ascii="Times New Roman" w:hAnsi="Times New Roman" w:cs="Times New Roman"/>
          <w:color w:val="FF0000"/>
          <w:lang w:val="en-US"/>
        </w:rPr>
        <w:t xml:space="preserve"> 2007)</w:t>
      </w:r>
      <w:r w:rsidR="004E0FA0" w:rsidRPr="003C3BA5">
        <w:rPr>
          <w:rFonts w:eastAsiaTheme="minorEastAsia" w:cstheme="minorHAnsi"/>
          <w:color w:val="FF0000"/>
        </w:rPr>
        <w:fldChar w:fldCharType="end"/>
      </w:r>
      <w:commentRangeStart w:id="11"/>
      <w:r w:rsidR="004E0FA0" w:rsidRPr="003C3BA5">
        <w:rPr>
          <w:rFonts w:eastAsiaTheme="minorEastAsia" w:cstheme="minorHAnsi"/>
          <w:color w:val="FF0000"/>
          <w:lang w:val="en-US"/>
        </w:rPr>
        <w:t>.</w:t>
      </w:r>
      <w:commentRangeEnd w:id="11"/>
      <w:r w:rsidR="00B62846" w:rsidRPr="003C3BA5">
        <w:rPr>
          <w:rStyle w:val="CommentReference"/>
          <w:color w:val="FF0000"/>
        </w:rPr>
        <w:commentReference w:id="11"/>
      </w:r>
      <w:r w:rsidR="00351117" w:rsidRPr="003C3BA5">
        <w:rPr>
          <w:rFonts w:eastAsiaTheme="minorEastAsia" w:cstheme="minorHAnsi"/>
          <w:color w:val="FF0000"/>
          <w:lang w:val="en-US"/>
        </w:rPr>
        <w:t xml:space="preserve"> </w:t>
      </w:r>
    </w:p>
    <w:p w14:paraId="2649B16B" w14:textId="47A6375D" w:rsidR="00D155F5" w:rsidRPr="003C3BA5" w:rsidRDefault="00ED150C" w:rsidP="00904830">
      <w:pPr>
        <w:spacing w:line="480" w:lineRule="auto"/>
        <w:ind w:firstLine="284"/>
        <w:contextualSpacing/>
        <w:jc w:val="both"/>
        <w:rPr>
          <w:rFonts w:cstheme="minorHAnsi"/>
          <w:color w:val="FF0000"/>
          <w:lang w:val="en-US"/>
        </w:rPr>
      </w:pPr>
      <w:r w:rsidRPr="003C3BA5">
        <w:rPr>
          <w:rFonts w:eastAsiaTheme="minorEastAsia" w:cstheme="minorHAnsi"/>
          <w:color w:val="FF0000"/>
          <w:lang w:val="en-US"/>
        </w:rPr>
        <w:t xml:space="preserve">In this study we </w:t>
      </w:r>
      <w:r w:rsidR="006B057B" w:rsidRPr="003C3BA5">
        <w:rPr>
          <w:rFonts w:eastAsiaTheme="minorEastAsia" w:cstheme="minorHAnsi"/>
          <w:color w:val="FF0000"/>
          <w:lang w:val="en-US"/>
        </w:rPr>
        <w:t xml:space="preserve">assess how body growth rates scale with size and temperature, including potential interactions, within species of fish. We </w:t>
      </w:r>
      <w:r w:rsidRPr="003C3BA5">
        <w:rPr>
          <w:rFonts w:eastAsiaTheme="minorEastAsia" w:cstheme="minorHAnsi"/>
          <w:color w:val="FF0000"/>
          <w:lang w:val="en-US"/>
        </w:rPr>
        <w:t>address</w:t>
      </w:r>
      <w:r w:rsidR="001C779C" w:rsidRPr="003C3BA5">
        <w:rPr>
          <w:rFonts w:eastAsiaTheme="minorEastAsia" w:cstheme="minorHAnsi"/>
          <w:color w:val="FF0000"/>
          <w:lang w:val="en-US"/>
        </w:rPr>
        <w:t xml:space="preserve"> </w:t>
      </w:r>
      <w:r w:rsidR="00420A6A" w:rsidRPr="003C3BA5">
        <w:rPr>
          <w:rFonts w:eastAsiaTheme="minorEastAsia" w:cstheme="minorHAnsi"/>
          <w:color w:val="FF0000"/>
          <w:lang w:val="en-US"/>
        </w:rPr>
        <w:t xml:space="preserve">the </w:t>
      </w:r>
      <w:r w:rsidR="001C779C" w:rsidRPr="003C3BA5">
        <w:rPr>
          <w:rFonts w:eastAsiaTheme="minorEastAsia" w:cstheme="minorHAnsi"/>
          <w:color w:val="FF0000"/>
          <w:lang w:val="en-US"/>
        </w:rPr>
        <w:t>knowledge gaps</w:t>
      </w:r>
      <w:r w:rsidR="006B057B" w:rsidRPr="003C3BA5">
        <w:rPr>
          <w:rFonts w:eastAsiaTheme="minorEastAsia" w:cstheme="minorHAnsi"/>
          <w:color w:val="FF0000"/>
          <w:lang w:val="en-US"/>
        </w:rPr>
        <w:t xml:space="preserve"> outlined above</w:t>
      </w:r>
      <w:r w:rsidR="002B3859" w:rsidRPr="003C3BA5">
        <w:rPr>
          <w:rFonts w:eastAsiaTheme="minorEastAsia" w:cstheme="minorHAnsi"/>
          <w:color w:val="FF0000"/>
          <w:lang w:val="en-US"/>
        </w:rPr>
        <w:t xml:space="preserve"> </w:t>
      </w:r>
      <w:r w:rsidR="00420A6A" w:rsidRPr="003C3BA5">
        <w:rPr>
          <w:rFonts w:eastAsiaTheme="minorEastAsia" w:cstheme="minorHAnsi"/>
          <w:color w:val="FF0000"/>
          <w:lang w:val="en-US"/>
        </w:rPr>
        <w:t>by</w:t>
      </w:r>
      <w:r w:rsidR="002B3859" w:rsidRPr="003C3BA5">
        <w:rPr>
          <w:rFonts w:eastAsiaTheme="minorEastAsia" w:cstheme="minorHAnsi"/>
          <w:color w:val="FF0000"/>
          <w:lang w:val="en-US"/>
        </w:rPr>
        <w:t xml:space="preserve"> fitting models of actual growth rates rather than growth parameters using </w:t>
      </w:r>
      <w:r w:rsidR="00945B60" w:rsidRPr="003C3BA5">
        <w:rPr>
          <w:rFonts w:eastAsiaTheme="minorEastAsia" w:cstheme="minorHAnsi"/>
          <w:color w:val="FF0000"/>
          <w:lang w:val="en-US"/>
        </w:rPr>
        <w:t xml:space="preserve">a </w:t>
      </w:r>
      <w:r w:rsidR="002C6178" w:rsidRPr="003C3BA5">
        <w:rPr>
          <w:rFonts w:eastAsiaTheme="minorEastAsia" w:cstheme="minorHAnsi"/>
          <w:color w:val="FF0000"/>
          <w:lang w:val="en-US"/>
        </w:rPr>
        <w:t xml:space="preserve">compiled dataset of fish growth </w:t>
      </w:r>
      <w:r w:rsidR="002B3859" w:rsidRPr="003C3BA5">
        <w:rPr>
          <w:rFonts w:eastAsiaTheme="minorEastAsia" w:cstheme="minorHAnsi"/>
          <w:color w:val="FF0000"/>
          <w:lang w:val="en-US"/>
        </w:rPr>
        <w:t>exper</w:t>
      </w:r>
      <w:r w:rsidR="002C6178" w:rsidRPr="003C3BA5">
        <w:rPr>
          <w:rFonts w:eastAsiaTheme="minorEastAsia" w:cstheme="minorHAnsi"/>
          <w:color w:val="FF0000"/>
          <w:lang w:val="en-US"/>
        </w:rPr>
        <w:t xml:space="preserve">iments </w:t>
      </w:r>
      <w:r w:rsidR="002B3859" w:rsidRPr="003C3BA5">
        <w:rPr>
          <w:rFonts w:eastAsiaTheme="minorEastAsia" w:cstheme="minorHAnsi"/>
          <w:color w:val="FF0000"/>
          <w:lang w:val="en-US"/>
        </w:rPr>
        <w:t xml:space="preserve">were temperature is a treatment </w:t>
      </w:r>
      <w:r w:rsidR="003B7DD1" w:rsidRPr="003C3BA5">
        <w:rPr>
          <w:rFonts w:eastAsiaTheme="minorEastAsia" w:cstheme="minorHAnsi"/>
          <w:color w:val="FF0000"/>
          <w:lang w:val="en-US"/>
        </w:rPr>
        <w:t>across different size groups within species</w:t>
      </w:r>
      <w:commentRangeStart w:id="12"/>
      <w:r w:rsidR="003B7DD1" w:rsidRPr="003C3BA5">
        <w:rPr>
          <w:rFonts w:eastAsiaTheme="minorEastAsia" w:cstheme="minorHAnsi"/>
          <w:color w:val="FF0000"/>
          <w:lang w:val="en-US"/>
        </w:rPr>
        <w:t>.</w:t>
      </w:r>
      <w:commentRangeEnd w:id="12"/>
      <w:r w:rsidR="006B057B" w:rsidRPr="003C3BA5">
        <w:rPr>
          <w:rStyle w:val="CommentReference"/>
          <w:color w:val="FF0000"/>
        </w:rPr>
        <w:commentReference w:id="12"/>
      </w:r>
      <w:r w:rsidR="008E2963" w:rsidRPr="003C3BA5">
        <w:rPr>
          <w:rFonts w:eastAsiaTheme="minorEastAsia" w:cstheme="minorHAnsi"/>
          <w:color w:val="FF0000"/>
          <w:lang w:val="en-US"/>
        </w:rPr>
        <w:t xml:space="preserve"> We compiled our data set by </w:t>
      </w:r>
      <w:commentRangeStart w:id="13"/>
      <w:r w:rsidR="00373B3C" w:rsidRPr="003C3BA5">
        <w:rPr>
          <w:rFonts w:eastAsiaTheme="minorEastAsia" w:cstheme="minorHAnsi"/>
          <w:color w:val="FF0000"/>
          <w:lang w:val="en-US"/>
        </w:rPr>
        <w:t>first searching</w:t>
      </w:r>
      <w:r w:rsidR="004F49D7" w:rsidRPr="003C3BA5">
        <w:rPr>
          <w:rFonts w:eastAsiaTheme="minorEastAsia" w:cstheme="minorHAnsi"/>
          <w:color w:val="FF0000"/>
          <w:lang w:val="en-US"/>
        </w:rPr>
        <w:t xml:space="preserve"> the </w:t>
      </w:r>
      <w:r w:rsidR="00D155F5" w:rsidRPr="003C3BA5">
        <w:rPr>
          <w:rFonts w:eastAsiaTheme="minorEastAsia" w:cstheme="minorHAnsi"/>
          <w:color w:val="FF0000"/>
          <w:lang w:val="en-US"/>
        </w:rPr>
        <w:t xml:space="preserve">literature </w:t>
      </w:r>
      <w:r w:rsidR="0078658E" w:rsidRPr="003C3BA5">
        <w:rPr>
          <w:rFonts w:eastAsiaTheme="minorEastAsia" w:cstheme="minorHAnsi"/>
          <w:color w:val="FF0000"/>
          <w:lang w:val="en-US"/>
        </w:rPr>
        <w:t xml:space="preserve">for </w:t>
      </w:r>
      <w:r w:rsidR="000D5251" w:rsidRPr="003C3BA5">
        <w:rPr>
          <w:rFonts w:eastAsiaTheme="minorEastAsia" w:cstheme="minorHAnsi"/>
          <w:color w:val="FF0000"/>
          <w:lang w:val="en-US"/>
        </w:rPr>
        <w:t xml:space="preserve">relevant </w:t>
      </w:r>
      <w:r w:rsidR="0078658E" w:rsidRPr="003C3BA5">
        <w:rPr>
          <w:rFonts w:eastAsiaTheme="minorEastAsia" w:cstheme="minorHAnsi"/>
          <w:color w:val="FF0000"/>
          <w:lang w:val="en-US"/>
        </w:rPr>
        <w:t xml:space="preserve">studies </w:t>
      </w:r>
      <w:r w:rsidR="00C23883" w:rsidRPr="003C3BA5">
        <w:rPr>
          <w:rFonts w:eastAsiaTheme="minorEastAsia" w:cstheme="minorHAnsi"/>
          <w:color w:val="FF0000"/>
          <w:lang w:val="en-US"/>
        </w:rPr>
        <w:t>that fulfilled our criteria</w:t>
      </w:r>
      <w:r w:rsidR="00FE4E6D" w:rsidRPr="003C3BA5">
        <w:rPr>
          <w:rFonts w:eastAsiaTheme="minorEastAsia" w:cstheme="minorHAnsi"/>
          <w:color w:val="FF0000"/>
          <w:lang w:val="en-US"/>
        </w:rPr>
        <w:t xml:space="preserve"> and then extracted data points from tables and figures</w:t>
      </w:r>
      <w:commentRangeEnd w:id="13"/>
      <w:r w:rsidR="006473E4" w:rsidRPr="003C3BA5">
        <w:rPr>
          <w:rStyle w:val="CommentReference"/>
          <w:color w:val="FF0000"/>
        </w:rPr>
        <w:commentReference w:id="13"/>
      </w:r>
      <w:r w:rsidR="00FE4E6D" w:rsidRPr="003C3BA5">
        <w:rPr>
          <w:rFonts w:eastAsiaTheme="minorEastAsia" w:cstheme="minorHAnsi"/>
          <w:color w:val="FF0000"/>
          <w:lang w:val="en-US"/>
        </w:rPr>
        <w:t xml:space="preserve">. The </w:t>
      </w:r>
      <w:r w:rsidR="00497B0E" w:rsidRPr="003C3BA5">
        <w:rPr>
          <w:rFonts w:eastAsiaTheme="minorEastAsia" w:cstheme="minorHAnsi"/>
          <w:color w:val="FF0000"/>
          <w:lang w:val="en-US"/>
        </w:rPr>
        <w:t>data</w:t>
      </w:r>
      <w:r w:rsidR="00F672B6" w:rsidRPr="003C3BA5">
        <w:rPr>
          <w:rFonts w:eastAsiaTheme="minorEastAsia" w:cstheme="minorHAnsi"/>
          <w:color w:val="FF0000"/>
          <w:lang w:val="en-US"/>
        </w:rPr>
        <w:t>set</w:t>
      </w:r>
      <w:r w:rsidR="00497B0E" w:rsidRPr="003C3BA5">
        <w:rPr>
          <w:rFonts w:eastAsiaTheme="minorEastAsia" w:cstheme="minorHAnsi"/>
          <w:color w:val="FF0000"/>
          <w:lang w:val="en-US"/>
        </w:rPr>
        <w:t xml:space="preserve"> </w:t>
      </w:r>
      <w:r w:rsidR="00FE4E6D" w:rsidRPr="003C3BA5">
        <w:rPr>
          <w:rFonts w:eastAsiaTheme="minorEastAsia" w:cstheme="minorHAnsi"/>
          <w:color w:val="FF0000"/>
          <w:lang w:val="en-US"/>
        </w:rPr>
        <w:t>contains</w:t>
      </w:r>
      <w:r w:rsidR="00497B0E" w:rsidRPr="003C3BA5">
        <w:rPr>
          <w:rFonts w:eastAsiaTheme="minorEastAsia" w:cstheme="minorHAnsi"/>
          <w:color w:val="FF0000"/>
          <w:lang w:val="en-US"/>
        </w:rPr>
        <w:t xml:space="preserve"> </w:t>
      </w:r>
      <w:r w:rsidR="00E63905" w:rsidRPr="003C3BA5">
        <w:rPr>
          <w:rFonts w:cstheme="minorHAnsi"/>
          <w:color w:val="FF0000"/>
          <w:lang w:val="en-US"/>
        </w:rPr>
        <w:t>X</w:t>
      </w:r>
      <w:r w:rsidR="00497B0E" w:rsidRPr="003C3BA5">
        <w:rPr>
          <w:rFonts w:cstheme="minorHAnsi"/>
          <w:color w:val="FF0000"/>
          <w:lang w:val="en-US"/>
        </w:rPr>
        <w:t xml:space="preserve"> data points from Y species, spanning masses Z, with an average of </w:t>
      </w:r>
      <w:r w:rsidR="00E63905" w:rsidRPr="003C3BA5">
        <w:rPr>
          <w:rFonts w:cstheme="minorHAnsi"/>
          <w:color w:val="FF0000"/>
          <w:lang w:val="en-US"/>
        </w:rPr>
        <w:t>ZZ</w:t>
      </w:r>
      <w:r w:rsidR="00497B0E" w:rsidRPr="003C3BA5">
        <w:rPr>
          <w:rFonts w:cstheme="minorHAnsi"/>
          <w:color w:val="FF0000"/>
          <w:lang w:val="en-US"/>
        </w:rPr>
        <w:t xml:space="preserve"> size-classes per species. </w:t>
      </w:r>
      <w:r w:rsidR="00F672B6" w:rsidRPr="003C3BA5">
        <w:rPr>
          <w:rFonts w:cstheme="minorHAnsi"/>
          <w:color w:val="FF0000"/>
          <w:lang w:val="en-US"/>
        </w:rPr>
        <w:t>U</w:t>
      </w:r>
      <w:r w:rsidR="00497B0E" w:rsidRPr="003C3BA5">
        <w:rPr>
          <w:rFonts w:cstheme="minorHAnsi"/>
          <w:color w:val="FF0000"/>
          <w:lang w:val="en-US"/>
        </w:rPr>
        <w:t>sing hierarchical models</w:t>
      </w:r>
      <w:r w:rsidR="00EE45A4" w:rsidRPr="003C3BA5">
        <w:rPr>
          <w:rFonts w:cstheme="minorHAnsi"/>
          <w:color w:val="FF0000"/>
          <w:lang w:val="en-US"/>
        </w:rPr>
        <w:t xml:space="preserve">, we </w:t>
      </w:r>
      <w:r w:rsidR="00E63905" w:rsidRPr="003C3BA5">
        <w:rPr>
          <w:rFonts w:cstheme="minorHAnsi"/>
          <w:color w:val="FF0000"/>
          <w:lang w:val="en-US"/>
        </w:rPr>
        <w:t xml:space="preserve">asked </w:t>
      </w:r>
      <w:r w:rsidR="00EE45A4" w:rsidRPr="003C3BA5">
        <w:rPr>
          <w:rFonts w:cstheme="minorHAnsi"/>
          <w:color w:val="FF0000"/>
          <w:lang w:val="en-US"/>
        </w:rPr>
        <w:t xml:space="preserve">the following questions: </w:t>
      </w:r>
      <w:proofErr w:type="spellStart"/>
      <w:r w:rsidR="00104C13" w:rsidRPr="003C3BA5">
        <w:rPr>
          <w:rFonts w:eastAsiaTheme="minorEastAsia" w:cstheme="minorHAnsi"/>
          <w:color w:val="FF0000"/>
          <w:lang w:val="en-US"/>
        </w:rPr>
        <w:t>i</w:t>
      </w:r>
      <w:proofErr w:type="spellEnd"/>
      <w:r w:rsidR="00104C13" w:rsidRPr="003C3BA5">
        <w:rPr>
          <w:rFonts w:eastAsiaTheme="minorEastAsia" w:cstheme="minorHAnsi"/>
          <w:color w:val="FF0000"/>
          <w:lang w:val="en-US"/>
        </w:rPr>
        <w:t>) H</w:t>
      </w:r>
      <w:r w:rsidR="00CC5F50" w:rsidRPr="003C3BA5">
        <w:rPr>
          <w:rFonts w:eastAsiaTheme="minorEastAsia" w:cstheme="minorHAnsi"/>
          <w:color w:val="FF0000"/>
          <w:lang w:val="en-US"/>
        </w:rPr>
        <w:t xml:space="preserve">ow </w:t>
      </w:r>
      <w:r w:rsidR="00EA4ECA" w:rsidRPr="003C3BA5">
        <w:rPr>
          <w:rFonts w:eastAsiaTheme="minorEastAsia" w:cstheme="minorHAnsi"/>
          <w:color w:val="FF0000"/>
          <w:lang w:val="en-US"/>
        </w:rPr>
        <w:t>do</w:t>
      </w:r>
      <w:r w:rsidR="003E3913" w:rsidRPr="003C3BA5">
        <w:rPr>
          <w:rFonts w:eastAsiaTheme="minorEastAsia" w:cstheme="minorHAnsi"/>
          <w:color w:val="FF0000"/>
          <w:lang w:val="en-US"/>
        </w:rPr>
        <w:t>es body gr</w:t>
      </w:r>
      <w:r w:rsidR="007F061C" w:rsidRPr="003C3BA5">
        <w:rPr>
          <w:rFonts w:eastAsiaTheme="minorEastAsia" w:cstheme="minorHAnsi"/>
          <w:color w:val="FF0000"/>
          <w:lang w:val="en-US"/>
        </w:rPr>
        <w:t xml:space="preserve">owth rate depend on temperature </w:t>
      </w:r>
      <w:r w:rsidR="003E3913" w:rsidRPr="003C3BA5">
        <w:rPr>
          <w:rFonts w:eastAsiaTheme="minorEastAsia" w:cstheme="minorHAnsi"/>
          <w:color w:val="FF0000"/>
          <w:lang w:val="en-US"/>
        </w:rPr>
        <w:t xml:space="preserve">and body mass </w:t>
      </w:r>
      <w:r w:rsidR="00C1756A" w:rsidRPr="003C3BA5">
        <w:rPr>
          <w:rFonts w:eastAsiaTheme="minorEastAsia" w:cstheme="minorHAnsi"/>
          <w:color w:val="FF0000"/>
          <w:lang w:val="en-US"/>
        </w:rPr>
        <w:t>within</w:t>
      </w:r>
      <w:r w:rsidR="00DF28C2" w:rsidRPr="003C3BA5">
        <w:rPr>
          <w:rFonts w:eastAsiaTheme="minorEastAsia" w:cstheme="minorHAnsi"/>
          <w:color w:val="FF0000"/>
          <w:lang w:val="en-US"/>
        </w:rPr>
        <w:t xml:space="preserve"> </w:t>
      </w:r>
      <w:r w:rsidR="00C1756A" w:rsidRPr="003C3BA5">
        <w:rPr>
          <w:rFonts w:eastAsiaTheme="minorEastAsia" w:cstheme="minorHAnsi"/>
          <w:color w:val="FF0000"/>
          <w:lang w:val="en-US"/>
        </w:rPr>
        <w:t>fish</w:t>
      </w:r>
      <w:r w:rsidR="00DF28C2" w:rsidRPr="003C3BA5">
        <w:rPr>
          <w:rFonts w:eastAsiaTheme="minorEastAsia" w:cstheme="minorHAnsi"/>
          <w:color w:val="FF0000"/>
          <w:lang w:val="en-US"/>
        </w:rPr>
        <w:t xml:space="preserve"> species</w:t>
      </w:r>
      <w:r w:rsidR="00A410EA" w:rsidRPr="003C3BA5">
        <w:rPr>
          <w:rFonts w:eastAsiaTheme="minorEastAsia" w:cstheme="minorHAnsi"/>
          <w:color w:val="FF0000"/>
          <w:lang w:val="en-US"/>
        </w:rPr>
        <w:t>, and are the</w:t>
      </w:r>
      <w:r w:rsidR="00DF28C2" w:rsidRPr="003C3BA5">
        <w:rPr>
          <w:rFonts w:eastAsiaTheme="minorEastAsia" w:cstheme="minorHAnsi"/>
          <w:color w:val="FF0000"/>
          <w:lang w:val="en-US"/>
        </w:rPr>
        <w:t xml:space="preserve"> effects</w:t>
      </w:r>
      <w:r w:rsidR="00A410EA" w:rsidRPr="003C3BA5">
        <w:rPr>
          <w:rFonts w:eastAsiaTheme="minorEastAsia" w:cstheme="minorHAnsi"/>
          <w:color w:val="FF0000"/>
          <w:lang w:val="en-US"/>
        </w:rPr>
        <w:t xml:space="preserve"> </w:t>
      </w:r>
      <w:r w:rsidR="00A410EA" w:rsidRPr="003C3BA5">
        <w:rPr>
          <w:rFonts w:eastAsiaTheme="minorEastAsia" w:cstheme="minorHAnsi"/>
          <w:color w:val="FF0000"/>
          <w:lang w:val="en-US"/>
        </w:rPr>
        <w:lastRenderedPageBreak/>
        <w:t>independent</w:t>
      </w:r>
      <w:r w:rsidR="00C1756A" w:rsidRPr="003C3BA5">
        <w:rPr>
          <w:rFonts w:eastAsiaTheme="minorEastAsia" w:cstheme="minorHAnsi"/>
          <w:color w:val="FF0000"/>
          <w:lang w:val="en-US"/>
        </w:rPr>
        <w:t xml:space="preserve">? </w:t>
      </w:r>
      <w:r w:rsidR="00104C13" w:rsidRPr="003C3BA5">
        <w:rPr>
          <w:rFonts w:eastAsiaTheme="minorEastAsia" w:cstheme="minorHAnsi"/>
          <w:color w:val="FF0000"/>
          <w:lang w:val="en-US"/>
        </w:rPr>
        <w:t>ii</w:t>
      </w:r>
      <w:r w:rsidR="00CF66F4" w:rsidRPr="003C3BA5">
        <w:rPr>
          <w:rFonts w:eastAsiaTheme="minorEastAsia" w:cstheme="minorHAnsi"/>
          <w:color w:val="FF0000"/>
          <w:lang w:val="en-US"/>
        </w:rPr>
        <w:t>)</w:t>
      </w:r>
      <w:r w:rsidR="006F6E82" w:rsidRPr="003C3BA5">
        <w:rPr>
          <w:rFonts w:eastAsiaTheme="minorEastAsia" w:cstheme="minorHAnsi"/>
          <w:color w:val="FF0000"/>
          <w:lang w:val="en-US"/>
        </w:rPr>
        <w:t xml:space="preserve"> What is the effect of body size on the optimum growth temperature?</w:t>
      </w:r>
      <w:r w:rsidR="0027501B" w:rsidRPr="003C3BA5">
        <w:rPr>
          <w:rFonts w:eastAsiaTheme="minorEastAsia" w:cstheme="minorHAnsi"/>
          <w:color w:val="FF0000"/>
          <w:lang w:val="en-US"/>
        </w:rPr>
        <w:t xml:space="preserve"> </w:t>
      </w:r>
      <w:r w:rsidR="00F47E57" w:rsidRPr="003C3BA5">
        <w:rPr>
          <w:rFonts w:eastAsiaTheme="minorEastAsia" w:cstheme="minorHAnsi"/>
          <w:color w:val="FF0000"/>
          <w:lang w:val="en-US"/>
        </w:rPr>
        <w:t>W</w:t>
      </w:r>
      <w:r w:rsidR="00113EAB" w:rsidRPr="003C3BA5">
        <w:rPr>
          <w:rFonts w:eastAsiaTheme="minorEastAsia" w:cstheme="minorHAnsi"/>
          <w:color w:val="FF0000"/>
          <w:lang w:val="en-US"/>
        </w:rPr>
        <w:t>e find interaction</w:t>
      </w:r>
      <w:r w:rsidR="0002507D" w:rsidRPr="003C3BA5">
        <w:rPr>
          <w:rFonts w:eastAsiaTheme="minorEastAsia" w:cstheme="minorHAnsi"/>
          <w:color w:val="FF0000"/>
          <w:lang w:val="en-US"/>
        </w:rPr>
        <w:t>s</w:t>
      </w:r>
      <w:r w:rsidR="00113EAB" w:rsidRPr="003C3BA5">
        <w:rPr>
          <w:rFonts w:eastAsiaTheme="minorEastAsia" w:cstheme="minorHAnsi"/>
          <w:color w:val="FF0000"/>
          <w:lang w:val="en-US"/>
        </w:rPr>
        <w:t xml:space="preserve"> be</w:t>
      </w:r>
      <w:r w:rsidR="002A0AF0" w:rsidRPr="003C3BA5">
        <w:rPr>
          <w:rFonts w:eastAsiaTheme="minorEastAsia" w:cstheme="minorHAnsi"/>
          <w:color w:val="FF0000"/>
          <w:lang w:val="en-US"/>
        </w:rPr>
        <w:t xml:space="preserve">tween temperature and body size, </w:t>
      </w:r>
      <w:commentRangeStart w:id="14"/>
      <w:r w:rsidR="002A0AF0" w:rsidRPr="003C3BA5">
        <w:rPr>
          <w:rFonts w:eastAsiaTheme="minorEastAsia" w:cstheme="minorHAnsi"/>
          <w:color w:val="FF0000"/>
          <w:lang w:val="en-US"/>
        </w:rPr>
        <w:t>meaning that the positive effect of warming on growth is</w:t>
      </w:r>
      <w:r w:rsidR="00623DF2" w:rsidRPr="003C3BA5">
        <w:rPr>
          <w:rFonts w:eastAsiaTheme="minorEastAsia" w:cstheme="minorHAnsi"/>
          <w:color w:val="FF0000"/>
          <w:lang w:val="en-US"/>
        </w:rPr>
        <w:t xml:space="preserve"> largest for small individuals, and </w:t>
      </w:r>
      <w:r w:rsidR="0051006C" w:rsidRPr="003C3BA5">
        <w:rPr>
          <w:rFonts w:eastAsiaTheme="minorEastAsia" w:cstheme="minorHAnsi"/>
          <w:color w:val="FF0000"/>
          <w:lang w:val="en-US"/>
        </w:rPr>
        <w:t xml:space="preserve">clear support for declining </w:t>
      </w:r>
      <w:r w:rsidR="00305F58" w:rsidRPr="003C3BA5">
        <w:rPr>
          <w:rFonts w:eastAsiaTheme="minorEastAsia" w:cstheme="minorHAnsi"/>
          <w:color w:val="FF0000"/>
          <w:lang w:val="en-US"/>
        </w:rPr>
        <w:t>optimum temperature</w:t>
      </w:r>
      <w:r w:rsidR="0051006C" w:rsidRPr="003C3BA5">
        <w:rPr>
          <w:rFonts w:eastAsiaTheme="minorEastAsia" w:cstheme="minorHAnsi"/>
          <w:color w:val="FF0000"/>
          <w:lang w:val="en-US"/>
        </w:rPr>
        <w:t xml:space="preserve">s </w:t>
      </w:r>
      <w:r w:rsidR="00305F58" w:rsidRPr="003C3BA5">
        <w:rPr>
          <w:rFonts w:eastAsiaTheme="minorEastAsia" w:cstheme="minorHAnsi"/>
          <w:color w:val="FF0000"/>
          <w:lang w:val="en-US"/>
        </w:rPr>
        <w:t xml:space="preserve">for growth </w:t>
      </w:r>
      <w:r w:rsidR="0051006C" w:rsidRPr="003C3BA5">
        <w:rPr>
          <w:rFonts w:eastAsiaTheme="minorEastAsia" w:cstheme="minorHAnsi"/>
          <w:color w:val="FF0000"/>
          <w:lang w:val="en-US"/>
        </w:rPr>
        <w:t>as fish grow in size</w:t>
      </w:r>
      <w:r w:rsidR="008C7654" w:rsidRPr="003C3BA5">
        <w:rPr>
          <w:rFonts w:eastAsiaTheme="minorEastAsia" w:cstheme="minorHAnsi"/>
          <w:color w:val="FF0000"/>
          <w:lang w:val="en-US"/>
        </w:rPr>
        <w:t xml:space="preserve">. </w:t>
      </w:r>
      <w:commentRangeEnd w:id="14"/>
      <w:r w:rsidR="00404F82" w:rsidRPr="003C3BA5">
        <w:rPr>
          <w:rStyle w:val="CommentReference"/>
          <w:color w:val="FF0000"/>
        </w:rPr>
        <w:commentReference w:id="14"/>
      </w:r>
      <w:r w:rsidR="007A79EB" w:rsidRPr="003C3BA5">
        <w:rPr>
          <w:rFonts w:eastAsiaTheme="minorEastAsia" w:cstheme="minorHAnsi"/>
          <w:color w:val="FF0000"/>
          <w:lang w:val="en-US"/>
        </w:rPr>
        <w:t xml:space="preserve">Size-dependent </w:t>
      </w:r>
      <w:r w:rsidR="00056C4C" w:rsidRPr="003C3BA5">
        <w:rPr>
          <w:rFonts w:eastAsiaTheme="minorEastAsia" w:cstheme="minorHAnsi"/>
          <w:color w:val="FF0000"/>
          <w:lang w:val="en-US"/>
        </w:rPr>
        <w:t xml:space="preserve">effects of warming on growth and reduced performance of large fish within a population </w:t>
      </w:r>
      <w:r w:rsidR="00404F82" w:rsidRPr="003C3BA5">
        <w:rPr>
          <w:rFonts w:eastAsiaTheme="minorEastAsia" w:cstheme="minorHAnsi"/>
          <w:color w:val="FF0000"/>
          <w:lang w:val="en-US"/>
        </w:rPr>
        <w:t>has</w:t>
      </w:r>
      <w:r w:rsidR="00056C4C" w:rsidRPr="003C3BA5">
        <w:rPr>
          <w:rFonts w:eastAsiaTheme="minorEastAsia" w:cstheme="minorHAnsi"/>
          <w:color w:val="FF0000"/>
          <w:lang w:val="en-US"/>
        </w:rPr>
        <w:t xml:space="preserve"> implications for productivity and </w:t>
      </w:r>
      <w:r w:rsidR="008C7654" w:rsidRPr="003C3BA5">
        <w:rPr>
          <w:rFonts w:eastAsiaTheme="minorEastAsia" w:cstheme="minorHAnsi"/>
          <w:color w:val="FF0000"/>
          <w:lang w:val="en-US"/>
        </w:rPr>
        <w:t xml:space="preserve">energetic efficiency of aquatic food webs </w:t>
      </w:r>
      <w:r w:rsidR="00056C4C" w:rsidRPr="003C3BA5">
        <w:rPr>
          <w:rFonts w:eastAsiaTheme="minorEastAsia" w:cstheme="minorHAnsi"/>
          <w:color w:val="FF0000"/>
          <w:lang w:val="en-US"/>
        </w:rPr>
        <w:t>under climate warming</w:t>
      </w:r>
      <w:commentRangeStart w:id="15"/>
      <w:r w:rsidR="00056C4C" w:rsidRPr="003C3BA5">
        <w:rPr>
          <w:rFonts w:eastAsiaTheme="minorEastAsia" w:cstheme="minorHAnsi"/>
          <w:color w:val="FF0000"/>
          <w:lang w:val="en-US"/>
        </w:rPr>
        <w:t>.</w:t>
      </w:r>
      <w:commentRangeEnd w:id="15"/>
      <w:r w:rsidR="00404F82" w:rsidRPr="003C3BA5">
        <w:rPr>
          <w:rStyle w:val="CommentReference"/>
          <w:color w:val="FF0000"/>
        </w:rPr>
        <w:commentReference w:id="15"/>
      </w:r>
    </w:p>
    <w:p w14:paraId="61D37CA0" w14:textId="0960E0DE" w:rsidR="003D7F50" w:rsidRDefault="003D7F50" w:rsidP="00904830">
      <w:pPr>
        <w:spacing w:line="480" w:lineRule="auto"/>
        <w:contextualSpacing/>
        <w:jc w:val="both"/>
        <w:rPr>
          <w:rFonts w:eastAsiaTheme="minorEastAsia"/>
        </w:rPr>
      </w:pPr>
    </w:p>
    <w:p w14:paraId="649F56D9" w14:textId="5C792187" w:rsidR="003D7F50" w:rsidRPr="00B27698" w:rsidRDefault="003D7F50" w:rsidP="00904830">
      <w:pPr>
        <w:spacing w:line="480" w:lineRule="auto"/>
        <w:contextualSpacing/>
        <w:jc w:val="both"/>
        <w:rPr>
          <w:rFonts w:eastAsiaTheme="minorEastAsia"/>
          <w:b/>
          <w:bCs/>
          <w:color w:val="FF0000"/>
          <w:u w:val="single"/>
        </w:rPr>
      </w:pPr>
      <w:r w:rsidRPr="00B27698">
        <w:rPr>
          <w:rFonts w:eastAsiaTheme="minorEastAsia"/>
          <w:b/>
          <w:bCs/>
          <w:color w:val="FF0000"/>
          <w:u w:val="single"/>
        </w:rPr>
        <w:t>From the scaling paper:</w:t>
      </w:r>
    </w:p>
    <w:p w14:paraId="5F9CDA2B" w14:textId="0EC18EBE" w:rsidR="003D7F50" w:rsidRPr="00B27698" w:rsidRDefault="003D7F50" w:rsidP="00904830">
      <w:pPr>
        <w:spacing w:line="480" w:lineRule="auto"/>
        <w:ind w:firstLine="284"/>
        <w:contextualSpacing/>
        <w:jc w:val="both"/>
        <w:rPr>
          <w:rFonts w:eastAsiaTheme="minorEastAsia"/>
          <w:color w:val="FF0000"/>
        </w:rPr>
      </w:pPr>
      <w:r w:rsidRPr="00B27698">
        <w:rPr>
          <w:rFonts w:eastAsiaTheme="minorEastAsia"/>
          <w:color w:val="FF0000"/>
        </w:rPr>
        <w:t xml:space="preserve">The rate of energy acquisition and metabolic losses largely determine individual biomass production, which is a fundamental process in ecology. On the individual level, </w:t>
      </w:r>
      <w:commentRangeStart w:id="16"/>
      <w:r w:rsidRPr="00B27698">
        <w:rPr>
          <w:rFonts w:eastAsiaTheme="minorEastAsia"/>
          <w:color w:val="FF0000"/>
        </w:rPr>
        <w:t xml:space="preserve">it </w:t>
      </w:r>
      <w:commentRangeEnd w:id="16"/>
      <w:r w:rsidRPr="00B27698">
        <w:rPr>
          <w:rStyle w:val="CommentReference"/>
          <w:color w:val="FF0000"/>
        </w:rPr>
        <w:commentReference w:id="16"/>
      </w:r>
      <w:r w:rsidRPr="00B27698">
        <w:rPr>
          <w:rFonts w:eastAsiaTheme="minorEastAsia"/>
          <w:color w:val="FF0000"/>
        </w:rPr>
        <w:t xml:space="preserve">shapes fitness and affects key life history traits such as body growth, </w:t>
      </w:r>
      <w:commentRangeStart w:id="17"/>
      <w:r w:rsidRPr="00B27698">
        <w:rPr>
          <w:rFonts w:eastAsiaTheme="minorEastAsia"/>
          <w:color w:val="FF0000"/>
        </w:rPr>
        <w:t>mass</w:t>
      </w:r>
      <w:commentRangeEnd w:id="17"/>
      <w:r w:rsidRPr="00B27698">
        <w:rPr>
          <w:rStyle w:val="CommentReference"/>
          <w:color w:val="FF0000"/>
        </w:rPr>
        <w:commentReference w:id="17"/>
      </w:r>
      <w:r w:rsidRPr="00B27698">
        <w:rPr>
          <w:rFonts w:eastAsiaTheme="minorEastAsia"/>
          <w:color w:val="FF0000"/>
        </w:rPr>
        <w:t xml:space="preserve"> and time of reproduction and maximum body </w:t>
      </w:r>
      <w:commentRangeStart w:id="18"/>
      <w:r w:rsidRPr="00B27698">
        <w:rPr>
          <w:rFonts w:eastAsiaTheme="minorEastAsia"/>
          <w:color w:val="FF0000"/>
        </w:rPr>
        <w:t xml:space="preserve">mass </w:t>
      </w:r>
      <w:commentRangeEnd w:id="18"/>
      <w:r w:rsidRPr="00B27698">
        <w:rPr>
          <w:rStyle w:val="CommentReference"/>
          <w:color w:val="FF0000"/>
        </w:rPr>
        <w:commentReference w:id="18"/>
      </w:r>
      <w:r w:rsidRPr="00B27698">
        <w:rPr>
          <w:rFonts w:eastAsiaTheme="minorEastAsia"/>
          <w:color w:val="FF0000"/>
        </w:rPr>
        <w:fldChar w:fldCharType="begin"/>
      </w:r>
      <w:r w:rsidR="003D314E">
        <w:rPr>
          <w:rFonts w:eastAsiaTheme="minorEastAsia"/>
          <w:color w:val="FF0000"/>
        </w:rPr>
        <w:instrText xml:space="preserve"> ADDIN ZOTERO_ITEM CSL_CITATION {"citationID":"a2gj9ds9prn","properties":{"formattedCitation":"(Barneche &amp; Allen 2018b)","plainCitation":"(Barneche &amp; Allen 2018b)","noteIndex":0},"citationItems":[{"id":1545,"uris":["http://zotero.org/users/6116610/items/EESADKVD"],"uri":["http://zotero.org/users/6116610/items/EESADKVD"],"itemData":{"id":1545,"type":"article-journal","abstract":"The allocation of metabolic energy to growth fundamentally influences all levels of biological organisation. Here we use a first-principles theoretical model to characterise the energetics of fish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fishes, and that it may increase with temperature, trophic level and level of activity. Theoretically, we show that Em is a primary determinant of the efficiency of energy transfer across trophic levels, and that energy is transferred more efficiently between trophic levels if the prey are young and sedentary. Overall, our study demonstrates the importance of characterising the energetics of individual growth in order to understand constraints on the structure of food webs and ecosystems.","container-title":"Ecology Letters","DOI":"10.1111/ele.12947","ISSN":"1461-0248","issue":"6","language":"en","page":"836-844","source":"Wiley Online Library","title":"The energetics of fish growth and how it constrains food-web trophic structure","volume":"21","author":[{"family":"Barneche","given":"Diego R."},{"family":"Allen","given":"Andrew P."}],"issued":{"date-parts":[["2018"]]}}}],"schema":"https://github.com/citation-style-language/schema/raw/master/csl-citation.json"} </w:instrText>
      </w:r>
      <w:r w:rsidRPr="00B27698">
        <w:rPr>
          <w:rFonts w:eastAsiaTheme="minorEastAsia"/>
          <w:color w:val="FF0000"/>
        </w:rPr>
        <w:fldChar w:fldCharType="separate"/>
      </w:r>
      <w:r w:rsidR="003D314E">
        <w:rPr>
          <w:rFonts w:ascii="Times New Roman" w:cs="Times New Roman"/>
          <w:color w:val="FF0000"/>
        </w:rPr>
        <w:t>(</w:t>
      </w:r>
      <w:proofErr w:type="spellStart"/>
      <w:r w:rsidR="003D314E">
        <w:rPr>
          <w:rFonts w:ascii="Times New Roman" w:cs="Times New Roman"/>
          <w:color w:val="FF0000"/>
        </w:rPr>
        <w:t>Barneche</w:t>
      </w:r>
      <w:proofErr w:type="spellEnd"/>
      <w:r w:rsidR="003D314E">
        <w:rPr>
          <w:rFonts w:ascii="Times New Roman" w:cs="Times New Roman"/>
          <w:color w:val="FF0000"/>
        </w:rPr>
        <w:t xml:space="preserve"> &amp; Allen 2018b)</w:t>
      </w:r>
      <w:r w:rsidRPr="00B27698">
        <w:rPr>
          <w:rFonts w:eastAsiaTheme="minorEastAsia"/>
          <w:color w:val="FF0000"/>
        </w:rPr>
        <w:fldChar w:fldCharType="end"/>
      </w:r>
      <w:r w:rsidRPr="00B27698">
        <w:rPr>
          <w:rFonts w:eastAsiaTheme="minorEastAsia"/>
          <w:color w:val="FF0000"/>
        </w:rPr>
        <w:t xml:space="preserve">. At the community and food web level, it affects the strength of ecological interactions, trophic transfer, community stability and size-structure </w:t>
      </w:r>
      <w:r w:rsidRPr="00B27698">
        <w:rPr>
          <w:rFonts w:eastAsiaTheme="minorEastAsia"/>
          <w:color w:val="FF0000"/>
        </w:rPr>
        <w:fldChar w:fldCharType="begin"/>
      </w:r>
      <w:r w:rsidR="003D314E">
        <w:rPr>
          <w:rFonts w:eastAsiaTheme="minorEastAsia"/>
          <w:color w:val="FF0000"/>
        </w:rPr>
        <w:instrText xml:space="preserve"> ADDIN ZOTERO_ITEM CSL_CITATION {"citationID":"a2gmudhulbf","properties":{"formattedCitation":"(Andersen {\\i{}et al.} 2009b)","plainCitation":"(Andersen et al. 2009b)","noteIndex":0},"citationItems":[{"id":720,"uris":["http://zotero.org/users/6116610/items/3PGRXT2H"],"uri":["http://zotero.org/users/6116610/items/3PGRXT2H"],"itemData":{"id":720,"type":"article-journal","language":"en","page":"7","source":"Zotero","title":"How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E"}],"issued":{"date-parts":[["2009"]]}}}],"schema":"https://github.com/citation-style-language/schema/raw/master/csl-citation.json"} </w:instrText>
      </w:r>
      <w:r w:rsidRPr="00B27698">
        <w:rPr>
          <w:rFonts w:eastAsiaTheme="minorEastAsia"/>
          <w:color w:val="FF0000"/>
        </w:rPr>
        <w:fldChar w:fldCharType="separate"/>
      </w:r>
      <w:r w:rsidR="003D314E" w:rsidRPr="003D314E">
        <w:rPr>
          <w:rFonts w:ascii="Times New Roman" w:cs="Times New Roman"/>
          <w:color w:val="FF0000"/>
        </w:rPr>
        <w:t xml:space="preserve">(Andersen </w:t>
      </w:r>
      <w:r w:rsidR="003D314E" w:rsidRPr="003D314E">
        <w:rPr>
          <w:rFonts w:ascii="Times New Roman" w:cs="Times New Roman"/>
          <w:i/>
          <w:iCs/>
          <w:color w:val="FF0000"/>
        </w:rPr>
        <w:t>et al.</w:t>
      </w:r>
      <w:r w:rsidR="003D314E" w:rsidRPr="003D314E">
        <w:rPr>
          <w:rFonts w:ascii="Times New Roman" w:cs="Times New Roman"/>
          <w:color w:val="FF0000"/>
        </w:rPr>
        <w:t xml:space="preserve"> 2009b)</w:t>
      </w:r>
      <w:r w:rsidRPr="00B27698">
        <w:rPr>
          <w:rFonts w:eastAsiaTheme="minorEastAsia"/>
          <w:color w:val="FF0000"/>
        </w:rPr>
        <w:fldChar w:fldCharType="end"/>
      </w:r>
      <w:r w:rsidRPr="00B27698">
        <w:rPr>
          <w:rFonts w:eastAsiaTheme="minorEastAsia"/>
          <w:color w:val="FF0000"/>
        </w:rPr>
        <w:t xml:space="preserve">. To predict and understand individual-, population- and food web responses (e.g., through development of mechanistic and process-based models of individuals and food webs), it is important to understand how these rates scale with body mass and temperature at the appropriate </w:t>
      </w:r>
      <w:commentRangeStart w:id="19"/>
      <w:commentRangeStart w:id="20"/>
      <w:r w:rsidRPr="00B27698">
        <w:rPr>
          <w:rFonts w:eastAsiaTheme="minorEastAsia"/>
          <w:color w:val="FF0000"/>
        </w:rPr>
        <w:t>scale</w:t>
      </w:r>
      <w:commentRangeEnd w:id="19"/>
      <w:r w:rsidRPr="00B27698">
        <w:rPr>
          <w:rStyle w:val="CommentReference"/>
          <w:color w:val="FF0000"/>
        </w:rPr>
        <w:commentReference w:id="19"/>
      </w:r>
      <w:commentRangeEnd w:id="20"/>
      <w:r w:rsidRPr="00B27698">
        <w:rPr>
          <w:rStyle w:val="CommentReference"/>
          <w:color w:val="FF0000"/>
        </w:rPr>
        <w:commentReference w:id="20"/>
      </w:r>
      <w:r w:rsidRPr="00B27698">
        <w:rPr>
          <w:rFonts w:eastAsiaTheme="minorEastAsia"/>
          <w:color w:val="FF0000"/>
        </w:rPr>
        <w:t>.</w:t>
      </w:r>
    </w:p>
    <w:p w14:paraId="1F6A948A" w14:textId="77777777" w:rsidR="003D7F50" w:rsidRPr="00B27698" w:rsidRDefault="003D7F50" w:rsidP="00904830">
      <w:pPr>
        <w:spacing w:line="480" w:lineRule="auto"/>
        <w:ind w:firstLine="284"/>
        <w:contextualSpacing/>
        <w:jc w:val="both"/>
        <w:rPr>
          <w:rFonts w:eastAsiaTheme="minorEastAsia"/>
          <w:color w:val="FF0000"/>
        </w:rPr>
      </w:pPr>
      <w:r w:rsidRPr="00B27698">
        <w:rPr>
          <w:rFonts w:eastAsiaTheme="minorEastAsia"/>
          <w:color w:val="FF0000"/>
        </w:rPr>
        <w:t>It has long been recognized that metabolically driven rates vary predictable with body mass and temperature (</w:t>
      </w:r>
      <w:proofErr w:type="spellStart"/>
      <w:r w:rsidRPr="00B27698">
        <w:rPr>
          <w:rFonts w:eastAsiaTheme="minorEastAsia"/>
          <w:color w:val="FF0000"/>
        </w:rPr>
        <w:t>Kleiber</w:t>
      </w:r>
      <w:proofErr w:type="spellEnd"/>
      <w:r w:rsidRPr="00B27698">
        <w:rPr>
          <w:rFonts w:eastAsiaTheme="minorEastAsia"/>
          <w:color w:val="FF0000"/>
        </w:rPr>
        <w:t xml:space="preserve">, 1934), and </w:t>
      </w:r>
      <w:r w:rsidRPr="00B27698">
        <w:rPr>
          <w:rFonts w:cstheme="minorHAnsi"/>
          <w:color w:val="FF0000"/>
        </w:rPr>
        <w:t xml:space="preserve">many approaches exist to statistically describe these relationships (Downs et al 2004). Because of its mechanistic basis, the metabolic theory of ecology (MTE) </w:t>
      </w:r>
      <w:r w:rsidRPr="00B27698">
        <w:rPr>
          <w:rFonts w:cstheme="minorHAnsi"/>
          <w:color w:val="FF0000"/>
        </w:rPr>
        <w:fldChar w:fldCharType="begin"/>
      </w:r>
      <w:r w:rsidRPr="00B27698">
        <w:rPr>
          <w:rFonts w:cstheme="minorHAnsi"/>
          <w:color w:val="FF0000"/>
        </w:rPr>
        <w:instrText xml:space="preserve"> ADDIN ZOTERO_ITEM CSL_CITATION {"citationID":"a9g7c1lrku","properties":{"formattedCitation":"(Brown {\\i{}et al.} 2004a)","plainCitation":"(Brown et al. 2004a)","noteIndex":0},"citationItems":[{"id":1549,"uris":["http://zotero.org/users/6116610/items/D84IXDI8"],"uri":["http://zotero.org/users/6116610/items/D84IXDI8"],"itemData":{"id":1549,"type":"article-journal","abstract":"Metabolism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27698">
        <w:rPr>
          <w:rFonts w:cstheme="minorHAnsi"/>
          <w:color w:val="FF0000"/>
        </w:rPr>
        <w:fldChar w:fldCharType="separate"/>
      </w:r>
      <w:r w:rsidRPr="00B27698">
        <w:rPr>
          <w:rFonts w:ascii="Times New Roman" w:cs="Times New Roman"/>
          <w:color w:val="FF0000"/>
        </w:rPr>
        <w:t xml:space="preserve">(Brown </w:t>
      </w:r>
      <w:r w:rsidRPr="00B27698">
        <w:rPr>
          <w:rFonts w:ascii="Times New Roman" w:cs="Times New Roman"/>
          <w:i/>
          <w:iCs/>
          <w:color w:val="FF0000"/>
        </w:rPr>
        <w:t>et al.</w:t>
      </w:r>
      <w:r w:rsidRPr="00B27698">
        <w:rPr>
          <w:rFonts w:ascii="Times New Roman" w:cs="Times New Roman"/>
          <w:color w:val="FF0000"/>
        </w:rPr>
        <w:t xml:space="preserve"> 2004a)</w:t>
      </w:r>
      <w:r w:rsidRPr="00B27698">
        <w:rPr>
          <w:rFonts w:cstheme="minorHAnsi"/>
          <w:color w:val="FF0000"/>
        </w:rPr>
        <w:fldChar w:fldCharType="end"/>
      </w:r>
      <w:r w:rsidRPr="00B27698">
        <w:rPr>
          <w:rFonts w:cstheme="minorHAnsi"/>
          <w:color w:val="FF0000"/>
        </w:rPr>
        <w:t xml:space="preserve"> is a popular framework for linking individual metabolism to ecological processes in a bio-energetic framework </w:t>
      </w:r>
      <w:r w:rsidRPr="00B27698">
        <w:rPr>
          <w:rFonts w:cstheme="minorHAnsi"/>
          <w:color w:val="FF0000"/>
        </w:rPr>
        <w:fldChar w:fldCharType="begin"/>
      </w:r>
      <w:r w:rsidRPr="00B27698">
        <w:rPr>
          <w:rFonts w:cstheme="minorHAnsi"/>
          <w:color w:val="FF0000"/>
        </w:rPr>
        <w:instrText xml:space="preserve"> ADDIN ZOTERO_ITEM CSL_CITATION {"citationID":"ajfst0tmjd","properties":{"formattedCitation":"(Vasseur &amp; McCann 2005; O\\uc0\\u8217{}Connor 2009; Brose {\\i{}et al.} 2012; Gilbert {\\i{}et al.} 2014; Sentis {\\i{}et al.} 2017)","plainCitation":"(Vasseur &amp; McCann 2005; O’Connor 2009; Brose et al. 2012; Gilbert et al. 2014; Sentis et al. 2017)","noteIndex":0},"citationItems":[{"id":728,"uris":["http://zotero.org/users/6116610/items/3SH8GYG3"],"uri":["http://zotero.org/users/6116610/items/3SH8GYG3"],"itemData":{"id":728,"type":"article-journal","container-title":"The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95,"uris":["http://zotero.org/users/6116610/items/AM38FKCX"],"uri":["http://zotero.org/users/6116610/items/AM38FKCX"],"itemData":{"id":95,"type":"article-journal","container-title":"Ecology","issue":"2","page":"388–398","title":"Warming strenghtens an herbivore-plant interaction","volume":"90","author":[{"family":"O'Connor","given":"M I"}],"issued":{"date-parts":[["2009"]]}}},{"id":394,"uris":["http://zotero.org/users/6116610/items/8AF8GAV4"],"uri":["http://zotero.org/users/6116610/items/8AF8GAV4"],"itemData":{"id":394,"type":"article-journal","abstract":"One important aspect of climate change is the increase in average temperature, which will not only have direct physiological effects on all species but also indirectly modifies abundances, interaction strengths, food-web topologies, community stability and functioning. In this theme issue, we highlight a novel pathway through which warming indirectly affects ecological communities: by changing their size structure (i.e. the body-size distributions). Warming can shift these distributions towards dominance of small- over large-bodied species. The conceptual, theoretical and empirical research described in this issue, in sum, suggests that effects of temperature may be dominated by changes in size structure, with relatively weak direct effects. For example, temperature effects via size structure have implications for top-down and bottom-up control in ecosystems and may ultimately yield novel communities. Moreover, scaling up effects of temperature and body size from physiology to the levels of populations, communities and ecosystems may provide a crucially important mechanistic approach for forecasting future consequences of global warming.","container-title":"Philosophical Transactions of the Royal Society of London, Series B: Biological Sciences","DOI":"10.1098/rstb.2012.0232","issue":"1605","note":"PMID: 23007078","page":"2903–2912","title":"Climate change in size-structured ecosystems","volume":"367","author":[{"family":"Brose","given":"U"},{"family":"Dunne","given":"J A"},{"family":"Montoya","given":"J M"},{"family":"Petchey","given":"O L"},{"family":"Schneider","given":"F D"},{"family":"Jacob","given":"U"}],"issued":{"date-parts":[["2012"]]}}},{"id":505,"uris":["http://zotero.org/users/6116610/items/RLHZ2SYU"],"uri":["http://zotero.org/users/6116610/items/RLHZ2SYU"],"itemData":{"id":505,"type":"article-journal","abstract":"Changing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I"}],"issued":{"date-parts":[["2014"]]}}},{"id":286,"uris":["http://zotero.org/users/6116610/items/GHYWF8YQ"],"uri":["http://zotero.org/users/6116610/items/GHYWF8YQ"],"itemData":{"id":286,"type":"article-journal","abstract":"Body-size reduction is a ubiquitous response to global warming alongside changes in species phenology and distributions. However, ecological consequences of temperature-size (TS) re</w:instrText>
      </w:r>
      <w:r w:rsidRPr="00B27698">
        <w:rPr>
          <w:rFonts w:cstheme="minorHAnsi"/>
          <w:color w:val="FF0000"/>
          <w:lang w:val="sv-SE"/>
        </w:rPr>
        <w:instrText xml:space="preserve">sponses for community persistence under environmental change remain largely unexplored. Here, we investigated the interactive effects of warming, enrichment, community size structure and TS responses on a three-species food chain using a temperature-dependent model with empirical parameterisation. We found that TS responses often increase community persistence, mainly by modifying consumer-resource size ratios and thereby altering interaction strengths and energetic efficiencies. However, the sign and magnitude of these effects vary with warming and enrichment levels, TS responses of constituent species, and community size structure. We predict that the consequences of TS responses are stronger in aquatic than in terrestrial ecosystems, especially when species show different TS responses. We conclude that considering the links between phenotypic plasticity, environmental drivers and species interactions is crucial to better predict global change impacts on ecosystem diversity and stability.","container-title":"Ecology Letters","DOI":"10.1111/ele.12779","ISSN":"14610248","issue":"7","note":"PMID: 28544190","page":"852–862","title":"Temperature-size responses alter food chain persistence across environmental gradients","volume":"20","author":[{"family":"Sentis","given":"Arnaud"},{"family":"Binzer","given":"A"},{"family":"Boukal","given":"David S."}],"issued":{"date-parts":[["2017"]]}}}],"schema":"https://github.com/citation-style-language/schema/raw/master/csl-citation.json"} </w:instrText>
      </w:r>
      <w:r w:rsidRPr="00B27698">
        <w:rPr>
          <w:rFonts w:cstheme="minorHAnsi"/>
          <w:color w:val="FF0000"/>
        </w:rPr>
        <w:fldChar w:fldCharType="separate"/>
      </w:r>
      <w:r w:rsidRPr="00B27698">
        <w:rPr>
          <w:rFonts w:ascii="Times New Roman" w:cs="Times New Roman"/>
          <w:color w:val="FF0000"/>
          <w:lang w:val="sv-SE"/>
        </w:rPr>
        <w:t>(</w:t>
      </w:r>
      <w:proofErr w:type="spellStart"/>
      <w:r w:rsidRPr="00B27698">
        <w:rPr>
          <w:rFonts w:ascii="Times New Roman" w:cs="Times New Roman"/>
          <w:color w:val="FF0000"/>
          <w:lang w:val="sv-SE"/>
        </w:rPr>
        <w:t>Vasseur</w:t>
      </w:r>
      <w:proofErr w:type="spellEnd"/>
      <w:r w:rsidRPr="00B27698">
        <w:rPr>
          <w:rFonts w:ascii="Times New Roman" w:cs="Times New Roman"/>
          <w:color w:val="FF0000"/>
          <w:lang w:val="sv-SE"/>
        </w:rPr>
        <w:t xml:space="preserve"> &amp; McCann 2005; O’Connor 2009; </w:t>
      </w:r>
      <w:proofErr w:type="spellStart"/>
      <w:r w:rsidRPr="00B27698">
        <w:rPr>
          <w:rFonts w:ascii="Times New Roman" w:cs="Times New Roman"/>
          <w:color w:val="FF0000"/>
          <w:lang w:val="sv-SE"/>
        </w:rPr>
        <w:t>Brose</w:t>
      </w:r>
      <w:proofErr w:type="spellEnd"/>
      <w:r w:rsidRPr="00B27698">
        <w:rPr>
          <w:rFonts w:ascii="Times New Roman" w:cs="Times New Roman"/>
          <w:color w:val="FF0000"/>
          <w:lang w:val="sv-SE"/>
        </w:rPr>
        <w:t xml:space="preserve"> </w:t>
      </w:r>
      <w:r w:rsidRPr="00B27698">
        <w:rPr>
          <w:rFonts w:ascii="Times New Roman" w:cs="Times New Roman"/>
          <w:i/>
          <w:iCs/>
          <w:color w:val="FF0000"/>
          <w:lang w:val="sv-SE"/>
        </w:rPr>
        <w:t>et al.</w:t>
      </w:r>
      <w:r w:rsidRPr="00B27698">
        <w:rPr>
          <w:rFonts w:ascii="Times New Roman" w:cs="Times New Roman"/>
          <w:color w:val="FF0000"/>
          <w:lang w:val="sv-SE"/>
        </w:rPr>
        <w:t xml:space="preserve"> 2012; Gilbert </w:t>
      </w:r>
      <w:r w:rsidRPr="00B27698">
        <w:rPr>
          <w:rFonts w:ascii="Times New Roman" w:cs="Times New Roman"/>
          <w:i/>
          <w:iCs/>
          <w:color w:val="FF0000"/>
          <w:lang w:val="sv-SE"/>
        </w:rPr>
        <w:t>et al.</w:t>
      </w:r>
      <w:r w:rsidRPr="00B27698">
        <w:rPr>
          <w:rFonts w:ascii="Times New Roman" w:cs="Times New Roman"/>
          <w:color w:val="FF0000"/>
          <w:lang w:val="sv-SE"/>
        </w:rPr>
        <w:t xml:space="preserve"> 2014; </w:t>
      </w:r>
      <w:proofErr w:type="spellStart"/>
      <w:r w:rsidRPr="00B27698">
        <w:rPr>
          <w:rFonts w:ascii="Times New Roman" w:cs="Times New Roman"/>
          <w:color w:val="FF0000"/>
          <w:lang w:val="sv-SE"/>
        </w:rPr>
        <w:t>Sentis</w:t>
      </w:r>
      <w:proofErr w:type="spellEnd"/>
      <w:r w:rsidRPr="00B27698">
        <w:rPr>
          <w:rFonts w:ascii="Times New Roman" w:cs="Times New Roman"/>
          <w:color w:val="FF0000"/>
          <w:lang w:val="sv-SE"/>
        </w:rPr>
        <w:t xml:space="preserve"> </w:t>
      </w:r>
      <w:r w:rsidRPr="00B27698">
        <w:rPr>
          <w:rFonts w:ascii="Times New Roman" w:cs="Times New Roman"/>
          <w:i/>
          <w:iCs/>
          <w:color w:val="FF0000"/>
          <w:lang w:val="sv-SE"/>
        </w:rPr>
        <w:t>et al.</w:t>
      </w:r>
      <w:r w:rsidRPr="00B27698">
        <w:rPr>
          <w:rFonts w:ascii="Times New Roman" w:cs="Times New Roman"/>
          <w:color w:val="FF0000"/>
          <w:lang w:val="sv-SE"/>
        </w:rPr>
        <w:t xml:space="preserve"> 2017)</w:t>
      </w:r>
      <w:r w:rsidRPr="00B27698">
        <w:rPr>
          <w:rFonts w:cstheme="minorHAnsi"/>
          <w:color w:val="FF0000"/>
        </w:rPr>
        <w:fldChar w:fldCharType="end"/>
      </w:r>
      <w:r w:rsidRPr="00B27698">
        <w:rPr>
          <w:rFonts w:cstheme="minorHAnsi"/>
          <w:color w:val="FF0000"/>
          <w:lang w:val="sv-SE"/>
        </w:rPr>
        <w:t xml:space="preserve">. </w:t>
      </w:r>
      <w:r w:rsidRPr="00B27698">
        <w:rPr>
          <w:rFonts w:cstheme="minorHAnsi"/>
          <w:color w:val="FF0000"/>
        </w:rPr>
        <w:t xml:space="preserve">The MTE predicts metabolism to scale in proportion to </w:t>
      </w:r>
      <m:oMath>
        <m:sSup>
          <m:sSupPr>
            <m:ctrlPr>
              <w:rPr>
                <w:rFonts w:ascii="Cambria Math" w:eastAsiaTheme="minorEastAsia" w:hAnsi="Cambria Math" w:cstheme="minorHAnsi"/>
                <w:i/>
                <w:color w:val="FF0000"/>
              </w:rPr>
            </m:ctrlPr>
          </m:sSupPr>
          <m:e>
            <m:r>
              <w:rPr>
                <w:rFonts w:ascii="Cambria Math" w:hAnsi="Cambria Math" w:cstheme="minorHAnsi"/>
                <w:color w:val="FF0000"/>
              </w:rPr>
              <m:t>M</m:t>
            </m:r>
            <m:ctrlPr>
              <w:rPr>
                <w:rFonts w:ascii="Cambria Math" w:hAnsi="Cambria Math" w:cstheme="minorHAnsi"/>
                <w:i/>
                <w:color w:val="FF0000"/>
              </w:rPr>
            </m:ctrlPr>
          </m:e>
          <m:sup>
            <m:r>
              <w:rPr>
                <w:rFonts w:ascii="Cambria Math" w:hAnsi="Cambria Math" w:cstheme="minorHAnsi"/>
                <w:color w:val="FF0000"/>
              </w:rPr>
              <m:t>1/4</m:t>
            </m:r>
          </m:sup>
        </m:sSup>
        <m:sSup>
          <m:sSupPr>
            <m:ctrlPr>
              <w:rPr>
                <w:rFonts w:ascii="Cambria Math" w:eastAsiaTheme="minorEastAsia" w:hAnsi="Cambria Math" w:cstheme="minorHAnsi"/>
                <w:i/>
                <w:color w:val="FF0000"/>
              </w:rPr>
            </m:ctrlPr>
          </m:sSupPr>
          <m:e>
            <m:r>
              <w:rPr>
                <w:rFonts w:ascii="Cambria Math" w:eastAsiaTheme="minorEastAsia" w:hAnsi="Cambria Math" w:cstheme="minorHAnsi"/>
                <w:color w:val="FF0000"/>
              </w:rPr>
              <m:t>e</m:t>
            </m:r>
          </m:e>
          <m:sup>
            <m:r>
              <w:rPr>
                <w:rFonts w:ascii="Cambria Math" w:eastAsiaTheme="minorEastAsia" w:hAnsi="Cambria Math" w:cstheme="minorHAnsi"/>
                <w:color w:val="FF0000"/>
              </w:rPr>
              <m:t>-E/kT</m:t>
            </m:r>
          </m:sup>
        </m:sSup>
      </m:oMath>
      <w:r w:rsidRPr="00B27698">
        <w:rPr>
          <w:rFonts w:eastAsiaTheme="minorEastAsia"/>
          <w:color w:val="FF0000"/>
        </w:rPr>
        <w:t xml:space="preserve">, where </w:t>
      </w:r>
      <m:oMath>
        <m:r>
          <w:rPr>
            <w:rFonts w:ascii="Cambria Math" w:eastAsiaTheme="minorEastAsia" w:hAnsi="Cambria Math"/>
            <w:color w:val="FF0000"/>
          </w:rPr>
          <m:t>M</m:t>
        </m:r>
      </m:oMath>
      <w:r w:rsidRPr="00B27698">
        <w:rPr>
          <w:rFonts w:eastAsiaTheme="minorEastAsia"/>
          <w:color w:val="FF0000"/>
        </w:rPr>
        <w:t xml:space="preserve"> is body mass and </w:t>
      </w:r>
      <m:oMath>
        <m:r>
          <w:rPr>
            <w:rFonts w:ascii="Cambria Math" w:eastAsiaTheme="minorEastAsia" w:hAnsi="Cambria Math"/>
            <w:color w:val="FF0000"/>
          </w:rPr>
          <m:t>E</m:t>
        </m:r>
      </m:oMath>
      <w:r w:rsidRPr="00B27698">
        <w:rPr>
          <w:rFonts w:eastAsiaTheme="minorEastAsia"/>
          <w:color w:val="FF0000"/>
        </w:rPr>
        <w:t xml:space="preserve"> is the activation energy, </w:t>
      </w:r>
      <m:oMath>
        <m:r>
          <w:rPr>
            <w:rFonts w:ascii="Cambria Math" w:eastAsiaTheme="minorEastAsia" w:hAnsi="Cambria Math"/>
            <w:color w:val="FF0000"/>
          </w:rPr>
          <m:t>k</m:t>
        </m:r>
      </m:oMath>
      <w:r w:rsidRPr="00B27698">
        <w:rPr>
          <w:rFonts w:eastAsiaTheme="minorEastAsia"/>
          <w:color w:val="FF0000"/>
        </w:rPr>
        <w:t xml:space="preserve"> is Boltzmann’s constant and </w:t>
      </w:r>
      <m:oMath>
        <m:r>
          <w:rPr>
            <w:rFonts w:ascii="Cambria Math" w:eastAsiaTheme="minorEastAsia" w:hAnsi="Cambria Math"/>
            <w:color w:val="FF0000"/>
          </w:rPr>
          <m:t>T</m:t>
        </m:r>
      </m:oMath>
      <w:r w:rsidRPr="00B27698">
        <w:rPr>
          <w:rFonts w:eastAsiaTheme="minorEastAsia"/>
          <w:color w:val="FF0000"/>
        </w:rPr>
        <w:t xml:space="preserve"> is absolute temperature in </w:t>
      </w:r>
      <m:oMath>
        <m:r>
          <m:rPr>
            <m:sty m:val="p"/>
          </m:rPr>
          <w:rPr>
            <w:rFonts w:ascii="Cambria Math" w:eastAsiaTheme="minorEastAsia" w:hAnsi="Cambria Math"/>
            <w:color w:val="FF0000"/>
          </w:rPr>
          <m:t>K</m:t>
        </m:r>
      </m:oMath>
      <w:r w:rsidRPr="00B27698">
        <w:rPr>
          <w:rFonts w:eastAsiaTheme="minorEastAsia"/>
          <w:color w:val="FF0000"/>
        </w:rPr>
        <w:t xml:space="preserve">, based on the assumption that </w:t>
      </w:r>
      <w:r w:rsidRPr="00B27698">
        <w:rPr>
          <w:rFonts w:eastAsiaTheme="minorEastAsia"/>
          <w:color w:val="FF0000"/>
        </w:rPr>
        <w:lastRenderedPageBreak/>
        <w:t xml:space="preserve">metabolism is limited by resource uptake and distribution </w:t>
      </w:r>
      <w:r w:rsidRPr="00B27698">
        <w:rPr>
          <w:rFonts w:eastAsiaTheme="minorEastAsia"/>
          <w:color w:val="FF0000"/>
        </w:rPr>
        <w:fldChar w:fldCharType="begin"/>
      </w:r>
      <w:r w:rsidRPr="00B27698">
        <w:rPr>
          <w:rFonts w:eastAsiaTheme="minorEastAsia"/>
          <w:color w:val="FF0000"/>
        </w:rPr>
        <w:instrText xml:space="preserve"> ADDIN ZOTERO_ITEM CSL_CITATION {"citationID":"a8kd14rujs","properties":{"formattedCitation":"(West {\\i{}et al.} 1999)","plainCitation":"(West et al. 1999)","noteIndex":0},"citationItems":[{"id":94,"uris":["http://zotero.org/users/6116610/items/8VAFSJY8"],"uri":["http://zotero.org/users/6116610/items/8VAFSJY8"],"itemData":{"id":94,"type":"article-journal","container-title":"Science","issue":"5420","page":"1677–1679","title":"The fourth dimension of life: Fractal geometry and allometric scaling of organisms","volume":"284","author":[{"family":"West","given":"G B"},{"family":"Brown","given":"J H"},{"family":"Enquist","given":"B J"}],"issued":{"date-parts":[["1999"]]}}}],"schema":"https://github.com/citation-style-language/schema/raw/master/csl-citation.json"}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 xml:space="preserve">(West </w:t>
      </w:r>
      <w:r w:rsidRPr="00B27698">
        <w:rPr>
          <w:rFonts w:ascii="Times New Roman" w:cs="Times New Roman"/>
          <w:i/>
          <w:iCs/>
          <w:color w:val="FF0000"/>
        </w:rPr>
        <w:t>et al.</w:t>
      </w:r>
      <w:r w:rsidRPr="00B27698">
        <w:rPr>
          <w:rFonts w:ascii="Times New Roman" w:cs="Times New Roman"/>
          <w:color w:val="FF0000"/>
        </w:rPr>
        <w:t xml:space="preserve"> 1999)</w:t>
      </w:r>
      <w:r w:rsidRPr="00B27698">
        <w:rPr>
          <w:rFonts w:eastAsiaTheme="minorEastAsia"/>
          <w:color w:val="FF0000"/>
        </w:rPr>
        <w:fldChar w:fldCharType="end"/>
      </w:r>
      <w:r w:rsidRPr="00B27698">
        <w:rPr>
          <w:rFonts w:eastAsiaTheme="minorEastAsia"/>
          <w:color w:val="FF0000"/>
        </w:rPr>
        <w:t xml:space="preserve">, and that organisms typically inhabit thermal environments where rates scale with temperature exponentially. </w:t>
      </w:r>
      <w:r w:rsidRPr="00B27698">
        <w:rPr>
          <w:rFonts w:cstheme="minorHAnsi"/>
          <w:color w:val="FF0000"/>
        </w:rPr>
        <w:t>How</w:t>
      </w:r>
      <w:r w:rsidRPr="00B27698">
        <w:rPr>
          <w:rFonts w:eastAsiaTheme="minorEastAsia"/>
          <w:color w:val="FF0000"/>
        </w:rPr>
        <w:t xml:space="preserve">ever, it is now recognized that there is no universal temperature-scaling relationship for metabolically driven rates, but that this depends on other factors, including body mass, taxonomy and life history strategy </w:t>
      </w:r>
      <w:r w:rsidRPr="00B27698">
        <w:rPr>
          <w:rFonts w:eastAsiaTheme="minorEastAsia"/>
          <w:color w:val="FF0000"/>
        </w:rPr>
        <w:fldChar w:fldCharType="begin"/>
      </w:r>
      <w:r w:rsidRPr="00B27698">
        <w:rPr>
          <w:rFonts w:eastAsiaTheme="minorEastAsia"/>
          <w:color w:val="FF0000"/>
        </w:rPr>
        <w:instrText xml:space="preserve"> ADDIN ZOTERO_ITEM CSL_CITATION {"citationID":"a1nsjlvr08i","properties":{"formattedCitation":"(Englund {\\i{}et al.} 2011; Ohlberger {\\i{}et al.} 2012; Dell {\\i{}et al.} 2014; Archer {\\i{}et al.} 2019)","plainCitation":"(Englund et al. 2011; Ohlberger et al. 2012; Dell et al. 2014; Archer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nstrText>
      </w:r>
      <w:r w:rsidRPr="00B27698">
        <w:rPr>
          <w:rFonts w:eastAsiaTheme="minorEastAsia"/>
          <w:color w:val="FF0000"/>
          <w:lang w:val="sv-SE"/>
        </w:rPr>
        <w:instrText xml:space="preserve">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M"}],"issued":{"date-parts":[["2014"]]}}},{"id":1560,"uris":["http://zotero.org/users/6116610/items/U869U2UU"],"uri":["http://zotero.org/users/6116610/items/U869U2UU"],"itemData":{"id":1560,"type":"article-journal","container-title":"Journal of Animal Ecology","DOI":"10.1111/1365-2656.13060","ISSN":"0021-8790, 1365-2656","issue":"11","journalAbbreviation":"J Anim Ecol","language":"en","page":"1670-1683","source":"DOI.org (Crossref)","title":"Consistent temperature dependence of functional response parameters and their use in predicting population abundance","volume":"88","author":[{"family":"Archer","given":"Louise C."},{"family":"Sohlström","given":"Esra H."},{"family":"Gallo","given":"Bruno"},{"family":"Jochum","given":"Malte"},{"family":"Woodward","given":"Guy"},{"family":"Kordas","given":"Rebecca L."},{"family":"Rall","given":"Björn C."},{"family":"O’Gorman","given":"Eoin J."}],"editor":[{"family":"Prugh","given":"Laura"}],"issued":{"date-parts":[["2019",11]]}}}],"schema":"https://github.com/citation-style-language/schema/raw/master/csl-citation.json"}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lang w:val="sv-SE"/>
        </w:rPr>
        <w:t xml:space="preserve">(Englund </w:t>
      </w:r>
      <w:r w:rsidRPr="00B27698">
        <w:rPr>
          <w:rFonts w:ascii="Times New Roman" w:cs="Times New Roman"/>
          <w:i/>
          <w:iCs/>
          <w:color w:val="FF0000"/>
          <w:lang w:val="sv-SE"/>
        </w:rPr>
        <w:t>et al.</w:t>
      </w:r>
      <w:r w:rsidRPr="00B27698">
        <w:rPr>
          <w:rFonts w:ascii="Times New Roman" w:cs="Times New Roman"/>
          <w:color w:val="FF0000"/>
          <w:lang w:val="sv-SE"/>
        </w:rPr>
        <w:t xml:space="preserve"> 2011; </w:t>
      </w:r>
      <w:proofErr w:type="spellStart"/>
      <w:r w:rsidRPr="00B27698">
        <w:rPr>
          <w:rFonts w:ascii="Times New Roman" w:cs="Times New Roman"/>
          <w:color w:val="FF0000"/>
          <w:lang w:val="sv-SE"/>
        </w:rPr>
        <w:t>Ohlberger</w:t>
      </w:r>
      <w:proofErr w:type="spellEnd"/>
      <w:r w:rsidRPr="00B27698">
        <w:rPr>
          <w:rFonts w:ascii="Times New Roman" w:cs="Times New Roman"/>
          <w:color w:val="FF0000"/>
          <w:lang w:val="sv-SE"/>
        </w:rPr>
        <w:t xml:space="preserve"> </w:t>
      </w:r>
      <w:r w:rsidRPr="00B27698">
        <w:rPr>
          <w:rFonts w:ascii="Times New Roman" w:cs="Times New Roman"/>
          <w:i/>
          <w:iCs/>
          <w:color w:val="FF0000"/>
          <w:lang w:val="sv-SE"/>
        </w:rPr>
        <w:t>et al.</w:t>
      </w:r>
      <w:r w:rsidRPr="00B27698">
        <w:rPr>
          <w:rFonts w:ascii="Times New Roman" w:cs="Times New Roman"/>
          <w:color w:val="FF0000"/>
          <w:lang w:val="sv-SE"/>
        </w:rPr>
        <w:t xml:space="preserve"> 2012; Dell </w:t>
      </w:r>
      <w:r w:rsidRPr="00B27698">
        <w:rPr>
          <w:rFonts w:ascii="Times New Roman" w:cs="Times New Roman"/>
          <w:i/>
          <w:iCs/>
          <w:color w:val="FF0000"/>
          <w:lang w:val="sv-SE"/>
        </w:rPr>
        <w:t>et al.</w:t>
      </w:r>
      <w:r w:rsidRPr="00B27698">
        <w:rPr>
          <w:rFonts w:ascii="Times New Roman" w:cs="Times New Roman"/>
          <w:color w:val="FF0000"/>
          <w:lang w:val="sv-SE"/>
        </w:rPr>
        <w:t xml:space="preserve"> 2014; Archer </w:t>
      </w:r>
      <w:r w:rsidRPr="00B27698">
        <w:rPr>
          <w:rFonts w:ascii="Times New Roman" w:cs="Times New Roman"/>
          <w:i/>
          <w:iCs/>
          <w:color w:val="FF0000"/>
          <w:lang w:val="sv-SE"/>
        </w:rPr>
        <w:t>et al.</w:t>
      </w:r>
      <w:r w:rsidRPr="00B27698">
        <w:rPr>
          <w:rFonts w:ascii="Times New Roman" w:cs="Times New Roman"/>
          <w:color w:val="FF0000"/>
          <w:lang w:val="sv-SE"/>
        </w:rPr>
        <w:t xml:space="preserve"> 2019)</w:t>
      </w:r>
      <w:r w:rsidRPr="00B27698">
        <w:rPr>
          <w:rFonts w:eastAsiaTheme="minorEastAsia"/>
          <w:color w:val="FF0000"/>
        </w:rPr>
        <w:fldChar w:fldCharType="end"/>
      </w:r>
      <w:r w:rsidRPr="00B27698">
        <w:rPr>
          <w:rFonts w:eastAsiaTheme="minorEastAsia"/>
          <w:color w:val="FF0000"/>
          <w:lang w:val="sv-SE"/>
        </w:rPr>
        <w:t xml:space="preserve">. </w:t>
      </w:r>
      <w:r w:rsidRPr="00B27698">
        <w:rPr>
          <w:rFonts w:eastAsiaTheme="minorEastAsia"/>
          <w:color w:val="FF0000"/>
        </w:rPr>
        <w:t xml:space="preserve">The discrepancy with the universal scaling model is perhaps most evident in intraspecific data, both in terms of variation in parameter estimates </w:t>
      </w:r>
      <w:commentRangeStart w:id="21"/>
      <w:r w:rsidRPr="00B27698">
        <w:rPr>
          <w:rFonts w:eastAsiaTheme="minorEastAsia"/>
          <w:color w:val="FF0000"/>
        </w:rPr>
        <w:fldChar w:fldCharType="begin"/>
      </w:r>
      <w:r w:rsidRPr="00B27698">
        <w:rPr>
          <w:rFonts w:eastAsiaTheme="minorEastAsia"/>
          <w:color w:val="FF0000"/>
        </w:rPr>
        <w:instrText xml:space="preserve"> ADDIN ZOTERO_ITEM CSL_CITATION {"citationID":"asoupmdcqk","properties":{"formattedCitation":"(Norin &amp; Gamperl 2018)","plainCitation":"(Norin &amp; Gamperl 2018)","noteIndex":0},"citationItems":[{"id":1563,"uris":["http://zotero.org/users/6116610/items/3RBMIKAQ"],"uri":["http://zotero.org/users/6116610/items/3RBMIKAQ"],"itemData":{"id":1563,"type":"article-journal","abstract":"The power scaling of metabolic rate with body mass is fundamental to animal biology, due to the profound influence that animal size has on ecology and physiology. Yet the value of the scaling exponent (b) is highly debated. This scaling exponent has been suggested to be fixed at 0.67 or 0.75, or to vary systematically with cell size or metabolic intensity between the boundaries of 0.67 and 1. Despite this tremendous interest in the value of scaling exponents, little is known about metabolic scaling within individual animals and how this relates to population-level scaling. Here, we conducted a long-term study that repeatedly characterised the complete metabolic profile of a group of 68 individual fish (cunner, Tautogolabrus adspersus) by measuring their standard metabolic rate (SMR), routine metabolic rate (RMR), active metabolic rate (AMR) and aerobic scope (AS) in five separate trials over 10 months (fish mass range, 0.5–19.5 g). At all levels of metabolic intensity, the mean exponents for the group of fish at any single point in time (i.e. within trials; bSMR = 0.89, bRMR = 0.89, bAMR = 0.94, bAS = 0.96) were higher than those characterising the group as it aged (i.e. across trials; bSMR = 0.82, bRMR = 0.84, bAMR = 0.90, bAS = 0.92), and both were higher than the mean exponents for individual fish as they grew (i.e. across trials but within individuals; bSMR = 0.74, bRMR = 0.79, bAMR = 0.83, bAS = 0.85). This variation in scaling relationships, which occurred at different hierarchical levels and across time as the fish aged, may have implications for bioenergetics and ecosystem modelling and for individual ecological and physiological studies where body mass adjustments are made using specific scaling exponents to compare traits of interest between different-sized individuals. The findings suggest that studies on fish population dynamics should apply metabolic scaling exponents that are significantly higher than those used in studies on individuals. However, the generality of this assertion should be confirmed by future work, as a few existing studies on endotherms (mainly birds) have reported shallower scaling relationships for basal metabolic rate between individuals as compared to within individuals. A plain language summary is available for this article.","container-title":"Functional Ecology","DOI":"10.1111/1365-2435.12996","ISSN":"1365-2435","issue":"2","language":"en","page":"379-388","source":"Wiley Online Library","title":"Metabolic scaling of individuals vs. populations: Evidence for variation in scaling exponents at different hierarchical levels","title-short":"Metabolic scaling of individuals vs. populations","volume":"32","author":[{"family":"Norin","given":"Tommy"},{"family":"Gamperl","given":"A. Kurt"}],"issued":{"date-parts":[["2018"]]}}}],"schema":"https://github.com/citation-style-language/schema/raw/master/csl-citation.json"}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w:t>
      </w:r>
      <w:proofErr w:type="spellStart"/>
      <w:r w:rsidRPr="00B27698">
        <w:rPr>
          <w:rFonts w:ascii="Times New Roman" w:cs="Times New Roman"/>
          <w:color w:val="FF0000"/>
        </w:rPr>
        <w:t>Norin</w:t>
      </w:r>
      <w:proofErr w:type="spellEnd"/>
      <w:r w:rsidRPr="00B27698">
        <w:rPr>
          <w:rFonts w:ascii="Times New Roman" w:cs="Times New Roman"/>
          <w:color w:val="FF0000"/>
        </w:rPr>
        <w:t xml:space="preserve"> &amp; </w:t>
      </w:r>
      <w:proofErr w:type="spellStart"/>
      <w:r w:rsidRPr="00B27698">
        <w:rPr>
          <w:rFonts w:ascii="Times New Roman" w:cs="Times New Roman"/>
          <w:color w:val="FF0000"/>
        </w:rPr>
        <w:t>Gamperl</w:t>
      </w:r>
      <w:proofErr w:type="spellEnd"/>
      <w:r w:rsidRPr="00B27698">
        <w:rPr>
          <w:rFonts w:ascii="Times New Roman" w:cs="Times New Roman"/>
          <w:color w:val="FF0000"/>
        </w:rPr>
        <w:t xml:space="preserve"> 2018)</w:t>
      </w:r>
      <w:r w:rsidRPr="00B27698">
        <w:rPr>
          <w:rFonts w:eastAsiaTheme="minorEastAsia"/>
          <w:color w:val="FF0000"/>
        </w:rPr>
        <w:fldChar w:fldCharType="end"/>
      </w:r>
      <w:commentRangeEnd w:id="21"/>
      <w:r w:rsidRPr="00B27698">
        <w:rPr>
          <w:rStyle w:val="CommentReference"/>
          <w:color w:val="FF0000"/>
        </w:rPr>
        <w:commentReference w:id="21"/>
      </w:r>
      <w:r w:rsidRPr="00B27698">
        <w:rPr>
          <w:rFonts w:eastAsiaTheme="minorEastAsia"/>
          <w:color w:val="FF0000"/>
        </w:rPr>
        <w:t xml:space="preserve"> and functional form </w:t>
      </w:r>
      <w:r w:rsidRPr="00B27698">
        <w:rPr>
          <w:rFonts w:eastAsiaTheme="minorEastAsia"/>
          <w:color w:val="FF0000"/>
        </w:rPr>
        <w:fldChar w:fldCharType="begin"/>
      </w:r>
      <w:r w:rsidRPr="00B27698">
        <w:rPr>
          <w:rFonts w:eastAsiaTheme="minorEastAsia"/>
          <w:color w:val="FF0000"/>
        </w:rPr>
        <w:instrText xml:space="preserve"> ADDIN ZOTERO_ITEM CSL_CITATION {"citationID":"a15omjq68cn","properties":{"formattedCitation":"(Dell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 xml:space="preserve">(Dell </w:t>
      </w:r>
      <w:r w:rsidRPr="00B27698">
        <w:rPr>
          <w:rFonts w:ascii="Times New Roman" w:cs="Times New Roman"/>
          <w:i/>
          <w:iCs/>
          <w:color w:val="FF0000"/>
        </w:rPr>
        <w:t>et al.</w:t>
      </w:r>
      <w:r w:rsidRPr="00B27698">
        <w:rPr>
          <w:rFonts w:ascii="Times New Roman" w:cs="Times New Roman"/>
          <w:color w:val="FF0000"/>
        </w:rPr>
        <w:t xml:space="preserve"> 2011; Englund </w:t>
      </w:r>
      <w:r w:rsidRPr="00B27698">
        <w:rPr>
          <w:rFonts w:ascii="Times New Roman" w:cs="Times New Roman"/>
          <w:i/>
          <w:iCs/>
          <w:color w:val="FF0000"/>
        </w:rPr>
        <w:t>et al.</w:t>
      </w:r>
      <w:r w:rsidRPr="00B27698">
        <w:rPr>
          <w:rFonts w:ascii="Times New Roman" w:cs="Times New Roman"/>
          <w:color w:val="FF0000"/>
        </w:rPr>
        <w:t xml:space="preserve"> 2011)</w:t>
      </w:r>
      <w:r w:rsidRPr="00B27698">
        <w:rPr>
          <w:rFonts w:eastAsiaTheme="minorEastAsia"/>
          <w:color w:val="FF0000"/>
        </w:rPr>
        <w:fldChar w:fldCharType="end"/>
      </w:r>
      <w:r w:rsidRPr="00B27698">
        <w:rPr>
          <w:rFonts w:eastAsiaTheme="minorEastAsia"/>
          <w:color w:val="FF0000"/>
        </w:rPr>
        <w:t xml:space="preserve">, as the rate-temperature relationship is typically asymmetrically unimodal </w:t>
      </w:r>
      <w:r w:rsidRPr="00B27698">
        <w:rPr>
          <w:rFonts w:eastAsiaTheme="minorEastAsia"/>
          <w:color w:val="FF0000"/>
        </w:rPr>
        <w:fldChar w:fldCharType="begin"/>
      </w:r>
      <w:r w:rsidRPr="00B27698">
        <w:rPr>
          <w:rFonts w:eastAsiaTheme="minorEastAsia"/>
          <w:color w:val="FF0000"/>
        </w:rPr>
        <w:instrText xml:space="preserve"> ADDIN ZOTERO_ITEM CSL_CITATION {"citationID":"a1fsc0shk95","properties":{"formattedCitation":"(Dell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 xml:space="preserve">(Dell </w:t>
      </w:r>
      <w:r w:rsidRPr="00B27698">
        <w:rPr>
          <w:rFonts w:ascii="Times New Roman" w:cs="Times New Roman"/>
          <w:i/>
          <w:iCs/>
          <w:color w:val="FF0000"/>
        </w:rPr>
        <w:t>et al.</w:t>
      </w:r>
      <w:r w:rsidRPr="00B27698">
        <w:rPr>
          <w:rFonts w:ascii="Times New Roman" w:cs="Times New Roman"/>
          <w:color w:val="FF0000"/>
        </w:rPr>
        <w:t xml:space="preserve"> 2011; Englund </w:t>
      </w:r>
      <w:r w:rsidRPr="00B27698">
        <w:rPr>
          <w:rFonts w:ascii="Times New Roman" w:cs="Times New Roman"/>
          <w:i/>
          <w:iCs/>
          <w:color w:val="FF0000"/>
        </w:rPr>
        <w:t>et al.</w:t>
      </w:r>
      <w:r w:rsidRPr="00B27698">
        <w:rPr>
          <w:rFonts w:ascii="Times New Roman" w:cs="Times New Roman"/>
          <w:color w:val="FF0000"/>
        </w:rPr>
        <w:t xml:space="preserve"> 2011)</w:t>
      </w:r>
      <w:r w:rsidRPr="00B27698">
        <w:rPr>
          <w:rFonts w:eastAsiaTheme="minorEastAsia"/>
          <w:color w:val="FF0000"/>
        </w:rPr>
        <w:fldChar w:fldCharType="end"/>
      </w:r>
      <w:r w:rsidRPr="00B27698">
        <w:rPr>
          <w:rFonts w:cstheme="minorHAnsi"/>
          <w:color w:val="FF0000"/>
        </w:rPr>
        <w:t>.</w:t>
      </w:r>
      <w:r w:rsidRPr="00B27698">
        <w:rPr>
          <w:rFonts w:eastAsiaTheme="minorEastAsia"/>
          <w:color w:val="FF0000"/>
        </w:rPr>
        <w:t xml:space="preserve"> While s</w:t>
      </w:r>
      <w:r w:rsidRPr="00B27698">
        <w:rPr>
          <w:rFonts w:cstheme="minorHAnsi"/>
          <w:color w:val="FF0000"/>
        </w:rPr>
        <w:t xml:space="preserve">uboptimum temperatures likely reflect average conditions for ecological processes </w:t>
      </w:r>
      <w:r w:rsidRPr="00B27698">
        <w:rPr>
          <w:rFonts w:cstheme="minorHAnsi"/>
          <w:color w:val="FF0000"/>
        </w:rPr>
        <w:fldChar w:fldCharType="begin"/>
      </w:r>
      <w:r w:rsidRPr="00B27698">
        <w:rPr>
          <w:rFonts w:cstheme="minorHAnsi"/>
          <w:color w:val="FF0000"/>
        </w:rPr>
        <w:instrText xml:space="preserve"> ADDIN ZOTERO_ITEM CSL_CITATION {"citationID":"ag6etpd1pr","properties":{"formattedCitation":"(Brown {\\i{}et al.} 2004a)","plainCitation":"(Brown et al. 2004a)","noteIndex":0},"citationItems":[{"id":1549,"uris":["http://zotero.org/users/6116610/items/D84IXDI8"],"uri":["http://zotero.org/users/6116610/items/D84IXDI8"],"itemData":{"id":1549,"type":"article-journal","abstract":"Metabolism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27698">
        <w:rPr>
          <w:rFonts w:cstheme="minorHAnsi"/>
          <w:color w:val="FF0000"/>
        </w:rPr>
        <w:fldChar w:fldCharType="separate"/>
      </w:r>
      <w:r w:rsidRPr="00B27698">
        <w:rPr>
          <w:rFonts w:ascii="Times New Roman" w:cs="Times New Roman"/>
          <w:color w:val="FF0000"/>
        </w:rPr>
        <w:t xml:space="preserve">(Brown </w:t>
      </w:r>
      <w:r w:rsidRPr="00B27698">
        <w:rPr>
          <w:rFonts w:ascii="Times New Roman" w:cs="Times New Roman"/>
          <w:i/>
          <w:iCs/>
          <w:color w:val="FF0000"/>
        </w:rPr>
        <w:t>et al.</w:t>
      </w:r>
      <w:r w:rsidRPr="00B27698">
        <w:rPr>
          <w:rFonts w:ascii="Times New Roman" w:cs="Times New Roman"/>
          <w:color w:val="FF0000"/>
        </w:rPr>
        <w:t xml:space="preserve"> 2004a)</w:t>
      </w:r>
      <w:r w:rsidRPr="00B27698">
        <w:rPr>
          <w:rFonts w:cstheme="minorHAnsi"/>
          <w:color w:val="FF0000"/>
        </w:rPr>
        <w:fldChar w:fldCharType="end"/>
      </w:r>
      <w:r w:rsidRPr="00B27698">
        <w:rPr>
          <w:rFonts w:cstheme="minorHAnsi"/>
          <w:color w:val="FF0000"/>
        </w:rPr>
        <w:t xml:space="preserve">, and thus in general would fit the MTE equation </w:t>
      </w:r>
      <w:r w:rsidRPr="00B27698">
        <w:rPr>
          <w:rFonts w:cstheme="minorHAnsi"/>
          <w:color w:val="FF0000"/>
        </w:rPr>
        <w:fldChar w:fldCharType="begin"/>
      </w:r>
      <w:r w:rsidRPr="00B27698">
        <w:rPr>
          <w:rFonts w:cstheme="minorHAnsi"/>
          <w:color w:val="FF0000"/>
        </w:rPr>
        <w:instrText xml:space="preserve"> ADDIN ZOTERO_ITEM CSL_CITATION {"citationID":"a2g9cmb6mav","properties":{"formattedCitation":"(Dell {\\i{}et al.} 2014)","plainCitation":"(Dell et al. 2014)","noteIndex":0},"citationItems":[{"id":49,"uris":["http://zotero.org/users/6116610/items/FNJLU2ZY"],"uri":["http://zotero.org/users/6116610/items/FNJLU2ZY"],"itemData":{"id":49,"type":"article-journal","abstract":"Environmental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M"}],"issued":{"date-parts":[["2014"]]}}}],"schema":"https://github.com/citation-style-language/schema/raw/master/csl-citation.json"} </w:instrText>
      </w:r>
      <w:r w:rsidRPr="00B27698">
        <w:rPr>
          <w:rFonts w:cstheme="minorHAnsi"/>
          <w:color w:val="FF0000"/>
        </w:rPr>
        <w:fldChar w:fldCharType="separate"/>
      </w:r>
      <w:r w:rsidRPr="00B27698">
        <w:rPr>
          <w:rFonts w:ascii="Times New Roman" w:cs="Times New Roman"/>
          <w:color w:val="FF0000"/>
        </w:rPr>
        <w:t xml:space="preserve">(Dell </w:t>
      </w:r>
      <w:r w:rsidRPr="00B27698">
        <w:rPr>
          <w:rFonts w:ascii="Times New Roman" w:cs="Times New Roman"/>
          <w:i/>
          <w:iCs/>
          <w:color w:val="FF0000"/>
        </w:rPr>
        <w:t>et al.</w:t>
      </w:r>
      <w:r w:rsidRPr="00B27698">
        <w:rPr>
          <w:rFonts w:ascii="Times New Roman" w:cs="Times New Roman"/>
          <w:color w:val="FF0000"/>
        </w:rPr>
        <w:t xml:space="preserve"> 2014)</w:t>
      </w:r>
      <w:r w:rsidRPr="00B27698">
        <w:rPr>
          <w:rFonts w:cstheme="minorHAnsi"/>
          <w:color w:val="FF0000"/>
        </w:rPr>
        <w:fldChar w:fldCharType="end"/>
      </w:r>
      <w:r w:rsidRPr="00B27698">
        <w:rPr>
          <w:rFonts w:cstheme="minorHAnsi"/>
          <w:color w:val="FF0000"/>
        </w:rPr>
        <w:t>, there are potentially important exceptions. First, even below optimum, thermal performance curves (TPCs) may not always be log-linear, which the Arrhenius-equation assumes (Englund, 2011). Second, it has been shown that sub-optimum temperatures are in fact optimal in varying environments, which makes it challenging to define the ascending part of a thermal response curve (Bernhardt et al 2019). Lastly, climate change is already causing populations at the edge of their distributions to experience lethal heat waves (</w:t>
      </w:r>
      <w:proofErr w:type="spellStart"/>
      <w:r w:rsidRPr="00B27698">
        <w:rPr>
          <w:rFonts w:cstheme="minorHAnsi"/>
          <w:color w:val="FF0000"/>
        </w:rPr>
        <w:t>Pörtner</w:t>
      </w:r>
      <w:proofErr w:type="spellEnd"/>
      <w:r w:rsidRPr="00B27698">
        <w:rPr>
          <w:rFonts w:cstheme="minorHAnsi"/>
          <w:color w:val="FF0000"/>
        </w:rPr>
        <w:t xml:space="preserve"> &amp; </w:t>
      </w:r>
      <w:proofErr w:type="spellStart"/>
      <w:r w:rsidRPr="00B27698">
        <w:rPr>
          <w:rFonts w:cstheme="minorHAnsi"/>
          <w:color w:val="FF0000"/>
        </w:rPr>
        <w:t>Knust</w:t>
      </w:r>
      <w:proofErr w:type="spellEnd"/>
      <w:r w:rsidRPr="00B27698">
        <w:rPr>
          <w:rFonts w:cstheme="minorHAnsi"/>
          <w:color w:val="FF0000"/>
        </w:rPr>
        <w:t xml:space="preserve">, 2007). Another observed deviation from scaling theories (including the MTE) is that body mass can affect the temperature scaling on physiological rates, both within </w:t>
      </w:r>
      <w:r w:rsidRPr="00B27698">
        <w:rPr>
          <w:rFonts w:cstheme="minorHAnsi"/>
          <w:color w:val="FF0000"/>
        </w:rPr>
        <w:fldChar w:fldCharType="begin"/>
      </w:r>
      <w:r w:rsidRPr="00B27698">
        <w:rPr>
          <w:rFonts w:cstheme="minorHAnsi"/>
          <w:color w:val="FF0000"/>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Pr="00B27698">
        <w:rPr>
          <w:rFonts w:cstheme="minorHAnsi"/>
          <w:color w:val="FF0000"/>
        </w:rPr>
        <w:fldChar w:fldCharType="separate"/>
      </w:r>
      <w:r w:rsidRPr="00B27698">
        <w:rPr>
          <w:rFonts w:ascii="Times New Roman" w:cs="Times New Roman"/>
          <w:color w:val="FF0000"/>
        </w:rPr>
        <w:t xml:space="preserve">(Beamish 1964; </w:t>
      </w:r>
      <w:proofErr w:type="spellStart"/>
      <w:r w:rsidRPr="00B27698">
        <w:rPr>
          <w:rFonts w:ascii="Times New Roman" w:cs="Times New Roman"/>
          <w:color w:val="FF0000"/>
        </w:rPr>
        <w:t>Xie</w:t>
      </w:r>
      <w:proofErr w:type="spellEnd"/>
      <w:r w:rsidRPr="00B27698">
        <w:rPr>
          <w:rFonts w:ascii="Times New Roman" w:cs="Times New Roman"/>
          <w:color w:val="FF0000"/>
        </w:rPr>
        <w:t xml:space="preserve"> &amp; Sun 1990; </w:t>
      </w:r>
      <w:proofErr w:type="spellStart"/>
      <w:r w:rsidRPr="00B27698">
        <w:rPr>
          <w:rFonts w:ascii="Times New Roman" w:cs="Times New Roman"/>
          <w:color w:val="FF0000"/>
        </w:rPr>
        <w:t>Ohlberger</w:t>
      </w:r>
      <w:proofErr w:type="spellEnd"/>
      <w:r w:rsidRPr="00B27698">
        <w:rPr>
          <w:rFonts w:ascii="Times New Roman" w:cs="Times New Roman"/>
          <w:color w:val="FF0000"/>
        </w:rPr>
        <w:t xml:space="preserve"> </w:t>
      </w:r>
      <w:r w:rsidRPr="00B27698">
        <w:rPr>
          <w:rFonts w:ascii="Times New Roman" w:cs="Times New Roman"/>
          <w:i/>
          <w:iCs/>
          <w:color w:val="FF0000"/>
        </w:rPr>
        <w:t>et al.</w:t>
      </w:r>
      <w:r w:rsidRPr="00B27698">
        <w:rPr>
          <w:rFonts w:ascii="Times New Roman" w:cs="Times New Roman"/>
          <w:color w:val="FF0000"/>
        </w:rPr>
        <w:t xml:space="preserve"> 2012; Fossen </w:t>
      </w:r>
      <w:r w:rsidRPr="00B27698">
        <w:rPr>
          <w:rFonts w:ascii="Times New Roman" w:cs="Times New Roman"/>
          <w:i/>
          <w:iCs/>
          <w:color w:val="FF0000"/>
        </w:rPr>
        <w:t>et al.</w:t>
      </w:r>
      <w:r w:rsidRPr="00B27698">
        <w:rPr>
          <w:rFonts w:ascii="Times New Roman" w:cs="Times New Roman"/>
          <w:color w:val="FF0000"/>
        </w:rPr>
        <w:t xml:space="preserve"> 2019)</w:t>
      </w:r>
      <w:r w:rsidRPr="00B27698">
        <w:rPr>
          <w:rFonts w:cstheme="minorHAnsi"/>
          <w:color w:val="FF0000"/>
        </w:rPr>
        <w:fldChar w:fldCharType="end"/>
      </w:r>
      <w:r w:rsidRPr="00B27698">
        <w:rPr>
          <w:rFonts w:cstheme="minorHAnsi"/>
          <w:color w:val="FF0000"/>
        </w:rPr>
        <w:t xml:space="preserve"> and between species </w:t>
      </w:r>
      <w:r w:rsidRPr="00B27698">
        <w:rPr>
          <w:rFonts w:cstheme="minorHAnsi"/>
          <w:color w:val="FF0000"/>
        </w:rPr>
        <w:fldChar w:fldCharType="begin"/>
      </w:r>
      <w:r w:rsidRPr="00B27698">
        <w:rPr>
          <w:rFonts w:cstheme="minorHAnsi"/>
          <w:color w:val="FF0000"/>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Pr="00B27698">
        <w:rPr>
          <w:rFonts w:cstheme="minorHAnsi"/>
          <w:color w:val="FF0000"/>
        </w:rPr>
        <w:fldChar w:fldCharType="separate"/>
      </w:r>
      <w:r w:rsidRPr="00B27698">
        <w:rPr>
          <w:rFonts w:ascii="Times New Roman" w:cs="Times New Roman"/>
          <w:color w:val="FF0000"/>
        </w:rPr>
        <w:t xml:space="preserve">(Killen </w:t>
      </w:r>
      <w:r w:rsidRPr="00B27698">
        <w:rPr>
          <w:rFonts w:ascii="Times New Roman" w:cs="Times New Roman"/>
          <w:i/>
          <w:iCs/>
          <w:color w:val="FF0000"/>
        </w:rPr>
        <w:t>et al.</w:t>
      </w:r>
      <w:r w:rsidRPr="00B27698">
        <w:rPr>
          <w:rFonts w:ascii="Times New Roman" w:cs="Times New Roman"/>
          <w:color w:val="FF0000"/>
        </w:rPr>
        <w:t xml:space="preserve"> 2010)</w:t>
      </w:r>
      <w:r w:rsidRPr="00B27698">
        <w:rPr>
          <w:rFonts w:cstheme="minorHAnsi"/>
          <w:color w:val="FF0000"/>
        </w:rPr>
        <w:fldChar w:fldCharType="end"/>
      </w:r>
      <w:r w:rsidRPr="00B27698">
        <w:rPr>
          <w:rFonts w:cstheme="minorHAnsi"/>
          <w:color w:val="FF0000"/>
        </w:rPr>
        <w:t xml:space="preserve">. </w:t>
      </w:r>
      <w:commentRangeStart w:id="22"/>
      <w:r w:rsidRPr="00B27698">
        <w:rPr>
          <w:rFonts w:cstheme="minorHAnsi"/>
          <w:color w:val="FF0000"/>
        </w:rPr>
        <w:t xml:space="preserve">This could </w:t>
      </w:r>
      <w:del w:id="23" w:author="Anna Gårdmark" w:date="2019-12-11T09:01:00Z">
        <w:r w:rsidRPr="00B27698" w:rsidDel="00EC5B9D">
          <w:rPr>
            <w:rFonts w:cstheme="minorHAnsi"/>
            <w:color w:val="FF0000"/>
          </w:rPr>
          <w:delText xml:space="preserve">be </w:delText>
        </w:r>
      </w:del>
      <w:commentRangeStart w:id="24"/>
      <w:commentRangeStart w:id="25"/>
      <w:del w:id="26" w:author="Anna Gårdmark" w:date="2019-12-11T08:46:00Z">
        <w:r w:rsidRPr="00B27698" w:rsidDel="00AE39C5">
          <w:rPr>
            <w:rFonts w:cstheme="minorHAnsi"/>
            <w:color w:val="FF0000"/>
          </w:rPr>
          <w:delText xml:space="preserve">indicative of </w:delText>
        </w:r>
      </w:del>
      <w:ins w:id="27" w:author="Anna Gårdmark" w:date="2019-12-11T08:46:00Z">
        <w:r w:rsidRPr="00B27698">
          <w:rPr>
            <w:rFonts w:cstheme="minorHAnsi"/>
            <w:color w:val="FF0000"/>
          </w:rPr>
          <w:t xml:space="preserve">lead to </w:t>
        </w:r>
        <w:commentRangeEnd w:id="24"/>
        <w:r w:rsidRPr="00B27698">
          <w:rPr>
            <w:rStyle w:val="CommentReference"/>
            <w:color w:val="FF0000"/>
          </w:rPr>
          <w:commentReference w:id="24"/>
        </w:r>
      </w:ins>
      <w:commentRangeEnd w:id="25"/>
      <w:r w:rsidRPr="00B27698">
        <w:rPr>
          <w:rStyle w:val="CommentReference"/>
          <w:color w:val="FF0000"/>
        </w:rPr>
        <w:commentReference w:id="25"/>
      </w:r>
      <w:r w:rsidRPr="00B27698">
        <w:rPr>
          <w:rFonts w:cstheme="minorHAnsi"/>
          <w:color w:val="FF0000"/>
        </w:rPr>
        <w:t xml:space="preserve">size-dependent </w:t>
      </w:r>
      <w:commentRangeEnd w:id="22"/>
      <w:r w:rsidRPr="00B27698">
        <w:rPr>
          <w:rStyle w:val="CommentReference"/>
          <w:color w:val="FF0000"/>
        </w:rPr>
        <w:commentReference w:id="22"/>
      </w:r>
      <w:r w:rsidRPr="00B27698">
        <w:rPr>
          <w:rFonts w:cstheme="minorHAnsi"/>
          <w:color w:val="FF0000"/>
        </w:rPr>
        <w:t xml:space="preserve">thermal performance curves (e.g. body growth), </w:t>
      </w:r>
      <w:del w:id="28" w:author="Anna Gårdmark" w:date="2019-12-11T09:02:00Z">
        <w:r w:rsidRPr="00B27698" w:rsidDel="00EC5B9D">
          <w:rPr>
            <w:rFonts w:cstheme="minorHAnsi"/>
            <w:color w:val="FF0000"/>
          </w:rPr>
          <w:delText>which could have</w:delText>
        </w:r>
      </w:del>
      <w:ins w:id="29" w:author="Anna Gårdmark" w:date="2019-12-11T09:02:00Z">
        <w:r w:rsidRPr="00B27698">
          <w:rPr>
            <w:rFonts w:cstheme="minorHAnsi"/>
            <w:color w:val="FF0000"/>
          </w:rPr>
          <w:t>with</w:t>
        </w:r>
      </w:ins>
      <w:r w:rsidRPr="00B27698">
        <w:rPr>
          <w:rFonts w:cstheme="minorHAnsi"/>
          <w:color w:val="FF0000"/>
        </w:rPr>
        <w:t xml:space="preserve"> important effects on individuals and populations. </w:t>
      </w:r>
      <w:commentRangeStart w:id="30"/>
      <w:r w:rsidRPr="00B27698">
        <w:rPr>
          <w:rFonts w:eastAsiaTheme="minorEastAsia"/>
          <w:color w:val="FF0000"/>
        </w:rPr>
        <w:t xml:space="preserve">This knowledge gap </w:t>
      </w:r>
      <w:commentRangeEnd w:id="30"/>
      <w:r w:rsidRPr="00B27698">
        <w:rPr>
          <w:rStyle w:val="CommentReference"/>
          <w:color w:val="FF0000"/>
        </w:rPr>
        <w:commentReference w:id="30"/>
      </w:r>
      <w:r w:rsidRPr="00B27698">
        <w:rPr>
          <w:rFonts w:eastAsiaTheme="minorEastAsia"/>
          <w:color w:val="FF0000"/>
        </w:rPr>
        <w:t xml:space="preserve">at the intraspecific level is likely due to the logistical challenges of replicating experiments for ranges of body masses and temperatures in a factorial setting </w:t>
      </w:r>
      <w:r w:rsidRPr="00B27698">
        <w:rPr>
          <w:rFonts w:eastAsiaTheme="minorEastAsia"/>
          <w:color w:val="FF0000"/>
        </w:rPr>
        <w:fldChar w:fldCharType="begin"/>
      </w:r>
      <w:r w:rsidRPr="00B27698">
        <w:rPr>
          <w:rFonts w:eastAsiaTheme="minorEastAsia"/>
          <w:color w:val="FF0000"/>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w:t>
      </w:r>
      <w:proofErr w:type="spellStart"/>
      <w:r w:rsidRPr="00B27698">
        <w:rPr>
          <w:rFonts w:ascii="Times New Roman" w:cs="Times New Roman"/>
          <w:color w:val="FF0000"/>
        </w:rPr>
        <w:t>Jerde</w:t>
      </w:r>
      <w:proofErr w:type="spellEnd"/>
      <w:r w:rsidRPr="00B27698">
        <w:rPr>
          <w:rFonts w:ascii="Times New Roman" w:cs="Times New Roman"/>
          <w:color w:val="FF0000"/>
        </w:rPr>
        <w:t xml:space="preserve"> </w:t>
      </w:r>
      <w:r w:rsidRPr="00B27698">
        <w:rPr>
          <w:rFonts w:ascii="Times New Roman" w:cs="Times New Roman"/>
          <w:i/>
          <w:iCs/>
          <w:color w:val="FF0000"/>
        </w:rPr>
        <w:t>et al.</w:t>
      </w:r>
      <w:r w:rsidRPr="00B27698">
        <w:rPr>
          <w:rFonts w:ascii="Times New Roman" w:cs="Times New Roman"/>
          <w:color w:val="FF0000"/>
        </w:rPr>
        <w:t xml:space="preserve"> 2019)</w:t>
      </w:r>
      <w:r w:rsidRPr="00B27698">
        <w:rPr>
          <w:rFonts w:eastAsiaTheme="minorEastAsia"/>
          <w:color w:val="FF0000"/>
        </w:rPr>
        <w:fldChar w:fldCharType="end"/>
      </w:r>
      <w:r w:rsidRPr="00B27698">
        <w:rPr>
          <w:rFonts w:eastAsiaTheme="minorEastAsia"/>
          <w:color w:val="FF0000"/>
        </w:rPr>
        <w:t xml:space="preserve">. Given that intra- and interspecific scaling can differ </w:t>
      </w:r>
      <w:r w:rsidRPr="00B27698">
        <w:rPr>
          <w:rFonts w:eastAsiaTheme="minorEastAsia"/>
          <w:color w:val="FF0000"/>
        </w:rPr>
        <w:fldChar w:fldCharType="begin"/>
      </w:r>
      <w:r w:rsidRPr="00B27698">
        <w:rPr>
          <w:rFonts w:eastAsiaTheme="minorEastAsia"/>
          <w:color w:val="FF0000"/>
        </w:rPr>
        <w:instrText xml:space="preserve"> ADDIN ZOTERO_ITEM CSL_CITATION {"citationID":"a28st3moih6","properties":{"formattedCitation":"(Jerde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w:t>
      </w:r>
      <w:proofErr w:type="spellStart"/>
      <w:r w:rsidRPr="00B27698">
        <w:rPr>
          <w:rFonts w:ascii="Times New Roman" w:cs="Times New Roman"/>
          <w:color w:val="FF0000"/>
        </w:rPr>
        <w:t>Jerde</w:t>
      </w:r>
      <w:proofErr w:type="spellEnd"/>
      <w:r w:rsidRPr="00B27698">
        <w:rPr>
          <w:rFonts w:ascii="Times New Roman" w:cs="Times New Roman"/>
          <w:color w:val="FF0000"/>
        </w:rPr>
        <w:t xml:space="preserve"> </w:t>
      </w:r>
      <w:r w:rsidRPr="00B27698">
        <w:rPr>
          <w:rFonts w:ascii="Times New Roman" w:cs="Times New Roman"/>
          <w:i/>
          <w:iCs/>
          <w:color w:val="FF0000"/>
        </w:rPr>
        <w:t>et al.</w:t>
      </w:r>
      <w:r w:rsidRPr="00B27698">
        <w:rPr>
          <w:rFonts w:ascii="Times New Roman" w:cs="Times New Roman"/>
          <w:color w:val="FF0000"/>
        </w:rPr>
        <w:t xml:space="preserve"> 2019)</w:t>
      </w:r>
      <w:r w:rsidRPr="00B27698">
        <w:rPr>
          <w:rFonts w:eastAsiaTheme="minorEastAsia"/>
          <w:color w:val="FF0000"/>
        </w:rPr>
        <w:fldChar w:fldCharType="end"/>
      </w:r>
      <w:r w:rsidRPr="00B27698">
        <w:rPr>
          <w:rFonts w:eastAsiaTheme="minorEastAsia"/>
          <w:color w:val="FF0000"/>
        </w:rPr>
        <w:t xml:space="preserve">, and that intraspecific processes and variation are </w:t>
      </w:r>
      <w:r w:rsidRPr="00B27698">
        <w:rPr>
          <w:rFonts w:eastAsiaTheme="minorEastAsia"/>
          <w:color w:val="FF0000"/>
        </w:rPr>
        <w:lastRenderedPageBreak/>
        <w:t xml:space="preserve">important for understanding ecological dynamics </w:t>
      </w:r>
      <w:r w:rsidRPr="00B27698">
        <w:rPr>
          <w:rFonts w:eastAsiaTheme="minorEastAsia"/>
          <w:color w:val="FF0000"/>
        </w:rPr>
        <w:fldChar w:fldCharType="begin"/>
      </w:r>
      <w:r w:rsidRPr="00B27698">
        <w:rPr>
          <w:rFonts w:eastAsiaTheme="minorEastAsia"/>
          <w:color w:val="FF0000"/>
        </w:rPr>
        <w:instrText xml:space="preserve"> ADDIN ZOTERO_ITEM CSL_CITATION {"citationID":"a12qjscata8","properties":{"formattedCitation":"(De Roos &amp; Persson 2013)","plainCitation":"(De Roos &amp; Persson 2013)","noteIndex":0},"citationItems":[{"id":656,"uris":["http://zotero.org/users/6116610/items/85YBFPYH"],"uri":["http://zotero.org/users/6116610/items/85YBFPYH"],"itemData":{"id":656,"type":"book","event-place":"Princeton,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 xml:space="preserve">(De </w:t>
      </w:r>
      <w:proofErr w:type="spellStart"/>
      <w:r w:rsidRPr="00B27698">
        <w:rPr>
          <w:rFonts w:ascii="Times New Roman" w:cs="Times New Roman"/>
          <w:color w:val="FF0000"/>
        </w:rPr>
        <w:t>Roos</w:t>
      </w:r>
      <w:proofErr w:type="spellEnd"/>
      <w:r w:rsidRPr="00B27698">
        <w:rPr>
          <w:rFonts w:ascii="Times New Roman" w:cs="Times New Roman"/>
          <w:color w:val="FF0000"/>
        </w:rPr>
        <w:t xml:space="preserve"> &amp; Persson 2013)</w:t>
      </w:r>
      <w:r w:rsidRPr="00B27698">
        <w:rPr>
          <w:rFonts w:eastAsiaTheme="minorEastAsia"/>
          <w:color w:val="FF0000"/>
        </w:rPr>
        <w:fldChar w:fldCharType="end"/>
      </w:r>
      <w:r w:rsidRPr="00B27698">
        <w:rPr>
          <w:rFonts w:eastAsiaTheme="minorEastAsia"/>
          <w:color w:val="FF0000"/>
        </w:rPr>
        <w:t>, accurately describing the general intraspecific mass- and temperature dependence of biological rates is a high priority for understanding and predicting climate change impacts.</w:t>
      </w:r>
    </w:p>
    <w:p w14:paraId="56D141B5" w14:textId="0B4AA735" w:rsidR="003D7F50" w:rsidRPr="00B27698" w:rsidRDefault="003D7F50" w:rsidP="00904830">
      <w:pPr>
        <w:spacing w:line="480" w:lineRule="auto"/>
        <w:ind w:firstLine="284"/>
        <w:contextualSpacing/>
        <w:jc w:val="both"/>
        <w:rPr>
          <w:rFonts w:eastAsiaTheme="minorEastAsia"/>
          <w:color w:val="FF0000"/>
        </w:rPr>
      </w:pPr>
      <w:r w:rsidRPr="00B27698">
        <w:rPr>
          <w:rFonts w:eastAsiaTheme="minorEastAsia"/>
          <w:color w:val="FF0000"/>
        </w:rPr>
        <w:t xml:space="preserve">The need to understand the mechanistic basis of </w:t>
      </w:r>
      <w:commentRangeStart w:id="31"/>
      <w:r w:rsidRPr="00B27698">
        <w:rPr>
          <w:rFonts w:eastAsiaTheme="minorEastAsia"/>
          <w:color w:val="FF0000"/>
        </w:rPr>
        <w:t xml:space="preserve">growth </w:t>
      </w:r>
      <w:commentRangeEnd w:id="31"/>
      <w:r w:rsidRPr="00B27698">
        <w:rPr>
          <w:rStyle w:val="CommentReference"/>
          <w:color w:val="FF0000"/>
        </w:rPr>
        <w:commentReference w:id="31"/>
      </w:r>
      <w:r w:rsidRPr="00B27698">
        <w:rPr>
          <w:rFonts w:eastAsiaTheme="minorEastAsia"/>
          <w:color w:val="FF0000"/>
        </w:rPr>
        <w:t xml:space="preserve">scaling is more evident now than ever, since reductions in average adult body sizes of ectotherms have been proposed as a third universal response to warming </w:t>
      </w:r>
      <w:r w:rsidRPr="00B27698">
        <w:rPr>
          <w:rFonts w:eastAsiaTheme="minorEastAsia"/>
          <w:color w:val="FF0000"/>
        </w:rPr>
        <w:fldChar w:fldCharType="begin"/>
      </w:r>
      <w:r w:rsidRPr="00B27698">
        <w:rPr>
          <w:rFonts w:eastAsiaTheme="minorEastAsia"/>
          <w:color w:val="FF0000"/>
        </w:rPr>
        <w:instrText xml:space="preserve"> ADDIN ZOTERO_ITEM CSL_CITATION {"citationID":"a1tg6tn1ofv","properties":{"formattedCitation":"(Daufresne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w:t>
      </w:r>
      <w:proofErr w:type="spellStart"/>
      <w:r w:rsidRPr="00B27698">
        <w:rPr>
          <w:rFonts w:ascii="Times New Roman" w:cs="Times New Roman"/>
          <w:color w:val="FF0000"/>
        </w:rPr>
        <w:t>Daufresne</w:t>
      </w:r>
      <w:proofErr w:type="spellEnd"/>
      <w:r w:rsidRPr="00B27698">
        <w:rPr>
          <w:rFonts w:ascii="Times New Roman" w:cs="Times New Roman"/>
          <w:color w:val="FF0000"/>
        </w:rPr>
        <w:t xml:space="preserve"> </w:t>
      </w:r>
      <w:r w:rsidRPr="00B27698">
        <w:rPr>
          <w:rFonts w:ascii="Times New Roman" w:cs="Times New Roman"/>
          <w:i/>
          <w:iCs/>
          <w:color w:val="FF0000"/>
        </w:rPr>
        <w:t>et al.</w:t>
      </w:r>
      <w:r w:rsidRPr="00B27698">
        <w:rPr>
          <w:rFonts w:ascii="Times New Roman" w:cs="Times New Roman"/>
          <w:color w:val="FF0000"/>
        </w:rPr>
        <w:t xml:space="preserve"> 2009)</w:t>
      </w:r>
      <w:r w:rsidRPr="00B27698">
        <w:rPr>
          <w:rFonts w:eastAsiaTheme="minorEastAsia"/>
          <w:color w:val="FF0000"/>
        </w:rPr>
        <w:fldChar w:fldCharType="end"/>
      </w:r>
      <w:r w:rsidRPr="00B27698">
        <w:rPr>
          <w:rFonts w:eastAsiaTheme="minorEastAsia"/>
          <w:color w:val="FF0000"/>
        </w:rPr>
        <w:t xml:space="preserve">. Yet we know little about the mechanisms underpinning the empirical observations of temperature-size responses </w:t>
      </w:r>
      <w:r w:rsidRPr="00B27698">
        <w:rPr>
          <w:rFonts w:eastAsiaTheme="minorEastAsia"/>
          <w:color w:val="FF0000"/>
        </w:rPr>
        <w:fldChar w:fldCharType="begin"/>
      </w:r>
      <w:r w:rsidR="003D314E">
        <w:rPr>
          <w:rFonts w:eastAsiaTheme="minorEastAsia"/>
          <w:color w:val="FF0000"/>
        </w:rPr>
        <w:instrText xml:space="preserve"> ADDIN ZOTERO_ITEM CSL_CITATION {"citationID":"a2eqrt93od8","properties":{"formattedCitation":"(Ohlberger 2013a; Audzijonyte {\\i{}et al.} 2018; Lefevre {\\i{}et al.} 2018b; Pauly &amp; Cheung 2018)","plainCitation":"(Ohlberger 2013a; Audzijonyte et al. 2018; Lefevre et al. 2018b; Pauly &amp; Cheung 2018)","noteIndex":0},"citationItems":[{"id":1535,"uris":["http://zotero.org/users/6116610/items/Z98IGZ3S"],"uri":["http://zotero.org/users/6116610/items/Z98IGZ3S"],"itemData":{"id":1535,"type":"article-journal","abstract":"Accumulating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E."}],"issued":{"date-parts":[["2018",2]]}}},{"id":"sEKIVbdo/0eGijgeI","uris":["http://zotero.org/users/6116610/items/LU78CYMD"],"uri":["http://zotero.org/users/6116610/items/LU78CYMD"],"itemData":{"id":582,"type":"article-journal","abstract":"One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Pr="00B27698">
        <w:rPr>
          <w:rFonts w:eastAsiaTheme="minorEastAsia"/>
          <w:color w:val="FF0000"/>
        </w:rPr>
        <w:fldChar w:fldCharType="separate"/>
      </w:r>
      <w:r w:rsidR="003D314E" w:rsidRPr="003D314E">
        <w:rPr>
          <w:rFonts w:ascii="Times New Roman" w:cs="Times New Roman"/>
          <w:color w:val="FF0000"/>
        </w:rPr>
        <w:t>(</w:t>
      </w:r>
      <w:proofErr w:type="spellStart"/>
      <w:r w:rsidR="003D314E" w:rsidRPr="003D314E">
        <w:rPr>
          <w:rFonts w:ascii="Times New Roman" w:cs="Times New Roman"/>
          <w:color w:val="FF0000"/>
        </w:rPr>
        <w:t>Ohlberger</w:t>
      </w:r>
      <w:proofErr w:type="spellEnd"/>
      <w:r w:rsidR="003D314E" w:rsidRPr="003D314E">
        <w:rPr>
          <w:rFonts w:ascii="Times New Roman" w:cs="Times New Roman"/>
          <w:color w:val="FF0000"/>
        </w:rPr>
        <w:t xml:space="preserve"> 2013a; </w:t>
      </w:r>
      <w:proofErr w:type="spellStart"/>
      <w:r w:rsidR="003D314E" w:rsidRPr="003D314E">
        <w:rPr>
          <w:rFonts w:ascii="Times New Roman" w:cs="Times New Roman"/>
          <w:color w:val="FF0000"/>
        </w:rPr>
        <w:t>Audzijonyte</w:t>
      </w:r>
      <w:proofErr w:type="spellEnd"/>
      <w:r w:rsidR="003D314E" w:rsidRPr="003D314E">
        <w:rPr>
          <w:rFonts w:ascii="Times New Roman" w:cs="Times New Roman"/>
          <w:color w:val="FF0000"/>
        </w:rPr>
        <w:t xml:space="preserve"> </w:t>
      </w:r>
      <w:r w:rsidR="003D314E" w:rsidRPr="003D314E">
        <w:rPr>
          <w:rFonts w:ascii="Times New Roman" w:cs="Times New Roman"/>
          <w:i/>
          <w:iCs/>
          <w:color w:val="FF0000"/>
        </w:rPr>
        <w:t>et al.</w:t>
      </w:r>
      <w:r w:rsidR="003D314E" w:rsidRPr="003D314E">
        <w:rPr>
          <w:rFonts w:ascii="Times New Roman" w:cs="Times New Roman"/>
          <w:color w:val="FF0000"/>
        </w:rPr>
        <w:t xml:space="preserve"> 2018; Lefevre </w:t>
      </w:r>
      <w:r w:rsidR="003D314E" w:rsidRPr="003D314E">
        <w:rPr>
          <w:rFonts w:ascii="Times New Roman" w:cs="Times New Roman"/>
          <w:i/>
          <w:iCs/>
          <w:color w:val="FF0000"/>
        </w:rPr>
        <w:t>et al.</w:t>
      </w:r>
      <w:r w:rsidR="003D314E" w:rsidRPr="003D314E">
        <w:rPr>
          <w:rFonts w:ascii="Times New Roman" w:cs="Times New Roman"/>
          <w:color w:val="FF0000"/>
        </w:rPr>
        <w:t xml:space="preserve"> 2018b; Pauly &amp; Cheung 2018)</w:t>
      </w:r>
      <w:r w:rsidRPr="00B27698">
        <w:rPr>
          <w:rFonts w:eastAsiaTheme="minorEastAsia"/>
          <w:color w:val="FF0000"/>
        </w:rPr>
        <w:fldChar w:fldCharType="end"/>
      </w:r>
      <w:commentRangeStart w:id="32"/>
      <w:commentRangeStart w:id="33"/>
      <w:r w:rsidRPr="00B27698">
        <w:rPr>
          <w:rFonts w:eastAsiaTheme="minorEastAsia"/>
          <w:color w:val="FF0000"/>
        </w:rPr>
        <w:t>.</w:t>
      </w:r>
      <w:commentRangeEnd w:id="32"/>
      <w:r w:rsidRPr="00B27698">
        <w:rPr>
          <w:rStyle w:val="CommentReference"/>
          <w:color w:val="FF0000"/>
        </w:rPr>
        <w:commentReference w:id="32"/>
      </w:r>
      <w:commentRangeEnd w:id="33"/>
      <w:r w:rsidRPr="00B27698">
        <w:rPr>
          <w:rStyle w:val="CommentReference"/>
          <w:color w:val="FF0000"/>
        </w:rPr>
        <w:commentReference w:id="33"/>
      </w:r>
      <w:r w:rsidRPr="00B27698">
        <w:rPr>
          <w:rFonts w:eastAsiaTheme="minorEastAsia"/>
          <w:color w:val="FF0000"/>
        </w:rPr>
        <w:t xml:space="preserve"> Metabolism and maximum consumption rate are key processes describing the dynamics of individual-level biomass production or body growth. This is captured in numerous models based on simple dynamic energy budget theory, including individual-level models such as Wisconsin-type bioenergetic growth models </w:t>
      </w:r>
      <w:r w:rsidRPr="00B27698">
        <w:rPr>
          <w:rFonts w:eastAsiaTheme="minorEastAsia"/>
          <w:color w:val="FF0000"/>
        </w:rPr>
        <w:fldChar w:fldCharType="begin"/>
      </w:r>
      <w:r w:rsidRPr="00B27698">
        <w:rPr>
          <w:rFonts w:eastAsiaTheme="minorEastAsia"/>
          <w:color w:val="FF0000"/>
        </w:rPr>
        <w:instrText xml:space="preserve"> ADDIN ZOTERO_ITEM CSL_CITATION {"citationID":"H7LkDXVD","properties":{"formattedCitation":"(Kitchell {\\i{}et al.} 1977)","plainCitation":"(Kitchell et al. 1977)","noteIndex":0},"citationItems":[{"id":448,"uris":["http://zotero.org/users/6116610/items/4RNEVDMA"],"uri":["http://zotero.org/users/6116610/items/4RNEVDMA"],"itemData":{"id":448,"type":"article-journal","container-title":"Journal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J"},{"family":"Weininger","given":"David"}],"issued":{"date-parts":[["1977"]]}}}],"schema":"https://github.com/citation-style-language/schema/raw/master/csl-citation.json"} </w:instrText>
      </w:r>
      <w:r w:rsidRPr="00B27698">
        <w:rPr>
          <w:rFonts w:eastAsiaTheme="minorEastAsia"/>
          <w:color w:val="FF0000"/>
        </w:rPr>
        <w:fldChar w:fldCharType="separate"/>
      </w:r>
      <w:r w:rsidRPr="00B27698">
        <w:rPr>
          <w:rFonts w:ascii="Times New Roman" w:hAnsi="Times New Roman" w:cs="Times New Roman"/>
          <w:color w:val="FF0000"/>
        </w:rPr>
        <w:t>(</w:t>
      </w:r>
      <w:proofErr w:type="spellStart"/>
      <w:r w:rsidRPr="00B27698">
        <w:rPr>
          <w:rFonts w:ascii="Times New Roman" w:hAnsi="Times New Roman" w:cs="Times New Roman"/>
          <w:color w:val="FF0000"/>
        </w:rPr>
        <w:t>Kitchell</w:t>
      </w:r>
      <w:proofErr w:type="spellEnd"/>
      <w:r w:rsidRPr="00B27698">
        <w:rPr>
          <w:rFonts w:ascii="Times New Roman" w:hAnsi="Times New Roman" w:cs="Times New Roman"/>
          <w:color w:val="FF0000"/>
        </w:rPr>
        <w:t xml:space="preserve"> </w:t>
      </w:r>
      <w:r w:rsidRPr="00B27698">
        <w:rPr>
          <w:rFonts w:ascii="Times New Roman" w:hAnsi="Times New Roman" w:cs="Times New Roman"/>
          <w:i/>
          <w:iCs/>
          <w:color w:val="FF0000"/>
        </w:rPr>
        <w:t>et al.</w:t>
      </w:r>
      <w:r w:rsidRPr="00B27698">
        <w:rPr>
          <w:rFonts w:ascii="Times New Roman" w:hAnsi="Times New Roman" w:cs="Times New Roman"/>
          <w:color w:val="FF0000"/>
        </w:rPr>
        <w:t xml:space="preserve"> 1977)</w:t>
      </w:r>
      <w:r w:rsidRPr="00B27698">
        <w:rPr>
          <w:rFonts w:eastAsiaTheme="minorEastAsia"/>
          <w:color w:val="FF0000"/>
        </w:rPr>
        <w:fldChar w:fldCharType="end"/>
      </w:r>
      <w:r w:rsidRPr="00B27698">
        <w:rPr>
          <w:rFonts w:eastAsiaTheme="minorEastAsia"/>
          <w:color w:val="FF0000"/>
        </w:rPr>
        <w:t xml:space="preserve">, to </w:t>
      </w:r>
      <w:proofErr w:type="spellStart"/>
      <w:r w:rsidRPr="00B27698">
        <w:rPr>
          <w:rFonts w:eastAsiaTheme="minorEastAsia"/>
          <w:color w:val="FF0000"/>
        </w:rPr>
        <w:t>Pütter</w:t>
      </w:r>
      <w:proofErr w:type="spellEnd"/>
      <w:r w:rsidRPr="00B27698">
        <w:rPr>
          <w:rFonts w:eastAsiaTheme="minorEastAsia"/>
          <w:color w:val="FF0000"/>
        </w:rPr>
        <w:t xml:space="preserve">-type growth models </w:t>
      </w:r>
      <w:r w:rsidRPr="00B27698">
        <w:rPr>
          <w:rFonts w:eastAsiaTheme="minorEastAsia"/>
          <w:color w:val="FF0000"/>
        </w:rPr>
        <w:fldChar w:fldCharType="begin"/>
      </w:r>
      <w:r w:rsidR="003D314E">
        <w:rPr>
          <w:rFonts w:eastAsiaTheme="minorEastAsia"/>
          <w:color w:val="FF0000"/>
        </w:rPr>
        <w:instrText xml:space="preserve"> ADDIN ZOTERO_ITEM CSL_CITATION {"citationID":"a1bg5j8t3ai","properties":{"formattedCitation":"(Ursin 1967; Essington {\\i{}et al.} 2001; Marshall &amp; White 2019b)","plainCitation":"(Ursin 1967; Essington et al. 2001; Marshall &amp; White 2019b)","noteIndex":0},"citationItems":[{"id":640,"uris":["http://zotero.org/users/6116610/items/5G6C5LEF"],"uri":["http://zotero.org/users/6116610/items/5G6C5LEF"],"itemData":{"id":640,"type":"article-journal","container-title":"Journal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27698">
        <w:rPr>
          <w:rFonts w:eastAsiaTheme="minorEastAsia"/>
          <w:color w:val="FF0000"/>
        </w:rPr>
        <w:fldChar w:fldCharType="separate"/>
      </w:r>
      <w:r w:rsidR="003D314E" w:rsidRPr="003D314E">
        <w:rPr>
          <w:rFonts w:ascii="Times New Roman" w:cs="Times New Roman"/>
          <w:color w:val="FF0000"/>
        </w:rPr>
        <w:t xml:space="preserve">(Ursin 1967; Essington </w:t>
      </w:r>
      <w:r w:rsidR="003D314E" w:rsidRPr="003D314E">
        <w:rPr>
          <w:rFonts w:ascii="Times New Roman" w:cs="Times New Roman"/>
          <w:i/>
          <w:iCs/>
          <w:color w:val="FF0000"/>
        </w:rPr>
        <w:t>et al.</w:t>
      </w:r>
      <w:r w:rsidR="003D314E" w:rsidRPr="003D314E">
        <w:rPr>
          <w:rFonts w:ascii="Times New Roman" w:cs="Times New Roman"/>
          <w:color w:val="FF0000"/>
        </w:rPr>
        <w:t xml:space="preserve"> 2001; Marshall &amp; White 2019b)</w:t>
      </w:r>
      <w:r w:rsidRPr="00B27698">
        <w:rPr>
          <w:rFonts w:eastAsiaTheme="minorEastAsia"/>
          <w:color w:val="FF0000"/>
        </w:rPr>
        <w:fldChar w:fldCharType="end"/>
      </w:r>
      <w:r w:rsidRPr="00B27698">
        <w:rPr>
          <w:rFonts w:eastAsiaTheme="minorEastAsia"/>
          <w:color w:val="FF0000"/>
        </w:rPr>
        <w:t xml:space="preserve"> and population and food web models, such as physiologically structured population models (PSPMs) </w:t>
      </w:r>
      <w:r w:rsidRPr="00B27698">
        <w:rPr>
          <w:rFonts w:eastAsiaTheme="minorEastAsia"/>
          <w:color w:val="FF0000"/>
        </w:rPr>
        <w:fldChar w:fldCharType="begin"/>
      </w:r>
      <w:r w:rsidR="003D314E">
        <w:rPr>
          <w:rFonts w:eastAsiaTheme="minorEastAsia"/>
          <w:color w:val="FF0000"/>
        </w:rPr>
        <w:instrText xml:space="preserve"> ADDIN ZOTERO_ITEM CSL_CITATION {"citationID":"lzEJ1w5S","properties":{"formattedCitation":"(De Roos &amp; Persson 2001)","plainCitation":"(De Roos &amp; Persson 2001)","noteIndex":0},"citationItems":[{"id":"sEKIVbdo/xg3tHeLS","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Pr="00B27698">
        <w:rPr>
          <w:rFonts w:eastAsiaTheme="minorEastAsia"/>
          <w:color w:val="FF0000"/>
        </w:rPr>
        <w:fldChar w:fldCharType="separate"/>
      </w:r>
      <w:r w:rsidRPr="00B27698">
        <w:rPr>
          <w:rFonts w:ascii="Times New Roman" w:hAnsi="Times New Roman" w:cs="Times New Roman"/>
          <w:color w:val="FF0000"/>
        </w:rPr>
        <w:t xml:space="preserve">(De </w:t>
      </w:r>
      <w:proofErr w:type="spellStart"/>
      <w:r w:rsidRPr="00B27698">
        <w:rPr>
          <w:rFonts w:ascii="Times New Roman" w:hAnsi="Times New Roman" w:cs="Times New Roman"/>
          <w:color w:val="FF0000"/>
        </w:rPr>
        <w:t>Roos</w:t>
      </w:r>
      <w:proofErr w:type="spellEnd"/>
      <w:r w:rsidRPr="00B27698">
        <w:rPr>
          <w:rFonts w:ascii="Times New Roman" w:hAnsi="Times New Roman" w:cs="Times New Roman"/>
          <w:color w:val="FF0000"/>
        </w:rPr>
        <w:t xml:space="preserve"> &amp; Persson 2001)</w:t>
      </w:r>
      <w:r w:rsidRPr="00B27698">
        <w:rPr>
          <w:rFonts w:eastAsiaTheme="minorEastAsia"/>
          <w:color w:val="FF0000"/>
        </w:rPr>
        <w:fldChar w:fldCharType="end"/>
      </w:r>
      <w:r w:rsidRPr="00B27698">
        <w:rPr>
          <w:rFonts w:eastAsiaTheme="minorEastAsia"/>
          <w:color w:val="FF0000"/>
        </w:rPr>
        <w:t xml:space="preserve"> and size-spectrum models </w:t>
      </w:r>
      <w:r w:rsidRPr="00B27698">
        <w:rPr>
          <w:rFonts w:eastAsiaTheme="minorEastAsia"/>
          <w:color w:val="FF0000"/>
        </w:rPr>
        <w:fldChar w:fldCharType="begin"/>
      </w:r>
      <w:r w:rsidR="003D314E">
        <w:rPr>
          <w:rFonts w:eastAsiaTheme="minorEastAsia"/>
          <w:color w:val="FF0000"/>
        </w:rPr>
        <w:instrText xml:space="preserve"> ADDIN ZOTERO_ITEM CSL_CITATION {"citationID":"FQUsqSYa","properties":{"formattedCitation":"(Blanchard {\\i{}et al.} 2017)","plainCitation":"(Blanchard et al. 2017)","noteIndex":0},"citationItems":[{"id":"sEKIVbdo/EIsI2wsK","uris":["http://zotero.org/users/6116610/items/J6TPHZS5"],"uri":["http://zotero.org/users/6116610/items/J6TPHZS5"],"itemData":{"id":314,"type":"article-journal","abstract":"Size-based ecosystem modeling is emerging as a powerful way to assess ecosystem-level impacts of human- and environment-driven changes from individual-level processes. These models have evolved as mechanistic explanations for observed regular patterns of abundance across the marine size spectrum hypothesized to hold from bacteria to whales. Fifty years since the first size spectrum measurements, we ask how far have we come? Although recent modeling studies capture an impressive range of sizes, complexity, and real-world applications, ecosystem coverage is still only partial. We describe how this can be overcome by unifying functional traits with size spectra (which we call functional size spectra) and highlight the key knowledge gaps that need to be filled to model ecosystems from bacteria to whales.","container-title":"Trends in Ecology &amp; Evolution","DOI":"10.1016/j.tree.2016.12.003","ISSN":"01695347","issue":"3","note":"PMID: 28109686","page":"174–186","title":"From Bacteria to Whales: Using Functional Size Spectra to Model Marine Ecosystems","volume":"32","author":[{"family":"Blanchard","given":"Julia L."},{"family":"Heneghan","given":"Ryan F."},{"family":"Everett","given":"Jason D."},{"family":"Trebilco","given":"Rowan"},{"family":"Richardson","given":"Anthony J."}],"issued":{"date-parts":[["2017"]]}}}],"schema":"https://github.com/citation-style-language/schema/raw/master/csl-citation.json"} </w:instrText>
      </w:r>
      <w:r w:rsidRPr="00B27698">
        <w:rPr>
          <w:rFonts w:eastAsiaTheme="minorEastAsia"/>
          <w:color w:val="FF0000"/>
        </w:rPr>
        <w:fldChar w:fldCharType="separate"/>
      </w:r>
      <w:r w:rsidRPr="00B27698">
        <w:rPr>
          <w:rFonts w:ascii="Times New Roman" w:hAnsi="Times New Roman" w:cs="Times New Roman"/>
          <w:color w:val="FF0000"/>
        </w:rPr>
        <w:t xml:space="preserve">(Blanchard </w:t>
      </w:r>
      <w:r w:rsidRPr="00B27698">
        <w:rPr>
          <w:rFonts w:ascii="Times New Roman" w:hAnsi="Times New Roman" w:cs="Times New Roman"/>
          <w:i/>
          <w:iCs/>
          <w:color w:val="FF0000"/>
        </w:rPr>
        <w:t>et al.</w:t>
      </w:r>
      <w:r w:rsidRPr="00B27698">
        <w:rPr>
          <w:rFonts w:ascii="Times New Roman" w:hAnsi="Times New Roman" w:cs="Times New Roman"/>
          <w:color w:val="FF0000"/>
        </w:rPr>
        <w:t xml:space="preserve"> 2017)</w:t>
      </w:r>
      <w:r w:rsidRPr="00B27698">
        <w:rPr>
          <w:rFonts w:eastAsiaTheme="minorEastAsia"/>
          <w:color w:val="FF0000"/>
        </w:rPr>
        <w:fldChar w:fldCharType="end"/>
      </w:r>
      <w:r w:rsidRPr="00B27698">
        <w:rPr>
          <w:rFonts w:eastAsiaTheme="minorEastAsia"/>
          <w:color w:val="FF0000"/>
        </w:rPr>
        <w:t xml:space="preserve">. As these are examples of mechanistic models of growth – an ontogenetic process – it is important that scaling assumptions are validated on intraspecific rather than interspecific data. More accurate estimates of scaling relationships at the individual level could contribute to better understanding of this fundamental process through mechanistic models </w:t>
      </w:r>
      <w:r w:rsidRPr="00B27698">
        <w:rPr>
          <w:rFonts w:eastAsiaTheme="minorEastAsia"/>
          <w:color w:val="FF0000"/>
        </w:rPr>
        <w:fldChar w:fldCharType="begin"/>
      </w:r>
      <w:r w:rsidR="003D314E">
        <w:rPr>
          <w:rFonts w:eastAsiaTheme="minorEastAsia"/>
          <w:color w:val="FF0000"/>
        </w:rPr>
        <w:instrText xml:space="preserve"> ADDIN ZOTERO_ITEM CSL_CITATION {"citationID":"a2cscmht32h","properties":{"formattedCitation":"(Marshall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27698">
        <w:rPr>
          <w:rFonts w:eastAsiaTheme="minorEastAsia"/>
          <w:color w:val="FF0000"/>
        </w:rPr>
        <w:fldChar w:fldCharType="separate"/>
      </w:r>
      <w:r w:rsidR="003D314E">
        <w:rPr>
          <w:rFonts w:ascii="Times New Roman" w:cs="Times New Roman"/>
          <w:color w:val="FF0000"/>
        </w:rPr>
        <w:t>(Marshall &amp; White 2019b)</w:t>
      </w:r>
      <w:r w:rsidRPr="00B27698">
        <w:rPr>
          <w:rFonts w:eastAsiaTheme="minorEastAsia"/>
          <w:color w:val="FF0000"/>
        </w:rPr>
        <w:fldChar w:fldCharType="end"/>
      </w:r>
      <w:r w:rsidRPr="00B27698">
        <w:rPr>
          <w:rFonts w:eastAsiaTheme="minorEastAsia"/>
          <w:color w:val="FF0000"/>
        </w:rPr>
        <w:t xml:space="preserve">. </w:t>
      </w:r>
    </w:p>
    <w:p w14:paraId="34D292D9" w14:textId="77777777" w:rsidR="003D7F50" w:rsidRPr="00B27698" w:rsidRDefault="003D7F50" w:rsidP="00904830">
      <w:pPr>
        <w:spacing w:line="480" w:lineRule="auto"/>
        <w:ind w:firstLine="284"/>
        <w:contextualSpacing/>
        <w:jc w:val="both"/>
        <w:rPr>
          <w:rFonts w:cstheme="minorHAnsi"/>
          <w:color w:val="FF0000"/>
        </w:rPr>
      </w:pPr>
      <w:r w:rsidRPr="00B27698">
        <w:rPr>
          <w:rFonts w:eastAsiaTheme="minorEastAsia"/>
          <w:color w:val="FF0000"/>
        </w:rPr>
        <w:t xml:space="preserve">In this study, we </w:t>
      </w:r>
      <w:commentRangeStart w:id="34"/>
      <w:r w:rsidRPr="00B27698">
        <w:rPr>
          <w:rFonts w:eastAsiaTheme="minorEastAsia"/>
          <w:color w:val="FF0000"/>
        </w:rPr>
        <w:t xml:space="preserve">search Web of Science </w:t>
      </w:r>
      <w:commentRangeEnd w:id="34"/>
      <w:r w:rsidRPr="00B27698">
        <w:rPr>
          <w:rStyle w:val="CommentReference"/>
          <w:color w:val="FF0000"/>
        </w:rPr>
        <w:commentReference w:id="34"/>
      </w:r>
      <w:r w:rsidRPr="00B27698">
        <w:rPr>
          <w:rFonts w:eastAsiaTheme="minorEastAsia"/>
          <w:color w:val="FF0000"/>
        </w:rPr>
        <w:t xml:space="preserve">to compile a dataset on consumption and metabolic rates of fish from experiments in which the effect of fish body mass is replicated across multiple temperatures within species. We fit hierarchical Bayesian models to share information across species and account for replication within species when estimating general- and species-varying scaling parameters, both at sub-optimum and full temperature-ranges. </w:t>
      </w:r>
      <w:commentRangeStart w:id="35"/>
      <w:r w:rsidRPr="00B27698">
        <w:rPr>
          <w:rFonts w:eastAsiaTheme="minorEastAsia"/>
          <w:color w:val="FF0000"/>
        </w:rPr>
        <w:t xml:space="preserve">We find clear temperature-size interactions for metabolic rates at sub-optimum temperature, and that the </w:t>
      </w:r>
      <w:r w:rsidRPr="00B27698">
        <w:rPr>
          <w:rFonts w:eastAsiaTheme="minorEastAsia"/>
          <w:color w:val="FF0000"/>
        </w:rPr>
        <w:lastRenderedPageBreak/>
        <w:t xml:space="preserve">optimum temperature for both </w:t>
      </w:r>
      <w:commentRangeStart w:id="36"/>
      <w:r w:rsidRPr="00B27698">
        <w:rPr>
          <w:rFonts w:eastAsiaTheme="minorEastAsia"/>
          <w:color w:val="FF0000"/>
        </w:rPr>
        <w:t xml:space="preserve">metabolism </w:t>
      </w:r>
      <w:commentRangeEnd w:id="36"/>
      <w:r w:rsidRPr="00B27698">
        <w:rPr>
          <w:rStyle w:val="CommentReference"/>
          <w:color w:val="FF0000"/>
        </w:rPr>
        <w:commentReference w:id="36"/>
      </w:r>
      <w:r w:rsidRPr="00B27698">
        <w:rPr>
          <w:rFonts w:eastAsiaTheme="minorEastAsia"/>
          <w:color w:val="FF0000"/>
        </w:rPr>
        <w:t>and consumption declines with a mass.</w:t>
      </w:r>
      <w:commentRangeEnd w:id="35"/>
      <w:r w:rsidRPr="00B27698">
        <w:rPr>
          <w:rStyle w:val="CommentReference"/>
          <w:color w:val="FF0000"/>
        </w:rPr>
        <w:commentReference w:id="35"/>
      </w:r>
      <w:r w:rsidRPr="00B27698">
        <w:rPr>
          <w:rFonts w:eastAsiaTheme="minorEastAsia"/>
          <w:color w:val="FF0000"/>
        </w:rPr>
        <w:t xml:space="preserve"> These scaling patterns deviate from typical across-species patterns and scaling theory. Based on simple bioenergetic principles, the observed scaling of consumption and metabolism could contribute to altered growth dynamics and reduced growth potential with warming, with implications for ecological interactions and potentially trophic transfer efficiency.</w:t>
      </w:r>
      <w:commentRangeStart w:id="37"/>
      <w:commentRangeStart w:id="38"/>
      <w:commentRangeStart w:id="39"/>
      <w:commentRangeEnd w:id="37"/>
      <w:r w:rsidRPr="00B27698">
        <w:rPr>
          <w:rStyle w:val="CommentReference"/>
          <w:color w:val="FF0000"/>
        </w:rPr>
        <w:commentReference w:id="37"/>
      </w:r>
      <w:commentRangeEnd w:id="38"/>
      <w:r w:rsidRPr="00B27698">
        <w:rPr>
          <w:rStyle w:val="CommentReference"/>
          <w:color w:val="FF0000"/>
        </w:rPr>
        <w:commentReference w:id="38"/>
      </w:r>
      <w:commentRangeEnd w:id="39"/>
      <w:r w:rsidRPr="00B27698">
        <w:rPr>
          <w:rStyle w:val="CommentReference"/>
          <w:color w:val="FF0000"/>
        </w:rPr>
        <w:commentReference w:id="39"/>
      </w:r>
    </w:p>
    <w:p w14:paraId="3641C483" w14:textId="77777777" w:rsidR="00F342FA" w:rsidRPr="00B27698" w:rsidRDefault="00F342FA" w:rsidP="00904830">
      <w:pPr>
        <w:spacing w:line="480" w:lineRule="auto"/>
        <w:contextualSpacing/>
        <w:jc w:val="both"/>
        <w:rPr>
          <w:rFonts w:cstheme="minorHAnsi"/>
          <w:b/>
          <w:color w:val="FF0000"/>
        </w:rPr>
      </w:pPr>
    </w:p>
    <w:p w14:paraId="791867EB" w14:textId="32CBB034" w:rsidR="000E5FAF" w:rsidRDefault="000E5FAF" w:rsidP="00904830">
      <w:pPr>
        <w:spacing w:line="480" w:lineRule="auto"/>
        <w:contextualSpacing/>
        <w:jc w:val="both"/>
        <w:rPr>
          <w:rFonts w:cstheme="minorHAnsi"/>
          <w:b/>
          <w:lang w:val="en-US"/>
        </w:rPr>
      </w:pPr>
      <w:r w:rsidRPr="00660D1C">
        <w:rPr>
          <w:rFonts w:cstheme="minorHAnsi"/>
          <w:b/>
          <w:lang w:val="en-US"/>
        </w:rPr>
        <w:t>Methods</w:t>
      </w:r>
    </w:p>
    <w:p w14:paraId="13428E1A" w14:textId="4B6EAB49" w:rsidR="001E4C93" w:rsidRPr="003F57A6" w:rsidRDefault="001A47D9" w:rsidP="00904830">
      <w:pPr>
        <w:spacing w:line="480" w:lineRule="auto"/>
        <w:contextualSpacing/>
        <w:jc w:val="both"/>
        <w:rPr>
          <w:rFonts w:cstheme="minorHAnsi"/>
          <w:b/>
          <w:sz w:val="22"/>
          <w:szCs w:val="22"/>
        </w:rPr>
      </w:pPr>
      <w:r w:rsidRPr="003F57A6">
        <w:rPr>
          <w:rFonts w:cstheme="minorHAnsi"/>
          <w:b/>
          <w:sz w:val="22"/>
          <w:szCs w:val="22"/>
        </w:rPr>
        <w:t>Data acquisition</w:t>
      </w:r>
    </w:p>
    <w:p w14:paraId="3D25DAF4" w14:textId="32490A06" w:rsidR="000F1792" w:rsidRPr="00A06A32" w:rsidRDefault="000F1792" w:rsidP="00904830">
      <w:pPr>
        <w:tabs>
          <w:tab w:val="center" w:pos="4513"/>
        </w:tabs>
        <w:spacing w:line="480" w:lineRule="auto"/>
        <w:contextualSpacing/>
        <w:jc w:val="both"/>
        <w:rPr>
          <w:rFonts w:eastAsiaTheme="minorEastAsia" w:cstheme="minorHAnsi"/>
          <w:sz w:val="22"/>
          <w:szCs w:val="22"/>
        </w:rPr>
      </w:pPr>
      <w:r w:rsidRPr="003F57A6">
        <w:rPr>
          <w:rFonts w:cstheme="minorHAnsi"/>
          <w:sz w:val="22"/>
          <w:szCs w:val="22"/>
        </w:rPr>
        <w:t xml:space="preserve">We searched the literature for experimental studies measuring the temperature and mass dependence of </w:t>
      </w:r>
      <w:r w:rsidR="003018E4" w:rsidRPr="003F57A6">
        <w:rPr>
          <w:rFonts w:cstheme="minorHAnsi"/>
          <w:sz w:val="22"/>
          <w:szCs w:val="22"/>
        </w:rPr>
        <w:t xml:space="preserve">individual growth rate, </w:t>
      </w:r>
      <w:r w:rsidRPr="003F57A6">
        <w:rPr>
          <w:rFonts w:cstheme="minorHAnsi"/>
          <w:sz w:val="22"/>
          <w:szCs w:val="22"/>
        </w:rPr>
        <w:t xml:space="preserve">maximum consumption rate (feeding rate at unlimited food supply, </w:t>
      </w:r>
      <w:r w:rsidRPr="003F57A6">
        <w:rPr>
          <w:rFonts w:cstheme="minorHAnsi"/>
          <w:i/>
          <w:sz w:val="22"/>
          <w:szCs w:val="22"/>
        </w:rPr>
        <w:t>ad libitum</w:t>
      </w:r>
      <w:r w:rsidRPr="003F57A6">
        <w:rPr>
          <w:rFonts w:cstheme="minorHAnsi"/>
          <w:sz w:val="22"/>
          <w:szCs w:val="22"/>
        </w:rPr>
        <w:t xml:space="preserve">) and </w:t>
      </w:r>
      <w:commentRangeStart w:id="40"/>
      <w:r w:rsidRPr="003F57A6">
        <w:rPr>
          <w:rFonts w:cstheme="minorHAnsi"/>
          <w:sz w:val="22"/>
          <w:szCs w:val="22"/>
        </w:rPr>
        <w:t>resting/standard/routine</w:t>
      </w:r>
      <w:commentRangeEnd w:id="40"/>
      <w:r w:rsidRPr="003F57A6">
        <w:rPr>
          <w:rStyle w:val="CommentReference"/>
          <w:sz w:val="22"/>
          <w:szCs w:val="22"/>
        </w:rPr>
        <w:commentReference w:id="40"/>
      </w:r>
      <w:r w:rsidRPr="003F57A6">
        <w:rPr>
          <w:rFonts w:cstheme="minorHAnsi"/>
          <w:sz w:val="22"/>
          <w:szCs w:val="22"/>
        </w:rPr>
        <w:t xml:space="preserve"> oxygen consumption rate (proxy for metabolic rate</w:t>
      </w:r>
      <w:r w:rsidR="003D314E">
        <w:rPr>
          <w:rFonts w:cstheme="minorHAnsi"/>
          <w:sz w:val="22"/>
          <w:szCs w:val="22"/>
        </w:rPr>
        <w:t xml:space="preserve"> </w:t>
      </w:r>
      <w:r w:rsidR="003D314E">
        <w:rPr>
          <w:rFonts w:cstheme="minorHAnsi"/>
          <w:sz w:val="22"/>
          <w:szCs w:val="22"/>
        </w:rPr>
        <w:fldChar w:fldCharType="begin"/>
      </w:r>
      <w:r w:rsidR="003D314E">
        <w:rPr>
          <w:rFonts w:cstheme="minorHAnsi"/>
          <w:sz w:val="22"/>
          <w:szCs w:val="22"/>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sz w:val="22"/>
          <w:szCs w:val="22"/>
        </w:rPr>
        <w:fldChar w:fldCharType="separate"/>
      </w:r>
      <w:r w:rsidR="003D314E">
        <w:rPr>
          <w:rFonts w:cstheme="minorHAnsi"/>
          <w:noProof/>
          <w:sz w:val="22"/>
          <w:szCs w:val="22"/>
        </w:rPr>
        <w:t>(Nelson 2016)</w:t>
      </w:r>
      <w:r w:rsidR="003D314E">
        <w:rPr>
          <w:rFonts w:cstheme="minorHAnsi"/>
          <w:sz w:val="22"/>
          <w:szCs w:val="22"/>
        </w:rPr>
        <w:fldChar w:fldCharType="end"/>
      </w:r>
      <w:r w:rsidRPr="003F57A6">
        <w:rPr>
          <w:rFonts w:eastAsiaTheme="minorEastAsia" w:cstheme="minorHAnsi"/>
          <w:sz w:val="22"/>
          <w:szCs w:val="22"/>
        </w:rPr>
        <w:t xml:space="preserve">), </w:t>
      </w:r>
      <w:r w:rsidRPr="003F57A6">
        <w:rPr>
          <w:rFonts w:cstheme="minorHAnsi"/>
          <w:sz w:val="22"/>
          <w:szCs w:val="22"/>
        </w:rPr>
        <w:t xml:space="preserve">using </w:t>
      </w:r>
      <w:r w:rsidR="00683DA0">
        <w:rPr>
          <w:rFonts w:cstheme="minorHAnsi"/>
          <w:sz w:val="22"/>
          <w:szCs w:val="22"/>
        </w:rPr>
        <w:t xml:space="preserve">three different searches on </w:t>
      </w:r>
      <w:r w:rsidRPr="003F57A6">
        <w:rPr>
          <w:rFonts w:cstheme="minorHAnsi"/>
          <w:sz w:val="22"/>
          <w:szCs w:val="22"/>
        </w:rPr>
        <w:t xml:space="preserve">the Web of Science Core Collection. </w:t>
      </w:r>
      <w:r w:rsidR="00B86CEA">
        <w:rPr>
          <w:rFonts w:cstheme="minorHAnsi"/>
          <w:sz w:val="22"/>
          <w:szCs w:val="22"/>
        </w:rPr>
        <w:t xml:space="preserve">From the growth rate data search, we also </w:t>
      </w:r>
      <w:r w:rsidR="006666F3">
        <w:rPr>
          <w:rFonts w:cstheme="minorHAnsi"/>
          <w:sz w:val="22"/>
          <w:szCs w:val="22"/>
        </w:rPr>
        <w:t>compiled</w:t>
      </w:r>
      <w:r w:rsidR="00B86CEA">
        <w:rPr>
          <w:rFonts w:cstheme="minorHAnsi"/>
          <w:sz w:val="22"/>
          <w:szCs w:val="22"/>
        </w:rPr>
        <w:t xml:space="preserve"> </w:t>
      </w:r>
      <w:r w:rsidR="00396990">
        <w:rPr>
          <w:rFonts w:cstheme="minorHAnsi"/>
          <w:sz w:val="22"/>
          <w:szCs w:val="22"/>
        </w:rPr>
        <w:t xml:space="preserve">a data set containing the optimum growth rate temperature for each combination of body mass group and species. </w:t>
      </w:r>
      <w:r w:rsidR="008700A7">
        <w:rPr>
          <w:rFonts w:cstheme="minorHAnsi"/>
          <w:sz w:val="22"/>
          <w:szCs w:val="22"/>
        </w:rPr>
        <w:t xml:space="preserve">We selected studies with a. factorial body mass-temperature setup in order to </w:t>
      </w:r>
      <w:r w:rsidRPr="003F57A6">
        <w:rPr>
          <w:rFonts w:cstheme="minorHAnsi"/>
          <w:sz w:val="22"/>
          <w:szCs w:val="22"/>
        </w:rPr>
        <w:t xml:space="preserve">estimate how these rates depend on body size and temperature </w:t>
      </w:r>
      <w:r w:rsidR="00AB3806">
        <w:rPr>
          <w:rFonts w:cstheme="minorHAnsi"/>
          <w:sz w:val="22"/>
          <w:szCs w:val="22"/>
        </w:rPr>
        <w:t>within species. While this reduces the number of data points available in the literature (as most experimental studies only use a size- or temperature treatment)</w:t>
      </w:r>
      <w:r w:rsidR="00376710">
        <w:rPr>
          <w:rFonts w:cstheme="minorHAnsi"/>
          <w:sz w:val="22"/>
          <w:szCs w:val="22"/>
        </w:rPr>
        <w:t xml:space="preserve">, it allows us to fit </w:t>
      </w:r>
      <w:r w:rsidRPr="003F57A6">
        <w:rPr>
          <w:rFonts w:cstheme="minorHAnsi"/>
          <w:sz w:val="22"/>
          <w:szCs w:val="22"/>
        </w:rPr>
        <w:t>multivariate models</w:t>
      </w:r>
      <w:r w:rsidR="00683D7D">
        <w:rPr>
          <w:rFonts w:cstheme="minorHAnsi"/>
          <w:sz w:val="22"/>
          <w:szCs w:val="22"/>
        </w:rPr>
        <w:t xml:space="preserve"> </w:t>
      </w:r>
      <w:r w:rsidR="00AF7500">
        <w:rPr>
          <w:rFonts w:cstheme="minorHAnsi"/>
          <w:sz w:val="22"/>
          <w:szCs w:val="22"/>
        </w:rPr>
        <w:t xml:space="preserve">and evaluate </w:t>
      </w:r>
      <w:r w:rsidR="00683D7D">
        <w:rPr>
          <w:rFonts w:cstheme="minorHAnsi"/>
          <w:sz w:val="22"/>
          <w:szCs w:val="22"/>
        </w:rPr>
        <w:t>interactive effects</w:t>
      </w:r>
      <w:r w:rsidR="0035178A">
        <w:rPr>
          <w:rFonts w:cstheme="minorHAnsi"/>
          <w:sz w:val="22"/>
          <w:szCs w:val="22"/>
        </w:rPr>
        <w:t xml:space="preserve"> within species</w:t>
      </w:r>
      <w:r w:rsidRPr="003F57A6">
        <w:rPr>
          <w:rFonts w:cstheme="minorHAnsi"/>
          <w:sz w:val="22"/>
          <w:szCs w:val="22"/>
        </w:rPr>
        <w:t xml:space="preserve">, </w:t>
      </w:r>
      <w:commentRangeStart w:id="41"/>
      <w:r w:rsidRPr="003F57A6">
        <w:rPr>
          <w:rFonts w:cstheme="minorHAnsi"/>
          <w:sz w:val="22"/>
          <w:szCs w:val="22"/>
        </w:rPr>
        <w:t xml:space="preserve">rather than normalizing data assuming a specific scaling with one of the predictors separately. </w:t>
      </w:r>
      <w:commentRangeEnd w:id="41"/>
      <w:r w:rsidRPr="003F57A6">
        <w:rPr>
          <w:rStyle w:val="CommentReference"/>
          <w:sz w:val="22"/>
          <w:szCs w:val="22"/>
        </w:rPr>
        <w:commentReference w:id="41"/>
      </w:r>
      <w:r w:rsidRPr="003F57A6">
        <w:rPr>
          <w:rFonts w:cstheme="minorHAnsi"/>
          <w:sz w:val="22"/>
          <w:szCs w:val="22"/>
        </w:rPr>
        <w:t>We found in total X</w:t>
      </w:r>
      <w:r w:rsidR="001159DE">
        <w:rPr>
          <w:rFonts w:cstheme="minorHAnsi"/>
          <w:sz w:val="22"/>
          <w:szCs w:val="22"/>
        </w:rPr>
        <w:t>, Y</w:t>
      </w:r>
      <w:r w:rsidRPr="003F57A6">
        <w:rPr>
          <w:rFonts w:cstheme="minorHAnsi"/>
          <w:sz w:val="22"/>
          <w:szCs w:val="22"/>
        </w:rPr>
        <w:t xml:space="preserve"> and </w:t>
      </w:r>
      <w:r w:rsidR="001159DE">
        <w:rPr>
          <w:rFonts w:cstheme="minorHAnsi"/>
          <w:sz w:val="22"/>
          <w:szCs w:val="22"/>
        </w:rPr>
        <w:t>Z</w:t>
      </w:r>
      <w:r w:rsidRPr="003F57A6">
        <w:rPr>
          <w:rFonts w:cstheme="minorHAnsi"/>
          <w:sz w:val="22"/>
          <w:szCs w:val="22"/>
        </w:rPr>
        <w:t xml:space="preserve"> data points from published articles on </w:t>
      </w:r>
      <w:r w:rsidR="00AA11AE">
        <w:rPr>
          <w:rFonts w:cstheme="minorHAnsi"/>
          <w:sz w:val="22"/>
          <w:szCs w:val="22"/>
        </w:rPr>
        <w:t xml:space="preserve">growth rate, </w:t>
      </w:r>
      <w:r w:rsidRPr="003F57A6">
        <w:rPr>
          <w:rFonts w:cstheme="minorHAnsi"/>
          <w:sz w:val="22"/>
          <w:szCs w:val="22"/>
        </w:rPr>
        <w:t>maximum consumption</w:t>
      </w:r>
      <w:r w:rsidRPr="003F57A6">
        <w:rPr>
          <w:rFonts w:eastAsiaTheme="minorEastAsia" w:cstheme="minorHAnsi"/>
          <w:sz w:val="22"/>
          <w:szCs w:val="22"/>
        </w:rPr>
        <w:t xml:space="preserve"> and metabolic rate, for </w:t>
      </w:r>
      <w:r w:rsidR="001159DE" w:rsidRPr="003F57A6">
        <w:rPr>
          <w:rFonts w:cstheme="minorHAnsi"/>
          <w:sz w:val="22"/>
          <w:szCs w:val="22"/>
        </w:rPr>
        <w:t>X</w:t>
      </w:r>
      <w:r w:rsidR="001159DE">
        <w:rPr>
          <w:rFonts w:cstheme="minorHAnsi"/>
          <w:sz w:val="22"/>
          <w:szCs w:val="22"/>
        </w:rPr>
        <w:t>, Y</w:t>
      </w:r>
      <w:r w:rsidR="001159DE" w:rsidRPr="003F57A6">
        <w:rPr>
          <w:rFonts w:cstheme="minorHAnsi"/>
          <w:sz w:val="22"/>
          <w:szCs w:val="22"/>
        </w:rPr>
        <w:t xml:space="preserve"> and </w:t>
      </w:r>
      <w:r w:rsidR="001159DE">
        <w:rPr>
          <w:rFonts w:cstheme="minorHAnsi"/>
          <w:sz w:val="22"/>
          <w:szCs w:val="22"/>
        </w:rPr>
        <w:t>Z</w:t>
      </w:r>
      <w:r w:rsidR="001159DE" w:rsidRPr="003F57A6">
        <w:rPr>
          <w:rFonts w:eastAsiaTheme="minorEastAsia" w:cstheme="minorHAnsi"/>
          <w:sz w:val="22"/>
          <w:szCs w:val="22"/>
        </w:rPr>
        <w:t xml:space="preserve"> </w:t>
      </w:r>
      <w:r w:rsidRPr="003F57A6">
        <w:rPr>
          <w:rFonts w:eastAsiaTheme="minorEastAsia" w:cstheme="minorHAnsi"/>
          <w:sz w:val="22"/>
          <w:szCs w:val="22"/>
        </w:rPr>
        <w:t xml:space="preserve">species representing a diverse taxonomic, habitat and lifestyle range. We asked authors for these data in most cases, but given the age of most </w:t>
      </w:r>
      <w:r w:rsidRPr="00A06A32">
        <w:rPr>
          <w:rFonts w:eastAsiaTheme="minorEastAsia" w:cstheme="minorHAnsi"/>
          <w:sz w:val="22"/>
          <w:szCs w:val="22"/>
        </w:rPr>
        <w:t xml:space="preserve">studies found, we also extracted the data from figures using </w:t>
      </w:r>
      <w:r w:rsidRPr="00A06A32">
        <w:rPr>
          <w:rFonts w:cstheme="minorHAnsi"/>
          <w:sz w:val="22"/>
          <w:szCs w:val="22"/>
        </w:rPr>
        <w:t xml:space="preserve">Web Plot Digitizer </w:t>
      </w:r>
      <w:r w:rsidRPr="00A06A32">
        <w:rPr>
          <w:rFonts w:cstheme="minorHAnsi"/>
          <w:sz w:val="22"/>
          <w:szCs w:val="22"/>
        </w:rPr>
        <w:fldChar w:fldCharType="begin"/>
      </w:r>
      <w:r w:rsidRPr="00A06A32">
        <w:rPr>
          <w:rFonts w:cstheme="minorHAnsi"/>
          <w:sz w:val="22"/>
          <w:szCs w:val="22"/>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sz w:val="22"/>
          <w:szCs w:val="22"/>
        </w:rPr>
        <w:fldChar w:fldCharType="separate"/>
      </w:r>
      <w:r w:rsidRPr="00A06A32">
        <w:rPr>
          <w:rFonts w:cstheme="minorHAnsi"/>
          <w:sz w:val="22"/>
          <w:szCs w:val="22"/>
        </w:rPr>
        <w:t>(Rohatgi 2012)</w:t>
      </w:r>
      <w:r w:rsidRPr="00A06A32">
        <w:rPr>
          <w:rFonts w:cstheme="minorHAnsi"/>
          <w:sz w:val="22"/>
          <w:szCs w:val="22"/>
        </w:rPr>
        <w:fldChar w:fldCharType="end"/>
      </w:r>
      <w:r w:rsidRPr="00A06A32">
        <w:rPr>
          <w:rFonts w:cstheme="minorHAnsi"/>
          <w:sz w:val="22"/>
          <w:szCs w:val="22"/>
        </w:rPr>
        <w:t xml:space="preserve"> or from tables</w:t>
      </w:r>
      <w:r w:rsidRPr="00A06A32">
        <w:rPr>
          <w:rFonts w:eastAsiaTheme="minorEastAsia" w:cstheme="minorHAnsi"/>
          <w:sz w:val="22"/>
          <w:szCs w:val="22"/>
        </w:rPr>
        <w:t xml:space="preserve">. </w:t>
      </w:r>
    </w:p>
    <w:p w14:paraId="704D9D4D" w14:textId="077A2503" w:rsidR="000F1792" w:rsidRPr="00725795" w:rsidRDefault="000F1792" w:rsidP="00904830">
      <w:pPr>
        <w:spacing w:line="480" w:lineRule="auto"/>
        <w:ind w:firstLine="284"/>
        <w:contextualSpacing/>
        <w:jc w:val="both"/>
        <w:rPr>
          <w:rFonts w:cstheme="minorHAnsi"/>
          <w:sz w:val="22"/>
          <w:szCs w:val="22"/>
        </w:rPr>
      </w:pPr>
      <w:r w:rsidRPr="00A06A32">
        <w:rPr>
          <w:rFonts w:eastAsiaTheme="minorEastAsia" w:cstheme="minorHAnsi"/>
          <w:sz w:val="22"/>
          <w:szCs w:val="22"/>
        </w:rPr>
        <w:t>We excluded larvae-only studies to ensure that parameter estimates were representative over ontogeny. Studies were selected if (</w:t>
      </w:r>
      <w:proofErr w:type="spellStart"/>
      <w:r w:rsidRPr="00A06A32">
        <w:rPr>
          <w:rFonts w:eastAsiaTheme="minorEastAsia" w:cstheme="minorHAnsi"/>
          <w:sz w:val="22"/>
          <w:szCs w:val="22"/>
        </w:rPr>
        <w:t>i</w:t>
      </w:r>
      <w:proofErr w:type="spellEnd"/>
      <w:r w:rsidRPr="00A06A32">
        <w:rPr>
          <w:rFonts w:eastAsiaTheme="minorEastAsia" w:cstheme="minorHAnsi"/>
          <w:sz w:val="22"/>
          <w:szCs w:val="22"/>
        </w:rPr>
        <w:t>) the original study could be found, (ii) a unique experimental temperature was recorded for each trial (</w:t>
      </w:r>
      <m:oMath>
        <m:r>
          <w:rPr>
            <w:rFonts w:ascii="Cambria Math" w:eastAsiaTheme="minorEastAsia" w:hAnsi="Cambria Math" w:cstheme="minorHAnsi"/>
            <w:sz w:val="22"/>
            <w:szCs w:val="22"/>
          </w:rPr>
          <m:t>±1°</m:t>
        </m:r>
        <m:r>
          <m:rPr>
            <m:sty m:val="p"/>
          </m:rPr>
          <w:rPr>
            <w:rFonts w:ascii="Cambria Math" w:eastAsiaTheme="minorEastAsia" w:hAnsi="Cambria Math" w:cstheme="minorHAnsi"/>
            <w:sz w:val="22"/>
            <w:szCs w:val="22"/>
          </w:rPr>
          <m:t>C</m:t>
        </m:r>
      </m:oMath>
      <w:r w:rsidRPr="00A06A32">
        <w:rPr>
          <w:rFonts w:eastAsiaTheme="minorEastAsia" w:cstheme="minorHAnsi"/>
          <w:sz w:val="22"/>
          <w:szCs w:val="22"/>
        </w:rPr>
        <w:t xml:space="preserve">), (iii) fish were provided food at </w:t>
      </w:r>
      <w:r w:rsidRPr="00A06A32">
        <w:rPr>
          <w:rFonts w:eastAsiaTheme="minorEastAsia" w:cstheme="minorHAnsi"/>
          <w:i/>
          <w:sz w:val="22"/>
          <w:szCs w:val="22"/>
        </w:rPr>
        <w:t>ad libitum</w:t>
      </w:r>
      <w:r w:rsidRPr="00A06A32">
        <w:rPr>
          <w:rFonts w:eastAsiaTheme="minorEastAsia" w:cstheme="minorHAnsi"/>
          <w:sz w:val="22"/>
          <w:szCs w:val="22"/>
        </w:rPr>
        <w:t xml:space="preserve"> for consumption and</w:t>
      </w:r>
      <w:r w:rsidR="00C2359E" w:rsidRPr="00A06A32">
        <w:rPr>
          <w:rFonts w:eastAsiaTheme="minorEastAsia" w:cstheme="minorHAnsi"/>
          <w:sz w:val="22"/>
          <w:szCs w:val="22"/>
        </w:rPr>
        <w:t xml:space="preserve"> growth data</w:t>
      </w:r>
      <w:r w:rsidR="00CC03E4" w:rsidRPr="00A06A32">
        <w:rPr>
          <w:rFonts w:eastAsiaTheme="minorEastAsia" w:cstheme="minorHAnsi"/>
          <w:sz w:val="22"/>
          <w:szCs w:val="22"/>
        </w:rPr>
        <w:t xml:space="preserve">, </w:t>
      </w:r>
      <w:r w:rsidRPr="00A06A32">
        <w:rPr>
          <w:rFonts w:eastAsiaTheme="minorEastAsia" w:cstheme="minorHAnsi"/>
          <w:sz w:val="22"/>
          <w:szCs w:val="22"/>
        </w:rPr>
        <w:t xml:space="preserve">no food for resting or routine metabolic rate for metabolism, (iv) fish exhibited normal </w:t>
      </w:r>
      <w:r w:rsidR="00370FC7" w:rsidRPr="00A06A32">
        <w:rPr>
          <w:rFonts w:eastAsiaTheme="minorEastAsia" w:cstheme="minorHAnsi"/>
          <w:sz w:val="22"/>
          <w:szCs w:val="22"/>
        </w:rPr>
        <w:t>behaviour</w:t>
      </w:r>
      <w:r w:rsidR="00883603" w:rsidRPr="00A06A32">
        <w:rPr>
          <w:rFonts w:eastAsiaTheme="minorEastAsia" w:cstheme="minorHAnsi"/>
          <w:sz w:val="22"/>
          <w:szCs w:val="22"/>
        </w:rPr>
        <w:t xml:space="preserve">. </w:t>
      </w:r>
      <w:commentRangeStart w:id="42"/>
      <w:r w:rsidRPr="00A06A32">
        <w:rPr>
          <w:rFonts w:eastAsiaTheme="minorEastAsia" w:cstheme="minorHAnsi"/>
          <w:sz w:val="22"/>
          <w:szCs w:val="22"/>
        </w:rPr>
        <w:t>We used only one study per species</w:t>
      </w:r>
      <w:commentRangeEnd w:id="42"/>
      <w:r w:rsidR="00A06A32">
        <w:rPr>
          <w:rStyle w:val="CommentReference"/>
        </w:rPr>
        <w:commentReference w:id="42"/>
      </w:r>
      <w:r w:rsidRPr="00A06A32">
        <w:rPr>
          <w:rFonts w:eastAsiaTheme="minorEastAsia" w:cstheme="minorHAnsi"/>
          <w:sz w:val="22"/>
          <w:szCs w:val="22"/>
        </w:rPr>
        <w:t xml:space="preserve">. While this reduces the number of data </w:t>
      </w:r>
      <w:r w:rsidRPr="00A06A32">
        <w:rPr>
          <w:rFonts w:eastAsiaTheme="minorEastAsia" w:cstheme="minorHAnsi"/>
          <w:sz w:val="22"/>
          <w:szCs w:val="22"/>
        </w:rPr>
        <w:lastRenderedPageBreak/>
        <w:t xml:space="preserve">points, it ensures that all data within a given species are comparable as measurements of these rates can vary between studies due to e.g. </w:t>
      </w:r>
      <w:r w:rsidRPr="000308A8">
        <w:rPr>
          <w:rFonts w:eastAsiaTheme="minorEastAsia" w:cstheme="minorHAnsi"/>
          <w:sz w:val="22"/>
          <w:szCs w:val="22"/>
        </w:rPr>
        <w:t xml:space="preserve">measurement bias or differences in experimental protocols </w:t>
      </w:r>
      <w:r w:rsidRPr="000308A8">
        <w:rPr>
          <w:rFonts w:eastAsiaTheme="minorEastAsia" w:cstheme="minorHAnsi"/>
          <w:sz w:val="22"/>
          <w:szCs w:val="22"/>
        </w:rPr>
        <w:fldChar w:fldCharType="begin"/>
      </w:r>
      <w:r w:rsidRPr="000308A8">
        <w:rPr>
          <w:rFonts w:eastAsiaTheme="minorEastAsia" w:cstheme="minorHAnsi"/>
          <w:sz w:val="22"/>
          <w:szCs w:val="22"/>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sz w:val="22"/>
          <w:szCs w:val="22"/>
        </w:rPr>
        <w:fldChar w:fldCharType="separate"/>
      </w:r>
      <w:r w:rsidRPr="000308A8">
        <w:rPr>
          <w:rFonts w:ascii="Times New Roman" w:cs="Times New Roman"/>
          <w:sz w:val="22"/>
          <w:szCs w:val="22"/>
        </w:rPr>
        <w:t xml:space="preserve">(Armstrong &amp; Hawkins 2008; </w:t>
      </w:r>
      <w:proofErr w:type="spellStart"/>
      <w:r w:rsidRPr="000308A8">
        <w:rPr>
          <w:rFonts w:ascii="Times New Roman" w:cs="Times New Roman"/>
          <w:sz w:val="22"/>
          <w:szCs w:val="22"/>
        </w:rPr>
        <w:t>Jerde</w:t>
      </w:r>
      <w:proofErr w:type="spellEnd"/>
      <w:r w:rsidRPr="000308A8">
        <w:rPr>
          <w:rFonts w:ascii="Times New Roman" w:cs="Times New Roman"/>
          <w:sz w:val="22"/>
          <w:szCs w:val="22"/>
        </w:rPr>
        <w:t xml:space="preserve"> </w:t>
      </w:r>
      <w:r w:rsidRPr="000308A8">
        <w:rPr>
          <w:rFonts w:ascii="Times New Roman" w:cs="Times New Roman"/>
          <w:i/>
          <w:iCs/>
          <w:sz w:val="22"/>
          <w:szCs w:val="22"/>
        </w:rPr>
        <w:t>et al.</w:t>
      </w:r>
      <w:r w:rsidRPr="000308A8">
        <w:rPr>
          <w:rFonts w:ascii="Times New Roman" w:cs="Times New Roman"/>
          <w:sz w:val="22"/>
          <w:szCs w:val="22"/>
        </w:rPr>
        <w:t xml:space="preserve"> 2019)</w:t>
      </w:r>
      <w:r w:rsidRPr="000308A8">
        <w:rPr>
          <w:rFonts w:eastAsiaTheme="minorEastAsia" w:cstheme="minorHAnsi"/>
          <w:sz w:val="22"/>
          <w:szCs w:val="22"/>
        </w:rPr>
        <w:fldChar w:fldCharType="end"/>
      </w:r>
      <w:r w:rsidRPr="000308A8">
        <w:rPr>
          <w:rFonts w:eastAsiaTheme="minorEastAsia" w:cstheme="minorHAnsi"/>
          <w:sz w:val="22"/>
          <w:szCs w:val="22"/>
        </w:rPr>
        <w:t xml:space="preserve">. In cases where we found more than one study for a species, we selected the study we found most suitable, based on how well it fit with our pre-defined criteria. </w:t>
      </w:r>
      <w:r w:rsidRPr="000308A8">
        <w:rPr>
          <w:rFonts w:cstheme="minorHAnsi"/>
          <w:sz w:val="22"/>
          <w:szCs w:val="22"/>
        </w:rPr>
        <w:t>A more detailed description of the search protocol, criteria to selected data, data acquisition procedure, quality control, collation of auxiliary information and standardizing rates to common units can be found in Appendix S1 in the Supporting Informat</w:t>
      </w:r>
      <w:r w:rsidRPr="00725795">
        <w:rPr>
          <w:rFonts w:cstheme="minorHAnsi"/>
          <w:sz w:val="22"/>
          <w:szCs w:val="22"/>
        </w:rPr>
        <w:t>ion.</w:t>
      </w:r>
    </w:p>
    <w:p w14:paraId="6C988AEE" w14:textId="7741975D" w:rsidR="000F1792" w:rsidRPr="00A37530" w:rsidRDefault="000F1792" w:rsidP="00904830">
      <w:pPr>
        <w:spacing w:line="480" w:lineRule="auto"/>
        <w:ind w:firstLine="284"/>
        <w:contextualSpacing/>
        <w:jc w:val="both"/>
        <w:rPr>
          <w:rFonts w:cstheme="minorHAnsi"/>
          <w:sz w:val="22"/>
          <w:szCs w:val="22"/>
        </w:rPr>
      </w:pPr>
      <w:r w:rsidRPr="00725795">
        <w:rPr>
          <w:rFonts w:eastAsiaTheme="minorEastAsia" w:cstheme="minorHAnsi"/>
          <w:sz w:val="22"/>
          <w:szCs w:val="22"/>
        </w:rPr>
        <w:t>In order to estimate general intraspecific parameters with hierarchical models, we standardized the data as the experiments were conducted at different temperatures, both absolute and in relation to average temperatures for that species</w:t>
      </w:r>
      <w:r w:rsidR="00725795" w:rsidRPr="00725795">
        <w:rPr>
          <w:rFonts w:eastAsiaTheme="minorEastAsia" w:cstheme="minorHAnsi"/>
          <w:sz w:val="22"/>
          <w:szCs w:val="22"/>
        </w:rPr>
        <w:t xml:space="preserve"> </w:t>
      </w:r>
      <w:r w:rsidR="00725795">
        <w:rPr>
          <w:rFonts w:eastAsiaTheme="minorEastAsia" w:cstheme="minorHAnsi"/>
          <w:color w:val="FF0000"/>
          <w:sz w:val="22"/>
          <w:szCs w:val="22"/>
        </w:rPr>
        <w:t>(Fig SX)</w:t>
      </w:r>
      <w:r w:rsidRPr="00271681">
        <w:rPr>
          <w:rFonts w:eastAsiaTheme="minorEastAsia" w:cstheme="minorHAnsi"/>
          <w:sz w:val="22"/>
          <w:szCs w:val="22"/>
        </w:rPr>
        <w:t>. This was done by subtracting the experimental temperatures with a representative temperature of the species natural environment. We used the median temperature in the environments of the respective species distribution</w:t>
      </w:r>
      <w:commentRangeStart w:id="43"/>
      <w:r w:rsidRPr="00271681">
        <w:rPr>
          <w:rFonts w:eastAsiaTheme="minorEastAsia" w:cstheme="minorHAnsi"/>
          <w:sz w:val="22"/>
          <w:szCs w:val="22"/>
        </w:rPr>
        <w:t xml:space="preserve"> using information available in </w:t>
      </w:r>
      <w:proofErr w:type="spellStart"/>
      <w:r w:rsidRPr="00271681">
        <w:rPr>
          <w:rFonts w:eastAsiaTheme="minorEastAsia" w:cstheme="minorHAnsi"/>
          <w:sz w:val="22"/>
          <w:szCs w:val="22"/>
        </w:rPr>
        <w:t>FishBase</w:t>
      </w:r>
      <w:proofErr w:type="spellEnd"/>
      <w:r w:rsidRPr="00271681">
        <w:rPr>
          <w:rFonts w:eastAsiaTheme="minorEastAsia" w:cstheme="minorHAnsi"/>
          <w:sz w:val="22"/>
          <w:szCs w:val="22"/>
        </w:rPr>
        <w:t xml:space="preserve"> </w:t>
      </w:r>
      <w:commentRangeEnd w:id="43"/>
      <w:r w:rsidRPr="00271681">
        <w:rPr>
          <w:rStyle w:val="CommentReference"/>
          <w:sz w:val="22"/>
          <w:szCs w:val="22"/>
        </w:rPr>
        <w:commentReference w:id="43"/>
      </w:r>
      <w:r w:rsidRPr="00271681">
        <w:rPr>
          <w:rFonts w:eastAsiaTheme="minorEastAsia" w:cstheme="minorHAnsi"/>
          <w:sz w:val="22"/>
          <w:szCs w:val="22"/>
        </w:rPr>
        <w:fldChar w:fldCharType="begin"/>
      </w:r>
      <w:r w:rsidRPr="00271681">
        <w:rPr>
          <w:rFonts w:eastAsiaTheme="minorEastAsia" w:cstheme="minorHAnsi"/>
          <w:sz w:val="22"/>
          <w:szCs w:val="22"/>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Pr="00271681">
        <w:rPr>
          <w:rFonts w:eastAsiaTheme="minorEastAsia" w:cstheme="minorHAnsi"/>
          <w:sz w:val="22"/>
          <w:szCs w:val="22"/>
        </w:rPr>
        <w:fldChar w:fldCharType="separate"/>
      </w:r>
      <w:r w:rsidRPr="00271681">
        <w:rPr>
          <w:rFonts w:ascii="Times New Roman" w:cs="Times New Roman"/>
          <w:sz w:val="22"/>
          <w:szCs w:val="22"/>
        </w:rPr>
        <w:t>(Froese &amp; Pauly 2016)</w:t>
      </w:r>
      <w:r w:rsidRPr="00271681">
        <w:rPr>
          <w:rFonts w:eastAsiaTheme="minorEastAsia" w:cstheme="minorHAnsi"/>
          <w:sz w:val="22"/>
          <w:szCs w:val="22"/>
        </w:rPr>
        <w:fldChar w:fldCharType="end"/>
      </w:r>
      <w:r w:rsidRPr="00271681">
        <w:rPr>
          <w:rFonts w:eastAsiaTheme="minorEastAsia" w:cstheme="minorHAnsi"/>
          <w:sz w:val="22"/>
          <w:szCs w:val="22"/>
        </w:rPr>
        <w:t xml:space="preserve"> (</w:t>
      </w:r>
      <w:hyperlink r:id="rId16" w:history="1">
        <w:r w:rsidRPr="00271681">
          <w:rPr>
            <w:rStyle w:val="Hyperlink"/>
            <w:rFonts w:eastAsiaTheme="minorEastAsia" w:cstheme="minorHAnsi"/>
            <w:color w:val="auto"/>
            <w:sz w:val="22"/>
            <w:szCs w:val="22"/>
          </w:rPr>
          <w:t>https://fishbase.org/</w:t>
        </w:r>
      </w:hyperlink>
      <w:r w:rsidRPr="00271681">
        <w:rPr>
          <w:rFonts w:eastAsiaTheme="minorEastAsia" w:cstheme="minorHAnsi"/>
          <w:sz w:val="22"/>
          <w:szCs w:val="22"/>
        </w:rPr>
        <w:t>). When this information was missing, we used other comparable metrics (e.g. median preferred temperature or temperature of spawning habitat)</w:t>
      </w:r>
      <w:r w:rsidRPr="00A37530">
        <w:rPr>
          <w:rFonts w:eastAsiaTheme="minorEastAsia" w:cstheme="minorHAnsi"/>
          <w:sz w:val="22"/>
          <w:szCs w:val="22"/>
        </w:rPr>
        <w:t xml:space="preserve">. </w:t>
      </w:r>
      <w:r w:rsidR="00070BEF">
        <w:rPr>
          <w:rFonts w:eastAsiaTheme="minorEastAsia" w:cstheme="minorHAnsi"/>
          <w:sz w:val="22"/>
          <w:szCs w:val="22"/>
        </w:rPr>
        <w:t>For the models of optimum growth temperature</w:t>
      </w:r>
      <w:r w:rsidR="00C75AFC">
        <w:rPr>
          <w:rFonts w:eastAsiaTheme="minorEastAsia" w:cstheme="minorHAnsi"/>
          <w:sz w:val="22"/>
          <w:szCs w:val="22"/>
        </w:rPr>
        <w:t xml:space="preserve">, we standardized temperature </w:t>
      </w:r>
      <w:r w:rsidR="005D2A2B">
        <w:rPr>
          <w:rFonts w:eastAsiaTheme="minorEastAsia" w:cstheme="minorHAnsi"/>
          <w:sz w:val="22"/>
          <w:szCs w:val="22"/>
        </w:rPr>
        <w:t xml:space="preserve">by </w:t>
      </w:r>
      <w:r w:rsidR="00A97C09">
        <w:rPr>
          <w:rFonts w:eastAsiaTheme="minorEastAsia" w:cstheme="minorHAnsi"/>
          <w:sz w:val="22"/>
          <w:szCs w:val="22"/>
        </w:rPr>
        <w:t xml:space="preserve">subtracting the mean </w:t>
      </w:r>
      <w:r w:rsidR="000422A4">
        <w:rPr>
          <w:rFonts w:eastAsiaTheme="minorEastAsia" w:cstheme="minorHAnsi"/>
          <w:sz w:val="22"/>
          <w:szCs w:val="22"/>
        </w:rPr>
        <w:t xml:space="preserve">optimum growth temperature within species. </w:t>
      </w:r>
      <w:r w:rsidRPr="00A37530">
        <w:rPr>
          <w:rFonts w:eastAsiaTheme="minorEastAsia" w:cstheme="minorHAnsi"/>
          <w:sz w:val="22"/>
          <w:szCs w:val="22"/>
        </w:rPr>
        <w:t xml:space="preserve">The body masses used in the experiments also correspond to different life stages. Hence, we standardized all body-mass data by dividing it with the </w:t>
      </w:r>
      <w:r w:rsidR="00A80DD3">
        <w:rPr>
          <w:rFonts w:eastAsiaTheme="minorEastAsia" w:cstheme="minorHAnsi"/>
          <w:sz w:val="22"/>
          <w:szCs w:val="22"/>
        </w:rPr>
        <w:t>maximum body</w:t>
      </w:r>
      <w:r w:rsidRPr="00A37530">
        <w:rPr>
          <w:rFonts w:eastAsiaTheme="minorEastAsia" w:cstheme="minorHAnsi"/>
          <w:sz w:val="22"/>
          <w:szCs w:val="22"/>
        </w:rPr>
        <w:t xml:space="preserve"> mass, also </w:t>
      </w:r>
      <w:commentRangeStart w:id="44"/>
      <w:r w:rsidRPr="00A37530">
        <w:rPr>
          <w:rFonts w:eastAsiaTheme="minorEastAsia" w:cstheme="minorHAnsi"/>
          <w:sz w:val="22"/>
          <w:szCs w:val="22"/>
        </w:rPr>
        <w:t xml:space="preserve">taken from </w:t>
      </w:r>
      <w:proofErr w:type="spellStart"/>
      <w:r w:rsidRPr="00A37530">
        <w:rPr>
          <w:rFonts w:eastAsiaTheme="minorEastAsia" w:cstheme="minorHAnsi"/>
          <w:sz w:val="22"/>
          <w:szCs w:val="22"/>
        </w:rPr>
        <w:t>FishBase</w:t>
      </w:r>
      <w:proofErr w:type="spellEnd"/>
      <w:r w:rsidRPr="00A37530">
        <w:rPr>
          <w:rFonts w:eastAsiaTheme="minorEastAsia" w:cstheme="minorHAnsi"/>
          <w:sz w:val="22"/>
          <w:szCs w:val="22"/>
        </w:rPr>
        <w:t xml:space="preserve">. </w:t>
      </w:r>
      <w:commentRangeEnd w:id="44"/>
      <w:r w:rsidRPr="00A37530">
        <w:rPr>
          <w:rStyle w:val="CommentReference"/>
          <w:sz w:val="22"/>
          <w:szCs w:val="22"/>
        </w:rPr>
        <w:commentReference w:id="44"/>
      </w:r>
      <w:r w:rsidRPr="00A37530">
        <w:rPr>
          <w:rFonts w:eastAsiaTheme="minorEastAsia" w:cstheme="minorHAnsi"/>
          <w:sz w:val="22"/>
          <w:szCs w:val="22"/>
        </w:rPr>
        <w:t xml:space="preserve">In the regression models presented below, body mass and temperature thus always correspond to </w:t>
      </w:r>
      <w:r w:rsidR="007E747D">
        <w:rPr>
          <w:rFonts w:eastAsiaTheme="minorEastAsia" w:cstheme="minorHAnsi"/>
          <w:sz w:val="22"/>
          <w:szCs w:val="22"/>
        </w:rPr>
        <w:t xml:space="preserve">standardized and </w:t>
      </w:r>
      <w:r w:rsidRPr="00A37530">
        <w:rPr>
          <w:rFonts w:eastAsiaTheme="minorEastAsia" w:cstheme="minorHAnsi"/>
          <w:sz w:val="22"/>
          <w:szCs w:val="22"/>
        </w:rPr>
        <w:t>mean-</w:t>
      </w:r>
      <w:proofErr w:type="spellStart"/>
      <w:r w:rsidRPr="00A37530">
        <w:rPr>
          <w:rFonts w:eastAsiaTheme="minorEastAsia" w:cstheme="minorHAnsi"/>
          <w:sz w:val="22"/>
          <w:szCs w:val="22"/>
        </w:rPr>
        <w:t>centered</w:t>
      </w:r>
      <w:proofErr w:type="spellEnd"/>
      <w:r w:rsidRPr="00A37530">
        <w:rPr>
          <w:rFonts w:eastAsiaTheme="minorEastAsia" w:cstheme="minorHAnsi"/>
          <w:sz w:val="22"/>
          <w:szCs w:val="22"/>
        </w:rPr>
        <w:t xml:space="preserve"> values.</w:t>
      </w:r>
    </w:p>
    <w:p w14:paraId="150A09C7" w14:textId="210CD48E" w:rsidR="000F1792" w:rsidRPr="00CB18CC" w:rsidRDefault="000F1792" w:rsidP="00904830">
      <w:pPr>
        <w:spacing w:line="480" w:lineRule="auto"/>
        <w:contextualSpacing/>
        <w:jc w:val="both"/>
        <w:rPr>
          <w:rFonts w:cstheme="minorHAnsi"/>
          <w:b/>
          <w:lang w:val="en-US"/>
        </w:rPr>
      </w:pPr>
    </w:p>
    <w:p w14:paraId="18EC7E3D" w14:textId="77777777" w:rsidR="003E127B" w:rsidRPr="00CB18CC" w:rsidRDefault="003E127B" w:rsidP="00904830">
      <w:pPr>
        <w:spacing w:line="480" w:lineRule="auto"/>
        <w:contextualSpacing/>
        <w:jc w:val="both"/>
        <w:rPr>
          <w:rFonts w:cstheme="minorHAnsi"/>
          <w:b/>
          <w:sz w:val="22"/>
          <w:szCs w:val="22"/>
        </w:rPr>
      </w:pPr>
      <w:r w:rsidRPr="00CB18CC">
        <w:rPr>
          <w:rFonts w:cstheme="minorHAnsi"/>
          <w:b/>
          <w:sz w:val="22"/>
          <w:szCs w:val="22"/>
        </w:rPr>
        <w:t>Model fitting</w:t>
      </w:r>
    </w:p>
    <w:p w14:paraId="1F100B15" w14:textId="5CFE4F91" w:rsidR="00B35D9D" w:rsidRPr="00CB18CC" w:rsidRDefault="00673847" w:rsidP="00B35D9D">
      <w:pPr>
        <w:spacing w:line="480" w:lineRule="auto"/>
        <w:contextualSpacing/>
        <w:jc w:val="both"/>
        <w:rPr>
          <w:rFonts w:cstheme="minorHAnsi"/>
          <w:bCs/>
          <w:i/>
          <w:iCs/>
          <w:sz w:val="22"/>
          <w:szCs w:val="22"/>
        </w:rPr>
      </w:pPr>
      <w:r>
        <w:rPr>
          <w:rFonts w:cstheme="minorHAnsi"/>
          <w:bCs/>
          <w:i/>
          <w:iCs/>
          <w:sz w:val="22"/>
          <w:szCs w:val="22"/>
        </w:rPr>
        <w:t>Mass-dependence of optimum growth temperature</w:t>
      </w:r>
    </w:p>
    <w:p w14:paraId="1E47FD26" w14:textId="349EFAE8" w:rsidR="00CF061E" w:rsidRDefault="00913C37" w:rsidP="00904830">
      <w:pPr>
        <w:spacing w:line="480" w:lineRule="auto"/>
        <w:contextualSpacing/>
        <w:jc w:val="both"/>
        <w:rPr>
          <w:rFonts w:cstheme="minorHAnsi"/>
          <w:bCs/>
          <w:sz w:val="22"/>
          <w:szCs w:val="22"/>
        </w:rPr>
      </w:pPr>
      <w:r>
        <w:rPr>
          <w:rFonts w:cstheme="minorHAnsi"/>
          <w:bCs/>
          <w:sz w:val="22"/>
          <w:szCs w:val="22"/>
        </w:rPr>
        <w:t xml:space="preserve">To evaluate </w:t>
      </w:r>
      <w:r w:rsidR="00A469D8">
        <w:rPr>
          <w:rFonts w:cstheme="minorHAnsi"/>
          <w:bCs/>
          <w:sz w:val="22"/>
          <w:szCs w:val="22"/>
        </w:rPr>
        <w:t xml:space="preserve">how the </w:t>
      </w:r>
      <w:r w:rsidR="002F3BA6">
        <w:rPr>
          <w:rFonts w:cstheme="minorHAnsi"/>
          <w:bCs/>
          <w:sz w:val="22"/>
          <w:szCs w:val="22"/>
        </w:rPr>
        <w:t xml:space="preserve">average </w:t>
      </w:r>
      <w:r w:rsidR="00A469D8">
        <w:rPr>
          <w:rFonts w:cstheme="minorHAnsi"/>
          <w:bCs/>
          <w:sz w:val="22"/>
          <w:szCs w:val="22"/>
        </w:rPr>
        <w:t>optimum temperature</w:t>
      </w:r>
      <w:r w:rsidR="001879B1">
        <w:rPr>
          <w:rFonts w:cstheme="minorHAnsi"/>
          <w:bCs/>
          <w:sz w:val="22"/>
          <w:szCs w:val="22"/>
        </w:rPr>
        <w:t xml:space="preserve"> (</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o,i</m:t>
            </m:r>
          </m:sub>
        </m:sSub>
      </m:oMath>
      <w:r w:rsidR="001879B1">
        <w:rPr>
          <w:rFonts w:eastAsiaTheme="minorEastAsia" w:cstheme="minorHAnsi"/>
          <w:bCs/>
          <w:sz w:val="22"/>
          <w:szCs w:val="22"/>
        </w:rPr>
        <w:t xml:space="preserve">) </w:t>
      </w:r>
      <w:r w:rsidR="00A469D8">
        <w:rPr>
          <w:rFonts w:cstheme="minorHAnsi"/>
          <w:bCs/>
          <w:sz w:val="22"/>
          <w:szCs w:val="22"/>
        </w:rPr>
        <w:t xml:space="preserve">for individual growth depends </w:t>
      </w:r>
      <w:r w:rsidR="009D7499">
        <w:rPr>
          <w:rFonts w:cstheme="minorHAnsi"/>
          <w:bCs/>
          <w:sz w:val="22"/>
          <w:szCs w:val="22"/>
        </w:rPr>
        <w:t>on body mass</w:t>
      </w:r>
      <w:r w:rsidR="009F3F05">
        <w:rPr>
          <w:rFonts w:cstheme="minorHAnsi"/>
          <w:bCs/>
          <w:sz w:val="22"/>
          <w:szCs w:val="22"/>
        </w:rPr>
        <w:t xml:space="preserve"> </w:t>
      </w:r>
      <w:r w:rsidR="009F3F05">
        <w:rPr>
          <w:rFonts w:eastAsiaTheme="minorEastAsia" w:cstheme="minorHAnsi"/>
          <w:bCs/>
          <w:sz w:val="22"/>
          <w:szCs w:val="22"/>
        </w:rPr>
        <w:t>(</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9F3F05">
        <w:rPr>
          <w:rFonts w:eastAsiaTheme="minorEastAsia" w:cstheme="minorHAnsi"/>
          <w:bCs/>
          <w:iCs/>
          <w:sz w:val="22"/>
          <w:szCs w:val="22"/>
        </w:rPr>
        <w:t>)</w:t>
      </w:r>
      <w:r w:rsidR="009D7499">
        <w:rPr>
          <w:rFonts w:cstheme="minorHAnsi"/>
          <w:bCs/>
          <w:sz w:val="22"/>
          <w:szCs w:val="22"/>
        </w:rPr>
        <w:t>, we</w:t>
      </w:r>
      <w:r w:rsidR="00D4158A">
        <w:rPr>
          <w:rFonts w:cstheme="minorHAnsi"/>
          <w:bCs/>
          <w:sz w:val="22"/>
          <w:szCs w:val="22"/>
        </w:rPr>
        <w:t xml:space="preserve"> </w:t>
      </w:r>
      <w:r w:rsidR="008041FC">
        <w:rPr>
          <w:rFonts w:cstheme="minorHAnsi"/>
          <w:bCs/>
          <w:sz w:val="22"/>
          <w:szCs w:val="22"/>
        </w:rPr>
        <w:t xml:space="preserve">fit the following </w:t>
      </w:r>
      <w:r w:rsidR="00CF061E">
        <w:rPr>
          <w:rFonts w:cstheme="minorHAnsi"/>
          <w:bCs/>
          <w:sz w:val="22"/>
          <w:szCs w:val="22"/>
        </w:rPr>
        <w:t>hierarchical model</w:t>
      </w:r>
      <w:r w:rsidR="0084768E">
        <w:rPr>
          <w:rFonts w:cstheme="minorHAnsi"/>
          <w:bCs/>
          <w:sz w:val="22"/>
          <w:szCs w:val="22"/>
        </w:rPr>
        <w:t xml:space="preserve"> to account </w:t>
      </w:r>
      <w:r w:rsidR="0084768E">
        <w:rPr>
          <w:rFonts w:cstheme="minorHAnsi"/>
          <w:bCs/>
          <w:sz w:val="22"/>
          <w:szCs w:val="22"/>
        </w:rPr>
        <w:t>for variation in both intercept and slope with respect to species</w:t>
      </w:r>
      <w:r w:rsidR="005949D6">
        <w:rPr>
          <w:rFonts w:cstheme="minorHAnsi"/>
          <w:bCs/>
          <w:sz w:val="22"/>
          <w:szCs w:val="22"/>
        </w:rPr>
        <w:t xml:space="preserve"> (indexed as </w:t>
      </w:r>
      <m:oMath>
        <m:r>
          <w:rPr>
            <w:rFonts w:ascii="Cambria Math" w:hAnsi="Cambria Math" w:cstheme="minorHAnsi"/>
            <w:sz w:val="22"/>
            <w:szCs w:val="22"/>
          </w:rPr>
          <m:t>j</m:t>
        </m:r>
      </m:oMath>
      <w:r w:rsidR="005949D6">
        <w:rPr>
          <w:rFonts w:cstheme="minorHAnsi"/>
          <w:bCs/>
          <w:sz w:val="22"/>
          <w:szCs w:val="22"/>
        </w:rPr>
        <w:t>)</w:t>
      </w:r>
      <w:r w:rsidR="00CF061E">
        <w:rPr>
          <w:rFonts w:cstheme="minorHAnsi"/>
          <w:bCs/>
          <w:sz w:val="22"/>
          <w:szCs w:val="22"/>
        </w:rPr>
        <w:t>:</w:t>
      </w:r>
    </w:p>
    <w:p w14:paraId="4328B7FF" w14:textId="41000865" w:rsidR="00CF061E" w:rsidRDefault="00FD11ED"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1</w:t>
      </w:r>
      <w:r w:rsidR="00CF061E" w:rsidRPr="00447343">
        <w:rPr>
          <w:rFonts w:eastAsiaTheme="minorEastAsia" w:cstheme="minorHAnsi"/>
          <w:sz w:val="22"/>
          <w:szCs w:val="22"/>
        </w:rPr>
        <w:t>)</w:t>
      </w:r>
    </w:p>
    <w:p w14:paraId="0C277DC5" w14:textId="033CB8F8" w:rsidR="00CF061E" w:rsidRPr="00447343" w:rsidRDefault="00CF061E"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proofErr w:type="gramStart"/>
      <w:r w:rsidRPr="00447343">
        <w:rPr>
          <w:rFonts w:eastAsiaTheme="minorEastAsia" w:cstheme="minorHAnsi"/>
          <w:sz w:val="22"/>
          <w:szCs w:val="22"/>
        </w:rPr>
        <w:t xml:space="preserve">,   </w:t>
      </w:r>
      <w:proofErr w:type="gramEnd"/>
      <w:r w:rsidRPr="00447343">
        <w:rPr>
          <w:rFonts w:eastAsiaTheme="minorEastAsia" w:cstheme="minorHAnsi"/>
          <w:sz w:val="22"/>
          <w:szCs w:val="22"/>
        </w:rPr>
        <w:t xml:space="preserve">          </w:t>
      </w:r>
      <w:r w:rsidR="002336E6">
        <w:rPr>
          <w:rFonts w:eastAsiaTheme="minorEastAsia" w:cstheme="minorHAnsi"/>
          <w:sz w:val="22"/>
          <w:szCs w:val="22"/>
        </w:rPr>
        <w:t xml:space="preserve">                    </w:t>
      </w:r>
      <w:r w:rsidRPr="00447343">
        <w:rPr>
          <w:rFonts w:eastAsiaTheme="minorEastAsia" w:cstheme="minorHAnsi"/>
          <w:sz w:val="22"/>
          <w:szCs w:val="22"/>
        </w:rPr>
        <w:t xml:space="preserve">                          (</w:t>
      </w:r>
      <w:r>
        <w:rPr>
          <w:rFonts w:eastAsiaTheme="minorEastAsia" w:cstheme="minorHAnsi"/>
          <w:sz w:val="22"/>
          <w:szCs w:val="22"/>
        </w:rPr>
        <w:t>2</w:t>
      </w:r>
      <w:r w:rsidRPr="00447343">
        <w:rPr>
          <w:rFonts w:eastAsiaTheme="minorEastAsia" w:cstheme="minorHAnsi"/>
          <w:sz w:val="22"/>
          <w:szCs w:val="22"/>
        </w:rPr>
        <w:t>)</w:t>
      </w:r>
    </w:p>
    <w:p w14:paraId="62109C1F" w14:textId="538DEE22" w:rsidR="00CF061E" w:rsidRPr="00447343" w:rsidRDefault="00CF061E" w:rsidP="00CF061E">
      <w:pPr>
        <w:spacing w:line="480" w:lineRule="auto"/>
        <w:contextualSpacing/>
        <w:rPr>
          <w:rFonts w:eastAsiaTheme="minorEastAsia" w:cstheme="minorHAnsi"/>
          <w:sz w:val="22"/>
          <w:szCs w:val="22"/>
        </w:rPr>
      </w:pPr>
      <w:r w:rsidRPr="00447343">
        <w:rPr>
          <w:rFonts w:eastAsiaTheme="minorEastAsia" w:cstheme="minorHAnsi"/>
          <w:sz w:val="22"/>
          <w:szCs w:val="22"/>
        </w:rPr>
        <w:lastRenderedPageBreak/>
        <w:t>with the following second level (species</w:t>
      </w:r>
      <w:r w:rsidR="00BD31ED">
        <w:rPr>
          <w:rFonts w:eastAsiaTheme="minorEastAsia" w:cstheme="minorHAnsi"/>
          <w:sz w:val="22"/>
          <w:szCs w:val="22"/>
        </w:rPr>
        <w:t>)</w:t>
      </w:r>
      <w:r w:rsidR="00307177">
        <w:rPr>
          <w:rFonts w:eastAsiaTheme="minorEastAsia" w:cstheme="minorHAnsi"/>
          <w:sz w:val="22"/>
          <w:szCs w:val="22"/>
        </w:rPr>
        <w:t xml:space="preserve"> </w:t>
      </w:r>
      <w:r w:rsidRPr="00447343">
        <w:rPr>
          <w:rFonts w:eastAsiaTheme="minorEastAsia" w:cstheme="minorHAnsi"/>
          <w:sz w:val="22"/>
          <w:szCs w:val="22"/>
        </w:rPr>
        <w:t xml:space="preserve">models, where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oMath>
      <w:r w:rsidRPr="00447343">
        <w:rPr>
          <w:rFonts w:eastAsiaTheme="minorEastAsia" w:cstheme="minorHAnsi"/>
          <w:sz w:val="22"/>
          <w:szCs w:val="22"/>
        </w:rPr>
        <w:t xml:space="preserve"> (</w:t>
      </w:r>
      <m:oMath>
        <m:r>
          <w:rPr>
            <w:rFonts w:ascii="Cambria Math" w:eastAsiaTheme="minorEastAsia" w:hAnsi="Cambria Math" w:cstheme="minorHAnsi"/>
            <w:sz w:val="22"/>
            <w:szCs w:val="22"/>
          </w:rPr>
          <m:t>p=0,1)</m:t>
        </m:r>
      </m:oMath>
      <w:r w:rsidRPr="00447343">
        <w:rPr>
          <w:rFonts w:eastAsiaTheme="minorEastAsia" w:cstheme="minorHAnsi"/>
          <w:sz w:val="22"/>
          <w:szCs w:val="22"/>
        </w:rPr>
        <w:t>:</w:t>
      </w:r>
    </w:p>
    <w:p w14:paraId="32423BE3" w14:textId="225B0217" w:rsidR="00CF061E" w:rsidRDefault="00CF061E"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Pr="00447343">
        <w:rPr>
          <w:rFonts w:eastAsiaTheme="minorEastAsia"/>
          <w:sz w:val="22"/>
          <w:szCs w:val="22"/>
        </w:rPr>
        <w:t>,</w:t>
      </w:r>
      <w:r w:rsidRPr="00447343">
        <w:rPr>
          <w:rFonts w:eastAsiaTheme="minorEastAsia" w:cstheme="minorHAnsi"/>
          <w:sz w:val="22"/>
          <w:szCs w:val="22"/>
        </w:rPr>
        <w:t xml:space="preserve">   </w:t>
      </w:r>
      <w:proofErr w:type="gramEnd"/>
      <w:r w:rsidRPr="00447343">
        <w:rPr>
          <w:rFonts w:eastAsiaTheme="minorEastAsia" w:cstheme="minorHAnsi"/>
          <w:sz w:val="22"/>
          <w:szCs w:val="22"/>
        </w:rPr>
        <w:t xml:space="preserve">                               </w:t>
      </w:r>
      <w:r w:rsidR="002336E6">
        <w:rPr>
          <w:rFonts w:eastAsiaTheme="minorEastAsia" w:cstheme="minorHAnsi"/>
          <w:sz w:val="22"/>
          <w:szCs w:val="22"/>
        </w:rPr>
        <w:t xml:space="preserve">       </w:t>
      </w:r>
      <w:r w:rsidRPr="00447343">
        <w:rPr>
          <w:rFonts w:eastAsiaTheme="minorEastAsia" w:cstheme="minorHAnsi"/>
          <w:sz w:val="22"/>
          <w:szCs w:val="22"/>
        </w:rPr>
        <w:t xml:space="preserve">                      (</w:t>
      </w:r>
      <w:r>
        <w:rPr>
          <w:rFonts w:eastAsiaTheme="minorEastAsia" w:cstheme="minorHAnsi"/>
          <w:sz w:val="22"/>
          <w:szCs w:val="22"/>
        </w:rPr>
        <w:t>3</w:t>
      </w:r>
      <w:r w:rsidRPr="00447343">
        <w:rPr>
          <w:rFonts w:eastAsiaTheme="minorEastAsia" w:cstheme="minorHAnsi"/>
          <w:sz w:val="22"/>
          <w:szCs w:val="22"/>
        </w:rPr>
        <w:t>)</w:t>
      </w:r>
    </w:p>
    <w:p w14:paraId="4E32A5B8" w14:textId="4EFAC407" w:rsidR="00CD6EFE" w:rsidRDefault="00736338" w:rsidP="00904830">
      <w:pPr>
        <w:spacing w:line="480" w:lineRule="auto"/>
        <w:contextualSpacing/>
        <w:jc w:val="both"/>
        <w:rPr>
          <w:rFonts w:cstheme="minorHAnsi"/>
          <w:bCs/>
          <w:sz w:val="22"/>
          <w:szCs w:val="22"/>
        </w:rPr>
      </w:pPr>
      <w:r>
        <w:rPr>
          <w:rFonts w:cstheme="minorHAnsi"/>
          <w:bCs/>
          <w:sz w:val="22"/>
          <w:szCs w:val="22"/>
        </w:rPr>
        <w:t xml:space="preserve">We also </w:t>
      </w:r>
      <w:r w:rsidR="006B03F2">
        <w:rPr>
          <w:rFonts w:cstheme="minorHAnsi"/>
          <w:bCs/>
          <w:sz w:val="22"/>
          <w:szCs w:val="22"/>
        </w:rPr>
        <w:t xml:space="preserve">fit a model with non-varying </w:t>
      </w:r>
      <w:r w:rsidR="00F14443">
        <w:rPr>
          <w:rFonts w:cstheme="minorHAnsi"/>
          <w:bCs/>
          <w:sz w:val="22"/>
          <w:szCs w:val="22"/>
        </w:rPr>
        <w:t>mass-coefficient</w:t>
      </w:r>
      <w:r w:rsidR="006B03F2">
        <w:rPr>
          <w:rFonts w:cstheme="minorHAnsi"/>
          <w:bCs/>
          <w:sz w:val="22"/>
          <w:szCs w:val="22"/>
        </w:rPr>
        <w:t xml:space="preserve"> </w:t>
      </w:r>
      <w:r w:rsidR="00F14443">
        <w:rPr>
          <w:rFonts w:cstheme="minorHAnsi"/>
          <w:bCs/>
          <w:sz w:val="22"/>
          <w:szCs w:val="22"/>
        </w:rPr>
        <w:t>(</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oMath>
      <w:r w:rsidR="00F14443">
        <w:rPr>
          <w:rFonts w:eastAsiaTheme="minorEastAsia" w:cstheme="minorHAnsi"/>
          <w:bCs/>
          <w:iCs/>
          <w:sz w:val="22"/>
          <w:szCs w:val="22"/>
        </w:rPr>
        <w:t>)</w:t>
      </w:r>
      <w:r w:rsidR="003650BD">
        <w:rPr>
          <w:rFonts w:eastAsiaTheme="minorEastAsia" w:cstheme="minorHAnsi"/>
          <w:bCs/>
          <w:iCs/>
          <w:sz w:val="22"/>
          <w:szCs w:val="22"/>
        </w:rPr>
        <w:t>, and selected the best model</w:t>
      </w:r>
      <w:r w:rsidR="00C1389F">
        <w:rPr>
          <w:rFonts w:eastAsiaTheme="minorEastAsia" w:cstheme="minorHAnsi"/>
          <w:bCs/>
          <w:iCs/>
          <w:sz w:val="22"/>
          <w:szCs w:val="22"/>
        </w:rPr>
        <w:t xml:space="preserve"> based on</w:t>
      </w:r>
      <w:r w:rsidR="00C42851">
        <w:rPr>
          <w:rFonts w:eastAsiaTheme="minorEastAsia" w:cstheme="minorHAnsi"/>
          <w:bCs/>
          <w:iCs/>
          <w:sz w:val="22"/>
          <w:szCs w:val="22"/>
        </w:rPr>
        <w:t xml:space="preserve"> predictive out-of-sample </w:t>
      </w:r>
      <w:r w:rsidR="00086451">
        <w:rPr>
          <w:rFonts w:eastAsiaTheme="minorEastAsia" w:cstheme="minorHAnsi"/>
          <w:bCs/>
          <w:iCs/>
          <w:sz w:val="22"/>
          <w:szCs w:val="22"/>
        </w:rPr>
        <w:t>accuracy</w:t>
      </w:r>
      <w:r w:rsidR="00C42851">
        <w:rPr>
          <w:rFonts w:eastAsiaTheme="minorEastAsia" w:cstheme="minorHAnsi"/>
          <w:bCs/>
          <w:iCs/>
          <w:sz w:val="22"/>
          <w:szCs w:val="22"/>
        </w:rPr>
        <w:t xml:space="preserve"> (using </w:t>
      </w:r>
      <w:r w:rsidR="00937345">
        <w:rPr>
          <w:rFonts w:cstheme="minorHAnsi"/>
          <w:bCs/>
          <w:sz w:val="22"/>
          <w:szCs w:val="22"/>
        </w:rPr>
        <w:t>the W</w:t>
      </w:r>
      <w:r w:rsidR="00937345" w:rsidRPr="003872A1">
        <w:rPr>
          <w:rFonts w:cstheme="minorHAnsi"/>
          <w:bCs/>
          <w:sz w:val="22"/>
          <w:szCs w:val="22"/>
        </w:rPr>
        <w:t xml:space="preserve">idely </w:t>
      </w:r>
      <w:r w:rsidR="00937345">
        <w:rPr>
          <w:rFonts w:cstheme="minorHAnsi"/>
          <w:bCs/>
          <w:sz w:val="22"/>
          <w:szCs w:val="22"/>
        </w:rPr>
        <w:t>A</w:t>
      </w:r>
      <w:r w:rsidR="00937345" w:rsidRPr="003872A1">
        <w:rPr>
          <w:rFonts w:cstheme="minorHAnsi"/>
          <w:bCs/>
          <w:sz w:val="22"/>
          <w:szCs w:val="22"/>
        </w:rPr>
        <w:t xml:space="preserve">pplicable </w:t>
      </w:r>
      <w:r w:rsidR="00937345">
        <w:rPr>
          <w:rFonts w:cstheme="minorHAnsi"/>
          <w:bCs/>
          <w:sz w:val="22"/>
          <w:szCs w:val="22"/>
        </w:rPr>
        <w:t>I</w:t>
      </w:r>
      <w:r w:rsidR="00937345" w:rsidRPr="003872A1">
        <w:rPr>
          <w:rFonts w:cstheme="minorHAnsi"/>
          <w:bCs/>
          <w:sz w:val="22"/>
          <w:szCs w:val="22"/>
        </w:rPr>
        <w:t xml:space="preserve">nformation </w:t>
      </w:r>
      <w:r w:rsidR="00937345">
        <w:rPr>
          <w:rFonts w:cstheme="minorHAnsi"/>
          <w:bCs/>
          <w:sz w:val="22"/>
          <w:szCs w:val="22"/>
        </w:rPr>
        <w:t>C</w:t>
      </w:r>
      <w:r w:rsidR="00937345" w:rsidRPr="003872A1">
        <w:rPr>
          <w:rFonts w:cstheme="minorHAnsi"/>
          <w:bCs/>
          <w:sz w:val="22"/>
          <w:szCs w:val="22"/>
        </w:rPr>
        <w:t xml:space="preserve">riterion (WAIC) </w:t>
      </w:r>
      <w:r w:rsidR="00937345" w:rsidRPr="003872A1">
        <w:rPr>
          <w:rFonts w:cstheme="minorHAnsi"/>
          <w:bCs/>
          <w:sz w:val="22"/>
          <w:szCs w:val="22"/>
        </w:rPr>
        <w:fldChar w:fldCharType="begin"/>
      </w:r>
      <w:r w:rsidR="00937345" w:rsidRPr="003872A1">
        <w:rPr>
          <w:rFonts w:cstheme="minorHAnsi"/>
          <w:bCs/>
          <w:sz w:val="22"/>
          <w:szCs w:val="22"/>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sz w:val="22"/>
          <w:szCs w:val="22"/>
        </w:rPr>
        <w:fldChar w:fldCharType="separate"/>
      </w:r>
      <w:r w:rsidR="00937345" w:rsidRPr="003872A1">
        <w:rPr>
          <w:rFonts w:ascii="Times New Roman" w:cs="Times New Roman"/>
          <w:sz w:val="22"/>
          <w:szCs w:val="22"/>
        </w:rPr>
        <w:t>(</w:t>
      </w:r>
      <w:proofErr w:type="spellStart"/>
      <w:r w:rsidR="00937345" w:rsidRPr="003872A1">
        <w:rPr>
          <w:rFonts w:ascii="Times New Roman" w:cs="Times New Roman"/>
          <w:sz w:val="22"/>
          <w:szCs w:val="22"/>
        </w:rPr>
        <w:t>Vehtari</w:t>
      </w:r>
      <w:proofErr w:type="spellEnd"/>
      <w:r w:rsidR="00937345" w:rsidRPr="003872A1">
        <w:rPr>
          <w:rFonts w:ascii="Times New Roman" w:cs="Times New Roman"/>
          <w:sz w:val="22"/>
          <w:szCs w:val="22"/>
        </w:rPr>
        <w:t xml:space="preserve"> </w:t>
      </w:r>
      <w:r w:rsidR="00937345" w:rsidRPr="003872A1">
        <w:rPr>
          <w:rFonts w:ascii="Times New Roman" w:cs="Times New Roman"/>
          <w:i/>
          <w:iCs/>
          <w:sz w:val="22"/>
          <w:szCs w:val="22"/>
        </w:rPr>
        <w:t>et al.</w:t>
      </w:r>
      <w:r w:rsidR="00937345" w:rsidRPr="003872A1">
        <w:rPr>
          <w:rFonts w:ascii="Times New Roman" w:cs="Times New Roman"/>
          <w:sz w:val="22"/>
          <w:szCs w:val="22"/>
        </w:rPr>
        <w:t xml:space="preserve"> 2017)</w:t>
      </w:r>
      <w:r w:rsidR="00937345" w:rsidRPr="003872A1">
        <w:rPr>
          <w:rFonts w:cstheme="minorHAnsi"/>
          <w:bCs/>
          <w:sz w:val="22"/>
          <w:szCs w:val="22"/>
        </w:rPr>
        <w:fldChar w:fldCharType="end"/>
      </w:r>
      <w:r w:rsidR="00B27881">
        <w:rPr>
          <w:rFonts w:cstheme="minorHAnsi"/>
          <w:bCs/>
          <w:sz w:val="22"/>
          <w:szCs w:val="22"/>
        </w:rPr>
        <w:t>)</w:t>
      </w:r>
      <w:r w:rsidR="00C42851">
        <w:rPr>
          <w:rFonts w:eastAsiaTheme="minorEastAsia" w:cstheme="minorHAnsi"/>
          <w:bCs/>
          <w:iCs/>
          <w:sz w:val="22"/>
          <w:szCs w:val="22"/>
        </w:rPr>
        <w:t>.</w:t>
      </w:r>
    </w:p>
    <w:p w14:paraId="0628D9B0" w14:textId="77777777" w:rsidR="00736338" w:rsidRPr="00736338" w:rsidRDefault="00736338" w:rsidP="00904830">
      <w:pPr>
        <w:spacing w:line="480" w:lineRule="auto"/>
        <w:contextualSpacing/>
        <w:jc w:val="both"/>
        <w:rPr>
          <w:rFonts w:cstheme="minorHAnsi"/>
          <w:bCs/>
          <w:sz w:val="22"/>
          <w:szCs w:val="22"/>
        </w:rPr>
      </w:pPr>
    </w:p>
    <w:p w14:paraId="270D8E87" w14:textId="141460AD" w:rsidR="000F1792" w:rsidRPr="00CB18CC" w:rsidRDefault="00252D90" w:rsidP="00904830">
      <w:pPr>
        <w:spacing w:line="480" w:lineRule="auto"/>
        <w:contextualSpacing/>
        <w:jc w:val="both"/>
        <w:rPr>
          <w:rFonts w:cstheme="minorHAnsi"/>
          <w:bCs/>
          <w:i/>
          <w:iCs/>
          <w:sz w:val="22"/>
          <w:szCs w:val="22"/>
        </w:rPr>
      </w:pPr>
      <w:r>
        <w:rPr>
          <w:rFonts w:cstheme="minorHAnsi"/>
          <w:bCs/>
          <w:i/>
          <w:iCs/>
          <w:sz w:val="22"/>
          <w:szCs w:val="22"/>
        </w:rPr>
        <w:t xml:space="preserve">Scaling of rates </w:t>
      </w:r>
      <w:r w:rsidR="003C177B">
        <w:rPr>
          <w:rFonts w:cstheme="minorHAnsi"/>
          <w:bCs/>
          <w:i/>
          <w:iCs/>
          <w:sz w:val="22"/>
          <w:szCs w:val="22"/>
        </w:rPr>
        <w:t>with</w:t>
      </w:r>
      <w:r>
        <w:rPr>
          <w:rFonts w:cstheme="minorHAnsi"/>
          <w:bCs/>
          <w:i/>
          <w:iCs/>
          <w:sz w:val="22"/>
          <w:szCs w:val="22"/>
        </w:rPr>
        <w:t xml:space="preserve"> temperature</w:t>
      </w:r>
      <w:r w:rsidR="00851151">
        <w:rPr>
          <w:rFonts w:cstheme="minorHAnsi"/>
          <w:bCs/>
          <w:i/>
          <w:iCs/>
          <w:sz w:val="22"/>
          <w:szCs w:val="22"/>
        </w:rPr>
        <w:t>:</w:t>
      </w:r>
      <w:r>
        <w:rPr>
          <w:rFonts w:cstheme="minorHAnsi"/>
          <w:bCs/>
          <w:i/>
          <w:iCs/>
          <w:sz w:val="22"/>
          <w:szCs w:val="22"/>
        </w:rPr>
        <w:t xml:space="preserve"> b</w:t>
      </w:r>
      <w:r w:rsidR="000F1792" w:rsidRPr="00CB18CC">
        <w:rPr>
          <w:rFonts w:cstheme="minorHAnsi"/>
          <w:bCs/>
          <w:i/>
          <w:iCs/>
          <w:sz w:val="22"/>
          <w:szCs w:val="22"/>
        </w:rPr>
        <w:t>elow optimum</w:t>
      </w:r>
    </w:p>
    <w:p w14:paraId="4E219C7F" w14:textId="6B53C428" w:rsidR="000F1792" w:rsidRPr="00CB18CC" w:rsidRDefault="000F1792" w:rsidP="00904830">
      <w:pPr>
        <w:spacing w:line="480" w:lineRule="auto"/>
        <w:contextualSpacing/>
        <w:jc w:val="both"/>
        <w:rPr>
          <w:rFonts w:cstheme="minorHAnsi"/>
          <w:bCs/>
          <w:i/>
          <w:iCs/>
          <w:sz w:val="22"/>
          <w:szCs w:val="22"/>
        </w:rPr>
      </w:pPr>
      <w:r w:rsidRPr="00CB18CC">
        <w:rPr>
          <w:rFonts w:cstheme="minorHAnsi"/>
          <w:bCs/>
          <w:sz w:val="22"/>
          <w:szCs w:val="22"/>
        </w:rPr>
        <w:t>Below optimum temperatures (i.e., a subset of the data sets including only data points for a given size-group that were below the temperature at which the rate was maximized), we</w:t>
      </w:r>
      <w:r w:rsidRPr="00CB18CC">
        <w:rPr>
          <w:rFonts w:eastAsiaTheme="minorEastAsia" w:cstheme="minorHAnsi"/>
          <w:sz w:val="22"/>
          <w:szCs w:val="22"/>
        </w:rPr>
        <w:t xml:space="preserve"> assumed </w:t>
      </w:r>
      <w:r w:rsidR="0050592A" w:rsidRPr="00CB18CC">
        <w:rPr>
          <w:rFonts w:eastAsiaTheme="minorEastAsia" w:cstheme="minorHAnsi"/>
          <w:sz w:val="22"/>
          <w:szCs w:val="22"/>
        </w:rPr>
        <w:t>individual</w:t>
      </w:r>
      <w:r w:rsidR="004261E4" w:rsidRPr="00CB18CC">
        <w:rPr>
          <w:rFonts w:eastAsiaTheme="minorEastAsia" w:cstheme="minorHAnsi"/>
          <w:sz w:val="22"/>
          <w:szCs w:val="22"/>
        </w:rPr>
        <w:t xml:space="preserve"> growth, </w:t>
      </w:r>
      <w:r w:rsidRPr="00CB18CC">
        <w:rPr>
          <w:rFonts w:eastAsiaTheme="minorEastAsia" w:cstheme="minorHAnsi"/>
          <w:sz w:val="22"/>
          <w:szCs w:val="22"/>
        </w:rPr>
        <w:t xml:space="preserve">metabolic </w:t>
      </w:r>
      <w:r w:rsidR="00903F4C" w:rsidRPr="00CB18CC">
        <w:rPr>
          <w:rFonts w:eastAsiaTheme="minorEastAsia" w:cstheme="minorHAnsi"/>
          <w:sz w:val="22"/>
          <w:szCs w:val="22"/>
        </w:rPr>
        <w:t xml:space="preserve">rate </w:t>
      </w:r>
      <w:r w:rsidRPr="00CB18CC">
        <w:rPr>
          <w:rFonts w:eastAsiaTheme="minorEastAsia" w:cstheme="minorHAnsi"/>
          <w:sz w:val="22"/>
          <w:szCs w:val="22"/>
        </w:rPr>
        <w:t xml:space="preserve">and maximum consumption rate to scale with size using a generalized version of the core equation in the metabolic theory of ecology </w:t>
      </w:r>
      <w:r w:rsidRPr="00CB18CC">
        <w:rPr>
          <w:rFonts w:eastAsiaTheme="minorEastAsia" w:cstheme="minorHAnsi"/>
          <w:sz w:val="22"/>
          <w:szCs w:val="22"/>
        </w:rPr>
        <w:fldChar w:fldCharType="begin"/>
      </w:r>
      <w:r w:rsidR="003D314E" w:rsidRPr="00CB18CC">
        <w:rPr>
          <w:rFonts w:eastAsiaTheme="minorEastAsia" w:cstheme="minorHAnsi"/>
          <w:sz w:val="22"/>
          <w:szCs w:val="22"/>
        </w:rPr>
        <w:instrText xml:space="preserve"> ADDIN ZOTERO_ITEM CSL_CITATION {"citationID":"OHUACog3","properties":{"formattedCitation":"(Gillooly {\\i{}et al.} 2001; Brown {\\i{}et al.} 2004b)","plainCitation":"(Gillooly et al. 2001; Brown et al. 2004b)","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L"}],"issued":{"date-parts":[["2001"]]}}},{"id":"sEKIVbdo/EoUlkZHo","uris":["http://zotero.org/users/local/FTg3Qpza/items/U72KD5M3"],"uri":["http://zotero.org/users/local/FTg3Qpza/items/U72KD5M3"],"itemData":{"id":1003,"type":"article-journal","title":"Toward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CB18CC">
        <w:rPr>
          <w:rFonts w:eastAsiaTheme="minorEastAsia" w:cstheme="minorHAnsi"/>
          <w:sz w:val="22"/>
          <w:szCs w:val="22"/>
        </w:rPr>
        <w:fldChar w:fldCharType="separate"/>
      </w:r>
      <w:r w:rsidRPr="00CB18CC">
        <w:rPr>
          <w:rFonts w:ascii="Times New Roman" w:hAnsi="Times New Roman" w:cs="Times New Roman"/>
          <w:sz w:val="22"/>
          <w:szCs w:val="22"/>
        </w:rPr>
        <w:t>(</w:t>
      </w:r>
      <w:proofErr w:type="spellStart"/>
      <w:r w:rsidRPr="00CB18CC">
        <w:rPr>
          <w:rFonts w:ascii="Times New Roman" w:hAnsi="Times New Roman" w:cs="Times New Roman"/>
          <w:sz w:val="22"/>
          <w:szCs w:val="22"/>
        </w:rPr>
        <w:t>Gillooly</w:t>
      </w:r>
      <w:proofErr w:type="spellEnd"/>
      <w:r w:rsidRPr="00CB18CC">
        <w:rPr>
          <w:rFonts w:ascii="Times New Roman" w:hAnsi="Times New Roman" w:cs="Times New Roman"/>
          <w:sz w:val="22"/>
          <w:szCs w:val="22"/>
        </w:rPr>
        <w:t xml:space="preserve"> </w:t>
      </w:r>
      <w:r w:rsidRPr="00CB18CC">
        <w:rPr>
          <w:rFonts w:ascii="Times New Roman" w:hAnsi="Times New Roman" w:cs="Times New Roman"/>
          <w:i/>
          <w:iCs/>
          <w:sz w:val="22"/>
          <w:szCs w:val="22"/>
        </w:rPr>
        <w:t>et al.</w:t>
      </w:r>
      <w:r w:rsidRPr="00CB18CC">
        <w:rPr>
          <w:rFonts w:ascii="Times New Roman" w:hAnsi="Times New Roman" w:cs="Times New Roman"/>
          <w:sz w:val="22"/>
          <w:szCs w:val="22"/>
        </w:rPr>
        <w:t xml:space="preserve"> 2001; Brown </w:t>
      </w:r>
      <w:r w:rsidRPr="00CB18CC">
        <w:rPr>
          <w:rFonts w:ascii="Times New Roman" w:hAnsi="Times New Roman" w:cs="Times New Roman"/>
          <w:i/>
          <w:iCs/>
          <w:sz w:val="22"/>
          <w:szCs w:val="22"/>
        </w:rPr>
        <w:t>et al.</w:t>
      </w:r>
      <w:r w:rsidRPr="00CB18CC">
        <w:rPr>
          <w:rFonts w:ascii="Times New Roman" w:hAnsi="Times New Roman" w:cs="Times New Roman"/>
          <w:sz w:val="22"/>
          <w:szCs w:val="22"/>
        </w:rPr>
        <w:t xml:space="preserve"> 2004b)</w:t>
      </w:r>
      <w:r w:rsidRPr="00CB18CC">
        <w:rPr>
          <w:rFonts w:eastAsiaTheme="minorEastAsia" w:cstheme="minorHAnsi"/>
          <w:sz w:val="22"/>
          <w:szCs w:val="22"/>
        </w:rPr>
        <w:fldChar w:fldCharType="end"/>
      </w:r>
      <w:r w:rsidR="001E3974" w:rsidRPr="00CB18CC">
        <w:rPr>
          <w:rFonts w:eastAsiaTheme="minorEastAsia" w:cstheme="minorHAnsi"/>
          <w:sz w:val="22"/>
          <w:szCs w:val="22"/>
        </w:rPr>
        <w:t xml:space="preserve">, in which neither the mass- or temperature dependence is </w:t>
      </w:r>
      <w:r w:rsidR="0018414B" w:rsidRPr="00CB18CC">
        <w:rPr>
          <w:rFonts w:eastAsiaTheme="minorEastAsia" w:cstheme="minorHAnsi"/>
          <w:sz w:val="22"/>
          <w:szCs w:val="22"/>
        </w:rPr>
        <w:t>assumed and corrected for</w:t>
      </w:r>
      <w:r w:rsidRPr="00CB18CC">
        <w:rPr>
          <w:rFonts w:eastAsiaTheme="minorEastAsia" w:cstheme="minorHAnsi"/>
          <w:sz w:val="22"/>
          <w:szCs w:val="22"/>
        </w:rPr>
        <w:t xml:space="preserve">. This allowed us to evaluate the effects of temperature and body mass simultaneously, which is more appropriate if the mass-scaling exponent is not exactly 3/4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sz w:val="22"/>
          <w:szCs w:val="22"/>
        </w:rPr>
        <w:fldChar w:fldCharType="separate"/>
      </w:r>
      <w:r w:rsidRPr="00CB18CC">
        <w:rPr>
          <w:rFonts w:ascii="Times New Roman" w:hAnsi="Times New Roman" w:cs="Times New Roman"/>
          <w:sz w:val="22"/>
          <w:szCs w:val="22"/>
        </w:rPr>
        <w:t xml:space="preserve">(Downs </w:t>
      </w:r>
      <w:r w:rsidRPr="00CB18CC">
        <w:rPr>
          <w:rFonts w:ascii="Times New Roman" w:hAnsi="Times New Roman" w:cs="Times New Roman"/>
          <w:i/>
          <w:iCs/>
          <w:sz w:val="22"/>
          <w:szCs w:val="22"/>
        </w:rPr>
        <w:t>et al.</w:t>
      </w:r>
      <w:r w:rsidRPr="00CB18CC">
        <w:rPr>
          <w:rFonts w:ascii="Times New Roman" w:hAnsi="Times New Roman" w:cs="Times New Roman"/>
          <w:sz w:val="22"/>
          <w:szCs w:val="22"/>
        </w:rPr>
        <w:t xml:space="preserve"> 2008)</w:t>
      </w:r>
      <w:r w:rsidRPr="00CB18CC">
        <w:rPr>
          <w:rFonts w:eastAsiaTheme="minorEastAsia" w:cstheme="minorHAnsi"/>
          <w:sz w:val="22"/>
          <w:szCs w:val="22"/>
        </w:rPr>
        <w:fldChar w:fldCharType="end"/>
      </w:r>
      <w:r w:rsidR="00CB18CC" w:rsidRPr="00CB18CC">
        <w:rPr>
          <w:rFonts w:eastAsiaTheme="minorEastAsia" w:cstheme="minorHAnsi"/>
          <w:sz w:val="22"/>
          <w:szCs w:val="22"/>
        </w:rPr>
        <w:t xml:space="preserve">, which it not always is </w:t>
      </w:r>
      <w:r w:rsidR="00CB18CC" w:rsidRPr="00CB18CC">
        <w:rPr>
          <w:rFonts w:eastAsiaTheme="minorEastAsia" w:cstheme="minorHAnsi"/>
          <w:sz w:val="22"/>
          <w:szCs w:val="22"/>
        </w:rPr>
        <w:fldChar w:fldCharType="begin"/>
      </w:r>
      <w:r w:rsidR="00CB18CC" w:rsidRPr="00CB18CC">
        <w:rPr>
          <w:rFonts w:eastAsiaTheme="minorEastAsia" w:cstheme="minorHAnsi"/>
          <w:sz w:val="22"/>
          <w:szCs w:val="22"/>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sz w:val="22"/>
          <w:szCs w:val="22"/>
        </w:rPr>
        <w:fldChar w:fldCharType="separate"/>
      </w:r>
      <w:r w:rsidR="00CB18CC" w:rsidRPr="00CB18CC">
        <w:rPr>
          <w:rFonts w:ascii="Times New Roman" w:cs="Times New Roman"/>
          <w:sz w:val="22"/>
        </w:rPr>
        <w:t>(</w:t>
      </w:r>
      <w:proofErr w:type="spellStart"/>
      <w:r w:rsidR="00CB18CC" w:rsidRPr="00CB18CC">
        <w:rPr>
          <w:rFonts w:ascii="Times New Roman" w:cs="Times New Roman"/>
          <w:sz w:val="22"/>
        </w:rPr>
        <w:t>Sibly</w:t>
      </w:r>
      <w:proofErr w:type="spellEnd"/>
      <w:r w:rsidR="00CB18CC" w:rsidRPr="00CB18CC">
        <w:rPr>
          <w:rFonts w:ascii="Times New Roman" w:cs="Times New Roman"/>
          <w:sz w:val="22"/>
        </w:rPr>
        <w:t xml:space="preserve"> </w:t>
      </w:r>
      <w:r w:rsidR="00CB18CC" w:rsidRPr="00CB18CC">
        <w:rPr>
          <w:rFonts w:ascii="Times New Roman" w:cs="Times New Roman"/>
          <w:i/>
          <w:iCs/>
          <w:sz w:val="22"/>
        </w:rPr>
        <w:t>et al.</w:t>
      </w:r>
      <w:r w:rsidR="00CB18CC" w:rsidRPr="00CB18CC">
        <w:rPr>
          <w:rFonts w:ascii="Times New Roman" w:cs="Times New Roman"/>
          <w:sz w:val="22"/>
        </w:rPr>
        <w:t xml:space="preserve"> 2015; </w:t>
      </w:r>
      <w:proofErr w:type="spellStart"/>
      <w:r w:rsidR="00CB18CC" w:rsidRPr="00CB18CC">
        <w:rPr>
          <w:rFonts w:ascii="Times New Roman" w:cs="Times New Roman"/>
          <w:sz w:val="22"/>
        </w:rPr>
        <w:t>Jerde</w:t>
      </w:r>
      <w:proofErr w:type="spellEnd"/>
      <w:r w:rsidR="00CB18CC" w:rsidRPr="00CB18CC">
        <w:rPr>
          <w:rFonts w:ascii="Times New Roman" w:cs="Times New Roman"/>
          <w:sz w:val="22"/>
        </w:rPr>
        <w:t xml:space="preserve"> </w:t>
      </w:r>
      <w:r w:rsidR="00CB18CC" w:rsidRPr="00CB18CC">
        <w:rPr>
          <w:rFonts w:ascii="Times New Roman" w:cs="Times New Roman"/>
          <w:i/>
          <w:iCs/>
          <w:sz w:val="22"/>
        </w:rPr>
        <w:t>et al.</w:t>
      </w:r>
      <w:r w:rsidR="00CB18CC" w:rsidRPr="00CB18CC">
        <w:rPr>
          <w:rFonts w:ascii="Times New Roman" w:cs="Times New Roman"/>
          <w:sz w:val="22"/>
        </w:rPr>
        <w:t xml:space="preserve"> 2019)</w:t>
      </w:r>
      <w:r w:rsidR="00CB18CC" w:rsidRPr="00CB18CC">
        <w:rPr>
          <w:rFonts w:eastAsiaTheme="minorEastAsia" w:cstheme="minorHAnsi"/>
          <w:sz w:val="22"/>
          <w:szCs w:val="22"/>
        </w:rPr>
        <w:fldChar w:fldCharType="end"/>
      </w:r>
      <w:r w:rsidRPr="00CB18CC">
        <w:rPr>
          <w:rFonts w:eastAsiaTheme="minorEastAsia" w:cstheme="minorHAnsi"/>
          <w:sz w:val="22"/>
          <w:szCs w:val="22"/>
        </w:rPr>
        <w:t xml:space="preserve"> and also to evaluate interactive effects of size and temperature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sz w:val="22"/>
          <w:szCs w:val="22"/>
        </w:rPr>
        <w:fldChar w:fldCharType="separate"/>
      </w:r>
      <w:r w:rsidRPr="00CB18CC">
        <w:rPr>
          <w:rFonts w:ascii="Times New Roman" w:hAnsi="Times New Roman" w:cs="Times New Roman"/>
          <w:sz w:val="22"/>
          <w:szCs w:val="22"/>
        </w:rPr>
        <w:t>(</w:t>
      </w:r>
      <w:proofErr w:type="spellStart"/>
      <w:r w:rsidRPr="00CB18CC">
        <w:rPr>
          <w:rFonts w:ascii="Times New Roman" w:hAnsi="Times New Roman" w:cs="Times New Roman"/>
          <w:sz w:val="22"/>
          <w:szCs w:val="22"/>
        </w:rPr>
        <w:t>Ohlberger</w:t>
      </w:r>
      <w:proofErr w:type="spellEnd"/>
      <w:r w:rsidRPr="00CB18CC">
        <w:rPr>
          <w:rFonts w:ascii="Times New Roman" w:hAnsi="Times New Roman" w:cs="Times New Roman"/>
          <w:sz w:val="22"/>
          <w:szCs w:val="22"/>
        </w:rPr>
        <w:t xml:space="preserve"> </w:t>
      </w:r>
      <w:r w:rsidRPr="00CB18CC">
        <w:rPr>
          <w:rFonts w:ascii="Times New Roman" w:hAnsi="Times New Roman" w:cs="Times New Roman"/>
          <w:i/>
          <w:iCs/>
          <w:sz w:val="22"/>
          <w:szCs w:val="22"/>
        </w:rPr>
        <w:t>et al.</w:t>
      </w:r>
      <w:r w:rsidRPr="00CB18CC">
        <w:rPr>
          <w:rFonts w:ascii="Times New Roman" w:hAnsi="Times New Roman" w:cs="Times New Roman"/>
          <w:sz w:val="22"/>
          <w:szCs w:val="22"/>
        </w:rPr>
        <w:t xml:space="preserve"> 2012; Lindmark </w:t>
      </w:r>
      <w:r w:rsidRPr="00CB18CC">
        <w:rPr>
          <w:rFonts w:ascii="Times New Roman" w:hAnsi="Times New Roman" w:cs="Times New Roman"/>
          <w:i/>
          <w:iCs/>
          <w:sz w:val="22"/>
          <w:szCs w:val="22"/>
        </w:rPr>
        <w:t>et al.</w:t>
      </w:r>
      <w:r w:rsidRPr="00CB18CC">
        <w:rPr>
          <w:rFonts w:ascii="Times New Roman" w:hAnsi="Times New Roman" w:cs="Times New Roman"/>
          <w:sz w:val="22"/>
          <w:szCs w:val="22"/>
        </w:rPr>
        <w:t xml:space="preserve"> 2018)</w:t>
      </w:r>
      <w:r w:rsidRPr="00CB18CC">
        <w:rPr>
          <w:rFonts w:eastAsiaTheme="minorEastAsia" w:cstheme="minorHAnsi"/>
          <w:sz w:val="22"/>
          <w:szCs w:val="22"/>
        </w:rPr>
        <w:fldChar w:fldCharType="end"/>
      </w:r>
      <w:r w:rsidRPr="00CB18CC">
        <w:rPr>
          <w:rFonts w:eastAsiaTheme="minorEastAsia" w:cstheme="minorHAnsi"/>
          <w:sz w:val="22"/>
          <w:szCs w:val="22"/>
        </w:rPr>
        <w:t xml:space="preserve">. We thus assumed rate </w:t>
      </w:r>
      <m:oMath>
        <m:r>
          <w:rPr>
            <w:rFonts w:ascii="Cambria Math" w:eastAsiaTheme="minorEastAsia" w:hAnsi="Cambria Math" w:cstheme="minorHAnsi"/>
            <w:sz w:val="22"/>
            <w:szCs w:val="22"/>
          </w:rPr>
          <m:t>B</m:t>
        </m:r>
      </m:oMath>
      <w:r w:rsidRPr="00CB18CC">
        <w:rPr>
          <w:rFonts w:eastAsiaTheme="minorEastAsia" w:cstheme="minorHAnsi"/>
          <w:sz w:val="22"/>
          <w:szCs w:val="22"/>
        </w:rPr>
        <w:t xml:space="preserve"> (</w:t>
      </w:r>
      <w:r w:rsidR="00CB18CC" w:rsidRPr="00CB18CC">
        <w:rPr>
          <w:rFonts w:eastAsiaTheme="minorEastAsia" w:cstheme="minorHAnsi"/>
          <w:sz w:val="22"/>
          <w:szCs w:val="22"/>
        </w:rPr>
        <w:t xml:space="preserve">growth, </w:t>
      </w:r>
      <w:r w:rsidRPr="00CB18CC">
        <w:rPr>
          <w:rFonts w:eastAsiaTheme="minorEastAsia" w:cstheme="minorHAnsi"/>
          <w:sz w:val="22"/>
          <w:szCs w:val="22"/>
        </w:rPr>
        <w:t xml:space="preserve">metabolism or maximum consumption) scale with mass </w:t>
      </w:r>
      <m:oMath>
        <m:r>
          <w:rPr>
            <w:rFonts w:ascii="Cambria Math" w:hAnsi="Cambria Math"/>
            <w:sz w:val="22"/>
            <w:szCs w:val="22"/>
          </w:rPr>
          <m:t>M</m:t>
        </m:r>
      </m:oMath>
      <w:r w:rsidRPr="00CB18CC" w:rsidDel="00246E3B">
        <w:rPr>
          <w:rFonts w:eastAsiaTheme="minorEastAsia" w:cstheme="minorHAnsi"/>
          <w:sz w:val="22"/>
          <w:szCs w:val="22"/>
        </w:rPr>
        <w:t xml:space="preserve"> </w:t>
      </w:r>
      <w:r w:rsidRPr="00CB18CC">
        <w:rPr>
          <w:rFonts w:eastAsiaTheme="minorEastAsia" w:cstheme="minorHAnsi"/>
          <w:sz w:val="22"/>
          <w:szCs w:val="22"/>
        </w:rPr>
        <w:t xml:space="preserve"> and temperature </w:t>
      </w:r>
      <m:oMath>
        <m:r>
          <w:rPr>
            <w:rFonts w:ascii="Cambria Math" w:hAnsi="Cambria Math"/>
            <w:sz w:val="22"/>
            <w:szCs w:val="22"/>
          </w:rPr>
          <m:t>T</m:t>
        </m:r>
      </m:oMath>
      <w:r w:rsidRPr="00CB18CC">
        <w:rPr>
          <w:rFonts w:eastAsiaTheme="minorEastAsia" w:cstheme="minorHAnsi"/>
          <w:sz w:val="22"/>
          <w:szCs w:val="22"/>
        </w:rPr>
        <w:t xml:space="preserve"> as:</w:t>
      </w:r>
    </w:p>
    <w:p w14:paraId="7A7D8A9A" w14:textId="57559D06" w:rsidR="000F1792" w:rsidRPr="00CB18CC" w:rsidRDefault="000F1792" w:rsidP="00904830">
      <w:pPr>
        <w:spacing w:line="480" w:lineRule="auto"/>
        <w:ind w:firstLine="284"/>
        <w:contextualSpacing/>
        <w:jc w:val="right"/>
        <w:rPr>
          <w:rFonts w:eastAsiaTheme="minorEastAsia" w:cstheme="minorHAnsi"/>
          <w:sz w:val="22"/>
          <w:szCs w:val="22"/>
        </w:rPr>
      </w:pPr>
      <m:oMath>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B</m:t>
            </m:r>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ln</m:t>
            </m:r>
          </m:fName>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+cT)</m:t>
        </m:r>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M</m:t>
            </m:r>
          </m:e>
        </m:func>
        <m:r>
          <w:rPr>
            <w:rFonts w:ascii="Cambria Math" w:hAnsi="Cambria Math"/>
            <w:sz w:val="22"/>
            <w:szCs w:val="22"/>
          </w:rPr>
          <m:t>-E/kT</m:t>
        </m:r>
      </m:oMath>
      <w:proofErr w:type="gramStart"/>
      <w:r w:rsidRPr="00CB18CC">
        <w:rPr>
          <w:rFonts w:eastAsiaTheme="minorEastAsia" w:cstheme="minorHAnsi"/>
          <w:sz w:val="22"/>
          <w:szCs w:val="22"/>
        </w:rPr>
        <w:t xml:space="preserve">,   </w:t>
      </w:r>
      <w:proofErr w:type="gramEnd"/>
      <w:r w:rsidRPr="00CB18CC">
        <w:rPr>
          <w:rFonts w:eastAsiaTheme="minorEastAsia" w:cstheme="minorHAnsi"/>
          <w:sz w:val="22"/>
          <w:szCs w:val="22"/>
        </w:rPr>
        <w:t xml:space="preserve">                                    (</w:t>
      </w:r>
      <w:r w:rsidR="009E09CD">
        <w:rPr>
          <w:rFonts w:eastAsiaTheme="minorEastAsia" w:cstheme="minorHAnsi"/>
          <w:sz w:val="22"/>
          <w:szCs w:val="22"/>
        </w:rPr>
        <w:t>4</w:t>
      </w:r>
      <w:r w:rsidRPr="00CB18CC">
        <w:rPr>
          <w:rFonts w:eastAsiaTheme="minorEastAsia" w:cstheme="minorHAnsi"/>
          <w:sz w:val="22"/>
          <w:szCs w:val="22"/>
        </w:rPr>
        <w:t>)</w:t>
      </w:r>
    </w:p>
    <w:p w14:paraId="3D3B2750" w14:textId="77777777" w:rsidR="000F1792" w:rsidRPr="00CB18CC" w:rsidRDefault="000F1792" w:rsidP="00904830">
      <w:pPr>
        <w:spacing w:line="480" w:lineRule="auto"/>
        <w:contextualSpacing/>
        <w:jc w:val="both"/>
        <w:rPr>
          <w:rFonts w:eastAsiaTheme="minorEastAsia"/>
          <w:sz w:val="22"/>
          <w:szCs w:val="22"/>
        </w:rPr>
      </w:pPr>
      <w:r w:rsidRPr="00CB18CC">
        <w:rPr>
          <w:rFonts w:eastAsiaTheme="minorEastAsia" w:cstheme="minorHAnsi"/>
          <w:sz w:val="22"/>
          <w:szCs w:val="22"/>
        </w:rPr>
        <w:t xml:space="preserve">which </w:t>
      </w:r>
      <w:r w:rsidRPr="00CB18CC">
        <w:rPr>
          <w:rFonts w:eastAsiaTheme="minorEastAsia"/>
          <w:sz w:val="22"/>
          <w:szCs w:val="22"/>
        </w:rPr>
        <w:t xml:space="preserve">on normal scale becomes: </w:t>
      </w:r>
    </w:p>
    <w:p w14:paraId="215FFB29" w14:textId="627CE432" w:rsidR="000F1792" w:rsidRPr="00CB18CC" w:rsidRDefault="000F1792" w:rsidP="00904830">
      <w:pPr>
        <w:spacing w:line="480" w:lineRule="auto"/>
        <w:jc w:val="right"/>
        <w:rPr>
          <w:rFonts w:eastAsiaTheme="minorEastAsia"/>
          <w:sz w:val="22"/>
          <w:szCs w:val="22"/>
        </w:rPr>
      </w:pPr>
      <w:r w:rsidRPr="00CB18CC">
        <w:rPr>
          <w:rFonts w:eastAsiaTheme="minorEastAsia"/>
          <w:iCs/>
          <w:sz w:val="22"/>
          <w:szCs w:val="22"/>
        </w:rPr>
        <w:t xml:space="preserve">        </w:t>
      </w:r>
      <m:oMath>
        <m:r>
          <w:rPr>
            <w:rFonts w:ascii="Cambria Math" w:hAnsi="Cambria Math"/>
            <w:sz w:val="22"/>
            <w:szCs w:val="22"/>
          </w:rPr>
          <m:t>G</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0</m:t>
            </m:r>
          </m:sub>
        </m:sSub>
        <m:sSup>
          <m:sSupPr>
            <m:ctrlPr>
              <w:rPr>
                <w:rFonts w:ascii="Cambria Math" w:hAnsi="Cambria Math"/>
                <w:sz w:val="22"/>
                <w:szCs w:val="22"/>
              </w:rPr>
            </m:ctrlPr>
          </m:sSupPr>
          <m:e>
            <m:r>
              <w:rPr>
                <w:rFonts w:ascii="Cambria Math" w:hAnsi="Cambria Math"/>
                <w:sz w:val="22"/>
                <w:szCs w:val="22"/>
              </w:rPr>
              <m:t>M</m:t>
            </m:r>
          </m:e>
          <m:sup>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rPr>
                  <m:t>0</m:t>
                </m:r>
              </m:sub>
            </m:sSub>
            <m:r>
              <m:rPr>
                <m:sty m:val="p"/>
              </m:rPr>
              <w:rPr>
                <w:rFonts w:ascii="Cambria Math" w:hAnsi="Cambria Math"/>
                <w:sz w:val="22"/>
                <w:szCs w:val="22"/>
              </w:rPr>
              <m:t>+</m:t>
            </m:r>
            <m:r>
              <w:rPr>
                <w:rFonts w:ascii="Cambria Math" w:hAnsi="Cambria Math"/>
                <w:sz w:val="22"/>
                <w:szCs w:val="22"/>
              </w:rPr>
              <m:t>cT</m:t>
            </m:r>
          </m:sup>
        </m:sSup>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rPr>
              <m:t>-</m:t>
            </m:r>
            <m:r>
              <w:rPr>
                <w:rFonts w:ascii="Cambria Math" w:hAnsi="Cambria Math"/>
                <w:sz w:val="22"/>
                <w:szCs w:val="22"/>
              </w:rPr>
              <m:t>E</m:t>
            </m:r>
            <m:r>
              <m:rPr>
                <m:sty m:val="p"/>
              </m:rPr>
              <w:rPr>
                <w:rFonts w:ascii="Cambria Math" w:hAnsi="Cambria Math"/>
                <w:sz w:val="22"/>
                <w:szCs w:val="22"/>
              </w:rPr>
              <m:t>/</m:t>
            </m:r>
            <m:r>
              <w:rPr>
                <w:rFonts w:ascii="Cambria Math" w:hAnsi="Cambria Math"/>
                <w:sz w:val="22"/>
                <w:szCs w:val="22"/>
              </w:rPr>
              <m:t>kT</m:t>
            </m:r>
          </m:sup>
        </m:sSup>
      </m:oMath>
      <w:proofErr w:type="gramStart"/>
      <w:r w:rsidRPr="00CB18CC">
        <w:rPr>
          <w:rFonts w:eastAsiaTheme="minorEastAsia"/>
          <w:sz w:val="22"/>
          <w:szCs w:val="22"/>
        </w:rPr>
        <w:t xml:space="preserve">,   </w:t>
      </w:r>
      <w:proofErr w:type="gramEnd"/>
      <w:r w:rsidRPr="00CB18CC">
        <w:rPr>
          <w:rFonts w:eastAsiaTheme="minorEastAsia"/>
          <w:sz w:val="22"/>
          <w:szCs w:val="22"/>
        </w:rPr>
        <w:t xml:space="preserve">                                                  (</w:t>
      </w:r>
      <w:r w:rsidR="009E09CD">
        <w:rPr>
          <w:rFonts w:eastAsiaTheme="minorEastAsia"/>
          <w:sz w:val="22"/>
          <w:szCs w:val="22"/>
        </w:rPr>
        <w:t>5</w:t>
      </w:r>
      <w:r w:rsidRPr="00CB18CC">
        <w:rPr>
          <w:rFonts w:eastAsiaTheme="minorEastAsia"/>
          <w:sz w:val="22"/>
          <w:szCs w:val="22"/>
        </w:rPr>
        <w:t>)</w:t>
      </w:r>
    </w:p>
    <w:p w14:paraId="7A33183A" w14:textId="4BCD0ADA" w:rsidR="000F1792" w:rsidRDefault="000F1792" w:rsidP="00904830">
      <w:pPr>
        <w:spacing w:line="480" w:lineRule="auto"/>
        <w:contextualSpacing/>
        <w:jc w:val="both"/>
        <w:rPr>
          <w:rFonts w:cstheme="minorHAnsi"/>
          <w:bCs/>
          <w:sz w:val="22"/>
          <w:szCs w:val="22"/>
        </w:rPr>
      </w:pPr>
      <w:r w:rsidRPr="00CB18CC">
        <w:rPr>
          <w:rFonts w:cstheme="minorHAnsi"/>
          <w:bCs/>
          <w:sz w:val="22"/>
          <w:szCs w:val="22"/>
        </w:rPr>
        <w:t xml:space="preserve">where </w:t>
      </w:r>
      <m:oMath>
        <m:sSub>
          <m:sSubPr>
            <m:ctrlPr>
              <w:rPr>
                <w:rFonts w:ascii="Cambria Math" w:hAnsi="Cambria Math" w:cstheme="minorHAnsi"/>
                <w:bCs/>
                <w:i/>
                <w:sz w:val="22"/>
                <w:szCs w:val="22"/>
              </w:rPr>
            </m:ctrlPr>
          </m:sSubPr>
          <m:e>
            <m:r>
              <w:rPr>
                <w:rFonts w:ascii="Cambria Math" w:hAnsi="Cambria Math" w:cstheme="minorHAnsi"/>
                <w:sz w:val="22"/>
                <w:szCs w:val="22"/>
              </w:rPr>
              <m:t>g</m:t>
            </m:r>
          </m:e>
          <m:sub>
            <m:r>
              <w:rPr>
                <w:rFonts w:ascii="Cambria Math" w:hAnsi="Cambria Math" w:cstheme="minorHAnsi"/>
                <w:sz w:val="22"/>
                <w:szCs w:val="22"/>
              </w:rPr>
              <m:t>0</m:t>
            </m:r>
          </m:sub>
        </m:sSub>
      </m:oMath>
      <w:r w:rsidRPr="00CB18CC">
        <w:rPr>
          <w:rFonts w:eastAsiaTheme="minorEastAsia" w:cstheme="minorHAnsi"/>
          <w:bCs/>
          <w:sz w:val="22"/>
          <w:szCs w:val="22"/>
        </w:rPr>
        <w:t xml:space="preserve"> is the intercept, </w:t>
      </w:r>
      <m:oMath>
        <m:sSub>
          <m:sSubPr>
            <m:ctrlPr>
              <w:rPr>
                <w:rFonts w:ascii="Cambria Math" w:eastAsiaTheme="minorEastAsia" w:hAnsi="Cambria Math" w:cstheme="minorHAnsi"/>
                <w:bCs/>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0</m:t>
            </m:r>
          </m:sub>
        </m:sSub>
      </m:oMath>
      <w:r w:rsidRPr="00CB18CC">
        <w:rPr>
          <w:rFonts w:eastAsiaTheme="minorEastAsia" w:cstheme="minorHAnsi"/>
          <w:bCs/>
          <w:sz w:val="22"/>
          <w:szCs w:val="22"/>
        </w:rPr>
        <w:t xml:space="preserve"> is the mass-scaling exponent when </w:t>
      </w:r>
      <m:oMath>
        <m:r>
          <w:rPr>
            <w:rFonts w:ascii="Cambria Math" w:eastAsiaTheme="minorEastAsia" w:hAnsi="Cambria Math" w:cstheme="minorHAnsi"/>
            <w:sz w:val="22"/>
            <w:szCs w:val="22"/>
          </w:rPr>
          <m:t>T=0</m:t>
        </m:r>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c</m:t>
        </m:r>
      </m:oMath>
      <w:r w:rsidRPr="00CB18CC">
        <w:rPr>
          <w:rFonts w:eastAsiaTheme="minorEastAsia" w:cstheme="minorHAnsi"/>
          <w:bCs/>
          <w:sz w:val="22"/>
          <w:szCs w:val="22"/>
        </w:rPr>
        <w:t xml:space="preserve"> is the interaction c</w:t>
      </w:r>
      <w:proofErr w:type="spellStart"/>
      <w:r w:rsidRPr="00CB18CC">
        <w:rPr>
          <w:rFonts w:eastAsiaTheme="minorEastAsia" w:cstheme="minorHAnsi"/>
          <w:bCs/>
          <w:sz w:val="22"/>
          <w:szCs w:val="22"/>
        </w:rPr>
        <w:t>oefficient</w:t>
      </w:r>
      <w:proofErr w:type="spellEnd"/>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E</m:t>
        </m:r>
      </m:oMath>
      <w:r w:rsidRPr="00CB18CC">
        <w:rPr>
          <w:rFonts w:eastAsiaTheme="minorEastAsia" w:cstheme="minorHAnsi"/>
          <w:bCs/>
          <w:sz w:val="22"/>
          <w:szCs w:val="22"/>
        </w:rPr>
        <w:t xml:space="preserve"> is the activation energy, and </w:t>
      </w:r>
      <m:oMath>
        <m:r>
          <w:rPr>
            <w:rFonts w:ascii="Cambria Math" w:eastAsiaTheme="minorEastAsia" w:hAnsi="Cambria Math" w:cstheme="minorHAnsi"/>
            <w:sz w:val="22"/>
            <w:szCs w:val="22"/>
          </w:rPr>
          <m:t>k</m:t>
        </m:r>
      </m:oMath>
      <w:r w:rsidRPr="00CB18CC">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w:r w:rsidRPr="00CB18CC">
        <w:rPr>
          <w:rFonts w:cstheme="minorHAnsi"/>
          <w:bCs/>
          <w:sz w:val="22"/>
          <w:szCs w:val="22"/>
        </w:rPr>
        <w:t xml:space="preserve">We estimate these parameters using hierarchical models with different combinations of group (species)-varying coefficients </w:t>
      </w:r>
      <w:r w:rsidRPr="00F70896">
        <w:rPr>
          <w:rFonts w:cstheme="minorHAnsi"/>
          <w:bCs/>
          <w:color w:val="FF0000"/>
          <w:sz w:val="22"/>
          <w:szCs w:val="22"/>
        </w:rPr>
        <w:t xml:space="preserve">(Table 2) </w:t>
      </w:r>
      <w:r w:rsidRPr="003872A1">
        <w:rPr>
          <w:rFonts w:cstheme="minorHAnsi"/>
          <w:bCs/>
          <w:sz w:val="22"/>
          <w:szCs w:val="22"/>
        </w:rPr>
        <w:t>and select the final model</w:t>
      </w:r>
      <w:r w:rsidR="00027BB6">
        <w:rPr>
          <w:rFonts w:cstheme="minorHAnsi"/>
          <w:bCs/>
          <w:sz w:val="22"/>
          <w:szCs w:val="22"/>
        </w:rPr>
        <w:t xml:space="preserve"> using WAIC</w:t>
      </w:r>
      <w:r w:rsidRPr="003872A1">
        <w:rPr>
          <w:rFonts w:cstheme="minorHAnsi"/>
          <w:bCs/>
          <w:sz w:val="22"/>
          <w:szCs w:val="22"/>
        </w:rPr>
        <w:t>. The full model with uncorrelated species-varying intercepts, mass-, temperature- and interaction</w:t>
      </w:r>
      <w:r w:rsidRPr="00447343">
        <w:rPr>
          <w:rFonts w:cstheme="minorHAnsi"/>
          <w:bCs/>
          <w:sz w:val="22"/>
          <w:szCs w:val="22"/>
        </w:rPr>
        <w:t>- coefficients, can be written as:</w:t>
      </w:r>
    </w:p>
    <w:p w14:paraId="15355C17" w14:textId="1D0BDB35" w:rsidR="000F1792" w:rsidRDefault="000F1792"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2336E6">
        <w:rPr>
          <w:rFonts w:eastAsiaTheme="minorEastAsia" w:cstheme="minorHAnsi"/>
          <w:sz w:val="22"/>
          <w:szCs w:val="22"/>
        </w:rPr>
        <w:t xml:space="preserve"> </w:t>
      </w:r>
      <w:r w:rsidRPr="00447343">
        <w:rPr>
          <w:rFonts w:eastAsiaTheme="minorEastAsia" w:cstheme="minorHAnsi"/>
          <w:sz w:val="22"/>
          <w:szCs w:val="22"/>
        </w:rPr>
        <w:t xml:space="preserve">         </w:t>
      </w:r>
      <w:r w:rsidR="002336E6">
        <w:rPr>
          <w:rFonts w:eastAsiaTheme="minorEastAsia" w:cstheme="minorHAnsi"/>
          <w:sz w:val="22"/>
          <w:szCs w:val="22"/>
        </w:rPr>
        <w:t xml:space="preserve">       </w:t>
      </w:r>
      <w:r w:rsidRPr="00447343">
        <w:rPr>
          <w:rFonts w:eastAsiaTheme="minorEastAsia" w:cstheme="minorHAnsi"/>
          <w:sz w:val="22"/>
          <w:szCs w:val="22"/>
        </w:rPr>
        <w:t xml:space="preserve">                                                 (</w:t>
      </w:r>
      <w:r w:rsidR="009E09CD">
        <w:rPr>
          <w:rFonts w:eastAsiaTheme="minorEastAsia" w:cstheme="minorHAnsi"/>
          <w:sz w:val="22"/>
          <w:szCs w:val="22"/>
        </w:rPr>
        <w:t>6</w:t>
      </w:r>
      <w:r w:rsidRPr="00447343">
        <w:rPr>
          <w:rFonts w:eastAsiaTheme="minorEastAsia" w:cstheme="minorHAnsi"/>
          <w:sz w:val="22"/>
          <w:szCs w:val="22"/>
        </w:rPr>
        <w:t>)</w:t>
      </w:r>
    </w:p>
    <w:p w14:paraId="3B1A8AF0" w14:textId="781AC64A" w:rsidR="000F1792" w:rsidRPr="00447343" w:rsidRDefault="000F1792"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2j[i]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oMath>
      <w:proofErr w:type="gramStart"/>
      <w:r w:rsidRPr="00447343">
        <w:rPr>
          <w:rFonts w:eastAsiaTheme="minorEastAsia" w:cstheme="minorHAnsi"/>
          <w:sz w:val="22"/>
          <w:szCs w:val="22"/>
        </w:rPr>
        <w:t xml:space="preserve">,   </w:t>
      </w:r>
      <w:proofErr w:type="gramEnd"/>
      <w:r w:rsidRPr="00447343">
        <w:rPr>
          <w:rFonts w:eastAsiaTheme="minorEastAsia" w:cstheme="minorHAnsi"/>
          <w:sz w:val="22"/>
          <w:szCs w:val="22"/>
        </w:rPr>
        <w:t xml:space="preserve">                                   (</w:t>
      </w:r>
      <w:r w:rsidR="009E09CD">
        <w:rPr>
          <w:rFonts w:eastAsiaTheme="minorEastAsia" w:cstheme="minorHAnsi"/>
          <w:sz w:val="22"/>
          <w:szCs w:val="22"/>
        </w:rPr>
        <w:t>7</w:t>
      </w:r>
      <w:r w:rsidRPr="00447343">
        <w:rPr>
          <w:rFonts w:eastAsiaTheme="minorEastAsia" w:cstheme="minorHAnsi"/>
          <w:sz w:val="22"/>
          <w:szCs w:val="22"/>
        </w:rPr>
        <w:t>)</w:t>
      </w:r>
    </w:p>
    <w:p w14:paraId="0450F5F4" w14:textId="3F631115" w:rsidR="000F1792" w:rsidRDefault="000F1792" w:rsidP="00904830">
      <w:pPr>
        <w:spacing w:line="480" w:lineRule="auto"/>
        <w:contextualSpacing/>
        <w:rPr>
          <w:rFonts w:eastAsiaTheme="minorEastAsia" w:cstheme="minorHAnsi"/>
          <w:sz w:val="22"/>
          <w:szCs w:val="22"/>
        </w:rPr>
      </w:pPr>
      <w:r w:rsidRPr="00447343">
        <w:rPr>
          <w:rFonts w:eastAsiaTheme="minorEastAsia" w:cstheme="minorHAnsi"/>
          <w:sz w:val="22"/>
          <w:szCs w:val="22"/>
        </w:rPr>
        <w:lastRenderedPageBreak/>
        <w:t>with the following second level (species</w:t>
      </w:r>
      <w:r w:rsidR="008268CD">
        <w:rPr>
          <w:rFonts w:eastAsiaTheme="minorEastAsia" w:cstheme="minorHAnsi"/>
          <w:sz w:val="22"/>
          <w:szCs w:val="22"/>
        </w:rPr>
        <w:t xml:space="preserve"> [</w:t>
      </w:r>
      <m:oMath>
        <m:r>
          <w:rPr>
            <w:rFonts w:ascii="Cambria Math" w:eastAsiaTheme="minorEastAsia" w:hAnsi="Cambria Math" w:cstheme="minorHAnsi"/>
            <w:sz w:val="22"/>
            <w:szCs w:val="22"/>
          </w:rPr>
          <m:t>j</m:t>
        </m:r>
      </m:oMath>
      <w:r w:rsidR="008268CD">
        <w:rPr>
          <w:rFonts w:eastAsiaTheme="minorEastAsia" w:cstheme="minorHAnsi"/>
          <w:sz w:val="22"/>
          <w:szCs w:val="22"/>
        </w:rPr>
        <w:t>]</w:t>
      </w:r>
      <w:r w:rsidRPr="00447343">
        <w:rPr>
          <w:rFonts w:eastAsiaTheme="minorEastAsia" w:cstheme="minorHAnsi"/>
          <w:sz w:val="22"/>
          <w:szCs w:val="22"/>
        </w:rPr>
        <w:t xml:space="preserve">) models, where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oMath>
      <w:r w:rsidRPr="00447343">
        <w:rPr>
          <w:rFonts w:eastAsiaTheme="minorEastAsia" w:cstheme="minorHAnsi"/>
          <w:sz w:val="22"/>
          <w:szCs w:val="22"/>
        </w:rPr>
        <w:t xml:space="preserve"> (</w:t>
      </w:r>
      <m:oMath>
        <m:r>
          <w:rPr>
            <w:rFonts w:ascii="Cambria Math" w:eastAsiaTheme="minorEastAsia" w:hAnsi="Cambria Math" w:cstheme="minorHAnsi"/>
            <w:sz w:val="22"/>
            <w:szCs w:val="22"/>
          </w:rPr>
          <m:t>p=0,1,2,3)</m:t>
        </m:r>
      </m:oMath>
      <w:r w:rsidRPr="00447343">
        <w:rPr>
          <w:rFonts w:eastAsiaTheme="minorEastAsia" w:cstheme="minorHAnsi"/>
          <w:sz w:val="22"/>
          <w:szCs w:val="22"/>
        </w:rPr>
        <w:t>:</w:t>
      </w:r>
    </w:p>
    <w:p w14:paraId="30F8402C" w14:textId="5042FC30" w:rsidR="000F1792" w:rsidRPr="00447343" w:rsidRDefault="000F1792"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Pr="00447343">
        <w:rPr>
          <w:rFonts w:eastAsiaTheme="minorEastAsia"/>
          <w:sz w:val="22"/>
          <w:szCs w:val="22"/>
        </w:rPr>
        <w:t>,</w:t>
      </w:r>
      <w:r w:rsidRPr="00447343">
        <w:rPr>
          <w:rFonts w:eastAsiaTheme="minorEastAsia" w:cstheme="minorHAnsi"/>
          <w:sz w:val="22"/>
          <w:szCs w:val="22"/>
        </w:rPr>
        <w:t xml:space="preserve">   </w:t>
      </w:r>
      <w:proofErr w:type="gramEnd"/>
      <w:r w:rsidRPr="00447343">
        <w:rPr>
          <w:rFonts w:eastAsiaTheme="minorEastAsia" w:cstheme="minorHAnsi"/>
          <w:sz w:val="22"/>
          <w:szCs w:val="22"/>
        </w:rPr>
        <w:t xml:space="preserve">               </w:t>
      </w:r>
      <w:r w:rsidR="002336E6">
        <w:rPr>
          <w:rFonts w:eastAsiaTheme="minorEastAsia" w:cstheme="minorHAnsi"/>
          <w:sz w:val="22"/>
          <w:szCs w:val="22"/>
        </w:rPr>
        <w:t xml:space="preserve">       </w:t>
      </w:r>
      <w:r w:rsidRPr="00447343">
        <w:rPr>
          <w:rFonts w:eastAsiaTheme="minorEastAsia" w:cstheme="minorHAnsi"/>
          <w:sz w:val="22"/>
          <w:szCs w:val="22"/>
        </w:rPr>
        <w:t xml:space="preserve">                                      (</w:t>
      </w:r>
      <w:r w:rsidR="009E09CD">
        <w:rPr>
          <w:rFonts w:eastAsiaTheme="minorEastAsia" w:cstheme="minorHAnsi"/>
          <w:sz w:val="22"/>
          <w:szCs w:val="22"/>
        </w:rPr>
        <w:t>8</w:t>
      </w:r>
      <w:r w:rsidRPr="00447343">
        <w:rPr>
          <w:rFonts w:eastAsiaTheme="minorEastAsia" w:cstheme="minorHAnsi"/>
          <w:sz w:val="22"/>
          <w:szCs w:val="22"/>
        </w:rPr>
        <w:t>)</w:t>
      </w:r>
    </w:p>
    <w:p w14:paraId="3EC2AA1B" w14:textId="2CCC88FD" w:rsidR="000F1792" w:rsidRPr="00447343" w:rsidRDefault="000F1792" w:rsidP="00904830">
      <w:pPr>
        <w:spacing w:line="480" w:lineRule="auto"/>
        <w:contextualSpacing/>
        <w:jc w:val="both"/>
        <w:rPr>
          <w:rFonts w:eastAsiaTheme="minorEastAsia" w:cstheme="minorHAnsi"/>
          <w:sz w:val="22"/>
          <w:szCs w:val="22"/>
        </w:rPr>
      </w:pPr>
      <w:r w:rsidRPr="00447343">
        <w:rPr>
          <w:rFonts w:eastAsiaTheme="minorEastAsia" w:cstheme="minorHAnsi"/>
          <w:sz w:val="22"/>
          <w:szCs w:val="22"/>
        </w:rPr>
        <w:t xml:space="preserve">where </w:t>
      </w: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447343">
        <w:rPr>
          <w:rFonts w:eastAsiaTheme="minorEastAsia" w:cstheme="minorHAnsi"/>
          <w:bCs/>
          <w:iCs/>
          <w:sz w:val="22"/>
          <w:szCs w:val="22"/>
        </w:rPr>
        <w:t xml:space="preserve"> is the </w:t>
      </w:r>
      <m:oMath>
        <m:r>
          <w:rPr>
            <w:rFonts w:ascii="Cambria Math" w:eastAsiaTheme="minorEastAsia" w:hAnsi="Cambria Math" w:cstheme="minorHAnsi"/>
            <w:sz w:val="22"/>
            <w:szCs w:val="22"/>
          </w:rPr>
          <m:t>i</m:t>
        </m:r>
      </m:oMath>
      <w:r w:rsidRPr="00447343">
        <w:rPr>
          <w:rFonts w:eastAsiaTheme="minorEastAsia" w:cstheme="minorHAnsi"/>
          <w:bCs/>
          <w:iCs/>
          <w:sz w:val="22"/>
          <w:szCs w:val="22"/>
        </w:rPr>
        <w:t>th observation of the natural log of the rate (</w:t>
      </w:r>
      <w:r w:rsidR="007F0722" w:rsidRPr="00447343">
        <w:rPr>
          <w:rFonts w:eastAsiaTheme="minorEastAsia" w:cstheme="minorHAnsi"/>
          <w:bCs/>
          <w:iCs/>
          <w:sz w:val="22"/>
          <w:szCs w:val="22"/>
        </w:rPr>
        <w:t xml:space="preserve">growth, </w:t>
      </w:r>
      <w:r w:rsidRPr="00447343">
        <w:rPr>
          <w:rFonts w:eastAsiaTheme="minorEastAsia" w:cstheme="minorHAnsi"/>
          <w:bCs/>
          <w:iCs/>
          <w:sz w:val="22"/>
          <w:szCs w:val="22"/>
        </w:rPr>
        <w:t xml:space="preserve">metabolism or consumption) for species </w:t>
      </w:r>
      <m:oMath>
        <m:r>
          <w:rPr>
            <w:rFonts w:ascii="Cambria Math" w:eastAsiaTheme="minorEastAsia" w:hAnsi="Cambria Math" w:cstheme="minorHAnsi"/>
            <w:sz w:val="22"/>
            <w:szCs w:val="22"/>
          </w:rPr>
          <m:t>j</m:t>
        </m:r>
      </m:oMath>
      <w:r w:rsidRPr="00447343">
        <w:rPr>
          <w:rFonts w:eastAsiaTheme="minorEastAsia" w:cstheme="minorHAnsi"/>
          <w:bCs/>
          <w:iCs/>
          <w:sz w:val="22"/>
          <w:szCs w:val="22"/>
        </w:rPr>
        <w:t>,</w:t>
      </w:r>
      <w:r w:rsidRPr="00447343">
        <w:rPr>
          <w:rFonts w:eastAsiaTheme="minorEastAsia" w:cstheme="minorHAnsi"/>
          <w:iCs/>
          <w:sz w:val="22"/>
          <w:szCs w:val="22"/>
        </w:rPr>
        <w:t xml:space="preserve">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Pr="00447343">
        <w:rPr>
          <w:rFonts w:eastAsiaTheme="minorEastAsia" w:cstheme="minorHAnsi"/>
          <w:iCs/>
          <w:sz w:val="22"/>
          <w:szCs w:val="22"/>
        </w:rPr>
        <w:t xml:space="preserve"> is the natural log of body mass relative to </w:t>
      </w:r>
      <w:r w:rsidR="002D6B43" w:rsidRPr="00447343">
        <w:rPr>
          <w:rFonts w:eastAsiaTheme="minorEastAsia" w:cstheme="minorHAnsi"/>
          <w:iCs/>
          <w:sz w:val="22"/>
          <w:szCs w:val="22"/>
        </w:rPr>
        <w:t>maximum</w:t>
      </w:r>
      <w:r w:rsidR="002E7678" w:rsidRPr="00447343">
        <w:rPr>
          <w:rFonts w:eastAsiaTheme="minorEastAsia" w:cstheme="minorHAnsi"/>
          <w:iCs/>
          <w:sz w:val="22"/>
          <w:szCs w:val="22"/>
        </w:rPr>
        <w:t xml:space="preserve"> body</w:t>
      </w:r>
      <w:r w:rsidRPr="00447343">
        <w:rPr>
          <w:rFonts w:eastAsiaTheme="minorEastAsia" w:cstheme="minorHAnsi"/>
          <w:iCs/>
          <w:sz w:val="22"/>
          <w:szCs w:val="22"/>
        </w:rPr>
        <w:t xml:space="preserve"> mass 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oMath>
      <w:r w:rsidRPr="00447343">
        <w:rPr>
          <w:rFonts w:eastAsiaTheme="minorEastAsia" w:cstheme="minorHAnsi"/>
          <w:sz w:val="22"/>
          <w:szCs w:val="22"/>
        </w:rPr>
        <w:t xml:space="preserve"> </w:t>
      </w:r>
      <w:r w:rsidRPr="00447343">
        <w:rPr>
          <w:rFonts w:eastAsiaTheme="minorEastAsia" w:cstheme="minorHAnsi"/>
          <w:iCs/>
          <w:sz w:val="22"/>
          <w:szCs w:val="22"/>
        </w:rPr>
        <w:t xml:space="preserve">is standardized temperature on Arrhenius scale: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T</m:t>
            </m:r>
          </m:e>
          <m:sub>
            <m:r>
              <w:rPr>
                <w:rFonts w:ascii="Cambria Math" w:eastAsiaTheme="minorEastAsia" w:hAnsi="Cambria Math" w:cstheme="minorHAnsi"/>
                <w:sz w:val="22"/>
                <w:szCs w:val="22"/>
              </w:rPr>
              <m:t>A</m:t>
            </m:r>
          </m:sub>
        </m:sSub>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rPr>
          <m:t>kT</m:t>
        </m:r>
      </m:oMath>
    </w:p>
    <w:p w14:paraId="4D04AAA5" w14:textId="77777777" w:rsidR="000F1792" w:rsidRPr="00956A75" w:rsidRDefault="000F1792" w:rsidP="00904830">
      <w:pPr>
        <w:spacing w:line="480" w:lineRule="auto"/>
        <w:contextualSpacing/>
        <w:jc w:val="both"/>
        <w:rPr>
          <w:rFonts w:cstheme="minorHAnsi"/>
          <w:bCs/>
          <w:i/>
          <w:iCs/>
          <w:sz w:val="22"/>
          <w:szCs w:val="22"/>
        </w:rPr>
      </w:pPr>
    </w:p>
    <w:p w14:paraId="027A96C6" w14:textId="5792890F" w:rsidR="00C116A3" w:rsidRPr="00CD423E" w:rsidRDefault="00C116A3" w:rsidP="00C116A3">
      <w:pPr>
        <w:spacing w:line="480" w:lineRule="auto"/>
        <w:contextualSpacing/>
        <w:jc w:val="both"/>
        <w:rPr>
          <w:rFonts w:cstheme="minorHAnsi"/>
          <w:bCs/>
          <w:i/>
          <w:iCs/>
          <w:sz w:val="22"/>
          <w:szCs w:val="22"/>
        </w:rPr>
      </w:pPr>
      <w:commentRangeStart w:id="45"/>
      <w:r w:rsidRPr="00CD423E">
        <w:rPr>
          <w:rFonts w:cstheme="minorHAnsi"/>
          <w:bCs/>
          <w:i/>
          <w:iCs/>
          <w:sz w:val="22"/>
          <w:szCs w:val="22"/>
        </w:rPr>
        <w:t xml:space="preserve">Scaling of rates </w:t>
      </w:r>
      <w:r w:rsidR="004A2AE2">
        <w:rPr>
          <w:rFonts w:cstheme="minorHAnsi"/>
          <w:bCs/>
          <w:i/>
          <w:iCs/>
          <w:sz w:val="22"/>
          <w:szCs w:val="22"/>
        </w:rPr>
        <w:t>with</w:t>
      </w:r>
      <w:r w:rsidRPr="00CD423E">
        <w:rPr>
          <w:rFonts w:cstheme="minorHAnsi"/>
          <w:bCs/>
          <w:i/>
          <w:iCs/>
          <w:sz w:val="22"/>
          <w:szCs w:val="22"/>
        </w:rPr>
        <w:t xml:space="preserve"> temperature</w:t>
      </w:r>
      <w:r w:rsidR="0045485A">
        <w:rPr>
          <w:rFonts w:cstheme="minorHAnsi"/>
          <w:bCs/>
          <w:i/>
          <w:iCs/>
          <w:sz w:val="22"/>
          <w:szCs w:val="22"/>
        </w:rPr>
        <w:t>:</w:t>
      </w:r>
      <w:r w:rsidRPr="00CD423E">
        <w:rPr>
          <w:rFonts w:cstheme="minorHAnsi"/>
          <w:bCs/>
          <w:i/>
          <w:iCs/>
          <w:sz w:val="22"/>
          <w:szCs w:val="22"/>
        </w:rPr>
        <w:t xml:space="preserve"> </w:t>
      </w:r>
      <w:r w:rsidRPr="00CD423E">
        <w:rPr>
          <w:rFonts w:cstheme="minorHAnsi"/>
          <w:bCs/>
          <w:i/>
          <w:iCs/>
          <w:sz w:val="22"/>
          <w:szCs w:val="22"/>
        </w:rPr>
        <w:t xml:space="preserve">including </w:t>
      </w:r>
      <w:r w:rsidRPr="00CD423E">
        <w:rPr>
          <w:rFonts w:cstheme="minorHAnsi"/>
          <w:bCs/>
          <w:i/>
          <w:iCs/>
          <w:sz w:val="22"/>
          <w:szCs w:val="22"/>
        </w:rPr>
        <w:t>optimum</w:t>
      </w:r>
      <w:commentRangeEnd w:id="45"/>
      <w:r w:rsidR="00AE2170">
        <w:rPr>
          <w:rStyle w:val="CommentReference"/>
        </w:rPr>
        <w:commentReference w:id="45"/>
      </w:r>
    </w:p>
    <w:p w14:paraId="4C1C47D6" w14:textId="0FA7BD78" w:rsidR="000F1792" w:rsidRPr="0061496E" w:rsidRDefault="008E26B3" w:rsidP="00904830">
      <w:pPr>
        <w:spacing w:line="480" w:lineRule="auto"/>
        <w:contextualSpacing/>
        <w:jc w:val="both"/>
        <w:rPr>
          <w:rFonts w:cstheme="minorHAnsi"/>
          <w:bCs/>
          <w:sz w:val="22"/>
          <w:szCs w:val="22"/>
        </w:rPr>
      </w:pPr>
      <w:r>
        <w:rPr>
          <w:rFonts w:cstheme="minorHAnsi"/>
          <w:bCs/>
          <w:sz w:val="22"/>
          <w:szCs w:val="22"/>
        </w:rPr>
        <w:t xml:space="preserve">As </w:t>
      </w:r>
      <w:r w:rsidR="008969C6">
        <w:rPr>
          <w:rFonts w:cstheme="minorHAnsi"/>
          <w:bCs/>
          <w:sz w:val="22"/>
          <w:szCs w:val="22"/>
        </w:rPr>
        <w:t xml:space="preserve">biological rates are unimodal over a large enough temperature </w:t>
      </w:r>
      <w:r w:rsidR="00CB41B7">
        <w:rPr>
          <w:rFonts w:cstheme="minorHAnsi"/>
          <w:bCs/>
          <w:sz w:val="22"/>
          <w:szCs w:val="22"/>
        </w:rPr>
        <w:t>range,</w:t>
      </w:r>
      <w:r w:rsidR="007D6B2F">
        <w:rPr>
          <w:rFonts w:cstheme="minorHAnsi"/>
          <w:bCs/>
          <w:sz w:val="22"/>
          <w:szCs w:val="22"/>
        </w:rPr>
        <w:t xml:space="preserve"> </w:t>
      </w:r>
      <w:r w:rsidR="008969C6">
        <w:rPr>
          <w:rFonts w:cstheme="minorHAnsi"/>
          <w:bCs/>
          <w:sz w:val="22"/>
          <w:szCs w:val="22"/>
        </w:rPr>
        <w:t>we</w:t>
      </w:r>
      <w:r w:rsidR="00B03354">
        <w:rPr>
          <w:rFonts w:cstheme="minorHAnsi"/>
          <w:bCs/>
          <w:sz w:val="22"/>
          <w:szCs w:val="22"/>
        </w:rPr>
        <w:t xml:space="preserve"> </w:t>
      </w:r>
      <w:r w:rsidR="008969C6">
        <w:rPr>
          <w:rFonts w:cstheme="minorHAnsi"/>
          <w:bCs/>
          <w:sz w:val="22"/>
          <w:szCs w:val="22"/>
        </w:rPr>
        <w:t xml:space="preserve">fit </w:t>
      </w:r>
      <w:r w:rsidR="003A2815">
        <w:rPr>
          <w:rFonts w:cstheme="minorHAnsi"/>
          <w:bCs/>
          <w:sz w:val="22"/>
          <w:szCs w:val="22"/>
        </w:rPr>
        <w:t>polynomial</w:t>
      </w:r>
      <w:r w:rsidR="008969C6">
        <w:rPr>
          <w:rFonts w:cstheme="minorHAnsi"/>
          <w:bCs/>
          <w:sz w:val="22"/>
          <w:szCs w:val="22"/>
        </w:rPr>
        <w:t xml:space="preserve"> models</w:t>
      </w:r>
      <w:r w:rsidR="006D13B9">
        <w:rPr>
          <w:rFonts w:cstheme="minorHAnsi"/>
          <w:bCs/>
          <w:sz w:val="22"/>
          <w:szCs w:val="22"/>
        </w:rPr>
        <w:t xml:space="preserve"> to the data set</w:t>
      </w:r>
      <w:r w:rsidR="005933C6">
        <w:rPr>
          <w:rFonts w:cstheme="minorHAnsi"/>
          <w:bCs/>
          <w:sz w:val="22"/>
          <w:szCs w:val="22"/>
        </w:rPr>
        <w:t>s of maximum consumption and metabolic rates</w:t>
      </w:r>
      <w:r w:rsidR="006D13B9">
        <w:rPr>
          <w:rFonts w:cstheme="minorHAnsi"/>
          <w:bCs/>
          <w:sz w:val="22"/>
          <w:szCs w:val="22"/>
        </w:rPr>
        <w:t xml:space="preserve"> containing</w:t>
      </w:r>
      <w:r w:rsidR="00474887">
        <w:rPr>
          <w:rFonts w:cstheme="minorHAnsi"/>
          <w:bCs/>
          <w:sz w:val="22"/>
          <w:szCs w:val="22"/>
        </w:rPr>
        <w:t xml:space="preserve"> data points beyond optimum temperatu</w:t>
      </w:r>
      <w:r w:rsidR="00ED4D49">
        <w:rPr>
          <w:rFonts w:cstheme="minorHAnsi"/>
          <w:bCs/>
          <w:sz w:val="22"/>
          <w:szCs w:val="22"/>
        </w:rPr>
        <w:t xml:space="preserve">res </w:t>
      </w:r>
      <w:r w:rsidR="00663B07">
        <w:rPr>
          <w:rFonts w:cstheme="minorHAnsi"/>
          <w:bCs/>
          <w:sz w:val="22"/>
          <w:szCs w:val="22"/>
        </w:rPr>
        <w:t>(</w:t>
      </w:r>
      <w:r w:rsidR="00EE3178">
        <w:rPr>
          <w:rFonts w:cstheme="minorHAnsi"/>
          <w:bCs/>
          <w:sz w:val="22"/>
          <w:szCs w:val="22"/>
        </w:rPr>
        <w:t>defined</w:t>
      </w:r>
      <w:r w:rsidR="00301510">
        <w:rPr>
          <w:rFonts w:cstheme="minorHAnsi"/>
          <w:bCs/>
          <w:sz w:val="22"/>
          <w:szCs w:val="22"/>
        </w:rPr>
        <w:t xml:space="preserve"> as data points </w:t>
      </w:r>
      <w:r w:rsidR="001B4C6F">
        <w:rPr>
          <w:rFonts w:cstheme="minorHAnsi"/>
          <w:bCs/>
          <w:sz w:val="22"/>
          <w:szCs w:val="22"/>
        </w:rPr>
        <w:t>at higher temperatu</w:t>
      </w:r>
      <w:r w:rsidR="00576419">
        <w:rPr>
          <w:rFonts w:cstheme="minorHAnsi"/>
          <w:bCs/>
          <w:sz w:val="22"/>
          <w:szCs w:val="22"/>
        </w:rPr>
        <w:t xml:space="preserve">res than where the </w:t>
      </w:r>
      <w:r w:rsidR="00951417">
        <w:rPr>
          <w:rFonts w:cstheme="minorHAnsi"/>
          <w:bCs/>
          <w:sz w:val="22"/>
          <w:szCs w:val="22"/>
        </w:rPr>
        <w:t>highest</w:t>
      </w:r>
      <w:r w:rsidR="00576419">
        <w:rPr>
          <w:rFonts w:cstheme="minorHAnsi"/>
          <w:bCs/>
          <w:sz w:val="22"/>
          <w:szCs w:val="22"/>
        </w:rPr>
        <w:t xml:space="preserve"> rate was observed, within species and size-classes</w:t>
      </w:r>
      <w:r w:rsidR="00663B07">
        <w:rPr>
          <w:rFonts w:cstheme="minorHAnsi"/>
          <w:bCs/>
          <w:sz w:val="22"/>
          <w:szCs w:val="22"/>
        </w:rPr>
        <w:t>)</w:t>
      </w:r>
      <w:r w:rsidR="00722BF0">
        <w:rPr>
          <w:rFonts w:cstheme="minorHAnsi"/>
          <w:bCs/>
          <w:sz w:val="22"/>
          <w:szCs w:val="22"/>
        </w:rPr>
        <w:t xml:space="preserve">. </w:t>
      </w:r>
      <w:r w:rsidR="00232F76">
        <w:rPr>
          <w:rFonts w:cstheme="minorHAnsi"/>
          <w:bCs/>
          <w:sz w:val="22"/>
          <w:szCs w:val="22"/>
        </w:rPr>
        <w:t xml:space="preserve">To </w:t>
      </w:r>
      <w:r w:rsidR="00437C44">
        <w:rPr>
          <w:rFonts w:cstheme="minorHAnsi"/>
          <w:bCs/>
          <w:sz w:val="22"/>
          <w:szCs w:val="22"/>
        </w:rPr>
        <w:t xml:space="preserve">contrast </w:t>
      </w:r>
      <w:r w:rsidR="003E2CA1">
        <w:rPr>
          <w:rFonts w:cstheme="minorHAnsi"/>
          <w:bCs/>
          <w:sz w:val="22"/>
          <w:szCs w:val="22"/>
        </w:rPr>
        <w:t xml:space="preserve">optimum </w:t>
      </w:r>
      <w:r w:rsidR="00437C44">
        <w:rPr>
          <w:rFonts w:cstheme="minorHAnsi"/>
          <w:bCs/>
          <w:sz w:val="22"/>
          <w:szCs w:val="22"/>
        </w:rPr>
        <w:t>temperatures</w:t>
      </w:r>
      <w:r w:rsidR="00CC2A8D">
        <w:rPr>
          <w:rFonts w:cstheme="minorHAnsi"/>
          <w:bCs/>
          <w:sz w:val="22"/>
          <w:szCs w:val="22"/>
        </w:rPr>
        <w:t xml:space="preserve"> and to evaluate the </w:t>
      </w:r>
      <w:r w:rsidR="00427D7B">
        <w:rPr>
          <w:rFonts w:cstheme="minorHAnsi"/>
          <w:bCs/>
          <w:sz w:val="22"/>
          <w:szCs w:val="22"/>
        </w:rPr>
        <w:t>effect of body size on optimum temperatures,</w:t>
      </w:r>
      <w:r w:rsidR="00B27252">
        <w:rPr>
          <w:rFonts w:cstheme="minorHAnsi"/>
          <w:bCs/>
          <w:sz w:val="22"/>
          <w:szCs w:val="22"/>
        </w:rPr>
        <w:t xml:space="preserve"> the models were fit</w:t>
      </w:r>
      <w:r w:rsidR="00016F9F">
        <w:rPr>
          <w:rFonts w:cstheme="minorHAnsi"/>
          <w:bCs/>
          <w:sz w:val="22"/>
          <w:szCs w:val="22"/>
        </w:rPr>
        <w:t xml:space="preserve"> </w:t>
      </w:r>
      <w:r w:rsidR="006F3C8F">
        <w:rPr>
          <w:rFonts w:cstheme="minorHAnsi"/>
          <w:bCs/>
          <w:sz w:val="22"/>
          <w:szCs w:val="22"/>
        </w:rPr>
        <w:t xml:space="preserve">by </w:t>
      </w:r>
      <w:r w:rsidR="00016F9F">
        <w:rPr>
          <w:rFonts w:cstheme="minorHAnsi"/>
          <w:bCs/>
          <w:sz w:val="22"/>
          <w:szCs w:val="22"/>
        </w:rPr>
        <w:t>species</w:t>
      </w:r>
      <w:r w:rsidR="00ED1B7A">
        <w:rPr>
          <w:rFonts w:cstheme="minorHAnsi"/>
          <w:bCs/>
          <w:sz w:val="22"/>
          <w:szCs w:val="22"/>
        </w:rPr>
        <w:t xml:space="preserve"> and then aggregat</w:t>
      </w:r>
      <w:r w:rsidR="00FC517B">
        <w:rPr>
          <w:rFonts w:cstheme="minorHAnsi"/>
          <w:bCs/>
          <w:sz w:val="22"/>
          <w:szCs w:val="22"/>
        </w:rPr>
        <w:t>ed</w:t>
      </w:r>
      <w:r w:rsidR="00507B4F">
        <w:rPr>
          <w:rFonts w:cstheme="minorHAnsi"/>
          <w:bCs/>
          <w:sz w:val="22"/>
          <w:szCs w:val="22"/>
        </w:rPr>
        <w:t>,</w:t>
      </w:r>
      <w:r w:rsidR="005106E3">
        <w:rPr>
          <w:rFonts w:cstheme="minorHAnsi"/>
          <w:bCs/>
          <w:sz w:val="22"/>
          <w:szCs w:val="22"/>
        </w:rPr>
        <w:t xml:space="preserve"> i.e. without any </w:t>
      </w:r>
      <w:r w:rsidR="00272C73">
        <w:rPr>
          <w:rFonts w:cstheme="minorHAnsi"/>
          <w:bCs/>
          <w:sz w:val="22"/>
          <w:szCs w:val="22"/>
        </w:rPr>
        <w:t>hierarchical</w:t>
      </w:r>
      <w:r w:rsidR="005106E3">
        <w:rPr>
          <w:rFonts w:cstheme="minorHAnsi"/>
          <w:bCs/>
          <w:sz w:val="22"/>
          <w:szCs w:val="22"/>
        </w:rPr>
        <w:t xml:space="preserve"> structure accounting for species variation</w:t>
      </w:r>
      <w:r w:rsidR="00016F9F">
        <w:rPr>
          <w:rFonts w:cstheme="minorHAnsi"/>
          <w:bCs/>
          <w:sz w:val="22"/>
          <w:szCs w:val="22"/>
        </w:rPr>
        <w:t>.</w:t>
      </w:r>
      <w:r w:rsidR="005C5ACF">
        <w:rPr>
          <w:rFonts w:cstheme="minorHAnsi"/>
          <w:bCs/>
          <w:sz w:val="22"/>
          <w:szCs w:val="22"/>
        </w:rPr>
        <w:t xml:space="preserve"> </w:t>
      </w:r>
      <w:r w:rsidR="00D634C2">
        <w:rPr>
          <w:rFonts w:cstheme="minorHAnsi"/>
          <w:bCs/>
          <w:sz w:val="22"/>
          <w:szCs w:val="22"/>
        </w:rPr>
        <w:t xml:space="preserve">This was </w:t>
      </w:r>
      <w:r w:rsidR="00A50B48">
        <w:rPr>
          <w:rFonts w:cstheme="minorHAnsi"/>
          <w:bCs/>
          <w:sz w:val="22"/>
          <w:szCs w:val="22"/>
        </w:rPr>
        <w:t xml:space="preserve">due to the </w:t>
      </w:r>
      <w:r w:rsidR="00E123AE">
        <w:rPr>
          <w:rFonts w:cstheme="minorHAnsi"/>
          <w:bCs/>
          <w:sz w:val="22"/>
          <w:szCs w:val="22"/>
        </w:rPr>
        <w:t>difficulty of</w:t>
      </w:r>
      <w:r w:rsidR="00E4535B">
        <w:rPr>
          <w:rFonts w:cstheme="minorHAnsi"/>
          <w:bCs/>
          <w:sz w:val="22"/>
          <w:szCs w:val="22"/>
        </w:rPr>
        <w:t xml:space="preserve"> </w:t>
      </w:r>
      <w:r w:rsidR="005F67A7">
        <w:rPr>
          <w:rFonts w:cstheme="minorHAnsi"/>
          <w:bCs/>
          <w:sz w:val="22"/>
          <w:szCs w:val="22"/>
        </w:rPr>
        <w:t>standardizing</w:t>
      </w:r>
      <w:r w:rsidR="009F3CC0">
        <w:rPr>
          <w:rFonts w:cstheme="minorHAnsi"/>
          <w:bCs/>
          <w:sz w:val="22"/>
          <w:szCs w:val="22"/>
        </w:rPr>
        <w:t xml:space="preserve"> optimum-data</w:t>
      </w:r>
      <w:r w:rsidR="005D5407">
        <w:rPr>
          <w:rFonts w:cstheme="minorHAnsi"/>
          <w:bCs/>
          <w:sz w:val="22"/>
          <w:szCs w:val="22"/>
        </w:rPr>
        <w:t xml:space="preserve"> to a common sc</w:t>
      </w:r>
      <w:r w:rsidR="005D5407" w:rsidRPr="0061496E">
        <w:rPr>
          <w:rFonts w:cstheme="minorHAnsi"/>
          <w:bCs/>
          <w:sz w:val="22"/>
          <w:szCs w:val="22"/>
        </w:rPr>
        <w:t xml:space="preserve">ale without </w:t>
      </w:r>
      <w:r w:rsidR="00D22534" w:rsidRPr="0061496E">
        <w:rPr>
          <w:rFonts w:cstheme="minorHAnsi"/>
          <w:bCs/>
          <w:sz w:val="22"/>
          <w:szCs w:val="22"/>
        </w:rPr>
        <w:t xml:space="preserve">introducing </w:t>
      </w:r>
      <w:r w:rsidR="00025FFC" w:rsidRPr="0061496E">
        <w:rPr>
          <w:rFonts w:cstheme="minorHAnsi"/>
          <w:bCs/>
          <w:sz w:val="22"/>
          <w:szCs w:val="22"/>
        </w:rPr>
        <w:t>random variation</w:t>
      </w:r>
      <w:r w:rsidR="000F7533">
        <w:rPr>
          <w:rFonts w:cstheme="minorHAnsi"/>
          <w:bCs/>
          <w:sz w:val="22"/>
          <w:szCs w:val="22"/>
        </w:rPr>
        <w:t xml:space="preserve"> that blurred the presence of an overall optimum</w:t>
      </w:r>
      <w:r w:rsidR="00EB45C4" w:rsidRPr="0061496E">
        <w:rPr>
          <w:rFonts w:cstheme="minorHAnsi"/>
          <w:bCs/>
          <w:sz w:val="22"/>
          <w:szCs w:val="22"/>
        </w:rPr>
        <w:t xml:space="preserve">. </w:t>
      </w:r>
      <w:r w:rsidR="000F1792" w:rsidRPr="0061496E">
        <w:rPr>
          <w:rFonts w:cstheme="minorHAnsi"/>
          <w:bCs/>
          <w:sz w:val="22"/>
          <w:szCs w:val="22"/>
        </w:rPr>
        <w:t>We consider</w:t>
      </w:r>
      <w:r w:rsidR="0003742D" w:rsidRPr="0061496E">
        <w:rPr>
          <w:rFonts w:cstheme="minorHAnsi"/>
          <w:bCs/>
          <w:sz w:val="22"/>
          <w:szCs w:val="22"/>
        </w:rPr>
        <w:t>ed</w:t>
      </w:r>
      <w:r w:rsidR="000F1792" w:rsidRPr="0061496E">
        <w:rPr>
          <w:rFonts w:cstheme="minorHAnsi"/>
          <w:bCs/>
          <w:sz w:val="22"/>
          <w:szCs w:val="22"/>
        </w:rPr>
        <w:t xml:space="preserve"> two models of </w:t>
      </w: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oMath>
      <w:r w:rsidR="000F1792" w:rsidRPr="0061496E">
        <w:rPr>
          <w:rFonts w:eastAsiaTheme="minorEastAsia" w:cstheme="minorHAnsi"/>
          <w:bCs/>
          <w:iCs/>
          <w:sz w:val="22"/>
          <w:szCs w:val="22"/>
        </w:rPr>
        <w:t xml:space="preserve"> in Eq. </w:t>
      </w:r>
      <w:r w:rsidR="00754A8F" w:rsidRPr="0061496E">
        <w:rPr>
          <w:rFonts w:eastAsiaTheme="minorEastAsia" w:cstheme="minorHAnsi"/>
          <w:bCs/>
          <w:iCs/>
          <w:sz w:val="22"/>
          <w:szCs w:val="22"/>
        </w:rPr>
        <w:t>6</w:t>
      </w:r>
      <w:r w:rsidR="000F1792" w:rsidRPr="0061496E">
        <w:rPr>
          <w:rFonts w:eastAsiaTheme="minorEastAsia" w:cstheme="minorHAnsi"/>
          <w:bCs/>
          <w:iCs/>
          <w:sz w:val="22"/>
          <w:szCs w:val="22"/>
        </w:rPr>
        <w:t xml:space="preserve"> </w:t>
      </w:r>
      <w:r w:rsidR="005C6F66" w:rsidRPr="0061496E">
        <w:rPr>
          <w:rFonts w:eastAsiaTheme="minorEastAsia" w:cstheme="minorHAnsi"/>
          <w:bCs/>
          <w:iCs/>
          <w:sz w:val="22"/>
          <w:szCs w:val="22"/>
        </w:rPr>
        <w:t xml:space="preserve">for </w:t>
      </w:r>
      <w:r w:rsidR="000F1792" w:rsidRPr="0061496E">
        <w:rPr>
          <w:rFonts w:eastAsiaTheme="minorEastAsia" w:cstheme="minorHAnsi"/>
          <w:bCs/>
          <w:iCs/>
          <w:sz w:val="22"/>
          <w:szCs w:val="22"/>
        </w:rPr>
        <w:t>the full data set</w:t>
      </w:r>
      <w:r w:rsidR="000D4AC8">
        <w:rPr>
          <w:rFonts w:eastAsiaTheme="minorEastAsia" w:cstheme="minorHAnsi"/>
          <w:bCs/>
          <w:iCs/>
          <w:sz w:val="22"/>
          <w:szCs w:val="22"/>
        </w:rPr>
        <w:t>, without interaction</w:t>
      </w:r>
      <w:r w:rsidR="006D3F62">
        <w:rPr>
          <w:rFonts w:eastAsiaTheme="minorEastAsia" w:cstheme="minorHAnsi"/>
          <w:bCs/>
          <w:iCs/>
          <w:sz w:val="22"/>
          <w:szCs w:val="22"/>
        </w:rPr>
        <w:t>:</w:t>
      </w:r>
    </w:p>
    <w:p w14:paraId="73FCB9F3" w14:textId="7593BEBF" w:rsidR="000F1792" w:rsidRPr="0061496E" w:rsidRDefault="000F1792"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C,i</m:t>
            </m:r>
          </m:sub>
          <m:sup>
            <m:r>
              <w:rPr>
                <w:rFonts w:ascii="Cambria Math" w:hAnsi="Cambria Math" w:cstheme="minorHAnsi"/>
                <w:sz w:val="22"/>
                <w:szCs w:val="22"/>
              </w:rPr>
              <m:t>2</m:t>
            </m:r>
          </m:sup>
        </m:sSubSup>
      </m:oMath>
      <w:r w:rsidRPr="0061496E">
        <w:rPr>
          <w:rFonts w:eastAsiaTheme="minorEastAsia" w:cstheme="minorHAnsi"/>
          <w:sz w:val="22"/>
          <w:szCs w:val="22"/>
        </w:rPr>
        <w:t xml:space="preserve">                                     (</w:t>
      </w:r>
      <w:r w:rsidR="009E09CD" w:rsidRPr="0061496E">
        <w:rPr>
          <w:rFonts w:eastAsiaTheme="minorEastAsia" w:cstheme="minorHAnsi"/>
          <w:sz w:val="22"/>
          <w:szCs w:val="22"/>
        </w:rPr>
        <w:t>9</w:t>
      </w:r>
      <w:r w:rsidRPr="0061496E">
        <w:rPr>
          <w:rFonts w:eastAsiaTheme="minorEastAsia" w:cstheme="minorHAnsi"/>
          <w:sz w:val="22"/>
          <w:szCs w:val="22"/>
        </w:rPr>
        <w:t>)</w:t>
      </w:r>
    </w:p>
    <w:p w14:paraId="41769DFB" w14:textId="2646421C" w:rsidR="000F1792" w:rsidRPr="0061496E" w:rsidRDefault="00BE371F" w:rsidP="00904830">
      <w:pPr>
        <w:spacing w:line="480" w:lineRule="auto"/>
        <w:contextualSpacing/>
        <w:jc w:val="both"/>
        <w:rPr>
          <w:rFonts w:eastAsiaTheme="minorEastAsia" w:cstheme="minorHAnsi"/>
          <w:sz w:val="22"/>
          <w:szCs w:val="22"/>
        </w:rPr>
      </w:pPr>
      <w:r>
        <w:rPr>
          <w:rFonts w:eastAsiaTheme="minorEastAsia" w:cstheme="minorHAnsi"/>
          <w:sz w:val="22"/>
          <w:szCs w:val="22"/>
        </w:rPr>
        <w:t>and with an interaction term:</w:t>
      </w:r>
    </w:p>
    <w:p w14:paraId="7E978603" w14:textId="28D21E87" w:rsidR="000F1792" w:rsidRPr="0061496E" w:rsidRDefault="000F1792"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C,i</m:t>
            </m:r>
          </m:sub>
          <m:sup>
            <m:r>
              <w:rPr>
                <w:rFonts w:ascii="Cambria Math" w:hAnsi="Cambria Math" w:cstheme="minorHAnsi"/>
                <w:sz w:val="22"/>
                <w:szCs w:val="22"/>
              </w:rPr>
              <m:t>2</m:t>
            </m:r>
          </m:sup>
        </m:sSubSup>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4</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C,i</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proofErr w:type="gramStart"/>
      <w:r w:rsidRPr="0061496E">
        <w:rPr>
          <w:rFonts w:eastAsiaTheme="minorEastAsia" w:cstheme="minorHAnsi"/>
          <w:sz w:val="22"/>
          <w:szCs w:val="22"/>
        </w:rPr>
        <w:t xml:space="preserve">,   </w:t>
      </w:r>
      <w:proofErr w:type="gramEnd"/>
      <w:r w:rsidRPr="0061496E">
        <w:rPr>
          <w:rFonts w:eastAsiaTheme="minorEastAsia" w:cstheme="minorHAnsi"/>
          <w:sz w:val="22"/>
          <w:szCs w:val="22"/>
        </w:rPr>
        <w:t xml:space="preserve">                             (</w:t>
      </w:r>
      <w:r w:rsidR="009E09CD" w:rsidRPr="0061496E">
        <w:rPr>
          <w:rFonts w:eastAsiaTheme="minorEastAsia" w:cstheme="minorHAnsi"/>
          <w:sz w:val="22"/>
          <w:szCs w:val="22"/>
        </w:rPr>
        <w:t>10</w:t>
      </w:r>
      <w:r w:rsidRPr="0061496E">
        <w:rPr>
          <w:rFonts w:eastAsiaTheme="minorEastAsia" w:cstheme="minorHAnsi"/>
          <w:sz w:val="22"/>
          <w:szCs w:val="22"/>
        </w:rPr>
        <w:t>)</w:t>
      </w:r>
    </w:p>
    <w:p w14:paraId="7FF83BAD" w14:textId="5DB60331" w:rsidR="000F1792" w:rsidRPr="0061496E" w:rsidRDefault="000F1792" w:rsidP="00904830">
      <w:pPr>
        <w:spacing w:line="480" w:lineRule="auto"/>
        <w:contextualSpacing/>
        <w:jc w:val="both"/>
        <w:rPr>
          <w:rFonts w:eastAsiaTheme="minorEastAsia" w:cstheme="minorHAnsi"/>
          <w:iCs/>
          <w:sz w:val="22"/>
          <w:szCs w:val="22"/>
        </w:rPr>
      </w:pPr>
      <w:r w:rsidRPr="0061496E">
        <w:rPr>
          <w:rFonts w:eastAsiaTheme="minorEastAsia" w:cstheme="minorHAnsi"/>
          <w:iCs/>
          <w:sz w:val="22"/>
          <w:szCs w:val="22"/>
        </w:rPr>
        <w:t>where the term (</w:t>
      </w:r>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4</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C,i</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Pr="0061496E">
        <w:rPr>
          <w:rFonts w:eastAsiaTheme="minorEastAsia" w:cstheme="minorHAnsi"/>
          <w:iCs/>
          <w:sz w:val="22"/>
          <w:szCs w:val="22"/>
        </w:rPr>
        <w:t xml:space="preserve">) allows the optimum temperature to vary with mass. Note that here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oMath>
      <w:r w:rsidRPr="0061496E">
        <w:rPr>
          <w:rFonts w:eastAsiaTheme="minorEastAsia" w:cstheme="minorHAnsi"/>
          <w:iCs/>
          <w:sz w:val="22"/>
          <w:szCs w:val="22"/>
        </w:rPr>
        <w:t xml:space="preserve"> here refers to the natural log of data normalized to the </w:t>
      </w:r>
      <w:r w:rsidR="00B1320D" w:rsidRPr="0061496E">
        <w:rPr>
          <w:rFonts w:eastAsiaTheme="minorEastAsia" w:cstheme="minorHAnsi"/>
          <w:iCs/>
          <w:sz w:val="22"/>
          <w:szCs w:val="22"/>
        </w:rPr>
        <w:t>mean</w:t>
      </w:r>
      <w:r w:rsidRPr="0061496E">
        <w:rPr>
          <w:rFonts w:eastAsiaTheme="minorEastAsia" w:cstheme="minorHAnsi"/>
          <w:iCs/>
          <w:sz w:val="22"/>
          <w:szCs w:val="22"/>
        </w:rPr>
        <w:t xml:space="preserve"> rate value within species to reduce the variation between species,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Ci</m:t>
            </m:r>
          </m:sub>
        </m:sSub>
      </m:oMath>
      <w:r w:rsidRPr="0061496E">
        <w:rPr>
          <w:rFonts w:eastAsiaTheme="minorEastAsia" w:cstheme="minorHAnsi"/>
          <w:sz w:val="22"/>
          <w:szCs w:val="22"/>
        </w:rPr>
        <w:t xml:space="preserve"> </w:t>
      </w:r>
      <w:r w:rsidRPr="0061496E">
        <w:rPr>
          <w:rFonts w:eastAsiaTheme="minorEastAsia" w:cstheme="minorHAnsi"/>
          <w:iCs/>
          <w:sz w:val="22"/>
          <w:szCs w:val="22"/>
        </w:rPr>
        <w:t xml:space="preserve">is </w:t>
      </w:r>
      <w:proofErr w:type="spellStart"/>
      <w:r w:rsidRPr="0061496E">
        <w:rPr>
          <w:rFonts w:eastAsiaTheme="minorEastAsia" w:cstheme="minorHAnsi"/>
          <w:iCs/>
          <w:sz w:val="22"/>
          <w:szCs w:val="22"/>
        </w:rPr>
        <w:t>centered</w:t>
      </w:r>
      <w:proofErr w:type="spellEnd"/>
      <w:r w:rsidRPr="0061496E">
        <w:rPr>
          <w:rFonts w:eastAsiaTheme="minorEastAsia" w:cstheme="minorHAnsi"/>
          <w:iCs/>
          <w:sz w:val="22"/>
          <w:szCs w:val="22"/>
        </w:rPr>
        <w:t xml:space="preserve"> and standardized temperature on Celsius scale. </w:t>
      </w:r>
    </w:p>
    <w:p w14:paraId="71165EE5" w14:textId="77777777" w:rsidR="000F1792" w:rsidRDefault="000F1792" w:rsidP="00904830">
      <w:pPr>
        <w:spacing w:line="480" w:lineRule="auto"/>
        <w:contextualSpacing/>
        <w:jc w:val="both"/>
        <w:rPr>
          <w:rFonts w:cstheme="minorHAnsi"/>
          <w:bCs/>
          <w:i/>
          <w:iCs/>
        </w:rPr>
      </w:pPr>
    </w:p>
    <w:p w14:paraId="02436B8F" w14:textId="48B75077" w:rsidR="000F1792" w:rsidRPr="00687837" w:rsidRDefault="00D17931" w:rsidP="00904830">
      <w:pPr>
        <w:spacing w:line="480" w:lineRule="auto"/>
        <w:contextualSpacing/>
        <w:jc w:val="both"/>
        <w:rPr>
          <w:rFonts w:cstheme="minorHAnsi"/>
          <w:bCs/>
          <w:i/>
          <w:iCs/>
          <w:sz w:val="22"/>
          <w:szCs w:val="22"/>
        </w:rPr>
      </w:pPr>
      <w:r w:rsidRPr="00687837">
        <w:rPr>
          <w:rFonts w:cstheme="minorHAnsi"/>
          <w:bCs/>
          <w:i/>
          <w:iCs/>
          <w:sz w:val="22"/>
          <w:szCs w:val="22"/>
        </w:rPr>
        <w:t>Parameter estimation</w:t>
      </w:r>
    </w:p>
    <w:p w14:paraId="6F8203DE" w14:textId="70135046" w:rsidR="000F1792" w:rsidRPr="00687837" w:rsidRDefault="000F1792" w:rsidP="00904830">
      <w:pPr>
        <w:spacing w:line="480" w:lineRule="auto"/>
        <w:contextualSpacing/>
        <w:jc w:val="both"/>
        <w:rPr>
          <w:rFonts w:eastAsiaTheme="minorEastAsia"/>
          <w:sz w:val="22"/>
          <w:szCs w:val="22"/>
        </w:rPr>
      </w:pPr>
      <w:r w:rsidRPr="00687837">
        <w:rPr>
          <w:sz w:val="22"/>
          <w:szCs w:val="22"/>
        </w:rPr>
        <w:t xml:space="preserve">We fit the models in a Bayesian framework, using </w:t>
      </w:r>
      <w:r w:rsidRPr="00687837">
        <w:rPr>
          <w:rFonts w:eastAsiaTheme="minorEastAsia"/>
          <w:sz w:val="22"/>
          <w:szCs w:val="22"/>
        </w:rPr>
        <w:t xml:space="preserve">R version 3.5.0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sz w:val="22"/>
          <w:szCs w:val="22"/>
        </w:rPr>
        <w:fldChar w:fldCharType="separate"/>
      </w:r>
      <w:r w:rsidRPr="00687837">
        <w:rPr>
          <w:rFonts w:ascii="Times New Roman" w:hAnsi="Times New Roman" w:cs="Times New Roman"/>
          <w:sz w:val="22"/>
          <w:szCs w:val="22"/>
        </w:rPr>
        <w:t>(R Core Team 2018)</w:t>
      </w:r>
      <w:r w:rsidRPr="00687837">
        <w:rPr>
          <w:rFonts w:eastAsiaTheme="minorEastAsia"/>
          <w:sz w:val="22"/>
          <w:szCs w:val="22"/>
        </w:rPr>
        <w:fldChar w:fldCharType="end"/>
      </w:r>
      <w:r w:rsidRPr="00687837">
        <w:rPr>
          <w:rFonts w:eastAsiaTheme="minorEastAsia"/>
          <w:sz w:val="22"/>
          <w:szCs w:val="22"/>
        </w:rPr>
        <w:t xml:space="preserve"> and JAGS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sz w:val="22"/>
          <w:szCs w:val="22"/>
        </w:rPr>
        <w:fldChar w:fldCharType="separate"/>
      </w:r>
      <w:r w:rsidRPr="00687837">
        <w:rPr>
          <w:rFonts w:ascii="Times New Roman" w:cs="Times New Roman"/>
          <w:sz w:val="22"/>
          <w:szCs w:val="22"/>
        </w:rPr>
        <w:t>(Plummer 2003)</w:t>
      </w:r>
      <w:r w:rsidRPr="00687837">
        <w:rPr>
          <w:rFonts w:eastAsiaTheme="minorEastAsia"/>
          <w:sz w:val="22"/>
          <w:szCs w:val="22"/>
        </w:rPr>
        <w:fldChar w:fldCharType="end"/>
      </w:r>
      <w:r w:rsidRPr="00687837">
        <w:rPr>
          <w:rFonts w:eastAsiaTheme="minorEastAsia"/>
          <w:sz w:val="22"/>
          <w:szCs w:val="22"/>
        </w:rPr>
        <w:t xml:space="preserve"> through </w:t>
      </w:r>
      <w:r w:rsidRPr="00687837">
        <w:rPr>
          <w:sz w:val="22"/>
          <w:szCs w:val="22"/>
        </w:rPr>
        <w:t>the R-package ‘</w:t>
      </w:r>
      <w:proofErr w:type="spellStart"/>
      <w:r w:rsidRPr="00687837">
        <w:rPr>
          <w:i/>
          <w:iCs/>
          <w:sz w:val="22"/>
          <w:szCs w:val="22"/>
        </w:rPr>
        <w:t>rjags</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rPr>
          <w:sz w:val="22"/>
          <w:szCs w:val="22"/>
        </w:rPr>
        <w:fldChar w:fldCharType="separate"/>
      </w:r>
      <w:r w:rsidRPr="00687837">
        <w:rPr>
          <w:rFonts w:ascii="Times New Roman" w:cs="Times New Roman"/>
          <w:sz w:val="22"/>
          <w:szCs w:val="22"/>
        </w:rPr>
        <w:t>(Plummer 2019)</w:t>
      </w:r>
      <w:r w:rsidRPr="00687837">
        <w:rPr>
          <w:sz w:val="22"/>
          <w:szCs w:val="22"/>
        </w:rPr>
        <w:fldChar w:fldCharType="end"/>
      </w:r>
      <w:r w:rsidRPr="00687837">
        <w:rPr>
          <w:sz w:val="22"/>
          <w:szCs w:val="22"/>
        </w:rPr>
        <w:t>. We used a mix of flat, weakly informative and non-informative priors</w:t>
      </w:r>
      <w:r w:rsidR="008E0B51" w:rsidRPr="00687837">
        <w:rPr>
          <w:sz w:val="22"/>
          <w:szCs w:val="22"/>
        </w:rPr>
        <w:t xml:space="preserve"> depending on how well </w:t>
      </w:r>
      <w:r w:rsidR="00F61099" w:rsidRPr="00687837">
        <w:rPr>
          <w:sz w:val="22"/>
          <w:szCs w:val="22"/>
        </w:rPr>
        <w:t>understood</w:t>
      </w:r>
      <w:r w:rsidR="008E0B51" w:rsidRPr="00687837">
        <w:rPr>
          <w:sz w:val="22"/>
          <w:szCs w:val="22"/>
        </w:rPr>
        <w:t xml:space="preserve"> the parameter is </w:t>
      </w:r>
      <w:proofErr w:type="spellStart"/>
      <w:r w:rsidR="008E0B51" w:rsidRPr="00687837">
        <w:rPr>
          <w:sz w:val="22"/>
          <w:szCs w:val="22"/>
        </w:rPr>
        <w:t>base</w:t>
      </w:r>
      <w:proofErr w:type="spellEnd"/>
      <w:r w:rsidR="008E0B51" w:rsidRPr="00687837">
        <w:rPr>
          <w:sz w:val="22"/>
          <w:szCs w:val="22"/>
        </w:rPr>
        <w:t xml:space="preserve"> on previous literature to facilitate </w:t>
      </w:r>
      <w:r w:rsidR="00F61099" w:rsidRPr="00687837">
        <w:rPr>
          <w:sz w:val="22"/>
          <w:szCs w:val="22"/>
        </w:rPr>
        <w:t>convergence</w:t>
      </w:r>
      <w:r w:rsidR="008E0B51" w:rsidRPr="00687837">
        <w:rPr>
          <w:sz w:val="22"/>
          <w:szCs w:val="22"/>
        </w:rPr>
        <w:t xml:space="preserve"> </w:t>
      </w:r>
      <w:r w:rsidRPr="00687837">
        <w:rPr>
          <w:sz w:val="22"/>
          <w:szCs w:val="22"/>
        </w:rPr>
        <w:t>(</w:t>
      </w:r>
      <w:hyperlink r:id="rId17" w:history="1">
        <w:r w:rsidRPr="00687837">
          <w:rPr>
            <w:rStyle w:val="Hyperlink"/>
            <w:color w:val="auto"/>
            <w:sz w:val="22"/>
            <w:szCs w:val="22"/>
          </w:rPr>
          <w:t>https://github.com/stan-dev/stan/wiki/Prior-Choice-</w:t>
        </w:r>
        <w:r w:rsidRPr="00687837">
          <w:rPr>
            <w:rStyle w:val="Hyperlink"/>
            <w:color w:val="auto"/>
            <w:sz w:val="22"/>
            <w:szCs w:val="22"/>
          </w:rPr>
          <w:lastRenderedPageBreak/>
          <w:t>Recommendations</w:t>
        </w:r>
      </w:hyperlink>
      <w:r w:rsidRPr="00687837">
        <w:rPr>
          <w:sz w:val="22"/>
          <w:szCs w:val="22"/>
        </w:rPr>
        <w:t xml:space="preserve">) (Table 1). </w:t>
      </w:r>
      <w:r w:rsidRPr="00687837">
        <w:rPr>
          <w:rFonts w:eastAsiaTheme="minorEastAsia" w:cstheme="minorHAnsi"/>
          <w:sz w:val="22"/>
          <w:szCs w:val="22"/>
        </w:rPr>
        <w:t xml:space="preserve">We used 3 Markov chains with 10000 iterations each, following on 10000 iterations burn-in and 5000 for adaptation. Model convergence was assessed by visually inspecting trace plots (Appendix S1) and by ensuring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rPr>
          <m:t>&lt;1.1</m:t>
        </m:r>
      </m:oMath>
      <w:r w:rsidRPr="00687837">
        <w:rPr>
          <w:rFonts w:eastAsiaTheme="minorEastAsia" w:cstheme="minorHAnsi"/>
          <w:sz w:val="22"/>
          <w:szCs w:val="22"/>
        </w:rPr>
        <w:t xml:space="preserve">, suggesting all three chains converged to a common distribution </w:t>
      </w:r>
      <w:r w:rsidRPr="00687837">
        <w:rPr>
          <w:rFonts w:eastAsiaTheme="minorEastAsia" w:cstheme="minorHAnsi"/>
          <w:sz w:val="22"/>
          <w:szCs w:val="22"/>
        </w:rPr>
        <w:fldChar w:fldCharType="begin"/>
      </w:r>
      <w:r w:rsidRPr="00687837">
        <w:rPr>
          <w:rFonts w:eastAsiaTheme="minorEastAsia" w:cstheme="minorHAnsi"/>
          <w:sz w:val="22"/>
          <w:szCs w:val="22"/>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is on applied inference for Bayesian posterior distributions in real problems, which often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sz w:val="22"/>
          <w:szCs w:val="22"/>
        </w:rPr>
        <w:fldChar w:fldCharType="separate"/>
      </w:r>
      <w:r w:rsidRPr="00687837">
        <w:rPr>
          <w:rFonts w:ascii="Times New Roman" w:cs="Times New Roman"/>
          <w:sz w:val="22"/>
          <w:szCs w:val="22"/>
        </w:rPr>
        <w:t>(Gelman &amp; Rubin 1992)</w:t>
      </w:r>
      <w:r w:rsidRPr="00687837">
        <w:rPr>
          <w:rFonts w:eastAsiaTheme="minorEastAsia" w:cstheme="minorHAnsi"/>
          <w:sz w:val="22"/>
          <w:szCs w:val="22"/>
        </w:rPr>
        <w:fldChar w:fldCharType="end"/>
      </w:r>
      <w:r w:rsidRPr="00687837">
        <w:rPr>
          <w:rFonts w:eastAsiaTheme="minorEastAsia" w:cstheme="minorHAnsi"/>
          <w:sz w:val="22"/>
          <w:szCs w:val="22"/>
        </w:rPr>
        <w:t>.</w:t>
      </w:r>
      <w:r w:rsidR="00D12516" w:rsidRPr="00687837">
        <w:rPr>
          <w:rFonts w:eastAsiaTheme="minorEastAsia" w:cstheme="minorHAnsi"/>
          <w:sz w:val="22"/>
          <w:szCs w:val="22"/>
        </w:rPr>
        <w:t xml:space="preserve"> </w:t>
      </w:r>
      <w:r w:rsidRPr="00687837">
        <w:rPr>
          <w:sz w:val="22"/>
          <w:szCs w:val="22"/>
        </w:rPr>
        <w:t xml:space="preserve">We relied heavily on the R packages within the </w:t>
      </w:r>
      <w:r w:rsidRPr="00687837">
        <w:rPr>
          <w:i/>
          <w:sz w:val="22"/>
          <w:szCs w:val="22"/>
        </w:rPr>
        <w:t>‘</w:t>
      </w:r>
      <w:proofErr w:type="spellStart"/>
      <w:r w:rsidRPr="00687837">
        <w:rPr>
          <w:i/>
          <w:sz w:val="22"/>
          <w:szCs w:val="22"/>
        </w:rPr>
        <w:t>tidyverse</w:t>
      </w:r>
      <w:proofErr w:type="spellEnd"/>
      <w:r w:rsidRPr="00687837">
        <w:rPr>
          <w:i/>
          <w:sz w:val="22"/>
          <w:szCs w:val="22"/>
        </w:rPr>
        <w:t>’</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rPr>
          <w:sz w:val="22"/>
          <w:szCs w:val="22"/>
        </w:rPr>
        <w:fldChar w:fldCharType="separate"/>
      </w:r>
      <w:r w:rsidRPr="00687837">
        <w:rPr>
          <w:rFonts w:ascii="Times New Roman" w:cs="Times New Roman"/>
          <w:sz w:val="22"/>
          <w:szCs w:val="22"/>
        </w:rPr>
        <w:t>(Wickham 2017)</w:t>
      </w:r>
      <w:r w:rsidRPr="00687837">
        <w:rPr>
          <w:sz w:val="22"/>
          <w:szCs w:val="22"/>
        </w:rPr>
        <w:fldChar w:fldCharType="end"/>
      </w:r>
      <w:r w:rsidRPr="00687837">
        <w:rPr>
          <w:sz w:val="22"/>
          <w:szCs w:val="22"/>
        </w:rPr>
        <w:t xml:space="preserve"> for data processing, as well as ‘</w:t>
      </w:r>
      <w:proofErr w:type="spellStart"/>
      <w:r w:rsidRPr="00687837">
        <w:rPr>
          <w:i/>
          <w:iCs/>
          <w:sz w:val="22"/>
          <w:szCs w:val="22"/>
        </w:rPr>
        <w:t>ggmcmc</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rPr>
          <w:sz w:val="22"/>
          <w:szCs w:val="22"/>
        </w:rPr>
        <w:fldChar w:fldCharType="separate"/>
      </w:r>
      <w:r w:rsidRPr="00687837">
        <w:rPr>
          <w:rFonts w:ascii="Times New Roman" w:cs="Times New Roman"/>
          <w:sz w:val="22"/>
          <w:szCs w:val="22"/>
        </w:rPr>
        <w:t>(Fernández-</w:t>
      </w:r>
      <w:proofErr w:type="spellStart"/>
      <w:r w:rsidRPr="00687837">
        <w:rPr>
          <w:rFonts w:ascii="Times New Roman" w:cs="Times New Roman"/>
          <w:sz w:val="22"/>
          <w:szCs w:val="22"/>
        </w:rPr>
        <w:t>i</w:t>
      </w:r>
      <w:proofErr w:type="spellEnd"/>
      <w:r w:rsidRPr="00687837">
        <w:rPr>
          <w:rFonts w:ascii="Times New Roman" w:cs="Times New Roman"/>
          <w:sz w:val="22"/>
          <w:szCs w:val="22"/>
        </w:rPr>
        <w:t>-Marín 2016)</w:t>
      </w:r>
      <w:r w:rsidRPr="00687837">
        <w:rPr>
          <w:sz w:val="22"/>
          <w:szCs w:val="22"/>
        </w:rPr>
        <w:fldChar w:fldCharType="end"/>
      </w:r>
      <w:r w:rsidRPr="00687837">
        <w:rPr>
          <w:sz w:val="22"/>
          <w:szCs w:val="22"/>
        </w:rPr>
        <w:t xml:space="preserve"> and ‘</w:t>
      </w:r>
      <w:proofErr w:type="spellStart"/>
      <w:r w:rsidRPr="00687837">
        <w:rPr>
          <w:i/>
          <w:iCs/>
          <w:sz w:val="22"/>
          <w:szCs w:val="22"/>
        </w:rPr>
        <w:t>bayesplot</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rPr>
          <w:sz w:val="22"/>
          <w:szCs w:val="22"/>
        </w:rPr>
        <w:fldChar w:fldCharType="separate"/>
      </w:r>
      <w:r w:rsidRPr="00687837">
        <w:rPr>
          <w:rFonts w:ascii="Times New Roman" w:cs="Times New Roman"/>
          <w:sz w:val="22"/>
          <w:szCs w:val="22"/>
        </w:rPr>
        <w:t>(</w:t>
      </w:r>
      <w:proofErr w:type="spellStart"/>
      <w:r w:rsidRPr="00687837">
        <w:rPr>
          <w:rFonts w:ascii="Times New Roman" w:cs="Times New Roman"/>
          <w:sz w:val="22"/>
          <w:szCs w:val="22"/>
        </w:rPr>
        <w:t>Gabry</w:t>
      </w:r>
      <w:proofErr w:type="spellEnd"/>
      <w:r w:rsidRPr="00687837">
        <w:rPr>
          <w:rFonts w:ascii="Times New Roman" w:cs="Times New Roman"/>
          <w:sz w:val="22"/>
          <w:szCs w:val="22"/>
        </w:rPr>
        <w:t xml:space="preserve"> </w:t>
      </w:r>
      <w:r w:rsidRPr="00687837">
        <w:rPr>
          <w:rFonts w:ascii="Times New Roman" w:cs="Times New Roman"/>
          <w:i/>
          <w:iCs/>
          <w:sz w:val="22"/>
          <w:szCs w:val="22"/>
        </w:rPr>
        <w:t>et al.</w:t>
      </w:r>
      <w:r w:rsidRPr="00687837">
        <w:rPr>
          <w:rFonts w:ascii="Times New Roman" w:cs="Times New Roman"/>
          <w:sz w:val="22"/>
          <w:szCs w:val="22"/>
        </w:rPr>
        <w:t xml:space="preserve"> 2019)</w:t>
      </w:r>
      <w:r w:rsidRPr="00687837">
        <w:rPr>
          <w:sz w:val="22"/>
          <w:szCs w:val="22"/>
        </w:rPr>
        <w:fldChar w:fldCharType="end"/>
      </w:r>
      <w:r w:rsidRPr="00687837">
        <w:rPr>
          <w:sz w:val="22"/>
          <w:szCs w:val="22"/>
        </w:rPr>
        <w:t xml:space="preserve"> for visualization. </w:t>
      </w:r>
      <w:r w:rsidRPr="00687837">
        <w:rPr>
          <w:rFonts w:eastAsiaTheme="minorEastAsia"/>
          <w:sz w:val="22"/>
          <w:szCs w:val="22"/>
        </w:rPr>
        <w:t>All data and R code (data manipulation, analyses and figures) can be downloaded from a GitHub repository (</w:t>
      </w:r>
      <w:hyperlink r:id="rId18" w:history="1">
        <w:r w:rsidRPr="00687837">
          <w:rPr>
            <w:rStyle w:val="Hyperlink"/>
            <w:rFonts w:eastAsiaTheme="minorEastAsia"/>
            <w:color w:val="auto"/>
            <w:sz w:val="22"/>
            <w:szCs w:val="22"/>
          </w:rPr>
          <w:t>https://github.com/maxlindmark/scaling</w:t>
        </w:r>
      </w:hyperlink>
      <w:r w:rsidRPr="00687837">
        <w:rPr>
          <w:rFonts w:eastAsiaTheme="minorEastAsia"/>
          <w:sz w:val="22"/>
          <w:szCs w:val="22"/>
        </w:rPr>
        <w:t xml:space="preserve">) and will be archived on </w:t>
      </w:r>
      <w:proofErr w:type="spellStart"/>
      <w:r w:rsidRPr="00687837">
        <w:rPr>
          <w:rFonts w:eastAsiaTheme="minorEastAsia"/>
          <w:sz w:val="22"/>
          <w:szCs w:val="22"/>
        </w:rPr>
        <w:t>Zenodo</w:t>
      </w:r>
      <w:proofErr w:type="spellEnd"/>
      <w:r w:rsidRPr="00687837">
        <w:rPr>
          <w:rFonts w:eastAsiaTheme="minorEastAsia"/>
          <w:sz w:val="22"/>
          <w:szCs w:val="22"/>
        </w:rPr>
        <w:t xml:space="preserve"> upon publication.  </w:t>
      </w:r>
    </w:p>
    <w:p w14:paraId="2DED19DA" w14:textId="77777777" w:rsidR="00C1247E" w:rsidRPr="003630AD" w:rsidRDefault="00C1247E" w:rsidP="00904830">
      <w:pPr>
        <w:spacing w:line="480" w:lineRule="auto"/>
        <w:contextualSpacing/>
        <w:jc w:val="both"/>
        <w:rPr>
          <w:rFonts w:cstheme="minorHAnsi"/>
          <w:bCs/>
          <w:i/>
          <w:iCs/>
        </w:rPr>
      </w:pPr>
    </w:p>
    <w:p w14:paraId="364A5D40" w14:textId="1514319F" w:rsidR="00C1247E" w:rsidRPr="003630AD" w:rsidRDefault="00CE2F28" w:rsidP="00904830">
      <w:pPr>
        <w:spacing w:line="480" w:lineRule="auto"/>
        <w:contextualSpacing/>
        <w:jc w:val="both"/>
        <w:rPr>
          <w:rFonts w:cstheme="minorHAnsi"/>
          <w:b/>
        </w:rPr>
      </w:pPr>
      <w:r w:rsidRPr="003630AD">
        <w:rPr>
          <w:rFonts w:cstheme="minorHAnsi"/>
          <w:b/>
        </w:rPr>
        <w:t>Growth model</w:t>
      </w:r>
    </w:p>
    <w:p w14:paraId="060912EA" w14:textId="3FDA84B5" w:rsidR="00615664" w:rsidRPr="008B06AD" w:rsidRDefault="00C1247E" w:rsidP="00615664">
      <w:pPr>
        <w:spacing w:line="480" w:lineRule="auto"/>
        <w:contextualSpacing/>
        <w:jc w:val="both"/>
        <w:rPr>
          <w:rFonts w:cstheme="minorHAnsi"/>
          <w:color w:val="FF0000"/>
          <w:sz w:val="22"/>
          <w:szCs w:val="22"/>
        </w:rPr>
      </w:pPr>
      <w:r w:rsidRPr="003630AD">
        <w:rPr>
          <w:rFonts w:eastAsiaTheme="minorEastAsia" w:cstheme="minorHAnsi"/>
          <w:sz w:val="22"/>
          <w:szCs w:val="22"/>
        </w:rPr>
        <w:t xml:space="preserve">To </w:t>
      </w:r>
      <w:r w:rsidR="007565B4">
        <w:rPr>
          <w:rFonts w:eastAsiaTheme="minorEastAsia" w:cstheme="minorHAnsi"/>
          <w:sz w:val="22"/>
          <w:szCs w:val="22"/>
        </w:rPr>
        <w:t>illustrate</w:t>
      </w:r>
      <w:r w:rsidRPr="003630AD">
        <w:rPr>
          <w:rFonts w:eastAsiaTheme="minorEastAsia" w:cstheme="minorHAnsi"/>
          <w:sz w:val="22"/>
          <w:szCs w:val="22"/>
        </w:rPr>
        <w:t xml:space="preserve"> the effects of the </w:t>
      </w:r>
      <w:r w:rsidR="0040758C">
        <w:rPr>
          <w:rFonts w:eastAsiaTheme="minorEastAsia" w:cstheme="minorHAnsi"/>
          <w:sz w:val="22"/>
          <w:szCs w:val="22"/>
        </w:rPr>
        <w:t xml:space="preserve">intraspecific </w:t>
      </w:r>
      <w:r w:rsidRPr="003630AD">
        <w:rPr>
          <w:rFonts w:eastAsiaTheme="minorEastAsia" w:cstheme="minorHAnsi"/>
          <w:sz w:val="22"/>
          <w:szCs w:val="22"/>
        </w:rPr>
        <w:t xml:space="preserve">mass- and temperature-dependence </w:t>
      </w:r>
      <w:r w:rsidR="0040758C">
        <w:rPr>
          <w:rFonts w:eastAsiaTheme="minorEastAsia" w:cstheme="minorHAnsi"/>
          <w:sz w:val="22"/>
          <w:szCs w:val="22"/>
        </w:rPr>
        <w:t xml:space="preserve">of metabolic and consumption </w:t>
      </w:r>
      <w:r w:rsidR="00350B05">
        <w:rPr>
          <w:rFonts w:eastAsiaTheme="minorEastAsia" w:cstheme="minorHAnsi"/>
          <w:sz w:val="22"/>
          <w:szCs w:val="22"/>
        </w:rPr>
        <w:t>rates</w:t>
      </w:r>
      <w:r w:rsidR="0040758C">
        <w:rPr>
          <w:rFonts w:eastAsiaTheme="minorEastAsia" w:cstheme="minorHAnsi"/>
          <w:sz w:val="22"/>
          <w:szCs w:val="22"/>
        </w:rPr>
        <w:t xml:space="preserve"> </w:t>
      </w:r>
      <w:r w:rsidRPr="003630AD">
        <w:rPr>
          <w:rFonts w:eastAsiaTheme="minorEastAsia" w:cstheme="minorHAnsi"/>
          <w:sz w:val="22"/>
          <w:szCs w:val="22"/>
        </w:rPr>
        <w:t xml:space="preserve">estimated from the experimental studies, we apply a generic </w:t>
      </w:r>
      <w:proofErr w:type="spellStart"/>
      <w:r w:rsidRPr="003630AD">
        <w:rPr>
          <w:rFonts w:eastAsiaTheme="minorEastAsia" w:cstheme="minorHAnsi"/>
          <w:sz w:val="22"/>
          <w:szCs w:val="22"/>
        </w:rPr>
        <w:t>Pütter</w:t>
      </w:r>
      <w:proofErr w:type="spellEnd"/>
      <w:r w:rsidRPr="003630AD">
        <w:rPr>
          <w:rFonts w:eastAsiaTheme="minorEastAsia" w:cstheme="minorHAnsi"/>
          <w:sz w:val="22"/>
          <w:szCs w:val="22"/>
        </w:rPr>
        <w:t>-type</w:t>
      </w:r>
      <w:r w:rsidR="00F021CA">
        <w:rPr>
          <w:rFonts w:eastAsiaTheme="minorEastAsia" w:cstheme="minorHAnsi"/>
          <w:sz w:val="22"/>
          <w:szCs w:val="22"/>
        </w:rPr>
        <w:t xml:space="preserve"> </w:t>
      </w:r>
      <w:r w:rsidRPr="003630AD">
        <w:rPr>
          <w:rFonts w:eastAsiaTheme="minorEastAsia" w:cstheme="minorHAnsi"/>
          <w:sz w:val="22"/>
          <w:szCs w:val="22"/>
        </w:rPr>
        <w:t xml:space="preserve"> growth model</w:t>
      </w:r>
      <w:r w:rsidR="00322D5E">
        <w:rPr>
          <w:rFonts w:eastAsiaTheme="minorEastAsia" w:cstheme="minorHAnsi"/>
          <w:sz w:val="22"/>
          <w:szCs w:val="22"/>
        </w:rPr>
        <w:t xml:space="preserve"> </w:t>
      </w:r>
      <w:r w:rsidR="00322D5E">
        <w:rPr>
          <w:rFonts w:eastAsiaTheme="minorEastAsia" w:cstheme="minorHAnsi"/>
          <w:sz w:val="22"/>
          <w:szCs w:val="22"/>
        </w:rPr>
        <w:fldChar w:fldCharType="begin"/>
      </w:r>
      <w:r w:rsidR="00322D5E">
        <w:rPr>
          <w:rFonts w:eastAsiaTheme="minorEastAsia" w:cstheme="minorHAnsi"/>
          <w:sz w:val="22"/>
          <w:szCs w:val="22"/>
        </w:rPr>
        <w:instrText xml:space="preserve"> ADDIN ZOTERO_ITEM CSL_CITATION {"citationID":"OkTYGII7","properties":{"formattedCitation":"(P\\uc0\\u252{}tter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22D5E">
        <w:rPr>
          <w:rFonts w:eastAsiaTheme="minorEastAsia" w:cstheme="minorHAnsi"/>
          <w:sz w:val="22"/>
          <w:szCs w:val="22"/>
        </w:rPr>
        <w:fldChar w:fldCharType="separate"/>
      </w:r>
      <w:r w:rsidR="00322D5E" w:rsidRPr="00F021CA">
        <w:rPr>
          <w:rFonts w:ascii="Times New Roman" w:cs="Times New Roman"/>
          <w:sz w:val="22"/>
        </w:rPr>
        <w:t>(</w:t>
      </w:r>
      <w:proofErr w:type="spellStart"/>
      <w:r w:rsidR="00322D5E" w:rsidRPr="00F021CA">
        <w:rPr>
          <w:rFonts w:ascii="Times New Roman" w:cs="Times New Roman"/>
          <w:sz w:val="22"/>
        </w:rPr>
        <w:t>Pütter</w:t>
      </w:r>
      <w:proofErr w:type="spellEnd"/>
      <w:r w:rsidR="00322D5E" w:rsidRPr="00F021CA">
        <w:rPr>
          <w:rFonts w:ascii="Times New Roman" w:cs="Times New Roman"/>
          <w:sz w:val="22"/>
        </w:rPr>
        <w:t xml:space="preserve"> 1920)</w:t>
      </w:r>
      <w:r w:rsidR="00322D5E">
        <w:rPr>
          <w:rFonts w:eastAsiaTheme="minorEastAsia" w:cstheme="minorHAnsi"/>
          <w:sz w:val="22"/>
          <w:szCs w:val="22"/>
        </w:rPr>
        <w:fldChar w:fldCharType="end"/>
      </w:r>
      <w:r w:rsidRPr="003630AD">
        <w:rPr>
          <w:rFonts w:eastAsiaTheme="minorEastAsia" w:cstheme="minorHAnsi"/>
          <w:sz w:val="22"/>
          <w:szCs w:val="22"/>
        </w:rPr>
        <w:t xml:space="preserve"> of the form: </w:t>
      </w:r>
      <m:oMath>
        <m:f>
          <m:fPr>
            <m:ctrlPr>
              <w:rPr>
                <w:rFonts w:ascii="Cambria Math" w:hAnsi="Cambria Math" w:cstheme="minorHAnsi"/>
                <w:i/>
                <w:sz w:val="22"/>
                <w:szCs w:val="22"/>
              </w:rPr>
            </m:ctrlPr>
          </m:fPr>
          <m:num>
            <m:r>
              <w:rPr>
                <w:rFonts w:ascii="Cambria Math" w:hAnsi="Cambria Math" w:cstheme="minorHAnsi"/>
                <w:sz w:val="22"/>
                <w:szCs w:val="22"/>
              </w:rPr>
              <m:t>d</m:t>
            </m:r>
            <m:r>
              <w:rPr>
                <w:rFonts w:ascii="Cambria Math" w:hAnsi="Cambria Math" w:cstheme="minorHAnsi"/>
                <w:sz w:val="22"/>
                <w:szCs w:val="22"/>
              </w:rPr>
              <m:t>M</m:t>
            </m:r>
          </m:num>
          <m:den>
            <m:r>
              <w:rPr>
                <w:rFonts w:ascii="Cambria Math" w:hAnsi="Cambria Math" w:cstheme="minorHAnsi"/>
                <w:sz w:val="22"/>
                <w:szCs w:val="22"/>
              </w:rPr>
              <m:t>dt</m:t>
            </m:r>
          </m:den>
        </m:f>
        <m:r>
          <w:rPr>
            <w:rFonts w:ascii="Cambria Math" w:hAnsi="Cambria Math" w:cstheme="minorHAnsi"/>
            <w:sz w:val="22"/>
            <w:szCs w:val="22"/>
          </w:rPr>
          <m:t>= H(T)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rPr>
              <m:t>(T)</m:t>
            </m:r>
          </m:sup>
        </m:sSup>
        <m:r>
          <w:rPr>
            <w:rFonts w:ascii="Cambria Math" w:hAnsi="Cambria Math" w:cstheme="minorHAnsi"/>
            <w:sz w:val="22"/>
            <w:szCs w:val="22"/>
          </w:rPr>
          <m:t xml:space="preserve"> – k(T)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rPr>
              <m:t>(T)</m:t>
            </m:r>
          </m:sup>
        </m:sSup>
      </m:oMath>
      <w:r w:rsidRPr="003630AD">
        <w:rPr>
          <w:rFonts w:eastAsiaTheme="minorEastAsia" w:cstheme="minorHAnsi"/>
          <w:sz w:val="22"/>
          <w:szCs w:val="22"/>
        </w:rPr>
        <w:t xml:space="preserve">, where </w:t>
      </w:r>
      <m:oMath>
        <m:r>
          <w:rPr>
            <w:rFonts w:ascii="Cambria Math" w:eastAsiaTheme="minorEastAsia" w:hAnsi="Cambria Math" w:cstheme="minorHAnsi"/>
            <w:sz w:val="22"/>
            <w:szCs w:val="22"/>
          </w:rPr>
          <m:t>M</m:t>
        </m:r>
      </m:oMath>
      <w:r w:rsidRPr="003630AD">
        <w:rPr>
          <w:rFonts w:eastAsiaTheme="minorEastAsia" w:cstheme="minorHAnsi"/>
          <w:sz w:val="22"/>
          <w:szCs w:val="22"/>
        </w:rPr>
        <w:t xml:space="preserve"> is body mass</w:t>
      </w:r>
      <w:r w:rsidR="00972F81">
        <w:rPr>
          <w:rFonts w:eastAsiaTheme="minorEastAsia" w:cstheme="minorHAnsi"/>
          <w:sz w:val="22"/>
          <w:szCs w:val="22"/>
        </w:rPr>
        <w:t xml:space="preserve">. </w:t>
      </w:r>
      <w:r w:rsidR="00C54F1E">
        <w:rPr>
          <w:rFonts w:eastAsiaTheme="minorEastAsia" w:cstheme="minorHAnsi"/>
          <w:sz w:val="22"/>
          <w:szCs w:val="22"/>
        </w:rPr>
        <w:t xml:space="preserve">von </w:t>
      </w:r>
      <w:proofErr w:type="spellStart"/>
      <w:r w:rsidR="00C54F1E">
        <w:rPr>
          <w:rFonts w:eastAsiaTheme="minorEastAsia" w:cstheme="minorHAnsi"/>
          <w:sz w:val="22"/>
          <w:szCs w:val="22"/>
        </w:rPr>
        <w:t>Bertalanffy</w:t>
      </w:r>
      <w:proofErr w:type="spellEnd"/>
      <w:r w:rsidR="00C54F1E">
        <w:rPr>
          <w:rFonts w:eastAsiaTheme="minorEastAsia" w:cstheme="minorHAnsi"/>
          <w:sz w:val="22"/>
          <w:szCs w:val="22"/>
        </w:rPr>
        <w:t xml:space="preserve"> assumed, based on theoretical arguments and mathematical </w:t>
      </w:r>
      <w:r w:rsidR="007853D4">
        <w:rPr>
          <w:rFonts w:eastAsiaTheme="minorEastAsia" w:cstheme="minorHAnsi"/>
          <w:sz w:val="22"/>
          <w:szCs w:val="22"/>
        </w:rPr>
        <w:t>convenience</w:t>
      </w:r>
      <w:r w:rsidR="00DE1745">
        <w:rPr>
          <w:rFonts w:eastAsiaTheme="minorEastAsia" w:cstheme="minorHAnsi"/>
          <w:sz w:val="22"/>
          <w:szCs w:val="22"/>
        </w:rPr>
        <w:t>, that</w:t>
      </w:r>
      <w:r w:rsidR="00337C4C">
        <w:rPr>
          <w:rFonts w:eastAsiaTheme="minorEastAsia" w:cstheme="minorHAnsi"/>
          <w:sz w:val="22"/>
          <w:szCs w:val="22"/>
        </w:rPr>
        <w:t xml:space="preserve"> </w:t>
      </w:r>
      <m:oMath>
        <m:r>
          <w:rPr>
            <w:rFonts w:ascii="Cambria Math" w:hAnsi="Cambria Math" w:cstheme="minorHAnsi"/>
            <w:sz w:val="22"/>
            <w:szCs w:val="22"/>
          </w:rPr>
          <m:t>H(T)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rPr>
              <m:t>(T)</m:t>
            </m:r>
          </m:sup>
        </m:sSup>
      </m:oMath>
      <w:r w:rsidR="00337C4C">
        <w:rPr>
          <w:rFonts w:eastAsiaTheme="minorEastAsia" w:cstheme="minorHAnsi"/>
          <w:sz w:val="22"/>
          <w:szCs w:val="22"/>
        </w:rPr>
        <w:t xml:space="preserve"> and </w:t>
      </w:r>
      <m:oMath>
        <m:r>
          <w:rPr>
            <w:rFonts w:ascii="Cambria Math" w:hAnsi="Cambria Math" w:cstheme="minorHAnsi"/>
            <w:sz w:val="22"/>
            <w:szCs w:val="22"/>
          </w:rPr>
          <m:t>k(T)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rPr>
              <m:t>(T)</m:t>
            </m:r>
          </m:sup>
        </m:sSup>
      </m:oMath>
      <w:r w:rsidR="00DE1745">
        <w:rPr>
          <w:rFonts w:eastAsiaTheme="minorEastAsia" w:cstheme="minorHAnsi"/>
          <w:sz w:val="22"/>
          <w:szCs w:val="22"/>
        </w:rPr>
        <w:t xml:space="preserve"> </w:t>
      </w:r>
      <w:r w:rsidR="00337C4C">
        <w:rPr>
          <w:rFonts w:eastAsiaTheme="minorEastAsia" w:cstheme="minorHAnsi"/>
          <w:sz w:val="22"/>
          <w:szCs w:val="22"/>
        </w:rPr>
        <w:t xml:space="preserve">represent anabolism and catabolism </w:t>
      </w:r>
      <w:r w:rsidR="00542F22">
        <w:rPr>
          <w:rFonts w:eastAsiaTheme="minorEastAsia" w:cstheme="minorHAnsi"/>
          <w:sz w:val="22"/>
          <w:szCs w:val="22"/>
        </w:rPr>
        <w:t>and</w:t>
      </w:r>
      <w:r w:rsidR="001152C4">
        <w:rPr>
          <w:rFonts w:eastAsiaTheme="minorEastAsia" w:cstheme="minorHAnsi"/>
          <w:sz w:val="22"/>
          <w:szCs w:val="22"/>
        </w:rPr>
        <w:t xml:space="preserve"> scale with exponents </w:t>
      </w:r>
      <m:oMath>
        <m:r>
          <w:rPr>
            <w:rFonts w:ascii="Cambria Math" w:eastAsiaTheme="minorEastAsia" w:hAnsi="Cambria Math" w:cstheme="minorHAnsi"/>
            <w:sz w:val="22"/>
            <w:szCs w:val="22"/>
          </w:rPr>
          <m:t>a</m:t>
        </m:r>
        <m:r>
          <w:rPr>
            <w:rFonts w:ascii="Cambria Math" w:eastAsiaTheme="minorEastAsia" w:hAnsi="Cambria Math" w:cstheme="minorHAnsi"/>
            <w:sz w:val="22"/>
            <w:szCs w:val="22"/>
          </w:rPr>
          <m:t>=2/3</m:t>
        </m:r>
      </m:oMath>
      <w:r w:rsidR="001152C4">
        <w:rPr>
          <w:rFonts w:eastAsiaTheme="minorEastAsia" w:cstheme="minorHAnsi"/>
          <w:sz w:val="22"/>
          <w:szCs w:val="22"/>
        </w:rPr>
        <w:t xml:space="preserve"> </w:t>
      </w:r>
      <w:r w:rsidR="005325DB">
        <w:rPr>
          <w:rFonts w:eastAsiaTheme="minorEastAsia" w:cstheme="minorHAnsi"/>
          <w:sz w:val="22"/>
          <w:szCs w:val="22"/>
        </w:rPr>
        <w:t xml:space="preserve">(based on the </w:t>
      </w:r>
      <w:r w:rsidR="002806E0">
        <w:rPr>
          <w:rFonts w:eastAsiaTheme="minorEastAsia" w:cstheme="minorHAnsi"/>
          <w:sz w:val="22"/>
          <w:szCs w:val="22"/>
        </w:rPr>
        <w:t>scaling of surfaces to volumes</w:t>
      </w:r>
      <w:r w:rsidR="005325DB">
        <w:rPr>
          <w:rFonts w:eastAsiaTheme="minorEastAsia" w:cstheme="minorHAnsi"/>
          <w:sz w:val="22"/>
          <w:szCs w:val="22"/>
        </w:rPr>
        <w:t xml:space="preserve">) </w:t>
      </w:r>
      <w:r w:rsidR="001152C4">
        <w:rPr>
          <w:rFonts w:eastAsiaTheme="minorEastAsia" w:cstheme="minorHAnsi"/>
          <w:sz w:val="22"/>
          <w:szCs w:val="22"/>
        </w:rPr>
        <w:t xml:space="preserve">and </w:t>
      </w:r>
      <m:oMath>
        <m:r>
          <w:rPr>
            <w:rFonts w:ascii="Cambria Math" w:eastAsiaTheme="minorEastAsia" w:hAnsi="Cambria Math" w:cstheme="minorHAnsi"/>
            <w:sz w:val="22"/>
            <w:szCs w:val="22"/>
          </w:rPr>
          <m:t>b</m:t>
        </m:r>
        <m:r>
          <w:rPr>
            <w:rFonts w:ascii="Cambria Math" w:eastAsiaTheme="minorEastAsia" w:hAnsi="Cambria Math" w:cstheme="minorHAnsi"/>
            <w:sz w:val="22"/>
            <w:szCs w:val="22"/>
          </w:rPr>
          <m:t>=1</m:t>
        </m:r>
      </m:oMath>
      <w:r w:rsidR="00DC3131">
        <w:rPr>
          <w:rFonts w:eastAsiaTheme="minorEastAsia" w:cstheme="minorHAnsi"/>
          <w:sz w:val="22"/>
          <w:szCs w:val="22"/>
        </w:rPr>
        <w:t xml:space="preserve"> </w:t>
      </w:r>
      <w:r w:rsidR="00EE5FA7">
        <w:rPr>
          <w:rFonts w:eastAsiaTheme="minorEastAsia" w:cstheme="minorHAnsi"/>
          <w:sz w:val="22"/>
          <w:szCs w:val="22"/>
        </w:rPr>
        <w:fldChar w:fldCharType="begin"/>
      </w:r>
      <w:r w:rsidR="00080146">
        <w:rPr>
          <w:rFonts w:eastAsiaTheme="minorEastAsia" w:cstheme="minorHAnsi"/>
          <w:sz w:val="22"/>
          <w:szCs w:val="22"/>
        </w:rPr>
        <w:instrText xml:space="preserve"> ADDIN ZOTERO_ITEM CSL_CITATION {"citationID":"VkQKNT51","properties":{"formattedCitation":"(von Bertalanffy 1938)","plainCitation":"(von Bertalanffy 1938)","noteIndex":0},"citationItems":[{"id":1712,"uris":["http://zotero.org/users/6116610/items/HZ3HNJIE"],"uri":["http://zotero.org/users/6116610/items/HZ3HNJIE"],"itemData":{"id":1712,"type":"article-journal","archive":"JSTOR","container-title":"Human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EE5FA7">
        <w:rPr>
          <w:rFonts w:eastAsiaTheme="minorEastAsia" w:cstheme="minorHAnsi"/>
          <w:sz w:val="22"/>
          <w:szCs w:val="22"/>
        </w:rPr>
        <w:fldChar w:fldCharType="separate"/>
      </w:r>
      <w:r w:rsidR="00080146">
        <w:rPr>
          <w:rFonts w:eastAsiaTheme="minorEastAsia" w:cstheme="minorHAnsi"/>
          <w:noProof/>
          <w:sz w:val="22"/>
          <w:szCs w:val="22"/>
        </w:rPr>
        <w:t>(von Bertalanffy 1938)</w:t>
      </w:r>
      <w:r w:rsidR="00EE5FA7">
        <w:rPr>
          <w:rFonts w:eastAsiaTheme="minorEastAsia" w:cstheme="minorHAnsi"/>
          <w:sz w:val="22"/>
          <w:szCs w:val="22"/>
        </w:rPr>
        <w:fldChar w:fldCharType="end"/>
      </w:r>
      <w:r w:rsidR="009F7AE7">
        <w:rPr>
          <w:rFonts w:eastAsiaTheme="minorEastAsia" w:cstheme="minorHAnsi"/>
          <w:sz w:val="22"/>
          <w:szCs w:val="22"/>
        </w:rPr>
        <w:t xml:space="preserve">. </w:t>
      </w:r>
      <w:r w:rsidR="0057238E">
        <w:rPr>
          <w:rFonts w:eastAsiaTheme="minorEastAsia" w:cstheme="minorHAnsi"/>
          <w:sz w:val="22"/>
          <w:szCs w:val="22"/>
        </w:rPr>
        <w:t>However,</w:t>
      </w:r>
      <w:r w:rsidR="007853D4">
        <w:rPr>
          <w:rFonts w:eastAsiaTheme="minorEastAsia" w:cstheme="minorHAnsi"/>
          <w:sz w:val="22"/>
          <w:szCs w:val="22"/>
        </w:rPr>
        <w:t xml:space="preserve"> </w:t>
      </w:r>
      <w:r w:rsidR="005A437C">
        <w:rPr>
          <w:rFonts w:eastAsiaTheme="minorEastAsia" w:cstheme="minorHAnsi"/>
          <w:sz w:val="22"/>
          <w:szCs w:val="22"/>
        </w:rPr>
        <w:t xml:space="preserve">the mechanistic interpretation of these </w:t>
      </w:r>
      <w:r w:rsidR="000034A8">
        <w:rPr>
          <w:rFonts w:eastAsiaTheme="minorEastAsia" w:cstheme="minorHAnsi"/>
          <w:sz w:val="22"/>
          <w:szCs w:val="22"/>
        </w:rPr>
        <w:t xml:space="preserve">two </w:t>
      </w:r>
      <w:r w:rsidR="00CE2D6E">
        <w:rPr>
          <w:rFonts w:eastAsiaTheme="minorEastAsia" w:cstheme="minorHAnsi"/>
          <w:sz w:val="22"/>
          <w:szCs w:val="22"/>
        </w:rPr>
        <w:t>terms</w:t>
      </w:r>
      <w:r w:rsidR="0083143E">
        <w:rPr>
          <w:rFonts w:eastAsiaTheme="minorEastAsia" w:cstheme="minorHAnsi"/>
          <w:sz w:val="22"/>
          <w:szCs w:val="22"/>
        </w:rPr>
        <w:t xml:space="preserve"> varies </w:t>
      </w:r>
      <w:r w:rsidR="007D110B">
        <w:rPr>
          <w:rFonts w:eastAsiaTheme="minorEastAsia" w:cstheme="minorHAnsi"/>
          <w:sz w:val="22"/>
          <w:szCs w:val="22"/>
        </w:rPr>
        <w:fldChar w:fldCharType="begin"/>
      </w:r>
      <w:r w:rsidR="007D110B">
        <w:rPr>
          <w:rFonts w:eastAsiaTheme="minorEastAsia" w:cstheme="minorHAnsi"/>
          <w:sz w:val="22"/>
          <w:szCs w:val="22"/>
        </w:rPr>
        <w:instrText xml:space="preserve"> ADDIN ZOTERO_ITEM CSL_CITATION {"citationID":"lMe0EBMw","properties":{"formattedCitation":"(Marshall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7D110B">
        <w:rPr>
          <w:rFonts w:eastAsiaTheme="minorEastAsia" w:cstheme="minorHAnsi"/>
          <w:sz w:val="22"/>
          <w:szCs w:val="22"/>
        </w:rPr>
        <w:fldChar w:fldCharType="separate"/>
      </w:r>
      <w:r w:rsidR="007D110B">
        <w:rPr>
          <w:rFonts w:eastAsiaTheme="minorEastAsia" w:cstheme="minorHAnsi"/>
          <w:noProof/>
          <w:sz w:val="22"/>
          <w:szCs w:val="22"/>
        </w:rPr>
        <w:t>(Marshall &amp; White 2019b)</w:t>
      </w:r>
      <w:r w:rsidR="007D110B">
        <w:rPr>
          <w:rFonts w:eastAsiaTheme="minorEastAsia" w:cstheme="minorHAnsi"/>
          <w:sz w:val="22"/>
          <w:szCs w:val="22"/>
        </w:rPr>
        <w:fldChar w:fldCharType="end"/>
      </w:r>
      <w:r w:rsidR="00556E8C">
        <w:rPr>
          <w:rFonts w:eastAsiaTheme="minorEastAsia" w:cstheme="minorHAnsi"/>
          <w:sz w:val="22"/>
          <w:szCs w:val="22"/>
        </w:rPr>
        <w:t xml:space="preserve">, and are often defined as </w:t>
      </w:r>
      <w:r w:rsidR="000D328D">
        <w:rPr>
          <w:rFonts w:eastAsiaTheme="minorEastAsia" w:cstheme="minorHAnsi"/>
          <w:sz w:val="22"/>
          <w:szCs w:val="22"/>
        </w:rPr>
        <w:t xml:space="preserve">energy </w:t>
      </w:r>
      <w:r w:rsidR="00AD7AC3">
        <w:rPr>
          <w:rFonts w:eastAsiaTheme="minorEastAsia" w:cstheme="minorHAnsi"/>
          <w:sz w:val="22"/>
          <w:szCs w:val="22"/>
        </w:rPr>
        <w:t>assimilation</w:t>
      </w:r>
      <w:r w:rsidR="000D328D">
        <w:rPr>
          <w:rFonts w:eastAsiaTheme="minorEastAsia" w:cstheme="minorHAnsi"/>
          <w:sz w:val="22"/>
          <w:szCs w:val="22"/>
        </w:rPr>
        <w:t xml:space="preserve"> </w:t>
      </w:r>
      <w:r w:rsidR="003F07B8">
        <w:rPr>
          <w:rFonts w:eastAsiaTheme="minorEastAsia" w:cstheme="minorHAnsi"/>
          <w:sz w:val="22"/>
          <w:szCs w:val="22"/>
        </w:rPr>
        <w:t>and expenditure, respectively</w:t>
      </w:r>
      <w:r w:rsidR="005B63D2">
        <w:rPr>
          <w:rFonts w:eastAsiaTheme="minorEastAsia" w:cstheme="minorHAnsi"/>
          <w:sz w:val="22"/>
          <w:szCs w:val="22"/>
        </w:rPr>
        <w:t xml:space="preserve"> </w:t>
      </w:r>
      <w:r w:rsidR="00310932">
        <w:rPr>
          <w:rFonts w:eastAsiaTheme="minorEastAsia" w:cstheme="minorHAnsi"/>
          <w:sz w:val="22"/>
          <w:szCs w:val="22"/>
        </w:rPr>
        <w:fldChar w:fldCharType="begin"/>
      </w:r>
      <w:r w:rsidR="00310932">
        <w:rPr>
          <w:rFonts w:eastAsiaTheme="minorEastAsia" w:cstheme="minorHAnsi"/>
          <w:sz w:val="22"/>
          <w:szCs w:val="22"/>
        </w:rPr>
        <w:instrText xml:space="preserve"> ADDIN ZOTERO_ITEM CSL_CITATION {"citationID":"6r8KuUDu","properties":{"formattedCitation":"(Ursin 1967; Essington {\\i{}et al.} 2001)","plainCitation":"(Ursin 1967;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310932">
        <w:rPr>
          <w:rFonts w:eastAsiaTheme="minorEastAsia" w:cstheme="minorHAnsi"/>
          <w:sz w:val="22"/>
          <w:szCs w:val="22"/>
        </w:rPr>
        <w:fldChar w:fldCharType="separate"/>
      </w:r>
      <w:r w:rsidR="00310932" w:rsidRPr="00310932">
        <w:rPr>
          <w:rFonts w:ascii="Times New Roman" w:cs="Times New Roman"/>
          <w:sz w:val="22"/>
        </w:rPr>
        <w:t xml:space="preserve">(Ursin 1967; Essington </w:t>
      </w:r>
      <w:r w:rsidR="00310932" w:rsidRPr="00310932">
        <w:rPr>
          <w:rFonts w:ascii="Times New Roman" w:cs="Times New Roman"/>
          <w:i/>
          <w:iCs/>
          <w:sz w:val="22"/>
        </w:rPr>
        <w:t>et al.</w:t>
      </w:r>
      <w:r w:rsidR="00310932" w:rsidRPr="00310932">
        <w:rPr>
          <w:rFonts w:ascii="Times New Roman" w:cs="Times New Roman"/>
          <w:sz w:val="22"/>
        </w:rPr>
        <w:t xml:space="preserve"> 2001)</w:t>
      </w:r>
      <w:r w:rsidR="00310932">
        <w:rPr>
          <w:rFonts w:eastAsiaTheme="minorEastAsia" w:cstheme="minorHAnsi"/>
          <w:sz w:val="22"/>
          <w:szCs w:val="22"/>
        </w:rPr>
        <w:fldChar w:fldCharType="end"/>
      </w:r>
      <w:r w:rsidR="003630AD" w:rsidRPr="003630AD">
        <w:rPr>
          <w:rFonts w:eastAsiaTheme="minorEastAsia" w:cstheme="minorHAnsi"/>
          <w:sz w:val="22"/>
          <w:szCs w:val="22"/>
        </w:rPr>
        <w:t>.</w:t>
      </w:r>
      <w:r w:rsidR="00F72622">
        <w:rPr>
          <w:rFonts w:eastAsiaTheme="minorEastAsia" w:cstheme="minorHAnsi"/>
          <w:sz w:val="22"/>
          <w:szCs w:val="22"/>
        </w:rPr>
        <w:t xml:space="preserve"> With this </w:t>
      </w:r>
      <w:r w:rsidR="000B4B62">
        <w:rPr>
          <w:rFonts w:eastAsiaTheme="minorEastAsia" w:cstheme="minorHAnsi"/>
          <w:sz w:val="22"/>
          <w:szCs w:val="22"/>
        </w:rPr>
        <w:t>definition</w:t>
      </w:r>
      <w:r w:rsidR="003A0691">
        <w:rPr>
          <w:rFonts w:eastAsiaTheme="minorEastAsia" w:cstheme="minorHAnsi"/>
          <w:sz w:val="22"/>
          <w:szCs w:val="22"/>
        </w:rPr>
        <w:t xml:space="preserve">, </w:t>
      </w:r>
      <w:r w:rsidR="00AF58F9">
        <w:rPr>
          <w:rFonts w:eastAsiaTheme="minorEastAsia" w:cstheme="minorHAnsi"/>
          <w:sz w:val="22"/>
          <w:szCs w:val="22"/>
        </w:rPr>
        <w:t xml:space="preserve">the </w:t>
      </w:r>
      <w:r w:rsidR="00D87678">
        <w:rPr>
          <w:rFonts w:eastAsiaTheme="minorEastAsia" w:cstheme="minorHAnsi"/>
          <w:sz w:val="22"/>
          <w:szCs w:val="22"/>
        </w:rPr>
        <w:t xml:space="preserve">model </w:t>
      </w:r>
      <w:r w:rsidR="0037006D">
        <w:rPr>
          <w:rFonts w:eastAsiaTheme="minorEastAsia" w:cstheme="minorHAnsi"/>
          <w:sz w:val="22"/>
          <w:szCs w:val="22"/>
        </w:rPr>
        <w:t xml:space="preserve">constitutes a simple mass-balance </w:t>
      </w:r>
      <w:r w:rsidR="003B16D2">
        <w:rPr>
          <w:rFonts w:eastAsiaTheme="minorEastAsia" w:cstheme="minorHAnsi"/>
          <w:sz w:val="22"/>
          <w:szCs w:val="22"/>
        </w:rPr>
        <w:t>equation</w:t>
      </w:r>
      <w:r w:rsidR="009A4BB4">
        <w:rPr>
          <w:rFonts w:eastAsiaTheme="minorEastAsia" w:cstheme="minorHAnsi"/>
          <w:sz w:val="22"/>
          <w:szCs w:val="22"/>
        </w:rPr>
        <w:t xml:space="preserve"> that resembles bioenergetic models </w:t>
      </w:r>
      <w:r w:rsidR="007565B4">
        <w:rPr>
          <w:rFonts w:eastAsiaTheme="minorEastAsia" w:cstheme="minorHAnsi"/>
          <w:sz w:val="22"/>
          <w:szCs w:val="22"/>
        </w:rPr>
        <w:fldChar w:fldCharType="begin"/>
      </w:r>
      <w:r w:rsidR="007565B4">
        <w:rPr>
          <w:rFonts w:eastAsiaTheme="minorEastAsia" w:cstheme="minorHAnsi"/>
          <w:sz w:val="22"/>
          <w:szCs w:val="22"/>
        </w:rPr>
        <w:instrText xml:space="preserve"> ADDIN ZOTERO_ITEM CSL_CITATION {"citationID":"eEAXR1W5","properties":{"formattedCitation":"(Ursin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7565B4">
        <w:rPr>
          <w:rFonts w:eastAsiaTheme="minorEastAsia" w:cstheme="minorHAnsi"/>
          <w:sz w:val="22"/>
          <w:szCs w:val="22"/>
        </w:rPr>
        <w:fldChar w:fldCharType="separate"/>
      </w:r>
      <w:r w:rsidR="007565B4" w:rsidRPr="007565B4">
        <w:rPr>
          <w:rFonts w:ascii="Times New Roman" w:cs="Times New Roman"/>
          <w:sz w:val="22"/>
        </w:rPr>
        <w:t xml:space="preserve">(Ursin 1967; </w:t>
      </w:r>
      <w:proofErr w:type="spellStart"/>
      <w:r w:rsidR="007565B4" w:rsidRPr="007565B4">
        <w:rPr>
          <w:rFonts w:ascii="Times New Roman" w:cs="Times New Roman"/>
          <w:sz w:val="22"/>
        </w:rPr>
        <w:t>Kitchell</w:t>
      </w:r>
      <w:proofErr w:type="spellEnd"/>
      <w:r w:rsidR="007565B4" w:rsidRPr="007565B4">
        <w:rPr>
          <w:rFonts w:ascii="Times New Roman" w:cs="Times New Roman"/>
          <w:sz w:val="22"/>
        </w:rPr>
        <w:t xml:space="preserve"> </w:t>
      </w:r>
      <w:r w:rsidR="007565B4" w:rsidRPr="007565B4">
        <w:rPr>
          <w:rFonts w:ascii="Times New Roman" w:cs="Times New Roman"/>
          <w:i/>
          <w:iCs/>
          <w:sz w:val="22"/>
        </w:rPr>
        <w:t>et al.</w:t>
      </w:r>
      <w:r w:rsidR="007565B4" w:rsidRPr="007565B4">
        <w:rPr>
          <w:rFonts w:ascii="Times New Roman" w:cs="Times New Roman"/>
          <w:sz w:val="22"/>
        </w:rPr>
        <w:t xml:space="preserve"> 1977; Essington </w:t>
      </w:r>
      <w:r w:rsidR="007565B4" w:rsidRPr="007565B4">
        <w:rPr>
          <w:rFonts w:ascii="Times New Roman" w:cs="Times New Roman"/>
          <w:i/>
          <w:iCs/>
          <w:sz w:val="22"/>
        </w:rPr>
        <w:t>et al.</w:t>
      </w:r>
      <w:r w:rsidR="007565B4" w:rsidRPr="007565B4">
        <w:rPr>
          <w:rFonts w:ascii="Times New Roman" w:cs="Times New Roman"/>
          <w:sz w:val="22"/>
        </w:rPr>
        <w:t xml:space="preserve"> 2001)</w:t>
      </w:r>
      <w:r w:rsidR="007565B4">
        <w:rPr>
          <w:rFonts w:eastAsiaTheme="minorEastAsia" w:cstheme="minorHAnsi"/>
          <w:sz w:val="22"/>
          <w:szCs w:val="22"/>
        </w:rPr>
        <w:fldChar w:fldCharType="end"/>
      </w:r>
      <w:r w:rsidR="007565B4">
        <w:rPr>
          <w:rFonts w:eastAsiaTheme="minorEastAsia" w:cstheme="minorHAnsi"/>
          <w:sz w:val="22"/>
          <w:szCs w:val="22"/>
        </w:rPr>
        <w:t>.</w:t>
      </w:r>
      <w:r w:rsidR="00CD5A69">
        <w:rPr>
          <w:rFonts w:eastAsiaTheme="minorEastAsia" w:cstheme="minorHAnsi"/>
          <w:sz w:val="22"/>
          <w:szCs w:val="22"/>
        </w:rPr>
        <w:t xml:space="preserve"> It can further be assumed that </w:t>
      </w:r>
      <w:r w:rsidR="00C75D3C">
        <w:rPr>
          <w:rFonts w:eastAsiaTheme="minorEastAsia" w:cstheme="minorHAnsi"/>
          <w:sz w:val="22"/>
          <w:szCs w:val="22"/>
        </w:rPr>
        <w:t>assimilation and expenditure</w:t>
      </w:r>
      <w:r w:rsidR="00C75D3C">
        <w:rPr>
          <w:rFonts w:eastAsiaTheme="minorEastAsia" w:cstheme="minorHAnsi"/>
          <w:sz w:val="22"/>
          <w:szCs w:val="22"/>
        </w:rPr>
        <w:t xml:space="preserve"> are proportional to </w:t>
      </w:r>
      <w:r w:rsidR="00DA7CA3">
        <w:rPr>
          <w:rFonts w:eastAsiaTheme="minorEastAsia" w:cstheme="minorHAnsi"/>
          <w:sz w:val="22"/>
          <w:szCs w:val="22"/>
        </w:rPr>
        <w:t xml:space="preserve">consumption rates </w:t>
      </w:r>
      <w:r w:rsidR="00CA0B0D">
        <w:rPr>
          <w:rFonts w:eastAsiaTheme="minorEastAsia" w:cstheme="minorHAnsi"/>
          <w:sz w:val="22"/>
          <w:szCs w:val="22"/>
        </w:rPr>
        <w:t xml:space="preserve">(at constant food levels) and </w:t>
      </w:r>
      <w:r w:rsidR="000D08AB">
        <w:rPr>
          <w:rFonts w:eastAsiaTheme="minorEastAsia" w:cstheme="minorHAnsi"/>
          <w:sz w:val="22"/>
          <w:szCs w:val="22"/>
        </w:rPr>
        <w:t>oxygen consumption rates</w:t>
      </w:r>
      <w:r w:rsidR="008B4978">
        <w:rPr>
          <w:rFonts w:eastAsiaTheme="minorEastAsia" w:cstheme="minorHAnsi"/>
          <w:sz w:val="22"/>
          <w:szCs w:val="22"/>
        </w:rPr>
        <w:t xml:space="preserve"> </w:t>
      </w:r>
      <w:r w:rsidR="002338DE">
        <w:rPr>
          <w:rFonts w:eastAsiaTheme="minorEastAsia" w:cstheme="minorHAnsi"/>
          <w:sz w:val="22"/>
          <w:szCs w:val="22"/>
        </w:rPr>
        <w:fldChar w:fldCharType="begin"/>
      </w:r>
      <w:r w:rsidR="002338DE">
        <w:rPr>
          <w:rFonts w:eastAsiaTheme="minorEastAsia" w:cstheme="minorHAnsi"/>
          <w:sz w:val="22"/>
          <w:szCs w:val="22"/>
        </w:rPr>
        <w:instrText xml:space="preserve"> ADDIN ZOTERO_ITEM CSL_CITATION {"citationID":"awCriZFQ","properties":{"formattedCitation":"(Ursin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338DE">
        <w:rPr>
          <w:rFonts w:eastAsiaTheme="minorEastAsia" w:cstheme="minorHAnsi"/>
          <w:sz w:val="22"/>
          <w:szCs w:val="22"/>
        </w:rPr>
        <w:fldChar w:fldCharType="separate"/>
      </w:r>
      <w:r w:rsidR="002338DE">
        <w:rPr>
          <w:rFonts w:eastAsiaTheme="minorEastAsia" w:cstheme="minorHAnsi"/>
          <w:noProof/>
          <w:sz w:val="22"/>
          <w:szCs w:val="22"/>
        </w:rPr>
        <w:t>(Ursin 1967)</w:t>
      </w:r>
      <w:r w:rsidR="002338DE">
        <w:rPr>
          <w:rFonts w:eastAsiaTheme="minorEastAsia" w:cstheme="minorHAnsi"/>
          <w:sz w:val="22"/>
          <w:szCs w:val="22"/>
        </w:rPr>
        <w:fldChar w:fldCharType="end"/>
      </w:r>
      <w:r w:rsidR="005755A5">
        <w:rPr>
          <w:rFonts w:eastAsiaTheme="minorEastAsia" w:cstheme="minorHAnsi"/>
          <w:sz w:val="22"/>
          <w:szCs w:val="22"/>
        </w:rPr>
        <w:t>.</w:t>
      </w:r>
      <w:r w:rsidR="0093571C">
        <w:rPr>
          <w:rFonts w:eastAsiaTheme="minorEastAsia" w:cstheme="minorHAnsi"/>
          <w:sz w:val="22"/>
          <w:szCs w:val="22"/>
        </w:rPr>
        <w:t xml:space="preserve"> In this case, </w:t>
      </w:r>
      <w:r w:rsidR="00720BD3">
        <w:rPr>
          <w:rFonts w:eastAsiaTheme="minorEastAsia" w:cstheme="minorHAnsi"/>
          <w:sz w:val="22"/>
          <w:szCs w:val="22"/>
        </w:rPr>
        <w:t xml:space="preserve">the temperature dependence </w:t>
      </w:r>
      <w:r w:rsidR="002E350A">
        <w:rPr>
          <w:rFonts w:eastAsiaTheme="minorEastAsia" w:cstheme="minorHAnsi"/>
          <w:sz w:val="22"/>
          <w:szCs w:val="22"/>
        </w:rPr>
        <w:t xml:space="preserve">of </w:t>
      </w:r>
      <m:oMath>
        <m:r>
          <w:rPr>
            <w:rFonts w:ascii="Cambria Math" w:hAnsi="Cambria Math" w:cstheme="minorHAnsi"/>
            <w:sz w:val="22"/>
            <w:szCs w:val="22"/>
          </w:rPr>
          <m:t>H(T)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rPr>
              <m:t>(T)</m:t>
            </m:r>
          </m:sup>
        </m:sSup>
      </m:oMath>
      <w:r w:rsidR="00B23434">
        <w:rPr>
          <w:rFonts w:eastAsiaTheme="minorEastAsia" w:cstheme="minorHAnsi"/>
          <w:sz w:val="22"/>
          <w:szCs w:val="22"/>
        </w:rPr>
        <w:t xml:space="preserve"> and </w:t>
      </w:r>
      <m:oMath>
        <m:r>
          <w:rPr>
            <w:rFonts w:ascii="Cambria Math" w:hAnsi="Cambria Math" w:cstheme="minorHAnsi"/>
            <w:sz w:val="22"/>
            <w:szCs w:val="22"/>
          </w:rPr>
          <m:t>k(T)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rPr>
              <m:t>(T)</m:t>
            </m:r>
          </m:sup>
        </m:sSup>
      </m:oMath>
      <w:r w:rsidR="00B210A3">
        <w:rPr>
          <w:rFonts w:eastAsiaTheme="minorEastAsia" w:cstheme="minorHAnsi"/>
          <w:sz w:val="22"/>
          <w:szCs w:val="22"/>
        </w:rPr>
        <w:t xml:space="preserve"> </w:t>
      </w:r>
      <w:r w:rsidR="00061004">
        <w:rPr>
          <w:rFonts w:eastAsiaTheme="minorEastAsia" w:cstheme="minorHAnsi"/>
          <w:sz w:val="22"/>
          <w:szCs w:val="22"/>
        </w:rPr>
        <w:t xml:space="preserve">can be approximated by </w:t>
      </w:r>
      <w:r w:rsidR="003763B6">
        <w:rPr>
          <w:rFonts w:eastAsiaTheme="minorEastAsia" w:cstheme="minorHAnsi"/>
          <w:sz w:val="22"/>
          <w:szCs w:val="22"/>
        </w:rPr>
        <w:t>E</w:t>
      </w:r>
      <w:r w:rsidR="00C70AD6">
        <w:rPr>
          <w:rFonts w:eastAsiaTheme="minorEastAsia" w:cstheme="minorHAnsi"/>
          <w:sz w:val="22"/>
          <w:szCs w:val="22"/>
        </w:rPr>
        <w:t>q. 5</w:t>
      </w:r>
      <w:r w:rsidR="0018156C">
        <w:rPr>
          <w:rFonts w:eastAsiaTheme="minorEastAsia" w:cstheme="minorHAnsi"/>
          <w:sz w:val="22"/>
          <w:szCs w:val="22"/>
        </w:rPr>
        <w:t xml:space="preserve"> for </w:t>
      </w:r>
      <w:r w:rsidR="003D2F35">
        <w:rPr>
          <w:rFonts w:eastAsiaTheme="minorEastAsia" w:cstheme="minorHAnsi"/>
          <w:sz w:val="22"/>
          <w:szCs w:val="22"/>
        </w:rPr>
        <w:t>temperatures below optimum.</w:t>
      </w:r>
      <w:r w:rsidR="008C7970">
        <w:rPr>
          <w:rFonts w:eastAsiaTheme="minorEastAsia" w:cstheme="minorHAnsi"/>
          <w:sz w:val="22"/>
          <w:szCs w:val="22"/>
        </w:rPr>
        <w:t xml:space="preserve"> </w:t>
      </w:r>
      <w:r w:rsidR="003C3E35">
        <w:rPr>
          <w:rFonts w:eastAsiaTheme="minorEastAsia" w:cstheme="minorHAnsi"/>
          <w:sz w:val="22"/>
          <w:szCs w:val="22"/>
        </w:rPr>
        <w:t xml:space="preserve">The growth model and </w:t>
      </w:r>
      <w:r w:rsidR="00F375C0">
        <w:rPr>
          <w:rFonts w:eastAsiaTheme="minorEastAsia" w:cstheme="minorHAnsi"/>
          <w:sz w:val="22"/>
          <w:szCs w:val="22"/>
        </w:rPr>
        <w:t xml:space="preserve">assumptions </w:t>
      </w:r>
      <w:r w:rsidR="0041039A">
        <w:rPr>
          <w:rFonts w:eastAsiaTheme="minorEastAsia" w:cstheme="minorHAnsi"/>
          <w:sz w:val="22"/>
          <w:szCs w:val="22"/>
        </w:rPr>
        <w:t xml:space="preserve">are great simplifications of the factors influencing growth dynamics over size and temperature, omitting for example </w:t>
      </w:r>
      <w:r w:rsidR="0090535B">
        <w:rPr>
          <w:rFonts w:eastAsiaTheme="minorEastAsia" w:cstheme="minorHAnsi"/>
          <w:sz w:val="22"/>
          <w:szCs w:val="22"/>
        </w:rPr>
        <w:t xml:space="preserve">specific dynamic action, food </w:t>
      </w:r>
      <w:r w:rsidR="00AA24DF">
        <w:rPr>
          <w:rFonts w:eastAsiaTheme="minorEastAsia" w:cstheme="minorHAnsi"/>
          <w:sz w:val="22"/>
          <w:szCs w:val="22"/>
        </w:rPr>
        <w:t>dependence o</w:t>
      </w:r>
      <w:r w:rsidR="0015508A">
        <w:rPr>
          <w:rFonts w:eastAsiaTheme="minorEastAsia" w:cstheme="minorHAnsi"/>
          <w:sz w:val="22"/>
          <w:szCs w:val="22"/>
        </w:rPr>
        <w:t>f</w:t>
      </w:r>
      <w:r w:rsidR="00AA24DF">
        <w:rPr>
          <w:rFonts w:eastAsiaTheme="minorEastAsia" w:cstheme="minorHAnsi"/>
          <w:sz w:val="22"/>
          <w:szCs w:val="22"/>
        </w:rPr>
        <w:t xml:space="preserve"> respiration</w:t>
      </w:r>
      <w:r w:rsidR="007063BF">
        <w:rPr>
          <w:rFonts w:eastAsiaTheme="minorEastAsia" w:cstheme="minorHAnsi"/>
          <w:sz w:val="22"/>
          <w:szCs w:val="22"/>
        </w:rPr>
        <w:t xml:space="preserve"> and </w:t>
      </w:r>
      <w:r w:rsidR="002A432B">
        <w:rPr>
          <w:rFonts w:eastAsiaTheme="minorEastAsia" w:cstheme="minorHAnsi"/>
          <w:sz w:val="22"/>
          <w:szCs w:val="22"/>
        </w:rPr>
        <w:t xml:space="preserve">energetic </w:t>
      </w:r>
      <w:r w:rsidR="007063BF">
        <w:rPr>
          <w:rFonts w:eastAsiaTheme="minorEastAsia" w:cstheme="minorHAnsi"/>
          <w:sz w:val="22"/>
          <w:szCs w:val="22"/>
        </w:rPr>
        <w:t>investment into reproduction</w:t>
      </w:r>
      <w:r w:rsidR="00760375">
        <w:rPr>
          <w:rFonts w:eastAsiaTheme="minorEastAsia" w:cstheme="minorHAnsi"/>
          <w:sz w:val="22"/>
          <w:szCs w:val="22"/>
        </w:rPr>
        <w:t xml:space="preserve"> </w:t>
      </w:r>
      <w:r w:rsidR="00F1543F">
        <w:rPr>
          <w:rFonts w:eastAsiaTheme="minorEastAsia" w:cstheme="minorHAnsi"/>
          <w:sz w:val="22"/>
          <w:szCs w:val="22"/>
        </w:rPr>
        <w:fldChar w:fldCharType="begin"/>
      </w:r>
      <w:r w:rsidR="00F1543F">
        <w:rPr>
          <w:rFonts w:eastAsiaTheme="minorEastAsia" w:cstheme="minorHAnsi"/>
          <w:sz w:val="22"/>
          <w:szCs w:val="22"/>
        </w:rPr>
        <w:instrText xml:space="preserve"> ADDIN ZOTERO_ITEM CSL_CITATION {"citationID":"LL2rJPWk","properties":{"formattedCitation":"(Ursin 1967; Kitchell {\\i{}et al.} 1977; Marshall &amp; White 2019b)","plainCitation":"(Ursin 1967; Kitchell et al. 1977; Marshall &amp; White 2019b)","noteIndex":0},"citationItems":[{"id":640,"uris":["http://zotero.org/users/6116610/items/5G6C5LEF"],"uri":["http://zotero.org/users/6116610/items/5G6C5LEF"],"itemData":{"id":640,"type":"article-journal","container-title":"Journal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F1543F">
        <w:rPr>
          <w:rFonts w:eastAsiaTheme="minorEastAsia" w:cstheme="minorHAnsi"/>
          <w:sz w:val="22"/>
          <w:szCs w:val="22"/>
        </w:rPr>
        <w:fldChar w:fldCharType="separate"/>
      </w:r>
      <w:r w:rsidR="00F1543F" w:rsidRPr="00F1543F">
        <w:rPr>
          <w:rFonts w:ascii="Times New Roman" w:cs="Times New Roman"/>
          <w:sz w:val="22"/>
        </w:rPr>
        <w:t xml:space="preserve">(Ursin 1967; </w:t>
      </w:r>
      <w:proofErr w:type="spellStart"/>
      <w:r w:rsidR="00F1543F" w:rsidRPr="00F1543F">
        <w:rPr>
          <w:rFonts w:ascii="Times New Roman" w:cs="Times New Roman"/>
          <w:sz w:val="22"/>
        </w:rPr>
        <w:t>Kitchell</w:t>
      </w:r>
      <w:proofErr w:type="spellEnd"/>
      <w:r w:rsidR="00F1543F" w:rsidRPr="00F1543F">
        <w:rPr>
          <w:rFonts w:ascii="Times New Roman" w:cs="Times New Roman"/>
          <w:sz w:val="22"/>
        </w:rPr>
        <w:t xml:space="preserve"> </w:t>
      </w:r>
      <w:r w:rsidR="00F1543F" w:rsidRPr="00F1543F">
        <w:rPr>
          <w:rFonts w:ascii="Times New Roman" w:cs="Times New Roman"/>
          <w:i/>
          <w:iCs/>
          <w:sz w:val="22"/>
        </w:rPr>
        <w:t>et al.</w:t>
      </w:r>
      <w:r w:rsidR="00F1543F" w:rsidRPr="00F1543F">
        <w:rPr>
          <w:rFonts w:ascii="Times New Roman" w:cs="Times New Roman"/>
          <w:sz w:val="22"/>
        </w:rPr>
        <w:t xml:space="preserve"> 1977; Marshall &amp; White 2019b)</w:t>
      </w:r>
      <w:r w:rsidR="00F1543F">
        <w:rPr>
          <w:rFonts w:eastAsiaTheme="minorEastAsia" w:cstheme="minorHAnsi"/>
          <w:sz w:val="22"/>
          <w:szCs w:val="22"/>
        </w:rPr>
        <w:fldChar w:fldCharType="end"/>
      </w:r>
      <w:r w:rsidR="007063BF">
        <w:rPr>
          <w:rFonts w:eastAsiaTheme="minorEastAsia" w:cstheme="minorHAnsi"/>
          <w:sz w:val="22"/>
          <w:szCs w:val="22"/>
        </w:rPr>
        <w:t>.</w:t>
      </w:r>
      <w:r w:rsidR="00573D78">
        <w:rPr>
          <w:rFonts w:eastAsiaTheme="minorEastAsia" w:cstheme="minorHAnsi"/>
          <w:sz w:val="22"/>
          <w:szCs w:val="22"/>
        </w:rPr>
        <w:t xml:space="preserve"> </w:t>
      </w:r>
      <w:r w:rsidR="00C72631">
        <w:rPr>
          <w:rFonts w:eastAsiaTheme="minorEastAsia" w:cstheme="minorHAnsi"/>
          <w:sz w:val="22"/>
          <w:szCs w:val="22"/>
        </w:rPr>
        <w:t xml:space="preserve">However, it can </w:t>
      </w:r>
      <w:r w:rsidR="00AD7774">
        <w:rPr>
          <w:rFonts w:eastAsiaTheme="minorEastAsia" w:cstheme="minorHAnsi"/>
          <w:sz w:val="22"/>
          <w:szCs w:val="22"/>
        </w:rPr>
        <w:t xml:space="preserve">illustrate an example of </w:t>
      </w:r>
      <w:r w:rsidR="00D76AAC">
        <w:rPr>
          <w:rFonts w:eastAsiaTheme="minorEastAsia" w:cstheme="minorHAnsi"/>
          <w:sz w:val="22"/>
          <w:szCs w:val="22"/>
        </w:rPr>
        <w:t xml:space="preserve">the ability of simple bioenergetic models to </w:t>
      </w:r>
      <w:r w:rsidR="002F7760">
        <w:rPr>
          <w:rFonts w:eastAsiaTheme="minorEastAsia" w:cstheme="minorHAnsi"/>
          <w:sz w:val="22"/>
          <w:szCs w:val="22"/>
        </w:rPr>
        <w:t xml:space="preserve">capture the size-and temperature </w:t>
      </w:r>
      <w:r w:rsidR="00706758">
        <w:rPr>
          <w:rFonts w:eastAsiaTheme="minorEastAsia" w:cstheme="minorHAnsi"/>
          <w:sz w:val="22"/>
          <w:szCs w:val="22"/>
        </w:rPr>
        <w:t>dependence</w:t>
      </w:r>
      <w:r w:rsidR="002F7760">
        <w:rPr>
          <w:rFonts w:eastAsiaTheme="minorEastAsia" w:cstheme="minorHAnsi"/>
          <w:sz w:val="22"/>
          <w:szCs w:val="22"/>
        </w:rPr>
        <w:t xml:space="preserve"> of ontogenetic growth</w:t>
      </w:r>
      <w:r w:rsidR="00136832">
        <w:rPr>
          <w:rFonts w:eastAsiaTheme="minorEastAsia" w:cstheme="minorHAnsi"/>
          <w:sz w:val="22"/>
          <w:szCs w:val="22"/>
        </w:rPr>
        <w:t xml:space="preserve">, </w:t>
      </w:r>
      <w:r w:rsidR="00136832">
        <w:rPr>
          <w:rFonts w:eastAsiaTheme="minorEastAsia" w:cstheme="minorHAnsi"/>
          <w:sz w:val="22"/>
          <w:szCs w:val="22"/>
        </w:rPr>
        <w:lastRenderedPageBreak/>
        <w:t xml:space="preserve">and the </w:t>
      </w:r>
      <w:r w:rsidR="00615664" w:rsidRPr="00057BB6">
        <w:rPr>
          <w:rFonts w:eastAsiaTheme="minorEastAsia" w:cstheme="minorHAnsi"/>
          <w:sz w:val="22"/>
          <w:szCs w:val="22"/>
        </w:rPr>
        <w:t xml:space="preserve">assumptions can also be </w:t>
      </w:r>
      <w:r w:rsidR="009820E4" w:rsidRPr="00057BB6">
        <w:rPr>
          <w:rFonts w:eastAsiaTheme="minorEastAsia" w:cstheme="minorHAnsi"/>
          <w:sz w:val="22"/>
          <w:szCs w:val="22"/>
        </w:rPr>
        <w:t>relaxed</w:t>
      </w:r>
      <w:r w:rsidR="00615664" w:rsidRPr="00057BB6">
        <w:rPr>
          <w:rFonts w:eastAsiaTheme="minorEastAsia" w:cstheme="minorHAnsi"/>
          <w:sz w:val="22"/>
          <w:szCs w:val="22"/>
        </w:rPr>
        <w:t xml:space="preserve"> by applying th</w:t>
      </w:r>
      <w:r w:rsidR="00576EA1">
        <w:rPr>
          <w:rFonts w:eastAsiaTheme="minorEastAsia" w:cstheme="minorHAnsi"/>
          <w:sz w:val="22"/>
          <w:szCs w:val="22"/>
        </w:rPr>
        <w:t>e allometric functions into more complex bioenergetic models</w:t>
      </w:r>
      <w:r w:rsidR="00615664" w:rsidRPr="00057BB6">
        <w:rPr>
          <w:rFonts w:eastAsiaTheme="minorEastAsia" w:cstheme="minorHAnsi"/>
          <w:sz w:val="22"/>
          <w:szCs w:val="22"/>
        </w:rPr>
        <w:t>.</w:t>
      </w:r>
    </w:p>
    <w:p w14:paraId="744345E5" w14:textId="53DD4CD0" w:rsidR="00CF3DCA" w:rsidRDefault="00CF3DCA" w:rsidP="00904830">
      <w:pPr>
        <w:spacing w:line="480" w:lineRule="auto"/>
        <w:contextualSpacing/>
        <w:jc w:val="both"/>
        <w:rPr>
          <w:rFonts w:cstheme="minorHAnsi"/>
          <w:b/>
        </w:rPr>
      </w:pPr>
    </w:p>
    <w:p w14:paraId="6BD8B3AF" w14:textId="73721E88" w:rsidR="00CF3DCA" w:rsidRDefault="00CF3DCA" w:rsidP="00904830">
      <w:pPr>
        <w:spacing w:line="480" w:lineRule="auto"/>
        <w:contextualSpacing/>
        <w:jc w:val="both"/>
        <w:rPr>
          <w:rFonts w:cstheme="minorHAnsi"/>
          <w:b/>
        </w:rPr>
      </w:pPr>
    </w:p>
    <w:p w14:paraId="7C0A3F37" w14:textId="77777777" w:rsidR="00CF3DCA" w:rsidRDefault="00CF3DCA" w:rsidP="00904830">
      <w:pPr>
        <w:spacing w:line="480" w:lineRule="auto"/>
        <w:contextualSpacing/>
        <w:jc w:val="both"/>
        <w:rPr>
          <w:rFonts w:cstheme="minorHAnsi"/>
          <w:b/>
        </w:rPr>
      </w:pPr>
    </w:p>
    <w:p w14:paraId="15A04341" w14:textId="286F4FA2" w:rsidR="00047884" w:rsidRPr="00A20F7F" w:rsidRDefault="00047884" w:rsidP="0067453B">
      <w:pPr>
        <w:tabs>
          <w:tab w:val="center" w:pos="4513"/>
        </w:tabs>
        <w:spacing w:line="480" w:lineRule="auto"/>
        <w:contextualSpacing/>
        <w:jc w:val="both"/>
        <w:rPr>
          <w:sz w:val="22"/>
          <w:szCs w:val="22"/>
        </w:rPr>
      </w:pPr>
      <w:r w:rsidRPr="00A20F7F">
        <w:rPr>
          <w:sz w:val="22"/>
          <w:szCs w:val="22"/>
        </w:rPr>
        <w:t xml:space="preserve">Table </w:t>
      </w:r>
      <w:r w:rsidRPr="00A20F7F">
        <w:rPr>
          <w:sz w:val="22"/>
          <w:szCs w:val="22"/>
        </w:rPr>
        <w:fldChar w:fldCharType="begin"/>
      </w:r>
      <w:r w:rsidRPr="00A20F7F">
        <w:rPr>
          <w:sz w:val="22"/>
          <w:szCs w:val="22"/>
        </w:rPr>
        <w:instrText xml:space="preserve"> SEQ Table \* ARABIC </w:instrText>
      </w:r>
      <w:r w:rsidRPr="00A20F7F">
        <w:rPr>
          <w:sz w:val="22"/>
          <w:szCs w:val="22"/>
        </w:rPr>
        <w:fldChar w:fldCharType="separate"/>
      </w:r>
      <w:r w:rsidRPr="00A20F7F">
        <w:rPr>
          <w:noProof/>
          <w:sz w:val="22"/>
          <w:szCs w:val="22"/>
        </w:rPr>
        <w:t>1</w:t>
      </w:r>
      <w:r w:rsidRPr="00A20F7F">
        <w:rPr>
          <w:noProof/>
          <w:sz w:val="22"/>
          <w:szCs w:val="22"/>
        </w:rPr>
        <w:fldChar w:fldCharType="end"/>
      </w:r>
      <w:r w:rsidRPr="00A20F7F">
        <w:rPr>
          <w:sz w:val="22"/>
          <w:szCs w:val="22"/>
        </w:rPr>
        <w:t xml:space="preserve"> Description of model parameters and their prior distributions</w:t>
      </w:r>
    </w:p>
    <w:tbl>
      <w:tblPr>
        <w:tblStyle w:val="GridTable1Light"/>
        <w:tblW w:w="0" w:type="auto"/>
        <w:tblLook w:val="04A0" w:firstRow="1" w:lastRow="0" w:firstColumn="1" w:lastColumn="0" w:noHBand="0" w:noVBand="1"/>
      </w:tblPr>
      <w:tblGrid>
        <w:gridCol w:w="1712"/>
        <w:gridCol w:w="1306"/>
        <w:gridCol w:w="4368"/>
        <w:gridCol w:w="1630"/>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sz w:val="22"/>
                <w:szCs w:val="22"/>
              </w:rPr>
            </w:pPr>
            <w:r w:rsidRPr="00A20F7F">
              <w:rPr>
                <w:rFonts w:cstheme="minorHAnsi"/>
                <w:sz w:val="22"/>
                <w:szCs w:val="22"/>
              </w:rPr>
              <w:t>Model</w:t>
            </w:r>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Description</w:t>
            </w:r>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FFB42BE" w14:textId="77777777" w:rsidR="00745E85" w:rsidRPr="00A20F7F" w:rsidRDefault="00745E85" w:rsidP="003C5847">
            <w:pPr>
              <w:spacing w:line="480" w:lineRule="auto"/>
              <w:contextualSpacing/>
              <w:jc w:val="both"/>
              <w:rPr>
                <w:rFonts w:cstheme="minorHAnsi"/>
                <w:b w:val="0"/>
                <w:bCs w:val="0"/>
                <w:sz w:val="22"/>
                <w:szCs w:val="22"/>
              </w:rPr>
            </w:pPr>
            <w:r w:rsidRPr="00A20F7F">
              <w:rPr>
                <w:rFonts w:cstheme="minorHAnsi"/>
                <w:sz w:val="22"/>
                <w:szCs w:val="22"/>
              </w:rPr>
              <w:t xml:space="preserve">Linear </w:t>
            </w:r>
            <m:oMath>
              <m:sSub>
                <m:sSubPr>
                  <m:ctrlPr>
                    <w:rPr>
                      <w:rFonts w:ascii="Cambria Math" w:hAnsi="Cambria Math" w:cstheme="minorHAnsi"/>
                      <w:b w:val="0"/>
                      <w:bCs w:val="0"/>
                      <w:i/>
                      <w:sz w:val="22"/>
                      <w:szCs w:val="22"/>
                    </w:rPr>
                  </m:ctrlPr>
                </m:sSubPr>
                <m:e>
                  <m:r>
                    <m:rPr>
                      <m:sty m:val="bi"/>
                    </m:rPr>
                    <w:rPr>
                      <w:rFonts w:ascii="Cambria Math" w:hAnsi="Cambria Math" w:cstheme="minorHAnsi"/>
                      <w:sz w:val="22"/>
                      <w:szCs w:val="22"/>
                    </w:rPr>
                    <m:t>T</m:t>
                  </m:r>
                </m:e>
                <m:sub>
                  <m:r>
                    <m:rPr>
                      <m:sty m:val="bi"/>
                    </m:rPr>
                    <w:rPr>
                      <w:rFonts w:ascii="Cambria Math" w:hAnsi="Cambria Math" w:cstheme="minorHAnsi"/>
                      <w:sz w:val="22"/>
                      <w:szCs w:val="22"/>
                    </w:rPr>
                    <m:t>opt</m:t>
                  </m:r>
                </m:sub>
              </m:sSub>
            </m:oMath>
            <w:r w:rsidRPr="00A20F7F">
              <w:rPr>
                <w:rFonts w:cstheme="minorHAnsi"/>
                <w:sz w:val="22"/>
                <w:szCs w:val="22"/>
              </w:rPr>
              <w:t xml:space="preserve"> model</w:t>
            </w:r>
          </w:p>
          <w:p w14:paraId="5EAA5C02" w14:textId="3C2AAF49" w:rsidR="00745E85" w:rsidRPr="00A20F7F" w:rsidRDefault="00745E85" w:rsidP="003C5847">
            <w:pPr>
              <w:spacing w:line="480" w:lineRule="auto"/>
              <w:contextualSpacing/>
              <w:jc w:val="both"/>
              <w:rPr>
                <w:rFonts w:cstheme="minorHAnsi"/>
                <w:sz w:val="22"/>
                <w:szCs w:val="22"/>
              </w:rPr>
            </w:pPr>
            <w:r w:rsidRPr="00A20F7F">
              <w:rPr>
                <w:rFonts w:cstheme="minorHAnsi"/>
                <w:sz w:val="22"/>
                <w:szCs w:val="22"/>
              </w:rPr>
              <w:t xml:space="preserve">(Eqns. </w:t>
            </w:r>
            <w:r w:rsidRPr="00A20F7F">
              <w:rPr>
                <w:rFonts w:cstheme="minorHAnsi"/>
                <w:sz w:val="22"/>
                <w:szCs w:val="22"/>
              </w:rPr>
              <w:t>1</w:t>
            </w:r>
            <w:r w:rsidRPr="00A20F7F">
              <w:rPr>
                <w:rFonts w:cstheme="minorHAnsi"/>
                <w:sz w:val="22"/>
                <w:szCs w:val="22"/>
              </w:rPr>
              <w:t>-</w:t>
            </w:r>
            <w:r w:rsidRPr="00A20F7F">
              <w:rPr>
                <w:rFonts w:cstheme="minorHAnsi"/>
                <w:sz w:val="22"/>
                <w:szCs w:val="22"/>
              </w:rPr>
              <w:t>3</w:t>
            </w:r>
            <w:r w:rsidRPr="00A20F7F">
              <w:rPr>
                <w:rFonts w:cstheme="minorHAnsi"/>
                <w:sz w:val="22"/>
                <w:szCs w:val="22"/>
              </w:rPr>
              <w:t>)</w:t>
            </w:r>
          </w:p>
        </w:tc>
        <w:tc>
          <w:tcPr>
            <w:tcW w:w="1306" w:type="dxa"/>
          </w:tcPr>
          <w:p w14:paraId="4898A380" w14:textId="5431245C"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sz w:val="22"/>
                <w:szCs w:val="22"/>
              </w:rPr>
            </w:pPr>
          </w:p>
        </w:tc>
        <w:tc>
          <w:tcPr>
            <w:tcW w:w="1306" w:type="dxa"/>
          </w:tcPr>
          <w:p w14:paraId="78134919" w14:textId="1399F176"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5C5238" w:rsidRPr="00A20F7F">
              <w:rPr>
                <w:rFonts w:cstheme="minorHAnsi"/>
                <w:sz w:val="22"/>
                <w:szCs w:val="22"/>
              </w:rPr>
              <w:t>coefficient</w:t>
            </w:r>
            <w:r w:rsidRPr="00A20F7F">
              <w:rPr>
                <w:rFonts w:cstheme="minorHAnsi"/>
                <w:sz w:val="22"/>
                <w:szCs w:val="22"/>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sz w:val="22"/>
                <w:szCs w:val="22"/>
              </w:rPr>
            </w:pPr>
          </w:p>
        </w:tc>
        <w:tc>
          <w:tcPr>
            <w:tcW w:w="1306" w:type="dxa"/>
          </w:tcPr>
          <w:p w14:paraId="1AF5B6A5" w14:textId="600A0132"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 variance)</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sz w:val="22"/>
                <w:szCs w:val="22"/>
              </w:rPr>
            </w:pPr>
          </w:p>
        </w:tc>
        <w:tc>
          <w:tcPr>
            <w:tcW w:w="1306" w:type="dxa"/>
          </w:tcPr>
          <w:p w14:paraId="2E037B15" w14:textId="00810AB1"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C3634F" w:rsidRPr="00A20F7F">
              <w:rPr>
                <w:rFonts w:cstheme="minorHAnsi"/>
                <w:sz w:val="22"/>
                <w:szCs w:val="22"/>
              </w:rPr>
              <w:t>coefficient</w:t>
            </w:r>
            <w:r w:rsidRPr="00A20F7F">
              <w:rPr>
                <w:rFonts w:cstheme="minorHAnsi"/>
                <w:sz w:val="22"/>
                <w:szCs w:val="22"/>
              </w:rPr>
              <w:t xml:space="preserve"> variance)</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sz w:val="22"/>
                <w:szCs w:val="22"/>
              </w:rPr>
            </w:pPr>
          </w:p>
        </w:tc>
        <w:tc>
          <w:tcPr>
            <w:tcW w:w="1306" w:type="dxa"/>
          </w:tcPr>
          <w:p w14:paraId="2840320E" w14:textId="6B785B56"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Variance</w:t>
            </w:r>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FAAE790" w14:textId="0EAC2C57" w:rsidR="00377669" w:rsidRPr="00A20F7F" w:rsidRDefault="00377669" w:rsidP="00377669">
            <w:pPr>
              <w:spacing w:line="480" w:lineRule="auto"/>
              <w:contextualSpacing/>
              <w:jc w:val="both"/>
              <w:rPr>
                <w:rFonts w:cstheme="minorHAnsi"/>
                <w:sz w:val="22"/>
                <w:szCs w:val="22"/>
              </w:rPr>
            </w:pPr>
            <w:r w:rsidRPr="00A20F7F">
              <w:rPr>
                <w:rFonts w:cstheme="minorHAnsi"/>
                <w:sz w:val="22"/>
                <w:szCs w:val="22"/>
              </w:rPr>
              <w:t xml:space="preserve">Log-linear regression (Eqns. 6-8) </w:t>
            </w:r>
          </w:p>
        </w:tc>
        <w:tc>
          <w:tcPr>
            <w:tcW w:w="1306" w:type="dxa"/>
          </w:tcPr>
          <w:p w14:paraId="7A824D9C"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73E852C1"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w:t>
            </w:r>
          </w:p>
        </w:tc>
        <w:tc>
          <w:tcPr>
            <w:tcW w:w="1630" w:type="dxa"/>
          </w:tcPr>
          <w:p w14:paraId="32BBA455"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A20F7F" w:rsidRDefault="00377669" w:rsidP="00377669">
            <w:pPr>
              <w:spacing w:line="480" w:lineRule="auto"/>
              <w:contextualSpacing/>
              <w:jc w:val="both"/>
              <w:rPr>
                <w:rFonts w:cstheme="minorHAnsi"/>
                <w:sz w:val="22"/>
                <w:szCs w:val="22"/>
              </w:rPr>
            </w:pPr>
          </w:p>
        </w:tc>
        <w:tc>
          <w:tcPr>
            <w:tcW w:w="1306" w:type="dxa"/>
          </w:tcPr>
          <w:p w14:paraId="61C54C68"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6911258B"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(mass exponent)</w:t>
            </w:r>
          </w:p>
        </w:tc>
        <w:tc>
          <w:tcPr>
            <w:tcW w:w="1630" w:type="dxa"/>
          </w:tcPr>
          <w:p w14:paraId="51DA37B0"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A20F7F" w:rsidRDefault="00377669" w:rsidP="00377669">
            <w:pPr>
              <w:spacing w:line="480" w:lineRule="auto"/>
              <w:contextualSpacing/>
              <w:jc w:val="both"/>
              <w:rPr>
                <w:rFonts w:cstheme="minorHAnsi"/>
                <w:sz w:val="22"/>
                <w:szCs w:val="22"/>
              </w:rPr>
            </w:pPr>
          </w:p>
        </w:tc>
        <w:tc>
          <w:tcPr>
            <w:tcW w:w="1306" w:type="dxa"/>
          </w:tcPr>
          <w:p w14:paraId="63AEDA2D"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45F4E8D5"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(activation energy)</w:t>
            </w:r>
          </w:p>
        </w:tc>
        <w:tc>
          <w:tcPr>
            <w:tcW w:w="1630" w:type="dxa"/>
          </w:tcPr>
          <w:p w14:paraId="5F951037"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m:oMathPara>
              <m:oMath>
                <m:r>
                  <w:rPr>
                    <w:rFonts w:ascii="Cambria Math" w:hAnsi="Cambria Math" w:cstheme="minorHAnsi"/>
                    <w:sz w:val="22"/>
                    <w:szCs w:val="22"/>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A20F7F" w:rsidRDefault="00377669" w:rsidP="00377669">
            <w:pPr>
              <w:spacing w:line="480" w:lineRule="auto"/>
              <w:contextualSpacing/>
              <w:jc w:val="both"/>
              <w:rPr>
                <w:rFonts w:cstheme="minorHAnsi"/>
                <w:sz w:val="22"/>
                <w:szCs w:val="22"/>
              </w:rPr>
            </w:pPr>
          </w:p>
        </w:tc>
        <w:tc>
          <w:tcPr>
            <w:tcW w:w="1306" w:type="dxa"/>
          </w:tcPr>
          <w:p w14:paraId="2F7EC5E1"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2D7A280C"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(interaction)</w:t>
            </w:r>
          </w:p>
        </w:tc>
        <w:tc>
          <w:tcPr>
            <w:tcW w:w="1630" w:type="dxa"/>
          </w:tcPr>
          <w:p w14:paraId="425F2FFF"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A20F7F" w:rsidRDefault="00377669" w:rsidP="00377669">
            <w:pPr>
              <w:spacing w:line="480" w:lineRule="auto"/>
              <w:contextualSpacing/>
              <w:jc w:val="both"/>
              <w:rPr>
                <w:rFonts w:cstheme="minorHAnsi"/>
                <w:sz w:val="22"/>
                <w:szCs w:val="22"/>
              </w:rPr>
            </w:pPr>
          </w:p>
        </w:tc>
        <w:tc>
          <w:tcPr>
            <w:tcW w:w="1306" w:type="dxa"/>
          </w:tcPr>
          <w:p w14:paraId="45517F76"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6293BC30"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 variance)</w:t>
            </w:r>
          </w:p>
        </w:tc>
        <w:tc>
          <w:tcPr>
            <w:tcW w:w="1630" w:type="dxa"/>
          </w:tcPr>
          <w:p w14:paraId="58A773F9" w14:textId="7CE2661E" w:rsidR="00377669" w:rsidRPr="00A20F7F"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A20F7F" w:rsidRDefault="00377669" w:rsidP="00377669">
            <w:pPr>
              <w:spacing w:line="480" w:lineRule="auto"/>
              <w:contextualSpacing/>
              <w:jc w:val="both"/>
              <w:rPr>
                <w:rFonts w:cstheme="minorHAnsi"/>
                <w:sz w:val="22"/>
                <w:szCs w:val="22"/>
              </w:rPr>
            </w:pPr>
          </w:p>
        </w:tc>
        <w:tc>
          <w:tcPr>
            <w:tcW w:w="1306" w:type="dxa"/>
          </w:tcPr>
          <w:p w14:paraId="005265A7"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7412570F"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(mass exponent variance)</w:t>
            </w:r>
          </w:p>
        </w:tc>
        <w:tc>
          <w:tcPr>
            <w:tcW w:w="1630" w:type="dxa"/>
          </w:tcPr>
          <w:p w14:paraId="7EA2DEC5" w14:textId="52E09806" w:rsidR="00377669" w:rsidRPr="00A20F7F"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A20F7F" w:rsidRDefault="00377669" w:rsidP="00377669">
            <w:pPr>
              <w:spacing w:line="480" w:lineRule="auto"/>
              <w:contextualSpacing/>
              <w:jc w:val="both"/>
              <w:rPr>
                <w:rFonts w:cstheme="minorHAnsi"/>
                <w:sz w:val="22"/>
                <w:szCs w:val="22"/>
              </w:rPr>
            </w:pPr>
          </w:p>
        </w:tc>
        <w:tc>
          <w:tcPr>
            <w:tcW w:w="1306" w:type="dxa"/>
          </w:tcPr>
          <w:p w14:paraId="000A7EE5"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2DB2D828"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(activation energy variance)</w:t>
            </w:r>
          </w:p>
        </w:tc>
        <w:tc>
          <w:tcPr>
            <w:tcW w:w="1630" w:type="dxa"/>
          </w:tcPr>
          <w:p w14:paraId="411B3C84" w14:textId="4594388C" w:rsidR="00377669" w:rsidRPr="00A20F7F"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A20F7F" w:rsidRDefault="00377669" w:rsidP="00377669">
            <w:pPr>
              <w:spacing w:line="480" w:lineRule="auto"/>
              <w:contextualSpacing/>
              <w:jc w:val="both"/>
              <w:rPr>
                <w:rFonts w:cstheme="minorHAnsi"/>
                <w:sz w:val="22"/>
                <w:szCs w:val="22"/>
              </w:rPr>
            </w:pPr>
          </w:p>
        </w:tc>
        <w:tc>
          <w:tcPr>
            <w:tcW w:w="1306" w:type="dxa"/>
          </w:tcPr>
          <w:p w14:paraId="20DD47D3"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64193960"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(interaction variance)</w:t>
            </w:r>
          </w:p>
        </w:tc>
        <w:tc>
          <w:tcPr>
            <w:tcW w:w="1630" w:type="dxa"/>
          </w:tcPr>
          <w:p w14:paraId="36BAFBE8" w14:textId="52260642" w:rsidR="00377669" w:rsidRPr="00A20F7F"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A20F7F" w:rsidRDefault="00377669" w:rsidP="00377669">
            <w:pPr>
              <w:spacing w:line="480" w:lineRule="auto"/>
              <w:contextualSpacing/>
              <w:jc w:val="both"/>
              <w:rPr>
                <w:rFonts w:cstheme="minorHAnsi"/>
                <w:sz w:val="22"/>
                <w:szCs w:val="22"/>
              </w:rPr>
            </w:pPr>
          </w:p>
        </w:tc>
        <w:tc>
          <w:tcPr>
            <w:tcW w:w="1306" w:type="dxa"/>
          </w:tcPr>
          <w:p w14:paraId="030A87C1"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606B049"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Variance</w:t>
            </w:r>
          </w:p>
        </w:tc>
        <w:tc>
          <w:tcPr>
            <w:tcW w:w="1630" w:type="dxa"/>
          </w:tcPr>
          <w:p w14:paraId="09A5AAB4"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77777777" w:rsidR="00377669" w:rsidRPr="00A20F7F" w:rsidRDefault="00377669" w:rsidP="00377669">
            <w:pPr>
              <w:spacing w:line="480" w:lineRule="auto"/>
              <w:contextualSpacing/>
              <w:jc w:val="both"/>
              <w:rPr>
                <w:rFonts w:cstheme="minorHAnsi"/>
                <w:b w:val="0"/>
                <w:bCs w:val="0"/>
                <w:color w:val="FF0000"/>
                <w:sz w:val="22"/>
                <w:szCs w:val="22"/>
              </w:rPr>
            </w:pPr>
            <w:commentRangeStart w:id="46"/>
            <w:r w:rsidRPr="00A20F7F">
              <w:rPr>
                <w:rFonts w:cstheme="minorHAnsi"/>
                <w:color w:val="FF0000"/>
                <w:sz w:val="22"/>
                <w:szCs w:val="22"/>
              </w:rPr>
              <w:t>Polynomial</w:t>
            </w:r>
          </w:p>
          <w:p w14:paraId="76F94173" w14:textId="3D215BAB" w:rsidR="00377669" w:rsidRPr="00A20F7F" w:rsidRDefault="00377669" w:rsidP="00377669">
            <w:pPr>
              <w:spacing w:line="480" w:lineRule="auto"/>
              <w:contextualSpacing/>
              <w:jc w:val="both"/>
              <w:rPr>
                <w:rFonts w:cstheme="minorHAnsi"/>
                <w:color w:val="FF0000"/>
                <w:sz w:val="22"/>
                <w:szCs w:val="22"/>
              </w:rPr>
            </w:pPr>
            <w:r w:rsidRPr="00A20F7F">
              <w:rPr>
                <w:rFonts w:cstheme="minorHAnsi"/>
                <w:color w:val="FF0000"/>
                <w:sz w:val="22"/>
                <w:szCs w:val="22"/>
              </w:rPr>
              <w:t xml:space="preserve">(Eqns. </w:t>
            </w:r>
            <w:r w:rsidR="00E76320" w:rsidRPr="00A20F7F">
              <w:rPr>
                <w:rFonts w:cstheme="minorHAnsi"/>
                <w:color w:val="FF0000"/>
                <w:sz w:val="22"/>
                <w:szCs w:val="22"/>
              </w:rPr>
              <w:t>x</w:t>
            </w:r>
            <w:r w:rsidRPr="00A20F7F">
              <w:rPr>
                <w:rFonts w:cstheme="minorHAnsi"/>
                <w:color w:val="FF0000"/>
                <w:sz w:val="22"/>
                <w:szCs w:val="22"/>
              </w:rPr>
              <w:t>-</w:t>
            </w:r>
            <w:r w:rsidR="00E76320" w:rsidRPr="00A20F7F">
              <w:rPr>
                <w:rFonts w:cstheme="minorHAnsi"/>
                <w:color w:val="FF0000"/>
                <w:sz w:val="22"/>
                <w:szCs w:val="22"/>
              </w:rPr>
              <w:t>y</w:t>
            </w:r>
            <w:r w:rsidRPr="00A20F7F">
              <w:rPr>
                <w:rFonts w:cstheme="minorHAnsi"/>
                <w:color w:val="FF0000"/>
                <w:sz w:val="22"/>
                <w:szCs w:val="22"/>
              </w:rPr>
              <w:t>)</w:t>
            </w:r>
            <w:commentRangeEnd w:id="46"/>
            <w:r w:rsidRPr="00A20F7F">
              <w:rPr>
                <w:rStyle w:val="CommentReference"/>
                <w:b w:val="0"/>
                <w:bCs w:val="0"/>
                <w:sz w:val="22"/>
                <w:szCs w:val="22"/>
              </w:rPr>
              <w:commentReference w:id="46"/>
            </w:r>
          </w:p>
        </w:tc>
        <w:tc>
          <w:tcPr>
            <w:tcW w:w="1306" w:type="dxa"/>
          </w:tcPr>
          <w:p w14:paraId="5350D1EF"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0</m:t>
                    </m:r>
                  </m:sub>
                </m:sSub>
              </m:oMath>
            </m:oMathPara>
          </w:p>
        </w:tc>
        <w:tc>
          <w:tcPr>
            <w:tcW w:w="4368" w:type="dxa"/>
          </w:tcPr>
          <w:p w14:paraId="5E92B316"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Intercept</w:t>
            </w:r>
          </w:p>
        </w:tc>
        <w:tc>
          <w:tcPr>
            <w:tcW w:w="1630" w:type="dxa"/>
          </w:tcPr>
          <w:p w14:paraId="3CED3719" w14:textId="77777777" w:rsidR="00377669" w:rsidRPr="00A20F7F"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color w:val="FF0000"/>
                    <w:sz w:val="22"/>
                    <w:szCs w:val="22"/>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A20F7F" w:rsidRDefault="00377669" w:rsidP="00377669">
            <w:pPr>
              <w:spacing w:line="480" w:lineRule="auto"/>
              <w:contextualSpacing/>
              <w:jc w:val="both"/>
              <w:rPr>
                <w:rFonts w:cstheme="minorHAnsi"/>
                <w:color w:val="FF0000"/>
                <w:sz w:val="22"/>
                <w:szCs w:val="22"/>
              </w:rPr>
            </w:pPr>
          </w:p>
        </w:tc>
        <w:tc>
          <w:tcPr>
            <w:tcW w:w="1306" w:type="dxa"/>
          </w:tcPr>
          <w:p w14:paraId="053B6FB1"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1</m:t>
                    </m:r>
                  </m:sub>
                </m:sSub>
              </m:oMath>
            </m:oMathPara>
          </w:p>
        </w:tc>
        <w:tc>
          <w:tcPr>
            <w:tcW w:w="4368" w:type="dxa"/>
          </w:tcPr>
          <w:p w14:paraId="54389CE3"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Mass coefficient</w:t>
            </w:r>
          </w:p>
        </w:tc>
        <w:tc>
          <w:tcPr>
            <w:tcW w:w="1630" w:type="dxa"/>
          </w:tcPr>
          <w:p w14:paraId="1AE7842A"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color w:val="FF0000"/>
                    <w:sz w:val="22"/>
                    <w:szCs w:val="22"/>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A20F7F" w:rsidRDefault="00377669" w:rsidP="00377669">
            <w:pPr>
              <w:spacing w:line="480" w:lineRule="auto"/>
              <w:contextualSpacing/>
              <w:jc w:val="both"/>
              <w:rPr>
                <w:rFonts w:cstheme="minorHAnsi"/>
                <w:color w:val="FF0000"/>
                <w:sz w:val="22"/>
                <w:szCs w:val="22"/>
              </w:rPr>
            </w:pPr>
          </w:p>
        </w:tc>
        <w:tc>
          <w:tcPr>
            <w:tcW w:w="1306" w:type="dxa"/>
          </w:tcPr>
          <w:p w14:paraId="58982E7F"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2</m:t>
                    </m:r>
                  </m:sub>
                </m:sSub>
              </m:oMath>
            </m:oMathPara>
          </w:p>
        </w:tc>
        <w:tc>
          <w:tcPr>
            <w:tcW w:w="4368" w:type="dxa"/>
          </w:tcPr>
          <w:p w14:paraId="613C9E1E"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Temperature coefficient</w:t>
            </w:r>
          </w:p>
        </w:tc>
        <w:tc>
          <w:tcPr>
            <w:tcW w:w="1630" w:type="dxa"/>
          </w:tcPr>
          <w:p w14:paraId="6D8AD8E3"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color w:val="FF0000"/>
                    <w:sz w:val="22"/>
                    <w:szCs w:val="22"/>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A20F7F" w:rsidRDefault="00377669" w:rsidP="00377669">
            <w:pPr>
              <w:spacing w:line="480" w:lineRule="auto"/>
              <w:contextualSpacing/>
              <w:jc w:val="both"/>
              <w:rPr>
                <w:rFonts w:cstheme="minorHAnsi"/>
                <w:color w:val="FF0000"/>
                <w:sz w:val="22"/>
                <w:szCs w:val="22"/>
              </w:rPr>
            </w:pPr>
          </w:p>
        </w:tc>
        <w:tc>
          <w:tcPr>
            <w:tcW w:w="1306" w:type="dxa"/>
          </w:tcPr>
          <w:p w14:paraId="6FB9D3ED"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3</m:t>
                    </m:r>
                  </m:sub>
                </m:sSub>
              </m:oMath>
            </m:oMathPara>
          </w:p>
        </w:tc>
        <w:tc>
          <w:tcPr>
            <w:tcW w:w="4368" w:type="dxa"/>
          </w:tcPr>
          <w:p w14:paraId="47042EAC"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Quadratic temperature coefficient</w:t>
            </w:r>
          </w:p>
        </w:tc>
        <w:tc>
          <w:tcPr>
            <w:tcW w:w="1630" w:type="dxa"/>
          </w:tcPr>
          <w:p w14:paraId="067F54D4"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color w:val="FF0000"/>
                    <w:sz w:val="22"/>
                    <w:szCs w:val="22"/>
                  </w:rPr>
                  <m:t>N(0, 5)</m:t>
                </m:r>
              </m:oMath>
            </m:oMathPara>
          </w:p>
        </w:tc>
      </w:tr>
      <w:tr w:rsidR="00377669" w:rsidRPr="00A20F7F" w14:paraId="23E5E34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BF7553A" w14:textId="77777777" w:rsidR="00377669" w:rsidRPr="00A20F7F" w:rsidRDefault="00377669" w:rsidP="00377669">
            <w:pPr>
              <w:spacing w:line="480" w:lineRule="auto"/>
              <w:contextualSpacing/>
              <w:jc w:val="both"/>
              <w:rPr>
                <w:rFonts w:cstheme="minorHAnsi"/>
                <w:color w:val="FF0000"/>
                <w:sz w:val="22"/>
                <w:szCs w:val="22"/>
              </w:rPr>
            </w:pPr>
          </w:p>
        </w:tc>
        <w:tc>
          <w:tcPr>
            <w:tcW w:w="1306" w:type="dxa"/>
          </w:tcPr>
          <w:p w14:paraId="3A8D7F2B"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4</m:t>
                    </m:r>
                  </m:sub>
                </m:sSub>
              </m:oMath>
            </m:oMathPara>
          </w:p>
        </w:tc>
        <w:tc>
          <w:tcPr>
            <w:tcW w:w="4368" w:type="dxa"/>
          </w:tcPr>
          <w:p w14:paraId="61545A14"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Interaction coefficient</w:t>
            </w:r>
          </w:p>
        </w:tc>
        <w:tc>
          <w:tcPr>
            <w:tcW w:w="1630" w:type="dxa"/>
          </w:tcPr>
          <w:p w14:paraId="7C1099B6"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color w:val="FF0000"/>
                    <w:sz w:val="22"/>
                    <w:szCs w:val="22"/>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A20F7F" w:rsidRDefault="00377669" w:rsidP="00377669">
            <w:pPr>
              <w:spacing w:line="480" w:lineRule="auto"/>
              <w:contextualSpacing/>
              <w:jc w:val="both"/>
              <w:rPr>
                <w:rFonts w:cstheme="minorHAnsi"/>
                <w:color w:val="FF0000"/>
                <w:sz w:val="22"/>
                <w:szCs w:val="22"/>
              </w:rPr>
            </w:pPr>
          </w:p>
        </w:tc>
        <w:tc>
          <w:tcPr>
            <w:tcW w:w="1306" w:type="dxa"/>
          </w:tcPr>
          <w:p w14:paraId="1D92028A"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22"/>
                <w:szCs w:val="22"/>
              </w:rPr>
            </w:pPr>
            <m:oMathPara>
              <m:oMath>
                <m:sSup>
                  <m:sSupPr>
                    <m:ctrlPr>
                      <w:rPr>
                        <w:rFonts w:ascii="Cambria Math" w:hAnsi="Cambria Math" w:cstheme="minorHAnsi"/>
                        <w:bCs/>
                        <w:i/>
                        <w:iCs/>
                        <w:color w:val="FF0000"/>
                        <w:sz w:val="22"/>
                        <w:szCs w:val="22"/>
                      </w:rPr>
                    </m:ctrlPr>
                  </m:sSupPr>
                  <m:e>
                    <m:r>
                      <w:rPr>
                        <w:rFonts w:ascii="Cambria Math" w:hAnsi="Cambria Math" w:cstheme="minorHAnsi"/>
                        <w:color w:val="FF0000"/>
                        <w:sz w:val="22"/>
                        <w:szCs w:val="22"/>
                      </w:rPr>
                      <m:t>σ</m:t>
                    </m:r>
                  </m:e>
                  <m:sup>
                    <m:r>
                      <w:rPr>
                        <w:rFonts w:ascii="Cambria Math" w:hAnsi="Cambria Math" w:cstheme="minorHAnsi"/>
                        <w:color w:val="FF0000"/>
                        <w:sz w:val="22"/>
                        <w:szCs w:val="22"/>
                      </w:rPr>
                      <m:t>2</m:t>
                    </m:r>
                  </m:sup>
                </m:sSup>
              </m:oMath>
            </m:oMathPara>
          </w:p>
        </w:tc>
        <w:tc>
          <w:tcPr>
            <w:tcW w:w="4368" w:type="dxa"/>
          </w:tcPr>
          <w:p w14:paraId="05783397"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Variance</w:t>
            </w:r>
          </w:p>
        </w:tc>
        <w:tc>
          <w:tcPr>
            <w:tcW w:w="1630" w:type="dxa"/>
          </w:tcPr>
          <w:p w14:paraId="6F5FD7F5" w14:textId="77777777" w:rsidR="00377669" w:rsidRPr="00A20F7F"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22"/>
                <w:szCs w:val="22"/>
              </w:rPr>
            </w:pPr>
            <m:oMathPara>
              <m:oMath>
                <m:r>
                  <m:rPr>
                    <m:sty m:val="p"/>
                  </m:rPr>
                  <w:rPr>
                    <w:rFonts w:ascii="Cambria Math" w:hAnsi="Cambria Math" w:cstheme="minorHAnsi"/>
                    <w:color w:val="FF0000"/>
                    <w:sz w:val="22"/>
                    <w:szCs w:val="22"/>
                  </w:rPr>
                  <m:t>Uniform</m:t>
                </m:r>
                <m:r>
                  <w:rPr>
                    <w:rFonts w:ascii="Cambria Math" w:hAnsi="Cambria Math" w:cstheme="minorHAnsi"/>
                    <w:color w:val="FF0000"/>
                    <w:sz w:val="22"/>
                    <w:szCs w:val="22"/>
                  </w:rPr>
                  <m:t>(0, 10)</m:t>
                </m:r>
              </m:oMath>
            </m:oMathPara>
          </w:p>
        </w:tc>
      </w:tr>
    </w:tbl>
    <w:p w14:paraId="7D1F3207" w14:textId="77777777" w:rsidR="008254C2" w:rsidRDefault="008254C2" w:rsidP="00904830">
      <w:pPr>
        <w:spacing w:line="480" w:lineRule="auto"/>
        <w:contextualSpacing/>
        <w:jc w:val="both"/>
        <w:rPr>
          <w:rFonts w:cstheme="minorHAnsi"/>
          <w:b/>
          <w:lang w:val="en-US"/>
        </w:rPr>
      </w:pPr>
    </w:p>
    <w:p w14:paraId="195FC488" w14:textId="77777777" w:rsidR="008254C2" w:rsidRDefault="008254C2" w:rsidP="00904830">
      <w:pPr>
        <w:spacing w:line="480" w:lineRule="auto"/>
        <w:contextualSpacing/>
        <w:jc w:val="both"/>
        <w:rPr>
          <w:rFonts w:cstheme="minorHAnsi"/>
          <w:b/>
          <w:lang w:val="en-US"/>
        </w:rPr>
      </w:pPr>
    </w:p>
    <w:p w14:paraId="3D239FD9" w14:textId="77777777" w:rsidR="008254C2" w:rsidRDefault="008254C2" w:rsidP="00904830">
      <w:pPr>
        <w:spacing w:line="480" w:lineRule="auto"/>
        <w:contextualSpacing/>
        <w:jc w:val="both"/>
        <w:rPr>
          <w:rFonts w:cstheme="minorHAnsi"/>
          <w:b/>
          <w:lang w:val="en-US"/>
        </w:rPr>
      </w:pPr>
    </w:p>
    <w:p w14:paraId="52D66282" w14:textId="0A0356BF" w:rsidR="00B7608D" w:rsidRPr="00660D1C" w:rsidRDefault="00F53EDC" w:rsidP="00904830">
      <w:pPr>
        <w:spacing w:line="480" w:lineRule="auto"/>
        <w:contextualSpacing/>
        <w:jc w:val="both"/>
        <w:rPr>
          <w:rFonts w:cstheme="minorHAnsi"/>
          <w:b/>
          <w:lang w:val="en-US"/>
        </w:rPr>
      </w:pPr>
      <w:r w:rsidRPr="00660D1C">
        <w:rPr>
          <w:rFonts w:cstheme="minorHAnsi"/>
          <w:b/>
          <w:lang w:val="en-US"/>
        </w:rPr>
        <w:t>Results</w:t>
      </w:r>
    </w:p>
    <w:p w14:paraId="095ED9EA" w14:textId="77777777" w:rsidR="00320DB5" w:rsidRPr="00A20F7F" w:rsidRDefault="00CA1328" w:rsidP="00904830">
      <w:pPr>
        <w:spacing w:line="480" w:lineRule="auto"/>
        <w:contextualSpacing/>
        <w:jc w:val="both"/>
        <w:rPr>
          <w:rFonts w:eastAsiaTheme="minorEastAsia" w:cstheme="minorHAnsi"/>
          <w:color w:val="FF0000"/>
          <w:sz w:val="22"/>
          <w:szCs w:val="22"/>
          <w:lang w:val="en-US"/>
        </w:rPr>
      </w:pPr>
      <w:r w:rsidRPr="00A20F7F">
        <w:rPr>
          <w:rFonts w:cstheme="minorHAnsi"/>
          <w:color w:val="FF0000"/>
          <w:sz w:val="22"/>
          <w:szCs w:val="22"/>
          <w:lang w:val="en-US"/>
        </w:rPr>
        <w:t xml:space="preserve">The temperature at which optimum growth is achieved declines with body size declines with </w:t>
      </w:r>
      <m:oMath>
        <m:r>
          <w:rPr>
            <w:rFonts w:ascii="Cambria Math" w:hAnsi="Cambria Math" w:cstheme="minorHAnsi"/>
            <w:color w:val="FF0000"/>
            <w:sz w:val="22"/>
            <w:szCs w:val="22"/>
            <w:lang w:val="en-US"/>
          </w:rPr>
          <m:t>-0.79℃</m:t>
        </m:r>
      </m:oMath>
      <w:r w:rsidRPr="00A20F7F">
        <w:rPr>
          <w:rFonts w:eastAsiaTheme="minorEastAsia" w:cstheme="minorHAnsi"/>
          <w:color w:val="FF0000"/>
          <w:sz w:val="22"/>
          <w:szCs w:val="22"/>
          <w:lang w:val="en-US"/>
        </w:rPr>
        <w:t xml:space="preserve"> per order of magnitude increase in relative body size (Fig. 4).</w:t>
      </w:r>
    </w:p>
    <w:p w14:paraId="0A9F89C5" w14:textId="58F9A18F" w:rsidR="00C921BA" w:rsidRPr="00A20F7F" w:rsidRDefault="00A27381" w:rsidP="00904830">
      <w:pPr>
        <w:spacing w:line="480" w:lineRule="auto"/>
        <w:ind w:firstLine="284"/>
        <w:contextualSpacing/>
        <w:jc w:val="both"/>
        <w:rPr>
          <w:rFonts w:eastAsiaTheme="minorEastAsia" w:cstheme="minorHAnsi"/>
          <w:color w:val="FF0000"/>
          <w:sz w:val="22"/>
          <w:szCs w:val="22"/>
        </w:rPr>
      </w:pPr>
      <w:r w:rsidRPr="00A20F7F">
        <w:rPr>
          <w:rFonts w:cstheme="minorHAnsi"/>
          <w:color w:val="FF0000"/>
          <w:sz w:val="22"/>
          <w:szCs w:val="22"/>
          <w:lang w:val="en-US"/>
        </w:rPr>
        <w:t>W</w:t>
      </w:r>
      <w:r w:rsidR="005125AE" w:rsidRPr="00A20F7F">
        <w:rPr>
          <w:rFonts w:cstheme="minorHAnsi"/>
          <w:color w:val="FF0000"/>
          <w:sz w:val="22"/>
          <w:szCs w:val="22"/>
          <w:lang w:val="en-US"/>
        </w:rPr>
        <w:t>e find that the size-and temperature dependence of growth ca</w:t>
      </w:r>
      <w:r w:rsidR="00035FE5" w:rsidRPr="00A20F7F">
        <w:rPr>
          <w:rFonts w:cstheme="minorHAnsi"/>
          <w:color w:val="FF0000"/>
          <w:sz w:val="22"/>
          <w:szCs w:val="22"/>
          <w:lang w:val="en-US"/>
        </w:rPr>
        <w:t xml:space="preserve">n be described by the equation: </w:t>
      </w:r>
      <m:oMath>
        <m:func>
          <m:funcPr>
            <m:ctrlPr>
              <w:rPr>
                <w:rFonts w:ascii="Cambria Math" w:hAnsi="Cambria Math" w:cstheme="minorHAnsi"/>
                <w:i/>
                <w:color w:val="FF0000"/>
                <w:sz w:val="22"/>
                <w:szCs w:val="22"/>
              </w:rPr>
            </m:ctrlPr>
          </m:funcPr>
          <m:fName>
            <m:r>
              <m:rPr>
                <m:sty m:val="p"/>
              </m:rPr>
              <w:rPr>
                <w:rFonts w:ascii="Cambria Math" w:hAnsi="Cambria Math" w:cstheme="minorHAnsi"/>
                <w:color w:val="FF0000"/>
                <w:sz w:val="22"/>
                <w:szCs w:val="22"/>
                <w:lang w:val="en-US"/>
              </w:rPr>
              <m:t>ln</m:t>
            </m:r>
          </m:fName>
          <m:e>
            <m:d>
              <m:dPr>
                <m:ctrlPr>
                  <w:rPr>
                    <w:rFonts w:ascii="Cambria Math" w:hAnsi="Cambria Math" w:cstheme="minorHAnsi"/>
                    <w:i/>
                    <w:color w:val="FF0000"/>
                    <w:sz w:val="22"/>
                    <w:szCs w:val="22"/>
                  </w:rPr>
                </m:ctrlPr>
              </m:dPr>
              <m:e>
                <m:r>
                  <w:rPr>
                    <w:rFonts w:ascii="Cambria Math" w:hAnsi="Cambria Math" w:cstheme="minorHAnsi"/>
                    <w:color w:val="FF0000"/>
                    <w:sz w:val="22"/>
                    <w:szCs w:val="22"/>
                  </w:rPr>
                  <m:t>G</m:t>
                </m:r>
              </m:e>
            </m:d>
          </m:e>
        </m:func>
        <m:r>
          <w:rPr>
            <w:rFonts w:ascii="Cambria Math" w:hAnsi="Cambria Math" w:cstheme="minorHAnsi"/>
            <w:color w:val="FF0000"/>
            <w:sz w:val="22"/>
            <w:szCs w:val="22"/>
            <w:lang w:val="en-US"/>
          </w:rPr>
          <m:t>=-0.86-0.165</m:t>
        </m:r>
        <m:r>
          <w:rPr>
            <w:rFonts w:ascii="Cambria Math" w:hAnsi="Cambria Math" w:cstheme="minorHAnsi" w:hint="eastAsia"/>
            <w:color w:val="FF0000"/>
            <w:sz w:val="22"/>
            <w:szCs w:val="22"/>
            <w:lang w:val="en-US"/>
          </w:rPr>
          <m:t>×</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A</m:t>
            </m:r>
            <m:r>
              <w:rPr>
                <w:rFonts w:ascii="Cambria Math" w:hAnsi="Cambria Math" w:cstheme="minorHAnsi"/>
                <w:color w:val="FF0000"/>
                <w:sz w:val="22"/>
                <w:szCs w:val="22"/>
                <w:lang w:val="en-US"/>
              </w:rPr>
              <m:t>,</m:t>
            </m:r>
            <m:r>
              <w:rPr>
                <w:rFonts w:ascii="Cambria Math" w:hAnsi="Cambria Math" w:cstheme="minorHAnsi"/>
                <w:color w:val="FF0000"/>
                <w:sz w:val="22"/>
                <w:szCs w:val="22"/>
              </w:rPr>
              <m:t>r</m:t>
            </m:r>
          </m:sub>
        </m:sSub>
        <m:r>
          <w:rPr>
            <w:rFonts w:ascii="Cambria Math" w:hAnsi="Cambria Math" w:cstheme="minorHAnsi"/>
            <w:color w:val="FF0000"/>
            <w:sz w:val="22"/>
            <w:szCs w:val="22"/>
            <w:lang w:val="en-US"/>
          </w:rPr>
          <m:t>-0.35</m:t>
        </m:r>
        <m:r>
          <w:rPr>
            <w:rFonts w:ascii="Cambria Math" w:hAnsi="Cambria Math" w:cstheme="minorHAnsi" w:hint="eastAsia"/>
            <w:color w:val="FF0000"/>
            <w:sz w:val="22"/>
            <w:szCs w:val="22"/>
            <w:lang w:val="en-US"/>
          </w:rPr>
          <m:t>×</m:t>
        </m:r>
        <m:r>
          <w:rPr>
            <w:rFonts w:ascii="Cambria Math" w:hAnsi="Cambria Math" w:cstheme="minorHAnsi"/>
            <w:color w:val="FF0000"/>
            <w:sz w:val="22"/>
            <w:szCs w:val="22"/>
          </w:rPr>
          <m:t>ln</m:t>
        </m:r>
        <m:d>
          <m:dPr>
            <m:ctrlPr>
              <w:rPr>
                <w:rFonts w:ascii="Cambria Math" w:hAnsi="Cambria Math" w:cstheme="minorHAnsi"/>
                <w:i/>
                <w:color w:val="FF0000"/>
                <w:sz w:val="22"/>
                <w:szCs w:val="22"/>
              </w:rPr>
            </m:ctrlPr>
          </m:dPr>
          <m:e>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M</m:t>
                </m:r>
              </m:e>
              <m:sub>
                <m:r>
                  <w:rPr>
                    <w:rFonts w:ascii="Cambria Math" w:hAnsi="Cambria Math" w:cstheme="minorHAnsi"/>
                    <w:color w:val="FF0000"/>
                    <w:sz w:val="22"/>
                    <w:szCs w:val="22"/>
                  </w:rPr>
                  <m:t>r</m:t>
                </m:r>
              </m:sub>
            </m:sSub>
          </m:e>
        </m:d>
        <m:r>
          <w:rPr>
            <w:rFonts w:ascii="Cambria Math" w:hAnsi="Cambria Math" w:cstheme="minorHAnsi"/>
            <w:color w:val="FF0000"/>
            <w:sz w:val="22"/>
            <w:szCs w:val="22"/>
            <w:lang w:val="en-US"/>
          </w:rPr>
          <m:t>+0.025</m:t>
        </m:r>
        <m:r>
          <w:rPr>
            <w:rFonts w:ascii="Cambria Math" w:hAnsi="Cambria Math" w:cstheme="minorHAnsi" w:hint="eastAsia"/>
            <w:color w:val="FF0000"/>
            <w:sz w:val="22"/>
            <w:szCs w:val="22"/>
            <w:lang w:val="en-US"/>
          </w:rPr>
          <m:t>×</m:t>
        </m:r>
        <m:r>
          <m:rPr>
            <m:sty m:val="p"/>
          </m:rPr>
          <w:rPr>
            <w:rFonts w:ascii="Cambria Math" w:hAnsi="Cambria Math" w:cstheme="minorHAnsi"/>
            <w:color w:val="FF0000"/>
            <w:sz w:val="22"/>
            <w:szCs w:val="22"/>
            <w:lang w:val="en-US"/>
          </w:rPr>
          <m:t>ln</m:t>
        </m:r>
        <m:d>
          <m:dPr>
            <m:ctrlPr>
              <w:rPr>
                <w:rFonts w:ascii="Cambria Math" w:hAnsi="Cambria Math" w:cstheme="minorHAnsi"/>
                <w:i/>
                <w:color w:val="FF0000"/>
                <w:sz w:val="22"/>
                <w:szCs w:val="22"/>
              </w:rPr>
            </m:ctrlPr>
          </m:dPr>
          <m:e>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M</m:t>
                </m:r>
              </m:e>
              <m:sub>
                <m:r>
                  <w:rPr>
                    <w:rFonts w:ascii="Cambria Math" w:hAnsi="Cambria Math" w:cstheme="minorHAnsi"/>
                    <w:color w:val="FF0000"/>
                    <w:sz w:val="22"/>
                    <w:szCs w:val="22"/>
                  </w:rPr>
                  <m:t>r</m:t>
                </m:r>
              </m:sub>
            </m:sSub>
          </m:e>
        </m:d>
        <m:r>
          <w:rPr>
            <w:rFonts w:ascii="Cambria Math" w:hAnsi="Cambria Math" w:cstheme="minorHAnsi" w:hint="eastAsia"/>
            <w:color w:val="FF0000"/>
            <w:sz w:val="22"/>
            <w:szCs w:val="22"/>
            <w:lang w:val="en-US"/>
          </w:rPr>
          <m:t>×</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A</m:t>
            </m:r>
            <m:r>
              <w:rPr>
                <w:rFonts w:ascii="Cambria Math" w:hAnsi="Cambria Math" w:cstheme="minorHAnsi"/>
                <w:color w:val="FF0000"/>
                <w:sz w:val="22"/>
                <w:szCs w:val="22"/>
                <w:lang w:val="en-US"/>
              </w:rPr>
              <m:t>,</m:t>
            </m:r>
            <m:r>
              <w:rPr>
                <w:rFonts w:ascii="Cambria Math" w:hAnsi="Cambria Math" w:cstheme="minorHAnsi"/>
                <w:color w:val="FF0000"/>
                <w:sz w:val="22"/>
                <w:szCs w:val="22"/>
              </w:rPr>
              <m:t>n</m:t>
            </m:r>
          </m:sub>
        </m:sSub>
      </m:oMath>
      <w:r w:rsidR="008C342F" w:rsidRPr="00A20F7F">
        <w:rPr>
          <w:rFonts w:eastAsiaTheme="minorEastAsia" w:cstheme="minorHAnsi"/>
          <w:color w:val="FF0000"/>
          <w:sz w:val="22"/>
          <w:szCs w:val="22"/>
          <w:lang w:val="en-US"/>
        </w:rPr>
        <w:t xml:space="preserve">. </w:t>
      </w:r>
      <w:r w:rsidR="00C3540F" w:rsidRPr="00A20F7F">
        <w:rPr>
          <w:rFonts w:eastAsiaTheme="minorEastAsia" w:cstheme="minorHAnsi"/>
          <w:color w:val="FF0000"/>
          <w:sz w:val="22"/>
          <w:szCs w:val="22"/>
          <w:lang w:val="en-US"/>
        </w:rPr>
        <w:t>W</w:t>
      </w:r>
      <w:r w:rsidR="00BB6E2A" w:rsidRPr="00A20F7F">
        <w:rPr>
          <w:rFonts w:eastAsiaTheme="minorEastAsia" w:cstheme="minorHAnsi"/>
          <w:color w:val="FF0000"/>
          <w:sz w:val="22"/>
          <w:szCs w:val="22"/>
          <w:lang w:val="en-US"/>
        </w:rPr>
        <w:t xml:space="preserve">e estimate the mass-scaling exponent of growth </w:t>
      </w:r>
      <w:r w:rsidR="00C3540F" w:rsidRPr="00A20F7F">
        <w:rPr>
          <w:rFonts w:eastAsiaTheme="minorEastAsia" w:cstheme="minorHAnsi"/>
          <w:color w:val="FF0000"/>
          <w:sz w:val="22"/>
          <w:szCs w:val="22"/>
          <w:lang w:val="en-US"/>
        </w:rPr>
        <w:t xml:space="preserve">(the </w:t>
      </w:r>
      <w:r w:rsidR="001C6B1F" w:rsidRPr="00A20F7F">
        <w:rPr>
          <w:rFonts w:eastAsiaTheme="minorEastAsia" w:cstheme="minorHAnsi"/>
          <w:color w:val="FF0000"/>
          <w:sz w:val="22"/>
          <w:szCs w:val="22"/>
          <w:lang w:val="en-US"/>
        </w:rPr>
        <w:t>mass-</w:t>
      </w:r>
      <w:r w:rsidR="00C3540F" w:rsidRPr="00A20F7F">
        <w:rPr>
          <w:rFonts w:eastAsiaTheme="minorEastAsia" w:cstheme="minorHAnsi"/>
          <w:color w:val="FF0000"/>
          <w:sz w:val="22"/>
          <w:szCs w:val="22"/>
          <w:lang w:val="en-US"/>
        </w:rPr>
        <w:t xml:space="preserve">coefficient on log-log scale) </w:t>
      </w:r>
      <w:r w:rsidR="00BB6E2A" w:rsidRPr="00A20F7F">
        <w:rPr>
          <w:rFonts w:eastAsiaTheme="minorEastAsia" w:cstheme="minorHAnsi"/>
          <w:color w:val="FF0000"/>
          <w:sz w:val="22"/>
          <w:szCs w:val="22"/>
          <w:lang w:val="en-US"/>
        </w:rPr>
        <w:t xml:space="preserve">to be </w:t>
      </w:r>
      <w:r w:rsidR="005D08D9" w:rsidRPr="00A20F7F">
        <w:rPr>
          <w:rFonts w:eastAsiaTheme="minorEastAsia" w:cstheme="minorHAnsi"/>
          <w:color w:val="FF0000"/>
          <w:sz w:val="22"/>
          <w:szCs w:val="22"/>
          <w:lang w:val="en-US"/>
        </w:rPr>
        <w:t xml:space="preserve">to be </w:t>
      </w:r>
      <m:oMath>
        <m:r>
          <m:rPr>
            <m:sty m:val="p"/>
          </m:rPr>
          <w:rPr>
            <w:rFonts w:ascii="Cambria Math" w:hAnsi="Cambria Math" w:cstheme="minorHAnsi"/>
            <w:color w:val="FF0000"/>
            <w:sz w:val="22"/>
            <w:szCs w:val="22"/>
            <w:lang w:val="en-US"/>
          </w:rPr>
          <m:t>-0.35</m:t>
        </m:r>
      </m:oMath>
      <w:r w:rsidR="005D08D9" w:rsidRPr="00A20F7F">
        <w:rPr>
          <w:rFonts w:eastAsiaTheme="minorEastAsia" w:cstheme="minorHAnsi"/>
          <w:color w:val="FF0000"/>
          <w:sz w:val="22"/>
          <w:szCs w:val="22"/>
          <w:lang w:val="en-US"/>
        </w:rPr>
        <w:t xml:space="preserve"> </w:t>
      </w:r>
      <w:r w:rsidR="00CD01C0" w:rsidRPr="00A20F7F">
        <w:rPr>
          <w:rFonts w:eastAsiaTheme="minorEastAsia" w:cstheme="minorHAnsi"/>
          <w:color w:val="FF0000"/>
          <w:sz w:val="22"/>
          <w:szCs w:val="22"/>
          <w:lang w:val="en-US"/>
        </w:rPr>
        <w:t>(95% Bayesian credible intervals:</w:t>
      </w:r>
      <m:oMath>
        <m:r>
          <w:rPr>
            <w:rFonts w:ascii="Cambria Math" w:eastAsiaTheme="minorEastAsia" w:hAnsi="Cambria Math" w:cstheme="minorHAnsi"/>
            <w:color w:val="FF0000"/>
            <w:sz w:val="22"/>
            <w:szCs w:val="22"/>
            <w:lang w:val="en-US"/>
          </w:rPr>
          <m:t>-0.040,-0.29</m:t>
        </m:r>
      </m:oMath>
      <w:r w:rsidR="001C5CE5" w:rsidRPr="00A20F7F">
        <w:rPr>
          <w:rFonts w:eastAsiaTheme="minorEastAsia" w:cstheme="minorHAnsi"/>
          <w:color w:val="FF0000"/>
          <w:sz w:val="22"/>
          <w:szCs w:val="22"/>
          <w:lang w:val="en-US"/>
        </w:rPr>
        <w:t>)</w:t>
      </w:r>
      <w:r w:rsidR="00855193" w:rsidRPr="00A20F7F">
        <w:rPr>
          <w:rFonts w:eastAsiaTheme="minorEastAsia" w:cstheme="minorHAnsi"/>
          <w:color w:val="FF0000"/>
          <w:sz w:val="22"/>
          <w:szCs w:val="22"/>
          <w:lang w:val="en-US"/>
        </w:rPr>
        <w:t xml:space="preserve"> when</w:t>
      </w:r>
      <w:r w:rsidR="007B765C" w:rsidRPr="00A20F7F">
        <w:rPr>
          <w:rFonts w:eastAsiaTheme="minorEastAsia" w:cstheme="minorHAnsi"/>
          <w:color w:val="FF0000"/>
          <w:sz w:val="22"/>
          <w:szCs w:val="22"/>
          <w:lang w:val="en-US"/>
        </w:rPr>
        <w:t xml:space="preserve"> </w:t>
      </w:r>
      <m:oMath>
        <m:r>
          <w:rPr>
            <w:rFonts w:ascii="Cambria Math" w:eastAsiaTheme="minorEastAsia" w:hAnsi="Cambria Math" w:cstheme="minorHAnsi"/>
            <w:color w:val="FF0000"/>
            <w:sz w:val="22"/>
            <w:szCs w:val="22"/>
          </w:rPr>
          <m:t>T</m:t>
        </m:r>
      </m:oMath>
      <w:r w:rsidR="007B765C" w:rsidRPr="00A20F7F">
        <w:rPr>
          <w:rFonts w:eastAsiaTheme="minorEastAsia" w:cstheme="minorHAnsi"/>
          <w:color w:val="FF0000"/>
          <w:sz w:val="22"/>
          <w:szCs w:val="22"/>
          <w:lang w:val="en-US"/>
        </w:rPr>
        <w:t xml:space="preserve"> </w:t>
      </w:r>
      <w:r w:rsidR="007B472E" w:rsidRPr="00A20F7F">
        <w:rPr>
          <w:rFonts w:eastAsiaTheme="minorEastAsia" w:cstheme="minorHAnsi"/>
          <w:color w:val="FF0000"/>
          <w:sz w:val="22"/>
          <w:szCs w:val="22"/>
          <w:lang w:val="en-US"/>
        </w:rPr>
        <w:t xml:space="preserve">equals </w:t>
      </w:r>
      <w:r w:rsidR="007B765C" w:rsidRPr="00A20F7F">
        <w:rPr>
          <w:rFonts w:eastAsiaTheme="minorEastAsia" w:cstheme="minorHAnsi"/>
          <w:color w:val="FF0000"/>
          <w:sz w:val="22"/>
          <w:szCs w:val="22"/>
          <w:lang w:val="en-US"/>
        </w:rPr>
        <w:t>the median environmental temperature</w:t>
      </w:r>
      <w:r w:rsidR="00BB6E2A" w:rsidRPr="00A20F7F">
        <w:rPr>
          <w:rFonts w:eastAsiaTheme="minorEastAsia" w:cstheme="minorHAnsi"/>
          <w:color w:val="FF0000"/>
          <w:sz w:val="22"/>
          <w:szCs w:val="22"/>
          <w:lang w:val="en-US"/>
        </w:rPr>
        <w:t xml:space="preserve"> </w:t>
      </w:r>
      <w:r w:rsidR="005D08D9" w:rsidRPr="00A20F7F">
        <w:rPr>
          <w:rFonts w:eastAsiaTheme="minorEastAsia" w:cstheme="minorHAnsi"/>
          <w:color w:val="FF0000"/>
          <w:sz w:val="22"/>
          <w:szCs w:val="22"/>
          <w:lang w:val="en-US"/>
        </w:rPr>
        <w:t xml:space="preserve">(Fig. </w:t>
      </w:r>
      <w:r w:rsidR="00813780" w:rsidRPr="00A20F7F">
        <w:rPr>
          <w:rFonts w:eastAsiaTheme="minorEastAsia" w:cstheme="minorHAnsi"/>
          <w:color w:val="FF0000"/>
          <w:sz w:val="22"/>
          <w:szCs w:val="22"/>
          <w:lang w:val="en-US"/>
        </w:rPr>
        <w:t>2</w:t>
      </w:r>
      <w:r w:rsidR="005D08D9" w:rsidRPr="00A20F7F">
        <w:rPr>
          <w:rFonts w:eastAsiaTheme="minorEastAsia" w:cstheme="minorHAnsi"/>
          <w:color w:val="FF0000"/>
          <w:sz w:val="22"/>
          <w:szCs w:val="22"/>
          <w:lang w:val="en-US"/>
        </w:rPr>
        <w:t>b)</w:t>
      </w:r>
      <w:r w:rsidR="00C46F0B" w:rsidRPr="00A20F7F">
        <w:rPr>
          <w:rFonts w:eastAsiaTheme="minorEastAsia" w:cstheme="minorHAnsi"/>
          <w:color w:val="FF0000"/>
          <w:sz w:val="22"/>
          <w:szCs w:val="22"/>
          <w:lang w:val="en-US"/>
        </w:rPr>
        <w:t xml:space="preserve">. This estimate </w:t>
      </w:r>
      <w:r w:rsidR="00011C80" w:rsidRPr="00A20F7F">
        <w:rPr>
          <w:rFonts w:eastAsiaTheme="minorEastAsia" w:cstheme="minorHAnsi"/>
          <w:color w:val="FF0000"/>
          <w:sz w:val="22"/>
          <w:szCs w:val="22"/>
          <w:lang w:val="en-US"/>
        </w:rPr>
        <w:t xml:space="preserve">is </w:t>
      </w:r>
      <w:r w:rsidR="00DB6116" w:rsidRPr="00A20F7F">
        <w:rPr>
          <w:rFonts w:eastAsiaTheme="minorEastAsia" w:cstheme="minorHAnsi"/>
          <w:color w:val="FF0000"/>
          <w:sz w:val="22"/>
          <w:szCs w:val="22"/>
          <w:lang w:val="en-US"/>
        </w:rPr>
        <w:t xml:space="preserve">very similar to </w:t>
      </w:r>
      <w:r w:rsidR="0013740D" w:rsidRPr="00A20F7F">
        <w:rPr>
          <w:rFonts w:eastAsiaTheme="minorEastAsia" w:cstheme="minorHAnsi"/>
          <w:color w:val="FF0000"/>
          <w:sz w:val="22"/>
          <w:szCs w:val="22"/>
          <w:lang w:val="en-US"/>
        </w:rPr>
        <w:t>other studies</w:t>
      </w:r>
      <w:r w:rsidR="00011C80" w:rsidRPr="00A20F7F">
        <w:rPr>
          <w:rFonts w:eastAsiaTheme="minorEastAsia" w:cstheme="minorHAnsi"/>
          <w:color w:val="FF0000"/>
          <w:sz w:val="22"/>
          <w:szCs w:val="22"/>
          <w:lang w:val="en-US"/>
        </w:rPr>
        <w:t xml:space="preserve"> using another data set</w:t>
      </w:r>
      <w:r w:rsidR="0013740D" w:rsidRPr="00A20F7F">
        <w:rPr>
          <w:rFonts w:eastAsiaTheme="minorEastAsia" w:cstheme="minorHAnsi"/>
          <w:color w:val="FF0000"/>
          <w:sz w:val="22"/>
          <w:szCs w:val="22"/>
          <w:lang w:val="en-US"/>
        </w:rPr>
        <w:t xml:space="preserve"> </w:t>
      </w:r>
      <w:r w:rsidR="00864F4E" w:rsidRPr="00A20F7F">
        <w:rPr>
          <w:rFonts w:eastAsiaTheme="minorEastAsia" w:cstheme="minorHAnsi"/>
          <w:color w:val="FF0000"/>
          <w:sz w:val="22"/>
          <w:szCs w:val="22"/>
          <w:lang w:val="en-US"/>
        </w:rPr>
        <w:t xml:space="preserve">or experiments </w:t>
      </w:r>
      <w:r w:rsidR="0013740D" w:rsidRPr="00A20F7F">
        <w:rPr>
          <w:rFonts w:eastAsiaTheme="minorEastAsia" w:cstheme="minorHAnsi"/>
          <w:color w:val="FF0000"/>
          <w:sz w:val="22"/>
          <w:szCs w:val="22"/>
        </w:rPr>
        <w:fldChar w:fldCharType="begin"/>
      </w:r>
      <w:r w:rsidR="003D314E" w:rsidRPr="00A20F7F">
        <w:rPr>
          <w:rFonts w:eastAsiaTheme="minorEastAsia" w:cstheme="minorHAnsi"/>
          <w:color w:val="FF0000"/>
          <w:sz w:val="22"/>
          <w:szCs w:val="22"/>
          <w:lang w:val="en-US"/>
        </w:rPr>
        <w:instrText xml:space="preserve"> ADDIN ZOTERO_ITEM CSL_CITATION {"citationID":"a64nqaLi","properties":{"formattedCitation":"(Sibly {\\i{}et al.} 2015; Barneche {\\i{}et al.} 2019)","plainCitation":"(Sibly et al. 2015; Barneche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13740D" w:rsidRPr="00A20F7F">
        <w:rPr>
          <w:rFonts w:eastAsiaTheme="minorEastAsia" w:cstheme="minorHAnsi"/>
          <w:color w:val="FF0000"/>
          <w:sz w:val="22"/>
          <w:szCs w:val="22"/>
        </w:rPr>
        <w:fldChar w:fldCharType="separate"/>
      </w:r>
      <w:r w:rsidR="0013740D" w:rsidRPr="00A20F7F">
        <w:rPr>
          <w:rFonts w:ascii="Times New Roman" w:hAnsi="Times New Roman" w:cs="Times New Roman"/>
          <w:color w:val="FF0000"/>
          <w:sz w:val="22"/>
          <w:szCs w:val="22"/>
          <w:lang w:val="en-US"/>
        </w:rPr>
        <w:t>(</w:t>
      </w:r>
      <w:proofErr w:type="spellStart"/>
      <w:r w:rsidR="0013740D" w:rsidRPr="00A20F7F">
        <w:rPr>
          <w:rFonts w:ascii="Times New Roman" w:hAnsi="Times New Roman" w:cs="Times New Roman"/>
          <w:color w:val="FF0000"/>
          <w:sz w:val="22"/>
          <w:szCs w:val="22"/>
          <w:lang w:val="en-US"/>
        </w:rPr>
        <w:t>Sibly</w:t>
      </w:r>
      <w:proofErr w:type="spellEnd"/>
      <w:r w:rsidR="0013740D" w:rsidRPr="00A20F7F">
        <w:rPr>
          <w:rFonts w:ascii="Times New Roman" w:hAnsi="Times New Roman" w:cs="Times New Roman"/>
          <w:color w:val="FF0000"/>
          <w:sz w:val="22"/>
          <w:szCs w:val="22"/>
          <w:lang w:val="en-US"/>
        </w:rPr>
        <w:t xml:space="preserve"> </w:t>
      </w:r>
      <w:r w:rsidR="0013740D" w:rsidRPr="00A20F7F">
        <w:rPr>
          <w:rFonts w:ascii="Times New Roman" w:hAnsi="Times New Roman" w:cs="Times New Roman"/>
          <w:i/>
          <w:iCs/>
          <w:color w:val="FF0000"/>
          <w:sz w:val="22"/>
          <w:szCs w:val="22"/>
          <w:lang w:val="en-US"/>
        </w:rPr>
        <w:t>et al.</w:t>
      </w:r>
      <w:r w:rsidR="0013740D" w:rsidRPr="00A20F7F">
        <w:rPr>
          <w:rFonts w:ascii="Times New Roman" w:hAnsi="Times New Roman" w:cs="Times New Roman"/>
          <w:color w:val="FF0000"/>
          <w:sz w:val="22"/>
          <w:szCs w:val="22"/>
          <w:lang w:val="en-US"/>
        </w:rPr>
        <w:t xml:space="preserve"> 2015; </w:t>
      </w:r>
      <w:proofErr w:type="spellStart"/>
      <w:r w:rsidR="0013740D" w:rsidRPr="00A20F7F">
        <w:rPr>
          <w:rFonts w:ascii="Times New Roman" w:hAnsi="Times New Roman" w:cs="Times New Roman"/>
          <w:color w:val="FF0000"/>
          <w:sz w:val="22"/>
          <w:szCs w:val="22"/>
          <w:lang w:val="en-US"/>
        </w:rPr>
        <w:t>Barneche</w:t>
      </w:r>
      <w:proofErr w:type="spellEnd"/>
      <w:r w:rsidR="0013740D" w:rsidRPr="00A20F7F">
        <w:rPr>
          <w:rFonts w:ascii="Times New Roman" w:hAnsi="Times New Roman" w:cs="Times New Roman"/>
          <w:color w:val="FF0000"/>
          <w:sz w:val="22"/>
          <w:szCs w:val="22"/>
          <w:lang w:val="en-US"/>
        </w:rPr>
        <w:t xml:space="preserve"> </w:t>
      </w:r>
      <w:r w:rsidR="0013740D" w:rsidRPr="00A20F7F">
        <w:rPr>
          <w:rFonts w:ascii="Times New Roman" w:hAnsi="Times New Roman" w:cs="Times New Roman"/>
          <w:i/>
          <w:iCs/>
          <w:color w:val="FF0000"/>
          <w:sz w:val="22"/>
          <w:szCs w:val="22"/>
          <w:lang w:val="en-US"/>
        </w:rPr>
        <w:t>et al.</w:t>
      </w:r>
      <w:r w:rsidR="0013740D" w:rsidRPr="00A20F7F">
        <w:rPr>
          <w:rFonts w:ascii="Times New Roman" w:hAnsi="Times New Roman" w:cs="Times New Roman"/>
          <w:color w:val="FF0000"/>
          <w:sz w:val="22"/>
          <w:szCs w:val="22"/>
          <w:lang w:val="en-US"/>
        </w:rPr>
        <w:t xml:space="preserve"> 2019)</w:t>
      </w:r>
      <w:r w:rsidR="0013740D" w:rsidRPr="00A20F7F">
        <w:rPr>
          <w:rFonts w:eastAsiaTheme="minorEastAsia" w:cstheme="minorHAnsi"/>
          <w:color w:val="FF0000"/>
          <w:sz w:val="22"/>
          <w:szCs w:val="22"/>
        </w:rPr>
        <w:fldChar w:fldCharType="end"/>
      </w:r>
      <w:commentRangeStart w:id="47"/>
      <w:r w:rsidR="00D34044" w:rsidRPr="00A20F7F">
        <w:rPr>
          <w:rFonts w:eastAsiaTheme="minorEastAsia" w:cstheme="minorHAnsi"/>
          <w:color w:val="FF0000"/>
          <w:sz w:val="22"/>
          <w:szCs w:val="22"/>
          <w:lang w:val="en-US"/>
        </w:rPr>
        <w:t>.</w:t>
      </w:r>
      <w:commentRangeEnd w:id="47"/>
      <w:r w:rsidR="00DE28B9" w:rsidRPr="00A20F7F">
        <w:rPr>
          <w:rStyle w:val="CommentReference"/>
          <w:color w:val="FF0000"/>
          <w:sz w:val="22"/>
          <w:szCs w:val="22"/>
        </w:rPr>
        <w:commentReference w:id="47"/>
      </w:r>
      <w:r w:rsidR="00B52E35" w:rsidRPr="00A20F7F">
        <w:rPr>
          <w:rFonts w:eastAsiaTheme="minorEastAsia" w:cstheme="minorHAnsi"/>
          <w:color w:val="FF0000"/>
          <w:sz w:val="22"/>
          <w:szCs w:val="22"/>
          <w:lang w:val="en-US"/>
        </w:rPr>
        <w:t xml:space="preserve"> </w:t>
      </w:r>
      <w:r w:rsidR="00CF6947" w:rsidRPr="00A20F7F">
        <w:rPr>
          <w:rFonts w:eastAsiaTheme="minorEastAsia" w:cstheme="minorHAnsi"/>
          <w:color w:val="FF0000"/>
          <w:sz w:val="22"/>
          <w:szCs w:val="22"/>
          <w:lang w:val="en-US"/>
        </w:rPr>
        <w:t xml:space="preserve">We </w:t>
      </w:r>
      <w:r w:rsidR="00B52E35" w:rsidRPr="00A20F7F">
        <w:rPr>
          <w:rFonts w:eastAsiaTheme="minorEastAsia" w:cstheme="minorHAnsi"/>
          <w:color w:val="FF0000"/>
          <w:sz w:val="22"/>
          <w:szCs w:val="22"/>
          <w:lang w:val="en-US"/>
        </w:rPr>
        <w:t xml:space="preserve">find </w:t>
      </w:r>
      <w:r w:rsidR="0077068C" w:rsidRPr="00A20F7F">
        <w:rPr>
          <w:rFonts w:eastAsiaTheme="minorEastAsia" w:cstheme="minorHAnsi"/>
          <w:color w:val="FF0000"/>
          <w:sz w:val="22"/>
          <w:szCs w:val="22"/>
          <w:lang w:val="en-US"/>
        </w:rPr>
        <w:t>some</w:t>
      </w:r>
      <w:r w:rsidR="00CF6947" w:rsidRPr="00A20F7F">
        <w:rPr>
          <w:rFonts w:eastAsiaTheme="minorEastAsia" w:cstheme="minorHAnsi"/>
          <w:color w:val="FF0000"/>
          <w:sz w:val="22"/>
          <w:szCs w:val="22"/>
          <w:lang w:val="en-US"/>
        </w:rPr>
        <w:t xml:space="preserve"> support</w:t>
      </w:r>
      <w:r w:rsidR="00022867" w:rsidRPr="00A20F7F">
        <w:rPr>
          <w:rFonts w:eastAsiaTheme="minorEastAsia" w:cstheme="minorHAnsi"/>
          <w:color w:val="FF0000"/>
          <w:sz w:val="22"/>
          <w:szCs w:val="22"/>
          <w:lang w:val="en-US"/>
        </w:rPr>
        <w:t xml:space="preserve"> </w:t>
      </w:r>
      <w:r w:rsidR="00183531" w:rsidRPr="00A20F7F">
        <w:rPr>
          <w:rFonts w:eastAsiaTheme="minorEastAsia" w:cstheme="minorHAnsi"/>
          <w:color w:val="FF0000"/>
          <w:sz w:val="22"/>
          <w:szCs w:val="22"/>
          <w:lang w:val="en-US"/>
        </w:rPr>
        <w:t>for a temperature-</w:t>
      </w:r>
      <w:r w:rsidR="00B52E35" w:rsidRPr="00A20F7F">
        <w:rPr>
          <w:rFonts w:eastAsiaTheme="minorEastAsia" w:cstheme="minorHAnsi"/>
          <w:color w:val="FF0000"/>
          <w:sz w:val="22"/>
          <w:szCs w:val="22"/>
          <w:lang w:val="en-US"/>
        </w:rPr>
        <w:t>size</w:t>
      </w:r>
      <w:r w:rsidR="00183531" w:rsidRPr="00A20F7F">
        <w:rPr>
          <w:rFonts w:eastAsiaTheme="minorEastAsia" w:cstheme="minorHAnsi"/>
          <w:color w:val="FF0000"/>
          <w:sz w:val="22"/>
          <w:szCs w:val="22"/>
          <w:lang w:val="en-US"/>
        </w:rPr>
        <w:t xml:space="preserve"> </w:t>
      </w:r>
      <w:r w:rsidR="00B52E35" w:rsidRPr="00A20F7F">
        <w:rPr>
          <w:rFonts w:eastAsiaTheme="minorEastAsia" w:cstheme="minorHAnsi"/>
          <w:color w:val="FF0000"/>
          <w:sz w:val="22"/>
          <w:szCs w:val="22"/>
          <w:lang w:val="en-US"/>
        </w:rPr>
        <w:t>interaction</w:t>
      </w:r>
      <w:r w:rsidR="00CF6947" w:rsidRPr="00A20F7F">
        <w:rPr>
          <w:rFonts w:eastAsiaTheme="minorEastAsia" w:cstheme="minorHAnsi"/>
          <w:color w:val="FF0000"/>
          <w:sz w:val="22"/>
          <w:szCs w:val="22"/>
          <w:lang w:val="en-US"/>
        </w:rPr>
        <w:t xml:space="preserve">. The mean of the posterior for the </w:t>
      </w:r>
      <w:r w:rsidR="00762507" w:rsidRPr="00A20F7F">
        <w:rPr>
          <w:rFonts w:eastAsiaTheme="minorEastAsia" w:cstheme="minorHAnsi"/>
          <w:color w:val="FF0000"/>
          <w:sz w:val="22"/>
          <w:szCs w:val="22"/>
          <w:lang w:val="en-US"/>
        </w:rPr>
        <w:t xml:space="preserve">interaction coefficient is </w:t>
      </w:r>
      <m:oMath>
        <m:r>
          <w:rPr>
            <w:rFonts w:ascii="Cambria Math" w:hAnsi="Cambria Math" w:cstheme="minorHAnsi"/>
            <w:color w:val="FF0000"/>
            <w:sz w:val="22"/>
            <w:szCs w:val="22"/>
            <w:lang w:val="en-US"/>
          </w:rPr>
          <m:t>0.025</m:t>
        </m:r>
      </m:oMath>
      <w:r w:rsidR="00CF6947" w:rsidRPr="00A20F7F">
        <w:rPr>
          <w:rFonts w:eastAsiaTheme="minorEastAsia" w:cstheme="minorHAnsi"/>
          <w:color w:val="FF0000"/>
          <w:sz w:val="22"/>
          <w:szCs w:val="22"/>
          <w:lang w:val="en-US"/>
        </w:rPr>
        <w:t xml:space="preserve">, meaning the </w:t>
      </w:r>
      <w:r w:rsidR="00E6745A" w:rsidRPr="00A20F7F">
        <w:rPr>
          <w:rFonts w:eastAsiaTheme="minorEastAsia" w:cstheme="minorHAnsi"/>
          <w:color w:val="FF0000"/>
          <w:sz w:val="22"/>
          <w:szCs w:val="22"/>
          <w:lang w:val="en-US"/>
        </w:rPr>
        <w:t>mass</w:t>
      </w:r>
      <w:r w:rsidR="004B4CA9" w:rsidRPr="00A20F7F">
        <w:rPr>
          <w:rFonts w:eastAsiaTheme="minorEastAsia" w:cstheme="minorHAnsi"/>
          <w:color w:val="FF0000"/>
          <w:sz w:val="22"/>
          <w:szCs w:val="22"/>
          <w:lang w:val="en-US"/>
        </w:rPr>
        <w:t>-</w:t>
      </w:r>
      <w:r w:rsidR="00C509E4" w:rsidRPr="00A20F7F">
        <w:rPr>
          <w:rFonts w:eastAsiaTheme="minorEastAsia" w:cstheme="minorHAnsi"/>
          <w:color w:val="FF0000"/>
          <w:sz w:val="22"/>
          <w:szCs w:val="22"/>
          <w:lang w:val="en-US"/>
        </w:rPr>
        <w:t xml:space="preserve">specific </w:t>
      </w:r>
      <w:r w:rsidR="004B4CA9" w:rsidRPr="00A20F7F">
        <w:rPr>
          <w:rFonts w:eastAsiaTheme="minorEastAsia" w:cstheme="minorHAnsi"/>
          <w:color w:val="FF0000"/>
          <w:sz w:val="22"/>
          <w:szCs w:val="22"/>
          <w:lang w:val="en-US"/>
        </w:rPr>
        <w:t xml:space="preserve">scaling exponent </w:t>
      </w:r>
      <w:r w:rsidR="00C509E4" w:rsidRPr="00A20F7F">
        <w:rPr>
          <w:rFonts w:eastAsiaTheme="minorEastAsia" w:cstheme="minorHAnsi"/>
          <w:color w:val="FF0000"/>
          <w:sz w:val="22"/>
          <w:szCs w:val="22"/>
          <w:lang w:val="en-US"/>
        </w:rPr>
        <w:t xml:space="preserve">of growth </w:t>
      </w:r>
      <w:r w:rsidR="00CA5FC7" w:rsidRPr="00A20F7F">
        <w:rPr>
          <w:rFonts w:eastAsiaTheme="minorEastAsia" w:cstheme="minorHAnsi"/>
          <w:color w:val="FF0000"/>
          <w:sz w:val="22"/>
          <w:szCs w:val="22"/>
          <w:lang w:val="en-US"/>
        </w:rPr>
        <w:t>increases with an increase in inverse temperature</w:t>
      </w:r>
      <w:r w:rsidR="00C509E4" w:rsidRPr="00A20F7F">
        <w:rPr>
          <w:rFonts w:eastAsiaTheme="minorEastAsia" w:cstheme="minorHAnsi"/>
          <w:color w:val="FF0000"/>
          <w:sz w:val="22"/>
          <w:szCs w:val="22"/>
          <w:lang w:val="en-US"/>
        </w:rPr>
        <w:t xml:space="preserve">, i.e. the </w:t>
      </w:r>
      <w:r w:rsidR="00D469B8" w:rsidRPr="00A20F7F">
        <w:rPr>
          <w:rFonts w:eastAsiaTheme="minorEastAsia" w:cstheme="minorHAnsi"/>
          <w:color w:val="FF0000"/>
          <w:sz w:val="22"/>
          <w:szCs w:val="22"/>
          <w:lang w:val="en-US"/>
        </w:rPr>
        <w:t>mass-</w:t>
      </w:r>
      <w:r w:rsidR="00C509E4" w:rsidRPr="00A20F7F">
        <w:rPr>
          <w:rFonts w:eastAsiaTheme="minorEastAsia" w:cstheme="minorHAnsi"/>
          <w:color w:val="FF0000"/>
          <w:sz w:val="22"/>
          <w:szCs w:val="22"/>
          <w:lang w:val="en-US"/>
        </w:rPr>
        <w:t xml:space="preserve">exponent </w:t>
      </w:r>
      <w:r w:rsidR="00D469B8" w:rsidRPr="00A20F7F">
        <w:rPr>
          <w:rFonts w:eastAsiaTheme="minorEastAsia" w:cstheme="minorHAnsi"/>
          <w:color w:val="FF0000"/>
          <w:sz w:val="22"/>
          <w:szCs w:val="22"/>
          <w:lang w:val="en-US"/>
        </w:rPr>
        <w:t xml:space="preserve">(on normal scale) </w:t>
      </w:r>
      <w:r w:rsidR="00C509E4" w:rsidRPr="00A20F7F">
        <w:rPr>
          <w:rFonts w:eastAsiaTheme="minorEastAsia" w:cstheme="minorHAnsi"/>
          <w:color w:val="FF0000"/>
          <w:sz w:val="22"/>
          <w:szCs w:val="22"/>
          <w:lang w:val="en-US"/>
        </w:rPr>
        <w:t>is larger in colder temperatures</w:t>
      </w:r>
      <w:r w:rsidR="00CA5FC7" w:rsidRPr="00A20F7F">
        <w:rPr>
          <w:rFonts w:eastAsiaTheme="minorEastAsia" w:cstheme="minorHAnsi"/>
          <w:color w:val="FF0000"/>
          <w:sz w:val="22"/>
          <w:szCs w:val="22"/>
          <w:lang w:val="en-US"/>
        </w:rPr>
        <w:t xml:space="preserve">. </w:t>
      </w:r>
      <w:r w:rsidR="00E807EF" w:rsidRPr="00A20F7F">
        <w:rPr>
          <w:rFonts w:eastAsiaTheme="minorEastAsia" w:cstheme="minorHAnsi"/>
          <w:color w:val="FF0000"/>
          <w:sz w:val="22"/>
          <w:szCs w:val="22"/>
          <w:lang w:val="en-US"/>
        </w:rPr>
        <w:t xml:space="preserve">Specifically, the mass-scaling exponent of growth decreases with </w:t>
      </w:r>
      <w:r w:rsidR="009F2A9E" w:rsidRPr="00A20F7F">
        <w:rPr>
          <w:rFonts w:eastAsiaTheme="minorEastAsia" w:cstheme="minorHAnsi"/>
          <w:color w:val="FF0000"/>
          <w:sz w:val="22"/>
          <w:szCs w:val="22"/>
          <w:lang w:val="en-US"/>
        </w:rPr>
        <w:t xml:space="preserve">approximately </w:t>
      </w:r>
      <w:r w:rsidR="00E807EF" w:rsidRPr="00A20F7F">
        <w:rPr>
          <w:rFonts w:eastAsiaTheme="minorEastAsia" w:cstheme="minorHAnsi"/>
          <w:color w:val="FF0000"/>
          <w:sz w:val="22"/>
          <w:szCs w:val="22"/>
          <w:lang w:val="en-US"/>
        </w:rPr>
        <w:t>0.00</w:t>
      </w:r>
      <w:r w:rsidR="009F2A9E" w:rsidRPr="00A20F7F">
        <w:rPr>
          <w:rFonts w:eastAsiaTheme="minorEastAsia" w:cstheme="minorHAnsi"/>
          <w:color w:val="FF0000"/>
          <w:sz w:val="22"/>
          <w:szCs w:val="22"/>
          <w:lang w:val="en-US"/>
        </w:rPr>
        <w:t>4</w:t>
      </w:r>
      <w:r w:rsidR="00E807EF" w:rsidRPr="00A20F7F">
        <w:rPr>
          <w:rFonts w:eastAsiaTheme="minorEastAsia" w:cstheme="minorHAnsi"/>
          <w:color w:val="FF0000"/>
          <w:sz w:val="22"/>
          <w:szCs w:val="22"/>
          <w:lang w:val="en-US"/>
        </w:rPr>
        <w:t xml:space="preserve"> per unit change in </w:t>
      </w:r>
      <m:oMath>
        <m:r>
          <w:rPr>
            <w:rFonts w:ascii="Cambria Math" w:eastAsiaTheme="minorEastAsia" w:hAnsi="Cambria Math" w:cstheme="minorHAnsi"/>
            <w:color w:val="FF0000"/>
            <w:sz w:val="22"/>
            <w:szCs w:val="22"/>
            <w:lang w:val="en-US"/>
          </w:rPr>
          <m:t>℃</m:t>
        </m:r>
      </m:oMath>
      <w:r w:rsidR="00DE2614" w:rsidRPr="00A20F7F">
        <w:rPr>
          <w:rFonts w:eastAsiaTheme="minorEastAsia" w:cstheme="minorHAnsi"/>
          <w:color w:val="FF0000"/>
          <w:sz w:val="22"/>
          <w:szCs w:val="22"/>
          <w:lang w:val="en-US"/>
        </w:rPr>
        <w:t xml:space="preserve">. </w:t>
      </w:r>
      <w:commentRangeStart w:id="48"/>
      <w:r w:rsidR="00022867" w:rsidRPr="00A20F7F">
        <w:rPr>
          <w:rFonts w:eastAsiaTheme="minorEastAsia" w:cstheme="minorHAnsi"/>
          <w:color w:val="FF0000"/>
          <w:sz w:val="22"/>
          <w:szCs w:val="22"/>
          <w:lang w:val="en-US"/>
        </w:rPr>
        <w:t xml:space="preserve">However, </w:t>
      </w:r>
      <w:r w:rsidR="00490BD6" w:rsidRPr="00A20F7F">
        <w:rPr>
          <w:rFonts w:eastAsiaTheme="minorEastAsia" w:cstheme="minorHAnsi"/>
          <w:color w:val="FF0000"/>
          <w:sz w:val="22"/>
          <w:szCs w:val="22"/>
          <w:lang w:val="en-US"/>
        </w:rPr>
        <w:t xml:space="preserve">the interactions </w:t>
      </w:r>
      <w:proofErr w:type="gramStart"/>
      <w:r w:rsidR="00490BD6" w:rsidRPr="00A20F7F">
        <w:rPr>
          <w:rFonts w:eastAsiaTheme="minorEastAsia" w:cstheme="minorHAnsi"/>
          <w:color w:val="FF0000"/>
          <w:sz w:val="22"/>
          <w:szCs w:val="22"/>
          <w:lang w:val="en-US"/>
        </w:rPr>
        <w:t>is</w:t>
      </w:r>
      <w:proofErr w:type="gramEnd"/>
      <w:r w:rsidR="00490BD6" w:rsidRPr="00A20F7F">
        <w:rPr>
          <w:rFonts w:eastAsiaTheme="minorEastAsia" w:cstheme="minorHAnsi"/>
          <w:color w:val="FF0000"/>
          <w:sz w:val="22"/>
          <w:szCs w:val="22"/>
          <w:lang w:val="en-US"/>
        </w:rPr>
        <w:t xml:space="preserve"> </w:t>
      </w:r>
      <w:r w:rsidR="00022867" w:rsidRPr="00A20F7F">
        <w:rPr>
          <w:rFonts w:eastAsiaTheme="minorEastAsia" w:cstheme="minorHAnsi"/>
          <w:color w:val="FF0000"/>
          <w:sz w:val="22"/>
          <w:szCs w:val="22"/>
          <w:lang w:val="en-US"/>
        </w:rPr>
        <w:t xml:space="preserve">less </w:t>
      </w:r>
      <w:r w:rsidR="00490BD6" w:rsidRPr="00A20F7F">
        <w:rPr>
          <w:rFonts w:eastAsiaTheme="minorEastAsia" w:cstheme="minorHAnsi"/>
          <w:color w:val="FF0000"/>
          <w:sz w:val="22"/>
          <w:szCs w:val="22"/>
          <w:lang w:val="en-US"/>
        </w:rPr>
        <w:t xml:space="preserve">statistically </w:t>
      </w:r>
      <w:r w:rsidR="00F60A0E" w:rsidRPr="00A20F7F">
        <w:rPr>
          <w:rFonts w:eastAsiaTheme="minorEastAsia" w:cstheme="minorHAnsi"/>
          <w:color w:val="FF0000"/>
          <w:sz w:val="22"/>
          <w:szCs w:val="22"/>
          <w:lang w:val="en-US"/>
        </w:rPr>
        <w:t>clear</w:t>
      </w:r>
      <w:r w:rsidR="00736032" w:rsidRPr="00A20F7F">
        <w:rPr>
          <w:rFonts w:eastAsiaTheme="minorEastAsia" w:cstheme="minorHAnsi"/>
          <w:color w:val="FF0000"/>
          <w:sz w:val="22"/>
          <w:szCs w:val="22"/>
          <w:lang w:val="en-US"/>
        </w:rPr>
        <w:t xml:space="preserve"> </w:t>
      </w:r>
      <w:r w:rsidR="00022867" w:rsidRPr="00A20F7F">
        <w:rPr>
          <w:rFonts w:eastAsiaTheme="minorEastAsia" w:cstheme="minorHAnsi"/>
          <w:color w:val="FF0000"/>
          <w:sz w:val="22"/>
          <w:szCs w:val="22"/>
          <w:lang w:val="en-US"/>
        </w:rPr>
        <w:t xml:space="preserve">than the </w:t>
      </w:r>
      <w:r w:rsidR="00E6745A" w:rsidRPr="00A20F7F">
        <w:rPr>
          <w:rFonts w:eastAsiaTheme="minorEastAsia" w:cstheme="minorHAnsi"/>
          <w:color w:val="FF0000"/>
          <w:sz w:val="22"/>
          <w:szCs w:val="22"/>
          <w:lang w:val="en-US"/>
        </w:rPr>
        <w:t>mass</w:t>
      </w:r>
      <w:r w:rsidR="00022867" w:rsidRPr="00A20F7F">
        <w:rPr>
          <w:rFonts w:eastAsiaTheme="minorEastAsia" w:cstheme="minorHAnsi"/>
          <w:color w:val="FF0000"/>
          <w:sz w:val="22"/>
          <w:szCs w:val="22"/>
          <w:lang w:val="en-US"/>
        </w:rPr>
        <w:t xml:space="preserve">-scaling exponent </w:t>
      </w:r>
      <w:commentRangeEnd w:id="48"/>
      <w:r w:rsidR="00410BC0" w:rsidRPr="00A20F7F">
        <w:rPr>
          <w:rStyle w:val="CommentReference"/>
          <w:color w:val="FF0000"/>
          <w:sz w:val="22"/>
          <w:szCs w:val="22"/>
        </w:rPr>
        <w:commentReference w:id="48"/>
      </w:r>
      <w:r w:rsidR="00022867" w:rsidRPr="00A20F7F">
        <w:rPr>
          <w:rFonts w:eastAsiaTheme="minorEastAsia" w:cstheme="minorHAnsi"/>
          <w:color w:val="FF0000"/>
          <w:sz w:val="22"/>
          <w:szCs w:val="22"/>
          <w:lang w:val="en-US"/>
        </w:rPr>
        <w:t xml:space="preserve">as the </w:t>
      </w:r>
      <w:r w:rsidR="002E0B63" w:rsidRPr="00A20F7F">
        <w:rPr>
          <w:rFonts w:eastAsiaTheme="minorEastAsia" w:cstheme="minorHAnsi"/>
          <w:color w:val="FF0000"/>
          <w:sz w:val="22"/>
          <w:szCs w:val="22"/>
          <w:lang w:val="en-US"/>
        </w:rPr>
        <w:t>80</w:t>
      </w:r>
      <w:r w:rsidR="004B4CA9" w:rsidRPr="00A20F7F">
        <w:rPr>
          <w:rFonts w:eastAsiaTheme="minorEastAsia" w:cstheme="minorHAnsi"/>
          <w:color w:val="FF0000"/>
          <w:sz w:val="22"/>
          <w:szCs w:val="22"/>
          <w:lang w:val="en-US"/>
        </w:rPr>
        <w:t>% Bayesian credible intervals</w:t>
      </w:r>
      <w:r w:rsidR="00022867" w:rsidRPr="00A20F7F">
        <w:rPr>
          <w:rFonts w:eastAsiaTheme="minorEastAsia" w:cstheme="minorHAnsi"/>
          <w:color w:val="FF0000"/>
          <w:sz w:val="22"/>
          <w:szCs w:val="22"/>
          <w:lang w:val="en-US"/>
        </w:rPr>
        <w:t xml:space="preserve"> just overlap zero</w:t>
      </w:r>
      <w:r w:rsidR="00842095" w:rsidRPr="00A20F7F">
        <w:rPr>
          <w:rFonts w:eastAsiaTheme="minorEastAsia" w:cstheme="minorHAnsi"/>
          <w:color w:val="FF0000"/>
          <w:sz w:val="22"/>
          <w:szCs w:val="22"/>
          <w:lang w:val="en-US"/>
        </w:rPr>
        <w:t xml:space="preserve"> </w:t>
      </w:r>
      <w:r w:rsidR="00022867" w:rsidRPr="00A20F7F">
        <w:rPr>
          <w:rFonts w:eastAsiaTheme="minorEastAsia" w:cstheme="minorHAnsi"/>
          <w:color w:val="FF0000"/>
          <w:sz w:val="22"/>
          <w:szCs w:val="22"/>
          <w:lang w:val="en-US"/>
        </w:rPr>
        <w:t>(</w:t>
      </w:r>
      <w:r w:rsidR="001C5CE5" w:rsidRPr="00A20F7F">
        <w:rPr>
          <w:rFonts w:eastAsiaTheme="minorEastAsia" w:cstheme="minorHAnsi"/>
          <w:color w:val="FF0000"/>
          <w:sz w:val="22"/>
          <w:szCs w:val="22"/>
          <w:lang w:val="en-US"/>
        </w:rPr>
        <w:t xml:space="preserve">95% CI: </w:t>
      </w:r>
      <m:oMath>
        <m:r>
          <w:rPr>
            <w:rFonts w:ascii="Cambria Math" w:eastAsiaTheme="minorEastAsia" w:hAnsi="Cambria Math" w:cstheme="minorHAnsi"/>
            <w:color w:val="FF0000"/>
            <w:sz w:val="22"/>
            <w:szCs w:val="22"/>
            <w:lang w:val="en-US"/>
          </w:rPr>
          <m:t>-0.005, 0.055</m:t>
        </m:r>
      </m:oMath>
      <w:r w:rsidR="003512C5" w:rsidRPr="00A20F7F">
        <w:rPr>
          <w:rFonts w:eastAsiaTheme="minorEastAsia" w:cstheme="minorHAnsi"/>
          <w:color w:val="FF0000"/>
          <w:sz w:val="22"/>
          <w:szCs w:val="22"/>
          <w:lang w:val="en-US"/>
        </w:rPr>
        <w:t>)</w:t>
      </w:r>
      <w:r w:rsidR="00022867" w:rsidRPr="00A20F7F">
        <w:rPr>
          <w:rFonts w:eastAsiaTheme="minorEastAsia" w:cstheme="minorHAnsi"/>
          <w:color w:val="FF0000"/>
          <w:sz w:val="22"/>
          <w:szCs w:val="22"/>
          <w:lang w:val="en-US"/>
        </w:rPr>
        <w:t xml:space="preserve"> (Fig. 1C)</w:t>
      </w:r>
      <w:r w:rsidR="003512C5" w:rsidRPr="00A20F7F">
        <w:rPr>
          <w:rFonts w:eastAsiaTheme="minorEastAsia" w:cstheme="minorHAnsi"/>
          <w:color w:val="FF0000"/>
          <w:sz w:val="22"/>
          <w:szCs w:val="22"/>
          <w:lang w:val="en-US"/>
        </w:rPr>
        <w:t xml:space="preserve">. </w:t>
      </w:r>
      <w:r w:rsidR="00E94A5F" w:rsidRPr="00A20F7F">
        <w:rPr>
          <w:rFonts w:eastAsiaTheme="minorEastAsia" w:cstheme="minorHAnsi"/>
          <w:color w:val="FF0000"/>
          <w:sz w:val="22"/>
          <w:szCs w:val="22"/>
          <w:lang w:val="en-US"/>
        </w:rPr>
        <w:t xml:space="preserve">We estimate the activation energy, </w:t>
      </w:r>
      <m:oMath>
        <m:r>
          <w:rPr>
            <w:rFonts w:ascii="Cambria Math" w:eastAsiaTheme="minorEastAsia" w:hAnsi="Cambria Math" w:cstheme="minorHAnsi"/>
            <w:color w:val="FF0000"/>
            <w:sz w:val="22"/>
            <w:szCs w:val="22"/>
          </w:rPr>
          <m:t>E</m:t>
        </m:r>
      </m:oMath>
      <w:r w:rsidR="00E94A5F" w:rsidRPr="00A20F7F">
        <w:rPr>
          <w:rFonts w:eastAsiaTheme="minorEastAsia" w:cstheme="minorHAnsi"/>
          <w:color w:val="FF0000"/>
          <w:sz w:val="22"/>
          <w:szCs w:val="22"/>
          <w:lang w:val="en-US"/>
        </w:rPr>
        <w:t xml:space="preserve">, (coefficient to the relative Arrhenius temperature, </w:t>
      </w: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A</m:t>
            </m:r>
            <m:r>
              <w:rPr>
                <w:rFonts w:ascii="Cambria Math" w:hAnsi="Cambria Math" w:cstheme="minorHAnsi"/>
                <w:color w:val="FF0000"/>
                <w:sz w:val="22"/>
                <w:szCs w:val="22"/>
                <w:lang w:val="en-US"/>
              </w:rPr>
              <m:t>,</m:t>
            </m:r>
            <m:r>
              <w:rPr>
                <w:rFonts w:ascii="Cambria Math" w:hAnsi="Cambria Math" w:cstheme="minorHAnsi"/>
                <w:color w:val="FF0000"/>
                <w:sz w:val="22"/>
                <w:szCs w:val="22"/>
              </w:rPr>
              <m:t>r</m:t>
            </m:r>
          </m:sub>
        </m:sSub>
      </m:oMath>
      <w:r w:rsidR="00E94A5F" w:rsidRPr="00A20F7F">
        <w:rPr>
          <w:rFonts w:eastAsiaTheme="minorEastAsia" w:cstheme="minorHAnsi"/>
          <w:color w:val="FF0000"/>
          <w:sz w:val="22"/>
          <w:szCs w:val="22"/>
          <w:lang w:val="en-US"/>
        </w:rPr>
        <w:t xml:space="preserve">) to be </w:t>
      </w:r>
      <m:oMath>
        <m:r>
          <w:rPr>
            <w:rFonts w:ascii="Cambria Math" w:eastAsiaTheme="minorEastAsia" w:hAnsi="Cambria Math" w:cstheme="minorHAnsi"/>
            <w:color w:val="FF0000"/>
            <w:sz w:val="22"/>
            <w:szCs w:val="22"/>
            <w:lang w:val="en-US"/>
          </w:rPr>
          <m:t>-0.165</m:t>
        </m:r>
      </m:oMath>
      <w:r w:rsidR="001C5CE5" w:rsidRPr="00A20F7F">
        <w:rPr>
          <w:rFonts w:eastAsiaTheme="minorEastAsia" w:cstheme="minorHAnsi"/>
          <w:color w:val="FF0000"/>
          <w:sz w:val="22"/>
          <w:szCs w:val="22"/>
          <w:lang w:val="en-US"/>
        </w:rPr>
        <w:t xml:space="preserve"> (95% CI: </w:t>
      </w:r>
      <m:oMath>
        <m:r>
          <w:rPr>
            <w:rFonts w:ascii="Cambria Math" w:eastAsiaTheme="minorEastAsia" w:hAnsi="Cambria Math" w:cstheme="minorHAnsi"/>
            <w:color w:val="FF0000"/>
            <w:sz w:val="22"/>
            <w:szCs w:val="22"/>
            <w:lang w:val="en-US"/>
          </w:rPr>
          <m:t>-0.356,0.026</m:t>
        </m:r>
      </m:oMath>
      <w:r w:rsidR="001C5CE5" w:rsidRPr="00A20F7F">
        <w:rPr>
          <w:rFonts w:eastAsiaTheme="minorEastAsia" w:cstheme="minorHAnsi"/>
          <w:color w:val="FF0000"/>
          <w:sz w:val="22"/>
          <w:szCs w:val="22"/>
          <w:lang w:val="en-US"/>
        </w:rPr>
        <w:t>)</w:t>
      </w:r>
      <w:r w:rsidR="00430057" w:rsidRPr="00A20F7F">
        <w:rPr>
          <w:rFonts w:eastAsiaTheme="minorEastAsia" w:cstheme="minorHAnsi"/>
          <w:color w:val="FF0000"/>
          <w:sz w:val="22"/>
          <w:szCs w:val="22"/>
          <w:lang w:val="en-US"/>
        </w:rPr>
        <w:t xml:space="preserve">, which is lower than what is typically found for metabolic rate </w:t>
      </w:r>
      <w:r w:rsidR="00430057" w:rsidRPr="00A20F7F">
        <w:rPr>
          <w:rFonts w:eastAsiaTheme="minorEastAsia" w:cstheme="minorHAnsi"/>
          <w:color w:val="FF0000"/>
          <w:sz w:val="22"/>
          <w:szCs w:val="22"/>
        </w:rPr>
        <w:fldChar w:fldCharType="begin"/>
      </w:r>
      <w:r w:rsidR="003D314E" w:rsidRPr="00A20F7F">
        <w:rPr>
          <w:rFonts w:eastAsiaTheme="minorEastAsia" w:cstheme="minorHAnsi"/>
          <w:color w:val="FF0000"/>
          <w:sz w:val="22"/>
          <w:szCs w:val="22"/>
          <w:lang w:val="en-US"/>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A20F7F">
        <w:rPr>
          <w:rFonts w:eastAsiaTheme="minorEastAsia" w:cstheme="minorHAnsi"/>
          <w:color w:val="FF0000"/>
          <w:sz w:val="22"/>
          <w:szCs w:val="22"/>
        </w:rPr>
        <w:fldChar w:fldCharType="separate"/>
      </w:r>
      <w:r w:rsidR="00430057" w:rsidRPr="00A20F7F">
        <w:rPr>
          <w:rFonts w:ascii="Times New Roman" w:hAnsi="Times New Roman" w:cs="Times New Roman"/>
          <w:color w:val="FF0000"/>
          <w:sz w:val="22"/>
          <w:szCs w:val="22"/>
          <w:lang w:val="en-US"/>
        </w:rPr>
        <w:t xml:space="preserve">(Downs </w:t>
      </w:r>
      <w:r w:rsidR="00430057" w:rsidRPr="00A20F7F">
        <w:rPr>
          <w:rFonts w:ascii="Times New Roman" w:hAnsi="Times New Roman" w:cs="Times New Roman"/>
          <w:i/>
          <w:iCs/>
          <w:color w:val="FF0000"/>
          <w:sz w:val="22"/>
          <w:szCs w:val="22"/>
          <w:lang w:val="en-US"/>
        </w:rPr>
        <w:t>et al.</w:t>
      </w:r>
      <w:r w:rsidR="00430057" w:rsidRPr="00A20F7F">
        <w:rPr>
          <w:rFonts w:ascii="Times New Roman" w:hAnsi="Times New Roman" w:cs="Times New Roman"/>
          <w:color w:val="FF0000"/>
          <w:sz w:val="22"/>
          <w:szCs w:val="22"/>
          <w:lang w:val="en-US"/>
        </w:rPr>
        <w:t xml:space="preserve"> 2008)</w:t>
      </w:r>
      <w:r w:rsidR="00430057" w:rsidRPr="00A20F7F">
        <w:rPr>
          <w:rFonts w:eastAsiaTheme="minorEastAsia" w:cstheme="minorHAnsi"/>
          <w:color w:val="FF0000"/>
          <w:sz w:val="22"/>
          <w:szCs w:val="22"/>
        </w:rPr>
        <w:fldChar w:fldCharType="end"/>
      </w:r>
      <w:r w:rsidR="00D31389" w:rsidRPr="00A20F7F">
        <w:rPr>
          <w:rFonts w:eastAsiaTheme="minorEastAsia" w:cstheme="minorHAnsi"/>
          <w:color w:val="FF0000"/>
          <w:sz w:val="22"/>
          <w:szCs w:val="22"/>
          <w:lang w:val="en-US"/>
        </w:rPr>
        <w:t xml:space="preserve"> and growth based on field data </w:t>
      </w:r>
      <w:r w:rsidR="002F5333" w:rsidRPr="00A20F7F">
        <w:rPr>
          <w:rFonts w:eastAsiaTheme="minorEastAsia" w:cstheme="minorHAnsi"/>
          <w:color w:val="FF0000"/>
          <w:sz w:val="22"/>
          <w:szCs w:val="22"/>
        </w:rPr>
        <w:fldChar w:fldCharType="begin"/>
      </w:r>
      <w:r w:rsidR="003D314E" w:rsidRPr="00A20F7F">
        <w:rPr>
          <w:rFonts w:eastAsiaTheme="minorEastAsia" w:cstheme="minorHAnsi"/>
          <w:color w:val="FF0000"/>
          <w:sz w:val="22"/>
          <w:szCs w:val="22"/>
          <w:lang w:val="en-US"/>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A20F7F">
        <w:rPr>
          <w:rFonts w:eastAsiaTheme="minorEastAsia" w:cstheme="minorHAnsi"/>
          <w:color w:val="FF0000"/>
          <w:sz w:val="22"/>
          <w:szCs w:val="22"/>
        </w:rPr>
        <w:fldChar w:fldCharType="separate"/>
      </w:r>
      <w:r w:rsidR="002F5333" w:rsidRPr="00A20F7F">
        <w:rPr>
          <w:rFonts w:ascii="Times New Roman" w:hAnsi="Times New Roman" w:cs="Times New Roman"/>
          <w:color w:val="FF0000"/>
          <w:sz w:val="22"/>
          <w:szCs w:val="22"/>
          <w:lang w:val="en-US"/>
        </w:rPr>
        <w:t>(</w:t>
      </w:r>
      <w:proofErr w:type="spellStart"/>
      <w:r w:rsidR="002F5333" w:rsidRPr="00A20F7F">
        <w:rPr>
          <w:rFonts w:ascii="Times New Roman" w:hAnsi="Times New Roman" w:cs="Times New Roman"/>
          <w:color w:val="FF0000"/>
          <w:sz w:val="22"/>
          <w:szCs w:val="22"/>
          <w:lang w:val="en-US"/>
        </w:rPr>
        <w:t>Sibly</w:t>
      </w:r>
      <w:proofErr w:type="spellEnd"/>
      <w:r w:rsidR="002F5333" w:rsidRPr="00A20F7F">
        <w:rPr>
          <w:rFonts w:ascii="Times New Roman" w:hAnsi="Times New Roman" w:cs="Times New Roman"/>
          <w:color w:val="FF0000"/>
          <w:sz w:val="22"/>
          <w:szCs w:val="22"/>
          <w:lang w:val="en-US"/>
        </w:rPr>
        <w:t xml:space="preserve"> </w:t>
      </w:r>
      <w:r w:rsidR="002F5333" w:rsidRPr="00A20F7F">
        <w:rPr>
          <w:rFonts w:ascii="Times New Roman" w:hAnsi="Times New Roman" w:cs="Times New Roman"/>
          <w:i/>
          <w:iCs/>
          <w:color w:val="FF0000"/>
          <w:sz w:val="22"/>
          <w:szCs w:val="22"/>
          <w:lang w:val="en-US"/>
        </w:rPr>
        <w:t>et al.</w:t>
      </w:r>
      <w:r w:rsidR="002F5333" w:rsidRPr="00A20F7F">
        <w:rPr>
          <w:rFonts w:ascii="Times New Roman" w:hAnsi="Times New Roman" w:cs="Times New Roman"/>
          <w:color w:val="FF0000"/>
          <w:sz w:val="22"/>
          <w:szCs w:val="22"/>
          <w:lang w:val="en-US"/>
        </w:rPr>
        <w:t xml:space="preserve"> 2015)</w:t>
      </w:r>
      <w:r w:rsidR="002F5333" w:rsidRPr="00A20F7F">
        <w:rPr>
          <w:rFonts w:eastAsiaTheme="minorEastAsia" w:cstheme="minorHAnsi"/>
          <w:color w:val="FF0000"/>
          <w:sz w:val="22"/>
          <w:szCs w:val="22"/>
        </w:rPr>
        <w:fldChar w:fldCharType="end"/>
      </w:r>
      <w:r w:rsidR="00430057" w:rsidRPr="00A20F7F">
        <w:rPr>
          <w:rFonts w:eastAsiaTheme="minorEastAsia" w:cstheme="minorHAnsi"/>
          <w:color w:val="FF0000"/>
          <w:sz w:val="22"/>
          <w:szCs w:val="22"/>
          <w:lang w:val="en-US"/>
        </w:rPr>
        <w:t xml:space="preserve">. </w:t>
      </w:r>
      <w:commentRangeStart w:id="49"/>
      <w:r w:rsidR="008F2D09" w:rsidRPr="00A20F7F">
        <w:rPr>
          <w:rFonts w:eastAsiaTheme="minorEastAsia" w:cstheme="minorHAnsi"/>
          <w:color w:val="FF0000"/>
          <w:sz w:val="22"/>
          <w:szCs w:val="22"/>
          <w:lang w:val="en-US"/>
        </w:rPr>
        <w:t xml:space="preserve">To illustrate this in terms of </w:t>
      </w:r>
      <w:r w:rsidR="00E8794C" w:rsidRPr="00A20F7F">
        <w:rPr>
          <w:rFonts w:eastAsiaTheme="minorEastAsia" w:cstheme="minorHAnsi"/>
          <w:color w:val="FF0000"/>
          <w:sz w:val="22"/>
          <w:szCs w:val="22"/>
          <w:lang w:val="en-US"/>
        </w:rPr>
        <w:t xml:space="preserve">specific </w:t>
      </w:r>
      <w:r w:rsidR="008F2D09" w:rsidRPr="00A20F7F">
        <w:rPr>
          <w:rFonts w:eastAsiaTheme="minorEastAsia" w:cstheme="minorHAnsi"/>
          <w:color w:val="FF0000"/>
          <w:sz w:val="22"/>
          <w:szCs w:val="22"/>
          <w:lang w:val="en-US"/>
        </w:rPr>
        <w:t xml:space="preserve">growth </w:t>
      </w:r>
      <w:r w:rsidR="00E8794C" w:rsidRPr="00A20F7F">
        <w:rPr>
          <w:rFonts w:eastAsiaTheme="minorEastAsia" w:cstheme="minorHAnsi"/>
          <w:color w:val="FF0000"/>
          <w:sz w:val="22"/>
          <w:szCs w:val="22"/>
          <w:lang w:val="en-US"/>
        </w:rPr>
        <w:t xml:space="preserve">(normal scale), </w:t>
      </w:r>
      <w:r w:rsidR="008F2D09" w:rsidRPr="00A20F7F">
        <w:rPr>
          <w:rFonts w:eastAsiaTheme="minorEastAsia" w:cstheme="minorHAnsi"/>
          <w:color w:val="FF0000"/>
          <w:sz w:val="22"/>
          <w:szCs w:val="22"/>
          <w:lang w:val="en-US"/>
        </w:rPr>
        <w:t xml:space="preserve">an increase in relative temperature from </w:t>
      </w:r>
      <m:oMath>
        <m:r>
          <w:rPr>
            <w:rFonts w:ascii="Cambria Math" w:eastAsiaTheme="minorEastAsia" w:hAnsi="Cambria Math" w:cstheme="minorHAnsi"/>
            <w:color w:val="FF0000"/>
            <w:sz w:val="22"/>
            <w:szCs w:val="22"/>
            <w:lang w:val="en-US"/>
          </w:rPr>
          <m:t>0℃</m:t>
        </m:r>
      </m:oMath>
      <w:r w:rsidR="008F2D09" w:rsidRPr="00A20F7F">
        <w:rPr>
          <w:rFonts w:eastAsiaTheme="minorEastAsia" w:cstheme="minorHAnsi"/>
          <w:i/>
          <w:color w:val="FF0000"/>
          <w:sz w:val="22"/>
          <w:szCs w:val="22"/>
          <w:lang w:val="en-US"/>
        </w:rPr>
        <w:t xml:space="preserve"> </w:t>
      </w:r>
      <w:r w:rsidR="008F2D09" w:rsidRPr="00A20F7F">
        <w:rPr>
          <w:rFonts w:eastAsiaTheme="minorEastAsia" w:cstheme="minorHAnsi"/>
          <w:color w:val="FF0000"/>
          <w:sz w:val="22"/>
          <w:szCs w:val="22"/>
          <w:lang w:val="en-US"/>
        </w:rPr>
        <w:t xml:space="preserve">to </w:t>
      </w:r>
      <m:oMath>
        <m:r>
          <w:rPr>
            <w:rFonts w:ascii="Cambria Math" w:eastAsiaTheme="minorEastAsia" w:hAnsi="Cambria Math" w:cstheme="minorHAnsi"/>
            <w:color w:val="FF0000"/>
            <w:sz w:val="22"/>
            <w:szCs w:val="22"/>
            <w:lang w:val="en-US"/>
          </w:rPr>
          <m:t>+10℃</m:t>
        </m:r>
      </m:oMath>
      <w:r w:rsidR="008F2D09" w:rsidRPr="00A20F7F">
        <w:rPr>
          <w:rFonts w:eastAsiaTheme="minorEastAsia" w:cstheme="minorHAnsi"/>
          <w:color w:val="FF0000"/>
          <w:sz w:val="22"/>
          <w:szCs w:val="22"/>
          <w:lang w:val="en-US"/>
        </w:rPr>
        <w:t xml:space="preserve"> </w:t>
      </w:r>
      <w:r w:rsidR="00085FE5" w:rsidRPr="00A20F7F">
        <w:rPr>
          <w:rFonts w:eastAsiaTheme="minorEastAsia" w:cstheme="minorHAnsi"/>
          <w:color w:val="FF0000"/>
          <w:sz w:val="22"/>
          <w:szCs w:val="22"/>
          <w:lang w:val="en-US"/>
        </w:rPr>
        <w:t xml:space="preserve">increases growth rates by a factor of 1.4 </w:t>
      </w:r>
      <w:r w:rsidR="007B1195" w:rsidRPr="00A20F7F">
        <w:rPr>
          <w:rFonts w:eastAsiaTheme="minorEastAsia" w:cstheme="minorHAnsi"/>
          <w:color w:val="FF0000"/>
          <w:sz w:val="22"/>
          <w:szCs w:val="22"/>
          <w:lang w:val="en-US"/>
        </w:rPr>
        <w:t xml:space="preserve">for a fish of mass </w:t>
      </w:r>
      <m:oMath>
        <m:r>
          <w:rPr>
            <w:rFonts w:ascii="Cambria Math" w:eastAsiaTheme="minorEastAsia" w:hAnsi="Cambria Math" w:cstheme="minorHAnsi"/>
            <w:color w:val="FF0000"/>
            <w:sz w:val="22"/>
            <w:szCs w:val="22"/>
            <w:lang w:val="en-US"/>
          </w:rPr>
          <m:t>0.05</m:t>
        </m:r>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M</m:t>
            </m:r>
          </m:e>
          <m:sub>
            <m:r>
              <w:rPr>
                <w:rFonts w:ascii="Cambria Math" w:eastAsiaTheme="minorEastAsia" w:hAnsi="Cambria Math" w:cstheme="minorHAnsi"/>
                <w:color w:val="FF0000"/>
                <w:sz w:val="22"/>
                <w:szCs w:val="22"/>
              </w:rPr>
              <m:t>mat</m:t>
            </m:r>
          </m:sub>
        </m:sSub>
      </m:oMath>
      <w:r w:rsidR="007B1195" w:rsidRPr="00A20F7F">
        <w:rPr>
          <w:rFonts w:eastAsiaTheme="minorEastAsia" w:cstheme="minorHAnsi"/>
          <w:color w:val="FF0000"/>
          <w:sz w:val="22"/>
          <w:szCs w:val="22"/>
          <w:lang w:val="en-US"/>
        </w:rPr>
        <w:t xml:space="preserve"> </w:t>
      </w:r>
      <w:r w:rsidR="002F5333" w:rsidRPr="00A20F7F">
        <w:rPr>
          <w:rFonts w:eastAsiaTheme="minorEastAsia" w:cstheme="minorHAnsi"/>
          <w:color w:val="FF0000"/>
          <w:sz w:val="22"/>
          <w:szCs w:val="22"/>
          <w:lang w:val="en-US"/>
        </w:rPr>
        <w:t>but a factor of 1.2 for a fish of mass</w:t>
      </w:r>
      <w:r w:rsidR="007B1195" w:rsidRPr="00A20F7F">
        <w:rPr>
          <w:rFonts w:eastAsiaTheme="minorEastAsia" w:cstheme="minorHAnsi"/>
          <w:color w:val="FF0000"/>
          <w:sz w:val="22"/>
          <w:szCs w:val="22"/>
          <w:lang w:val="en-US"/>
        </w:rPr>
        <w:t xml:space="preserve"> </w:t>
      </w:r>
      <m:oMath>
        <m:r>
          <w:rPr>
            <w:rFonts w:ascii="Cambria Math" w:eastAsiaTheme="minorEastAsia" w:hAnsi="Cambria Math" w:cstheme="minorHAnsi"/>
            <w:color w:val="FF0000"/>
            <w:sz w:val="22"/>
            <w:szCs w:val="22"/>
            <w:lang w:val="en-US"/>
          </w:rPr>
          <m:t>2</m:t>
        </m:r>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M</m:t>
            </m:r>
          </m:e>
          <m:sub>
            <m:r>
              <w:rPr>
                <w:rFonts w:ascii="Cambria Math" w:eastAsiaTheme="minorEastAsia" w:hAnsi="Cambria Math" w:cstheme="minorHAnsi"/>
                <w:color w:val="FF0000"/>
                <w:sz w:val="22"/>
                <w:szCs w:val="22"/>
              </w:rPr>
              <m:t>mat</m:t>
            </m:r>
          </m:sub>
        </m:sSub>
      </m:oMath>
      <w:r w:rsidR="007B1195" w:rsidRPr="00A20F7F">
        <w:rPr>
          <w:rFonts w:eastAsiaTheme="minorEastAsia" w:cstheme="minorHAnsi"/>
          <w:color w:val="FF0000"/>
          <w:sz w:val="22"/>
          <w:szCs w:val="22"/>
          <w:lang w:val="en-US"/>
        </w:rPr>
        <w:t>, respectively</w:t>
      </w:r>
      <w:r w:rsidR="008F2D09" w:rsidRPr="00A20F7F">
        <w:rPr>
          <w:rFonts w:eastAsiaTheme="minorEastAsia" w:cstheme="minorHAnsi"/>
          <w:color w:val="FF0000"/>
          <w:sz w:val="22"/>
          <w:szCs w:val="22"/>
          <w:lang w:val="en-US"/>
        </w:rPr>
        <w:t xml:space="preserve"> (Fig. </w:t>
      </w:r>
      <w:r w:rsidR="005B44BB" w:rsidRPr="00A20F7F">
        <w:rPr>
          <w:rFonts w:eastAsiaTheme="minorEastAsia" w:cstheme="minorHAnsi"/>
          <w:color w:val="FF0000"/>
          <w:sz w:val="22"/>
          <w:szCs w:val="22"/>
          <w:lang w:val="en-US"/>
        </w:rPr>
        <w:t>3</w:t>
      </w:r>
      <w:r w:rsidR="008F2D09" w:rsidRPr="00A20F7F">
        <w:rPr>
          <w:rFonts w:eastAsiaTheme="minorEastAsia" w:cstheme="minorHAnsi"/>
          <w:color w:val="FF0000"/>
          <w:sz w:val="22"/>
          <w:szCs w:val="22"/>
          <w:lang w:val="en-US"/>
        </w:rPr>
        <w:t>)</w:t>
      </w:r>
      <w:r w:rsidR="009673E5" w:rsidRPr="00A20F7F">
        <w:rPr>
          <w:rFonts w:eastAsiaTheme="minorEastAsia" w:cstheme="minorHAnsi"/>
          <w:color w:val="FF0000"/>
          <w:sz w:val="22"/>
          <w:szCs w:val="22"/>
          <w:lang w:val="en-US"/>
        </w:rPr>
        <w:t>.</w:t>
      </w:r>
      <w:commentRangeEnd w:id="49"/>
      <w:r w:rsidR="00410BC0" w:rsidRPr="00A20F7F">
        <w:rPr>
          <w:rStyle w:val="CommentReference"/>
          <w:color w:val="FF0000"/>
          <w:sz w:val="22"/>
          <w:szCs w:val="22"/>
        </w:rPr>
        <w:commentReference w:id="49"/>
      </w:r>
    </w:p>
    <w:p w14:paraId="5CD702E2" w14:textId="3F96783C" w:rsidR="00396716" w:rsidRPr="00A20F7F" w:rsidRDefault="00396716" w:rsidP="00904830">
      <w:pPr>
        <w:spacing w:line="480" w:lineRule="auto"/>
        <w:ind w:firstLine="284"/>
        <w:contextualSpacing/>
        <w:jc w:val="both"/>
        <w:rPr>
          <w:rFonts w:eastAsiaTheme="minorEastAsia" w:cstheme="minorHAnsi"/>
          <w:sz w:val="22"/>
          <w:szCs w:val="22"/>
        </w:rPr>
      </w:pPr>
    </w:p>
    <w:p w14:paraId="0A8F715D" w14:textId="61D756AE" w:rsidR="00396716" w:rsidRPr="00A20F7F" w:rsidRDefault="00D60D0F" w:rsidP="00904830">
      <w:pPr>
        <w:spacing w:line="480" w:lineRule="auto"/>
        <w:ind w:firstLine="284"/>
        <w:contextualSpacing/>
        <w:jc w:val="both"/>
        <w:rPr>
          <w:rFonts w:eastAsiaTheme="minorEastAsia" w:cstheme="minorHAnsi"/>
          <w:sz w:val="22"/>
          <w:szCs w:val="22"/>
        </w:rPr>
      </w:pPr>
      <w:r w:rsidRPr="00A20F7F">
        <w:rPr>
          <w:rFonts w:eastAsiaTheme="minorEastAsia" w:cstheme="minorHAnsi"/>
          <w:sz w:val="22"/>
          <w:szCs w:val="22"/>
        </w:rPr>
        <w:lastRenderedPageBreak/>
        <w:t>+ Add scaling results</w:t>
      </w:r>
      <w:r w:rsidR="00252EBE" w:rsidRPr="00A20F7F">
        <w:rPr>
          <w:rFonts w:eastAsiaTheme="minorEastAsia" w:cstheme="minorHAnsi"/>
          <w:sz w:val="22"/>
          <w:szCs w:val="22"/>
        </w:rPr>
        <w:t xml:space="preserve"> including </w:t>
      </w:r>
    </w:p>
    <w:p w14:paraId="1D253FF5" w14:textId="5D0FF253" w:rsidR="00252EBE" w:rsidRPr="00A20F7F" w:rsidRDefault="00252EBE" w:rsidP="00904830">
      <w:pPr>
        <w:spacing w:line="480" w:lineRule="auto"/>
        <w:ind w:firstLine="284"/>
        <w:contextualSpacing/>
        <w:jc w:val="both"/>
        <w:rPr>
          <w:rFonts w:eastAsiaTheme="minorEastAsia" w:cstheme="minorHAnsi"/>
          <w:sz w:val="22"/>
          <w:szCs w:val="22"/>
        </w:rPr>
      </w:pPr>
      <w:r w:rsidRPr="00A20F7F">
        <w:rPr>
          <w:rFonts w:eastAsiaTheme="minorEastAsia" w:cstheme="minorHAnsi"/>
          <w:sz w:val="22"/>
          <w:szCs w:val="22"/>
        </w:rPr>
        <w:t xml:space="preserve">+ Add model selection for </w:t>
      </w:r>
      <w:proofErr w:type="spellStart"/>
      <w:r w:rsidRPr="00A20F7F">
        <w:rPr>
          <w:rFonts w:eastAsiaTheme="minorEastAsia" w:cstheme="minorHAnsi"/>
          <w:sz w:val="22"/>
          <w:szCs w:val="22"/>
        </w:rPr>
        <w:t>T_opt</w:t>
      </w:r>
      <w:proofErr w:type="spellEnd"/>
      <w:r w:rsidRPr="00A20F7F">
        <w:rPr>
          <w:rFonts w:eastAsiaTheme="minorEastAsia" w:cstheme="minorHAnsi"/>
          <w:sz w:val="22"/>
          <w:szCs w:val="22"/>
        </w:rPr>
        <w:t xml:space="preserve"> here</w:t>
      </w:r>
      <w:r w:rsidR="00414C5A" w:rsidRPr="00A20F7F">
        <w:rPr>
          <w:rFonts w:eastAsiaTheme="minorEastAsia" w:cstheme="minorHAnsi"/>
          <w:sz w:val="22"/>
          <w:szCs w:val="22"/>
        </w:rPr>
        <w:t xml:space="preserve"> in text</w:t>
      </w:r>
    </w:p>
    <w:p w14:paraId="67CF0E56" w14:textId="397F1B0B" w:rsidR="00396716" w:rsidRDefault="00396716" w:rsidP="00904830">
      <w:pPr>
        <w:spacing w:line="480" w:lineRule="auto"/>
        <w:ind w:firstLine="284"/>
        <w:contextualSpacing/>
        <w:jc w:val="both"/>
        <w:rPr>
          <w:rFonts w:eastAsiaTheme="minorEastAsia" w:cstheme="minorHAnsi"/>
        </w:rPr>
      </w:pPr>
    </w:p>
    <w:p w14:paraId="52A9F2B4" w14:textId="48DB252F" w:rsidR="00524113" w:rsidRPr="00A20F7F" w:rsidRDefault="00524113" w:rsidP="00904830">
      <w:pPr>
        <w:spacing w:line="480" w:lineRule="auto"/>
        <w:rPr>
          <w:sz w:val="22"/>
          <w:szCs w:val="22"/>
        </w:rPr>
      </w:pPr>
      <w:r w:rsidRPr="00A20F7F">
        <w:rPr>
          <w:sz w:val="22"/>
          <w:szCs w:val="22"/>
        </w:rPr>
        <w:t xml:space="preserve">Table </w:t>
      </w:r>
      <w:r w:rsidRPr="00A20F7F">
        <w:rPr>
          <w:sz w:val="22"/>
          <w:szCs w:val="22"/>
        </w:rPr>
        <w:fldChar w:fldCharType="begin"/>
      </w:r>
      <w:r w:rsidRPr="00A20F7F">
        <w:rPr>
          <w:sz w:val="22"/>
          <w:szCs w:val="22"/>
        </w:rPr>
        <w:instrText xml:space="preserve"> SEQ Table \* ARABIC </w:instrText>
      </w:r>
      <w:r w:rsidRPr="00A20F7F">
        <w:rPr>
          <w:sz w:val="22"/>
          <w:szCs w:val="22"/>
        </w:rPr>
        <w:fldChar w:fldCharType="separate"/>
      </w:r>
      <w:r w:rsidRPr="00A20F7F">
        <w:rPr>
          <w:noProof/>
          <w:sz w:val="22"/>
          <w:szCs w:val="22"/>
        </w:rPr>
        <w:t>2</w:t>
      </w:r>
      <w:r w:rsidRPr="00A20F7F">
        <w:rPr>
          <w:sz w:val="22"/>
          <w:szCs w:val="22"/>
        </w:rPr>
        <w:fldChar w:fldCharType="end"/>
      </w:r>
      <w:r w:rsidR="008A564E" w:rsidRPr="00A20F7F">
        <w:rPr>
          <w:sz w:val="22"/>
          <w:szCs w:val="22"/>
        </w:rPr>
        <w:t>.</w:t>
      </w:r>
      <w:r w:rsidRPr="00A20F7F">
        <w:rPr>
          <w:sz w:val="22"/>
          <w:szCs w:val="22"/>
        </w:rPr>
        <w:t xml:space="preserve"> Model selection for the log-linear regressions of how consumption</w:t>
      </w:r>
      <w:r w:rsidR="00F2174E" w:rsidRPr="00A20F7F">
        <w:rPr>
          <w:sz w:val="22"/>
          <w:szCs w:val="22"/>
        </w:rPr>
        <w:t xml:space="preserve">, </w:t>
      </w:r>
      <w:r w:rsidRPr="00A20F7F">
        <w:rPr>
          <w:sz w:val="22"/>
          <w:szCs w:val="22"/>
        </w:rPr>
        <w:t xml:space="preserve">metabolism </w:t>
      </w:r>
      <w:r w:rsidR="00F2174E" w:rsidRPr="00A20F7F">
        <w:rPr>
          <w:sz w:val="22"/>
          <w:szCs w:val="22"/>
        </w:rPr>
        <w:t xml:space="preserve">and growth scale with </w:t>
      </w:r>
      <w:r w:rsidRPr="00A20F7F">
        <w:rPr>
          <w:sz w:val="22"/>
          <w:szCs w:val="22"/>
        </w:rPr>
        <w:t>mass and temperature (below optimum temperature). M1 is the full model and is described in text (Eqns. 3-5). Values in bold indicated the model selected based on the Widely Applicable Information Criterion (WAIC).</w:t>
      </w:r>
    </w:p>
    <w:tbl>
      <w:tblPr>
        <w:tblStyle w:val="GridTable1Light"/>
        <w:tblW w:w="0" w:type="auto"/>
        <w:tblLayout w:type="fixed"/>
        <w:tblLook w:val="04A0" w:firstRow="1" w:lastRow="0" w:firstColumn="1" w:lastColumn="0" w:noHBand="0" w:noVBand="1"/>
      </w:tblPr>
      <w:tblGrid>
        <w:gridCol w:w="815"/>
        <w:gridCol w:w="681"/>
        <w:gridCol w:w="3461"/>
        <w:gridCol w:w="1842"/>
        <w:gridCol w:w="1328"/>
        <w:gridCol w:w="889"/>
      </w:tblGrid>
      <w:tr w:rsidR="00CB3616" w:rsidRPr="00A20F7F" w14:paraId="5895B700" w14:textId="3E6914F5" w:rsidTr="00A20F7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15" w:type="dxa"/>
          </w:tcPr>
          <w:p w14:paraId="5CD0C9E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Model</w:t>
            </w:r>
          </w:p>
        </w:tc>
        <w:tc>
          <w:tcPr>
            <w:tcW w:w="681"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M*T</w:t>
            </w:r>
          </w:p>
        </w:tc>
        <w:tc>
          <w:tcPr>
            <w:tcW w:w="3461"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Species-varying parameter</w:t>
            </w:r>
            <w:r w:rsidR="00EA1AFC" w:rsidRPr="00A20F7F">
              <w:rPr>
                <w:rFonts w:cstheme="minorHAnsi"/>
                <w:sz w:val="22"/>
                <w:szCs w:val="22"/>
              </w:rPr>
              <w:t>(s)</w:t>
            </w:r>
          </w:p>
        </w:tc>
        <w:tc>
          <w:tcPr>
            <w:tcW w:w="1842" w:type="dxa"/>
          </w:tcPr>
          <w:p w14:paraId="2318F806"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consumption</w:t>
            </w:r>
          </w:p>
        </w:tc>
        <w:tc>
          <w:tcPr>
            <w:tcW w:w="1328" w:type="dxa"/>
          </w:tcPr>
          <w:p w14:paraId="0FEFB64E"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commentRangeStart w:id="50"/>
            <w:commentRangeStart w:id="51"/>
            <w:commentRangeStart w:id="52"/>
            <w:commentRangeStart w:id="53"/>
            <w:r w:rsidRPr="00A20F7F">
              <w:rPr>
                <w:rFonts w:cstheme="minorHAnsi"/>
                <w:sz w:val="22"/>
                <w:szCs w:val="22"/>
              </w:rPr>
              <w:t>WAIC</w:t>
            </w:r>
            <w:commentRangeEnd w:id="50"/>
            <w:r w:rsidRPr="00A20F7F">
              <w:rPr>
                <w:rStyle w:val="CommentReference"/>
                <w:b w:val="0"/>
                <w:bCs w:val="0"/>
                <w:sz w:val="22"/>
                <w:szCs w:val="22"/>
              </w:rPr>
              <w:commentReference w:id="50"/>
            </w:r>
            <w:commentRangeEnd w:id="51"/>
            <w:r w:rsidRPr="00A20F7F">
              <w:rPr>
                <w:rStyle w:val="CommentReference"/>
                <w:b w:val="0"/>
                <w:bCs w:val="0"/>
                <w:sz w:val="22"/>
                <w:szCs w:val="22"/>
              </w:rPr>
              <w:commentReference w:id="51"/>
            </w:r>
            <w:commentRangeEnd w:id="52"/>
            <w:r w:rsidRPr="00A20F7F">
              <w:rPr>
                <w:rStyle w:val="CommentReference"/>
                <w:b w:val="0"/>
                <w:bCs w:val="0"/>
                <w:sz w:val="22"/>
                <w:szCs w:val="22"/>
              </w:rPr>
              <w:commentReference w:id="52"/>
            </w:r>
            <w:commentRangeEnd w:id="53"/>
            <w:r w:rsidRPr="00A20F7F">
              <w:rPr>
                <w:rStyle w:val="CommentReference"/>
                <w:b w:val="0"/>
                <w:bCs w:val="0"/>
                <w:sz w:val="22"/>
                <w:szCs w:val="22"/>
              </w:rPr>
              <w:commentReference w:id="53"/>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metabolism</w:t>
            </w:r>
          </w:p>
        </w:tc>
        <w:tc>
          <w:tcPr>
            <w:tcW w:w="889" w:type="dxa"/>
          </w:tcPr>
          <w:p w14:paraId="6055D1FE" w14:textId="320B00CD"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growth</w:t>
            </w:r>
          </w:p>
        </w:tc>
      </w:tr>
      <w:tr w:rsidR="00CB3616" w:rsidRPr="00A20F7F" w14:paraId="3A6E2609" w14:textId="5765F90E"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29A608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 xml:space="preserve">M1 </w:t>
            </w:r>
          </w:p>
        </w:tc>
        <w:tc>
          <w:tcPr>
            <w:tcW w:w="681" w:type="dxa"/>
            <w:vMerge w:val="restart"/>
          </w:tcPr>
          <w:p w14:paraId="7775F999"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Yes</w:t>
            </w:r>
          </w:p>
        </w:tc>
        <w:tc>
          <w:tcPr>
            <w:tcW w:w="3461" w:type="dxa"/>
          </w:tcPr>
          <w:p w14:paraId="03F56BA2"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oMath>
            </m:oMathPara>
          </w:p>
        </w:tc>
        <w:tc>
          <w:tcPr>
            <w:tcW w:w="1842" w:type="dxa"/>
          </w:tcPr>
          <w:p w14:paraId="792ED26E"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530.9</w:t>
            </w:r>
          </w:p>
        </w:tc>
        <w:tc>
          <w:tcPr>
            <w:tcW w:w="1328" w:type="dxa"/>
          </w:tcPr>
          <w:p w14:paraId="144BC917" w14:textId="1295C011"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w:r w:rsidRPr="00A20F7F">
              <w:rPr>
                <w:rFonts w:cstheme="minorHAnsi"/>
                <w:b/>
                <w:bCs/>
                <w:sz w:val="22"/>
                <w:szCs w:val="22"/>
              </w:rPr>
              <w:t>2</w:t>
            </w:r>
            <w:r w:rsidR="0029680D" w:rsidRPr="00A20F7F">
              <w:rPr>
                <w:rFonts w:cstheme="minorHAnsi"/>
                <w:b/>
                <w:bCs/>
                <w:sz w:val="22"/>
                <w:szCs w:val="22"/>
              </w:rPr>
              <w:t>89.53</w:t>
            </w:r>
          </w:p>
        </w:tc>
        <w:tc>
          <w:tcPr>
            <w:tcW w:w="889" w:type="dxa"/>
          </w:tcPr>
          <w:p w14:paraId="7E106A9E" w14:textId="566DCE24"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2"/>
                <w:szCs w:val="22"/>
              </w:rPr>
            </w:pPr>
            <w:r w:rsidRPr="00A20F7F">
              <w:rPr>
                <w:rFonts w:cstheme="minorHAnsi"/>
                <w:b/>
                <w:bCs/>
                <w:sz w:val="22"/>
                <w:szCs w:val="22"/>
              </w:rPr>
              <w:t>32.51</w:t>
            </w:r>
          </w:p>
        </w:tc>
      </w:tr>
      <w:tr w:rsidR="00CB3616" w:rsidRPr="00A20F7F" w14:paraId="1ADB542B" w14:textId="56D73C1D"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2EB6075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M2</w:t>
            </w:r>
          </w:p>
        </w:tc>
        <w:tc>
          <w:tcPr>
            <w:tcW w:w="681" w:type="dxa"/>
            <w:vMerge/>
          </w:tcPr>
          <w:p w14:paraId="1843F61D"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2456CCA"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3C6B21FA"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528.62</w:t>
            </w:r>
          </w:p>
        </w:tc>
        <w:tc>
          <w:tcPr>
            <w:tcW w:w="1328" w:type="dxa"/>
          </w:tcPr>
          <w:p w14:paraId="75034E2F" w14:textId="3BF3236C"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290.</w:t>
            </w:r>
            <w:r w:rsidR="0029680D" w:rsidRPr="00A20F7F">
              <w:rPr>
                <w:rFonts w:cstheme="minorHAnsi"/>
                <w:sz w:val="22"/>
                <w:szCs w:val="22"/>
              </w:rPr>
              <w:t>37</w:t>
            </w:r>
          </w:p>
        </w:tc>
        <w:tc>
          <w:tcPr>
            <w:tcW w:w="889" w:type="dxa"/>
          </w:tcPr>
          <w:p w14:paraId="1A2A032C" w14:textId="271C6DAF"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37.46</w:t>
            </w:r>
          </w:p>
        </w:tc>
      </w:tr>
      <w:tr w:rsidR="00CB3616" w:rsidRPr="00A20F7F" w14:paraId="79DBF2E8" w14:textId="58C87245"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6B38A91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M3a</w:t>
            </w:r>
          </w:p>
        </w:tc>
        <w:tc>
          <w:tcPr>
            <w:tcW w:w="681" w:type="dxa"/>
            <w:vMerge/>
          </w:tcPr>
          <w:p w14:paraId="77BBF5C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0CFC6A8"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oMath>
            </m:oMathPara>
          </w:p>
        </w:tc>
        <w:tc>
          <w:tcPr>
            <w:tcW w:w="1842" w:type="dxa"/>
          </w:tcPr>
          <w:p w14:paraId="3E04D0E8"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674.66</w:t>
            </w:r>
          </w:p>
        </w:tc>
        <w:tc>
          <w:tcPr>
            <w:tcW w:w="1328" w:type="dxa"/>
          </w:tcPr>
          <w:p w14:paraId="59CF1EC3" w14:textId="4E1EB97F"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62</w:t>
            </w:r>
            <w:r w:rsidR="0029680D" w:rsidRPr="00A20F7F">
              <w:rPr>
                <w:rFonts w:cstheme="minorHAnsi"/>
                <w:sz w:val="22"/>
                <w:szCs w:val="22"/>
              </w:rPr>
              <w:t>7</w:t>
            </w:r>
            <w:r w:rsidRPr="00A20F7F">
              <w:rPr>
                <w:rFonts w:cstheme="minorHAnsi"/>
                <w:sz w:val="22"/>
                <w:szCs w:val="22"/>
              </w:rPr>
              <w:t>.</w:t>
            </w:r>
            <w:r w:rsidR="0029680D" w:rsidRPr="00A20F7F">
              <w:rPr>
                <w:rFonts w:cstheme="minorHAnsi"/>
                <w:sz w:val="22"/>
                <w:szCs w:val="22"/>
              </w:rPr>
              <w:t>56</w:t>
            </w:r>
          </w:p>
        </w:tc>
        <w:tc>
          <w:tcPr>
            <w:tcW w:w="889" w:type="dxa"/>
          </w:tcPr>
          <w:p w14:paraId="1CD49F41" w14:textId="2079867E"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72.05</w:t>
            </w:r>
          </w:p>
        </w:tc>
      </w:tr>
      <w:tr w:rsidR="00CB3616" w:rsidRPr="00A20F7F" w14:paraId="2824BCB7" w14:textId="23EE407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602A6D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M3b</w:t>
            </w:r>
          </w:p>
        </w:tc>
        <w:tc>
          <w:tcPr>
            <w:tcW w:w="681" w:type="dxa"/>
            <w:vMerge/>
          </w:tcPr>
          <w:p w14:paraId="2EC769FC"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3339C742"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4A9DF93B"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588.24</w:t>
            </w:r>
          </w:p>
        </w:tc>
        <w:tc>
          <w:tcPr>
            <w:tcW w:w="1328" w:type="dxa"/>
          </w:tcPr>
          <w:p w14:paraId="296F2680" w14:textId="503DC630"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681.</w:t>
            </w:r>
            <w:r w:rsidR="0029680D" w:rsidRPr="00A20F7F">
              <w:rPr>
                <w:rFonts w:cstheme="minorHAnsi"/>
                <w:sz w:val="22"/>
                <w:szCs w:val="22"/>
              </w:rPr>
              <w:t>3</w:t>
            </w:r>
          </w:p>
        </w:tc>
        <w:tc>
          <w:tcPr>
            <w:tcW w:w="889" w:type="dxa"/>
          </w:tcPr>
          <w:p w14:paraId="062B72B1" w14:textId="79DB8E55"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78.72</w:t>
            </w:r>
          </w:p>
        </w:tc>
      </w:tr>
      <w:tr w:rsidR="00CB3616" w:rsidRPr="00A20F7F" w14:paraId="470CF1EB" w14:textId="4BDBADE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24688582"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M4</w:t>
            </w:r>
          </w:p>
        </w:tc>
        <w:tc>
          <w:tcPr>
            <w:tcW w:w="681" w:type="dxa"/>
            <w:vMerge/>
          </w:tcPr>
          <w:p w14:paraId="58D69B93"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3C1B3DF4"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oMath>
            </m:oMathPara>
          </w:p>
        </w:tc>
        <w:tc>
          <w:tcPr>
            <w:tcW w:w="1842" w:type="dxa"/>
          </w:tcPr>
          <w:p w14:paraId="7C249486"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710.46</w:t>
            </w:r>
          </w:p>
        </w:tc>
        <w:tc>
          <w:tcPr>
            <w:tcW w:w="1328" w:type="dxa"/>
          </w:tcPr>
          <w:p w14:paraId="2262E58C" w14:textId="1A480DDC"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97</w:t>
            </w:r>
            <w:r w:rsidR="0029680D" w:rsidRPr="00A20F7F">
              <w:rPr>
                <w:rFonts w:cstheme="minorHAnsi"/>
                <w:sz w:val="22"/>
                <w:szCs w:val="22"/>
              </w:rPr>
              <w:t>3</w:t>
            </w:r>
          </w:p>
        </w:tc>
        <w:tc>
          <w:tcPr>
            <w:tcW w:w="889" w:type="dxa"/>
          </w:tcPr>
          <w:p w14:paraId="45AAE981" w14:textId="2434AE7C"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100.56</w:t>
            </w:r>
          </w:p>
        </w:tc>
      </w:tr>
      <w:tr w:rsidR="00CB3616" w:rsidRPr="00A20F7F" w14:paraId="5D52DDF3" w14:textId="48CCE65C"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56A997D7"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 xml:space="preserve">M5 </w:t>
            </w:r>
          </w:p>
        </w:tc>
        <w:tc>
          <w:tcPr>
            <w:tcW w:w="681" w:type="dxa"/>
            <w:vMerge w:val="restart"/>
          </w:tcPr>
          <w:p w14:paraId="4332FA48"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No</w:t>
            </w:r>
          </w:p>
        </w:tc>
        <w:tc>
          <w:tcPr>
            <w:tcW w:w="3461" w:type="dxa"/>
          </w:tcPr>
          <w:p w14:paraId="15B87A92"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6142E16B"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b/>
                <w:bCs/>
                <w:sz w:val="22"/>
                <w:szCs w:val="22"/>
              </w:rPr>
              <w:t>527.64</w:t>
            </w:r>
          </w:p>
        </w:tc>
        <w:tc>
          <w:tcPr>
            <w:tcW w:w="1328" w:type="dxa"/>
          </w:tcPr>
          <w:p w14:paraId="5DCEB06B" w14:textId="2C9F1D38"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29</w:t>
            </w:r>
            <w:r w:rsidR="0029680D" w:rsidRPr="00A20F7F">
              <w:rPr>
                <w:rFonts w:cstheme="minorHAnsi"/>
                <w:sz w:val="22"/>
                <w:szCs w:val="22"/>
              </w:rPr>
              <w:t>5</w:t>
            </w:r>
            <w:r w:rsidRPr="00A20F7F">
              <w:rPr>
                <w:rFonts w:cstheme="minorHAnsi"/>
                <w:sz w:val="22"/>
                <w:szCs w:val="22"/>
              </w:rPr>
              <w:t>.</w:t>
            </w:r>
            <w:r w:rsidR="0029680D" w:rsidRPr="00A20F7F">
              <w:rPr>
                <w:rFonts w:cstheme="minorHAnsi"/>
                <w:sz w:val="22"/>
                <w:szCs w:val="22"/>
              </w:rPr>
              <w:t>02</w:t>
            </w:r>
          </w:p>
        </w:tc>
        <w:tc>
          <w:tcPr>
            <w:tcW w:w="889" w:type="dxa"/>
          </w:tcPr>
          <w:p w14:paraId="77AE31DB" w14:textId="7D751F61"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45.71</w:t>
            </w:r>
          </w:p>
        </w:tc>
      </w:tr>
      <w:tr w:rsidR="00CB3616" w:rsidRPr="00A20F7F" w14:paraId="32D42193" w14:textId="70BBA7F9"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4F198E6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M6</w:t>
            </w:r>
          </w:p>
        </w:tc>
        <w:tc>
          <w:tcPr>
            <w:tcW w:w="681" w:type="dxa"/>
            <w:vMerge/>
          </w:tcPr>
          <w:p w14:paraId="2278676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0228793"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oMath>
            </m:oMathPara>
          </w:p>
        </w:tc>
        <w:tc>
          <w:tcPr>
            <w:tcW w:w="1842" w:type="dxa"/>
          </w:tcPr>
          <w:p w14:paraId="47B7C0A2"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712.1</w:t>
            </w:r>
          </w:p>
        </w:tc>
        <w:tc>
          <w:tcPr>
            <w:tcW w:w="1328" w:type="dxa"/>
          </w:tcPr>
          <w:p w14:paraId="6F65E376" w14:textId="6AFA83DB"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971.</w:t>
            </w:r>
            <w:r w:rsidR="0029680D" w:rsidRPr="00A20F7F">
              <w:rPr>
                <w:rFonts w:cstheme="minorHAnsi"/>
                <w:sz w:val="22"/>
                <w:szCs w:val="22"/>
              </w:rPr>
              <w:t>32</w:t>
            </w:r>
          </w:p>
        </w:tc>
        <w:tc>
          <w:tcPr>
            <w:tcW w:w="889" w:type="dxa"/>
          </w:tcPr>
          <w:p w14:paraId="6A2800C1" w14:textId="423F1A53"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98.98</w:t>
            </w:r>
          </w:p>
        </w:tc>
      </w:tr>
      <w:tr w:rsidR="00CB3616" w:rsidRPr="00A20F7F" w14:paraId="105C99B8" w14:textId="1BB1CB5A"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F18DA0C"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M7</w:t>
            </w:r>
          </w:p>
        </w:tc>
        <w:tc>
          <w:tcPr>
            <w:tcW w:w="681" w:type="dxa"/>
            <w:vMerge/>
          </w:tcPr>
          <w:p w14:paraId="4771C97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7349A7AC"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oMath>
            </m:oMathPara>
          </w:p>
        </w:tc>
        <w:tc>
          <w:tcPr>
            <w:tcW w:w="1842" w:type="dxa"/>
          </w:tcPr>
          <w:p w14:paraId="6BB27774"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1931.92</w:t>
            </w:r>
          </w:p>
        </w:tc>
        <w:tc>
          <w:tcPr>
            <w:tcW w:w="1328" w:type="dxa"/>
          </w:tcPr>
          <w:p w14:paraId="389D94A7" w14:textId="5F60FDE8"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7988.</w:t>
            </w:r>
            <w:r w:rsidR="0029680D" w:rsidRPr="00A20F7F">
              <w:rPr>
                <w:rFonts w:cstheme="minorHAnsi"/>
                <w:sz w:val="22"/>
                <w:szCs w:val="22"/>
              </w:rPr>
              <w:t>06</w:t>
            </w:r>
          </w:p>
        </w:tc>
        <w:tc>
          <w:tcPr>
            <w:tcW w:w="889" w:type="dxa"/>
          </w:tcPr>
          <w:p w14:paraId="0ED2EA01" w14:textId="7B98DE3A"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313.42</w:t>
            </w:r>
          </w:p>
        </w:tc>
      </w:tr>
      <w:tr w:rsidR="00CB3616" w:rsidRPr="00A20F7F" w14:paraId="5E66A2B3" w14:textId="4C67E59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4B81F385"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M8</w:t>
            </w:r>
          </w:p>
        </w:tc>
        <w:tc>
          <w:tcPr>
            <w:tcW w:w="681" w:type="dxa"/>
            <w:vMerge/>
          </w:tcPr>
          <w:p w14:paraId="536820B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5CBAE4F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08EDC5B3"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2094.1</w:t>
            </w:r>
          </w:p>
        </w:tc>
        <w:tc>
          <w:tcPr>
            <w:tcW w:w="1328" w:type="dxa"/>
          </w:tcPr>
          <w:p w14:paraId="24C616D5" w14:textId="66115524"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9523.</w:t>
            </w:r>
            <w:r w:rsidR="0029680D" w:rsidRPr="00A20F7F">
              <w:rPr>
                <w:rFonts w:cstheme="minorHAnsi"/>
                <w:sz w:val="22"/>
                <w:szCs w:val="22"/>
              </w:rPr>
              <w:t>28</w:t>
            </w:r>
          </w:p>
        </w:tc>
        <w:tc>
          <w:tcPr>
            <w:tcW w:w="889" w:type="dxa"/>
          </w:tcPr>
          <w:p w14:paraId="48DF47F7" w14:textId="5B97D1E8"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337.25</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4EFC8B5F" w14:textId="497BAB87" w:rsidR="00524113" w:rsidRDefault="00524113" w:rsidP="00904830">
      <w:pPr>
        <w:spacing w:line="480" w:lineRule="auto"/>
        <w:contextualSpacing/>
        <w:jc w:val="both"/>
        <w:rPr>
          <w:rFonts w:cstheme="minorHAnsi"/>
        </w:rPr>
      </w:pPr>
    </w:p>
    <w:p w14:paraId="28704917" w14:textId="76B0B22C" w:rsidR="00524113" w:rsidRDefault="00524113" w:rsidP="00904830">
      <w:pPr>
        <w:spacing w:line="480" w:lineRule="auto"/>
        <w:contextualSpacing/>
        <w:jc w:val="both"/>
        <w:rPr>
          <w:rFonts w:cstheme="minorHAnsi"/>
        </w:rPr>
      </w:pPr>
    </w:p>
    <w:p w14:paraId="1E0CA74C" w14:textId="77777777" w:rsidR="00524113" w:rsidRPr="00A20F7F" w:rsidRDefault="00524113" w:rsidP="00904830">
      <w:pPr>
        <w:pStyle w:val="Caption"/>
        <w:keepNext/>
        <w:spacing w:line="480" w:lineRule="auto"/>
        <w:rPr>
          <w:color w:val="FF0000"/>
          <w:sz w:val="22"/>
          <w:szCs w:val="22"/>
        </w:rPr>
      </w:pPr>
      <w:r w:rsidRPr="00A20F7F">
        <w:rPr>
          <w:color w:val="FF0000"/>
          <w:sz w:val="22"/>
          <w:szCs w:val="22"/>
        </w:rPr>
        <w:t xml:space="preserve">Table </w:t>
      </w:r>
      <w:r w:rsidRPr="00A20F7F">
        <w:rPr>
          <w:color w:val="FF0000"/>
          <w:sz w:val="22"/>
          <w:szCs w:val="22"/>
        </w:rPr>
        <w:fldChar w:fldCharType="begin"/>
      </w:r>
      <w:r w:rsidRPr="00A20F7F">
        <w:rPr>
          <w:color w:val="FF0000"/>
          <w:sz w:val="22"/>
          <w:szCs w:val="22"/>
        </w:rPr>
        <w:instrText xml:space="preserve"> SEQ Table \* ARABIC </w:instrText>
      </w:r>
      <w:r w:rsidRPr="00A20F7F">
        <w:rPr>
          <w:color w:val="FF0000"/>
          <w:sz w:val="22"/>
          <w:szCs w:val="22"/>
        </w:rPr>
        <w:fldChar w:fldCharType="separate"/>
      </w:r>
      <w:r w:rsidRPr="00A20F7F">
        <w:rPr>
          <w:noProof/>
          <w:color w:val="FF0000"/>
          <w:sz w:val="22"/>
          <w:szCs w:val="22"/>
        </w:rPr>
        <w:t>3</w:t>
      </w:r>
      <w:r w:rsidRPr="00A20F7F">
        <w:rPr>
          <w:color w:val="FF0000"/>
          <w:sz w:val="22"/>
          <w:szCs w:val="22"/>
        </w:rPr>
        <w:fldChar w:fldCharType="end"/>
      </w:r>
      <w:r w:rsidRPr="00A20F7F">
        <w:rPr>
          <w:color w:val="FF0000"/>
          <w:sz w:val="22"/>
          <w:szCs w:val="22"/>
        </w:rPr>
        <w:t xml:space="preserve"> Model selection for the polynomial model of how consumption and metabolism depend on mass and temperature (including optimum temperature). M1 is the full model and is described in text </w:t>
      </w:r>
      <w:r w:rsidRPr="00A20F7F">
        <w:rPr>
          <w:color w:val="FF0000"/>
          <w:sz w:val="22"/>
          <w:szCs w:val="22"/>
        </w:rPr>
        <w:lastRenderedPageBreak/>
        <w:t>(Eqns. 3-5). Values in bold indicated the model selected based on the Widely Applicable Information Criterion (WAIC).</w:t>
      </w:r>
    </w:p>
    <w:tbl>
      <w:tblPr>
        <w:tblStyle w:val="GridTable1Light"/>
        <w:tblW w:w="0" w:type="auto"/>
        <w:tblLook w:val="04A0" w:firstRow="1" w:lastRow="0" w:firstColumn="1" w:lastColumn="0" w:noHBand="0" w:noVBand="1"/>
      </w:tblPr>
      <w:tblGrid>
        <w:gridCol w:w="815"/>
        <w:gridCol w:w="681"/>
        <w:gridCol w:w="2740"/>
        <w:gridCol w:w="1427"/>
        <w:gridCol w:w="1304"/>
      </w:tblGrid>
      <w:tr w:rsidR="00A20F7F" w:rsidRPr="00A20F7F" w14:paraId="1C4AA024" w14:textId="77777777" w:rsidTr="00EF240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67AD3B1"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Model</w:t>
            </w:r>
          </w:p>
        </w:tc>
        <w:tc>
          <w:tcPr>
            <w:tcW w:w="0" w:type="auto"/>
          </w:tcPr>
          <w:p w14:paraId="11181947" w14:textId="77777777" w:rsidR="00524113" w:rsidRPr="00A20F7F"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M*T</w:t>
            </w:r>
          </w:p>
        </w:tc>
        <w:tc>
          <w:tcPr>
            <w:tcW w:w="0" w:type="auto"/>
          </w:tcPr>
          <w:p w14:paraId="648E6274" w14:textId="77777777" w:rsidR="00524113" w:rsidRPr="00A20F7F"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Species-varying parameter</w:t>
            </w:r>
          </w:p>
        </w:tc>
        <w:tc>
          <w:tcPr>
            <w:tcW w:w="0" w:type="auto"/>
          </w:tcPr>
          <w:p w14:paraId="4563D5AE" w14:textId="77777777" w:rsidR="00524113" w:rsidRPr="00A20F7F"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color w:val="FF0000"/>
                <w:sz w:val="22"/>
                <w:szCs w:val="22"/>
              </w:rPr>
            </w:pPr>
            <w:r w:rsidRPr="00A20F7F">
              <w:rPr>
                <w:rFonts w:cstheme="minorHAnsi"/>
                <w:color w:val="FF0000"/>
                <w:sz w:val="22"/>
                <w:szCs w:val="22"/>
              </w:rPr>
              <w:t>WAIC</w:t>
            </w:r>
          </w:p>
          <w:p w14:paraId="22095060" w14:textId="77777777" w:rsidR="00524113" w:rsidRPr="00A20F7F"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consumption</w:t>
            </w:r>
          </w:p>
        </w:tc>
        <w:tc>
          <w:tcPr>
            <w:tcW w:w="0" w:type="auto"/>
          </w:tcPr>
          <w:p w14:paraId="5A5D3662" w14:textId="77777777" w:rsidR="00524113" w:rsidRPr="00A20F7F"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color w:val="FF0000"/>
                <w:sz w:val="22"/>
                <w:szCs w:val="22"/>
              </w:rPr>
            </w:pPr>
            <w:r w:rsidRPr="00A20F7F">
              <w:rPr>
                <w:rFonts w:cstheme="minorHAnsi"/>
                <w:color w:val="FF0000"/>
                <w:sz w:val="22"/>
                <w:szCs w:val="22"/>
              </w:rPr>
              <w:t>WAIC</w:t>
            </w:r>
          </w:p>
          <w:p w14:paraId="44FC40B1" w14:textId="77777777" w:rsidR="00524113" w:rsidRPr="00A20F7F"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metabolism</w:t>
            </w:r>
          </w:p>
        </w:tc>
      </w:tr>
      <w:tr w:rsidR="00A20F7F" w:rsidRPr="00A20F7F" w14:paraId="773A3BF6"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75EE56BF"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 xml:space="preserve">M1 </w:t>
            </w:r>
          </w:p>
        </w:tc>
        <w:tc>
          <w:tcPr>
            <w:tcW w:w="0" w:type="auto"/>
            <w:vMerge w:val="restart"/>
          </w:tcPr>
          <w:p w14:paraId="5382DD23"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No</w:t>
            </w:r>
          </w:p>
        </w:tc>
        <w:tc>
          <w:tcPr>
            <w:tcW w:w="0" w:type="auto"/>
          </w:tcPr>
          <w:p w14:paraId="5E6A7C60" w14:textId="77777777" w:rsidR="00524113" w:rsidRPr="00A20F7F"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0</m:t>
                    </m:r>
                  </m:sub>
                </m:sSub>
              </m:oMath>
            </m:oMathPara>
          </w:p>
        </w:tc>
        <w:tc>
          <w:tcPr>
            <w:tcW w:w="0" w:type="auto"/>
          </w:tcPr>
          <w:p w14:paraId="363267F6"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2"/>
                <w:szCs w:val="22"/>
              </w:rPr>
            </w:pPr>
            <w:r w:rsidRPr="00A20F7F">
              <w:rPr>
                <w:rFonts w:cstheme="minorHAnsi"/>
                <w:b/>
                <w:bCs/>
                <w:color w:val="FF0000"/>
                <w:sz w:val="22"/>
                <w:szCs w:val="22"/>
              </w:rPr>
              <w:t>942.63</w:t>
            </w:r>
          </w:p>
        </w:tc>
        <w:tc>
          <w:tcPr>
            <w:tcW w:w="0" w:type="auto"/>
          </w:tcPr>
          <w:p w14:paraId="46CB1039"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2"/>
                <w:szCs w:val="22"/>
              </w:rPr>
            </w:pPr>
            <w:r w:rsidRPr="00A20F7F">
              <w:rPr>
                <w:rFonts w:cstheme="minorHAnsi"/>
                <w:b/>
                <w:bCs/>
                <w:color w:val="FF0000"/>
                <w:sz w:val="22"/>
                <w:szCs w:val="22"/>
              </w:rPr>
              <w:t>901.4305</w:t>
            </w:r>
          </w:p>
        </w:tc>
      </w:tr>
      <w:tr w:rsidR="00A20F7F" w:rsidRPr="00A20F7F" w14:paraId="194EDCCB"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101B43BB"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M2</w:t>
            </w:r>
          </w:p>
        </w:tc>
        <w:tc>
          <w:tcPr>
            <w:tcW w:w="0" w:type="auto"/>
            <w:vMerge/>
          </w:tcPr>
          <w:p w14:paraId="01021E0D"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p>
        </w:tc>
        <w:tc>
          <w:tcPr>
            <w:tcW w:w="0" w:type="auto"/>
          </w:tcPr>
          <w:p w14:paraId="49478647" w14:textId="77777777" w:rsidR="00524113" w:rsidRPr="00A20F7F"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1</m:t>
                    </m:r>
                  </m:sub>
                </m:sSub>
              </m:oMath>
            </m:oMathPara>
          </w:p>
        </w:tc>
        <w:tc>
          <w:tcPr>
            <w:tcW w:w="0" w:type="auto"/>
          </w:tcPr>
          <w:p w14:paraId="57F73C6A"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1363.59</w:t>
            </w:r>
          </w:p>
        </w:tc>
        <w:tc>
          <w:tcPr>
            <w:tcW w:w="0" w:type="auto"/>
          </w:tcPr>
          <w:p w14:paraId="42D5A605"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4779.198</w:t>
            </w:r>
          </w:p>
        </w:tc>
      </w:tr>
      <w:tr w:rsidR="00A20F7F" w:rsidRPr="00A20F7F" w14:paraId="63813F68"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01791C76"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M3</w:t>
            </w:r>
          </w:p>
        </w:tc>
        <w:tc>
          <w:tcPr>
            <w:tcW w:w="0" w:type="auto"/>
            <w:vMerge/>
          </w:tcPr>
          <w:p w14:paraId="1E457DA3"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p>
        </w:tc>
        <w:tc>
          <w:tcPr>
            <w:tcW w:w="0" w:type="auto"/>
          </w:tcPr>
          <w:p w14:paraId="6AF1947B" w14:textId="77777777" w:rsidR="00524113" w:rsidRPr="00A20F7F"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2</m:t>
                  </m:r>
                </m:sub>
              </m:sSub>
            </m:oMath>
            <w:r w:rsidRPr="00A20F7F">
              <w:rPr>
                <w:rFonts w:eastAsiaTheme="minorEastAsia" w:cstheme="minorHAnsi"/>
                <w:color w:val="FF0000"/>
                <w:sz w:val="22"/>
                <w:szCs w:val="22"/>
              </w:rPr>
              <w:t xml:space="preserve">, </w:t>
            </w: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3</m:t>
                  </m:r>
                </m:sub>
              </m:sSub>
            </m:oMath>
          </w:p>
        </w:tc>
        <w:tc>
          <w:tcPr>
            <w:tcW w:w="0" w:type="auto"/>
          </w:tcPr>
          <w:p w14:paraId="50DA15DA"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1258.1</w:t>
            </w:r>
          </w:p>
        </w:tc>
        <w:tc>
          <w:tcPr>
            <w:tcW w:w="0" w:type="auto"/>
          </w:tcPr>
          <w:p w14:paraId="59852249"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5951.29</w:t>
            </w:r>
          </w:p>
        </w:tc>
      </w:tr>
      <w:tr w:rsidR="00A20F7F" w:rsidRPr="00A20F7F" w14:paraId="1BA1ED66"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706A6068"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 xml:space="preserve">M4 </w:t>
            </w:r>
          </w:p>
        </w:tc>
        <w:tc>
          <w:tcPr>
            <w:tcW w:w="0" w:type="auto"/>
            <w:vMerge w:val="restart"/>
          </w:tcPr>
          <w:p w14:paraId="3C0157A3"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Yes</w:t>
            </w:r>
          </w:p>
        </w:tc>
        <w:tc>
          <w:tcPr>
            <w:tcW w:w="0" w:type="auto"/>
          </w:tcPr>
          <w:p w14:paraId="1A8BEAC0" w14:textId="77777777" w:rsidR="00524113" w:rsidRPr="00A20F7F"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0</m:t>
                    </m:r>
                  </m:sub>
                </m:sSub>
              </m:oMath>
            </m:oMathPara>
          </w:p>
        </w:tc>
        <w:tc>
          <w:tcPr>
            <w:tcW w:w="0" w:type="auto"/>
          </w:tcPr>
          <w:p w14:paraId="04B975C3"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945.6</w:t>
            </w:r>
          </w:p>
        </w:tc>
        <w:tc>
          <w:tcPr>
            <w:tcW w:w="0" w:type="auto"/>
          </w:tcPr>
          <w:p w14:paraId="59E75B2F"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903.1162</w:t>
            </w:r>
          </w:p>
        </w:tc>
      </w:tr>
      <w:tr w:rsidR="00A20F7F" w:rsidRPr="00A20F7F" w14:paraId="5156ACBC"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2E1D14EF"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M5</w:t>
            </w:r>
          </w:p>
        </w:tc>
        <w:tc>
          <w:tcPr>
            <w:tcW w:w="0" w:type="auto"/>
            <w:vMerge/>
          </w:tcPr>
          <w:p w14:paraId="2CB8D51D"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p>
        </w:tc>
        <w:tc>
          <w:tcPr>
            <w:tcW w:w="0" w:type="auto"/>
          </w:tcPr>
          <w:p w14:paraId="49D48D88" w14:textId="77777777" w:rsidR="00524113" w:rsidRPr="00A20F7F"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1</m:t>
                    </m:r>
                  </m:sub>
                </m:sSub>
              </m:oMath>
            </m:oMathPara>
          </w:p>
        </w:tc>
        <w:tc>
          <w:tcPr>
            <w:tcW w:w="0" w:type="auto"/>
          </w:tcPr>
          <w:p w14:paraId="7A4665A2"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1366.11</w:t>
            </w:r>
          </w:p>
        </w:tc>
        <w:tc>
          <w:tcPr>
            <w:tcW w:w="0" w:type="auto"/>
          </w:tcPr>
          <w:p w14:paraId="79B5DFC6"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4781.286</w:t>
            </w:r>
          </w:p>
        </w:tc>
      </w:tr>
      <w:tr w:rsidR="00A20F7F" w:rsidRPr="00A20F7F" w14:paraId="060E0089"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052D813E"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M6</w:t>
            </w:r>
          </w:p>
        </w:tc>
        <w:tc>
          <w:tcPr>
            <w:tcW w:w="0" w:type="auto"/>
            <w:vMerge/>
          </w:tcPr>
          <w:p w14:paraId="3DC3CBF0"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p>
        </w:tc>
        <w:tc>
          <w:tcPr>
            <w:tcW w:w="0" w:type="auto"/>
          </w:tcPr>
          <w:p w14:paraId="1B739AAB" w14:textId="77777777" w:rsidR="00524113" w:rsidRPr="00A20F7F"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2</m:t>
                  </m:r>
                </m:sub>
              </m:sSub>
            </m:oMath>
            <w:r w:rsidRPr="00A20F7F">
              <w:rPr>
                <w:rFonts w:eastAsiaTheme="minorEastAsia" w:cstheme="minorHAnsi"/>
                <w:color w:val="FF0000"/>
                <w:sz w:val="22"/>
                <w:szCs w:val="22"/>
              </w:rPr>
              <w:t xml:space="preserve">, </w:t>
            </w: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3</m:t>
                  </m:r>
                </m:sub>
              </m:sSub>
            </m:oMath>
          </w:p>
        </w:tc>
        <w:tc>
          <w:tcPr>
            <w:tcW w:w="0" w:type="auto"/>
          </w:tcPr>
          <w:p w14:paraId="3D015BDA"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1253.43</w:t>
            </w:r>
          </w:p>
        </w:tc>
        <w:tc>
          <w:tcPr>
            <w:tcW w:w="0" w:type="auto"/>
          </w:tcPr>
          <w:p w14:paraId="782D89D7"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5942.267</w:t>
            </w:r>
          </w:p>
        </w:tc>
      </w:tr>
      <w:tr w:rsidR="00A20F7F" w:rsidRPr="00A20F7F" w14:paraId="5A9B2B4E"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62372BF5"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M7</w:t>
            </w:r>
          </w:p>
        </w:tc>
        <w:tc>
          <w:tcPr>
            <w:tcW w:w="0" w:type="auto"/>
            <w:vMerge/>
          </w:tcPr>
          <w:p w14:paraId="799E4BF0"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p>
        </w:tc>
        <w:tc>
          <w:tcPr>
            <w:tcW w:w="0" w:type="auto"/>
          </w:tcPr>
          <w:p w14:paraId="48D432A5" w14:textId="77777777" w:rsidR="00524113" w:rsidRPr="00A20F7F"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4</m:t>
                    </m:r>
                  </m:sub>
                </m:sSub>
              </m:oMath>
            </m:oMathPara>
          </w:p>
        </w:tc>
        <w:tc>
          <w:tcPr>
            <w:tcW w:w="0" w:type="auto"/>
          </w:tcPr>
          <w:p w14:paraId="0FA7B28B"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1371.52</w:t>
            </w:r>
          </w:p>
        </w:tc>
        <w:tc>
          <w:tcPr>
            <w:tcW w:w="0" w:type="auto"/>
          </w:tcPr>
          <w:p w14:paraId="2F7946BA"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6184.961</w:t>
            </w:r>
          </w:p>
        </w:tc>
      </w:tr>
    </w:tbl>
    <w:p w14:paraId="0DD93218" w14:textId="77777777" w:rsidR="00524113" w:rsidRPr="00771CB3" w:rsidRDefault="00524113" w:rsidP="00904830">
      <w:pPr>
        <w:spacing w:line="480" w:lineRule="auto"/>
        <w:contextualSpacing/>
        <w:jc w:val="both"/>
        <w:rPr>
          <w:rFonts w:cstheme="minorHAnsi"/>
          <w:b/>
        </w:rPr>
      </w:pPr>
    </w:p>
    <w:p w14:paraId="606385A1" w14:textId="77777777" w:rsidR="00524113" w:rsidRDefault="00524113" w:rsidP="00904830">
      <w:pPr>
        <w:spacing w:line="480" w:lineRule="auto"/>
        <w:contextualSpacing/>
        <w:jc w:val="both"/>
        <w:rPr>
          <w:rFonts w:cstheme="minorHAnsi"/>
          <w:b/>
        </w:rPr>
      </w:pPr>
    </w:p>
    <w:p w14:paraId="650A5331" w14:textId="77777777" w:rsidR="00524113" w:rsidRDefault="00524113" w:rsidP="00904830">
      <w:pPr>
        <w:spacing w:line="480" w:lineRule="auto"/>
        <w:contextualSpacing/>
        <w:jc w:val="both"/>
        <w:rPr>
          <w:rFonts w:cstheme="minorHAnsi"/>
          <w:b/>
        </w:rPr>
      </w:pPr>
    </w:p>
    <w:p w14:paraId="5826799B" w14:textId="77777777" w:rsidR="00524113" w:rsidRDefault="00524113" w:rsidP="00904830">
      <w:pPr>
        <w:spacing w:line="480" w:lineRule="auto"/>
        <w:contextualSpacing/>
        <w:jc w:val="both"/>
        <w:rPr>
          <w:rFonts w:cstheme="minorHAnsi"/>
          <w:b/>
        </w:rPr>
      </w:pPr>
    </w:p>
    <w:p w14:paraId="57142458" w14:textId="77777777" w:rsidR="00524113" w:rsidRDefault="00524113" w:rsidP="00904830">
      <w:pPr>
        <w:spacing w:line="480" w:lineRule="auto"/>
        <w:contextualSpacing/>
        <w:jc w:val="both"/>
        <w:rPr>
          <w:rFonts w:cstheme="minorHAnsi"/>
          <w:b/>
        </w:rPr>
      </w:pPr>
    </w:p>
    <w:p w14:paraId="3AC33988" w14:textId="77777777" w:rsidR="00524113" w:rsidRDefault="00524113" w:rsidP="00904830">
      <w:pPr>
        <w:spacing w:line="480" w:lineRule="auto"/>
        <w:contextualSpacing/>
        <w:jc w:val="both"/>
        <w:rPr>
          <w:rFonts w:cstheme="minorHAnsi"/>
          <w:b/>
        </w:rPr>
      </w:pPr>
    </w:p>
    <w:p w14:paraId="6E82F005" w14:textId="504DE939" w:rsidR="00524113" w:rsidRDefault="00524113" w:rsidP="00904830">
      <w:pPr>
        <w:spacing w:line="480" w:lineRule="auto"/>
        <w:contextualSpacing/>
        <w:jc w:val="both"/>
        <w:rPr>
          <w:rFonts w:cstheme="minorHAnsi"/>
          <w:b/>
        </w:rPr>
      </w:pPr>
    </w:p>
    <w:p w14:paraId="08983806" w14:textId="77777777" w:rsidR="00524113" w:rsidRDefault="00524113" w:rsidP="00904830">
      <w:pPr>
        <w:spacing w:line="480" w:lineRule="auto"/>
        <w:ind w:firstLine="284"/>
        <w:contextualSpacing/>
        <w:jc w:val="both"/>
        <w:rPr>
          <w:rFonts w:eastAsiaTheme="minorEastAsia" w:cstheme="minorHAnsi"/>
        </w:rPr>
      </w:pPr>
    </w:p>
    <w:p w14:paraId="7C925074" w14:textId="63595FAA" w:rsidR="00396716" w:rsidRPr="0072366C" w:rsidRDefault="00566BC6" w:rsidP="00904830">
      <w:pPr>
        <w:spacing w:line="480" w:lineRule="auto"/>
        <w:contextualSpacing/>
        <w:jc w:val="center"/>
        <w:rPr>
          <w:rFonts w:cstheme="minorHAnsi"/>
        </w:rPr>
      </w:pPr>
      <w:r>
        <w:rPr>
          <w:rFonts w:cstheme="minorHAnsi"/>
          <w:noProof/>
        </w:rPr>
        <w:lastRenderedPageBreak/>
        <w:drawing>
          <wp:inline distT="0" distB="0" distL="0" distR="0" wp14:anchorId="76B7F158" wp14:editId="05CD95E6">
            <wp:extent cx="4639733" cy="3653117"/>
            <wp:effectExtent l="0" t="0" r="0" b="508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t_scatter.png"/>
                    <pic:cNvPicPr/>
                  </pic:nvPicPr>
                  <pic:blipFill rotWithShape="1">
                    <a:blip r:embed="rId19" cstate="print">
                      <a:extLst>
                        <a:ext uri="{28A0092B-C50C-407E-A947-70E740481C1C}">
                          <a14:useLocalDpi xmlns:a14="http://schemas.microsoft.com/office/drawing/2010/main" val="0"/>
                        </a:ext>
                      </a:extLst>
                    </a:blip>
                    <a:srcRect t="10636" b="10628"/>
                    <a:stretch/>
                  </pic:blipFill>
                  <pic:spPr bwMode="auto">
                    <a:xfrm>
                      <a:off x="0" y="0"/>
                      <a:ext cx="4655753" cy="3665730"/>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3DCC1462" w:rsidR="00396716" w:rsidRPr="00673F8A" w:rsidRDefault="00396716" w:rsidP="00904830">
      <w:pPr>
        <w:spacing w:line="480" w:lineRule="auto"/>
        <w:contextualSpacing/>
        <w:jc w:val="both"/>
        <w:rPr>
          <w:rFonts w:cstheme="minorHAnsi"/>
          <w:i/>
          <w:sz w:val="22"/>
          <w:szCs w:val="22"/>
          <w:lang w:val="en-US"/>
        </w:rPr>
      </w:pPr>
      <w:r w:rsidRPr="00673F8A">
        <w:rPr>
          <w:rFonts w:cstheme="minorHAnsi"/>
          <w:sz w:val="22"/>
          <w:szCs w:val="22"/>
          <w:lang w:val="en-US"/>
        </w:rPr>
        <w:t xml:space="preserve">Fig. 1. </w:t>
      </w:r>
      <w:r w:rsidRPr="00673F8A">
        <w:rPr>
          <w:rFonts w:cstheme="minorHAnsi"/>
          <w:i/>
          <w:sz w:val="22"/>
          <w:szCs w:val="22"/>
          <w:lang w:val="en-US"/>
        </w:rPr>
        <w:t xml:space="preserve">Optimum temperature for growth </w:t>
      </w:r>
      <w:r w:rsidR="007F4956" w:rsidRPr="00673F8A">
        <w:rPr>
          <w:rFonts w:cstheme="minorHAnsi"/>
          <w:i/>
          <w:sz w:val="22"/>
          <w:szCs w:val="22"/>
          <w:lang w:val="en-US"/>
        </w:rPr>
        <w:t xml:space="preserve">(standardized to </w:t>
      </w:r>
      <w:proofErr w:type="spellStart"/>
      <w:r w:rsidR="007F4956" w:rsidRPr="00673F8A">
        <w:rPr>
          <w:rFonts w:cstheme="minorHAnsi"/>
          <w:i/>
          <w:sz w:val="22"/>
          <w:szCs w:val="22"/>
          <w:lang w:val="en-US"/>
        </w:rPr>
        <w:t>opimum</w:t>
      </w:r>
      <w:proofErr w:type="spellEnd"/>
      <w:r w:rsidR="007F4956" w:rsidRPr="00673F8A">
        <w:rPr>
          <w:rFonts w:cstheme="minorHAnsi"/>
          <w:i/>
          <w:sz w:val="22"/>
          <w:szCs w:val="22"/>
          <w:lang w:val="en-US"/>
        </w:rPr>
        <w:t xml:space="preserve"> temperature within species and mean-centered) </w:t>
      </w:r>
      <w:r w:rsidRPr="00673F8A">
        <w:rPr>
          <w:rFonts w:cstheme="minorHAnsi"/>
          <w:i/>
          <w:sz w:val="22"/>
          <w:szCs w:val="22"/>
          <w:lang w:val="en-US"/>
        </w:rPr>
        <w:t xml:space="preserve">declines with </w:t>
      </w:r>
      <w:r w:rsidR="00DD348E" w:rsidRPr="00673F8A">
        <w:rPr>
          <w:rFonts w:cstheme="minorHAnsi"/>
          <w:i/>
          <w:sz w:val="22"/>
          <w:szCs w:val="22"/>
          <w:lang w:val="en-US"/>
        </w:rPr>
        <w:t xml:space="preserve">the natural log of standardized </w:t>
      </w:r>
      <w:r w:rsidR="00DD348E" w:rsidRPr="00673F8A">
        <w:rPr>
          <w:rFonts w:cstheme="minorHAnsi"/>
          <w:i/>
          <w:sz w:val="22"/>
          <w:szCs w:val="22"/>
          <w:lang w:val="en-US"/>
        </w:rPr>
        <w:t>body</w:t>
      </w:r>
      <w:r w:rsidR="00DD348E" w:rsidRPr="00673F8A">
        <w:rPr>
          <w:rFonts w:cstheme="minorHAnsi"/>
          <w:i/>
          <w:sz w:val="22"/>
          <w:szCs w:val="22"/>
          <w:lang w:val="en-US"/>
        </w:rPr>
        <w:t xml:space="preserve"> mas</w:t>
      </w:r>
      <w:r w:rsidR="00BF4857" w:rsidRPr="00673F8A">
        <w:rPr>
          <w:rFonts w:cstheme="minorHAnsi"/>
          <w:i/>
          <w:sz w:val="22"/>
          <w:szCs w:val="22"/>
          <w:lang w:val="en-US"/>
        </w:rPr>
        <w:t>s (</w:t>
      </w:r>
      <w:r w:rsidR="003226DA" w:rsidRPr="00673F8A">
        <w:rPr>
          <w:rFonts w:cstheme="minorHAnsi"/>
          <w:i/>
          <w:sz w:val="22"/>
          <w:szCs w:val="22"/>
          <w:lang w:val="en-US"/>
        </w:rPr>
        <w:t>mass/maximum mass within species</w:t>
      </w:r>
      <w:r w:rsidR="00BF4857" w:rsidRPr="00673F8A">
        <w:rPr>
          <w:rFonts w:cstheme="minorHAnsi"/>
          <w:i/>
          <w:sz w:val="22"/>
          <w:szCs w:val="22"/>
          <w:lang w:val="en-US"/>
        </w:rPr>
        <w:t>)</w:t>
      </w:r>
      <w:r w:rsidRPr="00673F8A">
        <w:rPr>
          <w:rFonts w:cstheme="minorHAnsi"/>
          <w:i/>
          <w:sz w:val="22"/>
          <w:szCs w:val="22"/>
          <w:lang w:val="en-US"/>
        </w:rPr>
        <w:t>. Probability bands based on draws from posterior fits given no group-level effects</w:t>
      </w:r>
      <w:r w:rsidR="00D83C1D" w:rsidRPr="00673F8A">
        <w:rPr>
          <w:rFonts w:cstheme="minorHAnsi"/>
          <w:i/>
          <w:sz w:val="22"/>
          <w:szCs w:val="22"/>
          <w:lang w:val="en-US"/>
        </w:rPr>
        <w:t xml:space="preserve"> and correspond to </w:t>
      </w:r>
      <w:r w:rsidR="002936A7" w:rsidRPr="00673F8A">
        <w:rPr>
          <w:rFonts w:cstheme="minorHAnsi"/>
          <w:i/>
          <w:sz w:val="22"/>
          <w:szCs w:val="22"/>
          <w:lang w:val="en-US"/>
        </w:rPr>
        <w:t>80% and 95% credible intervals.</w:t>
      </w:r>
    </w:p>
    <w:p w14:paraId="7BC98222" w14:textId="7DCAD5A5" w:rsidR="00396716" w:rsidRPr="00396716" w:rsidRDefault="000A6FAD" w:rsidP="00904830">
      <w:pPr>
        <w:spacing w:line="480" w:lineRule="auto"/>
        <w:ind w:firstLine="284"/>
        <w:contextualSpacing/>
        <w:jc w:val="both"/>
        <w:rPr>
          <w:rFonts w:cstheme="minorHAnsi"/>
          <w:lang w:val="en-US"/>
        </w:rPr>
      </w:pPr>
      <w:r>
        <w:rPr>
          <w:rFonts w:cstheme="minorHAnsi"/>
          <w:noProof/>
          <w:lang w:val="en-US"/>
        </w:rPr>
        <w:lastRenderedPageBreak/>
        <w:drawing>
          <wp:inline distT="0" distB="0" distL="0" distR="0" wp14:anchorId="697303C4" wp14:editId="038D629A">
            <wp:extent cx="5731510" cy="573151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d_warm_col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172BC56F" w:rsidR="00DF4765" w:rsidRPr="00673F8A" w:rsidRDefault="00DF4765" w:rsidP="00904830">
      <w:pPr>
        <w:spacing w:line="480" w:lineRule="auto"/>
        <w:contextualSpacing/>
        <w:jc w:val="both"/>
        <w:rPr>
          <w:rFonts w:cstheme="minorHAnsi"/>
          <w:i/>
          <w:sz w:val="22"/>
          <w:szCs w:val="22"/>
          <w:lang w:val="en-US"/>
        </w:rPr>
      </w:pPr>
      <w:commentRangeStart w:id="54"/>
      <w:r w:rsidRPr="00673F8A">
        <w:rPr>
          <w:rFonts w:cstheme="minorHAnsi"/>
          <w:sz w:val="22"/>
          <w:szCs w:val="22"/>
        </w:rPr>
        <w:t xml:space="preserve">Fig. </w:t>
      </w:r>
      <w:r w:rsidR="00876065" w:rsidRPr="00673F8A">
        <w:rPr>
          <w:rFonts w:cstheme="minorHAnsi"/>
          <w:sz w:val="22"/>
          <w:szCs w:val="22"/>
        </w:rPr>
        <w:t>2</w:t>
      </w:r>
      <w:commentRangeEnd w:id="54"/>
      <w:r w:rsidR="00907DE6" w:rsidRPr="00673F8A">
        <w:rPr>
          <w:rStyle w:val="CommentReference"/>
          <w:sz w:val="22"/>
          <w:szCs w:val="22"/>
        </w:rPr>
        <w:commentReference w:id="54"/>
      </w:r>
      <w:r w:rsidRPr="00673F8A">
        <w:rPr>
          <w:rFonts w:cstheme="minorHAnsi"/>
          <w:sz w:val="22"/>
          <w:szCs w:val="22"/>
        </w:rPr>
        <w:t>.</w:t>
      </w:r>
      <w:r w:rsidRPr="00673F8A">
        <w:rPr>
          <w:rFonts w:cstheme="minorHAnsi"/>
          <w:i/>
          <w:sz w:val="22"/>
          <w:szCs w:val="22"/>
        </w:rPr>
        <w:t xml:space="preserve"> </w:t>
      </w:r>
      <w:r w:rsidR="00541B90" w:rsidRPr="00673F8A">
        <w:rPr>
          <w:rFonts w:cstheme="minorHAnsi"/>
          <w:i/>
          <w:sz w:val="22"/>
          <w:szCs w:val="22"/>
          <w:lang w:val="en-US"/>
        </w:rPr>
        <w:t xml:space="preserve">Effects of temperature </w:t>
      </w:r>
      <w:r w:rsidR="008B2B24" w:rsidRPr="00673F8A">
        <w:rPr>
          <w:rFonts w:cstheme="minorHAnsi"/>
          <w:i/>
          <w:sz w:val="22"/>
          <w:szCs w:val="22"/>
          <w:lang w:val="en-US"/>
        </w:rPr>
        <w:t xml:space="preserve">and body mass on </w:t>
      </w:r>
      <w:r w:rsidR="00541B90" w:rsidRPr="00673F8A">
        <w:rPr>
          <w:rFonts w:cstheme="minorHAnsi"/>
          <w:i/>
          <w:sz w:val="22"/>
          <w:szCs w:val="22"/>
          <w:lang w:val="en-US"/>
        </w:rPr>
        <w:t xml:space="preserve">growth depends </w:t>
      </w:r>
      <w:r w:rsidR="00DE14F5" w:rsidRPr="00673F8A">
        <w:rPr>
          <w:rFonts w:cstheme="minorHAnsi"/>
          <w:i/>
          <w:sz w:val="22"/>
          <w:szCs w:val="22"/>
          <w:lang w:val="en-US"/>
        </w:rPr>
        <w:t>A)</w:t>
      </w:r>
      <w:r w:rsidR="00885ECA" w:rsidRPr="00673F8A">
        <w:rPr>
          <w:rFonts w:cstheme="minorHAnsi"/>
          <w:i/>
          <w:sz w:val="22"/>
          <w:szCs w:val="22"/>
          <w:lang w:val="en-US"/>
        </w:rPr>
        <w:t xml:space="preserve"> </w:t>
      </w:r>
      <w:r w:rsidR="004742A8" w:rsidRPr="00673F8A">
        <w:rPr>
          <w:rFonts w:cstheme="minorHAnsi"/>
          <w:i/>
          <w:sz w:val="22"/>
          <w:szCs w:val="22"/>
          <w:lang w:val="en-US"/>
        </w:rPr>
        <w:t>G</w:t>
      </w:r>
      <w:r w:rsidR="00885ECA" w:rsidRPr="00673F8A">
        <w:rPr>
          <w:rFonts w:cstheme="minorHAnsi"/>
          <w:i/>
          <w:sz w:val="22"/>
          <w:szCs w:val="22"/>
          <w:lang w:val="en-US"/>
        </w:rPr>
        <w:t xml:space="preserve">rowth rate [% </w:t>
      </w:r>
      <w:proofErr w:type="gramStart"/>
      <w:r w:rsidR="00885ECA" w:rsidRPr="00673F8A">
        <w:rPr>
          <w:rFonts w:cstheme="minorHAnsi"/>
          <w:i/>
          <w:sz w:val="22"/>
          <w:szCs w:val="22"/>
          <w:lang w:val="en-US"/>
        </w:rPr>
        <w:t>day</w:t>
      </w:r>
      <w:r w:rsidR="00885ECA" w:rsidRPr="00673F8A">
        <w:rPr>
          <w:rFonts w:cstheme="minorHAnsi"/>
          <w:i/>
          <w:sz w:val="22"/>
          <w:szCs w:val="22"/>
          <w:vertAlign w:val="superscript"/>
          <w:lang w:val="en-US"/>
        </w:rPr>
        <w:t>-1</w:t>
      </w:r>
      <w:proofErr w:type="gramEnd"/>
      <w:r w:rsidR="00885ECA" w:rsidRPr="00673F8A">
        <w:rPr>
          <w:rFonts w:cstheme="minorHAnsi"/>
          <w:i/>
          <w:sz w:val="22"/>
          <w:szCs w:val="22"/>
          <w:lang w:val="en-US"/>
        </w:rPr>
        <w:t xml:space="preserve">] </w:t>
      </w:r>
      <w:r w:rsidR="004742A8" w:rsidRPr="00673F8A">
        <w:rPr>
          <w:rFonts w:cstheme="minorHAnsi"/>
          <w:i/>
          <w:sz w:val="22"/>
          <w:szCs w:val="22"/>
          <w:lang w:val="en-US"/>
        </w:rPr>
        <w:t xml:space="preserve">as a function of </w:t>
      </w:r>
      <w:r w:rsidR="00DF7897" w:rsidRPr="00673F8A">
        <w:rPr>
          <w:rFonts w:cstheme="minorHAnsi"/>
          <w:i/>
          <w:sz w:val="22"/>
          <w:szCs w:val="22"/>
          <w:lang w:val="en-US"/>
        </w:rPr>
        <w:t xml:space="preserve">body </w:t>
      </w:r>
      <w:r w:rsidR="004742A8" w:rsidRPr="00673F8A">
        <w:rPr>
          <w:rFonts w:cstheme="minorHAnsi"/>
          <w:i/>
          <w:sz w:val="22"/>
          <w:szCs w:val="22"/>
          <w:lang w:val="en-US"/>
        </w:rPr>
        <w:t>mass, both on natural log scale</w:t>
      </w:r>
      <w:r w:rsidRPr="00673F8A">
        <w:rPr>
          <w:rFonts w:cstheme="minorHAnsi"/>
          <w:i/>
          <w:sz w:val="22"/>
          <w:szCs w:val="22"/>
          <w:lang w:val="en-US"/>
        </w:rPr>
        <w:t>.</w:t>
      </w:r>
      <w:r w:rsidR="00C80991" w:rsidRPr="00673F8A">
        <w:rPr>
          <w:rFonts w:cstheme="minorHAnsi"/>
          <w:i/>
          <w:sz w:val="22"/>
          <w:szCs w:val="22"/>
          <w:lang w:val="en-US"/>
        </w:rPr>
        <w:t xml:space="preserve"> </w:t>
      </w:r>
      <w:r w:rsidR="009E3408" w:rsidRPr="00673F8A">
        <w:rPr>
          <w:rFonts w:cstheme="minorHAnsi"/>
          <w:i/>
          <w:sz w:val="22"/>
          <w:szCs w:val="22"/>
          <w:lang w:val="en-US"/>
        </w:rPr>
        <w:t>L</w:t>
      </w:r>
      <w:r w:rsidR="00DE31C9" w:rsidRPr="00673F8A">
        <w:rPr>
          <w:rFonts w:cstheme="minorHAnsi"/>
          <w:i/>
          <w:sz w:val="22"/>
          <w:szCs w:val="22"/>
          <w:lang w:val="en-US"/>
        </w:rPr>
        <w:t xml:space="preserve">ines are </w:t>
      </w:r>
      <w:r w:rsidR="007642DC" w:rsidRPr="00673F8A">
        <w:rPr>
          <w:rFonts w:cstheme="minorHAnsi"/>
          <w:i/>
          <w:sz w:val="22"/>
          <w:szCs w:val="22"/>
          <w:lang w:val="en-US"/>
        </w:rPr>
        <w:t xml:space="preserve">mean </w:t>
      </w:r>
      <w:r w:rsidR="00DE31C9" w:rsidRPr="00673F8A">
        <w:rPr>
          <w:rFonts w:cstheme="minorHAnsi"/>
          <w:i/>
          <w:sz w:val="22"/>
          <w:szCs w:val="22"/>
          <w:lang w:val="en-US"/>
        </w:rPr>
        <w:t>marginal predictions</w:t>
      </w:r>
      <w:r w:rsidR="00CF192F" w:rsidRPr="00673F8A">
        <w:rPr>
          <w:rFonts w:cstheme="minorHAnsi"/>
          <w:i/>
          <w:sz w:val="22"/>
          <w:szCs w:val="22"/>
          <w:lang w:val="en-US"/>
        </w:rPr>
        <w:t xml:space="preserve"> </w:t>
      </w:r>
      <w:r w:rsidR="00E3610D" w:rsidRPr="00673F8A">
        <w:rPr>
          <w:rFonts w:cstheme="minorHAnsi"/>
          <w:i/>
          <w:sz w:val="22"/>
          <w:szCs w:val="22"/>
          <w:lang w:val="en-US"/>
        </w:rPr>
        <w:t>at temperatures -1 and 1</w:t>
      </w:r>
      <w:r w:rsidR="00E94D9C" w:rsidRPr="00673F8A">
        <w:rPr>
          <w:rFonts w:cstheme="minorHAnsi"/>
          <w:i/>
          <w:sz w:val="22"/>
          <w:szCs w:val="22"/>
          <w:lang w:val="en-US"/>
        </w:rPr>
        <w:t xml:space="preserve"> </w:t>
      </w:r>
      <w:r w:rsidR="00E3610D" w:rsidRPr="00673F8A">
        <w:rPr>
          <w:rFonts w:cstheme="minorHAnsi"/>
          <w:i/>
          <w:sz w:val="22"/>
          <w:szCs w:val="22"/>
          <w:lang w:val="en-US"/>
        </w:rPr>
        <w:t xml:space="preserve">(in unit </w:t>
      </w:r>
      <w:r w:rsidR="00326581" w:rsidRPr="00673F8A">
        <w:rPr>
          <w:rFonts w:cstheme="minorHAnsi"/>
          <w:i/>
          <w:sz w:val="22"/>
          <w:szCs w:val="22"/>
          <w:lang w:val="en-US"/>
        </w:rPr>
        <w:t xml:space="preserve">mean-centered </w:t>
      </w:r>
      <w:r w:rsidR="00D6642E" w:rsidRPr="00673F8A">
        <w:rPr>
          <w:rFonts w:cstheme="minorHAnsi"/>
          <w:i/>
          <w:sz w:val="22"/>
          <w:szCs w:val="22"/>
          <w:lang w:val="en-US"/>
        </w:rPr>
        <w:t xml:space="preserve">Arrhenius </w:t>
      </w:r>
      <w:bookmarkStart w:id="55" w:name="_GoBack"/>
      <w:bookmarkEnd w:id="55"/>
      <w:r w:rsidR="00DE31C9" w:rsidRPr="00673F8A">
        <w:rPr>
          <w:rFonts w:cstheme="minorHAnsi"/>
          <w:i/>
          <w:sz w:val="22"/>
          <w:szCs w:val="22"/>
          <w:lang w:val="en-US"/>
        </w:rPr>
        <w:t xml:space="preserve">temperature </w:t>
      </w:r>
      <w:r w:rsidR="00326581" w:rsidRPr="00673F8A">
        <w:rPr>
          <w:rFonts w:cstheme="minorHAnsi"/>
          <w:i/>
          <w:sz w:val="22"/>
          <w:szCs w:val="22"/>
          <w:lang w:val="en-US"/>
        </w:rPr>
        <w:t>standardize</w:t>
      </w:r>
      <w:r w:rsidR="00AF42E0" w:rsidRPr="00673F8A">
        <w:rPr>
          <w:rFonts w:cstheme="minorHAnsi"/>
          <w:i/>
          <w:sz w:val="22"/>
          <w:szCs w:val="22"/>
          <w:lang w:val="en-US"/>
        </w:rPr>
        <w:t>d</w:t>
      </w:r>
      <w:r w:rsidR="00326581" w:rsidRPr="00673F8A">
        <w:rPr>
          <w:rFonts w:cstheme="minorHAnsi"/>
          <w:i/>
          <w:sz w:val="22"/>
          <w:szCs w:val="22"/>
          <w:lang w:val="en-US"/>
        </w:rPr>
        <w:t xml:space="preserve"> to </w:t>
      </w:r>
      <w:r w:rsidR="00AF42E0" w:rsidRPr="00673F8A">
        <w:rPr>
          <w:rFonts w:cstheme="minorHAnsi"/>
          <w:i/>
          <w:sz w:val="22"/>
          <w:szCs w:val="22"/>
          <w:lang w:val="en-US"/>
        </w:rPr>
        <w:t>median environmental temperature</w:t>
      </w:r>
      <w:r w:rsidR="00DE31C9" w:rsidRPr="00673F8A">
        <w:rPr>
          <w:rFonts w:cstheme="minorHAnsi"/>
          <w:i/>
          <w:sz w:val="22"/>
          <w:szCs w:val="22"/>
          <w:lang w:val="en-US"/>
        </w:rPr>
        <w:t>)</w:t>
      </w:r>
      <w:r w:rsidR="00350005" w:rsidRPr="00673F8A">
        <w:rPr>
          <w:rFonts w:cstheme="minorHAnsi"/>
          <w:i/>
          <w:sz w:val="22"/>
          <w:szCs w:val="22"/>
          <w:lang w:val="en-US"/>
        </w:rPr>
        <w:t>, shaded areas correspond to 80% and 95% credible interval</w:t>
      </w:r>
      <w:r w:rsidR="00C80991" w:rsidRPr="00673F8A">
        <w:rPr>
          <w:rFonts w:cstheme="minorHAnsi"/>
          <w:i/>
          <w:sz w:val="22"/>
          <w:szCs w:val="22"/>
          <w:lang w:val="en-US"/>
        </w:rPr>
        <w:t>.</w:t>
      </w:r>
      <w:r w:rsidR="0029037C" w:rsidRPr="00673F8A">
        <w:rPr>
          <w:rFonts w:cstheme="minorHAnsi"/>
          <w:i/>
          <w:sz w:val="22"/>
          <w:szCs w:val="22"/>
          <w:lang w:val="en-US"/>
        </w:rPr>
        <w:t xml:space="preserve"> The slope corresponds to the mass-scaling exponent.</w:t>
      </w:r>
      <w:r w:rsidR="00FA489A" w:rsidRPr="00673F8A">
        <w:rPr>
          <w:rFonts w:cstheme="minorHAnsi"/>
          <w:i/>
          <w:sz w:val="22"/>
          <w:szCs w:val="22"/>
          <w:lang w:val="en-US"/>
        </w:rPr>
        <w:t xml:space="preserve"> </w:t>
      </w:r>
      <w:r w:rsidR="00BD390E" w:rsidRPr="00673F8A">
        <w:rPr>
          <w:rFonts w:cstheme="minorHAnsi"/>
          <w:i/>
          <w:sz w:val="22"/>
          <w:szCs w:val="22"/>
          <w:lang w:val="en-US"/>
        </w:rPr>
        <w:t>P</w:t>
      </w:r>
      <w:r w:rsidR="00577B25" w:rsidRPr="00673F8A">
        <w:rPr>
          <w:rFonts w:cstheme="minorHAnsi"/>
          <w:i/>
          <w:sz w:val="22"/>
          <w:szCs w:val="22"/>
          <w:lang w:val="en-US"/>
        </w:rPr>
        <w:t>osterior distributions of mass-scaling exponent</w:t>
      </w:r>
      <w:r w:rsidR="002E391B" w:rsidRPr="00673F8A">
        <w:rPr>
          <w:rFonts w:cstheme="minorHAnsi"/>
          <w:i/>
          <w:sz w:val="22"/>
          <w:szCs w:val="22"/>
          <w:lang w:val="en-US"/>
        </w:rPr>
        <w:t xml:space="preserve"> (B)</w:t>
      </w:r>
      <w:r w:rsidR="00020B0E" w:rsidRPr="00673F8A">
        <w:rPr>
          <w:rFonts w:cstheme="minorHAnsi"/>
          <w:i/>
          <w:sz w:val="22"/>
          <w:szCs w:val="22"/>
          <w:lang w:val="en-US"/>
        </w:rPr>
        <w:t xml:space="preserve">, </w:t>
      </w:r>
      <w:r w:rsidR="00BD390E" w:rsidRPr="00673F8A">
        <w:rPr>
          <w:rFonts w:cstheme="minorHAnsi"/>
          <w:i/>
          <w:sz w:val="22"/>
          <w:szCs w:val="22"/>
          <w:lang w:val="en-US"/>
        </w:rPr>
        <w:t xml:space="preserve">activation energy </w:t>
      </w:r>
      <w:r w:rsidR="00FD65EF" w:rsidRPr="00673F8A">
        <w:rPr>
          <w:rFonts w:cstheme="minorHAnsi"/>
          <w:i/>
          <w:sz w:val="22"/>
          <w:szCs w:val="22"/>
          <w:lang w:val="en-US"/>
        </w:rPr>
        <w:t xml:space="preserve">(C) </w:t>
      </w:r>
      <w:r w:rsidR="00BD390E" w:rsidRPr="00673F8A">
        <w:rPr>
          <w:rFonts w:cstheme="minorHAnsi"/>
          <w:i/>
          <w:sz w:val="22"/>
          <w:szCs w:val="22"/>
          <w:lang w:val="en-US"/>
        </w:rPr>
        <w:t xml:space="preserve">and </w:t>
      </w:r>
      <w:r w:rsidR="00577B25" w:rsidRPr="00673F8A">
        <w:rPr>
          <w:rFonts w:cstheme="minorHAnsi"/>
          <w:i/>
          <w:sz w:val="22"/>
          <w:szCs w:val="22"/>
          <w:lang w:val="en-US"/>
        </w:rPr>
        <w:t xml:space="preserve">the </w:t>
      </w:r>
      <w:r w:rsidR="00C1759F" w:rsidRPr="00673F8A">
        <w:rPr>
          <w:rFonts w:cstheme="minorHAnsi"/>
          <w:i/>
          <w:sz w:val="22"/>
          <w:szCs w:val="22"/>
          <w:lang w:val="en-US"/>
        </w:rPr>
        <w:t xml:space="preserve">mass-temperature </w:t>
      </w:r>
      <w:r w:rsidR="00577B25" w:rsidRPr="00673F8A">
        <w:rPr>
          <w:rFonts w:cstheme="minorHAnsi"/>
          <w:i/>
          <w:sz w:val="22"/>
          <w:szCs w:val="22"/>
          <w:lang w:val="en-US"/>
        </w:rPr>
        <w:t>interaction coefficient</w:t>
      </w:r>
      <w:r w:rsidR="002C0D3C" w:rsidRPr="00673F8A">
        <w:rPr>
          <w:rFonts w:cstheme="minorHAnsi"/>
          <w:i/>
          <w:sz w:val="22"/>
          <w:szCs w:val="22"/>
          <w:lang w:val="en-US"/>
        </w:rPr>
        <w:t xml:space="preserve"> (D)</w:t>
      </w:r>
      <w:r w:rsidR="00BD390E" w:rsidRPr="00673F8A">
        <w:rPr>
          <w:rFonts w:cstheme="minorHAnsi"/>
          <w:i/>
          <w:sz w:val="22"/>
          <w:szCs w:val="22"/>
          <w:lang w:val="en-US"/>
        </w:rPr>
        <w:t xml:space="preserve"> are shown in the bottom row</w:t>
      </w:r>
      <w:r w:rsidR="00577B25" w:rsidRPr="00673F8A">
        <w:rPr>
          <w:rFonts w:cstheme="minorHAnsi"/>
          <w:i/>
          <w:sz w:val="22"/>
          <w:szCs w:val="22"/>
          <w:lang w:val="en-US"/>
        </w:rPr>
        <w:t xml:space="preserve">. </w:t>
      </w:r>
      <w:r w:rsidR="00DD187A" w:rsidRPr="00673F8A">
        <w:rPr>
          <w:rFonts w:cstheme="minorHAnsi"/>
          <w:i/>
          <w:sz w:val="22"/>
          <w:szCs w:val="22"/>
          <w:lang w:val="en-US"/>
        </w:rPr>
        <w:t xml:space="preserve">The </w:t>
      </w:r>
      <w:r w:rsidR="00DD47ED" w:rsidRPr="00673F8A">
        <w:rPr>
          <w:rFonts w:cstheme="minorHAnsi"/>
          <w:i/>
          <w:sz w:val="22"/>
          <w:szCs w:val="22"/>
          <w:lang w:val="en-US"/>
        </w:rPr>
        <w:t xml:space="preserve">dashed </w:t>
      </w:r>
      <w:r w:rsidR="00DD187A" w:rsidRPr="00673F8A">
        <w:rPr>
          <w:rFonts w:cstheme="minorHAnsi"/>
          <w:i/>
          <w:sz w:val="22"/>
          <w:szCs w:val="22"/>
          <w:lang w:val="en-US"/>
        </w:rPr>
        <w:t xml:space="preserve">white </w:t>
      </w:r>
      <w:r w:rsidR="00F8107D" w:rsidRPr="00673F8A">
        <w:rPr>
          <w:rFonts w:cstheme="minorHAnsi"/>
          <w:i/>
          <w:sz w:val="22"/>
          <w:szCs w:val="22"/>
          <w:lang w:val="en-US"/>
        </w:rPr>
        <w:t xml:space="preserve">line </w:t>
      </w:r>
      <w:r w:rsidR="00DD187A" w:rsidRPr="00673F8A">
        <w:rPr>
          <w:rFonts w:cstheme="minorHAnsi"/>
          <w:i/>
          <w:sz w:val="22"/>
          <w:szCs w:val="22"/>
          <w:lang w:val="en-US"/>
        </w:rPr>
        <w:t xml:space="preserve">shows </w:t>
      </w:r>
      <w:r w:rsidR="00F8107D" w:rsidRPr="00673F8A">
        <w:rPr>
          <w:rFonts w:cstheme="minorHAnsi"/>
          <w:i/>
          <w:sz w:val="22"/>
          <w:szCs w:val="22"/>
          <w:lang w:val="en-US"/>
        </w:rPr>
        <w:t xml:space="preserve">the posterior median, </w:t>
      </w:r>
      <w:r w:rsidR="00DD47ED" w:rsidRPr="00673F8A">
        <w:rPr>
          <w:rFonts w:cstheme="minorHAnsi"/>
          <w:i/>
          <w:sz w:val="22"/>
          <w:szCs w:val="22"/>
          <w:lang w:val="en-US"/>
        </w:rPr>
        <w:t xml:space="preserve">and in (D) the dashed </w:t>
      </w:r>
      <w:r w:rsidR="00CD1159" w:rsidRPr="00673F8A">
        <w:rPr>
          <w:rFonts w:cstheme="minorHAnsi"/>
          <w:i/>
          <w:sz w:val="22"/>
          <w:szCs w:val="22"/>
          <w:lang w:val="en-US"/>
        </w:rPr>
        <w:t>red line is 0</w:t>
      </w:r>
      <w:r w:rsidR="003D16A4" w:rsidRPr="00673F8A">
        <w:rPr>
          <w:rFonts w:cstheme="minorHAnsi"/>
          <w:i/>
          <w:sz w:val="22"/>
          <w:szCs w:val="22"/>
          <w:lang w:val="en-US"/>
        </w:rPr>
        <w:t>.</w:t>
      </w:r>
    </w:p>
    <w:p w14:paraId="792B7252" w14:textId="1B0EA9DE" w:rsidR="00005029" w:rsidRDefault="000528C4" w:rsidP="00904830">
      <w:pPr>
        <w:spacing w:line="480" w:lineRule="auto"/>
        <w:contextualSpacing/>
        <w:jc w:val="both"/>
        <w:rPr>
          <w:rFonts w:cstheme="minorHAnsi"/>
        </w:rPr>
      </w:pPr>
      <w:r>
        <w:rPr>
          <w:rFonts w:cstheme="minorHAnsi"/>
          <w:noProof/>
        </w:rPr>
        <w:lastRenderedPageBreak/>
        <w:drawing>
          <wp:inline distT="0" distB="0" distL="0" distR="0" wp14:anchorId="1C9776AD" wp14:editId="36649E82">
            <wp:extent cx="5731510" cy="573151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d_warm_col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6AFC4650" w:rsidR="004D63B8" w:rsidRPr="00673F8A" w:rsidRDefault="004D63B8" w:rsidP="00904830">
      <w:pPr>
        <w:pStyle w:val="ListParagraph"/>
        <w:spacing w:line="480" w:lineRule="auto"/>
        <w:ind w:left="0"/>
        <w:jc w:val="both"/>
        <w:rPr>
          <w:rFonts w:cstheme="minorHAnsi"/>
          <w:sz w:val="22"/>
          <w:szCs w:val="22"/>
        </w:rPr>
      </w:pPr>
      <w:r w:rsidRPr="00673F8A">
        <w:rPr>
          <w:rFonts w:cstheme="minorHAnsi"/>
          <w:sz w:val="22"/>
          <w:szCs w:val="22"/>
        </w:rPr>
        <w:t xml:space="preserve">Fig </w:t>
      </w:r>
      <w:r w:rsidR="00B90C7C" w:rsidRPr="00673F8A">
        <w:rPr>
          <w:rFonts w:cstheme="minorHAnsi"/>
          <w:sz w:val="22"/>
          <w:szCs w:val="22"/>
        </w:rPr>
        <w:t>3</w:t>
      </w:r>
      <w:r w:rsidRPr="00673F8A">
        <w:rPr>
          <w:rFonts w:cstheme="minorHAnsi"/>
          <w:sz w:val="22"/>
          <w:szCs w:val="22"/>
        </w:rPr>
        <w:t>. Natural log of metabolic rate (A) and maximum consumption rates (B) vs. natural log of standardized mass. Lines correspond to predicted average scaling relationships from the hierarchical model for two temperatures: warm (</w:t>
      </w:r>
      <w:r w:rsidRPr="00673F8A">
        <w:rPr>
          <w:rFonts w:cstheme="minorHAnsi"/>
          <w:sz w:val="22"/>
          <w:szCs w:val="22"/>
        </w:rPr>
        <w:t>red</w:t>
      </w:r>
      <w:r w:rsidRPr="00673F8A">
        <w:rPr>
          <w:rFonts w:cstheme="minorHAnsi"/>
          <w:sz w:val="22"/>
          <w:szCs w:val="22"/>
        </w:rPr>
        <w:t>) and cold (</w:t>
      </w:r>
      <w:r w:rsidRPr="00673F8A">
        <w:rPr>
          <w:rFonts w:cstheme="minorHAnsi"/>
          <w:sz w:val="22"/>
          <w:szCs w:val="22"/>
        </w:rPr>
        <w:t>blue</w:t>
      </w:r>
      <w:r w:rsidRPr="00673F8A">
        <w:rPr>
          <w:rFonts w:cstheme="minorHAnsi"/>
          <w:sz w:val="22"/>
          <w:szCs w:val="22"/>
        </w:rPr>
        <w:t xml:space="preserve">). Shaded areas correspond to 80% and 95% </w:t>
      </w:r>
      <w:commentRangeStart w:id="56"/>
      <w:commentRangeStart w:id="57"/>
      <w:r w:rsidRPr="00673F8A">
        <w:rPr>
          <w:rFonts w:cstheme="minorHAnsi"/>
          <w:sz w:val="22"/>
          <w:szCs w:val="22"/>
        </w:rPr>
        <w:t xml:space="preserve">credible </w:t>
      </w:r>
      <w:commentRangeEnd w:id="56"/>
      <w:r w:rsidRPr="00673F8A">
        <w:rPr>
          <w:rStyle w:val="CommentReference"/>
          <w:sz w:val="15"/>
          <w:szCs w:val="15"/>
        </w:rPr>
        <w:commentReference w:id="56"/>
      </w:r>
      <w:commentRangeEnd w:id="57"/>
      <w:r w:rsidRPr="00673F8A">
        <w:rPr>
          <w:rStyle w:val="CommentReference"/>
          <w:sz w:val="15"/>
          <w:szCs w:val="15"/>
        </w:rPr>
        <w:commentReference w:id="57"/>
      </w:r>
      <w:r w:rsidRPr="00673F8A">
        <w:rPr>
          <w:rFonts w:cstheme="minorHAnsi"/>
          <w:sz w:val="22"/>
          <w:szCs w:val="22"/>
        </w:rPr>
        <w:t>interval.</w:t>
      </w:r>
    </w:p>
    <w:p w14:paraId="45B17F9E" w14:textId="77777777" w:rsidR="000528C4" w:rsidRDefault="000528C4" w:rsidP="00904830">
      <w:pPr>
        <w:spacing w:line="480" w:lineRule="auto"/>
        <w:contextualSpacing/>
        <w:jc w:val="both"/>
        <w:rPr>
          <w:rFonts w:cstheme="minorHAnsi"/>
        </w:rPr>
      </w:pPr>
    </w:p>
    <w:p w14:paraId="67201C5B" w14:textId="77777777" w:rsidR="000528C4" w:rsidRDefault="000528C4" w:rsidP="00904830">
      <w:pPr>
        <w:spacing w:line="480" w:lineRule="auto"/>
        <w:contextualSpacing/>
        <w:jc w:val="both"/>
        <w:rPr>
          <w:rFonts w:cstheme="minorHAnsi"/>
        </w:rPr>
      </w:pPr>
    </w:p>
    <w:p w14:paraId="77653FB1" w14:textId="77777777" w:rsidR="000528C4" w:rsidRDefault="000528C4" w:rsidP="00904830">
      <w:pPr>
        <w:spacing w:line="480" w:lineRule="auto"/>
        <w:contextualSpacing/>
        <w:jc w:val="both"/>
        <w:rPr>
          <w:rFonts w:cstheme="minorHAnsi"/>
        </w:rPr>
      </w:pPr>
    </w:p>
    <w:p w14:paraId="547E35C0" w14:textId="77777777" w:rsidR="000528C4" w:rsidRDefault="000528C4" w:rsidP="00904830">
      <w:pPr>
        <w:spacing w:line="480" w:lineRule="auto"/>
        <w:contextualSpacing/>
        <w:jc w:val="both"/>
        <w:rPr>
          <w:rFonts w:cstheme="minorHAnsi"/>
        </w:rPr>
      </w:pPr>
    </w:p>
    <w:p w14:paraId="7B09A5B7" w14:textId="0FE81093" w:rsidR="000528C4" w:rsidRDefault="00972BA5" w:rsidP="00904830">
      <w:pPr>
        <w:pStyle w:val="ListParagraph"/>
        <w:spacing w:line="480" w:lineRule="auto"/>
        <w:ind w:left="0"/>
        <w:jc w:val="both"/>
        <w:rPr>
          <w:rFonts w:cstheme="minorHAnsi"/>
          <w:b/>
          <w:bCs/>
        </w:rPr>
      </w:pPr>
      <w:r>
        <w:rPr>
          <w:rFonts w:cstheme="minorHAnsi"/>
          <w:b/>
          <w:bCs/>
          <w:noProof/>
        </w:rPr>
        <w:lastRenderedPageBreak/>
        <w:drawing>
          <wp:inline distT="0" distB="0" distL="0" distR="0" wp14:anchorId="54D09BF6" wp14:editId="096B59FA">
            <wp:extent cx="5731510" cy="57315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cies_b_e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70E62D45" w:rsidR="000528C4" w:rsidRPr="00673F8A" w:rsidRDefault="000528C4" w:rsidP="00904830">
      <w:pPr>
        <w:pStyle w:val="ListParagraph"/>
        <w:spacing w:line="480" w:lineRule="auto"/>
        <w:ind w:left="0"/>
        <w:jc w:val="both"/>
        <w:rPr>
          <w:rFonts w:cstheme="minorHAnsi"/>
          <w:sz w:val="22"/>
          <w:szCs w:val="22"/>
        </w:rPr>
      </w:pPr>
      <w:r w:rsidRPr="00673F8A">
        <w:rPr>
          <w:rFonts w:cstheme="minorHAnsi"/>
          <w:sz w:val="22"/>
          <w:szCs w:val="22"/>
        </w:rPr>
        <w:t>Fig</w:t>
      </w:r>
      <w:r w:rsidR="00B637F1" w:rsidRPr="00673F8A">
        <w:rPr>
          <w:rFonts w:cstheme="minorHAnsi"/>
          <w:sz w:val="22"/>
          <w:szCs w:val="22"/>
        </w:rPr>
        <w:t>.</w:t>
      </w:r>
      <w:r w:rsidRPr="00673F8A">
        <w:rPr>
          <w:rFonts w:cstheme="minorHAnsi"/>
          <w:sz w:val="22"/>
          <w:szCs w:val="22"/>
        </w:rPr>
        <w:t xml:space="preserve"> </w:t>
      </w:r>
      <w:r w:rsidR="00B637F1" w:rsidRPr="00673F8A">
        <w:rPr>
          <w:rFonts w:cstheme="minorHAnsi"/>
          <w:sz w:val="22"/>
          <w:szCs w:val="22"/>
        </w:rPr>
        <w:t>4</w:t>
      </w:r>
      <w:r w:rsidRPr="00673F8A">
        <w:rPr>
          <w:rFonts w:cstheme="minorHAnsi"/>
          <w:sz w:val="22"/>
          <w:szCs w:val="22"/>
        </w:rPr>
        <w:t xml:space="preserve">. Posterior medians of species-varying activation energies and mass-scaling exponents from the hierarchical model (triangles) fitted to below temperature optimum data, and their 80% and 95% credible interval. Vertical dashed lines correspond to the </w:t>
      </w:r>
      <w:r w:rsidR="005664D4" w:rsidRPr="00673F8A">
        <w:rPr>
          <w:rFonts w:cstheme="minorHAnsi"/>
          <w:sz w:val="22"/>
          <w:szCs w:val="22"/>
        </w:rPr>
        <w:t>median</w:t>
      </w:r>
      <w:r w:rsidRPr="00673F8A">
        <w:rPr>
          <w:rFonts w:cstheme="minorHAnsi"/>
          <w:sz w:val="22"/>
          <w:szCs w:val="22"/>
        </w:rPr>
        <w:t xml:space="preserve"> prediction for a general species and the shaded area correspond to the 95% credible interval of the mean prediction. </w:t>
      </w:r>
    </w:p>
    <w:p w14:paraId="4DF4C686" w14:textId="77777777" w:rsidR="000528C4" w:rsidRDefault="000528C4" w:rsidP="00904830">
      <w:pPr>
        <w:pStyle w:val="ListParagraph"/>
        <w:spacing w:line="480" w:lineRule="auto"/>
        <w:ind w:left="360"/>
        <w:jc w:val="both"/>
        <w:rPr>
          <w:rFonts w:cstheme="minorHAnsi"/>
        </w:rPr>
      </w:pPr>
      <w:r>
        <w:rPr>
          <w:rFonts w:cstheme="minorHAnsi"/>
          <w:noProof/>
          <w:lang w:eastAsia="sv-SE"/>
        </w:rPr>
        <w:lastRenderedPageBreak/>
        <w:drawing>
          <wp:inline distT="0" distB="0" distL="0" distR="0" wp14:anchorId="770A7036" wp14:editId="667FBB28">
            <wp:extent cx="5731510" cy="5731510"/>
            <wp:effectExtent l="0" t="0" r="0" b="0"/>
            <wp:docPr id="25" name="Picture 25" descr="A picture containing boat,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70EBA8" w14:textId="12936106" w:rsidR="000528C4" w:rsidRPr="00673F8A" w:rsidRDefault="000528C4" w:rsidP="00904830">
      <w:pPr>
        <w:pStyle w:val="ListParagraph"/>
        <w:spacing w:line="480" w:lineRule="auto"/>
        <w:ind w:left="0"/>
        <w:jc w:val="both"/>
        <w:rPr>
          <w:rFonts w:cstheme="minorHAnsi"/>
          <w:sz w:val="22"/>
          <w:szCs w:val="22"/>
        </w:rPr>
      </w:pPr>
      <w:commentRangeStart w:id="58"/>
      <w:commentRangeStart w:id="59"/>
      <w:r w:rsidRPr="00673F8A">
        <w:rPr>
          <w:rFonts w:cstheme="minorHAnsi"/>
          <w:sz w:val="22"/>
          <w:szCs w:val="22"/>
        </w:rPr>
        <w:t xml:space="preserve">Figure </w:t>
      </w:r>
      <w:r w:rsidR="00FD30B1" w:rsidRPr="00673F8A">
        <w:rPr>
          <w:rFonts w:cstheme="minorHAnsi"/>
          <w:sz w:val="22"/>
          <w:szCs w:val="22"/>
        </w:rPr>
        <w:t>5</w:t>
      </w:r>
      <w:r w:rsidRPr="00673F8A">
        <w:rPr>
          <w:rFonts w:cstheme="minorHAnsi"/>
          <w:sz w:val="22"/>
          <w:szCs w:val="22"/>
        </w:rPr>
        <w:t xml:space="preserve">. </w:t>
      </w:r>
      <w:commentRangeEnd w:id="58"/>
      <w:r w:rsidRPr="00673F8A">
        <w:rPr>
          <w:rStyle w:val="CommentReference"/>
          <w:sz w:val="22"/>
          <w:szCs w:val="22"/>
        </w:rPr>
        <w:commentReference w:id="58"/>
      </w:r>
      <w:commentRangeEnd w:id="59"/>
      <w:r w:rsidRPr="00673F8A">
        <w:rPr>
          <w:rStyle w:val="CommentReference"/>
          <w:sz w:val="22"/>
          <w:szCs w:val="22"/>
        </w:rPr>
        <w:commentReference w:id="59"/>
      </w:r>
      <w:r w:rsidRPr="00673F8A">
        <w:rPr>
          <w:rFonts w:cstheme="minorHAnsi"/>
          <w:sz w:val="22"/>
          <w:szCs w:val="22"/>
        </w:rPr>
        <w:t xml:space="preserve">Posterior distributions of the </w:t>
      </w:r>
      <w:commentRangeStart w:id="60"/>
      <w:r w:rsidRPr="00673F8A">
        <w:rPr>
          <w:rFonts w:cstheme="minorHAnsi"/>
          <w:sz w:val="22"/>
          <w:szCs w:val="22"/>
        </w:rPr>
        <w:t xml:space="preserve">grand mean </w:t>
      </w:r>
      <w:commentRangeEnd w:id="60"/>
      <w:r w:rsidRPr="00673F8A">
        <w:rPr>
          <w:rStyle w:val="CommentReference"/>
          <w:sz w:val="22"/>
          <w:szCs w:val="22"/>
        </w:rPr>
        <w:commentReference w:id="60"/>
      </w:r>
      <w:r w:rsidRPr="00673F8A">
        <w:rPr>
          <w:rFonts w:cstheme="minorHAnsi"/>
          <w:sz w:val="22"/>
          <w:szCs w:val="22"/>
        </w:rPr>
        <w:t>parameters for how metabolic rate (top row) and maximum consumption rate (bottom row) scale with mass and temperature when fitted to below optimum temperature data. Text in top left corner corresponds to the median. Note that the final model for maximum consumption rate did not include a mass-temperature interaction term</w:t>
      </w:r>
      <w:commentRangeStart w:id="61"/>
      <w:commentRangeStart w:id="62"/>
      <w:r w:rsidRPr="00673F8A">
        <w:rPr>
          <w:rFonts w:cstheme="minorHAnsi"/>
          <w:sz w:val="22"/>
          <w:szCs w:val="22"/>
        </w:rPr>
        <w:t>.</w:t>
      </w:r>
      <w:commentRangeEnd w:id="61"/>
      <w:r w:rsidRPr="00673F8A">
        <w:rPr>
          <w:rStyle w:val="CommentReference"/>
          <w:sz w:val="22"/>
          <w:szCs w:val="22"/>
        </w:rPr>
        <w:commentReference w:id="61"/>
      </w:r>
      <w:commentRangeEnd w:id="62"/>
      <w:r w:rsidRPr="00673F8A">
        <w:rPr>
          <w:rStyle w:val="CommentReference"/>
          <w:sz w:val="22"/>
          <w:szCs w:val="22"/>
        </w:rPr>
        <w:commentReference w:id="62"/>
      </w:r>
    </w:p>
    <w:p w14:paraId="010D51DE" w14:textId="4CBC7888" w:rsidR="000528C4" w:rsidRDefault="000528C4" w:rsidP="00904830">
      <w:pPr>
        <w:pStyle w:val="ListParagraph"/>
        <w:spacing w:line="480" w:lineRule="auto"/>
        <w:ind w:left="360"/>
        <w:jc w:val="both"/>
        <w:rPr>
          <w:rFonts w:cstheme="minorHAnsi"/>
        </w:rPr>
      </w:pPr>
    </w:p>
    <w:p w14:paraId="7568CA41" w14:textId="50241014" w:rsidR="008802D5" w:rsidRDefault="008802D5" w:rsidP="00904830">
      <w:pPr>
        <w:pStyle w:val="ListParagraph"/>
        <w:spacing w:line="480" w:lineRule="auto"/>
        <w:ind w:left="360"/>
        <w:jc w:val="both"/>
        <w:rPr>
          <w:rFonts w:cstheme="minorHAnsi"/>
        </w:rPr>
      </w:pPr>
    </w:p>
    <w:p w14:paraId="1289C1D6" w14:textId="62209957" w:rsidR="008802D5" w:rsidRDefault="008802D5" w:rsidP="00904830">
      <w:pPr>
        <w:pStyle w:val="ListParagraph"/>
        <w:spacing w:line="480" w:lineRule="auto"/>
        <w:ind w:left="360"/>
        <w:jc w:val="both"/>
        <w:rPr>
          <w:rFonts w:cstheme="minorHAnsi"/>
        </w:rPr>
      </w:pPr>
    </w:p>
    <w:p w14:paraId="17A78F4D" w14:textId="51BE9035" w:rsidR="00673F8A" w:rsidRDefault="00673F8A" w:rsidP="00904830">
      <w:pPr>
        <w:pStyle w:val="ListParagraph"/>
        <w:spacing w:line="480" w:lineRule="auto"/>
        <w:ind w:left="360"/>
        <w:jc w:val="both"/>
        <w:rPr>
          <w:rFonts w:cstheme="minorHAnsi"/>
        </w:rPr>
      </w:pPr>
    </w:p>
    <w:p w14:paraId="16AF2BE1" w14:textId="41BA26F1" w:rsidR="00B142AE" w:rsidRDefault="00B142AE" w:rsidP="00904830">
      <w:pPr>
        <w:pStyle w:val="ListParagraph"/>
        <w:spacing w:line="480" w:lineRule="auto"/>
        <w:ind w:left="360"/>
        <w:jc w:val="both"/>
        <w:rPr>
          <w:rFonts w:cstheme="minorHAnsi"/>
        </w:rPr>
      </w:pPr>
    </w:p>
    <w:p w14:paraId="722EDF33" w14:textId="72D41537" w:rsidR="00C041E2" w:rsidRPr="000528C4" w:rsidRDefault="001A16F6" w:rsidP="00B64000">
      <w:pPr>
        <w:spacing w:line="480" w:lineRule="auto"/>
        <w:contextualSpacing/>
        <w:jc w:val="center"/>
        <w:rPr>
          <w:rFonts w:cstheme="minorHAnsi"/>
          <w:i/>
        </w:rPr>
      </w:pPr>
      <w:r>
        <w:rPr>
          <w:rFonts w:cstheme="minorHAnsi"/>
          <w:i/>
          <w:noProof/>
        </w:rPr>
        <w:lastRenderedPageBreak/>
        <w:drawing>
          <wp:inline distT="0" distB="0" distL="0" distR="0" wp14:anchorId="4D3EE4BA" wp14:editId="4C06BF84">
            <wp:extent cx="2937510" cy="532456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owth_rate.png"/>
                    <pic:cNvPicPr/>
                  </pic:nvPicPr>
                  <pic:blipFill rotWithShape="1">
                    <a:blip r:embed="rId24" cstate="print">
                      <a:extLst>
                        <a:ext uri="{28A0092B-C50C-407E-A947-70E740481C1C}">
                          <a14:useLocalDpi xmlns:a14="http://schemas.microsoft.com/office/drawing/2010/main" val="0"/>
                        </a:ext>
                      </a:extLst>
                    </a:blip>
                    <a:srcRect l="22421" r="22411"/>
                    <a:stretch/>
                  </pic:blipFill>
                  <pic:spPr bwMode="auto">
                    <a:xfrm>
                      <a:off x="0" y="0"/>
                      <a:ext cx="2940336" cy="5329687"/>
                    </a:xfrm>
                    <a:prstGeom prst="rect">
                      <a:avLst/>
                    </a:prstGeom>
                    <a:ln>
                      <a:noFill/>
                    </a:ln>
                    <a:extLst>
                      <a:ext uri="{53640926-AAD7-44D8-BBD7-CCE9431645EC}">
                        <a14:shadowObscured xmlns:a14="http://schemas.microsoft.com/office/drawing/2010/main"/>
                      </a:ext>
                    </a:extLst>
                  </pic:spPr>
                </pic:pic>
              </a:graphicData>
            </a:graphic>
          </wp:inline>
        </w:drawing>
      </w:r>
    </w:p>
    <w:p w14:paraId="242B85C9" w14:textId="47EC7F2A" w:rsidR="00C041E2" w:rsidRPr="00FA5656" w:rsidRDefault="008B23BD" w:rsidP="00904830">
      <w:pPr>
        <w:spacing w:line="480" w:lineRule="auto"/>
        <w:contextualSpacing/>
        <w:jc w:val="both"/>
        <w:rPr>
          <w:rFonts w:cstheme="minorHAnsi"/>
          <w:sz w:val="22"/>
          <w:szCs w:val="22"/>
        </w:rPr>
      </w:pPr>
      <w:r w:rsidRPr="00FA5656">
        <w:rPr>
          <w:rFonts w:cstheme="minorHAnsi"/>
          <w:sz w:val="22"/>
          <w:szCs w:val="22"/>
        </w:rPr>
        <w:t xml:space="preserve">Figure </w:t>
      </w:r>
      <w:r w:rsidR="00195DF3">
        <w:rPr>
          <w:rFonts w:cstheme="minorHAnsi"/>
          <w:sz w:val="22"/>
          <w:szCs w:val="22"/>
        </w:rPr>
        <w:t>6</w:t>
      </w:r>
      <w:r w:rsidRPr="00FA5656">
        <w:rPr>
          <w:rFonts w:cstheme="minorHAnsi"/>
          <w:sz w:val="22"/>
          <w:szCs w:val="22"/>
        </w:rPr>
        <w:t xml:space="preserve">. </w:t>
      </w:r>
      <w:r w:rsidR="001A16F6">
        <w:rPr>
          <w:rFonts w:cstheme="minorHAnsi"/>
          <w:sz w:val="22"/>
          <w:szCs w:val="22"/>
        </w:rPr>
        <w:t xml:space="preserve">Growth as a function of body mass from the </w:t>
      </w:r>
      <w:proofErr w:type="spellStart"/>
      <w:r w:rsidR="001A16F6" w:rsidRPr="00F021CA">
        <w:rPr>
          <w:rFonts w:ascii="Times New Roman" w:cs="Times New Roman"/>
          <w:sz w:val="22"/>
        </w:rPr>
        <w:t>Pütter</w:t>
      </w:r>
      <w:proofErr w:type="spellEnd"/>
    </w:p>
    <w:p w14:paraId="057DF326" w14:textId="4BE5AC6E" w:rsidR="008B23BD" w:rsidRDefault="008B23BD" w:rsidP="00904830">
      <w:pPr>
        <w:spacing w:line="480" w:lineRule="auto"/>
        <w:contextualSpacing/>
        <w:jc w:val="both"/>
        <w:rPr>
          <w:rFonts w:cstheme="minorHAnsi"/>
        </w:rPr>
      </w:pPr>
    </w:p>
    <w:p w14:paraId="4514D792" w14:textId="4B9ECD30" w:rsidR="008B23BD" w:rsidRDefault="008B23BD" w:rsidP="00904830">
      <w:pPr>
        <w:spacing w:line="480" w:lineRule="auto"/>
        <w:contextualSpacing/>
        <w:jc w:val="both"/>
        <w:rPr>
          <w:rFonts w:cstheme="minorHAnsi"/>
        </w:rPr>
      </w:pPr>
    </w:p>
    <w:p w14:paraId="2632796A" w14:textId="77777777" w:rsidR="008B23BD" w:rsidRDefault="008B23BD" w:rsidP="00904830">
      <w:pPr>
        <w:spacing w:line="480" w:lineRule="auto"/>
        <w:contextualSpacing/>
        <w:jc w:val="both"/>
        <w:rPr>
          <w:rFonts w:cstheme="minorHAnsi"/>
          <w:i/>
          <w:lang w:val="en-US"/>
        </w:rPr>
      </w:pPr>
    </w:p>
    <w:p w14:paraId="02FC7410" w14:textId="1A12F6CD" w:rsidR="00F53EDC" w:rsidRPr="008B23BD" w:rsidRDefault="00F53EDC" w:rsidP="00904830">
      <w:pPr>
        <w:spacing w:line="480" w:lineRule="auto"/>
        <w:contextualSpacing/>
        <w:jc w:val="both"/>
        <w:rPr>
          <w:rFonts w:cstheme="minorHAnsi"/>
          <w:b/>
        </w:rPr>
      </w:pPr>
      <w:commentRangeStart w:id="63"/>
      <w:r w:rsidRPr="00660D1C">
        <w:rPr>
          <w:rFonts w:cstheme="minorHAnsi"/>
          <w:b/>
          <w:lang w:val="en-US"/>
        </w:rPr>
        <w:t>Discussion</w:t>
      </w:r>
      <w:commentRangeEnd w:id="63"/>
      <w:r w:rsidR="005E48A8">
        <w:rPr>
          <w:rStyle w:val="CommentReference"/>
        </w:rPr>
        <w:commentReference w:id="63"/>
      </w:r>
    </w:p>
    <w:p w14:paraId="77254AC7" w14:textId="46B5100B" w:rsidR="00CB08F3" w:rsidRPr="00FA5656" w:rsidRDefault="00B86388" w:rsidP="00904830">
      <w:pPr>
        <w:spacing w:line="480" w:lineRule="auto"/>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830731" w:rsidRPr="00FA5656">
        <w:rPr>
          <w:rFonts w:eastAsiaTheme="minorEastAsia" w:cstheme="minorHAnsi"/>
          <w:color w:val="FF0000"/>
          <w:sz w:val="22"/>
          <w:szCs w:val="22"/>
          <w:lang w:val="en-US"/>
        </w:rPr>
        <w:t xml:space="preserve">e have shown that temperature affects body growth rates of fishes differently depending on their body mass, </w:t>
      </w:r>
      <w:r w:rsidR="00B30B8D" w:rsidRPr="00FA5656">
        <w:rPr>
          <w:rFonts w:eastAsiaTheme="minorEastAsia" w:cstheme="minorHAnsi"/>
          <w:color w:val="FF0000"/>
          <w:sz w:val="22"/>
          <w:szCs w:val="22"/>
          <w:lang w:val="en-US"/>
        </w:rPr>
        <w:t xml:space="preserve">through 1) small changes in the mass-scaling exponent 2) clear declines in </w:t>
      </w:r>
      <w:r w:rsidR="00830731" w:rsidRPr="00FA5656">
        <w:rPr>
          <w:rFonts w:eastAsiaTheme="minorEastAsia" w:cstheme="minorHAnsi"/>
          <w:color w:val="FF0000"/>
          <w:sz w:val="22"/>
          <w:szCs w:val="22"/>
          <w:lang w:val="en-US"/>
        </w:rPr>
        <w:t xml:space="preserve">optimum </w:t>
      </w:r>
      <w:r w:rsidR="00B30B8D" w:rsidRPr="00FA5656">
        <w:rPr>
          <w:rFonts w:eastAsiaTheme="minorEastAsia" w:cstheme="minorHAnsi"/>
          <w:color w:val="FF0000"/>
          <w:sz w:val="22"/>
          <w:szCs w:val="22"/>
          <w:lang w:val="en-US"/>
        </w:rPr>
        <w:t xml:space="preserve">growth </w:t>
      </w:r>
      <w:r w:rsidR="00830731" w:rsidRPr="00FA5656">
        <w:rPr>
          <w:rFonts w:eastAsiaTheme="minorEastAsia" w:cstheme="minorHAnsi"/>
          <w:color w:val="FF0000"/>
          <w:sz w:val="22"/>
          <w:szCs w:val="22"/>
          <w:lang w:val="en-US"/>
        </w:rPr>
        <w:t>temperature</w:t>
      </w:r>
      <w:r w:rsidR="008D1B2D" w:rsidRPr="00FA5656">
        <w:rPr>
          <w:rFonts w:eastAsiaTheme="minorEastAsia" w:cstheme="minorHAnsi"/>
          <w:color w:val="FF0000"/>
          <w:sz w:val="22"/>
          <w:szCs w:val="22"/>
          <w:lang w:val="en-US"/>
        </w:rPr>
        <w:t>s</w:t>
      </w:r>
      <w:r w:rsidR="00830731"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with body size</w:t>
      </w:r>
      <w:commentRangeStart w:id="64"/>
      <w:r w:rsidR="00A17DF8" w:rsidRPr="00FA5656">
        <w:rPr>
          <w:rFonts w:eastAsiaTheme="minorEastAsia" w:cstheme="minorHAnsi"/>
          <w:color w:val="FF0000"/>
          <w:sz w:val="22"/>
          <w:szCs w:val="22"/>
          <w:lang w:val="en-US"/>
        </w:rPr>
        <w:t>.</w:t>
      </w:r>
      <w:r w:rsidR="000C5410" w:rsidRPr="00FA5656">
        <w:rPr>
          <w:rFonts w:eastAsiaTheme="minorEastAsia" w:cstheme="minorHAnsi"/>
          <w:color w:val="FF0000"/>
          <w:sz w:val="22"/>
          <w:szCs w:val="22"/>
          <w:lang w:val="en-US"/>
        </w:rPr>
        <w:t xml:space="preserve"> </w:t>
      </w:r>
      <w:commentRangeEnd w:id="64"/>
      <w:r w:rsidR="00BC77C8" w:rsidRPr="00FA5656">
        <w:rPr>
          <w:rStyle w:val="CommentReference"/>
          <w:color w:val="FF0000"/>
          <w:sz w:val="22"/>
          <w:szCs w:val="22"/>
        </w:rPr>
        <w:commentReference w:id="64"/>
      </w:r>
      <w:r w:rsidR="000C5410" w:rsidRPr="00FA5656">
        <w:rPr>
          <w:rFonts w:eastAsiaTheme="minorEastAsia" w:cstheme="minorHAnsi"/>
          <w:color w:val="FF0000"/>
          <w:sz w:val="22"/>
          <w:szCs w:val="22"/>
          <w:lang w:val="en-US"/>
        </w:rPr>
        <w:t xml:space="preserve">These results </w:t>
      </w:r>
      <w:r w:rsidR="00AC57B5" w:rsidRPr="00FA5656">
        <w:rPr>
          <w:rFonts w:eastAsiaTheme="minorEastAsia" w:cstheme="minorHAnsi"/>
          <w:color w:val="FF0000"/>
          <w:sz w:val="22"/>
          <w:szCs w:val="22"/>
          <w:lang w:val="en-US"/>
        </w:rPr>
        <w:t>mean</w:t>
      </w:r>
      <w:r w:rsidR="00010628" w:rsidRPr="00FA5656">
        <w:rPr>
          <w:rFonts w:eastAsiaTheme="minorEastAsia" w:cstheme="minorHAnsi"/>
          <w:color w:val="FF0000"/>
          <w:sz w:val="22"/>
          <w:szCs w:val="22"/>
          <w:lang w:val="en-US"/>
        </w:rPr>
        <w:t xml:space="preserve"> </w:t>
      </w:r>
      <w:r w:rsidR="000C5410" w:rsidRPr="00FA5656">
        <w:rPr>
          <w:rFonts w:eastAsiaTheme="minorEastAsia" w:cstheme="minorHAnsi"/>
          <w:color w:val="FF0000"/>
          <w:sz w:val="22"/>
          <w:szCs w:val="22"/>
          <w:lang w:val="en-US"/>
        </w:rPr>
        <w:t xml:space="preserve">that </w:t>
      </w:r>
      <w:del w:id="65" w:author="Jan Ohlberger" w:date="2019-09-19T15:58:00Z">
        <w:r w:rsidR="000C5410" w:rsidRPr="00FA5656" w:rsidDel="004D5769">
          <w:rPr>
            <w:rFonts w:eastAsiaTheme="minorEastAsia" w:cstheme="minorHAnsi"/>
            <w:color w:val="FF0000"/>
            <w:sz w:val="22"/>
            <w:szCs w:val="22"/>
            <w:lang w:val="en-US"/>
          </w:rPr>
          <w:delText xml:space="preserve">the </w:delText>
        </w:r>
      </w:del>
      <w:r w:rsidR="00840938" w:rsidRPr="00FA5656">
        <w:rPr>
          <w:rFonts w:eastAsiaTheme="minorEastAsia" w:cstheme="minorHAnsi"/>
          <w:color w:val="FF0000"/>
          <w:sz w:val="22"/>
          <w:szCs w:val="22"/>
          <w:lang w:val="en-US"/>
        </w:rPr>
        <w:t xml:space="preserve">smaller individuals within a population may </w:t>
      </w:r>
      <w:r w:rsidR="006417DC" w:rsidRPr="00FA5656">
        <w:rPr>
          <w:rFonts w:eastAsiaTheme="minorEastAsia" w:cstheme="minorHAnsi"/>
          <w:color w:val="FF0000"/>
          <w:sz w:val="22"/>
          <w:szCs w:val="22"/>
          <w:lang w:val="en-US"/>
        </w:rPr>
        <w:t xml:space="preserve">benefit more in terms of </w:t>
      </w:r>
      <w:r w:rsidR="006F1360" w:rsidRPr="00FA5656">
        <w:rPr>
          <w:rFonts w:eastAsiaTheme="minorEastAsia" w:cstheme="minorHAnsi"/>
          <w:color w:val="FF0000"/>
          <w:sz w:val="22"/>
          <w:szCs w:val="22"/>
          <w:lang w:val="en-US"/>
        </w:rPr>
        <w:t xml:space="preserve">faster growth rates </w:t>
      </w:r>
      <w:r w:rsidR="00CB08F3" w:rsidRPr="00FA5656">
        <w:rPr>
          <w:rFonts w:eastAsiaTheme="minorEastAsia" w:cstheme="minorHAnsi"/>
          <w:color w:val="FF0000"/>
          <w:sz w:val="22"/>
          <w:szCs w:val="22"/>
          <w:lang w:val="en-US"/>
        </w:rPr>
        <w:t>with</w:t>
      </w:r>
      <w:del w:id="66" w:author="Jan Ohlberger" w:date="2019-09-19T15:59:00Z">
        <w:r w:rsidR="00CB08F3" w:rsidRPr="00FA5656" w:rsidDel="00F1318D">
          <w:rPr>
            <w:rFonts w:eastAsiaTheme="minorEastAsia" w:cstheme="minorHAnsi"/>
            <w:color w:val="FF0000"/>
            <w:sz w:val="22"/>
            <w:szCs w:val="22"/>
            <w:lang w:val="en-US"/>
          </w:rPr>
          <w:delText xml:space="preserve"> warming</w:delText>
        </w:r>
      </w:del>
      <w:r w:rsidR="00E96061" w:rsidRPr="00FA5656">
        <w:rPr>
          <w:rFonts w:eastAsiaTheme="minorEastAsia" w:cstheme="minorHAnsi"/>
          <w:color w:val="FF0000"/>
          <w:sz w:val="22"/>
          <w:szCs w:val="22"/>
          <w:lang w:val="en-US"/>
        </w:rPr>
        <w:t xml:space="preserve">, but this potential to capitalize </w:t>
      </w:r>
      <w:del w:id="67" w:author="Jan Ohlberger" w:date="2019-09-19T15:58:00Z">
        <w:r w:rsidR="00E96061" w:rsidRPr="00FA5656" w:rsidDel="004D5769">
          <w:rPr>
            <w:rFonts w:eastAsiaTheme="minorEastAsia" w:cstheme="minorHAnsi"/>
            <w:color w:val="FF0000"/>
            <w:sz w:val="22"/>
            <w:szCs w:val="22"/>
            <w:lang w:val="en-US"/>
          </w:rPr>
          <w:delText xml:space="preserve">from </w:delText>
        </w:r>
      </w:del>
      <w:ins w:id="68" w:author="Jan Ohlberger" w:date="2019-09-19T15:58:00Z">
        <w:r w:rsidR="004D5769" w:rsidRPr="00FA5656">
          <w:rPr>
            <w:rFonts w:eastAsiaTheme="minorEastAsia" w:cstheme="minorHAnsi"/>
            <w:color w:val="FF0000"/>
            <w:sz w:val="22"/>
            <w:szCs w:val="22"/>
            <w:lang w:val="en-US"/>
          </w:rPr>
          <w:t xml:space="preserve">on </w:t>
        </w:r>
      </w:ins>
      <w:r w:rsidR="00E96061" w:rsidRPr="00FA5656">
        <w:rPr>
          <w:rFonts w:eastAsiaTheme="minorEastAsia" w:cstheme="minorHAnsi"/>
          <w:color w:val="FF0000"/>
          <w:sz w:val="22"/>
          <w:szCs w:val="22"/>
          <w:lang w:val="en-US"/>
        </w:rPr>
        <w:t xml:space="preserve">warming </w:t>
      </w:r>
      <w:r w:rsidR="00CB08F3" w:rsidRPr="00FA5656">
        <w:rPr>
          <w:rFonts w:eastAsiaTheme="minorEastAsia" w:cstheme="minorHAnsi"/>
          <w:color w:val="FF0000"/>
          <w:sz w:val="22"/>
          <w:szCs w:val="22"/>
          <w:lang w:val="en-US"/>
        </w:rPr>
        <w:t>declines with body size</w:t>
      </w:r>
      <w:commentRangeStart w:id="69"/>
      <w:r w:rsidR="00AC57B5" w:rsidRPr="00FA5656">
        <w:rPr>
          <w:rFonts w:eastAsiaTheme="minorEastAsia" w:cstheme="minorHAnsi"/>
          <w:color w:val="FF0000"/>
          <w:sz w:val="22"/>
          <w:szCs w:val="22"/>
          <w:lang w:val="en-US"/>
        </w:rPr>
        <w:t>.</w:t>
      </w:r>
      <w:commentRangeEnd w:id="69"/>
      <w:r w:rsidR="00F1318D" w:rsidRPr="00FA5656">
        <w:rPr>
          <w:rStyle w:val="CommentReference"/>
          <w:color w:val="FF0000"/>
          <w:sz w:val="22"/>
          <w:szCs w:val="22"/>
        </w:rPr>
        <w:commentReference w:id="69"/>
      </w:r>
      <w:r w:rsidR="00AC57B5" w:rsidRPr="00FA5656">
        <w:rPr>
          <w:rFonts w:eastAsiaTheme="minorEastAsia" w:cstheme="minorHAnsi"/>
          <w:color w:val="FF0000"/>
          <w:sz w:val="22"/>
          <w:szCs w:val="22"/>
          <w:lang w:val="en-US"/>
        </w:rPr>
        <w:t xml:space="preserve"> </w:t>
      </w:r>
    </w:p>
    <w:p w14:paraId="08D2FE0B" w14:textId="24A46635" w:rsidR="007664CB" w:rsidRPr="00FA5656" w:rsidRDefault="005832F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lastRenderedPageBreak/>
        <w:t xml:space="preserve">The empirical observation that higher temperatures lead to </w:t>
      </w:r>
      <w:r w:rsidR="00D73300" w:rsidRPr="00FA5656">
        <w:rPr>
          <w:rFonts w:eastAsiaTheme="minorEastAsia" w:cstheme="minorHAnsi"/>
          <w:color w:val="FF0000"/>
          <w:sz w:val="22"/>
          <w:szCs w:val="22"/>
          <w:lang w:val="en-US"/>
        </w:rPr>
        <w:t xml:space="preserve">faster development and </w:t>
      </w:r>
      <w:r w:rsidRPr="00FA5656">
        <w:rPr>
          <w:rFonts w:eastAsiaTheme="minorEastAsia" w:cstheme="minorHAnsi"/>
          <w:color w:val="FF0000"/>
          <w:sz w:val="22"/>
          <w:szCs w:val="22"/>
          <w:lang w:val="en-US"/>
        </w:rPr>
        <w:t>smaller adult body sizes within species</w:t>
      </w:r>
      <w:r w:rsidR="00400863" w:rsidRPr="00FA5656">
        <w:rPr>
          <w:rFonts w:eastAsiaTheme="minorEastAsia" w:cstheme="minorHAnsi"/>
          <w:color w:val="FF0000"/>
          <w:sz w:val="22"/>
          <w:szCs w:val="22"/>
          <w:lang w:val="en-US"/>
        </w:rPr>
        <w:t xml:space="preserve"> (“temperature-size rule”, TSR)</w:t>
      </w:r>
      <w:r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{"citationID":"sbOAqa9a","properties":{"formattedCitation":"(Atkinson 1994; Daufresne {\\i{}et al.} 2009)","plainCitation":"(Atkinson 1994; Daufresne et al. 2009)","noteIndex":0},"citationItems":[{"id":598,"uris":["http://zotero.org/users/6116610/items/RAL83LAC"],"uri":["http://zotero.org/users/6116610/items/RAL83LAC"],"itemData":{"id":598,"type":"chapter","container-title":"Advances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Pr="00FA5656">
        <w:rPr>
          <w:rFonts w:eastAsiaTheme="minorEastAsia" w:cstheme="minorHAnsi"/>
          <w:color w:val="FF0000"/>
          <w:sz w:val="22"/>
          <w:szCs w:val="22"/>
        </w:rPr>
        <w:fldChar w:fldCharType="separate"/>
      </w:r>
      <w:r w:rsidR="00BD6EA2" w:rsidRPr="00FA5656">
        <w:rPr>
          <w:rFonts w:ascii="Times New Roman" w:hAnsi="Times New Roman" w:cs="Times New Roman"/>
          <w:color w:val="FF0000"/>
          <w:sz w:val="22"/>
          <w:szCs w:val="22"/>
          <w:lang w:val="en-US"/>
        </w:rPr>
        <w:t xml:space="preserve">(Atkinson 1994; </w:t>
      </w:r>
      <w:proofErr w:type="spellStart"/>
      <w:r w:rsidR="00BD6EA2" w:rsidRPr="00FA5656">
        <w:rPr>
          <w:rFonts w:ascii="Times New Roman" w:hAnsi="Times New Roman" w:cs="Times New Roman"/>
          <w:color w:val="FF0000"/>
          <w:sz w:val="22"/>
          <w:szCs w:val="22"/>
          <w:lang w:val="en-US"/>
        </w:rPr>
        <w:t>Daufresne</w:t>
      </w:r>
      <w:proofErr w:type="spellEnd"/>
      <w:r w:rsidR="00BD6EA2" w:rsidRPr="00FA5656">
        <w:rPr>
          <w:rFonts w:ascii="Times New Roman" w:hAnsi="Times New Roman" w:cs="Times New Roman"/>
          <w:color w:val="FF0000"/>
          <w:sz w:val="22"/>
          <w:szCs w:val="22"/>
          <w:lang w:val="en-US"/>
        </w:rPr>
        <w:t xml:space="preserve"> </w:t>
      </w:r>
      <w:r w:rsidR="00BD6EA2" w:rsidRPr="00FA5656">
        <w:rPr>
          <w:rFonts w:ascii="Times New Roman" w:hAnsi="Times New Roman" w:cs="Times New Roman"/>
          <w:i/>
          <w:iCs/>
          <w:color w:val="FF0000"/>
          <w:sz w:val="22"/>
          <w:szCs w:val="22"/>
          <w:lang w:val="en-US"/>
        </w:rPr>
        <w:t>et al.</w:t>
      </w:r>
      <w:r w:rsidR="00BD6EA2" w:rsidRPr="00FA5656">
        <w:rPr>
          <w:rFonts w:ascii="Times New Roman" w:hAnsi="Times New Roman" w:cs="Times New Roman"/>
          <w:color w:val="FF0000"/>
          <w:sz w:val="22"/>
          <w:szCs w:val="22"/>
          <w:lang w:val="en-US"/>
        </w:rPr>
        <w:t xml:space="preserve"> 2009)</w:t>
      </w:r>
      <w:r w:rsidRPr="00FA5656">
        <w:rPr>
          <w:rFonts w:eastAsiaTheme="minorEastAsia" w:cstheme="minorHAnsi"/>
          <w:color w:val="FF0000"/>
          <w:sz w:val="22"/>
          <w:szCs w:val="22"/>
        </w:rPr>
        <w:fldChar w:fldCharType="end"/>
      </w:r>
      <w:r w:rsidRPr="00FA5656">
        <w:rPr>
          <w:rFonts w:eastAsiaTheme="minorEastAsia" w:cstheme="minorHAnsi"/>
          <w:color w:val="FF0000"/>
          <w:sz w:val="22"/>
          <w:szCs w:val="22"/>
          <w:lang w:val="en-US"/>
        </w:rPr>
        <w:t xml:space="preserve">, has fueled research into climate-driven changes </w:t>
      </w:r>
      <w:r w:rsidR="004633DE" w:rsidRPr="00FA5656">
        <w:rPr>
          <w:rFonts w:eastAsiaTheme="minorEastAsia" w:cstheme="minorHAnsi"/>
          <w:color w:val="FF0000"/>
          <w:sz w:val="22"/>
          <w:szCs w:val="22"/>
          <w:lang w:val="en-US"/>
        </w:rPr>
        <w:t>in growth trajectories of also fish</w:t>
      </w:r>
      <w:r w:rsidR="00A951F0" w:rsidRPr="00FA5656">
        <w:rPr>
          <w:rFonts w:eastAsiaTheme="minorEastAsia" w:cstheme="minorHAnsi"/>
          <w:color w:val="FF0000"/>
          <w:sz w:val="22"/>
          <w:szCs w:val="22"/>
          <w:lang w:val="en-US"/>
        </w:rPr>
        <w:t xml:space="preserve"> - e</w:t>
      </w:r>
      <w:r w:rsidR="00DD541B" w:rsidRPr="00FA5656">
        <w:rPr>
          <w:rFonts w:eastAsiaTheme="minorEastAsia" w:cstheme="minorHAnsi"/>
          <w:color w:val="FF0000"/>
          <w:sz w:val="22"/>
          <w:szCs w:val="22"/>
          <w:lang w:val="en-US"/>
        </w:rPr>
        <w:t>specially since TSR-effects are predicted to</w:t>
      </w:r>
      <w:r w:rsidR="007D4D51" w:rsidRPr="00FA5656">
        <w:rPr>
          <w:rFonts w:eastAsiaTheme="minorEastAsia" w:cstheme="minorHAnsi"/>
          <w:color w:val="FF0000"/>
          <w:sz w:val="22"/>
          <w:szCs w:val="22"/>
          <w:lang w:val="en-US"/>
        </w:rPr>
        <w:t xml:space="preserve"> be stronger in aquatic systems </w:t>
      </w:r>
      <w:r w:rsidR="007D4D51"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{"citationID":"c3XBGykn","properties":{"formattedCitation":"(Forster {\\i{}et al.} 2012; Horne {\\i{}et al.} 2015)","plainCitation":"(Forster et al. 2012; Horne et al. 2015)","noteIndex":0},"citationItems":[{"id":782,"uris":["http://zotero.org/users/6116610/items/4RD47BDW"],"uri":["http://zotero.org/users/6116610/items/4RD47BDW"],"itemData":{"id":782,"type":"article-journal","issue":"47","page":"19310–19314","source":"Zotero","title":"Warming-induced reductions in body size are greater in aquatic than terrestrial species","volume":"109","author":[{"family":"Forster","given":"Jack"},{"family":"Hirst","given":"Andrew G"},{"family":"Atkinson","given":"David"}],"issued":{"date-parts":[["2012"]]}}},{"id":795,"uris":["http://zotero.org/users/6116610/items/PDRYQAXM"],"uri":["http://zotero.org/users/6116610/items/PDRYQAXM"],"itemData":{"id":795,"type":"article-journal","abstract":"Two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7D4D51" w:rsidRPr="00FA5656">
        <w:rPr>
          <w:rFonts w:eastAsiaTheme="minorEastAsia" w:cstheme="minorHAnsi"/>
          <w:color w:val="FF0000"/>
          <w:sz w:val="22"/>
          <w:szCs w:val="22"/>
        </w:rPr>
        <w:fldChar w:fldCharType="separate"/>
      </w:r>
      <w:r w:rsidR="007D4D51" w:rsidRPr="00FA5656">
        <w:rPr>
          <w:rFonts w:ascii="Times New Roman" w:hAnsi="Times New Roman" w:cs="Times New Roman"/>
          <w:color w:val="FF0000"/>
          <w:sz w:val="22"/>
          <w:szCs w:val="22"/>
          <w:lang w:val="en-US"/>
        </w:rPr>
        <w:t xml:space="preserve">(Forster </w:t>
      </w:r>
      <w:r w:rsidR="007D4D51" w:rsidRPr="00FA5656">
        <w:rPr>
          <w:rFonts w:ascii="Times New Roman" w:hAnsi="Times New Roman" w:cs="Times New Roman"/>
          <w:i/>
          <w:iCs/>
          <w:color w:val="FF0000"/>
          <w:sz w:val="22"/>
          <w:szCs w:val="22"/>
          <w:lang w:val="en-US"/>
        </w:rPr>
        <w:t>et al.</w:t>
      </w:r>
      <w:r w:rsidR="007D4D51" w:rsidRPr="00FA5656">
        <w:rPr>
          <w:rFonts w:ascii="Times New Roman" w:hAnsi="Times New Roman" w:cs="Times New Roman"/>
          <w:color w:val="FF0000"/>
          <w:sz w:val="22"/>
          <w:szCs w:val="22"/>
          <w:lang w:val="en-US"/>
        </w:rPr>
        <w:t xml:space="preserve"> 2012; Horne </w:t>
      </w:r>
      <w:r w:rsidR="007D4D51" w:rsidRPr="00FA5656">
        <w:rPr>
          <w:rFonts w:ascii="Times New Roman" w:hAnsi="Times New Roman" w:cs="Times New Roman"/>
          <w:i/>
          <w:iCs/>
          <w:color w:val="FF0000"/>
          <w:sz w:val="22"/>
          <w:szCs w:val="22"/>
          <w:lang w:val="en-US"/>
        </w:rPr>
        <w:t>et al.</w:t>
      </w:r>
      <w:r w:rsidR="007D4D51" w:rsidRPr="00FA5656">
        <w:rPr>
          <w:rFonts w:ascii="Times New Roman" w:hAnsi="Times New Roman" w:cs="Times New Roman"/>
          <w:color w:val="FF0000"/>
          <w:sz w:val="22"/>
          <w:szCs w:val="22"/>
          <w:lang w:val="en-US"/>
        </w:rPr>
        <w:t xml:space="preserve"> 2015)</w:t>
      </w:r>
      <w:r w:rsidR="007D4D51" w:rsidRPr="00FA5656">
        <w:rPr>
          <w:rFonts w:eastAsiaTheme="minorEastAsia" w:cstheme="minorHAnsi"/>
          <w:color w:val="FF0000"/>
          <w:sz w:val="22"/>
          <w:szCs w:val="22"/>
        </w:rPr>
        <w:fldChar w:fldCharType="end"/>
      </w:r>
      <w:r w:rsidR="006F55E1" w:rsidRPr="00FA5656">
        <w:rPr>
          <w:rFonts w:eastAsiaTheme="minorEastAsia" w:cstheme="minorHAnsi"/>
          <w:color w:val="FF0000"/>
          <w:sz w:val="22"/>
          <w:szCs w:val="22"/>
          <w:lang w:val="en-US"/>
        </w:rPr>
        <w:t xml:space="preserve">. </w:t>
      </w:r>
      <w:r w:rsidR="00D54E46" w:rsidRPr="00FA5656">
        <w:rPr>
          <w:rFonts w:eastAsiaTheme="minorEastAsia" w:cstheme="minorHAnsi"/>
          <w:color w:val="FF0000"/>
          <w:sz w:val="22"/>
          <w:szCs w:val="22"/>
          <w:lang w:val="en-US"/>
        </w:rPr>
        <w:t>S</w:t>
      </w:r>
      <w:r w:rsidR="00C52BA2" w:rsidRPr="00FA5656">
        <w:rPr>
          <w:rFonts w:eastAsiaTheme="minorEastAsia" w:cstheme="minorHAnsi"/>
          <w:color w:val="FF0000"/>
          <w:sz w:val="22"/>
          <w:szCs w:val="22"/>
          <w:lang w:val="en-US"/>
        </w:rPr>
        <w:t xml:space="preserve">tudies on </w:t>
      </w:r>
      <w:r w:rsidR="00D90CF8" w:rsidRPr="00FA5656">
        <w:rPr>
          <w:rFonts w:eastAsiaTheme="minorEastAsia" w:cstheme="minorHAnsi"/>
          <w:color w:val="FF0000"/>
          <w:sz w:val="22"/>
          <w:szCs w:val="22"/>
          <w:lang w:val="en-US"/>
        </w:rPr>
        <w:t>changes in individual growth trajectories</w:t>
      </w:r>
      <w:r w:rsidR="00336EDA" w:rsidRPr="00FA5656">
        <w:rPr>
          <w:rFonts w:eastAsiaTheme="minorEastAsia" w:cstheme="minorHAnsi"/>
          <w:color w:val="FF0000"/>
          <w:sz w:val="22"/>
          <w:szCs w:val="22"/>
          <w:lang w:val="en-US"/>
        </w:rPr>
        <w:t xml:space="preserve"> t</w:t>
      </w:r>
      <w:r w:rsidR="00B3678B" w:rsidRPr="00FA5656">
        <w:rPr>
          <w:color w:val="FF0000"/>
          <w:sz w:val="22"/>
          <w:szCs w:val="22"/>
          <w:lang w:val="en-US"/>
        </w:rPr>
        <w:t>ypically utilize time series</w:t>
      </w:r>
      <w:r w:rsidR="00D54E46" w:rsidRPr="00FA5656">
        <w:rPr>
          <w:color w:val="FF0000"/>
          <w:sz w:val="22"/>
          <w:szCs w:val="22"/>
          <w:lang w:val="en-US"/>
        </w:rPr>
        <w:t xml:space="preserve"> of age-at-length or </w:t>
      </w:r>
      <w:r w:rsidR="00B7262C" w:rsidRPr="00FA5656">
        <w:rPr>
          <w:color w:val="FF0000"/>
          <w:sz w:val="22"/>
          <w:szCs w:val="22"/>
          <w:lang w:val="en-US"/>
        </w:rPr>
        <w:t>catch</w:t>
      </w:r>
      <w:r w:rsidR="00D54E46" w:rsidRPr="00FA5656">
        <w:rPr>
          <w:color w:val="FF0000"/>
          <w:sz w:val="22"/>
          <w:szCs w:val="22"/>
          <w:lang w:val="en-US"/>
        </w:rPr>
        <w:t xml:space="preserve"> data </w:t>
      </w:r>
      <w:r w:rsidR="00336EDA"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{"citationID":"TPyzTNWJ","properties":{"formattedCitation":"(Thresher {\\i{}et al.} 2007; Baudron {\\i{}et al.} 2014; van Rijn {\\i{}et al.} 2017; Huss {\\i{}et al.} 2019)","plainCitation":"(Thresher et al. 2007; Baudron et al. 2014; van Rijn et al. 2017;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id":607,"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3D314E" w:rsidRPr="00FA5656">
        <w:rPr>
          <w:rFonts w:eastAsiaTheme="minorEastAsia" w:cstheme="minorHAnsi"/>
          <w:color w:val="FF0000"/>
          <w:sz w:val="22"/>
          <w:szCs w:val="22"/>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336EDA" w:rsidRPr="00FA5656">
        <w:rPr>
          <w:rFonts w:eastAsiaTheme="minorEastAsia" w:cstheme="minorHAnsi"/>
          <w:color w:val="FF0000"/>
          <w:sz w:val="22"/>
          <w:szCs w:val="22"/>
        </w:rPr>
        <w:fldChar w:fldCharType="separate"/>
      </w:r>
      <w:r w:rsidR="00D54E46" w:rsidRPr="00FA5656">
        <w:rPr>
          <w:rFonts w:ascii="Times New Roman" w:hAnsi="Times New Roman" w:cs="Times New Roman"/>
          <w:color w:val="FF0000"/>
          <w:sz w:val="22"/>
          <w:szCs w:val="22"/>
          <w:lang w:val="sv-SE"/>
        </w:rPr>
        <w:t>(</w:t>
      </w:r>
      <w:proofErr w:type="spellStart"/>
      <w:r w:rsidR="00D54E46" w:rsidRPr="00FA5656">
        <w:rPr>
          <w:rFonts w:ascii="Times New Roman" w:hAnsi="Times New Roman" w:cs="Times New Roman"/>
          <w:color w:val="FF0000"/>
          <w:sz w:val="22"/>
          <w:szCs w:val="22"/>
          <w:lang w:val="sv-SE"/>
        </w:rPr>
        <w:t>Thresher</w:t>
      </w:r>
      <w:proofErr w:type="spellEnd"/>
      <w:r w:rsidR="00D54E46" w:rsidRPr="00FA5656">
        <w:rPr>
          <w:rFonts w:ascii="Times New Roman" w:hAnsi="Times New Roman" w:cs="Times New Roman"/>
          <w:color w:val="FF0000"/>
          <w:sz w:val="22"/>
          <w:szCs w:val="22"/>
          <w:lang w:val="sv-SE"/>
        </w:rPr>
        <w:t xml:space="preserve"> </w:t>
      </w:r>
      <w:r w:rsidR="00D54E46" w:rsidRPr="00FA5656">
        <w:rPr>
          <w:rFonts w:ascii="Times New Roman" w:hAnsi="Times New Roman" w:cs="Times New Roman"/>
          <w:i/>
          <w:iCs/>
          <w:color w:val="FF0000"/>
          <w:sz w:val="22"/>
          <w:szCs w:val="22"/>
          <w:lang w:val="sv-SE"/>
        </w:rPr>
        <w:t>et al.</w:t>
      </w:r>
      <w:r w:rsidR="00D54E46" w:rsidRPr="00FA5656">
        <w:rPr>
          <w:rFonts w:ascii="Times New Roman" w:hAnsi="Times New Roman" w:cs="Times New Roman"/>
          <w:color w:val="FF0000"/>
          <w:sz w:val="22"/>
          <w:szCs w:val="22"/>
          <w:lang w:val="sv-SE"/>
        </w:rPr>
        <w:t xml:space="preserve"> 2007; </w:t>
      </w:r>
      <w:proofErr w:type="spellStart"/>
      <w:r w:rsidR="00D54E46" w:rsidRPr="00FA5656">
        <w:rPr>
          <w:rFonts w:ascii="Times New Roman" w:hAnsi="Times New Roman" w:cs="Times New Roman"/>
          <w:color w:val="FF0000"/>
          <w:sz w:val="22"/>
          <w:szCs w:val="22"/>
          <w:lang w:val="sv-SE"/>
        </w:rPr>
        <w:t>Baudron</w:t>
      </w:r>
      <w:proofErr w:type="spellEnd"/>
      <w:r w:rsidR="00D54E46" w:rsidRPr="00FA5656">
        <w:rPr>
          <w:rFonts w:ascii="Times New Roman" w:hAnsi="Times New Roman" w:cs="Times New Roman"/>
          <w:color w:val="FF0000"/>
          <w:sz w:val="22"/>
          <w:szCs w:val="22"/>
          <w:lang w:val="sv-SE"/>
        </w:rPr>
        <w:t xml:space="preserve"> </w:t>
      </w:r>
      <w:r w:rsidR="00D54E46" w:rsidRPr="00FA5656">
        <w:rPr>
          <w:rFonts w:ascii="Times New Roman" w:hAnsi="Times New Roman" w:cs="Times New Roman"/>
          <w:i/>
          <w:iCs/>
          <w:color w:val="FF0000"/>
          <w:sz w:val="22"/>
          <w:szCs w:val="22"/>
          <w:lang w:val="sv-SE"/>
        </w:rPr>
        <w:t>et al.</w:t>
      </w:r>
      <w:r w:rsidR="00D54E46" w:rsidRPr="00FA5656">
        <w:rPr>
          <w:rFonts w:ascii="Times New Roman" w:hAnsi="Times New Roman" w:cs="Times New Roman"/>
          <w:color w:val="FF0000"/>
          <w:sz w:val="22"/>
          <w:szCs w:val="22"/>
          <w:lang w:val="sv-SE"/>
        </w:rPr>
        <w:t xml:space="preserve"> 2014; van </w:t>
      </w:r>
      <w:proofErr w:type="spellStart"/>
      <w:r w:rsidR="00D54E46" w:rsidRPr="00FA5656">
        <w:rPr>
          <w:rFonts w:ascii="Times New Roman" w:hAnsi="Times New Roman" w:cs="Times New Roman"/>
          <w:color w:val="FF0000"/>
          <w:sz w:val="22"/>
          <w:szCs w:val="22"/>
          <w:lang w:val="sv-SE"/>
        </w:rPr>
        <w:t>Rijn</w:t>
      </w:r>
      <w:proofErr w:type="spellEnd"/>
      <w:r w:rsidR="00D54E46" w:rsidRPr="00FA5656">
        <w:rPr>
          <w:rFonts w:ascii="Times New Roman" w:hAnsi="Times New Roman" w:cs="Times New Roman"/>
          <w:color w:val="FF0000"/>
          <w:sz w:val="22"/>
          <w:szCs w:val="22"/>
          <w:lang w:val="sv-SE"/>
        </w:rPr>
        <w:t xml:space="preserve"> </w:t>
      </w:r>
      <w:r w:rsidR="00D54E46" w:rsidRPr="00FA5656">
        <w:rPr>
          <w:rFonts w:ascii="Times New Roman" w:hAnsi="Times New Roman" w:cs="Times New Roman"/>
          <w:i/>
          <w:iCs/>
          <w:color w:val="FF0000"/>
          <w:sz w:val="22"/>
          <w:szCs w:val="22"/>
          <w:lang w:val="sv-SE"/>
        </w:rPr>
        <w:t>et al.</w:t>
      </w:r>
      <w:r w:rsidR="00D54E46" w:rsidRPr="00FA5656">
        <w:rPr>
          <w:rFonts w:ascii="Times New Roman" w:hAnsi="Times New Roman" w:cs="Times New Roman"/>
          <w:color w:val="FF0000"/>
          <w:sz w:val="22"/>
          <w:szCs w:val="22"/>
          <w:lang w:val="sv-SE"/>
        </w:rPr>
        <w:t xml:space="preserve"> 2017; Huss </w:t>
      </w:r>
      <w:r w:rsidR="00D54E46" w:rsidRPr="00FA5656">
        <w:rPr>
          <w:rFonts w:ascii="Times New Roman" w:hAnsi="Times New Roman" w:cs="Times New Roman"/>
          <w:i/>
          <w:iCs/>
          <w:color w:val="FF0000"/>
          <w:sz w:val="22"/>
          <w:szCs w:val="22"/>
          <w:lang w:val="sv-SE"/>
        </w:rPr>
        <w:t>et al.</w:t>
      </w:r>
      <w:r w:rsidR="00D54E46" w:rsidRPr="00FA5656">
        <w:rPr>
          <w:rFonts w:ascii="Times New Roman" w:hAnsi="Times New Roman" w:cs="Times New Roman"/>
          <w:color w:val="FF0000"/>
          <w:sz w:val="22"/>
          <w:szCs w:val="22"/>
          <w:lang w:val="sv-SE"/>
        </w:rPr>
        <w:t xml:space="preserve"> 2019)</w:t>
      </w:r>
      <w:r w:rsidR="00336EDA" w:rsidRPr="00FA5656">
        <w:rPr>
          <w:rFonts w:eastAsiaTheme="minorEastAsia" w:cstheme="minorHAnsi"/>
          <w:color w:val="FF0000"/>
          <w:sz w:val="22"/>
          <w:szCs w:val="22"/>
        </w:rPr>
        <w:fldChar w:fldCharType="end"/>
      </w:r>
      <w:r w:rsidR="00AD7F68" w:rsidRPr="00FA5656">
        <w:rPr>
          <w:color w:val="FF0000"/>
          <w:sz w:val="22"/>
          <w:szCs w:val="22"/>
          <w:lang w:val="sv-SE"/>
        </w:rPr>
        <w:t xml:space="preserve">. </w:t>
      </w:r>
      <w:r w:rsidR="00D54E46" w:rsidRPr="00FA5656">
        <w:rPr>
          <w:color w:val="FF0000"/>
          <w:sz w:val="22"/>
          <w:szCs w:val="22"/>
          <w:lang w:val="en-US"/>
        </w:rPr>
        <w:t xml:space="preserve">In most cases </w:t>
      </w:r>
      <w:r w:rsidR="00B3678B" w:rsidRPr="00FA5656">
        <w:rPr>
          <w:rFonts w:eastAsiaTheme="minorEastAsia" w:cstheme="minorHAnsi"/>
          <w:color w:val="FF0000"/>
          <w:sz w:val="22"/>
          <w:szCs w:val="22"/>
          <w:lang w:val="en-US"/>
        </w:rPr>
        <w:t xml:space="preserve">such data are only available species with a long history of </w:t>
      </w:r>
      <w:r w:rsidR="00B550C3" w:rsidRPr="00FA5656">
        <w:rPr>
          <w:rFonts w:eastAsiaTheme="minorEastAsia" w:cstheme="minorHAnsi"/>
          <w:color w:val="FF0000"/>
          <w:sz w:val="22"/>
          <w:szCs w:val="22"/>
          <w:lang w:val="en-US"/>
        </w:rPr>
        <w:t>commercial exploitation</w:t>
      </w:r>
      <w:r w:rsidR="00BD6EA2" w:rsidRPr="00FA5656">
        <w:rPr>
          <w:rFonts w:eastAsiaTheme="minorEastAsia" w:cstheme="minorHAnsi"/>
          <w:color w:val="FF0000"/>
          <w:sz w:val="22"/>
          <w:szCs w:val="22"/>
          <w:lang w:val="en-US"/>
        </w:rPr>
        <w:t xml:space="preserve"> and time-varying population </w:t>
      </w:r>
      <w:r w:rsidR="0099434F" w:rsidRPr="00FA5656">
        <w:rPr>
          <w:rFonts w:eastAsiaTheme="minorEastAsia" w:cstheme="minorHAnsi"/>
          <w:color w:val="FF0000"/>
          <w:sz w:val="22"/>
          <w:szCs w:val="22"/>
          <w:lang w:val="en-US"/>
        </w:rPr>
        <w:t>abundance</w:t>
      </w:r>
      <w:r w:rsidR="00BD6EA2" w:rsidRPr="00FA5656">
        <w:rPr>
          <w:rFonts w:eastAsiaTheme="minorEastAsia" w:cstheme="minorHAnsi"/>
          <w:color w:val="FF0000"/>
          <w:sz w:val="22"/>
          <w:szCs w:val="22"/>
          <w:lang w:val="en-US"/>
        </w:rPr>
        <w:t>s</w:t>
      </w:r>
      <w:r w:rsidR="0099434F" w:rsidRPr="00FA5656">
        <w:rPr>
          <w:rFonts w:eastAsiaTheme="minorEastAsia" w:cstheme="minorHAnsi"/>
          <w:color w:val="FF0000"/>
          <w:sz w:val="22"/>
          <w:szCs w:val="22"/>
          <w:lang w:val="en-US"/>
        </w:rPr>
        <w:t xml:space="preserve"> and food productivity</w:t>
      </w:r>
      <w:r w:rsidR="008C795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 xml:space="preserve">which </w:t>
      </w:r>
      <w:r w:rsidR="008C7959" w:rsidRPr="00FA5656">
        <w:rPr>
          <w:rFonts w:eastAsiaTheme="minorEastAsia" w:cstheme="minorHAnsi"/>
          <w:color w:val="FF0000"/>
          <w:sz w:val="22"/>
          <w:szCs w:val="22"/>
          <w:lang w:val="en-US"/>
        </w:rPr>
        <w:t xml:space="preserve">could </w:t>
      </w:r>
      <w:r w:rsidR="0099434F" w:rsidRPr="00FA5656">
        <w:rPr>
          <w:rFonts w:eastAsiaTheme="minorEastAsia" w:cstheme="minorHAnsi"/>
          <w:color w:val="FF0000"/>
          <w:sz w:val="22"/>
          <w:szCs w:val="22"/>
          <w:lang w:val="en-US"/>
        </w:rPr>
        <w:t xml:space="preserve">confound or dilute </w:t>
      </w:r>
      <w:r w:rsidR="008C7959" w:rsidRPr="00FA5656">
        <w:rPr>
          <w:rFonts w:eastAsiaTheme="minorEastAsia" w:cstheme="minorHAnsi"/>
          <w:color w:val="FF0000"/>
          <w:sz w:val="22"/>
          <w:szCs w:val="22"/>
          <w:lang w:val="en-US"/>
        </w:rPr>
        <w:t xml:space="preserve">any </w:t>
      </w:r>
      <w:r w:rsidR="0099434F" w:rsidRPr="00FA5656">
        <w:rPr>
          <w:rFonts w:eastAsiaTheme="minorEastAsia" w:cstheme="minorHAnsi"/>
          <w:color w:val="FF0000"/>
          <w:sz w:val="22"/>
          <w:szCs w:val="22"/>
          <w:lang w:val="en-US"/>
        </w:rPr>
        <w:t xml:space="preserve">climate </w:t>
      </w:r>
      <w:r w:rsidR="00B649ED" w:rsidRPr="00FA5656">
        <w:rPr>
          <w:rFonts w:eastAsiaTheme="minorEastAsia" w:cstheme="minorHAnsi"/>
          <w:color w:val="FF0000"/>
          <w:sz w:val="22"/>
          <w:szCs w:val="22"/>
          <w:lang w:val="en-US"/>
        </w:rPr>
        <w:t xml:space="preserve">change </w:t>
      </w:r>
      <w:r w:rsidR="0099434F" w:rsidRPr="00FA5656">
        <w:rPr>
          <w:rFonts w:eastAsiaTheme="minorEastAsia" w:cstheme="minorHAnsi"/>
          <w:color w:val="FF0000"/>
          <w:sz w:val="22"/>
          <w:szCs w:val="22"/>
          <w:lang w:val="en-US"/>
        </w:rPr>
        <w:t>signal</w:t>
      </w:r>
      <w:r w:rsidR="00B649ED" w:rsidRPr="00FA5656">
        <w:rPr>
          <w:rFonts w:eastAsiaTheme="minorEastAsia" w:cstheme="minorHAnsi"/>
          <w:color w:val="FF0000"/>
          <w:sz w:val="22"/>
          <w:szCs w:val="22"/>
          <w:lang w:val="en-US"/>
        </w:rPr>
        <w:t>s</w:t>
      </w:r>
      <w:r w:rsidR="00C32925" w:rsidRPr="00FA5656">
        <w:rPr>
          <w:rFonts w:eastAsiaTheme="minorEastAsia" w:cstheme="minorHAnsi"/>
          <w:color w:val="FF0000"/>
          <w:sz w:val="22"/>
          <w:szCs w:val="22"/>
          <w:lang w:val="en-US"/>
        </w:rPr>
        <w:t xml:space="preserve"> in individual growth data</w:t>
      </w:r>
      <w:r w:rsidR="0099434F" w:rsidRPr="00FA5656">
        <w:rPr>
          <w:rFonts w:eastAsiaTheme="minorEastAsia" w:cstheme="minorHAnsi"/>
          <w:color w:val="FF0000"/>
          <w:sz w:val="22"/>
          <w:szCs w:val="22"/>
          <w:lang w:val="en-US"/>
        </w:rPr>
        <w:t xml:space="preserve">. </w:t>
      </w:r>
      <w:r w:rsidR="00FD7C1C" w:rsidRPr="00FA5656">
        <w:rPr>
          <w:rFonts w:eastAsiaTheme="minorEastAsia" w:cstheme="minorHAnsi"/>
          <w:color w:val="FF0000"/>
          <w:sz w:val="22"/>
          <w:szCs w:val="22"/>
          <w:lang w:val="en-US"/>
        </w:rPr>
        <w:t xml:space="preserve">Therefore, it is important to </w:t>
      </w:r>
      <w:r w:rsidR="00D54E46" w:rsidRPr="00FA5656">
        <w:rPr>
          <w:rFonts w:eastAsiaTheme="minorEastAsia" w:cstheme="minorHAnsi"/>
          <w:color w:val="FF0000"/>
          <w:sz w:val="22"/>
          <w:szCs w:val="22"/>
          <w:lang w:val="en-US"/>
        </w:rPr>
        <w:t>compare</w:t>
      </w:r>
      <w:r w:rsidR="00CF6B94" w:rsidRPr="00FA5656">
        <w:rPr>
          <w:rFonts w:eastAsiaTheme="minorEastAsia" w:cstheme="minorHAnsi"/>
          <w:color w:val="FF0000"/>
          <w:sz w:val="22"/>
          <w:szCs w:val="22"/>
          <w:lang w:val="en-US"/>
        </w:rPr>
        <w:t xml:space="preserve"> field </w:t>
      </w:r>
      <w:r w:rsidR="00590C7A" w:rsidRPr="00FA5656">
        <w:rPr>
          <w:rFonts w:eastAsiaTheme="minorEastAsia" w:cstheme="minorHAnsi"/>
          <w:color w:val="FF0000"/>
          <w:sz w:val="22"/>
          <w:szCs w:val="22"/>
          <w:lang w:val="en-US"/>
        </w:rPr>
        <w:t xml:space="preserve">studies </w:t>
      </w:r>
      <w:r w:rsidR="00FD7C1C" w:rsidRPr="00FA5656">
        <w:rPr>
          <w:rFonts w:eastAsiaTheme="minorEastAsia" w:cstheme="minorHAnsi"/>
          <w:color w:val="FF0000"/>
          <w:sz w:val="22"/>
          <w:szCs w:val="22"/>
          <w:lang w:val="en-US"/>
        </w:rPr>
        <w:t xml:space="preserve">with </w:t>
      </w:r>
      <w:r w:rsidR="00BD6EA2" w:rsidRPr="00FA5656">
        <w:rPr>
          <w:rFonts w:eastAsiaTheme="minorEastAsia" w:cstheme="minorHAnsi"/>
          <w:color w:val="FF0000"/>
          <w:sz w:val="22"/>
          <w:szCs w:val="22"/>
          <w:lang w:val="en-US"/>
        </w:rPr>
        <w:t>controlled environments</w:t>
      </w:r>
      <w:r w:rsidR="001041C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Our</w:t>
      </w:r>
      <w:r w:rsidR="00D95CF1" w:rsidRPr="00FA5656">
        <w:rPr>
          <w:rFonts w:eastAsiaTheme="minorEastAsia" w:cstheme="minorHAnsi"/>
          <w:color w:val="FF0000"/>
          <w:sz w:val="22"/>
          <w:szCs w:val="22"/>
          <w:lang w:val="en-US"/>
        </w:rPr>
        <w:t xml:space="preserve"> finding that growth rates increase </w:t>
      </w:r>
      <w:r w:rsidR="008B5A42" w:rsidRPr="00FA5656">
        <w:rPr>
          <w:rFonts w:eastAsiaTheme="minorEastAsia" w:cstheme="minorHAnsi"/>
          <w:color w:val="FF0000"/>
          <w:sz w:val="22"/>
          <w:szCs w:val="22"/>
          <w:lang w:val="en-US"/>
        </w:rPr>
        <w:t xml:space="preserve">with temperature is </w:t>
      </w:r>
      <w:r w:rsidR="002F39E7" w:rsidRPr="00FA5656">
        <w:rPr>
          <w:rFonts w:eastAsiaTheme="minorEastAsia" w:cstheme="minorHAnsi"/>
          <w:color w:val="FF0000"/>
          <w:sz w:val="22"/>
          <w:szCs w:val="22"/>
          <w:lang w:val="en-US"/>
        </w:rPr>
        <w:t xml:space="preserve">similar to finding </w:t>
      </w:r>
      <w:r w:rsidR="008B5A42" w:rsidRPr="00FA5656">
        <w:rPr>
          <w:rFonts w:eastAsiaTheme="minorEastAsia" w:cstheme="minorHAnsi"/>
          <w:color w:val="FF0000"/>
          <w:sz w:val="22"/>
          <w:szCs w:val="22"/>
          <w:lang w:val="en-US"/>
        </w:rPr>
        <w:t xml:space="preserve">positive correlations between </w:t>
      </w:r>
      <m:oMath>
        <m:r>
          <w:rPr>
            <w:rFonts w:ascii="Cambria Math" w:eastAsiaTheme="minorEastAsia" w:hAnsi="Cambria Math" w:cstheme="minorHAnsi"/>
            <w:color w:val="FF0000"/>
            <w:sz w:val="22"/>
            <w:szCs w:val="22"/>
          </w:rPr>
          <m:t>K</m:t>
        </m:r>
      </m:oMath>
      <w:r w:rsidR="008B5A42" w:rsidRPr="00FA5656">
        <w:rPr>
          <w:rFonts w:eastAsiaTheme="minorEastAsia" w:cstheme="minorHAnsi"/>
          <w:color w:val="FF0000"/>
          <w:sz w:val="22"/>
          <w:szCs w:val="22"/>
          <w:lang w:val="en-US"/>
        </w:rPr>
        <w:t xml:space="preserve"> and temperature, as was</w:t>
      </w:r>
      <w:r w:rsidR="007157A0" w:rsidRPr="00FA5656">
        <w:rPr>
          <w:rFonts w:eastAsiaTheme="minorEastAsia" w:cstheme="minorHAnsi"/>
          <w:color w:val="FF0000"/>
          <w:sz w:val="22"/>
          <w:szCs w:val="22"/>
          <w:lang w:val="en-US"/>
        </w:rPr>
        <w:t xml:space="preserve"> many have </w:t>
      </w:r>
      <w:r w:rsidR="008B5A42" w:rsidRPr="00FA5656">
        <w:rPr>
          <w:rFonts w:eastAsiaTheme="minorEastAsia" w:cstheme="minorHAnsi"/>
          <w:color w:val="FF0000"/>
          <w:sz w:val="22"/>
          <w:szCs w:val="22"/>
          <w:lang w:val="en-US"/>
        </w:rPr>
        <w:t xml:space="preserve">found </w:t>
      </w:r>
      <w:r w:rsidR="007157A0" w:rsidRPr="00FA5656">
        <w:rPr>
          <w:rFonts w:eastAsiaTheme="minorEastAsia" w:cstheme="minorHAnsi"/>
          <w:color w:val="FF0000"/>
          <w:sz w:val="22"/>
          <w:szCs w:val="22"/>
          <w:lang w:val="en-US"/>
        </w:rPr>
        <w:t>also in field data</w:t>
      </w:r>
      <w:r w:rsidR="008B5A42" w:rsidRPr="00FA5656">
        <w:rPr>
          <w:rFonts w:eastAsiaTheme="minorEastAsia" w:cstheme="minorHAnsi"/>
          <w:color w:val="FF0000"/>
          <w:sz w:val="22"/>
          <w:szCs w:val="22"/>
          <w:lang w:val="en-US"/>
        </w:rPr>
        <w:t xml:space="preserve">. </w:t>
      </w:r>
    </w:p>
    <w:p w14:paraId="771E26AE" w14:textId="5CF4F353" w:rsidR="009A3C78" w:rsidRPr="00FA5656" w:rsidRDefault="00B55AB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While our data do not contain individuals that are close to their predicted asymptotic body sizes, we do s</w:t>
      </w:r>
      <w:r w:rsidR="002F2D81" w:rsidRPr="00FA5656">
        <w:rPr>
          <w:rFonts w:eastAsiaTheme="minorEastAsia" w:cstheme="minorHAnsi"/>
          <w:color w:val="FF0000"/>
          <w:sz w:val="22"/>
          <w:szCs w:val="22"/>
          <w:lang w:val="en-US"/>
        </w:rPr>
        <w:t>ee</w:t>
      </w:r>
      <w:r w:rsidRPr="00FA5656">
        <w:rPr>
          <w:rFonts w:eastAsiaTheme="minorEastAsia" w:cstheme="minorHAnsi"/>
          <w:color w:val="FF0000"/>
          <w:sz w:val="22"/>
          <w:szCs w:val="22"/>
          <w:lang w:val="en-US"/>
        </w:rPr>
        <w:t xml:space="preserve"> </w:t>
      </w:r>
      <w:r w:rsidR="00153DAF" w:rsidRPr="00FA5656">
        <w:rPr>
          <w:rFonts w:eastAsiaTheme="minorEastAsia" w:cstheme="minorHAnsi"/>
          <w:color w:val="FF0000"/>
          <w:sz w:val="22"/>
          <w:szCs w:val="22"/>
          <w:lang w:val="en-US"/>
        </w:rPr>
        <w:t xml:space="preserve">weak </w:t>
      </w:r>
      <w:r w:rsidRPr="00FA5656">
        <w:rPr>
          <w:rFonts w:eastAsiaTheme="minorEastAsia" w:cstheme="minorHAnsi"/>
          <w:color w:val="FF0000"/>
          <w:sz w:val="22"/>
          <w:szCs w:val="22"/>
          <w:lang w:val="en-US"/>
        </w:rPr>
        <w:t xml:space="preserve">evidence of </w:t>
      </w:r>
      <w:r w:rsidR="00E978BB" w:rsidRPr="00FA5656">
        <w:rPr>
          <w:rFonts w:eastAsiaTheme="minorEastAsia" w:cstheme="minorHAnsi"/>
          <w:color w:val="FF0000"/>
          <w:sz w:val="22"/>
          <w:szCs w:val="22"/>
          <w:lang w:val="en-US"/>
        </w:rPr>
        <w:t xml:space="preserve">the </w:t>
      </w:r>
      <w:r w:rsidRPr="00FA5656">
        <w:rPr>
          <w:rFonts w:eastAsiaTheme="minorEastAsia" w:cstheme="minorHAnsi"/>
          <w:color w:val="FF0000"/>
          <w:sz w:val="22"/>
          <w:szCs w:val="22"/>
          <w:lang w:val="en-US"/>
        </w:rPr>
        <w:t>positive effects of warming on growth leveling off over onto</w:t>
      </w:r>
      <w:r w:rsidR="00E978BB" w:rsidRPr="00FA5656">
        <w:rPr>
          <w:rFonts w:eastAsiaTheme="minorEastAsia" w:cstheme="minorHAnsi"/>
          <w:color w:val="FF0000"/>
          <w:sz w:val="22"/>
          <w:szCs w:val="22"/>
          <w:lang w:val="en-US"/>
        </w:rPr>
        <w:t>geny</w:t>
      </w:r>
      <w:r w:rsidR="00172DE9"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 xml:space="preserve">This </w:t>
      </w:r>
      <w:r w:rsidR="002F2D81" w:rsidRPr="00FA5656">
        <w:rPr>
          <w:rFonts w:eastAsiaTheme="minorEastAsia" w:cstheme="minorHAnsi"/>
          <w:color w:val="FF0000"/>
          <w:sz w:val="22"/>
          <w:szCs w:val="22"/>
          <w:lang w:val="en-US"/>
        </w:rPr>
        <w:t>would be</w:t>
      </w:r>
      <w:r w:rsidRPr="00FA5656">
        <w:rPr>
          <w:rFonts w:eastAsiaTheme="minorEastAsia" w:cstheme="minorHAnsi"/>
          <w:color w:val="FF0000"/>
          <w:sz w:val="22"/>
          <w:szCs w:val="22"/>
          <w:lang w:val="en-US"/>
        </w:rPr>
        <w:t xml:space="preserve"> analogous to </w:t>
      </w:r>
      <w:r w:rsidR="00B05288" w:rsidRPr="00FA5656">
        <w:rPr>
          <w:rFonts w:eastAsiaTheme="minorEastAsia" w:cstheme="minorHAnsi"/>
          <w:color w:val="FF0000"/>
          <w:sz w:val="22"/>
          <w:szCs w:val="22"/>
          <w:lang w:val="en-US"/>
        </w:rPr>
        <w:t xml:space="preserve">declines in maximum body size, or </w:t>
      </w:r>
      <m:oMath>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L</m:t>
            </m:r>
          </m:e>
          <m:sub>
            <m:r>
              <w:rPr>
                <w:rFonts w:ascii="Cambria Math" w:eastAsiaTheme="minorEastAsia" w:hAnsi="Cambria Math" w:cstheme="minorHAnsi"/>
                <w:color w:val="FF0000"/>
                <w:sz w:val="22"/>
                <w:szCs w:val="22"/>
                <w:lang w:val="en-US"/>
              </w:rPr>
              <m:t>∞</m:t>
            </m:r>
          </m:sub>
        </m:sSub>
      </m:oMath>
      <w:r w:rsidR="00B05288" w:rsidRPr="00FA5656">
        <w:rPr>
          <w:rFonts w:eastAsiaTheme="minorEastAsia" w:cstheme="minorHAnsi"/>
          <w:color w:val="FF0000"/>
          <w:sz w:val="22"/>
          <w:szCs w:val="22"/>
          <w:lang w:val="en-US"/>
        </w:rPr>
        <w:t xml:space="preserve"> in time series </w:t>
      </w:r>
      <w:r w:rsidR="00B0528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{"citationID":"oBXAL4a2","properties":{"formattedCitation":"(Baudron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B05288" w:rsidRPr="00FA5656">
        <w:rPr>
          <w:rFonts w:eastAsiaTheme="minorEastAsia" w:cstheme="minorHAnsi"/>
          <w:color w:val="FF0000"/>
          <w:sz w:val="22"/>
          <w:szCs w:val="22"/>
        </w:rPr>
        <w:fldChar w:fldCharType="separate"/>
      </w:r>
      <w:r w:rsidR="00B05288" w:rsidRPr="00FA5656">
        <w:rPr>
          <w:rFonts w:ascii="Times New Roman" w:hAnsi="Times New Roman" w:cs="Times New Roman"/>
          <w:color w:val="FF0000"/>
          <w:sz w:val="22"/>
          <w:szCs w:val="22"/>
          <w:lang w:val="en-US"/>
        </w:rPr>
        <w:t>(</w:t>
      </w:r>
      <w:proofErr w:type="spellStart"/>
      <w:r w:rsidR="00B05288" w:rsidRPr="00FA5656">
        <w:rPr>
          <w:rFonts w:ascii="Times New Roman" w:hAnsi="Times New Roman" w:cs="Times New Roman"/>
          <w:color w:val="FF0000"/>
          <w:sz w:val="22"/>
          <w:szCs w:val="22"/>
          <w:lang w:val="en-US"/>
        </w:rPr>
        <w:t>Baudron</w:t>
      </w:r>
      <w:proofErr w:type="spellEnd"/>
      <w:r w:rsidR="00B05288" w:rsidRPr="00FA5656">
        <w:rPr>
          <w:rFonts w:ascii="Times New Roman" w:hAnsi="Times New Roman" w:cs="Times New Roman"/>
          <w:color w:val="FF0000"/>
          <w:sz w:val="22"/>
          <w:szCs w:val="22"/>
          <w:lang w:val="en-US"/>
        </w:rPr>
        <w:t xml:space="preserve"> </w:t>
      </w:r>
      <w:r w:rsidR="00B05288" w:rsidRPr="00FA5656">
        <w:rPr>
          <w:rFonts w:ascii="Times New Roman" w:hAnsi="Times New Roman" w:cs="Times New Roman"/>
          <w:i/>
          <w:iCs/>
          <w:color w:val="FF0000"/>
          <w:sz w:val="22"/>
          <w:szCs w:val="22"/>
          <w:lang w:val="en-US"/>
        </w:rPr>
        <w:t>et al.</w:t>
      </w:r>
      <w:r w:rsidR="00B05288" w:rsidRPr="00FA5656">
        <w:rPr>
          <w:rFonts w:ascii="Times New Roman" w:hAnsi="Times New Roman" w:cs="Times New Roman"/>
          <w:color w:val="FF0000"/>
          <w:sz w:val="22"/>
          <w:szCs w:val="22"/>
          <w:lang w:val="en-US"/>
        </w:rPr>
        <w:t xml:space="preserve"> 2014; van Rijn </w:t>
      </w:r>
      <w:r w:rsidR="00B05288" w:rsidRPr="00FA5656">
        <w:rPr>
          <w:rFonts w:ascii="Times New Roman" w:hAnsi="Times New Roman" w:cs="Times New Roman"/>
          <w:i/>
          <w:iCs/>
          <w:color w:val="FF0000"/>
          <w:sz w:val="22"/>
          <w:szCs w:val="22"/>
          <w:lang w:val="en-US"/>
        </w:rPr>
        <w:t>et al.</w:t>
      </w:r>
      <w:r w:rsidR="00B05288" w:rsidRPr="00FA5656">
        <w:rPr>
          <w:rFonts w:ascii="Times New Roman" w:hAnsi="Times New Roman" w:cs="Times New Roman"/>
          <w:color w:val="FF0000"/>
          <w:sz w:val="22"/>
          <w:szCs w:val="22"/>
          <w:lang w:val="en-US"/>
        </w:rPr>
        <w:t xml:space="preserve"> 2017)</w:t>
      </w:r>
      <w:r w:rsidR="00B05288" w:rsidRPr="00FA5656">
        <w:rPr>
          <w:rFonts w:eastAsiaTheme="minorEastAsia" w:cstheme="minorHAnsi"/>
          <w:color w:val="FF0000"/>
          <w:sz w:val="22"/>
          <w:szCs w:val="22"/>
        </w:rPr>
        <w:fldChar w:fldCharType="end"/>
      </w:r>
      <w:r w:rsidR="005C02FE" w:rsidRPr="00FA5656">
        <w:rPr>
          <w:rFonts w:eastAsiaTheme="minorEastAsia" w:cstheme="minorHAnsi"/>
          <w:color w:val="FF0000"/>
          <w:sz w:val="22"/>
          <w:szCs w:val="22"/>
          <w:lang w:val="en-US"/>
        </w:rPr>
        <w:t>. However</w:t>
      </w:r>
      <w:r w:rsidR="00D30532" w:rsidRPr="00FA5656">
        <w:rPr>
          <w:rFonts w:eastAsiaTheme="minorEastAsia" w:cstheme="minorHAnsi"/>
          <w:color w:val="FF0000"/>
          <w:sz w:val="22"/>
          <w:szCs w:val="22"/>
          <w:lang w:val="en-US"/>
        </w:rPr>
        <w:t xml:space="preserve">, </w:t>
      </w:r>
      <w:r w:rsidR="00E42643" w:rsidRPr="00FA5656">
        <w:rPr>
          <w:rFonts w:eastAsiaTheme="minorEastAsia" w:cstheme="minorHAnsi"/>
          <w:color w:val="FF0000"/>
          <w:sz w:val="22"/>
          <w:szCs w:val="22"/>
          <w:lang w:val="en-US"/>
        </w:rPr>
        <w:t xml:space="preserve">we estimate a relative small interaction-effect, meaning notable impacts on growth only manifest </w:t>
      </w:r>
      <w:r w:rsidR="003B0EA7" w:rsidRPr="00FA5656">
        <w:rPr>
          <w:rFonts w:eastAsiaTheme="minorEastAsia" w:cstheme="minorHAnsi"/>
          <w:color w:val="FF0000"/>
          <w:sz w:val="22"/>
          <w:szCs w:val="22"/>
          <w:lang w:val="en-US"/>
        </w:rPr>
        <w:t>over large temperature and body mass ranges</w:t>
      </w:r>
      <w:r w:rsidR="009A2C4C" w:rsidRPr="00FA5656">
        <w:rPr>
          <w:rFonts w:eastAsiaTheme="minorEastAsia" w:cstheme="minorHAnsi"/>
          <w:color w:val="FF0000"/>
          <w:sz w:val="22"/>
          <w:szCs w:val="22"/>
          <w:lang w:val="en-US"/>
        </w:rPr>
        <w:t xml:space="preserve"> (see Fig. 3)</w:t>
      </w:r>
      <w:r w:rsidR="00E4571C" w:rsidRPr="00FA5656">
        <w:rPr>
          <w:rFonts w:eastAsiaTheme="minorEastAsia" w:cstheme="minorHAnsi"/>
          <w:color w:val="FF0000"/>
          <w:sz w:val="22"/>
          <w:szCs w:val="22"/>
          <w:lang w:val="en-US"/>
        </w:rPr>
        <w:t xml:space="preserve"> </w:t>
      </w:r>
      <w:r w:rsidR="001E6743" w:rsidRPr="00FA5656">
        <w:rPr>
          <w:rFonts w:eastAsiaTheme="minorEastAsia" w:cstheme="minorHAnsi"/>
          <w:color w:val="FF0000"/>
          <w:sz w:val="22"/>
          <w:szCs w:val="22"/>
          <w:lang w:val="en-US"/>
        </w:rPr>
        <w:t>(</w:t>
      </w:r>
      <w:r w:rsidR="00E4571C" w:rsidRPr="00FA5656">
        <w:rPr>
          <w:rFonts w:eastAsiaTheme="minorEastAsia" w:cstheme="minorHAnsi"/>
          <w:color w:val="FF0000"/>
          <w:sz w:val="22"/>
          <w:szCs w:val="22"/>
          <w:lang w:val="en-US"/>
        </w:rPr>
        <w:t xml:space="preserve">but we also note that this estimate is almost an order of magnitude lower than what has been reported for some </w:t>
      </w:r>
      <w:r w:rsidR="00B7262C" w:rsidRPr="00FA5656">
        <w:rPr>
          <w:rFonts w:eastAsiaTheme="minorEastAsia" w:cstheme="minorHAnsi"/>
          <w:color w:val="FF0000"/>
          <w:sz w:val="22"/>
          <w:szCs w:val="22"/>
          <w:lang w:val="en-US"/>
        </w:rPr>
        <w:t xml:space="preserve">single </w:t>
      </w:r>
      <w:r w:rsidR="00E4571C" w:rsidRPr="00FA5656">
        <w:rPr>
          <w:rFonts w:eastAsiaTheme="minorEastAsia" w:cstheme="minorHAnsi"/>
          <w:color w:val="FF0000"/>
          <w:sz w:val="22"/>
          <w:szCs w:val="22"/>
          <w:lang w:val="en-US"/>
        </w:rPr>
        <w:t>species</w:t>
      </w:r>
      <w:r w:rsidR="00B44EF8" w:rsidRPr="00FA5656">
        <w:rPr>
          <w:rFonts w:eastAsiaTheme="minorEastAsia" w:cstheme="minorHAnsi"/>
          <w:color w:val="FF0000"/>
          <w:sz w:val="22"/>
          <w:szCs w:val="22"/>
          <w:lang w:val="en-US"/>
        </w:rPr>
        <w:t xml:space="preserve"> studies</w:t>
      </w:r>
      <w:r w:rsidR="00D254EC" w:rsidRPr="00FA5656">
        <w:rPr>
          <w:rFonts w:eastAsiaTheme="minorEastAsia" w:cstheme="minorHAnsi"/>
          <w:color w:val="FF0000"/>
          <w:sz w:val="22"/>
          <w:szCs w:val="22"/>
          <w:lang w:val="en-US"/>
        </w:rPr>
        <w:t>, e.g.</w:t>
      </w:r>
      <w:r w:rsidR="00B44EF8" w:rsidRPr="00FA5656">
        <w:rPr>
          <w:rFonts w:eastAsiaTheme="minorEastAsia" w:cstheme="minorHAnsi"/>
          <w:color w:val="FF0000"/>
          <w:sz w:val="22"/>
          <w:szCs w:val="22"/>
          <w:lang w:val="en-US"/>
        </w:rPr>
        <w:t xml:space="preserve"> </w:t>
      </w:r>
      <w:proofErr w:type="spellStart"/>
      <w:r w:rsidR="00B44EF8" w:rsidRPr="00FA5656">
        <w:rPr>
          <w:rFonts w:eastAsiaTheme="minorEastAsia" w:cstheme="minorHAnsi"/>
          <w:color w:val="FF0000"/>
          <w:sz w:val="22"/>
          <w:szCs w:val="22"/>
          <w:lang w:val="en-US"/>
        </w:rPr>
        <w:t>Björnsson</w:t>
      </w:r>
      <w:proofErr w:type="spellEnd"/>
      <w:r w:rsidR="00B44EF8" w:rsidRPr="00FA5656">
        <w:rPr>
          <w:rFonts w:eastAsiaTheme="minorEastAsia" w:cstheme="minorHAnsi"/>
          <w:color w:val="FF0000"/>
          <w:sz w:val="22"/>
          <w:szCs w:val="22"/>
          <w:lang w:val="en-US"/>
        </w:rPr>
        <w:t xml:space="preserve"> </w:t>
      </w:r>
      <w:r w:rsidR="00B44EF8" w:rsidRPr="00FA5656">
        <w:rPr>
          <w:rFonts w:eastAsiaTheme="minorEastAsia" w:cstheme="minorHAnsi"/>
          <w:i/>
          <w:color w:val="FF0000"/>
          <w:sz w:val="22"/>
          <w:szCs w:val="22"/>
          <w:lang w:val="en-US"/>
        </w:rPr>
        <w:t>et al</w:t>
      </w:r>
      <w:r w:rsidR="00B44EF8" w:rsidRPr="00FA5656">
        <w:rPr>
          <w:rFonts w:eastAsiaTheme="minorEastAsia" w:cstheme="minorHAnsi"/>
          <w:color w:val="FF0000"/>
          <w:sz w:val="22"/>
          <w:szCs w:val="22"/>
          <w:lang w:val="en-US"/>
        </w:rPr>
        <w:t>. (2007)</w:t>
      </w:r>
      <w:r w:rsidR="001E6743" w:rsidRPr="00FA5656">
        <w:rPr>
          <w:rFonts w:eastAsiaTheme="minorEastAsia" w:cstheme="minorHAnsi"/>
          <w:color w:val="FF0000"/>
          <w:sz w:val="22"/>
          <w:szCs w:val="22"/>
          <w:lang w:val="en-US"/>
        </w:rPr>
        <w:t>)</w:t>
      </w:r>
      <w:r w:rsidR="003B0EA7" w:rsidRPr="00FA5656">
        <w:rPr>
          <w:rFonts w:eastAsiaTheme="minorEastAsia" w:cstheme="minorHAnsi"/>
          <w:color w:val="FF0000"/>
          <w:sz w:val="22"/>
          <w:szCs w:val="22"/>
          <w:lang w:val="en-US"/>
        </w:rPr>
        <w:t>.</w:t>
      </w:r>
      <w:r w:rsidR="001E6743" w:rsidRPr="00FA5656">
        <w:rPr>
          <w:rFonts w:eastAsiaTheme="minorEastAsia" w:cstheme="minorHAnsi"/>
          <w:color w:val="FF0000"/>
          <w:sz w:val="22"/>
          <w:szCs w:val="22"/>
          <w:lang w:val="en-US"/>
        </w:rPr>
        <w:t xml:space="preserve"> </w:t>
      </w:r>
      <w:r w:rsidR="00162F58" w:rsidRPr="00FA5656">
        <w:rPr>
          <w:rFonts w:eastAsiaTheme="minorEastAsia" w:cstheme="minorHAnsi"/>
          <w:color w:val="FF0000"/>
          <w:sz w:val="22"/>
          <w:szCs w:val="22"/>
          <w:lang w:val="en-US"/>
        </w:rPr>
        <w:t xml:space="preserve">On the contrary, </w:t>
      </w:r>
      <w:r w:rsidR="007D4F7C" w:rsidRPr="00FA5656">
        <w:rPr>
          <w:rFonts w:eastAsiaTheme="minorEastAsia" w:cstheme="minorHAnsi"/>
          <w:color w:val="FF0000"/>
          <w:sz w:val="22"/>
          <w:szCs w:val="22"/>
          <w:lang w:val="en-US"/>
        </w:rPr>
        <w:t xml:space="preserve">we find </w:t>
      </w:r>
      <w:r w:rsidR="00E426C7" w:rsidRPr="00FA5656">
        <w:rPr>
          <w:rFonts w:eastAsiaTheme="minorEastAsia" w:cstheme="minorHAnsi"/>
          <w:color w:val="FF0000"/>
          <w:sz w:val="22"/>
          <w:szCs w:val="22"/>
          <w:lang w:val="en-US"/>
        </w:rPr>
        <w:t xml:space="preserve">clear </w:t>
      </w:r>
      <w:r w:rsidR="00941CF8" w:rsidRPr="00FA5656">
        <w:rPr>
          <w:rFonts w:eastAsiaTheme="minorEastAsia" w:cstheme="minorHAnsi"/>
          <w:color w:val="FF0000"/>
          <w:sz w:val="22"/>
          <w:szCs w:val="22"/>
          <w:lang w:val="en-US"/>
        </w:rPr>
        <w:t>effects of body mass on optimal growth temperatures</w:t>
      </w:r>
      <w:r w:rsidR="00261377" w:rsidRPr="00FA5656">
        <w:rPr>
          <w:rFonts w:eastAsiaTheme="minorEastAsia" w:cstheme="minorHAnsi"/>
          <w:color w:val="FF0000"/>
          <w:sz w:val="22"/>
          <w:szCs w:val="22"/>
          <w:lang w:val="en-US"/>
        </w:rPr>
        <w:t xml:space="preserve">. Assuming that fish exhibit </w:t>
      </w:r>
      <w:r w:rsidR="00F12FC2" w:rsidRPr="00FA5656">
        <w:rPr>
          <w:rFonts w:eastAsiaTheme="minorEastAsia" w:cstheme="minorHAnsi"/>
          <w:color w:val="FF0000"/>
          <w:sz w:val="22"/>
          <w:szCs w:val="22"/>
          <w:lang w:val="en-US"/>
        </w:rPr>
        <w:t xml:space="preserve">similar temperatures in the environment over ontogeny, </w:t>
      </w:r>
      <w:r w:rsidR="00AC2F7F" w:rsidRPr="00FA5656">
        <w:rPr>
          <w:rFonts w:eastAsiaTheme="minorEastAsia" w:cstheme="minorHAnsi"/>
          <w:color w:val="FF0000"/>
          <w:sz w:val="22"/>
          <w:szCs w:val="22"/>
          <w:lang w:val="en-US"/>
        </w:rPr>
        <w:t>this would lead to warming lowering growth performance of the largest fish in a population first (we estimate roughly a 4</w:t>
      </w:r>
      <m:oMath>
        <m:r>
          <w:rPr>
            <w:rFonts w:ascii="Cambria Math" w:eastAsiaTheme="minorEastAsia" w:hAnsi="Cambria Math" w:cstheme="minorHAnsi"/>
            <w:color w:val="FF0000"/>
            <w:sz w:val="22"/>
            <w:szCs w:val="22"/>
            <w:lang w:val="en-US"/>
          </w:rPr>
          <m:t>℃</m:t>
        </m:r>
      </m:oMath>
      <w:r w:rsidR="00AC2F7F" w:rsidRPr="00FA5656">
        <w:rPr>
          <w:rFonts w:eastAsiaTheme="minorEastAsia" w:cstheme="minorHAnsi"/>
          <w:color w:val="FF0000"/>
          <w:sz w:val="22"/>
          <w:szCs w:val="22"/>
          <w:lang w:val="en-US"/>
        </w:rPr>
        <w:t xml:space="preserve"> change in optimum </w:t>
      </w:r>
      <m:oMath>
        <m:r>
          <w:rPr>
            <w:rFonts w:ascii="Cambria Math" w:eastAsiaTheme="minorEastAsia" w:hAnsi="Cambria Math" w:cstheme="minorHAnsi"/>
            <w:color w:val="FF0000"/>
            <w:sz w:val="22"/>
            <w:szCs w:val="22"/>
          </w:rPr>
          <m:t>T</m:t>
        </m:r>
      </m:oMath>
      <w:r w:rsidR="00AC2F7F" w:rsidRPr="00FA5656">
        <w:rPr>
          <w:rFonts w:eastAsiaTheme="minorEastAsia" w:cstheme="minorHAnsi"/>
          <w:color w:val="FF0000"/>
          <w:sz w:val="22"/>
          <w:szCs w:val="22"/>
          <w:lang w:val="en-US"/>
        </w:rPr>
        <w:t xml:space="preserve"> over ontogeny). </w:t>
      </w:r>
      <w:r w:rsidR="00EE5B78" w:rsidRPr="00FA5656">
        <w:rPr>
          <w:rFonts w:eastAsiaTheme="minorEastAsia" w:cstheme="minorHAnsi"/>
          <w:color w:val="FF0000"/>
          <w:sz w:val="22"/>
          <w:szCs w:val="22"/>
          <w:lang w:val="en-US"/>
        </w:rPr>
        <w:t xml:space="preserve">However, this may not always be the case, as for instance </w:t>
      </w:r>
      <w:proofErr w:type="spellStart"/>
      <w:r w:rsidR="00EE5B78" w:rsidRPr="00FA5656">
        <w:rPr>
          <w:rFonts w:eastAsiaTheme="minorEastAsia" w:cstheme="minorHAnsi"/>
          <w:color w:val="FF0000"/>
          <w:sz w:val="22"/>
          <w:szCs w:val="22"/>
          <w:lang w:val="en-US"/>
        </w:rPr>
        <w:t>Heincke’s</w:t>
      </w:r>
      <w:proofErr w:type="spellEnd"/>
      <w:r w:rsidR="00EE5B78" w:rsidRPr="00FA5656">
        <w:rPr>
          <w:rFonts w:eastAsiaTheme="minorEastAsia" w:cstheme="minorHAnsi"/>
          <w:color w:val="FF0000"/>
          <w:sz w:val="22"/>
          <w:szCs w:val="22"/>
          <w:lang w:val="en-US"/>
        </w:rPr>
        <w:t xml:space="preserve"> law states that</w:t>
      </w:r>
      <w:r w:rsidR="000E214D" w:rsidRPr="00FA5656">
        <w:rPr>
          <w:rFonts w:eastAsiaTheme="minorEastAsia" w:cstheme="minorHAnsi"/>
          <w:color w:val="FF0000"/>
          <w:sz w:val="22"/>
          <w:szCs w:val="22"/>
          <w:lang w:val="en-US"/>
        </w:rPr>
        <w:t xml:space="preserve"> individuals move to deeper habitats over ontogeny</w:t>
      </w:r>
      <w:r w:rsidR="00EE5B78" w:rsidRPr="00FA5656">
        <w:rPr>
          <w:rFonts w:eastAsiaTheme="minorEastAsia" w:cstheme="minorHAnsi"/>
          <w:color w:val="FF0000"/>
          <w:sz w:val="22"/>
          <w:szCs w:val="22"/>
          <w:lang w:val="en-US"/>
        </w:rPr>
        <w:t xml:space="preserve"> </w:t>
      </w:r>
      <w:r w:rsidR="00EE5B7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{"citationID":"k4eBQiA8","properties":{"formattedCitation":"(Heincke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EE5B78" w:rsidRPr="00FA5656">
        <w:rPr>
          <w:rFonts w:eastAsiaTheme="minorEastAsia" w:cstheme="minorHAnsi"/>
          <w:color w:val="FF0000"/>
          <w:sz w:val="22"/>
          <w:szCs w:val="22"/>
        </w:rPr>
        <w:fldChar w:fldCharType="separate"/>
      </w:r>
      <w:r w:rsidR="000E214D" w:rsidRPr="00FA5656">
        <w:rPr>
          <w:rFonts w:ascii="Times New Roman" w:hAnsi="Times New Roman" w:cs="Times New Roman"/>
          <w:color w:val="FF0000"/>
          <w:sz w:val="22"/>
          <w:szCs w:val="22"/>
          <w:lang w:val="en-US"/>
        </w:rPr>
        <w:t>(</w:t>
      </w:r>
      <w:proofErr w:type="spellStart"/>
      <w:r w:rsidR="000E214D" w:rsidRPr="00FA5656">
        <w:rPr>
          <w:rFonts w:ascii="Times New Roman" w:hAnsi="Times New Roman" w:cs="Times New Roman"/>
          <w:color w:val="FF0000"/>
          <w:sz w:val="22"/>
          <w:szCs w:val="22"/>
          <w:lang w:val="en-US"/>
        </w:rPr>
        <w:t>Heincke</w:t>
      </w:r>
      <w:proofErr w:type="spellEnd"/>
      <w:r w:rsidR="000E214D" w:rsidRPr="00FA5656">
        <w:rPr>
          <w:rFonts w:ascii="Times New Roman" w:hAnsi="Times New Roman" w:cs="Times New Roman"/>
          <w:color w:val="FF0000"/>
          <w:sz w:val="22"/>
          <w:szCs w:val="22"/>
          <w:lang w:val="en-US"/>
        </w:rPr>
        <w:t xml:space="preserve"> 1913; </w:t>
      </w:r>
      <w:proofErr w:type="spellStart"/>
      <w:r w:rsidR="000E214D" w:rsidRPr="00FA5656">
        <w:rPr>
          <w:rFonts w:ascii="Times New Roman" w:hAnsi="Times New Roman" w:cs="Times New Roman"/>
          <w:color w:val="FF0000"/>
          <w:sz w:val="22"/>
          <w:szCs w:val="22"/>
          <w:lang w:val="en-US"/>
        </w:rPr>
        <w:t>Audzijonyte</w:t>
      </w:r>
      <w:proofErr w:type="spellEnd"/>
      <w:r w:rsidR="000E214D" w:rsidRPr="00FA5656">
        <w:rPr>
          <w:rFonts w:ascii="Times New Roman" w:hAnsi="Times New Roman" w:cs="Times New Roman"/>
          <w:color w:val="FF0000"/>
          <w:sz w:val="22"/>
          <w:szCs w:val="22"/>
          <w:lang w:val="en-US"/>
        </w:rPr>
        <w:t xml:space="preserve"> &amp; </w:t>
      </w:r>
      <w:proofErr w:type="spellStart"/>
      <w:r w:rsidR="000E214D" w:rsidRPr="00FA5656">
        <w:rPr>
          <w:rFonts w:ascii="Times New Roman" w:hAnsi="Times New Roman" w:cs="Times New Roman"/>
          <w:color w:val="FF0000"/>
          <w:sz w:val="22"/>
          <w:szCs w:val="22"/>
          <w:lang w:val="en-US"/>
        </w:rPr>
        <w:t>Pecl</w:t>
      </w:r>
      <w:proofErr w:type="spellEnd"/>
      <w:r w:rsidR="000E214D" w:rsidRPr="00FA5656">
        <w:rPr>
          <w:rFonts w:ascii="Times New Roman" w:hAnsi="Times New Roman" w:cs="Times New Roman"/>
          <w:color w:val="FF0000"/>
          <w:sz w:val="22"/>
          <w:szCs w:val="22"/>
          <w:lang w:val="en-US"/>
        </w:rPr>
        <w:t xml:space="preserve"> 2018)</w:t>
      </w:r>
      <w:r w:rsidR="00EE5B78" w:rsidRPr="00FA5656">
        <w:rPr>
          <w:rFonts w:eastAsiaTheme="minorEastAsia" w:cstheme="minorHAnsi"/>
          <w:color w:val="FF0000"/>
          <w:sz w:val="22"/>
          <w:szCs w:val="22"/>
        </w:rPr>
        <w:fldChar w:fldCharType="end"/>
      </w:r>
      <w:r w:rsidR="0063701C" w:rsidRPr="00FA5656">
        <w:rPr>
          <w:rFonts w:eastAsiaTheme="minorEastAsia" w:cstheme="minorHAnsi"/>
          <w:color w:val="FF0000"/>
          <w:sz w:val="22"/>
          <w:szCs w:val="22"/>
          <w:lang w:val="en-US"/>
        </w:rPr>
        <w:t xml:space="preserve">, and other type of ontogenetic habitat shifts are well documented, e.g. </w:t>
      </w:r>
      <w:r w:rsidR="0063701C"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{"citationID":"dSwkKuyz","properties":{"formattedCitation":"(Werner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63701C" w:rsidRPr="00FA5656">
        <w:rPr>
          <w:rFonts w:eastAsiaTheme="minorEastAsia" w:cstheme="minorHAnsi"/>
          <w:color w:val="FF0000"/>
          <w:sz w:val="22"/>
          <w:szCs w:val="22"/>
        </w:rPr>
        <w:fldChar w:fldCharType="separate"/>
      </w:r>
      <w:r w:rsidR="0063701C" w:rsidRPr="00FA5656">
        <w:rPr>
          <w:rFonts w:ascii="Times New Roman" w:hAnsi="Times New Roman" w:cs="Times New Roman"/>
          <w:color w:val="FF0000"/>
          <w:sz w:val="22"/>
          <w:szCs w:val="22"/>
          <w:lang w:val="en-US"/>
        </w:rPr>
        <w:t>(Werner &amp; Hall 1988)</w:t>
      </w:r>
      <w:r w:rsidR="0063701C" w:rsidRPr="00FA5656">
        <w:rPr>
          <w:rFonts w:eastAsiaTheme="minorEastAsia" w:cstheme="minorHAnsi"/>
          <w:color w:val="FF0000"/>
          <w:sz w:val="22"/>
          <w:szCs w:val="22"/>
        </w:rPr>
        <w:fldChar w:fldCharType="end"/>
      </w:r>
      <w:r w:rsidR="00B81D85" w:rsidRPr="00FA5656">
        <w:rPr>
          <w:rFonts w:eastAsiaTheme="minorEastAsia" w:cstheme="minorHAnsi"/>
          <w:color w:val="FF0000"/>
          <w:sz w:val="22"/>
          <w:szCs w:val="22"/>
          <w:lang w:val="en-US"/>
        </w:rPr>
        <w:t>.</w:t>
      </w:r>
      <w:r w:rsidR="007664CB" w:rsidRPr="00FA5656">
        <w:rPr>
          <w:rFonts w:eastAsiaTheme="minorEastAsia" w:cstheme="minorHAnsi"/>
          <w:color w:val="FF0000"/>
          <w:sz w:val="22"/>
          <w:szCs w:val="22"/>
          <w:lang w:val="en-US"/>
        </w:rPr>
        <w:t xml:space="preserve"> </w:t>
      </w:r>
      <w:r w:rsidR="00762BEA" w:rsidRPr="00FA5656">
        <w:rPr>
          <w:rFonts w:eastAsiaTheme="minorEastAsia" w:cstheme="minorHAnsi"/>
          <w:color w:val="FF0000"/>
          <w:sz w:val="22"/>
          <w:szCs w:val="22"/>
          <w:lang w:val="en-US"/>
        </w:rPr>
        <w:t>For i</w:t>
      </w:r>
      <w:r w:rsidR="007664CB" w:rsidRPr="00FA5656">
        <w:rPr>
          <w:rFonts w:eastAsiaTheme="minorEastAsia" w:cstheme="minorHAnsi"/>
          <w:color w:val="FF0000"/>
          <w:sz w:val="22"/>
          <w:szCs w:val="22"/>
          <w:lang w:val="en-US"/>
        </w:rPr>
        <w:t xml:space="preserve">nferences about impacts of climate change, the change in optimum growth temperature that we report here should be viewed in relation to size-dependent habitat temperatures if those change over ontogeny. That said, there are already empirical evidence of the largest individuals being the first to suffer negative impacts of warming from e.g. heatwaves </w:t>
      </w:r>
      <w:r w:rsidR="007664CB"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7664CB" w:rsidRPr="00FA5656">
        <w:rPr>
          <w:rFonts w:eastAsiaTheme="minorEastAsia" w:cstheme="minorHAnsi"/>
          <w:color w:val="FF0000"/>
          <w:sz w:val="22"/>
          <w:szCs w:val="22"/>
        </w:rPr>
        <w:fldChar w:fldCharType="separate"/>
      </w:r>
      <w:r w:rsidR="007664CB" w:rsidRPr="00FA5656">
        <w:rPr>
          <w:rFonts w:ascii="Times New Roman" w:hAnsi="Times New Roman" w:cs="Times New Roman"/>
          <w:color w:val="FF0000"/>
          <w:sz w:val="22"/>
          <w:szCs w:val="22"/>
          <w:lang w:val="en-US"/>
        </w:rPr>
        <w:t>(</w:t>
      </w:r>
      <w:proofErr w:type="spellStart"/>
      <w:r w:rsidR="007664CB" w:rsidRPr="00FA5656">
        <w:rPr>
          <w:rFonts w:ascii="Times New Roman" w:hAnsi="Times New Roman" w:cs="Times New Roman"/>
          <w:color w:val="FF0000"/>
          <w:sz w:val="22"/>
          <w:szCs w:val="22"/>
          <w:lang w:val="en-US"/>
        </w:rPr>
        <w:t>Pörtner</w:t>
      </w:r>
      <w:proofErr w:type="spellEnd"/>
      <w:r w:rsidR="007664CB" w:rsidRPr="00FA5656">
        <w:rPr>
          <w:rFonts w:ascii="Times New Roman" w:hAnsi="Times New Roman" w:cs="Times New Roman"/>
          <w:color w:val="FF0000"/>
          <w:sz w:val="22"/>
          <w:szCs w:val="22"/>
          <w:lang w:val="en-US"/>
        </w:rPr>
        <w:t xml:space="preserve"> &amp; </w:t>
      </w:r>
      <w:proofErr w:type="spellStart"/>
      <w:r w:rsidR="007664CB" w:rsidRPr="00FA5656">
        <w:rPr>
          <w:rFonts w:ascii="Times New Roman" w:hAnsi="Times New Roman" w:cs="Times New Roman"/>
          <w:color w:val="FF0000"/>
          <w:sz w:val="22"/>
          <w:szCs w:val="22"/>
          <w:lang w:val="en-US"/>
        </w:rPr>
        <w:t>Knust</w:t>
      </w:r>
      <w:proofErr w:type="spellEnd"/>
      <w:r w:rsidR="007664CB" w:rsidRPr="00FA5656">
        <w:rPr>
          <w:rFonts w:ascii="Times New Roman" w:hAnsi="Times New Roman" w:cs="Times New Roman"/>
          <w:color w:val="FF0000"/>
          <w:sz w:val="22"/>
          <w:szCs w:val="22"/>
          <w:lang w:val="en-US"/>
        </w:rPr>
        <w:t xml:space="preserve"> 2007)</w:t>
      </w:r>
      <w:r w:rsidR="007664CB" w:rsidRPr="00FA5656">
        <w:rPr>
          <w:rFonts w:eastAsiaTheme="minorEastAsia" w:cstheme="minorHAnsi"/>
          <w:color w:val="FF0000"/>
          <w:sz w:val="22"/>
          <w:szCs w:val="22"/>
        </w:rPr>
        <w:fldChar w:fldCharType="end"/>
      </w:r>
      <w:r w:rsidR="007664CB" w:rsidRPr="00FA5656">
        <w:rPr>
          <w:rFonts w:eastAsiaTheme="minorEastAsia" w:cstheme="minorHAnsi"/>
          <w:color w:val="FF0000"/>
          <w:sz w:val="22"/>
          <w:szCs w:val="22"/>
          <w:lang w:val="en-US"/>
        </w:rPr>
        <w:t>.</w:t>
      </w:r>
      <w:r w:rsidR="00957D60" w:rsidRPr="00FA5656">
        <w:rPr>
          <w:rFonts w:eastAsiaTheme="minorEastAsia" w:cstheme="minorHAnsi"/>
          <w:color w:val="FF0000"/>
          <w:sz w:val="22"/>
          <w:szCs w:val="22"/>
          <w:lang w:val="en-US"/>
        </w:rPr>
        <w:t xml:space="preserve"> Taken together, </w:t>
      </w:r>
      <w:r w:rsidR="005D1CE5" w:rsidRPr="00FA5656">
        <w:rPr>
          <w:rFonts w:eastAsiaTheme="minorEastAsia" w:cstheme="minorHAnsi"/>
          <w:color w:val="FF0000"/>
          <w:sz w:val="22"/>
          <w:szCs w:val="22"/>
          <w:lang w:val="en-US"/>
        </w:rPr>
        <w:t xml:space="preserve">while </w:t>
      </w:r>
      <w:r w:rsidR="00034317" w:rsidRPr="00FA5656">
        <w:rPr>
          <w:rFonts w:eastAsiaTheme="minorEastAsia" w:cstheme="minorHAnsi"/>
          <w:color w:val="FF0000"/>
          <w:sz w:val="22"/>
          <w:szCs w:val="22"/>
          <w:lang w:val="en-US"/>
        </w:rPr>
        <w:t xml:space="preserve">temperature has a </w:t>
      </w:r>
      <w:r w:rsidR="005D1CE5" w:rsidRPr="00FA5656">
        <w:rPr>
          <w:rFonts w:eastAsiaTheme="minorEastAsia" w:cstheme="minorHAnsi"/>
          <w:color w:val="FF0000"/>
          <w:sz w:val="22"/>
          <w:szCs w:val="22"/>
          <w:lang w:val="en-US"/>
        </w:rPr>
        <w:t xml:space="preserve">clear </w:t>
      </w:r>
      <w:r w:rsidR="00034317" w:rsidRPr="00FA5656">
        <w:rPr>
          <w:rFonts w:eastAsiaTheme="minorEastAsia" w:cstheme="minorHAnsi"/>
          <w:color w:val="FF0000"/>
          <w:sz w:val="22"/>
          <w:szCs w:val="22"/>
          <w:lang w:val="en-US"/>
        </w:rPr>
        <w:t>positive effect</w:t>
      </w:r>
      <w:r w:rsidR="00870F88" w:rsidRPr="00FA5656">
        <w:rPr>
          <w:rFonts w:eastAsiaTheme="minorEastAsia" w:cstheme="minorHAnsi"/>
          <w:color w:val="FF0000"/>
          <w:sz w:val="22"/>
          <w:szCs w:val="22"/>
          <w:lang w:val="en-US"/>
        </w:rPr>
        <w:t xml:space="preserve"> o</w:t>
      </w:r>
      <w:r w:rsidR="00034317" w:rsidRPr="00FA5656">
        <w:rPr>
          <w:rFonts w:eastAsiaTheme="minorEastAsia" w:cstheme="minorHAnsi"/>
          <w:color w:val="FF0000"/>
          <w:sz w:val="22"/>
          <w:szCs w:val="22"/>
          <w:lang w:val="en-US"/>
        </w:rPr>
        <w:t>n</w:t>
      </w:r>
      <w:r w:rsidR="00870F88" w:rsidRPr="00FA5656">
        <w:rPr>
          <w:rFonts w:eastAsiaTheme="minorEastAsia" w:cstheme="minorHAnsi"/>
          <w:color w:val="FF0000"/>
          <w:sz w:val="22"/>
          <w:szCs w:val="22"/>
          <w:lang w:val="en-US"/>
        </w:rPr>
        <w:t xml:space="preserve"> growth at </w:t>
      </w:r>
      <w:r w:rsidR="008C61C0" w:rsidRPr="00FA5656">
        <w:rPr>
          <w:rFonts w:eastAsiaTheme="minorEastAsia" w:cstheme="minorHAnsi"/>
          <w:color w:val="FF0000"/>
          <w:sz w:val="22"/>
          <w:szCs w:val="22"/>
          <w:lang w:val="en-US"/>
        </w:rPr>
        <w:t xml:space="preserve">for small fish </w:t>
      </w:r>
      <w:r w:rsidR="008C61C0" w:rsidRPr="00FA5656">
        <w:rPr>
          <w:rFonts w:eastAsiaTheme="minorEastAsia" w:cstheme="minorHAnsi"/>
          <w:color w:val="FF0000"/>
          <w:sz w:val="22"/>
          <w:szCs w:val="22"/>
          <w:lang w:val="en-US"/>
        </w:rPr>
        <w:lastRenderedPageBreak/>
        <w:t xml:space="preserve">in a </w:t>
      </w:r>
      <w:r w:rsidR="00520AB1" w:rsidRPr="00FA5656">
        <w:rPr>
          <w:rFonts w:eastAsiaTheme="minorEastAsia" w:cstheme="minorHAnsi"/>
          <w:color w:val="FF0000"/>
          <w:sz w:val="22"/>
          <w:szCs w:val="22"/>
          <w:lang w:val="en-US"/>
        </w:rPr>
        <w:t>population</w:t>
      </w:r>
      <w:r w:rsidR="00870F88" w:rsidRPr="00FA5656">
        <w:rPr>
          <w:rFonts w:eastAsiaTheme="minorEastAsia" w:cstheme="minorHAnsi"/>
          <w:color w:val="FF0000"/>
          <w:sz w:val="22"/>
          <w:szCs w:val="22"/>
          <w:lang w:val="en-US"/>
        </w:rPr>
        <w:t xml:space="preserve">, in line with empirical findings, the effect of temperature on </w:t>
      </w:r>
      <w:r w:rsidR="0021092E" w:rsidRPr="00FA5656">
        <w:rPr>
          <w:rFonts w:eastAsiaTheme="minorEastAsia" w:cstheme="minorHAnsi"/>
          <w:color w:val="FF0000"/>
          <w:sz w:val="22"/>
          <w:szCs w:val="22"/>
          <w:lang w:val="en-US"/>
        </w:rPr>
        <w:t xml:space="preserve">the large fish within a species </w:t>
      </w:r>
      <w:r w:rsidR="00870F88" w:rsidRPr="00FA5656">
        <w:rPr>
          <w:rFonts w:eastAsiaTheme="minorEastAsia" w:cstheme="minorHAnsi"/>
          <w:color w:val="FF0000"/>
          <w:sz w:val="22"/>
          <w:szCs w:val="22"/>
          <w:lang w:val="en-US"/>
        </w:rPr>
        <w:t xml:space="preserve">is still not properly understood. </w:t>
      </w:r>
      <w:r w:rsidR="00A17690" w:rsidRPr="00FA5656">
        <w:rPr>
          <w:rFonts w:eastAsiaTheme="minorEastAsia" w:cstheme="minorHAnsi"/>
          <w:color w:val="FF0000"/>
          <w:sz w:val="22"/>
          <w:szCs w:val="22"/>
          <w:lang w:val="en-US"/>
        </w:rPr>
        <w:t>This was also mirrored in a recent experimental study</w:t>
      </w:r>
      <w:r w:rsidR="002C3B62" w:rsidRPr="00FA5656">
        <w:rPr>
          <w:rFonts w:eastAsiaTheme="minorEastAsia" w:cstheme="minorHAnsi"/>
          <w:color w:val="FF0000"/>
          <w:sz w:val="22"/>
          <w:szCs w:val="22"/>
          <w:lang w:val="en-US"/>
        </w:rPr>
        <w:t xml:space="preserve"> by </w:t>
      </w:r>
      <w:proofErr w:type="spellStart"/>
      <w:r w:rsidR="002C3B62" w:rsidRPr="00FA5656">
        <w:rPr>
          <w:rFonts w:eastAsiaTheme="minorEastAsia" w:cstheme="minorHAnsi"/>
          <w:color w:val="FF0000"/>
          <w:sz w:val="22"/>
          <w:szCs w:val="22"/>
          <w:lang w:val="en-US"/>
        </w:rPr>
        <w:t>Barneche</w:t>
      </w:r>
      <w:proofErr w:type="spellEnd"/>
      <w:r w:rsidR="002C3B62" w:rsidRPr="00FA5656">
        <w:rPr>
          <w:rFonts w:eastAsiaTheme="minorEastAsia" w:cstheme="minorHAnsi"/>
          <w:color w:val="FF0000"/>
          <w:sz w:val="22"/>
          <w:szCs w:val="22"/>
          <w:lang w:val="en-US"/>
        </w:rPr>
        <w:t xml:space="preserve"> </w:t>
      </w:r>
      <w:r w:rsidR="002C3B62" w:rsidRPr="00FA5656">
        <w:rPr>
          <w:rFonts w:eastAsiaTheme="minorEastAsia" w:cstheme="minorHAnsi"/>
          <w:i/>
          <w:color w:val="FF0000"/>
          <w:sz w:val="22"/>
          <w:szCs w:val="22"/>
          <w:lang w:val="en-US"/>
        </w:rPr>
        <w:t>et al</w:t>
      </w:r>
      <w:r w:rsidR="002C3B62" w:rsidRPr="00FA5656">
        <w:rPr>
          <w:rFonts w:eastAsiaTheme="minorEastAsia" w:cstheme="minorHAnsi"/>
          <w:color w:val="FF0000"/>
          <w:sz w:val="22"/>
          <w:szCs w:val="22"/>
          <w:lang w:val="en-US"/>
        </w:rPr>
        <w:t>. (2019)</w:t>
      </w:r>
      <w:r w:rsidR="00A17690" w:rsidRPr="00FA5656">
        <w:rPr>
          <w:rFonts w:eastAsiaTheme="minorEastAsia" w:cstheme="minorHAnsi"/>
          <w:color w:val="FF0000"/>
          <w:sz w:val="22"/>
          <w:szCs w:val="22"/>
          <w:lang w:val="en-US"/>
        </w:rPr>
        <w:t xml:space="preserve">, </w:t>
      </w:r>
      <w:r w:rsidR="00525CFC" w:rsidRPr="00FA5656">
        <w:rPr>
          <w:rFonts w:eastAsiaTheme="minorEastAsia" w:cstheme="minorHAnsi"/>
          <w:color w:val="FF0000"/>
          <w:sz w:val="22"/>
          <w:szCs w:val="22"/>
          <w:lang w:val="en-US"/>
        </w:rPr>
        <w:t xml:space="preserve">where </w:t>
      </w:r>
      <w:r w:rsidR="00430DD5" w:rsidRPr="00FA5656">
        <w:rPr>
          <w:rFonts w:eastAsiaTheme="minorEastAsia" w:cstheme="minorHAnsi"/>
          <w:color w:val="FF0000"/>
          <w:sz w:val="22"/>
          <w:szCs w:val="22"/>
          <w:lang w:val="en-US"/>
        </w:rPr>
        <w:t xml:space="preserve">a </w:t>
      </w:r>
      <w:r w:rsidR="00A17690" w:rsidRPr="00FA5656">
        <w:rPr>
          <w:rFonts w:eastAsiaTheme="minorEastAsia" w:cstheme="minorHAnsi"/>
          <w:color w:val="FF0000"/>
          <w:sz w:val="22"/>
          <w:szCs w:val="22"/>
          <w:lang w:val="en-US"/>
        </w:rPr>
        <w:t xml:space="preserve">negative relationship between asymptotic body size and temperature </w:t>
      </w:r>
      <w:r w:rsidR="00430DD5" w:rsidRPr="00FA5656">
        <w:rPr>
          <w:rFonts w:eastAsiaTheme="minorEastAsia" w:cstheme="minorHAnsi"/>
          <w:color w:val="FF0000"/>
          <w:sz w:val="22"/>
          <w:szCs w:val="22"/>
          <w:lang w:val="en-US"/>
        </w:rPr>
        <w:t xml:space="preserve">was </w:t>
      </w:r>
      <w:r w:rsidR="00A17690" w:rsidRPr="00FA5656">
        <w:rPr>
          <w:rFonts w:eastAsiaTheme="minorEastAsia" w:cstheme="minorHAnsi"/>
          <w:color w:val="FF0000"/>
          <w:sz w:val="22"/>
          <w:szCs w:val="22"/>
          <w:lang w:val="en-US"/>
        </w:rPr>
        <w:t>evident</w:t>
      </w:r>
      <w:r w:rsidR="00430DD5" w:rsidRPr="00FA5656">
        <w:rPr>
          <w:rFonts w:eastAsiaTheme="minorEastAsia" w:cstheme="minorHAnsi"/>
          <w:color w:val="FF0000"/>
          <w:sz w:val="22"/>
          <w:szCs w:val="22"/>
          <w:lang w:val="en-US"/>
        </w:rPr>
        <w:t xml:space="preserve"> only at high temperatures</w:t>
      </w:r>
      <w:commentRangeStart w:id="70"/>
      <w:r w:rsidR="00A17690" w:rsidRPr="00FA5656">
        <w:rPr>
          <w:rFonts w:eastAsiaTheme="minorEastAsia" w:cstheme="minorHAnsi"/>
          <w:color w:val="FF0000"/>
          <w:sz w:val="22"/>
          <w:szCs w:val="22"/>
          <w:lang w:val="en-US"/>
        </w:rPr>
        <w:t>.</w:t>
      </w:r>
      <w:commentRangeEnd w:id="70"/>
      <w:r w:rsidR="00AE0308" w:rsidRPr="00FA5656">
        <w:rPr>
          <w:rStyle w:val="CommentReference"/>
          <w:color w:val="FF0000"/>
          <w:sz w:val="22"/>
          <w:szCs w:val="22"/>
        </w:rPr>
        <w:commentReference w:id="70"/>
      </w:r>
      <w:r w:rsidR="004D537D" w:rsidRPr="00FA5656">
        <w:rPr>
          <w:rFonts w:eastAsiaTheme="minorEastAsia" w:cstheme="minorHAnsi"/>
          <w:color w:val="FF0000"/>
          <w:sz w:val="22"/>
          <w:szCs w:val="22"/>
          <w:lang w:val="en-US"/>
        </w:rPr>
        <w:t xml:space="preserve"> The inability to capture clear temperature-effects on asymptotic size over </w:t>
      </w:r>
      <w:r w:rsidR="00B50037" w:rsidRPr="00FA5656">
        <w:rPr>
          <w:rFonts w:eastAsiaTheme="minorEastAsia" w:cstheme="minorHAnsi"/>
          <w:color w:val="FF0000"/>
          <w:sz w:val="22"/>
          <w:szCs w:val="22"/>
          <w:lang w:val="en-US"/>
        </w:rPr>
        <w:t xml:space="preserve">a </w:t>
      </w:r>
      <w:r w:rsidR="004D537D" w:rsidRPr="00FA5656">
        <w:rPr>
          <w:rFonts w:eastAsiaTheme="minorEastAsia" w:cstheme="minorHAnsi"/>
          <w:color w:val="FF0000"/>
          <w:sz w:val="22"/>
          <w:szCs w:val="22"/>
          <w:lang w:val="en-US"/>
        </w:rPr>
        <w:t>realistic temperature-range</w:t>
      </w:r>
      <w:r w:rsidR="0064066A" w:rsidRPr="00FA5656">
        <w:rPr>
          <w:rFonts w:eastAsiaTheme="minorEastAsia" w:cstheme="minorHAnsi"/>
          <w:color w:val="FF0000"/>
          <w:sz w:val="22"/>
          <w:szCs w:val="22"/>
          <w:lang w:val="en-US"/>
        </w:rPr>
        <w:t xml:space="preserve"> experimentally could mean other factors are involved in </w:t>
      </w:r>
      <w:r w:rsidR="0069381B" w:rsidRPr="00FA5656">
        <w:rPr>
          <w:rFonts w:eastAsiaTheme="minorEastAsia" w:cstheme="minorHAnsi"/>
          <w:color w:val="FF0000"/>
          <w:sz w:val="22"/>
          <w:szCs w:val="22"/>
          <w:lang w:val="en-US"/>
        </w:rPr>
        <w:t>time series of field-sampled fish</w:t>
      </w:r>
      <w:r w:rsidR="00631956" w:rsidRPr="00FA5656">
        <w:rPr>
          <w:rFonts w:eastAsiaTheme="minorEastAsia" w:cstheme="minorHAnsi"/>
          <w:color w:val="FF0000"/>
          <w:sz w:val="22"/>
          <w:szCs w:val="22"/>
          <w:lang w:val="en-US"/>
        </w:rPr>
        <w:t>, e.g. life history evolution</w:t>
      </w:r>
      <w:r w:rsidR="00313E1A" w:rsidRPr="00FA5656">
        <w:rPr>
          <w:rFonts w:eastAsiaTheme="minorEastAsia" w:cstheme="minorHAnsi"/>
          <w:color w:val="FF0000"/>
          <w:sz w:val="22"/>
          <w:szCs w:val="22"/>
          <w:lang w:val="en-US"/>
        </w:rPr>
        <w:t xml:space="preserve"> in response to intensive fishing</w:t>
      </w:r>
      <w:commentRangeStart w:id="71"/>
      <w:r w:rsidR="0069381B" w:rsidRPr="00FA5656">
        <w:rPr>
          <w:rFonts w:eastAsiaTheme="minorEastAsia" w:cstheme="minorHAnsi"/>
          <w:color w:val="FF0000"/>
          <w:sz w:val="22"/>
          <w:szCs w:val="22"/>
          <w:lang w:val="en-US"/>
        </w:rPr>
        <w:t xml:space="preserve">. </w:t>
      </w:r>
      <w:commentRangeEnd w:id="71"/>
      <w:r w:rsidR="0011277E" w:rsidRPr="00FA5656">
        <w:rPr>
          <w:rStyle w:val="CommentReference"/>
          <w:color w:val="FF0000"/>
          <w:sz w:val="22"/>
          <w:szCs w:val="22"/>
        </w:rPr>
        <w:commentReference w:id="71"/>
      </w:r>
      <w:r w:rsidR="00F40F6D" w:rsidRPr="00FA5656">
        <w:rPr>
          <w:rFonts w:eastAsiaTheme="minorEastAsia" w:cstheme="minorHAnsi"/>
          <w:color w:val="FF0000"/>
          <w:sz w:val="22"/>
          <w:szCs w:val="22"/>
          <w:lang w:val="en-US"/>
        </w:rPr>
        <w:t xml:space="preserve">However, we are not really able to make that conclusion since </w:t>
      </w:r>
      <w:r w:rsidR="004D2C89" w:rsidRPr="00FA5656">
        <w:rPr>
          <w:rFonts w:eastAsiaTheme="minorEastAsia" w:cstheme="minorHAnsi"/>
          <w:color w:val="FF0000"/>
          <w:sz w:val="22"/>
          <w:szCs w:val="22"/>
          <w:lang w:val="en-US"/>
        </w:rPr>
        <w:t xml:space="preserve">large individuals </w:t>
      </w:r>
      <w:r w:rsidR="00E63965" w:rsidRPr="00FA5656">
        <w:rPr>
          <w:rFonts w:eastAsiaTheme="minorEastAsia" w:cstheme="minorHAnsi"/>
          <w:color w:val="FF0000"/>
          <w:sz w:val="22"/>
          <w:szCs w:val="22"/>
          <w:lang w:val="en-US"/>
        </w:rPr>
        <w:t xml:space="preserve">are generally not covered </w:t>
      </w:r>
      <w:r w:rsidR="004D2C89" w:rsidRPr="00FA5656">
        <w:rPr>
          <w:rFonts w:eastAsiaTheme="minorEastAsia" w:cstheme="minorHAnsi"/>
          <w:color w:val="FF0000"/>
          <w:sz w:val="22"/>
          <w:szCs w:val="22"/>
          <w:lang w:val="en-US"/>
        </w:rPr>
        <w:t xml:space="preserve">in experimental studies, including </w:t>
      </w:r>
      <w:r w:rsidR="003E41BF" w:rsidRPr="00FA5656">
        <w:rPr>
          <w:rFonts w:eastAsiaTheme="minorEastAsia" w:cstheme="minorHAnsi"/>
          <w:color w:val="FF0000"/>
          <w:sz w:val="22"/>
          <w:szCs w:val="22"/>
          <w:lang w:val="en-US"/>
        </w:rPr>
        <w:t xml:space="preserve">those </w:t>
      </w:r>
      <w:r w:rsidR="00F72456" w:rsidRPr="00FA5656">
        <w:rPr>
          <w:rFonts w:eastAsiaTheme="minorEastAsia" w:cstheme="minorHAnsi"/>
          <w:color w:val="FF0000"/>
          <w:sz w:val="22"/>
          <w:szCs w:val="22"/>
          <w:lang w:val="en-US"/>
        </w:rPr>
        <w:t>compiled in this study</w:t>
      </w:r>
      <w:r w:rsidR="00C03F2D" w:rsidRPr="00FA5656">
        <w:rPr>
          <w:rFonts w:eastAsiaTheme="minorEastAsia" w:cstheme="minorHAnsi"/>
          <w:color w:val="FF0000"/>
          <w:sz w:val="22"/>
          <w:szCs w:val="22"/>
          <w:lang w:val="en-US"/>
        </w:rPr>
        <w:t>, and large fish may still find direct negati</w:t>
      </w:r>
      <w:r w:rsidR="00935EDB" w:rsidRPr="00FA5656">
        <w:rPr>
          <w:rFonts w:eastAsiaTheme="minorEastAsia" w:cstheme="minorHAnsi"/>
          <w:color w:val="FF0000"/>
          <w:sz w:val="22"/>
          <w:szCs w:val="22"/>
          <w:lang w:val="en-US"/>
        </w:rPr>
        <w:t>ve impacts of warming on body growth</w:t>
      </w:r>
      <w:r w:rsidR="00DD5BF0" w:rsidRPr="00FA5656">
        <w:rPr>
          <w:rFonts w:eastAsiaTheme="minorEastAsia" w:cstheme="minorHAnsi"/>
          <w:color w:val="FF0000"/>
          <w:sz w:val="22"/>
          <w:szCs w:val="22"/>
          <w:lang w:val="en-US"/>
        </w:rPr>
        <w:t xml:space="preserve">. </w:t>
      </w:r>
    </w:p>
    <w:p w14:paraId="4CEB77A3" w14:textId="4B752777" w:rsidR="00BA4E1B" w:rsidRPr="00FA5656" w:rsidRDefault="00D77E21"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220A3B" w:rsidRPr="00FA5656">
        <w:rPr>
          <w:rFonts w:eastAsiaTheme="minorEastAsia" w:cstheme="minorHAnsi"/>
          <w:color w:val="FF0000"/>
          <w:sz w:val="22"/>
          <w:szCs w:val="22"/>
          <w:lang w:val="en-US"/>
        </w:rPr>
        <w:t>e still lack mechanistic understanding and theoretical models for the causes of TSR</w:t>
      </w:r>
      <w:r w:rsidR="00F10BF8" w:rsidRPr="00FA5656">
        <w:rPr>
          <w:rFonts w:eastAsiaTheme="minorEastAsia" w:cstheme="minorHAnsi"/>
          <w:color w:val="FF0000"/>
          <w:sz w:val="22"/>
          <w:szCs w:val="22"/>
          <w:lang w:val="en-US"/>
        </w:rPr>
        <w:t xml:space="preserve"> </w:t>
      </w:r>
      <w:r w:rsidR="00F10BF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{"citationID":"kJ47qn9n","properties":{"formattedCitation":"(Marshall &amp; White 2019a; Pauly 2019)","plainCitation":"(Marshall &amp; White 2019a; Pauly 2019)","noteIndex":0},"citationItems":[{"id":659,"uris":["http://zotero.org/users/6116610/items/NKLD927I"],"uri":["http://zotero.org/users/6116610/items/NKLD927I"],"itemData":{"id":659,"type":"article-journal","container-title":"Trends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653,"uris":["http://zotero.org/users/6116610/items/7ZZHE9MB"],"uri":["http://zotero.org/users/6116610/items/7ZZHE9MB"],"itemData":{"id":653,"type":"article-journal","container-title":"Trends in Ecology &amp; Evolution","DOI":"10.1016/j.tree.2018.12.007","ISSN":"01695347","language":"en","source":"Crossref","title":"Female Fish Grow Bigger – Let’s Deal with It","URL":"https://linkinghub.elsevier.com/retrieve/pii/S0169534718302994","author":[{"family":"Pauly","given":"Daniel"}],"accessed":{"date-parts":[["2019",2,13]]},"issued":{"date-parts":[["2019",1]]}}}],"schema":"https://github.com/citation-style-language/schema/raw/master/csl-citation.json"} </w:instrText>
      </w:r>
      <w:r w:rsidR="00F10BF8" w:rsidRPr="00FA5656">
        <w:rPr>
          <w:rFonts w:eastAsiaTheme="minorEastAsia" w:cstheme="minorHAnsi"/>
          <w:color w:val="FF0000"/>
          <w:sz w:val="22"/>
          <w:szCs w:val="22"/>
        </w:rPr>
        <w:fldChar w:fldCharType="separate"/>
      </w:r>
      <w:r w:rsidR="003D314E" w:rsidRPr="00FA5656">
        <w:rPr>
          <w:rFonts w:ascii="Times New Roman" w:hAnsi="Times New Roman" w:cs="Times New Roman"/>
          <w:color w:val="FF0000"/>
          <w:sz w:val="22"/>
          <w:szCs w:val="22"/>
          <w:lang w:val="en-US"/>
        </w:rPr>
        <w:t>(Marshall &amp; White 2019a; Pauly 2019)</w:t>
      </w:r>
      <w:r w:rsidR="00F10BF8" w:rsidRPr="00FA5656">
        <w:rPr>
          <w:rFonts w:eastAsiaTheme="minorEastAsia" w:cstheme="minorHAnsi"/>
          <w:color w:val="FF0000"/>
          <w:sz w:val="22"/>
          <w:szCs w:val="22"/>
        </w:rPr>
        <w:fldChar w:fldCharType="end"/>
      </w:r>
      <w:commentRangeStart w:id="72"/>
      <w:r w:rsidR="000E1122" w:rsidRPr="00FA5656">
        <w:rPr>
          <w:rFonts w:eastAsiaTheme="minorEastAsia" w:cstheme="minorHAnsi"/>
          <w:color w:val="FF0000"/>
          <w:sz w:val="22"/>
          <w:szCs w:val="22"/>
          <w:lang w:val="en-US"/>
        </w:rPr>
        <w:t>.</w:t>
      </w:r>
      <w:commentRangeEnd w:id="72"/>
      <w:r w:rsidR="006A1E67" w:rsidRPr="00FA5656">
        <w:rPr>
          <w:rStyle w:val="CommentReference"/>
          <w:color w:val="FF0000"/>
          <w:sz w:val="22"/>
          <w:szCs w:val="22"/>
        </w:rPr>
        <w:commentReference w:id="72"/>
      </w:r>
      <w:r w:rsidR="000E1122" w:rsidRPr="00FA5656">
        <w:rPr>
          <w:rFonts w:eastAsiaTheme="minorEastAsia" w:cstheme="minorHAnsi"/>
          <w:color w:val="FF0000"/>
          <w:sz w:val="22"/>
          <w:szCs w:val="22"/>
          <w:lang w:val="en-US"/>
        </w:rPr>
        <w:t xml:space="preserve"> This is likely</w:t>
      </w:r>
      <w:r w:rsidR="00220A3B" w:rsidRPr="00FA5656">
        <w:rPr>
          <w:rFonts w:eastAsiaTheme="minorEastAsia" w:cstheme="minorHAnsi"/>
          <w:color w:val="FF0000"/>
          <w:sz w:val="22"/>
          <w:szCs w:val="22"/>
          <w:lang w:val="en-US"/>
        </w:rPr>
        <w:t xml:space="preserve"> because it appears to be a response to several co-varying mechanisms at different levels of biological organization </w:t>
      </w:r>
      <w:r w:rsidR="00220A3B"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{"citationID":"HmfUYGfB","properties":{"formattedCitation":"(Ohlberger 2013b; Audzijonyte {\\i{}et al.} 2018)","plainCitation":"(Ohlberger 2013b; Audzijonyte et al. 2018)","noteIndex":0},"citationItems":[{"id":"sEKIVbdo/lQE1JxDG","uris":["http://zotero.org/users/local/FTg3Qpza/items/ZRQZX8M2"],"uri":["http://zotero.org/users/local/FTg3Qpza/items/ZRQZX8M2"],"itemData":{"id":174,"type":"article-journal","title":"Climate warming and ectotherm body size - from individual physiology to community ecology","container-title":"Functional Ecology","page":"991–1001","volume":"27","issue":"4","DOI":"10.1111/1365-2435.12098","author":[{"family":"Ohlberger","given":"J"}],"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R."},{"family":"Rijn","given":"Itai","non-dropping-particle":"van"}],"accessed":{"date-parts":[["2018",12,14]]},"issued":{"date-parts":[["2018",11,16]]}}}],"schema":"https://github.com/citation-style-language/schema/raw/master/csl-citation.json"} </w:instrText>
      </w:r>
      <w:r w:rsidR="00220A3B" w:rsidRPr="00FA5656">
        <w:rPr>
          <w:rFonts w:eastAsiaTheme="minorEastAsia" w:cstheme="minorHAnsi"/>
          <w:color w:val="FF0000"/>
          <w:sz w:val="22"/>
          <w:szCs w:val="22"/>
        </w:rPr>
        <w:fldChar w:fldCharType="separate"/>
      </w:r>
      <w:r w:rsidR="003D314E" w:rsidRPr="00FA5656">
        <w:rPr>
          <w:rFonts w:ascii="Times New Roman" w:hAnsi="Times New Roman" w:cs="Times New Roman"/>
          <w:color w:val="FF0000"/>
          <w:sz w:val="22"/>
          <w:szCs w:val="22"/>
        </w:rPr>
        <w:t>(</w:t>
      </w:r>
      <w:proofErr w:type="spellStart"/>
      <w:r w:rsidR="003D314E" w:rsidRPr="00FA5656">
        <w:rPr>
          <w:rFonts w:ascii="Times New Roman" w:hAnsi="Times New Roman" w:cs="Times New Roman"/>
          <w:color w:val="FF0000"/>
          <w:sz w:val="22"/>
          <w:szCs w:val="22"/>
        </w:rPr>
        <w:t>Ohlberger</w:t>
      </w:r>
      <w:proofErr w:type="spellEnd"/>
      <w:r w:rsidR="003D314E" w:rsidRPr="00FA5656">
        <w:rPr>
          <w:rFonts w:ascii="Times New Roman" w:hAnsi="Times New Roman" w:cs="Times New Roman"/>
          <w:color w:val="FF0000"/>
          <w:sz w:val="22"/>
          <w:szCs w:val="22"/>
        </w:rPr>
        <w:t xml:space="preserve"> 2013b; </w:t>
      </w:r>
      <w:proofErr w:type="spellStart"/>
      <w:r w:rsidR="003D314E" w:rsidRPr="00FA5656">
        <w:rPr>
          <w:rFonts w:ascii="Times New Roman" w:hAnsi="Times New Roman" w:cs="Times New Roman"/>
          <w:color w:val="FF0000"/>
          <w:sz w:val="22"/>
          <w:szCs w:val="22"/>
        </w:rPr>
        <w:t>Audzijonyte</w:t>
      </w:r>
      <w:proofErr w:type="spellEnd"/>
      <w:r w:rsidR="003D314E" w:rsidRPr="00FA5656">
        <w:rPr>
          <w:rFonts w:ascii="Times New Roman" w:hAnsi="Times New Roman" w:cs="Times New Roman"/>
          <w:color w:val="FF0000"/>
          <w:sz w:val="22"/>
          <w:szCs w:val="22"/>
        </w:rPr>
        <w:t xml:space="preserve"> </w:t>
      </w:r>
      <w:r w:rsidR="003D314E" w:rsidRPr="00FA5656">
        <w:rPr>
          <w:rFonts w:ascii="Times New Roman" w:hAnsi="Times New Roman" w:cs="Times New Roman"/>
          <w:i/>
          <w:iCs/>
          <w:color w:val="FF0000"/>
          <w:sz w:val="22"/>
          <w:szCs w:val="22"/>
        </w:rPr>
        <w:t>et al.</w:t>
      </w:r>
      <w:r w:rsidR="003D314E" w:rsidRPr="00FA5656">
        <w:rPr>
          <w:rFonts w:ascii="Times New Roman" w:hAnsi="Times New Roman" w:cs="Times New Roman"/>
          <w:color w:val="FF0000"/>
          <w:sz w:val="22"/>
          <w:szCs w:val="22"/>
        </w:rPr>
        <w:t xml:space="preserve"> 2018)</w:t>
      </w:r>
      <w:r w:rsidR="00220A3B" w:rsidRPr="00FA5656">
        <w:rPr>
          <w:rFonts w:eastAsiaTheme="minorEastAsia" w:cstheme="minorHAnsi"/>
          <w:color w:val="FF0000"/>
          <w:sz w:val="22"/>
          <w:szCs w:val="22"/>
        </w:rPr>
        <w:fldChar w:fldCharType="end"/>
      </w:r>
      <w:r w:rsidR="000E1122" w:rsidRPr="00FA5656">
        <w:rPr>
          <w:rFonts w:eastAsiaTheme="minorEastAsia" w:cstheme="minorHAnsi"/>
          <w:color w:val="FF0000"/>
          <w:sz w:val="22"/>
          <w:szCs w:val="22"/>
          <w:lang w:val="en-US"/>
        </w:rPr>
        <w:t>.</w:t>
      </w:r>
      <w:r w:rsidR="00F10BF8" w:rsidRPr="00FA5656">
        <w:rPr>
          <w:rFonts w:eastAsiaTheme="minorEastAsia" w:cstheme="minorHAnsi"/>
          <w:color w:val="FF0000"/>
          <w:sz w:val="22"/>
          <w:szCs w:val="22"/>
          <w:lang w:val="en-US"/>
        </w:rPr>
        <w:t xml:space="preserve"> </w:t>
      </w:r>
      <w:r w:rsidR="00D576F2" w:rsidRPr="00FA5656">
        <w:rPr>
          <w:rFonts w:eastAsiaTheme="minorEastAsia" w:cstheme="minorHAnsi"/>
          <w:color w:val="FF0000"/>
          <w:sz w:val="22"/>
          <w:szCs w:val="22"/>
          <w:lang w:val="en-US"/>
        </w:rPr>
        <w:t>W</w:t>
      </w:r>
      <w:r w:rsidR="005E2071" w:rsidRPr="00FA5656">
        <w:rPr>
          <w:rFonts w:eastAsiaTheme="minorEastAsia" w:cstheme="minorHAnsi"/>
          <w:color w:val="FF0000"/>
          <w:sz w:val="22"/>
          <w:szCs w:val="22"/>
          <w:lang w:val="en-US"/>
        </w:rPr>
        <w:t xml:space="preserve">e are also still discussing </w:t>
      </w:r>
      <w:r w:rsidR="00F10BF8" w:rsidRPr="00FA5656">
        <w:rPr>
          <w:rFonts w:eastAsiaTheme="minorEastAsia" w:cstheme="minorHAnsi"/>
          <w:color w:val="FF0000"/>
          <w:sz w:val="22"/>
          <w:szCs w:val="22"/>
          <w:lang w:val="en-US"/>
        </w:rPr>
        <w:t>what drives the asymptotic body size of fish</w:t>
      </w:r>
      <w:r w:rsidR="005E2071" w:rsidRPr="00FA5656">
        <w:rPr>
          <w:rFonts w:eastAsiaTheme="minorEastAsia" w:cstheme="minorHAnsi"/>
          <w:color w:val="FF0000"/>
          <w:sz w:val="22"/>
          <w:szCs w:val="22"/>
          <w:lang w:val="en-US"/>
        </w:rPr>
        <w:t xml:space="preserve">, so perhaps it is not </w:t>
      </w:r>
      <w:r w:rsidR="00C7511F" w:rsidRPr="00FA5656">
        <w:rPr>
          <w:rFonts w:eastAsiaTheme="minorEastAsia" w:cstheme="minorHAnsi"/>
          <w:color w:val="FF0000"/>
          <w:sz w:val="22"/>
          <w:szCs w:val="22"/>
          <w:lang w:val="en-US"/>
        </w:rPr>
        <w:t>strange we cannot explain the causes of directional changes in asymptotic mass</w:t>
      </w:r>
      <w:r w:rsidR="00220A3B" w:rsidRPr="00FA5656">
        <w:rPr>
          <w:rFonts w:eastAsiaTheme="minorEastAsia" w:cstheme="minorHAnsi"/>
          <w:color w:val="FF0000"/>
          <w:sz w:val="22"/>
          <w:szCs w:val="22"/>
          <w:lang w:val="en-US"/>
        </w:rPr>
        <w:t xml:space="preserve">. </w:t>
      </w:r>
      <w:r w:rsidR="009A3C78" w:rsidRPr="00FA5656">
        <w:rPr>
          <w:rFonts w:eastAsiaTheme="minorEastAsia" w:cstheme="minorHAnsi"/>
          <w:color w:val="FF0000"/>
          <w:sz w:val="22"/>
          <w:szCs w:val="22"/>
          <w:lang w:val="en-US"/>
        </w:rPr>
        <w:t xml:space="preserve">One of the reasons </w:t>
      </w:r>
      <w:r w:rsidR="000562F8" w:rsidRPr="00FA5656">
        <w:rPr>
          <w:rFonts w:eastAsiaTheme="minorEastAsia" w:cstheme="minorHAnsi"/>
          <w:color w:val="FF0000"/>
          <w:sz w:val="22"/>
          <w:szCs w:val="22"/>
          <w:lang w:val="en-US"/>
        </w:rPr>
        <w:t xml:space="preserve">could be to general lack of experimental data </w:t>
      </w:r>
      <w:r w:rsidR="00D21ACF" w:rsidRPr="00FA5656">
        <w:rPr>
          <w:rFonts w:eastAsiaTheme="minorEastAsia" w:cstheme="minorHAnsi"/>
          <w:color w:val="FF0000"/>
          <w:sz w:val="22"/>
          <w:szCs w:val="22"/>
          <w:lang w:val="en-US"/>
        </w:rPr>
        <w:t xml:space="preserve">of ontogenetic growth rates. </w:t>
      </w:r>
      <w:r w:rsidR="002F387C" w:rsidRPr="00FA5656">
        <w:rPr>
          <w:rFonts w:eastAsiaTheme="minorEastAsia" w:cstheme="minorHAnsi"/>
          <w:color w:val="FF0000"/>
          <w:sz w:val="22"/>
          <w:szCs w:val="22"/>
          <w:lang w:val="en-US"/>
        </w:rPr>
        <w:t>This is most likely an artefact of the logistical challenges of performing growth rate experiments in the factorial design (size x temperature) needed</w:t>
      </w:r>
      <w:r w:rsidR="00E2285F" w:rsidRPr="00FA5656">
        <w:rPr>
          <w:rFonts w:eastAsiaTheme="minorEastAsia" w:cstheme="minorHAnsi"/>
          <w:color w:val="FF0000"/>
          <w:sz w:val="22"/>
          <w:szCs w:val="22"/>
          <w:lang w:val="en-US"/>
        </w:rPr>
        <w:t>.</w:t>
      </w:r>
      <w:r w:rsidR="00F43334" w:rsidRPr="00FA5656">
        <w:rPr>
          <w:rFonts w:eastAsiaTheme="minorEastAsia" w:cstheme="minorHAnsi"/>
          <w:color w:val="FF0000"/>
          <w:sz w:val="22"/>
          <w:szCs w:val="22"/>
          <w:lang w:val="en-US"/>
        </w:rPr>
        <w:t xml:space="preserve"> Moreover, body growth is a</w:t>
      </w:r>
      <w:r w:rsidR="008D565D" w:rsidRPr="00FA5656">
        <w:rPr>
          <w:rFonts w:eastAsiaTheme="minorEastAsia" w:cstheme="minorHAnsi"/>
          <w:color w:val="FF0000"/>
          <w:sz w:val="22"/>
          <w:szCs w:val="22"/>
          <w:lang w:val="en-US"/>
        </w:rPr>
        <w:t>n</w:t>
      </w:r>
      <w:r w:rsidR="00F43334" w:rsidRPr="00FA5656">
        <w:rPr>
          <w:rFonts w:eastAsiaTheme="minorEastAsia" w:cstheme="minorHAnsi"/>
          <w:color w:val="FF0000"/>
          <w:sz w:val="22"/>
          <w:szCs w:val="22"/>
          <w:lang w:val="en-US"/>
        </w:rPr>
        <w:t xml:space="preserve"> </w:t>
      </w:r>
      <w:r w:rsidR="00036CE3" w:rsidRPr="00FA5656">
        <w:rPr>
          <w:rFonts w:eastAsiaTheme="minorEastAsia" w:cstheme="minorHAnsi"/>
          <w:color w:val="FF0000"/>
          <w:sz w:val="22"/>
          <w:szCs w:val="22"/>
          <w:lang w:val="en-US"/>
        </w:rPr>
        <w:t xml:space="preserve">ontogenetic process, and there </w:t>
      </w:r>
      <w:proofErr w:type="gramStart"/>
      <w:r w:rsidR="00036CE3" w:rsidRPr="00FA5656">
        <w:rPr>
          <w:rFonts w:eastAsiaTheme="minorEastAsia" w:cstheme="minorHAnsi"/>
          <w:color w:val="FF0000"/>
          <w:sz w:val="22"/>
          <w:szCs w:val="22"/>
          <w:lang w:val="en-US"/>
        </w:rPr>
        <w:t>is</w:t>
      </w:r>
      <w:proofErr w:type="gramEnd"/>
      <w:r w:rsidR="00036CE3" w:rsidRPr="00FA5656">
        <w:rPr>
          <w:rFonts w:eastAsiaTheme="minorEastAsia" w:cstheme="minorHAnsi"/>
          <w:color w:val="FF0000"/>
          <w:sz w:val="22"/>
          <w:szCs w:val="22"/>
          <w:lang w:val="en-US"/>
        </w:rPr>
        <w:t xml:space="preserve"> only so much interspecific comparisons can ultimately say about ontogenetic growth. </w:t>
      </w:r>
      <w:r w:rsidR="00724916" w:rsidRPr="00FA5656">
        <w:rPr>
          <w:rFonts w:eastAsiaTheme="minorEastAsia" w:cstheme="minorHAnsi"/>
          <w:color w:val="FF0000"/>
          <w:sz w:val="22"/>
          <w:szCs w:val="22"/>
          <w:lang w:val="en-US"/>
        </w:rPr>
        <w:t>In a step to overcome this, we have systematically compiled</w:t>
      </w:r>
      <w:r w:rsidR="00D45B66" w:rsidRPr="00FA5656">
        <w:rPr>
          <w:rFonts w:eastAsiaTheme="minorEastAsia" w:cstheme="minorHAnsi"/>
          <w:color w:val="FF0000"/>
          <w:sz w:val="22"/>
          <w:szCs w:val="22"/>
          <w:lang w:val="en-US"/>
        </w:rPr>
        <w:t xml:space="preserve"> </w:t>
      </w:r>
      <w:r w:rsidR="00C97660" w:rsidRPr="00FA5656">
        <w:rPr>
          <w:rFonts w:eastAsiaTheme="minorEastAsia" w:cstheme="minorHAnsi"/>
          <w:color w:val="FF0000"/>
          <w:sz w:val="22"/>
          <w:szCs w:val="22"/>
          <w:lang w:val="en-US"/>
        </w:rPr>
        <w:t xml:space="preserve">growth data for different size-classes </w:t>
      </w:r>
      <w:r w:rsidR="00CD2F6B" w:rsidRPr="00FA5656">
        <w:rPr>
          <w:rFonts w:eastAsiaTheme="minorEastAsia" w:cstheme="minorHAnsi"/>
          <w:color w:val="FF0000"/>
          <w:sz w:val="22"/>
          <w:szCs w:val="22"/>
          <w:lang w:val="en-US"/>
        </w:rPr>
        <w:t>at different temperatures</w:t>
      </w:r>
      <w:r w:rsidR="003D6D12" w:rsidRPr="00FA5656">
        <w:rPr>
          <w:rFonts w:eastAsiaTheme="minorEastAsia" w:cstheme="minorHAnsi"/>
          <w:color w:val="FF0000"/>
          <w:sz w:val="22"/>
          <w:szCs w:val="22"/>
          <w:lang w:val="en-US"/>
        </w:rPr>
        <w:t xml:space="preserve"> </w:t>
      </w:r>
      <w:r w:rsidR="00D27915" w:rsidRPr="00FA5656">
        <w:rPr>
          <w:rFonts w:eastAsiaTheme="minorEastAsia" w:cstheme="minorHAnsi"/>
          <w:color w:val="FF0000"/>
          <w:sz w:val="22"/>
          <w:szCs w:val="22"/>
          <w:lang w:val="en-US"/>
        </w:rPr>
        <w:t xml:space="preserve">in order to </w:t>
      </w:r>
      <w:r w:rsidR="002D62A8" w:rsidRPr="00FA5656">
        <w:rPr>
          <w:rFonts w:eastAsiaTheme="minorEastAsia" w:cstheme="minorHAnsi"/>
          <w:color w:val="FF0000"/>
          <w:sz w:val="22"/>
          <w:szCs w:val="22"/>
          <w:lang w:val="en-US"/>
        </w:rPr>
        <w:t xml:space="preserve">get as </w:t>
      </w:r>
      <w:r w:rsidR="00F2733D" w:rsidRPr="00FA5656">
        <w:rPr>
          <w:rFonts w:eastAsiaTheme="minorEastAsia" w:cstheme="minorHAnsi"/>
          <w:color w:val="FF0000"/>
          <w:sz w:val="22"/>
          <w:szCs w:val="22"/>
          <w:lang w:val="en-US"/>
        </w:rPr>
        <w:t xml:space="preserve">close as possible </w:t>
      </w:r>
      <w:r w:rsidR="00301B8E" w:rsidRPr="00FA5656">
        <w:rPr>
          <w:rFonts w:eastAsiaTheme="minorEastAsia" w:cstheme="minorHAnsi"/>
          <w:color w:val="FF0000"/>
          <w:sz w:val="22"/>
          <w:szCs w:val="22"/>
          <w:lang w:val="en-US"/>
        </w:rPr>
        <w:t xml:space="preserve">to the ontogenetic scaling of growth </w:t>
      </w:r>
      <w:r w:rsidR="00F2733D" w:rsidRPr="00FA5656">
        <w:rPr>
          <w:rFonts w:eastAsiaTheme="minorEastAsia" w:cstheme="minorHAnsi"/>
          <w:color w:val="FF0000"/>
          <w:sz w:val="22"/>
          <w:szCs w:val="22"/>
          <w:lang w:val="en-US"/>
        </w:rPr>
        <w:t xml:space="preserve">without </w:t>
      </w:r>
      <w:r w:rsidR="00301B8E" w:rsidRPr="00FA5656">
        <w:rPr>
          <w:rFonts w:eastAsiaTheme="minorEastAsia" w:cstheme="minorHAnsi"/>
          <w:color w:val="FF0000"/>
          <w:sz w:val="22"/>
          <w:szCs w:val="22"/>
          <w:lang w:val="en-US"/>
        </w:rPr>
        <w:t>limiting ourselves to “truly” ontogenetic data (</w:t>
      </w:r>
      <w:r w:rsidR="00F2733D" w:rsidRPr="00FA5656">
        <w:rPr>
          <w:rFonts w:eastAsiaTheme="minorEastAsia" w:cstheme="minorHAnsi"/>
          <w:color w:val="FF0000"/>
          <w:sz w:val="22"/>
          <w:szCs w:val="22"/>
          <w:lang w:val="en-US"/>
        </w:rPr>
        <w:t>in which case our data set would have been smaller)</w:t>
      </w:r>
      <w:r w:rsidR="004F4EF8" w:rsidRPr="00FA5656">
        <w:rPr>
          <w:rFonts w:eastAsiaTheme="minorEastAsia" w:cstheme="minorHAnsi"/>
          <w:color w:val="FF0000"/>
          <w:sz w:val="22"/>
          <w:szCs w:val="22"/>
          <w:lang w:val="en-US"/>
        </w:rPr>
        <w:t xml:space="preserve">. </w:t>
      </w:r>
      <w:r w:rsidR="00AA26AB" w:rsidRPr="00FA5656">
        <w:rPr>
          <w:rFonts w:eastAsiaTheme="minorEastAsia" w:cstheme="minorHAnsi"/>
          <w:color w:val="FF0000"/>
          <w:sz w:val="22"/>
          <w:szCs w:val="22"/>
          <w:lang w:val="en-US"/>
        </w:rPr>
        <w:t>We argue that this approach to systematic review of already existing literature</w:t>
      </w:r>
      <w:r w:rsidR="00CD3720" w:rsidRPr="00FA5656">
        <w:rPr>
          <w:rFonts w:eastAsiaTheme="minorEastAsia" w:cstheme="minorHAnsi"/>
          <w:color w:val="FF0000"/>
          <w:sz w:val="22"/>
          <w:szCs w:val="22"/>
          <w:lang w:val="en-US"/>
        </w:rPr>
        <w:t xml:space="preserve"> can be fruitful in combination with </w:t>
      </w:r>
      <w:r w:rsidR="00A67C6A" w:rsidRPr="00FA5656">
        <w:rPr>
          <w:rFonts w:eastAsiaTheme="minorEastAsia" w:cstheme="minorHAnsi"/>
          <w:color w:val="FF0000"/>
          <w:sz w:val="22"/>
          <w:szCs w:val="22"/>
          <w:lang w:val="en-US"/>
        </w:rPr>
        <w:t xml:space="preserve">hierarchical models and </w:t>
      </w:r>
      <w:r w:rsidR="00071BC3" w:rsidRPr="00FA5656">
        <w:rPr>
          <w:rFonts w:eastAsiaTheme="minorEastAsia" w:cstheme="minorHAnsi"/>
          <w:color w:val="FF0000"/>
          <w:sz w:val="22"/>
          <w:szCs w:val="22"/>
          <w:lang w:val="en-US"/>
        </w:rPr>
        <w:t>variable-standardization</w:t>
      </w:r>
      <w:r w:rsidR="003657F9" w:rsidRPr="00FA5656">
        <w:rPr>
          <w:rFonts w:eastAsiaTheme="minorEastAsia" w:cstheme="minorHAnsi"/>
          <w:color w:val="FF0000"/>
          <w:sz w:val="22"/>
          <w:szCs w:val="22"/>
          <w:lang w:val="en-US"/>
        </w:rPr>
        <w:t>, as this can address the general aspects of ontogenetic growth that are shared across species</w:t>
      </w:r>
      <w:r w:rsidR="00C0669E" w:rsidRPr="00FA5656">
        <w:rPr>
          <w:rFonts w:eastAsiaTheme="minorEastAsia" w:cstheme="minorHAnsi"/>
          <w:color w:val="FF0000"/>
          <w:sz w:val="22"/>
          <w:szCs w:val="22"/>
          <w:lang w:val="en-US"/>
        </w:rPr>
        <w:t>, which single species studies will struggle with.</w:t>
      </w:r>
      <w:r w:rsidR="00F87740" w:rsidRPr="00FA5656">
        <w:rPr>
          <w:rFonts w:eastAsiaTheme="minorEastAsia" w:cstheme="minorHAnsi"/>
          <w:color w:val="FF0000"/>
          <w:sz w:val="22"/>
          <w:szCs w:val="22"/>
          <w:lang w:val="en-US"/>
        </w:rPr>
        <w:t xml:space="preserve"> One example is the size-dependence of optimum growth temperatures, which we find clear signals of even when analyzing data from a diverse set of species</w:t>
      </w:r>
      <w:r w:rsidR="007D14CA" w:rsidRPr="00FA5656">
        <w:rPr>
          <w:rFonts w:eastAsiaTheme="minorEastAsia" w:cstheme="minorHAnsi"/>
          <w:color w:val="FF0000"/>
          <w:sz w:val="22"/>
          <w:szCs w:val="22"/>
          <w:lang w:val="en-US"/>
        </w:rPr>
        <w:t xml:space="preserve"> on a common scale</w:t>
      </w:r>
      <w:r w:rsidR="00F87740" w:rsidRPr="00FA5656">
        <w:rPr>
          <w:rFonts w:eastAsiaTheme="minorEastAsia" w:cstheme="minorHAnsi"/>
          <w:color w:val="FF0000"/>
          <w:sz w:val="22"/>
          <w:szCs w:val="22"/>
          <w:lang w:val="en-US"/>
        </w:rPr>
        <w:t xml:space="preserve">. </w:t>
      </w:r>
      <w:r w:rsidR="00E85B56" w:rsidRPr="00FA5656">
        <w:rPr>
          <w:rFonts w:eastAsiaTheme="minorEastAsia" w:cstheme="minorHAnsi"/>
          <w:color w:val="FF0000"/>
          <w:sz w:val="22"/>
          <w:szCs w:val="22"/>
          <w:lang w:val="en-US"/>
        </w:rPr>
        <w:t xml:space="preserve">In doing so, our study adds </w:t>
      </w:r>
      <w:r w:rsidR="00C956B0" w:rsidRPr="00FA5656">
        <w:rPr>
          <w:rFonts w:eastAsiaTheme="minorEastAsia" w:cstheme="minorHAnsi"/>
          <w:color w:val="FF0000"/>
          <w:sz w:val="22"/>
          <w:szCs w:val="22"/>
          <w:lang w:val="en-US"/>
        </w:rPr>
        <w:t xml:space="preserve">a </w:t>
      </w:r>
      <w:r w:rsidR="00E85B56" w:rsidRPr="00FA5656">
        <w:rPr>
          <w:rFonts w:eastAsiaTheme="minorEastAsia" w:cstheme="minorHAnsi"/>
          <w:color w:val="FF0000"/>
          <w:sz w:val="22"/>
          <w:szCs w:val="22"/>
          <w:lang w:val="en-US"/>
        </w:rPr>
        <w:t xml:space="preserve">new </w:t>
      </w:r>
      <w:r w:rsidR="00C956B0" w:rsidRPr="00FA5656">
        <w:rPr>
          <w:rFonts w:eastAsiaTheme="minorEastAsia" w:cstheme="minorHAnsi"/>
          <w:color w:val="FF0000"/>
          <w:sz w:val="22"/>
          <w:szCs w:val="22"/>
          <w:lang w:val="en-US"/>
        </w:rPr>
        <w:t xml:space="preserve">take on aspects of intra-specific growth scaling for a “general” fish, adds </w:t>
      </w:r>
      <w:r w:rsidR="00E85B56" w:rsidRPr="00FA5656">
        <w:rPr>
          <w:rFonts w:eastAsiaTheme="minorEastAsia" w:cstheme="minorHAnsi"/>
          <w:color w:val="FF0000"/>
          <w:sz w:val="22"/>
          <w:szCs w:val="22"/>
          <w:lang w:val="en-US"/>
        </w:rPr>
        <w:t xml:space="preserve">data to the literature and highlights </w:t>
      </w:r>
      <w:r w:rsidR="00007DC2" w:rsidRPr="00FA5656">
        <w:rPr>
          <w:rFonts w:eastAsiaTheme="minorEastAsia" w:cstheme="minorHAnsi"/>
          <w:color w:val="FF0000"/>
          <w:sz w:val="22"/>
          <w:szCs w:val="22"/>
          <w:lang w:val="en-US"/>
        </w:rPr>
        <w:t>the lack of represe</w:t>
      </w:r>
      <w:r w:rsidR="009E173E" w:rsidRPr="00FA5656">
        <w:rPr>
          <w:rFonts w:eastAsiaTheme="minorEastAsia" w:cstheme="minorHAnsi"/>
          <w:color w:val="FF0000"/>
          <w:sz w:val="22"/>
          <w:szCs w:val="22"/>
          <w:lang w:val="en-US"/>
        </w:rPr>
        <w:t>ntation of large individuals in growth experiments</w:t>
      </w:r>
      <w:commentRangeStart w:id="73"/>
      <w:r w:rsidR="009E173E" w:rsidRPr="00FA5656">
        <w:rPr>
          <w:rFonts w:eastAsiaTheme="minorEastAsia" w:cstheme="minorHAnsi"/>
          <w:color w:val="FF0000"/>
          <w:sz w:val="22"/>
          <w:szCs w:val="22"/>
          <w:lang w:val="en-US"/>
        </w:rPr>
        <w:t>.</w:t>
      </w:r>
      <w:commentRangeEnd w:id="73"/>
      <w:r w:rsidR="00175467" w:rsidRPr="00FA5656">
        <w:rPr>
          <w:rStyle w:val="CommentReference"/>
          <w:color w:val="FF0000"/>
          <w:sz w:val="22"/>
          <w:szCs w:val="22"/>
        </w:rPr>
        <w:commentReference w:id="73"/>
      </w:r>
      <w:r w:rsidR="009F334F" w:rsidRPr="00FA5656">
        <w:rPr>
          <w:rFonts w:eastAsiaTheme="minorEastAsia" w:cstheme="minorHAnsi"/>
          <w:color w:val="FF0000"/>
          <w:sz w:val="22"/>
          <w:szCs w:val="22"/>
          <w:lang w:val="en-US"/>
        </w:rPr>
        <w:t xml:space="preserve"> </w:t>
      </w:r>
    </w:p>
    <w:p w14:paraId="1B4AAFD0" w14:textId="0FD190C8" w:rsidR="00927350" w:rsidRPr="00FA5656" w:rsidRDefault="00927350"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lastRenderedPageBreak/>
        <w:t>*Add section</w:t>
      </w:r>
      <w:r w:rsidR="00342CC2" w:rsidRPr="00FA5656">
        <w:rPr>
          <w:rFonts w:eastAsiaTheme="minorEastAsia" w:cstheme="minorHAnsi"/>
          <w:color w:val="FF0000"/>
          <w:sz w:val="22"/>
          <w:szCs w:val="22"/>
          <w:lang w:val="en-US"/>
        </w:rPr>
        <w:t xml:space="preserve"> here</w:t>
      </w:r>
      <w:r w:rsidRPr="00FA5656">
        <w:rPr>
          <w:rFonts w:eastAsiaTheme="minorEastAsia" w:cstheme="minorHAnsi"/>
          <w:color w:val="FF0000"/>
          <w:sz w:val="22"/>
          <w:szCs w:val="22"/>
          <w:lang w:val="en-US"/>
        </w:rPr>
        <w:t xml:space="preserve"> about limitations in experiments and all uncertainties from that*</w:t>
      </w:r>
    </w:p>
    <w:p w14:paraId="2B2D5249" w14:textId="77777777" w:rsidR="00B7262C" w:rsidRPr="00FA5656" w:rsidRDefault="00B7262C" w:rsidP="00904830">
      <w:pPr>
        <w:spacing w:line="480" w:lineRule="auto"/>
        <w:ind w:firstLine="284"/>
        <w:contextualSpacing/>
        <w:jc w:val="both"/>
        <w:rPr>
          <w:rFonts w:eastAsiaTheme="minorEastAsia" w:cstheme="minorHAnsi"/>
          <w:color w:val="FF0000"/>
          <w:sz w:val="22"/>
          <w:szCs w:val="22"/>
          <w:lang w:val="en-US"/>
        </w:rPr>
      </w:pPr>
    </w:p>
    <w:p w14:paraId="5FCDFAD6" w14:textId="5807DBDB" w:rsidR="00346684" w:rsidRPr="00FA5656" w:rsidRDefault="00DE3EB3"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I</w:t>
      </w:r>
      <w:r w:rsidR="00AA2A28" w:rsidRPr="00FA5656">
        <w:rPr>
          <w:rFonts w:eastAsiaTheme="minorEastAsia" w:cstheme="minorHAnsi"/>
          <w:color w:val="FF0000"/>
          <w:sz w:val="22"/>
          <w:szCs w:val="22"/>
          <w:lang w:val="en-US"/>
        </w:rPr>
        <w:t>n the context of</w:t>
      </w:r>
      <w:r w:rsidR="00062CB9" w:rsidRPr="00FA5656">
        <w:rPr>
          <w:rFonts w:eastAsiaTheme="minorEastAsia" w:cstheme="minorHAnsi"/>
          <w:color w:val="FF0000"/>
          <w:sz w:val="22"/>
          <w:szCs w:val="22"/>
          <w:lang w:val="en-US"/>
        </w:rPr>
        <w:t xml:space="preserve"> climate change impacts on</w:t>
      </w:r>
      <w:r w:rsidR="00AA2A28" w:rsidRPr="00FA5656">
        <w:rPr>
          <w:rFonts w:eastAsiaTheme="minorEastAsia" w:cstheme="minorHAnsi"/>
          <w:color w:val="FF0000"/>
          <w:sz w:val="22"/>
          <w:szCs w:val="22"/>
          <w:lang w:val="en-US"/>
        </w:rPr>
        <w:t xml:space="preserve"> ecosystem functioning and productivity, it is important to acknowledge the</w:t>
      </w:r>
      <w:r w:rsidR="008C042A" w:rsidRPr="00FA5656">
        <w:rPr>
          <w:rFonts w:eastAsiaTheme="minorEastAsia" w:cstheme="minorHAnsi"/>
          <w:color w:val="FF0000"/>
          <w:sz w:val="22"/>
          <w:szCs w:val="22"/>
          <w:lang w:val="en-US"/>
        </w:rPr>
        <w:t xml:space="preserve"> now widespread </w:t>
      </w:r>
      <w:r w:rsidR="000E1C7F" w:rsidRPr="00FA5656">
        <w:rPr>
          <w:rFonts w:eastAsiaTheme="minorEastAsia" w:cstheme="minorHAnsi"/>
          <w:color w:val="FF0000"/>
          <w:sz w:val="22"/>
          <w:szCs w:val="22"/>
          <w:lang w:val="en-US"/>
        </w:rPr>
        <w:t xml:space="preserve">finding in field and experimental studies </w:t>
      </w:r>
      <w:r w:rsidR="00AA2A28" w:rsidRPr="00FA5656">
        <w:rPr>
          <w:rFonts w:eastAsiaTheme="minorEastAsia" w:cstheme="minorHAnsi"/>
          <w:color w:val="FF0000"/>
          <w:sz w:val="22"/>
          <w:szCs w:val="22"/>
          <w:lang w:val="en-US"/>
        </w:rPr>
        <w:t>that warming has the potential to increase growth rates</w:t>
      </w:r>
      <w:r w:rsidR="00435608" w:rsidRPr="00FA5656">
        <w:rPr>
          <w:rFonts w:eastAsiaTheme="minorEastAsia" w:cstheme="minorHAnsi"/>
          <w:color w:val="FF0000"/>
          <w:sz w:val="22"/>
          <w:szCs w:val="22"/>
          <w:lang w:val="en-US"/>
        </w:rPr>
        <w:t xml:space="preserve"> – at least in the smaller end of the species’ size-spectrum</w:t>
      </w:r>
      <w:r w:rsidR="005123B7" w:rsidRPr="00FA5656">
        <w:rPr>
          <w:rFonts w:eastAsiaTheme="minorEastAsia" w:cstheme="minorHAnsi"/>
          <w:color w:val="FF0000"/>
          <w:sz w:val="22"/>
          <w:szCs w:val="22"/>
          <w:lang w:val="en-US"/>
        </w:rPr>
        <w:t xml:space="preserve">. This </w:t>
      </w:r>
      <w:r w:rsidR="00755F70" w:rsidRPr="00FA5656">
        <w:rPr>
          <w:rFonts w:eastAsiaTheme="minorEastAsia" w:cstheme="minorHAnsi"/>
          <w:color w:val="FF0000"/>
          <w:sz w:val="22"/>
          <w:szCs w:val="22"/>
          <w:lang w:val="en-US"/>
        </w:rPr>
        <w:t xml:space="preserve">poses a </w:t>
      </w:r>
      <w:r w:rsidR="005123B7" w:rsidRPr="00FA5656">
        <w:rPr>
          <w:rFonts w:eastAsiaTheme="minorEastAsia" w:cstheme="minorHAnsi"/>
          <w:color w:val="FF0000"/>
          <w:sz w:val="22"/>
          <w:szCs w:val="22"/>
          <w:lang w:val="en-US"/>
        </w:rPr>
        <w:t>challenge</w:t>
      </w:r>
      <w:r w:rsidR="00755F70" w:rsidRPr="00FA5656">
        <w:rPr>
          <w:rFonts w:eastAsiaTheme="minorEastAsia" w:cstheme="minorHAnsi"/>
          <w:color w:val="FF0000"/>
          <w:sz w:val="22"/>
          <w:szCs w:val="22"/>
          <w:lang w:val="en-US"/>
        </w:rPr>
        <w:t xml:space="preserve"> to general theoretical growth models that feed into climate projections. </w:t>
      </w:r>
      <w:r w:rsidR="004C5D80" w:rsidRPr="00FA5656">
        <w:rPr>
          <w:rFonts w:eastAsiaTheme="minorEastAsia" w:cstheme="minorHAnsi"/>
          <w:color w:val="FF0000"/>
          <w:sz w:val="22"/>
          <w:szCs w:val="22"/>
          <w:lang w:val="en-US"/>
        </w:rPr>
        <w:t xml:space="preserve">Body growth is a fundamental process, and not being able to characterize it properly may </w:t>
      </w:r>
      <w:proofErr w:type="gramStart"/>
      <w:r w:rsidR="00346684" w:rsidRPr="00FA5656">
        <w:rPr>
          <w:rFonts w:cstheme="minorHAnsi"/>
          <w:color w:val="FF0000"/>
          <w:sz w:val="22"/>
          <w:szCs w:val="22"/>
          <w:lang w:val="en-US"/>
        </w:rPr>
        <w:t>limits</w:t>
      </w:r>
      <w:proofErr w:type="gramEnd"/>
      <w:r w:rsidR="00346684" w:rsidRPr="00FA5656">
        <w:rPr>
          <w:rFonts w:cstheme="minorHAnsi"/>
          <w:color w:val="FF0000"/>
          <w:sz w:val="22"/>
          <w:szCs w:val="22"/>
          <w:lang w:val="en-US"/>
        </w:rPr>
        <w:t xml:space="preserve"> our understanding </w:t>
      </w:r>
      <w:r w:rsidR="00FA5C5C" w:rsidRPr="00FA5656">
        <w:rPr>
          <w:rFonts w:cstheme="minorHAnsi"/>
          <w:color w:val="FF0000"/>
          <w:sz w:val="22"/>
          <w:szCs w:val="22"/>
          <w:lang w:val="en-US"/>
        </w:rPr>
        <w:t xml:space="preserve">of important aspects beyond individual body size, including </w:t>
      </w:r>
      <w:r w:rsidR="00346684" w:rsidRPr="00FA5656">
        <w:rPr>
          <w:rFonts w:cstheme="minorHAnsi"/>
          <w:color w:val="FF0000"/>
          <w:sz w:val="22"/>
          <w:szCs w:val="22"/>
          <w:lang w:val="en-US"/>
        </w:rPr>
        <w:t xml:space="preserve">energy transfer </w:t>
      </w:r>
      <w:r w:rsidR="00FA5C5C" w:rsidRPr="00FA5656">
        <w:rPr>
          <w:rFonts w:cstheme="minorHAnsi"/>
          <w:color w:val="FF0000"/>
          <w:sz w:val="22"/>
          <w:szCs w:val="22"/>
          <w:lang w:val="en-US"/>
        </w:rPr>
        <w:t xml:space="preserve">&amp; efficiency of food webs </w:t>
      </w:r>
      <w:r w:rsidR="00593D2D" w:rsidRPr="00FA5656">
        <w:rPr>
          <w:rFonts w:cstheme="minorHAnsi"/>
          <w:color w:val="FF0000"/>
          <w:sz w:val="22"/>
          <w:szCs w:val="22"/>
          <w:lang w:val="en-US"/>
        </w:rPr>
        <w:t>a</w:t>
      </w:r>
      <w:r w:rsidR="00FA5C5C" w:rsidRPr="00FA5656">
        <w:rPr>
          <w:rFonts w:cstheme="minorHAnsi"/>
          <w:color w:val="FF0000"/>
          <w:sz w:val="22"/>
          <w:szCs w:val="22"/>
          <w:lang w:val="en-US"/>
        </w:rPr>
        <w:t>nd ecosystems</w:t>
      </w:r>
      <w:commentRangeStart w:id="74"/>
      <w:r w:rsidR="00FA5C5C" w:rsidRPr="00FA5656">
        <w:rPr>
          <w:rFonts w:cstheme="minorHAnsi"/>
          <w:color w:val="FF0000"/>
          <w:sz w:val="22"/>
          <w:szCs w:val="22"/>
          <w:lang w:val="en-US"/>
        </w:rPr>
        <w:t>.</w:t>
      </w:r>
      <w:commentRangeEnd w:id="74"/>
      <w:r w:rsidR="00BD5AD9" w:rsidRPr="00FA5656">
        <w:rPr>
          <w:rStyle w:val="CommentReference"/>
          <w:color w:val="FF0000"/>
          <w:sz w:val="22"/>
          <w:szCs w:val="22"/>
        </w:rPr>
        <w:commentReference w:id="74"/>
      </w:r>
    </w:p>
    <w:p w14:paraId="3615945D" w14:textId="77777777" w:rsidR="00AA2A28" w:rsidRPr="00FA5656" w:rsidRDefault="00AA2A28" w:rsidP="00904830">
      <w:pPr>
        <w:spacing w:line="480" w:lineRule="auto"/>
        <w:contextualSpacing/>
        <w:jc w:val="both"/>
        <w:rPr>
          <w:rFonts w:cstheme="minorHAnsi"/>
          <w:b/>
          <w:sz w:val="22"/>
          <w:szCs w:val="22"/>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75"/>
      <w:r w:rsidRPr="00660D1C">
        <w:rPr>
          <w:rFonts w:cstheme="minorHAnsi"/>
          <w:b/>
          <w:lang w:val="en-US"/>
        </w:rPr>
        <w:t>Author contributions</w:t>
      </w:r>
      <w:commentRangeEnd w:id="75"/>
      <w:r w:rsidR="00892044">
        <w:rPr>
          <w:rStyle w:val="CommentReference"/>
        </w:rPr>
        <w:commentReference w:id="75"/>
      </w:r>
    </w:p>
    <w:p w14:paraId="1A07395C" w14:textId="594D7C9C" w:rsidR="00214EC5" w:rsidRPr="00FA5656" w:rsidRDefault="00BE6886" w:rsidP="00904830">
      <w:pPr>
        <w:spacing w:line="480" w:lineRule="auto"/>
        <w:contextualSpacing/>
        <w:jc w:val="both"/>
        <w:rPr>
          <w:rFonts w:cstheme="minorHAnsi"/>
          <w:sz w:val="22"/>
          <w:szCs w:val="22"/>
          <w:lang w:val="en-US"/>
        </w:rPr>
      </w:pPr>
      <w:r w:rsidRPr="00FA5656">
        <w:rPr>
          <w:rFonts w:cstheme="minorHAnsi"/>
          <w:sz w:val="22"/>
          <w:szCs w:val="22"/>
          <w:lang w:val="en-US"/>
        </w:rPr>
        <w:t>ML, JO, AG designed research; ML conceived the study;</w:t>
      </w:r>
      <w:r w:rsidR="007A7334" w:rsidRPr="00FA5656">
        <w:rPr>
          <w:rFonts w:cstheme="minorHAnsi"/>
          <w:sz w:val="22"/>
          <w:szCs w:val="22"/>
          <w:lang w:val="en-US"/>
        </w:rPr>
        <w:t xml:space="preserve"> ML performed research</w:t>
      </w:r>
      <w:r w:rsidRPr="00FA5656">
        <w:rPr>
          <w:rFonts w:cstheme="minorHAnsi"/>
          <w:sz w:val="22"/>
          <w:szCs w:val="22"/>
          <w:lang w:val="en-US"/>
        </w:rPr>
        <w:t xml:space="preserve">; ML analyzed data; </w:t>
      </w:r>
      <w:r w:rsidR="007A7334" w:rsidRPr="00FA5656">
        <w:rPr>
          <w:rFonts w:cstheme="minorHAnsi"/>
          <w:sz w:val="22"/>
          <w:szCs w:val="22"/>
          <w:lang w:val="en-US"/>
        </w:rPr>
        <w:t>ML, JO, AG wrote the paper and contributed to revisions of the manuscript.</w:t>
      </w:r>
    </w:p>
    <w:p w14:paraId="0E5EFA3C" w14:textId="77777777" w:rsidR="00B67C48" w:rsidRPr="00660D1C" w:rsidRDefault="00B67C48" w:rsidP="00904830">
      <w:pPr>
        <w:spacing w:line="480" w:lineRule="auto"/>
        <w:contextualSpacing/>
        <w:jc w:val="both"/>
        <w:rPr>
          <w:rFonts w:cstheme="minorHAnsi"/>
          <w:lang w:val="en-US"/>
        </w:rPr>
      </w:pPr>
    </w:p>
    <w:p w14:paraId="07C62272" w14:textId="77777777" w:rsidR="00C41369" w:rsidRPr="00364D0F" w:rsidRDefault="00C41369" w:rsidP="00904830">
      <w:pPr>
        <w:spacing w:line="480" w:lineRule="auto"/>
        <w:contextualSpacing/>
        <w:jc w:val="both"/>
        <w:rPr>
          <w:rFonts w:cstheme="minorHAnsi"/>
          <w:b/>
          <w:lang w:val="en-US"/>
        </w:rPr>
      </w:pPr>
      <w:r w:rsidRPr="00364D0F">
        <w:rPr>
          <w:rFonts w:cstheme="minorHAnsi"/>
          <w:b/>
          <w:lang w:val="en-US"/>
        </w:rPr>
        <w:t>References</w:t>
      </w:r>
    </w:p>
    <w:p w14:paraId="02B308C7" w14:textId="77777777" w:rsidR="00F1543F" w:rsidRPr="00F1543F" w:rsidRDefault="00C41369" w:rsidP="00F1543F">
      <w:pPr>
        <w:pStyle w:val="Bibliography"/>
      </w:pPr>
      <w:r w:rsidRPr="00483A60">
        <w:rPr>
          <w:rFonts w:cstheme="minorHAnsi"/>
        </w:rPr>
        <w:fldChar w:fldCharType="begin"/>
      </w:r>
      <w:r w:rsidR="00080146">
        <w:rPr>
          <w:rFonts w:cstheme="minorHAnsi"/>
          <w:lang w:val="sv-SE"/>
        </w:rPr>
        <w:instrText xml:space="preserve"> ADDIN ZOTERO_BIBL {"uncited":[],"omitted":[],"custom":[]} CSL_BIBLIOGRAPHY </w:instrText>
      </w:r>
      <w:r w:rsidRPr="00483A60">
        <w:rPr>
          <w:rFonts w:cstheme="minorHAnsi"/>
        </w:rPr>
        <w:fldChar w:fldCharType="separate"/>
      </w:r>
      <w:r w:rsidR="00F1543F" w:rsidRPr="00F1543F">
        <w:rPr>
          <w:lang w:val="sv-SE"/>
        </w:rPr>
        <w:t xml:space="preserve">Andersen, K.H., Beyer, J.E. &amp; Lundberg, P. (2009a). </w:t>
      </w:r>
      <w:r w:rsidR="00F1543F" w:rsidRPr="00F1543F">
        <w:t xml:space="preserve">Trophic and individual efficiencies of size-structured communities. </w:t>
      </w:r>
      <w:r w:rsidR="00F1543F" w:rsidRPr="00F1543F">
        <w:rPr>
          <w:i/>
          <w:iCs/>
        </w:rPr>
        <w:t>Proceedings of the Royal Society B: Biological Sciences</w:t>
      </w:r>
      <w:r w:rsidR="00F1543F" w:rsidRPr="00F1543F">
        <w:t>, 276, 109–114.</w:t>
      </w:r>
    </w:p>
    <w:p w14:paraId="29646754" w14:textId="77777777" w:rsidR="00F1543F" w:rsidRPr="00F1543F" w:rsidRDefault="00F1543F" w:rsidP="00F1543F">
      <w:pPr>
        <w:pStyle w:val="Bibliography"/>
      </w:pPr>
      <w:r w:rsidRPr="00F1543F">
        <w:t xml:space="preserve">Andersen, K.H., Farnsworth, K.D., Pedersen, M., </w:t>
      </w:r>
      <w:proofErr w:type="spellStart"/>
      <w:r w:rsidRPr="00F1543F">
        <w:t>Gislason</w:t>
      </w:r>
      <w:proofErr w:type="spellEnd"/>
      <w:r w:rsidRPr="00F1543F">
        <w:t>, H. &amp; Beyer, J.E. (2009b). How community ecology links natural mortality, growth, and production of ﬁsh populations, 7.</w:t>
      </w:r>
    </w:p>
    <w:p w14:paraId="0BDCBB5E" w14:textId="77777777" w:rsidR="00F1543F" w:rsidRPr="00F1543F" w:rsidRDefault="00F1543F" w:rsidP="00F1543F">
      <w:pPr>
        <w:pStyle w:val="Bibliography"/>
      </w:pPr>
      <w:r w:rsidRPr="00F1543F">
        <w:t xml:space="preserve">Archer, L.C., </w:t>
      </w:r>
      <w:proofErr w:type="spellStart"/>
      <w:r w:rsidRPr="00F1543F">
        <w:t>Sohlström</w:t>
      </w:r>
      <w:proofErr w:type="spellEnd"/>
      <w:r w:rsidRPr="00F1543F">
        <w:t xml:space="preserve">, E.H., Gallo, B., </w:t>
      </w:r>
      <w:proofErr w:type="spellStart"/>
      <w:r w:rsidRPr="00F1543F">
        <w:t>Jochum</w:t>
      </w:r>
      <w:proofErr w:type="spellEnd"/>
      <w:r w:rsidRPr="00F1543F">
        <w:t xml:space="preserve">, M., Woodward, G., </w:t>
      </w:r>
      <w:proofErr w:type="spellStart"/>
      <w:r w:rsidRPr="00F1543F">
        <w:t>Kordas</w:t>
      </w:r>
      <w:proofErr w:type="spellEnd"/>
      <w:r w:rsidRPr="00F1543F">
        <w:t xml:space="preserve">, R.L., </w:t>
      </w:r>
      <w:r w:rsidRPr="00F1543F">
        <w:rPr>
          <w:i/>
          <w:iCs/>
        </w:rPr>
        <w:t>et al.</w:t>
      </w:r>
      <w:r w:rsidRPr="00F1543F">
        <w:t xml:space="preserve"> (2019). Consistent temperature dependence of functional response parameters and their use in predicting population abundance. </w:t>
      </w:r>
      <w:r w:rsidRPr="00F1543F">
        <w:rPr>
          <w:i/>
          <w:iCs/>
        </w:rPr>
        <w:t xml:space="preserve">J </w:t>
      </w:r>
      <w:proofErr w:type="spellStart"/>
      <w:r w:rsidRPr="00F1543F">
        <w:rPr>
          <w:i/>
          <w:iCs/>
        </w:rPr>
        <w:t>Anim</w:t>
      </w:r>
      <w:proofErr w:type="spellEnd"/>
      <w:r w:rsidRPr="00F1543F">
        <w:rPr>
          <w:i/>
          <w:iCs/>
        </w:rPr>
        <w:t xml:space="preserve"> </w:t>
      </w:r>
      <w:proofErr w:type="spellStart"/>
      <w:r w:rsidRPr="00F1543F">
        <w:rPr>
          <w:i/>
          <w:iCs/>
        </w:rPr>
        <w:t>Ecol</w:t>
      </w:r>
      <w:proofErr w:type="spellEnd"/>
      <w:r w:rsidRPr="00F1543F">
        <w:t>, 88, 1670–1683.</w:t>
      </w:r>
    </w:p>
    <w:p w14:paraId="2E0CB1F5" w14:textId="77777777" w:rsidR="00F1543F" w:rsidRPr="00F1543F" w:rsidRDefault="00F1543F" w:rsidP="00F1543F">
      <w:pPr>
        <w:pStyle w:val="Bibliography"/>
      </w:pPr>
      <w:r w:rsidRPr="00F1543F">
        <w:t xml:space="preserve">Armstrong, J.D. &amp; Hawkins, L.A. (2008). Standard metabolic rate of pike, </w:t>
      </w:r>
      <w:proofErr w:type="spellStart"/>
      <w:r w:rsidRPr="00F1543F">
        <w:t>Esox</w:t>
      </w:r>
      <w:proofErr w:type="spellEnd"/>
      <w:r w:rsidRPr="00F1543F">
        <w:t xml:space="preserve"> </w:t>
      </w:r>
      <w:proofErr w:type="spellStart"/>
      <w:r w:rsidRPr="00F1543F">
        <w:t>lucius</w:t>
      </w:r>
      <w:proofErr w:type="spellEnd"/>
      <w:r w:rsidRPr="00F1543F">
        <w:t xml:space="preserve">: variation among studies and implications for energy flow modelling. </w:t>
      </w:r>
      <w:proofErr w:type="spellStart"/>
      <w:r w:rsidRPr="00F1543F">
        <w:rPr>
          <w:i/>
          <w:iCs/>
        </w:rPr>
        <w:t>Hydrobiologia</w:t>
      </w:r>
      <w:proofErr w:type="spellEnd"/>
      <w:r w:rsidRPr="00F1543F">
        <w:t>, 601, 83–90.</w:t>
      </w:r>
    </w:p>
    <w:p w14:paraId="3813CF4F" w14:textId="77777777" w:rsidR="00F1543F" w:rsidRPr="00F1543F" w:rsidRDefault="00F1543F" w:rsidP="00F1543F">
      <w:pPr>
        <w:pStyle w:val="Bibliography"/>
      </w:pPr>
      <w:r w:rsidRPr="00F1543F">
        <w:t xml:space="preserve">Atkinson, D. (1994). Temperature and Organism Size—A Biological Law for Ectotherms? In: </w:t>
      </w:r>
      <w:r w:rsidRPr="00F1543F">
        <w:rPr>
          <w:i/>
          <w:iCs/>
        </w:rPr>
        <w:t>Advances in Ecological Research</w:t>
      </w:r>
      <w:r w:rsidRPr="00F1543F">
        <w:t>. Elsevier, pp. 1–58.</w:t>
      </w:r>
    </w:p>
    <w:p w14:paraId="6B04D23A" w14:textId="77777777" w:rsidR="00F1543F" w:rsidRPr="00F1543F" w:rsidRDefault="00F1543F" w:rsidP="00F1543F">
      <w:pPr>
        <w:pStyle w:val="Bibliography"/>
      </w:pPr>
      <w:proofErr w:type="spellStart"/>
      <w:r w:rsidRPr="00F1543F">
        <w:t>Audzijonyte</w:t>
      </w:r>
      <w:proofErr w:type="spellEnd"/>
      <w:r w:rsidRPr="00F1543F">
        <w:t xml:space="preserve">, A., </w:t>
      </w:r>
      <w:proofErr w:type="spellStart"/>
      <w:r w:rsidRPr="00F1543F">
        <w:t>Barneche</w:t>
      </w:r>
      <w:proofErr w:type="spellEnd"/>
      <w:r w:rsidRPr="00F1543F">
        <w:t xml:space="preserve">, D.R., </w:t>
      </w:r>
      <w:proofErr w:type="spellStart"/>
      <w:r w:rsidRPr="00F1543F">
        <w:t>Baudron</w:t>
      </w:r>
      <w:proofErr w:type="spellEnd"/>
      <w:r w:rsidRPr="00F1543F">
        <w:t xml:space="preserve">, A.R., </w:t>
      </w:r>
      <w:proofErr w:type="spellStart"/>
      <w:r w:rsidRPr="00F1543F">
        <w:t>Belmaker</w:t>
      </w:r>
      <w:proofErr w:type="spellEnd"/>
      <w:r w:rsidRPr="00F1543F">
        <w:t xml:space="preserve">, J., Clark, T.D., Marshall, C.T., </w:t>
      </w:r>
      <w:r w:rsidRPr="00F1543F">
        <w:rPr>
          <w:i/>
          <w:iCs/>
        </w:rPr>
        <w:t>et al.</w:t>
      </w:r>
      <w:r w:rsidRPr="00F1543F">
        <w:t xml:space="preserve"> (2018). Is oxygen limitation in warming waters a valid mechanism to explain decreased body sizes in aquatic ectotherms? </w:t>
      </w:r>
      <w:r w:rsidRPr="00F1543F">
        <w:rPr>
          <w:i/>
          <w:iCs/>
        </w:rPr>
        <w:t>Global Ecology and Biogeography</w:t>
      </w:r>
      <w:r w:rsidRPr="00F1543F">
        <w:t>.</w:t>
      </w:r>
    </w:p>
    <w:p w14:paraId="3301F4AE" w14:textId="77777777" w:rsidR="00F1543F" w:rsidRPr="00F1543F" w:rsidRDefault="00F1543F" w:rsidP="00F1543F">
      <w:pPr>
        <w:pStyle w:val="Bibliography"/>
      </w:pPr>
      <w:proofErr w:type="spellStart"/>
      <w:r w:rsidRPr="00F1543F">
        <w:t>Audzijonyte</w:t>
      </w:r>
      <w:proofErr w:type="spellEnd"/>
      <w:r w:rsidRPr="00F1543F">
        <w:t xml:space="preserve">, A. &amp; </w:t>
      </w:r>
      <w:proofErr w:type="spellStart"/>
      <w:r w:rsidRPr="00F1543F">
        <w:t>Pecl</w:t>
      </w:r>
      <w:proofErr w:type="spellEnd"/>
      <w:r w:rsidRPr="00F1543F">
        <w:t xml:space="preserve">, G.T. (2018). Deep impact of fisheries. </w:t>
      </w:r>
      <w:r w:rsidRPr="00F1543F">
        <w:rPr>
          <w:i/>
          <w:iCs/>
        </w:rPr>
        <w:t>Nature Ecology &amp; Evolution</w:t>
      </w:r>
      <w:r w:rsidRPr="00F1543F">
        <w:t>, 2, 1348–1349.</w:t>
      </w:r>
    </w:p>
    <w:p w14:paraId="6D14898E" w14:textId="77777777" w:rsidR="00F1543F" w:rsidRPr="00F1543F" w:rsidRDefault="00F1543F" w:rsidP="00F1543F">
      <w:pPr>
        <w:pStyle w:val="Bibliography"/>
      </w:pPr>
      <w:proofErr w:type="spellStart"/>
      <w:r w:rsidRPr="00F1543F">
        <w:t>Barneche</w:t>
      </w:r>
      <w:proofErr w:type="spellEnd"/>
      <w:r w:rsidRPr="00F1543F">
        <w:t xml:space="preserve">, D.R. &amp; Allen, A.P. (2018a). The energetics of fish growth and how it constrains food-web trophic structure. </w:t>
      </w:r>
      <w:r w:rsidRPr="00F1543F">
        <w:rPr>
          <w:i/>
          <w:iCs/>
        </w:rPr>
        <w:t>Ecology Letters</w:t>
      </w:r>
      <w:r w:rsidRPr="00F1543F">
        <w:t>, 21, 836–844.</w:t>
      </w:r>
    </w:p>
    <w:p w14:paraId="47EDFE54" w14:textId="77777777" w:rsidR="00F1543F" w:rsidRPr="00F1543F" w:rsidRDefault="00F1543F" w:rsidP="00F1543F">
      <w:pPr>
        <w:pStyle w:val="Bibliography"/>
      </w:pPr>
      <w:proofErr w:type="spellStart"/>
      <w:r w:rsidRPr="00F1543F">
        <w:lastRenderedPageBreak/>
        <w:t>Barneche</w:t>
      </w:r>
      <w:proofErr w:type="spellEnd"/>
      <w:r w:rsidRPr="00F1543F">
        <w:t xml:space="preserve">, D.R. &amp; Allen, A.P. (2018b). The energetics of fish growth and how it constrains food-web trophic structure. </w:t>
      </w:r>
      <w:r w:rsidRPr="00F1543F">
        <w:rPr>
          <w:i/>
          <w:iCs/>
        </w:rPr>
        <w:t>Ecology Letters</w:t>
      </w:r>
      <w:r w:rsidRPr="00F1543F">
        <w:t>, 21, 836–844.</w:t>
      </w:r>
    </w:p>
    <w:p w14:paraId="1042AC2B" w14:textId="77777777" w:rsidR="00F1543F" w:rsidRPr="00F1543F" w:rsidRDefault="00F1543F" w:rsidP="00F1543F">
      <w:pPr>
        <w:pStyle w:val="Bibliography"/>
      </w:pPr>
      <w:proofErr w:type="spellStart"/>
      <w:r w:rsidRPr="00F1543F">
        <w:t>Barneche</w:t>
      </w:r>
      <w:proofErr w:type="spellEnd"/>
      <w:r w:rsidRPr="00F1543F">
        <w:t xml:space="preserve">, D.R., Jahn, M. &amp; </w:t>
      </w:r>
      <w:proofErr w:type="spellStart"/>
      <w:r w:rsidRPr="00F1543F">
        <w:t>Seebacher</w:t>
      </w:r>
      <w:proofErr w:type="spellEnd"/>
      <w:r w:rsidRPr="00F1543F">
        <w:t xml:space="preserve">, F. (2019). Warming increases the cost of growth in a model vertebrate. </w:t>
      </w:r>
      <w:r w:rsidRPr="00F1543F">
        <w:rPr>
          <w:i/>
          <w:iCs/>
        </w:rPr>
        <w:t>Functional Ecology</w:t>
      </w:r>
      <w:r w:rsidRPr="00F1543F">
        <w:t>, 33, 1256–1266.</w:t>
      </w:r>
    </w:p>
    <w:p w14:paraId="68D3A451" w14:textId="77777777" w:rsidR="00F1543F" w:rsidRPr="00F1543F" w:rsidRDefault="00F1543F" w:rsidP="00F1543F">
      <w:pPr>
        <w:pStyle w:val="Bibliography"/>
      </w:pPr>
      <w:proofErr w:type="spellStart"/>
      <w:r w:rsidRPr="00F1543F">
        <w:t>Baudron</w:t>
      </w:r>
      <w:proofErr w:type="spellEnd"/>
      <w:r w:rsidRPr="00F1543F">
        <w:t xml:space="preserve">, A.R., Needle, C.L., </w:t>
      </w:r>
      <w:proofErr w:type="spellStart"/>
      <w:r w:rsidRPr="00F1543F">
        <w:t>Rijnsdorp</w:t>
      </w:r>
      <w:proofErr w:type="spellEnd"/>
      <w:r w:rsidRPr="00F1543F">
        <w:t xml:space="preserve">, A.D. &amp; Marshall, C.T. (2014). Warming temperatures and smaller body sizes: synchronous changes in growth of North Sea fishes. </w:t>
      </w:r>
      <w:r w:rsidRPr="00F1543F">
        <w:rPr>
          <w:i/>
          <w:iCs/>
        </w:rPr>
        <w:t>Global Change Biology</w:t>
      </w:r>
      <w:r w:rsidRPr="00F1543F">
        <w:t>, 20, 1023–1031.</w:t>
      </w:r>
    </w:p>
    <w:p w14:paraId="1A53A832" w14:textId="77777777" w:rsidR="00F1543F" w:rsidRPr="00F1543F" w:rsidRDefault="00F1543F" w:rsidP="00F1543F">
      <w:pPr>
        <w:pStyle w:val="Bibliography"/>
      </w:pPr>
      <w:r w:rsidRPr="00F1543F">
        <w:t xml:space="preserve">Beamish, F.W.H. (1964). Respiration of fishes with special emphasis on standard oxygen consumption: II. Influence of weight and temperature on respiration of several species. </w:t>
      </w:r>
      <w:r w:rsidRPr="00F1543F">
        <w:rPr>
          <w:i/>
          <w:iCs/>
        </w:rPr>
        <w:t xml:space="preserve">Canadian Journal of Zoology/Revue Canadienne de </w:t>
      </w:r>
      <w:proofErr w:type="spellStart"/>
      <w:r w:rsidRPr="00F1543F">
        <w:rPr>
          <w:i/>
          <w:iCs/>
        </w:rPr>
        <w:t>Zoologie</w:t>
      </w:r>
      <w:proofErr w:type="spellEnd"/>
      <w:r w:rsidRPr="00F1543F">
        <w:t>, 42, 177–188.</w:t>
      </w:r>
    </w:p>
    <w:p w14:paraId="166847CE" w14:textId="77777777" w:rsidR="00F1543F" w:rsidRPr="00F1543F" w:rsidRDefault="00F1543F" w:rsidP="00F1543F">
      <w:pPr>
        <w:pStyle w:val="Bibliography"/>
      </w:pPr>
      <w:r w:rsidRPr="00F1543F">
        <w:t xml:space="preserve">von </w:t>
      </w:r>
      <w:proofErr w:type="spellStart"/>
      <w:r w:rsidRPr="00F1543F">
        <w:t>Bertalanffy</w:t>
      </w:r>
      <w:proofErr w:type="spellEnd"/>
      <w:r w:rsidRPr="00F1543F">
        <w:t xml:space="preserve">, L. (1938). A QUANTITATIVE THEORY OF ORGANIC GROWTH (INQUIRIES ON GROWTH LAWS. II). </w:t>
      </w:r>
      <w:r w:rsidRPr="00F1543F">
        <w:rPr>
          <w:i/>
          <w:iCs/>
        </w:rPr>
        <w:t>Human Biology</w:t>
      </w:r>
      <w:r w:rsidRPr="00F1543F">
        <w:t>, 10, 181–213.</w:t>
      </w:r>
    </w:p>
    <w:p w14:paraId="399761CF" w14:textId="77777777" w:rsidR="00F1543F" w:rsidRPr="00F1543F" w:rsidRDefault="00F1543F" w:rsidP="00F1543F">
      <w:pPr>
        <w:pStyle w:val="Bibliography"/>
      </w:pPr>
      <w:r w:rsidRPr="00F1543F">
        <w:t xml:space="preserve">von </w:t>
      </w:r>
      <w:proofErr w:type="spellStart"/>
      <w:r w:rsidRPr="00F1543F">
        <w:t>Bertalanffy</w:t>
      </w:r>
      <w:proofErr w:type="spellEnd"/>
      <w:r w:rsidRPr="00F1543F">
        <w:t xml:space="preserve">, L. (1957). Laws in metabolism and growth. </w:t>
      </w:r>
      <w:r w:rsidRPr="00F1543F">
        <w:rPr>
          <w:i/>
          <w:iCs/>
        </w:rPr>
        <w:t>The quarterly review of biology</w:t>
      </w:r>
      <w:r w:rsidRPr="00F1543F">
        <w:t>, 32, 217–231.</w:t>
      </w:r>
    </w:p>
    <w:p w14:paraId="7F900FF9" w14:textId="77777777" w:rsidR="00F1543F" w:rsidRPr="00F1543F" w:rsidRDefault="00F1543F" w:rsidP="00F1543F">
      <w:pPr>
        <w:pStyle w:val="Bibliography"/>
      </w:pPr>
      <w:r w:rsidRPr="00F1543F">
        <w:rPr>
          <w:lang w:val="sv-SE"/>
        </w:rPr>
        <w:t xml:space="preserve">Björnsson, B., Steinarsson, A. &amp; </w:t>
      </w:r>
      <w:proofErr w:type="spellStart"/>
      <w:r w:rsidRPr="00F1543F">
        <w:rPr>
          <w:lang w:val="sv-SE"/>
        </w:rPr>
        <w:t>Árnason</w:t>
      </w:r>
      <w:proofErr w:type="spellEnd"/>
      <w:r w:rsidRPr="00F1543F">
        <w:rPr>
          <w:lang w:val="sv-SE"/>
        </w:rPr>
        <w:t xml:space="preserve">, T. (2007). </w:t>
      </w:r>
      <w:r w:rsidRPr="00F1543F">
        <w:t>Growth model for Atlantic cod (</w:t>
      </w:r>
      <w:proofErr w:type="spellStart"/>
      <w:r w:rsidRPr="00F1543F">
        <w:t>Gadus</w:t>
      </w:r>
      <w:proofErr w:type="spellEnd"/>
      <w:r w:rsidRPr="00F1543F">
        <w:t xml:space="preserve"> </w:t>
      </w:r>
      <w:proofErr w:type="spellStart"/>
      <w:r w:rsidRPr="00F1543F">
        <w:t>morhua</w:t>
      </w:r>
      <w:proofErr w:type="spellEnd"/>
      <w:r w:rsidRPr="00F1543F">
        <w:t xml:space="preserve">): Effects of temperature and body weight on growth rate. </w:t>
      </w:r>
      <w:r w:rsidRPr="00F1543F">
        <w:rPr>
          <w:i/>
          <w:iCs/>
        </w:rPr>
        <w:t>Aquaculture</w:t>
      </w:r>
      <w:r w:rsidRPr="00F1543F">
        <w:t>, 271, 216–226.</w:t>
      </w:r>
    </w:p>
    <w:p w14:paraId="54C1B220" w14:textId="77777777" w:rsidR="00F1543F" w:rsidRPr="00F1543F" w:rsidRDefault="00F1543F" w:rsidP="00F1543F">
      <w:pPr>
        <w:pStyle w:val="Bibliography"/>
      </w:pPr>
      <w:r w:rsidRPr="00F1543F">
        <w:t xml:space="preserve">Blanchard, J.L., Heneghan, R.F., Everett, J.D., </w:t>
      </w:r>
      <w:proofErr w:type="spellStart"/>
      <w:r w:rsidRPr="00F1543F">
        <w:t>Trebilco</w:t>
      </w:r>
      <w:proofErr w:type="spellEnd"/>
      <w:r w:rsidRPr="00F1543F">
        <w:t xml:space="preserve">, R. &amp; Richardson, A.J. (2017). From Bacteria to Whales: Using Functional Size Spectra to Model Marine Ecosystems. </w:t>
      </w:r>
      <w:r w:rsidRPr="00F1543F">
        <w:rPr>
          <w:i/>
          <w:iCs/>
        </w:rPr>
        <w:t>Trends in Ecology &amp; Evolution</w:t>
      </w:r>
      <w:r w:rsidRPr="00F1543F">
        <w:t>, 32, 174–186.</w:t>
      </w:r>
    </w:p>
    <w:p w14:paraId="25DB5A68" w14:textId="77777777" w:rsidR="00F1543F" w:rsidRPr="00F1543F" w:rsidRDefault="00F1543F" w:rsidP="00F1543F">
      <w:pPr>
        <w:pStyle w:val="Bibliography"/>
      </w:pPr>
      <w:r w:rsidRPr="00F1543F">
        <w:t xml:space="preserve">Brett, J.R. &amp; </w:t>
      </w:r>
      <w:proofErr w:type="spellStart"/>
      <w:r w:rsidRPr="00F1543F">
        <w:t>Shelbourn</w:t>
      </w:r>
      <w:proofErr w:type="spellEnd"/>
      <w:r w:rsidRPr="00F1543F">
        <w:t xml:space="preserve">, J.E. (1975). Growth Rate of Young Sockeye Salmon, Oncorhynchus </w:t>
      </w:r>
      <w:proofErr w:type="spellStart"/>
      <w:r w:rsidRPr="00F1543F">
        <w:t>nerka</w:t>
      </w:r>
      <w:proofErr w:type="spellEnd"/>
      <w:r w:rsidRPr="00F1543F">
        <w:t xml:space="preserve">, in Relation to Fish Size and Ration Level. </w:t>
      </w:r>
      <w:r w:rsidRPr="00F1543F">
        <w:rPr>
          <w:i/>
          <w:iCs/>
        </w:rPr>
        <w:t>Canadian Journal of Fisheries and Aquatic Sciences</w:t>
      </w:r>
      <w:r w:rsidRPr="00F1543F">
        <w:t>, 32, 2103–2110.</w:t>
      </w:r>
    </w:p>
    <w:p w14:paraId="6B280705" w14:textId="77777777" w:rsidR="00F1543F" w:rsidRPr="00F1543F" w:rsidRDefault="00F1543F" w:rsidP="00F1543F">
      <w:pPr>
        <w:pStyle w:val="Bibliography"/>
      </w:pPr>
      <w:r w:rsidRPr="00F1543F">
        <w:t xml:space="preserve">Brose, U., Dunne, J.A., Montoya, J.M., Petchey, O.L., Schneider, F.D. &amp; Jacob, U. (2012). Climate change in size-structured ecosystems. </w:t>
      </w:r>
      <w:r w:rsidRPr="00F1543F">
        <w:rPr>
          <w:i/>
          <w:iCs/>
        </w:rPr>
        <w:t>Philosophical Transactions of the Royal Society of London, Series B: Biological Sciences</w:t>
      </w:r>
      <w:r w:rsidRPr="00F1543F">
        <w:t>, 367, 2903–2912.</w:t>
      </w:r>
    </w:p>
    <w:p w14:paraId="79A23057" w14:textId="77777777" w:rsidR="00F1543F" w:rsidRPr="00F1543F" w:rsidRDefault="00F1543F" w:rsidP="00F1543F">
      <w:pPr>
        <w:pStyle w:val="Bibliography"/>
      </w:pPr>
      <w:r w:rsidRPr="00F1543F">
        <w:t xml:space="preserve">Brown, J.H., </w:t>
      </w:r>
      <w:proofErr w:type="spellStart"/>
      <w:r w:rsidRPr="00F1543F">
        <w:t>Gillooly</w:t>
      </w:r>
      <w:proofErr w:type="spellEnd"/>
      <w:r w:rsidRPr="00F1543F">
        <w:t xml:space="preserve">, J.F., Allen, A.P., Savage, V.M. &amp; West, G.B. (2004a). TOWARD A METABOLIC THEORY OF ECOLOGY. </w:t>
      </w:r>
      <w:r w:rsidRPr="00F1543F">
        <w:rPr>
          <w:i/>
          <w:iCs/>
        </w:rPr>
        <w:t>Ecology</w:t>
      </w:r>
      <w:r w:rsidRPr="00F1543F">
        <w:t>, 85, 1771–1789.</w:t>
      </w:r>
    </w:p>
    <w:p w14:paraId="5E257E9A" w14:textId="77777777" w:rsidR="00F1543F" w:rsidRPr="00F1543F" w:rsidRDefault="00F1543F" w:rsidP="00F1543F">
      <w:pPr>
        <w:pStyle w:val="Bibliography"/>
      </w:pPr>
      <w:r w:rsidRPr="00F1543F">
        <w:t xml:space="preserve">Brown, J.H., </w:t>
      </w:r>
      <w:proofErr w:type="spellStart"/>
      <w:r w:rsidRPr="00F1543F">
        <w:t>Gillooly</w:t>
      </w:r>
      <w:proofErr w:type="spellEnd"/>
      <w:r w:rsidRPr="00F1543F">
        <w:t xml:space="preserve">, J.F., Allen, A.P., Savage, V.M. &amp; West, G.B. (2004b). Toward a metabolic theory of ecology. </w:t>
      </w:r>
      <w:r w:rsidRPr="00F1543F">
        <w:rPr>
          <w:i/>
          <w:iCs/>
        </w:rPr>
        <w:t>Ecology</w:t>
      </w:r>
      <w:r w:rsidRPr="00F1543F">
        <w:t>, 85, 1771–1789.</w:t>
      </w:r>
    </w:p>
    <w:p w14:paraId="5F76C3AB" w14:textId="77777777" w:rsidR="00F1543F" w:rsidRPr="00F1543F" w:rsidRDefault="00F1543F" w:rsidP="00F1543F">
      <w:pPr>
        <w:pStyle w:val="Bibliography"/>
      </w:pPr>
      <w:r w:rsidRPr="00F1543F">
        <w:t xml:space="preserve">Clarke, A. &amp; Johnston, N.M. (1999). Scaling of metabolic rate with body mass and temperature in teleost fish. </w:t>
      </w:r>
      <w:r w:rsidRPr="00F1543F">
        <w:rPr>
          <w:i/>
          <w:iCs/>
        </w:rPr>
        <w:t>Journal of Animal Ecology</w:t>
      </w:r>
      <w:r w:rsidRPr="00F1543F">
        <w:t>, 68, 893–905.</w:t>
      </w:r>
    </w:p>
    <w:p w14:paraId="6A3D5C46" w14:textId="77777777" w:rsidR="00F1543F" w:rsidRPr="00F1543F" w:rsidRDefault="00F1543F" w:rsidP="00F1543F">
      <w:pPr>
        <w:pStyle w:val="Bibliography"/>
      </w:pPr>
      <w:proofErr w:type="spellStart"/>
      <w:r w:rsidRPr="00F1543F">
        <w:t>Daufresne</w:t>
      </w:r>
      <w:proofErr w:type="spellEnd"/>
      <w:r w:rsidRPr="00F1543F">
        <w:t xml:space="preserve">, M., </w:t>
      </w:r>
      <w:proofErr w:type="spellStart"/>
      <w:r w:rsidRPr="00F1543F">
        <w:t>Lengfellner</w:t>
      </w:r>
      <w:proofErr w:type="spellEnd"/>
      <w:r w:rsidRPr="00F1543F">
        <w:t xml:space="preserve">, K. &amp; Sommer, U. (2009). Global warming benefits the small in aquatic ecosystems. </w:t>
      </w:r>
      <w:r w:rsidRPr="00F1543F">
        <w:rPr>
          <w:i/>
          <w:iCs/>
        </w:rPr>
        <w:t>Proceedings of the National Academy of Sciences, USA</w:t>
      </w:r>
      <w:r w:rsidRPr="00F1543F">
        <w:t>, 106, 12788–12793.</w:t>
      </w:r>
    </w:p>
    <w:p w14:paraId="4F09CB83" w14:textId="77777777" w:rsidR="00F1543F" w:rsidRPr="00F1543F" w:rsidRDefault="00F1543F" w:rsidP="00F1543F">
      <w:pPr>
        <w:pStyle w:val="Bibliography"/>
      </w:pPr>
      <w:r w:rsidRPr="00F1543F">
        <w:t xml:space="preserve">De </w:t>
      </w:r>
      <w:proofErr w:type="spellStart"/>
      <w:r w:rsidRPr="00F1543F">
        <w:t>Roos</w:t>
      </w:r>
      <w:proofErr w:type="spellEnd"/>
      <w:r w:rsidRPr="00F1543F">
        <w:t xml:space="preserve">, A.M. &amp; Persson, L. (2001). Physiologically structured models - from versatile technique to ecological theory. </w:t>
      </w:r>
      <w:r w:rsidRPr="00F1543F">
        <w:rPr>
          <w:i/>
          <w:iCs/>
        </w:rPr>
        <w:t>Oikos</w:t>
      </w:r>
      <w:r w:rsidRPr="00F1543F">
        <w:t>, 94, 51–71.</w:t>
      </w:r>
    </w:p>
    <w:p w14:paraId="45D13183" w14:textId="77777777" w:rsidR="00F1543F" w:rsidRPr="00F1543F" w:rsidRDefault="00F1543F" w:rsidP="00F1543F">
      <w:pPr>
        <w:pStyle w:val="Bibliography"/>
      </w:pPr>
      <w:r w:rsidRPr="00F1543F">
        <w:t xml:space="preserve">De </w:t>
      </w:r>
      <w:proofErr w:type="spellStart"/>
      <w:r w:rsidRPr="00F1543F">
        <w:t>Roos</w:t>
      </w:r>
      <w:proofErr w:type="spellEnd"/>
      <w:r w:rsidRPr="00F1543F">
        <w:t xml:space="preserve">, A.M. &amp; Persson, L. (2013). </w:t>
      </w:r>
      <w:r w:rsidRPr="00F1543F">
        <w:rPr>
          <w:i/>
          <w:iCs/>
        </w:rPr>
        <w:t>Population and community ecology of ontogenetic development</w:t>
      </w:r>
      <w:r w:rsidRPr="00F1543F">
        <w:t>. Princeton University Press, Princeton, New Jersey, USA.</w:t>
      </w:r>
    </w:p>
    <w:p w14:paraId="05654F07" w14:textId="77777777" w:rsidR="00F1543F" w:rsidRPr="00F1543F" w:rsidRDefault="00F1543F" w:rsidP="00F1543F">
      <w:pPr>
        <w:pStyle w:val="Bibliography"/>
      </w:pPr>
      <w:r w:rsidRPr="00F1543F">
        <w:t xml:space="preserve">Dell, A.I., </w:t>
      </w:r>
      <w:proofErr w:type="spellStart"/>
      <w:r w:rsidRPr="00F1543F">
        <w:t>Pawar</w:t>
      </w:r>
      <w:proofErr w:type="spellEnd"/>
      <w:r w:rsidRPr="00F1543F">
        <w:t xml:space="preserve">, S. &amp; Savage, V.M. (2011). Systematic variation in the temperature dependence of physiological and ecological traits. </w:t>
      </w:r>
      <w:r w:rsidRPr="00F1543F">
        <w:rPr>
          <w:i/>
          <w:iCs/>
        </w:rPr>
        <w:t>Proceedings of the National Academy of Sciences</w:t>
      </w:r>
      <w:r w:rsidRPr="00F1543F">
        <w:t>, 108, 10591–10596.</w:t>
      </w:r>
    </w:p>
    <w:p w14:paraId="1A956A41" w14:textId="77777777" w:rsidR="00F1543F" w:rsidRPr="00F1543F" w:rsidRDefault="00F1543F" w:rsidP="00F1543F">
      <w:pPr>
        <w:pStyle w:val="Bibliography"/>
      </w:pPr>
      <w:r w:rsidRPr="00F1543F">
        <w:t xml:space="preserve">Dell, A.I., </w:t>
      </w:r>
      <w:proofErr w:type="spellStart"/>
      <w:r w:rsidRPr="00F1543F">
        <w:t>Pawar</w:t>
      </w:r>
      <w:proofErr w:type="spellEnd"/>
      <w:r w:rsidRPr="00F1543F">
        <w:t xml:space="preserve">, S. &amp; Savage, V.M. (2014). Temperature dependence of trophic interactions are driven by asymmetry of species responses and foraging strategy. </w:t>
      </w:r>
      <w:r w:rsidRPr="00F1543F">
        <w:rPr>
          <w:i/>
          <w:iCs/>
        </w:rPr>
        <w:t>Journal of Animal Ecology</w:t>
      </w:r>
      <w:r w:rsidRPr="00F1543F">
        <w:t>, 83, 70–84.</w:t>
      </w:r>
    </w:p>
    <w:p w14:paraId="711A079E" w14:textId="77777777" w:rsidR="00F1543F" w:rsidRPr="00F1543F" w:rsidRDefault="00F1543F" w:rsidP="00F1543F">
      <w:pPr>
        <w:pStyle w:val="Bibliography"/>
      </w:pPr>
      <w:r w:rsidRPr="00F1543F">
        <w:t xml:space="preserve">Downs, C.J., Hayes, J.P. &amp; Tracy, C.R. (2008). Scaling metabolic rate with body mass and inverse body temperature: A test of the Arrhenius fractal supply model. </w:t>
      </w:r>
      <w:r w:rsidRPr="00F1543F">
        <w:rPr>
          <w:i/>
          <w:iCs/>
        </w:rPr>
        <w:t>Functional Ecology</w:t>
      </w:r>
      <w:r w:rsidRPr="00F1543F">
        <w:t>, 22, 239–244.</w:t>
      </w:r>
    </w:p>
    <w:p w14:paraId="0EA32798" w14:textId="77777777" w:rsidR="00F1543F" w:rsidRPr="00F1543F" w:rsidRDefault="00F1543F" w:rsidP="00F1543F">
      <w:pPr>
        <w:pStyle w:val="Bibliography"/>
      </w:pPr>
      <w:r w:rsidRPr="00F1543F">
        <w:t xml:space="preserve">Elliott, J.M. &amp; Hurley, M.A. (1995). The Functional Relationship between Body Size and Growth Rate in Fish. </w:t>
      </w:r>
      <w:r w:rsidRPr="00F1543F">
        <w:rPr>
          <w:i/>
          <w:iCs/>
        </w:rPr>
        <w:t>Functional Ecology</w:t>
      </w:r>
      <w:r w:rsidRPr="00F1543F">
        <w:t>, 9, 625.</w:t>
      </w:r>
    </w:p>
    <w:p w14:paraId="2432BAFA" w14:textId="77777777" w:rsidR="00F1543F" w:rsidRPr="00F1543F" w:rsidRDefault="00F1543F" w:rsidP="00F1543F">
      <w:pPr>
        <w:pStyle w:val="Bibliography"/>
      </w:pPr>
      <w:r w:rsidRPr="00F1543F">
        <w:lastRenderedPageBreak/>
        <w:t xml:space="preserve">Englund, G., </w:t>
      </w:r>
      <w:proofErr w:type="spellStart"/>
      <w:r w:rsidRPr="00F1543F">
        <w:t>Öhlund</w:t>
      </w:r>
      <w:proofErr w:type="spellEnd"/>
      <w:r w:rsidRPr="00F1543F">
        <w:t xml:space="preserve">, G., Hein, C.L. &amp; Diehl, S. (2011). Temperature dependence of the functional response. </w:t>
      </w:r>
      <w:r w:rsidRPr="00F1543F">
        <w:rPr>
          <w:i/>
          <w:iCs/>
        </w:rPr>
        <w:t>Ecology Letters</w:t>
      </w:r>
      <w:r w:rsidRPr="00F1543F">
        <w:t>, 14, 914–921.</w:t>
      </w:r>
    </w:p>
    <w:p w14:paraId="493BCA9B" w14:textId="77777777" w:rsidR="00F1543F" w:rsidRPr="00F1543F" w:rsidRDefault="00F1543F" w:rsidP="00F1543F">
      <w:pPr>
        <w:pStyle w:val="Bibliography"/>
      </w:pPr>
      <w:r w:rsidRPr="00F1543F">
        <w:t xml:space="preserve">Essington, T.E., </w:t>
      </w:r>
      <w:proofErr w:type="spellStart"/>
      <w:r w:rsidRPr="00F1543F">
        <w:t>Kitchell</w:t>
      </w:r>
      <w:proofErr w:type="spellEnd"/>
      <w:r w:rsidRPr="00F1543F">
        <w:t xml:space="preserve">, J.F. &amp; Walters, C.J. (2001). The von </w:t>
      </w:r>
      <w:proofErr w:type="spellStart"/>
      <w:r w:rsidRPr="00F1543F">
        <w:t>Bertalanffy</w:t>
      </w:r>
      <w:proofErr w:type="spellEnd"/>
      <w:r w:rsidRPr="00F1543F">
        <w:t xml:space="preserve"> growth function, bioenergetics, and the consumption rates of fish. </w:t>
      </w:r>
      <w:r w:rsidRPr="00F1543F">
        <w:rPr>
          <w:i/>
          <w:iCs/>
        </w:rPr>
        <w:t>Canadian Journal of Fisheries and Aquatic Sciences</w:t>
      </w:r>
      <w:r w:rsidRPr="00F1543F">
        <w:t>, 58, 2129–2138.</w:t>
      </w:r>
    </w:p>
    <w:p w14:paraId="15D88895" w14:textId="77777777" w:rsidR="00F1543F" w:rsidRPr="00F1543F" w:rsidRDefault="00F1543F" w:rsidP="00F1543F">
      <w:pPr>
        <w:pStyle w:val="Bibliography"/>
      </w:pPr>
      <w:r w:rsidRPr="00F1543F">
        <w:t>Fernández-</w:t>
      </w:r>
      <w:proofErr w:type="spellStart"/>
      <w:r w:rsidRPr="00F1543F">
        <w:t>i</w:t>
      </w:r>
      <w:proofErr w:type="spellEnd"/>
      <w:r w:rsidRPr="00F1543F">
        <w:t xml:space="preserve">-Marín, X. (2016). </w:t>
      </w:r>
      <w:proofErr w:type="spellStart"/>
      <w:r w:rsidRPr="00F1543F">
        <w:t>ggmcmc</w:t>
      </w:r>
      <w:proofErr w:type="spellEnd"/>
      <w:r w:rsidRPr="00F1543F">
        <w:t xml:space="preserve">: Analysis of MCMC Samples and Bayesian Inference. </w:t>
      </w:r>
      <w:r w:rsidRPr="00F1543F">
        <w:rPr>
          <w:i/>
          <w:iCs/>
        </w:rPr>
        <w:t>Journal of Statistical Software</w:t>
      </w:r>
      <w:r w:rsidRPr="00F1543F">
        <w:t>, 70, 1–20.</w:t>
      </w:r>
    </w:p>
    <w:p w14:paraId="2EFC81AA" w14:textId="77777777" w:rsidR="00F1543F" w:rsidRPr="00F1543F" w:rsidRDefault="00F1543F" w:rsidP="00F1543F">
      <w:pPr>
        <w:pStyle w:val="Bibliography"/>
      </w:pPr>
      <w:r w:rsidRPr="00F1543F">
        <w:t xml:space="preserve">Fonds, M., </w:t>
      </w:r>
      <w:proofErr w:type="spellStart"/>
      <w:r w:rsidRPr="00F1543F">
        <w:t>Cronie</w:t>
      </w:r>
      <w:proofErr w:type="spellEnd"/>
      <w:r w:rsidRPr="00F1543F">
        <w:t xml:space="preserve">, R., </w:t>
      </w:r>
      <w:proofErr w:type="spellStart"/>
      <w:r w:rsidRPr="00F1543F">
        <w:t>Vethaak</w:t>
      </w:r>
      <w:proofErr w:type="spellEnd"/>
      <w:r w:rsidRPr="00F1543F">
        <w:t xml:space="preserve">, A.D. &amp; van Der </w:t>
      </w:r>
      <w:proofErr w:type="spellStart"/>
      <w:r w:rsidRPr="00F1543F">
        <w:t>Puyl</w:t>
      </w:r>
      <w:proofErr w:type="spellEnd"/>
      <w:r w:rsidRPr="00F1543F">
        <w:t>, P. (1991). Metabolism, food consumption and growth of plaice (</w:t>
      </w:r>
      <w:proofErr w:type="spellStart"/>
      <w:r w:rsidRPr="00F1543F">
        <w:t>Pleuronectes</w:t>
      </w:r>
      <w:proofErr w:type="spellEnd"/>
      <w:r w:rsidRPr="00F1543F">
        <w:t xml:space="preserve"> </w:t>
      </w:r>
      <w:proofErr w:type="spellStart"/>
      <w:r w:rsidRPr="00F1543F">
        <w:t>platessa</w:t>
      </w:r>
      <w:proofErr w:type="spellEnd"/>
      <w:r w:rsidRPr="00F1543F">
        <w:t>) and flounder (</w:t>
      </w:r>
      <w:proofErr w:type="spellStart"/>
      <w:r w:rsidRPr="00F1543F">
        <w:t>Platichthys</w:t>
      </w:r>
      <w:proofErr w:type="spellEnd"/>
      <w:r w:rsidRPr="00F1543F">
        <w:t xml:space="preserve"> </w:t>
      </w:r>
      <w:proofErr w:type="spellStart"/>
      <w:r w:rsidRPr="00F1543F">
        <w:t>flesus</w:t>
      </w:r>
      <w:proofErr w:type="spellEnd"/>
      <w:r w:rsidRPr="00F1543F">
        <w:t xml:space="preserve">) in relation to fish size and temperature. </w:t>
      </w:r>
      <w:r w:rsidRPr="00F1543F">
        <w:rPr>
          <w:i/>
          <w:iCs/>
        </w:rPr>
        <w:t>Netherlands Journal of Sea Research</w:t>
      </w:r>
      <w:r w:rsidRPr="00F1543F">
        <w:t>, 29, 127–143.</w:t>
      </w:r>
    </w:p>
    <w:p w14:paraId="28071FD1" w14:textId="77777777" w:rsidR="00F1543F" w:rsidRPr="00F1543F" w:rsidRDefault="00F1543F" w:rsidP="00F1543F">
      <w:pPr>
        <w:pStyle w:val="Bibliography"/>
      </w:pPr>
      <w:r w:rsidRPr="00F1543F">
        <w:t>Forster, J., Hirst, A.G. &amp; Atkinson, D. (2012). Warming-induced reductions in body size are greater in aquatic than terrestrial species, 109, 19310–19314.</w:t>
      </w:r>
    </w:p>
    <w:p w14:paraId="345C4C39" w14:textId="77777777" w:rsidR="00F1543F" w:rsidRPr="00F1543F" w:rsidRDefault="00F1543F" w:rsidP="00F1543F">
      <w:pPr>
        <w:pStyle w:val="Bibliography"/>
      </w:pPr>
      <w:r w:rsidRPr="00F1543F">
        <w:t xml:space="preserve">Fossen, E.I.F., </w:t>
      </w:r>
      <w:proofErr w:type="spellStart"/>
      <w:r w:rsidRPr="00F1543F">
        <w:t>Pélabon</w:t>
      </w:r>
      <w:proofErr w:type="spellEnd"/>
      <w:r w:rsidRPr="00F1543F">
        <w:t xml:space="preserve">, C. &amp; </w:t>
      </w:r>
      <w:proofErr w:type="spellStart"/>
      <w:r w:rsidRPr="00F1543F">
        <w:t>Einum</w:t>
      </w:r>
      <w:proofErr w:type="spellEnd"/>
      <w:r w:rsidRPr="00F1543F">
        <w:t xml:space="preserve">, S. (2019). Genetic and environmental effects on the scaling of metabolic rate with body size. </w:t>
      </w:r>
      <w:r w:rsidRPr="00F1543F">
        <w:rPr>
          <w:i/>
          <w:iCs/>
        </w:rPr>
        <w:t>Journal of Experimental Biology</w:t>
      </w:r>
      <w:r w:rsidRPr="00F1543F">
        <w:t>, 222.</w:t>
      </w:r>
    </w:p>
    <w:p w14:paraId="53E5027E" w14:textId="77777777" w:rsidR="00F1543F" w:rsidRPr="00F1543F" w:rsidRDefault="00F1543F" w:rsidP="00F1543F">
      <w:pPr>
        <w:pStyle w:val="Bibliography"/>
      </w:pPr>
      <w:r w:rsidRPr="00F1543F">
        <w:t xml:space="preserve">Froese, R. &amp; Pauly, D. (2016). </w:t>
      </w:r>
      <w:r w:rsidRPr="00F1543F">
        <w:rPr>
          <w:i/>
          <w:iCs/>
        </w:rPr>
        <w:t xml:space="preserve">Editors. </w:t>
      </w:r>
      <w:proofErr w:type="spellStart"/>
      <w:r w:rsidRPr="00F1543F">
        <w:rPr>
          <w:i/>
          <w:iCs/>
        </w:rPr>
        <w:t>FishBase</w:t>
      </w:r>
      <w:proofErr w:type="spellEnd"/>
      <w:r w:rsidRPr="00F1543F">
        <w:t>. World Wide Web electronic publication. www.fishbase.org, (10/2016).</w:t>
      </w:r>
    </w:p>
    <w:p w14:paraId="139D892C" w14:textId="77777777" w:rsidR="00F1543F" w:rsidRPr="00F1543F" w:rsidRDefault="00F1543F" w:rsidP="00F1543F">
      <w:pPr>
        <w:pStyle w:val="Bibliography"/>
      </w:pPr>
      <w:proofErr w:type="spellStart"/>
      <w:r w:rsidRPr="00F1543F">
        <w:t>Gabry</w:t>
      </w:r>
      <w:proofErr w:type="spellEnd"/>
      <w:r w:rsidRPr="00F1543F">
        <w:t xml:space="preserve">, J., Simpson, D., </w:t>
      </w:r>
      <w:proofErr w:type="spellStart"/>
      <w:r w:rsidRPr="00F1543F">
        <w:t>Vehtari</w:t>
      </w:r>
      <w:proofErr w:type="spellEnd"/>
      <w:r w:rsidRPr="00F1543F">
        <w:t xml:space="preserve">, A., Betancourt, M. &amp; Gelman, A. (2019). Visualization in Bayesian workflow. </w:t>
      </w:r>
      <w:r w:rsidRPr="00F1543F">
        <w:rPr>
          <w:i/>
          <w:iCs/>
        </w:rPr>
        <w:t>J. R. Stat. Soc. A</w:t>
      </w:r>
      <w:r w:rsidRPr="00F1543F">
        <w:t>, 182, 389–402.</w:t>
      </w:r>
    </w:p>
    <w:p w14:paraId="1DA417F5" w14:textId="77777777" w:rsidR="00F1543F" w:rsidRPr="00F1543F" w:rsidRDefault="00F1543F" w:rsidP="00F1543F">
      <w:pPr>
        <w:pStyle w:val="Bibliography"/>
      </w:pPr>
      <w:r w:rsidRPr="00F1543F">
        <w:t xml:space="preserve">García </w:t>
      </w:r>
      <w:proofErr w:type="spellStart"/>
      <w:r w:rsidRPr="00F1543F">
        <w:t>García</w:t>
      </w:r>
      <w:proofErr w:type="spellEnd"/>
      <w:r w:rsidRPr="00F1543F">
        <w:t xml:space="preserve">, B., </w:t>
      </w:r>
      <w:proofErr w:type="spellStart"/>
      <w:r w:rsidRPr="00F1543F">
        <w:t>Cerezo</w:t>
      </w:r>
      <w:proofErr w:type="spellEnd"/>
      <w:r w:rsidRPr="00F1543F">
        <w:t xml:space="preserve"> Valverde, J., </w:t>
      </w:r>
      <w:proofErr w:type="spellStart"/>
      <w:r w:rsidRPr="00F1543F">
        <w:t>Aguado-Giménez</w:t>
      </w:r>
      <w:proofErr w:type="spellEnd"/>
      <w:r w:rsidRPr="00F1543F">
        <w:t xml:space="preserve">, F., García </w:t>
      </w:r>
      <w:proofErr w:type="spellStart"/>
      <w:r w:rsidRPr="00F1543F">
        <w:t>García</w:t>
      </w:r>
      <w:proofErr w:type="spellEnd"/>
      <w:r w:rsidRPr="00F1543F">
        <w:t xml:space="preserve">, J. &amp; Hernández, M.D. (2011). Effect of the interaction between body weight and temperature on growth and maximum daily food intake in </w:t>
      </w:r>
      <w:proofErr w:type="spellStart"/>
      <w:r w:rsidRPr="00F1543F">
        <w:t>sharpsnout</w:t>
      </w:r>
      <w:proofErr w:type="spellEnd"/>
      <w:r w:rsidRPr="00F1543F">
        <w:t xml:space="preserve"> sea bream (</w:t>
      </w:r>
      <w:proofErr w:type="spellStart"/>
      <w:r w:rsidRPr="00F1543F">
        <w:t>Diplodus</w:t>
      </w:r>
      <w:proofErr w:type="spellEnd"/>
      <w:r w:rsidRPr="00F1543F">
        <w:t xml:space="preserve"> </w:t>
      </w:r>
      <w:proofErr w:type="spellStart"/>
      <w:r w:rsidRPr="00F1543F">
        <w:t>puntazzo</w:t>
      </w:r>
      <w:proofErr w:type="spellEnd"/>
      <w:r w:rsidRPr="00F1543F">
        <w:t xml:space="preserve">). </w:t>
      </w:r>
      <w:r w:rsidRPr="00F1543F">
        <w:rPr>
          <w:i/>
          <w:iCs/>
        </w:rPr>
        <w:t>Aquaculture International</w:t>
      </w:r>
      <w:r w:rsidRPr="00F1543F">
        <w:t>, 19, 131–141.</w:t>
      </w:r>
    </w:p>
    <w:p w14:paraId="3B37C39B" w14:textId="77777777" w:rsidR="00F1543F" w:rsidRPr="00F1543F" w:rsidRDefault="00F1543F" w:rsidP="00F1543F">
      <w:pPr>
        <w:pStyle w:val="Bibliography"/>
      </w:pPr>
      <w:r w:rsidRPr="00F1543F">
        <w:t xml:space="preserve">Gelman, A. &amp; Rubin, D.B. (1992). Inference from Iterative Simulation Using Multiple Sequences. </w:t>
      </w:r>
      <w:r w:rsidRPr="00F1543F">
        <w:rPr>
          <w:i/>
          <w:iCs/>
        </w:rPr>
        <w:t>Statist. Sci.</w:t>
      </w:r>
      <w:r w:rsidRPr="00F1543F">
        <w:t>, 7, 457–472.</w:t>
      </w:r>
    </w:p>
    <w:p w14:paraId="6557F496" w14:textId="77777777" w:rsidR="00F1543F" w:rsidRPr="00F1543F" w:rsidRDefault="00F1543F" w:rsidP="00F1543F">
      <w:pPr>
        <w:pStyle w:val="Bibliography"/>
      </w:pPr>
      <w:r w:rsidRPr="00F1543F">
        <w:t xml:space="preserve">Gilbert, B., Tunney, T.D., McCann, K.S., DeLong, J.P., </w:t>
      </w:r>
      <w:proofErr w:type="spellStart"/>
      <w:r w:rsidRPr="00F1543F">
        <w:t>Vasseur</w:t>
      </w:r>
      <w:proofErr w:type="spellEnd"/>
      <w:r w:rsidRPr="00F1543F">
        <w:t xml:space="preserve">, D.A., Savage, V.M., </w:t>
      </w:r>
      <w:r w:rsidRPr="00F1543F">
        <w:rPr>
          <w:i/>
          <w:iCs/>
        </w:rPr>
        <w:t>et al.</w:t>
      </w:r>
      <w:r w:rsidRPr="00F1543F">
        <w:t xml:space="preserve"> (2014). A bioenergetic framework for the temperature dependence of trophic interactions. </w:t>
      </w:r>
      <w:r w:rsidRPr="00F1543F">
        <w:rPr>
          <w:i/>
          <w:iCs/>
        </w:rPr>
        <w:t>Ecology Letters</w:t>
      </w:r>
      <w:r w:rsidRPr="00F1543F">
        <w:t>, 17, 902–914.</w:t>
      </w:r>
    </w:p>
    <w:p w14:paraId="7A4F122E" w14:textId="77777777" w:rsidR="00F1543F" w:rsidRPr="00F1543F" w:rsidRDefault="00F1543F" w:rsidP="00F1543F">
      <w:pPr>
        <w:pStyle w:val="Bibliography"/>
      </w:pPr>
      <w:proofErr w:type="spellStart"/>
      <w:r w:rsidRPr="00F1543F">
        <w:t>Gillooly</w:t>
      </w:r>
      <w:proofErr w:type="spellEnd"/>
      <w:r w:rsidRPr="00F1543F">
        <w:t xml:space="preserve">, J.F., Brown, J.H., West, G.B., Savage, V.M. &amp; </w:t>
      </w:r>
      <w:proofErr w:type="spellStart"/>
      <w:r w:rsidRPr="00F1543F">
        <w:t>Charnov</w:t>
      </w:r>
      <w:proofErr w:type="spellEnd"/>
      <w:r w:rsidRPr="00F1543F">
        <w:t xml:space="preserve">, E.L. (2001). Effects of size and temperature on metabolic rate. </w:t>
      </w:r>
      <w:r w:rsidRPr="00F1543F">
        <w:rPr>
          <w:i/>
          <w:iCs/>
        </w:rPr>
        <w:t>Science</w:t>
      </w:r>
      <w:r w:rsidRPr="00F1543F">
        <w:t>, 2248–2251.</w:t>
      </w:r>
    </w:p>
    <w:p w14:paraId="467959EF" w14:textId="77777777" w:rsidR="00F1543F" w:rsidRPr="00F1543F" w:rsidRDefault="00F1543F" w:rsidP="00F1543F">
      <w:pPr>
        <w:pStyle w:val="Bibliography"/>
      </w:pPr>
      <w:proofErr w:type="spellStart"/>
      <w:r w:rsidRPr="00F1543F">
        <w:t>Heasman</w:t>
      </w:r>
      <w:proofErr w:type="spellEnd"/>
      <w:r w:rsidRPr="00F1543F">
        <w:t xml:space="preserve">, M.P., O’Connor, W.A. &amp; Frazer, A.W.J. (1996). Ontogenetic changes in optimal rearing temperatures for the commercial scallop, Pecten </w:t>
      </w:r>
      <w:proofErr w:type="spellStart"/>
      <w:r w:rsidRPr="00F1543F">
        <w:t>fumatus</w:t>
      </w:r>
      <w:proofErr w:type="spellEnd"/>
      <w:r w:rsidRPr="00F1543F">
        <w:t xml:space="preserve"> Reeve. </w:t>
      </w:r>
      <w:r w:rsidRPr="00F1543F">
        <w:rPr>
          <w:i/>
          <w:iCs/>
        </w:rPr>
        <w:t>Journal of Shellfish Research</w:t>
      </w:r>
      <w:r w:rsidRPr="00F1543F">
        <w:t>, 15, 627–634.</w:t>
      </w:r>
    </w:p>
    <w:p w14:paraId="387BFCF7" w14:textId="77777777" w:rsidR="00F1543F" w:rsidRPr="00F1543F" w:rsidRDefault="00F1543F" w:rsidP="00F1543F">
      <w:pPr>
        <w:pStyle w:val="Bibliography"/>
      </w:pPr>
      <w:proofErr w:type="spellStart"/>
      <w:r w:rsidRPr="00F1543F">
        <w:t>Heincke</w:t>
      </w:r>
      <w:proofErr w:type="spellEnd"/>
      <w:r w:rsidRPr="00F1543F">
        <w:t xml:space="preserve">, F. (1913). Rapp. Proc. Verb. </w:t>
      </w:r>
      <w:proofErr w:type="spellStart"/>
      <w:r w:rsidRPr="00F1543F">
        <w:t>Réun</w:t>
      </w:r>
      <w:proofErr w:type="spellEnd"/>
      <w:r w:rsidRPr="00F1543F">
        <w:t>. ICES 16, 1–70.</w:t>
      </w:r>
    </w:p>
    <w:p w14:paraId="07A47317" w14:textId="77777777" w:rsidR="00F1543F" w:rsidRPr="004E2F1A" w:rsidRDefault="00F1543F" w:rsidP="00F1543F">
      <w:pPr>
        <w:pStyle w:val="Bibliography"/>
        <w:rPr>
          <w:lang w:val="sv-SE"/>
        </w:rPr>
      </w:pPr>
      <w:r w:rsidRPr="00F1543F">
        <w:t xml:space="preserve">Horne, C.R., Hirst, </w:t>
      </w:r>
      <w:proofErr w:type="spellStart"/>
      <w:r w:rsidRPr="00F1543F">
        <w:t>Andrew.G</w:t>
      </w:r>
      <w:proofErr w:type="spellEnd"/>
      <w:r w:rsidRPr="00F1543F">
        <w:t xml:space="preserve">. &amp; Atkinson, D. (2015). Temperature-size responses match latitudinal-size clines in arthropods, revealing critical differences between aquatic and terrestrial species. </w:t>
      </w:r>
      <w:proofErr w:type="spellStart"/>
      <w:r w:rsidRPr="004E2F1A">
        <w:rPr>
          <w:i/>
          <w:iCs/>
          <w:lang w:val="sv-SE"/>
        </w:rPr>
        <w:t>Ecology</w:t>
      </w:r>
      <w:proofErr w:type="spellEnd"/>
      <w:r w:rsidRPr="004E2F1A">
        <w:rPr>
          <w:i/>
          <w:iCs/>
          <w:lang w:val="sv-SE"/>
        </w:rPr>
        <w:t xml:space="preserve"> </w:t>
      </w:r>
      <w:proofErr w:type="gramStart"/>
      <w:r w:rsidRPr="004E2F1A">
        <w:rPr>
          <w:i/>
          <w:iCs/>
          <w:lang w:val="sv-SE"/>
        </w:rPr>
        <w:t>Letters</w:t>
      </w:r>
      <w:proofErr w:type="gramEnd"/>
      <w:r w:rsidRPr="004E2F1A">
        <w:rPr>
          <w:lang w:val="sv-SE"/>
        </w:rPr>
        <w:t>, 18, 327–335.</w:t>
      </w:r>
    </w:p>
    <w:p w14:paraId="4ADFE749" w14:textId="77777777" w:rsidR="00F1543F" w:rsidRPr="00F1543F" w:rsidRDefault="00F1543F" w:rsidP="00F1543F">
      <w:pPr>
        <w:pStyle w:val="Bibliography"/>
      </w:pPr>
      <w:r w:rsidRPr="004E2F1A">
        <w:rPr>
          <w:lang w:val="sv-SE"/>
        </w:rPr>
        <w:t xml:space="preserve">Huss, M., Lindmark, M., Jacobson, P., van </w:t>
      </w:r>
      <w:proofErr w:type="spellStart"/>
      <w:r w:rsidRPr="004E2F1A">
        <w:rPr>
          <w:lang w:val="sv-SE"/>
        </w:rPr>
        <w:t>Dorst</w:t>
      </w:r>
      <w:proofErr w:type="spellEnd"/>
      <w:r w:rsidRPr="004E2F1A">
        <w:rPr>
          <w:lang w:val="sv-SE"/>
        </w:rPr>
        <w:t xml:space="preserve">, R.M. &amp; Gårdmark, A. (2019). </w:t>
      </w:r>
      <w:r w:rsidRPr="00F1543F">
        <w:t xml:space="preserve">Experimental evidence of gradual size‐dependent shifts in body size and growth of fish in response to warming. </w:t>
      </w:r>
      <w:r w:rsidRPr="00F1543F">
        <w:rPr>
          <w:i/>
          <w:iCs/>
        </w:rPr>
        <w:t>Global Change Biology</w:t>
      </w:r>
      <w:r w:rsidRPr="00F1543F">
        <w:t>.</w:t>
      </w:r>
    </w:p>
    <w:p w14:paraId="0AB8C2A0" w14:textId="77777777" w:rsidR="00F1543F" w:rsidRPr="00F1543F" w:rsidRDefault="00F1543F" w:rsidP="00F1543F">
      <w:pPr>
        <w:pStyle w:val="Bibliography"/>
      </w:pPr>
      <w:proofErr w:type="spellStart"/>
      <w:r w:rsidRPr="00F1543F">
        <w:t>Jerde</w:t>
      </w:r>
      <w:proofErr w:type="spellEnd"/>
      <w:r w:rsidRPr="00F1543F">
        <w:t xml:space="preserve">, C.L., </w:t>
      </w:r>
      <w:proofErr w:type="spellStart"/>
      <w:r w:rsidRPr="00F1543F">
        <w:t>Kraskura</w:t>
      </w:r>
      <w:proofErr w:type="spellEnd"/>
      <w:r w:rsidRPr="00F1543F">
        <w:t xml:space="preserve">, K., Eliason, E.J., </w:t>
      </w:r>
      <w:proofErr w:type="spellStart"/>
      <w:r w:rsidRPr="00F1543F">
        <w:t>Csik</w:t>
      </w:r>
      <w:proofErr w:type="spellEnd"/>
      <w:r w:rsidRPr="00F1543F">
        <w:t xml:space="preserve">, S.R., Stier, A.C. &amp; Taper, M.L. (2019). Strong Evidence for an Intraspecific Metabolic Scaling Coefficient Near 0.89 in Fish. </w:t>
      </w:r>
      <w:r w:rsidRPr="00F1543F">
        <w:rPr>
          <w:i/>
          <w:iCs/>
        </w:rPr>
        <w:t>Front. Physiol.</w:t>
      </w:r>
      <w:r w:rsidRPr="00F1543F">
        <w:t>, 10, 1166.</w:t>
      </w:r>
    </w:p>
    <w:p w14:paraId="6D0F2533" w14:textId="77777777" w:rsidR="00F1543F" w:rsidRPr="00F1543F" w:rsidRDefault="00F1543F" w:rsidP="00F1543F">
      <w:pPr>
        <w:pStyle w:val="Bibliography"/>
      </w:pPr>
      <w:r w:rsidRPr="00F1543F">
        <w:t xml:space="preserve">Jobling, M. (1997). Temperature and growth: modulation of growth rate via temperature change. In: </w:t>
      </w:r>
      <w:r w:rsidRPr="00F1543F">
        <w:rPr>
          <w:i/>
          <w:iCs/>
        </w:rPr>
        <w:t>Global Warming: Implications for Freshwater and Marine Fish</w:t>
      </w:r>
      <w:r w:rsidRPr="00F1543F">
        <w:t xml:space="preserve"> (eds. Wood, C.M. &amp; McDonald, D.G.). Cambridge University Press, Cambridge, pp. 225–254.</w:t>
      </w:r>
    </w:p>
    <w:p w14:paraId="791314C1" w14:textId="77777777" w:rsidR="00F1543F" w:rsidRPr="00F1543F" w:rsidRDefault="00F1543F" w:rsidP="00F1543F">
      <w:pPr>
        <w:pStyle w:val="Bibliography"/>
      </w:pPr>
      <w:r w:rsidRPr="004E2F1A">
        <w:rPr>
          <w:lang w:val="sv-SE"/>
        </w:rPr>
        <w:t xml:space="preserve">Killen, S.S., Atkinson, D. &amp; </w:t>
      </w:r>
      <w:proofErr w:type="spellStart"/>
      <w:r w:rsidRPr="004E2F1A">
        <w:rPr>
          <w:lang w:val="sv-SE"/>
        </w:rPr>
        <w:t>Glazier</w:t>
      </w:r>
      <w:proofErr w:type="spellEnd"/>
      <w:r w:rsidRPr="004E2F1A">
        <w:rPr>
          <w:lang w:val="sv-SE"/>
        </w:rPr>
        <w:t xml:space="preserve">, D.S. (2010). </w:t>
      </w:r>
      <w:r w:rsidRPr="00F1543F">
        <w:t xml:space="preserve">The intraspecific scaling of metabolic rate with body mass in fishes depends on lifestyle and temperature. </w:t>
      </w:r>
      <w:r w:rsidRPr="00F1543F">
        <w:rPr>
          <w:i/>
          <w:iCs/>
        </w:rPr>
        <w:t>Ecology Letters</w:t>
      </w:r>
      <w:r w:rsidRPr="00F1543F">
        <w:t>, 13, 184–193.</w:t>
      </w:r>
    </w:p>
    <w:p w14:paraId="6C101A6F" w14:textId="77777777" w:rsidR="00F1543F" w:rsidRPr="00F1543F" w:rsidRDefault="00F1543F" w:rsidP="00F1543F">
      <w:pPr>
        <w:pStyle w:val="Bibliography"/>
      </w:pPr>
      <w:proofErr w:type="spellStart"/>
      <w:r w:rsidRPr="00F1543F">
        <w:lastRenderedPageBreak/>
        <w:t>Kitchell</w:t>
      </w:r>
      <w:proofErr w:type="spellEnd"/>
      <w:r w:rsidRPr="00F1543F">
        <w:t xml:space="preserve">, J.F., Stewart, D.J. &amp; </w:t>
      </w:r>
      <w:proofErr w:type="spellStart"/>
      <w:r w:rsidRPr="00F1543F">
        <w:t>Weininger</w:t>
      </w:r>
      <w:proofErr w:type="spellEnd"/>
      <w:r w:rsidRPr="00F1543F">
        <w:t>, D. (1977). Applications of a bioenergetics model to yellow perch (</w:t>
      </w:r>
      <w:proofErr w:type="spellStart"/>
      <w:r w:rsidRPr="00F1543F">
        <w:t>Perca</w:t>
      </w:r>
      <w:proofErr w:type="spellEnd"/>
      <w:r w:rsidRPr="00F1543F">
        <w:t xml:space="preserve"> </w:t>
      </w:r>
      <w:proofErr w:type="spellStart"/>
      <w:r w:rsidRPr="00F1543F">
        <w:t>flavescens</w:t>
      </w:r>
      <w:proofErr w:type="spellEnd"/>
      <w:r w:rsidRPr="00F1543F">
        <w:t>) and walleye (</w:t>
      </w:r>
      <w:proofErr w:type="spellStart"/>
      <w:r w:rsidRPr="00F1543F">
        <w:t>Stizostedion</w:t>
      </w:r>
      <w:proofErr w:type="spellEnd"/>
      <w:r w:rsidRPr="00F1543F">
        <w:t xml:space="preserve"> </w:t>
      </w:r>
      <w:proofErr w:type="spellStart"/>
      <w:r w:rsidRPr="00F1543F">
        <w:t>vitreum</w:t>
      </w:r>
      <w:proofErr w:type="spellEnd"/>
      <w:r w:rsidRPr="00F1543F">
        <w:t xml:space="preserve"> </w:t>
      </w:r>
      <w:proofErr w:type="spellStart"/>
      <w:r w:rsidRPr="00F1543F">
        <w:t>vitreum</w:t>
      </w:r>
      <w:proofErr w:type="spellEnd"/>
      <w:r w:rsidRPr="00F1543F">
        <w:t xml:space="preserve">). </w:t>
      </w:r>
      <w:r w:rsidRPr="00F1543F">
        <w:rPr>
          <w:i/>
          <w:iCs/>
        </w:rPr>
        <w:t>Journal of the Fisheries Board of Canada</w:t>
      </w:r>
      <w:r w:rsidRPr="00F1543F">
        <w:t>, 34, 1922–1935.</w:t>
      </w:r>
    </w:p>
    <w:p w14:paraId="40D30AF0" w14:textId="77777777" w:rsidR="00F1543F" w:rsidRPr="00F1543F" w:rsidRDefault="00F1543F" w:rsidP="00F1543F">
      <w:pPr>
        <w:pStyle w:val="Bibliography"/>
      </w:pPr>
      <w:r w:rsidRPr="00F1543F">
        <w:t xml:space="preserve">Lefevre, S., McKenzie, D.J. &amp; Nilsson, G.E. (2017). Models projecting the fate of fish populations under climate change need to be based on valid physiological mechanisms. </w:t>
      </w:r>
      <w:r w:rsidRPr="00F1543F">
        <w:rPr>
          <w:i/>
          <w:iCs/>
        </w:rPr>
        <w:t>Global Change Biology</w:t>
      </w:r>
      <w:r w:rsidRPr="00F1543F">
        <w:t>, 23, 3449–3459.</w:t>
      </w:r>
    </w:p>
    <w:p w14:paraId="7B576157" w14:textId="77777777" w:rsidR="00F1543F" w:rsidRPr="00F1543F" w:rsidRDefault="00F1543F" w:rsidP="00F1543F">
      <w:pPr>
        <w:pStyle w:val="Bibliography"/>
      </w:pPr>
      <w:r w:rsidRPr="00F1543F">
        <w:t xml:space="preserve">Lefevre, S., McKenzie, D.J. &amp; Nilsson, G.E. (2018a). In modelling effects of global warming, invalid assumptions lead to unrealistic projections. </w:t>
      </w:r>
      <w:r w:rsidRPr="00F1543F">
        <w:rPr>
          <w:i/>
          <w:iCs/>
        </w:rPr>
        <w:t>Global Change Biology</w:t>
      </w:r>
      <w:r w:rsidRPr="00F1543F">
        <w:t>, 24, 553–556.</w:t>
      </w:r>
    </w:p>
    <w:p w14:paraId="623E43BC" w14:textId="77777777" w:rsidR="00F1543F" w:rsidRPr="00F1543F" w:rsidRDefault="00F1543F" w:rsidP="00F1543F">
      <w:pPr>
        <w:pStyle w:val="Bibliography"/>
      </w:pPr>
      <w:r w:rsidRPr="00F1543F">
        <w:t xml:space="preserve">Lefevre, S., McKenzie, D.J. &amp; Nilsson, G.E. (2018b). In modelling effects of global warming, invalid assumptions lead to unrealistic projections. </w:t>
      </w:r>
      <w:r w:rsidRPr="00F1543F">
        <w:rPr>
          <w:i/>
          <w:iCs/>
        </w:rPr>
        <w:t>Global Change Biology</w:t>
      </w:r>
      <w:r w:rsidRPr="00F1543F">
        <w:t>, 24, 553–556.</w:t>
      </w:r>
    </w:p>
    <w:p w14:paraId="09B96A54" w14:textId="77777777" w:rsidR="00F1543F" w:rsidRPr="00F1543F" w:rsidRDefault="00F1543F" w:rsidP="00F1543F">
      <w:pPr>
        <w:pStyle w:val="Bibliography"/>
      </w:pPr>
      <w:r w:rsidRPr="00F1543F">
        <w:t xml:space="preserve">Lindmark, M., Huss, M., </w:t>
      </w:r>
      <w:proofErr w:type="spellStart"/>
      <w:r w:rsidRPr="00F1543F">
        <w:t>Ohlberger</w:t>
      </w:r>
      <w:proofErr w:type="spellEnd"/>
      <w:r w:rsidRPr="00F1543F">
        <w:t xml:space="preserve">, J. &amp; </w:t>
      </w:r>
      <w:proofErr w:type="spellStart"/>
      <w:r w:rsidRPr="00F1543F">
        <w:t>Gårdmark</w:t>
      </w:r>
      <w:proofErr w:type="spellEnd"/>
      <w:r w:rsidRPr="00F1543F">
        <w:t xml:space="preserve">, A. (2018). Temperature-dependent body size effects determine population responses to climate warming. </w:t>
      </w:r>
      <w:r w:rsidRPr="00F1543F">
        <w:rPr>
          <w:i/>
          <w:iCs/>
        </w:rPr>
        <w:t>Ecology Letters</w:t>
      </w:r>
      <w:r w:rsidRPr="00F1543F">
        <w:t>, 21, 181–189.</w:t>
      </w:r>
    </w:p>
    <w:p w14:paraId="2930C2A1" w14:textId="77777777" w:rsidR="00F1543F" w:rsidRPr="00F1543F" w:rsidRDefault="00F1543F" w:rsidP="00F1543F">
      <w:pPr>
        <w:pStyle w:val="Bibliography"/>
      </w:pPr>
      <w:r w:rsidRPr="00F1543F">
        <w:t xml:space="preserve">Marshall, D.J. &amp; White, C.R. (2018). Have We Outgrown the Existing Models of Growth? </w:t>
      </w:r>
      <w:r w:rsidRPr="00F1543F">
        <w:rPr>
          <w:i/>
          <w:iCs/>
        </w:rPr>
        <w:t>Trends in Ecology &amp; Evolution</w:t>
      </w:r>
      <w:r w:rsidRPr="00F1543F">
        <w:t>.</w:t>
      </w:r>
    </w:p>
    <w:p w14:paraId="4EA7511C" w14:textId="77777777" w:rsidR="00F1543F" w:rsidRPr="00F1543F" w:rsidRDefault="00F1543F" w:rsidP="00F1543F">
      <w:pPr>
        <w:pStyle w:val="Bibliography"/>
      </w:pPr>
      <w:r w:rsidRPr="00F1543F">
        <w:t xml:space="preserve">Marshall, D.J. &amp; White, C.R. (2019a). Aquatic Life History Trajectories Are Shaped by Selection, Not Oxygen Limitation. </w:t>
      </w:r>
      <w:r w:rsidRPr="00F1543F">
        <w:rPr>
          <w:i/>
          <w:iCs/>
        </w:rPr>
        <w:t>Trends in Ecology &amp; Evolution</w:t>
      </w:r>
      <w:r w:rsidRPr="00F1543F">
        <w:t>.</w:t>
      </w:r>
    </w:p>
    <w:p w14:paraId="03DF88FA" w14:textId="77777777" w:rsidR="00F1543F" w:rsidRPr="00F1543F" w:rsidRDefault="00F1543F" w:rsidP="00F1543F">
      <w:pPr>
        <w:pStyle w:val="Bibliography"/>
      </w:pPr>
      <w:r w:rsidRPr="00F1543F">
        <w:t xml:space="preserve">Marshall, D.J. &amp; White, C.R. (2019b). Have We Outgrown the Existing Models of Growth? </w:t>
      </w:r>
      <w:r w:rsidRPr="00F1543F">
        <w:rPr>
          <w:i/>
          <w:iCs/>
        </w:rPr>
        <w:t>Trends in Ecology &amp; Evolution</w:t>
      </w:r>
      <w:r w:rsidRPr="00F1543F">
        <w:t>, 34, 102–111.</w:t>
      </w:r>
    </w:p>
    <w:p w14:paraId="31967E37" w14:textId="77777777" w:rsidR="00F1543F" w:rsidRPr="00F1543F" w:rsidRDefault="00F1543F" w:rsidP="00F1543F">
      <w:pPr>
        <w:pStyle w:val="Bibliography"/>
      </w:pPr>
      <w:r w:rsidRPr="00F1543F">
        <w:t xml:space="preserve">Morita, K., </w:t>
      </w:r>
      <w:proofErr w:type="spellStart"/>
      <w:r w:rsidRPr="00F1543F">
        <w:t>Fukuwaka</w:t>
      </w:r>
      <w:proofErr w:type="spellEnd"/>
      <w:r w:rsidRPr="00F1543F">
        <w:t xml:space="preserve">, M., </w:t>
      </w:r>
      <w:proofErr w:type="spellStart"/>
      <w:r w:rsidRPr="00F1543F">
        <w:t>Tanimata</w:t>
      </w:r>
      <w:proofErr w:type="spellEnd"/>
      <w:r w:rsidRPr="00F1543F">
        <w:t xml:space="preserve">, N. &amp; Yamamura, O. (2010). Size-dependent thermal preferences in a pelagic fish. </w:t>
      </w:r>
      <w:r w:rsidRPr="00F1543F">
        <w:rPr>
          <w:i/>
          <w:iCs/>
        </w:rPr>
        <w:t>Oikos</w:t>
      </w:r>
      <w:r w:rsidRPr="00F1543F">
        <w:t>, 119, 1265–1272.</w:t>
      </w:r>
    </w:p>
    <w:p w14:paraId="7574E1F0" w14:textId="77777777" w:rsidR="00F1543F" w:rsidRPr="00F1543F" w:rsidRDefault="00F1543F" w:rsidP="00F1543F">
      <w:pPr>
        <w:pStyle w:val="Bibliography"/>
      </w:pPr>
      <w:r w:rsidRPr="00F1543F">
        <w:t xml:space="preserve">Nelson, J.A. (2016). Oxygen consumption rate v. rate of energy utilization of fishes: a comparison and brief history of the two measurements. </w:t>
      </w:r>
      <w:r w:rsidRPr="00F1543F">
        <w:rPr>
          <w:i/>
          <w:iCs/>
        </w:rPr>
        <w:t>Journal of Fish Biology</w:t>
      </w:r>
      <w:r w:rsidRPr="00F1543F">
        <w:t>, 88, 10–25.</w:t>
      </w:r>
    </w:p>
    <w:p w14:paraId="200CABDA" w14:textId="77777777" w:rsidR="00F1543F" w:rsidRPr="00F1543F" w:rsidRDefault="00F1543F" w:rsidP="00F1543F">
      <w:pPr>
        <w:pStyle w:val="Bibliography"/>
      </w:pPr>
      <w:proofErr w:type="spellStart"/>
      <w:r w:rsidRPr="00F1543F">
        <w:t>Norin</w:t>
      </w:r>
      <w:proofErr w:type="spellEnd"/>
      <w:r w:rsidRPr="00F1543F">
        <w:t xml:space="preserve">, T. &amp; </w:t>
      </w:r>
      <w:proofErr w:type="spellStart"/>
      <w:r w:rsidRPr="00F1543F">
        <w:t>Gamperl</w:t>
      </w:r>
      <w:proofErr w:type="spellEnd"/>
      <w:r w:rsidRPr="00F1543F">
        <w:t xml:space="preserve">, A.K. (2018). Metabolic scaling of individuals vs. populations: Evidence for variation in scaling exponents at different hierarchical levels. </w:t>
      </w:r>
      <w:r w:rsidRPr="00F1543F">
        <w:rPr>
          <w:i/>
          <w:iCs/>
        </w:rPr>
        <w:t>Functional Ecology</w:t>
      </w:r>
      <w:r w:rsidRPr="00F1543F">
        <w:t>, 32, 379–388.</w:t>
      </w:r>
    </w:p>
    <w:p w14:paraId="212980D2" w14:textId="77777777" w:rsidR="00F1543F" w:rsidRPr="00F1543F" w:rsidRDefault="00F1543F" w:rsidP="00F1543F">
      <w:pPr>
        <w:pStyle w:val="Bibliography"/>
      </w:pPr>
      <w:r w:rsidRPr="00F1543F">
        <w:t xml:space="preserve">O’Connor, M.I. (2009). Warming </w:t>
      </w:r>
      <w:proofErr w:type="spellStart"/>
      <w:r w:rsidRPr="00F1543F">
        <w:t>strenghtens</w:t>
      </w:r>
      <w:proofErr w:type="spellEnd"/>
      <w:r w:rsidRPr="00F1543F">
        <w:t xml:space="preserve"> an herbivore-plant interaction. </w:t>
      </w:r>
      <w:r w:rsidRPr="00F1543F">
        <w:rPr>
          <w:i/>
          <w:iCs/>
        </w:rPr>
        <w:t>Ecology</w:t>
      </w:r>
      <w:r w:rsidRPr="00F1543F">
        <w:t>, 90, 388–398.</w:t>
      </w:r>
    </w:p>
    <w:p w14:paraId="503FBBB9" w14:textId="77777777" w:rsidR="00F1543F" w:rsidRPr="00F1543F" w:rsidRDefault="00F1543F" w:rsidP="00F1543F">
      <w:pPr>
        <w:pStyle w:val="Bibliography"/>
      </w:pPr>
      <w:proofErr w:type="spellStart"/>
      <w:r w:rsidRPr="00F1543F">
        <w:t>Ohlberger</w:t>
      </w:r>
      <w:proofErr w:type="spellEnd"/>
      <w:r w:rsidRPr="00F1543F">
        <w:t xml:space="preserve">, J. (2013a). Climate warming and ectotherm body size – from individual physiology to community ecology. </w:t>
      </w:r>
      <w:r w:rsidRPr="00F1543F">
        <w:rPr>
          <w:i/>
          <w:iCs/>
        </w:rPr>
        <w:t>Functional Ecology</w:t>
      </w:r>
      <w:r w:rsidRPr="00F1543F">
        <w:t>, 27, 991–1001.</w:t>
      </w:r>
    </w:p>
    <w:p w14:paraId="38119454" w14:textId="77777777" w:rsidR="00F1543F" w:rsidRPr="00F1543F" w:rsidRDefault="00F1543F" w:rsidP="00F1543F">
      <w:pPr>
        <w:pStyle w:val="Bibliography"/>
      </w:pPr>
      <w:proofErr w:type="spellStart"/>
      <w:r w:rsidRPr="00F1543F">
        <w:t>Ohlberger</w:t>
      </w:r>
      <w:proofErr w:type="spellEnd"/>
      <w:r w:rsidRPr="00F1543F">
        <w:t xml:space="preserve">, J. (2013b). Climate warming and ectotherm body size - from individual physiology to community ecology. </w:t>
      </w:r>
      <w:r w:rsidRPr="00F1543F">
        <w:rPr>
          <w:i/>
          <w:iCs/>
        </w:rPr>
        <w:t>Functional Ecology</w:t>
      </w:r>
      <w:r w:rsidRPr="00F1543F">
        <w:t>, 27, 991–1001.</w:t>
      </w:r>
    </w:p>
    <w:p w14:paraId="1574387B" w14:textId="77777777" w:rsidR="00F1543F" w:rsidRPr="00F1543F" w:rsidRDefault="00F1543F" w:rsidP="00F1543F">
      <w:pPr>
        <w:pStyle w:val="Bibliography"/>
      </w:pPr>
      <w:proofErr w:type="spellStart"/>
      <w:r w:rsidRPr="00F1543F">
        <w:t>Ohlberger</w:t>
      </w:r>
      <w:proofErr w:type="spellEnd"/>
      <w:r w:rsidRPr="00F1543F">
        <w:t xml:space="preserve">, J., </w:t>
      </w:r>
      <w:proofErr w:type="spellStart"/>
      <w:r w:rsidRPr="00F1543F">
        <w:t>Mehner</w:t>
      </w:r>
      <w:proofErr w:type="spellEnd"/>
      <w:r w:rsidRPr="00F1543F">
        <w:t xml:space="preserve">, Thomas., </w:t>
      </w:r>
      <w:proofErr w:type="spellStart"/>
      <w:r w:rsidRPr="00F1543F">
        <w:t>Staaks</w:t>
      </w:r>
      <w:proofErr w:type="spellEnd"/>
      <w:r w:rsidRPr="00F1543F">
        <w:t xml:space="preserve">, Georg. &amp; </w:t>
      </w:r>
      <w:proofErr w:type="spellStart"/>
      <w:r w:rsidRPr="00F1543F">
        <w:t>Hölker</w:t>
      </w:r>
      <w:proofErr w:type="spellEnd"/>
      <w:r w:rsidRPr="00F1543F">
        <w:t xml:space="preserve">, Franz. (2012). Intraspecific temperature dependence of the scaling of metabolic rate with body mass in fishes and its ecological implications. </w:t>
      </w:r>
      <w:r w:rsidRPr="00F1543F">
        <w:rPr>
          <w:i/>
          <w:iCs/>
        </w:rPr>
        <w:t>Oikos</w:t>
      </w:r>
      <w:r w:rsidRPr="00F1543F">
        <w:t>, 121, 245–251.</w:t>
      </w:r>
    </w:p>
    <w:p w14:paraId="26A7719F" w14:textId="77777777" w:rsidR="00F1543F" w:rsidRPr="00F1543F" w:rsidRDefault="00F1543F" w:rsidP="00F1543F">
      <w:pPr>
        <w:pStyle w:val="Bibliography"/>
      </w:pPr>
      <w:r w:rsidRPr="00F1543F">
        <w:t xml:space="preserve">Pauly, D. (1979). Gill size and temperature as governing factors in fish growth: a generalization of von </w:t>
      </w:r>
      <w:proofErr w:type="spellStart"/>
      <w:r w:rsidRPr="00F1543F">
        <w:t>Bertalanffy’s</w:t>
      </w:r>
      <w:proofErr w:type="spellEnd"/>
      <w:r w:rsidRPr="00F1543F">
        <w:t xml:space="preserve"> growth formula.</w:t>
      </w:r>
    </w:p>
    <w:p w14:paraId="00BE9750" w14:textId="77777777" w:rsidR="00F1543F" w:rsidRPr="00F1543F" w:rsidRDefault="00F1543F" w:rsidP="00F1543F">
      <w:pPr>
        <w:pStyle w:val="Bibliography"/>
      </w:pPr>
      <w:r w:rsidRPr="00F1543F">
        <w:t xml:space="preserve">Pauly, D. (2019). Female Fish Grow Bigger – Let’s Deal with It. </w:t>
      </w:r>
      <w:r w:rsidRPr="00F1543F">
        <w:rPr>
          <w:i/>
          <w:iCs/>
        </w:rPr>
        <w:t>Trends in Ecology &amp; Evolution</w:t>
      </w:r>
      <w:r w:rsidRPr="00F1543F">
        <w:t>.</w:t>
      </w:r>
    </w:p>
    <w:p w14:paraId="2ABF9488" w14:textId="77777777" w:rsidR="00F1543F" w:rsidRPr="00F1543F" w:rsidRDefault="00F1543F" w:rsidP="00F1543F">
      <w:pPr>
        <w:pStyle w:val="Bibliography"/>
      </w:pPr>
      <w:r w:rsidRPr="00F1543F">
        <w:t xml:space="preserve">Pauly, D. &amp; Cheung, W.W.L. (2018). Sound physiological knowledge and principles in </w:t>
      </w:r>
      <w:proofErr w:type="spellStart"/>
      <w:r w:rsidRPr="00F1543F">
        <w:t>modeling</w:t>
      </w:r>
      <w:proofErr w:type="spellEnd"/>
      <w:r w:rsidRPr="00F1543F">
        <w:t xml:space="preserve"> shrinking of fishes under climate change. </w:t>
      </w:r>
      <w:r w:rsidRPr="00F1543F">
        <w:rPr>
          <w:i/>
          <w:iCs/>
        </w:rPr>
        <w:t>Global Change Biology</w:t>
      </w:r>
      <w:r w:rsidRPr="00F1543F">
        <w:t>, 24, e15–e26.</w:t>
      </w:r>
    </w:p>
    <w:p w14:paraId="12B1EF4A" w14:textId="77777777" w:rsidR="00F1543F" w:rsidRPr="00F1543F" w:rsidRDefault="00F1543F" w:rsidP="00F1543F">
      <w:pPr>
        <w:pStyle w:val="Bibliography"/>
      </w:pPr>
      <w:r w:rsidRPr="00F1543F">
        <w:t xml:space="preserve">Plummer, M. (2003). JAGS: A program for analysis of Bayesian graphical models using Gibbs sampling. </w:t>
      </w:r>
      <w:r w:rsidRPr="00F1543F">
        <w:rPr>
          <w:i/>
          <w:iCs/>
        </w:rPr>
        <w:t>Working Papers</w:t>
      </w:r>
      <w:r w:rsidRPr="00F1543F">
        <w:t>, 8.</w:t>
      </w:r>
    </w:p>
    <w:p w14:paraId="4F35AC9B" w14:textId="77777777" w:rsidR="00F1543F" w:rsidRPr="00F1543F" w:rsidRDefault="00F1543F" w:rsidP="00F1543F">
      <w:pPr>
        <w:pStyle w:val="Bibliography"/>
      </w:pPr>
      <w:r w:rsidRPr="00F1543F">
        <w:t xml:space="preserve">Plummer, M. (2019). </w:t>
      </w:r>
      <w:proofErr w:type="spellStart"/>
      <w:r w:rsidRPr="00F1543F">
        <w:rPr>
          <w:i/>
          <w:iCs/>
        </w:rPr>
        <w:t>rjags</w:t>
      </w:r>
      <w:proofErr w:type="spellEnd"/>
      <w:r w:rsidRPr="00F1543F">
        <w:t>.</w:t>
      </w:r>
    </w:p>
    <w:p w14:paraId="592B99C6" w14:textId="77777777" w:rsidR="00F1543F" w:rsidRPr="00F1543F" w:rsidRDefault="00F1543F" w:rsidP="00F1543F">
      <w:pPr>
        <w:pStyle w:val="Bibliography"/>
      </w:pPr>
      <w:proofErr w:type="spellStart"/>
      <w:r w:rsidRPr="00F1543F">
        <w:t>Pörtner</w:t>
      </w:r>
      <w:proofErr w:type="spellEnd"/>
      <w:r w:rsidRPr="00F1543F">
        <w:t xml:space="preserve">, H.O. &amp; </w:t>
      </w:r>
      <w:proofErr w:type="spellStart"/>
      <w:r w:rsidRPr="00F1543F">
        <w:t>Knust</w:t>
      </w:r>
      <w:proofErr w:type="spellEnd"/>
      <w:r w:rsidRPr="00F1543F">
        <w:t xml:space="preserve">, R. (2007). Climate change affects marine fishes through the oxygen limitation of thermal tolerance. </w:t>
      </w:r>
      <w:r w:rsidRPr="00F1543F">
        <w:rPr>
          <w:i/>
          <w:iCs/>
        </w:rPr>
        <w:t>Science</w:t>
      </w:r>
      <w:r w:rsidRPr="00F1543F">
        <w:t>, 315, 95–97.</w:t>
      </w:r>
    </w:p>
    <w:p w14:paraId="78B732D1" w14:textId="77777777" w:rsidR="00F1543F" w:rsidRPr="00F1543F" w:rsidRDefault="00F1543F" w:rsidP="00F1543F">
      <w:pPr>
        <w:pStyle w:val="Bibliography"/>
      </w:pPr>
      <w:proofErr w:type="spellStart"/>
      <w:r w:rsidRPr="00F1543F">
        <w:lastRenderedPageBreak/>
        <w:t>Pütter</w:t>
      </w:r>
      <w:proofErr w:type="spellEnd"/>
      <w:r w:rsidRPr="00F1543F">
        <w:t xml:space="preserve">, A. (1920). </w:t>
      </w:r>
      <w:proofErr w:type="spellStart"/>
      <w:r w:rsidRPr="00F1543F">
        <w:t>Studien</w:t>
      </w:r>
      <w:proofErr w:type="spellEnd"/>
      <w:r w:rsidRPr="00F1543F">
        <w:t xml:space="preserve"> </w:t>
      </w:r>
      <w:proofErr w:type="spellStart"/>
      <w:r w:rsidRPr="00F1543F">
        <w:t>über</w:t>
      </w:r>
      <w:proofErr w:type="spellEnd"/>
      <w:r w:rsidRPr="00F1543F">
        <w:t xml:space="preserve"> </w:t>
      </w:r>
      <w:proofErr w:type="spellStart"/>
      <w:r w:rsidRPr="00F1543F">
        <w:t>physiologische</w:t>
      </w:r>
      <w:proofErr w:type="spellEnd"/>
      <w:r w:rsidRPr="00F1543F">
        <w:t xml:space="preserve"> </w:t>
      </w:r>
      <w:proofErr w:type="spellStart"/>
      <w:r w:rsidRPr="00F1543F">
        <w:t>Ähnlichkeit</w:t>
      </w:r>
      <w:proofErr w:type="spellEnd"/>
      <w:r w:rsidRPr="00F1543F">
        <w:t xml:space="preserve"> VI. </w:t>
      </w:r>
      <w:proofErr w:type="spellStart"/>
      <w:r w:rsidRPr="00F1543F">
        <w:t>Wachstumsähnlichkeiten</w:t>
      </w:r>
      <w:proofErr w:type="spellEnd"/>
      <w:r w:rsidRPr="00F1543F">
        <w:t xml:space="preserve">. </w:t>
      </w:r>
      <w:proofErr w:type="spellStart"/>
      <w:r w:rsidRPr="00F1543F">
        <w:rPr>
          <w:i/>
          <w:iCs/>
        </w:rPr>
        <w:t>Pflügers</w:t>
      </w:r>
      <w:proofErr w:type="spellEnd"/>
      <w:r w:rsidRPr="00F1543F">
        <w:rPr>
          <w:i/>
          <w:iCs/>
        </w:rPr>
        <w:t xml:space="preserve"> Arch.</w:t>
      </w:r>
      <w:r w:rsidRPr="00F1543F">
        <w:t>, 180, 298–340.</w:t>
      </w:r>
    </w:p>
    <w:p w14:paraId="27257FBA" w14:textId="77777777" w:rsidR="00F1543F" w:rsidRPr="00F1543F" w:rsidRDefault="00F1543F" w:rsidP="00F1543F">
      <w:pPr>
        <w:pStyle w:val="Bibliography"/>
      </w:pPr>
      <w:r w:rsidRPr="00F1543F">
        <w:t xml:space="preserve">R Core Team. (2018). </w:t>
      </w:r>
      <w:r w:rsidRPr="00F1543F">
        <w:rPr>
          <w:i/>
          <w:iCs/>
        </w:rPr>
        <w:t>R: A Language and Environment for Statistical Computing. R Foundation for Statistical Computing</w:t>
      </w:r>
      <w:r w:rsidRPr="00F1543F">
        <w:t>. Vienna, Austria.</w:t>
      </w:r>
    </w:p>
    <w:p w14:paraId="64A1C987" w14:textId="77777777" w:rsidR="00F1543F" w:rsidRPr="00F1543F" w:rsidRDefault="00F1543F" w:rsidP="00F1543F">
      <w:pPr>
        <w:pStyle w:val="Bibliography"/>
      </w:pPr>
      <w:r w:rsidRPr="00F1543F">
        <w:t xml:space="preserve">van Rijn, I., </w:t>
      </w:r>
      <w:proofErr w:type="spellStart"/>
      <w:r w:rsidRPr="00F1543F">
        <w:t>Buba</w:t>
      </w:r>
      <w:proofErr w:type="spellEnd"/>
      <w:r w:rsidRPr="00F1543F">
        <w:t xml:space="preserve">, Y., DeLong, J., </w:t>
      </w:r>
      <w:proofErr w:type="spellStart"/>
      <w:r w:rsidRPr="00F1543F">
        <w:t>Kiflawi</w:t>
      </w:r>
      <w:proofErr w:type="spellEnd"/>
      <w:r w:rsidRPr="00F1543F">
        <w:t xml:space="preserve">, M. &amp; </w:t>
      </w:r>
      <w:proofErr w:type="spellStart"/>
      <w:r w:rsidRPr="00F1543F">
        <w:t>Belmaker</w:t>
      </w:r>
      <w:proofErr w:type="spellEnd"/>
      <w:r w:rsidRPr="00F1543F">
        <w:t xml:space="preserve">, J. (2017). Large but uneven reduction in fish size across species in relation to changing sea temperatures. </w:t>
      </w:r>
      <w:r w:rsidRPr="00F1543F">
        <w:rPr>
          <w:i/>
          <w:iCs/>
        </w:rPr>
        <w:t>Global Change Biology</w:t>
      </w:r>
      <w:r w:rsidRPr="00F1543F">
        <w:t>, 23, 3667–3674.</w:t>
      </w:r>
    </w:p>
    <w:p w14:paraId="2DBD1A68" w14:textId="77777777" w:rsidR="00F1543F" w:rsidRPr="00F1543F" w:rsidRDefault="00F1543F" w:rsidP="00F1543F">
      <w:pPr>
        <w:pStyle w:val="Bibliography"/>
      </w:pPr>
      <w:r w:rsidRPr="00F1543F">
        <w:t xml:space="preserve">Rohatgi, A. (2012). </w:t>
      </w:r>
      <w:proofErr w:type="spellStart"/>
      <w:r w:rsidRPr="00F1543F">
        <w:rPr>
          <w:i/>
          <w:iCs/>
        </w:rPr>
        <w:t>WebPlotDigitalizer</w:t>
      </w:r>
      <w:proofErr w:type="spellEnd"/>
      <w:r w:rsidRPr="00F1543F">
        <w:rPr>
          <w:i/>
          <w:iCs/>
        </w:rPr>
        <w:t>: HTML5 based online tool to extract numerical data from plot images. Version 4.1. [WWW document] URL https://automeris.io/WebPlotDigitizer (accessed on January 2019).</w:t>
      </w:r>
    </w:p>
    <w:p w14:paraId="4AAAE3DE" w14:textId="77777777" w:rsidR="00F1543F" w:rsidRPr="00F1543F" w:rsidRDefault="00F1543F" w:rsidP="00F1543F">
      <w:pPr>
        <w:pStyle w:val="Bibliography"/>
      </w:pPr>
      <w:r w:rsidRPr="00F1543F">
        <w:t xml:space="preserve">Rosenfeld, J., Leeuwen, T.V., Richards, J. &amp; Allen, D. (2015). Relationship between growth and standard metabolic rate: measurement artefacts and implications for habitat use and life-history adaptation in salmonids. </w:t>
      </w:r>
      <w:r w:rsidRPr="00F1543F">
        <w:rPr>
          <w:i/>
          <w:iCs/>
        </w:rPr>
        <w:t>Journal of Animal Ecology</w:t>
      </w:r>
      <w:r w:rsidRPr="00F1543F">
        <w:t>, 84, 4–20.</w:t>
      </w:r>
    </w:p>
    <w:p w14:paraId="18F49E8E" w14:textId="77777777" w:rsidR="00F1543F" w:rsidRPr="00F1543F" w:rsidRDefault="00F1543F" w:rsidP="00F1543F">
      <w:pPr>
        <w:pStyle w:val="Bibliography"/>
      </w:pPr>
      <w:r w:rsidRPr="00F1543F">
        <w:t xml:space="preserve">Savage, V.M., </w:t>
      </w:r>
      <w:proofErr w:type="spellStart"/>
      <w:r w:rsidRPr="00F1543F">
        <w:t>Gillooly</w:t>
      </w:r>
      <w:proofErr w:type="spellEnd"/>
      <w:r w:rsidRPr="00F1543F">
        <w:t xml:space="preserve">, J.F., Brown, J.H., West, G.B. &amp; </w:t>
      </w:r>
      <w:proofErr w:type="spellStart"/>
      <w:r w:rsidRPr="00F1543F">
        <w:t>Charnov</w:t>
      </w:r>
      <w:proofErr w:type="spellEnd"/>
      <w:r w:rsidRPr="00F1543F">
        <w:t xml:space="preserve">, E.L. (2004). Effects of body size and temperature on population growth. </w:t>
      </w:r>
      <w:r w:rsidRPr="00F1543F">
        <w:rPr>
          <w:i/>
          <w:iCs/>
        </w:rPr>
        <w:t>The American Naturalist</w:t>
      </w:r>
      <w:r w:rsidRPr="00F1543F">
        <w:t>, 163, 429–441.</w:t>
      </w:r>
    </w:p>
    <w:p w14:paraId="7B737E6E" w14:textId="77777777" w:rsidR="00F1543F" w:rsidRPr="00F1543F" w:rsidRDefault="00F1543F" w:rsidP="00F1543F">
      <w:pPr>
        <w:pStyle w:val="Bibliography"/>
      </w:pPr>
      <w:proofErr w:type="spellStart"/>
      <w:r w:rsidRPr="00F1543F">
        <w:t>Sentis</w:t>
      </w:r>
      <w:proofErr w:type="spellEnd"/>
      <w:r w:rsidRPr="00F1543F">
        <w:t xml:space="preserve">, A., </w:t>
      </w:r>
      <w:proofErr w:type="spellStart"/>
      <w:r w:rsidRPr="00F1543F">
        <w:t>Binzer</w:t>
      </w:r>
      <w:proofErr w:type="spellEnd"/>
      <w:r w:rsidRPr="00F1543F">
        <w:t xml:space="preserve">, A. &amp; </w:t>
      </w:r>
      <w:proofErr w:type="spellStart"/>
      <w:r w:rsidRPr="00F1543F">
        <w:t>Boukal</w:t>
      </w:r>
      <w:proofErr w:type="spellEnd"/>
      <w:r w:rsidRPr="00F1543F">
        <w:t xml:space="preserve">, D.S. (2017). Temperature-size responses alter food chain persistence across environmental gradients. </w:t>
      </w:r>
      <w:r w:rsidRPr="00F1543F">
        <w:rPr>
          <w:i/>
          <w:iCs/>
        </w:rPr>
        <w:t>Ecology Letters</w:t>
      </w:r>
      <w:r w:rsidRPr="00F1543F">
        <w:t>, 20, 852–862.</w:t>
      </w:r>
    </w:p>
    <w:p w14:paraId="18C641CB" w14:textId="77777777" w:rsidR="00F1543F" w:rsidRPr="00F1543F" w:rsidRDefault="00F1543F" w:rsidP="00F1543F">
      <w:pPr>
        <w:pStyle w:val="Bibliography"/>
      </w:pPr>
      <w:proofErr w:type="spellStart"/>
      <w:r w:rsidRPr="00F1543F">
        <w:t>Sibly</w:t>
      </w:r>
      <w:proofErr w:type="spellEnd"/>
      <w:r w:rsidRPr="00F1543F">
        <w:t xml:space="preserve">, R.M., Baker, J., Grady, J.M., Luna, S.M., </w:t>
      </w:r>
      <w:proofErr w:type="spellStart"/>
      <w:r w:rsidRPr="00F1543F">
        <w:t>Kodric</w:t>
      </w:r>
      <w:proofErr w:type="spellEnd"/>
      <w:r w:rsidRPr="00F1543F">
        <w:t xml:space="preserve">-Brown, A., </w:t>
      </w:r>
      <w:proofErr w:type="spellStart"/>
      <w:r w:rsidRPr="00F1543F">
        <w:t>Venditti</w:t>
      </w:r>
      <w:proofErr w:type="spellEnd"/>
      <w:r w:rsidRPr="00F1543F">
        <w:t xml:space="preserve">, C., </w:t>
      </w:r>
      <w:r w:rsidRPr="00F1543F">
        <w:rPr>
          <w:i/>
          <w:iCs/>
        </w:rPr>
        <w:t>et al.</w:t>
      </w:r>
      <w:r w:rsidRPr="00F1543F">
        <w:t xml:space="preserve"> (2015). Fundamental insights into ontogenetic growth from theory and fish. </w:t>
      </w:r>
      <w:r w:rsidRPr="00F1543F">
        <w:rPr>
          <w:i/>
          <w:iCs/>
        </w:rPr>
        <w:t>Proceedings of the National Academy of Sciences, USA</w:t>
      </w:r>
      <w:r w:rsidRPr="00F1543F">
        <w:t>, 112, 13934–13939.</w:t>
      </w:r>
    </w:p>
    <w:p w14:paraId="08D6B7BB" w14:textId="77777777" w:rsidR="00F1543F" w:rsidRPr="00F1543F" w:rsidRDefault="00F1543F" w:rsidP="00F1543F">
      <w:pPr>
        <w:pStyle w:val="Bibliography"/>
      </w:pPr>
      <w:proofErr w:type="spellStart"/>
      <w:r w:rsidRPr="00F1543F">
        <w:t>Steinarsson</w:t>
      </w:r>
      <w:proofErr w:type="spellEnd"/>
      <w:r w:rsidRPr="00F1543F">
        <w:t xml:space="preserve">, A. &amp; </w:t>
      </w:r>
      <w:proofErr w:type="spellStart"/>
      <w:r w:rsidRPr="00F1543F">
        <w:t>Imsland</w:t>
      </w:r>
      <w:proofErr w:type="spellEnd"/>
      <w:r w:rsidRPr="00F1543F">
        <w:t>, A.K. (2003). Size dependent variation in optimum growth temperature of red abalone (</w:t>
      </w:r>
      <w:proofErr w:type="spellStart"/>
      <w:r w:rsidRPr="00F1543F">
        <w:t>Haliotis</w:t>
      </w:r>
      <w:proofErr w:type="spellEnd"/>
      <w:r w:rsidRPr="00F1543F">
        <w:t xml:space="preserve"> </w:t>
      </w:r>
      <w:proofErr w:type="spellStart"/>
      <w:r w:rsidRPr="00F1543F">
        <w:t>rufescens</w:t>
      </w:r>
      <w:proofErr w:type="spellEnd"/>
      <w:r w:rsidRPr="00F1543F">
        <w:t xml:space="preserve">). </w:t>
      </w:r>
      <w:r w:rsidRPr="00F1543F">
        <w:rPr>
          <w:i/>
          <w:iCs/>
        </w:rPr>
        <w:t>Aquaculture</w:t>
      </w:r>
      <w:r w:rsidRPr="00F1543F">
        <w:t>, 224, 353–362.</w:t>
      </w:r>
    </w:p>
    <w:p w14:paraId="30533024" w14:textId="77777777" w:rsidR="00F1543F" w:rsidRPr="00F1543F" w:rsidRDefault="00F1543F" w:rsidP="00F1543F">
      <w:pPr>
        <w:pStyle w:val="Bibliography"/>
      </w:pPr>
      <w:r w:rsidRPr="00F1543F">
        <w:t xml:space="preserve">Thresher, R.E., </w:t>
      </w:r>
      <w:proofErr w:type="spellStart"/>
      <w:r w:rsidRPr="00F1543F">
        <w:t>Koslow</w:t>
      </w:r>
      <w:proofErr w:type="spellEnd"/>
      <w:r w:rsidRPr="00F1543F">
        <w:t xml:space="preserve">, J.A., Morison, A.K. &amp; Smith, D.C. (2007). Depth-mediated reversal of the effects of climate change on long-term growth rates of exploited marine fish. </w:t>
      </w:r>
      <w:r w:rsidRPr="00F1543F">
        <w:rPr>
          <w:i/>
          <w:iCs/>
        </w:rPr>
        <w:t>Proceedings of the National Academy of Sciences, USA</w:t>
      </w:r>
      <w:r w:rsidRPr="00F1543F">
        <w:t>, 104, 7461–7465.</w:t>
      </w:r>
    </w:p>
    <w:p w14:paraId="026A9931" w14:textId="77777777" w:rsidR="00F1543F" w:rsidRPr="00F1543F" w:rsidRDefault="00F1543F" w:rsidP="00F1543F">
      <w:pPr>
        <w:pStyle w:val="Bibliography"/>
      </w:pPr>
      <w:r w:rsidRPr="00F1543F">
        <w:t xml:space="preserve">Ursin, E. (1967). A Mathematical Model of Some Aspects of Fish Growth, Respiration, and Mortality. </w:t>
      </w:r>
      <w:r w:rsidRPr="00F1543F">
        <w:rPr>
          <w:i/>
          <w:iCs/>
        </w:rPr>
        <w:t>Journal of the Fisheries Research Board of Canada</w:t>
      </w:r>
      <w:r w:rsidRPr="00F1543F">
        <w:t>, 24, 2355–2453.</w:t>
      </w:r>
    </w:p>
    <w:p w14:paraId="4E83A48C" w14:textId="77777777" w:rsidR="00F1543F" w:rsidRPr="00F1543F" w:rsidRDefault="00F1543F" w:rsidP="00F1543F">
      <w:pPr>
        <w:pStyle w:val="Bibliography"/>
      </w:pPr>
      <w:proofErr w:type="spellStart"/>
      <w:r w:rsidRPr="00F1543F">
        <w:t>Vasseur</w:t>
      </w:r>
      <w:proofErr w:type="spellEnd"/>
      <w:r w:rsidRPr="00F1543F">
        <w:t xml:space="preserve">, D.A. &amp; McCann, K.S. (2005). A mechanistic approach for modelling temperature-dependent consumer-resource dynamics. </w:t>
      </w:r>
      <w:r w:rsidRPr="00F1543F">
        <w:rPr>
          <w:i/>
          <w:iCs/>
        </w:rPr>
        <w:t>The American Naturalist</w:t>
      </w:r>
      <w:r w:rsidRPr="00F1543F">
        <w:t>, 166, 184–198.</w:t>
      </w:r>
    </w:p>
    <w:p w14:paraId="2B4C6E19" w14:textId="77777777" w:rsidR="00F1543F" w:rsidRPr="00F1543F" w:rsidRDefault="00F1543F" w:rsidP="00F1543F">
      <w:pPr>
        <w:pStyle w:val="Bibliography"/>
      </w:pPr>
      <w:proofErr w:type="spellStart"/>
      <w:r w:rsidRPr="00F1543F">
        <w:t>Vehtari</w:t>
      </w:r>
      <w:proofErr w:type="spellEnd"/>
      <w:r w:rsidRPr="00F1543F">
        <w:t xml:space="preserve">, A., Gelman, A. &amp; </w:t>
      </w:r>
      <w:proofErr w:type="spellStart"/>
      <w:r w:rsidRPr="00F1543F">
        <w:t>Gabry</w:t>
      </w:r>
      <w:proofErr w:type="spellEnd"/>
      <w:r w:rsidRPr="00F1543F">
        <w:t xml:space="preserve">, J. (2017). Practical Bayesian model evaluation using leave-one-out cross-validation and WAIC. </w:t>
      </w:r>
      <w:r w:rsidRPr="00F1543F">
        <w:rPr>
          <w:i/>
          <w:iCs/>
        </w:rPr>
        <w:t xml:space="preserve">Stat </w:t>
      </w:r>
      <w:proofErr w:type="spellStart"/>
      <w:r w:rsidRPr="00F1543F">
        <w:rPr>
          <w:i/>
          <w:iCs/>
        </w:rPr>
        <w:t>Comput</w:t>
      </w:r>
      <w:proofErr w:type="spellEnd"/>
      <w:r w:rsidRPr="00F1543F">
        <w:t>, 27, 1413–1432.</w:t>
      </w:r>
    </w:p>
    <w:p w14:paraId="2E287A64" w14:textId="77777777" w:rsidR="00F1543F" w:rsidRPr="00F1543F" w:rsidRDefault="00F1543F" w:rsidP="00F1543F">
      <w:pPr>
        <w:pStyle w:val="Bibliography"/>
      </w:pPr>
      <w:r w:rsidRPr="00F1543F">
        <w:t xml:space="preserve">Werner, E.E. &amp; Hall, D.J. (1988). Ontogenetic Habitat Shifts in Bluegill: The Foraging Rate-Predation Risk Trade-off. </w:t>
      </w:r>
      <w:r w:rsidRPr="00F1543F">
        <w:rPr>
          <w:i/>
          <w:iCs/>
        </w:rPr>
        <w:t>Ecology</w:t>
      </w:r>
      <w:r w:rsidRPr="00F1543F">
        <w:t>, 69, 1352–1366.</w:t>
      </w:r>
    </w:p>
    <w:p w14:paraId="61EC28D7" w14:textId="77777777" w:rsidR="00F1543F" w:rsidRPr="00F1543F" w:rsidRDefault="00F1543F" w:rsidP="00F1543F">
      <w:pPr>
        <w:pStyle w:val="Bibliography"/>
      </w:pPr>
      <w:r w:rsidRPr="00F1543F">
        <w:t xml:space="preserve">West, G.B., Brown, J.H. &amp; </w:t>
      </w:r>
      <w:proofErr w:type="spellStart"/>
      <w:r w:rsidRPr="00F1543F">
        <w:t>Enquist</w:t>
      </w:r>
      <w:proofErr w:type="spellEnd"/>
      <w:r w:rsidRPr="00F1543F">
        <w:t xml:space="preserve">, B.J. (1999). The fourth dimension of life: Fractal geometry and allometric scaling of organisms. </w:t>
      </w:r>
      <w:r w:rsidRPr="00F1543F">
        <w:rPr>
          <w:i/>
          <w:iCs/>
        </w:rPr>
        <w:t>Science</w:t>
      </w:r>
      <w:r w:rsidRPr="00F1543F">
        <w:t>, 284, 1677–1679.</w:t>
      </w:r>
    </w:p>
    <w:p w14:paraId="3BE7AA21" w14:textId="77777777" w:rsidR="00F1543F" w:rsidRPr="00F1543F" w:rsidRDefault="00F1543F" w:rsidP="00F1543F">
      <w:pPr>
        <w:pStyle w:val="Bibliography"/>
      </w:pPr>
      <w:r w:rsidRPr="00F1543F">
        <w:t xml:space="preserve">West, G.B., Brown, J.H. &amp; </w:t>
      </w:r>
      <w:proofErr w:type="spellStart"/>
      <w:r w:rsidRPr="00F1543F">
        <w:t>Enquist</w:t>
      </w:r>
      <w:proofErr w:type="spellEnd"/>
      <w:r w:rsidRPr="00F1543F">
        <w:t xml:space="preserve">, B.J. (2001). A general model for ontogenetic growth. </w:t>
      </w:r>
      <w:r w:rsidRPr="00F1543F">
        <w:rPr>
          <w:i/>
          <w:iCs/>
        </w:rPr>
        <w:t>Nature</w:t>
      </w:r>
      <w:r w:rsidRPr="00F1543F">
        <w:t>, 413, 628–631.</w:t>
      </w:r>
    </w:p>
    <w:p w14:paraId="41768EA7" w14:textId="77777777" w:rsidR="00F1543F" w:rsidRPr="00F1543F" w:rsidRDefault="00F1543F" w:rsidP="00F1543F">
      <w:pPr>
        <w:pStyle w:val="Bibliography"/>
      </w:pPr>
      <w:r w:rsidRPr="00F1543F">
        <w:t xml:space="preserve">Wickham, H. (2017). </w:t>
      </w:r>
      <w:proofErr w:type="spellStart"/>
      <w:r w:rsidRPr="00F1543F">
        <w:rPr>
          <w:i/>
          <w:iCs/>
        </w:rPr>
        <w:t>tidyverse</w:t>
      </w:r>
      <w:proofErr w:type="spellEnd"/>
      <w:r w:rsidRPr="00F1543F">
        <w:rPr>
          <w:i/>
          <w:iCs/>
        </w:rPr>
        <w:t>: Easily Install and Load the “</w:t>
      </w:r>
      <w:proofErr w:type="spellStart"/>
      <w:r w:rsidRPr="00F1543F">
        <w:rPr>
          <w:i/>
          <w:iCs/>
        </w:rPr>
        <w:t>Tidyverse</w:t>
      </w:r>
      <w:proofErr w:type="spellEnd"/>
      <w:r w:rsidRPr="00F1543F">
        <w:rPr>
          <w:i/>
          <w:iCs/>
        </w:rPr>
        <w:t>.”</w:t>
      </w:r>
    </w:p>
    <w:p w14:paraId="7C4B6E43" w14:textId="77777777" w:rsidR="00F1543F" w:rsidRPr="00F1543F" w:rsidRDefault="00F1543F" w:rsidP="00F1543F">
      <w:pPr>
        <w:pStyle w:val="Bibliography"/>
      </w:pPr>
      <w:proofErr w:type="spellStart"/>
      <w:r w:rsidRPr="00F1543F">
        <w:t>Wyban</w:t>
      </w:r>
      <w:proofErr w:type="spellEnd"/>
      <w:r w:rsidRPr="00F1543F">
        <w:t xml:space="preserve">, J., Walsh, W.A. &amp; Godin, D.M. (1995). Temperature effects on growth, feeding rate and feed conversion of the Pacific white shrimp (Penaeus </w:t>
      </w:r>
      <w:proofErr w:type="spellStart"/>
      <w:r w:rsidRPr="00F1543F">
        <w:t>vannamei</w:t>
      </w:r>
      <w:proofErr w:type="spellEnd"/>
      <w:r w:rsidRPr="00F1543F">
        <w:t xml:space="preserve">). </w:t>
      </w:r>
      <w:r w:rsidRPr="00F1543F">
        <w:rPr>
          <w:i/>
          <w:iCs/>
        </w:rPr>
        <w:t>Aquaculture</w:t>
      </w:r>
      <w:r w:rsidRPr="00F1543F">
        <w:t>, 138, 267–279.</w:t>
      </w:r>
    </w:p>
    <w:p w14:paraId="74D1F91F" w14:textId="77777777" w:rsidR="00F1543F" w:rsidRPr="00F1543F" w:rsidRDefault="00F1543F" w:rsidP="00F1543F">
      <w:pPr>
        <w:pStyle w:val="Bibliography"/>
      </w:pPr>
      <w:proofErr w:type="spellStart"/>
      <w:r w:rsidRPr="00F1543F">
        <w:t>Xie</w:t>
      </w:r>
      <w:proofErr w:type="spellEnd"/>
      <w:r w:rsidRPr="00F1543F">
        <w:t xml:space="preserve">, </w:t>
      </w:r>
      <w:proofErr w:type="spellStart"/>
      <w:r w:rsidRPr="00F1543F">
        <w:t>Xiaojun</w:t>
      </w:r>
      <w:proofErr w:type="spellEnd"/>
      <w:r w:rsidRPr="00F1543F">
        <w:t xml:space="preserve">. &amp; Sun, </w:t>
      </w:r>
      <w:proofErr w:type="spellStart"/>
      <w:r w:rsidRPr="00F1543F">
        <w:t>Ruyung</w:t>
      </w:r>
      <w:proofErr w:type="spellEnd"/>
      <w:r w:rsidRPr="00F1543F">
        <w:t>. (1990). The Bioenergetics of the Southern Catfish (</w:t>
      </w:r>
      <w:proofErr w:type="spellStart"/>
      <w:r w:rsidRPr="00F1543F">
        <w:t>Silurus</w:t>
      </w:r>
      <w:proofErr w:type="spellEnd"/>
      <w:r w:rsidRPr="00F1543F">
        <w:t xml:space="preserve"> </w:t>
      </w:r>
      <w:proofErr w:type="spellStart"/>
      <w:r w:rsidRPr="00F1543F">
        <w:t>meridionalis</w:t>
      </w:r>
      <w:proofErr w:type="spellEnd"/>
      <w:r w:rsidRPr="00F1543F">
        <w:t xml:space="preserve"> Chen). I. Resting Metabolic Rate as a Function of Body Weight and Temperature. </w:t>
      </w:r>
      <w:r w:rsidRPr="00F1543F">
        <w:rPr>
          <w:i/>
          <w:iCs/>
        </w:rPr>
        <w:t>Physiological Zoology</w:t>
      </w:r>
      <w:r w:rsidRPr="00F1543F">
        <w:t>, 63, 1181–1195.</w:t>
      </w:r>
    </w:p>
    <w:p w14:paraId="364F12F9" w14:textId="77777777" w:rsidR="00F1543F" w:rsidRPr="00F1543F" w:rsidRDefault="00F1543F" w:rsidP="00F1543F">
      <w:pPr>
        <w:pStyle w:val="Bibliography"/>
      </w:pPr>
      <w:proofErr w:type="spellStart"/>
      <w:r w:rsidRPr="00F1543F">
        <w:t>Zuo</w:t>
      </w:r>
      <w:proofErr w:type="spellEnd"/>
      <w:r w:rsidRPr="00F1543F">
        <w:t xml:space="preserve">, W., Moses, M.E., West, G.B., Hou, C. &amp; Brown, J.H. (2012). A general model for effects of temperature on ectotherm ontogenetic growth and development. </w:t>
      </w:r>
      <w:r w:rsidRPr="00F1543F">
        <w:rPr>
          <w:i/>
          <w:iCs/>
        </w:rPr>
        <w:t>Proceedings of the Royal Society of London B: Biological Sciences</w:t>
      </w:r>
      <w:r w:rsidRPr="00F1543F">
        <w:t>, 279, 1840–1846.</w:t>
      </w:r>
    </w:p>
    <w:p w14:paraId="4C5C30BA" w14:textId="072B8155" w:rsidR="00FC2D41" w:rsidRPr="00364D0F" w:rsidRDefault="00C41369" w:rsidP="00904830">
      <w:pPr>
        <w:spacing w:line="480" w:lineRule="auto"/>
        <w:contextualSpacing/>
        <w:jc w:val="both"/>
        <w:rPr>
          <w:rFonts w:cstheme="minorHAnsi"/>
          <w:lang w:val="en-US"/>
        </w:rPr>
      </w:pPr>
      <w:r w:rsidRPr="00483A60">
        <w:rPr>
          <w:rFonts w:cstheme="minorHAnsi"/>
        </w:rPr>
        <w:fldChar w:fldCharType="end"/>
      </w:r>
    </w:p>
    <w:p w14:paraId="0C8232EE" w14:textId="77777777" w:rsidR="00871D7A" w:rsidRPr="00364D0F" w:rsidRDefault="00871D7A" w:rsidP="00904830">
      <w:pPr>
        <w:spacing w:line="480" w:lineRule="auto"/>
        <w:contextualSpacing/>
        <w:jc w:val="both"/>
        <w:rPr>
          <w:rFonts w:cstheme="minorHAnsi"/>
          <w:lang w:val="en-US"/>
        </w:rPr>
      </w:pPr>
    </w:p>
    <w:p w14:paraId="79E88191" w14:textId="77777777" w:rsidR="00871D7A" w:rsidRPr="00364D0F" w:rsidRDefault="00871D7A" w:rsidP="00904830">
      <w:pPr>
        <w:spacing w:line="480" w:lineRule="auto"/>
        <w:contextualSpacing/>
        <w:jc w:val="both"/>
        <w:rPr>
          <w:rFonts w:cstheme="minorHAnsi"/>
          <w:color w:val="FF0000"/>
          <w:lang w:val="en-US"/>
        </w:rPr>
      </w:pPr>
    </w:p>
    <w:sectPr w:rsidR="00871D7A" w:rsidRPr="00364D0F" w:rsidSect="00F97B62">
      <w:headerReference w:type="even"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20-01-07T09:51:00Z" w:initials="ML">
    <w:p w14:paraId="7E2E930B" w14:textId="3AE474BA" w:rsidR="00EF2408" w:rsidRDefault="00EF2408">
      <w:pPr>
        <w:pStyle w:val="CommentText"/>
      </w:pPr>
      <w:r>
        <w:rPr>
          <w:rStyle w:val="CommentReference"/>
        </w:rPr>
        <w:annotationRef/>
      </w:r>
      <w:r>
        <w:rPr>
          <w:rFonts w:cstheme="minorHAnsi"/>
        </w:rPr>
        <w:t>P</w:t>
      </w:r>
      <w:r w:rsidRPr="00252A12">
        <w:rPr>
          <w:rFonts w:cstheme="minorHAnsi"/>
        </w:rPr>
        <w:t xml:space="preserve">rogress towards unification of theory and empirical findings can be made through systematic data-analysis, which can guide process-based predictions of climate change impacts on growth and </w:t>
      </w:r>
      <w:r>
        <w:rPr>
          <w:rFonts w:cstheme="minorHAnsi"/>
        </w:rPr>
        <w:t>body size</w:t>
      </w:r>
      <w:r w:rsidRPr="00252A12">
        <w:rPr>
          <w:rFonts w:cstheme="minorHAnsi"/>
        </w:rPr>
        <w:t xml:space="preserve"> of ectotherms.</w:t>
      </w:r>
    </w:p>
  </w:comment>
  <w:comment w:id="1" w:author="Jan Ohlberger" w:date="2019-09-19T10:49:00Z" w:initials="Ca">
    <w:p w14:paraId="5020AA7E" w14:textId="083B6578" w:rsidR="00EF2408" w:rsidRPr="00364D0F" w:rsidRDefault="00EF2408">
      <w:pPr>
        <w:pStyle w:val="CommentText"/>
        <w:rPr>
          <w:lang w:val="en-US"/>
        </w:rPr>
      </w:pPr>
      <w:r>
        <w:rPr>
          <w:rStyle w:val="CommentReference"/>
        </w:rPr>
        <w:annotationRef/>
      </w:r>
      <w:proofErr w:type="gramStart"/>
      <w:r w:rsidRPr="00364D0F">
        <w:rPr>
          <w:lang w:val="en-US"/>
        </w:rPr>
        <w:t>…”about</w:t>
      </w:r>
      <w:proofErr w:type="gramEnd"/>
      <w:r w:rsidRPr="00364D0F">
        <w:rPr>
          <w:lang w:val="en-US"/>
        </w:rPr>
        <w:t xml:space="preserve"> the structure and functioning of ecosystems”.</w:t>
      </w:r>
    </w:p>
  </w:comment>
  <w:comment w:id="2" w:author="Jan Ohlberger" w:date="2019-09-19T10:51:00Z" w:initials="Ca">
    <w:p w14:paraId="37F8EE52" w14:textId="59AFD864" w:rsidR="00EF2408" w:rsidRPr="00364D0F" w:rsidRDefault="00EF2408">
      <w:pPr>
        <w:pStyle w:val="CommentText"/>
        <w:rPr>
          <w:lang w:val="en-US"/>
        </w:rPr>
      </w:pPr>
      <w:r>
        <w:rPr>
          <w:rStyle w:val="CommentReference"/>
        </w:rPr>
        <w:annotationRef/>
      </w:r>
      <w:r w:rsidRPr="00364D0F">
        <w:rPr>
          <w:lang w:val="en-US"/>
        </w:rPr>
        <w:t>More examples needed here!</w:t>
      </w:r>
    </w:p>
  </w:comment>
  <w:comment w:id="3" w:author="Jan Ohlberger" w:date="2019-09-19T10:51:00Z" w:initials="Ca">
    <w:p w14:paraId="4A0D47CC" w14:textId="61680216" w:rsidR="00EF2408" w:rsidRPr="00364D0F" w:rsidRDefault="00EF2408">
      <w:pPr>
        <w:pStyle w:val="CommentText"/>
        <w:rPr>
          <w:lang w:val="en-US"/>
        </w:rPr>
      </w:pPr>
      <w:r>
        <w:rPr>
          <w:rStyle w:val="CommentReference"/>
        </w:rPr>
        <w:annotationRef/>
      </w:r>
      <w:r w:rsidRPr="00364D0F">
        <w:rPr>
          <w:lang w:val="en-US"/>
        </w:rPr>
        <w:t xml:space="preserve"> mass-specific</w:t>
      </w:r>
    </w:p>
  </w:comment>
  <w:comment w:id="4" w:author="Max Lindmark [2]" w:date="2019-09-18T08:12:00Z" w:initials="ML">
    <w:p w14:paraId="2BB52F87" w14:textId="0835D745" w:rsidR="00EF2408" w:rsidRPr="00364D0F" w:rsidRDefault="00EF2408">
      <w:pPr>
        <w:pStyle w:val="CommentText"/>
        <w:rPr>
          <w:rFonts w:eastAsiaTheme="minorEastAsia" w:cstheme="minorHAnsi"/>
          <w:lang w:val="en-US"/>
        </w:rPr>
      </w:pPr>
      <w:r>
        <w:rPr>
          <w:rStyle w:val="CommentReference"/>
        </w:rPr>
        <w:annotationRef/>
      </w:r>
      <w:r w:rsidRPr="00364D0F">
        <w:rPr>
          <w:rStyle w:val="CommentReference"/>
          <w:lang w:val="en-US"/>
        </w:rPr>
        <w:t>I don’t think anybody really knows why growth has an optimum over temperature, but one explanation is this (or any other way that builds on “build-up and destruction” of biomass scaling differently):</w:t>
      </w:r>
    </w:p>
    <w:p w14:paraId="00E9EB46" w14:textId="77777777" w:rsidR="00EF2408" w:rsidRPr="00364D0F" w:rsidRDefault="00EF2408">
      <w:pPr>
        <w:pStyle w:val="CommentText"/>
        <w:rPr>
          <w:rFonts w:eastAsiaTheme="minorEastAsia" w:cstheme="minorHAnsi"/>
          <w:lang w:val="en-US"/>
        </w:rPr>
      </w:pPr>
    </w:p>
    <w:p w14:paraId="32DAC368" w14:textId="65FEF9E7" w:rsidR="00EF2408" w:rsidRPr="00364D0F" w:rsidRDefault="00EF2408">
      <w:pPr>
        <w:pStyle w:val="CommentText"/>
        <w:rPr>
          <w:rFonts w:eastAsiaTheme="minorEastAsia" w:cstheme="minorHAnsi"/>
          <w:lang w:val="en-US"/>
        </w:rPr>
      </w:pPr>
      <w:r w:rsidRPr="00364D0F">
        <w:rPr>
          <w:rFonts w:eastAsiaTheme="minorEastAsia" w:cstheme="minorHAnsi"/>
          <w:lang w:val="en-US"/>
        </w:rPr>
        <w:t xml:space="preserve">“The unimodal temperature-dependence is normally attributed to food assimilation being a unimodal function of temperature whereas metabolic rate (or maintenance costs) increase exponentially </w:t>
      </w:r>
      <w:r>
        <w:rPr>
          <w:rFonts w:eastAsiaTheme="minorEastAsia" w:cstheme="minorHAnsi"/>
        </w:rPr>
        <w:fldChar w:fldCharType="begin"/>
      </w:r>
      <w:r w:rsidRPr="00364D0F">
        <w:rPr>
          <w:rFonts w:eastAsiaTheme="minorEastAsia" w:cstheme="minorHAnsi"/>
          <w:lang w:val="en-US"/>
        </w:rPr>
        <w:instrText xml:space="preserve"> ADDIN ZOTERO_ITEM CSL_CITATION {"citationID":"2y41vy1W","properties":{"formattedCitation":"(Jobling 1997; Englund {\\i{}et al.} 2011)","plainCitation":"(Jobling 1997; Englund et al. 2011)","noteIndex":0},"citationItems":[{"id":327,"uris":["http://zotero.org/users/local/FTg3Qpza/items/AQWW4RPV"],"uri":["http://zotero.org/users/local/FTg3Qpza/items/AQWW4RPV"],"itemData":{"id":327,"type":"chapter","title":"Temperature and growth: modulation of growth rate via temperature change","container-title":"Global Warming: Implications for Freshwater and Marine Fish","publisher":"Cambridge University Press","publisher-place":"Cambridge","page":"225–254","volume":"61","event-place":"Cambridge","ISBN":"0309-6831","author":[{"family":"Jobling","given":"M"}],"editor":[{"family":"Wood","given":"C M"},{"family":"McDonald","given":"D G"}],"issued":{"date-parts":[["1997"]]}}},{"id":637,"uris":["http://zotero.org/users/local/FTg3Qpza/items/KDNDEBVG"],"uri":["http://zotero.org/users/local/FTg3Qpza/items/KDNDEBVG"],"itemData":{"id":637,"type":"article-journal","title":"Temperature dependence of the functional response","container-title":"Ecology Letters","page":"914–921","volume":"14","issue":"9","abstract":"The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data.","DOI":"10.1111/j.1461-0248.2011.01661.x","note":"PMID: 21752171","author":[{"family":"Englund","given":"G"},{"family":"Öhlund","given":"G"},{"family":"Hein","given":"C L"},{"family":"Diehl","given":"S"}],"issued":{"date-parts":[["2011"]]}}}],"schema":"https://github.com/citation-style-language/schema/raw/master/csl-citation.json"} </w:instrText>
      </w:r>
      <w:r>
        <w:rPr>
          <w:rFonts w:eastAsiaTheme="minorEastAsia" w:cstheme="minorHAnsi"/>
        </w:rPr>
        <w:fldChar w:fldCharType="separate"/>
      </w:r>
      <w:r w:rsidRPr="00364D0F">
        <w:rPr>
          <w:rFonts w:ascii="Times New Roman" w:hAnsi="Times New Roman" w:cs="Times New Roman"/>
          <w:sz w:val="22"/>
          <w:szCs w:val="24"/>
          <w:lang w:val="en-US"/>
        </w:rPr>
        <w:t xml:space="preserve">(Jobling 1997; Englund </w:t>
      </w:r>
      <w:r w:rsidRPr="00364D0F">
        <w:rPr>
          <w:rFonts w:ascii="Times New Roman" w:hAnsi="Times New Roman" w:cs="Times New Roman"/>
          <w:i/>
          <w:iCs/>
          <w:sz w:val="22"/>
          <w:szCs w:val="24"/>
          <w:lang w:val="en-US"/>
        </w:rPr>
        <w:t>et al.</w:t>
      </w:r>
      <w:r w:rsidRPr="00364D0F">
        <w:rPr>
          <w:rFonts w:ascii="Times New Roman" w:hAnsi="Times New Roman" w:cs="Times New Roman"/>
          <w:sz w:val="22"/>
          <w:szCs w:val="24"/>
          <w:lang w:val="en-US"/>
        </w:rPr>
        <w:t xml:space="preserve"> 2011)</w:t>
      </w:r>
      <w:r>
        <w:rPr>
          <w:rFonts w:eastAsiaTheme="minorEastAsia" w:cstheme="minorHAnsi"/>
        </w:rPr>
        <w:fldChar w:fldCharType="end"/>
      </w:r>
      <w:r w:rsidRPr="00364D0F">
        <w:rPr>
          <w:rFonts w:eastAsiaTheme="minorEastAsia" w:cstheme="minorHAnsi"/>
          <w:lang w:val="en-US"/>
        </w:rPr>
        <w:t>”</w:t>
      </w:r>
    </w:p>
    <w:p w14:paraId="14903548" w14:textId="77777777" w:rsidR="00EF2408" w:rsidRPr="00364D0F" w:rsidRDefault="00EF2408">
      <w:pPr>
        <w:pStyle w:val="CommentText"/>
        <w:rPr>
          <w:rFonts w:eastAsiaTheme="minorEastAsia" w:cstheme="minorHAnsi"/>
          <w:lang w:val="en-US"/>
        </w:rPr>
      </w:pPr>
    </w:p>
    <w:p w14:paraId="7B58BC02" w14:textId="640416EE" w:rsidR="00EF2408" w:rsidRPr="00364D0F" w:rsidRDefault="00EF2408">
      <w:pPr>
        <w:pStyle w:val="CommentText"/>
        <w:rPr>
          <w:lang w:val="en-US"/>
        </w:rPr>
      </w:pPr>
      <w:r w:rsidRPr="00364D0F">
        <w:rPr>
          <w:rFonts w:eastAsiaTheme="minorEastAsia" w:cstheme="minorHAnsi"/>
          <w:lang w:val="en-US"/>
        </w:rPr>
        <w:t>Add this?</w:t>
      </w:r>
    </w:p>
  </w:comment>
  <w:comment w:id="5" w:author="Jan Ohlberger" w:date="2019-09-19T11:01:00Z" w:initials="Ca">
    <w:p w14:paraId="364F88AF" w14:textId="05E118DB" w:rsidR="00EF2408" w:rsidRPr="00364D0F" w:rsidRDefault="00EF2408">
      <w:pPr>
        <w:pStyle w:val="CommentText"/>
        <w:rPr>
          <w:lang w:val="en-US"/>
        </w:rPr>
      </w:pPr>
      <w:r>
        <w:rPr>
          <w:rStyle w:val="CommentReference"/>
        </w:rPr>
        <w:annotationRef/>
      </w:r>
      <w:r w:rsidRPr="00364D0F">
        <w:rPr>
          <w:lang w:val="en-US"/>
        </w:rPr>
        <w:t>…with body size…</w:t>
      </w:r>
    </w:p>
  </w:comment>
  <w:comment w:id="6" w:author="Jan Ohlberger" w:date="2019-09-19T10:58:00Z" w:initials="Ca">
    <w:p w14:paraId="39776E82" w14:textId="418D7400" w:rsidR="00EF2408" w:rsidRPr="00364D0F" w:rsidRDefault="00EF2408">
      <w:pPr>
        <w:pStyle w:val="CommentText"/>
        <w:rPr>
          <w:lang w:val="en-US"/>
        </w:rPr>
      </w:pPr>
      <w:r>
        <w:rPr>
          <w:rStyle w:val="CommentReference"/>
        </w:rPr>
        <w:annotationRef/>
      </w:r>
      <w:r w:rsidRPr="00364D0F">
        <w:rPr>
          <w:lang w:val="en-US"/>
        </w:rPr>
        <w:t xml:space="preserve">Needs a stronger justification – maybe also bring in the argument that growth coefficient and maximum size are subject to </w:t>
      </w:r>
      <w:proofErr w:type="gramStart"/>
      <w:r w:rsidRPr="00364D0F">
        <w:rPr>
          <w:lang w:val="en-US"/>
        </w:rPr>
        <w:t>selection  and</w:t>
      </w:r>
      <w:proofErr w:type="gramEnd"/>
      <w:r w:rsidRPr="00364D0F">
        <w:rPr>
          <w:lang w:val="en-US"/>
        </w:rPr>
        <w:t xml:space="preserve"> are affected by multiple trade-offs and constraints that operate throughout the life-history? </w:t>
      </w:r>
    </w:p>
  </w:comment>
  <w:comment w:id="7" w:author="Jan Ohlberger" w:date="2019-09-19T11:19:00Z" w:initials="Ca">
    <w:p w14:paraId="4C812DC5" w14:textId="534EB033" w:rsidR="00EF2408" w:rsidRPr="00364D0F" w:rsidRDefault="00EF2408">
      <w:pPr>
        <w:pStyle w:val="CommentText"/>
        <w:rPr>
          <w:lang w:val="en-US"/>
        </w:rPr>
      </w:pPr>
      <w:r>
        <w:rPr>
          <w:rStyle w:val="CommentReference"/>
        </w:rPr>
        <w:annotationRef/>
      </w:r>
      <w:r w:rsidRPr="00364D0F">
        <w:rPr>
          <w:lang w:val="en-US"/>
        </w:rPr>
        <w:t>Initially sounds like an argument against this approach – maybe just leave out the ‘Moreover’</w:t>
      </w:r>
    </w:p>
  </w:comment>
  <w:comment w:id="8" w:author="Jan Ohlberger" w:date="2019-09-19T11:22:00Z" w:initials="Ca">
    <w:p w14:paraId="592EED70" w14:textId="657C883A" w:rsidR="00EF2408" w:rsidRPr="00364D0F" w:rsidRDefault="00EF2408">
      <w:pPr>
        <w:pStyle w:val="CommentText"/>
        <w:rPr>
          <w:lang w:val="en-US"/>
        </w:rPr>
      </w:pPr>
      <w:r>
        <w:rPr>
          <w:rStyle w:val="CommentReference"/>
        </w:rPr>
        <w:annotationRef/>
      </w:r>
      <w:r w:rsidRPr="00364D0F">
        <w:rPr>
          <w:lang w:val="en-US"/>
        </w:rPr>
        <w:t>This following paragraph is not very focused and clear – needs work</w:t>
      </w:r>
    </w:p>
  </w:comment>
  <w:comment w:id="9" w:author="Jan Ohlberger" w:date="2019-09-19T11:23:00Z" w:initials="Ca">
    <w:p w14:paraId="1AE65EC8" w14:textId="555FCF04" w:rsidR="00EF2408" w:rsidRPr="00364D0F" w:rsidRDefault="00EF2408">
      <w:pPr>
        <w:pStyle w:val="CommentText"/>
        <w:rPr>
          <w:lang w:val="en-US"/>
        </w:rPr>
      </w:pPr>
      <w:r>
        <w:rPr>
          <w:rStyle w:val="CommentReference"/>
        </w:rPr>
        <w:annotationRef/>
      </w:r>
      <w:r w:rsidRPr="00364D0F">
        <w:rPr>
          <w:lang w:val="en-US"/>
        </w:rPr>
        <w:t>…with warming…</w:t>
      </w:r>
    </w:p>
  </w:comment>
  <w:comment w:id="10" w:author="Jan Ohlberger" w:date="2019-09-19T11:46:00Z" w:initials="Ca">
    <w:p w14:paraId="2CB4CE1C" w14:textId="24FCA33D" w:rsidR="00EF2408" w:rsidRPr="00364D0F" w:rsidRDefault="00EF2408">
      <w:pPr>
        <w:pStyle w:val="CommentText"/>
        <w:rPr>
          <w:lang w:val="en-US"/>
        </w:rPr>
      </w:pPr>
      <w:r>
        <w:rPr>
          <w:rStyle w:val="CommentReference"/>
        </w:rPr>
        <w:annotationRef/>
      </w:r>
      <w:r w:rsidRPr="00364D0F">
        <w:rPr>
          <w:lang w:val="en-US"/>
        </w:rPr>
        <w:t>It gets a bit confusing if everything is ‘common’ or found ‘often’ – I’d rather talk about evidence for… but other studies have found…</w:t>
      </w:r>
    </w:p>
  </w:comment>
  <w:comment w:id="11" w:author="Jan Ohlberger" w:date="2019-09-19T11:48:00Z" w:initials="Ca">
    <w:p w14:paraId="0B0F318E" w14:textId="02878D72" w:rsidR="00EF2408" w:rsidRPr="00364D0F" w:rsidRDefault="00EF2408">
      <w:pPr>
        <w:pStyle w:val="CommentText"/>
        <w:rPr>
          <w:lang w:val="en-US"/>
        </w:rPr>
      </w:pPr>
      <w:r>
        <w:rPr>
          <w:rStyle w:val="CommentReference"/>
        </w:rPr>
        <w:annotationRef/>
      </w:r>
      <w:r w:rsidRPr="00364D0F">
        <w:rPr>
          <w:lang w:val="en-US"/>
        </w:rPr>
        <w:t xml:space="preserve">Discuss ‘scope for growth’? If there is no scope for growth at a given size, even at high food density, growth necessarily </w:t>
      </w:r>
      <w:proofErr w:type="gramStart"/>
      <w:r w:rsidRPr="00364D0F">
        <w:rPr>
          <w:lang w:val="en-US"/>
        </w:rPr>
        <w:t>ceases</w:t>
      </w:r>
      <w:proofErr w:type="gramEnd"/>
      <w:r w:rsidRPr="00364D0F">
        <w:rPr>
          <w:lang w:val="en-US"/>
        </w:rPr>
        <w:t xml:space="preserve"> and maximum size is reached </w:t>
      </w:r>
    </w:p>
  </w:comment>
  <w:comment w:id="12" w:author="Jan Ohlberger" w:date="2019-09-19T11:50:00Z" w:initials="Ca">
    <w:p w14:paraId="06FF43E1" w14:textId="296D6973" w:rsidR="00EF2408" w:rsidRPr="00364D0F" w:rsidRDefault="00EF2408">
      <w:pPr>
        <w:pStyle w:val="CommentText"/>
        <w:rPr>
          <w:lang w:val="en-US"/>
        </w:rPr>
      </w:pPr>
      <w:r>
        <w:rPr>
          <w:rStyle w:val="CommentReference"/>
        </w:rPr>
        <w:annotationRef/>
      </w:r>
      <w:r w:rsidRPr="00364D0F">
        <w:rPr>
          <w:lang w:val="en-US"/>
        </w:rPr>
        <w:t xml:space="preserve">Take out numbers, </w:t>
      </w:r>
      <w:proofErr w:type="gramStart"/>
      <w:r w:rsidRPr="00364D0F">
        <w:rPr>
          <w:lang w:val="en-US"/>
        </w:rPr>
        <w:t>really</w:t>
      </w:r>
      <w:proofErr w:type="gramEnd"/>
      <w:r w:rsidRPr="00364D0F">
        <w:rPr>
          <w:lang w:val="en-US"/>
        </w:rPr>
        <w:t xml:space="preserve"> it’s one approach</w:t>
      </w:r>
    </w:p>
  </w:comment>
  <w:comment w:id="13" w:author="Jan Ohlberger" w:date="2019-09-19T11:51:00Z" w:initials="Ca">
    <w:p w14:paraId="3255B3CC" w14:textId="0A7B8DBE" w:rsidR="00EF2408" w:rsidRPr="00364D0F" w:rsidRDefault="00EF2408">
      <w:pPr>
        <w:pStyle w:val="CommentText"/>
        <w:rPr>
          <w:lang w:val="en-US"/>
        </w:rPr>
      </w:pPr>
      <w:r>
        <w:rPr>
          <w:rStyle w:val="CommentReference"/>
        </w:rPr>
        <w:annotationRef/>
      </w:r>
      <w:r w:rsidRPr="00364D0F">
        <w:rPr>
          <w:lang w:val="en-US"/>
        </w:rPr>
        <w:t>For the methods</w:t>
      </w:r>
    </w:p>
  </w:comment>
  <w:comment w:id="14" w:author="Jan Ohlberger" w:date="2019-09-19T11:52:00Z" w:initials="Ca">
    <w:p w14:paraId="6EBAF6C0" w14:textId="02DD35BF" w:rsidR="00EF2408" w:rsidRPr="00364D0F" w:rsidRDefault="00EF2408">
      <w:pPr>
        <w:pStyle w:val="CommentText"/>
        <w:rPr>
          <w:lang w:val="en-US"/>
        </w:rPr>
      </w:pPr>
      <w:r>
        <w:rPr>
          <w:rStyle w:val="CommentReference"/>
        </w:rPr>
        <w:annotationRef/>
      </w:r>
      <w:r w:rsidRPr="00364D0F">
        <w:rPr>
          <w:lang w:val="en-US"/>
        </w:rPr>
        <w:t>Make this one ‘result’</w:t>
      </w:r>
    </w:p>
  </w:comment>
  <w:comment w:id="15" w:author="Jan Ohlberger" w:date="2019-09-19T11:53:00Z" w:initials="Ca">
    <w:p w14:paraId="1A476B32" w14:textId="48E46BE1" w:rsidR="00EF2408" w:rsidRPr="00364D0F" w:rsidRDefault="00EF2408">
      <w:pPr>
        <w:pStyle w:val="CommentText"/>
        <w:rPr>
          <w:lang w:val="en-US"/>
        </w:rPr>
      </w:pPr>
      <w:r>
        <w:rPr>
          <w:rStyle w:val="CommentReference"/>
        </w:rPr>
        <w:annotationRef/>
      </w:r>
      <w:r w:rsidRPr="00364D0F">
        <w:rPr>
          <w:lang w:val="en-US"/>
        </w:rPr>
        <w:t>The last part here reads more like the end of an abstract or a short article – need to decide what the format is here</w:t>
      </w:r>
    </w:p>
  </w:comment>
  <w:comment w:id="16" w:author="Jan Ohlberger" w:date="2019-12-15T20:21:00Z" w:initials="Ca">
    <w:p w14:paraId="0D585D5C" w14:textId="77777777" w:rsidR="00EF2408" w:rsidRDefault="00EF2408" w:rsidP="003D7F50">
      <w:pPr>
        <w:pStyle w:val="CommentText"/>
      </w:pPr>
      <w:r>
        <w:rPr>
          <w:rStyle w:val="CommentReference"/>
        </w:rPr>
        <w:annotationRef/>
      </w:r>
      <w:r>
        <w:t>Write it out again….</w:t>
      </w:r>
    </w:p>
  </w:comment>
  <w:comment w:id="17" w:author="Anna Gårdmark" w:date="2019-12-11T08:37:00Z" w:initials="AG">
    <w:p w14:paraId="120253B0" w14:textId="77777777" w:rsidR="00EF2408" w:rsidRPr="002A46E5" w:rsidRDefault="00EF2408" w:rsidP="003D7F50">
      <w:pPr>
        <w:pStyle w:val="CommentText"/>
      </w:pPr>
      <w:r>
        <w:rPr>
          <w:rStyle w:val="CommentReference"/>
        </w:rPr>
        <w:annotationRef/>
      </w:r>
      <w:r w:rsidRPr="002A46E5">
        <w:rPr>
          <w:rStyle w:val="CommentReference"/>
        </w:rPr>
        <w:t>do you mean body mass or mass at reproduction?</w:t>
      </w:r>
    </w:p>
  </w:comment>
  <w:comment w:id="18" w:author="Jan Ohlberger" w:date="2019-12-15T20:21:00Z" w:initials="Ca">
    <w:p w14:paraId="7E51426D" w14:textId="77777777" w:rsidR="00EF2408" w:rsidRDefault="00EF2408" w:rsidP="003D7F50">
      <w:pPr>
        <w:pStyle w:val="CommentText"/>
      </w:pPr>
      <w:r>
        <w:rPr>
          <w:rStyle w:val="CommentReference"/>
        </w:rPr>
        <w:annotationRef/>
      </w:r>
      <w:r>
        <w:t xml:space="preserve">I think </w:t>
      </w:r>
      <w:proofErr w:type="spellStart"/>
      <w:r>
        <w:t>its</w:t>
      </w:r>
      <w:proofErr w:type="spellEnd"/>
      <w:r>
        <w:t xml:space="preserve"> fine to use ‘body size’ when talking in more general terms</w:t>
      </w:r>
    </w:p>
  </w:comment>
  <w:comment w:id="19" w:author="Anna Gårdmark" w:date="2019-12-11T08:59:00Z" w:initials="AG">
    <w:p w14:paraId="0E6E5858" w14:textId="77777777" w:rsidR="00EF2408" w:rsidRDefault="00EF2408" w:rsidP="003D7F50">
      <w:pPr>
        <w:pStyle w:val="CommentText"/>
        <w:rPr>
          <w:rStyle w:val="CommentReference"/>
        </w:rPr>
      </w:pPr>
      <w:r>
        <w:rPr>
          <w:rStyle w:val="CommentReference"/>
        </w:rPr>
        <w:annotationRef/>
      </w:r>
      <w:r w:rsidRPr="006D250A">
        <w:rPr>
          <w:rStyle w:val="CommentReference"/>
        </w:rPr>
        <w:t xml:space="preserve">this ending requires that you </w:t>
      </w:r>
      <w:proofErr w:type="spellStart"/>
      <w:r w:rsidRPr="006D250A">
        <w:rPr>
          <w:rStyle w:val="CommentReference"/>
        </w:rPr>
        <w:t>adress</w:t>
      </w:r>
      <w:proofErr w:type="spellEnd"/>
      <w:r w:rsidRPr="006D250A">
        <w:rPr>
          <w:rStyle w:val="CommentReference"/>
        </w:rPr>
        <w:t xml:space="preserve"> scale in the next paragraph. </w:t>
      </w:r>
      <w:r>
        <w:rPr>
          <w:rStyle w:val="CommentReference"/>
        </w:rPr>
        <w:t>Now it addresses both deviations from a ‘universal’ scaling, and a discussion of within vs between species. Worth thinking about how to link this clearer.</w:t>
      </w:r>
    </w:p>
    <w:p w14:paraId="3A3FEE7A" w14:textId="77777777" w:rsidR="00EF2408" w:rsidRDefault="00EF2408" w:rsidP="003D7F50">
      <w:pPr>
        <w:pStyle w:val="CommentText"/>
        <w:rPr>
          <w:rStyle w:val="CommentReference"/>
        </w:rPr>
      </w:pPr>
      <w:r>
        <w:rPr>
          <w:rStyle w:val="CommentReference"/>
        </w:rPr>
        <w:t>(Also, from the previous paragraph, scale is understood as individual, population, community/food web; rather than within and between species; slightly confusing perhaps?)</w:t>
      </w:r>
    </w:p>
    <w:p w14:paraId="41AC953D" w14:textId="77777777" w:rsidR="00EF2408" w:rsidRPr="006D250A" w:rsidRDefault="00EF2408" w:rsidP="003D7F50">
      <w:pPr>
        <w:pStyle w:val="CommentText"/>
      </w:pPr>
    </w:p>
  </w:comment>
  <w:comment w:id="20" w:author="Jan Ohlberger" w:date="2019-12-15T20:27:00Z" w:initials="Ca">
    <w:p w14:paraId="14E6139D" w14:textId="77777777" w:rsidR="00EF2408" w:rsidRDefault="00EF2408" w:rsidP="003D7F50">
      <w:pPr>
        <w:pStyle w:val="CommentText"/>
      </w:pPr>
      <w:r>
        <w:rPr>
          <w:rStyle w:val="CommentReference"/>
        </w:rPr>
        <w:annotationRef/>
      </w:r>
      <w:r>
        <w:t xml:space="preserve">Could drop text in </w:t>
      </w:r>
      <w:proofErr w:type="gramStart"/>
      <w:r>
        <w:t>parentheses</w:t>
      </w:r>
      <w:proofErr w:type="gramEnd"/>
      <w:r>
        <w:t xml:space="preserve"> I guess.</w:t>
      </w:r>
    </w:p>
    <w:p w14:paraId="598B2854" w14:textId="77777777" w:rsidR="00EF2408" w:rsidRDefault="00EF2408" w:rsidP="003D7F50">
      <w:pPr>
        <w:pStyle w:val="CommentText"/>
      </w:pPr>
    </w:p>
    <w:p w14:paraId="4A97047E" w14:textId="77777777" w:rsidR="00EF2408" w:rsidRDefault="00EF2408" w:rsidP="003D7F50">
      <w:pPr>
        <w:pStyle w:val="CommentText"/>
      </w:pPr>
      <w:r>
        <w:t xml:space="preserve">Also need to be clear about </w:t>
      </w:r>
      <w:r w:rsidRPr="004349EB">
        <w:rPr>
          <w:i/>
        </w:rPr>
        <w:t>responses to what</w:t>
      </w:r>
      <w:r>
        <w:t>…?</w:t>
      </w:r>
    </w:p>
    <w:p w14:paraId="1E9437C8" w14:textId="77777777" w:rsidR="00EF2408" w:rsidRDefault="00EF2408" w:rsidP="003D7F50">
      <w:pPr>
        <w:pStyle w:val="CommentText"/>
      </w:pPr>
    </w:p>
    <w:p w14:paraId="372CBD9D" w14:textId="77777777" w:rsidR="00EF2408" w:rsidRDefault="00EF2408" w:rsidP="003D7F50">
      <w:pPr>
        <w:pStyle w:val="CommentText"/>
      </w:pPr>
      <w:r>
        <w:t xml:space="preserve">If this refers to intra- vs interspecific, the next paragraph end on that notion also. </w:t>
      </w:r>
    </w:p>
  </w:comment>
  <w:comment w:id="21" w:author="Max Lindmark" w:date="2019-12-09T18:09:00Z" w:initials="ML">
    <w:p w14:paraId="4A72EE3A" w14:textId="77777777" w:rsidR="00EF2408" w:rsidRPr="0045637F" w:rsidRDefault="00EF2408" w:rsidP="003D7F50">
      <w:pPr>
        <w:pStyle w:val="CommentText"/>
      </w:pPr>
      <w:r>
        <w:rPr>
          <w:rStyle w:val="CommentReference"/>
        </w:rPr>
        <w:annotationRef/>
      </w:r>
      <w:r w:rsidRPr="0045637F">
        <w:t>Check if this paper is in the list (if it has temperature variation)</w:t>
      </w:r>
    </w:p>
  </w:comment>
  <w:comment w:id="24" w:author="Anna Gårdmark" w:date="2019-12-11T08:46:00Z" w:initials="AG">
    <w:p w14:paraId="3629F7C5" w14:textId="77777777" w:rsidR="00EF2408" w:rsidRPr="00AE39C5" w:rsidRDefault="00EF2408" w:rsidP="003D7F50">
      <w:pPr>
        <w:pStyle w:val="CommentText"/>
      </w:pPr>
      <w:r>
        <w:rPr>
          <w:rStyle w:val="CommentReference"/>
        </w:rPr>
        <w:annotationRef/>
      </w:r>
      <w:r w:rsidRPr="00AE39C5">
        <w:rPr>
          <w:rStyle w:val="CommentReference"/>
        </w:rPr>
        <w:t xml:space="preserve">is this what you mean? </w:t>
      </w:r>
      <w:r>
        <w:rPr>
          <w:rStyle w:val="CommentReference"/>
        </w:rPr>
        <w:t xml:space="preserve">  indicative sounds strange, as body growth results from scaling of consumption and metabolism</w:t>
      </w:r>
    </w:p>
  </w:comment>
  <w:comment w:id="25" w:author="Max Lindmark" w:date="2019-12-17T09:39:00Z" w:initials="ML">
    <w:p w14:paraId="03130C19" w14:textId="77777777" w:rsidR="00EF2408" w:rsidRDefault="00EF2408" w:rsidP="003D7F50">
      <w:pPr>
        <w:pStyle w:val="CommentText"/>
      </w:pPr>
      <w:r w:rsidRPr="00BA360D">
        <w:rPr>
          <w:rStyle w:val="CommentReference"/>
          <w:color w:val="FF0000"/>
        </w:rPr>
        <w:annotationRef/>
      </w:r>
      <w:proofErr w:type="gramStart"/>
      <w:r w:rsidRPr="00BA360D">
        <w:rPr>
          <w:color w:val="FF0000"/>
        </w:rPr>
        <w:t>Also</w:t>
      </w:r>
      <w:proofErr w:type="gramEnd"/>
      <w:r w:rsidRPr="00BA360D">
        <w:rPr>
          <w:color w:val="FF0000"/>
        </w:rPr>
        <w:t xml:space="preserve"> other things</w:t>
      </w:r>
      <w:r>
        <w:rPr>
          <w:color w:val="FF0000"/>
        </w:rPr>
        <w:t xml:space="preserve">, part of the goal here is to look at the scaling of metabolism and consumption to find that out, if </w:t>
      </w:r>
      <w:proofErr w:type="spellStart"/>
      <w:r>
        <w:rPr>
          <w:color w:val="FF0000"/>
        </w:rPr>
        <w:t>its</w:t>
      </w:r>
      <w:proofErr w:type="spellEnd"/>
      <w:r>
        <w:rPr>
          <w:color w:val="FF0000"/>
        </w:rPr>
        <w:t xml:space="preserve"> realistic</w:t>
      </w:r>
    </w:p>
  </w:comment>
  <w:comment w:id="22" w:author="Max Lindmark" w:date="2019-12-17T09:40:00Z" w:initials="ML">
    <w:p w14:paraId="0CC3D228" w14:textId="77777777" w:rsidR="00EF2408" w:rsidRPr="00BA360D" w:rsidRDefault="00EF2408" w:rsidP="003D7F50">
      <w:pPr>
        <w:pStyle w:val="CommentText"/>
        <w:rPr>
          <w:color w:val="FF0000"/>
        </w:rPr>
      </w:pPr>
      <w:r w:rsidRPr="00BA360D">
        <w:rPr>
          <w:rStyle w:val="CommentReference"/>
          <w:color w:val="FF0000"/>
        </w:rPr>
        <w:annotationRef/>
      </w:r>
      <w:r w:rsidRPr="00BA360D">
        <w:rPr>
          <w:color w:val="FF0000"/>
        </w:rPr>
        <w:t>I above say body mass can affect temp-scaling, which is size dep thermal performance curves. Here I speculate about its implications for growth</w:t>
      </w:r>
    </w:p>
  </w:comment>
  <w:comment w:id="30" w:author="Anna Gårdmark" w:date="2019-12-11T09:02:00Z" w:initials="AG">
    <w:p w14:paraId="4F620F6A" w14:textId="77777777" w:rsidR="00EF2408" w:rsidRPr="00EC5B9D" w:rsidRDefault="00EF2408" w:rsidP="003D7F50">
      <w:pPr>
        <w:pStyle w:val="CommentText"/>
      </w:pPr>
      <w:r>
        <w:rPr>
          <w:rStyle w:val="CommentReference"/>
        </w:rPr>
        <w:annotationRef/>
      </w:r>
      <w:r w:rsidRPr="00EC5B9D">
        <w:rPr>
          <w:rStyle w:val="CommentReference"/>
        </w:rPr>
        <w:t>u</w:t>
      </w:r>
      <w:r>
        <w:rPr>
          <w:rStyle w:val="CommentReference"/>
        </w:rPr>
        <w:t>nclear what the knowledge gap is. Better spell out explicitly</w:t>
      </w:r>
    </w:p>
  </w:comment>
  <w:comment w:id="31" w:author="Anna Gårdmark" w:date="2019-12-11T09:06:00Z" w:initials="AG">
    <w:p w14:paraId="7FF63FE5" w14:textId="77777777" w:rsidR="00EF2408" w:rsidRPr="00DB1422" w:rsidRDefault="00EF2408" w:rsidP="003D7F50">
      <w:pPr>
        <w:pStyle w:val="CommentText"/>
      </w:pPr>
      <w:r>
        <w:rPr>
          <w:rStyle w:val="CommentReference"/>
        </w:rPr>
        <w:annotationRef/>
      </w:r>
      <w:r w:rsidRPr="00DB1422">
        <w:rPr>
          <w:rStyle w:val="CommentReference"/>
        </w:rPr>
        <w:t>build-</w:t>
      </w:r>
      <w:r>
        <w:rPr>
          <w:rStyle w:val="CommentReference"/>
        </w:rPr>
        <w:t xml:space="preserve">up to growth from previous paragraph needed? felt a bit abrupt that you come to growth now.   (you give the explanation further down </w:t>
      </w:r>
      <w:proofErr w:type="gramStart"/>
      <w:r>
        <w:rPr>
          <w:rStyle w:val="CommentReference"/>
        </w:rPr>
        <w:t>‘ metabolism</w:t>
      </w:r>
      <w:proofErr w:type="gramEnd"/>
      <w:r>
        <w:rPr>
          <w:rStyle w:val="CommentReference"/>
        </w:rPr>
        <w:t xml:space="preserve"> &amp; max consumption rate are…’; better move up to top of paragraph?</w:t>
      </w:r>
    </w:p>
  </w:comment>
  <w:comment w:id="32" w:author="Jan Ohlberger" w:date="2019-12-15T20:39:00Z" w:initials="Ca">
    <w:p w14:paraId="24FE226A" w14:textId="77777777" w:rsidR="00EF2408" w:rsidRDefault="00EF2408" w:rsidP="003D7F50">
      <w:pPr>
        <w:pStyle w:val="CommentText"/>
      </w:pPr>
      <w:r>
        <w:rPr>
          <w:rStyle w:val="CommentReference"/>
        </w:rPr>
        <w:annotationRef/>
      </w:r>
      <w:r>
        <w:t>The 2013 Functional Ecology paper was one of the first to point out</w:t>
      </w:r>
    </w:p>
  </w:comment>
  <w:comment w:id="33" w:author="Max Lindmark" w:date="2019-12-17T09:42:00Z" w:initials="ML">
    <w:p w14:paraId="447AF77A" w14:textId="77777777" w:rsidR="00EF2408" w:rsidRPr="00BA360D" w:rsidRDefault="00EF2408" w:rsidP="003D7F50">
      <w:pPr>
        <w:pStyle w:val="CommentText"/>
        <w:rPr>
          <w:color w:val="FF0000"/>
        </w:rPr>
      </w:pPr>
      <w:r w:rsidRPr="00BA360D">
        <w:rPr>
          <w:rStyle w:val="CommentReference"/>
          <w:color w:val="FF0000"/>
        </w:rPr>
        <w:annotationRef/>
      </w:r>
      <w:r w:rsidRPr="00BA360D">
        <w:rPr>
          <w:color w:val="FF0000"/>
        </w:rPr>
        <w:t>That’s true! I was too focused on the recent discussions about Pauly’s theory.</w:t>
      </w:r>
    </w:p>
  </w:comment>
  <w:comment w:id="34" w:author="Anna Gårdmark" w:date="2019-12-11T09:10:00Z" w:initials="AG">
    <w:p w14:paraId="3C74DB49" w14:textId="77777777" w:rsidR="00EF2408" w:rsidRPr="00A82E2D" w:rsidRDefault="00EF2408" w:rsidP="003D7F50">
      <w:pPr>
        <w:pStyle w:val="CommentText"/>
      </w:pPr>
      <w:r>
        <w:rPr>
          <w:rStyle w:val="CommentReference"/>
        </w:rPr>
        <w:annotationRef/>
      </w:r>
      <w:r w:rsidRPr="00A82E2D">
        <w:rPr>
          <w:rStyle w:val="CommentReference"/>
        </w:rPr>
        <w:t xml:space="preserve">systematic review? </w:t>
      </w:r>
      <w:r>
        <w:rPr>
          <w:rStyle w:val="CommentReference"/>
        </w:rPr>
        <w:t xml:space="preserve">see comments on abstract (if you don’t like the term systematic review, it would be good to show that the search &amp; selection process both were structured by a protocol; ‘search </w:t>
      </w:r>
      <w:proofErr w:type="spellStart"/>
      <w:r>
        <w:rPr>
          <w:rStyle w:val="CommentReference"/>
        </w:rPr>
        <w:t>WoS’</w:t>
      </w:r>
      <w:proofErr w:type="spellEnd"/>
      <w:r>
        <w:rPr>
          <w:rStyle w:val="CommentReference"/>
        </w:rPr>
        <w:t xml:space="preserve"> sounds very arbitrary and a bit at random </w:t>
      </w:r>
    </w:p>
  </w:comment>
  <w:comment w:id="36" w:author="Anna Gårdmark" w:date="2019-12-11T09:14:00Z" w:initials="AG">
    <w:p w14:paraId="6A0D62CC" w14:textId="77777777" w:rsidR="00EF2408" w:rsidRPr="00A82E2D" w:rsidRDefault="00EF2408" w:rsidP="003D7F50">
      <w:pPr>
        <w:pStyle w:val="CommentText"/>
      </w:pPr>
      <w:r>
        <w:rPr>
          <w:rStyle w:val="CommentReference"/>
        </w:rPr>
        <w:annotationRef/>
      </w:r>
      <w:r>
        <w:rPr>
          <w:rStyle w:val="CommentReference"/>
        </w:rPr>
        <w:t xml:space="preserve">in abstract you say </w:t>
      </w:r>
      <w:proofErr w:type="spellStart"/>
      <w:r>
        <w:rPr>
          <w:rStyle w:val="CommentReference"/>
        </w:rPr>
        <w:t>Topt</w:t>
      </w:r>
      <w:proofErr w:type="spellEnd"/>
      <w:r w:rsidRPr="00A82E2D">
        <w:rPr>
          <w:rStyle w:val="CommentReference"/>
        </w:rPr>
        <w:t xml:space="preserve"> didn’t, for metabolism</w:t>
      </w:r>
    </w:p>
  </w:comment>
  <w:comment w:id="35" w:author="Max Lindmark" w:date="2019-12-17T09:46:00Z" w:initials="ML">
    <w:p w14:paraId="1E941FCD" w14:textId="77777777" w:rsidR="00EF2408" w:rsidRPr="006C24F9" w:rsidRDefault="00EF2408" w:rsidP="003D7F50">
      <w:pPr>
        <w:pStyle w:val="CommentText"/>
        <w:rPr>
          <w:color w:val="FF0000"/>
        </w:rPr>
      </w:pPr>
      <w:r w:rsidRPr="006C24F9">
        <w:rPr>
          <w:rStyle w:val="CommentReference"/>
          <w:color w:val="FF0000"/>
        </w:rPr>
        <w:annotationRef/>
      </w:r>
      <w:r w:rsidRPr="006C24F9">
        <w:rPr>
          <w:color w:val="FF0000"/>
        </w:rPr>
        <w:t>Not finished with these models!</w:t>
      </w:r>
    </w:p>
  </w:comment>
  <w:comment w:id="37" w:author="Max Lindmark" w:date="2019-12-09T21:11:00Z" w:initials="ML">
    <w:p w14:paraId="3394C055" w14:textId="77777777" w:rsidR="00EF2408" w:rsidRPr="0045637F" w:rsidRDefault="00EF2408" w:rsidP="003D7F50">
      <w:pPr>
        <w:pStyle w:val="CommentText"/>
      </w:pPr>
      <w:r>
        <w:rPr>
          <w:rStyle w:val="CommentReference"/>
        </w:rPr>
        <w:annotationRef/>
      </w:r>
      <w:r w:rsidRPr="0045637F">
        <w:t>Perhaps I would like to push a little bit more on the data-</w:t>
      </w:r>
      <w:proofErr w:type="gramStart"/>
      <w:r w:rsidRPr="0045637F">
        <w:t>approach..</w:t>
      </w:r>
      <w:proofErr w:type="gramEnd"/>
    </w:p>
    <w:p w14:paraId="6CA353F1" w14:textId="77777777" w:rsidR="00EF2408" w:rsidRPr="0045637F" w:rsidRDefault="00EF2408" w:rsidP="003D7F50">
      <w:pPr>
        <w:pStyle w:val="CommentText"/>
      </w:pPr>
    </w:p>
    <w:p w14:paraId="50D8474D" w14:textId="77777777" w:rsidR="00EF2408" w:rsidRPr="0045637F" w:rsidRDefault="00EF2408" w:rsidP="003D7F50">
      <w:pPr>
        <w:pStyle w:val="CommentText"/>
      </w:pPr>
      <w:r w:rsidRPr="0045637F">
        <w:t>Now I kind of merge the “limitations of the MTE” and “lack of intraspecific data” into a single paragraph.</w:t>
      </w:r>
    </w:p>
    <w:p w14:paraId="14342D77" w14:textId="77777777" w:rsidR="00EF2408" w:rsidRPr="0045637F" w:rsidRDefault="00EF2408" w:rsidP="003D7F50">
      <w:pPr>
        <w:pStyle w:val="CommentText"/>
      </w:pPr>
    </w:p>
    <w:p w14:paraId="30C0F590" w14:textId="77777777" w:rsidR="00EF2408" w:rsidRPr="0045637F" w:rsidRDefault="00EF2408" w:rsidP="003D7F50">
      <w:pPr>
        <w:pStyle w:val="CommentText"/>
      </w:pPr>
      <w:r w:rsidRPr="0045637F">
        <w:t xml:space="preserve">Maybe we should split them to make a bigger deal of the data-approach here. We would contrast different approaches to this research q, e.g. proper meta-analysis (which compared to our approach would not quantify uncertainty at the rate-level, correct?) or detailed single species (hard to generalize). Our approach of building a dataset of the actual rates, couple with multivariate (rather than normalizing) hierarchical models could be something we want to highlight more! </w:t>
      </w:r>
    </w:p>
    <w:p w14:paraId="75996C27" w14:textId="77777777" w:rsidR="00EF2408" w:rsidRPr="0045637F" w:rsidRDefault="00EF2408" w:rsidP="003D7F50">
      <w:pPr>
        <w:pStyle w:val="CommentText"/>
      </w:pPr>
    </w:p>
    <w:p w14:paraId="19D70204" w14:textId="77777777" w:rsidR="00EF2408" w:rsidRPr="0045637F" w:rsidRDefault="00EF2408" w:rsidP="003D7F50">
      <w:pPr>
        <w:pStyle w:val="CommentText"/>
      </w:pPr>
      <w:r w:rsidRPr="0045637F">
        <w:t xml:space="preserve">That’s also a big part of the novelty here, I </w:t>
      </w:r>
      <w:proofErr w:type="gramStart"/>
      <w:r w:rsidRPr="0045637F">
        <w:t>think..</w:t>
      </w:r>
      <w:proofErr w:type="gramEnd"/>
    </w:p>
  </w:comment>
  <w:comment w:id="38" w:author="Anna Gårdmark" w:date="2019-12-11T09:16:00Z" w:initials="AG">
    <w:p w14:paraId="68751204" w14:textId="77777777" w:rsidR="00EF2408" w:rsidRDefault="00EF2408" w:rsidP="003D7F50">
      <w:pPr>
        <w:pStyle w:val="CommentText"/>
      </w:pPr>
      <w:r>
        <w:rPr>
          <w:rStyle w:val="CommentReference"/>
        </w:rPr>
        <w:annotationRef/>
      </w:r>
      <w:r w:rsidRPr="00A82E2D">
        <w:t>Agree. do that, I’d say!</w:t>
      </w:r>
    </w:p>
    <w:p w14:paraId="6E4116FD" w14:textId="77777777" w:rsidR="00EF2408" w:rsidRPr="00A82E2D" w:rsidRDefault="00EF2408" w:rsidP="003D7F50">
      <w:pPr>
        <w:pStyle w:val="CommentText"/>
      </w:pPr>
    </w:p>
  </w:comment>
  <w:comment w:id="39" w:author="Jan Ohlberger" w:date="2019-12-15T20:46:00Z" w:initials="Ca">
    <w:p w14:paraId="521BEB8F" w14:textId="77777777" w:rsidR="00EF2408" w:rsidRDefault="00EF2408" w:rsidP="003D7F50">
      <w:pPr>
        <w:pStyle w:val="CommentText"/>
      </w:pPr>
      <w:r>
        <w:rPr>
          <w:rStyle w:val="CommentReference"/>
        </w:rPr>
        <w:annotationRef/>
      </w:r>
      <w:r>
        <w:t xml:space="preserve">Yes, could beef that up a bit, though I like the last few sentences of this paragraph a lot, so keep that in! </w:t>
      </w:r>
    </w:p>
  </w:comment>
  <w:comment w:id="40" w:author="Max Lindmark" w:date="2019-12-09T19:01:00Z" w:initials="ML">
    <w:p w14:paraId="15B916F0" w14:textId="77777777" w:rsidR="00EF2408" w:rsidRPr="0045637F" w:rsidRDefault="00EF2408" w:rsidP="000F1792">
      <w:pPr>
        <w:pStyle w:val="CommentText"/>
      </w:pPr>
      <w:r>
        <w:rPr>
          <w:rStyle w:val="CommentReference"/>
        </w:rPr>
        <w:annotationRef/>
      </w:r>
      <w:r w:rsidRPr="0045637F">
        <w:t>Clarify this… currently mixing all since we anyway have a species/study random effect</w:t>
      </w:r>
    </w:p>
  </w:comment>
  <w:comment w:id="41" w:author="Anna Gårdmark" w:date="2019-12-11T09:19:00Z" w:initials="AG">
    <w:p w14:paraId="2623985C" w14:textId="77777777" w:rsidR="00EF2408" w:rsidRPr="00A23A0E" w:rsidRDefault="00EF2408" w:rsidP="000F1792">
      <w:pPr>
        <w:pStyle w:val="CommentText"/>
      </w:pPr>
      <w:r>
        <w:rPr>
          <w:rStyle w:val="CommentReference"/>
        </w:rPr>
        <w:annotationRef/>
      </w:r>
      <w:r w:rsidRPr="00A23A0E">
        <w:rPr>
          <w:rStyle w:val="CommentReference"/>
        </w:rPr>
        <w:t>to bring up in intro</w:t>
      </w:r>
      <w:r>
        <w:rPr>
          <w:rStyle w:val="CommentReference"/>
        </w:rPr>
        <w:t xml:space="preserve"> (&amp; point out the problems with it)</w:t>
      </w:r>
      <w:r w:rsidRPr="00A23A0E">
        <w:rPr>
          <w:rStyle w:val="CommentReference"/>
        </w:rPr>
        <w:t>, and give example refs</w:t>
      </w:r>
    </w:p>
  </w:comment>
  <w:comment w:id="42" w:author="Max Lindmark" w:date="2020-01-08T08:51:00Z" w:initials="ML">
    <w:p w14:paraId="59FD3B5A" w14:textId="6947351A" w:rsidR="00A06A32" w:rsidRDefault="00A06A32">
      <w:pPr>
        <w:pStyle w:val="CommentText"/>
      </w:pPr>
      <w:r>
        <w:rPr>
          <w:rStyle w:val="CommentReference"/>
        </w:rPr>
        <w:annotationRef/>
      </w:r>
      <w:r>
        <w:t xml:space="preserve">Check this is true for </w:t>
      </w:r>
      <w:proofErr w:type="spellStart"/>
      <w:r>
        <w:t>Björnsson</w:t>
      </w:r>
      <w:proofErr w:type="spellEnd"/>
      <w:r>
        <w:t xml:space="preserve"> data and other papers that combine old and new data.</w:t>
      </w:r>
    </w:p>
  </w:comment>
  <w:comment w:id="43" w:author="Anna Gårdmark" w:date="2019-12-11T09:24:00Z" w:initials="AG">
    <w:p w14:paraId="6E990F83" w14:textId="77777777" w:rsidR="00EF2408" w:rsidRPr="008843E5" w:rsidRDefault="00EF2408" w:rsidP="000F1792">
      <w:pPr>
        <w:pStyle w:val="CommentText"/>
      </w:pPr>
      <w:r>
        <w:rPr>
          <w:rStyle w:val="CommentReference"/>
        </w:rPr>
        <w:annotationRef/>
      </w:r>
      <w:r w:rsidRPr="008843E5">
        <w:rPr>
          <w:rStyle w:val="CommentReference"/>
        </w:rPr>
        <w:t>say when extracted</w:t>
      </w:r>
    </w:p>
  </w:comment>
  <w:comment w:id="44" w:author="Anna Gårdmark" w:date="2019-12-11T09:24:00Z" w:initials="AG">
    <w:p w14:paraId="00F4FAB9" w14:textId="77777777" w:rsidR="00EF2408" w:rsidRPr="009650A4" w:rsidRDefault="00EF2408" w:rsidP="000F1792">
      <w:pPr>
        <w:pStyle w:val="CommentText"/>
      </w:pPr>
      <w:r>
        <w:rPr>
          <w:rStyle w:val="CommentReference"/>
        </w:rPr>
        <w:annotationRef/>
      </w:r>
      <w:r w:rsidRPr="009650A4">
        <w:rPr>
          <w:rStyle w:val="CommentReference"/>
        </w:rPr>
        <w:t>s</w:t>
      </w:r>
      <w:r>
        <w:rPr>
          <w:rStyle w:val="CommentReference"/>
        </w:rPr>
        <w:t>ay when extracted</w:t>
      </w:r>
    </w:p>
  </w:comment>
  <w:comment w:id="45" w:author="Max Lindmark" w:date="2020-01-08T13:42:00Z" w:initials="ML">
    <w:p w14:paraId="77A8DA39" w14:textId="10E67988" w:rsidR="00AE2170" w:rsidRDefault="00AE2170">
      <w:pPr>
        <w:pStyle w:val="CommentText"/>
      </w:pPr>
      <w:r>
        <w:rPr>
          <w:rStyle w:val="CommentReference"/>
        </w:rPr>
        <w:annotationRef/>
      </w:r>
      <w:r>
        <w:t>not done yet!</w:t>
      </w:r>
    </w:p>
  </w:comment>
  <w:comment w:id="46" w:author="Max Lindmark" w:date="2020-01-08T08:04:00Z" w:initials="ML">
    <w:p w14:paraId="068A41AD" w14:textId="144AC7AF" w:rsidR="00377669" w:rsidRDefault="00377669">
      <w:pPr>
        <w:pStyle w:val="CommentText"/>
      </w:pPr>
      <w:r>
        <w:rPr>
          <w:rStyle w:val="CommentReference"/>
        </w:rPr>
        <w:annotationRef/>
      </w:r>
      <w:r>
        <w:t>This no longer corresponds to a hierarchical model, make sure that’s correct!</w:t>
      </w:r>
    </w:p>
  </w:comment>
  <w:comment w:id="47" w:author="Jan Ohlberger" w:date="2019-09-19T13:22:00Z" w:initials="Ca">
    <w:p w14:paraId="46894619" w14:textId="77777777" w:rsidR="00EF2408" w:rsidRPr="00364D0F" w:rsidRDefault="00EF2408">
      <w:pPr>
        <w:pStyle w:val="CommentText"/>
        <w:rPr>
          <w:lang w:val="en-US"/>
        </w:rPr>
      </w:pPr>
      <w:r>
        <w:rPr>
          <w:rStyle w:val="CommentReference"/>
        </w:rPr>
        <w:annotationRef/>
      </w:r>
      <w:r w:rsidRPr="00364D0F">
        <w:rPr>
          <w:lang w:val="en-US"/>
        </w:rPr>
        <w:t xml:space="preserve">Present values from other studies…? </w:t>
      </w:r>
    </w:p>
    <w:p w14:paraId="5A06EB5F" w14:textId="77777777" w:rsidR="00EF2408" w:rsidRPr="00364D0F" w:rsidRDefault="00EF2408">
      <w:pPr>
        <w:pStyle w:val="CommentText"/>
        <w:rPr>
          <w:lang w:val="en-US"/>
        </w:rPr>
      </w:pPr>
      <w:r w:rsidRPr="00364D0F">
        <w:rPr>
          <w:lang w:val="en-US"/>
        </w:rPr>
        <w:t xml:space="preserve">0.29 in </w:t>
      </w:r>
      <w:proofErr w:type="spellStart"/>
      <w:r w:rsidRPr="00364D0F">
        <w:rPr>
          <w:lang w:val="en-US"/>
        </w:rPr>
        <w:t>Barneche</w:t>
      </w:r>
      <w:proofErr w:type="spellEnd"/>
      <w:r w:rsidRPr="00364D0F">
        <w:rPr>
          <w:lang w:val="en-US"/>
        </w:rPr>
        <w:t xml:space="preserve"> et al. 2019 for a single species</w:t>
      </w:r>
    </w:p>
    <w:p w14:paraId="0DBEA1F6" w14:textId="03E53591" w:rsidR="00EF2408" w:rsidRPr="00364D0F" w:rsidRDefault="00EF2408">
      <w:pPr>
        <w:pStyle w:val="CommentText"/>
        <w:rPr>
          <w:lang w:val="en-US"/>
        </w:rPr>
      </w:pPr>
      <w:proofErr w:type="gramStart"/>
      <w:r w:rsidRPr="00364D0F">
        <w:rPr>
          <w:lang w:val="en-US"/>
        </w:rPr>
        <w:t>Basically</w:t>
      </w:r>
      <w:proofErr w:type="gramEnd"/>
      <w:r w:rsidRPr="00364D0F">
        <w:rPr>
          <w:lang w:val="en-US"/>
        </w:rPr>
        <w:t xml:space="preserve"> the same as in </w:t>
      </w:r>
      <w:proofErr w:type="spellStart"/>
      <w:r w:rsidRPr="00364D0F">
        <w:rPr>
          <w:lang w:val="en-US"/>
        </w:rPr>
        <w:t>Sibly</w:t>
      </w:r>
      <w:proofErr w:type="spellEnd"/>
      <w:r w:rsidRPr="00364D0F">
        <w:rPr>
          <w:lang w:val="en-US"/>
        </w:rPr>
        <w:t xml:space="preserve"> et al. across species</w:t>
      </w:r>
    </w:p>
  </w:comment>
  <w:comment w:id="48" w:author="Jan Ohlberger" w:date="2019-09-19T13:28:00Z" w:initials="Ca">
    <w:p w14:paraId="0581BD2D" w14:textId="395C4A83" w:rsidR="00EF2408" w:rsidRPr="00364D0F" w:rsidRDefault="00EF2408">
      <w:pPr>
        <w:pStyle w:val="CommentText"/>
        <w:rPr>
          <w:lang w:val="en-US"/>
        </w:rPr>
      </w:pPr>
      <w:r>
        <w:rPr>
          <w:rStyle w:val="CommentReference"/>
        </w:rPr>
        <w:annotationRef/>
      </w:r>
      <w:r w:rsidRPr="00364D0F">
        <w:rPr>
          <w:lang w:val="en-US"/>
        </w:rPr>
        <w:t xml:space="preserve">I’d write that ‘evidence for this relationship is weaker’ – and then calculate the percentile of the posterior that is above zero. </w:t>
      </w:r>
    </w:p>
  </w:comment>
  <w:comment w:id="49" w:author="Jan Ohlberger" w:date="2019-09-19T13:30:00Z" w:initials="Ca">
    <w:p w14:paraId="24A35C28" w14:textId="47F9FACC" w:rsidR="00EF2408" w:rsidRPr="00364D0F" w:rsidRDefault="00EF2408">
      <w:pPr>
        <w:pStyle w:val="CommentText"/>
        <w:rPr>
          <w:lang w:val="en-US"/>
        </w:rPr>
      </w:pPr>
      <w:r>
        <w:rPr>
          <w:rStyle w:val="CommentReference"/>
        </w:rPr>
        <w:annotationRef/>
      </w:r>
      <w:r w:rsidRPr="00364D0F">
        <w:rPr>
          <w:lang w:val="en-US"/>
        </w:rPr>
        <w:t>Nice to put this in ‘common’ terms!</w:t>
      </w:r>
    </w:p>
  </w:comment>
  <w:comment w:id="50" w:author="Anna Gårdmark" w:date="2019-12-11T11:49:00Z" w:initials="AG">
    <w:p w14:paraId="303ED2F3" w14:textId="77777777" w:rsidR="00EF2408" w:rsidRPr="0050386C" w:rsidRDefault="00EF2408" w:rsidP="00524113">
      <w:pPr>
        <w:pStyle w:val="CommentText"/>
      </w:pPr>
      <w:r>
        <w:rPr>
          <w:rStyle w:val="CommentReference"/>
        </w:rPr>
        <w:annotationRef/>
      </w:r>
      <w:r w:rsidRPr="0050386C">
        <w:rPr>
          <w:rStyle w:val="CommentReference"/>
        </w:rPr>
        <w:t xml:space="preserve">is there any similar </w:t>
      </w:r>
      <w:proofErr w:type="spellStart"/>
      <w:r w:rsidRPr="0050386C">
        <w:rPr>
          <w:rStyle w:val="CommentReference"/>
        </w:rPr>
        <w:t>mimum</w:t>
      </w:r>
      <w:proofErr w:type="spellEnd"/>
      <w:r w:rsidRPr="0050386C">
        <w:rPr>
          <w:rStyle w:val="CommentReference"/>
        </w:rPr>
        <w:t xml:space="preserve"> difference in WAIC as there is for AIC to be able to </w:t>
      </w:r>
      <w:r>
        <w:rPr>
          <w:rStyle w:val="CommentReference"/>
        </w:rPr>
        <w:t xml:space="preserve">say whether you can distinguish a single best model from the second best? (e.g. </w:t>
      </w:r>
      <w:proofErr w:type="spellStart"/>
      <w:r>
        <w:rPr>
          <w:rStyle w:val="CommentReference"/>
        </w:rPr>
        <w:t>deltaAIC</w:t>
      </w:r>
      <w:proofErr w:type="spellEnd"/>
      <w:r>
        <w:rPr>
          <w:rStyle w:val="CommentReference"/>
        </w:rPr>
        <w:t>&gt;2)</w:t>
      </w:r>
    </w:p>
  </w:comment>
  <w:comment w:id="51" w:author="Jan Ohlberger" w:date="2019-12-15T21:27:00Z" w:initials="Ca">
    <w:p w14:paraId="752F73BD" w14:textId="77777777" w:rsidR="00EF2408" w:rsidRDefault="00EF2408" w:rsidP="00524113">
      <w:pPr>
        <w:pStyle w:val="CommentText"/>
      </w:pPr>
      <w:r>
        <w:rPr>
          <w:rStyle w:val="CommentReference"/>
        </w:rPr>
        <w:annotationRef/>
      </w:r>
      <w:r>
        <w:t>I’d also like to add the delta WAICs</w:t>
      </w:r>
    </w:p>
  </w:comment>
  <w:comment w:id="52" w:author="Max Lindmark" w:date="2019-12-17T10:20:00Z" w:initials="ML">
    <w:p w14:paraId="447E2E85" w14:textId="77777777" w:rsidR="003C593B" w:rsidRDefault="0014027E" w:rsidP="00524113">
      <w:pPr>
        <w:pStyle w:val="CommentText"/>
      </w:pPr>
      <w:r>
        <w:t xml:space="preserve">Jan: </w:t>
      </w:r>
      <w:r w:rsidR="003C593B">
        <w:t xml:space="preserve">by </w:t>
      </w:r>
      <w:r>
        <w:t xml:space="preserve">delta WAICs </w:t>
      </w:r>
      <w:r w:rsidR="003C593B">
        <w:t xml:space="preserve">do you mean WAICs relative to the best model (which then has a </w:t>
      </w:r>
      <w:proofErr w:type="spellStart"/>
      <w:r w:rsidR="003C593B">
        <w:t>dWAIC</w:t>
      </w:r>
      <w:proofErr w:type="spellEnd"/>
      <w:r w:rsidR="003C593B">
        <w:t xml:space="preserve"> = 0?) </w:t>
      </w:r>
    </w:p>
    <w:p w14:paraId="15C789CA" w14:textId="77777777" w:rsidR="003C593B" w:rsidRDefault="003C593B" w:rsidP="00524113">
      <w:pPr>
        <w:pStyle w:val="CommentText"/>
      </w:pPr>
    </w:p>
    <w:p w14:paraId="38781418" w14:textId="2A513C7D" w:rsidR="00EF2408" w:rsidRPr="0014027E" w:rsidRDefault="0014027E" w:rsidP="00524113">
      <w:pPr>
        <w:pStyle w:val="CommentText"/>
      </w:pPr>
      <w:r>
        <w:t xml:space="preserve">Then I can maybe have the columns show </w:t>
      </w:r>
      <w:proofErr w:type="spellStart"/>
      <w:r>
        <w:t>dWAIC</w:t>
      </w:r>
      <w:proofErr w:type="spellEnd"/>
      <w:r>
        <w:t xml:space="preserve"> (WAIC), e.g. 0 (30) </w:t>
      </w:r>
      <w:r w:rsidR="003C593B">
        <w:t>for example</w:t>
      </w:r>
      <w:r>
        <w:t>.</w:t>
      </w:r>
    </w:p>
  </w:comment>
  <w:comment w:id="53" w:author="Max Lindmark" w:date="2019-12-17T13:32:00Z" w:initials="ML">
    <w:p w14:paraId="0D963460" w14:textId="77777777" w:rsidR="00EF2408" w:rsidRDefault="0014027E" w:rsidP="00524113">
      <w:pPr>
        <w:pStyle w:val="CommentText"/>
      </w:pPr>
      <w:r>
        <w:t xml:space="preserve">Anna: I don’t think </w:t>
      </w:r>
      <w:r w:rsidR="00007318">
        <w:t>t</w:t>
      </w:r>
      <w:r>
        <w:t xml:space="preserve">here is </w:t>
      </w:r>
      <w:r w:rsidR="003C593B">
        <w:t xml:space="preserve">a simple rule </w:t>
      </w:r>
      <w:r>
        <w:t xml:space="preserve">like that (I haven’t seen it), but </w:t>
      </w:r>
      <w:r w:rsidR="003C593B">
        <w:t xml:space="preserve">the difference does </w:t>
      </w:r>
      <w:r w:rsidR="00333201">
        <w:t>matter</w:t>
      </w:r>
      <w:r w:rsidR="00590A02">
        <w:t xml:space="preserve">. </w:t>
      </w:r>
      <w:r>
        <w:t xml:space="preserve">I have seen people estimating the </w:t>
      </w:r>
      <w:r w:rsidR="00296307">
        <w:t xml:space="preserve">standard error or the difference in WAIC </w:t>
      </w:r>
      <w:r w:rsidR="00333201">
        <w:t>between two models and then computing an interval</w:t>
      </w:r>
      <w:r w:rsidR="00867CCF">
        <w:t xml:space="preserve"> for the difference to see which % overlaps zero. Can try that if time! Maybe for the two best models? Three?</w:t>
      </w:r>
    </w:p>
    <w:p w14:paraId="54ECBBD7" w14:textId="77777777" w:rsidR="00590A02" w:rsidRDefault="00590A02" w:rsidP="00524113">
      <w:pPr>
        <w:pStyle w:val="CommentText"/>
      </w:pPr>
    </w:p>
    <w:p w14:paraId="71A7AF10" w14:textId="065AD377" w:rsidR="00590A02" w:rsidRDefault="00590A02" w:rsidP="00524113">
      <w:pPr>
        <w:pStyle w:val="CommentText"/>
      </w:pPr>
      <w:r>
        <w:t xml:space="preserve">I base this on Richard </w:t>
      </w:r>
      <w:proofErr w:type="spellStart"/>
      <w:r>
        <w:t>McElreths</w:t>
      </w:r>
      <w:proofErr w:type="spellEnd"/>
      <w:r>
        <w:t xml:space="preserve"> book Statistical Rethinking. He argues against </w:t>
      </w:r>
      <w:r w:rsidR="00C7109B">
        <w:t xml:space="preserve">model selection and </w:t>
      </w:r>
      <w:r w:rsidR="001370E4">
        <w:t xml:space="preserve">advocates model </w:t>
      </w:r>
      <w:r w:rsidR="000660DD">
        <w:t>comparison</w:t>
      </w:r>
      <w:r w:rsidR="001370E4">
        <w:t xml:space="preserve"> instead. </w:t>
      </w:r>
      <w:r w:rsidR="000660DD">
        <w:t xml:space="preserve">By that he means </w:t>
      </w:r>
      <w:r w:rsidR="00515AFC">
        <w:t xml:space="preserve">I think to </w:t>
      </w:r>
      <w:r w:rsidR="00891C26">
        <w:t xml:space="preserve">use WAIC to find models that fit </w:t>
      </w:r>
      <w:proofErr w:type="gramStart"/>
      <w:r w:rsidR="00891C26">
        <w:t>well, and</w:t>
      </w:r>
      <w:proofErr w:type="gramEnd"/>
      <w:r w:rsidR="00891C26">
        <w:t xml:space="preserve"> compare all that do and learn something from their differences.</w:t>
      </w:r>
    </w:p>
  </w:comment>
  <w:comment w:id="54" w:author="Max Lindmark" w:date="2020-01-07T17:21:00Z" w:initials="ML">
    <w:p w14:paraId="2AA9137A" w14:textId="7B17B72A" w:rsidR="00907DE6" w:rsidRDefault="00907DE6">
      <w:pPr>
        <w:pStyle w:val="CommentText"/>
      </w:pPr>
      <w:r>
        <w:rPr>
          <w:rStyle w:val="CommentReference"/>
        </w:rPr>
        <w:annotationRef/>
      </w:r>
      <w:r>
        <w:t xml:space="preserve">Now without data points above optimum, hence slightly different estimates. Note selected model has non-significant interaction </w:t>
      </w:r>
      <w:r w:rsidR="00DD052C">
        <w:t>term in it.</w:t>
      </w:r>
    </w:p>
  </w:comment>
  <w:comment w:id="56" w:author="Anna Gårdmark" w:date="2019-12-11T11:54:00Z" w:initials="AG">
    <w:p w14:paraId="6AD9CD7D" w14:textId="77777777" w:rsidR="004D63B8" w:rsidRPr="00D01ED9" w:rsidRDefault="004D63B8" w:rsidP="004D63B8">
      <w:pPr>
        <w:pStyle w:val="CommentText"/>
      </w:pPr>
      <w:r>
        <w:rPr>
          <w:rStyle w:val="CommentReference"/>
        </w:rPr>
        <w:annotationRef/>
      </w:r>
      <w:r w:rsidRPr="00D01ED9">
        <w:rPr>
          <w:rStyle w:val="CommentReference"/>
        </w:rPr>
        <w:t>’credibility interval’, or?</w:t>
      </w:r>
    </w:p>
  </w:comment>
  <w:comment w:id="57" w:author="Max Lindmark" w:date="2019-12-17T10:45:00Z" w:initials="ML">
    <w:p w14:paraId="40AD3091" w14:textId="77777777" w:rsidR="004D63B8" w:rsidRDefault="004D63B8" w:rsidP="004D63B8">
      <w:pPr>
        <w:pStyle w:val="CommentText"/>
      </w:pPr>
      <w:r w:rsidRPr="002D7079">
        <w:rPr>
          <w:rStyle w:val="CommentReference"/>
          <w:color w:val="FF0000"/>
        </w:rPr>
        <w:annotationRef/>
      </w:r>
      <w:proofErr w:type="gramStart"/>
      <w:r w:rsidRPr="002D7079">
        <w:rPr>
          <w:color w:val="FF0000"/>
        </w:rPr>
        <w:t>No</w:t>
      </w:r>
      <w:proofErr w:type="gramEnd"/>
      <w:r w:rsidRPr="002D7079">
        <w:rPr>
          <w:color w:val="FF0000"/>
        </w:rPr>
        <w:t xml:space="preserve"> it’s like this!</w:t>
      </w:r>
    </w:p>
  </w:comment>
  <w:comment w:id="58" w:author="Anna Gårdmark" w:date="2019-12-11T11:58:00Z" w:initials="AG">
    <w:p w14:paraId="67060102" w14:textId="77777777" w:rsidR="00EF2408" w:rsidRPr="00D01ED9" w:rsidRDefault="00EF2408"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w:t>
      </w:r>
      <w:proofErr w:type="spellStart"/>
      <w:r>
        <w:rPr>
          <w:rStyle w:val="CommentReference"/>
        </w:rPr>
        <w:t>b.t.w</w:t>
      </w:r>
      <w:proofErr w:type="spellEnd"/>
      <w:r>
        <w:rPr>
          <w:rStyle w:val="CommentReference"/>
        </w:rPr>
        <w:t>.?)</w:t>
      </w:r>
    </w:p>
  </w:comment>
  <w:comment w:id="59" w:author="Max Lindmark" w:date="2019-12-17T10:58:00Z" w:initials="ML">
    <w:p w14:paraId="6C618E0E" w14:textId="77777777" w:rsidR="00EF2408" w:rsidRDefault="00EF2408" w:rsidP="000528C4">
      <w:pPr>
        <w:pStyle w:val="CommentText"/>
      </w:pPr>
      <w:r w:rsidRPr="0003789E">
        <w:rPr>
          <w:rStyle w:val="CommentReference"/>
          <w:color w:val="FF0000"/>
        </w:rPr>
        <w:annotationRef/>
      </w:r>
      <w:r w:rsidRPr="0003789E">
        <w:rPr>
          <w:color w:val="FF0000"/>
        </w:rPr>
        <w:t>Does not matter so much here, but the 50% quantile fits better with credible intervals?</w:t>
      </w:r>
    </w:p>
  </w:comment>
  <w:comment w:id="60" w:author="Max Lindmark" w:date="2019-12-17T10:59:00Z" w:initials="ML">
    <w:p w14:paraId="7593913D" w14:textId="77777777" w:rsidR="00EF2408" w:rsidRDefault="00EF2408" w:rsidP="000528C4">
      <w:pPr>
        <w:pStyle w:val="CommentText"/>
      </w:pPr>
      <w:r>
        <w:rPr>
          <w:rStyle w:val="CommentReference"/>
        </w:rPr>
        <w:annotationRef/>
      </w:r>
      <w:r>
        <w:t>Change to something better</w:t>
      </w:r>
    </w:p>
  </w:comment>
  <w:comment w:id="61" w:author="Anna Gårdmark" w:date="2019-12-11T12:01:00Z" w:initials="AG">
    <w:p w14:paraId="3937CF91" w14:textId="77777777" w:rsidR="00EF2408" w:rsidRPr="00D01ED9" w:rsidRDefault="00EF2408" w:rsidP="000528C4">
      <w:pPr>
        <w:pStyle w:val="CommentText"/>
      </w:pPr>
      <w:r>
        <w:rPr>
          <w:rStyle w:val="CommentReference"/>
        </w:rPr>
        <w:annotationRef/>
      </w:r>
      <w:r>
        <w:rPr>
          <w:rStyle w:val="CommentReference"/>
        </w:rPr>
        <w:t xml:space="preserve">this may be my Bayesian ignorance, but </w:t>
      </w:r>
      <w:r w:rsidRPr="00D01ED9">
        <w:rPr>
          <w:rStyle w:val="CommentReference"/>
        </w:rPr>
        <w:t xml:space="preserve">what’s the unit on the y-axis? </w:t>
      </w:r>
      <w:r>
        <w:rPr>
          <w:rStyle w:val="CommentReference"/>
        </w:rPr>
        <w:t xml:space="preserve">Shouldn’t the integral of these be </w:t>
      </w:r>
      <w:proofErr w:type="gramStart"/>
      <w:r>
        <w:rPr>
          <w:rStyle w:val="CommentReference"/>
        </w:rPr>
        <w:t>one?,</w:t>
      </w:r>
      <w:proofErr w:type="gramEnd"/>
      <w:r>
        <w:rPr>
          <w:rStyle w:val="CommentReference"/>
        </w:rPr>
        <w:t xml:space="preserve"> so how come we can have </w:t>
      </w:r>
      <w:proofErr w:type="spellStart"/>
      <w:r>
        <w:rPr>
          <w:rStyle w:val="CommentReference"/>
        </w:rPr>
        <w:t>yaxis</w:t>
      </w:r>
      <w:proofErr w:type="spellEnd"/>
      <w:r>
        <w:rPr>
          <w:rStyle w:val="CommentReference"/>
        </w:rPr>
        <w:t xml:space="preserve"> values of e.g. 60?</w:t>
      </w:r>
    </w:p>
  </w:comment>
  <w:comment w:id="62" w:author="Max Lindmark" w:date="2019-12-17T11:00:00Z" w:initials="ML">
    <w:p w14:paraId="2D22B1A3" w14:textId="77777777" w:rsidR="00EF2408" w:rsidRPr="007730A4" w:rsidRDefault="00EF2408" w:rsidP="000528C4">
      <w:pPr>
        <w:pStyle w:val="CommentText"/>
        <w:rPr>
          <w:color w:val="FF0000"/>
        </w:rPr>
      </w:pPr>
      <w:r w:rsidRPr="007730A4">
        <w:rPr>
          <w:rStyle w:val="CommentReference"/>
          <w:color w:val="FF0000"/>
        </w:rPr>
        <w:annotationRef/>
      </w:r>
      <w:r w:rsidRPr="007730A4">
        <w:rPr>
          <w:color w:val="FF0000"/>
        </w:rPr>
        <w:t>Looks correct to me! Smaller x-range, more narrow distribution</w:t>
      </w:r>
    </w:p>
  </w:comment>
  <w:comment w:id="63" w:author="Jan Ohlberger" w:date="2019-09-23T08:39:00Z" w:initials="Ca">
    <w:p w14:paraId="2DF2C311" w14:textId="7F94F99A" w:rsidR="00EF2408" w:rsidRPr="00364D0F" w:rsidRDefault="00EF2408" w:rsidP="005E48A8">
      <w:pPr>
        <w:pStyle w:val="CommentText"/>
        <w:rPr>
          <w:lang w:val="en-US"/>
        </w:rPr>
      </w:pPr>
      <w:r>
        <w:rPr>
          <w:rStyle w:val="CommentReference"/>
        </w:rPr>
        <w:annotationRef/>
      </w:r>
      <w:r w:rsidRPr="00364D0F">
        <w:rPr>
          <w:lang w:val="en-US"/>
        </w:rPr>
        <w:t xml:space="preserve">One general comment up-front: I noticed that here and in the </w:t>
      </w:r>
      <w:proofErr w:type="gramStart"/>
      <w:r w:rsidRPr="00364D0F">
        <w:rPr>
          <w:lang w:val="en-US"/>
        </w:rPr>
        <w:t>methods</w:t>
      </w:r>
      <w:proofErr w:type="gramEnd"/>
      <w:r w:rsidRPr="00364D0F">
        <w:rPr>
          <w:lang w:val="en-US"/>
        </w:rPr>
        <w:t xml:space="preserve">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w:t>
      </w:r>
      <w:proofErr w:type="gramStart"/>
      <w:r w:rsidRPr="00364D0F">
        <w:rPr>
          <w:lang w:val="en-US"/>
        </w:rPr>
        <w:t>differently-sized</w:t>
      </w:r>
      <w:proofErr w:type="gramEnd"/>
      <w:r w:rsidRPr="00364D0F">
        <w:rPr>
          <w:lang w:val="en-US"/>
        </w:rPr>
        <w:t xml:space="preserve"> individuals</w:t>
      </w:r>
    </w:p>
    <w:p w14:paraId="72109CDF" w14:textId="1352C75D" w:rsidR="00EF2408" w:rsidRPr="00364D0F" w:rsidRDefault="00EF2408">
      <w:pPr>
        <w:pStyle w:val="CommentText"/>
        <w:rPr>
          <w:lang w:val="en-US"/>
        </w:rPr>
      </w:pPr>
      <w:r w:rsidRPr="00364D0F">
        <w:rPr>
          <w:lang w:val="en-US"/>
        </w:rPr>
        <w:t xml:space="preserve">  </w:t>
      </w:r>
    </w:p>
  </w:comment>
  <w:comment w:id="64" w:author="Jan Ohlberger" w:date="2019-09-19T15:57:00Z" w:initials="Ca">
    <w:p w14:paraId="013F13AB" w14:textId="7DC07F32" w:rsidR="00EF2408" w:rsidRPr="00364D0F" w:rsidRDefault="00EF2408">
      <w:pPr>
        <w:pStyle w:val="CommentText"/>
        <w:rPr>
          <w:lang w:val="en-US"/>
        </w:rPr>
      </w:pPr>
      <w:r>
        <w:rPr>
          <w:rStyle w:val="CommentReference"/>
        </w:rPr>
        <w:annotationRef/>
      </w:r>
      <w:r w:rsidRPr="00364D0F">
        <w:rPr>
          <w:lang w:val="en-US"/>
        </w:rPr>
        <w:t xml:space="preserve">Switch order. First the main and then the secondary effect </w:t>
      </w:r>
    </w:p>
  </w:comment>
  <w:comment w:id="69" w:author="Jan Ohlberger" w:date="2019-09-19T15:59:00Z" w:initials="Ca">
    <w:p w14:paraId="1A942621" w14:textId="77777777" w:rsidR="00EF2408" w:rsidRPr="00364D0F" w:rsidRDefault="00EF2408" w:rsidP="00395BB2">
      <w:pPr>
        <w:pStyle w:val="CommentText"/>
        <w:rPr>
          <w:lang w:val="en-US"/>
        </w:rPr>
      </w:pPr>
      <w:r>
        <w:rPr>
          <w:rStyle w:val="CommentReference"/>
        </w:rPr>
        <w:annotationRef/>
      </w:r>
      <w:r w:rsidRPr="00364D0F">
        <w:rPr>
          <w:lang w:val="en-US"/>
        </w:rPr>
        <w:t xml:space="preserve">I’d rather write to say that “smaller individuals will more likely benefit from warming environmental temperatures in terms of growth compared to larger individuals.” (In reality it depends on currently experienced temperatures, thermal heterogeneity in the environment, ontogenetic habitat shifts, and all that ecological complexity. BUT: if experienced environmental temperatures are sub-optimal (as is generally the case), continuous warming means that large individuals suffer first in terms of reduced growth – or small individuals can capitalize on higher temperatures </w:t>
      </w:r>
    </w:p>
    <w:p w14:paraId="692AD605" w14:textId="19A847C6" w:rsidR="00EF2408" w:rsidRPr="00364D0F" w:rsidRDefault="00EF2408" w:rsidP="00395BB2">
      <w:pPr>
        <w:pStyle w:val="CommentText"/>
        <w:rPr>
          <w:lang w:val="en-US"/>
        </w:rPr>
      </w:pPr>
      <w:r w:rsidRPr="00364D0F">
        <w:rPr>
          <w:lang w:val="en-US"/>
        </w:rPr>
        <w:t>(optimal mean habitat temperature is below the optimal temperature for growth to buffer against adverse effect of high extremes due to variation in temperature – hence more so for temperate compared to tropical species)</w:t>
      </w:r>
    </w:p>
  </w:comment>
  <w:comment w:id="70" w:author="Jan Ohlberger" w:date="2019-09-19T16:20:00Z" w:initials="Ca">
    <w:p w14:paraId="089FCBED" w14:textId="3B344F59" w:rsidR="00EF2408" w:rsidRPr="00364D0F" w:rsidRDefault="00EF2408">
      <w:pPr>
        <w:pStyle w:val="CommentText"/>
        <w:rPr>
          <w:lang w:val="en-US"/>
        </w:rPr>
      </w:pPr>
      <w:r>
        <w:rPr>
          <w:rStyle w:val="CommentReference"/>
        </w:rPr>
        <w:annotationRef/>
      </w:r>
      <w:r w:rsidRPr="00364D0F">
        <w:rPr>
          <w:lang w:val="en-US"/>
        </w:rPr>
        <w:t xml:space="preserve">Also: studies have found that growth rate and other life-history traits, but not asymptotic size, vary systematically across latitudinal gradients (e.g. </w:t>
      </w:r>
      <w:proofErr w:type="spellStart"/>
      <w:r w:rsidRPr="00364D0F">
        <w:rPr>
          <w:lang w:val="en-US"/>
        </w:rPr>
        <w:t>Heibo</w:t>
      </w:r>
      <w:proofErr w:type="spellEnd"/>
      <w:r w:rsidRPr="00364D0F">
        <w:rPr>
          <w:lang w:val="en-US"/>
        </w:rPr>
        <w:t xml:space="preserve"> et al. 2005 Ecology)</w:t>
      </w:r>
    </w:p>
  </w:comment>
  <w:comment w:id="71" w:author="Jan Ohlberger" w:date="2019-09-19T16:29:00Z" w:initials="Ca">
    <w:p w14:paraId="60D4DBC0" w14:textId="096EA829" w:rsidR="00EF2408" w:rsidRPr="00364D0F" w:rsidRDefault="00EF2408">
      <w:pPr>
        <w:pStyle w:val="CommentText"/>
        <w:rPr>
          <w:lang w:val="en-US"/>
        </w:rPr>
      </w:pPr>
      <w:r>
        <w:rPr>
          <w:rStyle w:val="CommentReference"/>
        </w:rPr>
        <w:annotationRef/>
      </w:r>
      <w:r w:rsidRPr="00364D0F">
        <w:rPr>
          <w:lang w:val="en-US"/>
        </w:rPr>
        <w:t xml:space="preserve">I’d rather say: factors not related to temperature may contribute to life-history evolution and related changes in </w:t>
      </w:r>
      <w:proofErr w:type="spellStart"/>
      <w:r w:rsidRPr="00364D0F">
        <w:rPr>
          <w:lang w:val="en-US"/>
        </w:rPr>
        <w:t>L_inf</w:t>
      </w:r>
      <w:proofErr w:type="spellEnd"/>
      <w:r w:rsidRPr="00364D0F">
        <w:rPr>
          <w:lang w:val="en-US"/>
        </w:rPr>
        <w:t xml:space="preserve">, specifically related to selection/mortality – e.g. fishing  </w:t>
      </w:r>
    </w:p>
  </w:comment>
  <w:comment w:id="72" w:author="Jan Ohlberger" w:date="2019-09-19T16:32:00Z" w:initials="Ca">
    <w:p w14:paraId="0EB4514D" w14:textId="65B13B42" w:rsidR="00EF2408" w:rsidRPr="00364D0F" w:rsidRDefault="00EF2408">
      <w:pPr>
        <w:pStyle w:val="CommentText"/>
        <w:rPr>
          <w:lang w:val="en-US"/>
        </w:rPr>
      </w:pPr>
      <w:r>
        <w:rPr>
          <w:rStyle w:val="CommentReference"/>
        </w:rPr>
        <w:annotationRef/>
      </w:r>
      <w:r w:rsidRPr="00364D0F">
        <w:rPr>
          <w:lang w:val="en-US"/>
        </w:rPr>
        <w:t>I think that is what papers such as Kozlowski et al. 2004; van der Have &amp; de Jong 1996 would claim though… maybe rephrase?</w:t>
      </w:r>
    </w:p>
  </w:comment>
  <w:comment w:id="73" w:author="Jan Ohlberger" w:date="2019-09-19T16:39:00Z" w:initials="Ca">
    <w:p w14:paraId="4B6B6B7C" w14:textId="2A810477" w:rsidR="00EF2408" w:rsidRPr="00364D0F" w:rsidRDefault="00EF2408">
      <w:pPr>
        <w:pStyle w:val="CommentText"/>
        <w:rPr>
          <w:lang w:val="en-US"/>
        </w:rPr>
      </w:pPr>
      <w:r>
        <w:rPr>
          <w:rStyle w:val="CommentReference"/>
        </w:rPr>
        <w:annotationRef/>
      </w:r>
      <w:r w:rsidRPr="00364D0F">
        <w:rPr>
          <w:lang w:val="en-US"/>
        </w:rPr>
        <w:t xml:space="preserve">There is a lot of rather casual discussion of various aspects in this paragraph that I think we could cut in length… </w:t>
      </w:r>
    </w:p>
  </w:comment>
  <w:comment w:id="74" w:author="Jan Ohlberger" w:date="2019-09-19T16:47:00Z" w:initials="Ca">
    <w:p w14:paraId="11CB5E85" w14:textId="2F301961" w:rsidR="00EF2408" w:rsidRPr="00364D0F" w:rsidRDefault="00EF2408">
      <w:pPr>
        <w:pStyle w:val="CommentText"/>
        <w:rPr>
          <w:lang w:val="en-US"/>
        </w:rPr>
      </w:pPr>
      <w:r>
        <w:rPr>
          <w:rStyle w:val="CommentReference"/>
        </w:rPr>
        <w:annotationRef/>
      </w:r>
      <w:r w:rsidRPr="00364D0F">
        <w:rPr>
          <w:lang w:val="en-US"/>
        </w:rPr>
        <w:t>Yes – need some more here to continue this discussion</w:t>
      </w:r>
    </w:p>
  </w:comment>
  <w:comment w:id="75" w:author="Max Lindmark [2]" w:date="2019-09-17T21:13:00Z" w:initials="ML">
    <w:p w14:paraId="04ED075A" w14:textId="1486737E" w:rsidR="00EF2408" w:rsidRPr="00364D0F" w:rsidRDefault="00EF2408">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1"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2E930B" w15:done="0"/>
  <w15:commentEx w15:paraId="5020AA7E" w15:done="0"/>
  <w15:commentEx w15:paraId="37F8EE52" w15:done="0"/>
  <w15:commentEx w15:paraId="4A0D47CC" w15:done="0"/>
  <w15:commentEx w15:paraId="7B58BC02" w15:done="0"/>
  <w15:commentEx w15:paraId="364F88AF" w15:done="0"/>
  <w15:commentEx w15:paraId="39776E82" w15:done="0"/>
  <w15:commentEx w15:paraId="4C812DC5" w15:done="0"/>
  <w15:commentEx w15:paraId="592EED70" w15:done="0"/>
  <w15:commentEx w15:paraId="1AE65EC8" w15:done="0"/>
  <w15:commentEx w15:paraId="2CB4CE1C" w15:done="0"/>
  <w15:commentEx w15:paraId="0B0F318E" w15:done="0"/>
  <w15:commentEx w15:paraId="06FF43E1" w15:done="0"/>
  <w15:commentEx w15:paraId="3255B3CC" w15:done="0"/>
  <w15:commentEx w15:paraId="6EBAF6C0" w15:done="0"/>
  <w15:commentEx w15:paraId="1A476B32" w15:done="0"/>
  <w15:commentEx w15:paraId="0D585D5C" w15:done="0"/>
  <w15:commentEx w15:paraId="120253B0" w15:done="0"/>
  <w15:commentEx w15:paraId="7E51426D" w15:done="0"/>
  <w15:commentEx w15:paraId="41AC953D" w15:done="0"/>
  <w15:commentEx w15:paraId="372CBD9D" w15:paraIdParent="41AC953D" w15:done="0"/>
  <w15:commentEx w15:paraId="4A72EE3A" w15:done="0"/>
  <w15:commentEx w15:paraId="3629F7C5" w15:done="0"/>
  <w15:commentEx w15:paraId="03130C19" w15:paraIdParent="3629F7C5" w15:done="0"/>
  <w15:commentEx w15:paraId="0CC3D228" w15:done="0"/>
  <w15:commentEx w15:paraId="4F620F6A" w15:done="0"/>
  <w15:commentEx w15:paraId="7FF63FE5" w15:done="0"/>
  <w15:commentEx w15:paraId="24FE226A" w15:done="0"/>
  <w15:commentEx w15:paraId="447AF77A" w15:paraIdParent="24FE226A" w15:done="0"/>
  <w15:commentEx w15:paraId="3C74DB49" w15:done="0"/>
  <w15:commentEx w15:paraId="6A0D62CC" w15:done="0"/>
  <w15:commentEx w15:paraId="1E941FCD" w15:done="0"/>
  <w15:commentEx w15:paraId="19D70204" w15:done="0"/>
  <w15:commentEx w15:paraId="6E4116FD" w15:paraIdParent="19D70204" w15:done="0"/>
  <w15:commentEx w15:paraId="521BEB8F" w15:paraIdParent="19D70204" w15:done="0"/>
  <w15:commentEx w15:paraId="15B916F0" w15:done="0"/>
  <w15:commentEx w15:paraId="2623985C" w15:done="0"/>
  <w15:commentEx w15:paraId="59FD3B5A" w15:done="0"/>
  <w15:commentEx w15:paraId="6E990F83" w15:done="0"/>
  <w15:commentEx w15:paraId="00F4FAB9" w15:done="0"/>
  <w15:commentEx w15:paraId="77A8DA39" w15:done="0"/>
  <w15:commentEx w15:paraId="068A41AD" w15:done="0"/>
  <w15:commentEx w15:paraId="0DBEA1F6" w15:done="0"/>
  <w15:commentEx w15:paraId="0581BD2D" w15:done="0"/>
  <w15:commentEx w15:paraId="24A35C28" w15:done="0"/>
  <w15:commentEx w15:paraId="303ED2F3" w15:done="0"/>
  <w15:commentEx w15:paraId="752F73BD" w15:paraIdParent="303ED2F3" w15:done="0"/>
  <w15:commentEx w15:paraId="38781418" w15:paraIdParent="303ED2F3" w15:done="0"/>
  <w15:commentEx w15:paraId="71A7AF10" w15:paraIdParent="303ED2F3" w15:done="0"/>
  <w15:commentEx w15:paraId="2AA9137A" w15:done="0"/>
  <w15:commentEx w15:paraId="6AD9CD7D" w15:done="0"/>
  <w15:commentEx w15:paraId="40AD3091" w15:paraIdParent="6AD9CD7D" w15:done="0"/>
  <w15:commentEx w15:paraId="67060102" w15:done="0"/>
  <w15:commentEx w15:paraId="6C618E0E" w15:paraIdParent="67060102" w15:done="0"/>
  <w15:commentEx w15:paraId="7593913D" w15:done="0"/>
  <w15:commentEx w15:paraId="3937CF91" w15:done="0"/>
  <w15:commentEx w15:paraId="2D22B1A3" w15:paraIdParent="3937CF91" w15:done="0"/>
  <w15:commentEx w15:paraId="72109CDF" w15:done="0"/>
  <w15:commentEx w15:paraId="013F13AB" w15:done="0"/>
  <w15:commentEx w15:paraId="692AD605" w15:done="0"/>
  <w15:commentEx w15:paraId="089FCBED" w15:done="0"/>
  <w15:commentEx w15:paraId="60D4DBC0" w15:done="0"/>
  <w15:commentEx w15:paraId="0EB4514D" w15:done="0"/>
  <w15:commentEx w15:paraId="4B6B6B7C" w15:done="0"/>
  <w15:commentEx w15:paraId="11CB5E85"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2E930B" w16cid:durableId="21BED337"/>
  <w16cid:commentId w16cid:paraId="5020AA7E" w16cid:durableId="212DDBAA"/>
  <w16cid:commentId w16cid:paraId="37F8EE52" w16cid:durableId="212DDC19"/>
  <w16cid:commentId w16cid:paraId="4A0D47CC" w16cid:durableId="212DDC3C"/>
  <w16cid:commentId w16cid:paraId="7B58BC02" w16cid:durableId="212DD5A0"/>
  <w16cid:commentId w16cid:paraId="364F88AF" w16cid:durableId="212DDE9A"/>
  <w16cid:commentId w16cid:paraId="39776E82" w16cid:durableId="212DDDCF"/>
  <w16cid:commentId w16cid:paraId="4C812DC5" w16cid:durableId="212DE2DC"/>
  <w16cid:commentId w16cid:paraId="592EED70" w16cid:durableId="212DE372"/>
  <w16cid:commentId w16cid:paraId="1AE65EC8" w16cid:durableId="212DE39B"/>
  <w16cid:commentId w16cid:paraId="2CB4CE1C" w16cid:durableId="212DE8FF"/>
  <w16cid:commentId w16cid:paraId="0B0F318E" w16cid:durableId="212DE979"/>
  <w16cid:commentId w16cid:paraId="06FF43E1" w16cid:durableId="212DEA12"/>
  <w16cid:commentId w16cid:paraId="3255B3CC" w16cid:durableId="212DEA3F"/>
  <w16cid:commentId w16cid:paraId="6EBAF6C0" w16cid:durableId="212DEA8B"/>
  <w16cid:commentId w16cid:paraId="1A476B32" w16cid:durableId="212DEABE"/>
  <w16cid:commentId w16cid:paraId="0D585D5C" w16cid:durableId="21A11438"/>
  <w16cid:commentId w16cid:paraId="120253B0" w16cid:durableId="219E347E"/>
  <w16cid:commentId w16cid:paraId="7E51426D" w16cid:durableId="21A1145D"/>
  <w16cid:commentId w16cid:paraId="41AC953D" w16cid:durableId="219E3480"/>
  <w16cid:commentId w16cid:paraId="372CBD9D" w16cid:durableId="21A115BF"/>
  <w16cid:commentId w16cid:paraId="4A72EE3A" w16cid:durableId="21990C71"/>
  <w16cid:commentId w16cid:paraId="3629F7C5" w16cid:durableId="219E3485"/>
  <w16cid:commentId w16cid:paraId="03130C19" w16cid:durableId="21A320BA"/>
  <w16cid:commentId w16cid:paraId="0CC3D228" w16cid:durableId="21A320F6"/>
  <w16cid:commentId w16cid:paraId="4F620F6A" w16cid:durableId="219E3486"/>
  <w16cid:commentId w16cid:paraId="7FF63FE5" w16cid:durableId="219E3487"/>
  <w16cid:commentId w16cid:paraId="24FE226A" w16cid:durableId="21A11884"/>
  <w16cid:commentId w16cid:paraId="447AF77A" w16cid:durableId="21A32175"/>
  <w16cid:commentId w16cid:paraId="3C74DB49" w16cid:durableId="219E3489"/>
  <w16cid:commentId w16cid:paraId="6A0D62CC" w16cid:durableId="219E348A"/>
  <w16cid:commentId w16cid:paraId="1E941FCD" w16cid:durableId="21A3225A"/>
  <w16cid:commentId w16cid:paraId="19D70204" w16cid:durableId="219936E4"/>
  <w16cid:commentId w16cid:paraId="6E4116FD" w16cid:durableId="219E348C"/>
  <w16cid:commentId w16cid:paraId="521BEB8F" w16cid:durableId="21A11A13"/>
  <w16cid:commentId w16cid:paraId="15B916F0" w16cid:durableId="2199186F"/>
  <w16cid:commentId w16cid:paraId="2623985C" w16cid:durableId="219E3492"/>
  <w16cid:commentId w16cid:paraId="59FD3B5A" w16cid:durableId="21C01683"/>
  <w16cid:commentId w16cid:paraId="6E990F83" w16cid:durableId="219E3497"/>
  <w16cid:commentId w16cid:paraId="00F4FAB9" w16cid:durableId="219E3498"/>
  <w16cid:commentId w16cid:paraId="77A8DA39" w16cid:durableId="21C05ACF"/>
  <w16cid:commentId w16cid:paraId="068A41AD" w16cid:durableId="21C00B85"/>
  <w16cid:commentId w16cid:paraId="0DBEA1F6" w16cid:durableId="212DFFA6"/>
  <w16cid:commentId w16cid:paraId="0581BD2D" w16cid:durableId="212E00E8"/>
  <w16cid:commentId w16cid:paraId="24A35C28" w16cid:durableId="212E0168"/>
  <w16cid:commentId w16cid:paraId="303ED2F3" w16cid:durableId="219E34AC"/>
  <w16cid:commentId w16cid:paraId="752F73BD" w16cid:durableId="21A123DD"/>
  <w16cid:commentId w16cid:paraId="38781418" w16cid:durableId="21A32A5B"/>
  <w16cid:commentId w16cid:paraId="71A7AF10" w16cid:durableId="21A35781"/>
  <w16cid:commentId w16cid:paraId="2AA9137A" w16cid:durableId="21BF3C95"/>
  <w16cid:commentId w16cid:paraId="6AD9CD7D" w16cid:durableId="219E34B1"/>
  <w16cid:commentId w16cid:paraId="40AD3091" w16cid:durableId="21A33048"/>
  <w16cid:commentId w16cid:paraId="67060102" w16cid:durableId="219E34B3"/>
  <w16cid:commentId w16cid:paraId="6C618E0E" w16cid:durableId="21A33373"/>
  <w16cid:commentId w16cid:paraId="7593913D" w16cid:durableId="21A3339C"/>
  <w16cid:commentId w16cid:paraId="3937CF91" w16cid:durableId="219E34B4"/>
  <w16cid:commentId w16cid:paraId="2D22B1A3" w16cid:durableId="21A333B0"/>
  <w16cid:commentId w16cid:paraId="72109CDF" w16cid:durableId="2133033C"/>
  <w16cid:commentId w16cid:paraId="013F13AB" w16cid:durableId="212E23F3"/>
  <w16cid:commentId w16cid:paraId="692AD605" w16cid:durableId="212E246A"/>
  <w16cid:commentId w16cid:paraId="089FCBED" w16cid:durableId="212E2968"/>
  <w16cid:commentId w16cid:paraId="60D4DBC0" w16cid:durableId="212E2B5B"/>
  <w16cid:commentId w16cid:paraId="0EB4514D" w16cid:durableId="212E2C31"/>
  <w16cid:commentId w16cid:paraId="4B6B6B7C" w16cid:durableId="212E2DAA"/>
  <w16cid:commentId w16cid:paraId="11CB5E85" w16cid:durableId="212E2F8D"/>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B95AA5" w14:textId="77777777" w:rsidR="00FB5E0F" w:rsidRDefault="00FB5E0F" w:rsidP="00B65B3A">
      <w:r>
        <w:separator/>
      </w:r>
    </w:p>
    <w:p w14:paraId="0BD74C14" w14:textId="77777777" w:rsidR="00FB5E0F" w:rsidRDefault="00FB5E0F"/>
  </w:endnote>
  <w:endnote w:type="continuationSeparator" w:id="0">
    <w:p w14:paraId="37B1BDB9" w14:textId="77777777" w:rsidR="00FB5E0F" w:rsidRDefault="00FB5E0F" w:rsidP="00B65B3A">
      <w:r>
        <w:continuationSeparator/>
      </w:r>
    </w:p>
    <w:p w14:paraId="38C8298A" w14:textId="77777777" w:rsidR="00FB5E0F" w:rsidRDefault="00FB5E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C97D2" w14:textId="77777777" w:rsidR="00FB5E0F" w:rsidRDefault="00FB5E0F" w:rsidP="00B65B3A">
      <w:r>
        <w:separator/>
      </w:r>
    </w:p>
  </w:footnote>
  <w:footnote w:type="continuationSeparator" w:id="0">
    <w:p w14:paraId="0B66620A" w14:textId="77777777" w:rsidR="00FB5E0F" w:rsidRDefault="00FB5E0F"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EF2408" w:rsidRDefault="00EF2408" w:rsidP="00B65B3A">
    <w:pPr>
      <w:pStyle w:val="Header"/>
      <w:spacing w:before="240" w:after="276"/>
    </w:pPr>
  </w:p>
  <w:p w14:paraId="3F805A8E" w14:textId="77777777" w:rsidR="00EF2408" w:rsidRDefault="00EF2408" w:rsidP="00B65B3A">
    <w:pPr>
      <w:spacing w:after="276"/>
    </w:pPr>
  </w:p>
  <w:p w14:paraId="3A1ECCFB" w14:textId="77777777" w:rsidR="00EF2408" w:rsidRDefault="00EF2408"/>
  <w:p w14:paraId="4AAA9964" w14:textId="77777777" w:rsidR="00EF2408" w:rsidRDefault="00EF240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EF2408" w:rsidRPr="00B30794" w:rsidRDefault="00EF2408"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5"/>
  </w:num>
  <w:num w:numId="2">
    <w:abstractNumId w:val="22"/>
  </w:num>
  <w:num w:numId="3">
    <w:abstractNumId w:val="0"/>
  </w:num>
  <w:num w:numId="4">
    <w:abstractNumId w:val="1"/>
  </w:num>
  <w:num w:numId="5">
    <w:abstractNumId w:val="11"/>
  </w:num>
  <w:num w:numId="6">
    <w:abstractNumId w:val="28"/>
  </w:num>
  <w:num w:numId="7">
    <w:abstractNumId w:val="31"/>
  </w:num>
  <w:num w:numId="8">
    <w:abstractNumId w:val="4"/>
  </w:num>
  <w:num w:numId="9">
    <w:abstractNumId w:val="23"/>
  </w:num>
  <w:num w:numId="10">
    <w:abstractNumId w:val="26"/>
  </w:num>
  <w:num w:numId="11">
    <w:abstractNumId w:val="30"/>
  </w:num>
  <w:num w:numId="12">
    <w:abstractNumId w:val="3"/>
  </w:num>
  <w:num w:numId="13">
    <w:abstractNumId w:val="27"/>
  </w:num>
  <w:num w:numId="14">
    <w:abstractNumId w:val="9"/>
  </w:num>
  <w:num w:numId="15">
    <w:abstractNumId w:val="14"/>
  </w:num>
  <w:num w:numId="16">
    <w:abstractNumId w:val="24"/>
  </w:num>
  <w:num w:numId="17">
    <w:abstractNumId w:val="21"/>
  </w:num>
  <w:num w:numId="18">
    <w:abstractNumId w:val="10"/>
  </w:num>
  <w:num w:numId="19">
    <w:abstractNumId w:val="29"/>
  </w:num>
  <w:num w:numId="20">
    <w:abstractNumId w:val="6"/>
  </w:num>
  <w:num w:numId="21">
    <w:abstractNumId w:val="18"/>
  </w:num>
  <w:num w:numId="22">
    <w:abstractNumId w:val="8"/>
  </w:num>
  <w:num w:numId="23">
    <w:abstractNumId w:val="19"/>
  </w:num>
  <w:num w:numId="24">
    <w:abstractNumId w:val="17"/>
  </w:num>
  <w:num w:numId="25">
    <w:abstractNumId w:val="20"/>
  </w:num>
  <w:num w:numId="26">
    <w:abstractNumId w:val="25"/>
  </w:num>
  <w:num w:numId="27">
    <w:abstractNumId w:val="7"/>
  </w:num>
  <w:num w:numId="28">
    <w:abstractNumId w:val="13"/>
  </w:num>
  <w:num w:numId="29">
    <w:abstractNumId w:val="5"/>
  </w:num>
  <w:num w:numId="30">
    <w:abstractNumId w:val="16"/>
  </w:num>
  <w:num w:numId="31">
    <w:abstractNumId w:val="12"/>
  </w:num>
  <w:num w:numId="3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Jan Ohlberger">
    <w15:presenceInfo w15:providerId="None" w15:userId="Jan Ohlberger"/>
  </w15:person>
  <w15:person w15:author="Max Lindmark [2]">
    <w15:presenceInfo w15:providerId="AD" w15:userId="S-1-5-21-1060284298-1343024091-682003330-142419"/>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revisionView w:formatting="0" w:inkAnnotation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2A07"/>
    <w:rsid w:val="00002EF2"/>
    <w:rsid w:val="000033A2"/>
    <w:rsid w:val="000034A8"/>
    <w:rsid w:val="0000401C"/>
    <w:rsid w:val="000046C3"/>
    <w:rsid w:val="00004A88"/>
    <w:rsid w:val="00004E6F"/>
    <w:rsid w:val="00005029"/>
    <w:rsid w:val="0000510E"/>
    <w:rsid w:val="0000521B"/>
    <w:rsid w:val="00007044"/>
    <w:rsid w:val="000072CE"/>
    <w:rsid w:val="00007318"/>
    <w:rsid w:val="000075A9"/>
    <w:rsid w:val="00007DC2"/>
    <w:rsid w:val="000104E9"/>
    <w:rsid w:val="00010628"/>
    <w:rsid w:val="000107CF"/>
    <w:rsid w:val="00010DA1"/>
    <w:rsid w:val="00011ACC"/>
    <w:rsid w:val="00011C80"/>
    <w:rsid w:val="00012B53"/>
    <w:rsid w:val="00012D37"/>
    <w:rsid w:val="00012D53"/>
    <w:rsid w:val="00012DA1"/>
    <w:rsid w:val="000167B5"/>
    <w:rsid w:val="00016F9F"/>
    <w:rsid w:val="00017F5C"/>
    <w:rsid w:val="00020B0E"/>
    <w:rsid w:val="00020F8B"/>
    <w:rsid w:val="00022867"/>
    <w:rsid w:val="0002287F"/>
    <w:rsid w:val="00023756"/>
    <w:rsid w:val="00023A32"/>
    <w:rsid w:val="00023ED3"/>
    <w:rsid w:val="00024527"/>
    <w:rsid w:val="00024B8D"/>
    <w:rsid w:val="0002507D"/>
    <w:rsid w:val="00025FFC"/>
    <w:rsid w:val="0002605E"/>
    <w:rsid w:val="0002642F"/>
    <w:rsid w:val="00027BB6"/>
    <w:rsid w:val="00030166"/>
    <w:rsid w:val="000302A8"/>
    <w:rsid w:val="000303B0"/>
    <w:rsid w:val="000308A8"/>
    <w:rsid w:val="0003125C"/>
    <w:rsid w:val="000316E7"/>
    <w:rsid w:val="0003251A"/>
    <w:rsid w:val="00032D82"/>
    <w:rsid w:val="00032FB8"/>
    <w:rsid w:val="0003321A"/>
    <w:rsid w:val="0003325E"/>
    <w:rsid w:val="00033627"/>
    <w:rsid w:val="0003404E"/>
    <w:rsid w:val="00034317"/>
    <w:rsid w:val="00034D06"/>
    <w:rsid w:val="00035088"/>
    <w:rsid w:val="000351A2"/>
    <w:rsid w:val="00035FE5"/>
    <w:rsid w:val="00036117"/>
    <w:rsid w:val="00036CE3"/>
    <w:rsid w:val="0003742D"/>
    <w:rsid w:val="0004083A"/>
    <w:rsid w:val="00040B96"/>
    <w:rsid w:val="00040DE3"/>
    <w:rsid w:val="00040FF1"/>
    <w:rsid w:val="000422A4"/>
    <w:rsid w:val="00042B4D"/>
    <w:rsid w:val="0004393B"/>
    <w:rsid w:val="00044449"/>
    <w:rsid w:val="0004466F"/>
    <w:rsid w:val="00047601"/>
    <w:rsid w:val="00047884"/>
    <w:rsid w:val="00047BFA"/>
    <w:rsid w:val="00050108"/>
    <w:rsid w:val="000504D8"/>
    <w:rsid w:val="00050A2A"/>
    <w:rsid w:val="00051355"/>
    <w:rsid w:val="0005173A"/>
    <w:rsid w:val="0005195A"/>
    <w:rsid w:val="000528C4"/>
    <w:rsid w:val="00052C06"/>
    <w:rsid w:val="00052FF8"/>
    <w:rsid w:val="00053007"/>
    <w:rsid w:val="000536F3"/>
    <w:rsid w:val="00053BB3"/>
    <w:rsid w:val="00053D07"/>
    <w:rsid w:val="00053E90"/>
    <w:rsid w:val="00053FDC"/>
    <w:rsid w:val="000562F8"/>
    <w:rsid w:val="00056B0A"/>
    <w:rsid w:val="00056C4C"/>
    <w:rsid w:val="00057BB6"/>
    <w:rsid w:val="000601AF"/>
    <w:rsid w:val="000608D1"/>
    <w:rsid w:val="00060B95"/>
    <w:rsid w:val="00060EA7"/>
    <w:rsid w:val="00061004"/>
    <w:rsid w:val="000617D9"/>
    <w:rsid w:val="00061B06"/>
    <w:rsid w:val="00062CB9"/>
    <w:rsid w:val="00064041"/>
    <w:rsid w:val="00065F0E"/>
    <w:rsid w:val="000660DD"/>
    <w:rsid w:val="00066D43"/>
    <w:rsid w:val="000675AB"/>
    <w:rsid w:val="00067956"/>
    <w:rsid w:val="000701C1"/>
    <w:rsid w:val="00070A75"/>
    <w:rsid w:val="00070BEF"/>
    <w:rsid w:val="000713BC"/>
    <w:rsid w:val="00071BC3"/>
    <w:rsid w:val="00072330"/>
    <w:rsid w:val="00072708"/>
    <w:rsid w:val="00073460"/>
    <w:rsid w:val="000744A2"/>
    <w:rsid w:val="00074FB8"/>
    <w:rsid w:val="000753AA"/>
    <w:rsid w:val="0007559F"/>
    <w:rsid w:val="000761CA"/>
    <w:rsid w:val="00077527"/>
    <w:rsid w:val="00080146"/>
    <w:rsid w:val="00080241"/>
    <w:rsid w:val="000819F0"/>
    <w:rsid w:val="00081DBA"/>
    <w:rsid w:val="0008221C"/>
    <w:rsid w:val="000840CC"/>
    <w:rsid w:val="000842E7"/>
    <w:rsid w:val="0008543A"/>
    <w:rsid w:val="00085FE5"/>
    <w:rsid w:val="00086451"/>
    <w:rsid w:val="00090C12"/>
    <w:rsid w:val="00091C22"/>
    <w:rsid w:val="00092202"/>
    <w:rsid w:val="000934B6"/>
    <w:rsid w:val="00093BE6"/>
    <w:rsid w:val="00093BEB"/>
    <w:rsid w:val="00094621"/>
    <w:rsid w:val="00094EC0"/>
    <w:rsid w:val="000A04E8"/>
    <w:rsid w:val="000A0C20"/>
    <w:rsid w:val="000A2161"/>
    <w:rsid w:val="000A2AA8"/>
    <w:rsid w:val="000A44E7"/>
    <w:rsid w:val="000A49C5"/>
    <w:rsid w:val="000A5299"/>
    <w:rsid w:val="000A629C"/>
    <w:rsid w:val="000A6BA2"/>
    <w:rsid w:val="000A6FAD"/>
    <w:rsid w:val="000A7055"/>
    <w:rsid w:val="000A7FAD"/>
    <w:rsid w:val="000B069D"/>
    <w:rsid w:val="000B0ED6"/>
    <w:rsid w:val="000B0EEB"/>
    <w:rsid w:val="000B1740"/>
    <w:rsid w:val="000B1B03"/>
    <w:rsid w:val="000B225A"/>
    <w:rsid w:val="000B2612"/>
    <w:rsid w:val="000B3A25"/>
    <w:rsid w:val="000B3EFF"/>
    <w:rsid w:val="000B4B62"/>
    <w:rsid w:val="000B5425"/>
    <w:rsid w:val="000B54CE"/>
    <w:rsid w:val="000B603D"/>
    <w:rsid w:val="000B76C5"/>
    <w:rsid w:val="000B7715"/>
    <w:rsid w:val="000B77D0"/>
    <w:rsid w:val="000C38DB"/>
    <w:rsid w:val="000C3C6A"/>
    <w:rsid w:val="000C3CF2"/>
    <w:rsid w:val="000C3DC7"/>
    <w:rsid w:val="000C40E1"/>
    <w:rsid w:val="000C44CC"/>
    <w:rsid w:val="000C4658"/>
    <w:rsid w:val="000C4B79"/>
    <w:rsid w:val="000C50AA"/>
    <w:rsid w:val="000C5410"/>
    <w:rsid w:val="000C5448"/>
    <w:rsid w:val="000C5880"/>
    <w:rsid w:val="000C6247"/>
    <w:rsid w:val="000C6769"/>
    <w:rsid w:val="000C7461"/>
    <w:rsid w:val="000C7497"/>
    <w:rsid w:val="000C7A32"/>
    <w:rsid w:val="000C7A71"/>
    <w:rsid w:val="000C7FA5"/>
    <w:rsid w:val="000D02E4"/>
    <w:rsid w:val="000D08AB"/>
    <w:rsid w:val="000D08B8"/>
    <w:rsid w:val="000D0A86"/>
    <w:rsid w:val="000D0F0A"/>
    <w:rsid w:val="000D0FE3"/>
    <w:rsid w:val="000D1971"/>
    <w:rsid w:val="000D328D"/>
    <w:rsid w:val="000D3E8F"/>
    <w:rsid w:val="000D4585"/>
    <w:rsid w:val="000D4AC8"/>
    <w:rsid w:val="000D4E7A"/>
    <w:rsid w:val="000D5251"/>
    <w:rsid w:val="000D52E8"/>
    <w:rsid w:val="000D5FD0"/>
    <w:rsid w:val="000D683D"/>
    <w:rsid w:val="000D766D"/>
    <w:rsid w:val="000E1122"/>
    <w:rsid w:val="000E1C7F"/>
    <w:rsid w:val="000E1E25"/>
    <w:rsid w:val="000E214D"/>
    <w:rsid w:val="000E2CA3"/>
    <w:rsid w:val="000E4F9E"/>
    <w:rsid w:val="000E556B"/>
    <w:rsid w:val="000E592F"/>
    <w:rsid w:val="000E594F"/>
    <w:rsid w:val="000E5FAF"/>
    <w:rsid w:val="000E7B85"/>
    <w:rsid w:val="000F1792"/>
    <w:rsid w:val="000F2074"/>
    <w:rsid w:val="000F2D52"/>
    <w:rsid w:val="000F37B2"/>
    <w:rsid w:val="000F3D32"/>
    <w:rsid w:val="000F44E3"/>
    <w:rsid w:val="000F493A"/>
    <w:rsid w:val="000F545D"/>
    <w:rsid w:val="000F5E03"/>
    <w:rsid w:val="000F5F1B"/>
    <w:rsid w:val="000F68D6"/>
    <w:rsid w:val="000F6B1D"/>
    <w:rsid w:val="000F7111"/>
    <w:rsid w:val="000F7215"/>
    <w:rsid w:val="000F7342"/>
    <w:rsid w:val="000F7533"/>
    <w:rsid w:val="00100F2B"/>
    <w:rsid w:val="001012E9"/>
    <w:rsid w:val="00101EA4"/>
    <w:rsid w:val="00102690"/>
    <w:rsid w:val="00103E5D"/>
    <w:rsid w:val="00103F0F"/>
    <w:rsid w:val="0010406A"/>
    <w:rsid w:val="001041C9"/>
    <w:rsid w:val="00104C13"/>
    <w:rsid w:val="001053FB"/>
    <w:rsid w:val="00106BED"/>
    <w:rsid w:val="00106C68"/>
    <w:rsid w:val="0011053E"/>
    <w:rsid w:val="00110AAA"/>
    <w:rsid w:val="00111320"/>
    <w:rsid w:val="0011159F"/>
    <w:rsid w:val="0011277E"/>
    <w:rsid w:val="00112976"/>
    <w:rsid w:val="00112CDD"/>
    <w:rsid w:val="00112F4F"/>
    <w:rsid w:val="00113EAB"/>
    <w:rsid w:val="00114186"/>
    <w:rsid w:val="00114F8D"/>
    <w:rsid w:val="001152C4"/>
    <w:rsid w:val="0011593B"/>
    <w:rsid w:val="001159DE"/>
    <w:rsid w:val="00116DAB"/>
    <w:rsid w:val="00116E84"/>
    <w:rsid w:val="00116F62"/>
    <w:rsid w:val="00117C19"/>
    <w:rsid w:val="00117C34"/>
    <w:rsid w:val="0012049C"/>
    <w:rsid w:val="001209CD"/>
    <w:rsid w:val="00120C13"/>
    <w:rsid w:val="001210A2"/>
    <w:rsid w:val="001212C9"/>
    <w:rsid w:val="00122CF6"/>
    <w:rsid w:val="00122D15"/>
    <w:rsid w:val="001231E4"/>
    <w:rsid w:val="00123471"/>
    <w:rsid w:val="001236A3"/>
    <w:rsid w:val="0012489B"/>
    <w:rsid w:val="0012511E"/>
    <w:rsid w:val="001255DB"/>
    <w:rsid w:val="00125A25"/>
    <w:rsid w:val="00126A15"/>
    <w:rsid w:val="001272A8"/>
    <w:rsid w:val="0013077C"/>
    <w:rsid w:val="00130AA2"/>
    <w:rsid w:val="0013149F"/>
    <w:rsid w:val="001327F8"/>
    <w:rsid w:val="001337DF"/>
    <w:rsid w:val="001338CE"/>
    <w:rsid w:val="00133EC1"/>
    <w:rsid w:val="001345E1"/>
    <w:rsid w:val="00135626"/>
    <w:rsid w:val="0013635A"/>
    <w:rsid w:val="00136832"/>
    <w:rsid w:val="0013685C"/>
    <w:rsid w:val="00136D7F"/>
    <w:rsid w:val="00136DE7"/>
    <w:rsid w:val="001370E4"/>
    <w:rsid w:val="0013740D"/>
    <w:rsid w:val="00137458"/>
    <w:rsid w:val="00137697"/>
    <w:rsid w:val="00137821"/>
    <w:rsid w:val="00137AD2"/>
    <w:rsid w:val="0014027E"/>
    <w:rsid w:val="001403C1"/>
    <w:rsid w:val="001406CC"/>
    <w:rsid w:val="001414D6"/>
    <w:rsid w:val="00141F81"/>
    <w:rsid w:val="00142E26"/>
    <w:rsid w:val="00143365"/>
    <w:rsid w:val="00144476"/>
    <w:rsid w:val="0014600E"/>
    <w:rsid w:val="001462BE"/>
    <w:rsid w:val="00146FF4"/>
    <w:rsid w:val="001472B6"/>
    <w:rsid w:val="00147F73"/>
    <w:rsid w:val="001514B7"/>
    <w:rsid w:val="001518BB"/>
    <w:rsid w:val="00151967"/>
    <w:rsid w:val="00152176"/>
    <w:rsid w:val="00152C1E"/>
    <w:rsid w:val="00152F16"/>
    <w:rsid w:val="00152FA9"/>
    <w:rsid w:val="00153304"/>
    <w:rsid w:val="00153DAF"/>
    <w:rsid w:val="0015508A"/>
    <w:rsid w:val="001550AE"/>
    <w:rsid w:val="0015577B"/>
    <w:rsid w:val="00156D9D"/>
    <w:rsid w:val="0015731F"/>
    <w:rsid w:val="0015738E"/>
    <w:rsid w:val="001578C1"/>
    <w:rsid w:val="00160584"/>
    <w:rsid w:val="00160E6C"/>
    <w:rsid w:val="0016177D"/>
    <w:rsid w:val="00161B3D"/>
    <w:rsid w:val="001624C7"/>
    <w:rsid w:val="00162F58"/>
    <w:rsid w:val="00163824"/>
    <w:rsid w:val="001648F0"/>
    <w:rsid w:val="00164A22"/>
    <w:rsid w:val="001650B1"/>
    <w:rsid w:val="00165926"/>
    <w:rsid w:val="00165C9A"/>
    <w:rsid w:val="00166273"/>
    <w:rsid w:val="001662D3"/>
    <w:rsid w:val="0016713F"/>
    <w:rsid w:val="00167564"/>
    <w:rsid w:val="00170155"/>
    <w:rsid w:val="00171976"/>
    <w:rsid w:val="00171E94"/>
    <w:rsid w:val="001727D5"/>
    <w:rsid w:val="00172B24"/>
    <w:rsid w:val="00172DE9"/>
    <w:rsid w:val="001733D5"/>
    <w:rsid w:val="00173AC9"/>
    <w:rsid w:val="00173D37"/>
    <w:rsid w:val="001747D2"/>
    <w:rsid w:val="00174E2E"/>
    <w:rsid w:val="00174E96"/>
    <w:rsid w:val="00175467"/>
    <w:rsid w:val="00176E3E"/>
    <w:rsid w:val="00177568"/>
    <w:rsid w:val="00177D54"/>
    <w:rsid w:val="00177E09"/>
    <w:rsid w:val="00180DA2"/>
    <w:rsid w:val="00180FCE"/>
    <w:rsid w:val="0018109A"/>
    <w:rsid w:val="0018156C"/>
    <w:rsid w:val="0018176A"/>
    <w:rsid w:val="0018308E"/>
    <w:rsid w:val="00183531"/>
    <w:rsid w:val="00183AB7"/>
    <w:rsid w:val="0018414B"/>
    <w:rsid w:val="0018483B"/>
    <w:rsid w:val="0018519A"/>
    <w:rsid w:val="001853FB"/>
    <w:rsid w:val="001855A0"/>
    <w:rsid w:val="00186C9B"/>
    <w:rsid w:val="00186D96"/>
    <w:rsid w:val="001879B1"/>
    <w:rsid w:val="00187F5C"/>
    <w:rsid w:val="001908E2"/>
    <w:rsid w:val="00190CF8"/>
    <w:rsid w:val="00191087"/>
    <w:rsid w:val="0019121C"/>
    <w:rsid w:val="001917BB"/>
    <w:rsid w:val="001918D6"/>
    <w:rsid w:val="00191A28"/>
    <w:rsid w:val="00191A2B"/>
    <w:rsid w:val="00192338"/>
    <w:rsid w:val="00193B26"/>
    <w:rsid w:val="001943E0"/>
    <w:rsid w:val="00194BBB"/>
    <w:rsid w:val="00195953"/>
    <w:rsid w:val="00195AB4"/>
    <w:rsid w:val="00195DF3"/>
    <w:rsid w:val="00196B58"/>
    <w:rsid w:val="00197CAD"/>
    <w:rsid w:val="001A04A4"/>
    <w:rsid w:val="001A0833"/>
    <w:rsid w:val="001A16F6"/>
    <w:rsid w:val="001A1EE1"/>
    <w:rsid w:val="001A1F63"/>
    <w:rsid w:val="001A38BC"/>
    <w:rsid w:val="001A47D9"/>
    <w:rsid w:val="001A6B56"/>
    <w:rsid w:val="001A6B7F"/>
    <w:rsid w:val="001B155A"/>
    <w:rsid w:val="001B2428"/>
    <w:rsid w:val="001B307C"/>
    <w:rsid w:val="001B3584"/>
    <w:rsid w:val="001B4C6F"/>
    <w:rsid w:val="001B4E27"/>
    <w:rsid w:val="001B4E53"/>
    <w:rsid w:val="001B5B83"/>
    <w:rsid w:val="001B5E76"/>
    <w:rsid w:val="001B6FC7"/>
    <w:rsid w:val="001B7828"/>
    <w:rsid w:val="001B7899"/>
    <w:rsid w:val="001B7FD8"/>
    <w:rsid w:val="001C002D"/>
    <w:rsid w:val="001C10B4"/>
    <w:rsid w:val="001C2D8B"/>
    <w:rsid w:val="001C3335"/>
    <w:rsid w:val="001C38FF"/>
    <w:rsid w:val="001C42E6"/>
    <w:rsid w:val="001C50E7"/>
    <w:rsid w:val="001C58A8"/>
    <w:rsid w:val="001C5CE5"/>
    <w:rsid w:val="001C68B1"/>
    <w:rsid w:val="001C6B1F"/>
    <w:rsid w:val="001C6C18"/>
    <w:rsid w:val="001C7251"/>
    <w:rsid w:val="001C779C"/>
    <w:rsid w:val="001C78CD"/>
    <w:rsid w:val="001D0634"/>
    <w:rsid w:val="001D0AC5"/>
    <w:rsid w:val="001D173D"/>
    <w:rsid w:val="001D1C47"/>
    <w:rsid w:val="001D1D31"/>
    <w:rsid w:val="001D2934"/>
    <w:rsid w:val="001D2DB0"/>
    <w:rsid w:val="001D2DED"/>
    <w:rsid w:val="001D319C"/>
    <w:rsid w:val="001D3DE1"/>
    <w:rsid w:val="001D4200"/>
    <w:rsid w:val="001D4D29"/>
    <w:rsid w:val="001D70F4"/>
    <w:rsid w:val="001D77BD"/>
    <w:rsid w:val="001E0138"/>
    <w:rsid w:val="001E0C17"/>
    <w:rsid w:val="001E13F3"/>
    <w:rsid w:val="001E36ED"/>
    <w:rsid w:val="001E3974"/>
    <w:rsid w:val="001E3AA2"/>
    <w:rsid w:val="001E3DCA"/>
    <w:rsid w:val="001E496D"/>
    <w:rsid w:val="001E4C93"/>
    <w:rsid w:val="001E5ABB"/>
    <w:rsid w:val="001E5DE2"/>
    <w:rsid w:val="001E6444"/>
    <w:rsid w:val="001E6743"/>
    <w:rsid w:val="001E68C6"/>
    <w:rsid w:val="001E68EF"/>
    <w:rsid w:val="001E7640"/>
    <w:rsid w:val="001E7F06"/>
    <w:rsid w:val="001F126B"/>
    <w:rsid w:val="001F1657"/>
    <w:rsid w:val="001F1749"/>
    <w:rsid w:val="001F235E"/>
    <w:rsid w:val="001F2DB0"/>
    <w:rsid w:val="001F4BD8"/>
    <w:rsid w:val="001F64A3"/>
    <w:rsid w:val="001F64BB"/>
    <w:rsid w:val="001F706E"/>
    <w:rsid w:val="001F785D"/>
    <w:rsid w:val="001F7DE9"/>
    <w:rsid w:val="0020088E"/>
    <w:rsid w:val="00200924"/>
    <w:rsid w:val="00202A3F"/>
    <w:rsid w:val="002037B8"/>
    <w:rsid w:val="00204049"/>
    <w:rsid w:val="002048DE"/>
    <w:rsid w:val="00204903"/>
    <w:rsid w:val="002053CB"/>
    <w:rsid w:val="00207E29"/>
    <w:rsid w:val="00207EA7"/>
    <w:rsid w:val="0021092E"/>
    <w:rsid w:val="00210963"/>
    <w:rsid w:val="002112D7"/>
    <w:rsid w:val="0021135B"/>
    <w:rsid w:val="00211D4F"/>
    <w:rsid w:val="00212311"/>
    <w:rsid w:val="00213C72"/>
    <w:rsid w:val="00214641"/>
    <w:rsid w:val="00214EC5"/>
    <w:rsid w:val="002150BF"/>
    <w:rsid w:val="00215704"/>
    <w:rsid w:val="002158F1"/>
    <w:rsid w:val="002169D8"/>
    <w:rsid w:val="00216C3A"/>
    <w:rsid w:val="00216EA5"/>
    <w:rsid w:val="00217069"/>
    <w:rsid w:val="00220440"/>
    <w:rsid w:val="00220A3B"/>
    <w:rsid w:val="00220D07"/>
    <w:rsid w:val="0022126D"/>
    <w:rsid w:val="00221280"/>
    <w:rsid w:val="00221BEA"/>
    <w:rsid w:val="00221C1D"/>
    <w:rsid w:val="00221E16"/>
    <w:rsid w:val="0022270B"/>
    <w:rsid w:val="00222AA6"/>
    <w:rsid w:val="00222AF5"/>
    <w:rsid w:val="00223256"/>
    <w:rsid w:val="0022406C"/>
    <w:rsid w:val="00224252"/>
    <w:rsid w:val="002246B4"/>
    <w:rsid w:val="00225846"/>
    <w:rsid w:val="00225BF9"/>
    <w:rsid w:val="00225EB3"/>
    <w:rsid w:val="00225EE0"/>
    <w:rsid w:val="00226667"/>
    <w:rsid w:val="00227385"/>
    <w:rsid w:val="00227503"/>
    <w:rsid w:val="002327B3"/>
    <w:rsid w:val="00232B57"/>
    <w:rsid w:val="00232C56"/>
    <w:rsid w:val="00232F76"/>
    <w:rsid w:val="002336E6"/>
    <w:rsid w:val="002338DE"/>
    <w:rsid w:val="002344C6"/>
    <w:rsid w:val="00235663"/>
    <w:rsid w:val="00235BBF"/>
    <w:rsid w:val="002367CE"/>
    <w:rsid w:val="00236A1A"/>
    <w:rsid w:val="0023778B"/>
    <w:rsid w:val="00241032"/>
    <w:rsid w:val="00241767"/>
    <w:rsid w:val="0024319F"/>
    <w:rsid w:val="00243ED7"/>
    <w:rsid w:val="00244556"/>
    <w:rsid w:val="00245181"/>
    <w:rsid w:val="00245A98"/>
    <w:rsid w:val="00245E5C"/>
    <w:rsid w:val="0024643C"/>
    <w:rsid w:val="002471E8"/>
    <w:rsid w:val="002472F4"/>
    <w:rsid w:val="002474ED"/>
    <w:rsid w:val="00250AB3"/>
    <w:rsid w:val="002516D0"/>
    <w:rsid w:val="00252D90"/>
    <w:rsid w:val="00252EBE"/>
    <w:rsid w:val="002535A6"/>
    <w:rsid w:val="00254101"/>
    <w:rsid w:val="00254271"/>
    <w:rsid w:val="0025448D"/>
    <w:rsid w:val="00254717"/>
    <w:rsid w:val="00254ED4"/>
    <w:rsid w:val="0025544C"/>
    <w:rsid w:val="002555F5"/>
    <w:rsid w:val="002564E8"/>
    <w:rsid w:val="00256DE0"/>
    <w:rsid w:val="00256E0F"/>
    <w:rsid w:val="00257496"/>
    <w:rsid w:val="00257DC7"/>
    <w:rsid w:val="00260D10"/>
    <w:rsid w:val="00261377"/>
    <w:rsid w:val="00261827"/>
    <w:rsid w:val="00263452"/>
    <w:rsid w:val="00263DE1"/>
    <w:rsid w:val="00264054"/>
    <w:rsid w:val="00264FF4"/>
    <w:rsid w:val="002656BD"/>
    <w:rsid w:val="00265D48"/>
    <w:rsid w:val="00266BE1"/>
    <w:rsid w:val="00267909"/>
    <w:rsid w:val="00267F8D"/>
    <w:rsid w:val="00270FD8"/>
    <w:rsid w:val="00271681"/>
    <w:rsid w:val="00272255"/>
    <w:rsid w:val="00272C73"/>
    <w:rsid w:val="002734AE"/>
    <w:rsid w:val="00273D55"/>
    <w:rsid w:val="002749CE"/>
    <w:rsid w:val="0027501B"/>
    <w:rsid w:val="0027643C"/>
    <w:rsid w:val="00277DCB"/>
    <w:rsid w:val="002806E0"/>
    <w:rsid w:val="00280DA1"/>
    <w:rsid w:val="00281399"/>
    <w:rsid w:val="002815C0"/>
    <w:rsid w:val="0028177F"/>
    <w:rsid w:val="002817AF"/>
    <w:rsid w:val="0028186D"/>
    <w:rsid w:val="00281AE7"/>
    <w:rsid w:val="00281F81"/>
    <w:rsid w:val="002823AF"/>
    <w:rsid w:val="00283150"/>
    <w:rsid w:val="002833B5"/>
    <w:rsid w:val="002837D0"/>
    <w:rsid w:val="00284E05"/>
    <w:rsid w:val="002858C1"/>
    <w:rsid w:val="00285D63"/>
    <w:rsid w:val="00286706"/>
    <w:rsid w:val="00286D7C"/>
    <w:rsid w:val="00287509"/>
    <w:rsid w:val="002877B7"/>
    <w:rsid w:val="0029037C"/>
    <w:rsid w:val="00290C8A"/>
    <w:rsid w:val="0029238E"/>
    <w:rsid w:val="0029274B"/>
    <w:rsid w:val="0029355F"/>
    <w:rsid w:val="002936A7"/>
    <w:rsid w:val="00293760"/>
    <w:rsid w:val="002941CE"/>
    <w:rsid w:val="002942EB"/>
    <w:rsid w:val="0029471A"/>
    <w:rsid w:val="00294EEE"/>
    <w:rsid w:val="0029538A"/>
    <w:rsid w:val="0029575C"/>
    <w:rsid w:val="00295D67"/>
    <w:rsid w:val="00295DA2"/>
    <w:rsid w:val="00295E8F"/>
    <w:rsid w:val="00296307"/>
    <w:rsid w:val="0029680D"/>
    <w:rsid w:val="00297B5E"/>
    <w:rsid w:val="00297B8F"/>
    <w:rsid w:val="002A0350"/>
    <w:rsid w:val="002A0AF0"/>
    <w:rsid w:val="002A1665"/>
    <w:rsid w:val="002A1F24"/>
    <w:rsid w:val="002A2452"/>
    <w:rsid w:val="002A2594"/>
    <w:rsid w:val="002A28C4"/>
    <w:rsid w:val="002A3404"/>
    <w:rsid w:val="002A3E9A"/>
    <w:rsid w:val="002A432B"/>
    <w:rsid w:val="002A4A40"/>
    <w:rsid w:val="002A4A91"/>
    <w:rsid w:val="002A590E"/>
    <w:rsid w:val="002A6389"/>
    <w:rsid w:val="002A7F29"/>
    <w:rsid w:val="002B02D9"/>
    <w:rsid w:val="002B0444"/>
    <w:rsid w:val="002B098F"/>
    <w:rsid w:val="002B1C6B"/>
    <w:rsid w:val="002B1D61"/>
    <w:rsid w:val="002B343F"/>
    <w:rsid w:val="002B3859"/>
    <w:rsid w:val="002B48A4"/>
    <w:rsid w:val="002B4B9F"/>
    <w:rsid w:val="002B628E"/>
    <w:rsid w:val="002B6964"/>
    <w:rsid w:val="002B70B1"/>
    <w:rsid w:val="002B74BA"/>
    <w:rsid w:val="002B7B50"/>
    <w:rsid w:val="002C02B5"/>
    <w:rsid w:val="002C0983"/>
    <w:rsid w:val="002C0D3C"/>
    <w:rsid w:val="002C1CDF"/>
    <w:rsid w:val="002C2269"/>
    <w:rsid w:val="002C38D7"/>
    <w:rsid w:val="002C3B62"/>
    <w:rsid w:val="002C3E39"/>
    <w:rsid w:val="002C6178"/>
    <w:rsid w:val="002C7C37"/>
    <w:rsid w:val="002D3EBF"/>
    <w:rsid w:val="002D3F93"/>
    <w:rsid w:val="002D4672"/>
    <w:rsid w:val="002D5168"/>
    <w:rsid w:val="002D5388"/>
    <w:rsid w:val="002D5947"/>
    <w:rsid w:val="002D62A8"/>
    <w:rsid w:val="002D6B43"/>
    <w:rsid w:val="002D7ACA"/>
    <w:rsid w:val="002E04C9"/>
    <w:rsid w:val="002E07AC"/>
    <w:rsid w:val="002E0B63"/>
    <w:rsid w:val="002E2949"/>
    <w:rsid w:val="002E33BA"/>
    <w:rsid w:val="002E350A"/>
    <w:rsid w:val="002E391B"/>
    <w:rsid w:val="002E4FBD"/>
    <w:rsid w:val="002E5085"/>
    <w:rsid w:val="002E5DFA"/>
    <w:rsid w:val="002E688B"/>
    <w:rsid w:val="002E6AE3"/>
    <w:rsid w:val="002E7678"/>
    <w:rsid w:val="002E774F"/>
    <w:rsid w:val="002F03FB"/>
    <w:rsid w:val="002F0AE8"/>
    <w:rsid w:val="002F0D53"/>
    <w:rsid w:val="002F0F6C"/>
    <w:rsid w:val="002F1C56"/>
    <w:rsid w:val="002F1D88"/>
    <w:rsid w:val="002F2D81"/>
    <w:rsid w:val="002F2E5C"/>
    <w:rsid w:val="002F387C"/>
    <w:rsid w:val="002F39E7"/>
    <w:rsid w:val="002F3BA6"/>
    <w:rsid w:val="002F4082"/>
    <w:rsid w:val="002F463E"/>
    <w:rsid w:val="002F4E9B"/>
    <w:rsid w:val="002F5333"/>
    <w:rsid w:val="002F53F7"/>
    <w:rsid w:val="002F5F34"/>
    <w:rsid w:val="002F65B9"/>
    <w:rsid w:val="002F6C5D"/>
    <w:rsid w:val="002F7760"/>
    <w:rsid w:val="003008EC"/>
    <w:rsid w:val="00300C06"/>
    <w:rsid w:val="00301305"/>
    <w:rsid w:val="00301510"/>
    <w:rsid w:val="003016F2"/>
    <w:rsid w:val="003018E4"/>
    <w:rsid w:val="00301B8E"/>
    <w:rsid w:val="00301D03"/>
    <w:rsid w:val="00303386"/>
    <w:rsid w:val="00303480"/>
    <w:rsid w:val="00305439"/>
    <w:rsid w:val="00305901"/>
    <w:rsid w:val="00305CD5"/>
    <w:rsid w:val="00305EE3"/>
    <w:rsid w:val="00305F58"/>
    <w:rsid w:val="00306209"/>
    <w:rsid w:val="00307177"/>
    <w:rsid w:val="0030764C"/>
    <w:rsid w:val="0031021A"/>
    <w:rsid w:val="0031052E"/>
    <w:rsid w:val="00310932"/>
    <w:rsid w:val="00310A10"/>
    <w:rsid w:val="00311E65"/>
    <w:rsid w:val="00312103"/>
    <w:rsid w:val="00312D49"/>
    <w:rsid w:val="00313374"/>
    <w:rsid w:val="00313CCD"/>
    <w:rsid w:val="00313E1A"/>
    <w:rsid w:val="003140BA"/>
    <w:rsid w:val="0031433F"/>
    <w:rsid w:val="003152C4"/>
    <w:rsid w:val="00316A97"/>
    <w:rsid w:val="00316D89"/>
    <w:rsid w:val="00316FF1"/>
    <w:rsid w:val="0031708F"/>
    <w:rsid w:val="00320760"/>
    <w:rsid w:val="00320DB5"/>
    <w:rsid w:val="00321B73"/>
    <w:rsid w:val="003224C2"/>
    <w:rsid w:val="003225CA"/>
    <w:rsid w:val="003226DA"/>
    <w:rsid w:val="00322AEE"/>
    <w:rsid w:val="00322D5E"/>
    <w:rsid w:val="00322F2B"/>
    <w:rsid w:val="0032316F"/>
    <w:rsid w:val="0032348F"/>
    <w:rsid w:val="00323F8E"/>
    <w:rsid w:val="00324D19"/>
    <w:rsid w:val="003259E4"/>
    <w:rsid w:val="00326581"/>
    <w:rsid w:val="003267F2"/>
    <w:rsid w:val="00330AA0"/>
    <w:rsid w:val="003316A2"/>
    <w:rsid w:val="00331F5E"/>
    <w:rsid w:val="00332ADC"/>
    <w:rsid w:val="00333071"/>
    <w:rsid w:val="00333201"/>
    <w:rsid w:val="00335565"/>
    <w:rsid w:val="0033559F"/>
    <w:rsid w:val="00335906"/>
    <w:rsid w:val="00336EDA"/>
    <w:rsid w:val="00337466"/>
    <w:rsid w:val="00337C4C"/>
    <w:rsid w:val="00337CC2"/>
    <w:rsid w:val="00340860"/>
    <w:rsid w:val="00340BD9"/>
    <w:rsid w:val="00340E9A"/>
    <w:rsid w:val="00341A29"/>
    <w:rsid w:val="003421A8"/>
    <w:rsid w:val="003424A6"/>
    <w:rsid w:val="0034262F"/>
    <w:rsid w:val="00342CC2"/>
    <w:rsid w:val="0034369C"/>
    <w:rsid w:val="00343966"/>
    <w:rsid w:val="00343EAC"/>
    <w:rsid w:val="003442DF"/>
    <w:rsid w:val="003464BF"/>
    <w:rsid w:val="00346684"/>
    <w:rsid w:val="00346952"/>
    <w:rsid w:val="00346D6B"/>
    <w:rsid w:val="00346D93"/>
    <w:rsid w:val="00346DB9"/>
    <w:rsid w:val="00350005"/>
    <w:rsid w:val="003502F9"/>
    <w:rsid w:val="00350B05"/>
    <w:rsid w:val="00351117"/>
    <w:rsid w:val="003512C5"/>
    <w:rsid w:val="0035178A"/>
    <w:rsid w:val="00351E78"/>
    <w:rsid w:val="003526B5"/>
    <w:rsid w:val="00353881"/>
    <w:rsid w:val="00353BA1"/>
    <w:rsid w:val="00354C6A"/>
    <w:rsid w:val="003562E2"/>
    <w:rsid w:val="00356884"/>
    <w:rsid w:val="00361E6E"/>
    <w:rsid w:val="003630AD"/>
    <w:rsid w:val="00364D0F"/>
    <w:rsid w:val="003650BD"/>
    <w:rsid w:val="003657F9"/>
    <w:rsid w:val="00365B75"/>
    <w:rsid w:val="00366238"/>
    <w:rsid w:val="00366F98"/>
    <w:rsid w:val="003678E0"/>
    <w:rsid w:val="00367C0C"/>
    <w:rsid w:val="0037006D"/>
    <w:rsid w:val="00370B63"/>
    <w:rsid w:val="00370FC7"/>
    <w:rsid w:val="0037173B"/>
    <w:rsid w:val="003727FD"/>
    <w:rsid w:val="00372E45"/>
    <w:rsid w:val="00372F95"/>
    <w:rsid w:val="00373994"/>
    <w:rsid w:val="00373A80"/>
    <w:rsid w:val="00373B3C"/>
    <w:rsid w:val="00373DD3"/>
    <w:rsid w:val="00374569"/>
    <w:rsid w:val="00374DFB"/>
    <w:rsid w:val="003763B6"/>
    <w:rsid w:val="00376710"/>
    <w:rsid w:val="00376B9B"/>
    <w:rsid w:val="00376CD9"/>
    <w:rsid w:val="00376D03"/>
    <w:rsid w:val="00377093"/>
    <w:rsid w:val="003774F9"/>
    <w:rsid w:val="00377669"/>
    <w:rsid w:val="00377AE4"/>
    <w:rsid w:val="003802AA"/>
    <w:rsid w:val="003805DD"/>
    <w:rsid w:val="003814F0"/>
    <w:rsid w:val="00382E28"/>
    <w:rsid w:val="00382F5A"/>
    <w:rsid w:val="00383125"/>
    <w:rsid w:val="00383337"/>
    <w:rsid w:val="003849B5"/>
    <w:rsid w:val="00384B79"/>
    <w:rsid w:val="00384C8B"/>
    <w:rsid w:val="00384D5B"/>
    <w:rsid w:val="00384EA0"/>
    <w:rsid w:val="003851AD"/>
    <w:rsid w:val="00385D03"/>
    <w:rsid w:val="003872A1"/>
    <w:rsid w:val="00387D02"/>
    <w:rsid w:val="00387F69"/>
    <w:rsid w:val="00390212"/>
    <w:rsid w:val="00390462"/>
    <w:rsid w:val="0039070D"/>
    <w:rsid w:val="00391D39"/>
    <w:rsid w:val="00391E63"/>
    <w:rsid w:val="003943F4"/>
    <w:rsid w:val="00395BB2"/>
    <w:rsid w:val="00396716"/>
    <w:rsid w:val="00396990"/>
    <w:rsid w:val="00396D7F"/>
    <w:rsid w:val="003974D4"/>
    <w:rsid w:val="00397AA8"/>
    <w:rsid w:val="003A0691"/>
    <w:rsid w:val="003A094F"/>
    <w:rsid w:val="003A1B96"/>
    <w:rsid w:val="003A1B9F"/>
    <w:rsid w:val="003A1FF2"/>
    <w:rsid w:val="003A2815"/>
    <w:rsid w:val="003A29B9"/>
    <w:rsid w:val="003A2B0A"/>
    <w:rsid w:val="003A2ED2"/>
    <w:rsid w:val="003A42E9"/>
    <w:rsid w:val="003A7648"/>
    <w:rsid w:val="003B040E"/>
    <w:rsid w:val="003B0EA7"/>
    <w:rsid w:val="003B11F3"/>
    <w:rsid w:val="003B16D2"/>
    <w:rsid w:val="003B1AED"/>
    <w:rsid w:val="003B1D61"/>
    <w:rsid w:val="003B1D70"/>
    <w:rsid w:val="003B26C7"/>
    <w:rsid w:val="003B2D53"/>
    <w:rsid w:val="003B2F68"/>
    <w:rsid w:val="003B3300"/>
    <w:rsid w:val="003B3425"/>
    <w:rsid w:val="003B3E87"/>
    <w:rsid w:val="003B4008"/>
    <w:rsid w:val="003B4601"/>
    <w:rsid w:val="003B47A7"/>
    <w:rsid w:val="003B5FBA"/>
    <w:rsid w:val="003B6E1A"/>
    <w:rsid w:val="003B6F6E"/>
    <w:rsid w:val="003B6F7F"/>
    <w:rsid w:val="003B7DD1"/>
    <w:rsid w:val="003B7F77"/>
    <w:rsid w:val="003C0905"/>
    <w:rsid w:val="003C1081"/>
    <w:rsid w:val="003C177B"/>
    <w:rsid w:val="003C1F37"/>
    <w:rsid w:val="003C2910"/>
    <w:rsid w:val="003C3BA5"/>
    <w:rsid w:val="003C3E35"/>
    <w:rsid w:val="003C4767"/>
    <w:rsid w:val="003C5273"/>
    <w:rsid w:val="003C5847"/>
    <w:rsid w:val="003C593B"/>
    <w:rsid w:val="003C5BCB"/>
    <w:rsid w:val="003C61B3"/>
    <w:rsid w:val="003C7209"/>
    <w:rsid w:val="003C7B12"/>
    <w:rsid w:val="003C7FBD"/>
    <w:rsid w:val="003D16A4"/>
    <w:rsid w:val="003D1A25"/>
    <w:rsid w:val="003D23A7"/>
    <w:rsid w:val="003D2F35"/>
    <w:rsid w:val="003D314E"/>
    <w:rsid w:val="003D3405"/>
    <w:rsid w:val="003D4330"/>
    <w:rsid w:val="003D4F35"/>
    <w:rsid w:val="003D4FBA"/>
    <w:rsid w:val="003D52FB"/>
    <w:rsid w:val="003D5DB7"/>
    <w:rsid w:val="003D646A"/>
    <w:rsid w:val="003D6661"/>
    <w:rsid w:val="003D6D12"/>
    <w:rsid w:val="003D71D2"/>
    <w:rsid w:val="003D79D4"/>
    <w:rsid w:val="003D7F50"/>
    <w:rsid w:val="003E0031"/>
    <w:rsid w:val="003E0633"/>
    <w:rsid w:val="003E127B"/>
    <w:rsid w:val="003E19B5"/>
    <w:rsid w:val="003E2BF4"/>
    <w:rsid w:val="003E2CA1"/>
    <w:rsid w:val="003E3004"/>
    <w:rsid w:val="003E3476"/>
    <w:rsid w:val="003E3913"/>
    <w:rsid w:val="003E41BF"/>
    <w:rsid w:val="003E537B"/>
    <w:rsid w:val="003E56C1"/>
    <w:rsid w:val="003E5C1F"/>
    <w:rsid w:val="003E5DF0"/>
    <w:rsid w:val="003E64E2"/>
    <w:rsid w:val="003E6C54"/>
    <w:rsid w:val="003F06D5"/>
    <w:rsid w:val="003F07B8"/>
    <w:rsid w:val="003F0D36"/>
    <w:rsid w:val="003F17D5"/>
    <w:rsid w:val="003F2DDE"/>
    <w:rsid w:val="003F357D"/>
    <w:rsid w:val="003F3C08"/>
    <w:rsid w:val="003F3F46"/>
    <w:rsid w:val="003F41C1"/>
    <w:rsid w:val="003F5066"/>
    <w:rsid w:val="003F563B"/>
    <w:rsid w:val="003F57A6"/>
    <w:rsid w:val="003F6209"/>
    <w:rsid w:val="00400080"/>
    <w:rsid w:val="00400863"/>
    <w:rsid w:val="00400D96"/>
    <w:rsid w:val="00401B75"/>
    <w:rsid w:val="00403371"/>
    <w:rsid w:val="00403B14"/>
    <w:rsid w:val="00404745"/>
    <w:rsid w:val="00404F82"/>
    <w:rsid w:val="0040505D"/>
    <w:rsid w:val="0040595A"/>
    <w:rsid w:val="0040655E"/>
    <w:rsid w:val="00406F4F"/>
    <w:rsid w:val="0040758C"/>
    <w:rsid w:val="00407A11"/>
    <w:rsid w:val="0041016A"/>
    <w:rsid w:val="0041039A"/>
    <w:rsid w:val="00410BC0"/>
    <w:rsid w:val="00411080"/>
    <w:rsid w:val="00411831"/>
    <w:rsid w:val="00411BB9"/>
    <w:rsid w:val="00411C6C"/>
    <w:rsid w:val="004126C1"/>
    <w:rsid w:val="00413369"/>
    <w:rsid w:val="00413911"/>
    <w:rsid w:val="00413C6A"/>
    <w:rsid w:val="0041423D"/>
    <w:rsid w:val="00414A41"/>
    <w:rsid w:val="00414C5A"/>
    <w:rsid w:val="004157B2"/>
    <w:rsid w:val="00415817"/>
    <w:rsid w:val="0041675C"/>
    <w:rsid w:val="004170E5"/>
    <w:rsid w:val="0041722B"/>
    <w:rsid w:val="0041775A"/>
    <w:rsid w:val="00417F51"/>
    <w:rsid w:val="0042055D"/>
    <w:rsid w:val="00420A6A"/>
    <w:rsid w:val="00420F50"/>
    <w:rsid w:val="00420FE0"/>
    <w:rsid w:val="004210DE"/>
    <w:rsid w:val="00421D16"/>
    <w:rsid w:val="00421E56"/>
    <w:rsid w:val="00422165"/>
    <w:rsid w:val="004227D9"/>
    <w:rsid w:val="00422FB7"/>
    <w:rsid w:val="00423003"/>
    <w:rsid w:val="004237A8"/>
    <w:rsid w:val="00423C92"/>
    <w:rsid w:val="00423EB0"/>
    <w:rsid w:val="0042470B"/>
    <w:rsid w:val="00424E44"/>
    <w:rsid w:val="00424EAF"/>
    <w:rsid w:val="00424F69"/>
    <w:rsid w:val="004253C2"/>
    <w:rsid w:val="00425A25"/>
    <w:rsid w:val="004261E4"/>
    <w:rsid w:val="00426CA6"/>
    <w:rsid w:val="0042714B"/>
    <w:rsid w:val="00427D7B"/>
    <w:rsid w:val="00430057"/>
    <w:rsid w:val="00430138"/>
    <w:rsid w:val="004307BB"/>
    <w:rsid w:val="00430DD5"/>
    <w:rsid w:val="00432937"/>
    <w:rsid w:val="004332BF"/>
    <w:rsid w:val="004339E2"/>
    <w:rsid w:val="00433DC5"/>
    <w:rsid w:val="004343E5"/>
    <w:rsid w:val="004349B2"/>
    <w:rsid w:val="00434A09"/>
    <w:rsid w:val="0043547C"/>
    <w:rsid w:val="00435608"/>
    <w:rsid w:val="004363B6"/>
    <w:rsid w:val="0043721F"/>
    <w:rsid w:val="00437C44"/>
    <w:rsid w:val="00440AC3"/>
    <w:rsid w:val="00441F11"/>
    <w:rsid w:val="00441F9C"/>
    <w:rsid w:val="0044227D"/>
    <w:rsid w:val="00442551"/>
    <w:rsid w:val="0044564E"/>
    <w:rsid w:val="00445C29"/>
    <w:rsid w:val="004460FD"/>
    <w:rsid w:val="004464F7"/>
    <w:rsid w:val="00447343"/>
    <w:rsid w:val="0045038B"/>
    <w:rsid w:val="00452887"/>
    <w:rsid w:val="0045434E"/>
    <w:rsid w:val="0045485A"/>
    <w:rsid w:val="0045571D"/>
    <w:rsid w:val="004564A9"/>
    <w:rsid w:val="00456D6C"/>
    <w:rsid w:val="00460A77"/>
    <w:rsid w:val="0046172E"/>
    <w:rsid w:val="00461898"/>
    <w:rsid w:val="00461979"/>
    <w:rsid w:val="004633DE"/>
    <w:rsid w:val="004633EB"/>
    <w:rsid w:val="00463513"/>
    <w:rsid w:val="00463C6F"/>
    <w:rsid w:val="00464279"/>
    <w:rsid w:val="0046670A"/>
    <w:rsid w:val="00467C84"/>
    <w:rsid w:val="00471CC6"/>
    <w:rsid w:val="004726CB"/>
    <w:rsid w:val="00472908"/>
    <w:rsid w:val="0047394E"/>
    <w:rsid w:val="004742A8"/>
    <w:rsid w:val="0047451D"/>
    <w:rsid w:val="00474887"/>
    <w:rsid w:val="004748E4"/>
    <w:rsid w:val="00475609"/>
    <w:rsid w:val="00475977"/>
    <w:rsid w:val="00475D6F"/>
    <w:rsid w:val="00475DA1"/>
    <w:rsid w:val="00477551"/>
    <w:rsid w:val="00477A3F"/>
    <w:rsid w:val="00477D1B"/>
    <w:rsid w:val="00480DF7"/>
    <w:rsid w:val="0048107A"/>
    <w:rsid w:val="004814AD"/>
    <w:rsid w:val="0048299E"/>
    <w:rsid w:val="00483405"/>
    <w:rsid w:val="004839F5"/>
    <w:rsid w:val="00483A60"/>
    <w:rsid w:val="00484BB8"/>
    <w:rsid w:val="00484C04"/>
    <w:rsid w:val="0048694A"/>
    <w:rsid w:val="004903CA"/>
    <w:rsid w:val="00490BD6"/>
    <w:rsid w:val="00492101"/>
    <w:rsid w:val="00492C20"/>
    <w:rsid w:val="004931C6"/>
    <w:rsid w:val="00493286"/>
    <w:rsid w:val="00493C1E"/>
    <w:rsid w:val="004941D4"/>
    <w:rsid w:val="00494E48"/>
    <w:rsid w:val="004951D4"/>
    <w:rsid w:val="00496D5C"/>
    <w:rsid w:val="00497A71"/>
    <w:rsid w:val="00497B0E"/>
    <w:rsid w:val="004A02E1"/>
    <w:rsid w:val="004A0AF4"/>
    <w:rsid w:val="004A0B54"/>
    <w:rsid w:val="004A0CBC"/>
    <w:rsid w:val="004A0EEF"/>
    <w:rsid w:val="004A1556"/>
    <w:rsid w:val="004A1E9D"/>
    <w:rsid w:val="004A205F"/>
    <w:rsid w:val="004A23DB"/>
    <w:rsid w:val="004A255D"/>
    <w:rsid w:val="004A267A"/>
    <w:rsid w:val="004A2AE2"/>
    <w:rsid w:val="004A2D32"/>
    <w:rsid w:val="004A3987"/>
    <w:rsid w:val="004A3B46"/>
    <w:rsid w:val="004A3D81"/>
    <w:rsid w:val="004A467E"/>
    <w:rsid w:val="004A4841"/>
    <w:rsid w:val="004A49C8"/>
    <w:rsid w:val="004A5BAA"/>
    <w:rsid w:val="004A6357"/>
    <w:rsid w:val="004A69D3"/>
    <w:rsid w:val="004A700F"/>
    <w:rsid w:val="004A717F"/>
    <w:rsid w:val="004B0F54"/>
    <w:rsid w:val="004B1985"/>
    <w:rsid w:val="004B1A04"/>
    <w:rsid w:val="004B1D12"/>
    <w:rsid w:val="004B4CA9"/>
    <w:rsid w:val="004B53AC"/>
    <w:rsid w:val="004B6550"/>
    <w:rsid w:val="004B7EAC"/>
    <w:rsid w:val="004C03B1"/>
    <w:rsid w:val="004C131D"/>
    <w:rsid w:val="004C13EC"/>
    <w:rsid w:val="004C1BB3"/>
    <w:rsid w:val="004C2008"/>
    <w:rsid w:val="004C2168"/>
    <w:rsid w:val="004C3979"/>
    <w:rsid w:val="004C3CE8"/>
    <w:rsid w:val="004C4B63"/>
    <w:rsid w:val="004C4ED7"/>
    <w:rsid w:val="004C521E"/>
    <w:rsid w:val="004C5D80"/>
    <w:rsid w:val="004C5E48"/>
    <w:rsid w:val="004C5FAE"/>
    <w:rsid w:val="004C62A6"/>
    <w:rsid w:val="004C68AB"/>
    <w:rsid w:val="004C72F2"/>
    <w:rsid w:val="004C7430"/>
    <w:rsid w:val="004C74E1"/>
    <w:rsid w:val="004D00EE"/>
    <w:rsid w:val="004D012B"/>
    <w:rsid w:val="004D0C76"/>
    <w:rsid w:val="004D0E55"/>
    <w:rsid w:val="004D1210"/>
    <w:rsid w:val="004D2C89"/>
    <w:rsid w:val="004D42CC"/>
    <w:rsid w:val="004D450D"/>
    <w:rsid w:val="004D537D"/>
    <w:rsid w:val="004D5769"/>
    <w:rsid w:val="004D62EE"/>
    <w:rsid w:val="004D63B8"/>
    <w:rsid w:val="004D645F"/>
    <w:rsid w:val="004D694B"/>
    <w:rsid w:val="004D7310"/>
    <w:rsid w:val="004D7D76"/>
    <w:rsid w:val="004E0A6E"/>
    <w:rsid w:val="004E0FA0"/>
    <w:rsid w:val="004E1BF2"/>
    <w:rsid w:val="004E21F7"/>
    <w:rsid w:val="004E2F1A"/>
    <w:rsid w:val="004E32AD"/>
    <w:rsid w:val="004E3A06"/>
    <w:rsid w:val="004E4871"/>
    <w:rsid w:val="004E50B0"/>
    <w:rsid w:val="004E5DF1"/>
    <w:rsid w:val="004E68ED"/>
    <w:rsid w:val="004E744F"/>
    <w:rsid w:val="004E796B"/>
    <w:rsid w:val="004F1BB2"/>
    <w:rsid w:val="004F2B5C"/>
    <w:rsid w:val="004F496C"/>
    <w:rsid w:val="004F49D7"/>
    <w:rsid w:val="004F4D42"/>
    <w:rsid w:val="004F4EF8"/>
    <w:rsid w:val="004F54AB"/>
    <w:rsid w:val="004F7699"/>
    <w:rsid w:val="00500120"/>
    <w:rsid w:val="00500D25"/>
    <w:rsid w:val="00501B09"/>
    <w:rsid w:val="00501E41"/>
    <w:rsid w:val="00501F86"/>
    <w:rsid w:val="00502A9E"/>
    <w:rsid w:val="00502F98"/>
    <w:rsid w:val="0050310D"/>
    <w:rsid w:val="00503BA1"/>
    <w:rsid w:val="00503BBD"/>
    <w:rsid w:val="00503C78"/>
    <w:rsid w:val="00505276"/>
    <w:rsid w:val="00505315"/>
    <w:rsid w:val="0050592A"/>
    <w:rsid w:val="00506FFE"/>
    <w:rsid w:val="005076E4"/>
    <w:rsid w:val="00507B4F"/>
    <w:rsid w:val="00507F86"/>
    <w:rsid w:val="0051006C"/>
    <w:rsid w:val="005106E3"/>
    <w:rsid w:val="00510745"/>
    <w:rsid w:val="00511460"/>
    <w:rsid w:val="00511925"/>
    <w:rsid w:val="005123B7"/>
    <w:rsid w:val="005125AE"/>
    <w:rsid w:val="00514084"/>
    <w:rsid w:val="00515394"/>
    <w:rsid w:val="00515AFC"/>
    <w:rsid w:val="00515B64"/>
    <w:rsid w:val="00515C25"/>
    <w:rsid w:val="005164CE"/>
    <w:rsid w:val="005166A0"/>
    <w:rsid w:val="00516BAA"/>
    <w:rsid w:val="00520AB1"/>
    <w:rsid w:val="00521072"/>
    <w:rsid w:val="0052167D"/>
    <w:rsid w:val="00521C3B"/>
    <w:rsid w:val="00522615"/>
    <w:rsid w:val="00523598"/>
    <w:rsid w:val="00523852"/>
    <w:rsid w:val="00524113"/>
    <w:rsid w:val="005243B9"/>
    <w:rsid w:val="0052484B"/>
    <w:rsid w:val="005257AE"/>
    <w:rsid w:val="00525CFC"/>
    <w:rsid w:val="0052623A"/>
    <w:rsid w:val="00526255"/>
    <w:rsid w:val="005267B8"/>
    <w:rsid w:val="00526889"/>
    <w:rsid w:val="00530E62"/>
    <w:rsid w:val="00531190"/>
    <w:rsid w:val="00531791"/>
    <w:rsid w:val="005323AA"/>
    <w:rsid w:val="005325DB"/>
    <w:rsid w:val="00532D52"/>
    <w:rsid w:val="005342A4"/>
    <w:rsid w:val="005342E3"/>
    <w:rsid w:val="005348A4"/>
    <w:rsid w:val="00534991"/>
    <w:rsid w:val="0053593B"/>
    <w:rsid w:val="00536508"/>
    <w:rsid w:val="0053726C"/>
    <w:rsid w:val="00540CFB"/>
    <w:rsid w:val="00541B90"/>
    <w:rsid w:val="00542F22"/>
    <w:rsid w:val="0054341D"/>
    <w:rsid w:val="00543F76"/>
    <w:rsid w:val="0054403C"/>
    <w:rsid w:val="005475F8"/>
    <w:rsid w:val="00547A74"/>
    <w:rsid w:val="00547F8B"/>
    <w:rsid w:val="00552836"/>
    <w:rsid w:val="00552C2F"/>
    <w:rsid w:val="00552FC3"/>
    <w:rsid w:val="005561F7"/>
    <w:rsid w:val="00556A83"/>
    <w:rsid w:val="00556E8C"/>
    <w:rsid w:val="0055735B"/>
    <w:rsid w:val="005604E3"/>
    <w:rsid w:val="005604F6"/>
    <w:rsid w:val="00561FB8"/>
    <w:rsid w:val="00561FF6"/>
    <w:rsid w:val="00562036"/>
    <w:rsid w:val="00562603"/>
    <w:rsid w:val="00563572"/>
    <w:rsid w:val="005651BE"/>
    <w:rsid w:val="005664D4"/>
    <w:rsid w:val="00566BC6"/>
    <w:rsid w:val="0056745B"/>
    <w:rsid w:val="00567774"/>
    <w:rsid w:val="00567CDE"/>
    <w:rsid w:val="005701A1"/>
    <w:rsid w:val="005717EC"/>
    <w:rsid w:val="0057238E"/>
    <w:rsid w:val="005726BB"/>
    <w:rsid w:val="005733DD"/>
    <w:rsid w:val="00573D78"/>
    <w:rsid w:val="00574CAE"/>
    <w:rsid w:val="00574DC8"/>
    <w:rsid w:val="005755A5"/>
    <w:rsid w:val="005763FE"/>
    <w:rsid w:val="00576419"/>
    <w:rsid w:val="00576EA1"/>
    <w:rsid w:val="005776A1"/>
    <w:rsid w:val="00577B25"/>
    <w:rsid w:val="00580504"/>
    <w:rsid w:val="00581014"/>
    <w:rsid w:val="005814CF"/>
    <w:rsid w:val="005814F2"/>
    <w:rsid w:val="0058172E"/>
    <w:rsid w:val="00581A21"/>
    <w:rsid w:val="00581CA9"/>
    <w:rsid w:val="005832FF"/>
    <w:rsid w:val="00583C09"/>
    <w:rsid w:val="005843B5"/>
    <w:rsid w:val="005853BB"/>
    <w:rsid w:val="00585A41"/>
    <w:rsid w:val="00586D1A"/>
    <w:rsid w:val="00587E6E"/>
    <w:rsid w:val="005905F1"/>
    <w:rsid w:val="00590A02"/>
    <w:rsid w:val="00590C7A"/>
    <w:rsid w:val="00591013"/>
    <w:rsid w:val="00591615"/>
    <w:rsid w:val="005933C6"/>
    <w:rsid w:val="00593ACC"/>
    <w:rsid w:val="00593D2D"/>
    <w:rsid w:val="00594422"/>
    <w:rsid w:val="005949D6"/>
    <w:rsid w:val="00595193"/>
    <w:rsid w:val="005952DA"/>
    <w:rsid w:val="00595356"/>
    <w:rsid w:val="00595BC7"/>
    <w:rsid w:val="00597AF9"/>
    <w:rsid w:val="00597FA0"/>
    <w:rsid w:val="005A05D6"/>
    <w:rsid w:val="005A0F20"/>
    <w:rsid w:val="005A1AB5"/>
    <w:rsid w:val="005A2127"/>
    <w:rsid w:val="005A27F4"/>
    <w:rsid w:val="005A4069"/>
    <w:rsid w:val="005A437C"/>
    <w:rsid w:val="005A50BB"/>
    <w:rsid w:val="005A63AB"/>
    <w:rsid w:val="005A6ADE"/>
    <w:rsid w:val="005A6B09"/>
    <w:rsid w:val="005A71B6"/>
    <w:rsid w:val="005B03F1"/>
    <w:rsid w:val="005B12EA"/>
    <w:rsid w:val="005B13CB"/>
    <w:rsid w:val="005B3192"/>
    <w:rsid w:val="005B3DEE"/>
    <w:rsid w:val="005B4084"/>
    <w:rsid w:val="005B4450"/>
    <w:rsid w:val="005B44BB"/>
    <w:rsid w:val="005B4A4D"/>
    <w:rsid w:val="005B4D53"/>
    <w:rsid w:val="005B4D72"/>
    <w:rsid w:val="005B4DF4"/>
    <w:rsid w:val="005B5109"/>
    <w:rsid w:val="005B5312"/>
    <w:rsid w:val="005B5620"/>
    <w:rsid w:val="005B5DF5"/>
    <w:rsid w:val="005B63D2"/>
    <w:rsid w:val="005B7F24"/>
    <w:rsid w:val="005C0116"/>
    <w:rsid w:val="005C02FE"/>
    <w:rsid w:val="005C085E"/>
    <w:rsid w:val="005C1BB4"/>
    <w:rsid w:val="005C218B"/>
    <w:rsid w:val="005C2D3C"/>
    <w:rsid w:val="005C2F45"/>
    <w:rsid w:val="005C3963"/>
    <w:rsid w:val="005C4402"/>
    <w:rsid w:val="005C4FC0"/>
    <w:rsid w:val="005C5238"/>
    <w:rsid w:val="005C569D"/>
    <w:rsid w:val="005C5ACF"/>
    <w:rsid w:val="005C60EA"/>
    <w:rsid w:val="005C67E6"/>
    <w:rsid w:val="005C6E67"/>
    <w:rsid w:val="005C6F66"/>
    <w:rsid w:val="005C7487"/>
    <w:rsid w:val="005C75DD"/>
    <w:rsid w:val="005C7C2A"/>
    <w:rsid w:val="005D06C0"/>
    <w:rsid w:val="005D08D9"/>
    <w:rsid w:val="005D1CE5"/>
    <w:rsid w:val="005D2A2B"/>
    <w:rsid w:val="005D3143"/>
    <w:rsid w:val="005D425E"/>
    <w:rsid w:val="005D5407"/>
    <w:rsid w:val="005D547B"/>
    <w:rsid w:val="005D5B0D"/>
    <w:rsid w:val="005D6CD3"/>
    <w:rsid w:val="005D7F85"/>
    <w:rsid w:val="005E0272"/>
    <w:rsid w:val="005E1758"/>
    <w:rsid w:val="005E196F"/>
    <w:rsid w:val="005E2011"/>
    <w:rsid w:val="005E2071"/>
    <w:rsid w:val="005E2C0E"/>
    <w:rsid w:val="005E3493"/>
    <w:rsid w:val="005E3598"/>
    <w:rsid w:val="005E3D34"/>
    <w:rsid w:val="005E3E08"/>
    <w:rsid w:val="005E48A8"/>
    <w:rsid w:val="005E52F3"/>
    <w:rsid w:val="005E5623"/>
    <w:rsid w:val="005E6E95"/>
    <w:rsid w:val="005E7444"/>
    <w:rsid w:val="005E7DC9"/>
    <w:rsid w:val="005F06E7"/>
    <w:rsid w:val="005F077D"/>
    <w:rsid w:val="005F1646"/>
    <w:rsid w:val="005F1DB1"/>
    <w:rsid w:val="005F2218"/>
    <w:rsid w:val="005F2455"/>
    <w:rsid w:val="005F24DE"/>
    <w:rsid w:val="005F4C96"/>
    <w:rsid w:val="005F50B0"/>
    <w:rsid w:val="005F56F1"/>
    <w:rsid w:val="005F5749"/>
    <w:rsid w:val="005F5DD5"/>
    <w:rsid w:val="005F67A7"/>
    <w:rsid w:val="005F67D4"/>
    <w:rsid w:val="005F6A51"/>
    <w:rsid w:val="005F6DAA"/>
    <w:rsid w:val="005F6FA2"/>
    <w:rsid w:val="005F70CF"/>
    <w:rsid w:val="0060020A"/>
    <w:rsid w:val="006003BD"/>
    <w:rsid w:val="006013AE"/>
    <w:rsid w:val="00601C07"/>
    <w:rsid w:val="0060269A"/>
    <w:rsid w:val="0060318E"/>
    <w:rsid w:val="006036EE"/>
    <w:rsid w:val="006049CB"/>
    <w:rsid w:val="00604E38"/>
    <w:rsid w:val="0060669A"/>
    <w:rsid w:val="0060679E"/>
    <w:rsid w:val="00606F77"/>
    <w:rsid w:val="00610D06"/>
    <w:rsid w:val="00611323"/>
    <w:rsid w:val="006114A3"/>
    <w:rsid w:val="00613DC2"/>
    <w:rsid w:val="0061496E"/>
    <w:rsid w:val="00615084"/>
    <w:rsid w:val="00615664"/>
    <w:rsid w:val="006156A3"/>
    <w:rsid w:val="006156A5"/>
    <w:rsid w:val="00616D6B"/>
    <w:rsid w:val="00617AC7"/>
    <w:rsid w:val="00617AC8"/>
    <w:rsid w:val="00620832"/>
    <w:rsid w:val="00621427"/>
    <w:rsid w:val="006214F3"/>
    <w:rsid w:val="00621AD4"/>
    <w:rsid w:val="006221BC"/>
    <w:rsid w:val="00622FFD"/>
    <w:rsid w:val="0062342A"/>
    <w:rsid w:val="00623938"/>
    <w:rsid w:val="00623DF2"/>
    <w:rsid w:val="00623EC4"/>
    <w:rsid w:val="00624111"/>
    <w:rsid w:val="0062569F"/>
    <w:rsid w:val="00625DEF"/>
    <w:rsid w:val="006262BE"/>
    <w:rsid w:val="006274CD"/>
    <w:rsid w:val="00630AFC"/>
    <w:rsid w:val="00630B68"/>
    <w:rsid w:val="006314B2"/>
    <w:rsid w:val="00631956"/>
    <w:rsid w:val="006323DC"/>
    <w:rsid w:val="006338CB"/>
    <w:rsid w:val="00633C6E"/>
    <w:rsid w:val="00633CA8"/>
    <w:rsid w:val="00633F86"/>
    <w:rsid w:val="006340D8"/>
    <w:rsid w:val="00634288"/>
    <w:rsid w:val="006343D0"/>
    <w:rsid w:val="006349A5"/>
    <w:rsid w:val="00634A68"/>
    <w:rsid w:val="00635B68"/>
    <w:rsid w:val="006360C6"/>
    <w:rsid w:val="006367A2"/>
    <w:rsid w:val="00636E37"/>
    <w:rsid w:val="0063701C"/>
    <w:rsid w:val="006400D1"/>
    <w:rsid w:val="00640660"/>
    <w:rsid w:val="0064066A"/>
    <w:rsid w:val="006417DC"/>
    <w:rsid w:val="0064355F"/>
    <w:rsid w:val="00643830"/>
    <w:rsid w:val="00643967"/>
    <w:rsid w:val="00645B13"/>
    <w:rsid w:val="00646B9F"/>
    <w:rsid w:val="006473E4"/>
    <w:rsid w:val="0065034E"/>
    <w:rsid w:val="00650359"/>
    <w:rsid w:val="00652779"/>
    <w:rsid w:val="006537C0"/>
    <w:rsid w:val="00653F3F"/>
    <w:rsid w:val="00654315"/>
    <w:rsid w:val="00654E04"/>
    <w:rsid w:val="00655487"/>
    <w:rsid w:val="00656B36"/>
    <w:rsid w:val="006570FD"/>
    <w:rsid w:val="00657B7B"/>
    <w:rsid w:val="006606C1"/>
    <w:rsid w:val="00660D1C"/>
    <w:rsid w:val="00660E8E"/>
    <w:rsid w:val="006614E0"/>
    <w:rsid w:val="00661B3D"/>
    <w:rsid w:val="00662123"/>
    <w:rsid w:val="0066297E"/>
    <w:rsid w:val="00662CF6"/>
    <w:rsid w:val="0066307E"/>
    <w:rsid w:val="00663B07"/>
    <w:rsid w:val="0066474B"/>
    <w:rsid w:val="00664E28"/>
    <w:rsid w:val="0066554A"/>
    <w:rsid w:val="006666F3"/>
    <w:rsid w:val="00666A8F"/>
    <w:rsid w:val="00667775"/>
    <w:rsid w:val="006677A8"/>
    <w:rsid w:val="00670986"/>
    <w:rsid w:val="00670B94"/>
    <w:rsid w:val="00671063"/>
    <w:rsid w:val="00671C06"/>
    <w:rsid w:val="00671D18"/>
    <w:rsid w:val="00671EF8"/>
    <w:rsid w:val="0067262A"/>
    <w:rsid w:val="006726F0"/>
    <w:rsid w:val="006729EB"/>
    <w:rsid w:val="00673847"/>
    <w:rsid w:val="00673BCF"/>
    <w:rsid w:val="00673F8A"/>
    <w:rsid w:val="006744B5"/>
    <w:rsid w:val="0067453B"/>
    <w:rsid w:val="00675544"/>
    <w:rsid w:val="006756B2"/>
    <w:rsid w:val="00675FA7"/>
    <w:rsid w:val="006763E6"/>
    <w:rsid w:val="00676547"/>
    <w:rsid w:val="006766BA"/>
    <w:rsid w:val="00676F2B"/>
    <w:rsid w:val="00677272"/>
    <w:rsid w:val="0067737B"/>
    <w:rsid w:val="00677B83"/>
    <w:rsid w:val="00682AB3"/>
    <w:rsid w:val="00683D7D"/>
    <w:rsid w:val="00683DA0"/>
    <w:rsid w:val="006851F1"/>
    <w:rsid w:val="00685445"/>
    <w:rsid w:val="00685493"/>
    <w:rsid w:val="0068568B"/>
    <w:rsid w:val="00685B65"/>
    <w:rsid w:val="00686A27"/>
    <w:rsid w:val="006875ED"/>
    <w:rsid w:val="00687605"/>
    <w:rsid w:val="00687837"/>
    <w:rsid w:val="006902BE"/>
    <w:rsid w:val="006916DD"/>
    <w:rsid w:val="006919A7"/>
    <w:rsid w:val="00691D9C"/>
    <w:rsid w:val="0069381B"/>
    <w:rsid w:val="0069393E"/>
    <w:rsid w:val="00693F25"/>
    <w:rsid w:val="00694138"/>
    <w:rsid w:val="00694BD0"/>
    <w:rsid w:val="00694C6C"/>
    <w:rsid w:val="006952E8"/>
    <w:rsid w:val="00695E24"/>
    <w:rsid w:val="00697046"/>
    <w:rsid w:val="00697102"/>
    <w:rsid w:val="006A0489"/>
    <w:rsid w:val="006A1E67"/>
    <w:rsid w:val="006A2009"/>
    <w:rsid w:val="006A232F"/>
    <w:rsid w:val="006A247E"/>
    <w:rsid w:val="006A2D44"/>
    <w:rsid w:val="006A346F"/>
    <w:rsid w:val="006A4327"/>
    <w:rsid w:val="006A46AB"/>
    <w:rsid w:val="006B0037"/>
    <w:rsid w:val="006B03F2"/>
    <w:rsid w:val="006B057B"/>
    <w:rsid w:val="006B13DC"/>
    <w:rsid w:val="006B2426"/>
    <w:rsid w:val="006B2A93"/>
    <w:rsid w:val="006B339E"/>
    <w:rsid w:val="006B5158"/>
    <w:rsid w:val="006B6B3D"/>
    <w:rsid w:val="006B6E2D"/>
    <w:rsid w:val="006C091D"/>
    <w:rsid w:val="006C1E49"/>
    <w:rsid w:val="006C30D7"/>
    <w:rsid w:val="006C436B"/>
    <w:rsid w:val="006C4609"/>
    <w:rsid w:val="006C4EF4"/>
    <w:rsid w:val="006C50DA"/>
    <w:rsid w:val="006C580F"/>
    <w:rsid w:val="006C5E84"/>
    <w:rsid w:val="006C64A3"/>
    <w:rsid w:val="006C69BF"/>
    <w:rsid w:val="006C69EC"/>
    <w:rsid w:val="006C7BA1"/>
    <w:rsid w:val="006C7EEC"/>
    <w:rsid w:val="006C7EF6"/>
    <w:rsid w:val="006D0E53"/>
    <w:rsid w:val="006D1286"/>
    <w:rsid w:val="006D13B9"/>
    <w:rsid w:val="006D1871"/>
    <w:rsid w:val="006D1884"/>
    <w:rsid w:val="006D2E95"/>
    <w:rsid w:val="006D367D"/>
    <w:rsid w:val="006D3F62"/>
    <w:rsid w:val="006D4A10"/>
    <w:rsid w:val="006D4AF6"/>
    <w:rsid w:val="006D7121"/>
    <w:rsid w:val="006D7369"/>
    <w:rsid w:val="006D7B81"/>
    <w:rsid w:val="006D7E73"/>
    <w:rsid w:val="006E07A7"/>
    <w:rsid w:val="006E2059"/>
    <w:rsid w:val="006E30CF"/>
    <w:rsid w:val="006E4110"/>
    <w:rsid w:val="006E660E"/>
    <w:rsid w:val="006E7DFE"/>
    <w:rsid w:val="006F1134"/>
    <w:rsid w:val="006F1360"/>
    <w:rsid w:val="006F1C26"/>
    <w:rsid w:val="006F223F"/>
    <w:rsid w:val="006F2CD0"/>
    <w:rsid w:val="006F3221"/>
    <w:rsid w:val="006F34B8"/>
    <w:rsid w:val="006F3C8F"/>
    <w:rsid w:val="006F5228"/>
    <w:rsid w:val="006F5442"/>
    <w:rsid w:val="006F55E1"/>
    <w:rsid w:val="006F6993"/>
    <w:rsid w:val="006F6E82"/>
    <w:rsid w:val="007002D7"/>
    <w:rsid w:val="00700AF1"/>
    <w:rsid w:val="007013CC"/>
    <w:rsid w:val="007018C4"/>
    <w:rsid w:val="007020B0"/>
    <w:rsid w:val="00702BAD"/>
    <w:rsid w:val="007031A4"/>
    <w:rsid w:val="007036EA"/>
    <w:rsid w:val="00703B1E"/>
    <w:rsid w:val="00703DC1"/>
    <w:rsid w:val="007043D6"/>
    <w:rsid w:val="007046C1"/>
    <w:rsid w:val="00704E54"/>
    <w:rsid w:val="007051E6"/>
    <w:rsid w:val="007052AC"/>
    <w:rsid w:val="00705C8B"/>
    <w:rsid w:val="007063BF"/>
    <w:rsid w:val="0070668A"/>
    <w:rsid w:val="00706758"/>
    <w:rsid w:val="00706BBD"/>
    <w:rsid w:val="00707314"/>
    <w:rsid w:val="0070776F"/>
    <w:rsid w:val="00707ACA"/>
    <w:rsid w:val="00707D8D"/>
    <w:rsid w:val="00707FC3"/>
    <w:rsid w:val="00711041"/>
    <w:rsid w:val="007114F8"/>
    <w:rsid w:val="007115B0"/>
    <w:rsid w:val="007117C2"/>
    <w:rsid w:val="007118B2"/>
    <w:rsid w:val="007121F4"/>
    <w:rsid w:val="00712D80"/>
    <w:rsid w:val="007136DB"/>
    <w:rsid w:val="00713778"/>
    <w:rsid w:val="00713ABD"/>
    <w:rsid w:val="0071529D"/>
    <w:rsid w:val="007157A0"/>
    <w:rsid w:val="007165AF"/>
    <w:rsid w:val="0071696C"/>
    <w:rsid w:val="00717293"/>
    <w:rsid w:val="00717967"/>
    <w:rsid w:val="00720A3C"/>
    <w:rsid w:val="00720ADB"/>
    <w:rsid w:val="00720BD3"/>
    <w:rsid w:val="0072110E"/>
    <w:rsid w:val="007212EF"/>
    <w:rsid w:val="007218D9"/>
    <w:rsid w:val="00721B4F"/>
    <w:rsid w:val="00721B8B"/>
    <w:rsid w:val="007229B6"/>
    <w:rsid w:val="00722BF0"/>
    <w:rsid w:val="00722FCD"/>
    <w:rsid w:val="0072366C"/>
    <w:rsid w:val="0072373C"/>
    <w:rsid w:val="007239CF"/>
    <w:rsid w:val="00723B6C"/>
    <w:rsid w:val="00724916"/>
    <w:rsid w:val="007251A1"/>
    <w:rsid w:val="007255B9"/>
    <w:rsid w:val="00725795"/>
    <w:rsid w:val="007259AA"/>
    <w:rsid w:val="007268F3"/>
    <w:rsid w:val="00727509"/>
    <w:rsid w:val="00727583"/>
    <w:rsid w:val="00730543"/>
    <w:rsid w:val="00730FC1"/>
    <w:rsid w:val="007312E5"/>
    <w:rsid w:val="00731F71"/>
    <w:rsid w:val="007334BB"/>
    <w:rsid w:val="00733667"/>
    <w:rsid w:val="00733814"/>
    <w:rsid w:val="00734CEF"/>
    <w:rsid w:val="00734CF6"/>
    <w:rsid w:val="00736032"/>
    <w:rsid w:val="00736338"/>
    <w:rsid w:val="00736AC8"/>
    <w:rsid w:val="00736B06"/>
    <w:rsid w:val="007373DA"/>
    <w:rsid w:val="007425D5"/>
    <w:rsid w:val="007425E3"/>
    <w:rsid w:val="0074266B"/>
    <w:rsid w:val="007426A8"/>
    <w:rsid w:val="00743929"/>
    <w:rsid w:val="00743FC3"/>
    <w:rsid w:val="00744360"/>
    <w:rsid w:val="007445FB"/>
    <w:rsid w:val="00744DEE"/>
    <w:rsid w:val="00744E43"/>
    <w:rsid w:val="007459DA"/>
    <w:rsid w:val="00745D22"/>
    <w:rsid w:val="00745E85"/>
    <w:rsid w:val="00746282"/>
    <w:rsid w:val="00746599"/>
    <w:rsid w:val="00747158"/>
    <w:rsid w:val="007501E7"/>
    <w:rsid w:val="007508A9"/>
    <w:rsid w:val="00750AF7"/>
    <w:rsid w:val="00751DBC"/>
    <w:rsid w:val="00752A44"/>
    <w:rsid w:val="00753B23"/>
    <w:rsid w:val="007540A1"/>
    <w:rsid w:val="00754794"/>
    <w:rsid w:val="00754912"/>
    <w:rsid w:val="00754A8F"/>
    <w:rsid w:val="00755745"/>
    <w:rsid w:val="00755F25"/>
    <w:rsid w:val="00755F70"/>
    <w:rsid w:val="007560DE"/>
    <w:rsid w:val="007565B4"/>
    <w:rsid w:val="007566B5"/>
    <w:rsid w:val="00756B5E"/>
    <w:rsid w:val="00756CBC"/>
    <w:rsid w:val="00757064"/>
    <w:rsid w:val="00757185"/>
    <w:rsid w:val="007602DA"/>
    <w:rsid w:val="00760375"/>
    <w:rsid w:val="00760582"/>
    <w:rsid w:val="0076248C"/>
    <w:rsid w:val="00762507"/>
    <w:rsid w:val="00762BEA"/>
    <w:rsid w:val="007631DF"/>
    <w:rsid w:val="0076341A"/>
    <w:rsid w:val="00763504"/>
    <w:rsid w:val="007637B7"/>
    <w:rsid w:val="00763AA9"/>
    <w:rsid w:val="007642DC"/>
    <w:rsid w:val="0076557F"/>
    <w:rsid w:val="007655EB"/>
    <w:rsid w:val="00765710"/>
    <w:rsid w:val="007664CB"/>
    <w:rsid w:val="00767E58"/>
    <w:rsid w:val="00770035"/>
    <w:rsid w:val="0077068C"/>
    <w:rsid w:val="007712E9"/>
    <w:rsid w:val="007716E6"/>
    <w:rsid w:val="00771B71"/>
    <w:rsid w:val="00771E35"/>
    <w:rsid w:val="00771EBE"/>
    <w:rsid w:val="00771F8D"/>
    <w:rsid w:val="00772B22"/>
    <w:rsid w:val="007735EA"/>
    <w:rsid w:val="007742A0"/>
    <w:rsid w:val="00774D3B"/>
    <w:rsid w:val="007760D9"/>
    <w:rsid w:val="00776548"/>
    <w:rsid w:val="0077745B"/>
    <w:rsid w:val="00780491"/>
    <w:rsid w:val="00780A66"/>
    <w:rsid w:val="00780B5A"/>
    <w:rsid w:val="00781416"/>
    <w:rsid w:val="007818AB"/>
    <w:rsid w:val="007842C8"/>
    <w:rsid w:val="007853D4"/>
    <w:rsid w:val="00785405"/>
    <w:rsid w:val="00785DA3"/>
    <w:rsid w:val="00786123"/>
    <w:rsid w:val="0078658E"/>
    <w:rsid w:val="0078741F"/>
    <w:rsid w:val="00790464"/>
    <w:rsid w:val="00790821"/>
    <w:rsid w:val="00790EE8"/>
    <w:rsid w:val="007911BC"/>
    <w:rsid w:val="007935B1"/>
    <w:rsid w:val="00793CA3"/>
    <w:rsid w:val="007941D7"/>
    <w:rsid w:val="00794755"/>
    <w:rsid w:val="00796EB5"/>
    <w:rsid w:val="007A15FA"/>
    <w:rsid w:val="007A200D"/>
    <w:rsid w:val="007A31BD"/>
    <w:rsid w:val="007A4C6B"/>
    <w:rsid w:val="007A52EE"/>
    <w:rsid w:val="007A6BC5"/>
    <w:rsid w:val="007A6C3E"/>
    <w:rsid w:val="007A7334"/>
    <w:rsid w:val="007A79EB"/>
    <w:rsid w:val="007B0974"/>
    <w:rsid w:val="007B1195"/>
    <w:rsid w:val="007B14B8"/>
    <w:rsid w:val="007B157F"/>
    <w:rsid w:val="007B2B6F"/>
    <w:rsid w:val="007B2C8E"/>
    <w:rsid w:val="007B37D7"/>
    <w:rsid w:val="007B38C4"/>
    <w:rsid w:val="007B472E"/>
    <w:rsid w:val="007B4B28"/>
    <w:rsid w:val="007B4C7A"/>
    <w:rsid w:val="007B51BE"/>
    <w:rsid w:val="007B711F"/>
    <w:rsid w:val="007B73BD"/>
    <w:rsid w:val="007B765C"/>
    <w:rsid w:val="007B7E78"/>
    <w:rsid w:val="007C0A59"/>
    <w:rsid w:val="007C1346"/>
    <w:rsid w:val="007C13D9"/>
    <w:rsid w:val="007C1449"/>
    <w:rsid w:val="007C2DAA"/>
    <w:rsid w:val="007C3666"/>
    <w:rsid w:val="007C3BBF"/>
    <w:rsid w:val="007C4307"/>
    <w:rsid w:val="007C4668"/>
    <w:rsid w:val="007C48D2"/>
    <w:rsid w:val="007C490D"/>
    <w:rsid w:val="007C6A25"/>
    <w:rsid w:val="007C78F5"/>
    <w:rsid w:val="007D013D"/>
    <w:rsid w:val="007D035F"/>
    <w:rsid w:val="007D0393"/>
    <w:rsid w:val="007D110B"/>
    <w:rsid w:val="007D14CA"/>
    <w:rsid w:val="007D21A2"/>
    <w:rsid w:val="007D2597"/>
    <w:rsid w:val="007D322A"/>
    <w:rsid w:val="007D345A"/>
    <w:rsid w:val="007D4D51"/>
    <w:rsid w:val="007D4D7A"/>
    <w:rsid w:val="007D4DB8"/>
    <w:rsid w:val="007D4F7C"/>
    <w:rsid w:val="007D55CD"/>
    <w:rsid w:val="007D58AB"/>
    <w:rsid w:val="007D6B2F"/>
    <w:rsid w:val="007E07CB"/>
    <w:rsid w:val="007E30B2"/>
    <w:rsid w:val="007E3D13"/>
    <w:rsid w:val="007E4536"/>
    <w:rsid w:val="007E4639"/>
    <w:rsid w:val="007E47DA"/>
    <w:rsid w:val="007E54FA"/>
    <w:rsid w:val="007E6CB0"/>
    <w:rsid w:val="007E747D"/>
    <w:rsid w:val="007E7706"/>
    <w:rsid w:val="007F061C"/>
    <w:rsid w:val="007F0722"/>
    <w:rsid w:val="007F1179"/>
    <w:rsid w:val="007F358F"/>
    <w:rsid w:val="007F3A3E"/>
    <w:rsid w:val="007F3F68"/>
    <w:rsid w:val="007F4956"/>
    <w:rsid w:val="007F52C8"/>
    <w:rsid w:val="007F5D4A"/>
    <w:rsid w:val="007F6680"/>
    <w:rsid w:val="007F6F9B"/>
    <w:rsid w:val="007F7E69"/>
    <w:rsid w:val="00800308"/>
    <w:rsid w:val="00800320"/>
    <w:rsid w:val="008009BB"/>
    <w:rsid w:val="00802552"/>
    <w:rsid w:val="00802D55"/>
    <w:rsid w:val="0080366B"/>
    <w:rsid w:val="008041FC"/>
    <w:rsid w:val="00804AA6"/>
    <w:rsid w:val="00804C8E"/>
    <w:rsid w:val="00804EEB"/>
    <w:rsid w:val="008055E7"/>
    <w:rsid w:val="00805742"/>
    <w:rsid w:val="00806264"/>
    <w:rsid w:val="00806782"/>
    <w:rsid w:val="008069DD"/>
    <w:rsid w:val="008074C5"/>
    <w:rsid w:val="00807A3F"/>
    <w:rsid w:val="00810C76"/>
    <w:rsid w:val="00811382"/>
    <w:rsid w:val="0081174C"/>
    <w:rsid w:val="008122BF"/>
    <w:rsid w:val="008122DB"/>
    <w:rsid w:val="00813275"/>
    <w:rsid w:val="00813780"/>
    <w:rsid w:val="00813A73"/>
    <w:rsid w:val="00813AB2"/>
    <w:rsid w:val="008141C8"/>
    <w:rsid w:val="00814D82"/>
    <w:rsid w:val="00814F36"/>
    <w:rsid w:val="008156AF"/>
    <w:rsid w:val="00815FB5"/>
    <w:rsid w:val="0081706A"/>
    <w:rsid w:val="00821EDF"/>
    <w:rsid w:val="0082271D"/>
    <w:rsid w:val="008234BD"/>
    <w:rsid w:val="00823793"/>
    <w:rsid w:val="008240E2"/>
    <w:rsid w:val="00824542"/>
    <w:rsid w:val="008254C2"/>
    <w:rsid w:val="00825D83"/>
    <w:rsid w:val="00825DF6"/>
    <w:rsid w:val="0082623C"/>
    <w:rsid w:val="008268CD"/>
    <w:rsid w:val="0082762E"/>
    <w:rsid w:val="00827D04"/>
    <w:rsid w:val="008302B9"/>
    <w:rsid w:val="008306D1"/>
    <w:rsid w:val="00830731"/>
    <w:rsid w:val="00830A65"/>
    <w:rsid w:val="0083143E"/>
    <w:rsid w:val="00831705"/>
    <w:rsid w:val="0083208E"/>
    <w:rsid w:val="008322CE"/>
    <w:rsid w:val="00832605"/>
    <w:rsid w:val="0083331A"/>
    <w:rsid w:val="00833779"/>
    <w:rsid w:val="00833C00"/>
    <w:rsid w:val="00835AEE"/>
    <w:rsid w:val="00835B70"/>
    <w:rsid w:val="00835DED"/>
    <w:rsid w:val="00835F65"/>
    <w:rsid w:val="0083609F"/>
    <w:rsid w:val="00837952"/>
    <w:rsid w:val="00837AD6"/>
    <w:rsid w:val="00840938"/>
    <w:rsid w:val="00840A9C"/>
    <w:rsid w:val="0084179B"/>
    <w:rsid w:val="008417FC"/>
    <w:rsid w:val="00842095"/>
    <w:rsid w:val="008431F6"/>
    <w:rsid w:val="00843609"/>
    <w:rsid w:val="00843E8E"/>
    <w:rsid w:val="00843EA7"/>
    <w:rsid w:val="00843FBB"/>
    <w:rsid w:val="00844ECD"/>
    <w:rsid w:val="00845BA9"/>
    <w:rsid w:val="00845F0C"/>
    <w:rsid w:val="00846734"/>
    <w:rsid w:val="0084674F"/>
    <w:rsid w:val="00847673"/>
    <w:rsid w:val="0084768E"/>
    <w:rsid w:val="008505D0"/>
    <w:rsid w:val="00850AF0"/>
    <w:rsid w:val="00850BBE"/>
    <w:rsid w:val="00851151"/>
    <w:rsid w:val="00851F25"/>
    <w:rsid w:val="0085337F"/>
    <w:rsid w:val="0085365A"/>
    <w:rsid w:val="00854B6E"/>
    <w:rsid w:val="00855191"/>
    <w:rsid w:val="00855193"/>
    <w:rsid w:val="00855684"/>
    <w:rsid w:val="00855973"/>
    <w:rsid w:val="008561FE"/>
    <w:rsid w:val="00856AC5"/>
    <w:rsid w:val="00856F10"/>
    <w:rsid w:val="00856F98"/>
    <w:rsid w:val="00856F99"/>
    <w:rsid w:val="008570C6"/>
    <w:rsid w:val="00857F98"/>
    <w:rsid w:val="00860B13"/>
    <w:rsid w:val="008614F7"/>
    <w:rsid w:val="00862510"/>
    <w:rsid w:val="00862926"/>
    <w:rsid w:val="00862EB6"/>
    <w:rsid w:val="008630CF"/>
    <w:rsid w:val="00863A63"/>
    <w:rsid w:val="0086453D"/>
    <w:rsid w:val="00864EFB"/>
    <w:rsid w:val="00864F4E"/>
    <w:rsid w:val="00865049"/>
    <w:rsid w:val="008650C2"/>
    <w:rsid w:val="00865DD1"/>
    <w:rsid w:val="00866255"/>
    <w:rsid w:val="00866A86"/>
    <w:rsid w:val="00866B81"/>
    <w:rsid w:val="00867CCF"/>
    <w:rsid w:val="008700A7"/>
    <w:rsid w:val="00870F88"/>
    <w:rsid w:val="0087176D"/>
    <w:rsid w:val="00871775"/>
    <w:rsid w:val="00871D1F"/>
    <w:rsid w:val="00871D7A"/>
    <w:rsid w:val="0087276B"/>
    <w:rsid w:val="00872EE1"/>
    <w:rsid w:val="00872F13"/>
    <w:rsid w:val="00874403"/>
    <w:rsid w:val="00876065"/>
    <w:rsid w:val="0087611F"/>
    <w:rsid w:val="0087627F"/>
    <w:rsid w:val="008770AC"/>
    <w:rsid w:val="008776B9"/>
    <w:rsid w:val="008802D5"/>
    <w:rsid w:val="0088037A"/>
    <w:rsid w:val="00881ECC"/>
    <w:rsid w:val="00881EEF"/>
    <w:rsid w:val="0088315A"/>
    <w:rsid w:val="0088333E"/>
    <w:rsid w:val="00883603"/>
    <w:rsid w:val="008836DB"/>
    <w:rsid w:val="0088581A"/>
    <w:rsid w:val="00885ECA"/>
    <w:rsid w:val="00886D51"/>
    <w:rsid w:val="00890B5B"/>
    <w:rsid w:val="00890CE8"/>
    <w:rsid w:val="00891C26"/>
    <w:rsid w:val="00891C8A"/>
    <w:rsid w:val="00891D79"/>
    <w:rsid w:val="00892044"/>
    <w:rsid w:val="00892F63"/>
    <w:rsid w:val="00893394"/>
    <w:rsid w:val="00893561"/>
    <w:rsid w:val="00893FDE"/>
    <w:rsid w:val="008955FC"/>
    <w:rsid w:val="0089613E"/>
    <w:rsid w:val="008969C6"/>
    <w:rsid w:val="008970FC"/>
    <w:rsid w:val="008A014A"/>
    <w:rsid w:val="008A05A8"/>
    <w:rsid w:val="008A2685"/>
    <w:rsid w:val="008A32F6"/>
    <w:rsid w:val="008A3D98"/>
    <w:rsid w:val="008A3E74"/>
    <w:rsid w:val="008A42D4"/>
    <w:rsid w:val="008A45D1"/>
    <w:rsid w:val="008A4644"/>
    <w:rsid w:val="008A564E"/>
    <w:rsid w:val="008A6995"/>
    <w:rsid w:val="008A7073"/>
    <w:rsid w:val="008A755B"/>
    <w:rsid w:val="008B06AD"/>
    <w:rsid w:val="008B1168"/>
    <w:rsid w:val="008B13C4"/>
    <w:rsid w:val="008B1CF9"/>
    <w:rsid w:val="008B218F"/>
    <w:rsid w:val="008B23BD"/>
    <w:rsid w:val="008B2B24"/>
    <w:rsid w:val="008B35B5"/>
    <w:rsid w:val="008B4978"/>
    <w:rsid w:val="008B499A"/>
    <w:rsid w:val="008B5527"/>
    <w:rsid w:val="008B5A42"/>
    <w:rsid w:val="008B60E2"/>
    <w:rsid w:val="008B728E"/>
    <w:rsid w:val="008B7C7B"/>
    <w:rsid w:val="008C042A"/>
    <w:rsid w:val="008C04A6"/>
    <w:rsid w:val="008C05F1"/>
    <w:rsid w:val="008C1A6A"/>
    <w:rsid w:val="008C1D0A"/>
    <w:rsid w:val="008C1ED6"/>
    <w:rsid w:val="008C2194"/>
    <w:rsid w:val="008C32D5"/>
    <w:rsid w:val="008C342F"/>
    <w:rsid w:val="008C3AD7"/>
    <w:rsid w:val="008C58E3"/>
    <w:rsid w:val="008C5ED3"/>
    <w:rsid w:val="008C61C0"/>
    <w:rsid w:val="008C642C"/>
    <w:rsid w:val="008C67C6"/>
    <w:rsid w:val="008C6AA6"/>
    <w:rsid w:val="008C70AA"/>
    <w:rsid w:val="008C726D"/>
    <w:rsid w:val="008C7654"/>
    <w:rsid w:val="008C7959"/>
    <w:rsid w:val="008C7970"/>
    <w:rsid w:val="008C7A37"/>
    <w:rsid w:val="008C7FA3"/>
    <w:rsid w:val="008D03B0"/>
    <w:rsid w:val="008D1B2D"/>
    <w:rsid w:val="008D232A"/>
    <w:rsid w:val="008D2452"/>
    <w:rsid w:val="008D2C42"/>
    <w:rsid w:val="008D2E75"/>
    <w:rsid w:val="008D2F31"/>
    <w:rsid w:val="008D340F"/>
    <w:rsid w:val="008D3451"/>
    <w:rsid w:val="008D35BC"/>
    <w:rsid w:val="008D4DAC"/>
    <w:rsid w:val="008D565D"/>
    <w:rsid w:val="008D5750"/>
    <w:rsid w:val="008D5828"/>
    <w:rsid w:val="008D5B5D"/>
    <w:rsid w:val="008D6F82"/>
    <w:rsid w:val="008D74D2"/>
    <w:rsid w:val="008D7ED7"/>
    <w:rsid w:val="008E01D7"/>
    <w:rsid w:val="008E0B51"/>
    <w:rsid w:val="008E1802"/>
    <w:rsid w:val="008E1B70"/>
    <w:rsid w:val="008E26B3"/>
    <w:rsid w:val="008E2963"/>
    <w:rsid w:val="008E2971"/>
    <w:rsid w:val="008E2C57"/>
    <w:rsid w:val="008E333D"/>
    <w:rsid w:val="008E47AA"/>
    <w:rsid w:val="008E619A"/>
    <w:rsid w:val="008E626A"/>
    <w:rsid w:val="008E6590"/>
    <w:rsid w:val="008E6AA1"/>
    <w:rsid w:val="008E724E"/>
    <w:rsid w:val="008E7BB6"/>
    <w:rsid w:val="008E7C02"/>
    <w:rsid w:val="008F042B"/>
    <w:rsid w:val="008F048A"/>
    <w:rsid w:val="008F0FA4"/>
    <w:rsid w:val="008F1100"/>
    <w:rsid w:val="008F16B3"/>
    <w:rsid w:val="008F16F9"/>
    <w:rsid w:val="008F1CEA"/>
    <w:rsid w:val="008F239B"/>
    <w:rsid w:val="008F24D9"/>
    <w:rsid w:val="008F2D09"/>
    <w:rsid w:val="008F30FE"/>
    <w:rsid w:val="008F349E"/>
    <w:rsid w:val="008F3807"/>
    <w:rsid w:val="008F4AA3"/>
    <w:rsid w:val="008F7364"/>
    <w:rsid w:val="008F7D23"/>
    <w:rsid w:val="00900975"/>
    <w:rsid w:val="00900A0D"/>
    <w:rsid w:val="00901837"/>
    <w:rsid w:val="00903AFD"/>
    <w:rsid w:val="00903F30"/>
    <w:rsid w:val="00903F4C"/>
    <w:rsid w:val="00904830"/>
    <w:rsid w:val="0090535B"/>
    <w:rsid w:val="00907DE6"/>
    <w:rsid w:val="009102BA"/>
    <w:rsid w:val="009109E8"/>
    <w:rsid w:val="00910AD8"/>
    <w:rsid w:val="0091274E"/>
    <w:rsid w:val="00912B90"/>
    <w:rsid w:val="00912C8B"/>
    <w:rsid w:val="00912DE5"/>
    <w:rsid w:val="00913C37"/>
    <w:rsid w:val="009148A8"/>
    <w:rsid w:val="00915129"/>
    <w:rsid w:val="00916173"/>
    <w:rsid w:val="0091656B"/>
    <w:rsid w:val="009165C2"/>
    <w:rsid w:val="00916E44"/>
    <w:rsid w:val="00920267"/>
    <w:rsid w:val="009207C5"/>
    <w:rsid w:val="009223EA"/>
    <w:rsid w:val="00924137"/>
    <w:rsid w:val="00924FB7"/>
    <w:rsid w:val="0092529A"/>
    <w:rsid w:val="00925A06"/>
    <w:rsid w:val="00926A17"/>
    <w:rsid w:val="00927350"/>
    <w:rsid w:val="00927E3F"/>
    <w:rsid w:val="00930454"/>
    <w:rsid w:val="00930B9E"/>
    <w:rsid w:val="00931711"/>
    <w:rsid w:val="00932F1B"/>
    <w:rsid w:val="00932F84"/>
    <w:rsid w:val="00933486"/>
    <w:rsid w:val="00934405"/>
    <w:rsid w:val="0093571C"/>
    <w:rsid w:val="0093588F"/>
    <w:rsid w:val="00935DD7"/>
    <w:rsid w:val="00935EDB"/>
    <w:rsid w:val="00936A9B"/>
    <w:rsid w:val="00937345"/>
    <w:rsid w:val="00937E6C"/>
    <w:rsid w:val="00940E67"/>
    <w:rsid w:val="0094148A"/>
    <w:rsid w:val="00941901"/>
    <w:rsid w:val="00941CF8"/>
    <w:rsid w:val="00942555"/>
    <w:rsid w:val="00944D5E"/>
    <w:rsid w:val="009457B9"/>
    <w:rsid w:val="00945B60"/>
    <w:rsid w:val="00946E7E"/>
    <w:rsid w:val="00947111"/>
    <w:rsid w:val="009471E4"/>
    <w:rsid w:val="009471F0"/>
    <w:rsid w:val="00947D93"/>
    <w:rsid w:val="009509DF"/>
    <w:rsid w:val="009510C1"/>
    <w:rsid w:val="00951417"/>
    <w:rsid w:val="009535F8"/>
    <w:rsid w:val="009543F8"/>
    <w:rsid w:val="009548FB"/>
    <w:rsid w:val="00954B36"/>
    <w:rsid w:val="009550E7"/>
    <w:rsid w:val="009567D7"/>
    <w:rsid w:val="00956A75"/>
    <w:rsid w:val="00957D60"/>
    <w:rsid w:val="00957E51"/>
    <w:rsid w:val="009600FB"/>
    <w:rsid w:val="0096337F"/>
    <w:rsid w:val="00963716"/>
    <w:rsid w:val="00964D01"/>
    <w:rsid w:val="009651C3"/>
    <w:rsid w:val="00965756"/>
    <w:rsid w:val="00965E80"/>
    <w:rsid w:val="009662BC"/>
    <w:rsid w:val="00966FFA"/>
    <w:rsid w:val="009671E2"/>
    <w:rsid w:val="009673E5"/>
    <w:rsid w:val="00967498"/>
    <w:rsid w:val="00972BA5"/>
    <w:rsid w:val="00972DB1"/>
    <w:rsid w:val="00972F81"/>
    <w:rsid w:val="00973174"/>
    <w:rsid w:val="00973727"/>
    <w:rsid w:val="00974700"/>
    <w:rsid w:val="00974B36"/>
    <w:rsid w:val="00974EEB"/>
    <w:rsid w:val="00975085"/>
    <w:rsid w:val="00975497"/>
    <w:rsid w:val="00975D7A"/>
    <w:rsid w:val="00976957"/>
    <w:rsid w:val="00976EE9"/>
    <w:rsid w:val="00977B9A"/>
    <w:rsid w:val="00977E41"/>
    <w:rsid w:val="0098078F"/>
    <w:rsid w:val="00981425"/>
    <w:rsid w:val="009817EB"/>
    <w:rsid w:val="00981832"/>
    <w:rsid w:val="00981A04"/>
    <w:rsid w:val="00981F78"/>
    <w:rsid w:val="009820E4"/>
    <w:rsid w:val="00982708"/>
    <w:rsid w:val="0098442A"/>
    <w:rsid w:val="009845B6"/>
    <w:rsid w:val="00985DCE"/>
    <w:rsid w:val="00985E3E"/>
    <w:rsid w:val="00985E6A"/>
    <w:rsid w:val="0098696D"/>
    <w:rsid w:val="009874E9"/>
    <w:rsid w:val="0099040E"/>
    <w:rsid w:val="00991E25"/>
    <w:rsid w:val="00993940"/>
    <w:rsid w:val="00993C67"/>
    <w:rsid w:val="0099434F"/>
    <w:rsid w:val="00995345"/>
    <w:rsid w:val="009974DC"/>
    <w:rsid w:val="009975FD"/>
    <w:rsid w:val="009A0364"/>
    <w:rsid w:val="009A0CCE"/>
    <w:rsid w:val="009A1159"/>
    <w:rsid w:val="009A21D2"/>
    <w:rsid w:val="009A2467"/>
    <w:rsid w:val="009A2C4C"/>
    <w:rsid w:val="009A3040"/>
    <w:rsid w:val="009A30BF"/>
    <w:rsid w:val="009A3A26"/>
    <w:rsid w:val="009A3C78"/>
    <w:rsid w:val="009A4970"/>
    <w:rsid w:val="009A49BF"/>
    <w:rsid w:val="009A4A4C"/>
    <w:rsid w:val="009A4BB4"/>
    <w:rsid w:val="009A5193"/>
    <w:rsid w:val="009A5DE6"/>
    <w:rsid w:val="009A66F5"/>
    <w:rsid w:val="009A72CC"/>
    <w:rsid w:val="009B0B94"/>
    <w:rsid w:val="009B17F7"/>
    <w:rsid w:val="009B1879"/>
    <w:rsid w:val="009B18DB"/>
    <w:rsid w:val="009B20CA"/>
    <w:rsid w:val="009B2261"/>
    <w:rsid w:val="009B2655"/>
    <w:rsid w:val="009B3817"/>
    <w:rsid w:val="009B441F"/>
    <w:rsid w:val="009B66CC"/>
    <w:rsid w:val="009B6CAE"/>
    <w:rsid w:val="009B7680"/>
    <w:rsid w:val="009B788C"/>
    <w:rsid w:val="009B79A1"/>
    <w:rsid w:val="009C1000"/>
    <w:rsid w:val="009C1866"/>
    <w:rsid w:val="009C1F71"/>
    <w:rsid w:val="009C214A"/>
    <w:rsid w:val="009C2662"/>
    <w:rsid w:val="009C348E"/>
    <w:rsid w:val="009C4A49"/>
    <w:rsid w:val="009C5008"/>
    <w:rsid w:val="009C514D"/>
    <w:rsid w:val="009C5D5C"/>
    <w:rsid w:val="009C63CF"/>
    <w:rsid w:val="009C651B"/>
    <w:rsid w:val="009C668C"/>
    <w:rsid w:val="009C7A9F"/>
    <w:rsid w:val="009D19EC"/>
    <w:rsid w:val="009D36F9"/>
    <w:rsid w:val="009D3CBB"/>
    <w:rsid w:val="009D4644"/>
    <w:rsid w:val="009D54AB"/>
    <w:rsid w:val="009D5603"/>
    <w:rsid w:val="009D6478"/>
    <w:rsid w:val="009D6F10"/>
    <w:rsid w:val="009D71CB"/>
    <w:rsid w:val="009D7499"/>
    <w:rsid w:val="009E00EC"/>
    <w:rsid w:val="009E02A5"/>
    <w:rsid w:val="009E07D8"/>
    <w:rsid w:val="009E09CD"/>
    <w:rsid w:val="009E0F9D"/>
    <w:rsid w:val="009E173E"/>
    <w:rsid w:val="009E1C91"/>
    <w:rsid w:val="009E2393"/>
    <w:rsid w:val="009E3408"/>
    <w:rsid w:val="009E3EAC"/>
    <w:rsid w:val="009E4F60"/>
    <w:rsid w:val="009E5859"/>
    <w:rsid w:val="009E606B"/>
    <w:rsid w:val="009E7503"/>
    <w:rsid w:val="009E7C95"/>
    <w:rsid w:val="009F073E"/>
    <w:rsid w:val="009F0B92"/>
    <w:rsid w:val="009F0DB0"/>
    <w:rsid w:val="009F1817"/>
    <w:rsid w:val="009F2A9E"/>
    <w:rsid w:val="009F334F"/>
    <w:rsid w:val="009F3CC0"/>
    <w:rsid w:val="009F3F05"/>
    <w:rsid w:val="009F501E"/>
    <w:rsid w:val="009F541B"/>
    <w:rsid w:val="009F59B9"/>
    <w:rsid w:val="009F6404"/>
    <w:rsid w:val="009F7AE7"/>
    <w:rsid w:val="009F7CAD"/>
    <w:rsid w:val="009F7D8E"/>
    <w:rsid w:val="00A0079E"/>
    <w:rsid w:val="00A00E8C"/>
    <w:rsid w:val="00A01A2B"/>
    <w:rsid w:val="00A027A1"/>
    <w:rsid w:val="00A02C88"/>
    <w:rsid w:val="00A02DC2"/>
    <w:rsid w:val="00A036EB"/>
    <w:rsid w:val="00A03AAB"/>
    <w:rsid w:val="00A04F90"/>
    <w:rsid w:val="00A0535D"/>
    <w:rsid w:val="00A053FD"/>
    <w:rsid w:val="00A063EA"/>
    <w:rsid w:val="00A06A32"/>
    <w:rsid w:val="00A07925"/>
    <w:rsid w:val="00A07B31"/>
    <w:rsid w:val="00A1013C"/>
    <w:rsid w:val="00A10CE0"/>
    <w:rsid w:val="00A113F0"/>
    <w:rsid w:val="00A116CD"/>
    <w:rsid w:val="00A11769"/>
    <w:rsid w:val="00A11A27"/>
    <w:rsid w:val="00A12B83"/>
    <w:rsid w:val="00A12ED3"/>
    <w:rsid w:val="00A13670"/>
    <w:rsid w:val="00A13AB1"/>
    <w:rsid w:val="00A13DC7"/>
    <w:rsid w:val="00A1448E"/>
    <w:rsid w:val="00A15447"/>
    <w:rsid w:val="00A16122"/>
    <w:rsid w:val="00A1638D"/>
    <w:rsid w:val="00A16433"/>
    <w:rsid w:val="00A17690"/>
    <w:rsid w:val="00A17D15"/>
    <w:rsid w:val="00A17DF8"/>
    <w:rsid w:val="00A17E5D"/>
    <w:rsid w:val="00A202A5"/>
    <w:rsid w:val="00A2031D"/>
    <w:rsid w:val="00A20AC7"/>
    <w:rsid w:val="00A20F7F"/>
    <w:rsid w:val="00A22A18"/>
    <w:rsid w:val="00A22B35"/>
    <w:rsid w:val="00A23567"/>
    <w:rsid w:val="00A242C2"/>
    <w:rsid w:val="00A27381"/>
    <w:rsid w:val="00A274F4"/>
    <w:rsid w:val="00A27A06"/>
    <w:rsid w:val="00A27BA4"/>
    <w:rsid w:val="00A30E90"/>
    <w:rsid w:val="00A31BC7"/>
    <w:rsid w:val="00A32670"/>
    <w:rsid w:val="00A3287A"/>
    <w:rsid w:val="00A35269"/>
    <w:rsid w:val="00A37530"/>
    <w:rsid w:val="00A3753F"/>
    <w:rsid w:val="00A375D3"/>
    <w:rsid w:val="00A37AE5"/>
    <w:rsid w:val="00A410EA"/>
    <w:rsid w:val="00A41686"/>
    <w:rsid w:val="00A41EDE"/>
    <w:rsid w:val="00A438F9"/>
    <w:rsid w:val="00A44942"/>
    <w:rsid w:val="00A449FB"/>
    <w:rsid w:val="00A44B14"/>
    <w:rsid w:val="00A458C9"/>
    <w:rsid w:val="00A45B57"/>
    <w:rsid w:val="00A45FA2"/>
    <w:rsid w:val="00A469D8"/>
    <w:rsid w:val="00A47A74"/>
    <w:rsid w:val="00A50B24"/>
    <w:rsid w:val="00A50B48"/>
    <w:rsid w:val="00A51505"/>
    <w:rsid w:val="00A527BF"/>
    <w:rsid w:val="00A5310E"/>
    <w:rsid w:val="00A53311"/>
    <w:rsid w:val="00A55005"/>
    <w:rsid w:val="00A55DEF"/>
    <w:rsid w:val="00A56F90"/>
    <w:rsid w:val="00A60CC6"/>
    <w:rsid w:val="00A60D22"/>
    <w:rsid w:val="00A61137"/>
    <w:rsid w:val="00A615DB"/>
    <w:rsid w:val="00A6191F"/>
    <w:rsid w:val="00A61BF9"/>
    <w:rsid w:val="00A61C0A"/>
    <w:rsid w:val="00A6236A"/>
    <w:rsid w:val="00A6244B"/>
    <w:rsid w:val="00A63311"/>
    <w:rsid w:val="00A64519"/>
    <w:rsid w:val="00A64ACC"/>
    <w:rsid w:val="00A6588A"/>
    <w:rsid w:val="00A66185"/>
    <w:rsid w:val="00A66323"/>
    <w:rsid w:val="00A66BD8"/>
    <w:rsid w:val="00A674C0"/>
    <w:rsid w:val="00A67C6A"/>
    <w:rsid w:val="00A700E9"/>
    <w:rsid w:val="00A7242E"/>
    <w:rsid w:val="00A73167"/>
    <w:rsid w:val="00A731A4"/>
    <w:rsid w:val="00A74B21"/>
    <w:rsid w:val="00A7534C"/>
    <w:rsid w:val="00A758BA"/>
    <w:rsid w:val="00A758BF"/>
    <w:rsid w:val="00A766EC"/>
    <w:rsid w:val="00A76B56"/>
    <w:rsid w:val="00A77BFA"/>
    <w:rsid w:val="00A80603"/>
    <w:rsid w:val="00A80D32"/>
    <w:rsid w:val="00A80DD3"/>
    <w:rsid w:val="00A81D25"/>
    <w:rsid w:val="00A82303"/>
    <w:rsid w:val="00A825A7"/>
    <w:rsid w:val="00A82BB0"/>
    <w:rsid w:val="00A82C86"/>
    <w:rsid w:val="00A82F71"/>
    <w:rsid w:val="00A833A3"/>
    <w:rsid w:val="00A84BE8"/>
    <w:rsid w:val="00A858B0"/>
    <w:rsid w:val="00A8593C"/>
    <w:rsid w:val="00A8595D"/>
    <w:rsid w:val="00A8649E"/>
    <w:rsid w:val="00A864A6"/>
    <w:rsid w:val="00A86CD9"/>
    <w:rsid w:val="00A86D40"/>
    <w:rsid w:val="00A8722A"/>
    <w:rsid w:val="00A87E2F"/>
    <w:rsid w:val="00A905A7"/>
    <w:rsid w:val="00A90E7A"/>
    <w:rsid w:val="00A92697"/>
    <w:rsid w:val="00A929B3"/>
    <w:rsid w:val="00A933EA"/>
    <w:rsid w:val="00A94091"/>
    <w:rsid w:val="00A94142"/>
    <w:rsid w:val="00A94814"/>
    <w:rsid w:val="00A951F0"/>
    <w:rsid w:val="00A96F57"/>
    <w:rsid w:val="00A9768A"/>
    <w:rsid w:val="00A9787B"/>
    <w:rsid w:val="00A97C09"/>
    <w:rsid w:val="00AA018A"/>
    <w:rsid w:val="00AA0207"/>
    <w:rsid w:val="00AA0CBE"/>
    <w:rsid w:val="00AA11AE"/>
    <w:rsid w:val="00AA1678"/>
    <w:rsid w:val="00AA190E"/>
    <w:rsid w:val="00AA24DF"/>
    <w:rsid w:val="00AA26AB"/>
    <w:rsid w:val="00AA2A28"/>
    <w:rsid w:val="00AA3837"/>
    <w:rsid w:val="00AA38AE"/>
    <w:rsid w:val="00AA4F7A"/>
    <w:rsid w:val="00AA5462"/>
    <w:rsid w:val="00AA5930"/>
    <w:rsid w:val="00AA5999"/>
    <w:rsid w:val="00AA5A49"/>
    <w:rsid w:val="00AA677F"/>
    <w:rsid w:val="00AA74C0"/>
    <w:rsid w:val="00AB033E"/>
    <w:rsid w:val="00AB2550"/>
    <w:rsid w:val="00AB3806"/>
    <w:rsid w:val="00AB47AF"/>
    <w:rsid w:val="00AB677B"/>
    <w:rsid w:val="00AC0263"/>
    <w:rsid w:val="00AC049D"/>
    <w:rsid w:val="00AC0BC2"/>
    <w:rsid w:val="00AC1209"/>
    <w:rsid w:val="00AC1D07"/>
    <w:rsid w:val="00AC284B"/>
    <w:rsid w:val="00AC2F7F"/>
    <w:rsid w:val="00AC389E"/>
    <w:rsid w:val="00AC57B5"/>
    <w:rsid w:val="00AC64BC"/>
    <w:rsid w:val="00AC6959"/>
    <w:rsid w:val="00AC7A96"/>
    <w:rsid w:val="00AC7FB6"/>
    <w:rsid w:val="00AD01DA"/>
    <w:rsid w:val="00AD1A0A"/>
    <w:rsid w:val="00AD1B87"/>
    <w:rsid w:val="00AD27B6"/>
    <w:rsid w:val="00AD361D"/>
    <w:rsid w:val="00AD4C20"/>
    <w:rsid w:val="00AD61BA"/>
    <w:rsid w:val="00AD7774"/>
    <w:rsid w:val="00AD7AC3"/>
    <w:rsid w:val="00AD7F0D"/>
    <w:rsid w:val="00AD7F68"/>
    <w:rsid w:val="00AE0308"/>
    <w:rsid w:val="00AE0707"/>
    <w:rsid w:val="00AE2170"/>
    <w:rsid w:val="00AE2544"/>
    <w:rsid w:val="00AE2579"/>
    <w:rsid w:val="00AE287F"/>
    <w:rsid w:val="00AE2B91"/>
    <w:rsid w:val="00AE4179"/>
    <w:rsid w:val="00AE4C9D"/>
    <w:rsid w:val="00AE5A9D"/>
    <w:rsid w:val="00AE5E40"/>
    <w:rsid w:val="00AE66A9"/>
    <w:rsid w:val="00AE68F9"/>
    <w:rsid w:val="00AE7572"/>
    <w:rsid w:val="00AE7A35"/>
    <w:rsid w:val="00AF0763"/>
    <w:rsid w:val="00AF1C19"/>
    <w:rsid w:val="00AF2710"/>
    <w:rsid w:val="00AF2B1C"/>
    <w:rsid w:val="00AF2CBB"/>
    <w:rsid w:val="00AF2DFB"/>
    <w:rsid w:val="00AF354F"/>
    <w:rsid w:val="00AF3C76"/>
    <w:rsid w:val="00AF4111"/>
    <w:rsid w:val="00AF4139"/>
    <w:rsid w:val="00AF42E0"/>
    <w:rsid w:val="00AF459A"/>
    <w:rsid w:val="00AF45C2"/>
    <w:rsid w:val="00AF501D"/>
    <w:rsid w:val="00AF58F9"/>
    <w:rsid w:val="00AF5948"/>
    <w:rsid w:val="00AF62CE"/>
    <w:rsid w:val="00AF7500"/>
    <w:rsid w:val="00AF7644"/>
    <w:rsid w:val="00AF7B33"/>
    <w:rsid w:val="00B009A3"/>
    <w:rsid w:val="00B00E3F"/>
    <w:rsid w:val="00B02002"/>
    <w:rsid w:val="00B02E6D"/>
    <w:rsid w:val="00B03354"/>
    <w:rsid w:val="00B04BFE"/>
    <w:rsid w:val="00B04E84"/>
    <w:rsid w:val="00B05288"/>
    <w:rsid w:val="00B05A0A"/>
    <w:rsid w:val="00B063D6"/>
    <w:rsid w:val="00B11120"/>
    <w:rsid w:val="00B114FA"/>
    <w:rsid w:val="00B1320D"/>
    <w:rsid w:val="00B13A0B"/>
    <w:rsid w:val="00B142AE"/>
    <w:rsid w:val="00B149D5"/>
    <w:rsid w:val="00B16252"/>
    <w:rsid w:val="00B1722B"/>
    <w:rsid w:val="00B17257"/>
    <w:rsid w:val="00B209BD"/>
    <w:rsid w:val="00B210A3"/>
    <w:rsid w:val="00B22970"/>
    <w:rsid w:val="00B23434"/>
    <w:rsid w:val="00B23485"/>
    <w:rsid w:val="00B23497"/>
    <w:rsid w:val="00B234F2"/>
    <w:rsid w:val="00B23507"/>
    <w:rsid w:val="00B23932"/>
    <w:rsid w:val="00B23A46"/>
    <w:rsid w:val="00B241B9"/>
    <w:rsid w:val="00B24822"/>
    <w:rsid w:val="00B2523C"/>
    <w:rsid w:val="00B253AA"/>
    <w:rsid w:val="00B25BEA"/>
    <w:rsid w:val="00B2634B"/>
    <w:rsid w:val="00B26D6D"/>
    <w:rsid w:val="00B26F55"/>
    <w:rsid w:val="00B27252"/>
    <w:rsid w:val="00B2734A"/>
    <w:rsid w:val="00B27698"/>
    <w:rsid w:val="00B27881"/>
    <w:rsid w:val="00B30794"/>
    <w:rsid w:val="00B30B8D"/>
    <w:rsid w:val="00B3188D"/>
    <w:rsid w:val="00B31965"/>
    <w:rsid w:val="00B31A79"/>
    <w:rsid w:val="00B31B38"/>
    <w:rsid w:val="00B33C9F"/>
    <w:rsid w:val="00B348CB"/>
    <w:rsid w:val="00B34920"/>
    <w:rsid w:val="00B34F92"/>
    <w:rsid w:val="00B35D9D"/>
    <w:rsid w:val="00B3678B"/>
    <w:rsid w:val="00B37646"/>
    <w:rsid w:val="00B402B4"/>
    <w:rsid w:val="00B41BA3"/>
    <w:rsid w:val="00B42997"/>
    <w:rsid w:val="00B42E60"/>
    <w:rsid w:val="00B43115"/>
    <w:rsid w:val="00B43858"/>
    <w:rsid w:val="00B44319"/>
    <w:rsid w:val="00B44EF8"/>
    <w:rsid w:val="00B45F03"/>
    <w:rsid w:val="00B4608D"/>
    <w:rsid w:val="00B468DB"/>
    <w:rsid w:val="00B472A8"/>
    <w:rsid w:val="00B50037"/>
    <w:rsid w:val="00B50D82"/>
    <w:rsid w:val="00B51434"/>
    <w:rsid w:val="00B51749"/>
    <w:rsid w:val="00B51857"/>
    <w:rsid w:val="00B52E35"/>
    <w:rsid w:val="00B53104"/>
    <w:rsid w:val="00B537CC"/>
    <w:rsid w:val="00B54A87"/>
    <w:rsid w:val="00B54D19"/>
    <w:rsid w:val="00B550C3"/>
    <w:rsid w:val="00B5572B"/>
    <w:rsid w:val="00B55ABF"/>
    <w:rsid w:val="00B56076"/>
    <w:rsid w:val="00B57A7A"/>
    <w:rsid w:val="00B57A9D"/>
    <w:rsid w:val="00B60590"/>
    <w:rsid w:val="00B61349"/>
    <w:rsid w:val="00B623DB"/>
    <w:rsid w:val="00B62846"/>
    <w:rsid w:val="00B637F1"/>
    <w:rsid w:val="00B64000"/>
    <w:rsid w:val="00B649ED"/>
    <w:rsid w:val="00B6508E"/>
    <w:rsid w:val="00B65885"/>
    <w:rsid w:val="00B65B3A"/>
    <w:rsid w:val="00B679FA"/>
    <w:rsid w:val="00B67C48"/>
    <w:rsid w:val="00B724C9"/>
    <w:rsid w:val="00B7262C"/>
    <w:rsid w:val="00B72A06"/>
    <w:rsid w:val="00B72A32"/>
    <w:rsid w:val="00B72BDB"/>
    <w:rsid w:val="00B72F48"/>
    <w:rsid w:val="00B73F2A"/>
    <w:rsid w:val="00B74FFE"/>
    <w:rsid w:val="00B754EF"/>
    <w:rsid w:val="00B75898"/>
    <w:rsid w:val="00B75924"/>
    <w:rsid w:val="00B7608D"/>
    <w:rsid w:val="00B77176"/>
    <w:rsid w:val="00B771E1"/>
    <w:rsid w:val="00B8001A"/>
    <w:rsid w:val="00B80EF0"/>
    <w:rsid w:val="00B80F58"/>
    <w:rsid w:val="00B81924"/>
    <w:rsid w:val="00B81D85"/>
    <w:rsid w:val="00B82A50"/>
    <w:rsid w:val="00B82F9A"/>
    <w:rsid w:val="00B84452"/>
    <w:rsid w:val="00B84F0B"/>
    <w:rsid w:val="00B850C0"/>
    <w:rsid w:val="00B86388"/>
    <w:rsid w:val="00B86CEA"/>
    <w:rsid w:val="00B87392"/>
    <w:rsid w:val="00B878E0"/>
    <w:rsid w:val="00B87AB8"/>
    <w:rsid w:val="00B87CD2"/>
    <w:rsid w:val="00B90704"/>
    <w:rsid w:val="00B90C7C"/>
    <w:rsid w:val="00B91982"/>
    <w:rsid w:val="00B93674"/>
    <w:rsid w:val="00B94633"/>
    <w:rsid w:val="00B94F6D"/>
    <w:rsid w:val="00B9514C"/>
    <w:rsid w:val="00B954FD"/>
    <w:rsid w:val="00B95EAB"/>
    <w:rsid w:val="00B966D8"/>
    <w:rsid w:val="00B96765"/>
    <w:rsid w:val="00B96E27"/>
    <w:rsid w:val="00B9736C"/>
    <w:rsid w:val="00BA0E41"/>
    <w:rsid w:val="00BA100F"/>
    <w:rsid w:val="00BA17AD"/>
    <w:rsid w:val="00BA1C32"/>
    <w:rsid w:val="00BA29DD"/>
    <w:rsid w:val="00BA3914"/>
    <w:rsid w:val="00BA3DF6"/>
    <w:rsid w:val="00BA4B2D"/>
    <w:rsid w:val="00BA4E1B"/>
    <w:rsid w:val="00BA54AA"/>
    <w:rsid w:val="00BA5EB3"/>
    <w:rsid w:val="00BA6811"/>
    <w:rsid w:val="00BA6945"/>
    <w:rsid w:val="00BA77BD"/>
    <w:rsid w:val="00BA7DA3"/>
    <w:rsid w:val="00BB0E34"/>
    <w:rsid w:val="00BB2241"/>
    <w:rsid w:val="00BB239B"/>
    <w:rsid w:val="00BB2931"/>
    <w:rsid w:val="00BB2BD3"/>
    <w:rsid w:val="00BB32BB"/>
    <w:rsid w:val="00BB4DBB"/>
    <w:rsid w:val="00BB667B"/>
    <w:rsid w:val="00BB689E"/>
    <w:rsid w:val="00BB6E2A"/>
    <w:rsid w:val="00BC0403"/>
    <w:rsid w:val="00BC0EF7"/>
    <w:rsid w:val="00BC309F"/>
    <w:rsid w:val="00BC4589"/>
    <w:rsid w:val="00BC46C7"/>
    <w:rsid w:val="00BC4A2C"/>
    <w:rsid w:val="00BC5452"/>
    <w:rsid w:val="00BC5BA2"/>
    <w:rsid w:val="00BC63F8"/>
    <w:rsid w:val="00BC77C8"/>
    <w:rsid w:val="00BD03B1"/>
    <w:rsid w:val="00BD0F2F"/>
    <w:rsid w:val="00BD16D5"/>
    <w:rsid w:val="00BD173E"/>
    <w:rsid w:val="00BD1AE4"/>
    <w:rsid w:val="00BD22D6"/>
    <w:rsid w:val="00BD281F"/>
    <w:rsid w:val="00BD2904"/>
    <w:rsid w:val="00BD31ED"/>
    <w:rsid w:val="00BD390E"/>
    <w:rsid w:val="00BD42B8"/>
    <w:rsid w:val="00BD4C1D"/>
    <w:rsid w:val="00BD4CA7"/>
    <w:rsid w:val="00BD5AD9"/>
    <w:rsid w:val="00BD615B"/>
    <w:rsid w:val="00BD6E71"/>
    <w:rsid w:val="00BD6EA2"/>
    <w:rsid w:val="00BD7ECA"/>
    <w:rsid w:val="00BE1190"/>
    <w:rsid w:val="00BE256D"/>
    <w:rsid w:val="00BE30C9"/>
    <w:rsid w:val="00BE371F"/>
    <w:rsid w:val="00BE3733"/>
    <w:rsid w:val="00BE57AD"/>
    <w:rsid w:val="00BE6886"/>
    <w:rsid w:val="00BE7206"/>
    <w:rsid w:val="00BE73CB"/>
    <w:rsid w:val="00BE76E4"/>
    <w:rsid w:val="00BE7816"/>
    <w:rsid w:val="00BE7817"/>
    <w:rsid w:val="00BF0B5A"/>
    <w:rsid w:val="00BF1046"/>
    <w:rsid w:val="00BF2427"/>
    <w:rsid w:val="00BF29B6"/>
    <w:rsid w:val="00BF3DFD"/>
    <w:rsid w:val="00BF4061"/>
    <w:rsid w:val="00BF418C"/>
    <w:rsid w:val="00BF4857"/>
    <w:rsid w:val="00BF4F97"/>
    <w:rsid w:val="00BF5242"/>
    <w:rsid w:val="00BF5EBE"/>
    <w:rsid w:val="00BF7892"/>
    <w:rsid w:val="00BF7AD0"/>
    <w:rsid w:val="00C01119"/>
    <w:rsid w:val="00C0253D"/>
    <w:rsid w:val="00C02607"/>
    <w:rsid w:val="00C0277C"/>
    <w:rsid w:val="00C02F4B"/>
    <w:rsid w:val="00C03884"/>
    <w:rsid w:val="00C03E39"/>
    <w:rsid w:val="00C03F2D"/>
    <w:rsid w:val="00C041E2"/>
    <w:rsid w:val="00C0515F"/>
    <w:rsid w:val="00C057CF"/>
    <w:rsid w:val="00C06017"/>
    <w:rsid w:val="00C06155"/>
    <w:rsid w:val="00C06642"/>
    <w:rsid w:val="00C0669E"/>
    <w:rsid w:val="00C07176"/>
    <w:rsid w:val="00C071D8"/>
    <w:rsid w:val="00C07F66"/>
    <w:rsid w:val="00C07F6E"/>
    <w:rsid w:val="00C1033D"/>
    <w:rsid w:val="00C10B2D"/>
    <w:rsid w:val="00C116A3"/>
    <w:rsid w:val="00C11AE5"/>
    <w:rsid w:val="00C12386"/>
    <w:rsid w:val="00C1247E"/>
    <w:rsid w:val="00C1389F"/>
    <w:rsid w:val="00C139A9"/>
    <w:rsid w:val="00C13DA8"/>
    <w:rsid w:val="00C143B0"/>
    <w:rsid w:val="00C14E97"/>
    <w:rsid w:val="00C1584A"/>
    <w:rsid w:val="00C158DA"/>
    <w:rsid w:val="00C15AC3"/>
    <w:rsid w:val="00C164D4"/>
    <w:rsid w:val="00C1714B"/>
    <w:rsid w:val="00C1756A"/>
    <w:rsid w:val="00C1759F"/>
    <w:rsid w:val="00C2072F"/>
    <w:rsid w:val="00C216A6"/>
    <w:rsid w:val="00C21D9F"/>
    <w:rsid w:val="00C2359E"/>
    <w:rsid w:val="00C23883"/>
    <w:rsid w:val="00C249C4"/>
    <w:rsid w:val="00C25323"/>
    <w:rsid w:val="00C2591C"/>
    <w:rsid w:val="00C26240"/>
    <w:rsid w:val="00C26923"/>
    <w:rsid w:val="00C26C97"/>
    <w:rsid w:val="00C274EF"/>
    <w:rsid w:val="00C309FE"/>
    <w:rsid w:val="00C31245"/>
    <w:rsid w:val="00C31C95"/>
    <w:rsid w:val="00C3209C"/>
    <w:rsid w:val="00C32925"/>
    <w:rsid w:val="00C32E09"/>
    <w:rsid w:val="00C33108"/>
    <w:rsid w:val="00C33397"/>
    <w:rsid w:val="00C3464F"/>
    <w:rsid w:val="00C34F22"/>
    <w:rsid w:val="00C3540F"/>
    <w:rsid w:val="00C354CB"/>
    <w:rsid w:val="00C36031"/>
    <w:rsid w:val="00C3634F"/>
    <w:rsid w:val="00C365E3"/>
    <w:rsid w:val="00C37582"/>
    <w:rsid w:val="00C40034"/>
    <w:rsid w:val="00C410CB"/>
    <w:rsid w:val="00C41369"/>
    <w:rsid w:val="00C4142F"/>
    <w:rsid w:val="00C4149F"/>
    <w:rsid w:val="00C41BB3"/>
    <w:rsid w:val="00C41CE6"/>
    <w:rsid w:val="00C41EE5"/>
    <w:rsid w:val="00C42710"/>
    <w:rsid w:val="00C42851"/>
    <w:rsid w:val="00C435EA"/>
    <w:rsid w:val="00C44243"/>
    <w:rsid w:val="00C44290"/>
    <w:rsid w:val="00C44404"/>
    <w:rsid w:val="00C45FEC"/>
    <w:rsid w:val="00C462E1"/>
    <w:rsid w:val="00C46660"/>
    <w:rsid w:val="00C46F0B"/>
    <w:rsid w:val="00C47A31"/>
    <w:rsid w:val="00C509E4"/>
    <w:rsid w:val="00C50C03"/>
    <w:rsid w:val="00C51F70"/>
    <w:rsid w:val="00C52BA2"/>
    <w:rsid w:val="00C549E4"/>
    <w:rsid w:val="00C549F2"/>
    <w:rsid w:val="00C54EB6"/>
    <w:rsid w:val="00C54F1E"/>
    <w:rsid w:val="00C55068"/>
    <w:rsid w:val="00C556B2"/>
    <w:rsid w:val="00C5623D"/>
    <w:rsid w:val="00C56D4E"/>
    <w:rsid w:val="00C60382"/>
    <w:rsid w:val="00C60DA1"/>
    <w:rsid w:val="00C612CF"/>
    <w:rsid w:val="00C61402"/>
    <w:rsid w:val="00C61F21"/>
    <w:rsid w:val="00C62AB9"/>
    <w:rsid w:val="00C63891"/>
    <w:rsid w:val="00C64F5A"/>
    <w:rsid w:val="00C6518B"/>
    <w:rsid w:val="00C6541D"/>
    <w:rsid w:val="00C6559F"/>
    <w:rsid w:val="00C658B8"/>
    <w:rsid w:val="00C6625F"/>
    <w:rsid w:val="00C66A63"/>
    <w:rsid w:val="00C67CB4"/>
    <w:rsid w:val="00C67CE8"/>
    <w:rsid w:val="00C70AD6"/>
    <w:rsid w:val="00C7109B"/>
    <w:rsid w:val="00C71397"/>
    <w:rsid w:val="00C71D2A"/>
    <w:rsid w:val="00C72631"/>
    <w:rsid w:val="00C72750"/>
    <w:rsid w:val="00C727D9"/>
    <w:rsid w:val="00C740ED"/>
    <w:rsid w:val="00C7418F"/>
    <w:rsid w:val="00C7511F"/>
    <w:rsid w:val="00C7556B"/>
    <w:rsid w:val="00C75920"/>
    <w:rsid w:val="00C75AFC"/>
    <w:rsid w:val="00C75B5F"/>
    <w:rsid w:val="00C75D3C"/>
    <w:rsid w:val="00C762B7"/>
    <w:rsid w:val="00C768FF"/>
    <w:rsid w:val="00C77D1A"/>
    <w:rsid w:val="00C80991"/>
    <w:rsid w:val="00C8166B"/>
    <w:rsid w:val="00C82336"/>
    <w:rsid w:val="00C831C6"/>
    <w:rsid w:val="00C833C1"/>
    <w:rsid w:val="00C84384"/>
    <w:rsid w:val="00C84533"/>
    <w:rsid w:val="00C862AE"/>
    <w:rsid w:val="00C86942"/>
    <w:rsid w:val="00C86B52"/>
    <w:rsid w:val="00C86DC3"/>
    <w:rsid w:val="00C873FF"/>
    <w:rsid w:val="00C87604"/>
    <w:rsid w:val="00C9024C"/>
    <w:rsid w:val="00C90310"/>
    <w:rsid w:val="00C903A5"/>
    <w:rsid w:val="00C90CEC"/>
    <w:rsid w:val="00C920D7"/>
    <w:rsid w:val="00C921BA"/>
    <w:rsid w:val="00C92F7E"/>
    <w:rsid w:val="00C946E3"/>
    <w:rsid w:val="00C95212"/>
    <w:rsid w:val="00C956B0"/>
    <w:rsid w:val="00C959BA"/>
    <w:rsid w:val="00C95C21"/>
    <w:rsid w:val="00C96C9E"/>
    <w:rsid w:val="00C96CB0"/>
    <w:rsid w:val="00C972F4"/>
    <w:rsid w:val="00C97660"/>
    <w:rsid w:val="00CA03C5"/>
    <w:rsid w:val="00CA0B0D"/>
    <w:rsid w:val="00CA0B3B"/>
    <w:rsid w:val="00CA0B74"/>
    <w:rsid w:val="00CA1328"/>
    <w:rsid w:val="00CA2004"/>
    <w:rsid w:val="00CA2030"/>
    <w:rsid w:val="00CA2689"/>
    <w:rsid w:val="00CA26E0"/>
    <w:rsid w:val="00CA3ADA"/>
    <w:rsid w:val="00CA3BF3"/>
    <w:rsid w:val="00CA3F61"/>
    <w:rsid w:val="00CA3F84"/>
    <w:rsid w:val="00CA4116"/>
    <w:rsid w:val="00CA4AE8"/>
    <w:rsid w:val="00CA4E55"/>
    <w:rsid w:val="00CA548D"/>
    <w:rsid w:val="00CA552B"/>
    <w:rsid w:val="00CA5FC7"/>
    <w:rsid w:val="00CA7BE7"/>
    <w:rsid w:val="00CB08F3"/>
    <w:rsid w:val="00CB0FD8"/>
    <w:rsid w:val="00CB10BF"/>
    <w:rsid w:val="00CB18CC"/>
    <w:rsid w:val="00CB1C04"/>
    <w:rsid w:val="00CB1CAF"/>
    <w:rsid w:val="00CB3616"/>
    <w:rsid w:val="00CB3A2B"/>
    <w:rsid w:val="00CB41B7"/>
    <w:rsid w:val="00CB53FF"/>
    <w:rsid w:val="00CB5564"/>
    <w:rsid w:val="00CB57EA"/>
    <w:rsid w:val="00CB6005"/>
    <w:rsid w:val="00CB65AF"/>
    <w:rsid w:val="00CC03E4"/>
    <w:rsid w:val="00CC0774"/>
    <w:rsid w:val="00CC1692"/>
    <w:rsid w:val="00CC1D90"/>
    <w:rsid w:val="00CC2127"/>
    <w:rsid w:val="00CC246F"/>
    <w:rsid w:val="00CC279B"/>
    <w:rsid w:val="00CC2A8D"/>
    <w:rsid w:val="00CC31D7"/>
    <w:rsid w:val="00CC35BB"/>
    <w:rsid w:val="00CC526E"/>
    <w:rsid w:val="00CC5829"/>
    <w:rsid w:val="00CC5B97"/>
    <w:rsid w:val="00CC5F50"/>
    <w:rsid w:val="00CC6673"/>
    <w:rsid w:val="00CC6760"/>
    <w:rsid w:val="00CC6C73"/>
    <w:rsid w:val="00CD01C0"/>
    <w:rsid w:val="00CD0D9F"/>
    <w:rsid w:val="00CD1159"/>
    <w:rsid w:val="00CD17F0"/>
    <w:rsid w:val="00CD1821"/>
    <w:rsid w:val="00CD1CB7"/>
    <w:rsid w:val="00CD1DE2"/>
    <w:rsid w:val="00CD2F6B"/>
    <w:rsid w:val="00CD3720"/>
    <w:rsid w:val="00CD3B70"/>
    <w:rsid w:val="00CD410A"/>
    <w:rsid w:val="00CD423E"/>
    <w:rsid w:val="00CD472D"/>
    <w:rsid w:val="00CD4BFF"/>
    <w:rsid w:val="00CD53BA"/>
    <w:rsid w:val="00CD5A69"/>
    <w:rsid w:val="00CD61AD"/>
    <w:rsid w:val="00CD6EFE"/>
    <w:rsid w:val="00CE1B19"/>
    <w:rsid w:val="00CE28F3"/>
    <w:rsid w:val="00CE2918"/>
    <w:rsid w:val="00CE2D6E"/>
    <w:rsid w:val="00CE2E40"/>
    <w:rsid w:val="00CE2F28"/>
    <w:rsid w:val="00CE35B2"/>
    <w:rsid w:val="00CE3FE2"/>
    <w:rsid w:val="00CE437A"/>
    <w:rsid w:val="00CE48FF"/>
    <w:rsid w:val="00CE4C41"/>
    <w:rsid w:val="00CE5027"/>
    <w:rsid w:val="00CE5038"/>
    <w:rsid w:val="00CE5F01"/>
    <w:rsid w:val="00CE63B5"/>
    <w:rsid w:val="00CE6DD0"/>
    <w:rsid w:val="00CE6EF1"/>
    <w:rsid w:val="00CF061E"/>
    <w:rsid w:val="00CF192F"/>
    <w:rsid w:val="00CF2150"/>
    <w:rsid w:val="00CF242A"/>
    <w:rsid w:val="00CF252C"/>
    <w:rsid w:val="00CF322D"/>
    <w:rsid w:val="00CF3DCA"/>
    <w:rsid w:val="00CF509A"/>
    <w:rsid w:val="00CF66F4"/>
    <w:rsid w:val="00CF6947"/>
    <w:rsid w:val="00CF6B94"/>
    <w:rsid w:val="00D0020D"/>
    <w:rsid w:val="00D00E93"/>
    <w:rsid w:val="00D024C7"/>
    <w:rsid w:val="00D02673"/>
    <w:rsid w:val="00D03CA0"/>
    <w:rsid w:val="00D05351"/>
    <w:rsid w:val="00D057C7"/>
    <w:rsid w:val="00D069F2"/>
    <w:rsid w:val="00D07172"/>
    <w:rsid w:val="00D07C4C"/>
    <w:rsid w:val="00D07FD1"/>
    <w:rsid w:val="00D1021A"/>
    <w:rsid w:val="00D10B8D"/>
    <w:rsid w:val="00D117B0"/>
    <w:rsid w:val="00D1230D"/>
    <w:rsid w:val="00D12516"/>
    <w:rsid w:val="00D12FD5"/>
    <w:rsid w:val="00D138B7"/>
    <w:rsid w:val="00D1396C"/>
    <w:rsid w:val="00D13E1B"/>
    <w:rsid w:val="00D144F6"/>
    <w:rsid w:val="00D14A77"/>
    <w:rsid w:val="00D14A8C"/>
    <w:rsid w:val="00D155F5"/>
    <w:rsid w:val="00D15A37"/>
    <w:rsid w:val="00D1619C"/>
    <w:rsid w:val="00D16241"/>
    <w:rsid w:val="00D17044"/>
    <w:rsid w:val="00D173DF"/>
    <w:rsid w:val="00D17931"/>
    <w:rsid w:val="00D20345"/>
    <w:rsid w:val="00D20603"/>
    <w:rsid w:val="00D2072D"/>
    <w:rsid w:val="00D208D3"/>
    <w:rsid w:val="00D20FB3"/>
    <w:rsid w:val="00D21ACF"/>
    <w:rsid w:val="00D21EA4"/>
    <w:rsid w:val="00D22534"/>
    <w:rsid w:val="00D22C6E"/>
    <w:rsid w:val="00D23501"/>
    <w:rsid w:val="00D23ADC"/>
    <w:rsid w:val="00D23F72"/>
    <w:rsid w:val="00D241A2"/>
    <w:rsid w:val="00D24A6D"/>
    <w:rsid w:val="00D24EF9"/>
    <w:rsid w:val="00D254EC"/>
    <w:rsid w:val="00D26590"/>
    <w:rsid w:val="00D26612"/>
    <w:rsid w:val="00D269C7"/>
    <w:rsid w:val="00D26EDC"/>
    <w:rsid w:val="00D278E6"/>
    <w:rsid w:val="00D27915"/>
    <w:rsid w:val="00D3038A"/>
    <w:rsid w:val="00D30532"/>
    <w:rsid w:val="00D30B7D"/>
    <w:rsid w:val="00D30FF2"/>
    <w:rsid w:val="00D31389"/>
    <w:rsid w:val="00D316A1"/>
    <w:rsid w:val="00D34044"/>
    <w:rsid w:val="00D3421E"/>
    <w:rsid w:val="00D34790"/>
    <w:rsid w:val="00D36A5E"/>
    <w:rsid w:val="00D37619"/>
    <w:rsid w:val="00D401A1"/>
    <w:rsid w:val="00D407DC"/>
    <w:rsid w:val="00D4096D"/>
    <w:rsid w:val="00D411FC"/>
    <w:rsid w:val="00D4158A"/>
    <w:rsid w:val="00D41F04"/>
    <w:rsid w:val="00D42228"/>
    <w:rsid w:val="00D45B66"/>
    <w:rsid w:val="00D45FFE"/>
    <w:rsid w:val="00D462DB"/>
    <w:rsid w:val="00D469B8"/>
    <w:rsid w:val="00D4775C"/>
    <w:rsid w:val="00D50310"/>
    <w:rsid w:val="00D5353B"/>
    <w:rsid w:val="00D53C9D"/>
    <w:rsid w:val="00D53D33"/>
    <w:rsid w:val="00D54E46"/>
    <w:rsid w:val="00D56D48"/>
    <w:rsid w:val="00D576F2"/>
    <w:rsid w:val="00D57AB0"/>
    <w:rsid w:val="00D57AF5"/>
    <w:rsid w:val="00D57B5E"/>
    <w:rsid w:val="00D60D0F"/>
    <w:rsid w:val="00D60F07"/>
    <w:rsid w:val="00D634C2"/>
    <w:rsid w:val="00D644E9"/>
    <w:rsid w:val="00D64A37"/>
    <w:rsid w:val="00D64EA4"/>
    <w:rsid w:val="00D658DE"/>
    <w:rsid w:val="00D65A45"/>
    <w:rsid w:val="00D65E00"/>
    <w:rsid w:val="00D662AB"/>
    <w:rsid w:val="00D6642E"/>
    <w:rsid w:val="00D66594"/>
    <w:rsid w:val="00D67861"/>
    <w:rsid w:val="00D67879"/>
    <w:rsid w:val="00D71081"/>
    <w:rsid w:val="00D716D9"/>
    <w:rsid w:val="00D72535"/>
    <w:rsid w:val="00D72B59"/>
    <w:rsid w:val="00D73300"/>
    <w:rsid w:val="00D73A9F"/>
    <w:rsid w:val="00D74D07"/>
    <w:rsid w:val="00D76466"/>
    <w:rsid w:val="00D76A5B"/>
    <w:rsid w:val="00D76AAC"/>
    <w:rsid w:val="00D77317"/>
    <w:rsid w:val="00D77E21"/>
    <w:rsid w:val="00D81845"/>
    <w:rsid w:val="00D81D21"/>
    <w:rsid w:val="00D83999"/>
    <w:rsid w:val="00D83C1D"/>
    <w:rsid w:val="00D84C4B"/>
    <w:rsid w:val="00D84FA8"/>
    <w:rsid w:val="00D85087"/>
    <w:rsid w:val="00D8509E"/>
    <w:rsid w:val="00D864C3"/>
    <w:rsid w:val="00D86D8A"/>
    <w:rsid w:val="00D87678"/>
    <w:rsid w:val="00D90647"/>
    <w:rsid w:val="00D90CF8"/>
    <w:rsid w:val="00D92436"/>
    <w:rsid w:val="00D92550"/>
    <w:rsid w:val="00D93E88"/>
    <w:rsid w:val="00D95CF1"/>
    <w:rsid w:val="00D96CB2"/>
    <w:rsid w:val="00D96FDD"/>
    <w:rsid w:val="00D973BA"/>
    <w:rsid w:val="00DA0028"/>
    <w:rsid w:val="00DA2C8E"/>
    <w:rsid w:val="00DA2F7A"/>
    <w:rsid w:val="00DA3C60"/>
    <w:rsid w:val="00DA49B5"/>
    <w:rsid w:val="00DA4F62"/>
    <w:rsid w:val="00DA5167"/>
    <w:rsid w:val="00DA520B"/>
    <w:rsid w:val="00DA547A"/>
    <w:rsid w:val="00DA572C"/>
    <w:rsid w:val="00DA6CA3"/>
    <w:rsid w:val="00DA7CA3"/>
    <w:rsid w:val="00DB02E7"/>
    <w:rsid w:val="00DB0377"/>
    <w:rsid w:val="00DB1CEB"/>
    <w:rsid w:val="00DB4AD8"/>
    <w:rsid w:val="00DB5464"/>
    <w:rsid w:val="00DB556B"/>
    <w:rsid w:val="00DB5E2C"/>
    <w:rsid w:val="00DB6116"/>
    <w:rsid w:val="00DB66D2"/>
    <w:rsid w:val="00DB7CBB"/>
    <w:rsid w:val="00DB7E7E"/>
    <w:rsid w:val="00DB7E9A"/>
    <w:rsid w:val="00DC1437"/>
    <w:rsid w:val="00DC260E"/>
    <w:rsid w:val="00DC2BA3"/>
    <w:rsid w:val="00DC2FD0"/>
    <w:rsid w:val="00DC3131"/>
    <w:rsid w:val="00DC394A"/>
    <w:rsid w:val="00DC3C32"/>
    <w:rsid w:val="00DC4862"/>
    <w:rsid w:val="00DC4C27"/>
    <w:rsid w:val="00DC5CBC"/>
    <w:rsid w:val="00DC6934"/>
    <w:rsid w:val="00DC72E2"/>
    <w:rsid w:val="00DD0136"/>
    <w:rsid w:val="00DD052C"/>
    <w:rsid w:val="00DD0658"/>
    <w:rsid w:val="00DD1301"/>
    <w:rsid w:val="00DD1366"/>
    <w:rsid w:val="00DD16EB"/>
    <w:rsid w:val="00DD187A"/>
    <w:rsid w:val="00DD2263"/>
    <w:rsid w:val="00DD348E"/>
    <w:rsid w:val="00DD38A2"/>
    <w:rsid w:val="00DD3C8C"/>
    <w:rsid w:val="00DD47ED"/>
    <w:rsid w:val="00DD4CF4"/>
    <w:rsid w:val="00DD4E88"/>
    <w:rsid w:val="00DD541B"/>
    <w:rsid w:val="00DD562F"/>
    <w:rsid w:val="00DD57D0"/>
    <w:rsid w:val="00DD59D8"/>
    <w:rsid w:val="00DD5BF0"/>
    <w:rsid w:val="00DD5D2A"/>
    <w:rsid w:val="00DD66FA"/>
    <w:rsid w:val="00DD6B90"/>
    <w:rsid w:val="00DD7000"/>
    <w:rsid w:val="00DE05A4"/>
    <w:rsid w:val="00DE14F5"/>
    <w:rsid w:val="00DE1745"/>
    <w:rsid w:val="00DE21CA"/>
    <w:rsid w:val="00DE2614"/>
    <w:rsid w:val="00DE28B9"/>
    <w:rsid w:val="00DE29DA"/>
    <w:rsid w:val="00DE31C9"/>
    <w:rsid w:val="00DE38E0"/>
    <w:rsid w:val="00DE3EB3"/>
    <w:rsid w:val="00DE4E1E"/>
    <w:rsid w:val="00DE52EE"/>
    <w:rsid w:val="00DE5FCF"/>
    <w:rsid w:val="00DE600A"/>
    <w:rsid w:val="00DE67CB"/>
    <w:rsid w:val="00DE6A3A"/>
    <w:rsid w:val="00DE720D"/>
    <w:rsid w:val="00DE766F"/>
    <w:rsid w:val="00DF081E"/>
    <w:rsid w:val="00DF086A"/>
    <w:rsid w:val="00DF13EF"/>
    <w:rsid w:val="00DF14CB"/>
    <w:rsid w:val="00DF1DA5"/>
    <w:rsid w:val="00DF28C2"/>
    <w:rsid w:val="00DF2A29"/>
    <w:rsid w:val="00DF2E76"/>
    <w:rsid w:val="00DF3F7D"/>
    <w:rsid w:val="00DF4765"/>
    <w:rsid w:val="00DF4D81"/>
    <w:rsid w:val="00DF5C5C"/>
    <w:rsid w:val="00DF760F"/>
    <w:rsid w:val="00DF7897"/>
    <w:rsid w:val="00DF7A6E"/>
    <w:rsid w:val="00E00700"/>
    <w:rsid w:val="00E01711"/>
    <w:rsid w:val="00E01AE2"/>
    <w:rsid w:val="00E01D8C"/>
    <w:rsid w:val="00E01FF4"/>
    <w:rsid w:val="00E0204C"/>
    <w:rsid w:val="00E02A07"/>
    <w:rsid w:val="00E032A9"/>
    <w:rsid w:val="00E033C1"/>
    <w:rsid w:val="00E04A3B"/>
    <w:rsid w:val="00E064AC"/>
    <w:rsid w:val="00E103AC"/>
    <w:rsid w:val="00E103FB"/>
    <w:rsid w:val="00E110A1"/>
    <w:rsid w:val="00E11BD3"/>
    <w:rsid w:val="00E123AE"/>
    <w:rsid w:val="00E1383F"/>
    <w:rsid w:val="00E14084"/>
    <w:rsid w:val="00E14F1C"/>
    <w:rsid w:val="00E169FB"/>
    <w:rsid w:val="00E17070"/>
    <w:rsid w:val="00E17891"/>
    <w:rsid w:val="00E20A0F"/>
    <w:rsid w:val="00E20C42"/>
    <w:rsid w:val="00E21783"/>
    <w:rsid w:val="00E21FBA"/>
    <w:rsid w:val="00E2285F"/>
    <w:rsid w:val="00E23B79"/>
    <w:rsid w:val="00E24D8D"/>
    <w:rsid w:val="00E25327"/>
    <w:rsid w:val="00E255B2"/>
    <w:rsid w:val="00E26150"/>
    <w:rsid w:val="00E26273"/>
    <w:rsid w:val="00E2665E"/>
    <w:rsid w:val="00E26F71"/>
    <w:rsid w:val="00E30EE1"/>
    <w:rsid w:val="00E32A53"/>
    <w:rsid w:val="00E32C82"/>
    <w:rsid w:val="00E32F1C"/>
    <w:rsid w:val="00E338E7"/>
    <w:rsid w:val="00E33C95"/>
    <w:rsid w:val="00E33F87"/>
    <w:rsid w:val="00E35297"/>
    <w:rsid w:val="00E3610D"/>
    <w:rsid w:val="00E362F6"/>
    <w:rsid w:val="00E374D5"/>
    <w:rsid w:val="00E37AD1"/>
    <w:rsid w:val="00E37E33"/>
    <w:rsid w:val="00E40535"/>
    <w:rsid w:val="00E41371"/>
    <w:rsid w:val="00E41AB6"/>
    <w:rsid w:val="00E41B7C"/>
    <w:rsid w:val="00E42317"/>
    <w:rsid w:val="00E42643"/>
    <w:rsid w:val="00E426C7"/>
    <w:rsid w:val="00E434C1"/>
    <w:rsid w:val="00E44E1A"/>
    <w:rsid w:val="00E4535B"/>
    <w:rsid w:val="00E4571C"/>
    <w:rsid w:val="00E464B3"/>
    <w:rsid w:val="00E47596"/>
    <w:rsid w:val="00E47964"/>
    <w:rsid w:val="00E503CA"/>
    <w:rsid w:val="00E51752"/>
    <w:rsid w:val="00E51C3E"/>
    <w:rsid w:val="00E5258F"/>
    <w:rsid w:val="00E5269C"/>
    <w:rsid w:val="00E52A73"/>
    <w:rsid w:val="00E52C37"/>
    <w:rsid w:val="00E52ED2"/>
    <w:rsid w:val="00E531A4"/>
    <w:rsid w:val="00E5395E"/>
    <w:rsid w:val="00E551AD"/>
    <w:rsid w:val="00E560DB"/>
    <w:rsid w:val="00E566E2"/>
    <w:rsid w:val="00E569BD"/>
    <w:rsid w:val="00E60083"/>
    <w:rsid w:val="00E61AD7"/>
    <w:rsid w:val="00E61DD0"/>
    <w:rsid w:val="00E61F60"/>
    <w:rsid w:val="00E62B9A"/>
    <w:rsid w:val="00E634BD"/>
    <w:rsid w:val="00E63905"/>
    <w:rsid w:val="00E63965"/>
    <w:rsid w:val="00E6451D"/>
    <w:rsid w:val="00E64574"/>
    <w:rsid w:val="00E64BC8"/>
    <w:rsid w:val="00E659FD"/>
    <w:rsid w:val="00E65CEB"/>
    <w:rsid w:val="00E661C5"/>
    <w:rsid w:val="00E668C7"/>
    <w:rsid w:val="00E66BFA"/>
    <w:rsid w:val="00E6745A"/>
    <w:rsid w:val="00E67483"/>
    <w:rsid w:val="00E67CBF"/>
    <w:rsid w:val="00E67D88"/>
    <w:rsid w:val="00E67EBE"/>
    <w:rsid w:val="00E7018D"/>
    <w:rsid w:val="00E7133F"/>
    <w:rsid w:val="00E717E0"/>
    <w:rsid w:val="00E71A81"/>
    <w:rsid w:val="00E72A22"/>
    <w:rsid w:val="00E73154"/>
    <w:rsid w:val="00E73193"/>
    <w:rsid w:val="00E73270"/>
    <w:rsid w:val="00E7327E"/>
    <w:rsid w:val="00E73A31"/>
    <w:rsid w:val="00E73ADC"/>
    <w:rsid w:val="00E74158"/>
    <w:rsid w:val="00E74650"/>
    <w:rsid w:val="00E7515A"/>
    <w:rsid w:val="00E75276"/>
    <w:rsid w:val="00E75C17"/>
    <w:rsid w:val="00E76320"/>
    <w:rsid w:val="00E775E6"/>
    <w:rsid w:val="00E7769A"/>
    <w:rsid w:val="00E77989"/>
    <w:rsid w:val="00E8000B"/>
    <w:rsid w:val="00E80114"/>
    <w:rsid w:val="00E807EF"/>
    <w:rsid w:val="00E80AD3"/>
    <w:rsid w:val="00E811F6"/>
    <w:rsid w:val="00E81465"/>
    <w:rsid w:val="00E81EA0"/>
    <w:rsid w:val="00E827C2"/>
    <w:rsid w:val="00E841DD"/>
    <w:rsid w:val="00E84706"/>
    <w:rsid w:val="00E85395"/>
    <w:rsid w:val="00E85B56"/>
    <w:rsid w:val="00E85E5E"/>
    <w:rsid w:val="00E85F66"/>
    <w:rsid w:val="00E86677"/>
    <w:rsid w:val="00E86BDD"/>
    <w:rsid w:val="00E8776A"/>
    <w:rsid w:val="00E8794C"/>
    <w:rsid w:val="00E9046F"/>
    <w:rsid w:val="00E91124"/>
    <w:rsid w:val="00E92882"/>
    <w:rsid w:val="00E9296E"/>
    <w:rsid w:val="00E92ACD"/>
    <w:rsid w:val="00E94769"/>
    <w:rsid w:val="00E94A5F"/>
    <w:rsid w:val="00E94D9C"/>
    <w:rsid w:val="00E94F7A"/>
    <w:rsid w:val="00E9526E"/>
    <w:rsid w:val="00E95AC2"/>
    <w:rsid w:val="00E95AFB"/>
    <w:rsid w:val="00E95DA6"/>
    <w:rsid w:val="00E96017"/>
    <w:rsid w:val="00E96061"/>
    <w:rsid w:val="00E9681A"/>
    <w:rsid w:val="00E970CE"/>
    <w:rsid w:val="00E97562"/>
    <w:rsid w:val="00E978BB"/>
    <w:rsid w:val="00E97902"/>
    <w:rsid w:val="00EA0718"/>
    <w:rsid w:val="00EA086D"/>
    <w:rsid w:val="00EA1AFC"/>
    <w:rsid w:val="00EA2A03"/>
    <w:rsid w:val="00EA35B4"/>
    <w:rsid w:val="00EA38CE"/>
    <w:rsid w:val="00EA3B70"/>
    <w:rsid w:val="00EA3E02"/>
    <w:rsid w:val="00EA45EF"/>
    <w:rsid w:val="00EA46BC"/>
    <w:rsid w:val="00EA479A"/>
    <w:rsid w:val="00EA4ECA"/>
    <w:rsid w:val="00EA5877"/>
    <w:rsid w:val="00EA611B"/>
    <w:rsid w:val="00EA68C2"/>
    <w:rsid w:val="00EA6E27"/>
    <w:rsid w:val="00EA7193"/>
    <w:rsid w:val="00EB0051"/>
    <w:rsid w:val="00EB06A2"/>
    <w:rsid w:val="00EB09C9"/>
    <w:rsid w:val="00EB1395"/>
    <w:rsid w:val="00EB26A8"/>
    <w:rsid w:val="00EB30B2"/>
    <w:rsid w:val="00EB3108"/>
    <w:rsid w:val="00EB326D"/>
    <w:rsid w:val="00EB3826"/>
    <w:rsid w:val="00EB3871"/>
    <w:rsid w:val="00EB3886"/>
    <w:rsid w:val="00EB425E"/>
    <w:rsid w:val="00EB45C4"/>
    <w:rsid w:val="00EB50B6"/>
    <w:rsid w:val="00EB5A2E"/>
    <w:rsid w:val="00EB5E0F"/>
    <w:rsid w:val="00EB6DE5"/>
    <w:rsid w:val="00EC02F9"/>
    <w:rsid w:val="00EC1540"/>
    <w:rsid w:val="00EC19C5"/>
    <w:rsid w:val="00EC2DAC"/>
    <w:rsid w:val="00EC313C"/>
    <w:rsid w:val="00EC5527"/>
    <w:rsid w:val="00EC59D3"/>
    <w:rsid w:val="00EC5B10"/>
    <w:rsid w:val="00EC7A3D"/>
    <w:rsid w:val="00ED09FC"/>
    <w:rsid w:val="00ED1262"/>
    <w:rsid w:val="00ED150C"/>
    <w:rsid w:val="00ED1B7A"/>
    <w:rsid w:val="00ED223A"/>
    <w:rsid w:val="00ED2337"/>
    <w:rsid w:val="00ED2ECD"/>
    <w:rsid w:val="00ED34F8"/>
    <w:rsid w:val="00ED4D49"/>
    <w:rsid w:val="00ED57BA"/>
    <w:rsid w:val="00ED5DB2"/>
    <w:rsid w:val="00ED6D3D"/>
    <w:rsid w:val="00ED72DC"/>
    <w:rsid w:val="00ED731A"/>
    <w:rsid w:val="00EE14DD"/>
    <w:rsid w:val="00EE217F"/>
    <w:rsid w:val="00EE2AD4"/>
    <w:rsid w:val="00EE2F91"/>
    <w:rsid w:val="00EE3178"/>
    <w:rsid w:val="00EE3626"/>
    <w:rsid w:val="00EE4076"/>
    <w:rsid w:val="00EE40DD"/>
    <w:rsid w:val="00EE42B9"/>
    <w:rsid w:val="00EE45A4"/>
    <w:rsid w:val="00EE580D"/>
    <w:rsid w:val="00EE596F"/>
    <w:rsid w:val="00EE5B78"/>
    <w:rsid w:val="00EE5E97"/>
    <w:rsid w:val="00EE5FA7"/>
    <w:rsid w:val="00EE644C"/>
    <w:rsid w:val="00EE7544"/>
    <w:rsid w:val="00EF0A6C"/>
    <w:rsid w:val="00EF0C08"/>
    <w:rsid w:val="00EF1629"/>
    <w:rsid w:val="00EF2408"/>
    <w:rsid w:val="00EF268B"/>
    <w:rsid w:val="00EF3446"/>
    <w:rsid w:val="00EF37AB"/>
    <w:rsid w:val="00EF501E"/>
    <w:rsid w:val="00EF519B"/>
    <w:rsid w:val="00EF5CB7"/>
    <w:rsid w:val="00EF69FC"/>
    <w:rsid w:val="00EF6A6F"/>
    <w:rsid w:val="00EF7FE2"/>
    <w:rsid w:val="00F004BC"/>
    <w:rsid w:val="00F0093C"/>
    <w:rsid w:val="00F01245"/>
    <w:rsid w:val="00F015A0"/>
    <w:rsid w:val="00F018CD"/>
    <w:rsid w:val="00F021CA"/>
    <w:rsid w:val="00F02492"/>
    <w:rsid w:val="00F02C85"/>
    <w:rsid w:val="00F02F29"/>
    <w:rsid w:val="00F03003"/>
    <w:rsid w:val="00F05532"/>
    <w:rsid w:val="00F055F3"/>
    <w:rsid w:val="00F05B25"/>
    <w:rsid w:val="00F0636A"/>
    <w:rsid w:val="00F066F1"/>
    <w:rsid w:val="00F07CB5"/>
    <w:rsid w:val="00F07E18"/>
    <w:rsid w:val="00F1010E"/>
    <w:rsid w:val="00F10BF8"/>
    <w:rsid w:val="00F12FC2"/>
    <w:rsid w:val="00F1318D"/>
    <w:rsid w:val="00F13CF3"/>
    <w:rsid w:val="00F1428C"/>
    <w:rsid w:val="00F14443"/>
    <w:rsid w:val="00F144DB"/>
    <w:rsid w:val="00F1483D"/>
    <w:rsid w:val="00F14A1B"/>
    <w:rsid w:val="00F14A8E"/>
    <w:rsid w:val="00F14F07"/>
    <w:rsid w:val="00F1543F"/>
    <w:rsid w:val="00F1695A"/>
    <w:rsid w:val="00F16C59"/>
    <w:rsid w:val="00F16E86"/>
    <w:rsid w:val="00F171CE"/>
    <w:rsid w:val="00F17BCC"/>
    <w:rsid w:val="00F20468"/>
    <w:rsid w:val="00F2174E"/>
    <w:rsid w:val="00F2188F"/>
    <w:rsid w:val="00F232BD"/>
    <w:rsid w:val="00F23359"/>
    <w:rsid w:val="00F23A47"/>
    <w:rsid w:val="00F23C59"/>
    <w:rsid w:val="00F240C5"/>
    <w:rsid w:val="00F26BCA"/>
    <w:rsid w:val="00F2733D"/>
    <w:rsid w:val="00F274F5"/>
    <w:rsid w:val="00F27D1E"/>
    <w:rsid w:val="00F30308"/>
    <w:rsid w:val="00F3054D"/>
    <w:rsid w:val="00F3136F"/>
    <w:rsid w:val="00F32F80"/>
    <w:rsid w:val="00F33199"/>
    <w:rsid w:val="00F3379E"/>
    <w:rsid w:val="00F340AF"/>
    <w:rsid w:val="00F342FA"/>
    <w:rsid w:val="00F348AC"/>
    <w:rsid w:val="00F35329"/>
    <w:rsid w:val="00F357D4"/>
    <w:rsid w:val="00F35B11"/>
    <w:rsid w:val="00F36535"/>
    <w:rsid w:val="00F370B7"/>
    <w:rsid w:val="00F375C0"/>
    <w:rsid w:val="00F37CC0"/>
    <w:rsid w:val="00F409B0"/>
    <w:rsid w:val="00F40B12"/>
    <w:rsid w:val="00F40D77"/>
    <w:rsid w:val="00F40F6D"/>
    <w:rsid w:val="00F419AE"/>
    <w:rsid w:val="00F41C13"/>
    <w:rsid w:val="00F422DD"/>
    <w:rsid w:val="00F42F97"/>
    <w:rsid w:val="00F43334"/>
    <w:rsid w:val="00F4377E"/>
    <w:rsid w:val="00F439CD"/>
    <w:rsid w:val="00F43B16"/>
    <w:rsid w:val="00F45B9C"/>
    <w:rsid w:val="00F45D57"/>
    <w:rsid w:val="00F46610"/>
    <w:rsid w:val="00F46A49"/>
    <w:rsid w:val="00F46B33"/>
    <w:rsid w:val="00F46F8A"/>
    <w:rsid w:val="00F47D6E"/>
    <w:rsid w:val="00F47E57"/>
    <w:rsid w:val="00F50C4D"/>
    <w:rsid w:val="00F510C9"/>
    <w:rsid w:val="00F51AF4"/>
    <w:rsid w:val="00F522CD"/>
    <w:rsid w:val="00F52866"/>
    <w:rsid w:val="00F52A9D"/>
    <w:rsid w:val="00F53EDC"/>
    <w:rsid w:val="00F559A2"/>
    <w:rsid w:val="00F56361"/>
    <w:rsid w:val="00F56C52"/>
    <w:rsid w:val="00F57ABD"/>
    <w:rsid w:val="00F57ACE"/>
    <w:rsid w:val="00F57C6A"/>
    <w:rsid w:val="00F6044E"/>
    <w:rsid w:val="00F60A0E"/>
    <w:rsid w:val="00F61099"/>
    <w:rsid w:val="00F61646"/>
    <w:rsid w:val="00F616DB"/>
    <w:rsid w:val="00F6180E"/>
    <w:rsid w:val="00F61E89"/>
    <w:rsid w:val="00F62068"/>
    <w:rsid w:val="00F626F5"/>
    <w:rsid w:val="00F62884"/>
    <w:rsid w:val="00F631B2"/>
    <w:rsid w:val="00F633BB"/>
    <w:rsid w:val="00F634E0"/>
    <w:rsid w:val="00F63C0C"/>
    <w:rsid w:val="00F63D90"/>
    <w:rsid w:val="00F6437C"/>
    <w:rsid w:val="00F657BF"/>
    <w:rsid w:val="00F660BD"/>
    <w:rsid w:val="00F66442"/>
    <w:rsid w:val="00F66A85"/>
    <w:rsid w:val="00F672B6"/>
    <w:rsid w:val="00F673B0"/>
    <w:rsid w:val="00F705B8"/>
    <w:rsid w:val="00F70896"/>
    <w:rsid w:val="00F70F67"/>
    <w:rsid w:val="00F710AB"/>
    <w:rsid w:val="00F71854"/>
    <w:rsid w:val="00F71C2A"/>
    <w:rsid w:val="00F71D54"/>
    <w:rsid w:val="00F72456"/>
    <w:rsid w:val="00F72622"/>
    <w:rsid w:val="00F72B43"/>
    <w:rsid w:val="00F73755"/>
    <w:rsid w:val="00F740A5"/>
    <w:rsid w:val="00F74DCB"/>
    <w:rsid w:val="00F74F50"/>
    <w:rsid w:val="00F76C6A"/>
    <w:rsid w:val="00F77147"/>
    <w:rsid w:val="00F80E43"/>
    <w:rsid w:val="00F8107D"/>
    <w:rsid w:val="00F8128F"/>
    <w:rsid w:val="00F81A9A"/>
    <w:rsid w:val="00F82166"/>
    <w:rsid w:val="00F843D2"/>
    <w:rsid w:val="00F84CDD"/>
    <w:rsid w:val="00F85435"/>
    <w:rsid w:val="00F85ED5"/>
    <w:rsid w:val="00F863C1"/>
    <w:rsid w:val="00F87659"/>
    <w:rsid w:val="00F87740"/>
    <w:rsid w:val="00F8782D"/>
    <w:rsid w:val="00F87863"/>
    <w:rsid w:val="00F8786E"/>
    <w:rsid w:val="00F90E60"/>
    <w:rsid w:val="00F91DBB"/>
    <w:rsid w:val="00F92D2F"/>
    <w:rsid w:val="00F930A4"/>
    <w:rsid w:val="00F9325D"/>
    <w:rsid w:val="00F934C4"/>
    <w:rsid w:val="00F94163"/>
    <w:rsid w:val="00F94899"/>
    <w:rsid w:val="00F955DD"/>
    <w:rsid w:val="00F95FEE"/>
    <w:rsid w:val="00F9606C"/>
    <w:rsid w:val="00F96F2A"/>
    <w:rsid w:val="00F9790C"/>
    <w:rsid w:val="00F97B62"/>
    <w:rsid w:val="00FA0973"/>
    <w:rsid w:val="00FA09F8"/>
    <w:rsid w:val="00FA2CBC"/>
    <w:rsid w:val="00FA3DC7"/>
    <w:rsid w:val="00FA449A"/>
    <w:rsid w:val="00FA4502"/>
    <w:rsid w:val="00FA489A"/>
    <w:rsid w:val="00FA5149"/>
    <w:rsid w:val="00FA5656"/>
    <w:rsid w:val="00FA5C5C"/>
    <w:rsid w:val="00FA5D77"/>
    <w:rsid w:val="00FA62A1"/>
    <w:rsid w:val="00FA6E36"/>
    <w:rsid w:val="00FA787D"/>
    <w:rsid w:val="00FB0E2A"/>
    <w:rsid w:val="00FB1123"/>
    <w:rsid w:val="00FB3084"/>
    <w:rsid w:val="00FB38BA"/>
    <w:rsid w:val="00FB410A"/>
    <w:rsid w:val="00FB49BC"/>
    <w:rsid w:val="00FB5CD9"/>
    <w:rsid w:val="00FB5E0F"/>
    <w:rsid w:val="00FB73FA"/>
    <w:rsid w:val="00FB74FA"/>
    <w:rsid w:val="00FB79A1"/>
    <w:rsid w:val="00FC0352"/>
    <w:rsid w:val="00FC06FA"/>
    <w:rsid w:val="00FC0B79"/>
    <w:rsid w:val="00FC11FF"/>
    <w:rsid w:val="00FC182A"/>
    <w:rsid w:val="00FC1A69"/>
    <w:rsid w:val="00FC1EE1"/>
    <w:rsid w:val="00FC2D41"/>
    <w:rsid w:val="00FC3493"/>
    <w:rsid w:val="00FC3F20"/>
    <w:rsid w:val="00FC4834"/>
    <w:rsid w:val="00FC4D7C"/>
    <w:rsid w:val="00FC517B"/>
    <w:rsid w:val="00FC6E33"/>
    <w:rsid w:val="00FC72DB"/>
    <w:rsid w:val="00FC799D"/>
    <w:rsid w:val="00FD00AA"/>
    <w:rsid w:val="00FD0843"/>
    <w:rsid w:val="00FD0A11"/>
    <w:rsid w:val="00FD0C20"/>
    <w:rsid w:val="00FD1129"/>
    <w:rsid w:val="00FD11ED"/>
    <w:rsid w:val="00FD2035"/>
    <w:rsid w:val="00FD3081"/>
    <w:rsid w:val="00FD30B1"/>
    <w:rsid w:val="00FD4E01"/>
    <w:rsid w:val="00FD4E40"/>
    <w:rsid w:val="00FD5666"/>
    <w:rsid w:val="00FD5E4F"/>
    <w:rsid w:val="00FD65EF"/>
    <w:rsid w:val="00FD6755"/>
    <w:rsid w:val="00FD6F6E"/>
    <w:rsid w:val="00FD7C1C"/>
    <w:rsid w:val="00FD7E1A"/>
    <w:rsid w:val="00FD7E8C"/>
    <w:rsid w:val="00FE0DE5"/>
    <w:rsid w:val="00FE116A"/>
    <w:rsid w:val="00FE236F"/>
    <w:rsid w:val="00FE3B62"/>
    <w:rsid w:val="00FE4597"/>
    <w:rsid w:val="00FE4E6D"/>
    <w:rsid w:val="00FE58F7"/>
    <w:rsid w:val="00FE6054"/>
    <w:rsid w:val="00FE684B"/>
    <w:rsid w:val="00FE6B1D"/>
    <w:rsid w:val="00FE7981"/>
    <w:rsid w:val="00FE7EEF"/>
    <w:rsid w:val="00FF2012"/>
    <w:rsid w:val="00FF2E40"/>
    <w:rsid w:val="00FF2E74"/>
    <w:rsid w:val="00FF3122"/>
    <w:rsid w:val="00FF3CE3"/>
    <w:rsid w:val="00FF42E4"/>
    <w:rsid w:val="00FF4774"/>
    <w:rsid w:val="00FF47F4"/>
    <w:rsid w:val="00FF506A"/>
    <w:rsid w:val="00FF68E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D1C"/>
    <w:pPr>
      <w:spacing w:after="0" w:line="240" w:lineRule="auto"/>
      <w:jc w:val="left"/>
    </w:pPr>
    <w:rPr>
      <w:rFonts w:asciiTheme="minorHAnsi" w:hAnsiTheme="minorHAnsi"/>
      <w:sz w:val="24"/>
      <w:szCs w:val="24"/>
      <w:lang w:val="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660D1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60D1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pnas.org/content/101/29/10495"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5.pn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FC803837-CF6B-FA4A-958A-0497827B4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31</Pages>
  <Words>36501</Words>
  <Characters>208059</Characters>
  <Application>Microsoft Office Word</Application>
  <DocSecurity>0</DocSecurity>
  <Lines>1733</Lines>
  <Paragraphs>488</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244072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1099</cp:revision>
  <cp:lastPrinted>2019-09-04T14:44:00Z</cp:lastPrinted>
  <dcterms:created xsi:type="dcterms:W3CDTF">2019-09-19T17:25:00Z</dcterms:created>
  <dcterms:modified xsi:type="dcterms:W3CDTF">2020-01-08T14:15:00Z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id="sEKIVbdo"/&gt;&lt;style id="http://www.zotero.org/styles/ecology-letters" hasBibliography="1" bibliographyStyleHasBeenSet="1"/&gt;&lt;prefs&gt;&lt;pref name="fieldType" value="Field"/&gt;&lt;/prefs&gt;&lt;/data&gt;</vt:lpwstr>
  </property>
</Properties>
</file>