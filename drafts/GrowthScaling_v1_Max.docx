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823DE" w14:textId="6B922218" w:rsidR="00660D1C" w:rsidRDefault="00660D1C" w:rsidP="00904830">
      <w:pPr>
        <w:spacing w:line="480" w:lineRule="auto"/>
        <w:contextualSpacing/>
        <w:jc w:val="both"/>
        <w:rPr>
          <w:rFonts w:cstheme="minorHAnsi"/>
          <w:i/>
          <w:sz w:val="28"/>
          <w:szCs w:val="44"/>
        </w:rPr>
      </w:pPr>
      <w:r>
        <w:rPr>
          <w:rFonts w:cstheme="minorHAnsi"/>
          <w:i/>
          <w:sz w:val="28"/>
          <w:szCs w:val="44"/>
        </w:rPr>
        <w:t>Intraspecific scaling of individual growth, consumption and metabolism with temperature and body mass across fishes</w:t>
      </w:r>
    </w:p>
    <w:p w14:paraId="07BE3285" w14:textId="7F5A985B" w:rsidR="00F274F5" w:rsidRPr="00660D1C" w:rsidRDefault="00F274F5" w:rsidP="00904830">
      <w:pPr>
        <w:spacing w:line="480" w:lineRule="auto"/>
        <w:contextualSpacing/>
        <w:jc w:val="both"/>
        <w:rPr>
          <w:rFonts w:cstheme="minorHAnsi"/>
          <w:vertAlign w:val="superscript"/>
        </w:rPr>
      </w:pPr>
      <w:r w:rsidRPr="00660D1C">
        <w:rPr>
          <w:rFonts w:cstheme="minorHAnsi"/>
        </w:rPr>
        <w:t>Max Lindmark</w:t>
      </w:r>
      <w:r w:rsidRPr="00660D1C">
        <w:rPr>
          <w:rFonts w:cstheme="minorHAnsi"/>
          <w:vertAlign w:val="superscript"/>
        </w:rPr>
        <w:t>a,1</w:t>
      </w:r>
      <w:r w:rsidRPr="00660D1C">
        <w:rPr>
          <w:rFonts w:cstheme="minorHAnsi"/>
        </w:rPr>
        <w:t xml:space="preserve">, Jan </w:t>
      </w:r>
      <w:proofErr w:type="spellStart"/>
      <w:r w:rsidRPr="00660D1C">
        <w:rPr>
          <w:rFonts w:cstheme="minorHAnsi"/>
        </w:rPr>
        <w:t>Ohlberger</w:t>
      </w:r>
      <w:r w:rsidRPr="00660D1C">
        <w:rPr>
          <w:rFonts w:cstheme="minorHAnsi"/>
          <w:vertAlign w:val="superscript"/>
        </w:rPr>
        <w:t>b</w:t>
      </w:r>
      <w:proofErr w:type="spellEnd"/>
      <w:r w:rsidRPr="00660D1C">
        <w:rPr>
          <w:rFonts w:cstheme="minorHAnsi"/>
        </w:rPr>
        <w:t xml:space="preserve">, Anna </w:t>
      </w:r>
      <w:proofErr w:type="spellStart"/>
      <w:r w:rsidRPr="00660D1C">
        <w:rPr>
          <w:rFonts w:cstheme="minorHAnsi"/>
        </w:rPr>
        <w:t>Gårdmark</w:t>
      </w:r>
      <w:r w:rsidRPr="00660D1C">
        <w:rPr>
          <w:rFonts w:cstheme="minorHAnsi"/>
          <w:vertAlign w:val="superscript"/>
        </w:rPr>
        <w:t>c</w:t>
      </w:r>
      <w:proofErr w:type="spellEnd"/>
    </w:p>
    <w:p w14:paraId="26A4BCA9" w14:textId="77777777" w:rsidR="00F274F5" w:rsidRPr="00660D1C" w:rsidRDefault="00F274F5" w:rsidP="00904830">
      <w:pPr>
        <w:spacing w:line="480" w:lineRule="auto"/>
        <w:contextualSpacing/>
        <w:jc w:val="both"/>
        <w:rPr>
          <w:lang w:val="en-US"/>
        </w:rPr>
      </w:pPr>
      <w:r w:rsidRPr="00660D1C">
        <w:rPr>
          <w:rFonts w:cstheme="minorHAnsi"/>
          <w:vertAlign w:val="superscript"/>
          <w:lang w:val="en-US"/>
        </w:rPr>
        <w:t xml:space="preserve">a </w:t>
      </w:r>
      <w:r w:rsidRPr="00660D1C">
        <w:rPr>
          <w:lang w:val="en-US"/>
        </w:rPr>
        <w:t xml:space="preserve">Swedish University of Agricultural Sciences, Department of Aquatic Resources, Institute of Coastal Research, </w:t>
      </w:r>
      <w:proofErr w:type="spellStart"/>
      <w:r w:rsidRPr="00660D1C">
        <w:rPr>
          <w:lang w:val="en-US"/>
        </w:rPr>
        <w:t>Skolgatan</w:t>
      </w:r>
      <w:proofErr w:type="spellEnd"/>
      <w:r w:rsidRPr="00660D1C">
        <w:rPr>
          <w:lang w:val="en-US"/>
        </w:rPr>
        <w:t xml:space="preserve"> 6, </w:t>
      </w:r>
      <w:proofErr w:type="spellStart"/>
      <w:r w:rsidRPr="00660D1C">
        <w:rPr>
          <w:lang w:val="en-US"/>
        </w:rPr>
        <w:t>Öregrund</w:t>
      </w:r>
      <w:proofErr w:type="spellEnd"/>
      <w:r w:rsidRPr="00660D1C">
        <w:rPr>
          <w:lang w:val="en-US"/>
        </w:rPr>
        <w:t xml:space="preserve"> 742 42, Sweden</w:t>
      </w:r>
    </w:p>
    <w:p w14:paraId="18E6568B" w14:textId="77777777" w:rsidR="00F274F5" w:rsidRPr="00660D1C" w:rsidRDefault="00F274F5" w:rsidP="00904830">
      <w:pPr>
        <w:spacing w:line="480" w:lineRule="auto"/>
        <w:contextualSpacing/>
        <w:jc w:val="both"/>
        <w:rPr>
          <w:lang w:val="en-US"/>
        </w:rPr>
      </w:pPr>
      <w:r w:rsidRPr="00660D1C">
        <w:rPr>
          <w:rFonts w:cstheme="minorHAnsi"/>
          <w:vertAlign w:val="superscript"/>
          <w:lang w:val="en-US"/>
        </w:rPr>
        <w:t xml:space="preserve">b </w:t>
      </w:r>
      <w:r w:rsidRPr="00660D1C">
        <w:rPr>
          <w:lang w:val="en-US"/>
        </w:rPr>
        <w:t>School of Aquatic and Fishery Sciences (SAFS), University of Washington, Box 355020, Seattle, WA 98195-5020, USA</w:t>
      </w:r>
    </w:p>
    <w:p w14:paraId="5792E058" w14:textId="77777777" w:rsidR="00F274F5" w:rsidRPr="00660D1C" w:rsidRDefault="00F274F5" w:rsidP="00904830">
      <w:pPr>
        <w:spacing w:line="480" w:lineRule="auto"/>
        <w:contextualSpacing/>
        <w:jc w:val="both"/>
        <w:rPr>
          <w:lang w:val="en-US"/>
        </w:rPr>
      </w:pPr>
      <w:r w:rsidRPr="00660D1C">
        <w:rPr>
          <w:rFonts w:cstheme="minorHAnsi"/>
          <w:vertAlign w:val="superscript"/>
          <w:lang w:val="en-US"/>
        </w:rPr>
        <w:t xml:space="preserve">c </w:t>
      </w:r>
      <w:r w:rsidRPr="00660D1C">
        <w:rPr>
          <w:lang w:val="en-US"/>
        </w:rPr>
        <w:t xml:space="preserve">Swedish University of Agricultural Sciences, Department of Aquatic Resources, </w:t>
      </w:r>
      <w:proofErr w:type="spellStart"/>
      <w:r w:rsidRPr="00660D1C">
        <w:rPr>
          <w:lang w:val="en-US"/>
        </w:rPr>
        <w:t>Skolgatan</w:t>
      </w:r>
      <w:proofErr w:type="spellEnd"/>
      <w:r w:rsidRPr="00660D1C">
        <w:rPr>
          <w:lang w:val="en-US"/>
        </w:rPr>
        <w:t xml:space="preserve"> 6, SE-742 42 </w:t>
      </w:r>
      <w:proofErr w:type="spellStart"/>
      <w:r w:rsidRPr="00660D1C">
        <w:rPr>
          <w:lang w:val="en-US"/>
        </w:rPr>
        <w:t>Öregrund</w:t>
      </w:r>
      <w:proofErr w:type="spellEnd"/>
      <w:r w:rsidRPr="00660D1C">
        <w:rPr>
          <w:lang w:val="en-US"/>
        </w:rPr>
        <w:t xml:space="preserve">, Sweden </w:t>
      </w:r>
    </w:p>
    <w:p w14:paraId="38B5859B" w14:textId="77777777" w:rsidR="00F274F5" w:rsidRPr="004B1D12" w:rsidRDefault="00F274F5" w:rsidP="00904830">
      <w:pPr>
        <w:spacing w:line="480" w:lineRule="auto"/>
        <w:contextualSpacing/>
        <w:jc w:val="both"/>
        <w:rPr>
          <w:rFonts w:cstheme="minorHAnsi"/>
        </w:rPr>
      </w:pPr>
      <w:r w:rsidRPr="00660D1C">
        <w:rPr>
          <w:rFonts w:cstheme="minorHAnsi"/>
          <w:vertAlign w:val="superscript"/>
          <w:lang w:val="en-US"/>
        </w:rPr>
        <w:t>1</w:t>
      </w:r>
      <w:r w:rsidRPr="00660D1C">
        <w:rPr>
          <w:rFonts w:cstheme="minorHAnsi"/>
          <w:lang w:val="en-US"/>
        </w:rPr>
        <w:t xml:space="preserve"> Author to whom correspondence should be addressed. </w:t>
      </w:r>
      <w:r w:rsidRPr="004B1D12">
        <w:rPr>
          <w:rFonts w:cstheme="minorHAnsi"/>
        </w:rPr>
        <w:t>Current address:</w:t>
      </w:r>
    </w:p>
    <w:p w14:paraId="26D36BE5" w14:textId="77777777" w:rsidR="00F274F5" w:rsidRPr="00660D1C" w:rsidRDefault="00F274F5" w:rsidP="00904830">
      <w:pPr>
        <w:spacing w:line="480" w:lineRule="auto"/>
        <w:contextualSpacing/>
        <w:jc w:val="both"/>
        <w:rPr>
          <w:rFonts w:cstheme="minorHAnsi"/>
          <w:lang w:val="en-US"/>
        </w:rPr>
      </w:pPr>
      <w:r w:rsidRPr="00660D1C">
        <w:rPr>
          <w:rFonts w:cstheme="minorHAnsi"/>
          <w:lang w:val="en-US"/>
        </w:rPr>
        <w:t xml:space="preserve">Max Lindmark, Swedish University of Agricultural Sciences, Department of Aquatic Resources, Institute of Coastal Research, </w:t>
      </w:r>
      <w:proofErr w:type="spellStart"/>
      <w:r w:rsidRPr="00660D1C">
        <w:rPr>
          <w:rFonts w:cstheme="minorHAnsi"/>
          <w:lang w:val="en-US"/>
        </w:rPr>
        <w:t>Skolgatan</w:t>
      </w:r>
      <w:proofErr w:type="spellEnd"/>
      <w:r w:rsidRPr="00660D1C">
        <w:rPr>
          <w:rFonts w:cstheme="minorHAnsi"/>
          <w:lang w:val="en-US"/>
        </w:rPr>
        <w:t xml:space="preserve"> 6, </w:t>
      </w:r>
      <w:proofErr w:type="spellStart"/>
      <w:r w:rsidRPr="00660D1C">
        <w:rPr>
          <w:rFonts w:cstheme="minorHAnsi"/>
          <w:lang w:val="en-US"/>
        </w:rPr>
        <w:t>Öregrund</w:t>
      </w:r>
      <w:proofErr w:type="spellEnd"/>
      <w:r w:rsidRPr="00660D1C">
        <w:rPr>
          <w:rFonts w:cstheme="minorHAnsi"/>
          <w:lang w:val="en-US"/>
        </w:rPr>
        <w:t xml:space="preserve"> 742 42, Sweden, Tel.: +46(0)104784137, email: </w:t>
      </w:r>
      <w:hyperlink r:id="rId12" w:history="1">
        <w:r w:rsidRPr="00660D1C">
          <w:rPr>
            <w:rStyle w:val="Hyperlink"/>
            <w:rFonts w:cstheme="minorHAnsi"/>
            <w:lang w:val="en-US"/>
          </w:rPr>
          <w:t>max.lindmark@slu.se</w:t>
        </w:r>
      </w:hyperlink>
    </w:p>
    <w:p w14:paraId="17DEE8D7" w14:textId="77777777" w:rsidR="00F274F5" w:rsidRPr="00660D1C" w:rsidRDefault="00F274F5" w:rsidP="00904830">
      <w:pPr>
        <w:spacing w:line="480" w:lineRule="auto"/>
        <w:contextualSpacing/>
        <w:jc w:val="both"/>
        <w:rPr>
          <w:lang w:val="en-US"/>
        </w:rPr>
      </w:pPr>
    </w:p>
    <w:p w14:paraId="359AA583" w14:textId="3C24C9EB" w:rsidR="0037173B" w:rsidRPr="00660D1C" w:rsidRDefault="00F274F5" w:rsidP="00904830">
      <w:pPr>
        <w:tabs>
          <w:tab w:val="left" w:pos="6690"/>
        </w:tabs>
        <w:spacing w:line="480" w:lineRule="auto"/>
        <w:contextualSpacing/>
        <w:jc w:val="both"/>
        <w:rPr>
          <w:rFonts w:cstheme="minorHAnsi"/>
          <w:color w:val="333333"/>
          <w:shd w:val="clear" w:color="auto" w:fill="FFFFFF"/>
          <w:lang w:val="en-US"/>
        </w:rPr>
      </w:pPr>
      <w:r w:rsidRPr="00660D1C">
        <w:rPr>
          <w:rFonts w:cstheme="minorHAnsi"/>
          <w:b/>
          <w:color w:val="333333"/>
          <w:shd w:val="clear" w:color="auto" w:fill="FFFFFF"/>
          <w:lang w:val="en-US"/>
        </w:rPr>
        <w:t>KEY WORDS</w:t>
      </w:r>
      <w:r w:rsidRPr="00660D1C">
        <w:rPr>
          <w:rFonts w:cstheme="minorHAnsi"/>
          <w:color w:val="333333"/>
          <w:shd w:val="clear" w:color="auto" w:fill="FFFFFF"/>
          <w:lang w:val="en-US"/>
        </w:rPr>
        <w:t>:</w:t>
      </w:r>
      <w:r w:rsidR="00771E35">
        <w:rPr>
          <w:rFonts w:cstheme="minorHAnsi"/>
          <w:color w:val="333333"/>
          <w:shd w:val="clear" w:color="auto" w:fill="FFFFFF"/>
          <w:lang w:val="en-US"/>
        </w:rPr>
        <w:tab/>
      </w:r>
    </w:p>
    <w:p w14:paraId="16AFDA0C" w14:textId="77777777" w:rsidR="00EF519B" w:rsidRPr="00660D1C" w:rsidRDefault="00EF519B" w:rsidP="00904830">
      <w:pPr>
        <w:spacing w:line="480" w:lineRule="auto"/>
        <w:contextualSpacing/>
        <w:jc w:val="both"/>
        <w:rPr>
          <w:rFonts w:cstheme="minorHAnsi"/>
          <w:b/>
          <w:color w:val="333333"/>
          <w:shd w:val="clear" w:color="auto" w:fill="FFFFFF"/>
          <w:lang w:val="en-US"/>
        </w:rPr>
      </w:pPr>
    </w:p>
    <w:p w14:paraId="6B0A1161" w14:textId="77777777" w:rsidR="00387D02" w:rsidRPr="00660D1C" w:rsidRDefault="0037173B" w:rsidP="00904830">
      <w:pPr>
        <w:spacing w:line="480" w:lineRule="auto"/>
        <w:contextualSpacing/>
        <w:jc w:val="both"/>
        <w:rPr>
          <w:rFonts w:cstheme="minorHAnsi"/>
          <w:color w:val="333333"/>
          <w:shd w:val="clear" w:color="auto" w:fill="FFFFFF"/>
          <w:lang w:val="en-US"/>
        </w:rPr>
      </w:pPr>
      <w:r w:rsidRPr="00660D1C">
        <w:rPr>
          <w:rFonts w:cstheme="minorHAnsi"/>
          <w:b/>
          <w:color w:val="333333"/>
          <w:shd w:val="clear" w:color="auto" w:fill="FFFFFF"/>
          <w:lang w:val="en-US"/>
        </w:rPr>
        <w:t>WORD COUNT</w:t>
      </w:r>
      <w:r w:rsidRPr="00660D1C">
        <w:rPr>
          <w:rFonts w:cstheme="minorHAnsi"/>
          <w:color w:val="333333"/>
          <w:shd w:val="clear" w:color="auto" w:fill="FFFFFF"/>
          <w:lang w:val="en-US"/>
        </w:rPr>
        <w:t>:</w:t>
      </w:r>
      <w:r w:rsidR="00E374D5" w:rsidRPr="00660D1C">
        <w:rPr>
          <w:rFonts w:cstheme="minorHAnsi"/>
          <w:color w:val="333333"/>
          <w:shd w:val="clear" w:color="auto" w:fill="FFFFFF"/>
          <w:lang w:val="en-US"/>
        </w:rPr>
        <w:t xml:space="preserve"> </w:t>
      </w:r>
    </w:p>
    <w:p w14:paraId="502E660F" w14:textId="5CD49F72" w:rsidR="00387D02" w:rsidRPr="00660D1C" w:rsidRDefault="00E374D5"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Abstract: </w:t>
      </w:r>
      <w:r w:rsidR="00DB4AD8" w:rsidRPr="00660D1C">
        <w:rPr>
          <w:rFonts w:cstheme="minorHAnsi"/>
          <w:color w:val="333333"/>
          <w:shd w:val="clear" w:color="auto" w:fill="FFFFFF"/>
          <w:lang w:val="en-US"/>
        </w:rPr>
        <w:t>~</w:t>
      </w:r>
      <w:r w:rsidR="000072CE">
        <w:rPr>
          <w:rFonts w:cstheme="minorHAnsi"/>
          <w:color w:val="333333"/>
          <w:shd w:val="clear" w:color="auto" w:fill="FFFFFF"/>
          <w:lang w:val="en-US"/>
        </w:rPr>
        <w:t>280</w:t>
      </w:r>
    </w:p>
    <w:p w14:paraId="01F65DA7" w14:textId="5372031E" w:rsidR="00387D02" w:rsidRPr="001C68B1" w:rsidRDefault="00E374D5" w:rsidP="00904830">
      <w:pPr>
        <w:spacing w:line="480" w:lineRule="auto"/>
        <w:contextualSpacing/>
        <w:jc w:val="both"/>
        <w:rPr>
          <w:rFonts w:cstheme="minorHAnsi"/>
          <w:color w:val="FF0000"/>
          <w:shd w:val="clear" w:color="auto" w:fill="FFFFFF"/>
          <w:lang w:val="en-US"/>
        </w:rPr>
      </w:pPr>
      <w:r w:rsidRPr="00660D1C">
        <w:rPr>
          <w:rFonts w:cstheme="minorHAnsi"/>
          <w:color w:val="333333"/>
          <w:shd w:val="clear" w:color="auto" w:fill="FFFFFF"/>
          <w:lang w:val="en-US"/>
        </w:rPr>
        <w:t xml:space="preserve">Introduction: </w:t>
      </w:r>
      <w:r w:rsidR="00DB4AD8" w:rsidRPr="001C68B1">
        <w:rPr>
          <w:rFonts w:cstheme="minorHAnsi"/>
          <w:color w:val="FF0000"/>
          <w:shd w:val="clear" w:color="auto" w:fill="FFFFFF"/>
          <w:lang w:val="en-US"/>
        </w:rPr>
        <w:t>~1</w:t>
      </w:r>
      <w:r w:rsidR="00762BEA" w:rsidRPr="001C68B1">
        <w:rPr>
          <w:rFonts w:cstheme="minorHAnsi"/>
          <w:color w:val="FF0000"/>
          <w:shd w:val="clear" w:color="auto" w:fill="FFFFFF"/>
          <w:lang w:val="en-US"/>
        </w:rPr>
        <w:t>100</w:t>
      </w:r>
    </w:p>
    <w:p w14:paraId="68A5535C" w14:textId="424C2540" w:rsidR="00387D02" w:rsidRPr="00660D1C" w:rsidRDefault="00125A25"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Methods: </w:t>
      </w:r>
      <w:r w:rsidR="00AE68F9" w:rsidRPr="00660D1C">
        <w:rPr>
          <w:rFonts w:cstheme="minorHAnsi"/>
          <w:color w:val="333333"/>
          <w:shd w:val="clear" w:color="auto" w:fill="FFFFFF"/>
          <w:lang w:val="en-US"/>
        </w:rPr>
        <w:t>~</w:t>
      </w:r>
      <w:r w:rsidR="003B5FBA">
        <w:rPr>
          <w:rFonts w:cstheme="minorHAnsi"/>
          <w:color w:val="333333"/>
          <w:shd w:val="clear" w:color="auto" w:fill="FFFFFF"/>
          <w:lang w:val="en-US"/>
        </w:rPr>
        <w:t>1500</w:t>
      </w:r>
    </w:p>
    <w:p w14:paraId="6B8B38DB" w14:textId="17CC194B" w:rsidR="00387D02" w:rsidRPr="00660D1C" w:rsidRDefault="00BC0EF7"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Results: </w:t>
      </w:r>
      <w:r w:rsidR="00762BEA" w:rsidRPr="00660D1C">
        <w:rPr>
          <w:rFonts w:cstheme="minorHAnsi"/>
          <w:color w:val="333333"/>
          <w:shd w:val="clear" w:color="auto" w:fill="FFFFFF"/>
          <w:lang w:val="en-US"/>
        </w:rPr>
        <w:t>~</w:t>
      </w:r>
      <w:r w:rsidR="002564E8" w:rsidRPr="00660D1C">
        <w:rPr>
          <w:rFonts w:cstheme="minorHAnsi"/>
          <w:color w:val="333333"/>
          <w:shd w:val="clear" w:color="auto" w:fill="FFFFFF"/>
          <w:lang w:val="en-US"/>
        </w:rPr>
        <w:t>500</w:t>
      </w:r>
    </w:p>
    <w:p w14:paraId="5EDE250F" w14:textId="706A8462" w:rsidR="007C13D9" w:rsidRPr="00660D1C" w:rsidRDefault="00BC0EF7"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Discussion: </w:t>
      </w:r>
      <w:r w:rsidR="00762BEA" w:rsidRPr="00660D1C">
        <w:rPr>
          <w:rFonts w:cstheme="minorHAnsi"/>
          <w:color w:val="333333"/>
          <w:shd w:val="clear" w:color="auto" w:fill="FFFFFF"/>
          <w:lang w:val="en-US"/>
        </w:rPr>
        <w:t>~1400</w:t>
      </w:r>
      <w:r w:rsidR="001518BB" w:rsidRPr="00660D1C">
        <w:rPr>
          <w:rFonts w:cstheme="minorHAnsi"/>
          <w:color w:val="333333"/>
          <w:shd w:val="clear" w:color="auto" w:fill="FFFFFF"/>
          <w:lang w:val="en-US"/>
        </w:rPr>
        <w:t xml:space="preserve"> (missing one section currently)</w:t>
      </w:r>
    </w:p>
    <w:p w14:paraId="35C98543" w14:textId="1F8D8AFE" w:rsidR="00EF519B" w:rsidRPr="00660D1C" w:rsidRDefault="002564E8"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Total: ~ 3900</w:t>
      </w:r>
    </w:p>
    <w:p w14:paraId="68949B81" w14:textId="77777777" w:rsidR="00EF519B" w:rsidRPr="00660D1C" w:rsidRDefault="00EF519B" w:rsidP="00904830">
      <w:pPr>
        <w:spacing w:line="480" w:lineRule="auto"/>
        <w:contextualSpacing/>
        <w:jc w:val="both"/>
        <w:rPr>
          <w:rFonts w:cstheme="minorHAnsi"/>
          <w:color w:val="333333"/>
          <w:shd w:val="clear" w:color="auto" w:fill="FFFFFF"/>
          <w:lang w:val="en-US"/>
        </w:rPr>
      </w:pPr>
    </w:p>
    <w:p w14:paraId="145C3C71" w14:textId="31DD91C4" w:rsidR="006367A2" w:rsidRPr="006367A2" w:rsidRDefault="009E7C95" w:rsidP="00904830">
      <w:pPr>
        <w:spacing w:line="480" w:lineRule="auto"/>
        <w:jc w:val="both"/>
        <w:rPr>
          <w:rFonts w:cstheme="minorHAnsi"/>
          <w:b/>
          <w:lang w:val="en-US"/>
        </w:rPr>
      </w:pPr>
      <w:r>
        <w:rPr>
          <w:rFonts w:cstheme="minorHAnsi"/>
          <w:b/>
          <w:lang w:val="en-US"/>
        </w:rPr>
        <w:lastRenderedPageBreak/>
        <w:t>Abstract</w:t>
      </w:r>
    </w:p>
    <w:p w14:paraId="58A274A0" w14:textId="1791FC53" w:rsidR="00D53D33" w:rsidRPr="00D53D33" w:rsidRDefault="00D53D33" w:rsidP="00904830">
      <w:pPr>
        <w:pStyle w:val="ListParagraph"/>
        <w:numPr>
          <w:ilvl w:val="0"/>
          <w:numId w:val="28"/>
        </w:numPr>
        <w:spacing w:line="480" w:lineRule="auto"/>
        <w:jc w:val="both"/>
        <w:rPr>
          <w:rFonts w:cstheme="minorHAnsi"/>
          <w:lang w:val="en-US"/>
        </w:rPr>
      </w:pPr>
      <w:r w:rsidRPr="00892626">
        <w:rPr>
          <w:rFonts w:cstheme="minorHAnsi"/>
        </w:rPr>
        <w:t xml:space="preserve">Understanding how temperature affects processes such as </w:t>
      </w:r>
      <w:r>
        <w:rPr>
          <w:rFonts w:cstheme="minorHAnsi"/>
        </w:rPr>
        <w:t xml:space="preserve">body growth, </w:t>
      </w:r>
      <w:r w:rsidRPr="00892626">
        <w:rPr>
          <w:rFonts w:cstheme="minorHAnsi"/>
        </w:rPr>
        <w:t>metabolism and consumption rates in ectotherms is important for predicting</w:t>
      </w:r>
      <w:r>
        <w:rPr>
          <w:rFonts w:cstheme="minorHAnsi"/>
        </w:rPr>
        <w:t xml:space="preserve"> physiological</w:t>
      </w:r>
      <w:r w:rsidR="002C1CDF">
        <w:rPr>
          <w:rFonts w:cstheme="minorHAnsi"/>
        </w:rPr>
        <w:t xml:space="preserve"> and</w:t>
      </w:r>
      <w:r>
        <w:rPr>
          <w:rFonts w:cstheme="minorHAnsi"/>
        </w:rPr>
        <w:t xml:space="preserve"> </w:t>
      </w:r>
      <w:r w:rsidRPr="00892626">
        <w:rPr>
          <w:rFonts w:cstheme="minorHAnsi"/>
        </w:rPr>
        <w:t>ecological processes in future climates.</w:t>
      </w:r>
    </w:p>
    <w:p w14:paraId="55D3FF9A" w14:textId="3E504C7C" w:rsidR="003D646A" w:rsidRDefault="007560DE" w:rsidP="00904830">
      <w:pPr>
        <w:pStyle w:val="ListParagraph"/>
        <w:numPr>
          <w:ilvl w:val="0"/>
          <w:numId w:val="28"/>
        </w:numPr>
        <w:spacing w:line="480" w:lineRule="auto"/>
        <w:jc w:val="both"/>
        <w:rPr>
          <w:rFonts w:cstheme="minorHAnsi"/>
          <w:lang w:val="en-US"/>
        </w:rPr>
      </w:pPr>
      <w:r w:rsidRPr="00660D1C">
        <w:rPr>
          <w:rFonts w:cstheme="minorHAnsi"/>
          <w:lang w:val="en-US"/>
        </w:rPr>
        <w:t xml:space="preserve">Warming of aquatic communities is </w:t>
      </w:r>
      <w:r w:rsidR="008C04A6" w:rsidRPr="00660D1C">
        <w:rPr>
          <w:rFonts w:cstheme="minorHAnsi"/>
          <w:lang w:val="en-US"/>
        </w:rPr>
        <w:t xml:space="preserve">generally </w:t>
      </w:r>
      <w:r w:rsidRPr="00660D1C">
        <w:rPr>
          <w:rFonts w:cstheme="minorHAnsi"/>
          <w:lang w:val="en-US"/>
        </w:rPr>
        <w:t xml:space="preserve">predicted to </w:t>
      </w:r>
      <w:r w:rsidR="0040595A">
        <w:rPr>
          <w:rFonts w:cstheme="minorHAnsi"/>
          <w:lang w:val="en-US"/>
        </w:rPr>
        <w:t xml:space="preserve">increase </w:t>
      </w:r>
      <w:r w:rsidR="00C4149F" w:rsidRPr="00660D1C">
        <w:rPr>
          <w:rFonts w:cstheme="minorHAnsi"/>
          <w:lang w:val="en-US"/>
        </w:rPr>
        <w:t xml:space="preserve">growth rates and </w:t>
      </w:r>
      <w:r w:rsidR="005A6B09">
        <w:rPr>
          <w:rFonts w:cstheme="minorHAnsi"/>
          <w:lang w:val="en-US"/>
        </w:rPr>
        <w:t>reduce</w:t>
      </w:r>
      <w:r w:rsidR="00C4149F" w:rsidRPr="00660D1C">
        <w:rPr>
          <w:rFonts w:cstheme="minorHAnsi"/>
          <w:lang w:val="en-US"/>
        </w:rPr>
        <w:t xml:space="preserve"> </w:t>
      </w:r>
      <w:r w:rsidRPr="00660D1C">
        <w:rPr>
          <w:rFonts w:cstheme="minorHAnsi"/>
          <w:lang w:val="en-US"/>
        </w:rPr>
        <w:t>asymptotic body</w:t>
      </w:r>
      <w:r w:rsidR="00221E16" w:rsidRPr="00660D1C">
        <w:rPr>
          <w:rFonts w:cstheme="minorHAnsi"/>
          <w:lang w:val="en-US"/>
        </w:rPr>
        <w:t xml:space="preserve"> sizes</w:t>
      </w:r>
      <w:r w:rsidR="00C4149F" w:rsidRPr="00660D1C">
        <w:rPr>
          <w:rFonts w:cstheme="minorHAnsi"/>
          <w:lang w:val="en-US"/>
        </w:rPr>
        <w:t xml:space="preserve">. However, </w:t>
      </w:r>
      <w:r w:rsidR="002F2D81" w:rsidRPr="00660D1C">
        <w:rPr>
          <w:rFonts w:cstheme="minorHAnsi"/>
          <w:lang w:val="en-US"/>
        </w:rPr>
        <w:t xml:space="preserve">we lack a mechanistic understanding the causes, and empirical </w:t>
      </w:r>
      <w:r w:rsidR="00640660" w:rsidRPr="00660D1C">
        <w:rPr>
          <w:rFonts w:cstheme="minorHAnsi"/>
          <w:lang w:val="en-US"/>
        </w:rPr>
        <w:t xml:space="preserve">data on changes in growth-related traits are </w:t>
      </w:r>
      <w:r w:rsidR="002F2D81" w:rsidRPr="00660D1C">
        <w:rPr>
          <w:rFonts w:cstheme="minorHAnsi"/>
          <w:lang w:val="en-US"/>
        </w:rPr>
        <w:t xml:space="preserve">limited to either field data on exploited species or limited to few specific studies. </w:t>
      </w:r>
    </w:p>
    <w:p w14:paraId="73308B4B" w14:textId="4BCD713A" w:rsidR="003D646A" w:rsidRPr="00A80603" w:rsidRDefault="003A2ED2" w:rsidP="00904830">
      <w:pPr>
        <w:pStyle w:val="ListParagraph"/>
        <w:numPr>
          <w:ilvl w:val="0"/>
          <w:numId w:val="28"/>
        </w:numPr>
        <w:spacing w:line="480" w:lineRule="auto"/>
        <w:jc w:val="both"/>
        <w:rPr>
          <w:rFonts w:cstheme="minorHAnsi"/>
          <w:lang w:val="en-US"/>
        </w:rPr>
      </w:pPr>
      <w:r>
        <w:rPr>
          <w:rFonts w:cstheme="minorHAnsi"/>
          <w:lang w:val="en-US"/>
        </w:rPr>
        <w:t xml:space="preserve">To </w:t>
      </w:r>
      <w:r w:rsidR="009C5D5C">
        <w:rPr>
          <w:rFonts w:cstheme="minorHAnsi"/>
          <w:lang w:val="en-US"/>
        </w:rPr>
        <w:t>estimate</w:t>
      </w:r>
      <w:r w:rsidR="00AF7644">
        <w:rPr>
          <w:rFonts w:cstheme="minorHAnsi"/>
          <w:lang w:val="en-US"/>
        </w:rPr>
        <w:t xml:space="preserve"> </w:t>
      </w:r>
      <w:r w:rsidR="00A80603">
        <w:rPr>
          <w:rFonts w:cstheme="minorHAnsi"/>
          <w:lang w:val="en-US"/>
        </w:rPr>
        <w:t xml:space="preserve">the </w:t>
      </w:r>
      <w:r w:rsidR="00B537CC">
        <w:rPr>
          <w:rFonts w:cstheme="minorHAnsi"/>
          <w:lang w:val="en-US"/>
        </w:rPr>
        <w:t>effect of body size and temperature on growth</w:t>
      </w:r>
      <w:r w:rsidR="00F348AC">
        <w:rPr>
          <w:rFonts w:cstheme="minorHAnsi"/>
          <w:lang w:val="en-US"/>
        </w:rPr>
        <w:t xml:space="preserve">, </w:t>
      </w:r>
      <w:r w:rsidR="008A3E74">
        <w:rPr>
          <w:rFonts w:cstheme="minorHAnsi"/>
          <w:lang w:val="en-US"/>
        </w:rPr>
        <w:t>and</w:t>
      </w:r>
      <w:r w:rsidR="00B537CC">
        <w:rPr>
          <w:rFonts w:cstheme="minorHAnsi"/>
          <w:lang w:val="en-US"/>
        </w:rPr>
        <w:t xml:space="preserve"> </w:t>
      </w:r>
      <w:r w:rsidR="00F348AC">
        <w:rPr>
          <w:rFonts w:cstheme="minorHAnsi"/>
          <w:lang w:val="en-US"/>
        </w:rPr>
        <w:t xml:space="preserve">to </w:t>
      </w:r>
      <w:r w:rsidR="00717293">
        <w:rPr>
          <w:rFonts w:cstheme="minorHAnsi"/>
          <w:lang w:val="en-US"/>
        </w:rPr>
        <w:t xml:space="preserve">examine </w:t>
      </w:r>
      <w:r w:rsidR="00303480">
        <w:rPr>
          <w:rFonts w:cstheme="minorHAnsi"/>
          <w:lang w:val="en-US"/>
        </w:rPr>
        <w:t xml:space="preserve">the link between growth </w:t>
      </w:r>
      <w:r w:rsidR="00053BB3">
        <w:rPr>
          <w:rFonts w:cstheme="minorHAnsi"/>
          <w:lang w:val="en-US"/>
        </w:rPr>
        <w:t xml:space="preserve">and </w:t>
      </w:r>
      <w:r w:rsidR="001E496D">
        <w:rPr>
          <w:rFonts w:cstheme="minorHAnsi"/>
          <w:lang w:val="en-US"/>
        </w:rPr>
        <w:t>metabolic- and maximum consumption rates</w:t>
      </w:r>
      <w:r w:rsidR="0087276B">
        <w:rPr>
          <w:rFonts w:cstheme="minorHAnsi"/>
          <w:lang w:val="en-US"/>
        </w:rPr>
        <w:t>,</w:t>
      </w:r>
      <w:r w:rsidR="008B60E2">
        <w:rPr>
          <w:rFonts w:cstheme="minorHAnsi"/>
          <w:lang w:val="en-US"/>
        </w:rPr>
        <w:t xml:space="preserve"> we </w:t>
      </w:r>
      <w:r w:rsidRPr="00A80603">
        <w:rPr>
          <w:rFonts w:cstheme="minorHAnsi"/>
          <w:lang w:val="en-US"/>
        </w:rPr>
        <w:t xml:space="preserve">performed </w:t>
      </w:r>
      <w:r w:rsidR="00B80EF0" w:rsidRPr="00A80603">
        <w:rPr>
          <w:rFonts w:cstheme="minorHAnsi"/>
          <w:lang w:val="en-US"/>
        </w:rPr>
        <w:t>a systematic review</w:t>
      </w:r>
      <w:r w:rsidR="00C9024C">
        <w:rPr>
          <w:rFonts w:cstheme="minorHAnsi"/>
          <w:lang w:val="en-US"/>
        </w:rPr>
        <w:t xml:space="preserve"> and </w:t>
      </w:r>
      <w:r w:rsidR="00720A3C">
        <w:rPr>
          <w:rFonts w:cstheme="minorHAnsi"/>
          <w:lang w:val="en-US"/>
        </w:rPr>
        <w:t>collated</w:t>
      </w:r>
      <w:r w:rsidR="00B80EF0" w:rsidRPr="00A80603">
        <w:rPr>
          <w:rFonts w:cstheme="minorHAnsi"/>
          <w:lang w:val="en-US"/>
        </w:rPr>
        <w:t xml:space="preserve"> experimental </w:t>
      </w:r>
      <w:r w:rsidR="00F409B0" w:rsidRPr="00A80603">
        <w:rPr>
          <w:rFonts w:cstheme="minorHAnsi"/>
          <w:lang w:val="en-US"/>
        </w:rPr>
        <w:t>data</w:t>
      </w:r>
      <w:r w:rsidR="00B80EF0" w:rsidRPr="00A80603">
        <w:rPr>
          <w:rFonts w:cstheme="minorHAnsi"/>
          <w:lang w:val="en-US"/>
        </w:rPr>
        <w:t xml:space="preserve"> on </w:t>
      </w:r>
      <w:r w:rsidR="00CA26E0">
        <w:rPr>
          <w:rFonts w:cstheme="minorHAnsi"/>
          <w:lang w:val="en-US"/>
        </w:rPr>
        <w:t>growth, metabolism and consumption</w:t>
      </w:r>
      <w:r w:rsidR="00156D9D">
        <w:rPr>
          <w:rFonts w:cstheme="minorHAnsi"/>
          <w:lang w:val="en-US"/>
        </w:rPr>
        <w:t xml:space="preserve">. We used only </w:t>
      </w:r>
      <w:r w:rsidR="00A274F4" w:rsidRPr="00A80603">
        <w:rPr>
          <w:rFonts w:cstheme="minorHAnsi"/>
          <w:lang w:val="en-US"/>
        </w:rPr>
        <w:t xml:space="preserve">studies with a </w:t>
      </w:r>
      <w:r w:rsidR="00093BE6" w:rsidRPr="00A80603">
        <w:rPr>
          <w:rFonts w:cstheme="minorHAnsi"/>
          <w:lang w:val="en-US"/>
        </w:rPr>
        <w:t>factorial</w:t>
      </w:r>
      <w:r w:rsidR="00346DB9" w:rsidRPr="00A80603">
        <w:rPr>
          <w:rFonts w:cstheme="minorHAnsi"/>
          <w:lang w:val="en-US"/>
        </w:rPr>
        <w:t xml:space="preserve"> body mass-temperature set up</w:t>
      </w:r>
      <w:r w:rsidR="008F16B3">
        <w:rPr>
          <w:rFonts w:cstheme="minorHAnsi"/>
          <w:lang w:val="en-US"/>
        </w:rPr>
        <w:t xml:space="preserve"> and fit </w:t>
      </w:r>
      <w:r w:rsidR="00D93E88" w:rsidRPr="00A80603">
        <w:rPr>
          <w:rFonts w:cstheme="minorHAnsi"/>
          <w:lang w:val="en-US"/>
        </w:rPr>
        <w:t>hierarchical models</w:t>
      </w:r>
      <w:r w:rsidR="002A4A91">
        <w:rPr>
          <w:rFonts w:cstheme="minorHAnsi"/>
          <w:lang w:val="en-US"/>
        </w:rPr>
        <w:t xml:space="preserve"> to </w:t>
      </w:r>
      <w:r w:rsidR="00CC5B97" w:rsidRPr="00A80603">
        <w:rPr>
          <w:rFonts w:cstheme="minorHAnsi"/>
          <w:lang w:val="en-US"/>
        </w:rPr>
        <w:t xml:space="preserve">explore </w:t>
      </w:r>
      <w:r w:rsidR="00A063EA" w:rsidRPr="00A80603">
        <w:rPr>
          <w:rFonts w:cstheme="minorHAnsi"/>
          <w:lang w:val="en-US"/>
        </w:rPr>
        <w:t>how</w:t>
      </w:r>
      <w:r w:rsidR="00CC5B97" w:rsidRPr="00A80603">
        <w:rPr>
          <w:rFonts w:cstheme="minorHAnsi"/>
          <w:lang w:val="en-US"/>
        </w:rPr>
        <w:t xml:space="preserve"> </w:t>
      </w:r>
      <w:r w:rsidR="00BA7DA3">
        <w:rPr>
          <w:rFonts w:cstheme="minorHAnsi"/>
          <w:lang w:val="en-US"/>
        </w:rPr>
        <w:t xml:space="preserve">these rates </w:t>
      </w:r>
      <w:r w:rsidR="006C64A3" w:rsidRPr="00A80603">
        <w:rPr>
          <w:rFonts w:cstheme="minorHAnsi"/>
          <w:lang w:val="en-US"/>
        </w:rPr>
        <w:t xml:space="preserve">scale </w:t>
      </w:r>
      <w:r w:rsidR="00976957" w:rsidRPr="00A80603">
        <w:rPr>
          <w:rFonts w:cstheme="minorHAnsi"/>
          <w:lang w:val="en-US"/>
        </w:rPr>
        <w:t xml:space="preserve">with mass and temperature </w:t>
      </w:r>
      <w:r w:rsidR="003805DD" w:rsidRPr="00A80603">
        <w:rPr>
          <w:rFonts w:cstheme="minorHAnsi"/>
          <w:lang w:val="en-US"/>
        </w:rPr>
        <w:t xml:space="preserve">within </w:t>
      </w:r>
      <w:r w:rsidR="003526B5" w:rsidRPr="00A80603">
        <w:rPr>
          <w:rFonts w:cstheme="minorHAnsi"/>
          <w:lang w:val="en-US"/>
        </w:rPr>
        <w:t>species, while accounting for variation between species.</w:t>
      </w:r>
      <w:r w:rsidR="00CC5B97" w:rsidRPr="00A80603">
        <w:rPr>
          <w:rFonts w:cstheme="minorHAnsi"/>
          <w:lang w:val="en-US"/>
        </w:rPr>
        <w:t xml:space="preserve"> </w:t>
      </w:r>
      <w:r w:rsidR="00E44E1A">
        <w:rPr>
          <w:rFonts w:cstheme="minorHAnsi"/>
          <w:lang w:val="en-US"/>
        </w:rPr>
        <w:t xml:space="preserve">The mass- and temperature scaling was evaluated in relation to </w:t>
      </w:r>
      <w:r w:rsidR="00F46B33">
        <w:rPr>
          <w:rFonts w:cstheme="minorHAnsi"/>
          <w:lang w:val="en-US"/>
        </w:rPr>
        <w:t xml:space="preserve">metabolic scaling theory and </w:t>
      </w:r>
      <w:r w:rsidR="00EA35B4">
        <w:rPr>
          <w:rFonts w:cstheme="minorHAnsi"/>
          <w:lang w:val="en-US"/>
        </w:rPr>
        <w:t>mechanistic</w:t>
      </w:r>
      <w:r w:rsidR="00F46B33">
        <w:rPr>
          <w:rFonts w:cstheme="minorHAnsi"/>
          <w:lang w:val="en-US"/>
        </w:rPr>
        <w:t xml:space="preserve"> growth models.</w:t>
      </w:r>
    </w:p>
    <w:p w14:paraId="078B66FA" w14:textId="4D7363A6" w:rsidR="003D646A" w:rsidRPr="00660D1C" w:rsidRDefault="0072373C" w:rsidP="00904830">
      <w:pPr>
        <w:pStyle w:val="ListParagraph"/>
        <w:numPr>
          <w:ilvl w:val="0"/>
          <w:numId w:val="28"/>
        </w:numPr>
        <w:spacing w:line="480" w:lineRule="auto"/>
        <w:jc w:val="both"/>
        <w:rPr>
          <w:rFonts w:cstheme="minorHAnsi"/>
          <w:lang w:val="en-US"/>
        </w:rPr>
      </w:pPr>
      <w:r w:rsidRPr="00660D1C">
        <w:rPr>
          <w:rFonts w:cstheme="minorHAnsi"/>
          <w:lang w:val="en-US"/>
        </w:rPr>
        <w:t xml:space="preserve">We find </w:t>
      </w:r>
      <w:r w:rsidR="002367CE" w:rsidRPr="00660D1C">
        <w:rPr>
          <w:rFonts w:cstheme="minorHAnsi"/>
          <w:lang w:val="en-US"/>
        </w:rPr>
        <w:t>clear support for a declining optimum growth temperature as individuals grow in body size</w:t>
      </w:r>
      <w:r w:rsidR="007C48D2">
        <w:rPr>
          <w:rFonts w:cstheme="minorHAnsi"/>
          <w:lang w:val="en-US"/>
        </w:rPr>
        <w:t xml:space="preserve">, </w:t>
      </w:r>
      <w:r w:rsidR="004B53AC">
        <w:rPr>
          <w:rFonts w:cstheme="minorHAnsi"/>
          <w:lang w:val="en-US"/>
        </w:rPr>
        <w:t xml:space="preserve">and </w:t>
      </w:r>
      <w:r w:rsidR="002112D7">
        <w:rPr>
          <w:rFonts w:cstheme="minorHAnsi"/>
          <w:lang w:val="en-US"/>
        </w:rPr>
        <w:t>a</w:t>
      </w:r>
      <w:r w:rsidR="00B75924">
        <w:rPr>
          <w:rFonts w:cstheme="minorHAnsi"/>
          <w:lang w:val="en-US"/>
        </w:rPr>
        <w:t xml:space="preserve"> </w:t>
      </w:r>
      <w:r w:rsidR="00746282" w:rsidRPr="00660D1C">
        <w:rPr>
          <w:rFonts w:cstheme="minorHAnsi"/>
          <w:lang w:val="en-US"/>
        </w:rPr>
        <w:t>positive effect of warming on growth</w:t>
      </w:r>
      <w:r w:rsidRPr="00660D1C">
        <w:rPr>
          <w:rFonts w:cstheme="minorHAnsi"/>
          <w:lang w:val="en-US"/>
        </w:rPr>
        <w:t xml:space="preserve"> </w:t>
      </w:r>
      <w:r w:rsidR="00510745">
        <w:rPr>
          <w:rFonts w:cstheme="minorHAnsi"/>
          <w:lang w:val="en-US"/>
        </w:rPr>
        <w:t xml:space="preserve">rates </w:t>
      </w:r>
      <w:r w:rsidR="00780491">
        <w:rPr>
          <w:rFonts w:cstheme="minorHAnsi"/>
          <w:lang w:val="en-US"/>
        </w:rPr>
        <w:t xml:space="preserve">that </w:t>
      </w:r>
      <w:r w:rsidR="00D90647">
        <w:rPr>
          <w:rFonts w:cstheme="minorHAnsi"/>
          <w:lang w:val="en-US"/>
        </w:rPr>
        <w:t>declines with increased body mass.</w:t>
      </w:r>
      <w:r w:rsidR="00B75924" w:rsidRPr="00B75924">
        <w:rPr>
          <w:rFonts w:cstheme="minorHAnsi"/>
        </w:rPr>
        <w:t xml:space="preserve"> </w:t>
      </w:r>
      <w:r w:rsidR="00FA0973">
        <w:rPr>
          <w:rFonts w:cstheme="minorHAnsi"/>
        </w:rPr>
        <w:t>Moreover, w</w:t>
      </w:r>
      <w:r w:rsidR="00B75924" w:rsidRPr="00892626">
        <w:rPr>
          <w:rFonts w:cstheme="minorHAnsi"/>
        </w:rPr>
        <w:t xml:space="preserve">e </w:t>
      </w:r>
      <w:r w:rsidR="00295E8F">
        <w:rPr>
          <w:rFonts w:cstheme="minorHAnsi"/>
        </w:rPr>
        <w:t xml:space="preserve">find </w:t>
      </w:r>
      <w:r w:rsidR="00B75924">
        <w:rPr>
          <w:rFonts w:cstheme="minorHAnsi"/>
        </w:rPr>
        <w:t>mass</w:t>
      </w:r>
      <w:r w:rsidR="00B75924" w:rsidRPr="00892626">
        <w:rPr>
          <w:rFonts w:cstheme="minorHAnsi"/>
        </w:rPr>
        <w:t xml:space="preserve">-dependent effects of </w:t>
      </w:r>
      <w:r w:rsidR="00B75924">
        <w:rPr>
          <w:rFonts w:cstheme="minorHAnsi"/>
        </w:rPr>
        <w:t xml:space="preserve">temperature on metabolism at sub-optimum </w:t>
      </w:r>
      <w:r w:rsidR="00B75924" w:rsidRPr="00892626">
        <w:rPr>
          <w:rFonts w:cstheme="minorHAnsi"/>
        </w:rPr>
        <w:t xml:space="preserve">temperatures </w:t>
      </w:r>
      <w:r w:rsidR="00B75924">
        <w:rPr>
          <w:rFonts w:cstheme="minorHAnsi"/>
        </w:rPr>
        <w:t>but n</w:t>
      </w:r>
      <w:r w:rsidR="00E62B9A">
        <w:rPr>
          <w:rFonts w:cstheme="minorHAnsi"/>
        </w:rPr>
        <w:t xml:space="preserve">ot for </w:t>
      </w:r>
      <w:r w:rsidR="00B75924">
        <w:rPr>
          <w:rFonts w:cstheme="minorHAnsi"/>
        </w:rPr>
        <w:t>consumption</w:t>
      </w:r>
      <w:r w:rsidR="00A8593C">
        <w:rPr>
          <w:rFonts w:cstheme="minorHAnsi"/>
        </w:rPr>
        <w:t xml:space="preserve">, and </w:t>
      </w:r>
      <w:r w:rsidR="006B339E">
        <w:rPr>
          <w:rFonts w:cstheme="minorHAnsi"/>
        </w:rPr>
        <w:t xml:space="preserve">the scaling of these rates cannot predict </w:t>
      </w:r>
      <w:r w:rsidR="00662123">
        <w:rPr>
          <w:rFonts w:cstheme="minorHAnsi"/>
        </w:rPr>
        <w:t>the observed growth</w:t>
      </w:r>
      <w:r w:rsidR="00851F25">
        <w:rPr>
          <w:rFonts w:cstheme="minorHAnsi"/>
        </w:rPr>
        <w:t xml:space="preserve"> dynamics</w:t>
      </w:r>
      <w:r w:rsidR="00662123">
        <w:rPr>
          <w:rFonts w:cstheme="minorHAnsi"/>
        </w:rPr>
        <w:t>.</w:t>
      </w:r>
    </w:p>
    <w:p w14:paraId="1F4CFDB6" w14:textId="05815F39" w:rsidR="002048DE" w:rsidRPr="00660D1C" w:rsidRDefault="00E103FB" w:rsidP="00904830">
      <w:pPr>
        <w:pStyle w:val="ListParagraph"/>
        <w:numPr>
          <w:ilvl w:val="0"/>
          <w:numId w:val="28"/>
        </w:numPr>
        <w:spacing w:line="480" w:lineRule="auto"/>
        <w:jc w:val="both"/>
        <w:rPr>
          <w:rFonts w:cstheme="minorHAnsi"/>
          <w:lang w:val="en-US"/>
        </w:rPr>
      </w:pPr>
      <w:r>
        <w:rPr>
          <w:rFonts w:cstheme="minorHAnsi"/>
          <w:lang w:val="en-US"/>
        </w:rPr>
        <w:t xml:space="preserve">Our </w:t>
      </w:r>
      <w:r w:rsidR="00F42F97" w:rsidRPr="00660D1C">
        <w:rPr>
          <w:rFonts w:cstheme="minorHAnsi"/>
          <w:lang w:val="en-US"/>
        </w:rPr>
        <w:t xml:space="preserve">findings </w:t>
      </w:r>
      <w:r w:rsidR="002367CE" w:rsidRPr="00660D1C">
        <w:rPr>
          <w:rFonts w:cstheme="minorHAnsi"/>
          <w:lang w:val="en-US"/>
        </w:rPr>
        <w:t>suggest</w:t>
      </w:r>
      <w:r w:rsidR="00912DE5" w:rsidRPr="00660D1C">
        <w:rPr>
          <w:rFonts w:cstheme="minorHAnsi"/>
          <w:lang w:val="en-US"/>
        </w:rPr>
        <w:t xml:space="preserve"> that </w:t>
      </w:r>
      <w:r w:rsidR="000E594F" w:rsidRPr="00660D1C">
        <w:rPr>
          <w:rFonts w:cstheme="minorHAnsi"/>
          <w:lang w:val="en-US"/>
        </w:rPr>
        <w:t xml:space="preserve">small </w:t>
      </w:r>
      <w:r w:rsidR="00912DE5" w:rsidRPr="00660D1C">
        <w:rPr>
          <w:rFonts w:cstheme="minorHAnsi"/>
          <w:lang w:val="en-US"/>
        </w:rPr>
        <w:t xml:space="preserve">individuals within a species </w:t>
      </w:r>
      <w:r w:rsidR="000E594F" w:rsidRPr="00660D1C">
        <w:rPr>
          <w:rFonts w:cstheme="minorHAnsi"/>
          <w:lang w:val="en-US"/>
        </w:rPr>
        <w:t xml:space="preserve">will likely be able to increase their growth rates with initial warming, </w:t>
      </w:r>
      <w:r w:rsidR="00E1383F" w:rsidRPr="00660D1C">
        <w:rPr>
          <w:rFonts w:cstheme="minorHAnsi"/>
          <w:lang w:val="en-US"/>
        </w:rPr>
        <w:t xml:space="preserve">while </w:t>
      </w:r>
      <w:r w:rsidR="000E594F" w:rsidRPr="00660D1C">
        <w:rPr>
          <w:rFonts w:cstheme="minorHAnsi"/>
          <w:lang w:val="en-US"/>
        </w:rPr>
        <w:t xml:space="preserve">larger individuals </w:t>
      </w:r>
      <w:r w:rsidR="00967498" w:rsidRPr="00660D1C">
        <w:rPr>
          <w:rFonts w:cstheme="minorHAnsi"/>
          <w:lang w:val="en-US"/>
        </w:rPr>
        <w:t xml:space="preserve">may </w:t>
      </w:r>
      <w:r w:rsidR="000E594F" w:rsidRPr="00660D1C">
        <w:rPr>
          <w:rFonts w:cstheme="minorHAnsi"/>
          <w:lang w:val="en-US"/>
        </w:rPr>
        <w:t xml:space="preserve">gain </w:t>
      </w:r>
      <w:r w:rsidR="001F706E">
        <w:rPr>
          <w:rFonts w:cstheme="minorHAnsi"/>
          <w:lang w:val="en-US"/>
        </w:rPr>
        <w:t>little or nothing in terms of growth</w:t>
      </w:r>
      <w:r w:rsidR="000E594F" w:rsidRPr="00660D1C">
        <w:rPr>
          <w:rFonts w:cstheme="minorHAnsi"/>
          <w:lang w:val="en-US"/>
        </w:rPr>
        <w:t xml:space="preserve">. </w:t>
      </w:r>
      <w:r w:rsidR="00E73193" w:rsidRPr="00660D1C">
        <w:rPr>
          <w:rFonts w:cstheme="minorHAnsi"/>
          <w:lang w:val="en-US"/>
        </w:rPr>
        <w:t>Size-dependent c</w:t>
      </w:r>
      <w:r w:rsidR="00630AFC" w:rsidRPr="00660D1C">
        <w:rPr>
          <w:rFonts w:cstheme="minorHAnsi"/>
          <w:lang w:val="en-US"/>
        </w:rPr>
        <w:t xml:space="preserve">hanges in growth dynamics due to climate warming may </w:t>
      </w:r>
      <w:r w:rsidR="00581CA9" w:rsidRPr="00660D1C">
        <w:rPr>
          <w:rFonts w:cstheme="minorHAnsi"/>
          <w:lang w:val="en-US"/>
        </w:rPr>
        <w:t xml:space="preserve">have </w:t>
      </w:r>
      <w:r w:rsidR="00806264" w:rsidRPr="00660D1C">
        <w:rPr>
          <w:rFonts w:cstheme="minorHAnsi"/>
          <w:lang w:val="en-US"/>
        </w:rPr>
        <w:t xml:space="preserve">implications for </w:t>
      </w:r>
      <w:r w:rsidR="008C5ED3" w:rsidRPr="00660D1C">
        <w:rPr>
          <w:rFonts w:cstheme="minorHAnsi"/>
          <w:lang w:val="en-US"/>
        </w:rPr>
        <w:t xml:space="preserve">the structure and functioning of </w:t>
      </w:r>
      <w:r w:rsidR="00E74650" w:rsidRPr="00660D1C">
        <w:rPr>
          <w:rFonts w:cstheme="minorHAnsi"/>
          <w:lang w:val="en-US"/>
        </w:rPr>
        <w:t>future aquatic ecosystems.</w:t>
      </w:r>
      <w:commentRangeStart w:id="0"/>
      <w:r w:rsidR="001F1657" w:rsidRPr="001F1657">
        <w:rPr>
          <w:rFonts w:cstheme="minorHAnsi"/>
        </w:rPr>
        <w:t xml:space="preserve"> </w:t>
      </w:r>
      <w:commentRangeEnd w:id="0"/>
      <w:r w:rsidR="00993940">
        <w:rPr>
          <w:rStyle w:val="CommentReference"/>
        </w:rPr>
        <w:commentReference w:id="0"/>
      </w:r>
    </w:p>
    <w:p w14:paraId="6412E9CF" w14:textId="5032D471" w:rsidR="00A61137" w:rsidRDefault="00E74650" w:rsidP="00904830">
      <w:pPr>
        <w:spacing w:line="480" w:lineRule="auto"/>
        <w:jc w:val="both"/>
        <w:rPr>
          <w:rFonts w:cstheme="minorHAnsi"/>
          <w:lang w:val="en-US"/>
        </w:rPr>
      </w:pPr>
      <w:r w:rsidRPr="00660D1C">
        <w:rPr>
          <w:rFonts w:cstheme="minorHAnsi"/>
          <w:lang w:val="en-US"/>
        </w:rPr>
        <w:t xml:space="preserve"> </w:t>
      </w:r>
    </w:p>
    <w:p w14:paraId="13D95014" w14:textId="56C87A91" w:rsidR="00A61137" w:rsidRPr="00660D1C" w:rsidRDefault="00A61137" w:rsidP="00904830">
      <w:pPr>
        <w:spacing w:line="480" w:lineRule="auto"/>
        <w:jc w:val="both"/>
        <w:rPr>
          <w:rFonts w:cstheme="minorHAnsi"/>
          <w:b/>
          <w:lang w:val="en-US"/>
        </w:rPr>
      </w:pPr>
      <w:r w:rsidRPr="00660D1C">
        <w:rPr>
          <w:rFonts w:cstheme="minorHAnsi"/>
          <w:b/>
          <w:lang w:val="en-US"/>
        </w:rPr>
        <w:lastRenderedPageBreak/>
        <w:t>Introduction</w:t>
      </w:r>
    </w:p>
    <w:p w14:paraId="590BC2D2" w14:textId="05FB9972" w:rsidR="00116F62" w:rsidRPr="003C3BA5" w:rsidRDefault="007051E6" w:rsidP="00904830">
      <w:pPr>
        <w:spacing w:line="480" w:lineRule="auto"/>
        <w:contextualSpacing/>
        <w:jc w:val="both"/>
        <w:rPr>
          <w:rFonts w:eastAsiaTheme="minorEastAsia" w:cstheme="minorHAnsi"/>
          <w:color w:val="FF0000"/>
          <w:lang w:val="en-US"/>
        </w:rPr>
      </w:pPr>
      <w:r w:rsidRPr="003C3BA5">
        <w:rPr>
          <w:rFonts w:eastAsiaTheme="minorEastAsia" w:cstheme="minorHAnsi"/>
          <w:color w:val="FF0000"/>
          <w:lang w:val="en-US"/>
        </w:rPr>
        <w:t xml:space="preserve">Body growth is a fundamental process that links different levels of biological organization. It affects individuals’ fitness and life history traits such as maturation size, population growth rates </w:t>
      </w:r>
      <w:r w:rsidRPr="003C3BA5">
        <w:rPr>
          <w:rFonts w:eastAsiaTheme="minorEastAsia" w:cstheme="minorHAnsi"/>
          <w:color w:val="FF0000"/>
        </w:rPr>
        <w:fldChar w:fldCharType="begin"/>
      </w:r>
      <w:r w:rsidR="00751C7D">
        <w:rPr>
          <w:rFonts w:eastAsiaTheme="minorEastAsia" w:cstheme="minorHAnsi"/>
          <w:color w:val="FF0000"/>
          <w:lang w:val="en-US"/>
        </w:rPr>
        <w:instrText xml:space="preserve"> ADDIN ZOTERO_ITEM CSL_CITATION {"citationID":"hNb1pqTJ","properties":{"formattedCitation":"(Savage {\\i{}et al.} 2004)","plainCitation":"(Savage et al. 2004)","noteIndex":0},"citationItems":[{"id":"9c20ZvMu/BHDRqTgT","uris":["http://zotero.org/users/local/FTg3Qpza/items/5EKRHGLR"],"uri":["http://zotero.org/users/local/FTg3Qpza/items/5EKRHGLR"],"itemData":{"id":914,"type":"article-journal","title":"Effects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Pr="003C3BA5">
        <w:rPr>
          <w:rFonts w:eastAsiaTheme="minorEastAsia" w:cstheme="minorHAnsi"/>
          <w:color w:val="FF0000"/>
        </w:rPr>
        <w:fldChar w:fldCharType="separate"/>
      </w:r>
      <w:r w:rsidRPr="003C3BA5">
        <w:rPr>
          <w:rFonts w:cstheme="minorHAnsi"/>
          <w:color w:val="FF0000"/>
          <w:lang w:val="en-US"/>
        </w:rPr>
        <w:t xml:space="preserve">(Savage </w:t>
      </w:r>
      <w:r w:rsidRPr="003C3BA5">
        <w:rPr>
          <w:rFonts w:cstheme="minorHAnsi"/>
          <w:i/>
          <w:iCs/>
          <w:color w:val="FF0000"/>
          <w:lang w:val="en-US"/>
        </w:rPr>
        <w:t>et al.</w:t>
      </w:r>
      <w:r w:rsidRPr="003C3BA5">
        <w:rPr>
          <w:rFonts w:cstheme="minorHAnsi"/>
          <w:color w:val="FF0000"/>
          <w:lang w:val="en-US"/>
        </w:rPr>
        <w:t xml:space="preserve"> 2004)</w:t>
      </w:r>
      <w:r w:rsidRPr="003C3BA5">
        <w:rPr>
          <w:rFonts w:eastAsiaTheme="minorEastAsia" w:cstheme="minorHAnsi"/>
          <w:color w:val="FF0000"/>
        </w:rPr>
        <w:fldChar w:fldCharType="end"/>
      </w:r>
      <w:r w:rsidRPr="003C3BA5">
        <w:rPr>
          <w:rFonts w:eastAsiaTheme="minorEastAsia" w:cstheme="minorHAnsi"/>
          <w:color w:val="FF0000"/>
          <w:lang w:val="en-US"/>
        </w:rPr>
        <w:t xml:space="preserve"> and ultimately energy transfer across trophic levels</w:t>
      </w:r>
      <w:r w:rsidR="000A44E7" w:rsidRPr="003C3BA5">
        <w:rPr>
          <w:rFonts w:eastAsiaTheme="minorEastAsia" w:cstheme="minorHAnsi"/>
          <w:color w:val="FF0000"/>
          <w:lang w:val="en-US"/>
        </w:rPr>
        <w:t xml:space="preserve"> </w:t>
      </w:r>
      <w:r w:rsidR="00FD5E4F" w:rsidRPr="003C3BA5">
        <w:rPr>
          <w:rFonts w:eastAsiaTheme="minorEastAsia" w:cstheme="minorHAnsi"/>
          <w:color w:val="FF0000"/>
        </w:rPr>
        <w:fldChar w:fldCharType="begin"/>
      </w:r>
      <w:r w:rsidR="00751C7D">
        <w:rPr>
          <w:rFonts w:eastAsiaTheme="minorEastAsia" w:cstheme="minorHAnsi"/>
          <w:color w:val="FF0000"/>
          <w:lang w:val="en-US"/>
        </w:rPr>
        <w:instrText xml:space="preserve"> ADDIN ZOTERO_ITEM CSL_CITATION {"citationID":"7z2MSq6f","properties":{"formattedCitation":"(Andersen {\\i{}et al.} 2009a; Barneche &amp; Allen 2018a)","plainCitation":"(Andersen et al. 2009a; Barneche &amp; Allen 2018a)","noteIndex":0},"citationItems":[{"id":557,"uris":["http://zotero.org/users/6116610/items/QMRZW56H"],"uri":["http://zotero.org/users/6116610/items/QMRZW56H"],"itemData":{"id":557,"type":"article-journal","container-title":"Proceedings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9c20ZvMu/uzgt4M2O","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3C3BA5">
        <w:rPr>
          <w:rFonts w:eastAsiaTheme="minorEastAsia" w:cstheme="minorHAnsi"/>
          <w:color w:val="FF0000"/>
        </w:rPr>
        <w:fldChar w:fldCharType="separate"/>
      </w:r>
      <w:r w:rsidR="003D314E" w:rsidRPr="003D314E">
        <w:rPr>
          <w:color w:val="FF0000"/>
        </w:rPr>
        <w:t xml:space="preserve">(Andersen </w:t>
      </w:r>
      <w:r w:rsidR="003D314E" w:rsidRPr="003D314E">
        <w:rPr>
          <w:i/>
          <w:iCs/>
          <w:color w:val="FF0000"/>
        </w:rPr>
        <w:t>et al.</w:t>
      </w:r>
      <w:r w:rsidR="003D314E" w:rsidRPr="003D314E">
        <w:rPr>
          <w:color w:val="FF0000"/>
        </w:rPr>
        <w:t xml:space="preserve"> 2009a; Barneche &amp; Allen 2018a)</w:t>
      </w:r>
      <w:r w:rsidR="00FD5E4F" w:rsidRPr="003C3BA5">
        <w:rPr>
          <w:rFonts w:eastAsiaTheme="minorEastAsia" w:cstheme="minorHAnsi"/>
          <w:color w:val="FF0000"/>
        </w:rPr>
        <w:fldChar w:fldCharType="end"/>
      </w:r>
      <w:r w:rsidRPr="003C3BA5">
        <w:rPr>
          <w:rFonts w:eastAsiaTheme="minorEastAsia" w:cstheme="minorHAnsi"/>
          <w:color w:val="FF0000"/>
          <w:lang w:val="en-US"/>
        </w:rPr>
        <w:t>. Therefore, understanding of how growth rates are affected by gl</w:t>
      </w:r>
      <w:r w:rsidR="00116F62" w:rsidRPr="003C3BA5">
        <w:rPr>
          <w:rFonts w:eastAsiaTheme="minorEastAsia" w:cstheme="minorHAnsi"/>
          <w:color w:val="FF0000"/>
          <w:lang w:val="en-US"/>
        </w:rPr>
        <w:t>obal warming is of key importance</w:t>
      </w:r>
      <w:r w:rsidRPr="003C3BA5">
        <w:rPr>
          <w:rFonts w:eastAsiaTheme="minorEastAsia" w:cstheme="minorHAnsi"/>
          <w:color w:val="FF0000"/>
          <w:lang w:val="en-US"/>
        </w:rPr>
        <w:t xml:space="preserve"> for making predictions about future</w:t>
      </w:r>
      <w:commentRangeStart w:id="1"/>
      <w:r w:rsidRPr="003C3BA5">
        <w:rPr>
          <w:rFonts w:eastAsiaTheme="minorEastAsia" w:cstheme="minorHAnsi"/>
          <w:color w:val="FF0000"/>
          <w:lang w:val="en-US"/>
        </w:rPr>
        <w:t xml:space="preserve"> </w:t>
      </w:r>
      <w:commentRangeEnd w:id="1"/>
      <w:r w:rsidR="00B679FA" w:rsidRPr="003C3BA5">
        <w:rPr>
          <w:rStyle w:val="CommentReference"/>
          <w:color w:val="FF0000"/>
        </w:rPr>
        <w:commentReference w:id="1"/>
      </w:r>
      <w:r w:rsidRPr="003C3BA5">
        <w:rPr>
          <w:rFonts w:eastAsiaTheme="minorEastAsia" w:cstheme="minorHAnsi"/>
          <w:color w:val="FF0000"/>
          <w:lang w:val="en-US"/>
        </w:rPr>
        <w:t xml:space="preserve">ecosystem. </w:t>
      </w:r>
    </w:p>
    <w:p w14:paraId="657C094E" w14:textId="6584C212" w:rsidR="002555F5" w:rsidRPr="003C3BA5" w:rsidRDefault="00301305" w:rsidP="00904830">
      <w:pPr>
        <w:spacing w:line="480" w:lineRule="auto"/>
        <w:ind w:firstLine="284"/>
        <w:contextualSpacing/>
        <w:jc w:val="both"/>
        <w:rPr>
          <w:rFonts w:eastAsiaTheme="minorEastAsia" w:cstheme="minorHAnsi"/>
          <w:color w:val="FF0000"/>
          <w:lang w:val="en-US"/>
        </w:rPr>
      </w:pPr>
      <w:r w:rsidRPr="003C3BA5">
        <w:rPr>
          <w:rFonts w:eastAsiaTheme="minorEastAsia" w:cstheme="minorHAnsi"/>
          <w:color w:val="FF0000"/>
          <w:lang w:val="en-US"/>
        </w:rPr>
        <w:t xml:space="preserve">We only have a limited </w:t>
      </w:r>
      <w:r w:rsidR="000F3D32" w:rsidRPr="003C3BA5">
        <w:rPr>
          <w:rFonts w:eastAsiaTheme="minorEastAsia" w:cstheme="minorHAnsi"/>
          <w:color w:val="FF0000"/>
          <w:lang w:val="en-US"/>
        </w:rPr>
        <w:t xml:space="preserve">understanding of </w:t>
      </w:r>
      <w:r w:rsidR="00A07B31" w:rsidRPr="003C3BA5">
        <w:rPr>
          <w:rFonts w:eastAsiaTheme="minorEastAsia" w:cstheme="minorHAnsi"/>
          <w:color w:val="FF0000"/>
          <w:lang w:val="en-US"/>
        </w:rPr>
        <w:t>the mechanistic basis of fish growth bio</w:t>
      </w:r>
      <w:r w:rsidRPr="003C3BA5">
        <w:rPr>
          <w:rFonts w:eastAsiaTheme="minorEastAsia" w:cstheme="minorHAnsi"/>
          <w:color w:val="FF0000"/>
          <w:lang w:val="en-US"/>
        </w:rPr>
        <w:t>energetics, and this impairs</w:t>
      </w:r>
      <w:r w:rsidR="000F3D32" w:rsidRPr="003C3BA5">
        <w:rPr>
          <w:rFonts w:eastAsiaTheme="minorEastAsia" w:cstheme="minorHAnsi"/>
          <w:color w:val="FF0000"/>
          <w:lang w:val="en-US"/>
        </w:rPr>
        <w:t xml:space="preserve"> our </w:t>
      </w:r>
      <w:r w:rsidR="00AC6959" w:rsidRPr="003C3BA5">
        <w:rPr>
          <w:rFonts w:eastAsiaTheme="minorEastAsia" w:cstheme="minorHAnsi"/>
          <w:color w:val="FF0000"/>
          <w:lang w:val="en-US"/>
        </w:rPr>
        <w:t xml:space="preserve">ability to predict changes in growth </w:t>
      </w:r>
      <w:r w:rsidR="005F6A51" w:rsidRPr="003C3BA5">
        <w:rPr>
          <w:rFonts w:eastAsiaTheme="minorEastAsia" w:cstheme="minorHAnsi"/>
          <w:color w:val="FF0000"/>
          <w:lang w:val="en-US"/>
        </w:rPr>
        <w:t xml:space="preserve">due to </w:t>
      </w:r>
      <w:r w:rsidR="00A32670" w:rsidRPr="003C3BA5">
        <w:rPr>
          <w:rFonts w:eastAsiaTheme="minorEastAsia" w:cstheme="minorHAnsi"/>
          <w:color w:val="FF0000"/>
          <w:lang w:val="en-US"/>
        </w:rPr>
        <w:t xml:space="preserve">climate change </w:t>
      </w:r>
      <w:r w:rsidR="00A32670" w:rsidRPr="003C3BA5">
        <w:rPr>
          <w:rFonts w:eastAsiaTheme="minorEastAsia" w:cstheme="minorHAnsi"/>
          <w:color w:val="FF0000"/>
        </w:rPr>
        <w:fldChar w:fldCharType="begin"/>
      </w:r>
      <w:r w:rsidR="00751C7D">
        <w:rPr>
          <w:rFonts w:eastAsiaTheme="minorEastAsia" w:cstheme="minorHAnsi"/>
          <w:color w:val="FF0000"/>
          <w:lang w:val="en-US"/>
        </w:rPr>
        <w:instrText xml:space="preserve"> ADDIN ZOTERO_ITEM CSL_CITATION {"citationID":"xJ4opDME","properties":{"formattedCitation":"(Rosenfeld {\\i{}et al.} 2015; Lefevre {\\i{}et al.} 2017; Audzijonyte {\\i{}et al.} 2018; Barneche &amp; Allen 2018a; Marshall &amp; White 2018)","plainCitation":"(Rosenfeld et al. 2015; Lefevre et al. 2017; Audzijonyte et al. 2018; Barneche &amp; Allen 2018a; Marshall &amp; White 2018)","noteIndex":0},"citationItems":[{"id":553,"uris":["http://zotero.org/users/6116610/items/XC435Y5Z"],"uri":["http://zotero.org/users/6116610/items/XC435Y5Z"],"itemData":{"id":553,"type":"article-journal","abstract":"Mass-specific standard metabolic rate (SMR, or maintenance metabolism) varies greatly among individuals. Metabolism is particularly sensitive to variation in food consumption and growth creating the potential for significant bias in measured SMR for animals that are growing (e.g. juveniles) or of uncertain nutritional status. Consequently, interpreting individual variation in metabolism requires a sound understanding of the potentially confounding role of growth and the relative importance of fixed (genetic) vs. environmental drivers of SMR variation. We review the role of growth in measured SMR variation in juvenile salmonids, with the goals of (i) understanding the contribution of growth (and food consumption) to SMR variation through ontogeny, (ii) understanding the relative contributions of tissue maintenance and biosynthesis (overhead costs of growth) to apparent SMR variation, and (iii) using intrinsic growth effects on SMR to model how alternate life-history strategies may influence growth and measured SMR in juvenile salmonids. SMR measures on juveniles, even when post-absorptive, may be inflated by delayed growth-associated overhead costs, unless juveniles are on a maintenance ration (i.e. not growing). Empirical measurements of apparent SMR in food restricted vs. satiated 2–5 g juvenile salmon demonstrate that estimates may be inflated by as much as 67% due to delayed overhead costs of growth, even when SMR measurements are taken 35 h post-feeding. These results indicate that a substantial component of variation in apparent SMR among juvenile salmonids may be associated with (i) environmentally driven variation in ration (where elevated SMR measurements are an artefact of delayed growth overhead costs), (ii) intrinsic (genetic) or plastic organ-system trade-offs related to increasing investment in metabolically expensive digestive tissue responsible for processing food and (iii) intrinsic (genetic) variation in maximum body size and growth among individuals or life-history types. We suggest that selection for differences in adult body size among resident and anadromous forms leading to differences in juvenile growth trajectories may contribute to both SMR variation and habitat segregation in freshwater, where juveniles with higher growth are constrained to foraging in high velocity habitats to meet their greater consumption needs.","container-title":"Journal of Animal Ecology","DOI":"10.1111/1365-2656.12260","ISSN":"1365-2656","issue":"1","language":"en","page":"4-20","source":"Wiley Online Library","title":"Relationship between growth and standard metabolic rate: measurement artefacts and implications for habitat use and life-history adaptation in salmonids","title-short":"Relationship between growth and standard metabolic rate","volume":"84","author":[{"family":"Rosenfeld","given":"Jordan"},{"family":"Leeuwen","given":"Travis Van"},{"family":"Richards","given":"Jeffrey"},{"family":"Allen","given":"David"}],"issued":{"date-parts":[["2015"]]}}},{"id":665,"uris":["http://zotero.org/users/6116610/items/IM9GABE5"],"uri":["http://zotero.org/users/6116610/items/IM9GABE5"],"itemData":{"id":665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Biology","DOI":"10.1111/gcb.13652","ISSN":"13541013","issue":"9","language":"en","page":"3449-3459","source":"Crossref","title":"Models projecting the fate of fish populations under climate change need to be based on valid physiological mechanisms","volume":"23","author":[{"family":"Lefevre","given":"Sjannie"},{"family":"McKenzie","given":"David J."},{"family":"Nilsson","given":"Göran E."}],"issued":{"date-parts":[["2017",9]]}}},{"id":676,"uris":["http://zotero.org/users/6116610/items/TB97CD53"],"uri":["http://zotero.org/users/6116610/items/TB97CD53"],"itemData":{"id":676,"type":"article-journal","abstract":"Aim: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9c20ZvMu/uzgt4M2O","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id":687,"uris":["http://zotero.org/users/6116610/items/ESFFAJ5S"],"uri":["http://zotero.org/users/6116610/items/ESFFAJ5S"],"itemData":{"id":687,"type":"article-journal","container-title":"Trends in Ecology &amp; Evolution","DOI":"10.1016/j.tree.2018.10.005","ISSN":"01695347","language":"en","source":"Crossref","title":"Have We Outgrown the Existing Models of Growth?","URL":"https://linkinghub.elsevier.com/retrieve/pii/S0169534718302507","author":[{"family":"Marshall","given":"Dustin J."},{"family":"White","given":"Craig R."}],"accessed":{"date-parts":[["2018",12,14]]},"issued":{"date-parts":[["2018",11]]}}}],"schema":"https://github.com/citation-style-language/schema/raw/master/csl-citation.json"} </w:instrText>
      </w:r>
      <w:r w:rsidR="00A32670" w:rsidRPr="003C3BA5">
        <w:rPr>
          <w:rFonts w:eastAsiaTheme="minorEastAsia" w:cstheme="minorHAnsi"/>
          <w:color w:val="FF0000"/>
        </w:rPr>
        <w:fldChar w:fldCharType="separate"/>
      </w:r>
      <w:r w:rsidR="003D314E" w:rsidRPr="003D314E">
        <w:rPr>
          <w:color w:val="FF0000"/>
        </w:rPr>
        <w:t xml:space="preserve">(Rosenfeld </w:t>
      </w:r>
      <w:r w:rsidR="003D314E" w:rsidRPr="003D314E">
        <w:rPr>
          <w:i/>
          <w:iCs/>
          <w:color w:val="FF0000"/>
        </w:rPr>
        <w:t>et al.</w:t>
      </w:r>
      <w:r w:rsidR="003D314E" w:rsidRPr="003D314E">
        <w:rPr>
          <w:color w:val="FF0000"/>
        </w:rPr>
        <w:t xml:space="preserve"> 2015; Lefevre </w:t>
      </w:r>
      <w:r w:rsidR="003D314E" w:rsidRPr="003D314E">
        <w:rPr>
          <w:i/>
          <w:iCs/>
          <w:color w:val="FF0000"/>
        </w:rPr>
        <w:t>et al.</w:t>
      </w:r>
      <w:r w:rsidR="003D314E" w:rsidRPr="003D314E">
        <w:rPr>
          <w:color w:val="FF0000"/>
        </w:rPr>
        <w:t xml:space="preserve"> 2017; Audzijonyte </w:t>
      </w:r>
      <w:r w:rsidR="003D314E" w:rsidRPr="003D314E">
        <w:rPr>
          <w:i/>
          <w:iCs/>
          <w:color w:val="FF0000"/>
        </w:rPr>
        <w:t>et al.</w:t>
      </w:r>
      <w:r w:rsidR="003D314E" w:rsidRPr="003D314E">
        <w:rPr>
          <w:color w:val="FF0000"/>
        </w:rPr>
        <w:t xml:space="preserve"> 2018; Barneche &amp; Allen 2018a; Marshall &amp; White 2018)</w:t>
      </w:r>
      <w:r w:rsidR="00A32670" w:rsidRPr="003C3BA5">
        <w:rPr>
          <w:rFonts w:eastAsiaTheme="minorEastAsia" w:cstheme="minorHAnsi"/>
          <w:color w:val="FF0000"/>
        </w:rPr>
        <w:fldChar w:fldCharType="end"/>
      </w:r>
      <w:r w:rsidR="00A32670" w:rsidRPr="003C3BA5">
        <w:rPr>
          <w:rFonts w:eastAsiaTheme="minorEastAsia" w:cstheme="minorHAnsi"/>
          <w:color w:val="FF0000"/>
          <w:lang w:val="en-US"/>
        </w:rPr>
        <w:t xml:space="preserve">. </w:t>
      </w:r>
      <w:r w:rsidR="00B24822" w:rsidRPr="003C3BA5">
        <w:rPr>
          <w:rFonts w:eastAsiaTheme="minorEastAsia" w:cstheme="minorHAnsi"/>
          <w:color w:val="FF0000"/>
          <w:lang w:val="en-US"/>
        </w:rPr>
        <w:t>What we do know and where both t</w:t>
      </w:r>
      <w:r w:rsidR="00643967" w:rsidRPr="003C3BA5">
        <w:rPr>
          <w:rFonts w:eastAsiaTheme="minorEastAsia" w:cstheme="minorHAnsi"/>
          <w:color w:val="FF0000"/>
          <w:lang w:val="en-US"/>
        </w:rPr>
        <w:t xml:space="preserve">heoretical </w:t>
      </w:r>
      <w:r w:rsidR="00B24822" w:rsidRPr="003C3BA5">
        <w:rPr>
          <w:rFonts w:eastAsiaTheme="minorEastAsia" w:cstheme="minorHAnsi"/>
          <w:color w:val="FF0000"/>
          <w:lang w:val="en-US"/>
        </w:rPr>
        <w:t xml:space="preserve">models </w:t>
      </w:r>
      <w:r w:rsidR="00643967" w:rsidRPr="003C3BA5">
        <w:rPr>
          <w:rFonts w:eastAsiaTheme="minorEastAsia" w:cstheme="minorHAnsi"/>
          <w:color w:val="FF0000"/>
          <w:lang w:val="en-US"/>
        </w:rPr>
        <w:t xml:space="preserve">“of </w:t>
      </w:r>
      <w:proofErr w:type="spellStart"/>
      <w:r w:rsidR="00643967" w:rsidRPr="003C3BA5">
        <w:rPr>
          <w:rFonts w:eastAsiaTheme="minorEastAsia" w:cstheme="minorHAnsi"/>
          <w:color w:val="FF0000"/>
          <w:lang w:val="en-US"/>
        </w:rPr>
        <w:t>Pütter</w:t>
      </w:r>
      <w:proofErr w:type="spellEnd"/>
      <w:r w:rsidR="00643967" w:rsidRPr="003C3BA5">
        <w:rPr>
          <w:rFonts w:eastAsiaTheme="minorEastAsia" w:cstheme="minorHAnsi"/>
          <w:color w:val="FF0000"/>
          <w:lang w:val="en-US"/>
        </w:rPr>
        <w:t xml:space="preserve">-type”, such as the Ontogenetic Growth Model (OGM) </w:t>
      </w:r>
      <w:r w:rsidR="00643967"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{"citationID":"APrRQpIi","properties":{"formattedCitation":"(West {\\i{}et al.} 2001)","plainCitation":"(West et al. 2001)","noteIndex":0},"citationItems":[{"id":556,"uris":["http://zotero.org/users/6116610/items/UU9JYELF"],"uri":["http://zotero.org/users/6116610/items/UU9JYELF"],"itemData":{"id":556,"type":"article-journal","abstract":"Several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643967" w:rsidRPr="003C3BA5">
        <w:rPr>
          <w:rFonts w:eastAsiaTheme="minorEastAsia" w:cstheme="minorHAnsi"/>
          <w:color w:val="FF0000"/>
        </w:rPr>
        <w:fldChar w:fldCharType="separate"/>
      </w:r>
      <w:r w:rsidR="00643967" w:rsidRPr="003C3BA5">
        <w:rPr>
          <w:color w:val="FF0000"/>
          <w:lang w:val="en-US"/>
        </w:rPr>
        <w:t xml:space="preserve">(West </w:t>
      </w:r>
      <w:r w:rsidR="00643967" w:rsidRPr="003C3BA5">
        <w:rPr>
          <w:i/>
          <w:iCs/>
          <w:color w:val="FF0000"/>
          <w:lang w:val="en-US"/>
        </w:rPr>
        <w:t>et al.</w:t>
      </w:r>
      <w:r w:rsidR="00643967" w:rsidRPr="003C3BA5">
        <w:rPr>
          <w:color w:val="FF0000"/>
          <w:lang w:val="en-US"/>
        </w:rPr>
        <w:t xml:space="preserve"> 2001)</w:t>
      </w:r>
      <w:r w:rsidR="00643967" w:rsidRPr="003C3BA5">
        <w:rPr>
          <w:rFonts w:eastAsiaTheme="minorEastAsia" w:cstheme="minorHAnsi"/>
          <w:color w:val="FF0000"/>
        </w:rPr>
        <w:fldChar w:fldCharType="end"/>
      </w:r>
      <w:r w:rsidR="00643967" w:rsidRPr="003C3BA5">
        <w:rPr>
          <w:rFonts w:eastAsiaTheme="minorEastAsia" w:cstheme="minorHAnsi"/>
          <w:color w:val="FF0000"/>
          <w:lang w:val="en-US"/>
        </w:rPr>
        <w:t xml:space="preserve"> or the von </w:t>
      </w:r>
      <w:proofErr w:type="spellStart"/>
      <w:r w:rsidR="00643967" w:rsidRPr="003C3BA5">
        <w:rPr>
          <w:rFonts w:eastAsiaTheme="minorEastAsia" w:cstheme="minorHAnsi"/>
          <w:color w:val="FF0000"/>
          <w:lang w:val="en-US"/>
        </w:rPr>
        <w:t>Bertalanffy</w:t>
      </w:r>
      <w:proofErr w:type="spellEnd"/>
      <w:r w:rsidR="00643967" w:rsidRPr="003C3BA5">
        <w:rPr>
          <w:rFonts w:eastAsiaTheme="minorEastAsia" w:cstheme="minorHAnsi"/>
          <w:color w:val="FF0000"/>
          <w:lang w:val="en-US"/>
        </w:rPr>
        <w:t xml:space="preserve"> Growth Equation (VBGE) </w:t>
      </w:r>
      <w:r w:rsidR="00643967"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{"citationID":"RibOSCis","properties":{"formattedCitation":"(von Bertalanffy 1957)","plainCitation":"(von Bertalanffy 1957)","noteIndex":0},"citationItems":[{"id":508,"uris":["http://zotero.org/users/6116610/items/95Y5YZXG"],"uri":["http://zotero.org/users/6116610/items/95Y5YZXG"],"itemData":{"id":508,"type":"article-journal","container-title":"The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growth","volume":"32","author":[{"family":"Bertalanffy","given":"L","non-dropping-particle":"von"}],"issued":{"date-parts":[["1957"]]}}}],"schema":"https://github.com/citation-style-language/schema/raw/master/csl-citation.json"} </w:instrText>
      </w:r>
      <w:r w:rsidR="00643967" w:rsidRPr="003C3BA5">
        <w:rPr>
          <w:rFonts w:eastAsiaTheme="minorEastAsia" w:cstheme="minorHAnsi"/>
          <w:color w:val="FF0000"/>
        </w:rPr>
        <w:fldChar w:fldCharType="separate"/>
      </w:r>
      <w:r w:rsidR="00643967" w:rsidRPr="003C3BA5">
        <w:rPr>
          <w:color w:val="FF0000"/>
          <w:lang w:val="en-US"/>
        </w:rPr>
        <w:t>(von Bertalanffy 1957)</w:t>
      </w:r>
      <w:r w:rsidR="00643967" w:rsidRPr="003C3BA5">
        <w:rPr>
          <w:rFonts w:eastAsiaTheme="minorEastAsia" w:cstheme="minorHAnsi"/>
          <w:color w:val="FF0000"/>
        </w:rPr>
        <w:fldChar w:fldCharType="end"/>
      </w:r>
      <w:r w:rsidR="00643967" w:rsidRPr="003C3BA5">
        <w:rPr>
          <w:rFonts w:eastAsiaTheme="minorEastAsia" w:cstheme="minorHAnsi"/>
          <w:color w:val="FF0000"/>
          <w:lang w:val="en-US"/>
        </w:rPr>
        <w:t xml:space="preserve">, and empirical studies </w:t>
      </w:r>
      <w:commentRangeStart w:id="2"/>
      <w:r w:rsidR="00643967" w:rsidRPr="003C3BA5">
        <w:rPr>
          <w:rFonts w:eastAsiaTheme="minorEastAsia" w:cstheme="minorHAnsi"/>
          <w:color w:val="FF0000"/>
          <w:lang w:val="en-US"/>
        </w:rPr>
        <w:t xml:space="preserve">e.g. </w:t>
      </w:r>
      <w:commentRangeEnd w:id="2"/>
      <w:r w:rsidR="001A0833" w:rsidRPr="003C3BA5">
        <w:rPr>
          <w:rStyle w:val="CommentReference"/>
          <w:color w:val="FF0000"/>
        </w:rPr>
        <w:commentReference w:id="2"/>
      </w:r>
      <w:r w:rsidR="00643967"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{"citationID":"v91i8asV","properties":{"formattedCitation":"(Bj\\uc0\\u246{}rnsson {\\i{}et al.} 2007)","plainCitation":"(Björnsson et al. 2007)","noteIndex":0},"citationItems":[{"id":566,"uris":["http://zotero.org/users/6116610/items/HFRXIBLW"],"uri":["http://zotero.org/users/6116610/items/HFRXIBLW"],"itemData":{"id":566,"type":"article-journal","abstract":"Results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schema":"https://github.com/citation-style-language/schema/raw/master/csl-citation.json"} </w:instrText>
      </w:r>
      <w:r w:rsidR="00643967" w:rsidRPr="003C3BA5">
        <w:rPr>
          <w:rFonts w:eastAsiaTheme="minorEastAsia" w:cstheme="minorHAnsi"/>
          <w:color w:val="FF0000"/>
        </w:rPr>
        <w:fldChar w:fldCharType="separate"/>
      </w:r>
      <w:r w:rsidR="00643967" w:rsidRPr="003C3BA5">
        <w:rPr>
          <w:color w:val="FF0000"/>
          <w:lang w:val="en-US"/>
        </w:rPr>
        <w:t xml:space="preserve">(Björnsson </w:t>
      </w:r>
      <w:r w:rsidR="00643967" w:rsidRPr="003C3BA5">
        <w:rPr>
          <w:i/>
          <w:iCs/>
          <w:color w:val="FF0000"/>
          <w:lang w:val="en-US"/>
        </w:rPr>
        <w:t>et al.</w:t>
      </w:r>
      <w:r w:rsidR="00643967" w:rsidRPr="003C3BA5">
        <w:rPr>
          <w:color w:val="FF0000"/>
          <w:lang w:val="en-US"/>
        </w:rPr>
        <w:t xml:space="preserve"> 2007)</w:t>
      </w:r>
      <w:r w:rsidR="00643967" w:rsidRPr="003C3BA5">
        <w:rPr>
          <w:rFonts w:eastAsiaTheme="minorEastAsia" w:cstheme="minorHAnsi"/>
          <w:color w:val="FF0000"/>
        </w:rPr>
        <w:fldChar w:fldCharType="end"/>
      </w:r>
      <w:r w:rsidR="00643967" w:rsidRPr="003C3BA5">
        <w:rPr>
          <w:rFonts w:eastAsiaTheme="minorEastAsia" w:cstheme="minorHAnsi"/>
          <w:color w:val="FF0000"/>
          <w:lang w:val="en-US"/>
        </w:rPr>
        <w:t xml:space="preserve"> agree </w:t>
      </w:r>
      <w:r w:rsidR="00B24822" w:rsidRPr="003C3BA5">
        <w:rPr>
          <w:rFonts w:eastAsiaTheme="minorEastAsia" w:cstheme="minorHAnsi"/>
          <w:color w:val="FF0000"/>
          <w:lang w:val="en-US"/>
        </w:rPr>
        <w:t>is that</w:t>
      </w:r>
      <w:commentRangeStart w:id="3"/>
      <w:r w:rsidR="00B24822" w:rsidRPr="003C3BA5">
        <w:rPr>
          <w:rFonts w:eastAsiaTheme="minorEastAsia" w:cstheme="minorHAnsi"/>
          <w:color w:val="FF0000"/>
          <w:lang w:val="en-US"/>
        </w:rPr>
        <w:t xml:space="preserve"> </w:t>
      </w:r>
      <w:commentRangeEnd w:id="3"/>
      <w:r w:rsidR="001A0833" w:rsidRPr="003C3BA5">
        <w:rPr>
          <w:rStyle w:val="CommentReference"/>
          <w:color w:val="FF0000"/>
        </w:rPr>
        <w:commentReference w:id="3"/>
      </w:r>
      <w:r w:rsidR="00DC1437" w:rsidRPr="003C3BA5">
        <w:rPr>
          <w:rFonts w:eastAsiaTheme="minorEastAsia" w:cstheme="minorHAnsi"/>
          <w:color w:val="FF0000"/>
          <w:lang w:val="en-US"/>
        </w:rPr>
        <w:t xml:space="preserve">specific </w:t>
      </w:r>
      <w:r w:rsidR="00EA38CE" w:rsidRPr="003C3BA5">
        <w:rPr>
          <w:rFonts w:eastAsiaTheme="minorEastAsia" w:cstheme="minorHAnsi"/>
          <w:color w:val="FF0000"/>
          <w:lang w:val="en-US"/>
        </w:rPr>
        <w:t>g</w:t>
      </w:r>
      <w:r w:rsidR="003C1081" w:rsidRPr="003C3BA5">
        <w:rPr>
          <w:rFonts w:eastAsiaTheme="minorEastAsia" w:cstheme="minorHAnsi"/>
          <w:color w:val="FF0000"/>
          <w:lang w:val="en-US"/>
        </w:rPr>
        <w:t xml:space="preserve">rowth rates decrease with body size and </w:t>
      </w:r>
      <w:r w:rsidR="00A13AB1" w:rsidRPr="003C3BA5">
        <w:rPr>
          <w:rFonts w:eastAsiaTheme="minorEastAsia" w:cstheme="minorHAnsi"/>
          <w:color w:val="FF0000"/>
          <w:lang w:val="en-US"/>
        </w:rPr>
        <w:t>increase with temperature</w:t>
      </w:r>
      <w:r w:rsidR="00F03003" w:rsidRPr="003C3BA5">
        <w:rPr>
          <w:rFonts w:eastAsiaTheme="minorEastAsia" w:cstheme="minorHAnsi"/>
          <w:color w:val="FF0000"/>
          <w:lang w:val="en-US"/>
        </w:rPr>
        <w:t xml:space="preserve"> until an optimum temperature is reached </w:t>
      </w:r>
      <w:r w:rsidR="00BC309F"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{"citationID":"V2EKtILZ","properties":{"formattedCitation":"(Pauly 1979; Jobling 1997; Morita {\\i{}et al.} 2010)","plainCitation":"(Pauly 1979; Jobling 1997; Morita et al. 2010)","noteIndex":0},"citationItems":[{"id":183,"uris":["http://zotero.org/users/6116610/items/HM7472TP"],"uri":["http://zotero.org/users/6116610/items/HM7472TP"],"itemData":{"id":183,"type":"article-journal","title":"Gill size and temperature as governing factors in fish growth: a generalization of von Bertalanffy's growth formula","author":[{"family":"Pauly","given":"D"}],"issued":{"date-parts":[["1979"]]}}},{"id":142,"uris":["http://zotero.org/users/6116610/items/AQWW4RPV"],"uri":["http://zotero.org/users/6116610/items/AQWW4RPV"],"itemData":{"id":142,"type":"chapter","container-title":"Global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636,"uris":["http://zotero.org/users/6116610/items/54Z2DDYF"],"uri":["http://zotero.org/users/6116610/items/54Z2DDYF"],"itemData":{"id":636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BC309F" w:rsidRPr="003C3BA5">
        <w:rPr>
          <w:rFonts w:eastAsiaTheme="minorEastAsia" w:cstheme="minorHAnsi"/>
          <w:color w:val="FF0000"/>
        </w:rPr>
        <w:fldChar w:fldCharType="separate"/>
      </w:r>
      <w:r w:rsidR="003A7648" w:rsidRPr="003C3BA5">
        <w:rPr>
          <w:color w:val="FF0000"/>
          <w:lang w:val="en-US"/>
        </w:rPr>
        <w:t xml:space="preserve">(Pauly 1979; Jobling 1997; Morita </w:t>
      </w:r>
      <w:r w:rsidR="003A7648" w:rsidRPr="003C3BA5">
        <w:rPr>
          <w:i/>
          <w:iCs/>
          <w:color w:val="FF0000"/>
          <w:lang w:val="en-US"/>
        </w:rPr>
        <w:t>et al.</w:t>
      </w:r>
      <w:r w:rsidR="003A7648" w:rsidRPr="003C3BA5">
        <w:rPr>
          <w:color w:val="FF0000"/>
          <w:lang w:val="en-US"/>
        </w:rPr>
        <w:t xml:space="preserve"> 2010)</w:t>
      </w:r>
      <w:r w:rsidR="00BC309F" w:rsidRPr="003C3BA5">
        <w:rPr>
          <w:rFonts w:eastAsiaTheme="minorEastAsia" w:cstheme="minorHAnsi"/>
          <w:color w:val="FF0000"/>
        </w:rPr>
        <w:fldChar w:fldCharType="end"/>
      </w:r>
      <w:commentRangeStart w:id="4"/>
      <w:r w:rsidR="003C1081" w:rsidRPr="003C3BA5">
        <w:rPr>
          <w:rFonts w:eastAsiaTheme="minorEastAsia" w:cstheme="minorHAnsi"/>
          <w:color w:val="FF0000"/>
          <w:lang w:val="en-US"/>
        </w:rPr>
        <w:t>.</w:t>
      </w:r>
      <w:commentRangeEnd w:id="4"/>
      <w:r w:rsidR="0007559F" w:rsidRPr="003C3BA5">
        <w:rPr>
          <w:rStyle w:val="CommentReference"/>
          <w:color w:val="FF0000"/>
        </w:rPr>
        <w:commentReference w:id="4"/>
      </w:r>
      <w:r w:rsidR="002E5DFA" w:rsidRPr="003C3BA5">
        <w:rPr>
          <w:rFonts w:eastAsiaTheme="minorEastAsia" w:cstheme="minorHAnsi"/>
          <w:color w:val="FF0000"/>
          <w:lang w:val="en-US"/>
        </w:rPr>
        <w:t xml:space="preserve"> </w:t>
      </w:r>
      <w:r w:rsidR="00DA49B5" w:rsidRPr="003C3BA5">
        <w:rPr>
          <w:rFonts w:eastAsiaTheme="minorEastAsia" w:cstheme="minorHAnsi"/>
          <w:color w:val="FF0000"/>
          <w:lang w:val="en-US"/>
        </w:rPr>
        <w:t xml:space="preserve">At temperatures below optimum, </w:t>
      </w:r>
      <w:r w:rsidR="009D3CBB" w:rsidRPr="003C3BA5">
        <w:rPr>
          <w:rFonts w:eastAsiaTheme="minorEastAsia" w:cstheme="minorHAnsi"/>
          <w:color w:val="FF0000"/>
          <w:lang w:val="en-US"/>
        </w:rPr>
        <w:t xml:space="preserve">growth, being a biological process, </w:t>
      </w:r>
      <w:r w:rsidR="00DA49B5" w:rsidRPr="003C3BA5">
        <w:rPr>
          <w:rFonts w:eastAsiaTheme="minorEastAsia" w:cstheme="minorHAnsi"/>
          <w:color w:val="FF0000"/>
          <w:lang w:val="en-US"/>
        </w:rPr>
        <w:t xml:space="preserve">has been suggested to </w:t>
      </w:r>
      <w:r w:rsidR="009D3CBB" w:rsidRPr="003C3BA5">
        <w:rPr>
          <w:rFonts w:eastAsiaTheme="minorEastAsia" w:cstheme="minorHAnsi"/>
          <w:color w:val="FF0000"/>
          <w:lang w:val="en-US"/>
        </w:rPr>
        <w:t>scale with temperature as metabolic rate</w:t>
      </w:r>
      <w:r w:rsidR="000D08B8" w:rsidRPr="003C3BA5">
        <w:rPr>
          <w:rFonts w:eastAsiaTheme="minorEastAsia" w:cstheme="minorHAnsi"/>
          <w:color w:val="FF0000"/>
          <w:lang w:val="en-US"/>
        </w:rPr>
        <w:t>, i.e. as</w:t>
      </w:r>
      <w:r w:rsidR="009D3CBB" w:rsidRPr="003C3BA5">
        <w:rPr>
          <w:rFonts w:eastAsiaTheme="minorEastAsia" w:cstheme="minorHAnsi"/>
          <w:color w:val="FF0000"/>
          <w:lang w:val="en-US"/>
        </w:rPr>
        <w:t xml:space="preserve"> </w:t>
      </w:r>
      <m:oMath>
        <m:sSup>
          <m:sSupPr>
            <m:ctrlPr>
              <w:rPr>
                <w:rFonts w:ascii="Cambria Math" w:eastAsiaTheme="minorEastAsia" w:hAnsi="Cambria Math" w:cstheme="minorHAnsi"/>
                <w:i/>
                <w:color w:val="FF0000"/>
              </w:rPr>
            </m:ctrlPr>
          </m:sSupPr>
          <m:e>
            <m:r>
              <w:rPr>
                <w:rFonts w:ascii="Cambria Math" w:eastAsiaTheme="minorEastAsia" w:hAnsi="Cambria Math" w:cstheme="minorHAnsi"/>
                <w:color w:val="FF0000"/>
              </w:rPr>
              <m:t>e</m:t>
            </m:r>
          </m:e>
          <m:sup>
            <m:r>
              <w:rPr>
                <w:rFonts w:ascii="Cambria Math" w:eastAsiaTheme="minorEastAsia" w:hAnsi="Cambria Math" w:cstheme="minorHAnsi"/>
                <w:color w:val="FF0000"/>
                <w:lang w:val="en-US"/>
              </w:rPr>
              <m:t>-</m:t>
            </m:r>
            <m:r>
              <w:rPr>
                <w:rFonts w:ascii="Cambria Math" w:eastAsiaTheme="minorEastAsia" w:hAnsi="Cambria Math" w:cstheme="minorHAnsi"/>
                <w:color w:val="FF0000"/>
              </w:rPr>
              <m:t>E</m:t>
            </m:r>
            <m:r>
              <w:rPr>
                <w:rFonts w:ascii="Cambria Math" w:eastAsiaTheme="minorEastAsia" w:hAnsi="Cambria Math" w:cstheme="minorHAnsi"/>
                <w:color w:val="FF0000"/>
                <w:lang w:val="en-US"/>
              </w:rPr>
              <m:t>/</m:t>
            </m:r>
            <m:r>
              <w:rPr>
                <w:rFonts w:ascii="Cambria Math" w:eastAsiaTheme="minorEastAsia" w:hAnsi="Cambria Math" w:cstheme="minorHAnsi"/>
                <w:color w:val="FF0000"/>
              </w:rPr>
              <m:t>kT</m:t>
            </m:r>
          </m:sup>
        </m:sSup>
      </m:oMath>
      <w:r w:rsidR="00EB3826" w:rsidRPr="003C3BA5">
        <w:rPr>
          <w:rFonts w:eastAsiaTheme="minorEastAsia" w:cstheme="minorHAnsi"/>
          <w:color w:val="FF0000"/>
          <w:lang w:val="en-US"/>
        </w:rPr>
        <w:t xml:space="preserve">, where </w:t>
      </w:r>
      <m:oMath>
        <m:r>
          <w:rPr>
            <w:rFonts w:ascii="Cambria Math" w:eastAsiaTheme="minorEastAsia" w:hAnsi="Cambria Math" w:cstheme="minorHAnsi"/>
            <w:color w:val="FF0000"/>
          </w:rPr>
          <m:t>k</m:t>
        </m:r>
      </m:oMath>
      <w:r w:rsidR="00EB3826" w:rsidRPr="003C3BA5">
        <w:rPr>
          <w:rFonts w:eastAsiaTheme="minorEastAsia" w:cstheme="minorHAnsi"/>
          <w:color w:val="FF0000"/>
          <w:lang w:val="en-US"/>
        </w:rPr>
        <w:t xml:space="preserve"> is Boltzmann’s constant (</w:t>
      </w:r>
      <m:oMath>
        <m:r>
          <w:rPr>
            <w:rFonts w:ascii="Cambria Math" w:hAnsi="Cambria Math" w:cstheme="minorHAnsi"/>
            <w:color w:val="FF0000"/>
            <w:lang w:val="en-US"/>
          </w:rPr>
          <m:t>8.62</m:t>
        </m:r>
        <m:r>
          <w:rPr>
            <w:rFonts w:ascii="Cambria Math" w:hAnsi="Cambria Math" w:cstheme="minorHAnsi" w:hint="eastAsia"/>
            <w:color w:val="FF0000"/>
            <w:lang w:val="en-US"/>
          </w:rPr>
          <m:t>×</m:t>
        </m:r>
        <m:sSup>
          <m:sSupPr>
            <m:ctrlPr>
              <w:rPr>
                <w:rFonts w:ascii="Cambria Math" w:eastAsiaTheme="minorEastAsia" w:hAnsi="Cambria Math" w:cstheme="minorHAnsi"/>
                <w:i/>
                <w:color w:val="FF0000"/>
              </w:rPr>
            </m:ctrlPr>
          </m:sSupPr>
          <m:e>
            <m:r>
              <w:rPr>
                <w:rFonts w:ascii="Cambria Math" w:eastAsiaTheme="minorEastAsia" w:hAnsi="Cambria Math" w:cstheme="minorHAnsi"/>
                <w:color w:val="FF0000"/>
                <w:lang w:val="en-US"/>
              </w:rPr>
              <m:t>10</m:t>
            </m:r>
          </m:e>
          <m:sup>
            <m:r>
              <w:rPr>
                <w:rFonts w:ascii="Cambria Math" w:eastAsiaTheme="minorEastAsia" w:hAnsi="Cambria Math" w:cstheme="minorHAnsi"/>
                <w:color w:val="FF0000"/>
                <w:lang w:val="en-US"/>
              </w:rPr>
              <m:t>-5</m:t>
            </m:r>
          </m:sup>
        </m:sSup>
        <m:r>
          <m:rPr>
            <m:sty m:val="p"/>
          </m:rPr>
          <w:rPr>
            <w:rFonts w:ascii="Cambria Math" w:eastAsiaTheme="minorEastAsia" w:hAnsi="Cambria Math" w:cstheme="minorHAnsi"/>
            <w:color w:val="FF0000"/>
            <w:lang w:val="en-US"/>
          </w:rPr>
          <m:t xml:space="preserve"> eV</m:t>
        </m:r>
        <m:r>
          <m:rPr>
            <m:sty m:val="p"/>
          </m:rPr>
          <w:rPr>
            <w:rFonts w:ascii="Cambria Math" w:hAnsi="Cambria Math" w:cstheme="minorHAnsi" w:hint="eastAsia"/>
            <w:color w:val="FF0000"/>
            <w:lang w:val="en-US"/>
          </w:rPr>
          <m:t>×</m:t>
        </m:r>
        <m:sSup>
          <m:sSupPr>
            <m:ctrlPr>
              <w:rPr>
                <w:rFonts w:ascii="Cambria Math" w:hAnsi="Cambria Math" w:cstheme="minorHAnsi"/>
                <w:color w:val="FF0000"/>
              </w:rPr>
            </m:ctrlPr>
          </m:sSupPr>
          <m:e>
            <m:r>
              <m:rPr>
                <m:sty m:val="p"/>
              </m:rPr>
              <w:rPr>
                <w:rFonts w:ascii="Cambria Math" w:hAnsi="Cambria Math" w:cstheme="minorHAnsi"/>
                <w:color w:val="FF0000"/>
                <w:lang w:val="en-US"/>
              </w:rPr>
              <m:t>K</m:t>
            </m:r>
          </m:e>
          <m:sup>
            <m:r>
              <m:rPr>
                <m:sty m:val="p"/>
              </m:rPr>
              <w:rPr>
                <w:rFonts w:ascii="Cambria Math" w:hAnsi="Cambria Math" w:cstheme="minorHAnsi"/>
                <w:color w:val="FF0000"/>
                <w:lang w:val="en-US"/>
              </w:rPr>
              <m:t>-1</m:t>
            </m:r>
          </m:sup>
        </m:sSup>
      </m:oMath>
      <w:r w:rsidR="00EB3826" w:rsidRPr="003C3BA5">
        <w:rPr>
          <w:rFonts w:eastAsiaTheme="minorEastAsia" w:cstheme="minorHAnsi"/>
          <w:color w:val="FF0000"/>
          <w:lang w:val="en-US"/>
        </w:rPr>
        <w:t xml:space="preserve">) and </w:t>
      </w:r>
      <m:oMath>
        <m:r>
          <w:rPr>
            <w:rFonts w:ascii="Cambria Math" w:eastAsiaTheme="minorEastAsia" w:hAnsi="Cambria Math" w:cstheme="minorHAnsi"/>
            <w:color w:val="FF0000"/>
          </w:rPr>
          <m:t>E</m:t>
        </m:r>
      </m:oMath>
      <w:r w:rsidR="00EB3826" w:rsidRPr="003C3BA5">
        <w:rPr>
          <w:rFonts w:eastAsiaTheme="minorEastAsia" w:cstheme="minorHAnsi"/>
          <w:color w:val="FF0000"/>
          <w:lang w:val="en-US"/>
        </w:rPr>
        <w:t xml:space="preserve"> is the activation energy</w:t>
      </w:r>
      <w:r w:rsidR="003B3E87" w:rsidRPr="003C3BA5">
        <w:rPr>
          <w:rFonts w:eastAsiaTheme="minorEastAsia" w:cstheme="minorHAnsi"/>
          <w:color w:val="FF0000"/>
          <w:lang w:val="en-US"/>
        </w:rPr>
        <w:t xml:space="preserve"> or the coefficient to </w:t>
      </w:r>
      <m:oMath>
        <m:r>
          <w:rPr>
            <w:rFonts w:ascii="Cambria Math" w:eastAsiaTheme="minorEastAsia" w:hAnsi="Cambria Math" w:cstheme="minorHAnsi"/>
            <w:color w:val="FF0000"/>
            <w:lang w:val="en-US"/>
          </w:rPr>
          <m:t>1/</m:t>
        </m:r>
        <m:r>
          <w:rPr>
            <w:rFonts w:ascii="Cambria Math" w:eastAsiaTheme="minorEastAsia" w:hAnsi="Cambria Math" w:cstheme="minorHAnsi"/>
            <w:color w:val="FF0000"/>
          </w:rPr>
          <m:t>kT</m:t>
        </m:r>
      </m:oMath>
      <w:r w:rsidR="003B3E87" w:rsidRPr="003C3BA5">
        <w:rPr>
          <w:rFonts w:eastAsiaTheme="minorEastAsia" w:cstheme="minorHAnsi"/>
          <w:color w:val="FF0000"/>
          <w:lang w:val="en-US"/>
        </w:rPr>
        <w:t xml:space="preserve"> in a log-log regression </w:t>
      </w:r>
      <w:r w:rsidR="003B3E87"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{"citationID":"Q2Sa52S9","properties":{"formattedCitation":"(Sibly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003B3E87" w:rsidRPr="003C3BA5">
        <w:rPr>
          <w:rFonts w:eastAsiaTheme="minorEastAsia" w:cstheme="minorHAnsi"/>
          <w:color w:val="FF0000"/>
        </w:rPr>
        <w:fldChar w:fldCharType="separate"/>
      </w:r>
      <w:r w:rsidR="003B3E87" w:rsidRPr="003C3BA5">
        <w:rPr>
          <w:color w:val="FF0000"/>
          <w:lang w:val="en-US"/>
        </w:rPr>
        <w:t xml:space="preserve">(Sibly </w:t>
      </w:r>
      <w:r w:rsidR="003B3E87" w:rsidRPr="003C3BA5">
        <w:rPr>
          <w:i/>
          <w:iCs/>
          <w:color w:val="FF0000"/>
          <w:lang w:val="en-US"/>
        </w:rPr>
        <w:t>et al.</w:t>
      </w:r>
      <w:r w:rsidR="003B3E87" w:rsidRPr="003C3BA5">
        <w:rPr>
          <w:color w:val="FF0000"/>
          <w:lang w:val="en-US"/>
        </w:rPr>
        <w:t xml:space="preserve"> 2015)</w:t>
      </w:r>
      <w:r w:rsidR="003B3E87" w:rsidRPr="003C3BA5">
        <w:rPr>
          <w:rFonts w:eastAsiaTheme="minorEastAsia" w:cstheme="minorHAnsi"/>
          <w:color w:val="FF0000"/>
        </w:rPr>
        <w:fldChar w:fldCharType="end"/>
      </w:r>
      <w:r w:rsidR="00EB3826" w:rsidRPr="003C3BA5">
        <w:rPr>
          <w:rFonts w:eastAsiaTheme="minorEastAsia" w:cstheme="minorHAnsi"/>
          <w:color w:val="FF0000"/>
          <w:lang w:val="en-US"/>
        </w:rPr>
        <w:t xml:space="preserve">. </w:t>
      </w:r>
      <w:r w:rsidR="00EE580D" w:rsidRPr="003C3BA5">
        <w:rPr>
          <w:rFonts w:eastAsiaTheme="minorEastAsia" w:cstheme="minorHAnsi"/>
          <w:color w:val="FF0000"/>
          <w:lang w:val="en-US"/>
        </w:rPr>
        <w:t xml:space="preserve">In an attempt to mechanistically explain the temperature-dependence of growth, </w:t>
      </w:r>
      <w:proofErr w:type="spellStart"/>
      <w:r w:rsidR="009D3CBB" w:rsidRPr="003C3BA5">
        <w:rPr>
          <w:rFonts w:eastAsiaTheme="minorEastAsia" w:cstheme="minorHAnsi"/>
          <w:color w:val="FF0000"/>
          <w:highlight w:val="yellow"/>
          <w:lang w:val="en-US"/>
        </w:rPr>
        <w:t>Sibly</w:t>
      </w:r>
      <w:proofErr w:type="spellEnd"/>
      <w:r w:rsidR="009D3CBB" w:rsidRPr="003C3BA5">
        <w:rPr>
          <w:rFonts w:eastAsiaTheme="minorEastAsia" w:cstheme="minorHAnsi"/>
          <w:color w:val="FF0000"/>
          <w:highlight w:val="yellow"/>
          <w:lang w:val="en-US"/>
        </w:rPr>
        <w:t xml:space="preserve"> </w:t>
      </w:r>
      <w:r w:rsidR="009D3CBB" w:rsidRPr="003C3BA5">
        <w:rPr>
          <w:rFonts w:eastAsiaTheme="minorEastAsia" w:cstheme="minorHAnsi"/>
          <w:i/>
          <w:color w:val="FF0000"/>
          <w:highlight w:val="yellow"/>
          <w:lang w:val="en-US"/>
        </w:rPr>
        <w:t>et al.</w:t>
      </w:r>
      <w:r w:rsidR="009D3CBB" w:rsidRPr="003C3BA5">
        <w:rPr>
          <w:rFonts w:eastAsiaTheme="minorEastAsia" w:cstheme="minorHAnsi"/>
          <w:color w:val="FF0000"/>
          <w:highlight w:val="yellow"/>
          <w:lang w:val="en-US"/>
        </w:rPr>
        <w:t xml:space="preserve"> 2015</w:t>
      </w:r>
      <w:r w:rsidR="00F57C6A" w:rsidRPr="003C3BA5">
        <w:rPr>
          <w:rFonts w:eastAsiaTheme="minorEastAsia" w:cstheme="minorHAnsi"/>
          <w:color w:val="FF0000"/>
          <w:highlight w:val="yellow"/>
          <w:lang w:val="en-US"/>
        </w:rPr>
        <w:t xml:space="preserve"> </w:t>
      </w:r>
      <w:r w:rsidR="00FE116A" w:rsidRPr="003C3BA5">
        <w:rPr>
          <w:rFonts w:eastAsiaTheme="minorEastAsia" w:cstheme="minorHAnsi"/>
          <w:color w:val="FF0000"/>
          <w:highlight w:val="yellow"/>
          <w:lang w:val="en-US"/>
        </w:rPr>
        <w:t xml:space="preserve">used the metabolic theory of ecology-framework to show that </w:t>
      </w:r>
      <m:oMath>
        <m:r>
          <w:rPr>
            <w:rFonts w:ascii="Cambria Math" w:eastAsiaTheme="minorEastAsia" w:hAnsi="Cambria Math" w:cstheme="minorHAnsi"/>
            <w:color w:val="FF0000"/>
            <w:highlight w:val="yellow"/>
          </w:rPr>
          <m:t>K</m:t>
        </m:r>
      </m:oMath>
      <w:r w:rsidR="00FE116A" w:rsidRPr="003C3BA5">
        <w:rPr>
          <w:rFonts w:eastAsiaTheme="minorEastAsia" w:cstheme="minorHAnsi"/>
          <w:color w:val="FF0000"/>
          <w:highlight w:val="yellow"/>
          <w:lang w:val="en-US"/>
        </w:rPr>
        <w:t xml:space="preserve"> in the VBGE is proportional to </w:t>
      </w:r>
      <w:r w:rsidR="00E634BD" w:rsidRPr="003C3BA5">
        <w:rPr>
          <w:rFonts w:eastAsiaTheme="minorEastAsia" w:cstheme="minorHAnsi"/>
          <w:color w:val="FF0000"/>
          <w:highlight w:val="yellow"/>
          <w:lang w:val="en-US"/>
        </w:rPr>
        <w:t>growth rate at 1/2</w:t>
      </w:r>
      <m:oMath>
        <m:sSub>
          <m:sSubPr>
            <m:ctrlPr>
              <w:rPr>
                <w:rFonts w:ascii="Cambria Math" w:eastAsiaTheme="minorEastAsia" w:hAnsi="Cambria Math" w:cstheme="minorHAnsi"/>
                <w:i/>
                <w:color w:val="FF0000"/>
                <w:highlight w:val="yellow"/>
              </w:rPr>
            </m:ctrlPr>
          </m:sSubPr>
          <m:e>
            <m:r>
              <w:rPr>
                <w:rFonts w:ascii="Cambria Math" w:eastAsiaTheme="minorEastAsia" w:hAnsi="Cambria Math" w:cstheme="minorHAnsi"/>
                <w:color w:val="FF0000"/>
                <w:highlight w:val="yellow"/>
              </w:rPr>
              <m:t>m</m:t>
            </m:r>
          </m:e>
          <m:sub>
            <m:r>
              <w:rPr>
                <w:rFonts w:ascii="Cambria Math" w:eastAsiaTheme="minorEastAsia" w:hAnsi="Cambria Math" w:cstheme="minorHAnsi"/>
                <w:color w:val="FF0000"/>
                <w:highlight w:val="yellow"/>
                <w:lang w:val="en-US"/>
              </w:rPr>
              <m:t>∞</m:t>
            </m:r>
          </m:sub>
        </m:sSub>
      </m:oMath>
      <w:r w:rsidR="00E634BD" w:rsidRPr="003C3BA5">
        <w:rPr>
          <w:rFonts w:eastAsiaTheme="minorEastAsia" w:cstheme="minorHAnsi"/>
          <w:color w:val="FF0000"/>
          <w:highlight w:val="yellow"/>
          <w:lang w:val="en-US"/>
        </w:rPr>
        <w:t>.</w:t>
      </w:r>
      <w:r w:rsidR="00E634BD" w:rsidRPr="003C3BA5">
        <w:rPr>
          <w:rFonts w:eastAsiaTheme="minorEastAsia" w:cstheme="minorHAnsi"/>
          <w:color w:val="FF0000"/>
          <w:lang w:val="en-US"/>
        </w:rPr>
        <w:t xml:space="preserve"> </w:t>
      </w:r>
      <w:r w:rsidR="00EB3826" w:rsidRPr="003C3BA5">
        <w:rPr>
          <w:rFonts w:eastAsiaTheme="minorEastAsia" w:cstheme="minorHAnsi"/>
          <w:color w:val="FF0000"/>
          <w:lang w:val="en-US"/>
        </w:rPr>
        <w:t xml:space="preserve">They found the slope to be </w:t>
      </w:r>
      <m:oMath>
        <m:r>
          <w:rPr>
            <w:rFonts w:ascii="Cambria Math" w:eastAsiaTheme="minorEastAsia" w:hAnsi="Cambria Math" w:cstheme="minorHAnsi"/>
            <w:color w:val="FF0000"/>
          </w:rPr>
          <m:t>E</m:t>
        </m:r>
        <m:r>
          <w:rPr>
            <w:rFonts w:ascii="Cambria Math" w:eastAsiaTheme="minorEastAsia" w:hAnsi="Cambria Math" w:cstheme="minorHAnsi"/>
            <w:color w:val="FF0000"/>
            <w:lang w:val="en-US"/>
          </w:rPr>
          <m:t>=-0.31</m:t>
        </m:r>
      </m:oMath>
      <w:r w:rsidR="00EB3826" w:rsidRPr="003C3BA5">
        <w:rPr>
          <w:rFonts w:eastAsiaTheme="minorEastAsia" w:cstheme="minorHAnsi"/>
          <w:color w:val="FF0000"/>
          <w:lang w:val="en-US"/>
        </w:rPr>
        <w:t xml:space="preserve">, which is slightly lower than </w:t>
      </w:r>
      <w:r w:rsidR="00FE236F" w:rsidRPr="003C3BA5">
        <w:rPr>
          <w:rFonts w:eastAsiaTheme="minorEastAsia" w:cstheme="minorHAnsi"/>
          <w:color w:val="FF0000"/>
          <w:lang w:val="en-US"/>
        </w:rPr>
        <w:t xml:space="preserve">activation energy of metabolic rate </w:t>
      </w:r>
      <w:r w:rsidR="00E52A73"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{"citationID":"N68VLcda","properties":{"formattedCitation":"(Clarke &amp; Johnston 1999; Downs {\\i{}et al.} 2008)","plainCitation":"(Clarke &amp; Johnston 1999; Downs et al. 2008)","noteIndex":0},"citationItems":[{"id":361,"uris":["http://zotero.org/users/6116610/items/6S42PU4A"],"uri":["http://zotero.org/users/6116610/items/6S42PU4A"],"itemData":{"id":361,"type":"article-journal","container-title":"Journal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E52A73" w:rsidRPr="003C3BA5">
        <w:rPr>
          <w:rFonts w:eastAsiaTheme="minorEastAsia" w:cstheme="minorHAnsi"/>
          <w:color w:val="FF0000"/>
        </w:rPr>
        <w:fldChar w:fldCharType="separate"/>
      </w:r>
      <w:r w:rsidR="00E52A73" w:rsidRPr="003C3BA5">
        <w:rPr>
          <w:color w:val="FF0000"/>
          <w:lang w:val="en-US"/>
        </w:rPr>
        <w:t xml:space="preserve">(Clarke &amp; Johnston 1999; Downs </w:t>
      </w:r>
      <w:r w:rsidR="00E52A73" w:rsidRPr="003C3BA5">
        <w:rPr>
          <w:i/>
          <w:iCs/>
          <w:color w:val="FF0000"/>
          <w:lang w:val="en-US"/>
        </w:rPr>
        <w:t>et al.</w:t>
      </w:r>
      <w:r w:rsidR="00E52A73" w:rsidRPr="003C3BA5">
        <w:rPr>
          <w:color w:val="FF0000"/>
          <w:lang w:val="en-US"/>
        </w:rPr>
        <w:t xml:space="preserve"> 2008)</w:t>
      </w:r>
      <w:r w:rsidR="00E52A73" w:rsidRPr="003C3BA5">
        <w:rPr>
          <w:rFonts w:eastAsiaTheme="minorEastAsia" w:cstheme="minorHAnsi"/>
          <w:color w:val="FF0000"/>
        </w:rPr>
        <w:fldChar w:fldCharType="end"/>
      </w:r>
      <w:r w:rsidR="00E52A73" w:rsidRPr="003C3BA5">
        <w:rPr>
          <w:rFonts w:eastAsiaTheme="minorEastAsia" w:cstheme="minorHAnsi"/>
          <w:color w:val="FF0000"/>
          <w:lang w:val="en-US"/>
        </w:rPr>
        <w:t xml:space="preserve">, and also that </w:t>
      </w:r>
      <w:r w:rsidR="008F7D23" w:rsidRPr="003C3BA5">
        <w:rPr>
          <w:rFonts w:eastAsiaTheme="minorEastAsia" w:cstheme="minorHAnsi"/>
          <w:color w:val="FF0000"/>
          <w:lang w:val="en-US"/>
        </w:rPr>
        <w:t>growth scales differently with asymptotic mass across and between species</w:t>
      </w:r>
      <w:r w:rsidR="00F20468" w:rsidRPr="003C3BA5">
        <w:rPr>
          <w:rFonts w:eastAsiaTheme="minorEastAsia" w:cstheme="minorHAnsi"/>
          <w:color w:val="FF0000"/>
          <w:lang w:val="en-US"/>
        </w:rPr>
        <w:t>, which challenges current growth models</w:t>
      </w:r>
      <w:r w:rsidR="008F7D23" w:rsidRPr="003C3BA5">
        <w:rPr>
          <w:rFonts w:eastAsiaTheme="minorEastAsia" w:cstheme="minorHAnsi"/>
          <w:color w:val="FF0000"/>
          <w:lang w:val="en-US"/>
        </w:rPr>
        <w:t xml:space="preserve">. </w:t>
      </w:r>
      <w:r w:rsidR="009509DF" w:rsidRPr="003C3BA5">
        <w:rPr>
          <w:rFonts w:eastAsiaTheme="minorEastAsia" w:cstheme="minorHAnsi"/>
          <w:color w:val="FF0000"/>
          <w:highlight w:val="yellow"/>
          <w:lang w:val="en-US"/>
        </w:rPr>
        <w:t xml:space="preserve">An important </w:t>
      </w:r>
      <w:r w:rsidR="00D64EA4" w:rsidRPr="003C3BA5">
        <w:rPr>
          <w:rFonts w:eastAsiaTheme="minorEastAsia" w:cstheme="minorHAnsi"/>
          <w:color w:val="FF0000"/>
          <w:highlight w:val="yellow"/>
          <w:lang w:val="en-US"/>
        </w:rPr>
        <w:t xml:space="preserve">point </w:t>
      </w:r>
      <w:r w:rsidR="00FF2E40" w:rsidRPr="003C3BA5">
        <w:rPr>
          <w:rFonts w:eastAsiaTheme="minorEastAsia" w:cstheme="minorHAnsi"/>
          <w:color w:val="FF0000"/>
          <w:highlight w:val="yellow"/>
          <w:lang w:val="en-US"/>
        </w:rPr>
        <w:t xml:space="preserve">however </w:t>
      </w:r>
      <w:r w:rsidR="009509DF" w:rsidRPr="003C3BA5">
        <w:rPr>
          <w:rFonts w:eastAsiaTheme="minorEastAsia" w:cstheme="minorHAnsi"/>
          <w:color w:val="FF0000"/>
          <w:highlight w:val="yellow"/>
          <w:lang w:val="en-US"/>
        </w:rPr>
        <w:t xml:space="preserve">is that </w:t>
      </w:r>
      <m:oMath>
        <m:r>
          <w:rPr>
            <w:rFonts w:ascii="Cambria Math" w:eastAsiaTheme="minorEastAsia" w:hAnsi="Cambria Math" w:cstheme="minorHAnsi"/>
            <w:color w:val="FF0000"/>
            <w:highlight w:val="yellow"/>
          </w:rPr>
          <m:t>K</m:t>
        </m:r>
      </m:oMath>
      <w:r w:rsidR="006763E6" w:rsidRPr="003C3BA5">
        <w:rPr>
          <w:rFonts w:eastAsiaTheme="minorEastAsia" w:cstheme="minorHAnsi"/>
          <w:color w:val="FF0000"/>
          <w:highlight w:val="yellow"/>
          <w:lang w:val="en-US"/>
        </w:rPr>
        <w:t xml:space="preserve"> is not a growth rate </w:t>
      </w:r>
      <w:r w:rsidR="009509DF" w:rsidRPr="003C3BA5">
        <w:rPr>
          <w:rFonts w:eastAsiaTheme="minorEastAsia" w:cstheme="minorHAnsi"/>
          <w:color w:val="FF0000"/>
          <w:highlight w:val="yellow"/>
          <w:lang w:val="en-US"/>
        </w:rPr>
        <w:t xml:space="preserve">per se </w:t>
      </w:r>
      <w:r w:rsidR="006763E6" w:rsidRPr="003C3BA5">
        <w:rPr>
          <w:rFonts w:eastAsiaTheme="minorEastAsia" w:cstheme="minorHAnsi"/>
          <w:color w:val="FF0000"/>
          <w:highlight w:val="yellow"/>
          <w:lang w:val="en-US"/>
        </w:rPr>
        <w:t>as it is in unit time</w:t>
      </w:r>
      <w:r w:rsidR="006763E6" w:rsidRPr="003C3BA5">
        <w:rPr>
          <w:rFonts w:eastAsiaTheme="minorEastAsia" w:cstheme="minorHAnsi"/>
          <w:color w:val="FF0000"/>
          <w:highlight w:val="yellow"/>
          <w:vertAlign w:val="superscript"/>
          <w:lang w:val="en-US"/>
        </w:rPr>
        <w:t>-1</w:t>
      </w:r>
      <w:r w:rsidR="009509DF" w:rsidRPr="003C3BA5">
        <w:rPr>
          <w:rFonts w:eastAsiaTheme="minorEastAsia" w:cstheme="minorHAnsi"/>
          <w:color w:val="FF0000"/>
          <w:highlight w:val="yellow"/>
          <w:lang w:val="en-US"/>
        </w:rPr>
        <w:t xml:space="preserve"> (</w:t>
      </w:r>
      <w:proofErr w:type="spellStart"/>
      <w:r w:rsidR="009509DF" w:rsidRPr="003C3BA5">
        <w:rPr>
          <w:rFonts w:eastAsiaTheme="minorEastAsia" w:cstheme="minorHAnsi"/>
          <w:color w:val="FF0000"/>
          <w:highlight w:val="yellow"/>
          <w:lang w:val="en-US"/>
        </w:rPr>
        <w:t>FishR</w:t>
      </w:r>
      <w:proofErr w:type="spellEnd"/>
      <w:r w:rsidR="009509DF" w:rsidRPr="003C3BA5">
        <w:rPr>
          <w:rFonts w:eastAsiaTheme="minorEastAsia" w:cstheme="minorHAnsi"/>
          <w:color w:val="FF0000"/>
          <w:highlight w:val="yellow"/>
          <w:lang w:val="en-US"/>
        </w:rPr>
        <w:t>)</w:t>
      </w:r>
      <w:r w:rsidR="0045571D" w:rsidRPr="003C3BA5">
        <w:rPr>
          <w:rFonts w:eastAsiaTheme="minorEastAsia" w:cstheme="minorHAnsi"/>
          <w:color w:val="FF0000"/>
          <w:highlight w:val="yellow"/>
          <w:lang w:val="en-US"/>
        </w:rPr>
        <w:t>,</w:t>
      </w:r>
      <w:r w:rsidR="00C139A9" w:rsidRPr="003C3BA5">
        <w:rPr>
          <w:rFonts w:eastAsiaTheme="minorEastAsia" w:cstheme="minorHAnsi"/>
          <w:color w:val="FF0000"/>
          <w:highlight w:val="yellow"/>
          <w:lang w:val="en-US"/>
        </w:rPr>
        <w:t xml:space="preserve"> and is only proportional to growth rate at 1/2</w:t>
      </w:r>
      <m:oMath>
        <m:sSub>
          <m:sSubPr>
            <m:ctrlPr>
              <w:rPr>
                <w:rFonts w:ascii="Cambria Math" w:eastAsiaTheme="minorEastAsia" w:hAnsi="Cambria Math" w:cstheme="minorHAnsi"/>
                <w:i/>
                <w:color w:val="FF0000"/>
                <w:highlight w:val="yellow"/>
              </w:rPr>
            </m:ctrlPr>
          </m:sSubPr>
          <m:e>
            <m:r>
              <w:rPr>
                <w:rFonts w:ascii="Cambria Math" w:eastAsiaTheme="minorEastAsia" w:hAnsi="Cambria Math" w:cstheme="minorHAnsi"/>
                <w:color w:val="FF0000"/>
                <w:highlight w:val="yellow"/>
              </w:rPr>
              <m:t>m</m:t>
            </m:r>
          </m:e>
          <m:sub>
            <m:r>
              <w:rPr>
                <w:rFonts w:ascii="Cambria Math" w:eastAsiaTheme="minorEastAsia" w:hAnsi="Cambria Math" w:cstheme="minorHAnsi"/>
                <w:color w:val="FF0000"/>
                <w:highlight w:val="yellow"/>
                <w:lang w:val="en-US"/>
              </w:rPr>
              <m:t>∞</m:t>
            </m:r>
          </m:sub>
        </m:sSub>
      </m:oMath>
      <w:r w:rsidR="00387F69" w:rsidRPr="003C3BA5">
        <w:rPr>
          <w:rFonts w:eastAsiaTheme="minorEastAsia" w:cstheme="minorHAnsi"/>
          <w:color w:val="FF0000"/>
          <w:highlight w:val="yellow"/>
          <w:lang w:val="en-US"/>
        </w:rPr>
        <w:t xml:space="preserve"> under the assumption that anabolism and catabolism in </w:t>
      </w:r>
      <w:r w:rsidR="00387F69" w:rsidRPr="003C3BA5">
        <w:rPr>
          <w:rFonts w:eastAsiaTheme="minorEastAsia" w:cstheme="minorHAnsi"/>
          <w:color w:val="FF0000"/>
          <w:highlight w:val="yellow"/>
          <w:lang w:val="en-US"/>
        </w:rPr>
        <w:lastRenderedPageBreak/>
        <w:t>the VBGE scale</w:t>
      </w:r>
      <w:commentRangeStart w:id="5"/>
      <w:r w:rsidR="00387F69" w:rsidRPr="003C3BA5">
        <w:rPr>
          <w:rFonts w:eastAsiaTheme="minorEastAsia" w:cstheme="minorHAnsi"/>
          <w:color w:val="FF0000"/>
          <w:highlight w:val="yellow"/>
          <w:lang w:val="en-US"/>
        </w:rPr>
        <w:t xml:space="preserve"> </w:t>
      </w:r>
      <w:commentRangeEnd w:id="5"/>
      <w:r w:rsidR="00FF506A" w:rsidRPr="003C3BA5">
        <w:rPr>
          <w:rStyle w:val="CommentReference"/>
          <w:color w:val="FF0000"/>
        </w:rPr>
        <w:commentReference w:id="5"/>
      </w:r>
      <w:r w:rsidR="00387F69" w:rsidRPr="003C3BA5">
        <w:rPr>
          <w:rFonts w:eastAsiaTheme="minorEastAsia" w:cstheme="minorHAnsi"/>
          <w:color w:val="FF0000"/>
          <w:highlight w:val="yellow"/>
          <w:lang w:val="en-US"/>
        </w:rPr>
        <w:t>as 2/3 and 1, respectively</w:t>
      </w:r>
      <w:r w:rsidR="00A84BE8" w:rsidRPr="003C3BA5">
        <w:rPr>
          <w:rFonts w:eastAsiaTheme="minorEastAsia" w:cstheme="minorHAnsi"/>
          <w:color w:val="FF0000"/>
          <w:highlight w:val="yellow"/>
          <w:lang w:val="en-US"/>
        </w:rPr>
        <w:t xml:space="preserve"> </w:t>
      </w:r>
      <w:r w:rsidR="00A84BE8" w:rsidRPr="003C3BA5">
        <w:rPr>
          <w:rFonts w:eastAsiaTheme="minorEastAsia" w:cstheme="minorHAnsi"/>
          <w:color w:val="FF0000"/>
          <w:highlight w:val="yellow"/>
        </w:rPr>
        <w:fldChar w:fldCharType="begin"/>
      </w:r>
      <w:r w:rsidR="003D314E">
        <w:rPr>
          <w:rFonts w:eastAsiaTheme="minorEastAsia" w:cstheme="minorHAnsi"/>
          <w:color w:val="FF0000"/>
          <w:highlight w:val="yellow"/>
          <w:lang w:val="en-US"/>
        </w:rPr>
        <w:instrText xml:space="preserve"> ADDIN ZOTERO_ITEM CSL_CITATION {"citationID":"oMDMls3W","properties":{"formattedCitation":"(Sibly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00A84BE8" w:rsidRPr="003C3BA5">
        <w:rPr>
          <w:rFonts w:eastAsiaTheme="minorEastAsia" w:cstheme="minorHAnsi"/>
          <w:color w:val="FF0000"/>
          <w:highlight w:val="yellow"/>
        </w:rPr>
        <w:fldChar w:fldCharType="separate"/>
      </w:r>
      <w:r w:rsidR="00A84BE8" w:rsidRPr="003C3BA5">
        <w:rPr>
          <w:rFonts w:cstheme="minorHAnsi"/>
          <w:color w:val="FF0000"/>
          <w:highlight w:val="yellow"/>
          <w:lang w:val="en-US"/>
        </w:rPr>
        <w:t xml:space="preserve">(Sibly </w:t>
      </w:r>
      <w:r w:rsidR="00A84BE8" w:rsidRPr="003C3BA5">
        <w:rPr>
          <w:rFonts w:cstheme="minorHAnsi"/>
          <w:i/>
          <w:iCs/>
          <w:color w:val="FF0000"/>
          <w:highlight w:val="yellow"/>
          <w:lang w:val="en-US"/>
        </w:rPr>
        <w:t>et al.</w:t>
      </w:r>
      <w:r w:rsidR="00A84BE8" w:rsidRPr="003C3BA5">
        <w:rPr>
          <w:rFonts w:cstheme="minorHAnsi"/>
          <w:color w:val="FF0000"/>
          <w:highlight w:val="yellow"/>
          <w:lang w:val="en-US"/>
        </w:rPr>
        <w:t xml:space="preserve"> 2015)</w:t>
      </w:r>
      <w:r w:rsidR="00A84BE8" w:rsidRPr="003C3BA5">
        <w:rPr>
          <w:rFonts w:eastAsiaTheme="minorEastAsia" w:cstheme="minorHAnsi"/>
          <w:color w:val="FF0000"/>
          <w:highlight w:val="yellow"/>
        </w:rPr>
        <w:fldChar w:fldCharType="end"/>
      </w:r>
      <w:r w:rsidR="00387F69" w:rsidRPr="003C3BA5">
        <w:rPr>
          <w:rFonts w:eastAsiaTheme="minorEastAsia" w:cstheme="minorHAnsi"/>
          <w:color w:val="FF0000"/>
          <w:highlight w:val="yellow"/>
          <w:lang w:val="en-US"/>
        </w:rPr>
        <w:t>.</w:t>
      </w:r>
      <w:r w:rsidR="00387F69" w:rsidRPr="003C3BA5">
        <w:rPr>
          <w:rFonts w:eastAsiaTheme="minorEastAsia" w:cstheme="minorHAnsi"/>
          <w:color w:val="FF0000"/>
          <w:lang w:val="en-US"/>
        </w:rPr>
        <w:t xml:space="preserve"> </w:t>
      </w:r>
      <w:r w:rsidR="00387F69" w:rsidRPr="003C3BA5">
        <w:rPr>
          <w:rFonts w:eastAsiaTheme="minorEastAsia" w:cstheme="minorHAnsi"/>
          <w:color w:val="FF0000"/>
          <w:highlight w:val="yellow"/>
          <w:lang w:val="en-US"/>
        </w:rPr>
        <w:t>This assumption has recently been question</w:t>
      </w:r>
      <w:r w:rsidR="008C7A37" w:rsidRPr="003C3BA5">
        <w:rPr>
          <w:rFonts w:eastAsiaTheme="minorEastAsia" w:cstheme="minorHAnsi"/>
          <w:color w:val="FF0000"/>
          <w:highlight w:val="yellow"/>
          <w:lang w:val="en-US"/>
        </w:rPr>
        <w:t>ed</w:t>
      </w:r>
      <w:r w:rsidR="00387F69" w:rsidRPr="003C3BA5">
        <w:rPr>
          <w:rFonts w:eastAsiaTheme="minorEastAsia" w:cstheme="minorHAnsi"/>
          <w:color w:val="FF0000"/>
          <w:highlight w:val="yellow"/>
          <w:lang w:val="en-US"/>
        </w:rPr>
        <w:t xml:space="preserve"> on physiological and evolutionary grounds </w:t>
      </w:r>
      <w:r w:rsidR="00387F69" w:rsidRPr="003C3BA5">
        <w:rPr>
          <w:rFonts w:eastAsiaTheme="minorEastAsia" w:cstheme="minorHAnsi"/>
          <w:color w:val="FF0000"/>
          <w:highlight w:val="yellow"/>
        </w:rPr>
        <w:fldChar w:fldCharType="begin"/>
      </w:r>
      <w:r w:rsidR="003D314E">
        <w:rPr>
          <w:rFonts w:eastAsiaTheme="minorEastAsia" w:cstheme="minorHAnsi"/>
          <w:color w:val="FF0000"/>
          <w:highlight w:val="yellow"/>
          <w:lang w:val="en-US"/>
        </w:rPr>
        <w:instrText xml:space="preserve"> ADDIN ZOTERO_ITEM CSL_CITATION {"citationID":"IhadTpUp","properties":{"formattedCitation":"(Lefevre {\\i{}et al.} 2017, 2018a; Marshall &amp; White 2018, 2019a)","plainCitation":"(Lefevre et al. 2017, 2018a; Marshall &amp; White 2018, 2019a)","noteIndex":0},"citationItems":[{"id":665,"uris":["http://zotero.org/users/6116610/items/IM9GABE5"],"uri":["http://zotero.org/users/6116610/items/IM9GABE5"],"itemData":{"id":665,"type":"article-journal","abstract":"Some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Biology","DOI":"10.1111/gcb.13652","ISSN":"13541013","issue":"9","language":"en","page":"3449-3459","source":"Crossref","title":"Models projecting the fate of fish populations under climate change need to be based on valid physiological mechanisms","volume":"23","author":[{"family":"Lefevre","given":"Sjannie"},{"family":"McKenzie","given":"David J."},{"family":"Nilsson","given":"Göran E."}],"issued":{"date-parts":[["2017",9]]}}},{"id":668,"uris":["http://zotero.org/users/6116610/items/HQ32G7SF"],"uri":["http://zotero.org/users/6116610/items/HQ32G7SF"],"itemData":{"id":668,"type":"article-journal","container-title":"Global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E."}],"issued":{"date-parts":[["2018",2]]}}},{"id":687,"uris":["http://zotero.org/users/6116610/items/ESFFAJ5S"],"uri":["http://zotero.org/users/6116610/items/ESFFAJ5S"],"itemData":{"id":687,"type":"article-journal","container-title":"Trends in Ecology &amp; Evolution","DOI":"10.1016/j.tree.2018.10.005","ISSN":"01695347","language":"en","source":"Crossref","title":"Have We Outgrown the Existing Models of Growth?","URL":"https://linkinghub.elsevier.com/retrieve/pii/S0169534718302507","author":[{"family":"Marshall","given":"Dustin J."},{"family":"White","given":"Craig R."}],"accessed":{"date-parts":[["2018",12,14]]},"issued":{"date-parts":[["2018",11]]}}},{"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R."}],"accessed":{"date-parts":[["2019",1,29]]},"issued":{"date-parts":[["2019",1]]}}}],"schema":"https://github.com/citation-style-language/schema/raw/master/csl-citation.json"} </w:instrText>
      </w:r>
      <w:r w:rsidR="00387F69" w:rsidRPr="003C3BA5">
        <w:rPr>
          <w:rFonts w:eastAsiaTheme="minorEastAsia" w:cstheme="minorHAnsi"/>
          <w:color w:val="FF0000"/>
          <w:highlight w:val="yellow"/>
        </w:rPr>
        <w:fldChar w:fldCharType="separate"/>
      </w:r>
      <w:r w:rsidR="003D314E" w:rsidRPr="003D314E">
        <w:rPr>
          <w:color w:val="FF0000"/>
        </w:rPr>
        <w:t xml:space="preserve">(Lefevre </w:t>
      </w:r>
      <w:r w:rsidR="003D314E" w:rsidRPr="003D314E">
        <w:rPr>
          <w:i/>
          <w:iCs/>
          <w:color w:val="FF0000"/>
        </w:rPr>
        <w:t>et al.</w:t>
      </w:r>
      <w:r w:rsidR="003D314E" w:rsidRPr="003D314E">
        <w:rPr>
          <w:color w:val="FF0000"/>
        </w:rPr>
        <w:t xml:space="preserve"> 2017, 2018a; Marshall &amp; White 2018, 2019a)</w:t>
      </w:r>
      <w:r w:rsidR="00387F69" w:rsidRPr="003C3BA5">
        <w:rPr>
          <w:rFonts w:eastAsiaTheme="minorEastAsia" w:cstheme="minorHAnsi"/>
          <w:color w:val="FF0000"/>
          <w:highlight w:val="yellow"/>
        </w:rPr>
        <w:fldChar w:fldCharType="end"/>
      </w:r>
      <w:r w:rsidR="00E47596" w:rsidRPr="003C3BA5">
        <w:rPr>
          <w:rFonts w:eastAsiaTheme="minorEastAsia" w:cstheme="minorHAnsi"/>
          <w:color w:val="FF0000"/>
          <w:highlight w:val="yellow"/>
          <w:lang w:val="en-US"/>
        </w:rPr>
        <w:t>.</w:t>
      </w:r>
      <w:r w:rsidR="00E47596" w:rsidRPr="003C3BA5">
        <w:rPr>
          <w:rFonts w:eastAsiaTheme="minorEastAsia" w:cstheme="minorHAnsi"/>
          <w:color w:val="FF0000"/>
          <w:lang w:val="en-US"/>
        </w:rPr>
        <w:t xml:space="preserve"> </w:t>
      </w:r>
      <w:r w:rsidR="002E04C9" w:rsidRPr="003C3BA5">
        <w:rPr>
          <w:rFonts w:eastAsiaTheme="minorEastAsia" w:cstheme="minorHAnsi"/>
          <w:color w:val="FF0000"/>
          <w:highlight w:val="yellow"/>
          <w:lang w:val="en-US"/>
        </w:rPr>
        <w:t>In addition</w:t>
      </w:r>
      <w:r w:rsidR="00E47596" w:rsidRPr="003C3BA5">
        <w:rPr>
          <w:rFonts w:eastAsiaTheme="minorEastAsia" w:cstheme="minorHAnsi"/>
          <w:color w:val="FF0000"/>
          <w:highlight w:val="yellow"/>
          <w:lang w:val="en-US"/>
        </w:rPr>
        <w:t xml:space="preserve">, </w:t>
      </w:r>
      <m:oMath>
        <m:r>
          <w:rPr>
            <w:rFonts w:ascii="Cambria Math" w:eastAsiaTheme="minorEastAsia" w:hAnsi="Cambria Math" w:cstheme="minorHAnsi"/>
            <w:color w:val="FF0000"/>
            <w:highlight w:val="yellow"/>
          </w:rPr>
          <m:t>K</m:t>
        </m:r>
      </m:oMath>
      <w:r w:rsidR="00E47596" w:rsidRPr="003C3BA5">
        <w:rPr>
          <w:rFonts w:eastAsiaTheme="minorEastAsia" w:cstheme="minorHAnsi"/>
          <w:color w:val="FF0000"/>
          <w:highlight w:val="yellow"/>
          <w:lang w:val="en-US"/>
        </w:rPr>
        <w:t xml:space="preserve"> is in this case one of three parameters describing ontogenetic growth rates in the VBGE and is therefore not independent from estimates of with asymptotic size, </w:t>
      </w:r>
      <m:oMath>
        <m:sSub>
          <m:sSubPr>
            <m:ctrlPr>
              <w:rPr>
                <w:rFonts w:ascii="Cambria Math" w:eastAsiaTheme="minorEastAsia" w:hAnsi="Cambria Math" w:cstheme="minorHAnsi"/>
                <w:i/>
                <w:color w:val="FF0000"/>
                <w:highlight w:val="yellow"/>
              </w:rPr>
            </m:ctrlPr>
          </m:sSubPr>
          <m:e>
            <m:r>
              <w:rPr>
                <w:rFonts w:ascii="Cambria Math" w:eastAsiaTheme="minorEastAsia" w:hAnsi="Cambria Math" w:cstheme="minorHAnsi"/>
                <w:color w:val="FF0000"/>
                <w:highlight w:val="yellow"/>
              </w:rPr>
              <m:t>L</m:t>
            </m:r>
          </m:e>
          <m:sub>
            <m:r>
              <w:rPr>
                <w:rFonts w:ascii="Cambria Math" w:eastAsiaTheme="minorEastAsia" w:hAnsi="Cambria Math" w:cstheme="minorHAnsi"/>
                <w:color w:val="FF0000"/>
                <w:highlight w:val="yellow"/>
                <w:lang w:val="en-US"/>
              </w:rPr>
              <m:t>∞</m:t>
            </m:r>
          </m:sub>
        </m:sSub>
      </m:oMath>
      <w:r w:rsidR="00E47596" w:rsidRPr="003C3BA5">
        <w:rPr>
          <w:rFonts w:eastAsiaTheme="minorEastAsia" w:cstheme="minorHAnsi"/>
          <w:color w:val="FF0000"/>
          <w:highlight w:val="yellow"/>
          <w:lang w:val="en-US"/>
        </w:rPr>
        <w:t xml:space="preserve"> </w:t>
      </w:r>
      <w:r w:rsidR="00E47596" w:rsidRPr="003C3BA5">
        <w:rPr>
          <w:rFonts w:eastAsiaTheme="minorEastAsia" w:cstheme="minorHAnsi"/>
          <w:color w:val="FF0000"/>
          <w:highlight w:val="yellow"/>
        </w:rPr>
        <w:fldChar w:fldCharType="begin"/>
      </w:r>
      <w:r w:rsidR="003D314E">
        <w:rPr>
          <w:rFonts w:eastAsiaTheme="minorEastAsia" w:cstheme="minorHAnsi"/>
          <w:color w:val="FF0000"/>
          <w:highlight w:val="yellow"/>
          <w:lang w:val="en-US"/>
        </w:rPr>
        <w:instrText xml:space="preserve"> ADDIN ZOTERO_ITEM CSL_CITATION {"citationID":"FThspfzS","properties":{"formattedCitation":"(Pauly 1979)","plainCitation":"(Pauly 1979)","noteIndex":0},"citationItems":[{"id":183,"uris":["http://zotero.org/users/6116610/items/HM7472TP"],"uri":["http://zotero.org/users/6116610/items/HM7472TP"],"itemData":{"id":183,"type":"article-journal","title":"Gill size and temperature as governing factors in fish growth: a generalization of von Bertalanffy's growth formula","author":[{"family":"Pauly","given":"D"}],"issued":{"date-parts":[["1979"]]}}}],"schema":"https://github.com/citation-style-language/schema/raw/master/csl-citation.json"} </w:instrText>
      </w:r>
      <w:r w:rsidR="00E47596" w:rsidRPr="003C3BA5">
        <w:rPr>
          <w:rFonts w:eastAsiaTheme="minorEastAsia" w:cstheme="minorHAnsi"/>
          <w:color w:val="FF0000"/>
          <w:highlight w:val="yellow"/>
        </w:rPr>
        <w:fldChar w:fldCharType="separate"/>
      </w:r>
      <w:r w:rsidR="00E47596" w:rsidRPr="003C3BA5">
        <w:rPr>
          <w:rFonts w:cstheme="minorHAnsi"/>
          <w:color w:val="FF0000"/>
          <w:highlight w:val="yellow"/>
          <w:lang w:val="en-US"/>
        </w:rPr>
        <w:t>(Pauly 1979)</w:t>
      </w:r>
      <w:r w:rsidR="00E47596" w:rsidRPr="003C3BA5">
        <w:rPr>
          <w:rFonts w:eastAsiaTheme="minorEastAsia" w:cstheme="minorHAnsi"/>
          <w:color w:val="FF0000"/>
          <w:highlight w:val="yellow"/>
        </w:rPr>
        <w:fldChar w:fldCharType="end"/>
      </w:r>
      <w:r w:rsidR="00E47596" w:rsidRPr="003C3BA5">
        <w:rPr>
          <w:rFonts w:eastAsiaTheme="minorEastAsia" w:cstheme="minorHAnsi"/>
          <w:color w:val="FF0000"/>
          <w:highlight w:val="yellow"/>
          <w:lang w:val="en-US"/>
        </w:rPr>
        <w:t>.</w:t>
      </w:r>
      <w:r w:rsidR="00D241A2" w:rsidRPr="003C3BA5">
        <w:rPr>
          <w:rFonts w:eastAsiaTheme="minorEastAsia" w:cstheme="minorHAnsi"/>
          <w:color w:val="FF0000"/>
          <w:lang w:val="en-US"/>
        </w:rPr>
        <w:t xml:space="preserve"> </w:t>
      </w:r>
      <w:r w:rsidR="002555F5" w:rsidRPr="003C3BA5">
        <w:rPr>
          <w:rFonts w:eastAsiaTheme="minorEastAsia" w:cstheme="minorHAnsi"/>
          <w:color w:val="FF0000"/>
          <w:lang w:val="en-US"/>
        </w:rPr>
        <w:t xml:space="preserve">This warrants more </w:t>
      </w:r>
      <w:r w:rsidR="00F72B43" w:rsidRPr="003C3BA5">
        <w:rPr>
          <w:rFonts w:eastAsiaTheme="minorEastAsia" w:cstheme="minorHAnsi"/>
          <w:color w:val="FF0000"/>
          <w:lang w:val="en-US"/>
        </w:rPr>
        <w:t xml:space="preserve">research </w:t>
      </w:r>
      <w:r w:rsidR="002555F5" w:rsidRPr="003C3BA5">
        <w:rPr>
          <w:rFonts w:eastAsiaTheme="minorEastAsia" w:cstheme="minorHAnsi"/>
          <w:color w:val="FF0000"/>
          <w:lang w:val="en-US"/>
        </w:rPr>
        <w:t>on characterizing growth rates over ontogeny</w:t>
      </w:r>
      <w:r w:rsidR="00EE644C" w:rsidRPr="003C3BA5">
        <w:rPr>
          <w:rFonts w:eastAsiaTheme="minorEastAsia" w:cstheme="minorHAnsi"/>
          <w:color w:val="FF0000"/>
          <w:lang w:val="en-US"/>
        </w:rPr>
        <w:t xml:space="preserve"> rather than single growth parameters</w:t>
      </w:r>
      <w:r w:rsidR="00CE63B5" w:rsidRPr="003C3BA5">
        <w:rPr>
          <w:rFonts w:eastAsiaTheme="minorEastAsia" w:cstheme="minorHAnsi"/>
          <w:color w:val="FF0000"/>
          <w:lang w:val="en-US"/>
        </w:rPr>
        <w:t xml:space="preserve"> when possible</w:t>
      </w:r>
      <w:commentRangeStart w:id="6"/>
      <w:r w:rsidR="002555F5" w:rsidRPr="003C3BA5">
        <w:rPr>
          <w:rFonts w:eastAsiaTheme="minorEastAsia" w:cstheme="minorHAnsi"/>
          <w:color w:val="FF0000"/>
          <w:lang w:val="en-US"/>
        </w:rPr>
        <w:t xml:space="preserve">. </w:t>
      </w:r>
      <w:commentRangeEnd w:id="6"/>
      <w:r w:rsidR="0047451D" w:rsidRPr="003C3BA5">
        <w:rPr>
          <w:rStyle w:val="CommentReference"/>
          <w:color w:val="FF0000"/>
        </w:rPr>
        <w:commentReference w:id="6"/>
      </w:r>
    </w:p>
    <w:p w14:paraId="77554E97" w14:textId="2804AC8A" w:rsidR="002E04C9" w:rsidRPr="003C3BA5" w:rsidRDefault="002E04C9" w:rsidP="00904830">
      <w:pPr>
        <w:spacing w:line="480" w:lineRule="auto"/>
        <w:ind w:firstLine="284"/>
        <w:contextualSpacing/>
        <w:jc w:val="both"/>
        <w:rPr>
          <w:rFonts w:eastAsiaTheme="minorEastAsia" w:cstheme="minorHAnsi"/>
          <w:color w:val="FF0000"/>
          <w:lang w:val="en-US"/>
        </w:rPr>
      </w:pPr>
      <w:commentRangeStart w:id="7"/>
      <w:r w:rsidRPr="003C3BA5">
        <w:rPr>
          <w:rFonts w:eastAsiaTheme="minorEastAsia" w:cstheme="minorHAnsi"/>
          <w:color w:val="FF0000"/>
          <w:lang w:val="en-US"/>
        </w:rPr>
        <w:t>Moreover</w:t>
      </w:r>
      <w:r w:rsidR="00811382" w:rsidRPr="003C3BA5">
        <w:rPr>
          <w:rFonts w:eastAsiaTheme="minorEastAsia" w:cstheme="minorHAnsi"/>
          <w:color w:val="FF0000"/>
          <w:lang w:val="en-US"/>
        </w:rPr>
        <w:t xml:space="preserve">, </w:t>
      </w:r>
      <w:r w:rsidR="00FD4E01" w:rsidRPr="003C3BA5">
        <w:rPr>
          <w:rFonts w:eastAsiaTheme="minorEastAsia" w:cstheme="minorHAnsi"/>
          <w:color w:val="FF0000"/>
          <w:lang w:val="en-US"/>
        </w:rPr>
        <w:t xml:space="preserve">the effect of temperature on growth </w:t>
      </w:r>
      <w:r w:rsidR="0021135B" w:rsidRPr="003C3BA5">
        <w:rPr>
          <w:rFonts w:eastAsiaTheme="minorEastAsia" w:cstheme="minorHAnsi"/>
          <w:color w:val="FF0000"/>
          <w:lang w:val="en-US"/>
        </w:rPr>
        <w:t>(</w:t>
      </w:r>
      <w:r w:rsidR="00310A10" w:rsidRPr="003C3BA5">
        <w:rPr>
          <w:rFonts w:eastAsiaTheme="minorEastAsia" w:cstheme="minorHAnsi"/>
          <w:color w:val="FF0000"/>
          <w:lang w:val="en-US"/>
        </w:rPr>
        <w:t xml:space="preserve">e.g. </w:t>
      </w:r>
      <m:oMath>
        <m:r>
          <w:rPr>
            <w:rFonts w:ascii="Cambria Math" w:eastAsiaTheme="minorEastAsia" w:hAnsi="Cambria Math" w:cstheme="minorHAnsi"/>
            <w:color w:val="FF0000"/>
          </w:rPr>
          <m:t>K</m:t>
        </m:r>
      </m:oMath>
      <w:r w:rsidR="00310A10" w:rsidRPr="003C3BA5">
        <w:rPr>
          <w:rFonts w:eastAsiaTheme="minorEastAsia" w:cstheme="minorHAnsi"/>
          <w:color w:val="FF0000"/>
          <w:lang w:val="en-US"/>
        </w:rPr>
        <w:t xml:space="preserve"> or any other parameter related to growth performance</w:t>
      </w:r>
      <w:r w:rsidR="0021135B" w:rsidRPr="003C3BA5">
        <w:rPr>
          <w:rFonts w:eastAsiaTheme="minorEastAsia" w:cstheme="minorHAnsi"/>
          <w:color w:val="FF0000"/>
          <w:lang w:val="en-US"/>
        </w:rPr>
        <w:t xml:space="preserve">) </w:t>
      </w:r>
      <w:r w:rsidR="00FD4E01" w:rsidRPr="003C3BA5">
        <w:rPr>
          <w:rFonts w:eastAsiaTheme="minorEastAsia" w:cstheme="minorHAnsi"/>
          <w:color w:val="FF0000"/>
          <w:lang w:val="en-US"/>
        </w:rPr>
        <w:t xml:space="preserve">is often </w:t>
      </w:r>
      <w:r w:rsidR="00391E63" w:rsidRPr="003C3BA5">
        <w:rPr>
          <w:rFonts w:eastAsiaTheme="minorEastAsia" w:cstheme="minorHAnsi"/>
          <w:color w:val="FF0000"/>
          <w:lang w:val="en-US"/>
        </w:rPr>
        <w:t>inferred</w:t>
      </w:r>
      <w:r w:rsidR="00FD4E01" w:rsidRPr="003C3BA5">
        <w:rPr>
          <w:rFonts w:eastAsiaTheme="minorEastAsia" w:cstheme="minorHAnsi"/>
          <w:color w:val="FF0000"/>
          <w:lang w:val="en-US"/>
        </w:rPr>
        <w:t xml:space="preserve"> </w:t>
      </w:r>
      <w:r w:rsidR="00391E63" w:rsidRPr="003C3BA5">
        <w:rPr>
          <w:rFonts w:eastAsiaTheme="minorEastAsia" w:cstheme="minorHAnsi"/>
          <w:color w:val="FF0000"/>
          <w:lang w:val="en-US"/>
        </w:rPr>
        <w:t xml:space="preserve">from </w:t>
      </w:r>
      <w:r w:rsidR="00B11120" w:rsidRPr="003C3BA5">
        <w:rPr>
          <w:rFonts w:eastAsiaTheme="minorEastAsia" w:cstheme="minorHAnsi"/>
          <w:color w:val="FF0000"/>
          <w:lang w:val="en-US"/>
        </w:rPr>
        <w:t xml:space="preserve">measurements across </w:t>
      </w:r>
      <w:r w:rsidR="006D7E73" w:rsidRPr="003C3BA5">
        <w:rPr>
          <w:rFonts w:eastAsiaTheme="minorEastAsia" w:cstheme="minorHAnsi"/>
          <w:color w:val="FF0000"/>
          <w:lang w:val="en-US"/>
        </w:rPr>
        <w:t xml:space="preserve">gradients of </w:t>
      </w:r>
      <w:r w:rsidR="00FD4E01" w:rsidRPr="003C3BA5">
        <w:rPr>
          <w:rFonts w:eastAsiaTheme="minorEastAsia" w:cstheme="minorHAnsi"/>
          <w:color w:val="FF0000"/>
          <w:lang w:val="en-US"/>
        </w:rPr>
        <w:t>environmental temperatures</w:t>
      </w:r>
      <w:r w:rsidR="00E51752" w:rsidRPr="003C3BA5">
        <w:rPr>
          <w:rFonts w:eastAsiaTheme="minorEastAsia" w:cstheme="minorHAnsi"/>
          <w:color w:val="FF0000"/>
          <w:lang w:val="en-US"/>
        </w:rPr>
        <w:t xml:space="preserve">. </w:t>
      </w:r>
      <w:r w:rsidR="004A0B54" w:rsidRPr="003C3BA5">
        <w:rPr>
          <w:rFonts w:eastAsiaTheme="minorEastAsia" w:cstheme="minorHAnsi"/>
          <w:color w:val="FF0000"/>
          <w:lang w:val="en-US"/>
        </w:rPr>
        <w:t xml:space="preserve">The response to warming </w:t>
      </w:r>
      <w:r w:rsidR="00925A06" w:rsidRPr="003C3BA5">
        <w:rPr>
          <w:rFonts w:eastAsiaTheme="minorEastAsia" w:cstheme="minorHAnsi"/>
          <w:color w:val="FF0000"/>
          <w:lang w:val="en-US"/>
        </w:rPr>
        <w:t xml:space="preserve">over time </w:t>
      </w:r>
      <w:r w:rsidR="004A0B54" w:rsidRPr="003C3BA5">
        <w:rPr>
          <w:rFonts w:eastAsiaTheme="minorEastAsia" w:cstheme="minorHAnsi"/>
          <w:color w:val="FF0000"/>
          <w:lang w:val="en-US"/>
        </w:rPr>
        <w:t>of a single population is assumed to follow the same pattern as that found along the thermal gradient over a snapshot in time.</w:t>
      </w:r>
      <w:commentRangeStart w:id="8"/>
      <w:r w:rsidR="004A0B54" w:rsidRPr="003C3BA5">
        <w:rPr>
          <w:rFonts w:eastAsiaTheme="minorEastAsia" w:cstheme="minorHAnsi"/>
          <w:color w:val="FF0000"/>
          <w:lang w:val="en-US"/>
        </w:rPr>
        <w:t xml:space="preserve"> </w:t>
      </w:r>
      <w:commentRangeEnd w:id="7"/>
      <w:r w:rsidR="00390462" w:rsidRPr="003C3BA5">
        <w:rPr>
          <w:rStyle w:val="CommentReference"/>
          <w:color w:val="FF0000"/>
        </w:rPr>
        <w:commentReference w:id="7"/>
      </w:r>
      <w:commentRangeEnd w:id="8"/>
      <w:r w:rsidR="004C62A6" w:rsidRPr="003C3BA5">
        <w:rPr>
          <w:rStyle w:val="CommentReference"/>
          <w:color w:val="FF0000"/>
        </w:rPr>
        <w:commentReference w:id="8"/>
      </w:r>
      <w:r w:rsidR="00E51752" w:rsidRPr="003C3BA5">
        <w:rPr>
          <w:rFonts w:eastAsiaTheme="minorEastAsia" w:cstheme="minorHAnsi"/>
          <w:color w:val="FF0000"/>
          <w:lang w:val="en-US"/>
        </w:rPr>
        <w:t xml:space="preserve">The </w:t>
      </w:r>
      <w:r w:rsidR="00FD4E01" w:rsidRPr="003C3BA5">
        <w:rPr>
          <w:rFonts w:eastAsiaTheme="minorEastAsia" w:cstheme="minorHAnsi"/>
          <w:color w:val="FF0000"/>
          <w:lang w:val="en-US"/>
        </w:rPr>
        <w:t xml:space="preserve">benefit of this </w:t>
      </w:r>
      <w:r w:rsidR="000608D1" w:rsidRPr="003C3BA5">
        <w:rPr>
          <w:rFonts w:eastAsiaTheme="minorEastAsia" w:cstheme="minorHAnsi"/>
          <w:color w:val="FF0000"/>
          <w:lang w:val="en-US"/>
        </w:rPr>
        <w:t>assumption</w:t>
      </w:r>
      <w:r w:rsidR="00FD4E01" w:rsidRPr="003C3BA5">
        <w:rPr>
          <w:rFonts w:eastAsiaTheme="minorEastAsia" w:cstheme="minorHAnsi"/>
          <w:color w:val="FF0000"/>
          <w:lang w:val="en-US"/>
        </w:rPr>
        <w:t xml:space="preserve"> is that one can use the large amounts of data available on databases such as </w:t>
      </w:r>
      <w:proofErr w:type="spellStart"/>
      <w:r w:rsidR="00FD4E01" w:rsidRPr="003C3BA5">
        <w:rPr>
          <w:rFonts w:eastAsiaTheme="minorEastAsia" w:cstheme="minorHAnsi"/>
          <w:color w:val="FF0000"/>
          <w:lang w:val="en-US"/>
        </w:rPr>
        <w:t>Fishbase</w:t>
      </w:r>
      <w:proofErr w:type="spellEnd"/>
      <w:r w:rsidR="00136D7F" w:rsidRPr="003C3BA5">
        <w:rPr>
          <w:rFonts w:eastAsiaTheme="minorEastAsia" w:cstheme="minorHAnsi"/>
          <w:color w:val="FF0000"/>
          <w:lang w:val="en-US"/>
        </w:rPr>
        <w:t xml:space="preserve">. </w:t>
      </w:r>
      <w:r w:rsidR="004E21F7" w:rsidRPr="003C3BA5">
        <w:rPr>
          <w:rFonts w:eastAsiaTheme="minorEastAsia" w:cstheme="minorHAnsi"/>
          <w:color w:val="FF0000"/>
          <w:lang w:val="en-US"/>
        </w:rPr>
        <w:t xml:space="preserve">Using </w:t>
      </w:r>
      <w:r w:rsidR="00136D7F" w:rsidRPr="003C3BA5">
        <w:rPr>
          <w:rFonts w:eastAsiaTheme="minorEastAsia" w:cstheme="minorHAnsi"/>
          <w:color w:val="FF0000"/>
          <w:lang w:val="en-US"/>
        </w:rPr>
        <w:t xml:space="preserve">this approach, </w:t>
      </w:r>
      <w:r w:rsidR="00136D7F" w:rsidRPr="003C3BA5">
        <w:rPr>
          <w:rFonts w:eastAsiaTheme="minorEastAsia" w:cstheme="minorHAnsi"/>
          <w:color w:val="FF0000"/>
        </w:rPr>
        <w:fldChar w:fldCharType="begin"/>
      </w:r>
      <w:r w:rsidR="00751C7D">
        <w:rPr>
          <w:rFonts w:eastAsiaTheme="minorEastAsia" w:cstheme="minorHAnsi"/>
          <w:color w:val="FF0000"/>
          <w:lang w:val="en-US"/>
        </w:rPr>
        <w:instrText xml:space="preserve"> ADDIN ZOTERO_ITEM CSL_CITATION {"citationID":"OgI5YgmZ","properties":{"formattedCitation":"(Barneche &amp; Allen 2018a)","plainCitation":"(Barneche &amp; Allen 2018a)","noteIndex":0},"citationItems":[{"id":"9c20ZvMu/uzgt4M2O","uris":["http://zotero.org/users/local/FTg3Qpza/items/VWTW4QRN"],"uri":["http://zotero.org/users/local/FTg3Qpza/items/VWTW4QRN"],"itemData":{"id":1183,"type":"article-journal","title":"The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136D7F" w:rsidRPr="003C3BA5">
        <w:rPr>
          <w:rFonts w:eastAsiaTheme="minorEastAsia" w:cstheme="minorHAnsi"/>
          <w:color w:val="FF0000"/>
        </w:rPr>
        <w:fldChar w:fldCharType="separate"/>
      </w:r>
      <w:r w:rsidR="003D314E">
        <w:rPr>
          <w:rFonts w:cstheme="minorHAnsi"/>
          <w:color w:val="FF0000"/>
          <w:lang w:val="en-US"/>
        </w:rPr>
        <w:t>(</w:t>
      </w:r>
      <w:proofErr w:type="spellStart"/>
      <w:r w:rsidR="003D314E">
        <w:rPr>
          <w:rFonts w:cstheme="minorHAnsi"/>
          <w:color w:val="FF0000"/>
          <w:lang w:val="en-US"/>
        </w:rPr>
        <w:t>Barneche</w:t>
      </w:r>
      <w:proofErr w:type="spellEnd"/>
      <w:r w:rsidR="003D314E">
        <w:rPr>
          <w:rFonts w:cstheme="minorHAnsi"/>
          <w:color w:val="FF0000"/>
          <w:lang w:val="en-US"/>
        </w:rPr>
        <w:t xml:space="preserve"> &amp; Allen 2018a)</w:t>
      </w:r>
      <w:r w:rsidR="00136D7F" w:rsidRPr="003C3BA5">
        <w:rPr>
          <w:rFonts w:eastAsiaTheme="minorEastAsia" w:cstheme="minorHAnsi"/>
          <w:color w:val="FF0000"/>
        </w:rPr>
        <w:fldChar w:fldCharType="end"/>
      </w:r>
      <w:r w:rsidR="00136D7F" w:rsidRPr="003C3BA5">
        <w:rPr>
          <w:rFonts w:eastAsiaTheme="minorEastAsia" w:cstheme="minorHAnsi"/>
          <w:color w:val="FF0000"/>
          <w:lang w:val="en-US"/>
        </w:rPr>
        <w:t xml:space="preserve"> showed that the </w:t>
      </w:r>
      <w:r w:rsidR="008F1100" w:rsidRPr="003C3BA5">
        <w:rPr>
          <w:rFonts w:eastAsiaTheme="minorEastAsia" w:cstheme="minorHAnsi"/>
          <w:color w:val="FF0000"/>
          <w:lang w:val="en-US"/>
        </w:rPr>
        <w:t>cost of growth</w:t>
      </w:r>
      <w:r w:rsidR="004D7D76" w:rsidRPr="003C3BA5">
        <w:rPr>
          <w:rFonts w:eastAsiaTheme="minorEastAsia" w:cstheme="minorHAnsi"/>
          <w:color w:val="FF0000"/>
          <w:lang w:val="en-US"/>
        </w:rPr>
        <w:t xml:space="preserve"> – the</w:t>
      </w:r>
      <w:r w:rsidR="008F1100" w:rsidRPr="003C3BA5">
        <w:rPr>
          <w:rFonts w:eastAsiaTheme="minorEastAsia" w:cstheme="minorHAnsi"/>
          <w:color w:val="FF0000"/>
          <w:lang w:val="en-US"/>
        </w:rPr>
        <w:t xml:space="preserve"> energy needed to produce one unit of biomass</w:t>
      </w:r>
      <w:r w:rsidR="004D7D76" w:rsidRPr="003C3BA5">
        <w:rPr>
          <w:rFonts w:eastAsiaTheme="minorEastAsia" w:cstheme="minorHAnsi"/>
          <w:color w:val="FF0000"/>
          <w:lang w:val="en-US"/>
        </w:rPr>
        <w:t xml:space="preserve"> – </w:t>
      </w:r>
      <w:r w:rsidR="008F1100" w:rsidRPr="003C3BA5">
        <w:rPr>
          <w:rFonts w:eastAsiaTheme="minorEastAsia" w:cstheme="minorHAnsi"/>
          <w:color w:val="FF0000"/>
          <w:lang w:val="en-US"/>
        </w:rPr>
        <w:t>could increase with warming, with potential consequences for energy transfer efficiency across trophic levels (</w:t>
      </w:r>
      <w:proofErr w:type="spellStart"/>
      <w:r w:rsidR="008F1100" w:rsidRPr="003C3BA5">
        <w:rPr>
          <w:rFonts w:eastAsiaTheme="minorEastAsia" w:cstheme="minorHAnsi"/>
          <w:color w:val="FF0000"/>
          <w:lang w:val="en-US"/>
        </w:rPr>
        <w:t>Barneche</w:t>
      </w:r>
      <w:proofErr w:type="spellEnd"/>
      <w:r w:rsidR="008F1100" w:rsidRPr="003C3BA5">
        <w:rPr>
          <w:rFonts w:eastAsiaTheme="minorEastAsia" w:cstheme="minorHAnsi"/>
          <w:color w:val="FF0000"/>
          <w:lang w:val="en-US"/>
        </w:rPr>
        <w:t xml:space="preserve"> &amp; Allen 2018).</w:t>
      </w:r>
      <w:r w:rsidR="00A242C2" w:rsidRPr="003C3BA5">
        <w:rPr>
          <w:rFonts w:eastAsiaTheme="minorEastAsia" w:cstheme="minorHAnsi"/>
          <w:color w:val="FF0000"/>
          <w:lang w:val="en-US"/>
        </w:rPr>
        <w:t xml:space="preserve"> </w:t>
      </w:r>
      <w:r w:rsidR="000A7FAD" w:rsidRPr="003C3BA5">
        <w:rPr>
          <w:rFonts w:eastAsiaTheme="minorEastAsia" w:cstheme="minorHAnsi"/>
          <w:color w:val="FF0000"/>
          <w:lang w:val="en-US"/>
        </w:rPr>
        <w:t xml:space="preserve">Increasing costs of growth with warming was later also </w:t>
      </w:r>
      <w:r w:rsidR="00136D7F" w:rsidRPr="003C3BA5">
        <w:rPr>
          <w:rFonts w:eastAsiaTheme="minorEastAsia" w:cstheme="minorHAnsi"/>
          <w:color w:val="FF0000"/>
          <w:lang w:val="en-US"/>
        </w:rPr>
        <w:t xml:space="preserve">found in an </w:t>
      </w:r>
      <w:r w:rsidR="00697102" w:rsidRPr="003C3BA5">
        <w:rPr>
          <w:rFonts w:eastAsiaTheme="minorEastAsia" w:cstheme="minorHAnsi"/>
          <w:color w:val="FF0000"/>
          <w:lang w:val="en-US"/>
        </w:rPr>
        <w:t xml:space="preserve">detailed </w:t>
      </w:r>
      <w:r w:rsidR="00136D7F" w:rsidRPr="003C3BA5">
        <w:rPr>
          <w:rFonts w:eastAsiaTheme="minorEastAsia" w:cstheme="minorHAnsi"/>
          <w:color w:val="FF0000"/>
          <w:lang w:val="en-US"/>
        </w:rPr>
        <w:t>experimental study tracking growth over ontogeny</w:t>
      </w:r>
      <w:r w:rsidR="00A242C2" w:rsidRPr="003C3BA5">
        <w:rPr>
          <w:rFonts w:eastAsiaTheme="minorEastAsia" w:cstheme="minorHAnsi"/>
          <w:color w:val="FF0000"/>
          <w:lang w:val="en-US"/>
        </w:rPr>
        <w:t xml:space="preserve"> </w:t>
      </w:r>
      <w:r w:rsidR="00A242C2"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{"citationID":"1TDptxCU","properties":{"formattedCitation":"(Barneche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A242C2" w:rsidRPr="003C3BA5">
        <w:rPr>
          <w:rFonts w:eastAsiaTheme="minorEastAsia" w:cstheme="minorHAnsi"/>
          <w:color w:val="FF0000"/>
        </w:rPr>
        <w:fldChar w:fldCharType="separate"/>
      </w:r>
      <w:r w:rsidR="00A242C2" w:rsidRPr="003C3BA5">
        <w:rPr>
          <w:rFonts w:cstheme="minorHAnsi"/>
          <w:color w:val="FF0000"/>
          <w:lang w:val="en-US"/>
        </w:rPr>
        <w:t xml:space="preserve">(Barneche </w:t>
      </w:r>
      <w:r w:rsidR="00A242C2" w:rsidRPr="003C3BA5">
        <w:rPr>
          <w:rFonts w:cstheme="minorHAnsi"/>
          <w:i/>
          <w:iCs/>
          <w:color w:val="FF0000"/>
          <w:lang w:val="en-US"/>
        </w:rPr>
        <w:t>et al.</w:t>
      </w:r>
      <w:r w:rsidR="00A242C2" w:rsidRPr="003C3BA5">
        <w:rPr>
          <w:rFonts w:cstheme="minorHAnsi"/>
          <w:color w:val="FF0000"/>
          <w:lang w:val="en-US"/>
        </w:rPr>
        <w:t xml:space="preserve"> 2019)</w:t>
      </w:r>
      <w:r w:rsidR="00A242C2" w:rsidRPr="003C3BA5">
        <w:rPr>
          <w:rFonts w:eastAsiaTheme="minorEastAsia" w:cstheme="minorHAnsi"/>
          <w:color w:val="FF0000"/>
        </w:rPr>
        <w:fldChar w:fldCharType="end"/>
      </w:r>
      <w:r w:rsidR="008E1802" w:rsidRPr="003C3BA5">
        <w:rPr>
          <w:rFonts w:eastAsiaTheme="minorEastAsia" w:cstheme="minorHAnsi"/>
          <w:color w:val="FF0000"/>
          <w:lang w:val="en-US"/>
        </w:rPr>
        <w:t>. However</w:t>
      </w:r>
      <w:r w:rsidR="006916DD" w:rsidRPr="003C3BA5">
        <w:rPr>
          <w:rFonts w:eastAsiaTheme="minorEastAsia" w:cstheme="minorHAnsi"/>
          <w:color w:val="FF0000"/>
          <w:lang w:val="en-US"/>
        </w:rPr>
        <w:t xml:space="preserve">, </w:t>
      </w:r>
      <w:r w:rsidR="0046670A" w:rsidRPr="003C3BA5">
        <w:rPr>
          <w:rFonts w:eastAsiaTheme="minorEastAsia" w:cstheme="minorHAnsi"/>
          <w:color w:val="FF0000"/>
          <w:lang w:val="en-US"/>
        </w:rPr>
        <w:t xml:space="preserve">in general, </w:t>
      </w:r>
      <w:r w:rsidR="006916DD" w:rsidRPr="003C3BA5">
        <w:rPr>
          <w:rFonts w:eastAsiaTheme="minorEastAsia" w:cstheme="minorHAnsi"/>
          <w:color w:val="FF0000"/>
          <w:lang w:val="en-US"/>
        </w:rPr>
        <w:t xml:space="preserve">it </w:t>
      </w:r>
      <w:r w:rsidR="00FD4E01" w:rsidRPr="003C3BA5">
        <w:rPr>
          <w:rFonts w:eastAsiaTheme="minorEastAsia" w:cstheme="minorHAnsi"/>
          <w:color w:val="FF0000"/>
          <w:lang w:val="en-US"/>
        </w:rPr>
        <w:t xml:space="preserve">is still unknown how well </w:t>
      </w:r>
      <w:r w:rsidR="00F30308" w:rsidRPr="003C3BA5">
        <w:rPr>
          <w:rFonts w:eastAsiaTheme="minorEastAsia" w:cstheme="minorHAnsi"/>
          <w:color w:val="FF0000"/>
          <w:lang w:val="en-US"/>
        </w:rPr>
        <w:t>spatial temperature-patterns match response</w:t>
      </w:r>
      <w:r w:rsidR="0046670A" w:rsidRPr="003C3BA5">
        <w:rPr>
          <w:rFonts w:eastAsiaTheme="minorEastAsia" w:cstheme="minorHAnsi"/>
          <w:color w:val="FF0000"/>
          <w:lang w:val="en-US"/>
        </w:rPr>
        <w:t>s</w:t>
      </w:r>
      <w:r w:rsidR="00F30308" w:rsidRPr="003C3BA5">
        <w:rPr>
          <w:rFonts w:eastAsiaTheme="minorEastAsia" w:cstheme="minorHAnsi"/>
          <w:color w:val="FF0000"/>
          <w:lang w:val="en-US"/>
        </w:rPr>
        <w:t xml:space="preserve"> to warming over time. </w:t>
      </w:r>
      <w:r w:rsidR="008E1802" w:rsidRPr="003C3BA5">
        <w:rPr>
          <w:rFonts w:eastAsiaTheme="minorEastAsia" w:cstheme="minorHAnsi"/>
          <w:color w:val="FF0000"/>
          <w:lang w:val="en-US"/>
        </w:rPr>
        <w:t xml:space="preserve">The main difference </w:t>
      </w:r>
      <w:r w:rsidR="0018483B" w:rsidRPr="003C3BA5">
        <w:rPr>
          <w:rFonts w:eastAsiaTheme="minorEastAsia" w:cstheme="minorHAnsi"/>
          <w:color w:val="FF0000"/>
          <w:lang w:val="en-US"/>
        </w:rPr>
        <w:t xml:space="preserve">between the two effects of temperature is that </w:t>
      </w:r>
      <w:r w:rsidR="008E1802" w:rsidRPr="003C3BA5">
        <w:rPr>
          <w:rFonts w:eastAsiaTheme="minorEastAsia" w:cstheme="minorHAnsi"/>
          <w:color w:val="FF0000"/>
          <w:lang w:val="en-US"/>
        </w:rPr>
        <w:t>average habitat temperatures rarely exceed optimum temperatures</w:t>
      </w:r>
      <w:r w:rsidR="00384D5B" w:rsidRPr="003C3BA5">
        <w:rPr>
          <w:rFonts w:eastAsiaTheme="minorEastAsia" w:cstheme="minorHAnsi"/>
          <w:color w:val="FF0000"/>
          <w:lang w:val="en-US"/>
        </w:rPr>
        <w:t xml:space="preserve"> and the response along a spatial gradient is rarely unimodal</w:t>
      </w:r>
      <w:r w:rsidR="008E1802" w:rsidRPr="003C3BA5">
        <w:rPr>
          <w:rFonts w:eastAsiaTheme="minorEastAsia" w:cstheme="minorHAnsi"/>
          <w:color w:val="FF0000"/>
          <w:lang w:val="en-US"/>
        </w:rPr>
        <w:t xml:space="preserve">. Therefore, average field growth rates across populations of a species is not necessarily the same as the average growth rates </w:t>
      </w:r>
      <w:r w:rsidR="007C3BBF" w:rsidRPr="003C3BA5">
        <w:rPr>
          <w:rFonts w:eastAsiaTheme="minorEastAsia" w:cstheme="minorHAnsi"/>
          <w:color w:val="FF0000"/>
          <w:lang w:val="en-US"/>
        </w:rPr>
        <w:t>within a population experiencing warming over time</w:t>
      </w:r>
      <w:r w:rsidR="006B5158" w:rsidRPr="003C3BA5">
        <w:rPr>
          <w:rFonts w:eastAsiaTheme="minorEastAsia" w:cstheme="minorHAnsi"/>
          <w:color w:val="FF0000"/>
          <w:lang w:val="en-US"/>
        </w:rPr>
        <w:t xml:space="preserve">, </w:t>
      </w:r>
      <w:r w:rsidR="009B2655" w:rsidRPr="003C3BA5">
        <w:rPr>
          <w:rFonts w:eastAsiaTheme="minorEastAsia" w:cstheme="minorHAnsi"/>
          <w:color w:val="FF0000"/>
          <w:lang w:val="en-US"/>
        </w:rPr>
        <w:t xml:space="preserve">as </w:t>
      </w:r>
      <w:r w:rsidR="006B5158" w:rsidRPr="003C3BA5">
        <w:rPr>
          <w:rFonts w:eastAsiaTheme="minorEastAsia" w:cstheme="minorHAnsi"/>
          <w:color w:val="FF0000"/>
          <w:lang w:val="en-US"/>
        </w:rPr>
        <w:t>the inferred thermal performance curves may have different shapes</w:t>
      </w:r>
      <w:r w:rsidR="007C3BBF" w:rsidRPr="003C3BA5">
        <w:rPr>
          <w:rFonts w:eastAsiaTheme="minorEastAsia" w:cstheme="minorHAnsi"/>
          <w:color w:val="FF0000"/>
          <w:lang w:val="en-US"/>
        </w:rPr>
        <w:t>.</w:t>
      </w:r>
      <w:r w:rsidR="00621AD4" w:rsidRPr="003C3BA5">
        <w:rPr>
          <w:rFonts w:eastAsiaTheme="minorEastAsia" w:cstheme="minorHAnsi"/>
          <w:color w:val="FF0000"/>
          <w:lang w:val="en-US"/>
        </w:rPr>
        <w:t xml:space="preserve"> </w:t>
      </w:r>
      <w:r w:rsidR="004A3987" w:rsidRPr="003C3BA5">
        <w:rPr>
          <w:rFonts w:eastAsiaTheme="minorEastAsia" w:cstheme="minorHAnsi"/>
          <w:color w:val="FF0000"/>
          <w:lang w:val="en-US"/>
        </w:rPr>
        <w:t xml:space="preserve">The latter might however be more relevant in the context of global warming. </w:t>
      </w:r>
      <w:r w:rsidR="0045571D" w:rsidRPr="003C3BA5">
        <w:rPr>
          <w:rFonts w:eastAsiaTheme="minorEastAsia" w:cstheme="minorHAnsi"/>
          <w:color w:val="FF0000"/>
          <w:lang w:val="en-US"/>
        </w:rPr>
        <w:t xml:space="preserve">Better exemplify unknown about </w:t>
      </w:r>
      <w:proofErr w:type="spellStart"/>
      <w:r w:rsidR="0045571D" w:rsidRPr="003C3BA5">
        <w:rPr>
          <w:rFonts w:eastAsiaTheme="minorEastAsia" w:cstheme="minorHAnsi"/>
          <w:color w:val="FF0000"/>
          <w:lang w:val="en-US"/>
        </w:rPr>
        <w:t>T_opt</w:t>
      </w:r>
      <w:proofErr w:type="spellEnd"/>
      <w:r w:rsidR="0045571D" w:rsidRPr="003C3BA5">
        <w:rPr>
          <w:rFonts w:eastAsiaTheme="minorEastAsia" w:cstheme="minorHAnsi"/>
          <w:color w:val="FF0000"/>
          <w:lang w:val="en-US"/>
        </w:rPr>
        <w:t xml:space="preserve"> being size dep (cite </w:t>
      </w:r>
      <w:proofErr w:type="spellStart"/>
      <w:r w:rsidR="0045571D" w:rsidRPr="003C3BA5">
        <w:rPr>
          <w:rFonts w:eastAsiaTheme="minorEastAsia" w:cstheme="minorHAnsi"/>
          <w:color w:val="FF0000"/>
          <w:lang w:val="en-US"/>
        </w:rPr>
        <w:t>morita</w:t>
      </w:r>
      <w:proofErr w:type="spellEnd"/>
      <w:r w:rsidR="0045571D" w:rsidRPr="003C3BA5">
        <w:rPr>
          <w:rFonts w:eastAsiaTheme="minorEastAsia" w:cstheme="minorHAnsi"/>
          <w:color w:val="FF0000"/>
          <w:lang w:val="en-US"/>
        </w:rPr>
        <w:t>) and exponent being constant in this section.</w:t>
      </w:r>
    </w:p>
    <w:p w14:paraId="03E4C7C5" w14:textId="07AEE09B" w:rsidR="00C26C97" w:rsidRPr="003C3BA5" w:rsidRDefault="00035088" w:rsidP="00904830">
      <w:pPr>
        <w:spacing w:line="480" w:lineRule="auto"/>
        <w:ind w:firstLine="284"/>
        <w:contextualSpacing/>
        <w:jc w:val="both"/>
        <w:rPr>
          <w:rFonts w:eastAsiaTheme="minorEastAsia" w:cstheme="minorHAnsi"/>
          <w:color w:val="FF0000"/>
          <w:lang w:val="en-US"/>
        </w:rPr>
      </w:pPr>
      <w:r w:rsidRPr="003C3BA5">
        <w:rPr>
          <w:rFonts w:eastAsiaTheme="minorEastAsia" w:cstheme="minorHAnsi"/>
          <w:color w:val="FF0000"/>
          <w:lang w:val="en-US"/>
        </w:rPr>
        <w:lastRenderedPageBreak/>
        <w:t xml:space="preserve">Another potential issue </w:t>
      </w:r>
      <w:r w:rsidR="00872EE1" w:rsidRPr="003C3BA5">
        <w:rPr>
          <w:rFonts w:eastAsiaTheme="minorEastAsia" w:cstheme="minorHAnsi"/>
          <w:color w:val="FF0000"/>
          <w:lang w:val="en-US"/>
        </w:rPr>
        <w:t xml:space="preserve">that </w:t>
      </w:r>
      <w:r w:rsidR="00A11769" w:rsidRPr="003C3BA5">
        <w:rPr>
          <w:rFonts w:eastAsiaTheme="minorEastAsia" w:cstheme="minorHAnsi"/>
          <w:color w:val="FF0000"/>
          <w:lang w:val="en-US"/>
        </w:rPr>
        <w:t>limits our understanding of how body growth rates scale</w:t>
      </w:r>
      <w:commentRangeStart w:id="9"/>
      <w:r w:rsidR="00A11769" w:rsidRPr="003C3BA5">
        <w:rPr>
          <w:rFonts w:eastAsiaTheme="minorEastAsia" w:cstheme="minorHAnsi"/>
          <w:color w:val="FF0000"/>
          <w:lang w:val="en-US"/>
        </w:rPr>
        <w:t xml:space="preserve"> </w:t>
      </w:r>
      <w:commentRangeEnd w:id="9"/>
      <w:r w:rsidR="00FE7981" w:rsidRPr="003C3BA5">
        <w:rPr>
          <w:rStyle w:val="CommentReference"/>
          <w:color w:val="FF0000"/>
        </w:rPr>
        <w:commentReference w:id="9"/>
      </w:r>
      <w:r w:rsidR="00A11769" w:rsidRPr="003C3BA5">
        <w:rPr>
          <w:rFonts w:eastAsiaTheme="minorEastAsia" w:cstheme="minorHAnsi"/>
          <w:color w:val="FF0000"/>
          <w:lang w:val="en-US"/>
        </w:rPr>
        <w:t xml:space="preserve">is that </w:t>
      </w:r>
      <w:r w:rsidR="00366F98" w:rsidRPr="003C3BA5">
        <w:rPr>
          <w:rFonts w:eastAsiaTheme="minorEastAsia" w:cstheme="minorHAnsi"/>
          <w:color w:val="FF0000"/>
          <w:lang w:val="en-US"/>
        </w:rPr>
        <w:t xml:space="preserve">the effects of temperature and body mass are </w:t>
      </w:r>
      <w:r w:rsidR="00806782" w:rsidRPr="003C3BA5">
        <w:rPr>
          <w:rFonts w:eastAsiaTheme="minorEastAsia" w:cstheme="minorHAnsi"/>
          <w:color w:val="FF0000"/>
          <w:lang w:val="en-US"/>
        </w:rPr>
        <w:t xml:space="preserve">commonly </w:t>
      </w:r>
      <w:r w:rsidR="00366F98" w:rsidRPr="003C3BA5">
        <w:rPr>
          <w:rFonts w:eastAsiaTheme="minorEastAsia" w:cstheme="minorHAnsi"/>
          <w:color w:val="FF0000"/>
          <w:lang w:val="en-US"/>
        </w:rPr>
        <w:t>assumed to be independent</w:t>
      </w:r>
      <w:r w:rsidR="00806782" w:rsidRPr="003C3BA5">
        <w:rPr>
          <w:rFonts w:eastAsiaTheme="minorEastAsia" w:cstheme="minorHAnsi"/>
          <w:color w:val="FF0000"/>
          <w:lang w:val="en-US"/>
        </w:rPr>
        <w:t xml:space="preserve"> </w:t>
      </w:r>
      <w:r w:rsidR="00477551"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{"citationID":"v61XyEmV","properties":{"formattedCitation":"(Zuo {\\i{}et al.} 2012; Sibly {\\i{}et al.} 2015)","plainCitation":"(Zuo et al. 2012; Sibly et al. 2015)","noteIndex":0},"citationItems":[{"id":101,"uris":["http://zotero.org/users/6116610/items/QSDEU9UC"],"uri":["http://zotero.org/users/6116610/items/QSDEU9UC"],"itemData":{"id":101,"type":"article-journal","abstract":"The temperature size rule (TSR) is the tendency for ectotherms to develop faster but mature at smaller body sizes at higher temperatures. It can be explained by a simple model in which the rate of growth or biomass accumulation and the rate of development have different temperature dependence. The model accounts for both TSR and the less frequently observed reverse-TSR, predicts the fraction of energy allocated to maintenance and synthesis over the course of development, and also predicts that less total energy is expended when developing at warmer temperatures for TSR and vice versa for reverse-TSR. It has important implications for effects of climate change on ectothermic animals.","container-title":"Proceedings of the Royal Society of London B: Biological Sciences","DOI":"10.1098/rspb.2011.2000","issue":"1734","note":"PMID: 22130604","page":"1840–1846","title":"A general model for effects of temperature on ectotherm ontogenetic growth and development","volume":"279","author":[{"family":"Zuo","given":"W"},{"family":"Moses","given":"M E"},{"family":"West","given":"G B"},{"family":"Hou","given":"C"},{"family":"Brown","given":"J H"}],"issued":{"date-parts":[["2012"]]}}},{"id":390,"uris":["http://zotero.org/users/6116610/items/7TWHEM4Q"],"uri":["http://zotero.org/users/6116610/items/7TWHEM4Q"],"itemData":{"id":390,"type":"article-journal","container-title":"Proceedings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00477551" w:rsidRPr="003C3BA5">
        <w:rPr>
          <w:rFonts w:eastAsiaTheme="minorEastAsia" w:cstheme="minorHAnsi"/>
          <w:color w:val="FF0000"/>
        </w:rPr>
        <w:fldChar w:fldCharType="separate"/>
      </w:r>
      <w:r w:rsidR="00A82F71" w:rsidRPr="003C3BA5">
        <w:rPr>
          <w:rFonts w:cstheme="minorHAnsi"/>
          <w:color w:val="FF0000"/>
          <w:lang w:val="en-US"/>
        </w:rPr>
        <w:t xml:space="preserve">(Zuo </w:t>
      </w:r>
      <w:r w:rsidR="00A82F71" w:rsidRPr="003C3BA5">
        <w:rPr>
          <w:rFonts w:cstheme="minorHAnsi"/>
          <w:i/>
          <w:iCs/>
          <w:color w:val="FF0000"/>
          <w:lang w:val="en-US"/>
        </w:rPr>
        <w:t>et al.</w:t>
      </w:r>
      <w:r w:rsidR="00A82F71" w:rsidRPr="003C3BA5">
        <w:rPr>
          <w:rFonts w:cstheme="minorHAnsi"/>
          <w:color w:val="FF0000"/>
          <w:lang w:val="en-US"/>
        </w:rPr>
        <w:t xml:space="preserve"> 2012; Sibly </w:t>
      </w:r>
      <w:r w:rsidR="00A82F71" w:rsidRPr="003C3BA5">
        <w:rPr>
          <w:rFonts w:cstheme="minorHAnsi"/>
          <w:i/>
          <w:iCs/>
          <w:color w:val="FF0000"/>
          <w:lang w:val="en-US"/>
        </w:rPr>
        <w:t>et al.</w:t>
      </w:r>
      <w:r w:rsidR="00A82F71" w:rsidRPr="003C3BA5">
        <w:rPr>
          <w:rFonts w:cstheme="minorHAnsi"/>
          <w:color w:val="FF0000"/>
          <w:lang w:val="en-US"/>
        </w:rPr>
        <w:t xml:space="preserve"> 2015)</w:t>
      </w:r>
      <w:r w:rsidR="00477551" w:rsidRPr="003C3BA5">
        <w:rPr>
          <w:rFonts w:eastAsiaTheme="minorEastAsia" w:cstheme="minorHAnsi"/>
          <w:color w:val="FF0000"/>
        </w:rPr>
        <w:fldChar w:fldCharType="end"/>
      </w:r>
      <w:r w:rsidR="00DB1CEB" w:rsidRPr="003C3BA5">
        <w:rPr>
          <w:rFonts w:eastAsiaTheme="minorEastAsia" w:cstheme="minorHAnsi"/>
          <w:color w:val="FF0000"/>
          <w:lang w:val="en-US"/>
        </w:rPr>
        <w:t>. This could lead to biases when normalizing rates to a sp</w:t>
      </w:r>
      <w:r w:rsidR="00806782" w:rsidRPr="003C3BA5">
        <w:rPr>
          <w:rFonts w:eastAsiaTheme="minorEastAsia" w:cstheme="minorHAnsi"/>
          <w:color w:val="FF0000"/>
          <w:lang w:val="en-US"/>
        </w:rPr>
        <w:t>ecific body mass or temperature</w:t>
      </w:r>
      <w:r w:rsidR="00DB1CEB" w:rsidRPr="003C3BA5">
        <w:rPr>
          <w:rFonts w:eastAsiaTheme="minorEastAsia" w:cstheme="minorHAnsi"/>
          <w:color w:val="FF0000"/>
          <w:lang w:val="en-US"/>
        </w:rPr>
        <w:t xml:space="preserve"> if</w:t>
      </w:r>
      <w:r w:rsidR="00A82F71" w:rsidRPr="003C3BA5">
        <w:rPr>
          <w:rFonts w:eastAsiaTheme="minorEastAsia" w:cstheme="minorHAnsi"/>
          <w:color w:val="FF0000"/>
          <w:lang w:val="en-US"/>
        </w:rPr>
        <w:t xml:space="preserve"> </w:t>
      </w:r>
      <w:r w:rsidR="00DB1CEB" w:rsidRPr="003C3BA5">
        <w:rPr>
          <w:rFonts w:eastAsiaTheme="minorEastAsia" w:cstheme="minorHAnsi"/>
          <w:color w:val="FF0000"/>
          <w:lang w:val="en-US"/>
        </w:rPr>
        <w:t xml:space="preserve">the </w:t>
      </w:r>
      <w:r w:rsidR="0065034E" w:rsidRPr="003C3BA5">
        <w:rPr>
          <w:rFonts w:eastAsiaTheme="minorEastAsia" w:cstheme="minorHAnsi"/>
          <w:color w:val="FF0000"/>
          <w:lang w:val="en-US"/>
        </w:rPr>
        <w:t>effect of body size</w:t>
      </w:r>
      <w:r w:rsidR="00DB1CEB" w:rsidRPr="003C3BA5">
        <w:rPr>
          <w:rFonts w:eastAsiaTheme="minorEastAsia" w:cstheme="minorHAnsi"/>
          <w:color w:val="FF0000"/>
          <w:lang w:val="en-US"/>
        </w:rPr>
        <w:t xml:space="preserve"> </w:t>
      </w:r>
      <w:r w:rsidR="00806782" w:rsidRPr="003C3BA5">
        <w:rPr>
          <w:rFonts w:eastAsiaTheme="minorEastAsia" w:cstheme="minorHAnsi"/>
          <w:color w:val="FF0000"/>
          <w:lang w:val="en-US"/>
        </w:rPr>
        <w:t>is</w:t>
      </w:r>
      <w:r w:rsidR="00DB1CEB" w:rsidRPr="003C3BA5">
        <w:rPr>
          <w:rFonts w:eastAsiaTheme="minorEastAsia" w:cstheme="minorHAnsi"/>
          <w:color w:val="FF0000"/>
          <w:lang w:val="en-US"/>
        </w:rPr>
        <w:t xml:space="preserve"> not identical at different temperatures</w:t>
      </w:r>
      <w:r w:rsidR="00A82F71" w:rsidRPr="003C3BA5">
        <w:rPr>
          <w:rFonts w:eastAsiaTheme="minorEastAsia" w:cstheme="minorHAnsi"/>
          <w:color w:val="FF0000"/>
          <w:lang w:val="en-US"/>
        </w:rPr>
        <w:t>.</w:t>
      </w:r>
      <w:r w:rsidR="00BF7AD0" w:rsidRPr="003C3BA5">
        <w:rPr>
          <w:rFonts w:eastAsiaTheme="minorEastAsia" w:cstheme="minorHAnsi"/>
          <w:color w:val="FF0000"/>
          <w:lang w:val="en-US"/>
        </w:rPr>
        <w:t xml:space="preserve"> </w:t>
      </w:r>
      <w:r w:rsidR="005F077D" w:rsidRPr="003C3BA5">
        <w:rPr>
          <w:rFonts w:eastAsiaTheme="minorEastAsia" w:cstheme="minorHAnsi"/>
          <w:color w:val="FF0000"/>
          <w:lang w:val="en-US"/>
        </w:rPr>
        <w:t xml:space="preserve">In fact, interactions between </w:t>
      </w:r>
      <w:r w:rsidR="00216C3A" w:rsidRPr="003C3BA5">
        <w:rPr>
          <w:rFonts w:eastAsiaTheme="minorEastAsia" w:cstheme="minorHAnsi"/>
          <w:color w:val="FF0000"/>
          <w:lang w:val="en-US"/>
        </w:rPr>
        <w:t xml:space="preserve">temperature and mass </w:t>
      </w:r>
      <w:r w:rsidR="0045571D" w:rsidRPr="003C3BA5">
        <w:rPr>
          <w:rFonts w:eastAsiaTheme="minorEastAsia" w:cstheme="minorHAnsi"/>
          <w:color w:val="FF0000"/>
          <w:lang w:val="en-US"/>
        </w:rPr>
        <w:t>are fairly common in the literature</w:t>
      </w:r>
      <w:r w:rsidR="00A825A7" w:rsidRPr="003C3BA5">
        <w:rPr>
          <w:rFonts w:eastAsiaTheme="minorEastAsia" w:cstheme="minorHAnsi"/>
          <w:color w:val="FF0000"/>
          <w:lang w:val="en-US"/>
        </w:rPr>
        <w:t xml:space="preserve">. For instance, </w:t>
      </w:r>
      <w:r w:rsidR="0045571D" w:rsidRPr="003C3BA5">
        <w:rPr>
          <w:rFonts w:eastAsiaTheme="minorEastAsia" w:cstheme="minorHAnsi"/>
          <w:color w:val="FF0000"/>
          <w:lang w:val="en-US"/>
        </w:rPr>
        <w:t xml:space="preserve">temperature-dependent mass-scaling exponents and the related finding of declines in optimum growth temperature with mass </w:t>
      </w:r>
      <w:r w:rsidR="0041423D" w:rsidRPr="003C3BA5">
        <w:rPr>
          <w:rFonts w:eastAsiaTheme="minorEastAsia" w:cstheme="minorHAnsi"/>
          <w:color w:val="FF0000"/>
          <w:lang w:val="en-US"/>
        </w:rPr>
        <w:t xml:space="preserve">have </w:t>
      </w:r>
      <w:r w:rsidR="00216C3A" w:rsidRPr="003C3BA5">
        <w:rPr>
          <w:rFonts w:eastAsiaTheme="minorEastAsia" w:cstheme="minorHAnsi"/>
          <w:color w:val="FF0000"/>
          <w:lang w:val="en-US"/>
        </w:rPr>
        <w:t xml:space="preserve">been found </w:t>
      </w:r>
      <w:r w:rsidR="00A27A06" w:rsidRPr="003C3BA5">
        <w:rPr>
          <w:rFonts w:eastAsiaTheme="minorEastAsia" w:cstheme="minorHAnsi"/>
          <w:color w:val="FF0000"/>
          <w:lang w:val="en-US"/>
        </w:rPr>
        <w:t>in experiments</w:t>
      </w:r>
      <w:r w:rsidR="00216C3A" w:rsidRPr="003C3BA5">
        <w:rPr>
          <w:rFonts w:eastAsiaTheme="minorEastAsia" w:cstheme="minorHAnsi"/>
          <w:color w:val="FF0000"/>
          <w:lang w:val="en-US"/>
        </w:rPr>
        <w:t xml:space="preserve"> of fish</w:t>
      </w:r>
      <w:r w:rsidR="004F7699" w:rsidRPr="003C3BA5">
        <w:rPr>
          <w:rFonts w:eastAsiaTheme="minorEastAsia" w:cstheme="minorHAnsi"/>
          <w:color w:val="FF0000"/>
          <w:lang w:val="en-US"/>
        </w:rPr>
        <w:t xml:space="preserve"> </w:t>
      </w:r>
      <w:r w:rsidR="004F7699"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{"citationID":"9x5HPuQx","properties":{"formattedCitation":"(Fonds {\\i{}et al.} 1991; Bj\\uc0\\u246{}rnsson {\\i{}et al.} 2007; Garc\\uc0\\u237{}a Garc\\uc0\\u237{}a {\\i{}et al.} 2011)","plainCitation":"(Fonds et al. 1991; Björnsson et al. 2007; García García et al. 2011)","noteIndex":0},"citationItems":[{"id":567,"uris":["http://zotero.org/users/6116610/items/AXRI6HWG"],"uri":["http://zotero.org/users/6116610/items/AXRI6HWG"],"itemData":{"id":567,"type":"article-journal","container-title":"Netherlands Journal of Sea Research","issue":"1-3","page":"127-143","title":"Metabolism, food consumption and growth of plaice (Pleuronectes platessa) and flounder (Platichthys flesus) in relation to fish size and temperature","volume":"29","author":[{"family":"Fonds","given":"M"},{"family":"Cronie","given":"R"},{"family":"Vethaak","given":"A.D"},{"family":"Der Puyl","given":"P","non-dropping-particle":"van"}],"issued":{"date-parts":[["1991"]]}}},{"id":566,"uris":["http://zotero.org/users/6116610/items/HFRXIBLW"],"uri":["http://zotero.org/users/6116610/items/HFRXIBLW"],"itemData":{"id":566,"type":"article-journal","abstract":"Results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4F7699" w:rsidRPr="003C3BA5">
        <w:rPr>
          <w:rFonts w:eastAsiaTheme="minorEastAsia" w:cstheme="minorHAnsi"/>
          <w:color w:val="FF0000"/>
        </w:rPr>
        <w:fldChar w:fldCharType="separate"/>
      </w:r>
      <w:r w:rsidR="004F7699" w:rsidRPr="003C3BA5">
        <w:rPr>
          <w:rFonts w:cstheme="minorHAnsi"/>
          <w:color w:val="FF0000"/>
          <w:lang w:val="en-US"/>
        </w:rPr>
        <w:t xml:space="preserve">(Fonds </w:t>
      </w:r>
      <w:r w:rsidR="004F7699" w:rsidRPr="003C3BA5">
        <w:rPr>
          <w:rFonts w:cstheme="minorHAnsi"/>
          <w:i/>
          <w:iCs/>
          <w:color w:val="FF0000"/>
          <w:lang w:val="en-US"/>
        </w:rPr>
        <w:t>et al.</w:t>
      </w:r>
      <w:r w:rsidR="004F7699" w:rsidRPr="003C3BA5">
        <w:rPr>
          <w:rFonts w:cstheme="minorHAnsi"/>
          <w:color w:val="FF0000"/>
          <w:lang w:val="en-US"/>
        </w:rPr>
        <w:t xml:space="preserve"> 1991; Björnsson </w:t>
      </w:r>
      <w:r w:rsidR="004F7699" w:rsidRPr="003C3BA5">
        <w:rPr>
          <w:rFonts w:cstheme="minorHAnsi"/>
          <w:i/>
          <w:iCs/>
          <w:color w:val="FF0000"/>
          <w:lang w:val="en-US"/>
        </w:rPr>
        <w:t>et al.</w:t>
      </w:r>
      <w:r w:rsidR="004F7699" w:rsidRPr="003C3BA5">
        <w:rPr>
          <w:rFonts w:cstheme="minorHAnsi"/>
          <w:color w:val="FF0000"/>
          <w:lang w:val="en-US"/>
        </w:rPr>
        <w:t xml:space="preserve"> 2007; García García </w:t>
      </w:r>
      <w:r w:rsidR="004F7699" w:rsidRPr="003C3BA5">
        <w:rPr>
          <w:rFonts w:cstheme="minorHAnsi"/>
          <w:i/>
          <w:iCs/>
          <w:color w:val="FF0000"/>
          <w:lang w:val="en-US"/>
        </w:rPr>
        <w:t>et al.</w:t>
      </w:r>
      <w:r w:rsidR="004F7699" w:rsidRPr="003C3BA5">
        <w:rPr>
          <w:rFonts w:cstheme="minorHAnsi"/>
          <w:color w:val="FF0000"/>
          <w:lang w:val="en-US"/>
        </w:rPr>
        <w:t xml:space="preserve"> 2011)</w:t>
      </w:r>
      <w:r w:rsidR="004F7699" w:rsidRPr="003C3BA5">
        <w:rPr>
          <w:rFonts w:eastAsiaTheme="minorEastAsia" w:cstheme="minorHAnsi"/>
          <w:color w:val="FF0000"/>
        </w:rPr>
        <w:fldChar w:fldCharType="end"/>
      </w:r>
      <w:r w:rsidR="00B26D6D" w:rsidRPr="003C3BA5">
        <w:rPr>
          <w:rFonts w:eastAsiaTheme="minorEastAsia" w:cstheme="minorHAnsi"/>
          <w:color w:val="FF0000"/>
          <w:lang w:val="en-US"/>
        </w:rPr>
        <w:t xml:space="preserve"> and </w:t>
      </w:r>
      <w:r w:rsidR="00216C3A" w:rsidRPr="003C3BA5">
        <w:rPr>
          <w:rFonts w:eastAsiaTheme="minorEastAsia" w:cstheme="minorHAnsi"/>
          <w:color w:val="FF0000"/>
          <w:lang w:val="en-US"/>
        </w:rPr>
        <w:t xml:space="preserve">also in other taxa e.g. </w:t>
      </w:r>
      <w:proofErr w:type="spellStart"/>
      <w:r w:rsidR="00B26D6D" w:rsidRPr="003C3BA5">
        <w:rPr>
          <w:rFonts w:eastAsiaTheme="minorEastAsia" w:cstheme="minorHAnsi"/>
          <w:color w:val="FF0000"/>
          <w:lang w:val="en-US"/>
        </w:rPr>
        <w:t>molluscs</w:t>
      </w:r>
      <w:proofErr w:type="spellEnd"/>
      <w:r w:rsidR="00B26D6D" w:rsidRPr="003C3BA5">
        <w:rPr>
          <w:rFonts w:eastAsiaTheme="minorEastAsia" w:cstheme="minorHAnsi"/>
          <w:color w:val="FF0000"/>
          <w:lang w:val="en-US"/>
        </w:rPr>
        <w:t xml:space="preserve"> </w:t>
      </w:r>
      <w:r w:rsidR="009207C5" w:rsidRPr="003C3BA5">
        <w:rPr>
          <w:rFonts w:eastAsiaTheme="minorEastAsia" w:cstheme="minorHAnsi"/>
          <w:color w:val="FF0000"/>
          <w:lang w:val="en-US"/>
        </w:rPr>
        <w:t xml:space="preserve">and arthropods </w:t>
      </w:r>
      <w:r w:rsidR="009207C5"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{"citationID":"yTVoILyz","properties":{"formattedCitation":"(Wyban {\\i{}et al.} 1995; Heasman {\\i{}et al.} 1996; Steinarsson &amp; Imsland 2003)","plainCitation":"(Wyban et al. 1995; Heasman et al. 1996; Steinarsson &amp; Imsland 2003)","noteIndex":0},"citationItems":[{"id":560,"uris":["http://zotero.org/users/6116610/items/JGEQE4JV"],"uri":["http://zotero.org/users/6116610/items/JGEQE4JV"],"itemData":{"id":560,"type":"article-journal","abstract":"Effects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(Penaeus vannamei)","volume":"138","author":[{"family":"Wyban","given":"James"},{"family":"Walsh","given":"William A."},{"family":"Godin","given":"David M."}],"issued":{"date-parts":[["1995",12,15]]}}},{"id":561,"uris":["http://zotero.org/users/6116610/items/TFEEKNVY"],"uri":["http://zotero.org/users/6116610/items/TFEEKNVY"],"itemData":{"id":561,"type":"article-journal","container-title":"Journal of Shellfish Research","ISSN":"0730-8000","issue":"3","language":"English","page":"627-634","source":"researchers.mq.edu.au","title":"Ontogenetic changes in optimal rearing temperatures for the commercial scallop, Pecten fumatus Reeve","volume":"15","author":[{"family":"Heasman","given":"Michael P."},{"family":"O'Connor","given":"Wayne A."},{"family":"Frazer","given":"Allen W. J."}],"issued":{"date-parts":[["1996"]]}}},{"id":559,"uris":["http://zotero.org/users/6116610/items/74AXUIXN"],"uri":["http://zotero.org/users/6116610/items/74AXUIXN"],"itemData":{"id":559,"type":"article-journal","abstract":"Six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K"}],"issued":{"date-parts":[["2003",6]]}}}],"schema":"https://github.com/citation-style-language/schema/raw/master/csl-citation.json"} </w:instrText>
      </w:r>
      <w:r w:rsidR="009207C5" w:rsidRPr="003C3BA5">
        <w:rPr>
          <w:rFonts w:eastAsiaTheme="minorEastAsia" w:cstheme="minorHAnsi"/>
          <w:color w:val="FF0000"/>
        </w:rPr>
        <w:fldChar w:fldCharType="separate"/>
      </w:r>
      <w:r w:rsidR="009207C5" w:rsidRPr="003C3BA5">
        <w:rPr>
          <w:rFonts w:cstheme="minorHAnsi"/>
          <w:color w:val="FF0000"/>
          <w:lang w:val="en-US"/>
        </w:rPr>
        <w:t>(</w:t>
      </w:r>
      <w:proofErr w:type="spellStart"/>
      <w:r w:rsidR="009207C5" w:rsidRPr="003C3BA5">
        <w:rPr>
          <w:rFonts w:cstheme="minorHAnsi"/>
          <w:color w:val="FF0000"/>
          <w:lang w:val="en-US"/>
        </w:rPr>
        <w:t>Wyban</w:t>
      </w:r>
      <w:proofErr w:type="spellEnd"/>
      <w:r w:rsidR="009207C5" w:rsidRPr="003C3BA5">
        <w:rPr>
          <w:rFonts w:cstheme="minorHAnsi"/>
          <w:color w:val="FF0000"/>
          <w:lang w:val="en-US"/>
        </w:rPr>
        <w:t xml:space="preserve"> </w:t>
      </w:r>
      <w:r w:rsidR="009207C5" w:rsidRPr="003C3BA5">
        <w:rPr>
          <w:rFonts w:cstheme="minorHAnsi"/>
          <w:i/>
          <w:iCs/>
          <w:color w:val="FF0000"/>
          <w:lang w:val="en-US"/>
        </w:rPr>
        <w:t>et al.</w:t>
      </w:r>
      <w:r w:rsidR="009207C5" w:rsidRPr="003C3BA5">
        <w:rPr>
          <w:rFonts w:cstheme="minorHAnsi"/>
          <w:color w:val="FF0000"/>
          <w:lang w:val="en-US"/>
        </w:rPr>
        <w:t xml:space="preserve"> 1995; Heasman </w:t>
      </w:r>
      <w:r w:rsidR="009207C5" w:rsidRPr="003C3BA5">
        <w:rPr>
          <w:rFonts w:cstheme="minorHAnsi"/>
          <w:i/>
          <w:iCs/>
          <w:color w:val="FF0000"/>
          <w:lang w:val="en-US"/>
        </w:rPr>
        <w:t>et al.</w:t>
      </w:r>
      <w:r w:rsidR="009207C5" w:rsidRPr="003C3BA5">
        <w:rPr>
          <w:rFonts w:cstheme="minorHAnsi"/>
          <w:color w:val="FF0000"/>
          <w:lang w:val="en-US"/>
        </w:rPr>
        <w:t xml:space="preserve"> 1996; Steinarsson &amp; Imsland 2003)</w:t>
      </w:r>
      <w:r w:rsidR="009207C5" w:rsidRPr="003C3BA5">
        <w:rPr>
          <w:rFonts w:eastAsiaTheme="minorEastAsia" w:cstheme="minorHAnsi"/>
          <w:color w:val="FF0000"/>
        </w:rPr>
        <w:fldChar w:fldCharType="end"/>
      </w:r>
      <w:r w:rsidR="0019121C" w:rsidRPr="003C3BA5">
        <w:rPr>
          <w:rFonts w:eastAsiaTheme="minorEastAsia" w:cstheme="minorHAnsi"/>
          <w:color w:val="FF0000"/>
          <w:lang w:val="en-US"/>
        </w:rPr>
        <w:t xml:space="preserve">. </w:t>
      </w:r>
      <w:r w:rsidR="00351117" w:rsidRPr="003C3BA5">
        <w:rPr>
          <w:rFonts w:eastAsiaTheme="minorEastAsia" w:cstheme="minorHAnsi"/>
          <w:color w:val="FF0000"/>
          <w:lang w:val="en-US"/>
        </w:rPr>
        <w:t>However, the generality of temperature-size interactions has also been questione</w:t>
      </w:r>
      <w:r w:rsidR="00CB1C04" w:rsidRPr="003C3BA5">
        <w:rPr>
          <w:rFonts w:eastAsiaTheme="minorEastAsia" w:cstheme="minorHAnsi"/>
          <w:color w:val="FF0000"/>
          <w:lang w:val="en-US"/>
        </w:rPr>
        <w:t>d</w:t>
      </w:r>
      <w:r w:rsidR="00216C3A" w:rsidRPr="003C3BA5">
        <w:rPr>
          <w:rFonts w:eastAsiaTheme="minorEastAsia" w:cstheme="minorHAnsi"/>
          <w:color w:val="FF0000"/>
          <w:lang w:val="en-US"/>
        </w:rPr>
        <w:t xml:space="preserve"> </w:t>
      </w:r>
      <w:r w:rsidR="00216C3A"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{"citationID":"15N1ZdeF","properties":{"formattedCitation":"(Elliott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216C3A" w:rsidRPr="003C3BA5">
        <w:rPr>
          <w:rFonts w:eastAsiaTheme="minorEastAsia" w:cstheme="minorHAnsi"/>
          <w:color w:val="FF0000"/>
        </w:rPr>
        <w:fldChar w:fldCharType="separate"/>
      </w:r>
      <w:r w:rsidR="00216C3A" w:rsidRPr="003C3BA5">
        <w:rPr>
          <w:rFonts w:cstheme="minorHAnsi"/>
          <w:color w:val="FF0000"/>
          <w:lang w:val="en-US"/>
        </w:rPr>
        <w:t>(Elliott &amp; Hurley 1995)</w:t>
      </w:r>
      <w:r w:rsidR="00216C3A" w:rsidRPr="003C3BA5">
        <w:rPr>
          <w:rFonts w:eastAsiaTheme="minorEastAsia" w:cstheme="minorHAnsi"/>
          <w:color w:val="FF0000"/>
        </w:rPr>
        <w:fldChar w:fldCharType="end"/>
      </w:r>
      <w:r w:rsidR="00CB1C04" w:rsidRPr="003C3BA5">
        <w:rPr>
          <w:rFonts w:eastAsiaTheme="minorEastAsia" w:cstheme="minorHAnsi"/>
          <w:color w:val="FF0000"/>
          <w:lang w:val="en-US"/>
        </w:rPr>
        <w:t xml:space="preserve">, and </w:t>
      </w:r>
      <w:r w:rsidR="006D4AF6" w:rsidRPr="003C3BA5">
        <w:rPr>
          <w:rFonts w:eastAsiaTheme="minorEastAsia" w:cstheme="minorHAnsi"/>
          <w:color w:val="FF0000"/>
          <w:lang w:val="en-US"/>
        </w:rPr>
        <w:t xml:space="preserve">the size-scaling exponents of specific growth rates are </w:t>
      </w:r>
      <w:r w:rsidR="00216C3A" w:rsidRPr="003C3BA5">
        <w:rPr>
          <w:rFonts w:eastAsiaTheme="minorEastAsia" w:cstheme="minorHAnsi"/>
          <w:color w:val="FF0000"/>
          <w:lang w:val="en-US"/>
        </w:rPr>
        <w:t xml:space="preserve">also </w:t>
      </w:r>
      <w:commentRangeStart w:id="10"/>
      <w:r w:rsidR="00216C3A" w:rsidRPr="003C3BA5">
        <w:rPr>
          <w:rFonts w:eastAsiaTheme="minorEastAsia" w:cstheme="minorHAnsi"/>
          <w:color w:val="FF0000"/>
          <w:lang w:val="en-US"/>
        </w:rPr>
        <w:t xml:space="preserve">often </w:t>
      </w:r>
      <w:commentRangeEnd w:id="10"/>
      <w:r w:rsidR="00772B22" w:rsidRPr="003C3BA5">
        <w:rPr>
          <w:rStyle w:val="CommentReference"/>
          <w:color w:val="FF0000"/>
        </w:rPr>
        <w:commentReference w:id="10"/>
      </w:r>
      <w:r w:rsidR="00216C3A" w:rsidRPr="003C3BA5">
        <w:rPr>
          <w:rFonts w:eastAsiaTheme="minorEastAsia" w:cstheme="minorHAnsi"/>
          <w:color w:val="FF0000"/>
          <w:lang w:val="en-US"/>
        </w:rPr>
        <w:t xml:space="preserve">found </w:t>
      </w:r>
      <w:r w:rsidR="006D4AF6" w:rsidRPr="003C3BA5">
        <w:rPr>
          <w:rFonts w:eastAsiaTheme="minorEastAsia" w:cstheme="minorHAnsi"/>
          <w:color w:val="FF0000"/>
          <w:lang w:val="en-US"/>
        </w:rPr>
        <w:t xml:space="preserve">to be </w:t>
      </w:r>
      <w:r w:rsidR="00CB1C04" w:rsidRPr="003C3BA5">
        <w:rPr>
          <w:rFonts w:eastAsiaTheme="minorEastAsia" w:cstheme="minorHAnsi"/>
          <w:color w:val="FF0000"/>
          <w:lang w:val="en-US"/>
        </w:rPr>
        <w:t>constant at different temperatures</w:t>
      </w:r>
      <w:r w:rsidR="00975497" w:rsidRPr="003C3BA5">
        <w:rPr>
          <w:rFonts w:eastAsiaTheme="minorEastAsia" w:cstheme="minorHAnsi"/>
          <w:color w:val="FF0000"/>
          <w:lang w:val="en-US"/>
        </w:rPr>
        <w:t xml:space="preserve"> </w:t>
      </w:r>
      <w:r w:rsidR="00975497"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{"citationID":"dVkVrNCk","properties":{"formattedCitation":"(Brett &amp; Shelbourn 1975)","plainCitation":"(Brett &amp; Shelbourn 1975)","noteIndex":0},"citationItems":[{"id":558,"uris":["http://zotero.org/users/6116610/items/XYT98X67"],"uri":["http://zotero.org/users/6116610/items/XYT98X67"],"itemData":{"id":558,"type":"article-journal","container-title":"Canadian Journal of Fisheries and Aquatic Sciences","DOI":"10.1139/f75-248","issue":"11","page":"2103-2110","title":"Growth Rate of Young Sockeye Salmon, Oncorhynchus nerka, in Relation to Fish Size and Ration Level","volume":"32","author":[{"family":"Brett","given":"J.R"},{"family":"Shelbourn","given":"J. E"}],"issued":{"date-parts":[["1975"]]}}}],"schema":"https://github.com/citation-style-language/schema/raw/master/csl-citation.json"} </w:instrText>
      </w:r>
      <w:r w:rsidR="00975497" w:rsidRPr="003C3BA5">
        <w:rPr>
          <w:rFonts w:eastAsiaTheme="minorEastAsia" w:cstheme="minorHAnsi"/>
          <w:color w:val="FF0000"/>
        </w:rPr>
        <w:fldChar w:fldCharType="separate"/>
      </w:r>
      <w:r w:rsidR="00C071D8" w:rsidRPr="003C3BA5">
        <w:rPr>
          <w:rFonts w:cstheme="minorHAnsi"/>
          <w:color w:val="FF0000"/>
          <w:lang w:val="en-US"/>
        </w:rPr>
        <w:t>(Brett &amp; Shelbourn 1975)</w:t>
      </w:r>
      <w:r w:rsidR="00975497" w:rsidRPr="003C3BA5">
        <w:rPr>
          <w:rFonts w:eastAsiaTheme="minorEastAsia" w:cstheme="minorHAnsi"/>
          <w:color w:val="FF0000"/>
        </w:rPr>
        <w:fldChar w:fldCharType="end"/>
      </w:r>
      <w:r w:rsidR="00CB1C04" w:rsidRPr="003C3BA5">
        <w:rPr>
          <w:rFonts w:eastAsiaTheme="minorEastAsia" w:cstheme="minorHAnsi"/>
          <w:color w:val="FF0000"/>
          <w:lang w:val="en-US"/>
        </w:rPr>
        <w:t xml:space="preserve">. </w:t>
      </w:r>
      <w:r w:rsidR="0069393E" w:rsidRPr="003C3BA5">
        <w:rPr>
          <w:rFonts w:eastAsiaTheme="minorEastAsia" w:cstheme="minorHAnsi"/>
          <w:color w:val="FF0000"/>
          <w:lang w:val="en-US"/>
        </w:rPr>
        <w:t xml:space="preserve">Understanding </w:t>
      </w:r>
      <w:r w:rsidR="00D57AF5" w:rsidRPr="003C3BA5">
        <w:rPr>
          <w:rFonts w:eastAsiaTheme="minorEastAsia" w:cstheme="minorHAnsi"/>
          <w:color w:val="FF0000"/>
          <w:lang w:val="en-US"/>
        </w:rPr>
        <w:t xml:space="preserve">the effects of body mass for </w:t>
      </w:r>
      <w:r w:rsidR="0069393E" w:rsidRPr="003C3BA5">
        <w:rPr>
          <w:rFonts w:eastAsiaTheme="minorEastAsia" w:cstheme="minorHAnsi"/>
          <w:color w:val="FF0000"/>
          <w:lang w:val="en-US"/>
        </w:rPr>
        <w:t xml:space="preserve">growth rates </w:t>
      </w:r>
      <w:r w:rsidR="00351117" w:rsidRPr="003C3BA5">
        <w:rPr>
          <w:rFonts w:eastAsiaTheme="minorEastAsia" w:cstheme="minorHAnsi"/>
          <w:color w:val="FF0000"/>
          <w:lang w:val="en-US"/>
        </w:rPr>
        <w:t xml:space="preserve">at different temperatures </w:t>
      </w:r>
      <w:r w:rsidR="0069393E" w:rsidRPr="003C3BA5">
        <w:rPr>
          <w:rFonts w:eastAsiaTheme="minorEastAsia" w:cstheme="minorHAnsi"/>
          <w:color w:val="FF0000"/>
          <w:lang w:val="en-US"/>
        </w:rPr>
        <w:t>is important</w:t>
      </w:r>
      <w:r w:rsidR="00EB09C9" w:rsidRPr="003C3BA5">
        <w:rPr>
          <w:rFonts w:eastAsiaTheme="minorEastAsia" w:cstheme="minorHAnsi"/>
          <w:color w:val="FF0000"/>
          <w:lang w:val="en-US"/>
        </w:rPr>
        <w:t xml:space="preserve">, </w:t>
      </w:r>
      <w:r w:rsidR="0069393E" w:rsidRPr="003C3BA5">
        <w:rPr>
          <w:rFonts w:eastAsiaTheme="minorEastAsia" w:cstheme="minorHAnsi"/>
          <w:color w:val="FF0000"/>
          <w:lang w:val="en-US"/>
        </w:rPr>
        <w:t xml:space="preserve">as decreasing </w:t>
      </w:r>
      <w:r w:rsidR="00351117" w:rsidRPr="003C3BA5">
        <w:rPr>
          <w:rFonts w:eastAsiaTheme="minorEastAsia" w:cstheme="minorHAnsi"/>
          <w:color w:val="FF0000"/>
          <w:lang w:val="en-US"/>
        </w:rPr>
        <w:t xml:space="preserve">mass-scaling exponents </w:t>
      </w:r>
      <w:r w:rsidR="00595356" w:rsidRPr="003C3BA5">
        <w:rPr>
          <w:rFonts w:eastAsiaTheme="minorEastAsia" w:cstheme="minorHAnsi"/>
          <w:color w:val="FF0000"/>
          <w:lang w:val="en-US"/>
        </w:rPr>
        <w:t xml:space="preserve">with warming </w:t>
      </w:r>
      <w:r w:rsidR="00351117" w:rsidRPr="003C3BA5">
        <w:rPr>
          <w:rFonts w:eastAsiaTheme="minorEastAsia" w:cstheme="minorHAnsi"/>
          <w:color w:val="FF0000"/>
          <w:lang w:val="en-US"/>
        </w:rPr>
        <w:t>implies lower optimum-temperatures for gro</w:t>
      </w:r>
      <w:r w:rsidR="004E0FA0" w:rsidRPr="003C3BA5">
        <w:rPr>
          <w:rFonts w:eastAsiaTheme="minorEastAsia" w:cstheme="minorHAnsi"/>
          <w:color w:val="FF0000"/>
          <w:lang w:val="en-US"/>
        </w:rPr>
        <w:t>wth as individuals grow in size</w:t>
      </w:r>
      <w:r w:rsidR="00A01A2B" w:rsidRPr="003C3BA5">
        <w:rPr>
          <w:rFonts w:eastAsiaTheme="minorEastAsia" w:cstheme="minorHAnsi"/>
          <w:color w:val="FF0000"/>
          <w:lang w:val="en-US"/>
        </w:rPr>
        <w:t xml:space="preserve"> </w:t>
      </w:r>
      <w:r w:rsidR="00A01A2B"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{"citationID":"yMQOPjLl","properties":{"formattedCitation":"(Bj\\uc0\\u246{}rnsson {\\i{}et al.} 2007; Garc\\uc0\\u237{}a Garc\\uc0\\u237{}a {\\i{}et al.} 2011)","plainCitation":"(Björnsson et al. 2007; García García et al. 2011)","noteIndex":0},"citationItems":[{"id":566,"uris":["http://zotero.org/users/6116610/items/HFRXIBLW"],"uri":["http://zotero.org/users/6116610/items/HFRXIBLW"],"itemData":{"id":566,"type":"article-journal","abstract":"Results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01A2B" w:rsidRPr="003C3BA5">
        <w:rPr>
          <w:rFonts w:eastAsiaTheme="minorEastAsia" w:cstheme="minorHAnsi"/>
          <w:color w:val="FF0000"/>
        </w:rPr>
        <w:fldChar w:fldCharType="separate"/>
      </w:r>
      <w:r w:rsidR="00A01A2B" w:rsidRPr="003C3BA5">
        <w:rPr>
          <w:color w:val="FF0000"/>
          <w:lang w:val="en-US"/>
        </w:rPr>
        <w:t xml:space="preserve">(Björnsson </w:t>
      </w:r>
      <w:r w:rsidR="00A01A2B" w:rsidRPr="003C3BA5">
        <w:rPr>
          <w:i/>
          <w:iCs/>
          <w:color w:val="FF0000"/>
          <w:lang w:val="en-US"/>
        </w:rPr>
        <w:t>et al.</w:t>
      </w:r>
      <w:r w:rsidR="00A01A2B" w:rsidRPr="003C3BA5">
        <w:rPr>
          <w:color w:val="FF0000"/>
          <w:lang w:val="en-US"/>
        </w:rPr>
        <w:t xml:space="preserve"> 2007; García García </w:t>
      </w:r>
      <w:r w:rsidR="00A01A2B" w:rsidRPr="003C3BA5">
        <w:rPr>
          <w:i/>
          <w:iCs/>
          <w:color w:val="FF0000"/>
          <w:lang w:val="en-US"/>
        </w:rPr>
        <w:t>et al.</w:t>
      </w:r>
      <w:r w:rsidR="00A01A2B" w:rsidRPr="003C3BA5">
        <w:rPr>
          <w:color w:val="FF0000"/>
          <w:lang w:val="en-US"/>
        </w:rPr>
        <w:t xml:space="preserve"> 2011)</w:t>
      </w:r>
      <w:r w:rsidR="00A01A2B" w:rsidRPr="003C3BA5">
        <w:rPr>
          <w:rFonts w:eastAsiaTheme="minorEastAsia" w:cstheme="minorHAnsi"/>
          <w:color w:val="FF0000"/>
        </w:rPr>
        <w:fldChar w:fldCharType="end"/>
      </w:r>
      <w:r w:rsidR="004E0FA0" w:rsidRPr="003C3BA5">
        <w:rPr>
          <w:rFonts w:eastAsiaTheme="minorEastAsia" w:cstheme="minorHAnsi"/>
          <w:color w:val="FF0000"/>
          <w:lang w:val="en-US"/>
        </w:rPr>
        <w:t xml:space="preserve">, and climate </w:t>
      </w:r>
      <w:r w:rsidR="00441F9C" w:rsidRPr="003C3BA5">
        <w:rPr>
          <w:rFonts w:eastAsiaTheme="minorEastAsia" w:cstheme="minorHAnsi"/>
          <w:color w:val="FF0000"/>
          <w:lang w:val="en-US"/>
        </w:rPr>
        <w:t xml:space="preserve">change </w:t>
      </w:r>
      <w:r w:rsidR="004E0FA0" w:rsidRPr="003C3BA5">
        <w:rPr>
          <w:rFonts w:eastAsiaTheme="minorEastAsia" w:cstheme="minorHAnsi"/>
          <w:color w:val="FF0000"/>
          <w:lang w:val="en-US"/>
        </w:rPr>
        <w:t xml:space="preserve">may change may push species’ to experience thermal limits </w:t>
      </w:r>
      <w:r w:rsidR="004E0FA0"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{"citationID":"R9G5UzKd","properties":{"formattedCitation":"(P\\uc0\\u246{}rtner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4E0FA0" w:rsidRPr="003C3BA5">
        <w:rPr>
          <w:rFonts w:eastAsiaTheme="minorEastAsia" w:cstheme="minorHAnsi"/>
          <w:color w:val="FF0000"/>
        </w:rPr>
        <w:fldChar w:fldCharType="separate"/>
      </w:r>
      <w:r w:rsidR="004E0FA0" w:rsidRPr="003C3BA5">
        <w:rPr>
          <w:color w:val="FF0000"/>
          <w:lang w:val="en-US"/>
        </w:rPr>
        <w:t>(Pörtner &amp; Knust 2007)</w:t>
      </w:r>
      <w:r w:rsidR="004E0FA0" w:rsidRPr="003C3BA5">
        <w:rPr>
          <w:rFonts w:eastAsiaTheme="minorEastAsia" w:cstheme="minorHAnsi"/>
          <w:color w:val="FF0000"/>
        </w:rPr>
        <w:fldChar w:fldCharType="end"/>
      </w:r>
      <w:commentRangeStart w:id="11"/>
      <w:r w:rsidR="004E0FA0" w:rsidRPr="003C3BA5">
        <w:rPr>
          <w:rFonts w:eastAsiaTheme="minorEastAsia" w:cstheme="minorHAnsi"/>
          <w:color w:val="FF0000"/>
          <w:lang w:val="en-US"/>
        </w:rPr>
        <w:t>.</w:t>
      </w:r>
      <w:commentRangeEnd w:id="11"/>
      <w:r w:rsidR="00B62846" w:rsidRPr="003C3BA5">
        <w:rPr>
          <w:rStyle w:val="CommentReference"/>
          <w:color w:val="FF0000"/>
        </w:rPr>
        <w:commentReference w:id="11"/>
      </w:r>
      <w:r w:rsidR="00351117" w:rsidRPr="003C3BA5">
        <w:rPr>
          <w:rFonts w:eastAsiaTheme="minorEastAsia" w:cstheme="minorHAnsi"/>
          <w:color w:val="FF0000"/>
          <w:lang w:val="en-US"/>
        </w:rPr>
        <w:t xml:space="preserve"> </w:t>
      </w:r>
    </w:p>
    <w:p w14:paraId="2649B16B" w14:textId="47A6375D" w:rsidR="00D155F5" w:rsidRPr="003C3BA5" w:rsidRDefault="00ED150C" w:rsidP="00904830">
      <w:pPr>
        <w:spacing w:line="480" w:lineRule="auto"/>
        <w:ind w:firstLine="284"/>
        <w:contextualSpacing/>
        <w:jc w:val="both"/>
        <w:rPr>
          <w:rFonts w:cstheme="minorHAnsi"/>
          <w:color w:val="FF0000"/>
          <w:lang w:val="en-US"/>
        </w:rPr>
      </w:pPr>
      <w:r w:rsidRPr="003C3BA5">
        <w:rPr>
          <w:rFonts w:eastAsiaTheme="minorEastAsia" w:cstheme="minorHAnsi"/>
          <w:color w:val="FF0000"/>
          <w:lang w:val="en-US"/>
        </w:rPr>
        <w:t xml:space="preserve">In this study we </w:t>
      </w:r>
      <w:r w:rsidR="006B057B" w:rsidRPr="003C3BA5">
        <w:rPr>
          <w:rFonts w:eastAsiaTheme="minorEastAsia" w:cstheme="minorHAnsi"/>
          <w:color w:val="FF0000"/>
          <w:lang w:val="en-US"/>
        </w:rPr>
        <w:t xml:space="preserve">assess how body growth rates scale with size and temperature, including potential interactions, within species of fish. We </w:t>
      </w:r>
      <w:r w:rsidRPr="003C3BA5">
        <w:rPr>
          <w:rFonts w:eastAsiaTheme="minorEastAsia" w:cstheme="minorHAnsi"/>
          <w:color w:val="FF0000"/>
          <w:lang w:val="en-US"/>
        </w:rPr>
        <w:t>address</w:t>
      </w:r>
      <w:r w:rsidR="001C779C" w:rsidRPr="003C3BA5">
        <w:rPr>
          <w:rFonts w:eastAsiaTheme="minorEastAsia" w:cstheme="minorHAnsi"/>
          <w:color w:val="FF0000"/>
          <w:lang w:val="en-US"/>
        </w:rPr>
        <w:t xml:space="preserve"> </w:t>
      </w:r>
      <w:r w:rsidR="00420A6A" w:rsidRPr="003C3BA5">
        <w:rPr>
          <w:rFonts w:eastAsiaTheme="minorEastAsia" w:cstheme="minorHAnsi"/>
          <w:color w:val="FF0000"/>
          <w:lang w:val="en-US"/>
        </w:rPr>
        <w:t xml:space="preserve">the </w:t>
      </w:r>
      <w:r w:rsidR="001C779C" w:rsidRPr="003C3BA5">
        <w:rPr>
          <w:rFonts w:eastAsiaTheme="minorEastAsia" w:cstheme="minorHAnsi"/>
          <w:color w:val="FF0000"/>
          <w:lang w:val="en-US"/>
        </w:rPr>
        <w:t>knowledge gaps</w:t>
      </w:r>
      <w:r w:rsidR="006B057B" w:rsidRPr="003C3BA5">
        <w:rPr>
          <w:rFonts w:eastAsiaTheme="minorEastAsia" w:cstheme="minorHAnsi"/>
          <w:color w:val="FF0000"/>
          <w:lang w:val="en-US"/>
        </w:rPr>
        <w:t xml:space="preserve"> outlined above</w:t>
      </w:r>
      <w:r w:rsidR="002B3859" w:rsidRPr="003C3BA5">
        <w:rPr>
          <w:rFonts w:eastAsiaTheme="minorEastAsia" w:cstheme="minorHAnsi"/>
          <w:color w:val="FF0000"/>
          <w:lang w:val="en-US"/>
        </w:rPr>
        <w:t xml:space="preserve"> </w:t>
      </w:r>
      <w:r w:rsidR="00420A6A" w:rsidRPr="003C3BA5">
        <w:rPr>
          <w:rFonts w:eastAsiaTheme="minorEastAsia" w:cstheme="minorHAnsi"/>
          <w:color w:val="FF0000"/>
          <w:lang w:val="en-US"/>
        </w:rPr>
        <w:t>by</w:t>
      </w:r>
      <w:r w:rsidR="002B3859" w:rsidRPr="003C3BA5">
        <w:rPr>
          <w:rFonts w:eastAsiaTheme="minorEastAsia" w:cstheme="minorHAnsi"/>
          <w:color w:val="FF0000"/>
          <w:lang w:val="en-US"/>
        </w:rPr>
        <w:t xml:space="preserve"> fitting models of actual growth rates rather than growth parameters using </w:t>
      </w:r>
      <w:r w:rsidR="00945B60" w:rsidRPr="003C3BA5">
        <w:rPr>
          <w:rFonts w:eastAsiaTheme="minorEastAsia" w:cstheme="minorHAnsi"/>
          <w:color w:val="FF0000"/>
          <w:lang w:val="en-US"/>
        </w:rPr>
        <w:t xml:space="preserve">a </w:t>
      </w:r>
      <w:r w:rsidR="002C6178" w:rsidRPr="003C3BA5">
        <w:rPr>
          <w:rFonts w:eastAsiaTheme="minorEastAsia" w:cstheme="minorHAnsi"/>
          <w:color w:val="FF0000"/>
          <w:lang w:val="en-US"/>
        </w:rPr>
        <w:t xml:space="preserve">compiled dataset of fish growth </w:t>
      </w:r>
      <w:r w:rsidR="002B3859" w:rsidRPr="003C3BA5">
        <w:rPr>
          <w:rFonts w:eastAsiaTheme="minorEastAsia" w:cstheme="minorHAnsi"/>
          <w:color w:val="FF0000"/>
          <w:lang w:val="en-US"/>
        </w:rPr>
        <w:t>exper</w:t>
      </w:r>
      <w:r w:rsidR="002C6178" w:rsidRPr="003C3BA5">
        <w:rPr>
          <w:rFonts w:eastAsiaTheme="minorEastAsia" w:cstheme="minorHAnsi"/>
          <w:color w:val="FF0000"/>
          <w:lang w:val="en-US"/>
        </w:rPr>
        <w:t xml:space="preserve">iments </w:t>
      </w:r>
      <w:r w:rsidR="002B3859" w:rsidRPr="003C3BA5">
        <w:rPr>
          <w:rFonts w:eastAsiaTheme="minorEastAsia" w:cstheme="minorHAnsi"/>
          <w:color w:val="FF0000"/>
          <w:lang w:val="en-US"/>
        </w:rPr>
        <w:t xml:space="preserve">were temperature is a treatment </w:t>
      </w:r>
      <w:r w:rsidR="003B7DD1" w:rsidRPr="003C3BA5">
        <w:rPr>
          <w:rFonts w:eastAsiaTheme="minorEastAsia" w:cstheme="minorHAnsi"/>
          <w:color w:val="FF0000"/>
          <w:lang w:val="en-US"/>
        </w:rPr>
        <w:t>across different size groups within species</w:t>
      </w:r>
      <w:commentRangeStart w:id="12"/>
      <w:r w:rsidR="003B7DD1" w:rsidRPr="003C3BA5">
        <w:rPr>
          <w:rFonts w:eastAsiaTheme="minorEastAsia" w:cstheme="minorHAnsi"/>
          <w:color w:val="FF0000"/>
          <w:lang w:val="en-US"/>
        </w:rPr>
        <w:t>.</w:t>
      </w:r>
      <w:commentRangeEnd w:id="12"/>
      <w:r w:rsidR="006B057B" w:rsidRPr="003C3BA5">
        <w:rPr>
          <w:rStyle w:val="CommentReference"/>
          <w:color w:val="FF0000"/>
        </w:rPr>
        <w:commentReference w:id="12"/>
      </w:r>
      <w:r w:rsidR="008E2963" w:rsidRPr="003C3BA5">
        <w:rPr>
          <w:rFonts w:eastAsiaTheme="minorEastAsia" w:cstheme="minorHAnsi"/>
          <w:color w:val="FF0000"/>
          <w:lang w:val="en-US"/>
        </w:rPr>
        <w:t xml:space="preserve"> We compiled our data set by </w:t>
      </w:r>
      <w:commentRangeStart w:id="13"/>
      <w:r w:rsidR="00373B3C" w:rsidRPr="003C3BA5">
        <w:rPr>
          <w:rFonts w:eastAsiaTheme="minorEastAsia" w:cstheme="minorHAnsi"/>
          <w:color w:val="FF0000"/>
          <w:lang w:val="en-US"/>
        </w:rPr>
        <w:t>first searching</w:t>
      </w:r>
      <w:r w:rsidR="004F49D7" w:rsidRPr="003C3BA5">
        <w:rPr>
          <w:rFonts w:eastAsiaTheme="minorEastAsia" w:cstheme="minorHAnsi"/>
          <w:color w:val="FF0000"/>
          <w:lang w:val="en-US"/>
        </w:rPr>
        <w:t xml:space="preserve"> the </w:t>
      </w:r>
      <w:r w:rsidR="00D155F5" w:rsidRPr="003C3BA5">
        <w:rPr>
          <w:rFonts w:eastAsiaTheme="minorEastAsia" w:cstheme="minorHAnsi"/>
          <w:color w:val="FF0000"/>
          <w:lang w:val="en-US"/>
        </w:rPr>
        <w:t xml:space="preserve">literature </w:t>
      </w:r>
      <w:r w:rsidR="0078658E" w:rsidRPr="003C3BA5">
        <w:rPr>
          <w:rFonts w:eastAsiaTheme="minorEastAsia" w:cstheme="minorHAnsi"/>
          <w:color w:val="FF0000"/>
          <w:lang w:val="en-US"/>
        </w:rPr>
        <w:t xml:space="preserve">for </w:t>
      </w:r>
      <w:r w:rsidR="000D5251" w:rsidRPr="003C3BA5">
        <w:rPr>
          <w:rFonts w:eastAsiaTheme="minorEastAsia" w:cstheme="minorHAnsi"/>
          <w:color w:val="FF0000"/>
          <w:lang w:val="en-US"/>
        </w:rPr>
        <w:t xml:space="preserve">relevant </w:t>
      </w:r>
      <w:r w:rsidR="0078658E" w:rsidRPr="003C3BA5">
        <w:rPr>
          <w:rFonts w:eastAsiaTheme="minorEastAsia" w:cstheme="minorHAnsi"/>
          <w:color w:val="FF0000"/>
          <w:lang w:val="en-US"/>
        </w:rPr>
        <w:t xml:space="preserve">studies </w:t>
      </w:r>
      <w:r w:rsidR="00C23883" w:rsidRPr="003C3BA5">
        <w:rPr>
          <w:rFonts w:eastAsiaTheme="minorEastAsia" w:cstheme="minorHAnsi"/>
          <w:color w:val="FF0000"/>
          <w:lang w:val="en-US"/>
        </w:rPr>
        <w:t>that fulfilled our criteria</w:t>
      </w:r>
      <w:r w:rsidR="00FE4E6D" w:rsidRPr="003C3BA5">
        <w:rPr>
          <w:rFonts w:eastAsiaTheme="minorEastAsia" w:cstheme="minorHAnsi"/>
          <w:color w:val="FF0000"/>
          <w:lang w:val="en-US"/>
        </w:rPr>
        <w:t xml:space="preserve"> and then extracted data points from tables and figures</w:t>
      </w:r>
      <w:commentRangeEnd w:id="13"/>
      <w:r w:rsidR="006473E4" w:rsidRPr="003C3BA5">
        <w:rPr>
          <w:rStyle w:val="CommentReference"/>
          <w:color w:val="FF0000"/>
        </w:rPr>
        <w:commentReference w:id="13"/>
      </w:r>
      <w:r w:rsidR="00FE4E6D" w:rsidRPr="003C3BA5">
        <w:rPr>
          <w:rFonts w:eastAsiaTheme="minorEastAsia" w:cstheme="minorHAnsi"/>
          <w:color w:val="FF0000"/>
          <w:lang w:val="en-US"/>
        </w:rPr>
        <w:t xml:space="preserve">. The </w:t>
      </w:r>
      <w:r w:rsidR="00497B0E" w:rsidRPr="003C3BA5">
        <w:rPr>
          <w:rFonts w:eastAsiaTheme="minorEastAsia" w:cstheme="minorHAnsi"/>
          <w:color w:val="FF0000"/>
          <w:lang w:val="en-US"/>
        </w:rPr>
        <w:t>data</w:t>
      </w:r>
      <w:r w:rsidR="00F672B6" w:rsidRPr="003C3BA5">
        <w:rPr>
          <w:rFonts w:eastAsiaTheme="minorEastAsia" w:cstheme="minorHAnsi"/>
          <w:color w:val="FF0000"/>
          <w:lang w:val="en-US"/>
        </w:rPr>
        <w:t>set</w:t>
      </w:r>
      <w:r w:rsidR="00497B0E" w:rsidRPr="003C3BA5">
        <w:rPr>
          <w:rFonts w:eastAsiaTheme="minorEastAsia" w:cstheme="minorHAnsi"/>
          <w:color w:val="FF0000"/>
          <w:lang w:val="en-US"/>
        </w:rPr>
        <w:t xml:space="preserve"> </w:t>
      </w:r>
      <w:r w:rsidR="00FE4E6D" w:rsidRPr="003C3BA5">
        <w:rPr>
          <w:rFonts w:eastAsiaTheme="minorEastAsia" w:cstheme="minorHAnsi"/>
          <w:color w:val="FF0000"/>
          <w:lang w:val="en-US"/>
        </w:rPr>
        <w:t>contains</w:t>
      </w:r>
      <w:r w:rsidR="00497B0E" w:rsidRPr="003C3BA5">
        <w:rPr>
          <w:rFonts w:eastAsiaTheme="minorEastAsia" w:cstheme="minorHAnsi"/>
          <w:color w:val="FF0000"/>
          <w:lang w:val="en-US"/>
        </w:rPr>
        <w:t xml:space="preserve"> </w:t>
      </w:r>
      <w:r w:rsidR="00E63905" w:rsidRPr="003C3BA5">
        <w:rPr>
          <w:rFonts w:cstheme="minorHAnsi"/>
          <w:color w:val="FF0000"/>
          <w:lang w:val="en-US"/>
        </w:rPr>
        <w:t>X</w:t>
      </w:r>
      <w:r w:rsidR="00497B0E" w:rsidRPr="003C3BA5">
        <w:rPr>
          <w:rFonts w:cstheme="minorHAnsi"/>
          <w:color w:val="FF0000"/>
          <w:lang w:val="en-US"/>
        </w:rPr>
        <w:t xml:space="preserve"> data points from Y species, spanning masses Z, with an average of </w:t>
      </w:r>
      <w:r w:rsidR="00E63905" w:rsidRPr="003C3BA5">
        <w:rPr>
          <w:rFonts w:cstheme="minorHAnsi"/>
          <w:color w:val="FF0000"/>
          <w:lang w:val="en-US"/>
        </w:rPr>
        <w:t>ZZ</w:t>
      </w:r>
      <w:r w:rsidR="00497B0E" w:rsidRPr="003C3BA5">
        <w:rPr>
          <w:rFonts w:cstheme="minorHAnsi"/>
          <w:color w:val="FF0000"/>
          <w:lang w:val="en-US"/>
        </w:rPr>
        <w:t xml:space="preserve"> size-classes per species. </w:t>
      </w:r>
      <w:r w:rsidR="00F672B6" w:rsidRPr="003C3BA5">
        <w:rPr>
          <w:rFonts w:cstheme="minorHAnsi"/>
          <w:color w:val="FF0000"/>
          <w:lang w:val="en-US"/>
        </w:rPr>
        <w:t>U</w:t>
      </w:r>
      <w:r w:rsidR="00497B0E" w:rsidRPr="003C3BA5">
        <w:rPr>
          <w:rFonts w:cstheme="minorHAnsi"/>
          <w:color w:val="FF0000"/>
          <w:lang w:val="en-US"/>
        </w:rPr>
        <w:t>sing hierarchical models</w:t>
      </w:r>
      <w:r w:rsidR="00EE45A4" w:rsidRPr="003C3BA5">
        <w:rPr>
          <w:rFonts w:cstheme="minorHAnsi"/>
          <w:color w:val="FF0000"/>
          <w:lang w:val="en-US"/>
        </w:rPr>
        <w:t xml:space="preserve">, we </w:t>
      </w:r>
      <w:r w:rsidR="00E63905" w:rsidRPr="003C3BA5">
        <w:rPr>
          <w:rFonts w:cstheme="minorHAnsi"/>
          <w:color w:val="FF0000"/>
          <w:lang w:val="en-US"/>
        </w:rPr>
        <w:t xml:space="preserve">asked </w:t>
      </w:r>
      <w:r w:rsidR="00EE45A4" w:rsidRPr="003C3BA5">
        <w:rPr>
          <w:rFonts w:cstheme="minorHAnsi"/>
          <w:color w:val="FF0000"/>
          <w:lang w:val="en-US"/>
        </w:rPr>
        <w:t xml:space="preserve">the following questions: </w:t>
      </w:r>
      <w:proofErr w:type="spellStart"/>
      <w:r w:rsidR="00104C13" w:rsidRPr="003C3BA5">
        <w:rPr>
          <w:rFonts w:eastAsiaTheme="minorEastAsia" w:cstheme="minorHAnsi"/>
          <w:color w:val="FF0000"/>
          <w:lang w:val="en-US"/>
        </w:rPr>
        <w:t>i</w:t>
      </w:r>
      <w:proofErr w:type="spellEnd"/>
      <w:r w:rsidR="00104C13" w:rsidRPr="003C3BA5">
        <w:rPr>
          <w:rFonts w:eastAsiaTheme="minorEastAsia" w:cstheme="minorHAnsi"/>
          <w:color w:val="FF0000"/>
          <w:lang w:val="en-US"/>
        </w:rPr>
        <w:t>) H</w:t>
      </w:r>
      <w:r w:rsidR="00CC5F50" w:rsidRPr="003C3BA5">
        <w:rPr>
          <w:rFonts w:eastAsiaTheme="minorEastAsia" w:cstheme="minorHAnsi"/>
          <w:color w:val="FF0000"/>
          <w:lang w:val="en-US"/>
        </w:rPr>
        <w:t xml:space="preserve">ow </w:t>
      </w:r>
      <w:r w:rsidR="00EA4ECA" w:rsidRPr="003C3BA5">
        <w:rPr>
          <w:rFonts w:eastAsiaTheme="minorEastAsia" w:cstheme="minorHAnsi"/>
          <w:color w:val="FF0000"/>
          <w:lang w:val="en-US"/>
        </w:rPr>
        <w:t>do</w:t>
      </w:r>
      <w:r w:rsidR="003E3913" w:rsidRPr="003C3BA5">
        <w:rPr>
          <w:rFonts w:eastAsiaTheme="minorEastAsia" w:cstheme="minorHAnsi"/>
          <w:color w:val="FF0000"/>
          <w:lang w:val="en-US"/>
        </w:rPr>
        <w:t>es body gr</w:t>
      </w:r>
      <w:r w:rsidR="007F061C" w:rsidRPr="003C3BA5">
        <w:rPr>
          <w:rFonts w:eastAsiaTheme="minorEastAsia" w:cstheme="minorHAnsi"/>
          <w:color w:val="FF0000"/>
          <w:lang w:val="en-US"/>
        </w:rPr>
        <w:t xml:space="preserve">owth rate depend on temperature </w:t>
      </w:r>
      <w:r w:rsidR="003E3913" w:rsidRPr="003C3BA5">
        <w:rPr>
          <w:rFonts w:eastAsiaTheme="minorEastAsia" w:cstheme="minorHAnsi"/>
          <w:color w:val="FF0000"/>
          <w:lang w:val="en-US"/>
        </w:rPr>
        <w:t xml:space="preserve">and body mass </w:t>
      </w:r>
      <w:r w:rsidR="00C1756A" w:rsidRPr="003C3BA5">
        <w:rPr>
          <w:rFonts w:eastAsiaTheme="minorEastAsia" w:cstheme="minorHAnsi"/>
          <w:color w:val="FF0000"/>
          <w:lang w:val="en-US"/>
        </w:rPr>
        <w:t>within</w:t>
      </w:r>
      <w:r w:rsidR="00DF28C2" w:rsidRPr="003C3BA5">
        <w:rPr>
          <w:rFonts w:eastAsiaTheme="minorEastAsia" w:cstheme="minorHAnsi"/>
          <w:color w:val="FF0000"/>
          <w:lang w:val="en-US"/>
        </w:rPr>
        <w:t xml:space="preserve"> </w:t>
      </w:r>
      <w:r w:rsidR="00C1756A" w:rsidRPr="003C3BA5">
        <w:rPr>
          <w:rFonts w:eastAsiaTheme="minorEastAsia" w:cstheme="minorHAnsi"/>
          <w:color w:val="FF0000"/>
          <w:lang w:val="en-US"/>
        </w:rPr>
        <w:t>fish</w:t>
      </w:r>
      <w:r w:rsidR="00DF28C2" w:rsidRPr="003C3BA5">
        <w:rPr>
          <w:rFonts w:eastAsiaTheme="minorEastAsia" w:cstheme="minorHAnsi"/>
          <w:color w:val="FF0000"/>
          <w:lang w:val="en-US"/>
        </w:rPr>
        <w:t xml:space="preserve"> species</w:t>
      </w:r>
      <w:r w:rsidR="00A410EA" w:rsidRPr="003C3BA5">
        <w:rPr>
          <w:rFonts w:eastAsiaTheme="minorEastAsia" w:cstheme="minorHAnsi"/>
          <w:color w:val="FF0000"/>
          <w:lang w:val="en-US"/>
        </w:rPr>
        <w:t>, and are the</w:t>
      </w:r>
      <w:r w:rsidR="00DF28C2" w:rsidRPr="003C3BA5">
        <w:rPr>
          <w:rFonts w:eastAsiaTheme="minorEastAsia" w:cstheme="minorHAnsi"/>
          <w:color w:val="FF0000"/>
          <w:lang w:val="en-US"/>
        </w:rPr>
        <w:t xml:space="preserve"> effects</w:t>
      </w:r>
      <w:r w:rsidR="00A410EA" w:rsidRPr="003C3BA5">
        <w:rPr>
          <w:rFonts w:eastAsiaTheme="minorEastAsia" w:cstheme="minorHAnsi"/>
          <w:color w:val="FF0000"/>
          <w:lang w:val="en-US"/>
        </w:rPr>
        <w:t xml:space="preserve"> </w:t>
      </w:r>
      <w:r w:rsidR="00A410EA" w:rsidRPr="003C3BA5">
        <w:rPr>
          <w:rFonts w:eastAsiaTheme="minorEastAsia" w:cstheme="minorHAnsi"/>
          <w:color w:val="FF0000"/>
          <w:lang w:val="en-US"/>
        </w:rPr>
        <w:lastRenderedPageBreak/>
        <w:t>independent</w:t>
      </w:r>
      <w:r w:rsidR="00C1756A" w:rsidRPr="003C3BA5">
        <w:rPr>
          <w:rFonts w:eastAsiaTheme="minorEastAsia" w:cstheme="minorHAnsi"/>
          <w:color w:val="FF0000"/>
          <w:lang w:val="en-US"/>
        </w:rPr>
        <w:t xml:space="preserve">? </w:t>
      </w:r>
      <w:r w:rsidR="00104C13" w:rsidRPr="003C3BA5">
        <w:rPr>
          <w:rFonts w:eastAsiaTheme="minorEastAsia" w:cstheme="minorHAnsi"/>
          <w:color w:val="FF0000"/>
          <w:lang w:val="en-US"/>
        </w:rPr>
        <w:t>ii</w:t>
      </w:r>
      <w:r w:rsidR="00CF66F4" w:rsidRPr="003C3BA5">
        <w:rPr>
          <w:rFonts w:eastAsiaTheme="minorEastAsia" w:cstheme="minorHAnsi"/>
          <w:color w:val="FF0000"/>
          <w:lang w:val="en-US"/>
        </w:rPr>
        <w:t>)</w:t>
      </w:r>
      <w:r w:rsidR="006F6E82" w:rsidRPr="003C3BA5">
        <w:rPr>
          <w:rFonts w:eastAsiaTheme="minorEastAsia" w:cstheme="minorHAnsi"/>
          <w:color w:val="FF0000"/>
          <w:lang w:val="en-US"/>
        </w:rPr>
        <w:t xml:space="preserve"> What is the effect of body size on the optimum growth temperature?</w:t>
      </w:r>
      <w:r w:rsidR="0027501B" w:rsidRPr="003C3BA5">
        <w:rPr>
          <w:rFonts w:eastAsiaTheme="minorEastAsia" w:cstheme="minorHAnsi"/>
          <w:color w:val="FF0000"/>
          <w:lang w:val="en-US"/>
        </w:rPr>
        <w:t xml:space="preserve"> </w:t>
      </w:r>
      <w:r w:rsidR="00F47E57" w:rsidRPr="003C3BA5">
        <w:rPr>
          <w:rFonts w:eastAsiaTheme="minorEastAsia" w:cstheme="minorHAnsi"/>
          <w:color w:val="FF0000"/>
          <w:lang w:val="en-US"/>
        </w:rPr>
        <w:t>W</w:t>
      </w:r>
      <w:r w:rsidR="00113EAB" w:rsidRPr="003C3BA5">
        <w:rPr>
          <w:rFonts w:eastAsiaTheme="minorEastAsia" w:cstheme="minorHAnsi"/>
          <w:color w:val="FF0000"/>
          <w:lang w:val="en-US"/>
        </w:rPr>
        <w:t>e find interaction</w:t>
      </w:r>
      <w:r w:rsidR="0002507D" w:rsidRPr="003C3BA5">
        <w:rPr>
          <w:rFonts w:eastAsiaTheme="minorEastAsia" w:cstheme="minorHAnsi"/>
          <w:color w:val="FF0000"/>
          <w:lang w:val="en-US"/>
        </w:rPr>
        <w:t>s</w:t>
      </w:r>
      <w:r w:rsidR="00113EAB" w:rsidRPr="003C3BA5">
        <w:rPr>
          <w:rFonts w:eastAsiaTheme="minorEastAsia" w:cstheme="minorHAnsi"/>
          <w:color w:val="FF0000"/>
          <w:lang w:val="en-US"/>
        </w:rPr>
        <w:t xml:space="preserve"> be</w:t>
      </w:r>
      <w:r w:rsidR="002A0AF0" w:rsidRPr="003C3BA5">
        <w:rPr>
          <w:rFonts w:eastAsiaTheme="minorEastAsia" w:cstheme="minorHAnsi"/>
          <w:color w:val="FF0000"/>
          <w:lang w:val="en-US"/>
        </w:rPr>
        <w:t xml:space="preserve">tween temperature and body size, </w:t>
      </w:r>
      <w:commentRangeStart w:id="14"/>
      <w:r w:rsidR="002A0AF0" w:rsidRPr="003C3BA5">
        <w:rPr>
          <w:rFonts w:eastAsiaTheme="minorEastAsia" w:cstheme="minorHAnsi"/>
          <w:color w:val="FF0000"/>
          <w:lang w:val="en-US"/>
        </w:rPr>
        <w:t>meaning that the positive effect of warming on growth is</w:t>
      </w:r>
      <w:r w:rsidR="00623DF2" w:rsidRPr="003C3BA5">
        <w:rPr>
          <w:rFonts w:eastAsiaTheme="minorEastAsia" w:cstheme="minorHAnsi"/>
          <w:color w:val="FF0000"/>
          <w:lang w:val="en-US"/>
        </w:rPr>
        <w:t xml:space="preserve"> largest for small individuals, and </w:t>
      </w:r>
      <w:r w:rsidR="0051006C" w:rsidRPr="003C3BA5">
        <w:rPr>
          <w:rFonts w:eastAsiaTheme="minorEastAsia" w:cstheme="minorHAnsi"/>
          <w:color w:val="FF0000"/>
          <w:lang w:val="en-US"/>
        </w:rPr>
        <w:t xml:space="preserve">clear support for declining </w:t>
      </w:r>
      <w:r w:rsidR="00305F58" w:rsidRPr="003C3BA5">
        <w:rPr>
          <w:rFonts w:eastAsiaTheme="minorEastAsia" w:cstheme="minorHAnsi"/>
          <w:color w:val="FF0000"/>
          <w:lang w:val="en-US"/>
        </w:rPr>
        <w:t>optimum temperature</w:t>
      </w:r>
      <w:r w:rsidR="0051006C" w:rsidRPr="003C3BA5">
        <w:rPr>
          <w:rFonts w:eastAsiaTheme="minorEastAsia" w:cstheme="minorHAnsi"/>
          <w:color w:val="FF0000"/>
          <w:lang w:val="en-US"/>
        </w:rPr>
        <w:t xml:space="preserve">s </w:t>
      </w:r>
      <w:r w:rsidR="00305F58" w:rsidRPr="003C3BA5">
        <w:rPr>
          <w:rFonts w:eastAsiaTheme="minorEastAsia" w:cstheme="minorHAnsi"/>
          <w:color w:val="FF0000"/>
          <w:lang w:val="en-US"/>
        </w:rPr>
        <w:t xml:space="preserve">for growth </w:t>
      </w:r>
      <w:r w:rsidR="0051006C" w:rsidRPr="003C3BA5">
        <w:rPr>
          <w:rFonts w:eastAsiaTheme="minorEastAsia" w:cstheme="minorHAnsi"/>
          <w:color w:val="FF0000"/>
          <w:lang w:val="en-US"/>
        </w:rPr>
        <w:t>as fish grow in size</w:t>
      </w:r>
      <w:r w:rsidR="008C7654" w:rsidRPr="003C3BA5">
        <w:rPr>
          <w:rFonts w:eastAsiaTheme="minorEastAsia" w:cstheme="minorHAnsi"/>
          <w:color w:val="FF0000"/>
          <w:lang w:val="en-US"/>
        </w:rPr>
        <w:t xml:space="preserve">. </w:t>
      </w:r>
      <w:commentRangeEnd w:id="14"/>
      <w:r w:rsidR="00404F82" w:rsidRPr="003C3BA5">
        <w:rPr>
          <w:rStyle w:val="CommentReference"/>
          <w:color w:val="FF0000"/>
        </w:rPr>
        <w:commentReference w:id="14"/>
      </w:r>
      <w:r w:rsidR="007A79EB" w:rsidRPr="003C3BA5">
        <w:rPr>
          <w:rFonts w:eastAsiaTheme="minorEastAsia" w:cstheme="minorHAnsi"/>
          <w:color w:val="FF0000"/>
          <w:lang w:val="en-US"/>
        </w:rPr>
        <w:t xml:space="preserve">Size-dependent </w:t>
      </w:r>
      <w:r w:rsidR="00056C4C" w:rsidRPr="003C3BA5">
        <w:rPr>
          <w:rFonts w:eastAsiaTheme="minorEastAsia" w:cstheme="minorHAnsi"/>
          <w:color w:val="FF0000"/>
          <w:lang w:val="en-US"/>
        </w:rPr>
        <w:t xml:space="preserve">effects of warming on growth and reduced performance of large fish within a population </w:t>
      </w:r>
      <w:r w:rsidR="00404F82" w:rsidRPr="003C3BA5">
        <w:rPr>
          <w:rFonts w:eastAsiaTheme="minorEastAsia" w:cstheme="minorHAnsi"/>
          <w:color w:val="FF0000"/>
          <w:lang w:val="en-US"/>
        </w:rPr>
        <w:t>has</w:t>
      </w:r>
      <w:r w:rsidR="00056C4C" w:rsidRPr="003C3BA5">
        <w:rPr>
          <w:rFonts w:eastAsiaTheme="minorEastAsia" w:cstheme="minorHAnsi"/>
          <w:color w:val="FF0000"/>
          <w:lang w:val="en-US"/>
        </w:rPr>
        <w:t xml:space="preserve"> implications for productivity and </w:t>
      </w:r>
      <w:r w:rsidR="008C7654" w:rsidRPr="003C3BA5">
        <w:rPr>
          <w:rFonts w:eastAsiaTheme="minorEastAsia" w:cstheme="minorHAnsi"/>
          <w:color w:val="FF0000"/>
          <w:lang w:val="en-US"/>
        </w:rPr>
        <w:t xml:space="preserve">energetic efficiency of aquatic food webs </w:t>
      </w:r>
      <w:r w:rsidR="00056C4C" w:rsidRPr="003C3BA5">
        <w:rPr>
          <w:rFonts w:eastAsiaTheme="minorEastAsia" w:cstheme="minorHAnsi"/>
          <w:color w:val="FF0000"/>
          <w:lang w:val="en-US"/>
        </w:rPr>
        <w:t>under climate warming</w:t>
      </w:r>
      <w:commentRangeStart w:id="15"/>
      <w:r w:rsidR="00056C4C" w:rsidRPr="003C3BA5">
        <w:rPr>
          <w:rFonts w:eastAsiaTheme="minorEastAsia" w:cstheme="minorHAnsi"/>
          <w:color w:val="FF0000"/>
          <w:lang w:val="en-US"/>
        </w:rPr>
        <w:t>.</w:t>
      </w:r>
      <w:commentRangeEnd w:id="15"/>
      <w:r w:rsidR="00404F82" w:rsidRPr="003C3BA5">
        <w:rPr>
          <w:rStyle w:val="CommentReference"/>
          <w:color w:val="FF0000"/>
        </w:rPr>
        <w:commentReference w:id="15"/>
      </w:r>
    </w:p>
    <w:p w14:paraId="61D37CA0" w14:textId="0960E0DE" w:rsidR="003D7F50" w:rsidRDefault="003D7F50" w:rsidP="00904830">
      <w:pPr>
        <w:spacing w:line="480" w:lineRule="auto"/>
        <w:contextualSpacing/>
        <w:jc w:val="both"/>
        <w:rPr>
          <w:rFonts w:eastAsiaTheme="minorEastAsia"/>
        </w:rPr>
      </w:pPr>
    </w:p>
    <w:p w14:paraId="649F56D9" w14:textId="5C792187" w:rsidR="003D7F50" w:rsidRPr="00B27698" w:rsidRDefault="003D7F50" w:rsidP="00904830">
      <w:pPr>
        <w:spacing w:line="480" w:lineRule="auto"/>
        <w:contextualSpacing/>
        <w:jc w:val="both"/>
        <w:rPr>
          <w:rFonts w:eastAsiaTheme="minorEastAsia"/>
          <w:b/>
          <w:bCs/>
          <w:color w:val="FF0000"/>
          <w:u w:val="single"/>
        </w:rPr>
      </w:pPr>
      <w:r w:rsidRPr="00B27698">
        <w:rPr>
          <w:rFonts w:eastAsiaTheme="minorEastAsia"/>
          <w:b/>
          <w:bCs/>
          <w:color w:val="FF0000"/>
          <w:u w:val="single"/>
        </w:rPr>
        <w:t>From the scaling paper:</w:t>
      </w:r>
    </w:p>
    <w:p w14:paraId="5F9CDA2B" w14:textId="0EC18EBE" w:rsidR="003D7F50" w:rsidRPr="00B27698" w:rsidRDefault="003D7F50" w:rsidP="00904830">
      <w:pPr>
        <w:spacing w:line="480" w:lineRule="auto"/>
        <w:ind w:firstLine="284"/>
        <w:contextualSpacing/>
        <w:jc w:val="both"/>
        <w:rPr>
          <w:rFonts w:eastAsiaTheme="minorEastAsia"/>
          <w:color w:val="FF0000"/>
        </w:rPr>
      </w:pPr>
      <w:r w:rsidRPr="00B27698">
        <w:rPr>
          <w:rFonts w:eastAsiaTheme="minorEastAsia"/>
          <w:color w:val="FF0000"/>
        </w:rPr>
        <w:t xml:space="preserve">The rate of energy acquisition and metabolic losses largely determine individual biomass production, which is a fundamental process in ecology. On the individual level, </w:t>
      </w:r>
      <w:commentRangeStart w:id="16"/>
      <w:r w:rsidRPr="00B27698">
        <w:rPr>
          <w:rFonts w:eastAsiaTheme="minorEastAsia"/>
          <w:color w:val="FF0000"/>
        </w:rPr>
        <w:t xml:space="preserve">it </w:t>
      </w:r>
      <w:commentRangeEnd w:id="16"/>
      <w:r w:rsidRPr="00B27698">
        <w:rPr>
          <w:rStyle w:val="CommentReference"/>
          <w:color w:val="FF0000"/>
        </w:rPr>
        <w:commentReference w:id="16"/>
      </w:r>
      <w:r w:rsidRPr="00B27698">
        <w:rPr>
          <w:rFonts w:eastAsiaTheme="minorEastAsia"/>
          <w:color w:val="FF0000"/>
        </w:rPr>
        <w:t xml:space="preserve">shapes fitness and affects key life history traits such as body growth, </w:t>
      </w:r>
      <w:commentRangeStart w:id="17"/>
      <w:r w:rsidRPr="00B27698">
        <w:rPr>
          <w:rFonts w:eastAsiaTheme="minorEastAsia"/>
          <w:color w:val="FF0000"/>
        </w:rPr>
        <w:t>mass</w:t>
      </w:r>
      <w:commentRangeEnd w:id="17"/>
      <w:r w:rsidRPr="00B27698">
        <w:rPr>
          <w:rStyle w:val="CommentReference"/>
          <w:color w:val="FF0000"/>
        </w:rPr>
        <w:commentReference w:id="17"/>
      </w:r>
      <w:r w:rsidRPr="00B27698">
        <w:rPr>
          <w:rFonts w:eastAsiaTheme="minorEastAsia"/>
          <w:color w:val="FF0000"/>
        </w:rPr>
        <w:t xml:space="preserve"> and time of reproduction and maximum body </w:t>
      </w:r>
      <w:commentRangeStart w:id="18"/>
      <w:r w:rsidRPr="00B27698">
        <w:rPr>
          <w:rFonts w:eastAsiaTheme="minorEastAsia"/>
          <w:color w:val="FF0000"/>
        </w:rPr>
        <w:t xml:space="preserve">mass </w:t>
      </w:r>
      <w:commentRangeEnd w:id="18"/>
      <w:r w:rsidRPr="00B27698">
        <w:rPr>
          <w:rStyle w:val="CommentReference"/>
          <w:color w:val="FF0000"/>
        </w:rPr>
        <w:commentReference w:id="18"/>
      </w:r>
      <w:r w:rsidRPr="00B27698">
        <w:rPr>
          <w:rFonts w:eastAsiaTheme="minorEastAsia"/>
          <w:color w:val="FF0000"/>
        </w:rPr>
        <w:fldChar w:fldCharType="begin"/>
      </w:r>
      <w:r w:rsidR="003D314E">
        <w:rPr>
          <w:rFonts w:eastAsiaTheme="minorEastAsia"/>
          <w:color w:val="FF0000"/>
        </w:rPr>
        <w:instrText xml:space="preserve"> ADDIN ZOTERO_ITEM CSL_CITATION {"citationID":"a2gj9ds9prn","properties":{"formattedCitation":"(Barneche &amp; Allen 2018b)","plainCitation":"(Barneche &amp; Allen 2018b)","noteIndex":0},"citationItems":[{"id":1545,"uris":["http://zotero.org/users/6116610/items/EESADKVD"],"uri":["http://zotero.org/users/6116610/items/EESADKVD"],"itemData":{"id":1545,"type":"article-journal","abstract":"The allocation of metabolic energy to growth fundamentally influences all levels of biological organisation. Here we use a first-principles theoretical model to characterise the energetics of fish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fishes, and that it may increase with temperature, trophic level and level of activity. Theoretically, we show that Em is a primary determinant of the efficiency of energy transfer across trophic levels, and that energy is transferred more efficiently between trophic levels if the prey are young and sedentary. Overall, our study demonstrates the importance of characterising the energetics of individual growth in order to understand constraints on the structure of food webs and ecosystems.","container-title":"Ecology Letters","DOI":"10.1111/ele.12947","ISSN":"1461-0248","issue":"6","language":"en","page":"836-844","source":"Wiley Online Library","title":"The energetics of fish growth and how it constrains food-web trophic structure","volume":"21","author":[{"family":"Barneche","given":"Diego R."},{"family":"Allen","given":"Andrew P."}],"issued":{"date-parts":[["2018"]]}}}],"schema":"https://github.com/citation-style-language/schema/raw/master/csl-citation.json"} </w:instrText>
      </w:r>
      <w:r w:rsidRPr="00B27698">
        <w:rPr>
          <w:rFonts w:eastAsiaTheme="minorEastAsia"/>
          <w:color w:val="FF0000"/>
        </w:rPr>
        <w:fldChar w:fldCharType="separate"/>
      </w:r>
      <w:r w:rsidR="003D314E">
        <w:rPr>
          <w:color w:val="FF0000"/>
        </w:rPr>
        <w:t>(Barneche &amp; Allen 2018b)</w:t>
      </w:r>
      <w:r w:rsidRPr="00B27698">
        <w:rPr>
          <w:rFonts w:eastAsiaTheme="minorEastAsia"/>
          <w:color w:val="FF0000"/>
        </w:rPr>
        <w:fldChar w:fldCharType="end"/>
      </w:r>
      <w:r w:rsidRPr="00B27698">
        <w:rPr>
          <w:rFonts w:eastAsiaTheme="minorEastAsia"/>
          <w:color w:val="FF0000"/>
        </w:rPr>
        <w:t xml:space="preserve">. At the community and food web level, it affects the strength of ecological interactions, trophic transfer, community stability and size-structure </w:t>
      </w:r>
      <w:r w:rsidRPr="00B27698">
        <w:rPr>
          <w:rFonts w:eastAsiaTheme="minorEastAsia"/>
          <w:color w:val="FF0000"/>
        </w:rPr>
        <w:fldChar w:fldCharType="begin"/>
      </w:r>
      <w:r w:rsidR="003D314E">
        <w:rPr>
          <w:rFonts w:eastAsiaTheme="minorEastAsia"/>
          <w:color w:val="FF0000"/>
        </w:rPr>
        <w:instrText xml:space="preserve"> ADDIN ZOTERO_ITEM CSL_CITATION {"citationID":"a2gmudhulbf","properties":{"formattedCitation":"(Andersen {\\i{}et al.} 2009b)","plainCitation":"(Andersen et al. 2009b)","noteIndex":0},"citationItems":[{"id":720,"uris":["http://zotero.org/users/6116610/items/3PGRXT2H"],"uri":["http://zotero.org/users/6116610/items/3PGRXT2H"],"itemData":{"id":720,"type":"article-journal","language":"en","page":"7","source":"Zotero","title":"How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E"}],"issued":{"date-parts":[["2009"]]}}}],"schema":"https://github.com/citation-style-language/schema/raw/master/csl-citation.json"} </w:instrText>
      </w:r>
      <w:r w:rsidRPr="00B27698">
        <w:rPr>
          <w:rFonts w:eastAsiaTheme="minorEastAsia"/>
          <w:color w:val="FF0000"/>
        </w:rPr>
        <w:fldChar w:fldCharType="separate"/>
      </w:r>
      <w:r w:rsidR="003D314E" w:rsidRPr="003D314E">
        <w:rPr>
          <w:color w:val="FF0000"/>
        </w:rPr>
        <w:t xml:space="preserve">(Andersen </w:t>
      </w:r>
      <w:r w:rsidR="003D314E" w:rsidRPr="003D314E">
        <w:rPr>
          <w:i/>
          <w:iCs/>
          <w:color w:val="FF0000"/>
        </w:rPr>
        <w:t>et al.</w:t>
      </w:r>
      <w:r w:rsidR="003D314E" w:rsidRPr="003D314E">
        <w:rPr>
          <w:color w:val="FF0000"/>
        </w:rPr>
        <w:t xml:space="preserve"> 2009b)</w:t>
      </w:r>
      <w:r w:rsidRPr="00B27698">
        <w:rPr>
          <w:rFonts w:eastAsiaTheme="minorEastAsia"/>
          <w:color w:val="FF0000"/>
        </w:rPr>
        <w:fldChar w:fldCharType="end"/>
      </w:r>
      <w:r w:rsidRPr="00B27698">
        <w:rPr>
          <w:rFonts w:eastAsiaTheme="minorEastAsia"/>
          <w:color w:val="FF0000"/>
        </w:rPr>
        <w:t xml:space="preserve">. To predict and understand individual-, population- and food web responses (e.g., through development of mechanistic and process-based models of individuals and food webs), it is important to understand how these rates scale with body mass and temperature at the appropriate </w:t>
      </w:r>
      <w:commentRangeStart w:id="19"/>
      <w:commentRangeStart w:id="20"/>
      <w:r w:rsidRPr="00B27698">
        <w:rPr>
          <w:rFonts w:eastAsiaTheme="minorEastAsia"/>
          <w:color w:val="FF0000"/>
        </w:rPr>
        <w:t>scale</w:t>
      </w:r>
      <w:commentRangeEnd w:id="19"/>
      <w:r w:rsidRPr="00B27698">
        <w:rPr>
          <w:rStyle w:val="CommentReference"/>
          <w:color w:val="FF0000"/>
        </w:rPr>
        <w:commentReference w:id="19"/>
      </w:r>
      <w:commentRangeEnd w:id="20"/>
      <w:r w:rsidRPr="00B27698">
        <w:rPr>
          <w:rStyle w:val="CommentReference"/>
          <w:color w:val="FF0000"/>
        </w:rPr>
        <w:commentReference w:id="20"/>
      </w:r>
      <w:r w:rsidRPr="00B27698">
        <w:rPr>
          <w:rFonts w:eastAsiaTheme="minorEastAsia"/>
          <w:color w:val="FF0000"/>
        </w:rPr>
        <w:t>.</w:t>
      </w:r>
    </w:p>
    <w:p w14:paraId="1F6A948A" w14:textId="77777777" w:rsidR="003D7F50" w:rsidRPr="00B27698" w:rsidRDefault="003D7F50" w:rsidP="00904830">
      <w:pPr>
        <w:spacing w:line="480" w:lineRule="auto"/>
        <w:ind w:firstLine="284"/>
        <w:contextualSpacing/>
        <w:jc w:val="both"/>
        <w:rPr>
          <w:rFonts w:eastAsiaTheme="minorEastAsia"/>
          <w:color w:val="FF0000"/>
        </w:rPr>
      </w:pPr>
      <w:r w:rsidRPr="00B27698">
        <w:rPr>
          <w:rFonts w:eastAsiaTheme="minorEastAsia"/>
          <w:color w:val="FF0000"/>
        </w:rPr>
        <w:t>It has long been recognized that metabolically driven rates vary predictable with body mass and temperature (</w:t>
      </w:r>
      <w:proofErr w:type="spellStart"/>
      <w:r w:rsidRPr="00B27698">
        <w:rPr>
          <w:rFonts w:eastAsiaTheme="minorEastAsia"/>
          <w:color w:val="FF0000"/>
        </w:rPr>
        <w:t>Kleiber</w:t>
      </w:r>
      <w:proofErr w:type="spellEnd"/>
      <w:r w:rsidRPr="00B27698">
        <w:rPr>
          <w:rFonts w:eastAsiaTheme="minorEastAsia"/>
          <w:color w:val="FF0000"/>
        </w:rPr>
        <w:t xml:space="preserve">, 1934), and </w:t>
      </w:r>
      <w:r w:rsidRPr="00B27698">
        <w:rPr>
          <w:rFonts w:cstheme="minorHAnsi"/>
          <w:color w:val="FF0000"/>
        </w:rPr>
        <w:t xml:space="preserve">many approaches exist to statistically describe these relationships (Downs et al 2004). Because of its mechanistic basis, the metabolic theory of ecology (MTE) </w:t>
      </w:r>
      <w:r w:rsidRPr="00B27698">
        <w:rPr>
          <w:rFonts w:cstheme="minorHAnsi"/>
          <w:color w:val="FF0000"/>
        </w:rPr>
        <w:fldChar w:fldCharType="begin"/>
      </w:r>
      <w:r w:rsidRPr="00B27698">
        <w:rPr>
          <w:rFonts w:cstheme="minorHAnsi"/>
          <w:color w:val="FF0000"/>
        </w:rPr>
        <w:instrText xml:space="preserve"> ADDIN ZOTERO_ITEM CSL_CITATION {"citationID":"a9g7c1lrku","properties":{"formattedCitation":"(Brown {\\i{}et al.} 2004a)","plainCitation":"(Brown et al. 2004a)","noteIndex":0},"citationItems":[{"id":1549,"uris":["http://zotero.org/users/6116610/items/D84IXDI8"],"uri":["http://zotero.org/users/6116610/items/D84IXDI8"],"itemData":{"id":1549,"type":"article-journal","abstract":"Metabolism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B27698">
        <w:rPr>
          <w:rFonts w:cstheme="minorHAnsi"/>
          <w:color w:val="FF0000"/>
        </w:rPr>
        <w:fldChar w:fldCharType="separate"/>
      </w:r>
      <w:r w:rsidRPr="00B27698">
        <w:rPr>
          <w:color w:val="FF0000"/>
        </w:rPr>
        <w:t xml:space="preserve">(Brown </w:t>
      </w:r>
      <w:r w:rsidRPr="00B27698">
        <w:rPr>
          <w:i/>
          <w:iCs/>
          <w:color w:val="FF0000"/>
        </w:rPr>
        <w:t>et al.</w:t>
      </w:r>
      <w:r w:rsidRPr="00B27698">
        <w:rPr>
          <w:color w:val="FF0000"/>
        </w:rPr>
        <w:t xml:space="preserve"> 2004a)</w:t>
      </w:r>
      <w:r w:rsidRPr="00B27698">
        <w:rPr>
          <w:rFonts w:cstheme="minorHAnsi"/>
          <w:color w:val="FF0000"/>
        </w:rPr>
        <w:fldChar w:fldCharType="end"/>
      </w:r>
      <w:r w:rsidRPr="00B27698">
        <w:rPr>
          <w:rFonts w:cstheme="minorHAnsi"/>
          <w:color w:val="FF0000"/>
        </w:rPr>
        <w:t xml:space="preserve"> is a popular framework for linking individual metabolism to ecological processes in a bio-energetic framework </w:t>
      </w:r>
      <w:r w:rsidRPr="00B27698">
        <w:rPr>
          <w:rFonts w:cstheme="minorHAnsi"/>
          <w:color w:val="FF0000"/>
        </w:rPr>
        <w:fldChar w:fldCharType="begin"/>
      </w:r>
      <w:r w:rsidRPr="00B27698">
        <w:rPr>
          <w:rFonts w:cstheme="minorHAnsi"/>
          <w:color w:val="FF0000"/>
        </w:rPr>
        <w:instrText xml:space="preserve"> ADDIN ZOTERO_ITEM CSL_CITATION {"citationID":"ajfst0tmjd","properties":{"formattedCitation":"(Vasseur &amp; McCann 2005; O\\uc0\\u8217{}Connor 2009; Brose {\\i{}et al.} 2012; Gilbert {\\i{}et al.} 2014; Sentis {\\i{}et al.} 2017)","plainCitation":"(Vasseur &amp; McCann 2005; O’Connor 2009; Brose et al. 2012; Gilbert et al. 2014; Sentis et al. 2017)","noteIndex":0},"citationItems":[{"id":728,"uris":["http://zotero.org/users/6116610/items/3SH8GYG3"],"uri":["http://zotero.org/users/6116610/items/3SH8GYG3"],"itemData":{"id":728,"type":"article-journal","container-title":"The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95,"uris":["http://zotero.org/users/6116610/items/AM38FKCX"],"uri":["http://zotero.org/users/6116610/items/AM38FKCX"],"itemData":{"id":95,"type":"article-journal","container-title":"Ecology","issue":"2","page":"388–398","title":"Warming strenghtens an herbivore-plant interaction","volume":"90","author":[{"family":"O'Connor","given":"M I"}],"issued":{"date-parts":[["2009"]]}}},{"id":394,"uris":["http://zotero.org/users/6116610/items/8AF8GAV4"],"uri":["http://zotero.org/users/6116610/items/8AF8GAV4"],"itemData":{"id":394,"type":"article-journal","abstract":"One important aspect of climate change is the increase in average temperature, which will not only have direct physiological effects on all species but also indirectly modifies abundances, interaction strengths, food-web topologies, community stability and functioning. In this theme issue, we highlight a novel pathway through which warming indirectly affects ecological communities: by changing their size structure (i.e. the body-size distributions). Warming can shift these distributions towards dominance of small- over large-bodied species. The conceptual, theoretical and empirical research described in this issue, in sum, suggests that effects of temperature may be dominated by changes in size structure, with relatively weak direct effects. For example, temperature effects via size structure have implications for top-down and bottom-up control in ecosystems and may ultimately yield novel communities. Moreover, scaling up effects of temperature and body size from physiology to the levels of populations, communities and ecosystems may provide a crucially important mechanistic approach for forecasting future consequences of global warming.","container-title":"Philosophical Transactions of the Royal Society of London, Series B: Biological Sciences","DOI":"10.1098/rstb.2012.0232","issue":"1605","note":"PMID: 23007078","page":"2903–2912","title":"Climate change in size-structured ecosystems","volume":"367","author":[{"family":"Brose","given":"U"},{"family":"Dunne","given":"J A"},{"family":"Montoya","given":"J M"},{"family":"Petchey","given":"O L"},{"family":"Schneider","given":"F D"},{"family":"Jacob","given":"U"}],"issued":{"date-parts":[["2012"]]}}},{"id":505,"uris":["http://zotero.org/users/6116610/items/RLHZ2SYU"],"uri":["http://zotero.org/users/6116610/items/RLHZ2SYU"],"itemData":{"id":505,"type":"article-journal","abstract":"Changing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I"}],"issued":{"date-parts":[["2014"]]}}},{"id":286,"uris":["http://zotero.org/users/6116610/items/GHYWF8YQ"],"uri":["http://zotero.org/users/6116610/items/GHYWF8YQ"],"itemData":{"id":286,"type":"article-journal","abstract":"Body-size reduction is a ubiquitous response to global warming alongside changes in species phenology and distributions. However, ecological consequences of temperature-size (TS) responses for community persistence under environmental change remain largely unexplored. Here, we investigated the interactive effects of warming, enrichment, community size structure and TS responses on a three-species food chain using a temperature-dependent model with empirical parameterisation. We found that TS responses often increase community persistence, mainly by modifying consumer-resource size ratios and thereby altering interaction strengths and energetic efficiencies. However, the sign and magnitude of these effects vary with warming and enrichment levels, TS responses of constituent species, and community size structure. We predict that the consequences of TS responses are stronger in aquatic than in terrestrial ecosystems, especially when species show different TS responses. We conclude that considering the links between phenotypic plasticity, environmental drivers and species interactions is crucial to better predict global change impacts on ecosystem diversity and stability.","container-title":"Ecology Letters","DOI":"10.1111/ele.12779","ISSN":"14610248","issue":"7","note":"PMID: 28544190","page":"852–862","title":"Temperature-size responses alter food chain persistence across environmental gradients","volume":"20","author":[{"family":"Sentis","given":"Arnaud"},{"family":"Binzer","given":"A"},{"family":"Boukal","given":"David S."}],"issued":{"date-parts":[["2017"]]}}}],"schema":"https://github.com/citation-style-language/schema/raw/master/csl-citation.json"} </w:instrText>
      </w:r>
      <w:r w:rsidRPr="00B27698">
        <w:rPr>
          <w:rFonts w:cstheme="minorHAnsi"/>
          <w:color w:val="FF0000"/>
        </w:rPr>
        <w:fldChar w:fldCharType="separate"/>
      </w:r>
      <w:r w:rsidRPr="00B27698">
        <w:rPr>
          <w:color w:val="FF0000"/>
        </w:rPr>
        <w:t xml:space="preserve">(Vasseur &amp; McCann 2005; O’Connor 2009; Brose </w:t>
      </w:r>
      <w:r w:rsidRPr="00B27698">
        <w:rPr>
          <w:i/>
          <w:iCs/>
          <w:color w:val="FF0000"/>
        </w:rPr>
        <w:t>et al.</w:t>
      </w:r>
      <w:r w:rsidRPr="00B27698">
        <w:rPr>
          <w:color w:val="FF0000"/>
        </w:rPr>
        <w:t xml:space="preserve"> 2012; Gilbert </w:t>
      </w:r>
      <w:r w:rsidRPr="00B27698">
        <w:rPr>
          <w:i/>
          <w:iCs/>
          <w:color w:val="FF0000"/>
        </w:rPr>
        <w:t>et al.</w:t>
      </w:r>
      <w:r w:rsidRPr="00B27698">
        <w:rPr>
          <w:color w:val="FF0000"/>
        </w:rPr>
        <w:t xml:space="preserve"> 2014; Sentis </w:t>
      </w:r>
      <w:r w:rsidRPr="00B27698">
        <w:rPr>
          <w:i/>
          <w:iCs/>
          <w:color w:val="FF0000"/>
        </w:rPr>
        <w:t>et al.</w:t>
      </w:r>
      <w:r w:rsidRPr="00B27698">
        <w:rPr>
          <w:color w:val="FF0000"/>
        </w:rPr>
        <w:t xml:space="preserve"> 2017)</w:t>
      </w:r>
      <w:r w:rsidRPr="00B27698">
        <w:rPr>
          <w:rFonts w:cstheme="minorHAnsi"/>
          <w:color w:val="FF0000"/>
        </w:rPr>
        <w:fldChar w:fldCharType="end"/>
      </w:r>
      <w:r w:rsidRPr="00B27698">
        <w:rPr>
          <w:rFonts w:cstheme="minorHAnsi"/>
          <w:color w:val="FF0000"/>
        </w:rPr>
        <w:t xml:space="preserve">. The MTE predicts metabolism to scale in proportion to </w:t>
      </w:r>
      <m:oMath>
        <m:sSup>
          <m:sSupPr>
            <m:ctrlPr>
              <w:rPr>
                <w:rFonts w:ascii="Cambria Math" w:eastAsiaTheme="minorEastAsia" w:hAnsi="Cambria Math" w:cstheme="minorHAnsi"/>
                <w:i/>
                <w:color w:val="FF0000"/>
              </w:rPr>
            </m:ctrlPr>
          </m:sSupPr>
          <m:e>
            <m:r>
              <w:rPr>
                <w:rFonts w:ascii="Cambria Math" w:hAnsi="Cambria Math" w:cstheme="minorHAnsi"/>
                <w:color w:val="FF0000"/>
              </w:rPr>
              <m:t>M</m:t>
            </m:r>
            <m:ctrlPr>
              <w:rPr>
                <w:rFonts w:ascii="Cambria Math" w:hAnsi="Cambria Math" w:cstheme="minorHAnsi"/>
                <w:i/>
                <w:color w:val="FF0000"/>
              </w:rPr>
            </m:ctrlPr>
          </m:e>
          <m:sup>
            <m:r>
              <w:rPr>
                <w:rFonts w:ascii="Cambria Math" w:hAnsi="Cambria Math" w:cstheme="minorHAnsi"/>
                <w:color w:val="FF0000"/>
              </w:rPr>
              <m:t>1/4</m:t>
            </m:r>
          </m:sup>
        </m:sSup>
        <m:sSup>
          <m:sSupPr>
            <m:ctrlPr>
              <w:rPr>
                <w:rFonts w:ascii="Cambria Math" w:eastAsiaTheme="minorEastAsia" w:hAnsi="Cambria Math" w:cstheme="minorHAnsi"/>
                <w:i/>
                <w:color w:val="FF0000"/>
              </w:rPr>
            </m:ctrlPr>
          </m:sSupPr>
          <m:e>
            <m:r>
              <w:rPr>
                <w:rFonts w:ascii="Cambria Math" w:eastAsiaTheme="minorEastAsia" w:hAnsi="Cambria Math" w:cstheme="minorHAnsi"/>
                <w:color w:val="FF0000"/>
              </w:rPr>
              <m:t>e</m:t>
            </m:r>
          </m:e>
          <m:sup>
            <m:r>
              <w:rPr>
                <w:rFonts w:ascii="Cambria Math" w:eastAsiaTheme="minorEastAsia" w:hAnsi="Cambria Math" w:cstheme="minorHAnsi"/>
                <w:color w:val="FF0000"/>
              </w:rPr>
              <m:t>-E/kT</m:t>
            </m:r>
          </m:sup>
        </m:sSup>
      </m:oMath>
      <w:r w:rsidRPr="00B27698">
        <w:rPr>
          <w:rFonts w:eastAsiaTheme="minorEastAsia"/>
          <w:color w:val="FF0000"/>
        </w:rPr>
        <w:t xml:space="preserve">, where </w:t>
      </w:r>
      <m:oMath>
        <m:r>
          <w:rPr>
            <w:rFonts w:ascii="Cambria Math" w:eastAsiaTheme="minorEastAsia" w:hAnsi="Cambria Math"/>
            <w:color w:val="FF0000"/>
          </w:rPr>
          <m:t>M</m:t>
        </m:r>
      </m:oMath>
      <w:r w:rsidRPr="00B27698">
        <w:rPr>
          <w:rFonts w:eastAsiaTheme="minorEastAsia"/>
          <w:color w:val="FF0000"/>
        </w:rPr>
        <w:t xml:space="preserve"> is body mass and </w:t>
      </w:r>
      <m:oMath>
        <m:r>
          <w:rPr>
            <w:rFonts w:ascii="Cambria Math" w:eastAsiaTheme="minorEastAsia" w:hAnsi="Cambria Math"/>
            <w:color w:val="FF0000"/>
          </w:rPr>
          <m:t>E</m:t>
        </m:r>
      </m:oMath>
      <w:r w:rsidRPr="00B27698">
        <w:rPr>
          <w:rFonts w:eastAsiaTheme="minorEastAsia"/>
          <w:color w:val="FF0000"/>
        </w:rPr>
        <w:t xml:space="preserve"> is the activation energy, </w:t>
      </w:r>
      <m:oMath>
        <m:r>
          <w:rPr>
            <w:rFonts w:ascii="Cambria Math" w:eastAsiaTheme="minorEastAsia" w:hAnsi="Cambria Math"/>
            <w:color w:val="FF0000"/>
          </w:rPr>
          <m:t>k</m:t>
        </m:r>
      </m:oMath>
      <w:r w:rsidRPr="00B27698">
        <w:rPr>
          <w:rFonts w:eastAsiaTheme="minorEastAsia"/>
          <w:color w:val="FF0000"/>
        </w:rPr>
        <w:t xml:space="preserve"> is Boltzmann’s constant and </w:t>
      </w:r>
      <m:oMath>
        <m:r>
          <w:rPr>
            <w:rFonts w:ascii="Cambria Math" w:eastAsiaTheme="minorEastAsia" w:hAnsi="Cambria Math"/>
            <w:color w:val="FF0000"/>
          </w:rPr>
          <m:t>T</m:t>
        </m:r>
      </m:oMath>
      <w:r w:rsidRPr="00B27698">
        <w:rPr>
          <w:rFonts w:eastAsiaTheme="minorEastAsia"/>
          <w:color w:val="FF0000"/>
        </w:rPr>
        <w:t xml:space="preserve"> is absolute temperature in </w:t>
      </w:r>
      <m:oMath>
        <m:r>
          <m:rPr>
            <m:sty m:val="p"/>
          </m:rPr>
          <w:rPr>
            <w:rFonts w:ascii="Cambria Math" w:eastAsiaTheme="minorEastAsia" w:hAnsi="Cambria Math"/>
            <w:color w:val="FF0000"/>
          </w:rPr>
          <m:t>K</m:t>
        </m:r>
      </m:oMath>
      <w:r w:rsidRPr="00B27698">
        <w:rPr>
          <w:rFonts w:eastAsiaTheme="minorEastAsia"/>
          <w:color w:val="FF0000"/>
        </w:rPr>
        <w:t xml:space="preserve">, based on the assumption that </w:t>
      </w:r>
      <w:r w:rsidRPr="00B27698">
        <w:rPr>
          <w:rFonts w:eastAsiaTheme="minorEastAsia"/>
          <w:color w:val="FF0000"/>
        </w:rPr>
        <w:lastRenderedPageBreak/>
        <w:t xml:space="preserve">metabolism is limited by resource uptake and distribution </w:t>
      </w:r>
      <w:r w:rsidRPr="00B27698">
        <w:rPr>
          <w:rFonts w:eastAsiaTheme="minorEastAsia"/>
          <w:color w:val="FF0000"/>
        </w:rPr>
        <w:fldChar w:fldCharType="begin"/>
      </w:r>
      <w:r w:rsidRPr="00B27698">
        <w:rPr>
          <w:rFonts w:eastAsiaTheme="minorEastAsia"/>
          <w:color w:val="FF0000"/>
        </w:rPr>
        <w:instrText xml:space="preserve"> ADDIN ZOTERO_ITEM CSL_CITATION {"citationID":"a8kd14rujs","properties":{"formattedCitation":"(West {\\i{}et al.} 1999)","plainCitation":"(West et al. 1999)","noteIndex":0},"citationItems":[{"id":94,"uris":["http://zotero.org/users/6116610/items/8VAFSJY8"],"uri":["http://zotero.org/users/6116610/items/8VAFSJY8"],"itemData":{"id":94,"type":"article-journal","container-title":"Science","issue":"5420","page":"1677–1679","title":"The fourth dimension of life: Fractal geometry and allometric scaling of organisms","volume":"284","author":[{"family":"West","given":"G B"},{"family":"Brown","given":"J H"},{"family":"Enquist","given":"B J"}],"issued":{"date-parts":[["1999"]]}}}],"schema":"https://github.com/citation-style-language/schema/raw/master/csl-citation.json"} </w:instrText>
      </w:r>
      <w:r w:rsidRPr="00B27698">
        <w:rPr>
          <w:rFonts w:eastAsiaTheme="minorEastAsia"/>
          <w:color w:val="FF0000"/>
        </w:rPr>
        <w:fldChar w:fldCharType="separate"/>
      </w:r>
      <w:r w:rsidRPr="00B27698">
        <w:rPr>
          <w:color w:val="FF0000"/>
        </w:rPr>
        <w:t xml:space="preserve">(West </w:t>
      </w:r>
      <w:r w:rsidRPr="00B27698">
        <w:rPr>
          <w:i/>
          <w:iCs/>
          <w:color w:val="FF0000"/>
        </w:rPr>
        <w:t>et al.</w:t>
      </w:r>
      <w:r w:rsidRPr="00B27698">
        <w:rPr>
          <w:color w:val="FF0000"/>
        </w:rPr>
        <w:t xml:space="preserve"> 1999)</w:t>
      </w:r>
      <w:r w:rsidRPr="00B27698">
        <w:rPr>
          <w:rFonts w:eastAsiaTheme="minorEastAsia"/>
          <w:color w:val="FF0000"/>
        </w:rPr>
        <w:fldChar w:fldCharType="end"/>
      </w:r>
      <w:r w:rsidRPr="00B27698">
        <w:rPr>
          <w:rFonts w:eastAsiaTheme="minorEastAsia"/>
          <w:color w:val="FF0000"/>
        </w:rPr>
        <w:t xml:space="preserve">, and that organisms typically inhabit thermal environments where rates scale with temperature exponentially. </w:t>
      </w:r>
      <w:r w:rsidRPr="00B27698">
        <w:rPr>
          <w:rFonts w:cstheme="minorHAnsi"/>
          <w:color w:val="FF0000"/>
        </w:rPr>
        <w:t>How</w:t>
      </w:r>
      <w:r w:rsidRPr="00B27698">
        <w:rPr>
          <w:rFonts w:eastAsiaTheme="minorEastAsia"/>
          <w:color w:val="FF0000"/>
        </w:rPr>
        <w:t xml:space="preserve">ever, it is now recognized that there is no universal temperature-scaling relationship for metabolically driven rates, but that this depends on other factors, including body mass, taxonomy and life history strategy </w:t>
      </w:r>
      <w:r w:rsidRPr="00B27698">
        <w:rPr>
          <w:rFonts w:eastAsiaTheme="minorEastAsia"/>
          <w:color w:val="FF0000"/>
        </w:rPr>
        <w:fldChar w:fldCharType="begin"/>
      </w:r>
      <w:r w:rsidRPr="00B27698">
        <w:rPr>
          <w:rFonts w:eastAsiaTheme="minorEastAsia"/>
          <w:color w:val="FF0000"/>
        </w:rPr>
        <w:instrText xml:space="preserve"> ADDIN ZOTERO_ITEM CSL_CITATION {"citationID":"a1nsjlvr08i","properties":{"formattedCitation":"(Englund {\\i{}et al.} 2011; Ohlberger {\\i{}et al.} 2012; Dell {\\i{}et al.} 2014; Archer {\\i{}et al.} 2019)","plainCitation":"(Englund et al. 2011; Ohlberger et al. 2012; Dell et al. 2014; Archer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49,"uris":["http://zotero.org/users/6116610/items/FNJLU2ZY"],"uri":["http://zotero.org/users/6116610/items/FNJLU2ZY"],"itemData":{"id":49,"type":"article-journal","abstract":"Environmental temperature has systematic effects on rates of species interactions, primarily through its influence on organismal physiology. We present a mechanistic model for the thermal response of consumer-resource interactions. We focus on how temperature affects species interactions via key traits - body velocity, detection distance, search rate and handling time - that underlie per capita consumption rate. The model is general because it applies to all foraging strategies: active-capture (both consumer and resource body velocity are important), sit-and-wait (resource velocity dominates) and grazing (consumer velocity dominates). The model predicts that temperature influences consumer-resource interactions primarily through its effects on body velocity (either of the consumer, resource or both), which determines how often consumers and resources encounter each other, and that asymmetries in the thermal responses of interacting species can introduce qualitative, not just quantitative, changes in consumer-resource dynamics. We illustrate this by showing how asymmetries in thermal responses determine equilibrium population densities in interacting consumer-resource pairs. We test for the existence of asymmetries in consumer-resource thermal responses by analysing an extensive database on thermal response curves of ecological traits for 309 species spanning 15 orders of magnitude in body size from terrestrial, marine and freshwater habitats. We find that asymmetries in consumer-resource thermal responses are likely to be a common occurrence. Overall, our study reveals the importance of asymmetric thermal responses in consumer-resource dynamics. In particular, we identify three general types of asymmetries: (i) different levels of performance of the response, (ii) different rates of response (e.g. activation energies) and (iii) different peak or optimal temperatures. Such asymmetries should occur more frequently as the climate changes and species' geographical distributions and phenologies are altered, such that previously noninteracting species come into contact. 6. By using characteristics of trophic interactions that are often well known, such as body size, foraging strategy, thermy and environmental temperature, our framework should allow more accurate predictions about the thermal dependence of consumer-resource interactions. Ultimately, integration of our theory into models of food web and ecosystem dynamics should be useful in understanding how natural systems will respond to current and future temperature change.","container-title":"Journal of Animal Ecology","DOI":"10.1111/1365-2656.12081","issue":"1","note":"PMID: 23692182","page":"70–84","title":"Temperature dependence of trophic interactions are driven by asymmetry of species responses and foraging strategy","volume":"83","author":[{"family":"Dell","given":"A I"},{"family":"Pawar","given":"S"},{"family":"Savage","given":"V M"}],"issued":{"date-parts":[["2014"]]}}},{"id":1560,"uris":["http://zotero.org/users/6116610/items/U869U2UU"],"uri":["http://zotero.org/users/6116610/items/U869U2UU"],"itemData":{"id":1560,"type":"article-journal","container-title":"Journal of Animal Ecology","DOI":"10.1111/1365-2656.13060","ISSN":"0021-8790, 1365-2656","issue":"11","journalAbbreviation":"J Anim Ecol","language":"en","page":"1670-1683","source":"DOI.org (Crossref)","title":"Consistent temperature dependence of functional response parameters and their use in predicting population abundance","volume":"88","author":[{"family":"Archer","given":"Louise C."},{"family":"Sohlström","given":"Esra H."},{"family":"Gallo","given":"Bruno"},{"family":"Jochum","given":"Malte"},{"family":"Woodward","given":"Guy"},{"family":"Kordas","given":"Rebecca L."},{"family":"Rall","given":"Björn C."},{"family":"O’Gorman","given":"Eoin J."}],"editor":[{"family":"Prugh","given":"Laura"}],"issued":{"date-parts":[["2019",11]]}}}],"schema":"https://github.com/citation-style-language/schema/raw/master/csl-citation.json"} </w:instrText>
      </w:r>
      <w:r w:rsidRPr="00B27698">
        <w:rPr>
          <w:rFonts w:eastAsiaTheme="minorEastAsia"/>
          <w:color w:val="FF0000"/>
        </w:rPr>
        <w:fldChar w:fldCharType="separate"/>
      </w:r>
      <w:r w:rsidRPr="00B27698">
        <w:rPr>
          <w:color w:val="FF0000"/>
        </w:rPr>
        <w:t xml:space="preserve">(Englund </w:t>
      </w:r>
      <w:r w:rsidRPr="00B27698">
        <w:rPr>
          <w:i/>
          <w:iCs/>
          <w:color w:val="FF0000"/>
        </w:rPr>
        <w:t>et al.</w:t>
      </w:r>
      <w:r w:rsidRPr="00B27698">
        <w:rPr>
          <w:color w:val="FF0000"/>
        </w:rPr>
        <w:t xml:space="preserve"> 2011; Ohlberger </w:t>
      </w:r>
      <w:r w:rsidRPr="00B27698">
        <w:rPr>
          <w:i/>
          <w:iCs/>
          <w:color w:val="FF0000"/>
        </w:rPr>
        <w:t>et al.</w:t>
      </w:r>
      <w:r w:rsidRPr="00B27698">
        <w:rPr>
          <w:color w:val="FF0000"/>
        </w:rPr>
        <w:t xml:space="preserve"> 2012; Dell </w:t>
      </w:r>
      <w:r w:rsidRPr="00B27698">
        <w:rPr>
          <w:i/>
          <w:iCs/>
          <w:color w:val="FF0000"/>
        </w:rPr>
        <w:t>et al.</w:t>
      </w:r>
      <w:r w:rsidRPr="00B27698">
        <w:rPr>
          <w:color w:val="FF0000"/>
        </w:rPr>
        <w:t xml:space="preserve"> 2014; Archer </w:t>
      </w:r>
      <w:r w:rsidRPr="00B27698">
        <w:rPr>
          <w:i/>
          <w:iCs/>
          <w:color w:val="FF0000"/>
        </w:rPr>
        <w:t>et al.</w:t>
      </w:r>
      <w:r w:rsidRPr="00B27698">
        <w:rPr>
          <w:color w:val="FF0000"/>
        </w:rPr>
        <w:t xml:space="preserve"> 2019)</w:t>
      </w:r>
      <w:r w:rsidRPr="00B27698">
        <w:rPr>
          <w:rFonts w:eastAsiaTheme="minorEastAsia"/>
          <w:color w:val="FF0000"/>
        </w:rPr>
        <w:fldChar w:fldCharType="end"/>
      </w:r>
      <w:r w:rsidRPr="00B27698">
        <w:rPr>
          <w:rFonts w:eastAsiaTheme="minorEastAsia"/>
          <w:color w:val="FF0000"/>
        </w:rPr>
        <w:t xml:space="preserve">. The discrepancy with the universal scaling model is perhaps most evident in intraspecific data, both in terms of variation in parameter estimates </w:t>
      </w:r>
      <w:commentRangeStart w:id="21"/>
      <w:r w:rsidRPr="00B27698">
        <w:rPr>
          <w:rFonts w:eastAsiaTheme="minorEastAsia"/>
          <w:color w:val="FF0000"/>
        </w:rPr>
        <w:fldChar w:fldCharType="begin"/>
      </w:r>
      <w:r w:rsidRPr="00B27698">
        <w:rPr>
          <w:rFonts w:eastAsiaTheme="minorEastAsia"/>
          <w:color w:val="FF0000"/>
        </w:rPr>
        <w:instrText xml:space="preserve"> ADDIN ZOTERO_ITEM CSL_CITATION {"citationID":"asoupmdcqk","properties":{"formattedCitation":"(Norin &amp; Gamperl 2018)","plainCitation":"(Norin &amp; Gamperl 2018)","noteIndex":0},"citationItems":[{"id":1563,"uris":["http://zotero.org/users/6116610/items/3RBMIKAQ"],"uri":["http://zotero.org/users/6116610/items/3RBMIKAQ"],"itemData":{"id":1563,"type":"article-journal","abstract":"The power scaling of metabolic rate with body mass is fundamental to animal biology, due to the profound influence that animal size has on ecology and physiology. Yet the value of the scaling exponent (b) is highly debated. This scaling exponent has been suggested to be fixed at 0.67 or 0.75, or to vary systematically with cell size or metabolic intensity between the boundaries of 0.67 and 1. Despite this tremendous interest in the value of scaling exponents, little is known about metabolic scaling within individual animals and how this relates to population-level scaling. Here, we conducted a long-term study that repeatedly characterised the complete metabolic profile of a group of 68 individual fish (cunner, Tautogolabrus adspersus) by measuring their standard metabolic rate (SMR), routine metabolic rate (RMR), active metabolic rate (AMR) and aerobic scope (AS) in five separate trials over 10 months (fish mass range, 0.5–19.5 g). At all levels of metabolic intensity, the mean exponents for the group of fish at any single point in time (i.e. within trials; bSMR = 0.89, bRMR = 0.89, bAMR = 0.94, bAS = 0.96) were higher than those characterising the group as it aged (i.e. across trials; bSMR = 0.82, bRMR = 0.84, bAMR = 0.90, bAS = 0.92), and both were higher than the mean exponents for individual fish as they grew (i.e. across trials but within individuals; bSMR = 0.74, bRMR = 0.79, bAMR = 0.83, bAS = 0.85). This variation in scaling relationships, which occurred at different hierarchical levels and across time as the fish aged, may have implications for bioenergetics and ecosystem modelling and for individual ecological and physiological studies where body mass adjustments are made using specific scaling exponents to compare traits of interest between different-sized individuals. The findings suggest that studies on fish population dynamics should apply metabolic scaling exponents that are significantly higher than those used in studies on individuals. However, the generality of this assertion should be confirmed by future work, as a few existing studies on endotherms (mainly birds) have reported shallower scaling relationships for basal metabolic rate between individuals as compared to within individuals. A plain language summary is available for this article.","container-title":"Functional Ecology","DOI":"10.1111/1365-2435.12996","ISSN":"1365-2435","issue":"2","language":"en","page":"379-388","source":"Wiley Online Library","title":"Metabolic scaling of individuals vs. populations: Evidence for variation in scaling exponents at different hierarchical levels","title-short":"Metabolic scaling of individuals vs. populations","volume":"32","author":[{"family":"Norin","given":"Tommy"},{"family":"Gamperl","given":"A. Kurt"}],"issued":{"date-parts":[["2018"]]}}}],"schema":"https://github.com/citation-style-language/schema/raw/master/csl-citation.json"} </w:instrText>
      </w:r>
      <w:r w:rsidRPr="00B27698">
        <w:rPr>
          <w:rFonts w:eastAsiaTheme="minorEastAsia"/>
          <w:color w:val="FF0000"/>
        </w:rPr>
        <w:fldChar w:fldCharType="separate"/>
      </w:r>
      <w:r w:rsidRPr="00B27698">
        <w:rPr>
          <w:color w:val="FF0000"/>
        </w:rPr>
        <w:t>(Norin &amp; Gamperl 2018)</w:t>
      </w:r>
      <w:r w:rsidRPr="00B27698">
        <w:rPr>
          <w:rFonts w:eastAsiaTheme="minorEastAsia"/>
          <w:color w:val="FF0000"/>
        </w:rPr>
        <w:fldChar w:fldCharType="end"/>
      </w:r>
      <w:commentRangeEnd w:id="21"/>
      <w:r w:rsidRPr="00B27698">
        <w:rPr>
          <w:rStyle w:val="CommentReference"/>
          <w:color w:val="FF0000"/>
        </w:rPr>
        <w:commentReference w:id="21"/>
      </w:r>
      <w:r w:rsidRPr="00B27698">
        <w:rPr>
          <w:rFonts w:eastAsiaTheme="minorEastAsia"/>
          <w:color w:val="FF0000"/>
        </w:rPr>
        <w:t xml:space="preserve"> and functional form </w:t>
      </w:r>
      <w:r w:rsidRPr="00B27698">
        <w:rPr>
          <w:rFonts w:eastAsiaTheme="minorEastAsia"/>
          <w:color w:val="FF0000"/>
        </w:rPr>
        <w:fldChar w:fldCharType="begin"/>
      </w:r>
      <w:r w:rsidRPr="00B27698">
        <w:rPr>
          <w:rFonts w:eastAsiaTheme="minorEastAsia"/>
          <w:color w:val="FF0000"/>
        </w:rPr>
        <w:instrText xml:space="preserve"> ADDIN ZOTERO_ITEM CSL_CITATION {"citationID":"a15omjq68cn","properties":{"formattedCitation":"(Dell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Pr="00B27698">
        <w:rPr>
          <w:rFonts w:eastAsiaTheme="minorEastAsia"/>
          <w:color w:val="FF0000"/>
        </w:rPr>
        <w:fldChar w:fldCharType="separate"/>
      </w:r>
      <w:r w:rsidRPr="00B27698">
        <w:rPr>
          <w:color w:val="FF0000"/>
        </w:rPr>
        <w:t xml:space="preserve">(Dell </w:t>
      </w:r>
      <w:r w:rsidRPr="00B27698">
        <w:rPr>
          <w:i/>
          <w:iCs/>
          <w:color w:val="FF0000"/>
        </w:rPr>
        <w:t>et al.</w:t>
      </w:r>
      <w:r w:rsidRPr="00B27698">
        <w:rPr>
          <w:color w:val="FF0000"/>
        </w:rPr>
        <w:t xml:space="preserve"> 2011; Englund </w:t>
      </w:r>
      <w:r w:rsidRPr="00B27698">
        <w:rPr>
          <w:i/>
          <w:iCs/>
          <w:color w:val="FF0000"/>
        </w:rPr>
        <w:t>et al.</w:t>
      </w:r>
      <w:r w:rsidRPr="00B27698">
        <w:rPr>
          <w:color w:val="FF0000"/>
        </w:rPr>
        <w:t xml:space="preserve"> 2011)</w:t>
      </w:r>
      <w:r w:rsidRPr="00B27698">
        <w:rPr>
          <w:rFonts w:eastAsiaTheme="minorEastAsia"/>
          <w:color w:val="FF0000"/>
        </w:rPr>
        <w:fldChar w:fldCharType="end"/>
      </w:r>
      <w:r w:rsidRPr="00B27698">
        <w:rPr>
          <w:rFonts w:eastAsiaTheme="minorEastAsia"/>
          <w:color w:val="FF0000"/>
        </w:rPr>
        <w:t xml:space="preserve">, as the rate-temperature relationship is typically asymmetrically unimodal </w:t>
      </w:r>
      <w:r w:rsidRPr="00B27698">
        <w:rPr>
          <w:rFonts w:eastAsiaTheme="minorEastAsia"/>
          <w:color w:val="FF0000"/>
        </w:rPr>
        <w:fldChar w:fldCharType="begin"/>
      </w:r>
      <w:r w:rsidRPr="00B27698">
        <w:rPr>
          <w:rFonts w:eastAsiaTheme="minorEastAsia"/>
          <w:color w:val="FF0000"/>
        </w:rPr>
        <w:instrText xml:space="preserve"> ADDIN ZOTERO_ITEM CSL_CITATION {"citationID":"a1fsc0shk95","properties":{"formattedCitation":"(Dell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Pr="00B27698">
        <w:rPr>
          <w:rFonts w:eastAsiaTheme="minorEastAsia"/>
          <w:color w:val="FF0000"/>
        </w:rPr>
        <w:fldChar w:fldCharType="separate"/>
      </w:r>
      <w:r w:rsidRPr="00B27698">
        <w:rPr>
          <w:color w:val="FF0000"/>
        </w:rPr>
        <w:t xml:space="preserve">(Dell </w:t>
      </w:r>
      <w:r w:rsidRPr="00B27698">
        <w:rPr>
          <w:i/>
          <w:iCs/>
          <w:color w:val="FF0000"/>
        </w:rPr>
        <w:t>et al.</w:t>
      </w:r>
      <w:r w:rsidRPr="00B27698">
        <w:rPr>
          <w:color w:val="FF0000"/>
        </w:rPr>
        <w:t xml:space="preserve"> 2011; Englund </w:t>
      </w:r>
      <w:r w:rsidRPr="00B27698">
        <w:rPr>
          <w:i/>
          <w:iCs/>
          <w:color w:val="FF0000"/>
        </w:rPr>
        <w:t>et al.</w:t>
      </w:r>
      <w:r w:rsidRPr="00B27698">
        <w:rPr>
          <w:color w:val="FF0000"/>
        </w:rPr>
        <w:t xml:space="preserve"> 2011)</w:t>
      </w:r>
      <w:r w:rsidRPr="00B27698">
        <w:rPr>
          <w:rFonts w:eastAsiaTheme="minorEastAsia"/>
          <w:color w:val="FF0000"/>
        </w:rPr>
        <w:fldChar w:fldCharType="end"/>
      </w:r>
      <w:r w:rsidRPr="00B27698">
        <w:rPr>
          <w:rFonts w:cstheme="minorHAnsi"/>
          <w:color w:val="FF0000"/>
        </w:rPr>
        <w:t>.</w:t>
      </w:r>
      <w:r w:rsidRPr="00B27698">
        <w:rPr>
          <w:rFonts w:eastAsiaTheme="minorEastAsia"/>
          <w:color w:val="FF0000"/>
        </w:rPr>
        <w:t xml:space="preserve"> While s</w:t>
      </w:r>
      <w:r w:rsidRPr="00B27698">
        <w:rPr>
          <w:rFonts w:cstheme="minorHAnsi"/>
          <w:color w:val="FF0000"/>
        </w:rPr>
        <w:t xml:space="preserve">uboptimum temperatures likely reflect average conditions for ecological processes </w:t>
      </w:r>
      <w:r w:rsidRPr="00B27698">
        <w:rPr>
          <w:rFonts w:cstheme="minorHAnsi"/>
          <w:color w:val="FF0000"/>
        </w:rPr>
        <w:fldChar w:fldCharType="begin"/>
      </w:r>
      <w:r w:rsidRPr="00B27698">
        <w:rPr>
          <w:rFonts w:cstheme="minorHAnsi"/>
          <w:color w:val="FF0000"/>
        </w:rPr>
        <w:instrText xml:space="preserve"> ADDIN ZOTERO_ITEM CSL_CITATION {"citationID":"ag6etpd1pr","properties":{"formattedCitation":"(Brown {\\i{}et al.} 2004a)","plainCitation":"(Brown et al. 2004a)","noteIndex":0},"citationItems":[{"id":1549,"uris":["http://zotero.org/users/6116610/items/D84IXDI8"],"uri":["http://zotero.org/users/6116610/items/D84IXDI8"],"itemData":{"id":1549,"type":"article-journal","abstract":"Metabolism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B27698">
        <w:rPr>
          <w:rFonts w:cstheme="minorHAnsi"/>
          <w:color w:val="FF0000"/>
        </w:rPr>
        <w:fldChar w:fldCharType="separate"/>
      </w:r>
      <w:r w:rsidRPr="00B27698">
        <w:rPr>
          <w:color w:val="FF0000"/>
        </w:rPr>
        <w:t xml:space="preserve">(Brown </w:t>
      </w:r>
      <w:r w:rsidRPr="00B27698">
        <w:rPr>
          <w:i/>
          <w:iCs/>
          <w:color w:val="FF0000"/>
        </w:rPr>
        <w:t>et al.</w:t>
      </w:r>
      <w:r w:rsidRPr="00B27698">
        <w:rPr>
          <w:color w:val="FF0000"/>
        </w:rPr>
        <w:t xml:space="preserve"> 2004a)</w:t>
      </w:r>
      <w:r w:rsidRPr="00B27698">
        <w:rPr>
          <w:rFonts w:cstheme="minorHAnsi"/>
          <w:color w:val="FF0000"/>
        </w:rPr>
        <w:fldChar w:fldCharType="end"/>
      </w:r>
      <w:r w:rsidRPr="00B27698">
        <w:rPr>
          <w:rFonts w:cstheme="minorHAnsi"/>
          <w:color w:val="FF0000"/>
        </w:rPr>
        <w:t xml:space="preserve">, and thus in general would fit the MTE equation </w:t>
      </w:r>
      <w:r w:rsidRPr="00B27698">
        <w:rPr>
          <w:rFonts w:cstheme="minorHAnsi"/>
          <w:color w:val="FF0000"/>
        </w:rPr>
        <w:fldChar w:fldCharType="begin"/>
      </w:r>
      <w:r w:rsidRPr="00B27698">
        <w:rPr>
          <w:rFonts w:cstheme="minorHAnsi"/>
          <w:color w:val="FF0000"/>
        </w:rPr>
        <w:instrText xml:space="preserve"> ADDIN ZOTERO_ITEM CSL_CITATION {"citationID":"a2g9cmb6mav","properties":{"formattedCitation":"(Dell {\\i{}et al.} 2014)","plainCitation":"(Dell et al. 2014)","noteIndex":0},"citationItems":[{"id":49,"uris":["http://zotero.org/users/6116610/items/FNJLU2ZY"],"uri":["http://zotero.org/users/6116610/items/FNJLU2ZY"],"itemData":{"id":49,"type":"article-journal","abstract":"Environmental temperature has systematic effects on rates of species interactions, primarily through its influence on organismal physiology. We present a mechanistic model for the thermal response of consumer-resource interactions. We focus on how temperature affects species interactions via key traits - body velocity, detection distance, search rate and handling time - that underlie per capita consumption rate. The model is general because it applies to all foraging strategies: active-capture (both consumer and resource body velocity are important), sit-and-wait (resource velocity dominates) and grazing (consumer velocity dominates). The model predicts that temperature influences consumer-resource interactions primarily through its effects on body velocity (either of the consumer, resource or both), which determines how often consumers and resources encounter each other, and that asymmetries in the thermal responses of interacting species can introduce qualitative, not just quantitative, changes in consumer-resource dynamics. We illustrate this by showing how asymmetries in thermal responses determine equilibrium population densities in interacting consumer-resource pairs. We test for the existence of asymmetries in consumer-resource thermal responses by analysing an extensive database on thermal response curves of ecological traits for 309 species spanning 15 orders of magnitude in body size from terrestrial, marine and freshwater habitats. We find that asymmetries in consumer-resource thermal responses are likely to be a common occurrence. Overall, our study reveals the importance of asymmetric thermal responses in consumer-resource dynamics. In particular, we identify three general types of asymmetries: (i) different levels of performance of the response, (ii) different rates of response (e.g. activation energies) and (iii) different peak or optimal temperatures. Such asymmetries should occur more frequently as the climate changes and species' geographical distributions and phenologies are altered, such that previously noninteracting species come into contact. 6. By using characteristics of trophic interactions that are often well known, such as body size, foraging strategy, thermy and environmental temperature, our framework should allow more accurate predictions about the thermal dependence of consumer-resource interactions. Ultimately, integration of our theory into models of food web and ecosystem dynamics should be useful in understanding how natural systems will respond to current and future temperature change.","container-title":"Journal of Animal Ecology","DOI":"10.1111/1365-2656.12081","issue":"1","note":"PMID: 23692182","page":"70–84","title":"Temperature dependence of trophic interactions are driven by asymmetry of species responses and foraging strategy","volume":"83","author":[{"family":"Dell","given":"A I"},{"family":"Pawar","given":"S"},{"family":"Savage","given":"V M"}],"issued":{"date-parts":[["2014"]]}}}],"schema":"https://github.com/citation-style-language/schema/raw/master/csl-citation.json"} </w:instrText>
      </w:r>
      <w:r w:rsidRPr="00B27698">
        <w:rPr>
          <w:rFonts w:cstheme="minorHAnsi"/>
          <w:color w:val="FF0000"/>
        </w:rPr>
        <w:fldChar w:fldCharType="separate"/>
      </w:r>
      <w:r w:rsidRPr="00B27698">
        <w:rPr>
          <w:color w:val="FF0000"/>
        </w:rPr>
        <w:t xml:space="preserve">(Dell </w:t>
      </w:r>
      <w:r w:rsidRPr="00B27698">
        <w:rPr>
          <w:i/>
          <w:iCs/>
          <w:color w:val="FF0000"/>
        </w:rPr>
        <w:t>et al.</w:t>
      </w:r>
      <w:r w:rsidRPr="00B27698">
        <w:rPr>
          <w:color w:val="FF0000"/>
        </w:rPr>
        <w:t xml:space="preserve"> 2014)</w:t>
      </w:r>
      <w:r w:rsidRPr="00B27698">
        <w:rPr>
          <w:rFonts w:cstheme="minorHAnsi"/>
          <w:color w:val="FF0000"/>
        </w:rPr>
        <w:fldChar w:fldCharType="end"/>
      </w:r>
      <w:r w:rsidRPr="00B27698">
        <w:rPr>
          <w:rFonts w:cstheme="minorHAnsi"/>
          <w:color w:val="FF0000"/>
        </w:rPr>
        <w:t>, there are potentially important exceptions. First, even below optimum, thermal performance curves (TPCs) may not always be log-linear, which the Arrhenius-equation assumes (Englund, 2011). Second, it has been shown that sub-optimum temperatures are in fact optimal in varying environments, which makes it challenging to define the ascending part of a thermal response curve (Bernhardt et al 2019). Lastly, climate change is already causing populations at the edge of their distributions to experience lethal heat waves (</w:t>
      </w:r>
      <w:proofErr w:type="spellStart"/>
      <w:r w:rsidRPr="00B27698">
        <w:rPr>
          <w:rFonts w:cstheme="minorHAnsi"/>
          <w:color w:val="FF0000"/>
        </w:rPr>
        <w:t>Pörtner</w:t>
      </w:r>
      <w:proofErr w:type="spellEnd"/>
      <w:r w:rsidRPr="00B27698">
        <w:rPr>
          <w:rFonts w:cstheme="minorHAnsi"/>
          <w:color w:val="FF0000"/>
        </w:rPr>
        <w:t xml:space="preserve"> &amp; </w:t>
      </w:r>
      <w:proofErr w:type="spellStart"/>
      <w:r w:rsidRPr="00B27698">
        <w:rPr>
          <w:rFonts w:cstheme="minorHAnsi"/>
          <w:color w:val="FF0000"/>
        </w:rPr>
        <w:t>Knust</w:t>
      </w:r>
      <w:proofErr w:type="spellEnd"/>
      <w:r w:rsidRPr="00B27698">
        <w:rPr>
          <w:rFonts w:cstheme="minorHAnsi"/>
          <w:color w:val="FF0000"/>
        </w:rPr>
        <w:t xml:space="preserve">, 2007). Another observed deviation from scaling theories (including the MTE) is that body mass can affect the temperature scaling on physiological rates, both within </w:t>
      </w:r>
      <w:r w:rsidRPr="00B27698">
        <w:rPr>
          <w:rFonts w:cstheme="minorHAnsi"/>
          <w:color w:val="FF0000"/>
        </w:rPr>
        <w:fldChar w:fldCharType="begin"/>
      </w:r>
      <w:r w:rsidRPr="00B27698">
        <w:rPr>
          <w:rFonts w:cstheme="minorHAnsi"/>
          <w:color w:val="FF0000"/>
        </w:rPr>
        <w:instrText xml:space="preserve"> ADDIN ZOTERO_ITEM CSL_CITATION {"citationID":"avem0pbn1k","properties":{"formattedCitation":"(Beamish 1964; Xie &amp; Sun 1990; Ohlberger {\\i{}et al.} 2012; Fossen {\\i{}et al.} 2019)","plainCitation":"(Beamish 1964; Xie &amp; Sun 1990; Ohlberger et al. 2012;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Pr="00B27698">
        <w:rPr>
          <w:rFonts w:cstheme="minorHAnsi"/>
          <w:color w:val="FF0000"/>
        </w:rPr>
        <w:fldChar w:fldCharType="separate"/>
      </w:r>
      <w:r w:rsidRPr="00B27698">
        <w:rPr>
          <w:color w:val="FF0000"/>
        </w:rPr>
        <w:t xml:space="preserve">(Beamish 1964; Xie &amp; Sun 1990; Ohlberger </w:t>
      </w:r>
      <w:r w:rsidRPr="00B27698">
        <w:rPr>
          <w:i/>
          <w:iCs/>
          <w:color w:val="FF0000"/>
        </w:rPr>
        <w:t>et al.</w:t>
      </w:r>
      <w:r w:rsidRPr="00B27698">
        <w:rPr>
          <w:color w:val="FF0000"/>
        </w:rPr>
        <w:t xml:space="preserve"> 2012; Fossen </w:t>
      </w:r>
      <w:r w:rsidRPr="00B27698">
        <w:rPr>
          <w:i/>
          <w:iCs/>
          <w:color w:val="FF0000"/>
        </w:rPr>
        <w:t>et al.</w:t>
      </w:r>
      <w:r w:rsidRPr="00B27698">
        <w:rPr>
          <w:color w:val="FF0000"/>
        </w:rPr>
        <w:t xml:space="preserve"> 2019)</w:t>
      </w:r>
      <w:r w:rsidRPr="00B27698">
        <w:rPr>
          <w:rFonts w:cstheme="minorHAnsi"/>
          <w:color w:val="FF0000"/>
        </w:rPr>
        <w:fldChar w:fldCharType="end"/>
      </w:r>
      <w:r w:rsidRPr="00B27698">
        <w:rPr>
          <w:rFonts w:cstheme="minorHAnsi"/>
          <w:color w:val="FF0000"/>
        </w:rPr>
        <w:t xml:space="preserve"> and between species </w:t>
      </w:r>
      <w:r w:rsidRPr="00B27698">
        <w:rPr>
          <w:rFonts w:cstheme="minorHAnsi"/>
          <w:color w:val="FF0000"/>
        </w:rPr>
        <w:fldChar w:fldCharType="begin"/>
      </w:r>
      <w:r w:rsidRPr="00B27698">
        <w:rPr>
          <w:rFonts w:cstheme="minorHAnsi"/>
          <w:color w:val="FF0000"/>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Pr="00B27698">
        <w:rPr>
          <w:rFonts w:cstheme="minorHAnsi"/>
          <w:color w:val="FF0000"/>
        </w:rPr>
        <w:fldChar w:fldCharType="separate"/>
      </w:r>
      <w:r w:rsidRPr="00B27698">
        <w:rPr>
          <w:color w:val="FF0000"/>
        </w:rPr>
        <w:t xml:space="preserve">(Killen </w:t>
      </w:r>
      <w:r w:rsidRPr="00B27698">
        <w:rPr>
          <w:i/>
          <w:iCs/>
          <w:color w:val="FF0000"/>
        </w:rPr>
        <w:t>et al.</w:t>
      </w:r>
      <w:r w:rsidRPr="00B27698">
        <w:rPr>
          <w:color w:val="FF0000"/>
        </w:rPr>
        <w:t xml:space="preserve"> 2010)</w:t>
      </w:r>
      <w:r w:rsidRPr="00B27698">
        <w:rPr>
          <w:rFonts w:cstheme="minorHAnsi"/>
          <w:color w:val="FF0000"/>
        </w:rPr>
        <w:fldChar w:fldCharType="end"/>
      </w:r>
      <w:r w:rsidRPr="00B27698">
        <w:rPr>
          <w:rFonts w:cstheme="minorHAnsi"/>
          <w:color w:val="FF0000"/>
        </w:rPr>
        <w:t xml:space="preserve">. </w:t>
      </w:r>
      <w:commentRangeStart w:id="22"/>
      <w:r w:rsidRPr="00B27698">
        <w:rPr>
          <w:rFonts w:cstheme="minorHAnsi"/>
          <w:color w:val="FF0000"/>
        </w:rPr>
        <w:t xml:space="preserve">This could </w:t>
      </w:r>
      <w:del w:id="23" w:author="Anna Gårdmark" w:date="2019-12-11T09:01:00Z">
        <w:r w:rsidRPr="00B27698" w:rsidDel="00EC5B9D">
          <w:rPr>
            <w:rFonts w:cstheme="minorHAnsi"/>
            <w:color w:val="FF0000"/>
          </w:rPr>
          <w:delText xml:space="preserve">be </w:delText>
        </w:r>
      </w:del>
      <w:commentRangeStart w:id="24"/>
      <w:commentRangeStart w:id="25"/>
      <w:del w:id="26" w:author="Anna Gårdmark" w:date="2019-12-11T08:46:00Z">
        <w:r w:rsidRPr="00B27698" w:rsidDel="00AE39C5">
          <w:rPr>
            <w:rFonts w:cstheme="minorHAnsi"/>
            <w:color w:val="FF0000"/>
          </w:rPr>
          <w:delText xml:space="preserve">indicative of </w:delText>
        </w:r>
      </w:del>
      <w:ins w:id="27" w:author="Anna Gårdmark" w:date="2019-12-11T08:46:00Z">
        <w:r w:rsidRPr="00B27698">
          <w:rPr>
            <w:rFonts w:cstheme="minorHAnsi"/>
            <w:color w:val="FF0000"/>
          </w:rPr>
          <w:t xml:space="preserve">lead to </w:t>
        </w:r>
        <w:commentRangeEnd w:id="24"/>
        <w:r w:rsidRPr="00B27698">
          <w:rPr>
            <w:rStyle w:val="CommentReference"/>
            <w:color w:val="FF0000"/>
          </w:rPr>
          <w:commentReference w:id="24"/>
        </w:r>
      </w:ins>
      <w:commentRangeEnd w:id="25"/>
      <w:r w:rsidRPr="00B27698">
        <w:rPr>
          <w:rStyle w:val="CommentReference"/>
          <w:color w:val="FF0000"/>
        </w:rPr>
        <w:commentReference w:id="25"/>
      </w:r>
      <w:r w:rsidRPr="00B27698">
        <w:rPr>
          <w:rFonts w:cstheme="minorHAnsi"/>
          <w:color w:val="FF0000"/>
        </w:rPr>
        <w:t xml:space="preserve">size-dependent </w:t>
      </w:r>
      <w:commentRangeEnd w:id="22"/>
      <w:r w:rsidRPr="00B27698">
        <w:rPr>
          <w:rStyle w:val="CommentReference"/>
          <w:color w:val="FF0000"/>
        </w:rPr>
        <w:commentReference w:id="22"/>
      </w:r>
      <w:r w:rsidRPr="00B27698">
        <w:rPr>
          <w:rFonts w:cstheme="minorHAnsi"/>
          <w:color w:val="FF0000"/>
        </w:rPr>
        <w:t xml:space="preserve">thermal performance curves (e.g. body growth), </w:t>
      </w:r>
      <w:del w:id="28" w:author="Anna Gårdmark" w:date="2019-12-11T09:02:00Z">
        <w:r w:rsidRPr="00B27698" w:rsidDel="00EC5B9D">
          <w:rPr>
            <w:rFonts w:cstheme="minorHAnsi"/>
            <w:color w:val="FF0000"/>
          </w:rPr>
          <w:delText>which could have</w:delText>
        </w:r>
      </w:del>
      <w:ins w:id="29" w:author="Anna Gårdmark" w:date="2019-12-11T09:02:00Z">
        <w:r w:rsidRPr="00B27698">
          <w:rPr>
            <w:rFonts w:cstheme="minorHAnsi"/>
            <w:color w:val="FF0000"/>
          </w:rPr>
          <w:t>with</w:t>
        </w:r>
      </w:ins>
      <w:r w:rsidRPr="00B27698">
        <w:rPr>
          <w:rFonts w:cstheme="minorHAnsi"/>
          <w:color w:val="FF0000"/>
        </w:rPr>
        <w:t xml:space="preserve"> important effects on individuals and populations. </w:t>
      </w:r>
      <w:commentRangeStart w:id="30"/>
      <w:r w:rsidRPr="00B27698">
        <w:rPr>
          <w:rFonts w:eastAsiaTheme="minorEastAsia"/>
          <w:color w:val="FF0000"/>
        </w:rPr>
        <w:t xml:space="preserve">This knowledge gap </w:t>
      </w:r>
      <w:commentRangeEnd w:id="30"/>
      <w:r w:rsidRPr="00B27698">
        <w:rPr>
          <w:rStyle w:val="CommentReference"/>
          <w:color w:val="FF0000"/>
        </w:rPr>
        <w:commentReference w:id="30"/>
      </w:r>
      <w:r w:rsidRPr="00B27698">
        <w:rPr>
          <w:rFonts w:eastAsiaTheme="minorEastAsia"/>
          <w:color w:val="FF0000"/>
        </w:rPr>
        <w:t xml:space="preserve">at the intraspecific level is likely due to the logistical challenges of replicating experiments for ranges of body masses and temperatures in a factorial setting </w:t>
      </w:r>
      <w:r w:rsidRPr="00B27698">
        <w:rPr>
          <w:rFonts w:eastAsiaTheme="minorEastAsia"/>
          <w:color w:val="FF0000"/>
        </w:rPr>
        <w:fldChar w:fldCharType="begin"/>
      </w:r>
      <w:r w:rsidRPr="00B27698">
        <w:rPr>
          <w:rFonts w:eastAsiaTheme="minorEastAsia"/>
          <w:color w:val="FF0000"/>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B27698">
        <w:rPr>
          <w:rFonts w:eastAsiaTheme="minorEastAsia"/>
          <w:color w:val="FF0000"/>
        </w:rPr>
        <w:fldChar w:fldCharType="separate"/>
      </w:r>
      <w:r w:rsidRPr="00B27698">
        <w:rPr>
          <w:color w:val="FF0000"/>
        </w:rPr>
        <w:t xml:space="preserve">(Jerde </w:t>
      </w:r>
      <w:r w:rsidRPr="00B27698">
        <w:rPr>
          <w:i/>
          <w:iCs/>
          <w:color w:val="FF0000"/>
        </w:rPr>
        <w:t>et al.</w:t>
      </w:r>
      <w:r w:rsidRPr="00B27698">
        <w:rPr>
          <w:color w:val="FF0000"/>
        </w:rPr>
        <w:t xml:space="preserve"> 2019)</w:t>
      </w:r>
      <w:r w:rsidRPr="00B27698">
        <w:rPr>
          <w:rFonts w:eastAsiaTheme="minorEastAsia"/>
          <w:color w:val="FF0000"/>
        </w:rPr>
        <w:fldChar w:fldCharType="end"/>
      </w:r>
      <w:r w:rsidRPr="00B27698">
        <w:rPr>
          <w:rFonts w:eastAsiaTheme="minorEastAsia"/>
          <w:color w:val="FF0000"/>
        </w:rPr>
        <w:t xml:space="preserve">. Given that intra- and interspecific scaling can differ </w:t>
      </w:r>
      <w:r w:rsidRPr="00B27698">
        <w:rPr>
          <w:rFonts w:eastAsiaTheme="minorEastAsia"/>
          <w:color w:val="FF0000"/>
        </w:rPr>
        <w:fldChar w:fldCharType="begin"/>
      </w:r>
      <w:r w:rsidRPr="00B27698">
        <w:rPr>
          <w:rFonts w:eastAsiaTheme="minorEastAsia"/>
          <w:color w:val="FF0000"/>
        </w:rPr>
        <w:instrText xml:space="preserve"> ADDIN ZOTERO_ITEM CSL_CITATION {"citationID":"a28st3moih6","properties":{"formattedCitation":"(Jerde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B27698">
        <w:rPr>
          <w:rFonts w:eastAsiaTheme="minorEastAsia"/>
          <w:color w:val="FF0000"/>
        </w:rPr>
        <w:fldChar w:fldCharType="separate"/>
      </w:r>
      <w:r w:rsidRPr="00B27698">
        <w:rPr>
          <w:color w:val="FF0000"/>
        </w:rPr>
        <w:t xml:space="preserve">(Jerde </w:t>
      </w:r>
      <w:r w:rsidRPr="00B27698">
        <w:rPr>
          <w:i/>
          <w:iCs/>
          <w:color w:val="FF0000"/>
        </w:rPr>
        <w:t>et al.</w:t>
      </w:r>
      <w:r w:rsidRPr="00B27698">
        <w:rPr>
          <w:color w:val="FF0000"/>
        </w:rPr>
        <w:t xml:space="preserve"> 2019)</w:t>
      </w:r>
      <w:r w:rsidRPr="00B27698">
        <w:rPr>
          <w:rFonts w:eastAsiaTheme="minorEastAsia"/>
          <w:color w:val="FF0000"/>
        </w:rPr>
        <w:fldChar w:fldCharType="end"/>
      </w:r>
      <w:r w:rsidRPr="00B27698">
        <w:rPr>
          <w:rFonts w:eastAsiaTheme="minorEastAsia"/>
          <w:color w:val="FF0000"/>
        </w:rPr>
        <w:t xml:space="preserve">, and that intraspecific processes and variation are </w:t>
      </w:r>
      <w:r w:rsidRPr="00B27698">
        <w:rPr>
          <w:rFonts w:eastAsiaTheme="minorEastAsia"/>
          <w:color w:val="FF0000"/>
        </w:rPr>
        <w:lastRenderedPageBreak/>
        <w:t xml:space="preserve">important for understanding ecological dynamics </w:t>
      </w:r>
      <w:r w:rsidRPr="00B27698">
        <w:rPr>
          <w:rFonts w:eastAsiaTheme="minorEastAsia"/>
          <w:color w:val="FF0000"/>
        </w:rPr>
        <w:fldChar w:fldCharType="begin"/>
      </w:r>
      <w:r w:rsidRPr="00B27698">
        <w:rPr>
          <w:rFonts w:eastAsiaTheme="minorEastAsia"/>
          <w:color w:val="FF0000"/>
        </w:rPr>
        <w:instrText xml:space="preserve"> ADDIN ZOTERO_ITEM CSL_CITATION {"citationID":"a12qjscata8","properties":{"formattedCitation":"(De Roos &amp; Persson 2013)","plainCitation":"(De Roos &amp; Persson 2013)","noteIndex":0},"citationItems":[{"id":656,"uris":["http://zotero.org/users/6116610/items/85YBFPYH"],"uri":["http://zotero.org/users/6116610/items/85YBFPYH"],"itemData":{"id":656,"type":"book","event-place":"Princeton, New Jersey, USA","ISBN":"1-4008-4561-0","publisher":"Princeton University Press","publisher-place":"Princeton, New Jersey, USA","title":"Population and community ecology of ontogenetic development","author":[{"family":"De Roos","given":"A. M"},{"family":"Persson","given":"L"}],"issued":{"date-parts":[["2013"]]}}}],"schema":"https://github.com/citation-style-language/schema/raw/master/csl-citation.json"} </w:instrText>
      </w:r>
      <w:r w:rsidRPr="00B27698">
        <w:rPr>
          <w:rFonts w:eastAsiaTheme="minorEastAsia"/>
          <w:color w:val="FF0000"/>
        </w:rPr>
        <w:fldChar w:fldCharType="separate"/>
      </w:r>
      <w:r w:rsidRPr="00B27698">
        <w:rPr>
          <w:color w:val="FF0000"/>
        </w:rPr>
        <w:t>(De Roos &amp; Persson 2013)</w:t>
      </w:r>
      <w:r w:rsidRPr="00B27698">
        <w:rPr>
          <w:rFonts w:eastAsiaTheme="minorEastAsia"/>
          <w:color w:val="FF0000"/>
        </w:rPr>
        <w:fldChar w:fldCharType="end"/>
      </w:r>
      <w:r w:rsidRPr="00B27698">
        <w:rPr>
          <w:rFonts w:eastAsiaTheme="minorEastAsia"/>
          <w:color w:val="FF0000"/>
        </w:rPr>
        <w:t>, accurately describing the general intraspecific mass- and temperature dependence of biological rates is a high priority for understanding and predicting climate change impacts.</w:t>
      </w:r>
    </w:p>
    <w:p w14:paraId="56D141B5" w14:textId="13FE2362" w:rsidR="003D7F50" w:rsidRPr="00B27698" w:rsidRDefault="003D7F50" w:rsidP="00904830">
      <w:pPr>
        <w:spacing w:line="480" w:lineRule="auto"/>
        <w:ind w:firstLine="284"/>
        <w:contextualSpacing/>
        <w:jc w:val="both"/>
        <w:rPr>
          <w:rFonts w:eastAsiaTheme="minorEastAsia"/>
          <w:color w:val="FF0000"/>
        </w:rPr>
      </w:pPr>
      <w:r w:rsidRPr="00B27698">
        <w:rPr>
          <w:rFonts w:eastAsiaTheme="minorEastAsia"/>
          <w:color w:val="FF0000"/>
        </w:rPr>
        <w:t xml:space="preserve">The need to understand the mechanistic basis of </w:t>
      </w:r>
      <w:commentRangeStart w:id="31"/>
      <w:r w:rsidRPr="00B27698">
        <w:rPr>
          <w:rFonts w:eastAsiaTheme="minorEastAsia"/>
          <w:color w:val="FF0000"/>
        </w:rPr>
        <w:t xml:space="preserve">growth </w:t>
      </w:r>
      <w:commentRangeEnd w:id="31"/>
      <w:r w:rsidRPr="00B27698">
        <w:rPr>
          <w:rStyle w:val="CommentReference"/>
          <w:color w:val="FF0000"/>
        </w:rPr>
        <w:commentReference w:id="31"/>
      </w:r>
      <w:r w:rsidRPr="00B27698">
        <w:rPr>
          <w:rFonts w:eastAsiaTheme="minorEastAsia"/>
          <w:color w:val="FF0000"/>
        </w:rPr>
        <w:t xml:space="preserve">scaling is more evident now than ever, since reductions in average adult body sizes of ectotherms have been proposed as a third universal response to warming </w:t>
      </w:r>
      <w:r w:rsidRPr="00B27698">
        <w:rPr>
          <w:rFonts w:eastAsiaTheme="minorEastAsia"/>
          <w:color w:val="FF0000"/>
        </w:rPr>
        <w:fldChar w:fldCharType="begin"/>
      </w:r>
      <w:r w:rsidRPr="00B27698">
        <w:rPr>
          <w:rFonts w:eastAsiaTheme="minorEastAsia"/>
          <w:color w:val="FF0000"/>
        </w:rPr>
        <w:instrText xml:space="preserve"> ADDIN ZOTERO_ITEM CSL_CITATION {"citationID":"a1tg6tn1ofv","properties":{"formattedCitation":"(Daufresne {\\i{}et al.} 2009)","plainCitation":"(Daufresne et al. 2009)","noteIndex":0},"citationItems":[{"id":171,"uris":["http://zotero.org/users/6116610/items/BYIQJ2UA"],"uri":["http://zotero.org/users/6116610/items/BYIQJ2UA"],"itemData":{"id":171,"type":"article-journal","abstract":"Understanding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ecosystems","volume":"106","author":[{"family":"Daufresne","given":"M"},{"family":"Lengfellner","given":"K"},{"family":"Sommer","given":"U"}],"issued":{"date-parts":[["2009"]]}}}],"schema":"https://github.com/citation-style-language/schema/raw/master/csl-citation.json"} </w:instrText>
      </w:r>
      <w:r w:rsidRPr="00B27698">
        <w:rPr>
          <w:rFonts w:eastAsiaTheme="minorEastAsia"/>
          <w:color w:val="FF0000"/>
        </w:rPr>
        <w:fldChar w:fldCharType="separate"/>
      </w:r>
      <w:r w:rsidRPr="00B27698">
        <w:rPr>
          <w:color w:val="FF0000"/>
        </w:rPr>
        <w:t xml:space="preserve">(Daufresne </w:t>
      </w:r>
      <w:r w:rsidRPr="00B27698">
        <w:rPr>
          <w:i/>
          <w:iCs/>
          <w:color w:val="FF0000"/>
        </w:rPr>
        <w:t>et al.</w:t>
      </w:r>
      <w:r w:rsidRPr="00B27698">
        <w:rPr>
          <w:color w:val="FF0000"/>
        </w:rPr>
        <w:t xml:space="preserve"> 2009)</w:t>
      </w:r>
      <w:r w:rsidRPr="00B27698">
        <w:rPr>
          <w:rFonts w:eastAsiaTheme="minorEastAsia"/>
          <w:color w:val="FF0000"/>
        </w:rPr>
        <w:fldChar w:fldCharType="end"/>
      </w:r>
      <w:r w:rsidRPr="00B27698">
        <w:rPr>
          <w:rFonts w:eastAsiaTheme="minorEastAsia"/>
          <w:color w:val="FF0000"/>
        </w:rPr>
        <w:t xml:space="preserve">. Yet we know little about the mechanisms underpinning the empirical observations of temperature-size responses </w:t>
      </w:r>
      <w:r w:rsidRPr="00B27698">
        <w:rPr>
          <w:rFonts w:eastAsiaTheme="minorEastAsia"/>
          <w:color w:val="FF0000"/>
        </w:rPr>
        <w:fldChar w:fldCharType="begin"/>
      </w:r>
      <w:r w:rsidR="00751C7D">
        <w:rPr>
          <w:rFonts w:eastAsiaTheme="minorEastAsia"/>
          <w:color w:val="FF0000"/>
        </w:rPr>
        <w:instrText xml:space="preserve"> ADDIN ZOTERO_ITEM CSL_CITATION {"citationID":"a2eqrt93od8","properties":{"formattedCitation":"(Ohlberger 2013a; Audzijonyte {\\i{}et al.} 2018; Lefevre {\\i{}et al.} 2018b; Pauly &amp; Cheung 2018)","plainCitation":"(Ohlberger 2013a; Audzijonyte et al. 2018; Lefevre et al. 2018b; Pauly &amp; Cheung 2018)","noteIndex":0},"citationItems":[{"id":1535,"uris":["http://zotero.org/users/6116610/items/Z98IGZ3S"],"uri":["http://zotero.org/users/6116610/items/Z98IGZ3S"],"itemData":{"id":1535,"type":"article-journal","abstract":"Accumulating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580,"uris":["http://zotero.org/users/6116610/items/6KT3Y3GN"],"uri":["http://zotero.org/users/6116610/items/6KT3Y3GN"],"itemData":{"id":580,"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E."}],"issued":{"date-parts":[["2018",2]]}}},{"id":"9c20ZvMu/VxMCU40E","uris":["http://zotero.org/users/6116610/items/LU78CYMD"],"uri":["http://zotero.org/users/6116610/items/LU78CYMD"],"itemData":{"id":582,"type":"article-journal","abstract":"One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Pr="00B27698">
        <w:rPr>
          <w:rFonts w:eastAsiaTheme="minorEastAsia"/>
          <w:color w:val="FF0000"/>
        </w:rPr>
        <w:fldChar w:fldCharType="separate"/>
      </w:r>
      <w:r w:rsidR="003D314E" w:rsidRPr="003D314E">
        <w:rPr>
          <w:color w:val="FF0000"/>
        </w:rPr>
        <w:t>(</w:t>
      </w:r>
      <w:proofErr w:type="spellStart"/>
      <w:r w:rsidR="003D314E" w:rsidRPr="003D314E">
        <w:rPr>
          <w:color w:val="FF0000"/>
        </w:rPr>
        <w:t>Ohlberger</w:t>
      </w:r>
      <w:proofErr w:type="spellEnd"/>
      <w:r w:rsidR="003D314E" w:rsidRPr="003D314E">
        <w:rPr>
          <w:color w:val="FF0000"/>
        </w:rPr>
        <w:t xml:space="preserve"> 2013a; </w:t>
      </w:r>
      <w:proofErr w:type="spellStart"/>
      <w:r w:rsidR="003D314E" w:rsidRPr="003D314E">
        <w:rPr>
          <w:color w:val="FF0000"/>
        </w:rPr>
        <w:t>Audzijonyte</w:t>
      </w:r>
      <w:proofErr w:type="spellEnd"/>
      <w:r w:rsidR="003D314E" w:rsidRPr="003D314E">
        <w:rPr>
          <w:color w:val="FF0000"/>
        </w:rPr>
        <w:t xml:space="preserve"> </w:t>
      </w:r>
      <w:r w:rsidR="003D314E" w:rsidRPr="003D314E">
        <w:rPr>
          <w:i/>
          <w:iCs/>
          <w:color w:val="FF0000"/>
        </w:rPr>
        <w:t>et al.</w:t>
      </w:r>
      <w:r w:rsidR="003D314E" w:rsidRPr="003D314E">
        <w:rPr>
          <w:color w:val="FF0000"/>
        </w:rPr>
        <w:t xml:space="preserve"> 2018; Lefevre </w:t>
      </w:r>
      <w:r w:rsidR="003D314E" w:rsidRPr="003D314E">
        <w:rPr>
          <w:i/>
          <w:iCs/>
          <w:color w:val="FF0000"/>
        </w:rPr>
        <w:t>et al.</w:t>
      </w:r>
      <w:r w:rsidR="003D314E" w:rsidRPr="003D314E">
        <w:rPr>
          <w:color w:val="FF0000"/>
        </w:rPr>
        <w:t xml:space="preserve"> 2018b; Pauly &amp; Cheung 2018)</w:t>
      </w:r>
      <w:r w:rsidRPr="00B27698">
        <w:rPr>
          <w:rFonts w:eastAsiaTheme="minorEastAsia"/>
          <w:color w:val="FF0000"/>
        </w:rPr>
        <w:fldChar w:fldCharType="end"/>
      </w:r>
      <w:commentRangeStart w:id="32"/>
      <w:commentRangeStart w:id="33"/>
      <w:r w:rsidRPr="00B27698">
        <w:rPr>
          <w:rFonts w:eastAsiaTheme="minorEastAsia"/>
          <w:color w:val="FF0000"/>
        </w:rPr>
        <w:t>.</w:t>
      </w:r>
      <w:commentRangeEnd w:id="32"/>
      <w:r w:rsidRPr="00B27698">
        <w:rPr>
          <w:rStyle w:val="CommentReference"/>
          <w:color w:val="FF0000"/>
        </w:rPr>
        <w:commentReference w:id="32"/>
      </w:r>
      <w:commentRangeEnd w:id="33"/>
      <w:r w:rsidRPr="00B27698">
        <w:rPr>
          <w:rStyle w:val="CommentReference"/>
          <w:color w:val="FF0000"/>
        </w:rPr>
        <w:commentReference w:id="33"/>
      </w:r>
      <w:r w:rsidRPr="00B27698">
        <w:rPr>
          <w:rFonts w:eastAsiaTheme="minorEastAsia"/>
          <w:color w:val="FF0000"/>
        </w:rPr>
        <w:t xml:space="preserve"> Metabolism and maximum consumption rate are key processes describing the dynamics of individual-level biomass production or body growth. This is captured in numerous models based on simple dynamic energy budget theory, including individual-level models such as Wisconsin-type bioenergetic growth models </w:t>
      </w:r>
      <w:r w:rsidRPr="00B27698">
        <w:rPr>
          <w:rFonts w:eastAsiaTheme="minorEastAsia"/>
          <w:color w:val="FF0000"/>
        </w:rPr>
        <w:fldChar w:fldCharType="begin"/>
      </w:r>
      <w:r w:rsidRPr="00B27698">
        <w:rPr>
          <w:rFonts w:eastAsiaTheme="minorEastAsia"/>
          <w:color w:val="FF0000"/>
        </w:rPr>
        <w:instrText xml:space="preserve"> ADDIN ZOTERO_ITEM CSL_CITATION {"citationID":"H7LkDXVD","properties":{"formattedCitation":"(Kitchell {\\i{}et al.} 1977)","plainCitation":"(Kitchell et al. 1977)","noteIndex":0},"citationItems":[{"id":448,"uris":["http://zotero.org/users/6116610/items/4RNEVDMA"],"uri":["http://zotero.org/users/6116610/items/4RNEVDMA"],"itemData":{"id":448,"type":"article-journal","container-title":"Journal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J"},{"family":"Weininger","given":"David"}],"issued":{"date-parts":[["1977"]]}}}],"schema":"https://github.com/citation-style-language/schema/raw/master/csl-citation.json"} </w:instrText>
      </w:r>
      <w:r w:rsidRPr="00B27698">
        <w:rPr>
          <w:rFonts w:eastAsiaTheme="minorEastAsia"/>
          <w:color w:val="FF0000"/>
        </w:rPr>
        <w:fldChar w:fldCharType="separate"/>
      </w:r>
      <w:r w:rsidRPr="00B27698">
        <w:rPr>
          <w:color w:val="FF0000"/>
        </w:rPr>
        <w:t xml:space="preserve">(Kitchell </w:t>
      </w:r>
      <w:r w:rsidRPr="00B27698">
        <w:rPr>
          <w:i/>
          <w:iCs/>
          <w:color w:val="FF0000"/>
        </w:rPr>
        <w:t>et al.</w:t>
      </w:r>
      <w:r w:rsidRPr="00B27698">
        <w:rPr>
          <w:color w:val="FF0000"/>
        </w:rPr>
        <w:t xml:space="preserve"> 1977)</w:t>
      </w:r>
      <w:r w:rsidRPr="00B27698">
        <w:rPr>
          <w:rFonts w:eastAsiaTheme="minorEastAsia"/>
          <w:color w:val="FF0000"/>
        </w:rPr>
        <w:fldChar w:fldCharType="end"/>
      </w:r>
      <w:r w:rsidRPr="00B27698">
        <w:rPr>
          <w:rFonts w:eastAsiaTheme="minorEastAsia"/>
          <w:color w:val="FF0000"/>
        </w:rPr>
        <w:t xml:space="preserve">, to </w:t>
      </w:r>
      <w:proofErr w:type="spellStart"/>
      <w:r w:rsidRPr="00B27698">
        <w:rPr>
          <w:rFonts w:eastAsiaTheme="minorEastAsia"/>
          <w:color w:val="FF0000"/>
        </w:rPr>
        <w:t>Pütter</w:t>
      </w:r>
      <w:proofErr w:type="spellEnd"/>
      <w:r w:rsidRPr="00B27698">
        <w:rPr>
          <w:rFonts w:eastAsiaTheme="minorEastAsia"/>
          <w:color w:val="FF0000"/>
        </w:rPr>
        <w:t xml:space="preserve">-type growth models </w:t>
      </w:r>
      <w:r w:rsidRPr="00B27698">
        <w:rPr>
          <w:rFonts w:eastAsiaTheme="minorEastAsia"/>
          <w:color w:val="FF0000"/>
        </w:rPr>
        <w:fldChar w:fldCharType="begin"/>
      </w:r>
      <w:r w:rsidR="003D314E">
        <w:rPr>
          <w:rFonts w:eastAsiaTheme="minorEastAsia"/>
          <w:color w:val="FF0000"/>
        </w:rPr>
        <w:instrText xml:space="preserve"> ADDIN ZOTERO_ITEM CSL_CITATION {"citationID":"a1bg5j8t3ai","properties":{"formattedCitation":"(Ursin 1967; Essington {\\i{}et al.} 2001; Marshall &amp; White 2019b)","plainCitation":"(Ursin 1967; Essington et al. 2001; Marshall &amp; White 2019b)","noteIndex":0},"citationItems":[{"id":640,"uris":["http://zotero.org/users/6116610/items/5G6C5LEF"],"uri":["http://zotero.org/users/6116610/items/5G6C5LEF"],"itemData":{"id":640,"type":"article-journal","container-title":"Journal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638,"uris":["http://zotero.org/users/6116610/items/5KJ5HF4D"],"uri":["http://zotero.org/users/6116610/items/5KJ5HF4D"],"itemData":{"id":638,"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Pr="00B27698">
        <w:rPr>
          <w:rFonts w:eastAsiaTheme="minorEastAsia"/>
          <w:color w:val="FF0000"/>
        </w:rPr>
        <w:fldChar w:fldCharType="separate"/>
      </w:r>
      <w:r w:rsidR="003D314E" w:rsidRPr="003D314E">
        <w:rPr>
          <w:color w:val="FF0000"/>
        </w:rPr>
        <w:t xml:space="preserve">(Ursin 1967; Essington </w:t>
      </w:r>
      <w:r w:rsidR="003D314E" w:rsidRPr="003D314E">
        <w:rPr>
          <w:i/>
          <w:iCs/>
          <w:color w:val="FF0000"/>
        </w:rPr>
        <w:t>et al.</w:t>
      </w:r>
      <w:r w:rsidR="003D314E" w:rsidRPr="003D314E">
        <w:rPr>
          <w:color w:val="FF0000"/>
        </w:rPr>
        <w:t xml:space="preserve"> 2001; Marshall &amp; White 2019b)</w:t>
      </w:r>
      <w:r w:rsidRPr="00B27698">
        <w:rPr>
          <w:rFonts w:eastAsiaTheme="minorEastAsia"/>
          <w:color w:val="FF0000"/>
        </w:rPr>
        <w:fldChar w:fldCharType="end"/>
      </w:r>
      <w:r w:rsidRPr="00B27698">
        <w:rPr>
          <w:rFonts w:eastAsiaTheme="minorEastAsia"/>
          <w:color w:val="FF0000"/>
        </w:rPr>
        <w:t xml:space="preserve"> and population and food web models, such as physiologically structured population models (PSPMs) </w:t>
      </w:r>
      <w:r w:rsidRPr="00B27698">
        <w:rPr>
          <w:rFonts w:eastAsiaTheme="minorEastAsia"/>
          <w:color w:val="FF0000"/>
        </w:rPr>
        <w:fldChar w:fldCharType="begin"/>
      </w:r>
      <w:r w:rsidR="00751C7D">
        <w:rPr>
          <w:rFonts w:eastAsiaTheme="minorEastAsia"/>
          <w:color w:val="FF0000"/>
        </w:rPr>
        <w:instrText xml:space="preserve"> ADDIN ZOTERO_ITEM CSL_CITATION {"citationID":"lzEJ1w5S","properties":{"formattedCitation":"(De Roos &amp; Persson 2001)","plainCitation":"(De Roos &amp; Persson 2001)","noteIndex":0},"citationItems":[{"id":"9c20ZvMu/vMK0N6O2","uris":["http://zotero.org/users/6116610/items/VGSDD364"],"uri":["http://zotero.org/users/6116610/items/VGSDD364"],"itemData":{"id":754,"type":"article-journal","container-title":"Oikos","DOI":"10.1034/j.1600-0706.2001.11313.x","ISSN":"0030-1299, 1600-0706","issue":"1","language":"en","page":"51-71","source":"Crossref","title":"Physiologically structured models - from versatile technique to ecological theory","volume":"94","author":[{"family":"De Roos","given":"Andre M."},{"family":"Persson","given":"Lennart"}],"issued":{"date-parts":[["2001"]]}}}],"schema":"https://github.com/citation-style-language/schema/raw/master/csl-citation.json"} </w:instrText>
      </w:r>
      <w:r w:rsidRPr="00B27698">
        <w:rPr>
          <w:rFonts w:eastAsiaTheme="minorEastAsia"/>
          <w:color w:val="FF0000"/>
        </w:rPr>
        <w:fldChar w:fldCharType="separate"/>
      </w:r>
      <w:r w:rsidRPr="00B27698">
        <w:rPr>
          <w:color w:val="FF0000"/>
        </w:rPr>
        <w:t xml:space="preserve">(De </w:t>
      </w:r>
      <w:proofErr w:type="spellStart"/>
      <w:r w:rsidRPr="00B27698">
        <w:rPr>
          <w:color w:val="FF0000"/>
        </w:rPr>
        <w:t>Roos</w:t>
      </w:r>
      <w:proofErr w:type="spellEnd"/>
      <w:r w:rsidRPr="00B27698">
        <w:rPr>
          <w:color w:val="FF0000"/>
        </w:rPr>
        <w:t xml:space="preserve"> &amp; Persson 2001)</w:t>
      </w:r>
      <w:r w:rsidRPr="00B27698">
        <w:rPr>
          <w:rFonts w:eastAsiaTheme="minorEastAsia"/>
          <w:color w:val="FF0000"/>
        </w:rPr>
        <w:fldChar w:fldCharType="end"/>
      </w:r>
      <w:r w:rsidRPr="00B27698">
        <w:rPr>
          <w:rFonts w:eastAsiaTheme="minorEastAsia"/>
          <w:color w:val="FF0000"/>
        </w:rPr>
        <w:t xml:space="preserve"> and size-spectrum models </w:t>
      </w:r>
      <w:r w:rsidRPr="00B27698">
        <w:rPr>
          <w:rFonts w:eastAsiaTheme="minorEastAsia"/>
          <w:color w:val="FF0000"/>
        </w:rPr>
        <w:fldChar w:fldCharType="begin"/>
      </w:r>
      <w:r w:rsidR="00751C7D">
        <w:rPr>
          <w:rFonts w:eastAsiaTheme="minorEastAsia"/>
          <w:color w:val="FF0000"/>
        </w:rPr>
        <w:instrText xml:space="preserve"> ADDIN ZOTERO_ITEM CSL_CITATION {"citationID":"FQUsqSYa","properties":{"formattedCitation":"(Blanchard {\\i{}et al.} 2017)","plainCitation":"(Blanchard et al. 2017)","noteIndex":0},"citationItems":[{"id":"9c20ZvMu/HvbCVh1I","uris":["http://zotero.org/users/6116610/items/J6TPHZS5"],"uri":["http://zotero.org/users/6116610/items/J6TPHZS5"],"itemData":{"id":314,"type":"article-journal","abstract":"Size-based ecosystem modeling is emerging as a powerful way to assess ecosystem-level impacts of human- and environment-driven changes from individual-level processes. These models have evolved as mechanistic explanations for observed regular patterns of abundance across the marine size spectrum hypothesized to hold from bacteria to whales. Fifty years since the first size spectrum measurements, we ask how far have we come? Although recent modeling studies capture an impressive range of sizes, complexity, and real-world applications, ecosystem coverage is still only partial. We describe how this can be overcome by unifying functional traits with size spectra (which we call functional size spectra) and highlight the key knowledge gaps that need to be filled to model ecosystems from bacteria to whales.","container-title":"Trends in Ecology &amp; Evolution","DOI":"10.1016/j.tree.2016.12.003","ISSN":"01695347","issue":"3","note":"PMID: 28109686","page":"174–186","title":"From Bacteria to Whales: Using Functional Size Spectra to Model Marine Ecosystems","volume":"32","author":[{"family":"Blanchard","given":"Julia L."},{"family":"Heneghan","given":"Ryan F."},{"family":"Everett","given":"Jason D."},{"family":"Trebilco","given":"Rowan"},{"family":"Richardson","given":"Anthony J."}],"issued":{"date-parts":[["2017"]]}}}],"schema":"https://github.com/citation-style-language/schema/raw/master/csl-citation.json"} </w:instrText>
      </w:r>
      <w:r w:rsidRPr="00B27698">
        <w:rPr>
          <w:rFonts w:eastAsiaTheme="minorEastAsia"/>
          <w:color w:val="FF0000"/>
        </w:rPr>
        <w:fldChar w:fldCharType="separate"/>
      </w:r>
      <w:r w:rsidRPr="00B27698">
        <w:rPr>
          <w:color w:val="FF0000"/>
        </w:rPr>
        <w:t xml:space="preserve">(Blanchard </w:t>
      </w:r>
      <w:r w:rsidRPr="00B27698">
        <w:rPr>
          <w:i/>
          <w:iCs/>
          <w:color w:val="FF0000"/>
        </w:rPr>
        <w:t>et al.</w:t>
      </w:r>
      <w:r w:rsidRPr="00B27698">
        <w:rPr>
          <w:color w:val="FF0000"/>
        </w:rPr>
        <w:t xml:space="preserve"> 2017)</w:t>
      </w:r>
      <w:r w:rsidRPr="00B27698">
        <w:rPr>
          <w:rFonts w:eastAsiaTheme="minorEastAsia"/>
          <w:color w:val="FF0000"/>
        </w:rPr>
        <w:fldChar w:fldCharType="end"/>
      </w:r>
      <w:r w:rsidRPr="00B27698">
        <w:rPr>
          <w:rFonts w:eastAsiaTheme="minorEastAsia"/>
          <w:color w:val="FF0000"/>
        </w:rPr>
        <w:t xml:space="preserve">. As these are examples of mechanistic models of growth – an ontogenetic process – it is important that scaling assumptions are validated on intraspecific rather than interspecific data. More accurate estimates of scaling relationships at the individual level could contribute to better understanding of this fundamental process through mechanistic models </w:t>
      </w:r>
      <w:r w:rsidRPr="00B27698">
        <w:rPr>
          <w:rFonts w:eastAsiaTheme="minorEastAsia"/>
          <w:color w:val="FF0000"/>
        </w:rPr>
        <w:fldChar w:fldCharType="begin"/>
      </w:r>
      <w:r w:rsidR="003D314E">
        <w:rPr>
          <w:rFonts w:eastAsiaTheme="minorEastAsia"/>
          <w:color w:val="FF0000"/>
        </w:rPr>
        <w:instrText xml:space="preserve"> ADDIN ZOTERO_ITEM CSL_CITATION {"citationID":"a2cscmht32h","properties":{"formattedCitation":"(Marshall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Pr="00B27698">
        <w:rPr>
          <w:rFonts w:eastAsiaTheme="minorEastAsia"/>
          <w:color w:val="FF0000"/>
        </w:rPr>
        <w:fldChar w:fldCharType="separate"/>
      </w:r>
      <w:r w:rsidR="003D314E">
        <w:rPr>
          <w:color w:val="FF0000"/>
        </w:rPr>
        <w:t>(Marshall &amp; White 2019b)</w:t>
      </w:r>
      <w:r w:rsidRPr="00B27698">
        <w:rPr>
          <w:rFonts w:eastAsiaTheme="minorEastAsia"/>
          <w:color w:val="FF0000"/>
        </w:rPr>
        <w:fldChar w:fldCharType="end"/>
      </w:r>
      <w:r w:rsidRPr="00B27698">
        <w:rPr>
          <w:rFonts w:eastAsiaTheme="minorEastAsia"/>
          <w:color w:val="FF0000"/>
        </w:rPr>
        <w:t xml:space="preserve">. </w:t>
      </w:r>
    </w:p>
    <w:p w14:paraId="34D292D9" w14:textId="77777777" w:rsidR="003D7F50" w:rsidRPr="00B27698" w:rsidRDefault="003D7F50" w:rsidP="00904830">
      <w:pPr>
        <w:spacing w:line="480" w:lineRule="auto"/>
        <w:ind w:firstLine="284"/>
        <w:contextualSpacing/>
        <w:jc w:val="both"/>
        <w:rPr>
          <w:rFonts w:cstheme="minorHAnsi"/>
          <w:color w:val="FF0000"/>
        </w:rPr>
      </w:pPr>
      <w:r w:rsidRPr="00B27698">
        <w:rPr>
          <w:rFonts w:eastAsiaTheme="minorEastAsia"/>
          <w:color w:val="FF0000"/>
        </w:rPr>
        <w:t xml:space="preserve">In this study, we </w:t>
      </w:r>
      <w:commentRangeStart w:id="34"/>
      <w:r w:rsidRPr="00B27698">
        <w:rPr>
          <w:rFonts w:eastAsiaTheme="minorEastAsia"/>
          <w:color w:val="FF0000"/>
        </w:rPr>
        <w:t xml:space="preserve">search Web of Science </w:t>
      </w:r>
      <w:commentRangeEnd w:id="34"/>
      <w:r w:rsidRPr="00B27698">
        <w:rPr>
          <w:rStyle w:val="CommentReference"/>
          <w:color w:val="FF0000"/>
        </w:rPr>
        <w:commentReference w:id="34"/>
      </w:r>
      <w:r w:rsidRPr="00B27698">
        <w:rPr>
          <w:rFonts w:eastAsiaTheme="minorEastAsia"/>
          <w:color w:val="FF0000"/>
        </w:rPr>
        <w:t xml:space="preserve">to compile a dataset on consumption and metabolic rates of fish from experiments in which the effect of fish body mass is replicated across multiple temperatures within species. We fit hierarchical Bayesian models to share information across species and account for replication within species when estimating general- and species-varying scaling parameters, both at sub-optimum and full temperature-ranges. </w:t>
      </w:r>
      <w:commentRangeStart w:id="35"/>
      <w:r w:rsidRPr="00B27698">
        <w:rPr>
          <w:rFonts w:eastAsiaTheme="minorEastAsia"/>
          <w:color w:val="FF0000"/>
        </w:rPr>
        <w:t xml:space="preserve">We find clear temperature-size interactions for metabolic rates at sub-optimum temperature, and that the </w:t>
      </w:r>
      <w:r w:rsidRPr="00B27698">
        <w:rPr>
          <w:rFonts w:eastAsiaTheme="minorEastAsia"/>
          <w:color w:val="FF0000"/>
        </w:rPr>
        <w:lastRenderedPageBreak/>
        <w:t xml:space="preserve">optimum temperature for both </w:t>
      </w:r>
      <w:commentRangeStart w:id="36"/>
      <w:r w:rsidRPr="00B27698">
        <w:rPr>
          <w:rFonts w:eastAsiaTheme="minorEastAsia"/>
          <w:color w:val="FF0000"/>
        </w:rPr>
        <w:t xml:space="preserve">metabolism </w:t>
      </w:r>
      <w:commentRangeEnd w:id="36"/>
      <w:r w:rsidRPr="00B27698">
        <w:rPr>
          <w:rStyle w:val="CommentReference"/>
          <w:color w:val="FF0000"/>
        </w:rPr>
        <w:commentReference w:id="36"/>
      </w:r>
      <w:r w:rsidRPr="00B27698">
        <w:rPr>
          <w:rFonts w:eastAsiaTheme="minorEastAsia"/>
          <w:color w:val="FF0000"/>
        </w:rPr>
        <w:t>and consumption declines with a mass.</w:t>
      </w:r>
      <w:commentRangeEnd w:id="35"/>
      <w:r w:rsidRPr="00B27698">
        <w:rPr>
          <w:rStyle w:val="CommentReference"/>
          <w:color w:val="FF0000"/>
        </w:rPr>
        <w:commentReference w:id="35"/>
      </w:r>
      <w:r w:rsidRPr="00B27698">
        <w:rPr>
          <w:rFonts w:eastAsiaTheme="minorEastAsia"/>
          <w:color w:val="FF0000"/>
        </w:rPr>
        <w:t xml:space="preserve"> These scaling patterns deviate from typical across-species patterns and scaling theory. Based on simple bioenergetic principles, the observed scaling of consumption and metabolism could contribute to altered growth dynamics and reduced growth potential with warming, with implications for ecological interactions and potentially trophic transfer efficiency.</w:t>
      </w:r>
      <w:commentRangeStart w:id="37"/>
      <w:commentRangeStart w:id="38"/>
      <w:commentRangeStart w:id="39"/>
      <w:commentRangeEnd w:id="37"/>
      <w:r w:rsidRPr="00B27698">
        <w:rPr>
          <w:rStyle w:val="CommentReference"/>
          <w:color w:val="FF0000"/>
        </w:rPr>
        <w:commentReference w:id="37"/>
      </w:r>
      <w:commentRangeEnd w:id="38"/>
      <w:r w:rsidRPr="00B27698">
        <w:rPr>
          <w:rStyle w:val="CommentReference"/>
          <w:color w:val="FF0000"/>
        </w:rPr>
        <w:commentReference w:id="38"/>
      </w:r>
      <w:commentRangeEnd w:id="39"/>
      <w:r w:rsidRPr="00B27698">
        <w:rPr>
          <w:rStyle w:val="CommentReference"/>
          <w:color w:val="FF0000"/>
        </w:rPr>
        <w:commentReference w:id="39"/>
      </w:r>
    </w:p>
    <w:p w14:paraId="3641C483" w14:textId="77777777" w:rsidR="00F342FA" w:rsidRPr="00B27698" w:rsidRDefault="00F342FA" w:rsidP="00904830">
      <w:pPr>
        <w:spacing w:line="480" w:lineRule="auto"/>
        <w:contextualSpacing/>
        <w:jc w:val="both"/>
        <w:rPr>
          <w:rFonts w:cstheme="minorHAnsi"/>
          <w:b/>
          <w:color w:val="FF0000"/>
        </w:rPr>
      </w:pPr>
    </w:p>
    <w:p w14:paraId="791867EB" w14:textId="32CBB034" w:rsidR="000E5FAF" w:rsidRDefault="000E5FAF" w:rsidP="00904830">
      <w:pPr>
        <w:spacing w:line="480" w:lineRule="auto"/>
        <w:contextualSpacing/>
        <w:jc w:val="both"/>
        <w:rPr>
          <w:rFonts w:cstheme="minorHAnsi"/>
          <w:b/>
          <w:lang w:val="en-US"/>
        </w:rPr>
      </w:pPr>
      <w:r w:rsidRPr="00660D1C">
        <w:rPr>
          <w:rFonts w:cstheme="minorHAnsi"/>
          <w:b/>
          <w:lang w:val="en-US"/>
        </w:rPr>
        <w:t>Methods</w:t>
      </w:r>
    </w:p>
    <w:p w14:paraId="13428E1A" w14:textId="4B6EAB49" w:rsidR="001E4C93" w:rsidRPr="003F57A6" w:rsidRDefault="001A47D9" w:rsidP="00904830">
      <w:pPr>
        <w:spacing w:line="480" w:lineRule="auto"/>
        <w:contextualSpacing/>
        <w:jc w:val="both"/>
        <w:rPr>
          <w:rFonts w:cstheme="minorHAnsi"/>
          <w:b/>
          <w:sz w:val="22"/>
          <w:szCs w:val="22"/>
        </w:rPr>
      </w:pPr>
      <w:r w:rsidRPr="003F57A6">
        <w:rPr>
          <w:rFonts w:cstheme="minorHAnsi"/>
          <w:b/>
          <w:sz w:val="22"/>
          <w:szCs w:val="22"/>
        </w:rPr>
        <w:t>Data acquisition</w:t>
      </w:r>
    </w:p>
    <w:p w14:paraId="3D25DAF4" w14:textId="32490A06" w:rsidR="000F1792" w:rsidRPr="00A06A32" w:rsidRDefault="000F1792" w:rsidP="00904830">
      <w:pPr>
        <w:tabs>
          <w:tab w:val="center" w:pos="4513"/>
        </w:tabs>
        <w:spacing w:line="480" w:lineRule="auto"/>
        <w:contextualSpacing/>
        <w:jc w:val="both"/>
        <w:rPr>
          <w:rFonts w:eastAsiaTheme="minorEastAsia" w:cstheme="minorHAnsi"/>
          <w:sz w:val="22"/>
          <w:szCs w:val="22"/>
        </w:rPr>
      </w:pPr>
      <w:r w:rsidRPr="003F57A6">
        <w:rPr>
          <w:rFonts w:cstheme="minorHAnsi"/>
          <w:sz w:val="22"/>
          <w:szCs w:val="22"/>
        </w:rPr>
        <w:t xml:space="preserve">We searched the literature for experimental studies measuring the temperature and mass dependence of </w:t>
      </w:r>
      <w:r w:rsidR="003018E4" w:rsidRPr="003F57A6">
        <w:rPr>
          <w:rFonts w:cstheme="minorHAnsi"/>
          <w:sz w:val="22"/>
          <w:szCs w:val="22"/>
        </w:rPr>
        <w:t xml:space="preserve">individual growth rate, </w:t>
      </w:r>
      <w:r w:rsidRPr="003F57A6">
        <w:rPr>
          <w:rFonts w:cstheme="minorHAnsi"/>
          <w:sz w:val="22"/>
          <w:szCs w:val="22"/>
        </w:rPr>
        <w:t xml:space="preserve">maximum consumption rate (feeding rate at unlimited food supply, </w:t>
      </w:r>
      <w:r w:rsidRPr="003F57A6">
        <w:rPr>
          <w:rFonts w:cstheme="minorHAnsi"/>
          <w:i/>
          <w:sz w:val="22"/>
          <w:szCs w:val="22"/>
        </w:rPr>
        <w:t>ad libitum</w:t>
      </w:r>
      <w:r w:rsidRPr="003F57A6">
        <w:rPr>
          <w:rFonts w:cstheme="minorHAnsi"/>
          <w:sz w:val="22"/>
          <w:szCs w:val="22"/>
        </w:rPr>
        <w:t xml:space="preserve">) and </w:t>
      </w:r>
      <w:commentRangeStart w:id="40"/>
      <w:r w:rsidRPr="003F57A6">
        <w:rPr>
          <w:rFonts w:cstheme="minorHAnsi"/>
          <w:sz w:val="22"/>
          <w:szCs w:val="22"/>
        </w:rPr>
        <w:t>resting/standard/routine</w:t>
      </w:r>
      <w:commentRangeEnd w:id="40"/>
      <w:r w:rsidRPr="003F57A6">
        <w:rPr>
          <w:rStyle w:val="CommentReference"/>
          <w:sz w:val="22"/>
          <w:szCs w:val="22"/>
        </w:rPr>
        <w:commentReference w:id="40"/>
      </w:r>
      <w:r w:rsidRPr="003F57A6">
        <w:rPr>
          <w:rFonts w:cstheme="minorHAnsi"/>
          <w:sz w:val="22"/>
          <w:szCs w:val="22"/>
        </w:rPr>
        <w:t xml:space="preserve"> oxygen consumption rate (proxy for metabolic rate</w:t>
      </w:r>
      <w:r w:rsidR="003D314E">
        <w:rPr>
          <w:rFonts w:cstheme="minorHAnsi"/>
          <w:sz w:val="22"/>
          <w:szCs w:val="22"/>
        </w:rPr>
        <w:t xml:space="preserve"> </w:t>
      </w:r>
      <w:r w:rsidR="003D314E">
        <w:rPr>
          <w:rFonts w:cstheme="minorHAnsi"/>
          <w:sz w:val="22"/>
          <w:szCs w:val="22"/>
        </w:rPr>
        <w:fldChar w:fldCharType="begin"/>
      </w:r>
      <w:r w:rsidR="003D314E">
        <w:rPr>
          <w:rFonts w:cstheme="minorHAnsi"/>
          <w:sz w:val="22"/>
          <w:szCs w:val="22"/>
        </w:rPr>
        <w:instrText xml:space="preserve"> ADDIN ZOTERO_ITEM CSL_CITATION {"citationID":"3egpneUb","properties":{"formattedCitation":"(Nelson 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003D314E">
        <w:rPr>
          <w:rFonts w:cstheme="minorHAnsi"/>
          <w:sz w:val="22"/>
          <w:szCs w:val="22"/>
        </w:rPr>
        <w:fldChar w:fldCharType="separate"/>
      </w:r>
      <w:r w:rsidR="003D314E">
        <w:rPr>
          <w:rFonts w:cstheme="minorHAnsi"/>
          <w:noProof/>
          <w:sz w:val="22"/>
          <w:szCs w:val="22"/>
        </w:rPr>
        <w:t>(Nelson 2016)</w:t>
      </w:r>
      <w:r w:rsidR="003D314E">
        <w:rPr>
          <w:rFonts w:cstheme="minorHAnsi"/>
          <w:sz w:val="22"/>
          <w:szCs w:val="22"/>
        </w:rPr>
        <w:fldChar w:fldCharType="end"/>
      </w:r>
      <w:r w:rsidRPr="003F57A6">
        <w:rPr>
          <w:rFonts w:eastAsiaTheme="minorEastAsia" w:cstheme="minorHAnsi"/>
          <w:sz w:val="22"/>
          <w:szCs w:val="22"/>
        </w:rPr>
        <w:t xml:space="preserve">), </w:t>
      </w:r>
      <w:r w:rsidRPr="003F57A6">
        <w:rPr>
          <w:rFonts w:cstheme="minorHAnsi"/>
          <w:sz w:val="22"/>
          <w:szCs w:val="22"/>
        </w:rPr>
        <w:t xml:space="preserve">using </w:t>
      </w:r>
      <w:r w:rsidR="00683DA0">
        <w:rPr>
          <w:rFonts w:cstheme="minorHAnsi"/>
          <w:sz w:val="22"/>
          <w:szCs w:val="22"/>
        </w:rPr>
        <w:t xml:space="preserve">three different searches on </w:t>
      </w:r>
      <w:r w:rsidRPr="003F57A6">
        <w:rPr>
          <w:rFonts w:cstheme="minorHAnsi"/>
          <w:sz w:val="22"/>
          <w:szCs w:val="22"/>
        </w:rPr>
        <w:t xml:space="preserve">the Web of Science Core Collection. </w:t>
      </w:r>
      <w:r w:rsidR="00B86CEA">
        <w:rPr>
          <w:rFonts w:cstheme="minorHAnsi"/>
          <w:sz w:val="22"/>
          <w:szCs w:val="22"/>
        </w:rPr>
        <w:t xml:space="preserve">From the growth rate data search, we also </w:t>
      </w:r>
      <w:r w:rsidR="006666F3">
        <w:rPr>
          <w:rFonts w:cstheme="minorHAnsi"/>
          <w:sz w:val="22"/>
          <w:szCs w:val="22"/>
        </w:rPr>
        <w:t>compiled</w:t>
      </w:r>
      <w:r w:rsidR="00B86CEA">
        <w:rPr>
          <w:rFonts w:cstheme="minorHAnsi"/>
          <w:sz w:val="22"/>
          <w:szCs w:val="22"/>
        </w:rPr>
        <w:t xml:space="preserve"> </w:t>
      </w:r>
      <w:r w:rsidR="00396990">
        <w:rPr>
          <w:rFonts w:cstheme="minorHAnsi"/>
          <w:sz w:val="22"/>
          <w:szCs w:val="22"/>
        </w:rPr>
        <w:t xml:space="preserve">a data set containing the optimum growth rate temperature for each combination of body mass group and species. </w:t>
      </w:r>
      <w:r w:rsidR="008700A7">
        <w:rPr>
          <w:rFonts w:cstheme="minorHAnsi"/>
          <w:sz w:val="22"/>
          <w:szCs w:val="22"/>
        </w:rPr>
        <w:t xml:space="preserve">We selected studies with a. factorial body mass-temperature setup in order to </w:t>
      </w:r>
      <w:r w:rsidRPr="003F57A6">
        <w:rPr>
          <w:rFonts w:cstheme="minorHAnsi"/>
          <w:sz w:val="22"/>
          <w:szCs w:val="22"/>
        </w:rPr>
        <w:t xml:space="preserve">estimate how these rates depend on body size and temperature </w:t>
      </w:r>
      <w:r w:rsidR="00AB3806">
        <w:rPr>
          <w:rFonts w:cstheme="minorHAnsi"/>
          <w:sz w:val="22"/>
          <w:szCs w:val="22"/>
        </w:rPr>
        <w:t>within species. While this reduces the number of data points available in the literature (as most experimental studies only use a size- or temperature treatment)</w:t>
      </w:r>
      <w:r w:rsidR="00376710">
        <w:rPr>
          <w:rFonts w:cstheme="minorHAnsi"/>
          <w:sz w:val="22"/>
          <w:szCs w:val="22"/>
        </w:rPr>
        <w:t xml:space="preserve">, it allows us to fit </w:t>
      </w:r>
      <w:r w:rsidRPr="003F57A6">
        <w:rPr>
          <w:rFonts w:cstheme="minorHAnsi"/>
          <w:sz w:val="22"/>
          <w:szCs w:val="22"/>
        </w:rPr>
        <w:t>multivariate models</w:t>
      </w:r>
      <w:r w:rsidR="00683D7D">
        <w:rPr>
          <w:rFonts w:cstheme="minorHAnsi"/>
          <w:sz w:val="22"/>
          <w:szCs w:val="22"/>
        </w:rPr>
        <w:t xml:space="preserve"> </w:t>
      </w:r>
      <w:r w:rsidR="00AF7500">
        <w:rPr>
          <w:rFonts w:cstheme="minorHAnsi"/>
          <w:sz w:val="22"/>
          <w:szCs w:val="22"/>
        </w:rPr>
        <w:t xml:space="preserve">and evaluate </w:t>
      </w:r>
      <w:r w:rsidR="00683D7D">
        <w:rPr>
          <w:rFonts w:cstheme="minorHAnsi"/>
          <w:sz w:val="22"/>
          <w:szCs w:val="22"/>
        </w:rPr>
        <w:t>interactive effects</w:t>
      </w:r>
      <w:r w:rsidR="0035178A">
        <w:rPr>
          <w:rFonts w:cstheme="minorHAnsi"/>
          <w:sz w:val="22"/>
          <w:szCs w:val="22"/>
        </w:rPr>
        <w:t xml:space="preserve"> within species</w:t>
      </w:r>
      <w:r w:rsidRPr="003F57A6">
        <w:rPr>
          <w:rFonts w:cstheme="minorHAnsi"/>
          <w:sz w:val="22"/>
          <w:szCs w:val="22"/>
        </w:rPr>
        <w:t xml:space="preserve">, </w:t>
      </w:r>
      <w:commentRangeStart w:id="41"/>
      <w:r w:rsidRPr="003F57A6">
        <w:rPr>
          <w:rFonts w:cstheme="minorHAnsi"/>
          <w:sz w:val="22"/>
          <w:szCs w:val="22"/>
        </w:rPr>
        <w:t xml:space="preserve">rather than normalizing data assuming a specific scaling with one of the predictors separately. </w:t>
      </w:r>
      <w:commentRangeEnd w:id="41"/>
      <w:r w:rsidRPr="003F57A6">
        <w:rPr>
          <w:rStyle w:val="CommentReference"/>
          <w:sz w:val="22"/>
          <w:szCs w:val="22"/>
        </w:rPr>
        <w:commentReference w:id="41"/>
      </w:r>
      <w:r w:rsidRPr="003F57A6">
        <w:rPr>
          <w:rFonts w:cstheme="minorHAnsi"/>
          <w:sz w:val="22"/>
          <w:szCs w:val="22"/>
        </w:rPr>
        <w:t>We found in total X</w:t>
      </w:r>
      <w:r w:rsidR="001159DE">
        <w:rPr>
          <w:rFonts w:cstheme="minorHAnsi"/>
          <w:sz w:val="22"/>
          <w:szCs w:val="22"/>
        </w:rPr>
        <w:t>, Y</w:t>
      </w:r>
      <w:r w:rsidRPr="003F57A6">
        <w:rPr>
          <w:rFonts w:cstheme="minorHAnsi"/>
          <w:sz w:val="22"/>
          <w:szCs w:val="22"/>
        </w:rPr>
        <w:t xml:space="preserve"> and </w:t>
      </w:r>
      <w:r w:rsidR="001159DE">
        <w:rPr>
          <w:rFonts w:cstheme="minorHAnsi"/>
          <w:sz w:val="22"/>
          <w:szCs w:val="22"/>
        </w:rPr>
        <w:t>Z</w:t>
      </w:r>
      <w:r w:rsidRPr="003F57A6">
        <w:rPr>
          <w:rFonts w:cstheme="minorHAnsi"/>
          <w:sz w:val="22"/>
          <w:szCs w:val="22"/>
        </w:rPr>
        <w:t xml:space="preserve"> data points from published articles on </w:t>
      </w:r>
      <w:r w:rsidR="00AA11AE">
        <w:rPr>
          <w:rFonts w:cstheme="minorHAnsi"/>
          <w:sz w:val="22"/>
          <w:szCs w:val="22"/>
        </w:rPr>
        <w:t xml:space="preserve">growth rate, </w:t>
      </w:r>
      <w:r w:rsidRPr="003F57A6">
        <w:rPr>
          <w:rFonts w:cstheme="minorHAnsi"/>
          <w:sz w:val="22"/>
          <w:szCs w:val="22"/>
        </w:rPr>
        <w:t>maximum consumption</w:t>
      </w:r>
      <w:r w:rsidRPr="003F57A6">
        <w:rPr>
          <w:rFonts w:eastAsiaTheme="minorEastAsia" w:cstheme="minorHAnsi"/>
          <w:sz w:val="22"/>
          <w:szCs w:val="22"/>
        </w:rPr>
        <w:t xml:space="preserve"> and metabolic rate, for </w:t>
      </w:r>
      <w:r w:rsidR="001159DE" w:rsidRPr="003F57A6">
        <w:rPr>
          <w:rFonts w:cstheme="minorHAnsi"/>
          <w:sz w:val="22"/>
          <w:szCs w:val="22"/>
        </w:rPr>
        <w:t>X</w:t>
      </w:r>
      <w:r w:rsidR="001159DE">
        <w:rPr>
          <w:rFonts w:cstheme="minorHAnsi"/>
          <w:sz w:val="22"/>
          <w:szCs w:val="22"/>
        </w:rPr>
        <w:t>, Y</w:t>
      </w:r>
      <w:r w:rsidR="001159DE" w:rsidRPr="003F57A6">
        <w:rPr>
          <w:rFonts w:cstheme="minorHAnsi"/>
          <w:sz w:val="22"/>
          <w:szCs w:val="22"/>
        </w:rPr>
        <w:t xml:space="preserve"> and </w:t>
      </w:r>
      <w:r w:rsidR="001159DE">
        <w:rPr>
          <w:rFonts w:cstheme="minorHAnsi"/>
          <w:sz w:val="22"/>
          <w:szCs w:val="22"/>
        </w:rPr>
        <w:t>Z</w:t>
      </w:r>
      <w:r w:rsidR="001159DE" w:rsidRPr="003F57A6">
        <w:rPr>
          <w:rFonts w:eastAsiaTheme="minorEastAsia" w:cstheme="minorHAnsi"/>
          <w:sz w:val="22"/>
          <w:szCs w:val="22"/>
        </w:rPr>
        <w:t xml:space="preserve"> </w:t>
      </w:r>
      <w:r w:rsidRPr="003F57A6">
        <w:rPr>
          <w:rFonts w:eastAsiaTheme="minorEastAsia" w:cstheme="minorHAnsi"/>
          <w:sz w:val="22"/>
          <w:szCs w:val="22"/>
        </w:rPr>
        <w:t xml:space="preserve">species representing a diverse taxonomic, habitat and lifestyle range. We asked authors for these data in most cases, but given the age of most </w:t>
      </w:r>
      <w:r w:rsidRPr="00A06A32">
        <w:rPr>
          <w:rFonts w:eastAsiaTheme="minorEastAsia" w:cstheme="minorHAnsi"/>
          <w:sz w:val="22"/>
          <w:szCs w:val="22"/>
        </w:rPr>
        <w:t xml:space="preserve">studies found, we also extracted the data from figures using </w:t>
      </w:r>
      <w:r w:rsidRPr="00A06A32">
        <w:rPr>
          <w:rFonts w:cstheme="minorHAnsi"/>
          <w:sz w:val="22"/>
          <w:szCs w:val="22"/>
        </w:rPr>
        <w:t xml:space="preserve">Web Plot Digitizer </w:t>
      </w:r>
      <w:r w:rsidRPr="00A06A32">
        <w:rPr>
          <w:rFonts w:cstheme="minorHAnsi"/>
          <w:sz w:val="22"/>
          <w:szCs w:val="22"/>
        </w:rPr>
        <w:fldChar w:fldCharType="begin"/>
      </w:r>
      <w:r w:rsidRPr="00A06A32">
        <w:rPr>
          <w:rFonts w:cstheme="minorHAnsi"/>
          <w:sz w:val="22"/>
          <w:szCs w:val="22"/>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A06A32">
        <w:rPr>
          <w:rFonts w:cstheme="minorHAnsi"/>
          <w:sz w:val="22"/>
          <w:szCs w:val="22"/>
        </w:rPr>
        <w:fldChar w:fldCharType="separate"/>
      </w:r>
      <w:r w:rsidRPr="00A06A32">
        <w:rPr>
          <w:rFonts w:cstheme="minorHAnsi"/>
          <w:sz w:val="22"/>
          <w:szCs w:val="22"/>
        </w:rPr>
        <w:t>(Rohatgi 2012)</w:t>
      </w:r>
      <w:r w:rsidRPr="00A06A32">
        <w:rPr>
          <w:rFonts w:cstheme="minorHAnsi"/>
          <w:sz w:val="22"/>
          <w:szCs w:val="22"/>
        </w:rPr>
        <w:fldChar w:fldCharType="end"/>
      </w:r>
      <w:r w:rsidRPr="00A06A32">
        <w:rPr>
          <w:rFonts w:cstheme="minorHAnsi"/>
          <w:sz w:val="22"/>
          <w:szCs w:val="22"/>
        </w:rPr>
        <w:t xml:space="preserve"> or from tables</w:t>
      </w:r>
      <w:r w:rsidRPr="00A06A32">
        <w:rPr>
          <w:rFonts w:eastAsiaTheme="minorEastAsia" w:cstheme="minorHAnsi"/>
          <w:sz w:val="22"/>
          <w:szCs w:val="22"/>
        </w:rPr>
        <w:t xml:space="preserve">. </w:t>
      </w:r>
    </w:p>
    <w:p w14:paraId="704D9D4D" w14:textId="22D47A7A" w:rsidR="000F1792" w:rsidRDefault="000F1792" w:rsidP="00904830">
      <w:pPr>
        <w:spacing w:line="480" w:lineRule="auto"/>
        <w:ind w:firstLine="284"/>
        <w:contextualSpacing/>
        <w:jc w:val="both"/>
        <w:rPr>
          <w:rFonts w:cstheme="minorHAnsi"/>
          <w:sz w:val="22"/>
          <w:szCs w:val="22"/>
          <w:lang w:val="en-US"/>
        </w:rPr>
      </w:pPr>
      <w:r w:rsidRPr="00A06A32">
        <w:rPr>
          <w:rFonts w:eastAsiaTheme="minorEastAsia" w:cstheme="minorHAnsi"/>
          <w:sz w:val="22"/>
          <w:szCs w:val="22"/>
        </w:rPr>
        <w:t>We excluded larvae-only studies to ensure that parameter estimates were representative over ontogeny. Studies were selected if (</w:t>
      </w:r>
      <w:proofErr w:type="spellStart"/>
      <w:r w:rsidRPr="00A06A32">
        <w:rPr>
          <w:rFonts w:eastAsiaTheme="minorEastAsia" w:cstheme="minorHAnsi"/>
          <w:sz w:val="22"/>
          <w:szCs w:val="22"/>
        </w:rPr>
        <w:t>i</w:t>
      </w:r>
      <w:proofErr w:type="spellEnd"/>
      <w:r w:rsidRPr="00A06A32">
        <w:rPr>
          <w:rFonts w:eastAsiaTheme="minorEastAsia" w:cstheme="minorHAnsi"/>
          <w:sz w:val="22"/>
          <w:szCs w:val="22"/>
        </w:rPr>
        <w:t>) the original study could be found, (ii) a unique experimental temperature was recorded for each trial (</w:t>
      </w:r>
      <m:oMath>
        <m:r>
          <w:rPr>
            <w:rFonts w:ascii="Cambria Math" w:eastAsiaTheme="minorEastAsia" w:hAnsi="Cambria Math" w:cstheme="minorHAnsi"/>
            <w:sz w:val="22"/>
            <w:szCs w:val="22"/>
          </w:rPr>
          <m:t>±1°</m:t>
        </m:r>
        <m:r>
          <m:rPr>
            <m:sty m:val="p"/>
          </m:rPr>
          <w:rPr>
            <w:rFonts w:ascii="Cambria Math" w:eastAsiaTheme="minorEastAsia" w:hAnsi="Cambria Math" w:cstheme="minorHAnsi"/>
            <w:sz w:val="22"/>
            <w:szCs w:val="22"/>
          </w:rPr>
          <m:t>C</m:t>
        </m:r>
      </m:oMath>
      <w:r w:rsidRPr="00A06A32">
        <w:rPr>
          <w:rFonts w:eastAsiaTheme="minorEastAsia" w:cstheme="minorHAnsi"/>
          <w:sz w:val="22"/>
          <w:szCs w:val="22"/>
        </w:rPr>
        <w:t xml:space="preserve">), (iii) fish were provided food at </w:t>
      </w:r>
      <w:r w:rsidRPr="00A06A32">
        <w:rPr>
          <w:rFonts w:eastAsiaTheme="minorEastAsia" w:cstheme="minorHAnsi"/>
          <w:i/>
          <w:sz w:val="22"/>
          <w:szCs w:val="22"/>
        </w:rPr>
        <w:t>ad libitum</w:t>
      </w:r>
      <w:r w:rsidRPr="00A06A32">
        <w:rPr>
          <w:rFonts w:eastAsiaTheme="minorEastAsia" w:cstheme="minorHAnsi"/>
          <w:sz w:val="22"/>
          <w:szCs w:val="22"/>
        </w:rPr>
        <w:t xml:space="preserve"> for consumption and</w:t>
      </w:r>
      <w:r w:rsidR="00C2359E" w:rsidRPr="00A06A32">
        <w:rPr>
          <w:rFonts w:eastAsiaTheme="minorEastAsia" w:cstheme="minorHAnsi"/>
          <w:sz w:val="22"/>
          <w:szCs w:val="22"/>
        </w:rPr>
        <w:t xml:space="preserve"> growth data</w:t>
      </w:r>
      <w:r w:rsidR="00CC03E4" w:rsidRPr="00A06A32">
        <w:rPr>
          <w:rFonts w:eastAsiaTheme="minorEastAsia" w:cstheme="minorHAnsi"/>
          <w:sz w:val="22"/>
          <w:szCs w:val="22"/>
        </w:rPr>
        <w:t xml:space="preserve">, </w:t>
      </w:r>
      <w:r w:rsidRPr="00A06A32">
        <w:rPr>
          <w:rFonts w:eastAsiaTheme="minorEastAsia" w:cstheme="minorHAnsi"/>
          <w:sz w:val="22"/>
          <w:szCs w:val="22"/>
        </w:rPr>
        <w:t xml:space="preserve">no food for resting or routine metabolic rate for metabolism, (iv) fish exhibited normal </w:t>
      </w:r>
      <w:r w:rsidR="00370FC7" w:rsidRPr="00A06A32">
        <w:rPr>
          <w:rFonts w:eastAsiaTheme="minorEastAsia" w:cstheme="minorHAnsi"/>
          <w:sz w:val="22"/>
          <w:szCs w:val="22"/>
        </w:rPr>
        <w:t>behaviour</w:t>
      </w:r>
      <w:r w:rsidR="00883603" w:rsidRPr="00A06A32">
        <w:rPr>
          <w:rFonts w:eastAsiaTheme="minorEastAsia" w:cstheme="minorHAnsi"/>
          <w:sz w:val="22"/>
          <w:szCs w:val="22"/>
        </w:rPr>
        <w:t xml:space="preserve">. </w:t>
      </w:r>
      <w:commentRangeStart w:id="42"/>
      <w:r w:rsidRPr="00A06A32">
        <w:rPr>
          <w:rFonts w:eastAsiaTheme="minorEastAsia" w:cstheme="minorHAnsi"/>
          <w:sz w:val="22"/>
          <w:szCs w:val="22"/>
        </w:rPr>
        <w:t>We used only one study per species</w:t>
      </w:r>
      <w:commentRangeEnd w:id="42"/>
      <w:r w:rsidR="00A06A32">
        <w:rPr>
          <w:rStyle w:val="CommentReference"/>
        </w:rPr>
        <w:commentReference w:id="42"/>
      </w:r>
      <w:r w:rsidRPr="00A06A32">
        <w:rPr>
          <w:rFonts w:eastAsiaTheme="minorEastAsia" w:cstheme="minorHAnsi"/>
          <w:sz w:val="22"/>
          <w:szCs w:val="22"/>
        </w:rPr>
        <w:t xml:space="preserve">. While this reduces the number of data </w:t>
      </w:r>
      <w:r w:rsidRPr="00A06A32">
        <w:rPr>
          <w:rFonts w:eastAsiaTheme="minorEastAsia" w:cstheme="minorHAnsi"/>
          <w:sz w:val="22"/>
          <w:szCs w:val="22"/>
        </w:rPr>
        <w:lastRenderedPageBreak/>
        <w:t xml:space="preserve">points, it ensures that all data within a given species are comparable as measurements of these rates can vary between studies due to e.g. </w:t>
      </w:r>
      <w:r w:rsidRPr="000308A8">
        <w:rPr>
          <w:rFonts w:eastAsiaTheme="minorEastAsia" w:cstheme="minorHAnsi"/>
          <w:sz w:val="22"/>
          <w:szCs w:val="22"/>
        </w:rPr>
        <w:t xml:space="preserve">measurement bias or differences in experimental protocols </w:t>
      </w:r>
      <w:r w:rsidRPr="000308A8">
        <w:rPr>
          <w:rFonts w:eastAsiaTheme="minorEastAsia" w:cstheme="minorHAnsi"/>
          <w:sz w:val="22"/>
          <w:szCs w:val="22"/>
        </w:rPr>
        <w:fldChar w:fldCharType="begin"/>
      </w:r>
      <w:r w:rsidRPr="000308A8">
        <w:rPr>
          <w:rFonts w:eastAsiaTheme="minorEastAsia" w:cstheme="minorHAnsi"/>
          <w:sz w:val="22"/>
          <w:szCs w:val="22"/>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308A8">
        <w:rPr>
          <w:rFonts w:eastAsiaTheme="minorEastAsia" w:cstheme="minorHAnsi"/>
          <w:sz w:val="22"/>
          <w:szCs w:val="22"/>
        </w:rPr>
        <w:fldChar w:fldCharType="separate"/>
      </w:r>
      <w:r w:rsidRPr="000308A8">
        <w:rPr>
          <w:sz w:val="22"/>
          <w:szCs w:val="22"/>
        </w:rPr>
        <w:t xml:space="preserve">(Armstrong &amp; Hawkins 2008; Jerde </w:t>
      </w:r>
      <w:r w:rsidRPr="000308A8">
        <w:rPr>
          <w:i/>
          <w:iCs/>
          <w:sz w:val="22"/>
          <w:szCs w:val="22"/>
        </w:rPr>
        <w:t>et al.</w:t>
      </w:r>
      <w:r w:rsidRPr="000308A8">
        <w:rPr>
          <w:sz w:val="22"/>
          <w:szCs w:val="22"/>
        </w:rPr>
        <w:t xml:space="preserve"> 2019)</w:t>
      </w:r>
      <w:r w:rsidRPr="000308A8">
        <w:rPr>
          <w:rFonts w:eastAsiaTheme="minorEastAsia" w:cstheme="minorHAnsi"/>
          <w:sz w:val="22"/>
          <w:szCs w:val="22"/>
        </w:rPr>
        <w:fldChar w:fldCharType="end"/>
      </w:r>
      <w:r w:rsidRPr="000308A8">
        <w:rPr>
          <w:rFonts w:eastAsiaTheme="minorEastAsia" w:cstheme="minorHAnsi"/>
          <w:sz w:val="22"/>
          <w:szCs w:val="22"/>
        </w:rPr>
        <w:t xml:space="preserve">. In cases where we found more than one study for a species, we selected the study we found most suitable, based on how well it fit with our pre-defined criteria. </w:t>
      </w:r>
      <w:r w:rsidRPr="003E77ED">
        <w:rPr>
          <w:rFonts w:cstheme="minorHAnsi"/>
          <w:sz w:val="22"/>
          <w:szCs w:val="22"/>
          <w:lang w:val="en-US"/>
        </w:rPr>
        <w:t>A more detailed description of the search protocol, criteria to selected data, data acquisition procedure, quality control, collation of auxiliary information and standardizing rates to common units can be found in Appendix S1 in the Supporting Information.</w:t>
      </w:r>
      <w:r w:rsidR="003E77ED" w:rsidRPr="003E77ED">
        <w:rPr>
          <w:rFonts w:cstheme="minorHAnsi"/>
          <w:sz w:val="22"/>
          <w:szCs w:val="22"/>
          <w:lang w:val="en-US"/>
        </w:rPr>
        <w:t xml:space="preserve"> </w:t>
      </w:r>
    </w:p>
    <w:p w14:paraId="6C988AEE" w14:textId="66B3D484" w:rsidR="000F1792" w:rsidRPr="00AF300D" w:rsidRDefault="003E77ED" w:rsidP="00904830">
      <w:pPr>
        <w:spacing w:line="480" w:lineRule="auto"/>
        <w:ind w:firstLine="284"/>
        <w:contextualSpacing/>
        <w:jc w:val="both"/>
        <w:rPr>
          <w:rFonts w:cstheme="minorHAnsi"/>
          <w:sz w:val="22"/>
          <w:szCs w:val="22"/>
          <w:lang w:val="en-US"/>
        </w:rPr>
      </w:pPr>
      <w:r>
        <w:rPr>
          <w:rFonts w:eastAsiaTheme="minorEastAsia" w:cstheme="minorHAnsi"/>
          <w:bCs/>
          <w:iCs/>
          <w:sz w:val="22"/>
          <w:szCs w:val="22"/>
          <w:lang w:val="en-US"/>
        </w:rPr>
        <w:t xml:space="preserve">In </w:t>
      </w:r>
      <w:r w:rsidR="009B590F">
        <w:rPr>
          <w:rFonts w:eastAsiaTheme="minorEastAsia" w:cstheme="minorHAnsi"/>
          <w:bCs/>
          <w:iCs/>
          <w:sz w:val="22"/>
          <w:szCs w:val="22"/>
          <w:lang w:val="en-US"/>
        </w:rPr>
        <w:t xml:space="preserve">order to </w:t>
      </w:r>
      <w:r w:rsidR="009B590F" w:rsidRPr="0033583D">
        <w:rPr>
          <w:rFonts w:eastAsiaTheme="minorEastAsia" w:cstheme="minorHAnsi"/>
          <w:sz w:val="22"/>
          <w:szCs w:val="22"/>
          <w:lang w:val="en-US"/>
        </w:rPr>
        <w:t>estimate general intraspecific parameters with hierarchical models</w:t>
      </w:r>
      <w:r w:rsidR="001B1657">
        <w:rPr>
          <w:rFonts w:eastAsiaTheme="minorEastAsia" w:cstheme="minorHAnsi"/>
          <w:bCs/>
          <w:iCs/>
          <w:sz w:val="22"/>
          <w:szCs w:val="22"/>
          <w:lang w:val="en-US"/>
        </w:rPr>
        <w:t xml:space="preserve">, we </w:t>
      </w:r>
      <w:r>
        <w:rPr>
          <w:rFonts w:eastAsiaTheme="minorEastAsia" w:cstheme="minorHAnsi"/>
          <w:bCs/>
          <w:iCs/>
          <w:sz w:val="22"/>
          <w:szCs w:val="22"/>
          <w:lang w:val="en-US"/>
        </w:rPr>
        <w:t>pool data across species</w:t>
      </w:r>
      <w:r w:rsidR="00F4446A">
        <w:rPr>
          <w:rFonts w:eastAsiaTheme="minorEastAsia" w:cstheme="minorHAnsi"/>
          <w:bCs/>
          <w:iCs/>
          <w:sz w:val="22"/>
          <w:szCs w:val="22"/>
          <w:lang w:val="en-US"/>
        </w:rPr>
        <w:t xml:space="preserve">. </w:t>
      </w:r>
      <w:r w:rsidR="00C35894">
        <w:rPr>
          <w:rFonts w:eastAsiaTheme="minorEastAsia" w:cstheme="minorHAnsi"/>
          <w:bCs/>
          <w:iCs/>
          <w:sz w:val="22"/>
          <w:szCs w:val="22"/>
          <w:lang w:val="en-US"/>
        </w:rPr>
        <w:t>H</w:t>
      </w:r>
      <w:r w:rsidR="00C35894">
        <w:rPr>
          <w:rFonts w:eastAsiaTheme="minorEastAsia" w:cstheme="minorHAnsi"/>
          <w:bCs/>
          <w:iCs/>
          <w:sz w:val="22"/>
          <w:szCs w:val="22"/>
          <w:lang w:val="en-US"/>
        </w:rPr>
        <w:t>owever</w:t>
      </w:r>
      <w:r w:rsidR="00C35894">
        <w:rPr>
          <w:rFonts w:eastAsiaTheme="minorEastAsia" w:cstheme="minorHAnsi"/>
          <w:bCs/>
          <w:iCs/>
          <w:sz w:val="22"/>
          <w:szCs w:val="22"/>
          <w:lang w:val="en-US"/>
        </w:rPr>
        <w:t>, s</w:t>
      </w:r>
      <w:r w:rsidR="00F4446A">
        <w:rPr>
          <w:rFonts w:eastAsiaTheme="minorEastAsia" w:cstheme="minorHAnsi"/>
          <w:bCs/>
          <w:iCs/>
          <w:sz w:val="22"/>
          <w:szCs w:val="22"/>
          <w:lang w:val="en-US"/>
        </w:rPr>
        <w:t xml:space="preserve">pecies differ in their </w:t>
      </w:r>
      <w:r>
        <w:rPr>
          <w:rFonts w:eastAsiaTheme="minorEastAsia" w:cstheme="minorHAnsi"/>
          <w:bCs/>
          <w:iCs/>
          <w:sz w:val="22"/>
          <w:szCs w:val="22"/>
          <w:lang w:val="en-US"/>
        </w:rPr>
        <w:t xml:space="preserve">body masses (both in absolute values and relative to their maximum body size), and </w:t>
      </w:r>
      <w:r w:rsidR="008F14E0">
        <w:rPr>
          <w:rFonts w:eastAsiaTheme="minorEastAsia" w:cstheme="minorHAnsi"/>
          <w:bCs/>
          <w:iCs/>
          <w:sz w:val="22"/>
          <w:szCs w:val="22"/>
          <w:lang w:val="en-US"/>
        </w:rPr>
        <w:t xml:space="preserve">in </w:t>
      </w:r>
      <w:r w:rsidR="00E03114">
        <w:rPr>
          <w:rFonts w:eastAsiaTheme="minorEastAsia" w:cstheme="minorHAnsi"/>
          <w:bCs/>
          <w:iCs/>
          <w:sz w:val="22"/>
          <w:szCs w:val="22"/>
          <w:lang w:val="en-US"/>
        </w:rPr>
        <w:t xml:space="preserve">their experimental temperature </w:t>
      </w:r>
      <w:r w:rsidR="00E03114">
        <w:rPr>
          <w:rFonts w:eastAsiaTheme="minorEastAsia" w:cstheme="minorHAnsi"/>
          <w:bCs/>
          <w:iCs/>
          <w:sz w:val="22"/>
          <w:szCs w:val="22"/>
          <w:lang w:val="en-US"/>
        </w:rPr>
        <w:t xml:space="preserve">(both in absolute values and relative to their </w:t>
      </w:r>
      <w:r w:rsidR="00E03114">
        <w:rPr>
          <w:rFonts w:eastAsiaTheme="minorEastAsia" w:cstheme="minorHAnsi"/>
          <w:bCs/>
          <w:iCs/>
          <w:sz w:val="22"/>
          <w:szCs w:val="22"/>
          <w:lang w:val="en-US"/>
        </w:rPr>
        <w:t>mean environmental temperature</w:t>
      </w:r>
      <w:r w:rsidR="00E03114">
        <w:rPr>
          <w:rFonts w:eastAsiaTheme="minorEastAsia" w:cstheme="minorHAnsi"/>
          <w:bCs/>
          <w:iCs/>
          <w:sz w:val="22"/>
          <w:szCs w:val="22"/>
          <w:lang w:val="en-US"/>
        </w:rPr>
        <w:t>)</w:t>
      </w:r>
      <w:r w:rsidR="0059477F">
        <w:rPr>
          <w:rFonts w:eastAsiaTheme="minorEastAsia" w:cstheme="minorHAnsi"/>
          <w:bCs/>
          <w:iCs/>
          <w:sz w:val="22"/>
          <w:szCs w:val="22"/>
          <w:lang w:val="en-US"/>
        </w:rPr>
        <w:t xml:space="preserve"> (</w:t>
      </w:r>
      <w:r w:rsidR="002058FB" w:rsidRPr="002058FB">
        <w:rPr>
          <w:rFonts w:eastAsiaTheme="minorEastAsia" w:cstheme="minorHAnsi"/>
          <w:bCs/>
          <w:iCs/>
          <w:color w:val="FF0000"/>
          <w:sz w:val="22"/>
          <w:szCs w:val="22"/>
          <w:lang w:val="en-US"/>
        </w:rPr>
        <w:t>Fig SX – add also distribution of relative mass by species</w:t>
      </w:r>
      <w:r w:rsidR="0059477F">
        <w:rPr>
          <w:rFonts w:eastAsiaTheme="minorEastAsia" w:cstheme="minorHAnsi"/>
          <w:bCs/>
          <w:iCs/>
          <w:sz w:val="22"/>
          <w:szCs w:val="22"/>
          <w:lang w:val="en-US"/>
        </w:rPr>
        <w:t>)</w:t>
      </w:r>
      <w:r w:rsidR="001800B3">
        <w:rPr>
          <w:rFonts w:eastAsiaTheme="minorEastAsia" w:cstheme="minorHAnsi"/>
          <w:bCs/>
          <w:iCs/>
          <w:sz w:val="22"/>
          <w:szCs w:val="22"/>
          <w:lang w:val="en-US"/>
        </w:rPr>
        <w:t xml:space="preserve">. Therefore, we </w:t>
      </w:r>
      <w:commentRangeStart w:id="43"/>
      <w:r>
        <w:rPr>
          <w:rFonts w:eastAsiaTheme="minorEastAsia" w:cstheme="minorHAnsi"/>
          <w:bCs/>
          <w:iCs/>
          <w:sz w:val="22"/>
          <w:szCs w:val="22"/>
          <w:lang w:val="en-US"/>
        </w:rPr>
        <w:t>standardize</w:t>
      </w:r>
      <w:commentRangeEnd w:id="43"/>
      <w:r w:rsidR="00DD1FA5">
        <w:rPr>
          <w:rStyle w:val="CommentReference"/>
          <w:rFonts w:asciiTheme="minorHAnsi" w:eastAsiaTheme="minorHAnsi" w:hAnsiTheme="minorHAnsi" w:cstheme="minorBidi"/>
          <w:lang w:val="en-GB" w:eastAsia="en-US"/>
        </w:rPr>
        <w:commentReference w:id="43"/>
      </w:r>
      <w:r>
        <w:rPr>
          <w:rFonts w:eastAsiaTheme="minorEastAsia" w:cstheme="minorHAnsi"/>
          <w:bCs/>
          <w:iCs/>
          <w:sz w:val="22"/>
          <w:szCs w:val="22"/>
          <w:lang w:val="en-US"/>
        </w:rPr>
        <w:t xml:space="preserve"> our predictor </w:t>
      </w:r>
      <w:r w:rsidR="00655919">
        <w:rPr>
          <w:rFonts w:eastAsiaTheme="minorEastAsia" w:cstheme="minorHAnsi"/>
          <w:bCs/>
          <w:iCs/>
          <w:sz w:val="22"/>
          <w:szCs w:val="22"/>
          <w:lang w:val="en-US"/>
        </w:rPr>
        <w:t xml:space="preserve">variables </w:t>
      </w:r>
      <w:r>
        <w:rPr>
          <w:rFonts w:eastAsiaTheme="minorEastAsia" w:cstheme="minorHAnsi"/>
          <w:bCs/>
          <w:iCs/>
          <w:sz w:val="22"/>
          <w:szCs w:val="22"/>
          <w:lang w:val="en-US"/>
        </w:rPr>
        <w:t>by species</w:t>
      </w:r>
      <w:r w:rsidR="00BA1466">
        <w:rPr>
          <w:rFonts w:eastAsiaTheme="minorEastAsia" w:cstheme="minorHAnsi"/>
          <w:bCs/>
          <w:iCs/>
          <w:sz w:val="22"/>
          <w:szCs w:val="22"/>
          <w:lang w:val="en-US"/>
        </w:rPr>
        <w:t xml:space="preserve">. </w:t>
      </w:r>
      <w:r w:rsidR="000F1792" w:rsidRPr="00BA1466">
        <w:rPr>
          <w:rFonts w:eastAsiaTheme="minorEastAsia" w:cstheme="minorHAnsi"/>
          <w:sz w:val="22"/>
          <w:szCs w:val="22"/>
          <w:lang w:val="en-US"/>
        </w:rPr>
        <w:t xml:space="preserve">This was done by </w:t>
      </w:r>
      <w:r w:rsidR="00DB2337">
        <w:rPr>
          <w:rFonts w:eastAsiaTheme="minorEastAsia" w:cstheme="minorHAnsi"/>
          <w:sz w:val="22"/>
          <w:szCs w:val="22"/>
          <w:lang w:val="en-US"/>
        </w:rPr>
        <w:t xml:space="preserve">expressing temperature as the </w:t>
      </w:r>
      <w:r w:rsidR="00437B6F">
        <w:rPr>
          <w:rFonts w:eastAsiaTheme="minorEastAsia" w:cstheme="minorHAnsi"/>
          <w:sz w:val="22"/>
          <w:szCs w:val="22"/>
          <w:lang w:val="en-US"/>
        </w:rPr>
        <w:t>difference</w:t>
      </w:r>
      <w:r w:rsidR="00DB2337">
        <w:rPr>
          <w:rFonts w:eastAsiaTheme="minorEastAsia" w:cstheme="minorHAnsi"/>
          <w:sz w:val="22"/>
          <w:szCs w:val="22"/>
          <w:lang w:val="en-US"/>
        </w:rPr>
        <w:t xml:space="preserve"> between the</w:t>
      </w:r>
      <w:r w:rsidR="0003726A">
        <w:rPr>
          <w:rFonts w:eastAsiaTheme="minorEastAsia" w:cstheme="minorHAnsi"/>
          <w:sz w:val="22"/>
          <w:szCs w:val="22"/>
          <w:lang w:val="en-US"/>
        </w:rPr>
        <w:t xml:space="preserve"> experimental temperature and the </w:t>
      </w:r>
      <w:r w:rsidR="00DB2337">
        <w:rPr>
          <w:rFonts w:eastAsiaTheme="minorEastAsia" w:cstheme="minorHAnsi"/>
          <w:sz w:val="22"/>
          <w:szCs w:val="22"/>
          <w:lang w:val="en-US"/>
        </w:rPr>
        <w:t xml:space="preserve">median environmental </w:t>
      </w:r>
      <w:r w:rsidR="009F162E">
        <w:rPr>
          <w:rFonts w:eastAsiaTheme="minorEastAsia" w:cstheme="minorHAnsi"/>
          <w:sz w:val="22"/>
          <w:szCs w:val="22"/>
          <w:lang w:val="en-US"/>
        </w:rPr>
        <w:t>temperature</w:t>
      </w:r>
      <w:r w:rsidR="00452E1D">
        <w:rPr>
          <w:rFonts w:eastAsiaTheme="minorEastAsia" w:cstheme="minorHAnsi"/>
          <w:sz w:val="22"/>
          <w:szCs w:val="22"/>
          <w:lang w:val="en-US"/>
        </w:rPr>
        <w:t>.</w:t>
      </w:r>
      <w:r w:rsidR="004607FC">
        <w:rPr>
          <w:rFonts w:eastAsiaTheme="minorEastAsia" w:cstheme="minorHAnsi"/>
          <w:sz w:val="22"/>
          <w:szCs w:val="22"/>
          <w:lang w:val="en-US"/>
        </w:rPr>
        <w:t xml:space="preserve"> </w:t>
      </w:r>
      <w:r w:rsidR="000F1792" w:rsidRPr="004607FC">
        <w:rPr>
          <w:rFonts w:eastAsiaTheme="minorEastAsia" w:cstheme="minorHAnsi"/>
          <w:sz w:val="22"/>
          <w:szCs w:val="22"/>
          <w:lang w:val="en-US"/>
        </w:rPr>
        <w:t>We used the median temperature in the environments of the respective species distribution</w:t>
      </w:r>
      <w:commentRangeStart w:id="44"/>
      <w:r w:rsidR="000F1792" w:rsidRPr="004607FC">
        <w:rPr>
          <w:rFonts w:eastAsiaTheme="minorEastAsia" w:cstheme="minorHAnsi"/>
          <w:sz w:val="22"/>
          <w:szCs w:val="22"/>
          <w:lang w:val="en-US"/>
        </w:rPr>
        <w:t xml:space="preserve"> using information available in </w:t>
      </w:r>
      <w:proofErr w:type="spellStart"/>
      <w:r w:rsidR="000F1792" w:rsidRPr="004607FC">
        <w:rPr>
          <w:rFonts w:eastAsiaTheme="minorEastAsia" w:cstheme="minorHAnsi"/>
          <w:sz w:val="22"/>
          <w:szCs w:val="22"/>
          <w:lang w:val="en-US"/>
        </w:rPr>
        <w:t>FishBase</w:t>
      </w:r>
      <w:proofErr w:type="spellEnd"/>
      <w:r w:rsidR="000F1792" w:rsidRPr="004607FC">
        <w:rPr>
          <w:rFonts w:eastAsiaTheme="minorEastAsia" w:cstheme="minorHAnsi"/>
          <w:sz w:val="22"/>
          <w:szCs w:val="22"/>
          <w:lang w:val="en-US"/>
        </w:rPr>
        <w:t xml:space="preserve"> </w:t>
      </w:r>
      <w:commentRangeEnd w:id="44"/>
      <w:r w:rsidR="000F1792" w:rsidRPr="00271681">
        <w:rPr>
          <w:rStyle w:val="CommentReference"/>
          <w:sz w:val="22"/>
          <w:szCs w:val="22"/>
        </w:rPr>
        <w:commentReference w:id="44"/>
      </w:r>
      <w:r w:rsidR="000F1792" w:rsidRPr="00271681">
        <w:rPr>
          <w:rFonts w:eastAsiaTheme="minorEastAsia" w:cstheme="minorHAnsi"/>
          <w:sz w:val="22"/>
          <w:szCs w:val="22"/>
        </w:rPr>
        <w:fldChar w:fldCharType="begin"/>
      </w:r>
      <w:r w:rsidR="000F1792" w:rsidRPr="004607FC">
        <w:rPr>
          <w:rFonts w:eastAsiaTheme="minorEastAsia" w:cstheme="minorHAnsi"/>
          <w:sz w:val="22"/>
          <w:szCs w:val="22"/>
          <w:lang w:val="en-US"/>
        </w:rPr>
        <w: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instrText>
      </w:r>
      <w:r w:rsidR="000F1792" w:rsidRPr="00271681">
        <w:rPr>
          <w:rFonts w:eastAsiaTheme="minorEastAsia" w:cstheme="minorHAnsi"/>
          <w:sz w:val="22"/>
          <w:szCs w:val="22"/>
        </w:rPr>
        <w:fldChar w:fldCharType="separate"/>
      </w:r>
      <w:r w:rsidR="000F1792" w:rsidRPr="004607FC">
        <w:rPr>
          <w:sz w:val="22"/>
          <w:szCs w:val="22"/>
          <w:lang w:val="en-US"/>
        </w:rPr>
        <w:t>(Froese &amp; Pauly 2016)</w:t>
      </w:r>
      <w:r w:rsidR="000F1792" w:rsidRPr="00271681">
        <w:rPr>
          <w:rFonts w:eastAsiaTheme="minorEastAsia" w:cstheme="minorHAnsi"/>
          <w:sz w:val="22"/>
          <w:szCs w:val="22"/>
        </w:rPr>
        <w:fldChar w:fldCharType="end"/>
      </w:r>
      <w:r w:rsidR="000F1792" w:rsidRPr="004607FC">
        <w:rPr>
          <w:rFonts w:eastAsiaTheme="minorEastAsia" w:cstheme="minorHAnsi"/>
          <w:sz w:val="22"/>
          <w:szCs w:val="22"/>
          <w:lang w:val="en-US"/>
        </w:rPr>
        <w:t xml:space="preserve"> (</w:t>
      </w:r>
      <w:hyperlink r:id="rId16" w:history="1">
        <w:r w:rsidR="000F1792" w:rsidRPr="004607FC">
          <w:rPr>
            <w:rStyle w:val="Hyperlink"/>
            <w:rFonts w:eastAsiaTheme="minorEastAsia" w:cstheme="minorHAnsi"/>
            <w:color w:val="auto"/>
            <w:sz w:val="22"/>
            <w:szCs w:val="22"/>
            <w:lang w:val="en-US"/>
          </w:rPr>
          <w:t>https://fishbase.org/</w:t>
        </w:r>
      </w:hyperlink>
      <w:r w:rsidR="000F1792" w:rsidRPr="004607FC">
        <w:rPr>
          <w:rFonts w:eastAsiaTheme="minorEastAsia" w:cstheme="minorHAnsi"/>
          <w:sz w:val="22"/>
          <w:szCs w:val="22"/>
          <w:lang w:val="en-US"/>
        </w:rPr>
        <w:t xml:space="preserve">). </w:t>
      </w:r>
      <w:r w:rsidR="000F1792" w:rsidRPr="00271681">
        <w:rPr>
          <w:rFonts w:eastAsiaTheme="minorEastAsia" w:cstheme="minorHAnsi"/>
          <w:sz w:val="22"/>
          <w:szCs w:val="22"/>
        </w:rPr>
        <w:t>When this information was missing, we used other comparable metrics (e.g. median preferred temperature or temperature of spawning habitat)</w:t>
      </w:r>
      <w:r w:rsidR="000F1792" w:rsidRPr="00A37530">
        <w:rPr>
          <w:rFonts w:eastAsiaTheme="minorEastAsia" w:cstheme="minorHAnsi"/>
          <w:sz w:val="22"/>
          <w:szCs w:val="22"/>
        </w:rPr>
        <w:t xml:space="preserve">. </w:t>
      </w:r>
      <w:r w:rsidR="003F41C0">
        <w:rPr>
          <w:rFonts w:eastAsiaTheme="minorEastAsia" w:cstheme="minorHAnsi"/>
          <w:sz w:val="22"/>
          <w:szCs w:val="22"/>
          <w:lang w:val="en-US"/>
        </w:rPr>
        <w:t xml:space="preserve">For the model of optimum growth temperature, as the difference between optimum temperature for each size-class and the mean optimum temperature across all body size classes of that species. </w:t>
      </w:r>
      <w:r w:rsidR="00151CC2" w:rsidRPr="001B149A">
        <w:rPr>
          <w:rFonts w:eastAsiaTheme="minorEastAsia" w:cstheme="minorHAnsi"/>
          <w:sz w:val="22"/>
          <w:szCs w:val="22"/>
          <w:lang w:val="en-US"/>
        </w:rPr>
        <w:t>W</w:t>
      </w:r>
      <w:r w:rsidR="000F1792" w:rsidRPr="001B149A">
        <w:rPr>
          <w:rFonts w:eastAsiaTheme="minorEastAsia" w:cstheme="minorHAnsi"/>
          <w:sz w:val="22"/>
          <w:szCs w:val="22"/>
          <w:lang w:val="en-US"/>
        </w:rPr>
        <w:t xml:space="preserve">e standardized all body-mass data by dividing it with the </w:t>
      </w:r>
      <w:r w:rsidR="00A80DD3" w:rsidRPr="001B149A">
        <w:rPr>
          <w:rFonts w:eastAsiaTheme="minorEastAsia" w:cstheme="minorHAnsi"/>
          <w:sz w:val="22"/>
          <w:szCs w:val="22"/>
          <w:lang w:val="en-US"/>
        </w:rPr>
        <w:t>maximum body</w:t>
      </w:r>
      <w:r w:rsidR="000F1792" w:rsidRPr="001B149A">
        <w:rPr>
          <w:rFonts w:eastAsiaTheme="minorEastAsia" w:cstheme="minorHAnsi"/>
          <w:sz w:val="22"/>
          <w:szCs w:val="22"/>
          <w:lang w:val="en-US"/>
        </w:rPr>
        <w:t xml:space="preserve"> mass</w:t>
      </w:r>
      <w:r w:rsidR="00B12EA2">
        <w:rPr>
          <w:rFonts w:eastAsiaTheme="minorEastAsia" w:cstheme="minorHAnsi"/>
          <w:sz w:val="22"/>
          <w:szCs w:val="22"/>
          <w:lang w:val="en-US"/>
        </w:rPr>
        <w:t xml:space="preserve"> by species, based on literature estimates</w:t>
      </w:r>
      <w:r w:rsidR="000F1792" w:rsidRPr="001B149A">
        <w:rPr>
          <w:rFonts w:eastAsiaTheme="minorEastAsia" w:cstheme="minorHAnsi"/>
          <w:sz w:val="22"/>
          <w:szCs w:val="22"/>
          <w:lang w:val="en-US"/>
        </w:rPr>
        <w:t xml:space="preserve">, also </w:t>
      </w:r>
      <w:commentRangeStart w:id="45"/>
      <w:r w:rsidR="000F1792" w:rsidRPr="001B149A">
        <w:rPr>
          <w:rFonts w:eastAsiaTheme="minorEastAsia" w:cstheme="minorHAnsi"/>
          <w:sz w:val="22"/>
          <w:szCs w:val="22"/>
          <w:lang w:val="en-US"/>
        </w:rPr>
        <w:t xml:space="preserve">taken from </w:t>
      </w:r>
      <w:proofErr w:type="spellStart"/>
      <w:r w:rsidR="000F1792" w:rsidRPr="001B149A">
        <w:rPr>
          <w:rFonts w:eastAsiaTheme="minorEastAsia" w:cstheme="minorHAnsi"/>
          <w:sz w:val="22"/>
          <w:szCs w:val="22"/>
          <w:lang w:val="en-US"/>
        </w:rPr>
        <w:t>FishBase</w:t>
      </w:r>
      <w:proofErr w:type="spellEnd"/>
      <w:r w:rsidR="000F1792" w:rsidRPr="001B149A">
        <w:rPr>
          <w:rFonts w:eastAsiaTheme="minorEastAsia" w:cstheme="minorHAnsi"/>
          <w:sz w:val="22"/>
          <w:szCs w:val="22"/>
          <w:lang w:val="en-US"/>
        </w:rPr>
        <w:t xml:space="preserve">. </w:t>
      </w:r>
      <w:commentRangeEnd w:id="45"/>
      <w:r w:rsidR="000F1792" w:rsidRPr="00A37530">
        <w:rPr>
          <w:rStyle w:val="CommentReference"/>
          <w:sz w:val="22"/>
          <w:szCs w:val="22"/>
        </w:rPr>
        <w:commentReference w:id="45"/>
      </w:r>
      <w:r w:rsidR="009C6307" w:rsidRPr="00AF300D">
        <w:rPr>
          <w:rFonts w:eastAsiaTheme="minorEastAsia" w:cstheme="minorHAnsi"/>
          <w:sz w:val="22"/>
          <w:szCs w:val="22"/>
          <w:lang w:val="en-US"/>
        </w:rPr>
        <w:t xml:space="preserve">More detailed definitions of </w:t>
      </w:r>
      <w:r w:rsidR="00AF300D" w:rsidRPr="00AF300D">
        <w:rPr>
          <w:rFonts w:eastAsiaTheme="minorEastAsia" w:cstheme="minorHAnsi"/>
          <w:sz w:val="22"/>
          <w:szCs w:val="22"/>
          <w:lang w:val="en-US"/>
        </w:rPr>
        <w:t>standardized variables are given below each model</w:t>
      </w:r>
      <w:r w:rsidR="00AF300D">
        <w:rPr>
          <w:rFonts w:eastAsiaTheme="minorEastAsia" w:cstheme="minorHAnsi"/>
          <w:sz w:val="22"/>
          <w:szCs w:val="22"/>
          <w:lang w:val="en-US"/>
        </w:rPr>
        <w:t xml:space="preserve"> as they differ between models and rates.</w:t>
      </w:r>
    </w:p>
    <w:p w14:paraId="150A09C7" w14:textId="210CD48E" w:rsidR="000F1792" w:rsidRPr="00CB18CC" w:rsidRDefault="000F1792" w:rsidP="00904830">
      <w:pPr>
        <w:spacing w:line="480" w:lineRule="auto"/>
        <w:contextualSpacing/>
        <w:jc w:val="both"/>
        <w:rPr>
          <w:rFonts w:cstheme="minorHAnsi"/>
          <w:b/>
          <w:lang w:val="en-US"/>
        </w:rPr>
      </w:pPr>
    </w:p>
    <w:p w14:paraId="18EC7E3D" w14:textId="77777777" w:rsidR="003E127B" w:rsidRPr="00CB18CC" w:rsidRDefault="003E127B" w:rsidP="00904830">
      <w:pPr>
        <w:spacing w:line="480" w:lineRule="auto"/>
        <w:contextualSpacing/>
        <w:jc w:val="both"/>
        <w:rPr>
          <w:rFonts w:cstheme="minorHAnsi"/>
          <w:b/>
          <w:sz w:val="22"/>
          <w:szCs w:val="22"/>
        </w:rPr>
      </w:pPr>
      <w:r w:rsidRPr="00CB18CC">
        <w:rPr>
          <w:rFonts w:cstheme="minorHAnsi"/>
          <w:b/>
          <w:sz w:val="22"/>
          <w:szCs w:val="22"/>
        </w:rPr>
        <w:t>Model fitting</w:t>
      </w:r>
    </w:p>
    <w:p w14:paraId="1F100B15" w14:textId="5CFE4F91" w:rsidR="00B35D9D" w:rsidRPr="00CB18CC" w:rsidRDefault="00673847" w:rsidP="00B35D9D">
      <w:pPr>
        <w:spacing w:line="480" w:lineRule="auto"/>
        <w:contextualSpacing/>
        <w:jc w:val="both"/>
        <w:rPr>
          <w:rFonts w:cstheme="minorHAnsi"/>
          <w:bCs/>
          <w:i/>
          <w:iCs/>
          <w:sz w:val="22"/>
          <w:szCs w:val="22"/>
        </w:rPr>
      </w:pPr>
      <w:r>
        <w:rPr>
          <w:rFonts w:cstheme="minorHAnsi"/>
          <w:bCs/>
          <w:i/>
          <w:iCs/>
          <w:sz w:val="22"/>
          <w:szCs w:val="22"/>
        </w:rPr>
        <w:t>Mass-dependence of optimum growth temperature</w:t>
      </w:r>
    </w:p>
    <w:p w14:paraId="1E47FD26" w14:textId="3184D6B9" w:rsidR="00CF061E" w:rsidRPr="00F23B85" w:rsidRDefault="00913C37" w:rsidP="00904830">
      <w:pPr>
        <w:spacing w:line="480" w:lineRule="auto"/>
        <w:contextualSpacing/>
        <w:jc w:val="both"/>
        <w:rPr>
          <w:rFonts w:cstheme="minorHAnsi"/>
          <w:bCs/>
          <w:sz w:val="22"/>
          <w:szCs w:val="22"/>
          <w:lang w:val="en-US"/>
        </w:rPr>
      </w:pPr>
      <w:r w:rsidRPr="00F23B85">
        <w:rPr>
          <w:rFonts w:cstheme="minorHAnsi"/>
          <w:bCs/>
          <w:sz w:val="22"/>
          <w:szCs w:val="22"/>
          <w:lang w:val="en-US"/>
        </w:rPr>
        <w:t xml:space="preserve">To evaluate </w:t>
      </w:r>
      <w:r w:rsidR="00A469D8" w:rsidRPr="00F23B85">
        <w:rPr>
          <w:rFonts w:cstheme="minorHAnsi"/>
          <w:bCs/>
          <w:sz w:val="22"/>
          <w:szCs w:val="22"/>
          <w:lang w:val="en-US"/>
        </w:rPr>
        <w:t xml:space="preserve">how the </w:t>
      </w:r>
      <w:r w:rsidR="002F3BA6" w:rsidRPr="00F23B85">
        <w:rPr>
          <w:rFonts w:cstheme="minorHAnsi"/>
          <w:bCs/>
          <w:sz w:val="22"/>
          <w:szCs w:val="22"/>
          <w:lang w:val="en-US"/>
        </w:rPr>
        <w:t xml:space="preserve">average </w:t>
      </w:r>
      <w:r w:rsidR="00A469D8" w:rsidRPr="00F23B85">
        <w:rPr>
          <w:rFonts w:cstheme="minorHAnsi"/>
          <w:bCs/>
          <w:sz w:val="22"/>
          <w:szCs w:val="22"/>
          <w:lang w:val="en-US"/>
        </w:rPr>
        <w:t>optimum temperature</w:t>
      </w:r>
      <w:r w:rsidR="001879B1" w:rsidRPr="00F23B85">
        <w:rPr>
          <w:rFonts w:cstheme="minorHAnsi"/>
          <w:bCs/>
          <w:sz w:val="22"/>
          <w:szCs w:val="22"/>
          <w:lang w:val="en-US"/>
        </w:rPr>
        <w:t xml:space="preserve"> </w:t>
      </w:r>
      <w:r w:rsidR="00DC4614" w:rsidRPr="00F23B85">
        <w:rPr>
          <w:rFonts w:eastAsiaTheme="minorEastAsia" w:cstheme="minorHAnsi"/>
          <w:bCs/>
          <w:sz w:val="22"/>
          <w:szCs w:val="22"/>
          <w:lang w:val="en-US"/>
        </w:rPr>
        <w:t>in Cels</w:t>
      </w:r>
      <w:r w:rsidR="00DC4614">
        <w:rPr>
          <w:rFonts w:eastAsiaTheme="minorEastAsia" w:cstheme="minorHAnsi"/>
          <w:bCs/>
          <w:sz w:val="22"/>
          <w:szCs w:val="22"/>
          <w:lang w:val="en-US"/>
        </w:rPr>
        <w:t xml:space="preserve">ius </w:t>
      </w:r>
      <w:r w:rsidR="001879B1" w:rsidRPr="00F23B85">
        <w:rPr>
          <w:rFonts w:cstheme="minorHAnsi"/>
          <w:bCs/>
          <w:sz w:val="22"/>
          <w:szCs w:val="22"/>
          <w:lang w:val="en-US"/>
        </w:rPr>
        <w:t>(</w:t>
      </w:r>
      <m:oMath>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sub>
        </m:sSub>
      </m:oMath>
      <w:r w:rsidR="001879B1" w:rsidRPr="00F23B85">
        <w:rPr>
          <w:rFonts w:eastAsiaTheme="minorEastAsia" w:cstheme="minorHAnsi"/>
          <w:bCs/>
          <w:sz w:val="22"/>
          <w:szCs w:val="22"/>
          <w:lang w:val="en-US"/>
        </w:rPr>
        <w:t xml:space="preserve">) </w:t>
      </w:r>
      <w:r w:rsidR="00A469D8" w:rsidRPr="00F23B85">
        <w:rPr>
          <w:rFonts w:cstheme="minorHAnsi"/>
          <w:bCs/>
          <w:sz w:val="22"/>
          <w:szCs w:val="22"/>
          <w:lang w:val="en-US"/>
        </w:rPr>
        <w:t xml:space="preserve">for individual growth depends </w:t>
      </w:r>
      <w:r w:rsidR="009D7499" w:rsidRPr="00F23B85">
        <w:rPr>
          <w:rFonts w:cstheme="minorHAnsi"/>
          <w:bCs/>
          <w:sz w:val="22"/>
          <w:szCs w:val="22"/>
          <w:lang w:val="en-US"/>
        </w:rPr>
        <w:t>on body mass</w:t>
      </w:r>
      <w:r w:rsidR="009F3F05" w:rsidRPr="00F23B85">
        <w:rPr>
          <w:rFonts w:cstheme="minorHAnsi"/>
          <w:bCs/>
          <w:sz w:val="22"/>
          <w:szCs w:val="22"/>
          <w:lang w:val="en-US"/>
        </w:rPr>
        <w:t xml:space="preserve"> </w:t>
      </w:r>
      <w:r w:rsidR="009F3F05" w:rsidRPr="00F23B85">
        <w:rPr>
          <w:rFonts w:eastAsiaTheme="minorEastAsia" w:cstheme="minorHAnsi"/>
          <w:bCs/>
          <w:sz w:val="22"/>
          <w:szCs w:val="22"/>
          <w:lang w:val="en-US"/>
        </w:rPr>
        <w:t>(</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9F3F05" w:rsidRPr="00F23B85">
        <w:rPr>
          <w:rFonts w:eastAsiaTheme="minorEastAsia" w:cstheme="minorHAnsi"/>
          <w:bCs/>
          <w:iCs/>
          <w:sz w:val="22"/>
          <w:szCs w:val="22"/>
          <w:lang w:val="en-US"/>
        </w:rPr>
        <w:t>)</w:t>
      </w:r>
      <w:r w:rsidR="009D7499" w:rsidRPr="00F23B85">
        <w:rPr>
          <w:rFonts w:cstheme="minorHAnsi"/>
          <w:bCs/>
          <w:sz w:val="22"/>
          <w:szCs w:val="22"/>
          <w:lang w:val="en-US"/>
        </w:rPr>
        <w:t>, we</w:t>
      </w:r>
      <w:r w:rsidR="00D4158A" w:rsidRPr="00F23B85">
        <w:rPr>
          <w:rFonts w:cstheme="minorHAnsi"/>
          <w:bCs/>
          <w:sz w:val="22"/>
          <w:szCs w:val="22"/>
          <w:lang w:val="en-US"/>
        </w:rPr>
        <w:t xml:space="preserve"> </w:t>
      </w:r>
      <w:r w:rsidR="008041FC" w:rsidRPr="00F23B85">
        <w:rPr>
          <w:rFonts w:cstheme="minorHAnsi"/>
          <w:bCs/>
          <w:sz w:val="22"/>
          <w:szCs w:val="22"/>
          <w:lang w:val="en-US"/>
        </w:rPr>
        <w:t xml:space="preserve">fit the following </w:t>
      </w:r>
      <w:r w:rsidR="00CF061E" w:rsidRPr="00F23B85">
        <w:rPr>
          <w:rFonts w:cstheme="minorHAnsi"/>
          <w:bCs/>
          <w:sz w:val="22"/>
          <w:szCs w:val="22"/>
          <w:lang w:val="en-US"/>
        </w:rPr>
        <w:t>hierarchical model</w:t>
      </w:r>
      <w:r w:rsidR="0084768E" w:rsidRPr="00F23B85">
        <w:rPr>
          <w:rFonts w:cstheme="minorHAnsi"/>
          <w:bCs/>
          <w:sz w:val="22"/>
          <w:szCs w:val="22"/>
          <w:lang w:val="en-US"/>
        </w:rPr>
        <w:t xml:space="preserve"> to account for variation in both intercept and slope with respect to species</w:t>
      </w:r>
      <w:r w:rsidR="00CF061E" w:rsidRPr="00F23B85">
        <w:rPr>
          <w:rFonts w:cstheme="minorHAnsi"/>
          <w:bCs/>
          <w:sz w:val="22"/>
          <w:szCs w:val="22"/>
          <w:lang w:val="en-US"/>
        </w:rPr>
        <w:t>:</w:t>
      </w:r>
    </w:p>
    <w:p w14:paraId="4328B7FF" w14:textId="41000865" w:rsidR="00CF061E" w:rsidRDefault="00A06C75" w:rsidP="00CF061E">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o,i</m:t>
            </m:r>
          </m:sub>
        </m:sSub>
        <m:r>
          <w:rPr>
            <w:rFonts w:ascii="Cambria Math" w:hAnsi="Cambria Math" w:cstheme="minorHAnsi"/>
            <w:sz w:val="22"/>
            <w:szCs w:val="22"/>
          </w:rPr>
          <m:t>~N(</m:t>
        </m:r>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 </m:t>
        </m:r>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r>
          <w:rPr>
            <w:rFonts w:ascii="Cambria Math" w:hAnsi="Cambria Math" w:cstheme="minorHAnsi"/>
            <w:sz w:val="22"/>
            <w:szCs w:val="22"/>
          </w:rPr>
          <m:t>)</m:t>
        </m:r>
      </m:oMath>
      <w:r w:rsidR="00CF061E" w:rsidRPr="00447343">
        <w:rPr>
          <w:rFonts w:eastAsiaTheme="minorEastAsia" w:cstheme="minorHAnsi"/>
          <w:sz w:val="22"/>
          <w:szCs w:val="22"/>
        </w:rPr>
        <w:t xml:space="preserve">                                </w:t>
      </w:r>
      <w:r w:rsidR="002336E6">
        <w:rPr>
          <w:rFonts w:eastAsiaTheme="minorEastAsia" w:cstheme="minorHAnsi"/>
          <w:sz w:val="22"/>
          <w:szCs w:val="22"/>
        </w:rPr>
        <w:t xml:space="preserve">      </w:t>
      </w:r>
      <w:r w:rsidR="00CF061E" w:rsidRPr="00447343">
        <w:rPr>
          <w:rFonts w:eastAsiaTheme="minorEastAsia" w:cstheme="minorHAnsi"/>
          <w:sz w:val="22"/>
          <w:szCs w:val="22"/>
        </w:rPr>
        <w:t xml:space="preserve">                           (</w:t>
      </w:r>
      <w:r w:rsidR="00CF061E">
        <w:rPr>
          <w:rFonts w:eastAsiaTheme="minorEastAsia" w:cstheme="minorHAnsi"/>
          <w:sz w:val="22"/>
          <w:szCs w:val="22"/>
        </w:rPr>
        <w:t>1</w:t>
      </w:r>
      <w:r w:rsidR="00CF061E" w:rsidRPr="00447343">
        <w:rPr>
          <w:rFonts w:eastAsiaTheme="minorEastAsia" w:cstheme="minorHAnsi"/>
          <w:sz w:val="22"/>
          <w:szCs w:val="22"/>
        </w:rPr>
        <w:t>)</w:t>
      </w:r>
    </w:p>
    <w:p w14:paraId="0C277DC5" w14:textId="56324BAA" w:rsidR="00CF061E" w:rsidRPr="00447343" w:rsidRDefault="00A06C75" w:rsidP="00CF061E">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0j[i]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1j[i]</m:t>
            </m:r>
          </m:sub>
        </m:sSub>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proofErr w:type="gramStart"/>
      <w:r w:rsidR="00CF061E" w:rsidRPr="00447343">
        <w:rPr>
          <w:rFonts w:eastAsiaTheme="minorEastAsia" w:cstheme="minorHAnsi"/>
          <w:sz w:val="22"/>
          <w:szCs w:val="22"/>
        </w:rPr>
        <w:t xml:space="preserve">,   </w:t>
      </w:r>
      <w:proofErr w:type="gramEnd"/>
      <w:r w:rsidR="00CF061E" w:rsidRPr="00447343">
        <w:rPr>
          <w:rFonts w:eastAsiaTheme="minorEastAsia" w:cstheme="minorHAnsi"/>
          <w:sz w:val="22"/>
          <w:szCs w:val="22"/>
        </w:rPr>
        <w:t xml:space="preserve">          </w:t>
      </w:r>
      <w:r w:rsidR="002336E6">
        <w:rPr>
          <w:rFonts w:eastAsiaTheme="minorEastAsia" w:cstheme="minorHAnsi"/>
          <w:sz w:val="22"/>
          <w:szCs w:val="22"/>
        </w:rPr>
        <w:t xml:space="preserve">                    </w:t>
      </w:r>
      <w:r w:rsidR="00CF061E" w:rsidRPr="00447343">
        <w:rPr>
          <w:rFonts w:eastAsiaTheme="minorEastAsia" w:cstheme="minorHAnsi"/>
          <w:sz w:val="22"/>
          <w:szCs w:val="22"/>
        </w:rPr>
        <w:t xml:space="preserve">                          (</w:t>
      </w:r>
      <w:r w:rsidR="00CF061E">
        <w:rPr>
          <w:rFonts w:eastAsiaTheme="minorEastAsia" w:cstheme="minorHAnsi"/>
          <w:sz w:val="22"/>
          <w:szCs w:val="22"/>
        </w:rPr>
        <w:t>2</w:t>
      </w:r>
      <w:r w:rsidR="00CF061E" w:rsidRPr="00447343">
        <w:rPr>
          <w:rFonts w:eastAsiaTheme="minorEastAsia" w:cstheme="minorHAnsi"/>
          <w:sz w:val="22"/>
          <w:szCs w:val="22"/>
        </w:rPr>
        <w:t>)</w:t>
      </w:r>
    </w:p>
    <w:p w14:paraId="32423BE3" w14:textId="225B0217" w:rsidR="00CF061E" w:rsidRDefault="00A06C75" w:rsidP="00CF061E">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pj</m:t>
            </m:r>
          </m:sub>
        </m:sSub>
        <m:r>
          <w:rPr>
            <w:rFonts w:ascii="Cambria Math" w:eastAsiaTheme="minorEastAsia" w:hAnsi="Cambria Math" w:cstheme="minorHAnsi"/>
            <w:sz w:val="22"/>
            <w:szCs w:val="22"/>
          </w:rPr>
          <m:t>~N(</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τ</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rPr>
          <m:t>)</m:t>
        </m:r>
      </m:oMath>
      <w:proofErr w:type="gramStart"/>
      <w:r w:rsidR="00CF061E" w:rsidRPr="00447343">
        <w:rPr>
          <w:rFonts w:eastAsiaTheme="minorEastAsia"/>
          <w:sz w:val="22"/>
          <w:szCs w:val="22"/>
        </w:rPr>
        <w:t>,</w:t>
      </w:r>
      <w:r w:rsidR="00CF061E" w:rsidRPr="00447343">
        <w:rPr>
          <w:rFonts w:eastAsiaTheme="minorEastAsia" w:cstheme="minorHAnsi"/>
          <w:sz w:val="22"/>
          <w:szCs w:val="22"/>
        </w:rPr>
        <w:t xml:space="preserve">   </w:t>
      </w:r>
      <w:proofErr w:type="gramEnd"/>
      <w:r w:rsidR="00CF061E" w:rsidRPr="00447343">
        <w:rPr>
          <w:rFonts w:eastAsiaTheme="minorEastAsia" w:cstheme="minorHAnsi"/>
          <w:sz w:val="22"/>
          <w:szCs w:val="22"/>
        </w:rPr>
        <w:t xml:space="preserve">                               </w:t>
      </w:r>
      <w:r w:rsidR="002336E6">
        <w:rPr>
          <w:rFonts w:eastAsiaTheme="minorEastAsia" w:cstheme="minorHAnsi"/>
          <w:sz w:val="22"/>
          <w:szCs w:val="22"/>
        </w:rPr>
        <w:t xml:space="preserve">       </w:t>
      </w:r>
      <w:r w:rsidR="00CF061E" w:rsidRPr="00447343">
        <w:rPr>
          <w:rFonts w:eastAsiaTheme="minorEastAsia" w:cstheme="minorHAnsi"/>
          <w:sz w:val="22"/>
          <w:szCs w:val="22"/>
        </w:rPr>
        <w:t xml:space="preserve">                      (</w:t>
      </w:r>
      <w:r w:rsidR="00CF061E">
        <w:rPr>
          <w:rFonts w:eastAsiaTheme="minorEastAsia" w:cstheme="minorHAnsi"/>
          <w:sz w:val="22"/>
          <w:szCs w:val="22"/>
        </w:rPr>
        <w:t>3</w:t>
      </w:r>
      <w:r w:rsidR="00CF061E" w:rsidRPr="00447343">
        <w:rPr>
          <w:rFonts w:eastAsiaTheme="minorEastAsia" w:cstheme="minorHAnsi"/>
          <w:sz w:val="22"/>
          <w:szCs w:val="22"/>
        </w:rPr>
        <w:t>)</w:t>
      </w:r>
    </w:p>
    <w:p w14:paraId="4E32A5B8" w14:textId="25565BD9" w:rsidR="00CD6EFE" w:rsidRPr="00BE153D" w:rsidRDefault="00093E51" w:rsidP="00904830">
      <w:pPr>
        <w:spacing w:line="480" w:lineRule="auto"/>
        <w:contextualSpacing/>
        <w:jc w:val="both"/>
        <w:rPr>
          <w:rFonts w:cstheme="minorHAnsi"/>
          <w:bCs/>
          <w:sz w:val="22"/>
          <w:szCs w:val="22"/>
          <w:lang w:val="en-US"/>
        </w:rPr>
      </w:pPr>
      <w:r>
        <w:rPr>
          <w:rFonts w:eastAsiaTheme="minorEastAsia" w:cstheme="minorHAnsi"/>
          <w:bCs/>
          <w:iCs/>
          <w:sz w:val="22"/>
          <w:szCs w:val="22"/>
          <w:lang w:val="en-US"/>
        </w:rPr>
        <w:t>Here</w:t>
      </w:r>
      <w:r w:rsidR="00286D6A">
        <w:rPr>
          <w:rFonts w:eastAsiaTheme="minorEastAsia" w:cstheme="minorHAnsi"/>
          <w:bCs/>
          <w:iCs/>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sub>
        </m:sSub>
      </m:oMath>
      <w:r w:rsidR="004B1A52">
        <w:rPr>
          <w:rFonts w:eastAsiaTheme="minorEastAsia" w:cstheme="minorHAnsi"/>
          <w:bCs/>
          <w:iCs/>
          <w:sz w:val="22"/>
          <w:szCs w:val="22"/>
          <w:lang w:val="en-US"/>
        </w:rPr>
        <w:t xml:space="preserve"> </w:t>
      </w:r>
      <w:r w:rsidR="00286D6A">
        <w:rPr>
          <w:rFonts w:eastAsiaTheme="minorEastAsia" w:cstheme="minorHAnsi"/>
          <w:bCs/>
          <w:iCs/>
          <w:sz w:val="22"/>
          <w:szCs w:val="22"/>
          <w:lang w:val="en-US"/>
        </w:rPr>
        <w:t>is the rescaled optimum</w:t>
      </w:r>
      <w:r w:rsidR="00960D16">
        <w:rPr>
          <w:rFonts w:eastAsiaTheme="minorEastAsia" w:cstheme="minorHAnsi"/>
          <w:bCs/>
          <w:iCs/>
          <w:sz w:val="22"/>
          <w:szCs w:val="22"/>
          <w:lang w:val="en-US"/>
        </w:rPr>
        <w:t xml:space="preserve"> temperature within species</w:t>
      </w:r>
      <w:r w:rsidR="0080032E">
        <w:rPr>
          <w:rFonts w:eastAsiaTheme="minorEastAsia" w:cstheme="minorHAnsi"/>
          <w:bCs/>
          <w:iCs/>
          <w:sz w:val="22"/>
          <w:szCs w:val="22"/>
          <w:lang w:val="en-US"/>
        </w:rPr>
        <w:t xml:space="preserve"> </w:t>
      </w:r>
      <m:oMath>
        <m:r>
          <w:rPr>
            <w:rFonts w:ascii="Cambria Math" w:eastAsiaTheme="minorEastAsia" w:hAnsi="Cambria Math" w:cstheme="minorHAnsi"/>
            <w:sz w:val="22"/>
            <w:szCs w:val="22"/>
            <w:lang w:val="en-US"/>
          </w:rPr>
          <m:t>j</m:t>
        </m:r>
      </m:oMath>
      <w:r w:rsidR="0080032E">
        <w:rPr>
          <w:rFonts w:eastAsiaTheme="minorEastAsia" w:cstheme="minorHAnsi"/>
          <w:bCs/>
          <w:iCs/>
          <w:sz w:val="22"/>
          <w:szCs w:val="22"/>
          <w:lang w:val="en-US"/>
        </w:rPr>
        <w:t>:</w:t>
      </w:r>
      <w:r w:rsidR="00960D16">
        <w:rPr>
          <w:rFonts w:eastAsiaTheme="minorEastAsia" w:cstheme="minorHAnsi"/>
          <w:bCs/>
          <w:iCs/>
          <w:sz w:val="22"/>
          <w:szCs w:val="22"/>
          <w:lang w:val="en-US"/>
        </w:rPr>
        <w:t xml:space="preserve"> </w:t>
      </w:r>
      <m:oMath>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eastAsiaTheme="minorEastAsia" w:hAnsi="Cambria Math" w:cstheme="minorHAnsi"/>
            <w:sz w:val="22"/>
            <w:szCs w:val="22"/>
            <w:lang w:val="en-US"/>
          </w:rPr>
          <m:t>=</m:t>
        </m:r>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r>
          <w:rPr>
            <w:rFonts w:ascii="Cambria Math" w:hAnsi="Cambria Math" w:cstheme="minorHAnsi"/>
            <w:sz w:val="22"/>
            <w:szCs w:val="22"/>
            <w:lang w:val="en-US"/>
          </w:rPr>
          <m:t>-</m:t>
        </m:r>
        <m:acc>
          <m:accPr>
            <m:chr m:val="̅"/>
            <m:ctrlPr>
              <w:rPr>
                <w:rFonts w:ascii="Cambria Math" w:hAnsi="Cambria Math" w:cstheme="minorHAnsi"/>
                <w:bCs/>
                <w:i/>
                <w:sz w:val="22"/>
                <w:szCs w:val="22"/>
              </w:rPr>
            </m:ctrlPr>
          </m:accPr>
          <m:e>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acc>
      </m:oMath>
      <w:r>
        <w:rPr>
          <w:rFonts w:eastAsiaTheme="minorEastAsia" w:cstheme="minorHAnsi"/>
          <w:bCs/>
          <w:iCs/>
          <w:sz w:val="22"/>
          <w:szCs w:val="22"/>
          <w:lang w:val="en-US"/>
        </w:rPr>
        <w:t xml:space="preserve"> </w:t>
      </w:r>
      <w:r w:rsidR="00E54196">
        <w:rPr>
          <w:rFonts w:eastAsiaTheme="minorEastAsia" w:cstheme="minorHAnsi"/>
          <w:bCs/>
          <w:iCs/>
          <w:sz w:val="22"/>
          <w:szCs w:val="22"/>
          <w:lang w:val="en-US"/>
        </w:rPr>
        <w:t xml:space="preserve">to account for variation in the actual optimum growth temperature between species. </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CB4F5A" w:rsidRPr="00CD534E">
        <w:rPr>
          <w:rFonts w:eastAsiaTheme="minorEastAsia" w:cstheme="minorHAnsi"/>
          <w:iCs/>
          <w:sz w:val="22"/>
          <w:szCs w:val="22"/>
          <w:lang w:val="en-US"/>
        </w:rPr>
        <w:t xml:space="preserve"> is</w:t>
      </w:r>
      <w:r w:rsidR="00CB4F5A">
        <w:rPr>
          <w:rFonts w:eastAsiaTheme="minorEastAsia" w:cstheme="minorHAnsi"/>
          <w:iCs/>
          <w:sz w:val="22"/>
          <w:szCs w:val="22"/>
          <w:lang w:val="en-US"/>
        </w:rPr>
        <w:t xml:space="preserve"> </w:t>
      </w:r>
      <w:r w:rsidR="00804B85">
        <w:rPr>
          <w:rFonts w:eastAsiaTheme="minorEastAsia" w:cstheme="minorHAnsi"/>
          <w:iCs/>
          <w:sz w:val="22"/>
          <w:szCs w:val="22"/>
          <w:lang w:val="en-US"/>
        </w:rPr>
        <w:t xml:space="preserve">the natural log of body mass </w:t>
      </w:r>
      <w:r w:rsidR="00354B7D">
        <w:rPr>
          <w:rFonts w:eastAsiaTheme="minorEastAsia" w:cstheme="minorHAnsi"/>
          <w:iCs/>
          <w:sz w:val="22"/>
          <w:szCs w:val="22"/>
          <w:lang w:val="en-US"/>
        </w:rPr>
        <w:t>divided</w:t>
      </w:r>
      <w:r w:rsidR="00804B85">
        <w:rPr>
          <w:rFonts w:eastAsiaTheme="minorEastAsia" w:cstheme="minorHAnsi"/>
          <w:iCs/>
          <w:sz w:val="22"/>
          <w:szCs w:val="22"/>
          <w:lang w:val="en-US"/>
        </w:rPr>
        <w:t xml:space="preserve"> by the maximum body mass within species</w:t>
      </w:r>
      <w:r w:rsidR="006132DE">
        <w:rPr>
          <w:rFonts w:eastAsiaTheme="minorEastAsia" w:cstheme="minorHAnsi"/>
          <w:iCs/>
          <w:sz w:val="22"/>
          <w:szCs w:val="22"/>
          <w:lang w:val="en-US"/>
        </w:rPr>
        <w:t xml:space="preserve">, in </w:t>
      </w:r>
      <m:oMath>
        <m:r>
          <m:rPr>
            <m:sty m:val="p"/>
          </m:rPr>
          <w:rPr>
            <w:rFonts w:ascii="Cambria Math" w:eastAsiaTheme="minorEastAsia" w:hAnsi="Cambria Math" w:cstheme="minorHAnsi"/>
            <w:sz w:val="22"/>
            <w:szCs w:val="22"/>
            <w:lang w:val="en-US"/>
          </w:rPr>
          <m:t>g</m:t>
        </m:r>
      </m:oMath>
      <w:r w:rsidR="00354B7D">
        <w:rPr>
          <w:rFonts w:eastAsiaTheme="minorEastAsia" w:cstheme="minorHAnsi"/>
          <w:iCs/>
          <w:sz w:val="22"/>
          <w:szCs w:val="22"/>
          <w:lang w:val="en-US"/>
        </w:rPr>
        <w:t xml:space="preserve">, defined as </w:t>
      </w:r>
      <w:commentRangeStart w:id="46"/>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w:commentRangeEnd w:id="46"/>
        <m:r>
          <m:rPr>
            <m:sty m:val="p"/>
          </m:rPr>
          <w:rPr>
            <w:rStyle w:val="CommentReference"/>
            <w:rFonts w:ascii="Cambria Math" w:eastAsiaTheme="minorHAnsi" w:hAnsi="Cambria Math" w:cstheme="minorBidi"/>
            <w:lang w:val="en-GB" w:eastAsia="en-US"/>
          </w:rPr>
          <w:commentReference w:id="46"/>
        </m:r>
        <m:r>
          <w:rPr>
            <w:rFonts w:ascii="Cambria Math" w:hAnsi="Cambria Math" w:cstheme="minorHAnsi"/>
            <w:sz w:val="22"/>
            <w:szCs w:val="22"/>
            <w:lang w:val="en-US"/>
          </w:rPr>
          <m:t>=</m:t>
        </m:r>
        <m:func>
          <m:funcPr>
            <m:ctrlPr>
              <w:rPr>
                <w:rFonts w:ascii="Cambria Math" w:eastAsiaTheme="minorEastAsia" w:hAnsi="Cambria Math" w:cstheme="minorHAnsi"/>
                <w:i/>
                <w:iCs/>
                <w:sz w:val="22"/>
                <w:szCs w:val="22"/>
                <w:lang w:val="en-US"/>
              </w:rPr>
            </m:ctrlPr>
          </m:funcPr>
          <m:fName>
            <m:r>
              <m:rPr>
                <m:sty m:val="p"/>
              </m:rPr>
              <w:rPr>
                <w:rFonts w:ascii="Cambria Math" w:hAnsi="Cambria Math" w:cstheme="minorHAnsi"/>
                <w:sz w:val="22"/>
                <w:szCs w:val="22"/>
                <w:lang w:val="en-US"/>
              </w:rPr>
              <m:t>ln</m:t>
            </m:r>
          </m:fName>
          <m:e>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i,j</m:t>
                </m:r>
              </m:sub>
            </m:sSub>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i,j,∞</m:t>
                </m:r>
              </m:sub>
            </m:sSub>
            <m:r>
              <w:rPr>
                <w:rFonts w:ascii="Cambria Math" w:eastAsiaTheme="minorEastAsia" w:hAnsi="Cambria Math" w:cstheme="minorHAnsi"/>
                <w:sz w:val="22"/>
                <w:szCs w:val="22"/>
                <w:lang w:val="en-US"/>
              </w:rPr>
              <m:t>)</m:t>
            </m:r>
          </m:e>
        </m:func>
      </m:oMath>
      <w:r w:rsidR="00D45021">
        <w:rPr>
          <w:rFonts w:eastAsiaTheme="minorEastAsia" w:cstheme="minorHAnsi"/>
          <w:iCs/>
          <w:sz w:val="22"/>
          <w:szCs w:val="22"/>
          <w:lang w:val="en-US"/>
        </w:rPr>
        <w:t xml:space="preserve">. </w:t>
      </w:r>
      <w:r w:rsidR="00E329DE">
        <w:rPr>
          <w:rFonts w:eastAsiaTheme="minorEastAsia" w:cstheme="minorHAnsi"/>
          <w:bCs/>
          <w:iCs/>
          <w:sz w:val="22"/>
          <w:szCs w:val="22"/>
          <w:lang w:val="en-US"/>
        </w:rPr>
        <w:t>All predictor</w:t>
      </w:r>
      <w:r w:rsidR="00720120">
        <w:rPr>
          <w:rFonts w:eastAsiaTheme="minorEastAsia" w:cstheme="minorHAnsi"/>
          <w:bCs/>
          <w:iCs/>
          <w:sz w:val="22"/>
          <w:szCs w:val="22"/>
          <w:lang w:val="en-US"/>
        </w:rPr>
        <w:t xml:space="preserve"> variables </w:t>
      </w:r>
      <w:r w:rsidR="00E329DE">
        <w:rPr>
          <w:rFonts w:eastAsiaTheme="minorEastAsia" w:cstheme="minorHAnsi"/>
          <w:bCs/>
          <w:iCs/>
          <w:sz w:val="22"/>
          <w:szCs w:val="22"/>
          <w:lang w:val="en-US"/>
        </w:rPr>
        <w:t xml:space="preserve">are in addition mean-centered, such that 0 corresponds to the </w:t>
      </w:r>
      <w:r w:rsidR="00AA14D3">
        <w:rPr>
          <w:rFonts w:eastAsiaTheme="minorEastAsia" w:cstheme="minorHAnsi"/>
          <w:bCs/>
          <w:iCs/>
          <w:sz w:val="22"/>
          <w:szCs w:val="22"/>
          <w:lang w:val="en-US"/>
        </w:rPr>
        <w:t xml:space="preserve">overall </w:t>
      </w:r>
      <w:r w:rsidR="00E329DE">
        <w:rPr>
          <w:rFonts w:eastAsiaTheme="minorEastAsia" w:cstheme="minorHAnsi"/>
          <w:bCs/>
          <w:iCs/>
          <w:sz w:val="22"/>
          <w:szCs w:val="22"/>
          <w:lang w:val="en-US"/>
        </w:rPr>
        <w:t>mean</w:t>
      </w:r>
      <w:r w:rsidR="00227C69">
        <w:rPr>
          <w:rFonts w:eastAsiaTheme="minorEastAsia" w:cstheme="minorHAnsi"/>
          <w:bCs/>
          <w:iCs/>
          <w:sz w:val="22"/>
          <w:szCs w:val="22"/>
          <w:lang w:val="en-US"/>
        </w:rPr>
        <w:t xml:space="preserve"> (not by species</w:t>
      </w:r>
      <w:r w:rsidR="00817415">
        <w:rPr>
          <w:rFonts w:eastAsiaTheme="minorEastAsia" w:cstheme="minorHAnsi"/>
          <w:bCs/>
          <w:iCs/>
          <w:sz w:val="22"/>
          <w:szCs w:val="22"/>
          <w:lang w:val="en-US"/>
        </w:rPr>
        <w:t>)</w:t>
      </w:r>
      <w:r w:rsidR="00E329DE">
        <w:rPr>
          <w:rFonts w:eastAsiaTheme="minorEastAsia" w:cstheme="minorHAnsi"/>
          <w:bCs/>
          <w:iCs/>
          <w:sz w:val="22"/>
          <w:szCs w:val="22"/>
          <w:lang w:val="en-US"/>
        </w:rPr>
        <w:t>.</w:t>
      </w:r>
      <w:r w:rsidR="005D7565">
        <w:rPr>
          <w:rFonts w:eastAsiaTheme="minorEastAsia" w:cstheme="minorHAnsi"/>
          <w:bCs/>
          <w:iCs/>
          <w:sz w:val="22"/>
          <w:szCs w:val="22"/>
          <w:lang w:val="en-US"/>
        </w:rPr>
        <w:t xml:space="preserve"> </w:t>
      </w:r>
      <w:r w:rsidR="00736338" w:rsidRPr="00BE153D">
        <w:rPr>
          <w:rFonts w:cstheme="minorHAnsi"/>
          <w:bCs/>
          <w:sz w:val="22"/>
          <w:szCs w:val="22"/>
          <w:lang w:val="en-US"/>
        </w:rPr>
        <w:t xml:space="preserve">We also </w:t>
      </w:r>
      <w:r w:rsidR="006B03F2" w:rsidRPr="00BE153D">
        <w:rPr>
          <w:rFonts w:cstheme="minorHAnsi"/>
          <w:bCs/>
          <w:sz w:val="22"/>
          <w:szCs w:val="22"/>
          <w:lang w:val="en-US"/>
        </w:rPr>
        <w:t xml:space="preserve">fit a model with non-varying </w:t>
      </w:r>
      <w:r w:rsidR="00F14443" w:rsidRPr="00BE153D">
        <w:rPr>
          <w:rFonts w:cstheme="minorHAnsi"/>
          <w:bCs/>
          <w:sz w:val="22"/>
          <w:szCs w:val="22"/>
          <w:lang w:val="en-US"/>
        </w:rPr>
        <w:t>mass-coefficient</w:t>
      </w:r>
      <w:r w:rsidR="006B03F2" w:rsidRPr="00BE153D">
        <w:rPr>
          <w:rFonts w:cstheme="minorHAnsi"/>
          <w:bCs/>
          <w:sz w:val="22"/>
          <w:szCs w:val="22"/>
          <w:lang w:val="en-US"/>
        </w:rPr>
        <w:t xml:space="preserve"> </w:t>
      </w:r>
      <w:r w:rsidR="00F14443" w:rsidRPr="00BE153D">
        <w:rPr>
          <w:rFonts w:cstheme="minorHAnsi"/>
          <w:bCs/>
          <w:sz w:val="22"/>
          <w:szCs w:val="22"/>
          <w:lang w:val="en-US"/>
        </w:rPr>
        <w:t>(</w:t>
      </w:r>
      <w:r w:rsidR="00CB4F5A">
        <w:rPr>
          <w:rFonts w:cstheme="minorHAnsi"/>
          <w:bCs/>
          <w:sz w:val="22"/>
          <w:szCs w:val="22"/>
          <w:lang w:val="en-US"/>
        </w:rPr>
        <w:t xml:space="preserve">i.e. </w:t>
      </w: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oMath>
      <w:r w:rsidR="00CB4F5A" w:rsidRPr="00CB4F5A">
        <w:rPr>
          <w:rFonts w:cstheme="minorHAnsi"/>
          <w:bCs/>
          <w:iCs/>
          <w:sz w:val="22"/>
          <w:szCs w:val="22"/>
          <w:lang w:val="en-US"/>
        </w:rPr>
        <w:t>, no</w:t>
      </w:r>
      <w:r w:rsidR="00395FDE">
        <w:rPr>
          <w:rFonts w:cstheme="minorHAnsi"/>
          <w:bCs/>
          <w:iCs/>
          <w:sz w:val="22"/>
          <w:szCs w:val="22"/>
          <w:lang w:val="en-US"/>
        </w:rPr>
        <w:t>t</w:t>
      </w:r>
      <w:r w:rsidR="00CB4F5A" w:rsidRPr="00CB4F5A">
        <w:rPr>
          <w:rFonts w:cstheme="minorHAnsi"/>
          <w:bCs/>
          <w:iCs/>
          <w:sz w:val="22"/>
          <w:szCs w:val="22"/>
          <w:lang w:val="en-US"/>
        </w:rPr>
        <w:t xml:space="preserve"> indexed by </w:t>
      </w:r>
      <m:oMath>
        <m:r>
          <w:rPr>
            <w:rFonts w:ascii="Cambria Math" w:hAnsi="Cambria Math" w:cstheme="minorHAnsi"/>
            <w:sz w:val="22"/>
            <w:szCs w:val="22"/>
            <w:lang w:val="en-US"/>
          </w:rPr>
          <m:t>j</m:t>
        </m:r>
      </m:oMath>
      <w:r w:rsidR="00F14443" w:rsidRPr="00BE153D">
        <w:rPr>
          <w:rFonts w:eastAsiaTheme="minorEastAsia" w:cstheme="minorHAnsi"/>
          <w:bCs/>
          <w:iCs/>
          <w:sz w:val="22"/>
          <w:szCs w:val="22"/>
          <w:lang w:val="en-US"/>
        </w:rPr>
        <w:t>)</w:t>
      </w:r>
      <w:r w:rsidR="003650BD" w:rsidRPr="00BE153D">
        <w:rPr>
          <w:rFonts w:eastAsiaTheme="minorEastAsia" w:cstheme="minorHAnsi"/>
          <w:bCs/>
          <w:iCs/>
          <w:sz w:val="22"/>
          <w:szCs w:val="22"/>
          <w:lang w:val="en-US"/>
        </w:rPr>
        <w:t>, and selected the best model</w:t>
      </w:r>
      <w:r w:rsidR="00C1389F" w:rsidRPr="00BE153D">
        <w:rPr>
          <w:rFonts w:eastAsiaTheme="minorEastAsia" w:cstheme="minorHAnsi"/>
          <w:bCs/>
          <w:iCs/>
          <w:sz w:val="22"/>
          <w:szCs w:val="22"/>
          <w:lang w:val="en-US"/>
        </w:rPr>
        <w:t xml:space="preserve"> based on</w:t>
      </w:r>
      <w:r w:rsidR="00C42851" w:rsidRPr="00BE153D">
        <w:rPr>
          <w:rFonts w:eastAsiaTheme="minorEastAsia" w:cstheme="minorHAnsi"/>
          <w:bCs/>
          <w:iCs/>
          <w:sz w:val="22"/>
          <w:szCs w:val="22"/>
          <w:lang w:val="en-US"/>
        </w:rPr>
        <w:t xml:space="preserve"> predictive out-of-sample </w:t>
      </w:r>
      <w:r w:rsidR="00086451" w:rsidRPr="00BE153D">
        <w:rPr>
          <w:rFonts w:eastAsiaTheme="minorEastAsia" w:cstheme="minorHAnsi"/>
          <w:bCs/>
          <w:iCs/>
          <w:sz w:val="22"/>
          <w:szCs w:val="22"/>
          <w:lang w:val="en-US"/>
        </w:rPr>
        <w:t>accuracy</w:t>
      </w:r>
      <w:r w:rsidR="00C42851" w:rsidRPr="00BE153D">
        <w:rPr>
          <w:rFonts w:eastAsiaTheme="minorEastAsia" w:cstheme="minorHAnsi"/>
          <w:bCs/>
          <w:iCs/>
          <w:sz w:val="22"/>
          <w:szCs w:val="22"/>
          <w:lang w:val="en-US"/>
        </w:rPr>
        <w:t xml:space="preserve"> using </w:t>
      </w:r>
      <w:r w:rsidR="00937345" w:rsidRPr="00BE153D">
        <w:rPr>
          <w:rFonts w:cstheme="minorHAnsi"/>
          <w:bCs/>
          <w:sz w:val="22"/>
          <w:szCs w:val="22"/>
          <w:lang w:val="en-US"/>
        </w:rPr>
        <w:t xml:space="preserve">the Widely Applicable Information Criterion (WAIC) </w:t>
      </w:r>
      <w:r w:rsidR="00937345" w:rsidRPr="003872A1">
        <w:rPr>
          <w:rFonts w:cstheme="minorHAnsi"/>
          <w:bCs/>
          <w:sz w:val="22"/>
          <w:szCs w:val="22"/>
        </w:rPr>
        <w:fldChar w:fldCharType="begin"/>
      </w:r>
      <w:r w:rsidR="00937345" w:rsidRPr="00BE153D">
        <w:rPr>
          <w:rFonts w:cstheme="minorHAnsi"/>
          <w:bCs/>
          <w:sz w:val="22"/>
          <w:szCs w:val="22"/>
          <w:lang w:val="en-US"/>
        </w:rPr>
        <w:instrText xml:space="preserve"> ADDIN ZOTERO_ITEM CSL_CITATION {"citationID":"ad69fbmji4","properties":{"formattedCitation":"(Vehtari {\\i{}et al.} 2017)","plainCitation":"(Vehtari et al. 2017)","noteIndex":0},"citationItems":[{"id":1550,"uris":["http://zotero.org/users/6116610/items/EEDLMDV2"],"uri":["http://zotero.org/users/6116610/items/EEDLMDV2"],"itemData":{"id":1550,"type":"article-journal","abstract":"Leave-one-out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937345" w:rsidRPr="003872A1">
        <w:rPr>
          <w:rFonts w:cstheme="minorHAnsi"/>
          <w:bCs/>
          <w:sz w:val="22"/>
          <w:szCs w:val="22"/>
        </w:rPr>
        <w:fldChar w:fldCharType="separate"/>
      </w:r>
      <w:r w:rsidR="00937345" w:rsidRPr="00BE153D">
        <w:rPr>
          <w:sz w:val="22"/>
          <w:szCs w:val="22"/>
          <w:lang w:val="en-US"/>
        </w:rPr>
        <w:t>(</w:t>
      </w:r>
      <w:proofErr w:type="spellStart"/>
      <w:r w:rsidR="00937345" w:rsidRPr="00BE153D">
        <w:rPr>
          <w:sz w:val="22"/>
          <w:szCs w:val="22"/>
          <w:lang w:val="en-US"/>
        </w:rPr>
        <w:t>Vehtari</w:t>
      </w:r>
      <w:proofErr w:type="spellEnd"/>
      <w:r w:rsidR="00937345" w:rsidRPr="00BE153D">
        <w:rPr>
          <w:sz w:val="22"/>
          <w:szCs w:val="22"/>
          <w:lang w:val="en-US"/>
        </w:rPr>
        <w:t xml:space="preserve"> </w:t>
      </w:r>
      <w:r w:rsidR="00937345" w:rsidRPr="00BE153D">
        <w:rPr>
          <w:i/>
          <w:iCs/>
          <w:sz w:val="22"/>
          <w:szCs w:val="22"/>
          <w:lang w:val="en-US"/>
        </w:rPr>
        <w:t>et al.</w:t>
      </w:r>
      <w:r w:rsidR="00937345" w:rsidRPr="00BE153D">
        <w:rPr>
          <w:sz w:val="22"/>
          <w:szCs w:val="22"/>
          <w:lang w:val="en-US"/>
        </w:rPr>
        <w:t xml:space="preserve"> 2017)</w:t>
      </w:r>
      <w:r w:rsidR="00937345" w:rsidRPr="003872A1">
        <w:rPr>
          <w:rFonts w:cstheme="minorHAnsi"/>
          <w:bCs/>
          <w:sz w:val="22"/>
          <w:szCs w:val="22"/>
        </w:rPr>
        <w:fldChar w:fldCharType="end"/>
      </w:r>
      <w:r w:rsidR="00C42851" w:rsidRPr="00BE153D">
        <w:rPr>
          <w:rFonts w:eastAsiaTheme="minorEastAsia" w:cstheme="minorHAnsi"/>
          <w:bCs/>
          <w:iCs/>
          <w:sz w:val="22"/>
          <w:szCs w:val="22"/>
          <w:lang w:val="en-US"/>
        </w:rPr>
        <w:t>.</w:t>
      </w:r>
      <w:r w:rsidR="00BE153D" w:rsidRPr="00BE153D">
        <w:rPr>
          <w:rFonts w:eastAsiaTheme="minorEastAsia" w:cstheme="minorHAnsi"/>
          <w:bCs/>
          <w:iCs/>
          <w:sz w:val="22"/>
          <w:szCs w:val="22"/>
          <w:lang w:val="en-US"/>
        </w:rPr>
        <w:t xml:space="preserve"> </w:t>
      </w:r>
    </w:p>
    <w:p w14:paraId="0628D9B0" w14:textId="77777777" w:rsidR="00736338" w:rsidRPr="00BE153D" w:rsidRDefault="00736338" w:rsidP="00904830">
      <w:pPr>
        <w:spacing w:line="480" w:lineRule="auto"/>
        <w:contextualSpacing/>
        <w:jc w:val="both"/>
        <w:rPr>
          <w:rFonts w:cstheme="minorHAnsi"/>
          <w:bCs/>
          <w:sz w:val="22"/>
          <w:szCs w:val="22"/>
          <w:lang w:val="en-US"/>
        </w:rPr>
      </w:pPr>
    </w:p>
    <w:p w14:paraId="270D8E87" w14:textId="141460AD" w:rsidR="000F1792" w:rsidRPr="00CB18CC" w:rsidRDefault="00252D90" w:rsidP="00904830">
      <w:pPr>
        <w:spacing w:line="480" w:lineRule="auto"/>
        <w:contextualSpacing/>
        <w:jc w:val="both"/>
        <w:rPr>
          <w:rFonts w:cstheme="minorHAnsi"/>
          <w:bCs/>
          <w:i/>
          <w:iCs/>
          <w:sz w:val="22"/>
          <w:szCs w:val="22"/>
        </w:rPr>
      </w:pPr>
      <w:r>
        <w:rPr>
          <w:rFonts w:cstheme="minorHAnsi"/>
          <w:bCs/>
          <w:i/>
          <w:iCs/>
          <w:sz w:val="22"/>
          <w:szCs w:val="22"/>
        </w:rPr>
        <w:t xml:space="preserve">Scaling of rates </w:t>
      </w:r>
      <w:r w:rsidR="003C177B">
        <w:rPr>
          <w:rFonts w:cstheme="minorHAnsi"/>
          <w:bCs/>
          <w:i/>
          <w:iCs/>
          <w:sz w:val="22"/>
          <w:szCs w:val="22"/>
        </w:rPr>
        <w:t>with</w:t>
      </w:r>
      <w:r>
        <w:rPr>
          <w:rFonts w:cstheme="minorHAnsi"/>
          <w:bCs/>
          <w:i/>
          <w:iCs/>
          <w:sz w:val="22"/>
          <w:szCs w:val="22"/>
        </w:rPr>
        <w:t xml:space="preserve"> temperature</w:t>
      </w:r>
      <w:r w:rsidR="00851151">
        <w:rPr>
          <w:rFonts w:cstheme="minorHAnsi"/>
          <w:bCs/>
          <w:i/>
          <w:iCs/>
          <w:sz w:val="22"/>
          <w:szCs w:val="22"/>
        </w:rPr>
        <w:t>:</w:t>
      </w:r>
      <w:r>
        <w:rPr>
          <w:rFonts w:cstheme="minorHAnsi"/>
          <w:bCs/>
          <w:i/>
          <w:iCs/>
          <w:sz w:val="22"/>
          <w:szCs w:val="22"/>
        </w:rPr>
        <w:t xml:space="preserve"> b</w:t>
      </w:r>
      <w:r w:rsidR="000F1792" w:rsidRPr="00CB18CC">
        <w:rPr>
          <w:rFonts w:cstheme="minorHAnsi"/>
          <w:bCs/>
          <w:i/>
          <w:iCs/>
          <w:sz w:val="22"/>
          <w:szCs w:val="22"/>
        </w:rPr>
        <w:t>elow optimum</w:t>
      </w:r>
    </w:p>
    <w:p w14:paraId="4E219C7F" w14:textId="7863739B" w:rsidR="000F1792" w:rsidRPr="00CB18CC" w:rsidRDefault="000F1792" w:rsidP="00904830">
      <w:pPr>
        <w:spacing w:line="480" w:lineRule="auto"/>
        <w:contextualSpacing/>
        <w:jc w:val="both"/>
        <w:rPr>
          <w:rFonts w:cstheme="minorHAnsi"/>
          <w:bCs/>
          <w:i/>
          <w:iCs/>
          <w:sz w:val="22"/>
          <w:szCs w:val="22"/>
        </w:rPr>
      </w:pPr>
      <w:r w:rsidRPr="00CB18CC">
        <w:rPr>
          <w:rFonts w:cstheme="minorHAnsi"/>
          <w:bCs/>
          <w:sz w:val="22"/>
          <w:szCs w:val="22"/>
        </w:rPr>
        <w:t>Below optimum temperatures (i.e., a subset of the data sets including only data points for a given size-group that were below the temperature at which the rate was maximized), we</w:t>
      </w:r>
      <w:r w:rsidRPr="00CB18CC">
        <w:rPr>
          <w:rFonts w:eastAsiaTheme="minorEastAsia" w:cstheme="minorHAnsi"/>
          <w:sz w:val="22"/>
          <w:szCs w:val="22"/>
        </w:rPr>
        <w:t xml:space="preserve"> assumed </w:t>
      </w:r>
      <w:r w:rsidR="0050592A" w:rsidRPr="00CB18CC">
        <w:rPr>
          <w:rFonts w:eastAsiaTheme="minorEastAsia" w:cstheme="minorHAnsi"/>
          <w:sz w:val="22"/>
          <w:szCs w:val="22"/>
        </w:rPr>
        <w:t>individual</w:t>
      </w:r>
      <w:r w:rsidR="004261E4" w:rsidRPr="00CB18CC">
        <w:rPr>
          <w:rFonts w:eastAsiaTheme="minorEastAsia" w:cstheme="minorHAnsi"/>
          <w:sz w:val="22"/>
          <w:szCs w:val="22"/>
        </w:rPr>
        <w:t xml:space="preserve"> growth, </w:t>
      </w:r>
      <w:r w:rsidRPr="00CB18CC">
        <w:rPr>
          <w:rFonts w:eastAsiaTheme="minorEastAsia" w:cstheme="minorHAnsi"/>
          <w:sz w:val="22"/>
          <w:szCs w:val="22"/>
        </w:rPr>
        <w:t xml:space="preserve">metabolic </w:t>
      </w:r>
      <w:r w:rsidR="00903F4C" w:rsidRPr="00CB18CC">
        <w:rPr>
          <w:rFonts w:eastAsiaTheme="minorEastAsia" w:cstheme="minorHAnsi"/>
          <w:sz w:val="22"/>
          <w:szCs w:val="22"/>
        </w:rPr>
        <w:t xml:space="preserve">rate </w:t>
      </w:r>
      <w:r w:rsidRPr="00CB18CC">
        <w:rPr>
          <w:rFonts w:eastAsiaTheme="minorEastAsia" w:cstheme="minorHAnsi"/>
          <w:sz w:val="22"/>
          <w:szCs w:val="22"/>
        </w:rPr>
        <w:t xml:space="preserve">and maximum consumption rate to scale with size using a generalized version of the core equation in the metabolic theory of ecology </w:t>
      </w:r>
      <w:r w:rsidRPr="00CB18CC">
        <w:rPr>
          <w:rFonts w:eastAsiaTheme="minorEastAsia" w:cstheme="minorHAnsi"/>
          <w:sz w:val="22"/>
          <w:szCs w:val="22"/>
        </w:rPr>
        <w:fldChar w:fldCharType="begin"/>
      </w:r>
      <w:r w:rsidR="00751C7D">
        <w:rPr>
          <w:rFonts w:eastAsiaTheme="minorEastAsia" w:cstheme="minorHAnsi"/>
          <w:sz w:val="22"/>
          <w:szCs w:val="22"/>
        </w:rPr>
        <w:instrText xml:space="preserve"> ADDIN ZOTERO_ITEM CSL_CITATION {"citationID":"OHUACog3","properties":{"formattedCitation":"(Gillooly {\\i{}et al.} 2001; Brown {\\i{}et al.} 2004b)","plainCitation":"(Gillooly et al. 2001; Brown et al. 2004b)","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L"}],"issued":{"date-parts":[["2001"]]}}},{"id":"9c20ZvMu/HKY7su40","uris":["http://zotero.org/users/local/FTg3Qpza/items/U72KD5M3"],"uri":["http://zotero.org/users/local/FTg3Qpza/items/U72KD5M3"],"itemData":{"id":1003,"type":"article-journal","title":"Toward a metabolic theory of ecology","container-title":"Ecology","page":"1771–1789","volume":"85","issue":"7","author":[{"family":"Brown","given":"J H"},{"family":"Gillooly","given":"J F"},{"family":"Allen","given":"A P"},{"family":"Savage","given":"V M"},{"family":"West","given":"G B"}],"issued":{"date-parts":[["2004"]]}}}],"schema":"https://github.com/citation-style-language/schema/raw/master/csl-citation.json"} </w:instrText>
      </w:r>
      <w:r w:rsidRPr="00CB18CC">
        <w:rPr>
          <w:rFonts w:eastAsiaTheme="minorEastAsia" w:cstheme="minorHAnsi"/>
          <w:sz w:val="22"/>
          <w:szCs w:val="22"/>
        </w:rPr>
        <w:fldChar w:fldCharType="separate"/>
      </w:r>
      <w:r w:rsidRPr="00CB18CC">
        <w:rPr>
          <w:sz w:val="22"/>
          <w:szCs w:val="22"/>
        </w:rPr>
        <w:t>(</w:t>
      </w:r>
      <w:proofErr w:type="spellStart"/>
      <w:r w:rsidRPr="00CB18CC">
        <w:rPr>
          <w:sz w:val="22"/>
          <w:szCs w:val="22"/>
        </w:rPr>
        <w:t>Gillooly</w:t>
      </w:r>
      <w:proofErr w:type="spellEnd"/>
      <w:r w:rsidRPr="00CB18CC">
        <w:rPr>
          <w:sz w:val="22"/>
          <w:szCs w:val="22"/>
        </w:rPr>
        <w:t xml:space="preserve"> </w:t>
      </w:r>
      <w:r w:rsidRPr="00CB18CC">
        <w:rPr>
          <w:i/>
          <w:iCs/>
          <w:sz w:val="22"/>
          <w:szCs w:val="22"/>
        </w:rPr>
        <w:t>et al.</w:t>
      </w:r>
      <w:r w:rsidRPr="00CB18CC">
        <w:rPr>
          <w:sz w:val="22"/>
          <w:szCs w:val="22"/>
        </w:rPr>
        <w:t xml:space="preserve"> 2001; Brown </w:t>
      </w:r>
      <w:r w:rsidRPr="00CB18CC">
        <w:rPr>
          <w:i/>
          <w:iCs/>
          <w:sz w:val="22"/>
          <w:szCs w:val="22"/>
        </w:rPr>
        <w:t>et al.</w:t>
      </w:r>
      <w:r w:rsidRPr="00CB18CC">
        <w:rPr>
          <w:sz w:val="22"/>
          <w:szCs w:val="22"/>
        </w:rPr>
        <w:t xml:space="preserve"> 2004b)</w:t>
      </w:r>
      <w:r w:rsidRPr="00CB18CC">
        <w:rPr>
          <w:rFonts w:eastAsiaTheme="minorEastAsia" w:cstheme="minorHAnsi"/>
          <w:sz w:val="22"/>
          <w:szCs w:val="22"/>
        </w:rPr>
        <w:fldChar w:fldCharType="end"/>
      </w:r>
      <w:r w:rsidR="001E3974" w:rsidRPr="00CB18CC">
        <w:rPr>
          <w:rFonts w:eastAsiaTheme="minorEastAsia" w:cstheme="minorHAnsi"/>
          <w:sz w:val="22"/>
          <w:szCs w:val="22"/>
        </w:rPr>
        <w:t xml:space="preserve">, in which neither the mass- or temperature dependence is </w:t>
      </w:r>
      <w:r w:rsidR="0018414B" w:rsidRPr="00CB18CC">
        <w:rPr>
          <w:rFonts w:eastAsiaTheme="minorEastAsia" w:cstheme="minorHAnsi"/>
          <w:sz w:val="22"/>
          <w:szCs w:val="22"/>
        </w:rPr>
        <w:t>assumed and corrected for</w:t>
      </w:r>
      <w:r w:rsidRPr="00CB18CC">
        <w:rPr>
          <w:rFonts w:eastAsiaTheme="minorEastAsia" w:cstheme="minorHAnsi"/>
          <w:sz w:val="22"/>
          <w:szCs w:val="22"/>
        </w:rPr>
        <w:t xml:space="preserve">. This allowed us to evaluate the effects of temperature and body mass simultaneously, which is more appropriate if the mass-scaling exponent is not exactly 3/4 </w:t>
      </w:r>
      <w:r w:rsidRPr="00CB18CC">
        <w:rPr>
          <w:rFonts w:eastAsiaTheme="minorEastAsia" w:cstheme="minorHAnsi"/>
          <w:sz w:val="22"/>
          <w:szCs w:val="22"/>
        </w:rPr>
        <w:fldChar w:fldCharType="begin"/>
      </w:r>
      <w:r w:rsidRPr="00CB18CC">
        <w:rPr>
          <w:rFonts w:eastAsiaTheme="minorEastAsia" w:cstheme="minorHAnsi"/>
          <w:sz w:val="22"/>
          <w:szCs w:val="22"/>
        </w:rPr>
        <w:instrText xml:space="preserve"> ADDIN ZOTERO_ITEM CSL_CITATION {"citationID":"izxyZoUQ","properties":{"formattedCitation":"(Downs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CB18CC">
        <w:rPr>
          <w:rFonts w:eastAsiaTheme="minorEastAsia" w:cstheme="minorHAnsi"/>
          <w:sz w:val="22"/>
          <w:szCs w:val="22"/>
        </w:rPr>
        <w:fldChar w:fldCharType="separate"/>
      </w:r>
      <w:r w:rsidRPr="00CB18CC">
        <w:rPr>
          <w:sz w:val="22"/>
          <w:szCs w:val="22"/>
        </w:rPr>
        <w:t xml:space="preserve">(Downs </w:t>
      </w:r>
      <w:r w:rsidRPr="00CB18CC">
        <w:rPr>
          <w:i/>
          <w:iCs/>
          <w:sz w:val="22"/>
          <w:szCs w:val="22"/>
        </w:rPr>
        <w:t>et al.</w:t>
      </w:r>
      <w:r w:rsidRPr="00CB18CC">
        <w:rPr>
          <w:sz w:val="22"/>
          <w:szCs w:val="22"/>
        </w:rPr>
        <w:t xml:space="preserve"> 2008)</w:t>
      </w:r>
      <w:r w:rsidRPr="00CB18CC">
        <w:rPr>
          <w:rFonts w:eastAsiaTheme="minorEastAsia" w:cstheme="minorHAnsi"/>
          <w:sz w:val="22"/>
          <w:szCs w:val="22"/>
        </w:rPr>
        <w:fldChar w:fldCharType="end"/>
      </w:r>
      <w:r w:rsidR="00CB18CC" w:rsidRPr="00CB18CC">
        <w:rPr>
          <w:rFonts w:eastAsiaTheme="minorEastAsia" w:cstheme="minorHAnsi"/>
          <w:sz w:val="22"/>
          <w:szCs w:val="22"/>
        </w:rPr>
        <w:t xml:space="preserve">, which it not always is </w:t>
      </w:r>
      <w:r w:rsidR="00CB18CC" w:rsidRPr="00CB18CC">
        <w:rPr>
          <w:rFonts w:eastAsiaTheme="minorEastAsia" w:cstheme="minorHAnsi"/>
          <w:sz w:val="22"/>
          <w:szCs w:val="22"/>
        </w:rPr>
        <w:fldChar w:fldCharType="begin"/>
      </w:r>
      <w:r w:rsidR="00CB18CC" w:rsidRPr="00CB18CC">
        <w:rPr>
          <w:rFonts w:eastAsiaTheme="minorEastAsia" w:cstheme="minorHAnsi"/>
          <w:sz w:val="22"/>
          <w:szCs w:val="22"/>
        </w:rPr>
        <w:instrText xml:space="preserve"> ADDIN ZOTERO_ITEM CSL_CITATION {"citationID":"UrZehuTF","properties":{"formattedCitation":"(Sibly {\\i{}et al.} 2015; Jerde {\\i{}et al.} 2019)","plainCitation":"(Sibly et al. 2015; Jerde et al. 2019)","noteIndex":0},"citationItems":[{"id":390,"uris":["http://zotero.org/users/6116610/items/7TWHEM4Q"],"uri":["http://zotero.org/users/6116610/items/7TWHEM4Q"],"itemData":{"id":390,"type":"article-journal","container-title":"Proceedings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CB18CC" w:rsidRPr="00CB18CC">
        <w:rPr>
          <w:rFonts w:eastAsiaTheme="minorEastAsia" w:cstheme="minorHAnsi"/>
          <w:sz w:val="22"/>
          <w:szCs w:val="22"/>
        </w:rPr>
        <w:fldChar w:fldCharType="separate"/>
      </w:r>
      <w:r w:rsidR="00CB18CC" w:rsidRPr="00CB18CC">
        <w:rPr>
          <w:sz w:val="22"/>
        </w:rPr>
        <w:t xml:space="preserve">(Sibly </w:t>
      </w:r>
      <w:r w:rsidR="00CB18CC" w:rsidRPr="00CB18CC">
        <w:rPr>
          <w:i/>
          <w:iCs/>
          <w:sz w:val="22"/>
        </w:rPr>
        <w:t>et al.</w:t>
      </w:r>
      <w:r w:rsidR="00CB18CC" w:rsidRPr="00CB18CC">
        <w:rPr>
          <w:sz w:val="22"/>
        </w:rPr>
        <w:t xml:space="preserve"> 2015; Jerde </w:t>
      </w:r>
      <w:r w:rsidR="00CB18CC" w:rsidRPr="00CB18CC">
        <w:rPr>
          <w:i/>
          <w:iCs/>
          <w:sz w:val="22"/>
        </w:rPr>
        <w:t>et al.</w:t>
      </w:r>
      <w:r w:rsidR="00CB18CC" w:rsidRPr="00CB18CC">
        <w:rPr>
          <w:sz w:val="22"/>
        </w:rPr>
        <w:t xml:space="preserve"> 2019)</w:t>
      </w:r>
      <w:r w:rsidR="00CB18CC" w:rsidRPr="00CB18CC">
        <w:rPr>
          <w:rFonts w:eastAsiaTheme="minorEastAsia" w:cstheme="minorHAnsi"/>
          <w:sz w:val="22"/>
          <w:szCs w:val="22"/>
        </w:rPr>
        <w:fldChar w:fldCharType="end"/>
      </w:r>
      <w:r w:rsidRPr="00CB18CC">
        <w:rPr>
          <w:rFonts w:eastAsiaTheme="minorEastAsia" w:cstheme="minorHAnsi"/>
          <w:sz w:val="22"/>
          <w:szCs w:val="22"/>
        </w:rPr>
        <w:t xml:space="preserve"> and also to evaluate interactive effects of size and temperature </w:t>
      </w:r>
      <w:r w:rsidRPr="00CB18CC">
        <w:rPr>
          <w:rFonts w:eastAsiaTheme="minorEastAsia" w:cstheme="minorHAnsi"/>
          <w:sz w:val="22"/>
          <w:szCs w:val="22"/>
        </w:rPr>
        <w:fldChar w:fldCharType="begin"/>
      </w:r>
      <w:r w:rsidRPr="00CB18CC">
        <w:rPr>
          <w:rFonts w:eastAsiaTheme="minorEastAsia" w:cstheme="minorHAnsi"/>
          <w:sz w:val="22"/>
          <w:szCs w:val="22"/>
        </w:rPr>
        <w:instrText xml:space="preserve"> ADDIN ZOTERO_ITEM CSL_CITATION {"citationID":"85hoGgbE","properties":{"formattedCitation":"(Ohlberger {\\i{}et al.} 2012; Lindmark {\\i{}et al.} 2018)","plainCitation":"(Ohlberger et al. 2012;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Pr="00CB18CC">
        <w:rPr>
          <w:rFonts w:eastAsiaTheme="minorEastAsia" w:cstheme="minorHAnsi"/>
          <w:sz w:val="22"/>
          <w:szCs w:val="22"/>
        </w:rPr>
        <w:fldChar w:fldCharType="separate"/>
      </w:r>
      <w:r w:rsidRPr="00CB18CC">
        <w:rPr>
          <w:sz w:val="22"/>
          <w:szCs w:val="22"/>
        </w:rPr>
        <w:t xml:space="preserve">(Ohlberger </w:t>
      </w:r>
      <w:r w:rsidRPr="00CB18CC">
        <w:rPr>
          <w:i/>
          <w:iCs/>
          <w:sz w:val="22"/>
          <w:szCs w:val="22"/>
        </w:rPr>
        <w:t>et al.</w:t>
      </w:r>
      <w:r w:rsidRPr="00CB18CC">
        <w:rPr>
          <w:sz w:val="22"/>
          <w:szCs w:val="22"/>
        </w:rPr>
        <w:t xml:space="preserve"> 2012; Lindmark </w:t>
      </w:r>
      <w:r w:rsidRPr="00CB18CC">
        <w:rPr>
          <w:i/>
          <w:iCs/>
          <w:sz w:val="22"/>
          <w:szCs w:val="22"/>
        </w:rPr>
        <w:t>et al.</w:t>
      </w:r>
      <w:r w:rsidRPr="00CB18CC">
        <w:rPr>
          <w:sz w:val="22"/>
          <w:szCs w:val="22"/>
        </w:rPr>
        <w:t xml:space="preserve"> 2018)</w:t>
      </w:r>
      <w:r w:rsidRPr="00CB18CC">
        <w:rPr>
          <w:rFonts w:eastAsiaTheme="minorEastAsia" w:cstheme="minorHAnsi"/>
          <w:sz w:val="22"/>
          <w:szCs w:val="22"/>
        </w:rPr>
        <w:fldChar w:fldCharType="end"/>
      </w:r>
      <w:r w:rsidRPr="00CB18CC">
        <w:rPr>
          <w:rFonts w:eastAsiaTheme="minorEastAsia" w:cstheme="minorHAnsi"/>
          <w:sz w:val="22"/>
          <w:szCs w:val="22"/>
        </w:rPr>
        <w:t xml:space="preserve">. We thus assumed rate </w:t>
      </w:r>
      <m:oMath>
        <m:r>
          <w:rPr>
            <w:rFonts w:ascii="Cambria Math" w:eastAsiaTheme="minorEastAsia" w:hAnsi="Cambria Math" w:cstheme="minorHAnsi"/>
            <w:sz w:val="22"/>
            <w:szCs w:val="22"/>
          </w:rPr>
          <m:t>B</m:t>
        </m:r>
      </m:oMath>
      <w:r w:rsidRPr="00CB18CC">
        <w:rPr>
          <w:rFonts w:eastAsiaTheme="minorEastAsia" w:cstheme="minorHAnsi"/>
          <w:sz w:val="22"/>
          <w:szCs w:val="22"/>
        </w:rPr>
        <w:t xml:space="preserve"> (</w:t>
      </w:r>
      <w:r w:rsidR="00CB18CC" w:rsidRPr="00CB18CC">
        <w:rPr>
          <w:rFonts w:eastAsiaTheme="minorEastAsia" w:cstheme="minorHAnsi"/>
          <w:sz w:val="22"/>
          <w:szCs w:val="22"/>
        </w:rPr>
        <w:t xml:space="preserve">growth, </w:t>
      </w:r>
      <w:r w:rsidRPr="00CB18CC">
        <w:rPr>
          <w:rFonts w:eastAsiaTheme="minorEastAsia" w:cstheme="minorHAnsi"/>
          <w:sz w:val="22"/>
          <w:szCs w:val="22"/>
        </w:rPr>
        <w:t xml:space="preserve">metabolism or maximum consumption) scale with mass </w:t>
      </w:r>
      <m:oMath>
        <m:r>
          <w:rPr>
            <w:rFonts w:ascii="Cambria Math" w:hAnsi="Cambria Math"/>
            <w:sz w:val="22"/>
            <w:szCs w:val="22"/>
          </w:rPr>
          <m:t>M</m:t>
        </m:r>
      </m:oMath>
      <w:r w:rsidRPr="00CB18CC" w:rsidDel="00246E3B">
        <w:rPr>
          <w:rFonts w:eastAsiaTheme="minorEastAsia" w:cstheme="minorHAnsi"/>
          <w:sz w:val="22"/>
          <w:szCs w:val="22"/>
        </w:rPr>
        <w:t xml:space="preserve"> </w:t>
      </w:r>
      <w:r w:rsidRPr="00CB18CC">
        <w:rPr>
          <w:rFonts w:eastAsiaTheme="minorEastAsia" w:cstheme="minorHAnsi"/>
          <w:sz w:val="22"/>
          <w:szCs w:val="22"/>
        </w:rPr>
        <w:t xml:space="preserve">and temperature </w:t>
      </w:r>
      <m:oMath>
        <m:r>
          <w:rPr>
            <w:rFonts w:ascii="Cambria Math" w:hAnsi="Cambria Math"/>
            <w:sz w:val="22"/>
            <w:szCs w:val="22"/>
          </w:rPr>
          <m:t>T</m:t>
        </m:r>
      </m:oMath>
      <w:r w:rsidRPr="00CB18CC">
        <w:rPr>
          <w:rFonts w:eastAsiaTheme="minorEastAsia" w:cstheme="minorHAnsi"/>
          <w:sz w:val="22"/>
          <w:szCs w:val="22"/>
        </w:rPr>
        <w:t xml:space="preserve"> as:</w:t>
      </w:r>
    </w:p>
    <w:p w14:paraId="7A7D8A9A" w14:textId="57559D06" w:rsidR="000F1792" w:rsidRPr="00CB18CC" w:rsidRDefault="00A06C75" w:rsidP="00904830">
      <w:pPr>
        <w:spacing w:line="480" w:lineRule="auto"/>
        <w:ind w:firstLine="284"/>
        <w:contextualSpacing/>
        <w:jc w:val="right"/>
        <w:rPr>
          <w:rFonts w:eastAsiaTheme="minorEastAsia" w:cstheme="minorHAnsi"/>
          <w:sz w:val="22"/>
          <w:szCs w:val="22"/>
        </w:rPr>
      </w:pPr>
      <m:oMath>
        <m:func>
          <m:funcPr>
            <m:ctrlPr>
              <w:rPr>
                <w:rFonts w:ascii="Cambria Math" w:hAnsi="Cambria Math"/>
                <w:i/>
                <w:sz w:val="22"/>
                <w:szCs w:val="22"/>
              </w:rPr>
            </m:ctrlPr>
          </m:funcPr>
          <m:fName>
            <m:r>
              <m:rPr>
                <m:sty m:val="p"/>
              </m:rPr>
              <w:rPr>
                <w:rFonts w:ascii="Cambria Math" w:hAnsi="Cambria Math"/>
                <w:sz w:val="22"/>
                <w:szCs w:val="22"/>
              </w:rPr>
              <m:t>ln</m:t>
            </m:r>
          </m:fName>
          <m:e>
            <m:r>
              <w:rPr>
                <w:rFonts w:ascii="Cambria Math" w:hAnsi="Cambria Math"/>
                <w:sz w:val="22"/>
                <w:szCs w:val="22"/>
              </w:rPr>
              <m:t>B</m:t>
            </m:r>
          </m:e>
        </m:func>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ln</m:t>
            </m:r>
          </m:fName>
          <m:e>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0</m:t>
                </m:r>
              </m:sub>
            </m:sSub>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0</m:t>
            </m:r>
          </m:sub>
        </m:sSub>
        <m:r>
          <w:rPr>
            <w:rFonts w:ascii="Cambria Math" w:hAnsi="Cambria Math"/>
            <w:sz w:val="22"/>
            <w:szCs w:val="22"/>
          </w:rPr>
          <m:t>+cT)</m:t>
        </m:r>
        <m:func>
          <m:funcPr>
            <m:ctrlPr>
              <w:rPr>
                <w:rFonts w:ascii="Cambria Math" w:hAnsi="Cambria Math"/>
                <w:i/>
                <w:sz w:val="22"/>
                <w:szCs w:val="22"/>
              </w:rPr>
            </m:ctrlPr>
          </m:funcPr>
          <m:fName>
            <m:r>
              <m:rPr>
                <m:sty m:val="p"/>
              </m:rPr>
              <w:rPr>
                <w:rFonts w:ascii="Cambria Math" w:hAnsi="Cambria Math"/>
                <w:sz w:val="22"/>
                <w:szCs w:val="22"/>
              </w:rPr>
              <m:t>ln</m:t>
            </m:r>
          </m:fName>
          <m:e>
            <m:r>
              <w:rPr>
                <w:rFonts w:ascii="Cambria Math" w:hAnsi="Cambria Math"/>
                <w:sz w:val="22"/>
                <w:szCs w:val="22"/>
              </w:rPr>
              <m:t>M</m:t>
            </m:r>
          </m:e>
        </m:func>
        <m:r>
          <w:rPr>
            <w:rFonts w:ascii="Cambria Math" w:hAnsi="Cambria Math"/>
            <w:sz w:val="22"/>
            <w:szCs w:val="22"/>
          </w:rPr>
          <m:t>-E/kT</m:t>
        </m:r>
      </m:oMath>
      <w:proofErr w:type="gramStart"/>
      <w:r w:rsidR="000F1792" w:rsidRPr="00CB18CC">
        <w:rPr>
          <w:rFonts w:eastAsiaTheme="minorEastAsia" w:cstheme="minorHAnsi"/>
          <w:sz w:val="22"/>
          <w:szCs w:val="22"/>
        </w:rPr>
        <w:t xml:space="preserve">,   </w:t>
      </w:r>
      <w:proofErr w:type="gramEnd"/>
      <w:r w:rsidR="000F1792" w:rsidRPr="00CB18CC">
        <w:rPr>
          <w:rFonts w:eastAsiaTheme="minorEastAsia" w:cstheme="minorHAnsi"/>
          <w:sz w:val="22"/>
          <w:szCs w:val="22"/>
        </w:rPr>
        <w:t xml:space="preserve">                                    (</w:t>
      </w:r>
      <w:r w:rsidR="009E09CD">
        <w:rPr>
          <w:rFonts w:eastAsiaTheme="minorEastAsia" w:cstheme="minorHAnsi"/>
          <w:sz w:val="22"/>
          <w:szCs w:val="22"/>
        </w:rPr>
        <w:t>4</w:t>
      </w:r>
      <w:r w:rsidR="000F1792" w:rsidRPr="00CB18CC">
        <w:rPr>
          <w:rFonts w:eastAsiaTheme="minorEastAsia" w:cstheme="minorHAnsi"/>
          <w:sz w:val="22"/>
          <w:szCs w:val="22"/>
        </w:rPr>
        <w:t>)</w:t>
      </w:r>
    </w:p>
    <w:p w14:paraId="3D3B2750" w14:textId="77777777" w:rsidR="000F1792" w:rsidRPr="00CB18CC" w:rsidRDefault="000F1792" w:rsidP="00904830">
      <w:pPr>
        <w:spacing w:line="480" w:lineRule="auto"/>
        <w:contextualSpacing/>
        <w:jc w:val="both"/>
        <w:rPr>
          <w:rFonts w:eastAsiaTheme="minorEastAsia"/>
          <w:sz w:val="22"/>
          <w:szCs w:val="22"/>
        </w:rPr>
      </w:pPr>
      <w:r w:rsidRPr="00CB18CC">
        <w:rPr>
          <w:rFonts w:eastAsiaTheme="minorEastAsia" w:cstheme="minorHAnsi"/>
          <w:sz w:val="22"/>
          <w:szCs w:val="22"/>
        </w:rPr>
        <w:t xml:space="preserve">which </w:t>
      </w:r>
      <w:r w:rsidRPr="00CB18CC">
        <w:rPr>
          <w:rFonts w:eastAsiaTheme="minorEastAsia"/>
          <w:sz w:val="22"/>
          <w:szCs w:val="22"/>
        </w:rPr>
        <w:t xml:space="preserve">on normal scale becomes: </w:t>
      </w:r>
    </w:p>
    <w:p w14:paraId="215FFB29" w14:textId="627CE432" w:rsidR="000F1792" w:rsidRPr="00CB18CC" w:rsidRDefault="000F1792" w:rsidP="00904830">
      <w:pPr>
        <w:spacing w:line="480" w:lineRule="auto"/>
        <w:jc w:val="right"/>
        <w:rPr>
          <w:rFonts w:eastAsiaTheme="minorEastAsia"/>
          <w:sz w:val="22"/>
          <w:szCs w:val="22"/>
        </w:rPr>
      </w:pPr>
      <w:r w:rsidRPr="00CB18CC">
        <w:rPr>
          <w:rFonts w:eastAsiaTheme="minorEastAsia"/>
          <w:iCs/>
          <w:sz w:val="22"/>
          <w:szCs w:val="22"/>
        </w:rPr>
        <w:t xml:space="preserve">        </w:t>
      </w:r>
      <m:oMath>
        <m:r>
          <w:rPr>
            <w:rFonts w:ascii="Cambria Math" w:hAnsi="Cambria Math"/>
            <w:sz w:val="22"/>
            <w:szCs w:val="22"/>
          </w:rPr>
          <m:t>G</m:t>
        </m:r>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rPr>
              <m:t>0</m:t>
            </m:r>
          </m:sub>
        </m:sSub>
        <m:sSup>
          <m:sSupPr>
            <m:ctrlPr>
              <w:rPr>
                <w:rFonts w:ascii="Cambria Math" w:hAnsi="Cambria Math"/>
                <w:sz w:val="22"/>
                <w:szCs w:val="22"/>
              </w:rPr>
            </m:ctrlPr>
          </m:sSupPr>
          <m:e>
            <m:r>
              <w:rPr>
                <w:rFonts w:ascii="Cambria Math" w:hAnsi="Cambria Math"/>
                <w:sz w:val="22"/>
                <w:szCs w:val="22"/>
              </w:rPr>
              <m:t>M</m:t>
            </m:r>
          </m:e>
          <m:sup>
            <m:sSub>
              <m:sSubPr>
                <m:ctrlPr>
                  <w:rPr>
                    <w:rFonts w:ascii="Cambria Math" w:hAnsi="Cambria Math"/>
                    <w:sz w:val="22"/>
                    <w:szCs w:val="22"/>
                  </w:rPr>
                </m:ctrlPr>
              </m:sSubPr>
              <m:e>
                <m:r>
                  <w:rPr>
                    <w:rFonts w:ascii="Cambria Math" w:hAnsi="Cambria Math"/>
                    <w:sz w:val="22"/>
                    <w:szCs w:val="22"/>
                  </w:rPr>
                  <m:t>b</m:t>
                </m:r>
              </m:e>
              <m:sub>
                <m:r>
                  <m:rPr>
                    <m:sty m:val="p"/>
                  </m:rPr>
                  <w:rPr>
                    <w:rFonts w:ascii="Cambria Math" w:hAnsi="Cambria Math"/>
                    <w:sz w:val="22"/>
                    <w:szCs w:val="22"/>
                  </w:rPr>
                  <m:t>0</m:t>
                </m:r>
              </m:sub>
            </m:sSub>
            <m:r>
              <m:rPr>
                <m:sty m:val="p"/>
              </m:rPr>
              <w:rPr>
                <w:rFonts w:ascii="Cambria Math" w:hAnsi="Cambria Math"/>
                <w:sz w:val="22"/>
                <w:szCs w:val="22"/>
              </w:rPr>
              <m:t>+</m:t>
            </m:r>
            <m:r>
              <w:rPr>
                <w:rFonts w:ascii="Cambria Math" w:hAnsi="Cambria Math"/>
                <w:sz w:val="22"/>
                <w:szCs w:val="22"/>
              </w:rPr>
              <m:t>cT</m:t>
            </m:r>
          </m:sup>
        </m:sSup>
        <m:sSup>
          <m:sSupPr>
            <m:ctrlPr>
              <w:rPr>
                <w:rFonts w:ascii="Cambria Math" w:hAnsi="Cambria Math"/>
                <w:sz w:val="22"/>
                <w:szCs w:val="22"/>
              </w:rPr>
            </m:ctrlPr>
          </m:sSupPr>
          <m:e>
            <m:r>
              <w:rPr>
                <w:rFonts w:ascii="Cambria Math" w:hAnsi="Cambria Math"/>
                <w:sz w:val="22"/>
                <w:szCs w:val="22"/>
              </w:rPr>
              <m:t>e</m:t>
            </m:r>
          </m:e>
          <m:sup>
            <m:r>
              <m:rPr>
                <m:sty m:val="p"/>
              </m:rPr>
              <w:rPr>
                <w:rFonts w:ascii="Cambria Math" w:hAnsi="Cambria Math"/>
                <w:sz w:val="22"/>
                <w:szCs w:val="22"/>
              </w:rPr>
              <m:t>-</m:t>
            </m:r>
            <m:r>
              <w:rPr>
                <w:rFonts w:ascii="Cambria Math" w:hAnsi="Cambria Math"/>
                <w:sz w:val="22"/>
                <w:szCs w:val="22"/>
              </w:rPr>
              <m:t>E</m:t>
            </m:r>
            <m:r>
              <m:rPr>
                <m:sty m:val="p"/>
              </m:rPr>
              <w:rPr>
                <w:rFonts w:ascii="Cambria Math" w:hAnsi="Cambria Math"/>
                <w:sz w:val="22"/>
                <w:szCs w:val="22"/>
              </w:rPr>
              <m:t>/</m:t>
            </m:r>
            <m:r>
              <w:rPr>
                <w:rFonts w:ascii="Cambria Math" w:hAnsi="Cambria Math"/>
                <w:sz w:val="22"/>
                <w:szCs w:val="22"/>
              </w:rPr>
              <m:t>kT</m:t>
            </m:r>
          </m:sup>
        </m:sSup>
      </m:oMath>
      <w:proofErr w:type="gramStart"/>
      <w:r w:rsidRPr="00CB18CC">
        <w:rPr>
          <w:rFonts w:eastAsiaTheme="minorEastAsia"/>
          <w:sz w:val="22"/>
          <w:szCs w:val="22"/>
        </w:rPr>
        <w:t xml:space="preserve">,   </w:t>
      </w:r>
      <w:proofErr w:type="gramEnd"/>
      <w:r w:rsidRPr="00CB18CC">
        <w:rPr>
          <w:rFonts w:eastAsiaTheme="minorEastAsia"/>
          <w:sz w:val="22"/>
          <w:szCs w:val="22"/>
        </w:rPr>
        <w:t xml:space="preserve">                                                  (</w:t>
      </w:r>
      <w:r w:rsidR="009E09CD">
        <w:rPr>
          <w:rFonts w:eastAsiaTheme="minorEastAsia"/>
          <w:sz w:val="22"/>
          <w:szCs w:val="22"/>
        </w:rPr>
        <w:t>5</w:t>
      </w:r>
      <w:r w:rsidRPr="00CB18CC">
        <w:rPr>
          <w:rFonts w:eastAsiaTheme="minorEastAsia"/>
          <w:sz w:val="22"/>
          <w:szCs w:val="22"/>
        </w:rPr>
        <w:t>)</w:t>
      </w:r>
    </w:p>
    <w:p w14:paraId="670D897A" w14:textId="77777777" w:rsidR="00551229" w:rsidRDefault="000F1792" w:rsidP="00904830">
      <w:pPr>
        <w:spacing w:line="480" w:lineRule="auto"/>
        <w:contextualSpacing/>
        <w:jc w:val="both"/>
        <w:rPr>
          <w:rFonts w:eastAsiaTheme="minorEastAsia" w:cstheme="minorHAnsi"/>
          <w:bCs/>
          <w:sz w:val="22"/>
          <w:szCs w:val="22"/>
        </w:rPr>
      </w:pPr>
      <w:r w:rsidRPr="00CB18CC">
        <w:rPr>
          <w:rFonts w:cstheme="minorHAnsi"/>
          <w:bCs/>
          <w:sz w:val="22"/>
          <w:szCs w:val="22"/>
        </w:rPr>
        <w:t xml:space="preserve">where </w:t>
      </w:r>
      <m:oMath>
        <m:sSub>
          <m:sSubPr>
            <m:ctrlPr>
              <w:rPr>
                <w:rFonts w:ascii="Cambria Math" w:hAnsi="Cambria Math" w:cstheme="minorHAnsi"/>
                <w:bCs/>
                <w:i/>
                <w:sz w:val="22"/>
                <w:szCs w:val="22"/>
              </w:rPr>
            </m:ctrlPr>
          </m:sSubPr>
          <m:e>
            <m:r>
              <w:rPr>
                <w:rFonts w:ascii="Cambria Math" w:hAnsi="Cambria Math" w:cstheme="minorHAnsi"/>
                <w:sz w:val="22"/>
                <w:szCs w:val="22"/>
              </w:rPr>
              <m:t>g</m:t>
            </m:r>
          </m:e>
          <m:sub>
            <m:r>
              <w:rPr>
                <w:rFonts w:ascii="Cambria Math" w:hAnsi="Cambria Math" w:cstheme="minorHAnsi"/>
                <w:sz w:val="22"/>
                <w:szCs w:val="22"/>
              </w:rPr>
              <m:t>0</m:t>
            </m:r>
          </m:sub>
        </m:sSub>
      </m:oMath>
      <w:r w:rsidRPr="00CB18CC">
        <w:rPr>
          <w:rFonts w:eastAsiaTheme="minorEastAsia" w:cstheme="minorHAnsi"/>
          <w:bCs/>
          <w:sz w:val="22"/>
          <w:szCs w:val="22"/>
        </w:rPr>
        <w:t xml:space="preserve"> is the intercept, </w:t>
      </w:r>
      <m:oMath>
        <m:sSub>
          <m:sSubPr>
            <m:ctrlPr>
              <w:rPr>
                <w:rFonts w:ascii="Cambria Math" w:eastAsiaTheme="minorEastAsia" w:hAnsi="Cambria Math" w:cstheme="minorHAnsi"/>
                <w:bCs/>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0</m:t>
            </m:r>
          </m:sub>
        </m:sSub>
      </m:oMath>
      <w:r w:rsidRPr="00CB18CC">
        <w:rPr>
          <w:rFonts w:eastAsiaTheme="minorEastAsia" w:cstheme="minorHAnsi"/>
          <w:bCs/>
          <w:sz w:val="22"/>
          <w:szCs w:val="22"/>
        </w:rPr>
        <w:t xml:space="preserve"> is the mass-scaling exponent when </w:t>
      </w:r>
      <m:oMath>
        <m:r>
          <w:rPr>
            <w:rFonts w:ascii="Cambria Math" w:eastAsiaTheme="minorEastAsia" w:hAnsi="Cambria Math" w:cstheme="minorHAnsi"/>
            <w:sz w:val="22"/>
            <w:szCs w:val="22"/>
          </w:rPr>
          <m:t>T=0</m:t>
        </m:r>
      </m:oMath>
      <w:r w:rsidRPr="00CB18CC">
        <w:rPr>
          <w:rFonts w:eastAsiaTheme="minorEastAsia" w:cstheme="minorHAnsi"/>
          <w:bCs/>
          <w:sz w:val="22"/>
          <w:szCs w:val="22"/>
        </w:rPr>
        <w:t xml:space="preserve">, </w:t>
      </w:r>
      <m:oMath>
        <m:r>
          <w:rPr>
            <w:rFonts w:ascii="Cambria Math" w:eastAsiaTheme="minorEastAsia" w:hAnsi="Cambria Math" w:cstheme="minorHAnsi"/>
            <w:sz w:val="22"/>
            <w:szCs w:val="22"/>
          </w:rPr>
          <m:t>c</m:t>
        </m:r>
      </m:oMath>
      <w:r w:rsidRPr="00CB18CC">
        <w:rPr>
          <w:rFonts w:eastAsiaTheme="minorEastAsia" w:cstheme="minorHAnsi"/>
          <w:bCs/>
          <w:sz w:val="22"/>
          <w:szCs w:val="22"/>
        </w:rPr>
        <w:t xml:space="preserve"> is the interaction coefficient, </w:t>
      </w:r>
      <m:oMath>
        <m:r>
          <w:rPr>
            <w:rFonts w:ascii="Cambria Math" w:eastAsiaTheme="minorEastAsia" w:hAnsi="Cambria Math" w:cstheme="minorHAnsi"/>
            <w:sz w:val="22"/>
            <w:szCs w:val="22"/>
          </w:rPr>
          <m:t>E</m:t>
        </m:r>
      </m:oMath>
      <w:r w:rsidRPr="00CB18CC">
        <w:rPr>
          <w:rFonts w:eastAsiaTheme="minorEastAsia" w:cstheme="minorHAnsi"/>
          <w:bCs/>
          <w:sz w:val="22"/>
          <w:szCs w:val="22"/>
        </w:rPr>
        <w:t xml:space="preserve"> is the activation energy, and </w:t>
      </w:r>
      <m:oMath>
        <m:r>
          <w:rPr>
            <w:rFonts w:ascii="Cambria Math" w:eastAsiaTheme="minorEastAsia" w:hAnsi="Cambria Math" w:cstheme="minorHAnsi"/>
            <w:sz w:val="22"/>
            <w:szCs w:val="22"/>
          </w:rPr>
          <m:t>k</m:t>
        </m:r>
      </m:oMath>
      <w:r w:rsidRPr="00CB18CC">
        <w:rPr>
          <w:rFonts w:eastAsiaTheme="minorEastAsia" w:cstheme="minorHAnsi"/>
          <w:bCs/>
          <w:sz w:val="22"/>
          <w:szCs w:val="22"/>
        </w:rPr>
        <w:t xml:space="preserve"> is Boltzmann’s constant in </w:t>
      </w:r>
      <m:oMath>
        <m:r>
          <m:rPr>
            <m:sty m:val="p"/>
          </m:rPr>
          <w:rPr>
            <w:rFonts w:ascii="Cambria Math" w:eastAsiaTheme="minorEastAsia" w:hAnsi="Cambria Math" w:cstheme="minorHAnsi"/>
            <w:sz w:val="22"/>
            <w:szCs w:val="22"/>
          </w:rPr>
          <m:t xml:space="preserve">eV </m:t>
        </m:r>
        <m:sSup>
          <m:sSupPr>
            <m:ctrlPr>
              <w:rPr>
                <w:rFonts w:ascii="Cambria Math" w:eastAsiaTheme="minorEastAsia" w:hAnsi="Cambria Math" w:cstheme="minorHAnsi"/>
                <w:bCs/>
                <w:iCs/>
                <w:sz w:val="22"/>
                <w:szCs w:val="22"/>
              </w:rPr>
            </m:ctrlPr>
          </m:sSupPr>
          <m:e>
            <m:r>
              <m:rPr>
                <m:sty m:val="p"/>
              </m:rPr>
              <w:rPr>
                <w:rFonts w:ascii="Cambria Math" w:eastAsiaTheme="minorEastAsia" w:hAnsi="Cambria Math" w:cstheme="minorHAnsi"/>
                <w:sz w:val="22"/>
                <w:szCs w:val="22"/>
              </w:rPr>
              <m:t>K</m:t>
            </m:r>
          </m:e>
          <m:sup>
            <m:r>
              <w:rPr>
                <w:rFonts w:ascii="Cambria Math" w:eastAsiaTheme="minorEastAsia" w:hAnsi="Cambria Math" w:cstheme="minorHAnsi"/>
                <w:sz w:val="22"/>
                <w:szCs w:val="22"/>
              </w:rPr>
              <m:t>-1</m:t>
            </m:r>
          </m:sup>
        </m:sSup>
      </m:oMath>
      <w:r w:rsidRPr="00CB18CC">
        <w:rPr>
          <w:rFonts w:eastAsiaTheme="minorEastAsia" w:cstheme="minorHAnsi"/>
          <w:bCs/>
          <w:sz w:val="22"/>
          <w:szCs w:val="22"/>
        </w:rPr>
        <w:t xml:space="preserve"> (</w:t>
      </w:r>
      <m:oMath>
        <m:r>
          <w:rPr>
            <w:rFonts w:ascii="Cambria Math" w:eastAsiaTheme="minorEastAsia" w:hAnsi="Cambria Math" w:cstheme="minorHAnsi"/>
            <w:sz w:val="22"/>
            <w:szCs w:val="22"/>
          </w:rPr>
          <m:t>=8.617×</m:t>
        </m:r>
        <m:sSup>
          <m:sSupPr>
            <m:ctrlPr>
              <w:rPr>
                <w:rFonts w:ascii="Cambria Math" w:eastAsiaTheme="minorEastAsia" w:hAnsi="Cambria Math" w:cstheme="minorHAnsi"/>
                <w:bCs/>
                <w:i/>
                <w:sz w:val="22"/>
                <w:szCs w:val="22"/>
              </w:rPr>
            </m:ctrlPr>
          </m:sSupPr>
          <m:e>
            <m:r>
              <w:rPr>
                <w:rFonts w:ascii="Cambria Math" w:eastAsiaTheme="minorEastAsia" w:hAnsi="Cambria Math" w:cstheme="minorHAnsi"/>
                <w:sz w:val="22"/>
                <w:szCs w:val="22"/>
              </w:rPr>
              <m:t>10</m:t>
            </m:r>
          </m:e>
          <m:sup>
            <m:r>
              <w:rPr>
                <w:rFonts w:ascii="Cambria Math" w:eastAsiaTheme="minorEastAsia" w:hAnsi="Cambria Math" w:cstheme="minorHAnsi"/>
                <w:sz w:val="22"/>
                <w:szCs w:val="22"/>
              </w:rPr>
              <m:t>-5</m:t>
            </m:r>
          </m:sup>
        </m:sSup>
        <m:r>
          <w:rPr>
            <w:rFonts w:ascii="Cambria Math" w:eastAsiaTheme="minorEastAsia" w:hAnsi="Cambria Math" w:cstheme="minorHAnsi"/>
            <w:sz w:val="22"/>
            <w:szCs w:val="22"/>
          </w:rPr>
          <m:t xml:space="preserve"> </m:t>
        </m:r>
        <m:r>
          <m:rPr>
            <m:sty m:val="p"/>
          </m:rPr>
          <w:rPr>
            <w:rFonts w:ascii="Cambria Math" w:eastAsiaTheme="minorEastAsia" w:hAnsi="Cambria Math" w:cstheme="minorHAnsi"/>
            <w:sz w:val="22"/>
            <w:szCs w:val="22"/>
          </w:rPr>
          <m:t>eV</m:t>
        </m:r>
        <m:sSup>
          <m:sSupPr>
            <m:ctrlPr>
              <w:rPr>
                <w:rFonts w:ascii="Cambria Math" w:eastAsiaTheme="minorEastAsia" w:hAnsi="Cambria Math" w:cstheme="minorHAnsi"/>
                <w:bCs/>
                <w:iCs/>
                <w:sz w:val="22"/>
                <w:szCs w:val="22"/>
              </w:rPr>
            </m:ctrlPr>
          </m:sSupPr>
          <m:e>
            <m:r>
              <m:rPr>
                <m:sty m:val="p"/>
              </m:rPr>
              <w:rPr>
                <w:rFonts w:ascii="Cambria Math" w:eastAsiaTheme="minorEastAsia" w:hAnsi="Cambria Math" w:cstheme="minorHAnsi"/>
                <w:sz w:val="22"/>
                <w:szCs w:val="22"/>
              </w:rPr>
              <m:t>K</m:t>
            </m:r>
          </m:e>
          <m:sup>
            <m:r>
              <m:rPr>
                <m:sty m:val="p"/>
              </m:rPr>
              <w:rPr>
                <w:rFonts w:ascii="Cambria Math" w:eastAsiaTheme="minorEastAsia" w:hAnsi="Cambria Math" w:cstheme="minorHAnsi"/>
                <w:sz w:val="22"/>
                <w:szCs w:val="22"/>
              </w:rPr>
              <m:t>-1</m:t>
            </m:r>
          </m:sup>
        </m:sSup>
      </m:oMath>
      <w:r w:rsidRPr="00CB18CC">
        <w:rPr>
          <w:rFonts w:eastAsiaTheme="minorEastAsia" w:cstheme="minorHAnsi"/>
          <w:bCs/>
          <w:sz w:val="22"/>
          <w:szCs w:val="22"/>
        </w:rPr>
        <w:t xml:space="preserve">). </w:t>
      </w:r>
    </w:p>
    <w:p w14:paraId="7A33183A" w14:textId="2188A33E" w:rsidR="000F1792" w:rsidRDefault="000F1792" w:rsidP="00551229">
      <w:pPr>
        <w:spacing w:line="480" w:lineRule="auto"/>
        <w:ind w:firstLine="284"/>
        <w:contextualSpacing/>
        <w:jc w:val="both"/>
        <w:rPr>
          <w:rFonts w:cstheme="minorHAnsi"/>
          <w:bCs/>
          <w:sz w:val="22"/>
          <w:szCs w:val="22"/>
        </w:rPr>
      </w:pPr>
      <w:r w:rsidRPr="00C470CD">
        <w:rPr>
          <w:rFonts w:cstheme="minorHAnsi"/>
          <w:bCs/>
          <w:sz w:val="22"/>
          <w:szCs w:val="22"/>
          <w:lang w:val="en-US"/>
        </w:rPr>
        <w:lastRenderedPageBreak/>
        <w:t xml:space="preserve">We estimate </w:t>
      </w:r>
      <w:r w:rsidR="007620CB" w:rsidRPr="00C470CD">
        <w:rPr>
          <w:rFonts w:cstheme="minorHAnsi"/>
          <w:bCs/>
          <w:sz w:val="22"/>
          <w:szCs w:val="22"/>
          <w:lang w:val="en-US"/>
        </w:rPr>
        <w:t>body mass and temperature</w:t>
      </w:r>
      <w:r w:rsidRPr="00C470CD">
        <w:rPr>
          <w:rFonts w:cstheme="minorHAnsi"/>
          <w:bCs/>
          <w:sz w:val="22"/>
          <w:szCs w:val="22"/>
          <w:lang w:val="en-US"/>
        </w:rPr>
        <w:t xml:space="preserve"> </w:t>
      </w:r>
      <w:r w:rsidR="007620CB" w:rsidRPr="00C470CD">
        <w:rPr>
          <w:rFonts w:cstheme="minorHAnsi"/>
          <w:bCs/>
          <w:sz w:val="22"/>
          <w:szCs w:val="22"/>
          <w:lang w:val="en-US"/>
        </w:rPr>
        <w:t xml:space="preserve">coefficients </w:t>
      </w:r>
      <w:r w:rsidRPr="00C470CD">
        <w:rPr>
          <w:rFonts w:cstheme="minorHAnsi"/>
          <w:bCs/>
          <w:sz w:val="22"/>
          <w:szCs w:val="22"/>
          <w:lang w:val="en-US"/>
        </w:rPr>
        <w:t>using hierarchical models with different combinations of group (species)-varying coefficients and select the final model</w:t>
      </w:r>
      <w:r w:rsidR="00027BB6" w:rsidRPr="00C470CD">
        <w:rPr>
          <w:rFonts w:cstheme="minorHAnsi"/>
          <w:bCs/>
          <w:sz w:val="22"/>
          <w:szCs w:val="22"/>
          <w:lang w:val="en-US"/>
        </w:rPr>
        <w:t xml:space="preserve"> using WAIC</w:t>
      </w:r>
      <w:r w:rsidRPr="00C470CD">
        <w:rPr>
          <w:rFonts w:cstheme="minorHAnsi"/>
          <w:bCs/>
          <w:sz w:val="22"/>
          <w:szCs w:val="22"/>
          <w:lang w:val="en-US"/>
        </w:rPr>
        <w:t xml:space="preserve">. </w:t>
      </w:r>
      <w:r w:rsidRPr="003872A1">
        <w:rPr>
          <w:rFonts w:cstheme="minorHAnsi"/>
          <w:bCs/>
          <w:sz w:val="22"/>
          <w:szCs w:val="22"/>
        </w:rPr>
        <w:t xml:space="preserve">The full </w:t>
      </w:r>
      <w:proofErr w:type="spellStart"/>
      <w:r w:rsidRPr="003872A1">
        <w:rPr>
          <w:rFonts w:cstheme="minorHAnsi"/>
          <w:bCs/>
          <w:sz w:val="22"/>
          <w:szCs w:val="22"/>
        </w:rPr>
        <w:t>model</w:t>
      </w:r>
      <w:proofErr w:type="spellEnd"/>
      <w:r w:rsidRPr="003872A1">
        <w:rPr>
          <w:rFonts w:cstheme="minorHAnsi"/>
          <w:bCs/>
          <w:sz w:val="22"/>
          <w:szCs w:val="22"/>
        </w:rPr>
        <w:t xml:space="preserve"> </w:t>
      </w:r>
      <w:proofErr w:type="spellStart"/>
      <w:r w:rsidRPr="003872A1">
        <w:rPr>
          <w:rFonts w:cstheme="minorHAnsi"/>
          <w:bCs/>
          <w:sz w:val="22"/>
          <w:szCs w:val="22"/>
        </w:rPr>
        <w:t>with</w:t>
      </w:r>
      <w:proofErr w:type="spellEnd"/>
      <w:r w:rsidRPr="003872A1">
        <w:rPr>
          <w:rFonts w:cstheme="minorHAnsi"/>
          <w:bCs/>
          <w:sz w:val="22"/>
          <w:szCs w:val="22"/>
        </w:rPr>
        <w:t xml:space="preserve"> uncorrelated species-varying intercepts</w:t>
      </w:r>
      <w:r w:rsidR="007343AC">
        <w:rPr>
          <w:rFonts w:cstheme="minorHAnsi"/>
          <w:bCs/>
          <w:sz w:val="22"/>
          <w:szCs w:val="22"/>
        </w:rPr>
        <w:t>,</w:t>
      </w:r>
      <w:r w:rsidRPr="003872A1">
        <w:rPr>
          <w:rFonts w:cstheme="minorHAnsi"/>
          <w:bCs/>
          <w:sz w:val="22"/>
          <w:szCs w:val="22"/>
        </w:rPr>
        <w:t xml:space="preserve"> mass-, temperature- and interaction</w:t>
      </w:r>
      <w:r w:rsidRPr="00447343">
        <w:rPr>
          <w:rFonts w:cstheme="minorHAnsi"/>
          <w:bCs/>
          <w:sz w:val="22"/>
          <w:szCs w:val="22"/>
        </w:rPr>
        <w:t>- coefficients, can be written as:</w:t>
      </w:r>
    </w:p>
    <w:commentRangeStart w:id="47"/>
    <w:p w14:paraId="15355C17" w14:textId="5B25D991" w:rsidR="000F1792" w:rsidRDefault="00A06C75" w:rsidP="00904830">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r>
          <w:rPr>
            <w:rFonts w:ascii="Cambria Math" w:hAnsi="Cambria Math" w:cstheme="minorHAnsi"/>
            <w:sz w:val="22"/>
            <w:szCs w:val="22"/>
          </w:rPr>
          <m:t>~N(</m:t>
        </m:r>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 </m:t>
        </m:r>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r>
          <w:rPr>
            <w:rFonts w:ascii="Cambria Math" w:hAnsi="Cambria Math" w:cstheme="minorHAnsi"/>
            <w:sz w:val="22"/>
            <w:szCs w:val="22"/>
          </w:rPr>
          <m:t>)</m:t>
        </m:r>
      </m:oMath>
      <w:r w:rsidR="002336E6">
        <w:rPr>
          <w:rFonts w:eastAsiaTheme="minorEastAsia" w:cstheme="minorHAnsi"/>
          <w:sz w:val="22"/>
          <w:szCs w:val="22"/>
        </w:rPr>
        <w:t xml:space="preserve"> </w:t>
      </w:r>
      <w:r w:rsidR="000F1792" w:rsidRPr="00447343">
        <w:rPr>
          <w:rFonts w:eastAsiaTheme="minorEastAsia" w:cstheme="minorHAnsi"/>
          <w:sz w:val="22"/>
          <w:szCs w:val="22"/>
        </w:rPr>
        <w:t xml:space="preserve">         </w:t>
      </w:r>
      <w:r w:rsidR="002336E6">
        <w:rPr>
          <w:rFonts w:eastAsiaTheme="minorEastAsia" w:cstheme="minorHAnsi"/>
          <w:sz w:val="22"/>
          <w:szCs w:val="22"/>
        </w:rPr>
        <w:t xml:space="preserve">       </w:t>
      </w:r>
      <w:r w:rsidR="000F1792" w:rsidRPr="00447343">
        <w:rPr>
          <w:rFonts w:eastAsiaTheme="minorEastAsia" w:cstheme="minorHAnsi"/>
          <w:sz w:val="22"/>
          <w:szCs w:val="22"/>
        </w:rPr>
        <w:t xml:space="preserve">                                                 (</w:t>
      </w:r>
      <w:r w:rsidR="009E09CD">
        <w:rPr>
          <w:rFonts w:eastAsiaTheme="minorEastAsia" w:cstheme="minorHAnsi"/>
          <w:sz w:val="22"/>
          <w:szCs w:val="22"/>
        </w:rPr>
        <w:t>6</w:t>
      </w:r>
      <w:r w:rsidR="000F1792" w:rsidRPr="00447343">
        <w:rPr>
          <w:rFonts w:eastAsiaTheme="minorEastAsia" w:cstheme="minorHAnsi"/>
          <w:sz w:val="22"/>
          <w:szCs w:val="22"/>
        </w:rPr>
        <w:t>)</w:t>
      </w:r>
      <w:commentRangeEnd w:id="47"/>
      <w:r w:rsidR="007343AC">
        <w:rPr>
          <w:rStyle w:val="CommentReference"/>
        </w:rPr>
        <w:commentReference w:id="47"/>
      </w:r>
    </w:p>
    <w:p w14:paraId="3B1A8AF0" w14:textId="70E70A2F" w:rsidR="000F1792" w:rsidRDefault="00A06C75" w:rsidP="00904830">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0j[i]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1j[i]</m:t>
            </m:r>
          </m:sub>
        </m:sSub>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2j[i]</m:t>
            </m:r>
          </m:sub>
        </m:sSub>
        <m:sSub>
          <m:sSubPr>
            <m:ctrlPr>
              <w:rPr>
                <w:rFonts w:ascii="Cambria Math" w:hAnsi="Cambria Math" w:cstheme="minorHAnsi"/>
                <w:bCs/>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A,i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3j[i]</m:t>
            </m:r>
          </m:sub>
        </m:sSub>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sSub>
          <m:sSubPr>
            <m:ctrlPr>
              <w:rPr>
                <w:rFonts w:ascii="Cambria Math" w:hAnsi="Cambria Math" w:cstheme="minorHAnsi"/>
                <w:bCs/>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A,i</m:t>
            </m:r>
          </m:sub>
        </m:sSub>
      </m:oMath>
      <w:proofErr w:type="gramStart"/>
      <w:r w:rsidR="000F1792" w:rsidRPr="00447343">
        <w:rPr>
          <w:rFonts w:eastAsiaTheme="minorEastAsia" w:cstheme="minorHAnsi"/>
          <w:sz w:val="22"/>
          <w:szCs w:val="22"/>
        </w:rPr>
        <w:t xml:space="preserve">,   </w:t>
      </w:r>
      <w:proofErr w:type="gramEnd"/>
      <w:r w:rsidR="000F1792" w:rsidRPr="00447343">
        <w:rPr>
          <w:rFonts w:eastAsiaTheme="minorEastAsia" w:cstheme="minorHAnsi"/>
          <w:sz w:val="22"/>
          <w:szCs w:val="22"/>
        </w:rPr>
        <w:t xml:space="preserve">                                   (</w:t>
      </w:r>
      <w:r w:rsidR="009E09CD">
        <w:rPr>
          <w:rFonts w:eastAsiaTheme="minorEastAsia" w:cstheme="minorHAnsi"/>
          <w:sz w:val="22"/>
          <w:szCs w:val="22"/>
        </w:rPr>
        <w:t>7</w:t>
      </w:r>
      <w:r w:rsidR="000F1792" w:rsidRPr="00447343">
        <w:rPr>
          <w:rFonts w:eastAsiaTheme="minorEastAsia" w:cstheme="minorHAnsi"/>
          <w:sz w:val="22"/>
          <w:szCs w:val="22"/>
        </w:rPr>
        <w:t>)</w:t>
      </w:r>
    </w:p>
    <w:p w14:paraId="242CAB2F" w14:textId="77777777" w:rsidR="00FA0518" w:rsidRPr="00447343" w:rsidRDefault="00FA0518" w:rsidP="00FA0518">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pj</m:t>
            </m:r>
          </m:sub>
        </m:sSub>
        <m:r>
          <w:rPr>
            <w:rFonts w:ascii="Cambria Math" w:eastAsiaTheme="minorEastAsia" w:hAnsi="Cambria Math" w:cstheme="minorHAnsi"/>
            <w:sz w:val="22"/>
            <w:szCs w:val="22"/>
          </w:rPr>
          <m:t>~N(</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τ</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rPr>
          <m:t>)</m:t>
        </m:r>
      </m:oMath>
      <w:proofErr w:type="gramStart"/>
      <w:r w:rsidRPr="00447343">
        <w:rPr>
          <w:rFonts w:eastAsiaTheme="minorEastAsia"/>
          <w:sz w:val="22"/>
          <w:szCs w:val="22"/>
        </w:rPr>
        <w:t>,</w:t>
      </w:r>
      <w:r w:rsidRPr="00447343">
        <w:rPr>
          <w:rFonts w:eastAsiaTheme="minorEastAsia" w:cstheme="minorHAnsi"/>
          <w:sz w:val="22"/>
          <w:szCs w:val="22"/>
        </w:rPr>
        <w:t xml:space="preserve">   </w:t>
      </w:r>
      <w:proofErr w:type="gramEnd"/>
      <w:r w:rsidRPr="00447343">
        <w:rPr>
          <w:rFonts w:eastAsiaTheme="minorEastAsia" w:cstheme="minorHAnsi"/>
          <w:sz w:val="22"/>
          <w:szCs w:val="22"/>
        </w:rPr>
        <w:t xml:space="preserve">               </w:t>
      </w:r>
      <w:r>
        <w:rPr>
          <w:rFonts w:eastAsiaTheme="minorEastAsia" w:cstheme="minorHAnsi"/>
          <w:sz w:val="22"/>
          <w:szCs w:val="22"/>
        </w:rPr>
        <w:t xml:space="preserve">       </w:t>
      </w:r>
      <w:r w:rsidRPr="00447343">
        <w:rPr>
          <w:rFonts w:eastAsiaTheme="minorEastAsia" w:cstheme="minorHAnsi"/>
          <w:sz w:val="22"/>
          <w:szCs w:val="22"/>
        </w:rPr>
        <w:t xml:space="preserve">                                      (</w:t>
      </w:r>
      <w:r>
        <w:rPr>
          <w:rFonts w:eastAsiaTheme="minorEastAsia" w:cstheme="minorHAnsi"/>
          <w:sz w:val="22"/>
          <w:szCs w:val="22"/>
        </w:rPr>
        <w:t>8</w:t>
      </w:r>
      <w:r w:rsidRPr="00447343">
        <w:rPr>
          <w:rFonts w:eastAsiaTheme="minorEastAsia" w:cstheme="minorHAnsi"/>
          <w:sz w:val="22"/>
          <w:szCs w:val="22"/>
        </w:rPr>
        <w:t>)</w:t>
      </w:r>
    </w:p>
    <w:p w14:paraId="6B32E2B4" w14:textId="633CD15A" w:rsidR="00FA0518" w:rsidRDefault="00FA0518" w:rsidP="00E00263">
      <w:pPr>
        <w:spacing w:line="480" w:lineRule="auto"/>
        <w:contextualSpacing/>
        <w:jc w:val="both"/>
        <w:rPr>
          <w:rFonts w:eastAsiaTheme="minorEastAsia" w:cstheme="minorHAnsi"/>
          <w:iCs/>
          <w:sz w:val="22"/>
          <w:szCs w:val="22"/>
          <w:lang w:val="en-US"/>
        </w:rPr>
      </w:pPr>
      <w:r w:rsidRPr="00CD534E">
        <w:rPr>
          <w:rFonts w:eastAsiaTheme="minorEastAsia" w:cstheme="minorHAnsi"/>
          <w:sz w:val="22"/>
          <w:szCs w:val="22"/>
          <w:lang w:val="en-US"/>
        </w:rPr>
        <w:t xml:space="preserve">where </w:t>
      </w:r>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oMath>
      <w:r w:rsidRPr="00CD534E">
        <w:rPr>
          <w:rFonts w:eastAsiaTheme="minorEastAsia" w:cstheme="minorHAnsi"/>
          <w:bCs/>
          <w:iCs/>
          <w:sz w:val="22"/>
          <w:szCs w:val="22"/>
          <w:lang w:val="en-US"/>
        </w:rPr>
        <w:t xml:space="preserve"> is the </w:t>
      </w:r>
      <m:oMath>
        <m:r>
          <w:rPr>
            <w:rFonts w:ascii="Cambria Math" w:eastAsiaTheme="minorEastAsia" w:hAnsi="Cambria Math" w:cstheme="minorHAnsi"/>
            <w:sz w:val="22"/>
            <w:szCs w:val="22"/>
          </w:rPr>
          <m:t>i</m:t>
        </m:r>
      </m:oMath>
      <w:r w:rsidRPr="00CD534E">
        <w:rPr>
          <w:rFonts w:eastAsiaTheme="minorEastAsia" w:cstheme="minorHAnsi"/>
          <w:bCs/>
          <w:iCs/>
          <w:sz w:val="22"/>
          <w:szCs w:val="22"/>
          <w:lang w:val="en-US"/>
        </w:rPr>
        <w:t>th observation of the natural log of the rate (growth, metabolism or consumption)</w:t>
      </w:r>
      <w:r w:rsidR="003E77ED">
        <w:rPr>
          <w:rFonts w:eastAsiaTheme="minorEastAsia" w:cstheme="minorHAnsi"/>
          <w:bCs/>
          <w:iCs/>
          <w:sz w:val="22"/>
          <w:szCs w:val="22"/>
          <w:lang w:val="en-US"/>
        </w:rPr>
        <w:t xml:space="preserve">, and </w:t>
      </w:r>
      <m:oMath>
        <m:r>
          <w:rPr>
            <w:rFonts w:ascii="Cambria Math" w:eastAsiaTheme="minorEastAsia" w:hAnsi="Cambria Math" w:cstheme="minorHAnsi"/>
            <w:sz w:val="22"/>
            <w:szCs w:val="22"/>
          </w:rPr>
          <m:t>p</m:t>
        </m:r>
      </m:oMath>
      <w:r w:rsidR="000A27B2" w:rsidRPr="000A27B2">
        <w:rPr>
          <w:rFonts w:eastAsiaTheme="minorEastAsia" w:cstheme="minorHAnsi"/>
          <w:sz w:val="22"/>
          <w:szCs w:val="22"/>
          <w:lang w:val="en-US"/>
        </w:rPr>
        <w:t xml:space="preserve"> indexes </w:t>
      </w:r>
      <w:r w:rsidR="00051BB6">
        <w:rPr>
          <w:rFonts w:eastAsiaTheme="minorEastAsia" w:cstheme="minorHAnsi"/>
          <w:sz w:val="22"/>
          <w:szCs w:val="22"/>
          <w:lang w:val="en-US"/>
        </w:rPr>
        <w:t>regression coefficient</w:t>
      </w:r>
      <w:r w:rsidR="003E77ED" w:rsidRPr="003E77ED">
        <w:rPr>
          <w:rFonts w:eastAsiaTheme="minorEastAsia" w:cstheme="minorHAnsi"/>
          <w:sz w:val="22"/>
          <w:szCs w:val="22"/>
          <w:lang w:val="en-US"/>
        </w:rPr>
        <w:t xml:space="preserve"> </w:t>
      </w:r>
      <w:r w:rsidR="003E77ED" w:rsidRPr="00392D42">
        <w:rPr>
          <w:rFonts w:eastAsiaTheme="minorEastAsia" w:cstheme="minorHAnsi"/>
          <w:sz w:val="22"/>
          <w:szCs w:val="22"/>
          <w:lang w:val="en-US"/>
        </w:rPr>
        <w:t>(</w:t>
      </w:r>
      <m:oMath>
        <m:r>
          <w:rPr>
            <w:rFonts w:ascii="Cambria Math" w:eastAsiaTheme="minorEastAsia" w:hAnsi="Cambria Math" w:cstheme="minorHAnsi"/>
            <w:sz w:val="22"/>
            <w:szCs w:val="22"/>
            <w:lang w:val="en-US"/>
          </w:rPr>
          <m:t>0,1,2,3)</m:t>
        </m:r>
      </m:oMath>
      <w:r>
        <w:rPr>
          <w:rFonts w:eastAsiaTheme="minorEastAsia" w:cstheme="minorHAnsi"/>
          <w:bCs/>
          <w:iCs/>
          <w:sz w:val="22"/>
          <w:szCs w:val="22"/>
          <w:lang w:val="en-US"/>
        </w:rPr>
        <w:t xml:space="preserve">. </w:t>
      </w:r>
      <w:r w:rsidR="00397E17">
        <w:rPr>
          <w:rFonts w:eastAsiaTheme="minorEastAsia" w:cstheme="minorHAnsi"/>
          <w:bCs/>
          <w:iCs/>
          <w:sz w:val="22"/>
          <w:szCs w:val="22"/>
          <w:lang w:val="en-US"/>
        </w:rPr>
        <w:t>In Eq. 7</w:t>
      </w:r>
      <w:r w:rsidR="008A5C33">
        <w:rPr>
          <w:rFonts w:eastAsiaTheme="minorEastAsia" w:cstheme="minorHAnsi"/>
          <w:bCs/>
          <w:iCs/>
          <w:sz w:val="22"/>
          <w:szCs w:val="22"/>
          <w:lang w:val="en-US"/>
        </w:rPr>
        <w:t xml:space="preserve">, </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392D42" w:rsidRPr="00CD534E">
        <w:rPr>
          <w:rFonts w:eastAsiaTheme="minorEastAsia" w:cstheme="minorHAnsi"/>
          <w:iCs/>
          <w:sz w:val="22"/>
          <w:szCs w:val="22"/>
          <w:lang w:val="en-US"/>
        </w:rPr>
        <w:t xml:space="preserve"> is</w:t>
      </w:r>
      <w:r w:rsidR="00392D42">
        <w:rPr>
          <w:rFonts w:eastAsiaTheme="minorEastAsia" w:cstheme="minorHAnsi"/>
          <w:iCs/>
          <w:sz w:val="22"/>
          <w:szCs w:val="22"/>
          <w:lang w:val="en-US"/>
        </w:rPr>
        <w:t xml:space="preserve"> defined as </w:t>
      </w:r>
      <w:commentRangeStart w:id="48"/>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w:commentRangeEnd w:id="48"/>
        <m:r>
          <m:rPr>
            <m:sty m:val="p"/>
          </m:rPr>
          <w:rPr>
            <w:rStyle w:val="CommentReference"/>
            <w:rFonts w:ascii="Cambria Math" w:eastAsiaTheme="minorHAnsi" w:hAnsi="Cambria Math" w:cstheme="minorBidi"/>
            <w:lang w:val="en-GB" w:eastAsia="en-US"/>
          </w:rPr>
          <w:commentReference w:id="48"/>
        </m:r>
        <m:r>
          <w:rPr>
            <w:rFonts w:ascii="Cambria Math" w:hAnsi="Cambria Math" w:cstheme="minorHAnsi"/>
            <w:sz w:val="22"/>
            <w:szCs w:val="22"/>
            <w:lang w:val="en-US"/>
          </w:rPr>
          <m:t>=</m:t>
        </m:r>
        <m:func>
          <m:funcPr>
            <m:ctrlPr>
              <w:rPr>
                <w:rFonts w:ascii="Cambria Math" w:eastAsiaTheme="minorEastAsia" w:hAnsi="Cambria Math" w:cstheme="minorHAnsi"/>
                <w:i/>
                <w:iCs/>
                <w:sz w:val="22"/>
                <w:szCs w:val="22"/>
                <w:lang w:val="en-US"/>
              </w:rPr>
            </m:ctrlPr>
          </m:funcPr>
          <m:fName>
            <m:r>
              <m:rPr>
                <m:sty m:val="p"/>
              </m:rPr>
              <w:rPr>
                <w:rFonts w:ascii="Cambria Math" w:hAnsi="Cambria Math" w:cstheme="minorHAnsi"/>
                <w:sz w:val="22"/>
                <w:szCs w:val="22"/>
                <w:lang w:val="en-US"/>
              </w:rPr>
              <m:t>ln</m:t>
            </m:r>
          </m:fName>
          <m:e>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i,j</m:t>
                </m:r>
              </m:sub>
            </m:sSub>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i,j,∞</m:t>
                </m:r>
              </m:sub>
            </m:sSub>
            <m:r>
              <w:rPr>
                <w:rFonts w:ascii="Cambria Math" w:eastAsiaTheme="minorEastAsia" w:hAnsi="Cambria Math" w:cstheme="minorHAnsi"/>
                <w:sz w:val="22"/>
                <w:szCs w:val="22"/>
                <w:lang w:val="en-US"/>
              </w:rPr>
              <m:t>)</m:t>
            </m:r>
          </m:e>
        </m:func>
      </m:oMath>
      <w:r w:rsidR="00DD147E">
        <w:rPr>
          <w:rFonts w:eastAsiaTheme="minorEastAsia" w:cstheme="minorHAnsi"/>
          <w:iCs/>
          <w:sz w:val="22"/>
          <w:szCs w:val="22"/>
          <w:lang w:val="en-US"/>
        </w:rPr>
        <w:t xml:space="preserve">, where </w:t>
      </w:r>
      <m:oMath>
        <m:sSub>
          <m:sSubPr>
            <m:ctrlPr>
              <w:rPr>
                <w:rFonts w:ascii="Cambria Math" w:eastAsiaTheme="minorEastAsia" w:hAnsi="Cambria Math" w:cstheme="minorHAnsi"/>
                <w:i/>
                <w:iCs/>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m:t>
            </m:r>
            <m:r>
              <w:rPr>
                <w:rFonts w:ascii="Cambria Math" w:eastAsiaTheme="minorEastAsia" w:hAnsi="Cambria Math" w:cstheme="minorHAnsi"/>
                <w:sz w:val="22"/>
                <w:szCs w:val="22"/>
                <w:lang w:val="en-US"/>
              </w:rPr>
              <m:t>,j</m:t>
            </m:r>
          </m:sub>
        </m:sSub>
      </m:oMath>
      <w:r w:rsidR="00DD147E">
        <w:rPr>
          <w:rFonts w:eastAsiaTheme="minorEastAsia" w:cstheme="minorHAnsi"/>
          <w:iCs/>
          <w:sz w:val="22"/>
          <w:szCs w:val="22"/>
          <w:lang w:val="en-US"/>
        </w:rPr>
        <w:t xml:space="preserve"> is mass in </w:t>
      </w:r>
      <m:oMath>
        <m:r>
          <m:rPr>
            <m:sty m:val="p"/>
          </m:rPr>
          <w:rPr>
            <w:rFonts w:ascii="Cambria Math" w:eastAsiaTheme="minorEastAsia" w:hAnsi="Cambria Math" w:cstheme="minorHAnsi"/>
            <w:sz w:val="22"/>
            <w:szCs w:val="22"/>
            <w:lang w:val="en-US"/>
          </w:rPr>
          <m:t>g</m:t>
        </m:r>
      </m:oMath>
      <w:r w:rsidR="00043D6F">
        <w:rPr>
          <w:rFonts w:eastAsiaTheme="minorEastAsia" w:cstheme="minorHAnsi"/>
          <w:iCs/>
          <w:sz w:val="22"/>
          <w:szCs w:val="22"/>
          <w:lang w:val="en-US"/>
        </w:rPr>
        <w:t xml:space="preserve">, </w:t>
      </w:r>
      <w:r w:rsidR="00392D42">
        <w:rPr>
          <w:rFonts w:eastAsiaTheme="minorEastAsia" w:cstheme="minorHAnsi"/>
          <w:iCs/>
          <w:sz w:val="22"/>
          <w:szCs w:val="22"/>
          <w:lang w:val="en-US"/>
        </w:rPr>
        <w:t>and</w:t>
      </w:r>
      <w:r w:rsidR="00392D42" w:rsidRPr="00CD534E">
        <w:rPr>
          <w:rFonts w:eastAsiaTheme="minorEastAsia" w:cstheme="minorHAnsi"/>
          <w:iCs/>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sub>
        </m:sSub>
      </m:oMath>
      <w:r w:rsidR="00392D42" w:rsidRPr="00CD534E">
        <w:rPr>
          <w:rFonts w:eastAsiaTheme="minorEastAsia" w:cstheme="minorHAnsi"/>
          <w:sz w:val="22"/>
          <w:szCs w:val="22"/>
          <w:lang w:val="en-US"/>
        </w:rPr>
        <w:t xml:space="preserve"> </w:t>
      </w:r>
      <w:r w:rsidR="00392D42" w:rsidRPr="00CD534E">
        <w:rPr>
          <w:rFonts w:eastAsiaTheme="minorEastAsia" w:cstheme="minorHAnsi"/>
          <w:iCs/>
          <w:sz w:val="22"/>
          <w:szCs w:val="22"/>
          <w:lang w:val="en-US"/>
        </w:rPr>
        <w:t>is standardized temperature on Arrhenius scale</w:t>
      </w:r>
      <w:r w:rsidR="00392D42">
        <w:rPr>
          <w:rFonts w:eastAsiaTheme="minorEastAsia" w:cstheme="minorHAnsi"/>
          <w:iCs/>
          <w:sz w:val="22"/>
          <w:szCs w:val="22"/>
          <w:lang w:val="en-US"/>
        </w:rPr>
        <w:t xml:space="preserve">, defined as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r>
          <w:rPr>
            <w:rFonts w:ascii="Cambria Math" w:hAnsi="Cambria Math" w:cstheme="minorHAnsi"/>
            <w:sz w:val="22"/>
            <w:szCs w:val="22"/>
            <w:lang w:val="en-US"/>
          </w:rPr>
          <m:t>-</m:t>
        </m:r>
        <m:acc>
          <m:accPr>
            <m:chr m:val="̃"/>
            <m:ctrlPr>
              <w:rPr>
                <w:rFonts w:ascii="Cambria Math" w:eastAsiaTheme="minorHAnsi" w:hAnsi="Cambria Math" w:cstheme="minorHAnsi"/>
                <w:i/>
                <w:sz w:val="22"/>
                <w:szCs w:val="22"/>
                <w:lang w:val="en-GB" w:eastAsia="en-US"/>
              </w:rPr>
            </m:ctrlPr>
          </m:accPr>
          <m:e>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env</m:t>
                </m:r>
                <m:r>
                  <w:rPr>
                    <w:rFonts w:ascii="Cambria Math" w:hAnsi="Cambria Math" w:cstheme="minorHAnsi"/>
                    <w:sz w:val="22"/>
                    <w:szCs w:val="22"/>
                    <w:lang w:val="en-US"/>
                  </w:rPr>
                  <m:t>,</m:t>
                </m:r>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acc>
      </m:oMath>
      <w:r w:rsidR="003A6C99">
        <w:rPr>
          <w:rFonts w:eastAsiaTheme="minorEastAsia" w:cstheme="minorHAnsi"/>
          <w:sz w:val="22"/>
          <w:szCs w:val="22"/>
          <w:lang w:val="en-GB" w:eastAsia="en-US"/>
        </w:rPr>
        <w:t>)</w:t>
      </w:r>
      <w:r w:rsidR="00914496">
        <w:rPr>
          <w:rFonts w:eastAsiaTheme="minorEastAsia" w:cstheme="minorHAnsi"/>
          <w:sz w:val="22"/>
          <w:szCs w:val="22"/>
          <w:lang w:val="en-GB" w:eastAsia="en-US"/>
        </w:rPr>
        <w:t xml:space="preserve">, where </w:t>
      </w:r>
      <w:r w:rsidR="004121E9">
        <w:rPr>
          <w:rFonts w:eastAsiaTheme="minorEastAsia" w:cstheme="minorHAnsi"/>
          <w:sz w:val="22"/>
          <w:szCs w:val="22"/>
          <w:lang w:val="en-GB" w:eastAsia="en-US"/>
        </w:rPr>
        <w:t xml:space="preserve">Arrhenius temperature is defined as </w:t>
      </w:r>
      <m:oMath>
        <m:r>
          <w:rPr>
            <w:rFonts w:ascii="Cambria Math" w:eastAsiaTheme="minorEastAsia" w:hAnsi="Cambria Math" w:cstheme="minorHAnsi"/>
            <w:sz w:val="22"/>
            <w:szCs w:val="22"/>
            <w:lang w:val="en-US"/>
          </w:rPr>
          <m:t>1/</m:t>
        </m:r>
        <m:r>
          <w:rPr>
            <w:rFonts w:ascii="Cambria Math" w:eastAsiaTheme="minorEastAsia" w:hAnsi="Cambria Math" w:cstheme="minorHAnsi"/>
            <w:sz w:val="22"/>
            <w:szCs w:val="22"/>
          </w:rPr>
          <m:t>kT</m:t>
        </m:r>
      </m:oMath>
      <w:r w:rsidR="008140A9">
        <w:rPr>
          <w:rFonts w:eastAsiaTheme="minorEastAsia" w:cstheme="minorHAnsi"/>
          <w:sz w:val="22"/>
          <w:szCs w:val="22"/>
          <w:lang w:val="en-US"/>
        </w:rPr>
        <w:t xml:space="preserve"> in Kelvin</w:t>
      </w:r>
      <w:r w:rsidR="00914496">
        <w:rPr>
          <w:rFonts w:eastAsiaTheme="minorEastAsia" w:cstheme="minorHAnsi"/>
          <w:sz w:val="22"/>
          <w:szCs w:val="22"/>
          <w:lang w:val="en-US"/>
        </w:rPr>
        <w:t>.</w:t>
      </w:r>
      <w:r w:rsidR="00E6584C">
        <w:rPr>
          <w:rFonts w:eastAsiaTheme="minorEastAsia" w:cstheme="minorHAnsi"/>
          <w:sz w:val="22"/>
          <w:szCs w:val="22"/>
          <w:lang w:val="en-US"/>
        </w:rPr>
        <w:t xml:space="preserve"> </w:t>
      </w:r>
      <w:r w:rsidR="00160B31">
        <w:rPr>
          <w:rFonts w:eastAsiaTheme="minorEastAsia" w:cstheme="minorHAnsi"/>
          <w:bCs/>
          <w:iCs/>
          <w:sz w:val="22"/>
          <w:szCs w:val="22"/>
          <w:lang w:val="en-US"/>
        </w:rPr>
        <w:t xml:space="preserve">All predictor variables are in addition mean-centered, such that 0 corresponds to the overall mean (not by species). </w:t>
      </w:r>
      <w:r w:rsidR="00E6584C">
        <w:rPr>
          <w:rFonts w:eastAsiaTheme="minorEastAsia" w:cstheme="minorHAnsi"/>
          <w:sz w:val="22"/>
          <w:szCs w:val="22"/>
          <w:lang w:val="en-US"/>
        </w:rPr>
        <w:t>We select our final model using WAIC</w:t>
      </w:r>
      <w:r w:rsidR="001461E2">
        <w:rPr>
          <w:rFonts w:eastAsiaTheme="minorEastAsia" w:cstheme="minorHAnsi"/>
          <w:sz w:val="22"/>
          <w:szCs w:val="22"/>
          <w:lang w:val="en-US"/>
        </w:rPr>
        <w:t>.</w:t>
      </w:r>
    </w:p>
    <w:p w14:paraId="24D00503" w14:textId="77777777" w:rsidR="00E00263" w:rsidRPr="00E6584C" w:rsidRDefault="00E00263" w:rsidP="00C116A3">
      <w:pPr>
        <w:spacing w:line="480" w:lineRule="auto"/>
        <w:contextualSpacing/>
        <w:jc w:val="both"/>
        <w:rPr>
          <w:rFonts w:cstheme="minorHAnsi"/>
          <w:bCs/>
          <w:i/>
          <w:iCs/>
          <w:sz w:val="22"/>
          <w:szCs w:val="22"/>
          <w:lang w:val="en-US"/>
        </w:rPr>
      </w:pPr>
    </w:p>
    <w:p w14:paraId="027A96C6" w14:textId="3F6BC777" w:rsidR="00C116A3" w:rsidRPr="00E00263" w:rsidRDefault="00C116A3" w:rsidP="00C116A3">
      <w:pPr>
        <w:spacing w:line="480" w:lineRule="auto"/>
        <w:contextualSpacing/>
        <w:jc w:val="both"/>
        <w:rPr>
          <w:rFonts w:cstheme="minorHAnsi"/>
          <w:bCs/>
          <w:i/>
          <w:iCs/>
          <w:sz w:val="22"/>
          <w:szCs w:val="22"/>
          <w:lang w:val="en-US"/>
        </w:rPr>
      </w:pPr>
      <w:r w:rsidRPr="00E00263">
        <w:rPr>
          <w:rFonts w:cstheme="minorHAnsi"/>
          <w:bCs/>
          <w:i/>
          <w:iCs/>
          <w:sz w:val="22"/>
          <w:szCs w:val="22"/>
          <w:lang w:val="en-US"/>
        </w:rPr>
        <w:t xml:space="preserve">Scaling of rates </w:t>
      </w:r>
      <w:r w:rsidR="004A2AE2" w:rsidRPr="00E00263">
        <w:rPr>
          <w:rFonts w:cstheme="minorHAnsi"/>
          <w:bCs/>
          <w:i/>
          <w:iCs/>
          <w:sz w:val="22"/>
          <w:szCs w:val="22"/>
          <w:lang w:val="en-US"/>
        </w:rPr>
        <w:t>with</w:t>
      </w:r>
      <w:r w:rsidRPr="00E00263">
        <w:rPr>
          <w:rFonts w:cstheme="minorHAnsi"/>
          <w:bCs/>
          <w:i/>
          <w:iCs/>
          <w:sz w:val="22"/>
          <w:szCs w:val="22"/>
          <w:lang w:val="en-US"/>
        </w:rPr>
        <w:t xml:space="preserve"> temperature</w:t>
      </w:r>
      <w:r w:rsidR="0045485A" w:rsidRPr="00E00263">
        <w:rPr>
          <w:rFonts w:cstheme="minorHAnsi"/>
          <w:bCs/>
          <w:i/>
          <w:iCs/>
          <w:sz w:val="22"/>
          <w:szCs w:val="22"/>
          <w:lang w:val="en-US"/>
        </w:rPr>
        <w:t>:</w:t>
      </w:r>
      <w:r w:rsidRPr="00E00263">
        <w:rPr>
          <w:rFonts w:cstheme="minorHAnsi"/>
          <w:bCs/>
          <w:i/>
          <w:iCs/>
          <w:sz w:val="22"/>
          <w:szCs w:val="22"/>
          <w:lang w:val="en-US"/>
        </w:rPr>
        <w:t xml:space="preserve"> including optimum</w:t>
      </w:r>
    </w:p>
    <w:p w14:paraId="4C1C47D6" w14:textId="1124CD10" w:rsidR="000F1792" w:rsidRDefault="008E26B3" w:rsidP="00844F2F">
      <w:pPr>
        <w:spacing w:line="480" w:lineRule="auto"/>
        <w:contextualSpacing/>
        <w:jc w:val="both"/>
        <w:rPr>
          <w:rFonts w:eastAsiaTheme="minorEastAsia" w:cstheme="minorHAnsi"/>
          <w:bCs/>
          <w:iCs/>
          <w:sz w:val="22"/>
          <w:szCs w:val="22"/>
        </w:rPr>
      </w:pPr>
      <w:r w:rsidRPr="005F2F0C">
        <w:rPr>
          <w:rFonts w:cstheme="minorHAnsi"/>
          <w:bCs/>
          <w:sz w:val="22"/>
          <w:szCs w:val="22"/>
        </w:rPr>
        <w:t xml:space="preserve">As </w:t>
      </w:r>
      <w:proofErr w:type="spellStart"/>
      <w:r w:rsidR="008969C6" w:rsidRPr="005F2F0C">
        <w:rPr>
          <w:rFonts w:cstheme="minorHAnsi"/>
          <w:bCs/>
          <w:sz w:val="22"/>
          <w:szCs w:val="22"/>
        </w:rPr>
        <w:t>biological</w:t>
      </w:r>
      <w:proofErr w:type="spellEnd"/>
      <w:r w:rsidR="008969C6" w:rsidRPr="005F2F0C">
        <w:rPr>
          <w:rFonts w:cstheme="minorHAnsi"/>
          <w:bCs/>
          <w:sz w:val="22"/>
          <w:szCs w:val="22"/>
        </w:rPr>
        <w:t xml:space="preserve"> rates </w:t>
      </w:r>
      <w:proofErr w:type="spellStart"/>
      <w:r w:rsidR="008969C6" w:rsidRPr="005F2F0C">
        <w:rPr>
          <w:rFonts w:cstheme="minorHAnsi"/>
          <w:bCs/>
          <w:sz w:val="22"/>
          <w:szCs w:val="22"/>
        </w:rPr>
        <w:t>are</w:t>
      </w:r>
      <w:proofErr w:type="spellEnd"/>
      <w:r w:rsidR="008969C6" w:rsidRPr="005F2F0C">
        <w:rPr>
          <w:rFonts w:cstheme="minorHAnsi"/>
          <w:bCs/>
          <w:sz w:val="22"/>
          <w:szCs w:val="22"/>
        </w:rPr>
        <w:t xml:space="preserve"> </w:t>
      </w:r>
      <w:proofErr w:type="spellStart"/>
      <w:r w:rsidR="008969C6" w:rsidRPr="005F2F0C">
        <w:rPr>
          <w:rFonts w:cstheme="minorHAnsi"/>
          <w:bCs/>
          <w:sz w:val="22"/>
          <w:szCs w:val="22"/>
        </w:rPr>
        <w:t>unimodal</w:t>
      </w:r>
      <w:proofErr w:type="spellEnd"/>
      <w:r w:rsidR="008969C6" w:rsidRPr="005F2F0C">
        <w:rPr>
          <w:rFonts w:cstheme="minorHAnsi"/>
          <w:bCs/>
          <w:sz w:val="22"/>
          <w:szCs w:val="22"/>
        </w:rPr>
        <w:t xml:space="preserve"> over a large enough temperature </w:t>
      </w:r>
      <w:r w:rsidR="00CB41B7" w:rsidRPr="005F2F0C">
        <w:rPr>
          <w:rFonts w:cstheme="minorHAnsi"/>
          <w:bCs/>
          <w:sz w:val="22"/>
          <w:szCs w:val="22"/>
        </w:rPr>
        <w:t>range,</w:t>
      </w:r>
      <w:r w:rsidR="007D6B2F" w:rsidRPr="005F2F0C">
        <w:rPr>
          <w:rFonts w:cstheme="minorHAnsi"/>
          <w:bCs/>
          <w:sz w:val="22"/>
          <w:szCs w:val="22"/>
        </w:rPr>
        <w:t xml:space="preserve"> </w:t>
      </w:r>
      <w:r w:rsidR="008969C6" w:rsidRPr="005F2F0C">
        <w:rPr>
          <w:rFonts w:cstheme="minorHAnsi"/>
          <w:bCs/>
          <w:sz w:val="22"/>
          <w:szCs w:val="22"/>
        </w:rPr>
        <w:t>we</w:t>
      </w:r>
      <w:r w:rsidR="00B03354" w:rsidRPr="005F2F0C">
        <w:rPr>
          <w:rFonts w:cstheme="minorHAnsi"/>
          <w:bCs/>
          <w:sz w:val="22"/>
          <w:szCs w:val="22"/>
        </w:rPr>
        <w:t xml:space="preserve"> </w:t>
      </w:r>
      <w:r w:rsidR="008969C6" w:rsidRPr="005F2F0C">
        <w:rPr>
          <w:rFonts w:cstheme="minorHAnsi"/>
          <w:bCs/>
          <w:sz w:val="22"/>
          <w:szCs w:val="22"/>
        </w:rPr>
        <w:t xml:space="preserve">fit </w:t>
      </w:r>
      <w:r w:rsidR="003A2815" w:rsidRPr="005F2F0C">
        <w:rPr>
          <w:rFonts w:cstheme="minorHAnsi"/>
          <w:bCs/>
          <w:sz w:val="22"/>
          <w:szCs w:val="22"/>
        </w:rPr>
        <w:t>polynomial</w:t>
      </w:r>
      <w:r w:rsidR="008969C6" w:rsidRPr="005F2F0C">
        <w:rPr>
          <w:rFonts w:cstheme="minorHAnsi"/>
          <w:bCs/>
          <w:sz w:val="22"/>
          <w:szCs w:val="22"/>
        </w:rPr>
        <w:t xml:space="preserve"> models</w:t>
      </w:r>
      <w:r w:rsidR="006D13B9" w:rsidRPr="005F2F0C">
        <w:rPr>
          <w:rFonts w:cstheme="minorHAnsi"/>
          <w:bCs/>
          <w:sz w:val="22"/>
          <w:szCs w:val="22"/>
        </w:rPr>
        <w:t xml:space="preserve"> to </w:t>
      </w:r>
      <w:r w:rsidR="003640C7">
        <w:rPr>
          <w:rFonts w:cstheme="minorHAnsi"/>
          <w:bCs/>
          <w:sz w:val="22"/>
          <w:szCs w:val="22"/>
        </w:rPr>
        <w:t xml:space="preserve">a subset of the </w:t>
      </w:r>
      <w:r w:rsidR="005933C6" w:rsidRPr="005F2F0C">
        <w:rPr>
          <w:rFonts w:cstheme="minorHAnsi"/>
          <w:bCs/>
          <w:sz w:val="22"/>
          <w:szCs w:val="22"/>
        </w:rPr>
        <w:t xml:space="preserve">maximum consumption </w:t>
      </w:r>
      <w:r w:rsidR="008B5963">
        <w:rPr>
          <w:rFonts w:cstheme="minorHAnsi"/>
          <w:bCs/>
          <w:sz w:val="22"/>
          <w:szCs w:val="22"/>
        </w:rPr>
        <w:t xml:space="preserve">data </w:t>
      </w:r>
      <w:r w:rsidR="006D13B9" w:rsidRPr="005F2F0C">
        <w:rPr>
          <w:rFonts w:cstheme="minorHAnsi"/>
          <w:bCs/>
          <w:sz w:val="22"/>
          <w:szCs w:val="22"/>
        </w:rPr>
        <w:t>containing</w:t>
      </w:r>
      <w:r w:rsidR="00474887" w:rsidRPr="005F2F0C">
        <w:rPr>
          <w:rFonts w:cstheme="minorHAnsi"/>
          <w:bCs/>
          <w:sz w:val="22"/>
          <w:szCs w:val="22"/>
        </w:rPr>
        <w:t xml:space="preserve"> </w:t>
      </w:r>
      <w:r w:rsidR="003672C4">
        <w:rPr>
          <w:rFonts w:cstheme="minorHAnsi"/>
          <w:bCs/>
          <w:sz w:val="22"/>
          <w:szCs w:val="22"/>
        </w:rPr>
        <w:t xml:space="preserve">only species with </w:t>
      </w:r>
      <w:r w:rsidR="00474887" w:rsidRPr="005F2F0C">
        <w:rPr>
          <w:rFonts w:cstheme="minorHAnsi"/>
          <w:bCs/>
          <w:sz w:val="22"/>
          <w:szCs w:val="22"/>
        </w:rPr>
        <w:t xml:space="preserve">data points beyond </w:t>
      </w:r>
      <w:r w:rsidR="006812EE">
        <w:rPr>
          <w:rFonts w:cstheme="minorHAnsi"/>
          <w:bCs/>
          <w:sz w:val="22"/>
          <w:szCs w:val="22"/>
        </w:rPr>
        <w:t>the temperature at which the rate is maximized, by species</w:t>
      </w:r>
      <w:r w:rsidR="00751C7D">
        <w:rPr>
          <w:rFonts w:cstheme="minorHAnsi"/>
          <w:bCs/>
          <w:sz w:val="22"/>
          <w:szCs w:val="22"/>
        </w:rPr>
        <w:t xml:space="preserve"> </w:t>
      </w:r>
      <w:r w:rsidR="00751C7D">
        <w:rPr>
          <w:rFonts w:cstheme="minorHAnsi"/>
          <w:bCs/>
          <w:sz w:val="22"/>
          <w:szCs w:val="22"/>
        </w:rPr>
        <w:fldChar w:fldCharType="begin"/>
      </w:r>
      <w:r w:rsidR="00751C7D">
        <w:rPr>
          <w:rFonts w:cstheme="minorHAnsi"/>
          <w:bCs/>
          <w:sz w:val="22"/>
          <w:szCs w:val="22"/>
        </w:rPr>
        <w:instrText xml:space="preserve"> ADDIN ZOTERO_ITEM CSL_CITATION {"citationID":"DC5FJIxE","properties":{"formattedCitation":"(Englund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751C7D">
        <w:rPr>
          <w:rFonts w:cstheme="minorHAnsi"/>
          <w:bCs/>
          <w:sz w:val="22"/>
          <w:szCs w:val="22"/>
        </w:rPr>
        <w:fldChar w:fldCharType="separate"/>
      </w:r>
      <w:r w:rsidR="00751C7D" w:rsidRPr="00751C7D">
        <w:rPr>
          <w:rFonts w:hAnsiTheme="minorHAnsi"/>
          <w:sz w:val="22"/>
          <w:lang w:val="en-GB"/>
        </w:rPr>
        <w:t xml:space="preserve">(Englund </w:t>
      </w:r>
      <w:r w:rsidR="00751C7D" w:rsidRPr="00751C7D">
        <w:rPr>
          <w:rFonts w:hAnsiTheme="minorHAnsi"/>
          <w:i/>
          <w:iCs/>
          <w:sz w:val="22"/>
          <w:lang w:val="en-GB"/>
        </w:rPr>
        <w:t>et al.</w:t>
      </w:r>
      <w:r w:rsidR="00751C7D" w:rsidRPr="00751C7D">
        <w:rPr>
          <w:rFonts w:hAnsiTheme="minorHAnsi"/>
          <w:sz w:val="22"/>
          <w:lang w:val="en-GB"/>
        </w:rPr>
        <w:t xml:space="preserve"> 2011)</w:t>
      </w:r>
      <w:r w:rsidR="00751C7D">
        <w:rPr>
          <w:rFonts w:cstheme="minorHAnsi"/>
          <w:bCs/>
          <w:sz w:val="22"/>
          <w:szCs w:val="22"/>
        </w:rPr>
        <w:fldChar w:fldCharType="end"/>
      </w:r>
      <w:r w:rsidR="00722BF0" w:rsidRPr="005F2F0C">
        <w:rPr>
          <w:rFonts w:cstheme="minorHAnsi"/>
          <w:bCs/>
          <w:sz w:val="22"/>
          <w:szCs w:val="22"/>
        </w:rPr>
        <w:t xml:space="preserve">. </w:t>
      </w:r>
      <w:r w:rsidR="00B12730">
        <w:rPr>
          <w:rFonts w:cstheme="minorHAnsi"/>
          <w:bCs/>
          <w:sz w:val="22"/>
          <w:szCs w:val="22"/>
        </w:rPr>
        <w:t>T</w:t>
      </w:r>
      <w:r w:rsidR="00B27252" w:rsidRPr="005F2F0C">
        <w:rPr>
          <w:rFonts w:cstheme="minorHAnsi"/>
          <w:bCs/>
          <w:sz w:val="22"/>
          <w:szCs w:val="22"/>
        </w:rPr>
        <w:t>he models were fit</w:t>
      </w:r>
      <w:r w:rsidR="00016F9F" w:rsidRPr="005F2F0C">
        <w:rPr>
          <w:rFonts w:cstheme="minorHAnsi"/>
          <w:bCs/>
          <w:sz w:val="22"/>
          <w:szCs w:val="22"/>
        </w:rPr>
        <w:t xml:space="preserve"> </w:t>
      </w:r>
      <w:r w:rsidR="006F3C8F" w:rsidRPr="005F2F0C">
        <w:rPr>
          <w:rFonts w:cstheme="minorHAnsi"/>
          <w:bCs/>
          <w:sz w:val="22"/>
          <w:szCs w:val="22"/>
        </w:rPr>
        <w:t xml:space="preserve">by </w:t>
      </w:r>
      <w:r w:rsidR="00016F9F" w:rsidRPr="005F2F0C">
        <w:rPr>
          <w:rFonts w:cstheme="minorHAnsi"/>
          <w:bCs/>
          <w:sz w:val="22"/>
          <w:szCs w:val="22"/>
        </w:rPr>
        <w:t>species</w:t>
      </w:r>
      <w:r w:rsidR="00ED1B7A" w:rsidRPr="005F2F0C">
        <w:rPr>
          <w:rFonts w:cstheme="minorHAnsi"/>
          <w:bCs/>
          <w:sz w:val="22"/>
          <w:szCs w:val="22"/>
        </w:rPr>
        <w:t xml:space="preserve"> and then aggregat</w:t>
      </w:r>
      <w:r w:rsidR="00FC517B" w:rsidRPr="005F2F0C">
        <w:rPr>
          <w:rFonts w:cstheme="minorHAnsi"/>
          <w:bCs/>
          <w:sz w:val="22"/>
          <w:szCs w:val="22"/>
        </w:rPr>
        <w:t>ed</w:t>
      </w:r>
      <w:r w:rsidR="00507B4F" w:rsidRPr="005F2F0C">
        <w:rPr>
          <w:rFonts w:cstheme="minorHAnsi"/>
          <w:bCs/>
          <w:sz w:val="22"/>
          <w:szCs w:val="22"/>
        </w:rPr>
        <w:t>,</w:t>
      </w:r>
      <w:r w:rsidR="005106E3" w:rsidRPr="005F2F0C">
        <w:rPr>
          <w:rFonts w:cstheme="minorHAnsi"/>
          <w:bCs/>
          <w:sz w:val="22"/>
          <w:szCs w:val="22"/>
        </w:rPr>
        <w:t xml:space="preserve"> i.e. without any </w:t>
      </w:r>
      <w:r w:rsidR="00272C73" w:rsidRPr="005F2F0C">
        <w:rPr>
          <w:rFonts w:cstheme="minorHAnsi"/>
          <w:bCs/>
          <w:sz w:val="22"/>
          <w:szCs w:val="22"/>
        </w:rPr>
        <w:t>hierarchical</w:t>
      </w:r>
      <w:r w:rsidR="005106E3" w:rsidRPr="005F2F0C">
        <w:rPr>
          <w:rFonts w:cstheme="minorHAnsi"/>
          <w:bCs/>
          <w:sz w:val="22"/>
          <w:szCs w:val="22"/>
        </w:rPr>
        <w:t xml:space="preserve"> structure accounting for species variation</w:t>
      </w:r>
      <w:r w:rsidR="00016F9F" w:rsidRPr="005F2F0C">
        <w:rPr>
          <w:rFonts w:cstheme="minorHAnsi"/>
          <w:bCs/>
          <w:sz w:val="22"/>
          <w:szCs w:val="22"/>
        </w:rPr>
        <w:t>.</w:t>
      </w:r>
      <w:r w:rsidR="005C5ACF" w:rsidRPr="005F2F0C">
        <w:rPr>
          <w:rFonts w:cstheme="minorHAnsi"/>
          <w:bCs/>
          <w:sz w:val="22"/>
          <w:szCs w:val="22"/>
        </w:rPr>
        <w:t xml:space="preserve"> </w:t>
      </w:r>
      <w:r w:rsidR="00D634C2" w:rsidRPr="005F2F0C">
        <w:rPr>
          <w:rFonts w:cstheme="minorHAnsi"/>
          <w:bCs/>
          <w:sz w:val="22"/>
          <w:szCs w:val="22"/>
        </w:rPr>
        <w:t xml:space="preserve">This was </w:t>
      </w:r>
      <w:r w:rsidR="00A50B48" w:rsidRPr="005F2F0C">
        <w:rPr>
          <w:rFonts w:cstheme="minorHAnsi"/>
          <w:bCs/>
          <w:sz w:val="22"/>
          <w:szCs w:val="22"/>
        </w:rPr>
        <w:t xml:space="preserve">due to the </w:t>
      </w:r>
      <w:r w:rsidR="00E123AE" w:rsidRPr="005F2F0C">
        <w:rPr>
          <w:rFonts w:cstheme="minorHAnsi"/>
          <w:bCs/>
          <w:sz w:val="22"/>
          <w:szCs w:val="22"/>
        </w:rPr>
        <w:t>difficulty of</w:t>
      </w:r>
      <w:r w:rsidR="00E4535B" w:rsidRPr="005F2F0C">
        <w:rPr>
          <w:rFonts w:cstheme="minorHAnsi"/>
          <w:bCs/>
          <w:sz w:val="22"/>
          <w:szCs w:val="22"/>
        </w:rPr>
        <w:t xml:space="preserve"> </w:t>
      </w:r>
      <w:r w:rsidR="005F67A7" w:rsidRPr="005F2F0C">
        <w:rPr>
          <w:rFonts w:cstheme="minorHAnsi"/>
          <w:bCs/>
          <w:sz w:val="22"/>
          <w:szCs w:val="22"/>
        </w:rPr>
        <w:t>standardizing</w:t>
      </w:r>
      <w:r w:rsidR="009F3CC0" w:rsidRPr="005F2F0C">
        <w:rPr>
          <w:rFonts w:cstheme="minorHAnsi"/>
          <w:bCs/>
          <w:sz w:val="22"/>
          <w:szCs w:val="22"/>
        </w:rPr>
        <w:t xml:space="preserve"> optimum-data</w:t>
      </w:r>
      <w:r w:rsidR="005D5407" w:rsidRPr="005F2F0C">
        <w:rPr>
          <w:rFonts w:cstheme="minorHAnsi"/>
          <w:bCs/>
          <w:sz w:val="22"/>
          <w:szCs w:val="22"/>
        </w:rPr>
        <w:t xml:space="preserve"> to a common scale</w:t>
      </w:r>
      <w:r w:rsidR="003570FB">
        <w:rPr>
          <w:rFonts w:cstheme="minorHAnsi"/>
          <w:bCs/>
          <w:sz w:val="22"/>
          <w:szCs w:val="22"/>
        </w:rPr>
        <w:t>,</w:t>
      </w:r>
      <w:r w:rsidR="005D5407" w:rsidRPr="005F2F0C">
        <w:rPr>
          <w:rFonts w:cstheme="minorHAnsi"/>
          <w:bCs/>
          <w:sz w:val="22"/>
          <w:szCs w:val="22"/>
        </w:rPr>
        <w:t xml:space="preserve"> </w:t>
      </w:r>
      <w:r w:rsidR="00A06C75">
        <w:rPr>
          <w:rFonts w:cstheme="minorHAnsi"/>
          <w:bCs/>
          <w:sz w:val="22"/>
          <w:szCs w:val="22"/>
        </w:rPr>
        <w:t xml:space="preserve">as species have different </w:t>
      </w:r>
      <w:r w:rsidR="0092532C">
        <w:rPr>
          <w:rFonts w:cstheme="minorHAnsi"/>
          <w:bCs/>
          <w:sz w:val="22"/>
          <w:szCs w:val="22"/>
        </w:rPr>
        <w:t xml:space="preserve">consumptions rates </w:t>
      </w:r>
      <w:r w:rsidR="00A06C75">
        <w:rPr>
          <w:rFonts w:cstheme="minorHAnsi"/>
          <w:bCs/>
          <w:sz w:val="22"/>
          <w:szCs w:val="22"/>
        </w:rPr>
        <w:t>at optimu</w:t>
      </w:r>
      <w:r w:rsidR="000C60C8">
        <w:rPr>
          <w:rFonts w:cstheme="minorHAnsi"/>
          <w:bCs/>
          <w:sz w:val="22"/>
          <w:szCs w:val="22"/>
        </w:rPr>
        <w:t>m</w:t>
      </w:r>
      <w:r w:rsidR="00B474B6">
        <w:rPr>
          <w:rFonts w:cstheme="minorHAnsi"/>
          <w:bCs/>
          <w:sz w:val="22"/>
          <w:szCs w:val="22"/>
        </w:rPr>
        <w:t xml:space="preserve"> temperature</w:t>
      </w:r>
      <w:r w:rsidR="00A06C75">
        <w:rPr>
          <w:rFonts w:cstheme="minorHAnsi"/>
          <w:bCs/>
          <w:sz w:val="22"/>
          <w:szCs w:val="22"/>
        </w:rPr>
        <w:t xml:space="preserve">, different </w:t>
      </w:r>
      <w:r w:rsidR="00704622">
        <w:rPr>
          <w:rFonts w:cstheme="minorHAnsi"/>
          <w:bCs/>
          <w:sz w:val="22"/>
          <w:szCs w:val="22"/>
        </w:rPr>
        <w:t xml:space="preserve">widths of the thermal performance curves </w:t>
      </w:r>
      <w:r w:rsidR="00217EF5">
        <w:rPr>
          <w:rFonts w:cstheme="minorHAnsi"/>
          <w:bCs/>
          <w:sz w:val="22"/>
          <w:szCs w:val="22"/>
        </w:rPr>
        <w:t xml:space="preserve">and different optimum temperatures. </w:t>
      </w:r>
      <w:r w:rsidR="00354D8E">
        <w:rPr>
          <w:rFonts w:cstheme="minorHAnsi"/>
          <w:bCs/>
          <w:sz w:val="22"/>
          <w:szCs w:val="22"/>
        </w:rPr>
        <w:t xml:space="preserve">By fitting models by species, we thus </w:t>
      </w:r>
      <w:r w:rsidR="00B61AA6">
        <w:rPr>
          <w:rFonts w:cstheme="minorHAnsi"/>
          <w:bCs/>
          <w:sz w:val="22"/>
          <w:szCs w:val="22"/>
        </w:rPr>
        <w:t xml:space="preserve">remove the risk </w:t>
      </w:r>
      <w:r w:rsidR="00AC1339">
        <w:rPr>
          <w:rFonts w:cstheme="minorHAnsi"/>
          <w:bCs/>
          <w:sz w:val="22"/>
          <w:szCs w:val="22"/>
        </w:rPr>
        <w:t xml:space="preserve">of removing </w:t>
      </w:r>
      <w:r w:rsidR="00B436BC">
        <w:rPr>
          <w:rFonts w:cstheme="minorHAnsi"/>
          <w:bCs/>
          <w:sz w:val="22"/>
          <w:szCs w:val="22"/>
        </w:rPr>
        <w:t>true effects in data</w:t>
      </w:r>
      <w:r w:rsidR="001F0B71">
        <w:rPr>
          <w:rFonts w:cstheme="minorHAnsi"/>
          <w:bCs/>
          <w:sz w:val="22"/>
          <w:szCs w:val="22"/>
        </w:rPr>
        <w:t xml:space="preserve">, at the cost of </w:t>
      </w:r>
      <w:r w:rsidR="004B6B51">
        <w:rPr>
          <w:rFonts w:cstheme="minorHAnsi"/>
          <w:bCs/>
          <w:sz w:val="22"/>
          <w:szCs w:val="22"/>
        </w:rPr>
        <w:t xml:space="preserve">benefits of the </w:t>
      </w:r>
      <w:r w:rsidR="005D0627">
        <w:rPr>
          <w:rFonts w:cstheme="minorHAnsi"/>
          <w:bCs/>
          <w:sz w:val="22"/>
          <w:szCs w:val="22"/>
        </w:rPr>
        <w:t>hierarchical</w:t>
      </w:r>
      <w:r w:rsidR="004B6B51">
        <w:rPr>
          <w:rFonts w:cstheme="minorHAnsi"/>
          <w:bCs/>
          <w:sz w:val="22"/>
          <w:szCs w:val="22"/>
        </w:rPr>
        <w:t xml:space="preserve"> model for </w:t>
      </w:r>
      <w:r w:rsidR="005D0627">
        <w:rPr>
          <w:rFonts w:cstheme="minorHAnsi"/>
          <w:bCs/>
          <w:sz w:val="22"/>
          <w:szCs w:val="22"/>
        </w:rPr>
        <w:t>inferring</w:t>
      </w:r>
      <w:r w:rsidR="004B6B51">
        <w:rPr>
          <w:rFonts w:cstheme="minorHAnsi"/>
          <w:bCs/>
          <w:sz w:val="22"/>
          <w:szCs w:val="22"/>
        </w:rPr>
        <w:t xml:space="preserve"> general intraspecific scaling</w:t>
      </w:r>
      <w:r w:rsidR="00F73DC3">
        <w:rPr>
          <w:rFonts w:cstheme="minorHAnsi"/>
          <w:bCs/>
          <w:sz w:val="22"/>
          <w:szCs w:val="22"/>
        </w:rPr>
        <w:t>.</w:t>
      </w:r>
      <w:r w:rsidR="00EB45C4" w:rsidRPr="005F2F0C">
        <w:rPr>
          <w:rFonts w:cstheme="minorHAnsi"/>
          <w:bCs/>
          <w:sz w:val="22"/>
          <w:szCs w:val="22"/>
        </w:rPr>
        <w:t xml:space="preserve"> </w:t>
      </w:r>
      <w:r w:rsidR="00E974C2">
        <w:rPr>
          <w:rFonts w:cstheme="minorHAnsi"/>
          <w:bCs/>
          <w:sz w:val="22"/>
          <w:szCs w:val="22"/>
        </w:rPr>
        <w:t xml:space="preserve">The model of </w:t>
      </w: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oMath>
      <w:r w:rsidR="000F1792" w:rsidRPr="005F2F0C">
        <w:rPr>
          <w:rFonts w:eastAsiaTheme="minorEastAsia" w:cstheme="minorHAnsi"/>
          <w:bCs/>
          <w:iCs/>
          <w:sz w:val="22"/>
          <w:szCs w:val="22"/>
        </w:rPr>
        <w:t xml:space="preserve"> </w:t>
      </w:r>
      <w:r w:rsidR="002006DC">
        <w:rPr>
          <w:rFonts w:eastAsiaTheme="minorEastAsia" w:cstheme="minorHAnsi"/>
          <w:bCs/>
          <w:iCs/>
          <w:sz w:val="22"/>
          <w:szCs w:val="22"/>
        </w:rPr>
        <w:t xml:space="preserve">is for the </w:t>
      </w:r>
      <w:r w:rsidR="000F1792" w:rsidRPr="005F2F0C">
        <w:rPr>
          <w:rFonts w:eastAsiaTheme="minorEastAsia" w:cstheme="minorHAnsi"/>
          <w:bCs/>
          <w:iCs/>
          <w:sz w:val="22"/>
          <w:szCs w:val="22"/>
        </w:rPr>
        <w:t>full data set</w:t>
      </w:r>
      <w:r w:rsidR="00A53EF5">
        <w:rPr>
          <w:rFonts w:eastAsiaTheme="minorEastAsia" w:cstheme="minorHAnsi"/>
          <w:bCs/>
          <w:iCs/>
          <w:sz w:val="22"/>
          <w:szCs w:val="22"/>
        </w:rPr>
        <w:t xml:space="preserve"> defined as</w:t>
      </w:r>
      <w:r w:rsidR="006D3F62" w:rsidRPr="005F2F0C">
        <w:rPr>
          <w:rFonts w:eastAsiaTheme="minorEastAsia" w:cstheme="minorHAnsi"/>
          <w:bCs/>
          <w:iCs/>
          <w:sz w:val="22"/>
          <w:szCs w:val="22"/>
        </w:rPr>
        <w:t>:</w:t>
      </w:r>
    </w:p>
    <w:p w14:paraId="5C4C5E88" w14:textId="3F847390" w:rsidR="00F420DE" w:rsidRDefault="00F420DE" w:rsidP="00F420DE">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r>
          <w:rPr>
            <w:rFonts w:ascii="Cambria Math" w:hAnsi="Cambria Math" w:cstheme="minorHAnsi"/>
            <w:sz w:val="22"/>
            <w:szCs w:val="22"/>
          </w:rPr>
          <m:t>~N(</m:t>
        </m:r>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 </m:t>
        </m:r>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r>
          <w:rPr>
            <w:rFonts w:ascii="Cambria Math" w:hAnsi="Cambria Math" w:cstheme="minorHAnsi"/>
            <w:sz w:val="22"/>
            <w:szCs w:val="22"/>
          </w:rPr>
          <m:t>)</m:t>
        </m:r>
      </m:oMath>
      <w:r w:rsidRPr="005F2F0C">
        <w:rPr>
          <w:rFonts w:eastAsiaTheme="minorEastAsia" w:cstheme="minorHAnsi"/>
          <w:sz w:val="22"/>
          <w:szCs w:val="22"/>
        </w:rPr>
        <w:t xml:space="preserve">                                </w:t>
      </w:r>
      <w:r>
        <w:rPr>
          <w:rFonts w:eastAsiaTheme="minorEastAsia" w:cstheme="minorHAnsi"/>
          <w:sz w:val="22"/>
          <w:szCs w:val="22"/>
        </w:rPr>
        <w:t xml:space="preserve">                            </w:t>
      </w:r>
      <w:r w:rsidRPr="005F2F0C">
        <w:rPr>
          <w:rFonts w:eastAsiaTheme="minorEastAsia" w:cstheme="minorHAnsi"/>
          <w:sz w:val="22"/>
          <w:szCs w:val="22"/>
        </w:rPr>
        <w:t xml:space="preserve">     (9)</w:t>
      </w:r>
    </w:p>
    <w:p w14:paraId="73FCB9F3" w14:textId="1CC5CD78" w:rsidR="000F1792" w:rsidRPr="005F2F0C" w:rsidRDefault="00A06C75" w:rsidP="00904830">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0</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1</m:t>
            </m:r>
          </m:sub>
        </m:sSub>
        <m:r>
          <w:rPr>
            <w:rFonts w:ascii="Cambria Math" w:hAnsi="Cambria Math" w:cstheme="minorHAnsi"/>
            <w:sz w:val="22"/>
            <w:szCs w:val="22"/>
          </w:rPr>
          <m:t>m</m:t>
        </m:r>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2</m:t>
            </m:r>
          </m:sub>
        </m:sSub>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rPr>
              <m:t>,</m:t>
            </m:r>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3</m:t>
            </m:r>
          </m:sub>
        </m:sSub>
        <m:sSubSup>
          <m:sSubSupPr>
            <m:ctrlPr>
              <w:rPr>
                <w:rFonts w:ascii="Cambria Math" w:hAnsi="Cambria Math" w:cstheme="minorHAnsi"/>
                <w:i/>
                <w:sz w:val="22"/>
                <w:szCs w:val="22"/>
              </w:rPr>
            </m:ctrlPr>
          </m:sSubSup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rPr>
              <m:t>,</m:t>
            </m:r>
            <m:r>
              <w:rPr>
                <w:rFonts w:ascii="Cambria Math" w:hAnsi="Cambria Math" w:cstheme="minorHAnsi"/>
                <w:sz w:val="22"/>
                <w:szCs w:val="22"/>
              </w:rPr>
              <m:t>i</m:t>
            </m:r>
          </m:sub>
          <m:sup>
            <m:r>
              <w:rPr>
                <w:rFonts w:ascii="Cambria Math" w:hAnsi="Cambria Math" w:cstheme="minorHAnsi"/>
                <w:sz w:val="22"/>
                <w:szCs w:val="22"/>
              </w:rPr>
              <m:t>2</m:t>
            </m:r>
          </m:sup>
        </m:sSubSup>
      </m:oMath>
      <w:r w:rsidR="000F1792" w:rsidRPr="005F2F0C">
        <w:rPr>
          <w:rFonts w:eastAsiaTheme="minorEastAsia" w:cstheme="minorHAnsi"/>
          <w:sz w:val="22"/>
          <w:szCs w:val="22"/>
        </w:rPr>
        <w:t xml:space="preserve">      </w:t>
      </w:r>
      <w:r w:rsidR="00835B37">
        <w:rPr>
          <w:rFonts w:eastAsiaTheme="minorEastAsia" w:cstheme="minorHAnsi"/>
          <w:sz w:val="22"/>
          <w:szCs w:val="22"/>
        </w:rPr>
        <w:t xml:space="preserve">            </w:t>
      </w:r>
      <w:r w:rsidR="000F1792" w:rsidRPr="005F2F0C">
        <w:rPr>
          <w:rFonts w:eastAsiaTheme="minorEastAsia" w:cstheme="minorHAnsi"/>
          <w:sz w:val="22"/>
          <w:szCs w:val="22"/>
        </w:rPr>
        <w:t xml:space="preserve">                              (</w:t>
      </w:r>
      <w:r w:rsidR="00B109F1">
        <w:rPr>
          <w:rFonts w:eastAsiaTheme="minorEastAsia" w:cstheme="minorHAnsi"/>
          <w:sz w:val="22"/>
          <w:szCs w:val="22"/>
        </w:rPr>
        <w:t>10</w:t>
      </w:r>
      <w:r w:rsidR="000F1792" w:rsidRPr="005F2F0C">
        <w:rPr>
          <w:rFonts w:eastAsiaTheme="minorEastAsia" w:cstheme="minorHAnsi"/>
          <w:sz w:val="22"/>
          <w:szCs w:val="22"/>
        </w:rPr>
        <w:t>)</w:t>
      </w:r>
    </w:p>
    <w:p w14:paraId="5A91A9A4" w14:textId="175BF98F" w:rsidR="00CD3315" w:rsidRDefault="00AB0F96" w:rsidP="00904830">
      <w:pPr>
        <w:spacing w:line="480" w:lineRule="auto"/>
        <w:contextualSpacing/>
        <w:jc w:val="both"/>
        <w:rPr>
          <w:rFonts w:eastAsiaTheme="minorEastAsia" w:cstheme="minorHAnsi"/>
          <w:iCs/>
          <w:sz w:val="22"/>
          <w:szCs w:val="22"/>
          <w:lang w:val="en-US"/>
        </w:rPr>
      </w:pPr>
      <w:r w:rsidRPr="00F030E3">
        <w:rPr>
          <w:rFonts w:eastAsiaTheme="minorEastAsia" w:cstheme="minorHAnsi"/>
          <w:iCs/>
          <w:sz w:val="22"/>
          <w:szCs w:val="22"/>
          <w:lang w:val="en-US"/>
        </w:rPr>
        <w:lastRenderedPageBreak/>
        <w:t xml:space="preserve">where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sub>
        </m:sSub>
      </m:oMath>
      <w:r w:rsidR="003B38E8" w:rsidRPr="00F030E3">
        <w:rPr>
          <w:rFonts w:eastAsiaTheme="minorEastAsia" w:cstheme="minorHAnsi"/>
          <w:iCs/>
          <w:sz w:val="22"/>
          <w:szCs w:val="22"/>
          <w:lang w:val="en-US"/>
        </w:rPr>
        <w:t xml:space="preserve"> in Eq. </w:t>
      </w:r>
      <w:r w:rsidR="00F012FF" w:rsidRPr="00F030E3">
        <w:rPr>
          <w:rFonts w:eastAsiaTheme="minorEastAsia" w:cstheme="minorHAnsi"/>
          <w:iCs/>
          <w:sz w:val="22"/>
          <w:szCs w:val="22"/>
          <w:lang w:val="en-US"/>
        </w:rPr>
        <w:t>9</w:t>
      </w:r>
      <w:r w:rsidR="003B38E8" w:rsidRPr="00F030E3">
        <w:rPr>
          <w:rFonts w:eastAsiaTheme="minorEastAsia" w:cstheme="minorHAnsi"/>
          <w:iCs/>
          <w:sz w:val="22"/>
          <w:szCs w:val="22"/>
          <w:lang w:val="en-US"/>
        </w:rPr>
        <w:t xml:space="preserve"> refers to consumption rates divided by the mean rate value by species</w:t>
      </w:r>
      <w:r w:rsidR="00EC30F3" w:rsidRPr="00F030E3">
        <w:rPr>
          <w:rFonts w:eastAsiaTheme="minorEastAsia" w:cstheme="minorHAnsi"/>
          <w:iCs/>
          <w:sz w:val="22"/>
          <w:szCs w:val="22"/>
          <w:lang w:val="en-US"/>
        </w:rPr>
        <w:t xml:space="preserve"> </w:t>
      </w:r>
      <m:oMath>
        <m:r>
          <w:rPr>
            <w:rFonts w:ascii="Cambria Math" w:eastAsiaTheme="minorEastAsia" w:hAnsi="Cambria Math" w:cstheme="minorHAnsi"/>
            <w:sz w:val="22"/>
            <w:szCs w:val="22"/>
          </w:rPr>
          <m:t>j</m:t>
        </m:r>
      </m:oMath>
      <w:r w:rsidR="003B38E8" w:rsidRPr="00F030E3">
        <w:rPr>
          <w:rFonts w:eastAsiaTheme="minorEastAsia" w:cstheme="minorHAnsi"/>
          <w:iCs/>
          <w:sz w:val="22"/>
          <w:szCs w:val="22"/>
          <w:lang w:val="en-US"/>
        </w:rPr>
        <w:t xml:space="preserv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sub>
        </m:sSub>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rPr>
              <m:t>j</m:t>
            </m:r>
          </m:sub>
        </m:sSub>
        <m:r>
          <w:rPr>
            <w:rFonts w:ascii="Cambria Math" w:eastAsiaTheme="minorEastAsia" w:hAnsi="Cambria Math" w:cstheme="minorHAnsi"/>
            <w:sz w:val="22"/>
            <w:szCs w:val="22"/>
            <w:lang w:val="en-US"/>
          </w:rPr>
          <m:t>-</m:t>
        </m:r>
        <m:acc>
          <m:accPr>
            <m:chr m:val="̅"/>
            <m:ctrlPr>
              <w:rPr>
                <w:rFonts w:ascii="Cambria Math" w:eastAsiaTheme="minorEastAsia" w:hAnsi="Cambria Math" w:cstheme="minorHAnsi"/>
                <w:i/>
                <w:iCs/>
                <w:sz w:val="22"/>
                <w:szCs w:val="22"/>
                <w:lang w:val="en-GB" w:eastAsia="en-US"/>
              </w:rPr>
            </m:ctrlPr>
          </m:accPr>
          <m:e>
            <w:commentRangeStart w:id="49"/>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rPr>
                  <m:t>j</m:t>
                </m:r>
              </m:sub>
            </m:sSub>
            <w:commentRangeEnd w:id="49"/>
            <m:r>
              <m:rPr>
                <m:sty m:val="p"/>
              </m:rPr>
              <w:rPr>
                <w:rStyle w:val="CommentReference"/>
              </w:rPr>
              <w:commentReference w:id="49"/>
            </m:r>
          </m:e>
        </m:acc>
      </m:oMath>
      <w:r w:rsidR="003B38E8" w:rsidRPr="00F030E3">
        <w:rPr>
          <w:rFonts w:eastAsiaTheme="minorEastAsia" w:cstheme="minorHAnsi"/>
          <w:iCs/>
          <w:sz w:val="22"/>
          <w:szCs w:val="22"/>
          <w:lang w:val="en-US"/>
        </w:rPr>
        <w:t>)</w:t>
      </w:r>
      <w:r w:rsidR="007D166C" w:rsidRPr="00F030E3">
        <w:rPr>
          <w:rFonts w:eastAsiaTheme="minorEastAsia" w:cstheme="minorHAnsi"/>
          <w:iCs/>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3B38E8" w:rsidRPr="00F030E3">
        <w:rPr>
          <w:rFonts w:eastAsiaTheme="minorEastAsia" w:cstheme="minorHAnsi"/>
          <w:sz w:val="22"/>
          <w:szCs w:val="22"/>
          <w:lang w:val="en-US"/>
        </w:rPr>
        <w:t xml:space="preserve"> </w:t>
      </w:r>
      <w:r w:rsidR="003B38E8" w:rsidRPr="00F030E3">
        <w:rPr>
          <w:rFonts w:eastAsiaTheme="minorEastAsia" w:cstheme="minorHAnsi"/>
          <w:iCs/>
          <w:sz w:val="22"/>
          <w:szCs w:val="22"/>
          <w:lang w:val="en-US"/>
        </w:rPr>
        <w:t xml:space="preserve">in Eq. </w:t>
      </w:r>
      <w:r w:rsidR="00044758" w:rsidRPr="00F030E3">
        <w:rPr>
          <w:rFonts w:eastAsiaTheme="minorEastAsia" w:cstheme="minorHAnsi"/>
          <w:iCs/>
          <w:sz w:val="22"/>
          <w:szCs w:val="22"/>
          <w:lang w:val="en-US"/>
        </w:rPr>
        <w:t>10</w:t>
      </w:r>
      <w:r w:rsidR="003B38E8" w:rsidRPr="00F030E3">
        <w:rPr>
          <w:rFonts w:eastAsiaTheme="minorEastAsia" w:cstheme="minorHAnsi"/>
          <w:iCs/>
          <w:sz w:val="22"/>
          <w:szCs w:val="22"/>
          <w:lang w:val="en-US"/>
        </w:rPr>
        <w:t xml:space="preserve"> is </w:t>
      </w:r>
      <w:r w:rsidR="0001593D" w:rsidRPr="00F030E3">
        <w:rPr>
          <w:rFonts w:eastAsiaTheme="minorEastAsia" w:cstheme="minorHAnsi"/>
          <w:iCs/>
          <w:sz w:val="22"/>
          <w:szCs w:val="22"/>
          <w:lang w:val="en-US"/>
        </w:rPr>
        <w:t>mean</w:t>
      </w:r>
      <w:r w:rsidR="00512B4A" w:rsidRPr="00F030E3">
        <w:rPr>
          <w:rFonts w:eastAsiaTheme="minorEastAsia" w:cstheme="minorHAnsi"/>
          <w:iCs/>
          <w:sz w:val="22"/>
          <w:szCs w:val="22"/>
          <w:lang w:val="en-US"/>
        </w:rPr>
        <w:t>-</w:t>
      </w:r>
      <w:r w:rsidR="0001593D" w:rsidRPr="00F030E3">
        <w:rPr>
          <w:rFonts w:eastAsiaTheme="minorEastAsia" w:cstheme="minorHAnsi"/>
          <w:iCs/>
          <w:sz w:val="22"/>
          <w:szCs w:val="22"/>
          <w:lang w:val="en-US"/>
        </w:rPr>
        <w:t>centered natural log of body mass</w:t>
      </w:r>
      <w:r w:rsidR="00DE191D" w:rsidRPr="00F030E3">
        <w:rPr>
          <w:rFonts w:eastAsiaTheme="minorEastAsia" w:cstheme="minorHAnsi"/>
          <w:iCs/>
          <w:sz w:val="22"/>
          <w:szCs w:val="22"/>
          <w:lang w:val="en-US"/>
        </w:rPr>
        <w:t xml:space="preserve"> in unit </w:t>
      </w:r>
      <m:oMath>
        <m:r>
          <m:rPr>
            <m:sty m:val="p"/>
          </m:rPr>
          <w:rPr>
            <w:rFonts w:ascii="Cambria Math" w:eastAsiaTheme="minorEastAsia" w:hAnsi="Cambria Math" w:cstheme="minorHAnsi"/>
            <w:sz w:val="22"/>
            <w:szCs w:val="22"/>
            <w:lang w:val="en-US"/>
          </w:rPr>
          <m:t>g</m:t>
        </m:r>
      </m:oMath>
      <w:r w:rsidR="00793F14" w:rsidRPr="00F030E3">
        <w:rPr>
          <w:rFonts w:eastAsiaTheme="minorEastAsia" w:cstheme="minorHAnsi"/>
          <w:sz w:val="22"/>
          <w:szCs w:val="22"/>
          <w:lang w:val="en-US"/>
        </w:rPr>
        <w:t xml:space="preserve"> </w:t>
      </w:r>
      <w:r w:rsidR="00793F14" w:rsidRPr="00F030E3">
        <w:rPr>
          <w:rFonts w:eastAsiaTheme="minorEastAsia" w:cstheme="minorHAnsi"/>
          <w:iCs/>
          <w:sz w:val="22"/>
          <w:szCs w:val="22"/>
          <w:lang w:val="en-US"/>
        </w:rPr>
        <w:t>by species</w:t>
      </w:r>
      <w:r w:rsidR="00675179" w:rsidRPr="00F030E3">
        <w:rPr>
          <w:rFonts w:eastAsiaTheme="minorEastAsia" w:cstheme="minorHAnsi"/>
          <w:iCs/>
          <w:sz w:val="22"/>
          <w:szCs w:val="22"/>
          <w:lang w:val="en-US"/>
        </w:rPr>
        <w:t xml:space="preserve"> </w:t>
      </w:r>
      <w:r w:rsidR="00BE3CF4" w:rsidRPr="00F030E3">
        <w:rPr>
          <w:rFonts w:eastAsiaTheme="minorEastAsia" w:cstheme="minorHAnsi"/>
          <w:iCs/>
          <w:sz w:val="22"/>
          <w:szCs w:val="22"/>
          <w:lang w:val="en-US"/>
        </w:rPr>
        <w:t>(</w:t>
      </w:r>
      <m:oMath>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eastAsiaTheme="minorEastAsia" w:hAnsi="Cambria Math" w:cstheme="minorHAnsi"/>
            <w:sz w:val="22"/>
            <w:szCs w:val="22"/>
            <w:lang w:val="en-US"/>
          </w:rPr>
          <m:t>=</m:t>
        </m:r>
        <m:func>
          <m:funcPr>
            <m:ctrlPr>
              <w:rPr>
                <w:rFonts w:ascii="Cambria Math" w:eastAsiaTheme="minorEastAsia" w:hAnsi="Cambria Math" w:cstheme="minorHAnsi"/>
                <w:i/>
                <w:iCs/>
                <w:sz w:val="22"/>
                <w:szCs w:val="22"/>
                <w:lang w:val="en-GB" w:eastAsia="en-US"/>
              </w:rPr>
            </m:ctrlPr>
          </m:funcPr>
          <m:fName>
            <m:r>
              <m:rPr>
                <m:sty m:val="p"/>
              </m:rPr>
              <w:rPr>
                <w:rFonts w:ascii="Cambria Math" w:hAnsi="Cambria Math" w:cstheme="minorHAnsi"/>
                <w:sz w:val="22"/>
                <w:szCs w:val="22"/>
                <w:lang w:val="en-GB" w:eastAsia="en-US"/>
              </w:rPr>
              <m:t>ln</m:t>
            </m:r>
          </m:fName>
          <m:e>
            <m:r>
              <w:rPr>
                <w:rFonts w:ascii="Cambria Math" w:eastAsiaTheme="minorEastAsia"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func>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lang w:val="en-US"/>
          </w:rPr>
          <m:t>-</m:t>
        </m:r>
        <m:acc>
          <m:accPr>
            <m:chr m:val="̅"/>
            <m:ctrlPr>
              <w:rPr>
                <w:rFonts w:ascii="Cambria Math" w:eastAsiaTheme="minorEastAsia" w:hAnsi="Cambria Math" w:cstheme="minorHAnsi"/>
                <w:i/>
                <w:iCs/>
                <w:sz w:val="22"/>
                <w:szCs w:val="22"/>
                <w:lang w:val="en-GB" w:eastAsia="en-US"/>
              </w:rPr>
            </m:ctrlPr>
          </m:accPr>
          <m:e>
            <m:func>
              <m:funcPr>
                <m:ctrlPr>
                  <w:rPr>
                    <w:rFonts w:ascii="Cambria Math" w:eastAsiaTheme="minorEastAsia" w:hAnsi="Cambria Math" w:cstheme="minorHAnsi"/>
                    <w:i/>
                    <w:iCs/>
                    <w:sz w:val="22"/>
                    <w:szCs w:val="22"/>
                    <w:lang w:val="en-GB" w:eastAsia="en-US"/>
                  </w:rPr>
                </m:ctrlPr>
              </m:funcPr>
              <m:fName>
                <m:r>
                  <m:rPr>
                    <m:sty m:val="p"/>
                  </m:rPr>
                  <w:rPr>
                    <w:rFonts w:ascii="Cambria Math" w:hAnsi="Cambria Math" w:cstheme="minorHAnsi"/>
                    <w:sz w:val="22"/>
                    <w:szCs w:val="22"/>
                    <w:lang w:val="en-GB" w:eastAsia="en-US"/>
                  </w:rPr>
                  <m:t>ln</m:t>
                </m:r>
              </m:fName>
              <m:e>
                <m:r>
                  <w:rPr>
                    <w:rFonts w:ascii="Cambria Math" w:eastAsiaTheme="minorEastAsia"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func>
            <m:r>
              <w:rPr>
                <w:rFonts w:ascii="Cambria Math" w:eastAsiaTheme="minorEastAsia" w:hAnsi="Cambria Math" w:cstheme="minorHAnsi"/>
                <w:sz w:val="22"/>
                <w:szCs w:val="22"/>
                <w:lang w:val="en-US"/>
              </w:rPr>
              <m:t>)</m:t>
            </m:r>
          </m:e>
        </m:acc>
      </m:oMath>
      <w:r w:rsidR="00292036" w:rsidRPr="00F030E3">
        <w:rPr>
          <w:rFonts w:eastAsiaTheme="minorEastAsia" w:cstheme="minorHAnsi"/>
          <w:iCs/>
          <w:sz w:val="22"/>
          <w:szCs w:val="22"/>
          <w:lang w:val="en-US"/>
        </w:rPr>
        <w:t xml:space="preserve">, </w:t>
      </w:r>
      <w:r w:rsidR="006718D4" w:rsidRPr="00F030E3">
        <w:rPr>
          <w:rFonts w:eastAsiaTheme="minorEastAsia" w:cstheme="minorHAnsi"/>
          <w:iCs/>
          <w:sz w:val="22"/>
          <w:szCs w:val="22"/>
          <w:lang w:val="en-US"/>
        </w:rPr>
        <w:t>i.e.</w:t>
      </w:r>
      <w:r w:rsidR="00292036" w:rsidRPr="00F030E3">
        <w:rPr>
          <w:rFonts w:eastAsiaTheme="minorEastAsia" w:cstheme="minorHAnsi"/>
          <w:iCs/>
          <w:sz w:val="22"/>
          <w:szCs w:val="22"/>
          <w:lang w:val="en-US"/>
        </w:rPr>
        <w:t xml:space="preserve"> </w:t>
      </w:r>
      <w:r w:rsidR="00BE3CF4" w:rsidRPr="00F030E3">
        <w:rPr>
          <w:rFonts w:eastAsiaTheme="minorEastAsia" w:cstheme="minorHAnsi"/>
          <w:iCs/>
          <w:sz w:val="22"/>
          <w:szCs w:val="22"/>
          <w:lang w:val="en-US"/>
        </w:rPr>
        <w:t xml:space="preserve">not normalized to </w:t>
      </w:r>
      <w:r w:rsidR="00DA5AD0" w:rsidRPr="00F030E3">
        <w:rPr>
          <w:rFonts w:eastAsiaTheme="minorEastAsia" w:cstheme="minorHAnsi"/>
          <w:iCs/>
          <w:sz w:val="22"/>
          <w:szCs w:val="22"/>
          <w:lang w:val="en-US"/>
        </w:rPr>
        <w:t>maximum body mass</w:t>
      </w:r>
      <w:r w:rsidR="00364999">
        <w:rPr>
          <w:rFonts w:eastAsiaTheme="minorEastAsia" w:cstheme="minorHAnsi"/>
          <w:iCs/>
          <w:sz w:val="22"/>
          <w:szCs w:val="22"/>
          <w:lang w:val="en-US"/>
        </w:rPr>
        <w:t xml:space="preserve"> as we fit this model by species</w:t>
      </w:r>
      <w:r w:rsidR="00BE3CF4" w:rsidRPr="00F030E3">
        <w:rPr>
          <w:rFonts w:eastAsiaTheme="minorEastAsia" w:cstheme="minorHAnsi"/>
          <w:iCs/>
          <w:sz w:val="22"/>
          <w:szCs w:val="22"/>
          <w:lang w:val="en-US"/>
        </w:rPr>
        <w:t xml:space="preserve">) </w:t>
      </w:r>
      <w:r w:rsidR="00675179" w:rsidRPr="00F030E3">
        <w:rPr>
          <w:rFonts w:eastAsiaTheme="minorEastAsia" w:cstheme="minorHAnsi"/>
          <w:iCs/>
          <w:sz w:val="22"/>
          <w:szCs w:val="22"/>
          <w:lang w:val="en-US"/>
        </w:rPr>
        <w:t xml:space="preserve">and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sub>
        </m:sSub>
      </m:oMath>
      <w:r w:rsidR="002022AA" w:rsidRPr="00F030E3">
        <w:rPr>
          <w:rFonts w:eastAsiaTheme="minorEastAsia" w:cstheme="minorHAnsi"/>
          <w:sz w:val="22"/>
          <w:szCs w:val="22"/>
          <w:lang w:val="en-US"/>
        </w:rPr>
        <w:t xml:space="preserve"> is mean-centered </w:t>
      </w:r>
      <w:r w:rsidR="00030F1A" w:rsidRPr="00F030E3">
        <w:rPr>
          <w:rFonts w:eastAsiaTheme="minorEastAsia" w:cstheme="minorHAnsi"/>
          <w:sz w:val="22"/>
          <w:szCs w:val="22"/>
          <w:lang w:val="en-US"/>
        </w:rPr>
        <w:t xml:space="preserve">standardized </w:t>
      </w:r>
      <w:r w:rsidR="002022AA" w:rsidRPr="00F030E3">
        <w:rPr>
          <w:rFonts w:eastAsiaTheme="minorEastAsia" w:cstheme="minorHAnsi"/>
          <w:sz w:val="22"/>
          <w:szCs w:val="22"/>
          <w:lang w:val="en-US"/>
        </w:rPr>
        <w:t>temperature</w:t>
      </w:r>
      <w:r w:rsidR="00FC538B" w:rsidRPr="00F030E3">
        <w:rPr>
          <w:rFonts w:eastAsiaTheme="minorEastAsia" w:cstheme="minorHAnsi"/>
          <w:sz w:val="22"/>
          <w:szCs w:val="22"/>
          <w:lang w:val="en-US"/>
        </w:rPr>
        <w:t xml:space="preserve"> </w:t>
      </w:r>
      <w:r w:rsidR="002B5150" w:rsidRPr="00F030E3">
        <w:rPr>
          <w:rFonts w:eastAsiaTheme="minorEastAsia" w:cstheme="minorHAnsi"/>
          <w:sz w:val="22"/>
          <w:szCs w:val="22"/>
          <w:lang w:val="en-US"/>
        </w:rPr>
        <w:t xml:space="preserve">by </w:t>
      </w:r>
      <w:r w:rsidR="00FC538B" w:rsidRPr="00F030E3">
        <w:rPr>
          <w:rFonts w:eastAsiaTheme="minorEastAsia" w:cstheme="minorHAnsi"/>
          <w:sz w:val="22"/>
          <w:szCs w:val="22"/>
          <w:lang w:val="en-US"/>
        </w:rPr>
        <w:t>species</w:t>
      </w:r>
      <w:r w:rsidR="00152F4A" w:rsidRPr="00F030E3">
        <w:rPr>
          <w:rFonts w:eastAsiaTheme="minorEastAsia" w:cstheme="minorHAnsi"/>
          <w:sz w:val="22"/>
          <w:szCs w:val="22"/>
          <w:lang w:val="en-US"/>
        </w:rPr>
        <w:t xml:space="preserve">, where the </w:t>
      </w:r>
      <w:r w:rsidR="00222C1A" w:rsidRPr="00F030E3">
        <w:rPr>
          <w:rFonts w:eastAsiaTheme="minorEastAsia" w:cstheme="minorHAnsi"/>
          <w:sz w:val="22"/>
          <w:szCs w:val="22"/>
          <w:lang w:val="en-US"/>
        </w:rPr>
        <w:t>standardized</w:t>
      </w:r>
      <w:r w:rsidR="00152F4A" w:rsidRPr="00F030E3">
        <w:rPr>
          <w:rFonts w:eastAsiaTheme="minorEastAsia" w:cstheme="minorHAnsi"/>
          <w:sz w:val="22"/>
          <w:szCs w:val="22"/>
          <w:lang w:val="en-US"/>
        </w:rPr>
        <w:t xml:space="preserve"> </w:t>
      </w:r>
      <w:r w:rsidR="00222C1A" w:rsidRPr="00F030E3">
        <w:rPr>
          <w:rFonts w:eastAsiaTheme="minorEastAsia" w:cstheme="minorHAnsi"/>
          <w:sz w:val="22"/>
          <w:szCs w:val="22"/>
          <w:lang w:val="en-US"/>
        </w:rPr>
        <w:t xml:space="preserve">temperature </w:t>
      </w:r>
      <w:r w:rsidR="00152F4A" w:rsidRPr="00F030E3">
        <w:rPr>
          <w:rFonts w:eastAsiaTheme="minorEastAsia" w:cstheme="minorHAnsi"/>
          <w:sz w:val="22"/>
          <w:szCs w:val="22"/>
          <w:lang w:val="en-US"/>
        </w:rPr>
        <w:t xml:space="preserve">is defined as </w:t>
      </w:r>
      <w:r w:rsidR="005842DC" w:rsidRPr="00F030E3">
        <w:rPr>
          <w:rFonts w:eastAsiaTheme="minorEastAsia" w:cstheme="minorHAnsi"/>
          <w:sz w:val="22"/>
          <w:szCs w:val="22"/>
          <w:lang w:val="en-US"/>
        </w:rPr>
        <w:t>(</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hAnsi="Cambria Math" w:cstheme="minorHAnsi"/>
            <w:sz w:val="22"/>
            <w:szCs w:val="22"/>
            <w:lang w:val="en-US"/>
          </w:rPr>
          <m:t>=</m:t>
        </m:r>
        <m:r>
          <w:rPr>
            <w:rFonts w:ascii="Cambria Math"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r>
          <w:rPr>
            <w:rFonts w:ascii="Cambria Math" w:hAnsi="Cambria Math" w:cstheme="minorHAnsi"/>
            <w:sz w:val="22"/>
            <w:szCs w:val="22"/>
            <w:lang w:val="en-US"/>
          </w:rPr>
          <m:t>-</m:t>
        </m:r>
        <m:acc>
          <m:accPr>
            <m:chr m:val="̃"/>
            <m:ctrlPr>
              <w:rPr>
                <w:rFonts w:ascii="Cambria Math" w:eastAsiaTheme="minorHAnsi" w:hAnsi="Cambria Math" w:cstheme="minorHAnsi"/>
                <w:i/>
                <w:sz w:val="22"/>
                <w:szCs w:val="22"/>
                <w:lang w:val="en-GB" w:eastAsia="en-US"/>
              </w:rPr>
            </m:ctrlPr>
          </m:accPr>
          <m:e>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env</m:t>
                </m:r>
                <m:r>
                  <w:rPr>
                    <w:rFonts w:ascii="Cambria Math" w:hAnsi="Cambria Math" w:cstheme="minorHAnsi"/>
                    <w:sz w:val="22"/>
                    <w:szCs w:val="22"/>
                    <w:lang w:val="en-US"/>
                  </w:rPr>
                  <m:t>,</m:t>
                </m:r>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acc>
      </m:oMath>
      <w:r w:rsidR="00386EF7" w:rsidRPr="00F030E3">
        <w:rPr>
          <w:rFonts w:eastAsiaTheme="minorEastAsia" w:cstheme="minorHAnsi"/>
          <w:sz w:val="22"/>
          <w:szCs w:val="22"/>
          <w:lang w:val="en-US"/>
        </w:rPr>
        <w:t>)</w:t>
      </w:r>
      <w:r w:rsidR="003B38E8" w:rsidRPr="00F030E3">
        <w:rPr>
          <w:rFonts w:eastAsiaTheme="minorEastAsia" w:cstheme="minorHAnsi"/>
          <w:iCs/>
          <w:sz w:val="22"/>
          <w:szCs w:val="22"/>
          <w:lang w:val="en-US"/>
        </w:rPr>
        <w:t xml:space="preserve">. </w:t>
      </w:r>
    </w:p>
    <w:p w14:paraId="7FF83BAD" w14:textId="31465DAD" w:rsidR="000F1792" w:rsidRPr="005F2F0C" w:rsidRDefault="00943109" w:rsidP="00D82071">
      <w:pPr>
        <w:spacing w:line="480" w:lineRule="auto"/>
        <w:ind w:firstLine="284"/>
        <w:contextualSpacing/>
        <w:jc w:val="both"/>
        <w:rPr>
          <w:rFonts w:eastAsiaTheme="minorEastAsia" w:cstheme="minorHAnsi"/>
          <w:iCs/>
          <w:sz w:val="22"/>
          <w:szCs w:val="22"/>
        </w:rPr>
      </w:pPr>
      <w:r w:rsidRPr="0046048B">
        <w:rPr>
          <w:rFonts w:eastAsiaTheme="minorEastAsia" w:cstheme="minorHAnsi"/>
          <w:iCs/>
          <w:sz w:val="22"/>
          <w:szCs w:val="22"/>
          <w:lang w:val="en-US"/>
        </w:rPr>
        <w:t>For illustrations of model fits</w:t>
      </w:r>
      <w:r w:rsidR="00751047" w:rsidRPr="0046048B">
        <w:rPr>
          <w:rFonts w:eastAsiaTheme="minorEastAsia" w:cstheme="minorHAnsi"/>
          <w:iCs/>
          <w:sz w:val="22"/>
          <w:szCs w:val="22"/>
          <w:lang w:val="en-US"/>
        </w:rPr>
        <w:t xml:space="preserve">, we predict </w:t>
      </w:r>
      <w:r w:rsidR="004F1B16" w:rsidRPr="0046048B">
        <w:rPr>
          <w:rFonts w:eastAsiaTheme="minorEastAsia" w:cstheme="minorHAnsi"/>
          <w:iCs/>
          <w:sz w:val="22"/>
          <w:szCs w:val="22"/>
          <w:lang w:val="en-US"/>
        </w:rPr>
        <w:t>over the temperature range</w:t>
      </w:r>
      <w:r w:rsidR="00CC4BB5" w:rsidRPr="0046048B">
        <w:rPr>
          <w:rFonts w:eastAsiaTheme="minorEastAsia" w:cstheme="minorHAnsi"/>
          <w:iCs/>
          <w:sz w:val="22"/>
          <w:szCs w:val="22"/>
          <w:lang w:val="en-US"/>
        </w:rPr>
        <w:t xml:space="preserve"> of the data</w:t>
      </w:r>
      <w:r w:rsidR="00F0331C" w:rsidRPr="0046048B">
        <w:rPr>
          <w:rFonts w:eastAsiaTheme="minorEastAsia" w:cstheme="minorHAnsi"/>
          <w:iCs/>
          <w:sz w:val="22"/>
          <w:szCs w:val="22"/>
          <w:lang w:val="en-US"/>
        </w:rPr>
        <w:t xml:space="preserve"> for species </w:t>
      </w:r>
      <m:oMath>
        <m:r>
          <w:rPr>
            <w:rFonts w:ascii="Cambria Math" w:eastAsiaTheme="minorEastAsia" w:hAnsi="Cambria Math" w:cstheme="minorHAnsi"/>
            <w:sz w:val="22"/>
            <w:szCs w:val="22"/>
          </w:rPr>
          <m:t>i</m:t>
        </m:r>
      </m:oMath>
      <w:r w:rsidR="00CC4BB5" w:rsidRPr="0046048B">
        <w:rPr>
          <w:rFonts w:eastAsiaTheme="minorEastAsia" w:cstheme="minorHAnsi"/>
          <w:iCs/>
          <w:sz w:val="22"/>
          <w:szCs w:val="22"/>
          <w:lang w:val="en-US"/>
        </w:rPr>
        <w:t xml:space="preserve"> while keeping </w:t>
      </w:r>
      <w:r w:rsidR="00AC02E7" w:rsidRPr="0046048B">
        <w:rPr>
          <w:rFonts w:eastAsiaTheme="minorEastAsia" w:cstheme="minorHAnsi"/>
          <w:iCs/>
          <w:sz w:val="22"/>
          <w:szCs w:val="22"/>
          <w:lang w:val="en-US"/>
        </w:rPr>
        <w:t xml:space="preserve">body mass </w:t>
      </w:r>
      <w:r w:rsidR="00355AC9" w:rsidRPr="0046048B">
        <w:rPr>
          <w:rFonts w:eastAsiaTheme="minorEastAsia" w:cstheme="minorHAnsi"/>
          <w:iCs/>
          <w:sz w:val="22"/>
          <w:szCs w:val="22"/>
          <w:lang w:val="en-US"/>
        </w:rPr>
        <w:t xml:space="preserve">at 0 (corresponding to the mean </w:t>
      </w:r>
      <w:r w:rsidR="00863975" w:rsidRPr="0046048B">
        <w:rPr>
          <w:rFonts w:eastAsiaTheme="minorEastAsia" w:cstheme="minorHAnsi"/>
          <w:iCs/>
          <w:sz w:val="22"/>
          <w:szCs w:val="22"/>
          <w:lang w:val="en-US"/>
        </w:rPr>
        <w:t>mass</w:t>
      </w:r>
      <w:r w:rsidR="004A0EB5">
        <w:rPr>
          <w:rFonts w:eastAsiaTheme="minorEastAsia" w:cstheme="minorHAnsi"/>
          <w:iCs/>
          <w:sz w:val="22"/>
          <w:szCs w:val="22"/>
          <w:lang w:val="en-US"/>
        </w:rPr>
        <w:t xml:space="preserve"> within each species</w:t>
      </w:r>
      <w:r w:rsidR="00957675" w:rsidRPr="0046048B">
        <w:rPr>
          <w:rFonts w:eastAsiaTheme="minorEastAsia" w:cstheme="minorHAnsi"/>
          <w:iCs/>
          <w:sz w:val="22"/>
          <w:szCs w:val="22"/>
          <w:lang w:val="en-US"/>
        </w:rPr>
        <w:t xml:space="preserve"> in </w:t>
      </w:r>
      <m:oMath>
        <m:r>
          <m:rPr>
            <m:sty m:val="p"/>
          </m:rPr>
          <w:rPr>
            <w:rFonts w:ascii="Cambria Math" w:eastAsiaTheme="minorEastAsia" w:hAnsi="Cambria Math" w:cstheme="minorHAnsi"/>
            <w:sz w:val="22"/>
            <w:szCs w:val="22"/>
            <w:lang w:val="en-US"/>
          </w:rPr>
          <m:t>g</m:t>
        </m:r>
      </m:oMath>
      <w:r w:rsidR="00863975" w:rsidRPr="0046048B">
        <w:rPr>
          <w:rFonts w:eastAsiaTheme="minorEastAsia" w:cstheme="minorHAnsi"/>
          <w:iCs/>
          <w:sz w:val="22"/>
          <w:szCs w:val="22"/>
          <w:lang w:val="en-US"/>
        </w:rPr>
        <w:t>)</w:t>
      </w:r>
      <w:r w:rsidR="009B3E65" w:rsidRPr="0046048B">
        <w:rPr>
          <w:rFonts w:eastAsiaTheme="minorEastAsia" w:cstheme="minorHAnsi"/>
          <w:iCs/>
          <w:sz w:val="22"/>
          <w:szCs w:val="22"/>
          <w:lang w:val="en-US"/>
        </w:rPr>
        <w:t xml:space="preserve"> (</w:t>
      </w:r>
      <w:r w:rsidR="009B3E65" w:rsidRPr="0046048B">
        <w:rPr>
          <w:rFonts w:eastAsiaTheme="minorEastAsia" w:cstheme="minorHAnsi"/>
          <w:iCs/>
          <w:color w:val="FF0000"/>
          <w:sz w:val="22"/>
          <w:szCs w:val="22"/>
          <w:lang w:val="en-US"/>
        </w:rPr>
        <w:t xml:space="preserve">Fig. </w:t>
      </w:r>
      <w:r w:rsidR="009B3E65" w:rsidRPr="009B3E65">
        <w:rPr>
          <w:rFonts w:eastAsiaTheme="minorEastAsia" w:cstheme="minorHAnsi"/>
          <w:iCs/>
          <w:color w:val="FF0000"/>
          <w:sz w:val="22"/>
          <w:szCs w:val="22"/>
        </w:rPr>
        <w:t>SX</w:t>
      </w:r>
      <w:r w:rsidR="009B3E65">
        <w:rPr>
          <w:rFonts w:eastAsiaTheme="minorEastAsia" w:cstheme="minorHAnsi"/>
          <w:iCs/>
          <w:sz w:val="22"/>
          <w:szCs w:val="22"/>
        </w:rPr>
        <w:t>)</w:t>
      </w:r>
      <w:r w:rsidR="00E40D36">
        <w:rPr>
          <w:rFonts w:eastAsiaTheme="minorEastAsia" w:cstheme="minorHAnsi"/>
          <w:iCs/>
          <w:sz w:val="22"/>
          <w:szCs w:val="22"/>
        </w:rPr>
        <w:t xml:space="preserve">. </w:t>
      </w:r>
      <w:r w:rsidR="00051975">
        <w:rPr>
          <w:rFonts w:eastAsiaTheme="minorEastAsia" w:cstheme="minorHAnsi"/>
          <w:iCs/>
          <w:sz w:val="22"/>
          <w:szCs w:val="22"/>
        </w:rPr>
        <w:t xml:space="preserve">The species predictions and data are plotted </w:t>
      </w:r>
      <w:r w:rsidR="00405A3F">
        <w:rPr>
          <w:rFonts w:eastAsiaTheme="minorEastAsia" w:cstheme="minorHAnsi"/>
          <w:iCs/>
          <w:sz w:val="22"/>
          <w:szCs w:val="22"/>
        </w:rPr>
        <w:t>together</w:t>
      </w:r>
      <w:r w:rsidR="00405A3F">
        <w:rPr>
          <w:rFonts w:eastAsiaTheme="minorEastAsia" w:cstheme="minorHAnsi"/>
          <w:iCs/>
          <w:sz w:val="22"/>
          <w:szCs w:val="22"/>
        </w:rPr>
        <w:t xml:space="preserve"> </w:t>
      </w:r>
      <w:r w:rsidR="00051975">
        <w:rPr>
          <w:rFonts w:eastAsiaTheme="minorEastAsia" w:cstheme="minorHAnsi"/>
          <w:iCs/>
          <w:sz w:val="22"/>
          <w:szCs w:val="22"/>
        </w:rPr>
        <w:t xml:space="preserve">in </w:t>
      </w:r>
      <w:r w:rsidR="00051975" w:rsidRPr="00051975">
        <w:rPr>
          <w:rFonts w:eastAsiaTheme="minorEastAsia" w:cstheme="minorHAnsi"/>
          <w:iCs/>
          <w:color w:val="FF0000"/>
          <w:sz w:val="22"/>
          <w:szCs w:val="22"/>
        </w:rPr>
        <w:t>Fig. X</w:t>
      </w:r>
      <w:r w:rsidR="00051975">
        <w:rPr>
          <w:rFonts w:eastAsiaTheme="minorEastAsia" w:cstheme="minorHAnsi"/>
          <w:iCs/>
          <w:sz w:val="22"/>
          <w:szCs w:val="22"/>
        </w:rPr>
        <w:t>,</w:t>
      </w:r>
      <w:r w:rsidR="00405A3F">
        <w:rPr>
          <w:rFonts w:eastAsiaTheme="minorEastAsia" w:cstheme="minorHAnsi"/>
          <w:iCs/>
          <w:sz w:val="22"/>
          <w:szCs w:val="22"/>
        </w:rPr>
        <w:t xml:space="preserve"> </w:t>
      </w:r>
      <w:r w:rsidR="008F7730">
        <w:rPr>
          <w:rFonts w:eastAsiaTheme="minorEastAsia" w:cstheme="minorHAnsi"/>
          <w:iCs/>
          <w:sz w:val="22"/>
          <w:szCs w:val="22"/>
        </w:rPr>
        <w:t xml:space="preserve">to illustrate the </w:t>
      </w:r>
      <w:r w:rsidR="00683099">
        <w:rPr>
          <w:rFonts w:eastAsiaTheme="minorEastAsia" w:cstheme="minorHAnsi"/>
          <w:iCs/>
          <w:sz w:val="22"/>
          <w:szCs w:val="22"/>
        </w:rPr>
        <w:t>spread in optimum temperature measured as distance to environmental median</w:t>
      </w:r>
      <w:r w:rsidR="00EA0AC9">
        <w:rPr>
          <w:rFonts w:eastAsiaTheme="minorEastAsia" w:cstheme="minorHAnsi"/>
          <w:iCs/>
          <w:sz w:val="22"/>
          <w:szCs w:val="22"/>
        </w:rPr>
        <w:t>.</w:t>
      </w:r>
      <w:r w:rsidR="00105760">
        <w:rPr>
          <w:rFonts w:eastAsiaTheme="minorEastAsia" w:cstheme="minorHAnsi"/>
          <w:iCs/>
          <w:sz w:val="22"/>
          <w:szCs w:val="22"/>
        </w:rPr>
        <w:t xml:space="preserve"> We also illustrate model fits by </w:t>
      </w:r>
      <w:r w:rsidR="004C33DE">
        <w:rPr>
          <w:rFonts w:eastAsiaTheme="minorEastAsia" w:cstheme="minorHAnsi"/>
          <w:iCs/>
          <w:sz w:val="22"/>
          <w:szCs w:val="22"/>
        </w:rPr>
        <w:t xml:space="preserve">rescaling </w:t>
      </w:r>
      <w:r w:rsidR="00B1387E">
        <w:rPr>
          <w:rFonts w:eastAsiaTheme="minorEastAsia" w:cstheme="minorHAnsi"/>
          <w:iCs/>
          <w:sz w:val="22"/>
          <w:szCs w:val="22"/>
        </w:rPr>
        <w:t>both data and predictions</w:t>
      </w:r>
      <w:r w:rsidR="00E26893">
        <w:rPr>
          <w:rFonts w:eastAsiaTheme="minorEastAsia" w:cstheme="minorHAnsi"/>
          <w:iCs/>
          <w:sz w:val="22"/>
          <w:szCs w:val="22"/>
        </w:rPr>
        <w:t xml:space="preserve"> to the maximum predicted rate </w:t>
      </w:r>
      <w:r w:rsidR="00D5511F">
        <w:rPr>
          <w:rFonts w:eastAsiaTheme="minorEastAsia" w:cstheme="minorHAnsi"/>
          <w:iCs/>
          <w:sz w:val="22"/>
          <w:szCs w:val="22"/>
        </w:rPr>
        <w:t>within</w:t>
      </w:r>
      <w:r w:rsidR="00E26893">
        <w:rPr>
          <w:rFonts w:eastAsiaTheme="minorEastAsia" w:cstheme="minorHAnsi"/>
          <w:iCs/>
          <w:sz w:val="22"/>
          <w:szCs w:val="22"/>
        </w:rPr>
        <w:t xml:space="preserve"> species</w:t>
      </w:r>
      <w:r w:rsidR="00105A2E">
        <w:rPr>
          <w:rFonts w:eastAsiaTheme="minorEastAsia" w:cstheme="minorHAnsi"/>
          <w:iCs/>
          <w:sz w:val="22"/>
          <w:szCs w:val="22"/>
        </w:rPr>
        <w:t xml:space="preserve"> and subtract the optimum temperature from each temperature and add the overall mean optimum temperature, </w:t>
      </w:r>
      <w:r w:rsidR="009C5DF0">
        <w:rPr>
          <w:rFonts w:eastAsiaTheme="minorEastAsia" w:cstheme="minorHAnsi"/>
          <w:iCs/>
          <w:sz w:val="22"/>
          <w:szCs w:val="22"/>
        </w:rPr>
        <w:t xml:space="preserve">as in </w:t>
      </w:r>
      <w:r w:rsidR="00712A90">
        <w:rPr>
          <w:rFonts w:eastAsiaTheme="minorEastAsia" w:cstheme="minorHAnsi"/>
          <w:iCs/>
          <w:sz w:val="22"/>
          <w:szCs w:val="22"/>
        </w:rPr>
        <w:fldChar w:fldCharType="begin"/>
      </w:r>
      <w:r w:rsidR="00712A90">
        <w:rPr>
          <w:rFonts w:eastAsiaTheme="minorEastAsia" w:cstheme="minorHAnsi"/>
          <w:iCs/>
          <w:sz w:val="22"/>
          <w:szCs w:val="22"/>
        </w:rPr>
        <w:instrText xml:space="preserve"> ADDIN ZOTERO_ITEM CSL_CITATION {"citationID":"3JPmft9R","properties":{"formattedCitation":"(Englund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712A90">
        <w:rPr>
          <w:rFonts w:eastAsiaTheme="minorEastAsia" w:cstheme="minorHAnsi"/>
          <w:iCs/>
          <w:sz w:val="22"/>
          <w:szCs w:val="22"/>
        </w:rPr>
        <w:fldChar w:fldCharType="separate"/>
      </w:r>
      <w:r w:rsidR="00712A90" w:rsidRPr="00712A90">
        <w:rPr>
          <w:rFonts w:hAnsiTheme="minorHAnsi"/>
          <w:sz w:val="22"/>
          <w:lang w:val="en-GB"/>
        </w:rPr>
        <w:t xml:space="preserve">(Englund </w:t>
      </w:r>
      <w:r w:rsidR="00712A90" w:rsidRPr="00712A90">
        <w:rPr>
          <w:rFonts w:hAnsiTheme="minorHAnsi"/>
          <w:i/>
          <w:iCs/>
          <w:sz w:val="22"/>
          <w:lang w:val="en-GB"/>
        </w:rPr>
        <w:t>et al.</w:t>
      </w:r>
      <w:r w:rsidR="00712A90" w:rsidRPr="00712A90">
        <w:rPr>
          <w:rFonts w:hAnsiTheme="minorHAnsi"/>
          <w:sz w:val="22"/>
          <w:lang w:val="en-GB"/>
        </w:rPr>
        <w:t xml:space="preserve"> 2011)</w:t>
      </w:r>
      <w:r w:rsidR="00712A90">
        <w:rPr>
          <w:rFonts w:eastAsiaTheme="minorEastAsia" w:cstheme="minorHAnsi"/>
          <w:iCs/>
          <w:sz w:val="22"/>
          <w:szCs w:val="22"/>
        </w:rPr>
        <w:fldChar w:fldCharType="end"/>
      </w:r>
      <w:r w:rsidR="00712A90">
        <w:rPr>
          <w:rFonts w:eastAsiaTheme="minorEastAsia" w:cstheme="minorHAnsi"/>
          <w:iCs/>
          <w:sz w:val="22"/>
          <w:szCs w:val="22"/>
        </w:rPr>
        <w:t xml:space="preserve"> (</w:t>
      </w:r>
      <w:r w:rsidR="00712A90" w:rsidRPr="00712A90">
        <w:rPr>
          <w:rFonts w:eastAsiaTheme="minorEastAsia" w:cstheme="minorHAnsi"/>
          <w:iCs/>
          <w:color w:val="FF0000"/>
          <w:sz w:val="22"/>
          <w:szCs w:val="22"/>
        </w:rPr>
        <w:t>Fig. SX</w:t>
      </w:r>
      <w:r w:rsidR="00712A90">
        <w:rPr>
          <w:rFonts w:eastAsiaTheme="minorEastAsia" w:cstheme="minorHAnsi"/>
          <w:iCs/>
          <w:sz w:val="22"/>
          <w:szCs w:val="22"/>
        </w:rPr>
        <w:t>)</w:t>
      </w:r>
      <w:r w:rsidR="00CD45B8">
        <w:rPr>
          <w:rFonts w:eastAsiaTheme="minorEastAsia" w:cstheme="minorHAnsi"/>
          <w:iCs/>
          <w:sz w:val="22"/>
          <w:szCs w:val="22"/>
        </w:rPr>
        <w:t xml:space="preserve">. </w:t>
      </w:r>
      <w:r w:rsidR="005E09C1">
        <w:rPr>
          <w:rFonts w:eastAsiaTheme="minorEastAsia" w:cstheme="minorHAnsi"/>
          <w:iCs/>
          <w:sz w:val="22"/>
          <w:szCs w:val="22"/>
        </w:rPr>
        <w:t>Due to general data limitation we did not fit an interaction term</w:t>
      </w:r>
      <w:r w:rsidR="00B87724">
        <w:rPr>
          <w:rFonts w:eastAsiaTheme="minorEastAsia" w:cstheme="minorHAnsi"/>
          <w:iCs/>
          <w:sz w:val="22"/>
          <w:szCs w:val="22"/>
        </w:rPr>
        <w:t xml:space="preserve"> which alters the optimum temperature by mass</w:t>
      </w:r>
      <w:r w:rsidR="00E22B24">
        <w:rPr>
          <w:rFonts w:eastAsiaTheme="minorEastAsia" w:cstheme="minorHAnsi"/>
          <w:iCs/>
          <w:sz w:val="22"/>
          <w:szCs w:val="22"/>
        </w:rPr>
        <w:t>, however this has been identified in</w:t>
      </w:r>
      <w:r w:rsidR="00DA15B3">
        <w:rPr>
          <w:rFonts w:eastAsiaTheme="minorEastAsia" w:cstheme="minorHAnsi"/>
          <w:iCs/>
          <w:sz w:val="22"/>
          <w:szCs w:val="22"/>
        </w:rPr>
        <w:t xml:space="preserve"> data-rich experiments</w:t>
      </w:r>
      <w:r w:rsidR="002C57E9">
        <w:rPr>
          <w:rFonts w:eastAsiaTheme="minorEastAsia" w:cstheme="minorHAnsi"/>
          <w:iCs/>
          <w:sz w:val="22"/>
          <w:szCs w:val="22"/>
        </w:rPr>
        <w:t xml:space="preserve"> </w:t>
      </w:r>
      <w:r w:rsidR="00712D55">
        <w:rPr>
          <w:rFonts w:eastAsiaTheme="minorEastAsia" w:cstheme="minorHAnsi"/>
          <w:iCs/>
          <w:sz w:val="22"/>
          <w:szCs w:val="22"/>
        </w:rPr>
        <w:fldChar w:fldCharType="begin"/>
      </w:r>
      <w:r w:rsidR="00712D55">
        <w:rPr>
          <w:rFonts w:eastAsiaTheme="minorEastAsia" w:cstheme="minorHAnsi"/>
          <w:iCs/>
          <w:sz w:val="22"/>
          <w:szCs w:val="22"/>
        </w:rPr>
        <w: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12D55">
        <w:rPr>
          <w:rFonts w:eastAsiaTheme="minorEastAsia" w:cstheme="minorHAnsi"/>
          <w:iCs/>
          <w:sz w:val="22"/>
          <w:szCs w:val="22"/>
        </w:rPr>
        <w:fldChar w:fldCharType="separate"/>
      </w:r>
      <w:r w:rsidR="00712D55" w:rsidRPr="00712D55">
        <w:rPr>
          <w:rFonts w:hAnsiTheme="minorHAnsi"/>
          <w:sz w:val="22"/>
          <w:lang w:val="en-GB"/>
        </w:rPr>
        <w:t xml:space="preserve">(García </w:t>
      </w:r>
      <w:proofErr w:type="spellStart"/>
      <w:r w:rsidR="00712D55" w:rsidRPr="00712D55">
        <w:rPr>
          <w:rFonts w:hAnsiTheme="minorHAnsi"/>
          <w:sz w:val="22"/>
          <w:lang w:val="en-GB"/>
        </w:rPr>
        <w:t>García</w:t>
      </w:r>
      <w:proofErr w:type="spellEnd"/>
      <w:r w:rsidR="00712D55" w:rsidRPr="00712D55">
        <w:rPr>
          <w:rFonts w:hAnsiTheme="minorHAnsi"/>
          <w:sz w:val="22"/>
          <w:lang w:val="en-GB"/>
        </w:rPr>
        <w:t xml:space="preserve"> </w:t>
      </w:r>
      <w:r w:rsidR="00712D55" w:rsidRPr="00712D55">
        <w:rPr>
          <w:rFonts w:hAnsiTheme="minorHAnsi"/>
          <w:i/>
          <w:iCs/>
          <w:sz w:val="22"/>
          <w:lang w:val="en-GB"/>
        </w:rPr>
        <w:t>et al.</w:t>
      </w:r>
      <w:r w:rsidR="00712D55" w:rsidRPr="00712D55">
        <w:rPr>
          <w:rFonts w:hAnsiTheme="minorHAnsi"/>
          <w:sz w:val="22"/>
          <w:lang w:val="en-GB"/>
        </w:rPr>
        <w:t xml:space="preserve"> 2011)</w:t>
      </w:r>
      <w:r w:rsidR="00712D55">
        <w:rPr>
          <w:rFonts w:eastAsiaTheme="minorEastAsia" w:cstheme="minorHAnsi"/>
          <w:iCs/>
          <w:sz w:val="22"/>
          <w:szCs w:val="22"/>
        </w:rPr>
        <w:fldChar w:fldCharType="end"/>
      </w:r>
      <w:r w:rsidR="00DA15B3">
        <w:rPr>
          <w:rFonts w:eastAsiaTheme="minorEastAsia" w:cstheme="minorHAnsi"/>
          <w:iCs/>
          <w:sz w:val="22"/>
          <w:szCs w:val="22"/>
        </w:rPr>
        <w:t xml:space="preserve">. </w:t>
      </w:r>
    </w:p>
    <w:p w14:paraId="71165EE5" w14:textId="77777777" w:rsidR="000F1792" w:rsidRDefault="000F1792" w:rsidP="00904830">
      <w:pPr>
        <w:spacing w:line="480" w:lineRule="auto"/>
        <w:contextualSpacing/>
        <w:jc w:val="both"/>
        <w:rPr>
          <w:rFonts w:cstheme="minorHAnsi"/>
          <w:bCs/>
          <w:i/>
          <w:iCs/>
        </w:rPr>
      </w:pPr>
    </w:p>
    <w:p w14:paraId="02436B8F" w14:textId="48B75077" w:rsidR="000F1792" w:rsidRPr="00687837" w:rsidRDefault="00D17931" w:rsidP="00904830">
      <w:pPr>
        <w:spacing w:line="480" w:lineRule="auto"/>
        <w:contextualSpacing/>
        <w:jc w:val="both"/>
        <w:rPr>
          <w:rFonts w:cstheme="minorHAnsi"/>
          <w:bCs/>
          <w:i/>
          <w:iCs/>
          <w:sz w:val="22"/>
          <w:szCs w:val="22"/>
        </w:rPr>
      </w:pPr>
      <w:r w:rsidRPr="00687837">
        <w:rPr>
          <w:rFonts w:cstheme="minorHAnsi"/>
          <w:bCs/>
          <w:i/>
          <w:iCs/>
          <w:sz w:val="22"/>
          <w:szCs w:val="22"/>
        </w:rPr>
        <w:t>Parameter estimation</w:t>
      </w:r>
    </w:p>
    <w:p w14:paraId="6F8203DE" w14:textId="4A977442" w:rsidR="000F1792" w:rsidRPr="00687837" w:rsidRDefault="000F1792" w:rsidP="00904830">
      <w:pPr>
        <w:spacing w:line="480" w:lineRule="auto"/>
        <w:contextualSpacing/>
        <w:jc w:val="both"/>
        <w:rPr>
          <w:rFonts w:eastAsiaTheme="minorEastAsia"/>
          <w:sz w:val="22"/>
          <w:szCs w:val="22"/>
        </w:rPr>
      </w:pPr>
      <w:r w:rsidRPr="00687837">
        <w:rPr>
          <w:sz w:val="22"/>
          <w:szCs w:val="22"/>
        </w:rPr>
        <w:t xml:space="preserve">We fit the models in a Bayesian framework, using </w:t>
      </w:r>
      <w:r w:rsidRPr="00687837">
        <w:rPr>
          <w:rFonts w:eastAsiaTheme="minorEastAsia"/>
          <w:sz w:val="22"/>
          <w:szCs w:val="22"/>
        </w:rPr>
        <w:t xml:space="preserve">R version 3.5.0 </w:t>
      </w:r>
      <w:r w:rsidRPr="00687837">
        <w:rPr>
          <w:rFonts w:eastAsiaTheme="minorEastAsia"/>
          <w:sz w:val="22"/>
          <w:szCs w:val="22"/>
        </w:rPr>
        <w:fldChar w:fldCharType="begin"/>
      </w:r>
      <w:r w:rsidRPr="00687837">
        <w:rPr>
          <w:rFonts w:eastAsiaTheme="minorEastAsia"/>
          <w:sz w:val="22"/>
          <w:szCs w:val="22"/>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sz w:val="22"/>
          <w:szCs w:val="22"/>
        </w:rPr>
        <w:fldChar w:fldCharType="separate"/>
      </w:r>
      <w:r w:rsidRPr="00687837">
        <w:rPr>
          <w:sz w:val="22"/>
          <w:szCs w:val="22"/>
        </w:rPr>
        <w:t>(R Core Team 2018)</w:t>
      </w:r>
      <w:r w:rsidRPr="00687837">
        <w:rPr>
          <w:rFonts w:eastAsiaTheme="minorEastAsia"/>
          <w:sz w:val="22"/>
          <w:szCs w:val="22"/>
        </w:rPr>
        <w:fldChar w:fldCharType="end"/>
      </w:r>
      <w:r w:rsidRPr="00687837">
        <w:rPr>
          <w:rFonts w:eastAsiaTheme="minorEastAsia"/>
          <w:sz w:val="22"/>
          <w:szCs w:val="22"/>
        </w:rPr>
        <w:t xml:space="preserve"> and JAGS </w:t>
      </w:r>
      <w:r w:rsidRPr="00687837">
        <w:rPr>
          <w:rFonts w:eastAsiaTheme="minorEastAsia"/>
          <w:sz w:val="22"/>
          <w:szCs w:val="22"/>
        </w:rPr>
        <w:fldChar w:fldCharType="begin"/>
      </w:r>
      <w:r w:rsidRPr="00687837">
        <w:rPr>
          <w:rFonts w:eastAsiaTheme="minorEastAsia"/>
          <w:sz w:val="22"/>
          <w:szCs w:val="22"/>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sz w:val="22"/>
          <w:szCs w:val="22"/>
        </w:rPr>
        <w:fldChar w:fldCharType="separate"/>
      </w:r>
      <w:r w:rsidRPr="00687837">
        <w:rPr>
          <w:sz w:val="22"/>
          <w:szCs w:val="22"/>
        </w:rPr>
        <w:t>(Plummer 2003)</w:t>
      </w:r>
      <w:r w:rsidRPr="00687837">
        <w:rPr>
          <w:rFonts w:eastAsiaTheme="minorEastAsia"/>
          <w:sz w:val="22"/>
          <w:szCs w:val="22"/>
        </w:rPr>
        <w:fldChar w:fldCharType="end"/>
      </w:r>
      <w:r w:rsidRPr="00687837">
        <w:rPr>
          <w:rFonts w:eastAsiaTheme="minorEastAsia"/>
          <w:sz w:val="22"/>
          <w:szCs w:val="22"/>
        </w:rPr>
        <w:t xml:space="preserve"> through </w:t>
      </w:r>
      <w:r w:rsidRPr="00687837">
        <w:rPr>
          <w:sz w:val="22"/>
          <w:szCs w:val="22"/>
        </w:rPr>
        <w:t>the R-package ‘</w:t>
      </w:r>
      <w:proofErr w:type="spellStart"/>
      <w:r w:rsidRPr="00687837">
        <w:rPr>
          <w:i/>
          <w:iCs/>
          <w:sz w:val="22"/>
          <w:szCs w:val="22"/>
        </w:rPr>
        <w:t>rjags</w:t>
      </w:r>
      <w:proofErr w:type="spellEnd"/>
      <w:r w:rsidRPr="00687837">
        <w:rPr>
          <w:sz w:val="22"/>
          <w:szCs w:val="22"/>
        </w:rPr>
        <w:t xml:space="preserve">’ </w:t>
      </w:r>
      <w:r w:rsidRPr="00687837">
        <w:rPr>
          <w:sz w:val="22"/>
          <w:szCs w:val="22"/>
        </w:rPr>
        <w:fldChar w:fldCharType="begin"/>
      </w:r>
      <w:r w:rsidRPr="00687837">
        <w:rPr>
          <w:sz w:val="22"/>
          <w:szCs w:val="22"/>
        </w:rPr>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rPr>
          <w:sz w:val="22"/>
          <w:szCs w:val="22"/>
        </w:rPr>
        <w:fldChar w:fldCharType="separate"/>
      </w:r>
      <w:r w:rsidRPr="00687837">
        <w:rPr>
          <w:sz w:val="22"/>
          <w:szCs w:val="22"/>
        </w:rPr>
        <w:t>(Plummer 2019)</w:t>
      </w:r>
      <w:r w:rsidRPr="00687837">
        <w:rPr>
          <w:sz w:val="22"/>
          <w:szCs w:val="22"/>
        </w:rPr>
        <w:fldChar w:fldCharType="end"/>
      </w:r>
      <w:r w:rsidRPr="00687837">
        <w:rPr>
          <w:sz w:val="22"/>
          <w:szCs w:val="22"/>
        </w:rPr>
        <w:t xml:space="preserve">. </w:t>
      </w:r>
      <w:r w:rsidRPr="00DD147E">
        <w:rPr>
          <w:sz w:val="22"/>
          <w:szCs w:val="22"/>
          <w:lang w:val="en-US"/>
        </w:rPr>
        <w:t>We used a mix of flat, weakly informative and non-informative priors</w:t>
      </w:r>
      <w:r w:rsidR="008E0B51" w:rsidRPr="00DD147E">
        <w:rPr>
          <w:sz w:val="22"/>
          <w:szCs w:val="22"/>
          <w:lang w:val="en-US"/>
        </w:rPr>
        <w:t xml:space="preserve"> depending on how well </w:t>
      </w:r>
      <w:r w:rsidR="00F61099" w:rsidRPr="00DD147E">
        <w:rPr>
          <w:sz w:val="22"/>
          <w:szCs w:val="22"/>
          <w:lang w:val="en-US"/>
        </w:rPr>
        <w:t>understood</w:t>
      </w:r>
      <w:r w:rsidR="008E0B51" w:rsidRPr="00DD147E">
        <w:rPr>
          <w:sz w:val="22"/>
          <w:szCs w:val="22"/>
          <w:lang w:val="en-US"/>
        </w:rPr>
        <w:t xml:space="preserve"> the parameter is base</w:t>
      </w:r>
      <w:r w:rsidR="00C470CD" w:rsidRPr="00DD147E">
        <w:rPr>
          <w:sz w:val="22"/>
          <w:szCs w:val="22"/>
          <w:lang w:val="en-US"/>
        </w:rPr>
        <w:t>d</w:t>
      </w:r>
      <w:r w:rsidR="008E0B51" w:rsidRPr="00DD147E">
        <w:rPr>
          <w:sz w:val="22"/>
          <w:szCs w:val="22"/>
          <w:lang w:val="en-US"/>
        </w:rPr>
        <w:t xml:space="preserve"> on previous literature to facilitate </w:t>
      </w:r>
      <w:r w:rsidR="00F61099" w:rsidRPr="00DD147E">
        <w:rPr>
          <w:sz w:val="22"/>
          <w:szCs w:val="22"/>
          <w:lang w:val="en-US"/>
        </w:rPr>
        <w:t>convergence</w:t>
      </w:r>
      <w:r w:rsidR="008E0B51" w:rsidRPr="00DD147E">
        <w:rPr>
          <w:sz w:val="22"/>
          <w:szCs w:val="22"/>
          <w:lang w:val="en-US"/>
        </w:rPr>
        <w:t xml:space="preserve"> </w:t>
      </w:r>
      <w:r w:rsidRPr="00DD147E">
        <w:rPr>
          <w:sz w:val="22"/>
          <w:szCs w:val="22"/>
          <w:lang w:val="en-US"/>
        </w:rPr>
        <w:t>(</w:t>
      </w:r>
      <w:hyperlink r:id="rId17" w:history="1">
        <w:r w:rsidRPr="00DD147E">
          <w:rPr>
            <w:rStyle w:val="Hyperlink"/>
            <w:color w:val="auto"/>
            <w:sz w:val="22"/>
            <w:szCs w:val="22"/>
            <w:lang w:val="en-US"/>
          </w:rPr>
          <w:t>https://github.com/stan-dev/stan/wiki/Prior-Choice-Recommendations</w:t>
        </w:r>
      </w:hyperlink>
      <w:r w:rsidRPr="00DD147E">
        <w:rPr>
          <w:sz w:val="22"/>
          <w:szCs w:val="22"/>
          <w:lang w:val="en-US"/>
        </w:rPr>
        <w:t xml:space="preserve">) (Table 1). </w:t>
      </w:r>
      <w:proofErr w:type="spellStart"/>
      <w:r w:rsidRPr="00687837">
        <w:rPr>
          <w:rFonts w:eastAsiaTheme="minorEastAsia" w:cstheme="minorHAnsi"/>
          <w:sz w:val="22"/>
          <w:szCs w:val="22"/>
        </w:rPr>
        <w:t>We</w:t>
      </w:r>
      <w:proofErr w:type="spellEnd"/>
      <w:r w:rsidRPr="00687837">
        <w:rPr>
          <w:rFonts w:eastAsiaTheme="minorEastAsia" w:cstheme="minorHAnsi"/>
          <w:sz w:val="22"/>
          <w:szCs w:val="22"/>
        </w:rPr>
        <w:t xml:space="preserve"> </w:t>
      </w:r>
      <w:proofErr w:type="spellStart"/>
      <w:r w:rsidRPr="00687837">
        <w:rPr>
          <w:rFonts w:eastAsiaTheme="minorEastAsia" w:cstheme="minorHAnsi"/>
          <w:sz w:val="22"/>
          <w:szCs w:val="22"/>
        </w:rPr>
        <w:t>used</w:t>
      </w:r>
      <w:proofErr w:type="spellEnd"/>
      <w:r w:rsidRPr="00687837">
        <w:rPr>
          <w:rFonts w:eastAsiaTheme="minorEastAsia" w:cstheme="minorHAnsi"/>
          <w:sz w:val="22"/>
          <w:szCs w:val="22"/>
        </w:rPr>
        <w:t xml:space="preserve"> 3 Markov chains with 10000 iterations each, following on 10000 iterations burn-in and 5000 for adaptation. Model convergence was assessed by visually inspecting trace plots (Appendix S1) and by ensuring </w:t>
      </w:r>
      <m:oMath>
        <m:acc>
          <m:accPr>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R</m:t>
            </m:r>
          </m:e>
        </m:acc>
        <m:r>
          <w:rPr>
            <w:rFonts w:ascii="Cambria Math" w:eastAsiaTheme="minorEastAsia" w:hAnsi="Cambria Math" w:cstheme="minorHAnsi"/>
            <w:sz w:val="22"/>
            <w:szCs w:val="22"/>
          </w:rPr>
          <m:t>&lt;1.1</m:t>
        </m:r>
      </m:oMath>
      <w:r w:rsidRPr="00687837">
        <w:rPr>
          <w:rFonts w:eastAsiaTheme="minorEastAsia" w:cstheme="minorHAnsi"/>
          <w:sz w:val="22"/>
          <w:szCs w:val="22"/>
        </w:rPr>
        <w:t xml:space="preserve">, suggesting all three chains converged to a common distribution </w:t>
      </w:r>
      <w:r w:rsidRPr="00687837">
        <w:rPr>
          <w:rFonts w:eastAsiaTheme="minorEastAsia" w:cstheme="minorHAnsi"/>
          <w:sz w:val="22"/>
          <w:szCs w:val="22"/>
        </w:rPr>
        <w:fldChar w:fldCharType="begin"/>
      </w:r>
      <w:r w:rsidRPr="00687837">
        <w:rPr>
          <w:rFonts w:eastAsiaTheme="minorEastAsia" w:cstheme="minorHAnsi"/>
          <w:sz w:val="22"/>
          <w:szCs w:val="22"/>
        </w:rPr>
        <w:instrText xml:space="preserve"> ADDIN ZOTERO_ITEM CSL_CITATION {"citationID":"a16n7ltqeg7","properties":{"formattedCitation":"(Gelman &amp; Rubin 1992)","plainCitation":"(Gelman &amp; Rubin 1992)","noteIndex":0},"citationItems":[{"id":1577,"uris":["http://zotero.org/users/6116610/items/P38MR9QA"],"uri":["http://zotero.org/users/6116610/items/P38MR9QA"],"itemData":{"id":1577,"type":"article-journal","abstract":"The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continued indefinitely. Because our focus is on applied inference for Bayesian posterior distributions in real problems, which often tend toward normality after transformations and marginalization, we derive our results as normal-theory approximations to exact Bayesian inference, conditional on the observed simulations. The methods are illustrated on a random-effects mixture model applied to experimental measurements of reaction times of normal and schizophrenic patients.","container-title":"Statistical Science","DOI":"10.1214/ss/1177011136","ISSN":"0883-4237, 2168-8745","issue":"4","journalAbbreviation":"Statist. Sci.","language":"EN","note":"Zbl: 06853057","page":"457-472","source":"Project Euclid","title":"Inference from Iterative Simulation Using Multiple Sequences","volume":"7","author":[{"family":"Gelman","given":"Andrew"},{"family":"Rubin","given":"Donald B."}],"issued":{"date-parts":[["1992",11]]}}}],"schema":"https://github.com/citation-style-language/schema/raw/master/csl-citation.json"} </w:instrText>
      </w:r>
      <w:r w:rsidRPr="00687837">
        <w:rPr>
          <w:rFonts w:eastAsiaTheme="minorEastAsia" w:cstheme="minorHAnsi"/>
          <w:sz w:val="22"/>
          <w:szCs w:val="22"/>
        </w:rPr>
        <w:fldChar w:fldCharType="separate"/>
      </w:r>
      <w:r w:rsidRPr="00687837">
        <w:rPr>
          <w:sz w:val="22"/>
          <w:szCs w:val="22"/>
        </w:rPr>
        <w:t>(Gelman &amp; Rubin 1992)</w:t>
      </w:r>
      <w:r w:rsidRPr="00687837">
        <w:rPr>
          <w:rFonts w:eastAsiaTheme="minorEastAsia" w:cstheme="minorHAnsi"/>
          <w:sz w:val="22"/>
          <w:szCs w:val="22"/>
        </w:rPr>
        <w:fldChar w:fldCharType="end"/>
      </w:r>
      <w:r w:rsidRPr="00687837">
        <w:rPr>
          <w:rFonts w:eastAsiaTheme="minorEastAsia" w:cstheme="minorHAnsi"/>
          <w:sz w:val="22"/>
          <w:szCs w:val="22"/>
        </w:rPr>
        <w:t>.</w:t>
      </w:r>
      <w:r w:rsidR="00D12516" w:rsidRPr="00687837">
        <w:rPr>
          <w:rFonts w:eastAsiaTheme="minorEastAsia" w:cstheme="minorHAnsi"/>
          <w:sz w:val="22"/>
          <w:szCs w:val="22"/>
        </w:rPr>
        <w:t xml:space="preserve"> </w:t>
      </w:r>
      <w:r w:rsidRPr="00687837">
        <w:rPr>
          <w:sz w:val="22"/>
          <w:szCs w:val="22"/>
        </w:rPr>
        <w:t xml:space="preserve">We relied heavily on the R packages within the </w:t>
      </w:r>
      <w:r w:rsidRPr="00687837">
        <w:rPr>
          <w:i/>
          <w:sz w:val="22"/>
          <w:szCs w:val="22"/>
        </w:rPr>
        <w:t>‘</w:t>
      </w:r>
      <w:proofErr w:type="spellStart"/>
      <w:r w:rsidRPr="00687837">
        <w:rPr>
          <w:i/>
          <w:sz w:val="22"/>
          <w:szCs w:val="22"/>
        </w:rPr>
        <w:t>tidyverse</w:t>
      </w:r>
      <w:proofErr w:type="spellEnd"/>
      <w:r w:rsidRPr="00687837">
        <w:rPr>
          <w:i/>
          <w:sz w:val="22"/>
          <w:szCs w:val="22"/>
        </w:rPr>
        <w:t>’</w:t>
      </w:r>
      <w:r w:rsidRPr="00687837">
        <w:rPr>
          <w:sz w:val="22"/>
          <w:szCs w:val="22"/>
        </w:rPr>
        <w:t xml:space="preserve"> </w:t>
      </w:r>
      <w:r w:rsidRPr="00687837">
        <w:rPr>
          <w:sz w:val="22"/>
          <w:szCs w:val="22"/>
        </w:rPr>
        <w:fldChar w:fldCharType="begin"/>
      </w:r>
      <w:r w:rsidRPr="00687837">
        <w:rPr>
          <w:sz w:val="22"/>
          <w:szCs w:val="22"/>
        </w:rPr>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rPr>
          <w:sz w:val="22"/>
          <w:szCs w:val="22"/>
        </w:rPr>
        <w:fldChar w:fldCharType="separate"/>
      </w:r>
      <w:r w:rsidRPr="00687837">
        <w:rPr>
          <w:sz w:val="22"/>
          <w:szCs w:val="22"/>
        </w:rPr>
        <w:t>(Wickham 2017)</w:t>
      </w:r>
      <w:r w:rsidRPr="00687837">
        <w:rPr>
          <w:sz w:val="22"/>
          <w:szCs w:val="22"/>
        </w:rPr>
        <w:fldChar w:fldCharType="end"/>
      </w:r>
      <w:r w:rsidRPr="00687837">
        <w:rPr>
          <w:sz w:val="22"/>
          <w:szCs w:val="22"/>
        </w:rPr>
        <w:t xml:space="preserve"> for data processing, as well as ‘</w:t>
      </w:r>
      <w:proofErr w:type="spellStart"/>
      <w:r w:rsidRPr="00687837">
        <w:rPr>
          <w:i/>
          <w:iCs/>
          <w:sz w:val="22"/>
          <w:szCs w:val="22"/>
        </w:rPr>
        <w:t>ggmcmc</w:t>
      </w:r>
      <w:proofErr w:type="spellEnd"/>
      <w:r w:rsidRPr="00687837">
        <w:rPr>
          <w:sz w:val="22"/>
          <w:szCs w:val="22"/>
        </w:rPr>
        <w:t xml:space="preserve">’ </w:t>
      </w:r>
      <w:r w:rsidRPr="00687837">
        <w:rPr>
          <w:sz w:val="22"/>
          <w:szCs w:val="22"/>
        </w:rPr>
        <w:fldChar w:fldCharType="begin"/>
      </w:r>
      <w:r w:rsidRPr="00687837">
        <w:rPr>
          <w:sz w:val="22"/>
          <w:szCs w:val="22"/>
        </w:rPr>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687837">
        <w:rPr>
          <w:sz w:val="22"/>
          <w:szCs w:val="22"/>
        </w:rPr>
        <w:fldChar w:fldCharType="separate"/>
      </w:r>
      <w:r w:rsidRPr="00687837">
        <w:rPr>
          <w:sz w:val="22"/>
          <w:szCs w:val="22"/>
        </w:rPr>
        <w:t>(Fernández-</w:t>
      </w:r>
      <w:proofErr w:type="spellStart"/>
      <w:r w:rsidRPr="00687837">
        <w:rPr>
          <w:sz w:val="22"/>
          <w:szCs w:val="22"/>
        </w:rPr>
        <w:t>i</w:t>
      </w:r>
      <w:proofErr w:type="spellEnd"/>
      <w:r w:rsidRPr="00687837">
        <w:rPr>
          <w:sz w:val="22"/>
          <w:szCs w:val="22"/>
        </w:rPr>
        <w:t>-Marín 2016)</w:t>
      </w:r>
      <w:r w:rsidRPr="00687837">
        <w:rPr>
          <w:sz w:val="22"/>
          <w:szCs w:val="22"/>
        </w:rPr>
        <w:fldChar w:fldCharType="end"/>
      </w:r>
      <w:r w:rsidRPr="00687837">
        <w:rPr>
          <w:sz w:val="22"/>
          <w:szCs w:val="22"/>
        </w:rPr>
        <w:t xml:space="preserve"> and ‘</w:t>
      </w:r>
      <w:proofErr w:type="spellStart"/>
      <w:r w:rsidRPr="00687837">
        <w:rPr>
          <w:i/>
          <w:iCs/>
          <w:sz w:val="22"/>
          <w:szCs w:val="22"/>
        </w:rPr>
        <w:t>bayesplot</w:t>
      </w:r>
      <w:proofErr w:type="spellEnd"/>
      <w:r w:rsidRPr="00687837">
        <w:rPr>
          <w:sz w:val="22"/>
          <w:szCs w:val="22"/>
        </w:rPr>
        <w:t xml:space="preserve">’ </w:t>
      </w:r>
      <w:r w:rsidRPr="00687837">
        <w:rPr>
          <w:sz w:val="22"/>
          <w:szCs w:val="22"/>
        </w:rPr>
        <w:fldChar w:fldCharType="begin"/>
      </w:r>
      <w:r w:rsidRPr="00687837">
        <w:rPr>
          <w:sz w:val="22"/>
          <w:szCs w:val="22"/>
        </w:rPr>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687837">
        <w:rPr>
          <w:sz w:val="22"/>
          <w:szCs w:val="22"/>
        </w:rPr>
        <w:fldChar w:fldCharType="separate"/>
      </w:r>
      <w:r w:rsidRPr="00687837">
        <w:rPr>
          <w:sz w:val="22"/>
          <w:szCs w:val="22"/>
        </w:rPr>
        <w:t>(</w:t>
      </w:r>
      <w:proofErr w:type="spellStart"/>
      <w:r w:rsidRPr="00687837">
        <w:rPr>
          <w:sz w:val="22"/>
          <w:szCs w:val="22"/>
        </w:rPr>
        <w:t>Gabry</w:t>
      </w:r>
      <w:proofErr w:type="spellEnd"/>
      <w:r w:rsidRPr="00687837">
        <w:rPr>
          <w:sz w:val="22"/>
          <w:szCs w:val="22"/>
        </w:rPr>
        <w:t xml:space="preserve"> </w:t>
      </w:r>
      <w:r w:rsidRPr="00687837">
        <w:rPr>
          <w:i/>
          <w:iCs/>
          <w:sz w:val="22"/>
          <w:szCs w:val="22"/>
        </w:rPr>
        <w:t>et al.</w:t>
      </w:r>
      <w:r w:rsidRPr="00687837">
        <w:rPr>
          <w:sz w:val="22"/>
          <w:szCs w:val="22"/>
        </w:rPr>
        <w:t xml:space="preserve"> 2019)</w:t>
      </w:r>
      <w:r w:rsidRPr="00687837">
        <w:rPr>
          <w:sz w:val="22"/>
          <w:szCs w:val="22"/>
        </w:rPr>
        <w:fldChar w:fldCharType="end"/>
      </w:r>
      <w:r w:rsidRPr="00687837">
        <w:rPr>
          <w:sz w:val="22"/>
          <w:szCs w:val="22"/>
        </w:rPr>
        <w:t xml:space="preserve"> for visualization. </w:t>
      </w:r>
      <w:r w:rsidRPr="00687837">
        <w:rPr>
          <w:rFonts w:eastAsiaTheme="minorEastAsia"/>
          <w:sz w:val="22"/>
          <w:szCs w:val="22"/>
        </w:rPr>
        <w:t xml:space="preserve">All data and R code (data manipulation, analyses and figures) can </w:t>
      </w:r>
      <w:r w:rsidRPr="00687837">
        <w:rPr>
          <w:rFonts w:eastAsiaTheme="minorEastAsia"/>
          <w:sz w:val="22"/>
          <w:szCs w:val="22"/>
        </w:rPr>
        <w:lastRenderedPageBreak/>
        <w:t>be downloaded from a GitHub repository (</w:t>
      </w:r>
      <w:hyperlink r:id="rId18" w:history="1">
        <w:r w:rsidRPr="00687837">
          <w:rPr>
            <w:rStyle w:val="Hyperlink"/>
            <w:rFonts w:eastAsiaTheme="minorEastAsia"/>
            <w:color w:val="auto"/>
            <w:sz w:val="22"/>
            <w:szCs w:val="22"/>
          </w:rPr>
          <w:t>https://github.com/maxlindmark/scaling</w:t>
        </w:r>
      </w:hyperlink>
      <w:r w:rsidRPr="00687837">
        <w:rPr>
          <w:rFonts w:eastAsiaTheme="minorEastAsia"/>
          <w:sz w:val="22"/>
          <w:szCs w:val="22"/>
        </w:rPr>
        <w:t xml:space="preserve">) and will be archived on </w:t>
      </w:r>
      <w:proofErr w:type="spellStart"/>
      <w:r w:rsidRPr="00687837">
        <w:rPr>
          <w:rFonts w:eastAsiaTheme="minorEastAsia"/>
          <w:sz w:val="22"/>
          <w:szCs w:val="22"/>
        </w:rPr>
        <w:t>Zenodo</w:t>
      </w:r>
      <w:proofErr w:type="spellEnd"/>
      <w:r w:rsidRPr="00687837">
        <w:rPr>
          <w:rFonts w:eastAsiaTheme="minorEastAsia"/>
          <w:sz w:val="22"/>
          <w:szCs w:val="22"/>
        </w:rPr>
        <w:t xml:space="preserve"> upon publication.  </w:t>
      </w:r>
    </w:p>
    <w:p w14:paraId="2DED19DA" w14:textId="77777777" w:rsidR="00C1247E" w:rsidRPr="003630AD" w:rsidRDefault="00C1247E" w:rsidP="00904830">
      <w:pPr>
        <w:spacing w:line="480" w:lineRule="auto"/>
        <w:contextualSpacing/>
        <w:jc w:val="both"/>
        <w:rPr>
          <w:rFonts w:cstheme="minorHAnsi"/>
          <w:bCs/>
          <w:i/>
          <w:iCs/>
        </w:rPr>
      </w:pPr>
    </w:p>
    <w:p w14:paraId="364A5D40" w14:textId="1514319F" w:rsidR="00C1247E" w:rsidRPr="003630AD" w:rsidRDefault="00CE2F28" w:rsidP="00904830">
      <w:pPr>
        <w:spacing w:line="480" w:lineRule="auto"/>
        <w:contextualSpacing/>
        <w:jc w:val="both"/>
        <w:rPr>
          <w:rFonts w:cstheme="minorHAnsi"/>
          <w:b/>
        </w:rPr>
      </w:pPr>
      <w:commentRangeStart w:id="50"/>
      <w:proofErr w:type="spellStart"/>
      <w:r w:rsidRPr="003630AD">
        <w:rPr>
          <w:rFonts w:cstheme="minorHAnsi"/>
          <w:b/>
        </w:rPr>
        <w:t>Growth</w:t>
      </w:r>
      <w:proofErr w:type="spellEnd"/>
      <w:r w:rsidRPr="003630AD">
        <w:rPr>
          <w:rFonts w:cstheme="minorHAnsi"/>
          <w:b/>
        </w:rPr>
        <w:t xml:space="preserve"> </w:t>
      </w:r>
      <w:proofErr w:type="spellStart"/>
      <w:r w:rsidRPr="003630AD">
        <w:rPr>
          <w:rFonts w:cstheme="minorHAnsi"/>
          <w:b/>
        </w:rPr>
        <w:t>model</w:t>
      </w:r>
      <w:commentRangeEnd w:id="50"/>
      <w:proofErr w:type="spellEnd"/>
      <w:r w:rsidR="00075D45">
        <w:rPr>
          <w:rStyle w:val="CommentReference"/>
          <w:rFonts w:asciiTheme="minorHAnsi" w:eastAsiaTheme="minorHAnsi" w:hAnsiTheme="minorHAnsi" w:cstheme="minorBidi"/>
          <w:lang w:val="en-GB" w:eastAsia="en-US"/>
        </w:rPr>
        <w:commentReference w:id="50"/>
      </w:r>
    </w:p>
    <w:p w14:paraId="060912EA" w14:textId="3FDA84B5" w:rsidR="00615664" w:rsidRPr="008B06AD" w:rsidRDefault="00C1247E" w:rsidP="00615664">
      <w:pPr>
        <w:spacing w:line="480" w:lineRule="auto"/>
        <w:contextualSpacing/>
        <w:jc w:val="both"/>
        <w:rPr>
          <w:rFonts w:cstheme="minorHAnsi"/>
          <w:color w:val="FF0000"/>
          <w:sz w:val="22"/>
          <w:szCs w:val="22"/>
        </w:rPr>
      </w:pPr>
      <w:r w:rsidRPr="003630AD">
        <w:rPr>
          <w:rFonts w:eastAsiaTheme="minorEastAsia" w:cstheme="minorHAnsi"/>
          <w:sz w:val="22"/>
          <w:szCs w:val="22"/>
        </w:rPr>
        <w:t xml:space="preserve">To </w:t>
      </w:r>
      <w:r w:rsidR="007565B4">
        <w:rPr>
          <w:rFonts w:eastAsiaTheme="minorEastAsia" w:cstheme="minorHAnsi"/>
          <w:sz w:val="22"/>
          <w:szCs w:val="22"/>
        </w:rPr>
        <w:t>illustrate</w:t>
      </w:r>
      <w:r w:rsidRPr="003630AD">
        <w:rPr>
          <w:rFonts w:eastAsiaTheme="minorEastAsia" w:cstheme="minorHAnsi"/>
          <w:sz w:val="22"/>
          <w:szCs w:val="22"/>
        </w:rPr>
        <w:t xml:space="preserve"> the effects of the </w:t>
      </w:r>
      <w:r w:rsidR="0040758C">
        <w:rPr>
          <w:rFonts w:eastAsiaTheme="minorEastAsia" w:cstheme="minorHAnsi"/>
          <w:sz w:val="22"/>
          <w:szCs w:val="22"/>
        </w:rPr>
        <w:t xml:space="preserve">intraspecific </w:t>
      </w:r>
      <w:r w:rsidRPr="003630AD">
        <w:rPr>
          <w:rFonts w:eastAsiaTheme="minorEastAsia" w:cstheme="minorHAnsi"/>
          <w:sz w:val="22"/>
          <w:szCs w:val="22"/>
        </w:rPr>
        <w:t xml:space="preserve">mass- and temperature-dependence </w:t>
      </w:r>
      <w:r w:rsidR="0040758C">
        <w:rPr>
          <w:rFonts w:eastAsiaTheme="minorEastAsia" w:cstheme="minorHAnsi"/>
          <w:sz w:val="22"/>
          <w:szCs w:val="22"/>
        </w:rPr>
        <w:t xml:space="preserve">of metabolic and consumption </w:t>
      </w:r>
      <w:r w:rsidR="00350B05">
        <w:rPr>
          <w:rFonts w:eastAsiaTheme="minorEastAsia" w:cstheme="minorHAnsi"/>
          <w:sz w:val="22"/>
          <w:szCs w:val="22"/>
        </w:rPr>
        <w:t>rates</w:t>
      </w:r>
      <w:r w:rsidR="0040758C">
        <w:rPr>
          <w:rFonts w:eastAsiaTheme="minorEastAsia" w:cstheme="minorHAnsi"/>
          <w:sz w:val="22"/>
          <w:szCs w:val="22"/>
        </w:rPr>
        <w:t xml:space="preserve"> </w:t>
      </w:r>
      <w:r w:rsidRPr="003630AD">
        <w:rPr>
          <w:rFonts w:eastAsiaTheme="minorEastAsia" w:cstheme="minorHAnsi"/>
          <w:sz w:val="22"/>
          <w:szCs w:val="22"/>
        </w:rPr>
        <w:t xml:space="preserve">estimated from the experimental studies, we apply a generic </w:t>
      </w:r>
      <w:proofErr w:type="spellStart"/>
      <w:r w:rsidRPr="003630AD">
        <w:rPr>
          <w:rFonts w:eastAsiaTheme="minorEastAsia" w:cstheme="minorHAnsi"/>
          <w:sz w:val="22"/>
          <w:szCs w:val="22"/>
        </w:rPr>
        <w:t>Pütter</w:t>
      </w:r>
      <w:proofErr w:type="spellEnd"/>
      <w:r w:rsidRPr="003630AD">
        <w:rPr>
          <w:rFonts w:eastAsiaTheme="minorEastAsia" w:cstheme="minorHAnsi"/>
          <w:sz w:val="22"/>
          <w:szCs w:val="22"/>
        </w:rPr>
        <w:t>-type</w:t>
      </w:r>
      <w:r w:rsidR="00F021CA">
        <w:rPr>
          <w:rFonts w:eastAsiaTheme="minorEastAsia" w:cstheme="minorHAnsi"/>
          <w:sz w:val="22"/>
          <w:szCs w:val="22"/>
        </w:rPr>
        <w:t xml:space="preserve"> </w:t>
      </w:r>
      <w:r w:rsidRPr="003630AD">
        <w:rPr>
          <w:rFonts w:eastAsiaTheme="minorEastAsia" w:cstheme="minorHAnsi"/>
          <w:sz w:val="22"/>
          <w:szCs w:val="22"/>
        </w:rPr>
        <w:t xml:space="preserve"> growth model</w:t>
      </w:r>
      <w:r w:rsidR="00322D5E">
        <w:rPr>
          <w:rFonts w:eastAsiaTheme="minorEastAsia" w:cstheme="minorHAnsi"/>
          <w:sz w:val="22"/>
          <w:szCs w:val="22"/>
        </w:rPr>
        <w:t xml:space="preserve"> </w:t>
      </w:r>
      <w:r w:rsidR="00322D5E">
        <w:rPr>
          <w:rFonts w:eastAsiaTheme="minorEastAsia" w:cstheme="minorHAnsi"/>
          <w:sz w:val="22"/>
          <w:szCs w:val="22"/>
        </w:rPr>
        <w:fldChar w:fldCharType="begin"/>
      </w:r>
      <w:r w:rsidR="00322D5E">
        <w:rPr>
          <w:rFonts w:eastAsiaTheme="minorEastAsia" w:cstheme="minorHAnsi"/>
          <w:sz w:val="22"/>
          <w:szCs w:val="22"/>
        </w:rPr>
        <w:instrText xml:space="preserve"> ADDIN ZOTERO_ITEM CSL_CITATION {"citationID":"OkTYGII7","properties":{"formattedCitation":"(P\\uc0\\u252{}tter 1920)","plainCitation":"(Pütter 1920)","noteIndex":0},"citationItems":[{"id":1711,"uris":["http://zotero.org/users/6116610/items/563CFA8V"],"uri":["http://zotero.org/users/6116610/items/563CFA8V"],"itemData":{"id":1711,"type":"article-journal","container-title":"Pflüger's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322D5E">
        <w:rPr>
          <w:rFonts w:eastAsiaTheme="minorEastAsia" w:cstheme="minorHAnsi"/>
          <w:sz w:val="22"/>
          <w:szCs w:val="22"/>
        </w:rPr>
        <w:fldChar w:fldCharType="separate"/>
      </w:r>
      <w:r w:rsidR="00322D5E" w:rsidRPr="00F021CA">
        <w:rPr>
          <w:sz w:val="22"/>
        </w:rPr>
        <w:t>(</w:t>
      </w:r>
      <w:proofErr w:type="spellStart"/>
      <w:r w:rsidR="00322D5E" w:rsidRPr="00F021CA">
        <w:rPr>
          <w:sz w:val="22"/>
        </w:rPr>
        <w:t>Pütter</w:t>
      </w:r>
      <w:proofErr w:type="spellEnd"/>
      <w:r w:rsidR="00322D5E" w:rsidRPr="00F021CA">
        <w:rPr>
          <w:sz w:val="22"/>
        </w:rPr>
        <w:t xml:space="preserve"> 1920)</w:t>
      </w:r>
      <w:r w:rsidR="00322D5E">
        <w:rPr>
          <w:rFonts w:eastAsiaTheme="minorEastAsia" w:cstheme="minorHAnsi"/>
          <w:sz w:val="22"/>
          <w:szCs w:val="22"/>
        </w:rPr>
        <w:fldChar w:fldCharType="end"/>
      </w:r>
      <w:r w:rsidRPr="003630AD">
        <w:rPr>
          <w:rFonts w:eastAsiaTheme="minorEastAsia" w:cstheme="minorHAnsi"/>
          <w:sz w:val="22"/>
          <w:szCs w:val="22"/>
        </w:rPr>
        <w:t xml:space="preserve"> of the form: </w:t>
      </w:r>
      <m:oMath>
        <m:f>
          <m:fPr>
            <m:ctrlPr>
              <w:rPr>
                <w:rFonts w:ascii="Cambria Math" w:hAnsi="Cambria Math" w:cstheme="minorHAnsi"/>
                <w:i/>
                <w:sz w:val="22"/>
                <w:szCs w:val="22"/>
              </w:rPr>
            </m:ctrlPr>
          </m:fPr>
          <m:num>
            <m:r>
              <w:rPr>
                <w:rFonts w:ascii="Cambria Math" w:hAnsi="Cambria Math" w:cstheme="minorHAnsi"/>
                <w:sz w:val="22"/>
                <w:szCs w:val="22"/>
              </w:rPr>
              <m:t>dM</m:t>
            </m:r>
          </m:num>
          <m:den>
            <m:r>
              <w:rPr>
                <w:rFonts w:ascii="Cambria Math" w:hAnsi="Cambria Math" w:cstheme="minorHAnsi"/>
                <w:sz w:val="22"/>
                <w:szCs w:val="22"/>
              </w:rPr>
              <m:t>dt</m:t>
            </m:r>
          </m:den>
        </m:f>
        <m:r>
          <w:rPr>
            <w:rFonts w:ascii="Cambria Math" w:hAnsi="Cambria Math" w:cstheme="minorHAnsi"/>
            <w:sz w:val="22"/>
            <w:szCs w:val="22"/>
          </w:rPr>
          <m:t>= H(T)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a(T)</m:t>
            </m:r>
          </m:sup>
        </m:sSup>
        <m:r>
          <w:rPr>
            <w:rFonts w:ascii="Cambria Math" w:hAnsi="Cambria Math" w:cstheme="minorHAnsi"/>
            <w:sz w:val="22"/>
            <w:szCs w:val="22"/>
          </w:rPr>
          <m:t xml:space="preserve"> – k(T)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b(T)</m:t>
            </m:r>
          </m:sup>
        </m:sSup>
      </m:oMath>
      <w:r w:rsidRPr="003630AD">
        <w:rPr>
          <w:rFonts w:eastAsiaTheme="minorEastAsia" w:cstheme="minorHAnsi"/>
          <w:sz w:val="22"/>
          <w:szCs w:val="22"/>
        </w:rPr>
        <w:t xml:space="preserve">, where </w:t>
      </w:r>
      <m:oMath>
        <m:r>
          <w:rPr>
            <w:rFonts w:ascii="Cambria Math" w:eastAsiaTheme="minorEastAsia" w:hAnsi="Cambria Math" w:cstheme="minorHAnsi"/>
            <w:sz w:val="22"/>
            <w:szCs w:val="22"/>
          </w:rPr>
          <m:t>M</m:t>
        </m:r>
      </m:oMath>
      <w:r w:rsidRPr="003630AD">
        <w:rPr>
          <w:rFonts w:eastAsiaTheme="minorEastAsia" w:cstheme="minorHAnsi"/>
          <w:sz w:val="22"/>
          <w:szCs w:val="22"/>
        </w:rPr>
        <w:t xml:space="preserve"> is body mass</w:t>
      </w:r>
      <w:r w:rsidR="00972F81">
        <w:rPr>
          <w:rFonts w:eastAsiaTheme="minorEastAsia" w:cstheme="minorHAnsi"/>
          <w:sz w:val="22"/>
          <w:szCs w:val="22"/>
        </w:rPr>
        <w:t xml:space="preserve">. </w:t>
      </w:r>
      <w:r w:rsidR="00C54F1E">
        <w:rPr>
          <w:rFonts w:eastAsiaTheme="minorEastAsia" w:cstheme="minorHAnsi"/>
          <w:sz w:val="22"/>
          <w:szCs w:val="22"/>
        </w:rPr>
        <w:t xml:space="preserve">von </w:t>
      </w:r>
      <w:proofErr w:type="spellStart"/>
      <w:r w:rsidR="00C54F1E">
        <w:rPr>
          <w:rFonts w:eastAsiaTheme="minorEastAsia" w:cstheme="minorHAnsi"/>
          <w:sz w:val="22"/>
          <w:szCs w:val="22"/>
        </w:rPr>
        <w:t>Bertalanffy</w:t>
      </w:r>
      <w:proofErr w:type="spellEnd"/>
      <w:r w:rsidR="00C54F1E">
        <w:rPr>
          <w:rFonts w:eastAsiaTheme="minorEastAsia" w:cstheme="minorHAnsi"/>
          <w:sz w:val="22"/>
          <w:szCs w:val="22"/>
        </w:rPr>
        <w:t xml:space="preserve"> assumed, based on theoretical arguments and mathematical </w:t>
      </w:r>
      <w:r w:rsidR="007853D4">
        <w:rPr>
          <w:rFonts w:eastAsiaTheme="minorEastAsia" w:cstheme="minorHAnsi"/>
          <w:sz w:val="22"/>
          <w:szCs w:val="22"/>
        </w:rPr>
        <w:t>convenience</w:t>
      </w:r>
      <w:r w:rsidR="00DE1745">
        <w:rPr>
          <w:rFonts w:eastAsiaTheme="minorEastAsia" w:cstheme="minorHAnsi"/>
          <w:sz w:val="22"/>
          <w:szCs w:val="22"/>
        </w:rPr>
        <w:t>, that</w:t>
      </w:r>
      <w:r w:rsidR="00337C4C">
        <w:rPr>
          <w:rFonts w:eastAsiaTheme="minorEastAsia" w:cstheme="minorHAnsi"/>
          <w:sz w:val="22"/>
          <w:szCs w:val="22"/>
        </w:rPr>
        <w:t xml:space="preserve"> </w:t>
      </w:r>
      <m:oMath>
        <m:r>
          <w:rPr>
            <w:rFonts w:ascii="Cambria Math" w:hAnsi="Cambria Math" w:cstheme="minorHAnsi"/>
            <w:sz w:val="22"/>
            <w:szCs w:val="22"/>
          </w:rPr>
          <m:t>H(T)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a(T)</m:t>
            </m:r>
          </m:sup>
        </m:sSup>
      </m:oMath>
      <w:r w:rsidR="00337C4C">
        <w:rPr>
          <w:rFonts w:eastAsiaTheme="minorEastAsia" w:cstheme="minorHAnsi"/>
          <w:sz w:val="22"/>
          <w:szCs w:val="22"/>
        </w:rPr>
        <w:t xml:space="preserve"> and </w:t>
      </w:r>
      <m:oMath>
        <m:r>
          <w:rPr>
            <w:rFonts w:ascii="Cambria Math" w:hAnsi="Cambria Math" w:cstheme="minorHAnsi"/>
            <w:sz w:val="22"/>
            <w:szCs w:val="22"/>
          </w:rPr>
          <m:t>k(T)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b(T)</m:t>
            </m:r>
          </m:sup>
        </m:sSup>
      </m:oMath>
      <w:r w:rsidR="00DE1745">
        <w:rPr>
          <w:rFonts w:eastAsiaTheme="minorEastAsia" w:cstheme="minorHAnsi"/>
          <w:sz w:val="22"/>
          <w:szCs w:val="22"/>
        </w:rPr>
        <w:t xml:space="preserve"> </w:t>
      </w:r>
      <w:r w:rsidR="00337C4C">
        <w:rPr>
          <w:rFonts w:eastAsiaTheme="minorEastAsia" w:cstheme="minorHAnsi"/>
          <w:sz w:val="22"/>
          <w:szCs w:val="22"/>
        </w:rPr>
        <w:t xml:space="preserve">represent anabolism and catabolism </w:t>
      </w:r>
      <w:r w:rsidR="00542F22">
        <w:rPr>
          <w:rFonts w:eastAsiaTheme="minorEastAsia" w:cstheme="minorHAnsi"/>
          <w:sz w:val="22"/>
          <w:szCs w:val="22"/>
        </w:rPr>
        <w:t>and</w:t>
      </w:r>
      <w:r w:rsidR="001152C4">
        <w:rPr>
          <w:rFonts w:eastAsiaTheme="minorEastAsia" w:cstheme="minorHAnsi"/>
          <w:sz w:val="22"/>
          <w:szCs w:val="22"/>
        </w:rPr>
        <w:t xml:space="preserve"> scale with exponents </w:t>
      </w:r>
      <m:oMath>
        <m:r>
          <w:rPr>
            <w:rFonts w:ascii="Cambria Math" w:eastAsiaTheme="minorEastAsia" w:hAnsi="Cambria Math" w:cstheme="minorHAnsi"/>
            <w:sz w:val="22"/>
            <w:szCs w:val="22"/>
          </w:rPr>
          <m:t>a=2/3</m:t>
        </m:r>
      </m:oMath>
      <w:r w:rsidR="001152C4">
        <w:rPr>
          <w:rFonts w:eastAsiaTheme="minorEastAsia" w:cstheme="minorHAnsi"/>
          <w:sz w:val="22"/>
          <w:szCs w:val="22"/>
        </w:rPr>
        <w:t xml:space="preserve"> </w:t>
      </w:r>
      <w:r w:rsidR="005325DB">
        <w:rPr>
          <w:rFonts w:eastAsiaTheme="minorEastAsia" w:cstheme="minorHAnsi"/>
          <w:sz w:val="22"/>
          <w:szCs w:val="22"/>
        </w:rPr>
        <w:t xml:space="preserve">(based on the </w:t>
      </w:r>
      <w:r w:rsidR="002806E0">
        <w:rPr>
          <w:rFonts w:eastAsiaTheme="minorEastAsia" w:cstheme="minorHAnsi"/>
          <w:sz w:val="22"/>
          <w:szCs w:val="22"/>
        </w:rPr>
        <w:t>scaling of surfaces to volumes</w:t>
      </w:r>
      <w:r w:rsidR="005325DB">
        <w:rPr>
          <w:rFonts w:eastAsiaTheme="minorEastAsia" w:cstheme="minorHAnsi"/>
          <w:sz w:val="22"/>
          <w:szCs w:val="22"/>
        </w:rPr>
        <w:t xml:space="preserve">) </w:t>
      </w:r>
      <w:r w:rsidR="001152C4">
        <w:rPr>
          <w:rFonts w:eastAsiaTheme="minorEastAsia" w:cstheme="minorHAnsi"/>
          <w:sz w:val="22"/>
          <w:szCs w:val="22"/>
        </w:rPr>
        <w:t xml:space="preserve">and </w:t>
      </w:r>
      <m:oMath>
        <m:r>
          <w:rPr>
            <w:rFonts w:ascii="Cambria Math" w:eastAsiaTheme="minorEastAsia" w:hAnsi="Cambria Math" w:cstheme="minorHAnsi"/>
            <w:sz w:val="22"/>
            <w:szCs w:val="22"/>
          </w:rPr>
          <m:t>b=1</m:t>
        </m:r>
      </m:oMath>
      <w:r w:rsidR="00DC3131">
        <w:rPr>
          <w:rFonts w:eastAsiaTheme="minorEastAsia" w:cstheme="minorHAnsi"/>
          <w:sz w:val="22"/>
          <w:szCs w:val="22"/>
        </w:rPr>
        <w:t xml:space="preserve"> </w:t>
      </w:r>
      <w:r w:rsidR="00EE5FA7">
        <w:rPr>
          <w:rFonts w:eastAsiaTheme="minorEastAsia" w:cstheme="minorHAnsi"/>
          <w:sz w:val="22"/>
          <w:szCs w:val="22"/>
        </w:rPr>
        <w:fldChar w:fldCharType="begin"/>
      </w:r>
      <w:r w:rsidR="00080146">
        <w:rPr>
          <w:rFonts w:eastAsiaTheme="minorEastAsia" w:cstheme="minorHAnsi"/>
          <w:sz w:val="22"/>
          <w:szCs w:val="22"/>
        </w:rPr>
        <w:instrText xml:space="preserve"> ADDIN ZOTERO_ITEM CSL_CITATION {"citationID":"VkQKNT51","properties":{"formattedCitation":"(von Bertalanffy 1938)","plainCitation":"(von Bertalanffy 1938)","noteIndex":0},"citationItems":[{"id":1712,"uris":["http://zotero.org/users/6116610/items/HZ3HNJIE"],"uri":["http://zotero.org/users/6116610/items/HZ3HNJIE"],"itemData":{"id":1712,"type":"article-journal","archive":"JSTOR","container-title":"Human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II)","volume":"10","author":[{"family":"Bertalanffy","given":"Ludwig","non-dropping-particle":"von"}],"issued":{"date-parts":[["1938"]]}}}],"schema":"https://github.com/citation-style-language/schema/raw/master/csl-citation.json"} </w:instrText>
      </w:r>
      <w:r w:rsidR="00EE5FA7">
        <w:rPr>
          <w:rFonts w:eastAsiaTheme="minorEastAsia" w:cstheme="minorHAnsi"/>
          <w:sz w:val="22"/>
          <w:szCs w:val="22"/>
        </w:rPr>
        <w:fldChar w:fldCharType="separate"/>
      </w:r>
      <w:r w:rsidR="00080146">
        <w:rPr>
          <w:rFonts w:eastAsiaTheme="minorEastAsia" w:cstheme="minorHAnsi"/>
          <w:noProof/>
          <w:sz w:val="22"/>
          <w:szCs w:val="22"/>
        </w:rPr>
        <w:t>(von Bertalanffy 1938)</w:t>
      </w:r>
      <w:r w:rsidR="00EE5FA7">
        <w:rPr>
          <w:rFonts w:eastAsiaTheme="minorEastAsia" w:cstheme="minorHAnsi"/>
          <w:sz w:val="22"/>
          <w:szCs w:val="22"/>
        </w:rPr>
        <w:fldChar w:fldCharType="end"/>
      </w:r>
      <w:r w:rsidR="009F7AE7">
        <w:rPr>
          <w:rFonts w:eastAsiaTheme="minorEastAsia" w:cstheme="minorHAnsi"/>
          <w:sz w:val="22"/>
          <w:szCs w:val="22"/>
        </w:rPr>
        <w:t xml:space="preserve">. </w:t>
      </w:r>
      <w:r w:rsidR="0057238E">
        <w:rPr>
          <w:rFonts w:eastAsiaTheme="minorEastAsia" w:cstheme="minorHAnsi"/>
          <w:sz w:val="22"/>
          <w:szCs w:val="22"/>
        </w:rPr>
        <w:t>However,</w:t>
      </w:r>
      <w:r w:rsidR="007853D4">
        <w:rPr>
          <w:rFonts w:eastAsiaTheme="minorEastAsia" w:cstheme="minorHAnsi"/>
          <w:sz w:val="22"/>
          <w:szCs w:val="22"/>
        </w:rPr>
        <w:t xml:space="preserve"> </w:t>
      </w:r>
      <w:r w:rsidR="005A437C">
        <w:rPr>
          <w:rFonts w:eastAsiaTheme="minorEastAsia" w:cstheme="minorHAnsi"/>
          <w:sz w:val="22"/>
          <w:szCs w:val="22"/>
        </w:rPr>
        <w:t xml:space="preserve">the mechanistic interpretation of these </w:t>
      </w:r>
      <w:r w:rsidR="000034A8">
        <w:rPr>
          <w:rFonts w:eastAsiaTheme="minorEastAsia" w:cstheme="minorHAnsi"/>
          <w:sz w:val="22"/>
          <w:szCs w:val="22"/>
        </w:rPr>
        <w:t xml:space="preserve">two </w:t>
      </w:r>
      <w:r w:rsidR="00CE2D6E">
        <w:rPr>
          <w:rFonts w:eastAsiaTheme="minorEastAsia" w:cstheme="minorHAnsi"/>
          <w:sz w:val="22"/>
          <w:szCs w:val="22"/>
        </w:rPr>
        <w:t>terms</w:t>
      </w:r>
      <w:r w:rsidR="0083143E">
        <w:rPr>
          <w:rFonts w:eastAsiaTheme="minorEastAsia" w:cstheme="minorHAnsi"/>
          <w:sz w:val="22"/>
          <w:szCs w:val="22"/>
        </w:rPr>
        <w:t xml:space="preserve"> varies </w:t>
      </w:r>
      <w:r w:rsidR="007D110B">
        <w:rPr>
          <w:rFonts w:eastAsiaTheme="minorEastAsia" w:cstheme="minorHAnsi"/>
          <w:sz w:val="22"/>
          <w:szCs w:val="22"/>
        </w:rPr>
        <w:fldChar w:fldCharType="begin"/>
      </w:r>
      <w:r w:rsidR="007D110B">
        <w:rPr>
          <w:rFonts w:eastAsiaTheme="minorEastAsia" w:cstheme="minorHAnsi"/>
          <w:sz w:val="22"/>
          <w:szCs w:val="22"/>
        </w:rPr>
        <w:instrText xml:space="preserve"> ADDIN ZOTERO_ITEM CSL_CITATION {"citationID":"lMe0EBMw","properties":{"formattedCitation":"(Marshall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7D110B">
        <w:rPr>
          <w:rFonts w:eastAsiaTheme="minorEastAsia" w:cstheme="minorHAnsi"/>
          <w:sz w:val="22"/>
          <w:szCs w:val="22"/>
        </w:rPr>
        <w:fldChar w:fldCharType="separate"/>
      </w:r>
      <w:r w:rsidR="007D110B">
        <w:rPr>
          <w:rFonts w:eastAsiaTheme="minorEastAsia" w:cstheme="minorHAnsi"/>
          <w:noProof/>
          <w:sz w:val="22"/>
          <w:szCs w:val="22"/>
        </w:rPr>
        <w:t>(Marshall &amp; White 2019b)</w:t>
      </w:r>
      <w:r w:rsidR="007D110B">
        <w:rPr>
          <w:rFonts w:eastAsiaTheme="minorEastAsia" w:cstheme="minorHAnsi"/>
          <w:sz w:val="22"/>
          <w:szCs w:val="22"/>
        </w:rPr>
        <w:fldChar w:fldCharType="end"/>
      </w:r>
      <w:r w:rsidR="00556E8C">
        <w:rPr>
          <w:rFonts w:eastAsiaTheme="minorEastAsia" w:cstheme="minorHAnsi"/>
          <w:sz w:val="22"/>
          <w:szCs w:val="22"/>
        </w:rPr>
        <w:t xml:space="preserve">, and are often defined as </w:t>
      </w:r>
      <w:r w:rsidR="000D328D">
        <w:rPr>
          <w:rFonts w:eastAsiaTheme="minorEastAsia" w:cstheme="minorHAnsi"/>
          <w:sz w:val="22"/>
          <w:szCs w:val="22"/>
        </w:rPr>
        <w:t xml:space="preserve">energy </w:t>
      </w:r>
      <w:r w:rsidR="00AD7AC3">
        <w:rPr>
          <w:rFonts w:eastAsiaTheme="minorEastAsia" w:cstheme="minorHAnsi"/>
          <w:sz w:val="22"/>
          <w:szCs w:val="22"/>
        </w:rPr>
        <w:t>assimilation</w:t>
      </w:r>
      <w:r w:rsidR="000D328D">
        <w:rPr>
          <w:rFonts w:eastAsiaTheme="minorEastAsia" w:cstheme="minorHAnsi"/>
          <w:sz w:val="22"/>
          <w:szCs w:val="22"/>
        </w:rPr>
        <w:t xml:space="preserve"> </w:t>
      </w:r>
      <w:r w:rsidR="003F07B8">
        <w:rPr>
          <w:rFonts w:eastAsiaTheme="minorEastAsia" w:cstheme="minorHAnsi"/>
          <w:sz w:val="22"/>
          <w:szCs w:val="22"/>
        </w:rPr>
        <w:t>and expenditure, respectively</w:t>
      </w:r>
      <w:r w:rsidR="005B63D2">
        <w:rPr>
          <w:rFonts w:eastAsiaTheme="minorEastAsia" w:cstheme="minorHAnsi"/>
          <w:sz w:val="22"/>
          <w:szCs w:val="22"/>
        </w:rPr>
        <w:t xml:space="preserve"> </w:t>
      </w:r>
      <w:r w:rsidR="00310932">
        <w:rPr>
          <w:rFonts w:eastAsiaTheme="minorEastAsia" w:cstheme="minorHAnsi"/>
          <w:sz w:val="22"/>
          <w:szCs w:val="22"/>
        </w:rPr>
        <w:fldChar w:fldCharType="begin"/>
      </w:r>
      <w:r w:rsidR="00310932">
        <w:rPr>
          <w:rFonts w:eastAsiaTheme="minorEastAsia" w:cstheme="minorHAnsi"/>
          <w:sz w:val="22"/>
          <w:szCs w:val="22"/>
        </w:rPr>
        <w:instrText xml:space="preserve"> ADDIN ZOTERO_ITEM CSL_CITATION {"citationID":"6r8KuUDu","properties":{"formattedCitation":"(Ursin 1967; Essington {\\i{}et al.} 2001)","plainCitation":"(Ursin 1967; Essington et al. 2001)","noteIndex":0},"citationItems":[{"id":640,"uris":["http://zotero.org/users/6116610/items/5G6C5LEF"],"uri":["http://zotero.org/users/6116610/items/5G6C5LEF"],"itemData":{"id":640,"type":"article-journal","container-title":"Journal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638,"uris":["http://zotero.org/users/6116610/items/5KJ5HF4D"],"uri":["http://zotero.org/users/6116610/items/5KJ5HF4D"],"itemData":{"id":638,"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00310932">
        <w:rPr>
          <w:rFonts w:eastAsiaTheme="minorEastAsia" w:cstheme="minorHAnsi"/>
          <w:sz w:val="22"/>
          <w:szCs w:val="22"/>
        </w:rPr>
        <w:fldChar w:fldCharType="separate"/>
      </w:r>
      <w:r w:rsidR="00310932" w:rsidRPr="00310932">
        <w:rPr>
          <w:sz w:val="22"/>
        </w:rPr>
        <w:t xml:space="preserve">(Ursin 1967; Essington </w:t>
      </w:r>
      <w:r w:rsidR="00310932" w:rsidRPr="00310932">
        <w:rPr>
          <w:i/>
          <w:iCs/>
          <w:sz w:val="22"/>
        </w:rPr>
        <w:t>et al.</w:t>
      </w:r>
      <w:r w:rsidR="00310932" w:rsidRPr="00310932">
        <w:rPr>
          <w:sz w:val="22"/>
        </w:rPr>
        <w:t xml:space="preserve"> 2001)</w:t>
      </w:r>
      <w:r w:rsidR="00310932">
        <w:rPr>
          <w:rFonts w:eastAsiaTheme="minorEastAsia" w:cstheme="minorHAnsi"/>
          <w:sz w:val="22"/>
          <w:szCs w:val="22"/>
        </w:rPr>
        <w:fldChar w:fldCharType="end"/>
      </w:r>
      <w:r w:rsidR="003630AD" w:rsidRPr="003630AD">
        <w:rPr>
          <w:rFonts w:eastAsiaTheme="minorEastAsia" w:cstheme="minorHAnsi"/>
          <w:sz w:val="22"/>
          <w:szCs w:val="22"/>
        </w:rPr>
        <w:t>.</w:t>
      </w:r>
      <w:r w:rsidR="00F72622">
        <w:rPr>
          <w:rFonts w:eastAsiaTheme="minorEastAsia" w:cstheme="minorHAnsi"/>
          <w:sz w:val="22"/>
          <w:szCs w:val="22"/>
        </w:rPr>
        <w:t xml:space="preserve"> With this </w:t>
      </w:r>
      <w:r w:rsidR="000B4B62">
        <w:rPr>
          <w:rFonts w:eastAsiaTheme="minorEastAsia" w:cstheme="minorHAnsi"/>
          <w:sz w:val="22"/>
          <w:szCs w:val="22"/>
        </w:rPr>
        <w:t>definition</w:t>
      </w:r>
      <w:r w:rsidR="003A0691">
        <w:rPr>
          <w:rFonts w:eastAsiaTheme="minorEastAsia" w:cstheme="minorHAnsi"/>
          <w:sz w:val="22"/>
          <w:szCs w:val="22"/>
        </w:rPr>
        <w:t xml:space="preserve">, </w:t>
      </w:r>
      <w:r w:rsidR="00AF58F9">
        <w:rPr>
          <w:rFonts w:eastAsiaTheme="minorEastAsia" w:cstheme="minorHAnsi"/>
          <w:sz w:val="22"/>
          <w:szCs w:val="22"/>
        </w:rPr>
        <w:t xml:space="preserve">the </w:t>
      </w:r>
      <w:r w:rsidR="00D87678">
        <w:rPr>
          <w:rFonts w:eastAsiaTheme="minorEastAsia" w:cstheme="minorHAnsi"/>
          <w:sz w:val="22"/>
          <w:szCs w:val="22"/>
        </w:rPr>
        <w:t xml:space="preserve">model </w:t>
      </w:r>
      <w:r w:rsidR="0037006D">
        <w:rPr>
          <w:rFonts w:eastAsiaTheme="minorEastAsia" w:cstheme="minorHAnsi"/>
          <w:sz w:val="22"/>
          <w:szCs w:val="22"/>
        </w:rPr>
        <w:t xml:space="preserve">constitutes a simple mass-balance </w:t>
      </w:r>
      <w:r w:rsidR="003B16D2">
        <w:rPr>
          <w:rFonts w:eastAsiaTheme="minorEastAsia" w:cstheme="minorHAnsi"/>
          <w:sz w:val="22"/>
          <w:szCs w:val="22"/>
        </w:rPr>
        <w:t>equation</w:t>
      </w:r>
      <w:r w:rsidR="009A4BB4">
        <w:rPr>
          <w:rFonts w:eastAsiaTheme="minorEastAsia" w:cstheme="minorHAnsi"/>
          <w:sz w:val="22"/>
          <w:szCs w:val="22"/>
        </w:rPr>
        <w:t xml:space="preserve"> that resembles bioenergetic models </w:t>
      </w:r>
      <w:r w:rsidR="007565B4">
        <w:rPr>
          <w:rFonts w:eastAsiaTheme="minorEastAsia" w:cstheme="minorHAnsi"/>
          <w:sz w:val="22"/>
          <w:szCs w:val="22"/>
        </w:rPr>
        <w:fldChar w:fldCharType="begin"/>
      </w:r>
      <w:r w:rsidR="007565B4">
        <w:rPr>
          <w:rFonts w:eastAsiaTheme="minorEastAsia" w:cstheme="minorHAnsi"/>
          <w:sz w:val="22"/>
          <w:szCs w:val="22"/>
        </w:rPr>
        <w:instrText xml:space="preserve"> ADDIN ZOTERO_ITEM CSL_CITATION {"citationID":"eEAXR1W5","properties":{"formattedCitation":"(Ursin 1967; Kitchell {\\i{}et al.} 1977; Essington {\\i{}et al.} 2001)","plainCitation":"(Ursin 1967; Kitchell et al. 1977; Essington et al. 2001)","noteIndex":0},"citationItems":[{"id":640,"uris":["http://zotero.org/users/6116610/items/5G6C5LEF"],"uri":["http://zotero.org/users/6116610/items/5G6C5LEF"],"itemData":{"id":640,"type":"article-journal","container-title":"Journal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J"},{"family":"Weininger","given":"David"}],"issued":{"date-parts":[["1977"]]}}},{"id":638,"uris":["http://zotero.org/users/6116610/items/5KJ5HF4D"],"uri":["http://zotero.org/users/6116610/items/5KJ5HF4D"],"itemData":{"id":638,"type":"article-journal","abstract":"The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007565B4">
        <w:rPr>
          <w:rFonts w:eastAsiaTheme="minorEastAsia" w:cstheme="minorHAnsi"/>
          <w:sz w:val="22"/>
          <w:szCs w:val="22"/>
        </w:rPr>
        <w:fldChar w:fldCharType="separate"/>
      </w:r>
      <w:r w:rsidR="007565B4" w:rsidRPr="007565B4">
        <w:rPr>
          <w:sz w:val="22"/>
        </w:rPr>
        <w:t xml:space="preserve">(Ursin 1967; Kitchell </w:t>
      </w:r>
      <w:r w:rsidR="007565B4" w:rsidRPr="007565B4">
        <w:rPr>
          <w:i/>
          <w:iCs/>
          <w:sz w:val="22"/>
        </w:rPr>
        <w:t>et al.</w:t>
      </w:r>
      <w:r w:rsidR="007565B4" w:rsidRPr="007565B4">
        <w:rPr>
          <w:sz w:val="22"/>
        </w:rPr>
        <w:t xml:space="preserve"> 1977; Essington </w:t>
      </w:r>
      <w:r w:rsidR="007565B4" w:rsidRPr="007565B4">
        <w:rPr>
          <w:i/>
          <w:iCs/>
          <w:sz w:val="22"/>
        </w:rPr>
        <w:t>et al.</w:t>
      </w:r>
      <w:r w:rsidR="007565B4" w:rsidRPr="007565B4">
        <w:rPr>
          <w:sz w:val="22"/>
        </w:rPr>
        <w:t xml:space="preserve"> 2001)</w:t>
      </w:r>
      <w:r w:rsidR="007565B4">
        <w:rPr>
          <w:rFonts w:eastAsiaTheme="minorEastAsia" w:cstheme="minorHAnsi"/>
          <w:sz w:val="22"/>
          <w:szCs w:val="22"/>
        </w:rPr>
        <w:fldChar w:fldCharType="end"/>
      </w:r>
      <w:r w:rsidR="007565B4">
        <w:rPr>
          <w:rFonts w:eastAsiaTheme="minorEastAsia" w:cstheme="minorHAnsi"/>
          <w:sz w:val="22"/>
          <w:szCs w:val="22"/>
        </w:rPr>
        <w:t>.</w:t>
      </w:r>
      <w:r w:rsidR="00CD5A69">
        <w:rPr>
          <w:rFonts w:eastAsiaTheme="minorEastAsia" w:cstheme="minorHAnsi"/>
          <w:sz w:val="22"/>
          <w:szCs w:val="22"/>
        </w:rPr>
        <w:t xml:space="preserve"> It can further be assumed that </w:t>
      </w:r>
      <w:r w:rsidR="00C75D3C">
        <w:rPr>
          <w:rFonts w:eastAsiaTheme="minorEastAsia" w:cstheme="minorHAnsi"/>
          <w:sz w:val="22"/>
          <w:szCs w:val="22"/>
        </w:rPr>
        <w:t xml:space="preserve">assimilation and expenditure are proportional to </w:t>
      </w:r>
      <w:r w:rsidR="00DA7CA3">
        <w:rPr>
          <w:rFonts w:eastAsiaTheme="minorEastAsia" w:cstheme="minorHAnsi"/>
          <w:sz w:val="22"/>
          <w:szCs w:val="22"/>
        </w:rPr>
        <w:t xml:space="preserve">consumption rates </w:t>
      </w:r>
      <w:r w:rsidR="00CA0B0D">
        <w:rPr>
          <w:rFonts w:eastAsiaTheme="minorEastAsia" w:cstheme="minorHAnsi"/>
          <w:sz w:val="22"/>
          <w:szCs w:val="22"/>
        </w:rPr>
        <w:t xml:space="preserve">(at constant food levels) and </w:t>
      </w:r>
      <w:r w:rsidR="000D08AB">
        <w:rPr>
          <w:rFonts w:eastAsiaTheme="minorEastAsia" w:cstheme="minorHAnsi"/>
          <w:sz w:val="22"/>
          <w:szCs w:val="22"/>
        </w:rPr>
        <w:t>oxygen consumption rates</w:t>
      </w:r>
      <w:r w:rsidR="008B4978">
        <w:rPr>
          <w:rFonts w:eastAsiaTheme="minorEastAsia" w:cstheme="minorHAnsi"/>
          <w:sz w:val="22"/>
          <w:szCs w:val="22"/>
        </w:rPr>
        <w:t xml:space="preserve"> </w:t>
      </w:r>
      <w:r w:rsidR="002338DE">
        <w:rPr>
          <w:rFonts w:eastAsiaTheme="minorEastAsia" w:cstheme="minorHAnsi"/>
          <w:sz w:val="22"/>
          <w:szCs w:val="22"/>
        </w:rPr>
        <w:fldChar w:fldCharType="begin"/>
      </w:r>
      <w:r w:rsidR="002338DE">
        <w:rPr>
          <w:rFonts w:eastAsiaTheme="minorEastAsia" w:cstheme="minorHAnsi"/>
          <w:sz w:val="22"/>
          <w:szCs w:val="22"/>
        </w:rPr>
        <w:instrText xml:space="preserve"> ADDIN ZOTERO_ITEM CSL_CITATION {"citationID":"awCriZFQ","properties":{"formattedCitation":"(Ursin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338DE">
        <w:rPr>
          <w:rFonts w:eastAsiaTheme="minorEastAsia" w:cstheme="minorHAnsi"/>
          <w:sz w:val="22"/>
          <w:szCs w:val="22"/>
        </w:rPr>
        <w:fldChar w:fldCharType="separate"/>
      </w:r>
      <w:r w:rsidR="002338DE">
        <w:rPr>
          <w:rFonts w:eastAsiaTheme="minorEastAsia" w:cstheme="minorHAnsi"/>
          <w:noProof/>
          <w:sz w:val="22"/>
          <w:szCs w:val="22"/>
        </w:rPr>
        <w:t>(Ursin 1967)</w:t>
      </w:r>
      <w:r w:rsidR="002338DE">
        <w:rPr>
          <w:rFonts w:eastAsiaTheme="minorEastAsia" w:cstheme="minorHAnsi"/>
          <w:sz w:val="22"/>
          <w:szCs w:val="22"/>
        </w:rPr>
        <w:fldChar w:fldCharType="end"/>
      </w:r>
      <w:r w:rsidR="005755A5">
        <w:rPr>
          <w:rFonts w:eastAsiaTheme="minorEastAsia" w:cstheme="minorHAnsi"/>
          <w:sz w:val="22"/>
          <w:szCs w:val="22"/>
        </w:rPr>
        <w:t>.</w:t>
      </w:r>
      <w:r w:rsidR="0093571C">
        <w:rPr>
          <w:rFonts w:eastAsiaTheme="minorEastAsia" w:cstheme="minorHAnsi"/>
          <w:sz w:val="22"/>
          <w:szCs w:val="22"/>
        </w:rPr>
        <w:t xml:space="preserve"> In this case, </w:t>
      </w:r>
      <w:r w:rsidR="00720BD3">
        <w:rPr>
          <w:rFonts w:eastAsiaTheme="minorEastAsia" w:cstheme="minorHAnsi"/>
          <w:sz w:val="22"/>
          <w:szCs w:val="22"/>
        </w:rPr>
        <w:t xml:space="preserve">the temperature dependence </w:t>
      </w:r>
      <w:r w:rsidR="002E350A">
        <w:rPr>
          <w:rFonts w:eastAsiaTheme="minorEastAsia" w:cstheme="minorHAnsi"/>
          <w:sz w:val="22"/>
          <w:szCs w:val="22"/>
        </w:rPr>
        <w:t xml:space="preserve">of </w:t>
      </w:r>
      <m:oMath>
        <m:r>
          <w:rPr>
            <w:rFonts w:ascii="Cambria Math" w:hAnsi="Cambria Math" w:cstheme="minorHAnsi"/>
            <w:sz w:val="22"/>
            <w:szCs w:val="22"/>
          </w:rPr>
          <m:t>H(T)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a(T)</m:t>
            </m:r>
          </m:sup>
        </m:sSup>
      </m:oMath>
      <w:r w:rsidR="00B23434">
        <w:rPr>
          <w:rFonts w:eastAsiaTheme="minorEastAsia" w:cstheme="minorHAnsi"/>
          <w:sz w:val="22"/>
          <w:szCs w:val="22"/>
        </w:rPr>
        <w:t xml:space="preserve"> and </w:t>
      </w:r>
      <m:oMath>
        <m:r>
          <w:rPr>
            <w:rFonts w:ascii="Cambria Math" w:hAnsi="Cambria Math" w:cstheme="minorHAnsi"/>
            <w:sz w:val="22"/>
            <w:szCs w:val="22"/>
          </w:rPr>
          <m:t>k(T)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b(T)</m:t>
            </m:r>
          </m:sup>
        </m:sSup>
      </m:oMath>
      <w:r w:rsidR="00B210A3">
        <w:rPr>
          <w:rFonts w:eastAsiaTheme="minorEastAsia" w:cstheme="minorHAnsi"/>
          <w:sz w:val="22"/>
          <w:szCs w:val="22"/>
        </w:rPr>
        <w:t xml:space="preserve"> </w:t>
      </w:r>
      <w:r w:rsidR="00061004">
        <w:rPr>
          <w:rFonts w:eastAsiaTheme="minorEastAsia" w:cstheme="minorHAnsi"/>
          <w:sz w:val="22"/>
          <w:szCs w:val="22"/>
        </w:rPr>
        <w:t xml:space="preserve">can be approximated by </w:t>
      </w:r>
      <w:r w:rsidR="003763B6">
        <w:rPr>
          <w:rFonts w:eastAsiaTheme="minorEastAsia" w:cstheme="minorHAnsi"/>
          <w:sz w:val="22"/>
          <w:szCs w:val="22"/>
        </w:rPr>
        <w:t>E</w:t>
      </w:r>
      <w:r w:rsidR="00C70AD6">
        <w:rPr>
          <w:rFonts w:eastAsiaTheme="minorEastAsia" w:cstheme="minorHAnsi"/>
          <w:sz w:val="22"/>
          <w:szCs w:val="22"/>
        </w:rPr>
        <w:t>q. 5</w:t>
      </w:r>
      <w:r w:rsidR="0018156C">
        <w:rPr>
          <w:rFonts w:eastAsiaTheme="minorEastAsia" w:cstheme="minorHAnsi"/>
          <w:sz w:val="22"/>
          <w:szCs w:val="22"/>
        </w:rPr>
        <w:t xml:space="preserve"> for </w:t>
      </w:r>
      <w:r w:rsidR="003D2F35">
        <w:rPr>
          <w:rFonts w:eastAsiaTheme="minorEastAsia" w:cstheme="minorHAnsi"/>
          <w:sz w:val="22"/>
          <w:szCs w:val="22"/>
        </w:rPr>
        <w:t>temperatures below optimum.</w:t>
      </w:r>
      <w:r w:rsidR="008C7970">
        <w:rPr>
          <w:rFonts w:eastAsiaTheme="minorEastAsia" w:cstheme="minorHAnsi"/>
          <w:sz w:val="22"/>
          <w:szCs w:val="22"/>
        </w:rPr>
        <w:t xml:space="preserve"> </w:t>
      </w:r>
      <w:r w:rsidR="003C3E35">
        <w:rPr>
          <w:rFonts w:eastAsiaTheme="minorEastAsia" w:cstheme="minorHAnsi"/>
          <w:sz w:val="22"/>
          <w:szCs w:val="22"/>
        </w:rPr>
        <w:t xml:space="preserve">The growth model and </w:t>
      </w:r>
      <w:r w:rsidR="00F375C0">
        <w:rPr>
          <w:rFonts w:eastAsiaTheme="minorEastAsia" w:cstheme="minorHAnsi"/>
          <w:sz w:val="22"/>
          <w:szCs w:val="22"/>
        </w:rPr>
        <w:t xml:space="preserve">assumptions </w:t>
      </w:r>
      <w:r w:rsidR="0041039A">
        <w:rPr>
          <w:rFonts w:eastAsiaTheme="minorEastAsia" w:cstheme="minorHAnsi"/>
          <w:sz w:val="22"/>
          <w:szCs w:val="22"/>
        </w:rPr>
        <w:t xml:space="preserve">are great simplifications of the factors influencing growth dynamics over size and temperature, omitting for example </w:t>
      </w:r>
      <w:r w:rsidR="0090535B">
        <w:rPr>
          <w:rFonts w:eastAsiaTheme="minorEastAsia" w:cstheme="minorHAnsi"/>
          <w:sz w:val="22"/>
          <w:szCs w:val="22"/>
        </w:rPr>
        <w:t xml:space="preserve">specific dynamic action, food </w:t>
      </w:r>
      <w:r w:rsidR="00AA24DF">
        <w:rPr>
          <w:rFonts w:eastAsiaTheme="minorEastAsia" w:cstheme="minorHAnsi"/>
          <w:sz w:val="22"/>
          <w:szCs w:val="22"/>
        </w:rPr>
        <w:t>dependence o</w:t>
      </w:r>
      <w:r w:rsidR="0015508A">
        <w:rPr>
          <w:rFonts w:eastAsiaTheme="minorEastAsia" w:cstheme="minorHAnsi"/>
          <w:sz w:val="22"/>
          <w:szCs w:val="22"/>
        </w:rPr>
        <w:t>f</w:t>
      </w:r>
      <w:r w:rsidR="00AA24DF">
        <w:rPr>
          <w:rFonts w:eastAsiaTheme="minorEastAsia" w:cstheme="minorHAnsi"/>
          <w:sz w:val="22"/>
          <w:szCs w:val="22"/>
        </w:rPr>
        <w:t xml:space="preserve"> respiration</w:t>
      </w:r>
      <w:r w:rsidR="007063BF">
        <w:rPr>
          <w:rFonts w:eastAsiaTheme="minorEastAsia" w:cstheme="minorHAnsi"/>
          <w:sz w:val="22"/>
          <w:szCs w:val="22"/>
        </w:rPr>
        <w:t xml:space="preserve"> and </w:t>
      </w:r>
      <w:r w:rsidR="002A432B">
        <w:rPr>
          <w:rFonts w:eastAsiaTheme="minorEastAsia" w:cstheme="minorHAnsi"/>
          <w:sz w:val="22"/>
          <w:szCs w:val="22"/>
        </w:rPr>
        <w:t xml:space="preserve">energetic </w:t>
      </w:r>
      <w:r w:rsidR="007063BF">
        <w:rPr>
          <w:rFonts w:eastAsiaTheme="minorEastAsia" w:cstheme="minorHAnsi"/>
          <w:sz w:val="22"/>
          <w:szCs w:val="22"/>
        </w:rPr>
        <w:t>investment into reproduction</w:t>
      </w:r>
      <w:r w:rsidR="00760375">
        <w:rPr>
          <w:rFonts w:eastAsiaTheme="minorEastAsia" w:cstheme="minorHAnsi"/>
          <w:sz w:val="22"/>
          <w:szCs w:val="22"/>
        </w:rPr>
        <w:t xml:space="preserve"> </w:t>
      </w:r>
      <w:r w:rsidR="00F1543F">
        <w:rPr>
          <w:rFonts w:eastAsiaTheme="minorEastAsia" w:cstheme="minorHAnsi"/>
          <w:sz w:val="22"/>
          <w:szCs w:val="22"/>
        </w:rPr>
        <w:fldChar w:fldCharType="begin"/>
      </w:r>
      <w:r w:rsidR="00F1543F">
        <w:rPr>
          <w:rFonts w:eastAsiaTheme="minorEastAsia" w:cstheme="minorHAnsi"/>
          <w:sz w:val="22"/>
          <w:szCs w:val="22"/>
        </w:rPr>
        <w:instrText xml:space="preserve"> ADDIN ZOTERO_ITEM CSL_CITATION {"citationID":"LL2rJPWk","properties":{"formattedCitation":"(Ursin 1967; Kitchell {\\i{}et al.} 1977; Marshall &amp; White 2019b)","plainCitation":"(Ursin 1967; Kitchell et al. 1977; Marshall &amp; White 2019b)","noteIndex":0},"citationItems":[{"id":640,"uris":["http://zotero.org/users/6116610/items/5G6C5LEF"],"uri":["http://zotero.org/users/6116610/items/5G6C5LEF"],"itemData":{"id":640,"type":"article-journal","container-title":"Journal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F1543F">
        <w:rPr>
          <w:rFonts w:eastAsiaTheme="minorEastAsia" w:cstheme="minorHAnsi"/>
          <w:sz w:val="22"/>
          <w:szCs w:val="22"/>
        </w:rPr>
        <w:fldChar w:fldCharType="separate"/>
      </w:r>
      <w:r w:rsidR="00F1543F" w:rsidRPr="00F1543F">
        <w:rPr>
          <w:sz w:val="22"/>
        </w:rPr>
        <w:t xml:space="preserve">(Ursin 1967; Kitchell </w:t>
      </w:r>
      <w:r w:rsidR="00F1543F" w:rsidRPr="00F1543F">
        <w:rPr>
          <w:i/>
          <w:iCs/>
          <w:sz w:val="22"/>
        </w:rPr>
        <w:t>et al.</w:t>
      </w:r>
      <w:r w:rsidR="00F1543F" w:rsidRPr="00F1543F">
        <w:rPr>
          <w:sz w:val="22"/>
        </w:rPr>
        <w:t xml:space="preserve"> 1977; Marshall &amp; White 2019b)</w:t>
      </w:r>
      <w:r w:rsidR="00F1543F">
        <w:rPr>
          <w:rFonts w:eastAsiaTheme="minorEastAsia" w:cstheme="minorHAnsi"/>
          <w:sz w:val="22"/>
          <w:szCs w:val="22"/>
        </w:rPr>
        <w:fldChar w:fldCharType="end"/>
      </w:r>
      <w:r w:rsidR="007063BF">
        <w:rPr>
          <w:rFonts w:eastAsiaTheme="minorEastAsia" w:cstheme="minorHAnsi"/>
          <w:sz w:val="22"/>
          <w:szCs w:val="22"/>
        </w:rPr>
        <w:t>.</w:t>
      </w:r>
      <w:r w:rsidR="00573D78">
        <w:rPr>
          <w:rFonts w:eastAsiaTheme="minorEastAsia" w:cstheme="minorHAnsi"/>
          <w:sz w:val="22"/>
          <w:szCs w:val="22"/>
        </w:rPr>
        <w:t xml:space="preserve"> </w:t>
      </w:r>
      <w:r w:rsidR="00C72631">
        <w:rPr>
          <w:rFonts w:eastAsiaTheme="minorEastAsia" w:cstheme="minorHAnsi"/>
          <w:sz w:val="22"/>
          <w:szCs w:val="22"/>
        </w:rPr>
        <w:t xml:space="preserve">However, it can </w:t>
      </w:r>
      <w:r w:rsidR="00AD7774">
        <w:rPr>
          <w:rFonts w:eastAsiaTheme="minorEastAsia" w:cstheme="minorHAnsi"/>
          <w:sz w:val="22"/>
          <w:szCs w:val="22"/>
        </w:rPr>
        <w:t xml:space="preserve">illustrate an example of </w:t>
      </w:r>
      <w:r w:rsidR="00D76AAC">
        <w:rPr>
          <w:rFonts w:eastAsiaTheme="minorEastAsia" w:cstheme="minorHAnsi"/>
          <w:sz w:val="22"/>
          <w:szCs w:val="22"/>
        </w:rPr>
        <w:t xml:space="preserve">the ability of simple bioenergetic models to </w:t>
      </w:r>
      <w:r w:rsidR="002F7760">
        <w:rPr>
          <w:rFonts w:eastAsiaTheme="minorEastAsia" w:cstheme="minorHAnsi"/>
          <w:sz w:val="22"/>
          <w:szCs w:val="22"/>
        </w:rPr>
        <w:t xml:space="preserve">capture the size-and temperature </w:t>
      </w:r>
      <w:r w:rsidR="00706758">
        <w:rPr>
          <w:rFonts w:eastAsiaTheme="minorEastAsia" w:cstheme="minorHAnsi"/>
          <w:sz w:val="22"/>
          <w:szCs w:val="22"/>
        </w:rPr>
        <w:t>dependence</w:t>
      </w:r>
      <w:r w:rsidR="002F7760">
        <w:rPr>
          <w:rFonts w:eastAsiaTheme="minorEastAsia" w:cstheme="minorHAnsi"/>
          <w:sz w:val="22"/>
          <w:szCs w:val="22"/>
        </w:rPr>
        <w:t xml:space="preserve"> of ontogenetic growth</w:t>
      </w:r>
      <w:r w:rsidR="00136832">
        <w:rPr>
          <w:rFonts w:eastAsiaTheme="minorEastAsia" w:cstheme="minorHAnsi"/>
          <w:sz w:val="22"/>
          <w:szCs w:val="22"/>
        </w:rPr>
        <w:t xml:space="preserve">, and the </w:t>
      </w:r>
      <w:r w:rsidR="00615664" w:rsidRPr="00057BB6">
        <w:rPr>
          <w:rFonts w:eastAsiaTheme="minorEastAsia" w:cstheme="minorHAnsi"/>
          <w:sz w:val="22"/>
          <w:szCs w:val="22"/>
        </w:rPr>
        <w:t xml:space="preserve">assumptions can also be </w:t>
      </w:r>
      <w:r w:rsidR="009820E4" w:rsidRPr="00057BB6">
        <w:rPr>
          <w:rFonts w:eastAsiaTheme="minorEastAsia" w:cstheme="minorHAnsi"/>
          <w:sz w:val="22"/>
          <w:szCs w:val="22"/>
        </w:rPr>
        <w:t>relaxed</w:t>
      </w:r>
      <w:r w:rsidR="00615664" w:rsidRPr="00057BB6">
        <w:rPr>
          <w:rFonts w:eastAsiaTheme="minorEastAsia" w:cstheme="minorHAnsi"/>
          <w:sz w:val="22"/>
          <w:szCs w:val="22"/>
        </w:rPr>
        <w:t xml:space="preserve"> by applying th</w:t>
      </w:r>
      <w:r w:rsidR="00576EA1">
        <w:rPr>
          <w:rFonts w:eastAsiaTheme="minorEastAsia" w:cstheme="minorHAnsi"/>
          <w:sz w:val="22"/>
          <w:szCs w:val="22"/>
        </w:rPr>
        <w:t>e allometric functions into more complex bioenergetic models</w:t>
      </w:r>
      <w:r w:rsidR="00615664" w:rsidRPr="00057BB6">
        <w:rPr>
          <w:rFonts w:eastAsiaTheme="minorEastAsia" w:cstheme="minorHAnsi"/>
          <w:sz w:val="22"/>
          <w:szCs w:val="22"/>
        </w:rPr>
        <w:t>.</w:t>
      </w:r>
    </w:p>
    <w:p w14:paraId="744345E5" w14:textId="53DD4CD0" w:rsidR="00CF3DCA" w:rsidRDefault="00CF3DCA" w:rsidP="00904830">
      <w:pPr>
        <w:spacing w:line="480" w:lineRule="auto"/>
        <w:contextualSpacing/>
        <w:jc w:val="both"/>
        <w:rPr>
          <w:rFonts w:cstheme="minorHAnsi"/>
          <w:b/>
        </w:rPr>
      </w:pPr>
    </w:p>
    <w:p w14:paraId="6BD8B3AF" w14:textId="73721E88" w:rsidR="00CF3DCA" w:rsidRDefault="00CF3DCA" w:rsidP="00904830">
      <w:pPr>
        <w:spacing w:line="480" w:lineRule="auto"/>
        <w:contextualSpacing/>
        <w:jc w:val="both"/>
        <w:rPr>
          <w:rFonts w:cstheme="minorHAnsi"/>
          <w:b/>
        </w:rPr>
      </w:pPr>
    </w:p>
    <w:p w14:paraId="7C0A3F37" w14:textId="5A01A027" w:rsidR="00CF3DCA" w:rsidRDefault="00CF3DCA" w:rsidP="00904830">
      <w:pPr>
        <w:spacing w:line="480" w:lineRule="auto"/>
        <w:contextualSpacing/>
        <w:jc w:val="both"/>
        <w:rPr>
          <w:rFonts w:cstheme="minorHAnsi"/>
          <w:b/>
        </w:rPr>
      </w:pPr>
    </w:p>
    <w:p w14:paraId="0B69CEB7" w14:textId="77777777" w:rsidR="00AC7316" w:rsidRDefault="00AC7316" w:rsidP="00904830">
      <w:pPr>
        <w:spacing w:line="480" w:lineRule="auto"/>
        <w:contextualSpacing/>
        <w:jc w:val="both"/>
        <w:rPr>
          <w:rFonts w:cstheme="minorHAnsi"/>
          <w:b/>
        </w:rPr>
      </w:pPr>
    </w:p>
    <w:p w14:paraId="15A04341" w14:textId="286F4FA2" w:rsidR="00047884" w:rsidRPr="00A20F7F" w:rsidRDefault="00047884" w:rsidP="0067453B">
      <w:pPr>
        <w:tabs>
          <w:tab w:val="center" w:pos="4513"/>
        </w:tabs>
        <w:spacing w:line="480" w:lineRule="auto"/>
        <w:contextualSpacing/>
        <w:jc w:val="both"/>
        <w:rPr>
          <w:sz w:val="22"/>
          <w:szCs w:val="22"/>
        </w:rPr>
      </w:pPr>
      <w:r w:rsidRPr="00A20F7F">
        <w:rPr>
          <w:sz w:val="22"/>
          <w:szCs w:val="22"/>
        </w:rPr>
        <w:lastRenderedPageBreak/>
        <w:t xml:space="preserve">Table </w:t>
      </w:r>
      <w:r w:rsidRPr="00A20F7F">
        <w:rPr>
          <w:sz w:val="22"/>
          <w:szCs w:val="22"/>
        </w:rPr>
        <w:fldChar w:fldCharType="begin"/>
      </w:r>
      <w:r w:rsidRPr="00A20F7F">
        <w:rPr>
          <w:sz w:val="22"/>
          <w:szCs w:val="22"/>
        </w:rPr>
        <w:instrText xml:space="preserve"> SEQ Table \* ARABIC </w:instrText>
      </w:r>
      <w:r w:rsidRPr="00A20F7F">
        <w:rPr>
          <w:sz w:val="22"/>
          <w:szCs w:val="22"/>
        </w:rPr>
        <w:fldChar w:fldCharType="separate"/>
      </w:r>
      <w:r w:rsidRPr="00A20F7F">
        <w:rPr>
          <w:noProof/>
          <w:sz w:val="22"/>
          <w:szCs w:val="22"/>
        </w:rPr>
        <w:t>1</w:t>
      </w:r>
      <w:r w:rsidRPr="00A20F7F">
        <w:rPr>
          <w:noProof/>
          <w:sz w:val="22"/>
          <w:szCs w:val="22"/>
        </w:rPr>
        <w:fldChar w:fldCharType="end"/>
      </w:r>
      <w:r w:rsidRPr="00A20F7F">
        <w:rPr>
          <w:sz w:val="22"/>
          <w:szCs w:val="22"/>
        </w:rPr>
        <w:t xml:space="preserve"> Description of model parameters and their prior distributions</w:t>
      </w:r>
    </w:p>
    <w:tbl>
      <w:tblPr>
        <w:tblStyle w:val="GridTable1Light"/>
        <w:tblW w:w="0" w:type="auto"/>
        <w:tblLook w:val="04A0" w:firstRow="1" w:lastRow="0" w:firstColumn="1" w:lastColumn="0" w:noHBand="0" w:noVBand="1"/>
      </w:tblPr>
      <w:tblGrid>
        <w:gridCol w:w="1712"/>
        <w:gridCol w:w="1306"/>
        <w:gridCol w:w="4368"/>
        <w:gridCol w:w="1630"/>
      </w:tblGrid>
      <w:tr w:rsidR="00ED1262" w:rsidRPr="00A20F7F" w14:paraId="39557D0B" w14:textId="77777777" w:rsidTr="00D7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dxa"/>
          </w:tcPr>
          <w:p w14:paraId="4040CD7C" w14:textId="77777777" w:rsidR="00047884" w:rsidRPr="00A20F7F" w:rsidRDefault="00047884" w:rsidP="00904830">
            <w:pPr>
              <w:spacing w:line="480" w:lineRule="auto"/>
              <w:contextualSpacing/>
              <w:jc w:val="both"/>
              <w:rPr>
                <w:rFonts w:cstheme="minorHAnsi"/>
                <w:sz w:val="22"/>
                <w:szCs w:val="22"/>
              </w:rPr>
            </w:pPr>
            <w:r w:rsidRPr="00A20F7F">
              <w:rPr>
                <w:rFonts w:cstheme="minorHAnsi"/>
                <w:sz w:val="22"/>
                <w:szCs w:val="22"/>
              </w:rPr>
              <w:t>Model</w:t>
            </w:r>
          </w:p>
        </w:tc>
        <w:tc>
          <w:tcPr>
            <w:tcW w:w="1306" w:type="dxa"/>
          </w:tcPr>
          <w:p w14:paraId="1117E2B8" w14:textId="77777777" w:rsidR="00047884" w:rsidRPr="00A20F7F"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Parameter</w:t>
            </w:r>
          </w:p>
        </w:tc>
        <w:tc>
          <w:tcPr>
            <w:tcW w:w="4368" w:type="dxa"/>
          </w:tcPr>
          <w:p w14:paraId="5C616A0F" w14:textId="77777777" w:rsidR="00047884" w:rsidRPr="00A20F7F"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Description</w:t>
            </w:r>
          </w:p>
        </w:tc>
        <w:tc>
          <w:tcPr>
            <w:tcW w:w="1630" w:type="dxa"/>
          </w:tcPr>
          <w:p w14:paraId="202EAAA7" w14:textId="77777777" w:rsidR="00047884" w:rsidRPr="00A20F7F"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Prior distribution</w:t>
            </w:r>
          </w:p>
        </w:tc>
      </w:tr>
      <w:tr w:rsidR="00745E85" w:rsidRPr="00A20F7F" w14:paraId="768B2E41"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5FFB42BE" w14:textId="77777777" w:rsidR="00745E85" w:rsidRPr="00A20F7F" w:rsidRDefault="00745E85" w:rsidP="003C5847">
            <w:pPr>
              <w:spacing w:line="480" w:lineRule="auto"/>
              <w:contextualSpacing/>
              <w:jc w:val="both"/>
              <w:rPr>
                <w:rFonts w:cstheme="minorHAnsi"/>
                <w:b w:val="0"/>
                <w:bCs w:val="0"/>
                <w:sz w:val="22"/>
                <w:szCs w:val="22"/>
              </w:rPr>
            </w:pPr>
            <w:r w:rsidRPr="00A20F7F">
              <w:rPr>
                <w:rFonts w:cstheme="minorHAnsi"/>
                <w:sz w:val="22"/>
                <w:szCs w:val="22"/>
              </w:rPr>
              <w:t xml:space="preserve">Linear </w:t>
            </w:r>
            <m:oMath>
              <m:sSub>
                <m:sSubPr>
                  <m:ctrlPr>
                    <w:rPr>
                      <w:rFonts w:ascii="Cambria Math" w:hAnsi="Cambria Math" w:cstheme="minorHAnsi"/>
                      <w:b w:val="0"/>
                      <w:bCs w:val="0"/>
                      <w:i/>
                      <w:sz w:val="22"/>
                      <w:szCs w:val="22"/>
                    </w:rPr>
                  </m:ctrlPr>
                </m:sSubPr>
                <m:e>
                  <m:r>
                    <m:rPr>
                      <m:sty m:val="bi"/>
                    </m:rPr>
                    <w:rPr>
                      <w:rFonts w:ascii="Cambria Math" w:hAnsi="Cambria Math" w:cstheme="minorHAnsi"/>
                      <w:sz w:val="22"/>
                      <w:szCs w:val="22"/>
                    </w:rPr>
                    <m:t>T</m:t>
                  </m:r>
                </m:e>
                <m:sub>
                  <m:r>
                    <m:rPr>
                      <m:sty m:val="bi"/>
                    </m:rPr>
                    <w:rPr>
                      <w:rFonts w:ascii="Cambria Math" w:hAnsi="Cambria Math" w:cstheme="minorHAnsi"/>
                      <w:sz w:val="22"/>
                      <w:szCs w:val="22"/>
                    </w:rPr>
                    <m:t>opt</m:t>
                  </m:r>
                </m:sub>
              </m:sSub>
            </m:oMath>
            <w:r w:rsidRPr="00A20F7F">
              <w:rPr>
                <w:rFonts w:cstheme="minorHAnsi"/>
                <w:sz w:val="22"/>
                <w:szCs w:val="22"/>
              </w:rPr>
              <w:t xml:space="preserve"> model</w:t>
            </w:r>
          </w:p>
          <w:p w14:paraId="5EAA5C02" w14:textId="3C2AAF49" w:rsidR="00745E85" w:rsidRPr="00A20F7F" w:rsidRDefault="00745E85" w:rsidP="003C5847">
            <w:pPr>
              <w:spacing w:line="480" w:lineRule="auto"/>
              <w:contextualSpacing/>
              <w:jc w:val="both"/>
              <w:rPr>
                <w:rFonts w:cstheme="minorHAnsi"/>
                <w:sz w:val="22"/>
                <w:szCs w:val="22"/>
              </w:rPr>
            </w:pPr>
            <w:r w:rsidRPr="00A20F7F">
              <w:rPr>
                <w:rFonts w:cstheme="minorHAnsi"/>
                <w:sz w:val="22"/>
                <w:szCs w:val="22"/>
              </w:rPr>
              <w:t>(Eqns. 1-3)</w:t>
            </w:r>
          </w:p>
        </w:tc>
        <w:tc>
          <w:tcPr>
            <w:tcW w:w="1306" w:type="dxa"/>
          </w:tcPr>
          <w:p w14:paraId="4898A380" w14:textId="5431245C" w:rsidR="00745E85" w:rsidRPr="00A20F7F" w:rsidRDefault="00A06C7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22C5391F" w14:textId="2A35A7F0"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Hyperparameter (intercept)</w:t>
            </w:r>
          </w:p>
        </w:tc>
        <w:tc>
          <w:tcPr>
            <w:tcW w:w="1630" w:type="dxa"/>
          </w:tcPr>
          <w:p w14:paraId="032D2904" w14:textId="15C15E9D"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w:rPr>
                    <w:rFonts w:ascii="Cambria Math" w:hAnsi="Cambria Math" w:cstheme="minorHAnsi"/>
                    <w:sz w:val="22"/>
                    <w:szCs w:val="22"/>
                  </w:rPr>
                  <m:t>N(0, 5)</m:t>
                </m:r>
              </m:oMath>
            </m:oMathPara>
          </w:p>
        </w:tc>
      </w:tr>
      <w:tr w:rsidR="00745E85" w:rsidRPr="00A20F7F" w14:paraId="4B9F15EA"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47A6F79" w14:textId="77777777" w:rsidR="00745E85" w:rsidRPr="00A20F7F" w:rsidRDefault="00745E85" w:rsidP="003C5847">
            <w:pPr>
              <w:spacing w:line="480" w:lineRule="auto"/>
              <w:contextualSpacing/>
              <w:jc w:val="both"/>
              <w:rPr>
                <w:rFonts w:cstheme="minorHAnsi"/>
                <w:sz w:val="22"/>
                <w:szCs w:val="22"/>
              </w:rPr>
            </w:pPr>
          </w:p>
        </w:tc>
        <w:tc>
          <w:tcPr>
            <w:tcW w:w="1306" w:type="dxa"/>
          </w:tcPr>
          <w:p w14:paraId="78134919" w14:textId="1399F176" w:rsidR="00745E85" w:rsidRPr="00A20F7F" w:rsidRDefault="00A06C7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16E8439D" w14:textId="6904D10A"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 xml:space="preserve">Hyperparameter (mass </w:t>
            </w:r>
            <w:r w:rsidR="005C5238" w:rsidRPr="00A20F7F">
              <w:rPr>
                <w:rFonts w:cstheme="minorHAnsi"/>
                <w:sz w:val="22"/>
                <w:szCs w:val="22"/>
              </w:rPr>
              <w:t>coefficient</w:t>
            </w:r>
            <w:r w:rsidRPr="00A20F7F">
              <w:rPr>
                <w:rFonts w:cstheme="minorHAnsi"/>
                <w:sz w:val="22"/>
                <w:szCs w:val="22"/>
              </w:rPr>
              <w:t>)</w:t>
            </w:r>
          </w:p>
        </w:tc>
        <w:tc>
          <w:tcPr>
            <w:tcW w:w="1630" w:type="dxa"/>
          </w:tcPr>
          <w:p w14:paraId="67769781" w14:textId="77A72BA8"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w:rPr>
                    <w:rFonts w:ascii="Cambria Math" w:hAnsi="Cambria Math" w:cstheme="minorHAnsi"/>
                    <w:sz w:val="22"/>
                    <w:szCs w:val="22"/>
                  </w:rPr>
                  <m:t>N(0, 5)</m:t>
                </m:r>
              </m:oMath>
            </m:oMathPara>
          </w:p>
        </w:tc>
      </w:tr>
      <w:tr w:rsidR="00745E85" w:rsidRPr="00A20F7F" w14:paraId="3029FBEB"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EF79401" w14:textId="77777777" w:rsidR="00745E85" w:rsidRPr="00A20F7F" w:rsidRDefault="00745E85" w:rsidP="00245181">
            <w:pPr>
              <w:spacing w:line="480" w:lineRule="auto"/>
              <w:contextualSpacing/>
              <w:jc w:val="both"/>
              <w:rPr>
                <w:rFonts w:cstheme="minorHAnsi"/>
                <w:sz w:val="22"/>
                <w:szCs w:val="22"/>
              </w:rPr>
            </w:pPr>
          </w:p>
        </w:tc>
        <w:tc>
          <w:tcPr>
            <w:tcW w:w="1306" w:type="dxa"/>
          </w:tcPr>
          <w:p w14:paraId="1AF5B6A5" w14:textId="600A0132" w:rsidR="00745E85" w:rsidRPr="00A20F7F" w:rsidRDefault="00A06C7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5F6C87F8" w14:textId="7ADCBDFE" w:rsidR="00745E85" w:rsidRPr="00A20F7F" w:rsidRDefault="00745E8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Hyperparameter (intercept variance)</w:t>
            </w:r>
          </w:p>
        </w:tc>
        <w:tc>
          <w:tcPr>
            <w:tcW w:w="1630" w:type="dxa"/>
          </w:tcPr>
          <w:p w14:paraId="61A91F7D" w14:textId="55571601" w:rsidR="00745E85" w:rsidRPr="00A20F7F" w:rsidRDefault="001E13F3"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745E85" w:rsidRPr="00A20F7F" w14:paraId="088C8FB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5B2235D" w14:textId="77777777" w:rsidR="00745E85" w:rsidRPr="00A20F7F" w:rsidRDefault="00745E85" w:rsidP="00245181">
            <w:pPr>
              <w:spacing w:line="480" w:lineRule="auto"/>
              <w:contextualSpacing/>
              <w:jc w:val="both"/>
              <w:rPr>
                <w:rFonts w:cstheme="minorHAnsi"/>
                <w:sz w:val="22"/>
                <w:szCs w:val="22"/>
              </w:rPr>
            </w:pPr>
          </w:p>
        </w:tc>
        <w:tc>
          <w:tcPr>
            <w:tcW w:w="1306" w:type="dxa"/>
          </w:tcPr>
          <w:p w14:paraId="2E037B15" w14:textId="00810AB1" w:rsidR="00745E85" w:rsidRPr="00A20F7F" w:rsidRDefault="00A06C7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5695955E" w14:textId="3D66AF0E" w:rsidR="00745E85" w:rsidRPr="00A20F7F" w:rsidRDefault="00745E8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 xml:space="preserve">Hyperparameter (mass </w:t>
            </w:r>
            <w:r w:rsidR="00C3634F" w:rsidRPr="00A20F7F">
              <w:rPr>
                <w:rFonts w:cstheme="minorHAnsi"/>
                <w:sz w:val="22"/>
                <w:szCs w:val="22"/>
              </w:rPr>
              <w:t>coefficient</w:t>
            </w:r>
            <w:r w:rsidRPr="00A20F7F">
              <w:rPr>
                <w:rFonts w:cstheme="minorHAnsi"/>
                <w:sz w:val="22"/>
                <w:szCs w:val="22"/>
              </w:rPr>
              <w:t xml:space="preserve"> variance)</w:t>
            </w:r>
          </w:p>
        </w:tc>
        <w:tc>
          <w:tcPr>
            <w:tcW w:w="1630" w:type="dxa"/>
          </w:tcPr>
          <w:p w14:paraId="43900E97" w14:textId="289C8428" w:rsidR="00745E85" w:rsidRPr="00A20F7F" w:rsidRDefault="001E13F3"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745E85" w:rsidRPr="00A20F7F" w14:paraId="5F8B3C0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3727005" w14:textId="77777777" w:rsidR="00745E85" w:rsidRPr="00A20F7F" w:rsidRDefault="00745E85" w:rsidP="00377669">
            <w:pPr>
              <w:spacing w:line="480" w:lineRule="auto"/>
              <w:contextualSpacing/>
              <w:jc w:val="both"/>
              <w:rPr>
                <w:rFonts w:cstheme="minorHAnsi"/>
                <w:sz w:val="22"/>
                <w:szCs w:val="22"/>
              </w:rPr>
            </w:pPr>
          </w:p>
        </w:tc>
        <w:tc>
          <w:tcPr>
            <w:tcW w:w="1306" w:type="dxa"/>
          </w:tcPr>
          <w:p w14:paraId="2840320E" w14:textId="6B785B56" w:rsidR="00745E85" w:rsidRPr="00A20F7F"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oMath>
            </m:oMathPara>
          </w:p>
        </w:tc>
        <w:tc>
          <w:tcPr>
            <w:tcW w:w="4368" w:type="dxa"/>
          </w:tcPr>
          <w:p w14:paraId="41CD0C71" w14:textId="0354DF44" w:rsidR="00745E85" w:rsidRPr="00A20F7F" w:rsidRDefault="00745E8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Variance</w:t>
            </w:r>
          </w:p>
        </w:tc>
        <w:tc>
          <w:tcPr>
            <w:tcW w:w="1630" w:type="dxa"/>
          </w:tcPr>
          <w:p w14:paraId="72631E38" w14:textId="6A05F244" w:rsidR="00745E85" w:rsidRPr="00A20F7F" w:rsidRDefault="00745E8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639C323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1FAAE790" w14:textId="0EAC2C57" w:rsidR="00377669" w:rsidRPr="007F0C50" w:rsidRDefault="00377669" w:rsidP="00377669">
            <w:pPr>
              <w:spacing w:line="480" w:lineRule="auto"/>
              <w:contextualSpacing/>
              <w:jc w:val="both"/>
              <w:rPr>
                <w:rFonts w:cstheme="minorHAnsi"/>
                <w:sz w:val="22"/>
                <w:szCs w:val="22"/>
              </w:rPr>
            </w:pPr>
            <w:r w:rsidRPr="007F0C50">
              <w:rPr>
                <w:rFonts w:cstheme="minorHAnsi"/>
                <w:sz w:val="22"/>
                <w:szCs w:val="22"/>
              </w:rPr>
              <w:t xml:space="preserve">Log-linear regression (Eqns. 6-8) </w:t>
            </w:r>
          </w:p>
        </w:tc>
        <w:tc>
          <w:tcPr>
            <w:tcW w:w="1306" w:type="dxa"/>
          </w:tcPr>
          <w:p w14:paraId="7A824D9C"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73E852C1"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(intercept)</w:t>
            </w:r>
          </w:p>
        </w:tc>
        <w:tc>
          <w:tcPr>
            <w:tcW w:w="1630" w:type="dxa"/>
          </w:tcPr>
          <w:p w14:paraId="32BBA455"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0.5)</m:t>
                </m:r>
              </m:oMath>
            </m:oMathPara>
          </w:p>
        </w:tc>
      </w:tr>
      <w:tr w:rsidR="00377669" w:rsidRPr="00A20F7F" w14:paraId="3B972DE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A3F1994" w14:textId="77777777" w:rsidR="00377669" w:rsidRPr="007F0C50" w:rsidRDefault="00377669" w:rsidP="00377669">
            <w:pPr>
              <w:spacing w:line="480" w:lineRule="auto"/>
              <w:contextualSpacing/>
              <w:jc w:val="both"/>
              <w:rPr>
                <w:rFonts w:cstheme="minorHAnsi"/>
                <w:sz w:val="22"/>
                <w:szCs w:val="22"/>
              </w:rPr>
            </w:pPr>
          </w:p>
        </w:tc>
        <w:tc>
          <w:tcPr>
            <w:tcW w:w="1306" w:type="dxa"/>
          </w:tcPr>
          <w:p w14:paraId="61C54C68"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6911258B"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(mass exponent)</w:t>
            </w:r>
          </w:p>
        </w:tc>
        <w:tc>
          <w:tcPr>
            <w:tcW w:w="1630" w:type="dxa"/>
          </w:tcPr>
          <w:p w14:paraId="51DA37B0"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N(-0.25, 0. 5)</m:t>
                </m:r>
              </m:oMath>
            </m:oMathPara>
          </w:p>
        </w:tc>
      </w:tr>
      <w:tr w:rsidR="00377669" w:rsidRPr="00A20F7F" w14:paraId="749BE9D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31C813DD" w14:textId="77777777" w:rsidR="00377669" w:rsidRPr="007F0C50" w:rsidRDefault="00377669" w:rsidP="00377669">
            <w:pPr>
              <w:spacing w:line="480" w:lineRule="auto"/>
              <w:contextualSpacing/>
              <w:jc w:val="both"/>
              <w:rPr>
                <w:rFonts w:cstheme="minorHAnsi"/>
                <w:sz w:val="22"/>
                <w:szCs w:val="22"/>
              </w:rPr>
            </w:pPr>
          </w:p>
        </w:tc>
        <w:tc>
          <w:tcPr>
            <w:tcW w:w="1306" w:type="dxa"/>
          </w:tcPr>
          <w:p w14:paraId="63AEDA2D"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sub>
                </m:sSub>
              </m:oMath>
            </m:oMathPara>
          </w:p>
        </w:tc>
        <w:tc>
          <w:tcPr>
            <w:tcW w:w="4368" w:type="dxa"/>
          </w:tcPr>
          <w:p w14:paraId="45F4E8D5"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(activation energy)</w:t>
            </w:r>
          </w:p>
        </w:tc>
        <w:tc>
          <w:tcPr>
            <w:tcW w:w="1630" w:type="dxa"/>
          </w:tcPr>
          <w:p w14:paraId="5F951037"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sz w:val="22"/>
                <w:szCs w:val="22"/>
              </w:rPr>
            </w:pPr>
            <m:oMathPara>
              <m:oMath>
                <m:r>
                  <w:rPr>
                    <w:rFonts w:ascii="Cambria Math" w:hAnsi="Cambria Math" w:cstheme="minorHAnsi"/>
                    <w:sz w:val="22"/>
                    <w:szCs w:val="22"/>
                  </w:rPr>
                  <m:t>N(-0.6, 0.5)</m:t>
                </m:r>
              </m:oMath>
            </m:oMathPara>
          </w:p>
        </w:tc>
      </w:tr>
      <w:tr w:rsidR="00377669" w:rsidRPr="00A20F7F" w14:paraId="58C12918"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66D179" w14:textId="77777777" w:rsidR="00377669" w:rsidRPr="007F0C50" w:rsidRDefault="00377669" w:rsidP="00377669">
            <w:pPr>
              <w:spacing w:line="480" w:lineRule="auto"/>
              <w:contextualSpacing/>
              <w:jc w:val="both"/>
              <w:rPr>
                <w:rFonts w:cstheme="minorHAnsi"/>
                <w:sz w:val="22"/>
                <w:szCs w:val="22"/>
              </w:rPr>
            </w:pPr>
          </w:p>
        </w:tc>
        <w:tc>
          <w:tcPr>
            <w:tcW w:w="1306" w:type="dxa"/>
          </w:tcPr>
          <w:p w14:paraId="2F7EC5E1"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3</m:t>
                        </m:r>
                      </m:sub>
                    </m:sSub>
                  </m:sub>
                </m:sSub>
              </m:oMath>
            </m:oMathPara>
          </w:p>
        </w:tc>
        <w:tc>
          <w:tcPr>
            <w:tcW w:w="4368" w:type="dxa"/>
          </w:tcPr>
          <w:p w14:paraId="2D7A280C"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(interaction)</w:t>
            </w:r>
          </w:p>
        </w:tc>
        <w:tc>
          <w:tcPr>
            <w:tcW w:w="1630" w:type="dxa"/>
          </w:tcPr>
          <w:p w14:paraId="425F2FFF"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0.5)</m:t>
                </m:r>
              </m:oMath>
            </m:oMathPara>
          </w:p>
        </w:tc>
      </w:tr>
      <w:tr w:rsidR="00377669" w:rsidRPr="00A20F7F" w14:paraId="2B18FEE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0552674C" w14:textId="77777777" w:rsidR="00377669" w:rsidRPr="007F0C50" w:rsidRDefault="00377669" w:rsidP="00377669">
            <w:pPr>
              <w:spacing w:line="480" w:lineRule="auto"/>
              <w:contextualSpacing/>
              <w:jc w:val="both"/>
              <w:rPr>
                <w:rFonts w:cstheme="minorHAnsi"/>
                <w:sz w:val="22"/>
                <w:szCs w:val="22"/>
              </w:rPr>
            </w:pPr>
          </w:p>
        </w:tc>
        <w:tc>
          <w:tcPr>
            <w:tcW w:w="1306" w:type="dxa"/>
          </w:tcPr>
          <w:p w14:paraId="45517F76"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6293BC30"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(intercept variance)</w:t>
            </w:r>
          </w:p>
        </w:tc>
        <w:tc>
          <w:tcPr>
            <w:tcW w:w="1630" w:type="dxa"/>
          </w:tcPr>
          <w:p w14:paraId="58A773F9" w14:textId="7CE2661E"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494931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8F8EABE"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05265A7"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7412570F"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(mass exponent variance)</w:t>
            </w:r>
          </w:p>
        </w:tc>
        <w:tc>
          <w:tcPr>
            <w:tcW w:w="1630" w:type="dxa"/>
          </w:tcPr>
          <w:p w14:paraId="7EA2DEC5" w14:textId="52E09806"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4CED6E1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8012C3B"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00A7EE5"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sub>
                </m:sSub>
              </m:oMath>
            </m:oMathPara>
          </w:p>
        </w:tc>
        <w:tc>
          <w:tcPr>
            <w:tcW w:w="4368" w:type="dxa"/>
          </w:tcPr>
          <w:p w14:paraId="2DB2D828"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(activation energy variance)</w:t>
            </w:r>
          </w:p>
        </w:tc>
        <w:tc>
          <w:tcPr>
            <w:tcW w:w="1630" w:type="dxa"/>
          </w:tcPr>
          <w:p w14:paraId="411B3C84" w14:textId="4594388C"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3E5EB99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BA555E6" w14:textId="77777777" w:rsidR="00377669" w:rsidRPr="007F0C50" w:rsidRDefault="00377669" w:rsidP="00377669">
            <w:pPr>
              <w:spacing w:line="480" w:lineRule="auto"/>
              <w:contextualSpacing/>
              <w:jc w:val="both"/>
              <w:rPr>
                <w:rFonts w:cstheme="minorHAnsi"/>
                <w:sz w:val="22"/>
                <w:szCs w:val="22"/>
              </w:rPr>
            </w:pPr>
          </w:p>
        </w:tc>
        <w:tc>
          <w:tcPr>
            <w:tcW w:w="1306" w:type="dxa"/>
          </w:tcPr>
          <w:p w14:paraId="20DD47D3"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3</m:t>
                        </m:r>
                      </m:sub>
                    </m:sSub>
                  </m:sub>
                </m:sSub>
              </m:oMath>
            </m:oMathPara>
          </w:p>
        </w:tc>
        <w:tc>
          <w:tcPr>
            <w:tcW w:w="4368" w:type="dxa"/>
          </w:tcPr>
          <w:p w14:paraId="64193960"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(interaction variance)</w:t>
            </w:r>
          </w:p>
        </w:tc>
        <w:tc>
          <w:tcPr>
            <w:tcW w:w="1630" w:type="dxa"/>
          </w:tcPr>
          <w:p w14:paraId="36BAFBE8" w14:textId="52260642"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33927F2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301B1B0"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30A87C1"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oMath>
            </m:oMathPara>
          </w:p>
        </w:tc>
        <w:tc>
          <w:tcPr>
            <w:tcW w:w="4368" w:type="dxa"/>
          </w:tcPr>
          <w:p w14:paraId="4606B049"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Variance</w:t>
            </w:r>
          </w:p>
        </w:tc>
        <w:tc>
          <w:tcPr>
            <w:tcW w:w="1630" w:type="dxa"/>
          </w:tcPr>
          <w:p w14:paraId="09A5AAB4"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7367875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1623D042" w14:textId="77777777" w:rsidR="00377669" w:rsidRPr="007F0C50" w:rsidRDefault="00377669" w:rsidP="00377669">
            <w:pPr>
              <w:spacing w:line="480" w:lineRule="auto"/>
              <w:contextualSpacing/>
              <w:jc w:val="both"/>
              <w:rPr>
                <w:rFonts w:cstheme="minorHAnsi"/>
                <w:b w:val="0"/>
                <w:bCs w:val="0"/>
                <w:sz w:val="22"/>
                <w:szCs w:val="22"/>
              </w:rPr>
            </w:pPr>
            <w:r w:rsidRPr="007F0C50">
              <w:rPr>
                <w:rFonts w:cstheme="minorHAnsi"/>
                <w:sz w:val="22"/>
                <w:szCs w:val="22"/>
              </w:rPr>
              <w:t>Polynomial</w:t>
            </w:r>
          </w:p>
          <w:p w14:paraId="76F94173" w14:textId="72EC380D" w:rsidR="00377669" w:rsidRPr="007F0C50" w:rsidRDefault="00377669" w:rsidP="00377669">
            <w:pPr>
              <w:spacing w:line="480" w:lineRule="auto"/>
              <w:contextualSpacing/>
              <w:jc w:val="both"/>
              <w:rPr>
                <w:rFonts w:cstheme="minorHAnsi"/>
                <w:sz w:val="22"/>
                <w:szCs w:val="22"/>
              </w:rPr>
            </w:pPr>
            <w:r w:rsidRPr="007F0C50">
              <w:rPr>
                <w:rFonts w:cstheme="minorHAnsi"/>
                <w:sz w:val="22"/>
                <w:szCs w:val="22"/>
              </w:rPr>
              <w:t xml:space="preserve">(Eqns. </w:t>
            </w:r>
            <w:proofErr w:type="gramStart"/>
            <w:r w:rsidR="0089750D" w:rsidRPr="007F0C50">
              <w:rPr>
                <w:rFonts w:cstheme="minorHAnsi"/>
                <w:sz w:val="22"/>
                <w:szCs w:val="22"/>
              </w:rPr>
              <w:t>9</w:t>
            </w:r>
            <w:r w:rsidRPr="007F0C50">
              <w:rPr>
                <w:rFonts w:cstheme="minorHAnsi"/>
                <w:sz w:val="22"/>
                <w:szCs w:val="22"/>
              </w:rPr>
              <w:t>-</w:t>
            </w:r>
            <w:r w:rsidR="008E6B7A" w:rsidRPr="007F0C50">
              <w:rPr>
                <w:rFonts w:cstheme="minorHAnsi"/>
                <w:sz w:val="22"/>
                <w:szCs w:val="22"/>
              </w:rPr>
              <w:t>10</w:t>
            </w:r>
            <w:proofErr w:type="gramEnd"/>
            <w:r w:rsidRPr="007F0C50">
              <w:rPr>
                <w:rFonts w:cstheme="minorHAnsi"/>
                <w:sz w:val="22"/>
                <w:szCs w:val="22"/>
              </w:rPr>
              <w:t>)</w:t>
            </w:r>
          </w:p>
        </w:tc>
        <w:tc>
          <w:tcPr>
            <w:tcW w:w="1306" w:type="dxa"/>
          </w:tcPr>
          <w:p w14:paraId="5350D1EF"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0</m:t>
                    </m:r>
                  </m:sub>
                </m:sSub>
              </m:oMath>
            </m:oMathPara>
          </w:p>
        </w:tc>
        <w:tc>
          <w:tcPr>
            <w:tcW w:w="4368" w:type="dxa"/>
          </w:tcPr>
          <w:p w14:paraId="5E92B316"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Intercept</w:t>
            </w:r>
          </w:p>
        </w:tc>
        <w:tc>
          <w:tcPr>
            <w:tcW w:w="1630" w:type="dxa"/>
          </w:tcPr>
          <w:p w14:paraId="3CED3719" w14:textId="77777777" w:rsidR="00377669" w:rsidRPr="007F0C50" w:rsidRDefault="00377669" w:rsidP="00377669">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3EC5EE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65BFAC22"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53B6FB1"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1</m:t>
                    </m:r>
                  </m:sub>
                </m:sSub>
              </m:oMath>
            </m:oMathPara>
          </w:p>
        </w:tc>
        <w:tc>
          <w:tcPr>
            <w:tcW w:w="4368" w:type="dxa"/>
          </w:tcPr>
          <w:p w14:paraId="54389CE3"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Mass coefficient</w:t>
            </w:r>
          </w:p>
        </w:tc>
        <w:tc>
          <w:tcPr>
            <w:tcW w:w="1630" w:type="dxa"/>
          </w:tcPr>
          <w:p w14:paraId="1AE7842A"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02AF5D34"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A5FCF15" w14:textId="77777777" w:rsidR="00377669" w:rsidRPr="007F0C50" w:rsidRDefault="00377669" w:rsidP="00377669">
            <w:pPr>
              <w:spacing w:line="480" w:lineRule="auto"/>
              <w:contextualSpacing/>
              <w:jc w:val="both"/>
              <w:rPr>
                <w:rFonts w:cstheme="minorHAnsi"/>
                <w:sz w:val="22"/>
                <w:szCs w:val="22"/>
              </w:rPr>
            </w:pPr>
          </w:p>
        </w:tc>
        <w:tc>
          <w:tcPr>
            <w:tcW w:w="1306" w:type="dxa"/>
          </w:tcPr>
          <w:p w14:paraId="58982E7F"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2</m:t>
                    </m:r>
                  </m:sub>
                </m:sSub>
              </m:oMath>
            </m:oMathPara>
          </w:p>
        </w:tc>
        <w:tc>
          <w:tcPr>
            <w:tcW w:w="4368" w:type="dxa"/>
          </w:tcPr>
          <w:p w14:paraId="613C9E1E"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Temperature coefficient</w:t>
            </w:r>
          </w:p>
        </w:tc>
        <w:tc>
          <w:tcPr>
            <w:tcW w:w="1630" w:type="dxa"/>
          </w:tcPr>
          <w:p w14:paraId="6D8AD8E3"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5DE6026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973430" w14:textId="77777777" w:rsidR="00377669" w:rsidRPr="007F0C50" w:rsidRDefault="00377669" w:rsidP="00377669">
            <w:pPr>
              <w:spacing w:line="480" w:lineRule="auto"/>
              <w:contextualSpacing/>
              <w:jc w:val="both"/>
              <w:rPr>
                <w:rFonts w:cstheme="minorHAnsi"/>
                <w:sz w:val="22"/>
                <w:szCs w:val="22"/>
              </w:rPr>
            </w:pPr>
          </w:p>
        </w:tc>
        <w:tc>
          <w:tcPr>
            <w:tcW w:w="1306" w:type="dxa"/>
          </w:tcPr>
          <w:p w14:paraId="6FB9D3ED"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3</m:t>
                    </m:r>
                  </m:sub>
                </m:sSub>
              </m:oMath>
            </m:oMathPara>
          </w:p>
        </w:tc>
        <w:tc>
          <w:tcPr>
            <w:tcW w:w="4368" w:type="dxa"/>
          </w:tcPr>
          <w:p w14:paraId="47042EAC"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Quadratic temperature coefficient</w:t>
            </w:r>
          </w:p>
        </w:tc>
        <w:tc>
          <w:tcPr>
            <w:tcW w:w="1630" w:type="dxa"/>
          </w:tcPr>
          <w:p w14:paraId="067F54D4"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4AECC35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54C5CD4" w14:textId="77777777" w:rsidR="00377669" w:rsidRPr="007F0C50" w:rsidRDefault="00377669" w:rsidP="00377669">
            <w:pPr>
              <w:spacing w:line="480" w:lineRule="auto"/>
              <w:contextualSpacing/>
              <w:jc w:val="both"/>
              <w:rPr>
                <w:rFonts w:cstheme="minorHAnsi"/>
                <w:sz w:val="22"/>
                <w:szCs w:val="22"/>
              </w:rPr>
            </w:pPr>
          </w:p>
        </w:tc>
        <w:tc>
          <w:tcPr>
            <w:tcW w:w="1306" w:type="dxa"/>
          </w:tcPr>
          <w:p w14:paraId="1D92028A"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oMath>
            </m:oMathPara>
          </w:p>
        </w:tc>
        <w:tc>
          <w:tcPr>
            <w:tcW w:w="4368" w:type="dxa"/>
          </w:tcPr>
          <w:p w14:paraId="05783397"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Variance</w:t>
            </w:r>
          </w:p>
        </w:tc>
        <w:tc>
          <w:tcPr>
            <w:tcW w:w="1630" w:type="dxa"/>
          </w:tcPr>
          <w:p w14:paraId="6F5FD7F5"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bl>
    <w:p w14:paraId="7D1F3207" w14:textId="1415BD0C" w:rsidR="008254C2" w:rsidRDefault="008254C2" w:rsidP="00904830">
      <w:pPr>
        <w:spacing w:line="480" w:lineRule="auto"/>
        <w:contextualSpacing/>
        <w:jc w:val="both"/>
        <w:rPr>
          <w:rFonts w:cstheme="minorHAnsi"/>
          <w:b/>
          <w:lang w:val="en-US"/>
        </w:rPr>
      </w:pPr>
    </w:p>
    <w:p w14:paraId="2102313B" w14:textId="77777777" w:rsidR="0069698D" w:rsidRDefault="0069698D" w:rsidP="00904830">
      <w:pPr>
        <w:spacing w:line="480" w:lineRule="auto"/>
        <w:contextualSpacing/>
        <w:jc w:val="both"/>
        <w:rPr>
          <w:rFonts w:cstheme="minorHAnsi"/>
          <w:b/>
          <w:lang w:val="en-US"/>
        </w:rPr>
      </w:pPr>
    </w:p>
    <w:p w14:paraId="195FC488" w14:textId="77777777" w:rsidR="008254C2" w:rsidRDefault="008254C2" w:rsidP="00904830">
      <w:pPr>
        <w:spacing w:line="480" w:lineRule="auto"/>
        <w:contextualSpacing/>
        <w:jc w:val="both"/>
        <w:rPr>
          <w:rFonts w:cstheme="minorHAnsi"/>
          <w:b/>
          <w:lang w:val="en-US"/>
        </w:rPr>
      </w:pPr>
    </w:p>
    <w:p w14:paraId="3D239FD9" w14:textId="77777777" w:rsidR="008254C2" w:rsidRDefault="008254C2" w:rsidP="00904830">
      <w:pPr>
        <w:spacing w:line="480" w:lineRule="auto"/>
        <w:contextualSpacing/>
        <w:jc w:val="both"/>
        <w:rPr>
          <w:rFonts w:cstheme="minorHAnsi"/>
          <w:b/>
          <w:lang w:val="en-US"/>
        </w:rPr>
      </w:pPr>
    </w:p>
    <w:p w14:paraId="52D66282" w14:textId="2B58FF61" w:rsidR="00B7608D" w:rsidRDefault="00F53EDC" w:rsidP="00904830">
      <w:pPr>
        <w:spacing w:line="480" w:lineRule="auto"/>
        <w:contextualSpacing/>
        <w:jc w:val="both"/>
        <w:rPr>
          <w:rFonts w:cstheme="minorHAnsi"/>
          <w:b/>
          <w:lang w:val="en-US"/>
        </w:rPr>
      </w:pPr>
      <w:r w:rsidRPr="00660D1C">
        <w:rPr>
          <w:rFonts w:cstheme="minorHAnsi"/>
          <w:b/>
          <w:lang w:val="en-US"/>
        </w:rPr>
        <w:lastRenderedPageBreak/>
        <w:t>Results</w:t>
      </w:r>
    </w:p>
    <w:p w14:paraId="7E4333B3" w14:textId="77777777" w:rsidR="00DF7F94" w:rsidRPr="00981733" w:rsidRDefault="00DF7F94" w:rsidP="00DF7F94">
      <w:pPr>
        <w:spacing w:line="480" w:lineRule="auto"/>
        <w:contextualSpacing/>
        <w:jc w:val="both"/>
        <w:rPr>
          <w:rFonts w:cstheme="minorHAnsi"/>
          <w:i/>
          <w:sz w:val="22"/>
          <w:szCs w:val="22"/>
          <w:lang w:val="en-US"/>
        </w:rPr>
      </w:pPr>
      <w:r w:rsidRPr="001E1A50">
        <w:rPr>
          <w:rFonts w:cstheme="minorHAnsi"/>
          <w:i/>
          <w:sz w:val="22"/>
          <w:szCs w:val="22"/>
          <w:lang w:val="en-US"/>
        </w:rPr>
        <w:t>99.1%</w:t>
      </w:r>
      <w:r>
        <w:rPr>
          <w:rFonts w:cstheme="minorHAnsi"/>
          <w:i/>
          <w:sz w:val="22"/>
          <w:szCs w:val="22"/>
          <w:lang w:val="en-US"/>
        </w:rPr>
        <w:t xml:space="preserve"> of the posterior density of the slope estimate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Pr="00981733">
        <w:rPr>
          <w:rFonts w:cstheme="minorHAnsi"/>
          <w:i/>
          <w:sz w:val="22"/>
          <w:szCs w:val="22"/>
          <w:lang w:val="en-US"/>
        </w:rPr>
        <w:t>)</w:t>
      </w:r>
    </w:p>
    <w:p w14:paraId="1049E783" w14:textId="77777777" w:rsidR="00DF7F94" w:rsidRPr="00660D1C" w:rsidRDefault="00DF7F94" w:rsidP="00904830">
      <w:pPr>
        <w:spacing w:line="480" w:lineRule="auto"/>
        <w:contextualSpacing/>
        <w:jc w:val="both"/>
        <w:rPr>
          <w:rFonts w:cstheme="minorHAnsi"/>
          <w:b/>
          <w:lang w:val="en-US"/>
        </w:rPr>
      </w:pPr>
    </w:p>
    <w:p w14:paraId="095ED9EA" w14:textId="77777777" w:rsidR="00320DB5" w:rsidRPr="00A20F7F" w:rsidRDefault="00CA1328" w:rsidP="00904830">
      <w:pPr>
        <w:spacing w:line="480" w:lineRule="auto"/>
        <w:contextualSpacing/>
        <w:jc w:val="both"/>
        <w:rPr>
          <w:rFonts w:eastAsiaTheme="minorEastAsia" w:cstheme="minorHAnsi"/>
          <w:color w:val="FF0000"/>
          <w:sz w:val="22"/>
          <w:szCs w:val="22"/>
          <w:lang w:val="en-US"/>
        </w:rPr>
      </w:pPr>
      <w:r w:rsidRPr="00A20F7F">
        <w:rPr>
          <w:rFonts w:cstheme="minorHAnsi"/>
          <w:color w:val="FF0000"/>
          <w:sz w:val="22"/>
          <w:szCs w:val="22"/>
          <w:lang w:val="en-US"/>
        </w:rPr>
        <w:t xml:space="preserve">The temperature at which optimum growth is achieved declines with body size declines with </w:t>
      </w:r>
      <m:oMath>
        <m:r>
          <w:rPr>
            <w:rFonts w:ascii="Cambria Math" w:hAnsi="Cambria Math" w:cstheme="minorHAnsi"/>
            <w:color w:val="FF0000"/>
            <w:sz w:val="22"/>
            <w:szCs w:val="22"/>
            <w:lang w:val="en-US"/>
          </w:rPr>
          <m:t>-0.79℃</m:t>
        </m:r>
      </m:oMath>
      <w:r w:rsidRPr="00A20F7F">
        <w:rPr>
          <w:rFonts w:eastAsiaTheme="minorEastAsia" w:cstheme="minorHAnsi"/>
          <w:color w:val="FF0000"/>
          <w:sz w:val="22"/>
          <w:szCs w:val="22"/>
          <w:lang w:val="en-US"/>
        </w:rPr>
        <w:t xml:space="preserve"> per order of magnitude increase in relative body size (Fig. 4).</w:t>
      </w:r>
    </w:p>
    <w:p w14:paraId="0A9F89C5" w14:textId="58F9A18F" w:rsidR="00C921BA" w:rsidRPr="00A20F7F" w:rsidRDefault="00A27381" w:rsidP="00904830">
      <w:pPr>
        <w:spacing w:line="480" w:lineRule="auto"/>
        <w:ind w:firstLine="284"/>
        <w:contextualSpacing/>
        <w:jc w:val="both"/>
        <w:rPr>
          <w:rFonts w:eastAsiaTheme="minorEastAsia" w:cstheme="minorHAnsi"/>
          <w:color w:val="FF0000"/>
          <w:sz w:val="22"/>
          <w:szCs w:val="22"/>
        </w:rPr>
      </w:pPr>
      <w:r w:rsidRPr="00A20F7F">
        <w:rPr>
          <w:rFonts w:cstheme="minorHAnsi"/>
          <w:color w:val="FF0000"/>
          <w:sz w:val="22"/>
          <w:szCs w:val="22"/>
          <w:lang w:val="en-US"/>
        </w:rPr>
        <w:t>W</w:t>
      </w:r>
      <w:r w:rsidR="005125AE" w:rsidRPr="00A20F7F">
        <w:rPr>
          <w:rFonts w:cstheme="minorHAnsi"/>
          <w:color w:val="FF0000"/>
          <w:sz w:val="22"/>
          <w:szCs w:val="22"/>
          <w:lang w:val="en-US"/>
        </w:rPr>
        <w:t>e find that the size-and temperature dependence of growth ca</w:t>
      </w:r>
      <w:r w:rsidR="00035FE5" w:rsidRPr="00A20F7F">
        <w:rPr>
          <w:rFonts w:cstheme="minorHAnsi"/>
          <w:color w:val="FF0000"/>
          <w:sz w:val="22"/>
          <w:szCs w:val="22"/>
          <w:lang w:val="en-US"/>
        </w:rPr>
        <w:t xml:space="preserve">n be described by the equation: </w:t>
      </w:r>
      <m:oMath>
        <m:func>
          <m:funcPr>
            <m:ctrlPr>
              <w:rPr>
                <w:rFonts w:ascii="Cambria Math" w:hAnsi="Cambria Math" w:cstheme="minorHAnsi"/>
                <w:i/>
                <w:color w:val="FF0000"/>
                <w:sz w:val="22"/>
                <w:szCs w:val="22"/>
              </w:rPr>
            </m:ctrlPr>
          </m:funcPr>
          <m:fName>
            <m:r>
              <m:rPr>
                <m:sty m:val="p"/>
              </m:rPr>
              <w:rPr>
                <w:rFonts w:ascii="Cambria Math" w:hAnsi="Cambria Math" w:cstheme="minorHAnsi"/>
                <w:color w:val="FF0000"/>
                <w:sz w:val="22"/>
                <w:szCs w:val="22"/>
                <w:lang w:val="en-US"/>
              </w:rPr>
              <m:t>ln</m:t>
            </m:r>
          </m:fName>
          <m:e>
            <m:d>
              <m:dPr>
                <m:ctrlPr>
                  <w:rPr>
                    <w:rFonts w:ascii="Cambria Math" w:hAnsi="Cambria Math" w:cstheme="minorHAnsi"/>
                    <w:i/>
                    <w:color w:val="FF0000"/>
                    <w:sz w:val="22"/>
                    <w:szCs w:val="22"/>
                  </w:rPr>
                </m:ctrlPr>
              </m:dPr>
              <m:e>
                <m:r>
                  <w:rPr>
                    <w:rFonts w:ascii="Cambria Math" w:hAnsi="Cambria Math" w:cstheme="minorHAnsi"/>
                    <w:color w:val="FF0000"/>
                    <w:sz w:val="22"/>
                    <w:szCs w:val="22"/>
                  </w:rPr>
                  <m:t>G</m:t>
                </m:r>
              </m:e>
            </m:d>
          </m:e>
        </m:func>
        <m:r>
          <w:rPr>
            <w:rFonts w:ascii="Cambria Math" w:hAnsi="Cambria Math" w:cstheme="minorHAnsi"/>
            <w:color w:val="FF0000"/>
            <w:sz w:val="22"/>
            <w:szCs w:val="22"/>
            <w:lang w:val="en-US"/>
          </w:rPr>
          <m:t>=-0.86-0.165</m:t>
        </m:r>
        <m:r>
          <w:rPr>
            <w:rFonts w:ascii="Cambria Math" w:hAnsi="Cambria Math" w:cstheme="minorHAnsi" w:hint="eastAsia"/>
            <w:color w:val="FF0000"/>
            <w:sz w:val="22"/>
            <w:szCs w:val="22"/>
            <w:lang w:val="en-US"/>
          </w:rPr>
          <m:t>×</m:t>
        </m:r>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T</m:t>
            </m:r>
          </m:e>
          <m:sub>
            <m:r>
              <w:rPr>
                <w:rFonts w:ascii="Cambria Math" w:hAnsi="Cambria Math" w:cstheme="minorHAnsi"/>
                <w:color w:val="FF0000"/>
                <w:sz w:val="22"/>
                <w:szCs w:val="22"/>
              </w:rPr>
              <m:t>A</m:t>
            </m:r>
            <m:r>
              <w:rPr>
                <w:rFonts w:ascii="Cambria Math" w:hAnsi="Cambria Math" w:cstheme="minorHAnsi"/>
                <w:color w:val="FF0000"/>
                <w:sz w:val="22"/>
                <w:szCs w:val="22"/>
                <w:lang w:val="en-US"/>
              </w:rPr>
              <m:t>,</m:t>
            </m:r>
            <m:r>
              <w:rPr>
                <w:rFonts w:ascii="Cambria Math" w:hAnsi="Cambria Math" w:cstheme="minorHAnsi"/>
                <w:color w:val="FF0000"/>
                <w:sz w:val="22"/>
                <w:szCs w:val="22"/>
              </w:rPr>
              <m:t>r</m:t>
            </m:r>
          </m:sub>
        </m:sSub>
        <m:r>
          <w:rPr>
            <w:rFonts w:ascii="Cambria Math" w:hAnsi="Cambria Math" w:cstheme="minorHAnsi"/>
            <w:color w:val="FF0000"/>
            <w:sz w:val="22"/>
            <w:szCs w:val="22"/>
            <w:lang w:val="en-US"/>
          </w:rPr>
          <m:t>-0.35</m:t>
        </m:r>
        <m:r>
          <w:rPr>
            <w:rFonts w:ascii="Cambria Math" w:hAnsi="Cambria Math" w:cstheme="minorHAnsi" w:hint="eastAsia"/>
            <w:color w:val="FF0000"/>
            <w:sz w:val="22"/>
            <w:szCs w:val="22"/>
            <w:lang w:val="en-US"/>
          </w:rPr>
          <m:t>×</m:t>
        </m:r>
        <m:r>
          <w:rPr>
            <w:rFonts w:ascii="Cambria Math" w:hAnsi="Cambria Math" w:cstheme="minorHAnsi"/>
            <w:color w:val="FF0000"/>
            <w:sz w:val="22"/>
            <w:szCs w:val="22"/>
          </w:rPr>
          <m:t>ln</m:t>
        </m:r>
        <m:d>
          <m:dPr>
            <m:ctrlPr>
              <w:rPr>
                <w:rFonts w:ascii="Cambria Math" w:hAnsi="Cambria Math" w:cstheme="minorHAnsi"/>
                <w:i/>
                <w:color w:val="FF0000"/>
                <w:sz w:val="22"/>
                <w:szCs w:val="22"/>
              </w:rPr>
            </m:ctrlPr>
          </m:dPr>
          <m:e>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M</m:t>
                </m:r>
              </m:e>
              <m:sub>
                <m:r>
                  <w:rPr>
                    <w:rFonts w:ascii="Cambria Math" w:hAnsi="Cambria Math" w:cstheme="minorHAnsi"/>
                    <w:color w:val="FF0000"/>
                    <w:sz w:val="22"/>
                    <w:szCs w:val="22"/>
                  </w:rPr>
                  <m:t>r</m:t>
                </m:r>
              </m:sub>
            </m:sSub>
          </m:e>
        </m:d>
        <m:r>
          <w:rPr>
            <w:rFonts w:ascii="Cambria Math" w:hAnsi="Cambria Math" w:cstheme="minorHAnsi"/>
            <w:color w:val="FF0000"/>
            <w:sz w:val="22"/>
            <w:szCs w:val="22"/>
            <w:lang w:val="en-US"/>
          </w:rPr>
          <m:t>+0.025</m:t>
        </m:r>
        <m:r>
          <w:rPr>
            <w:rFonts w:ascii="Cambria Math" w:hAnsi="Cambria Math" w:cstheme="minorHAnsi" w:hint="eastAsia"/>
            <w:color w:val="FF0000"/>
            <w:sz w:val="22"/>
            <w:szCs w:val="22"/>
            <w:lang w:val="en-US"/>
          </w:rPr>
          <m:t>×</m:t>
        </m:r>
        <m:r>
          <m:rPr>
            <m:sty m:val="p"/>
          </m:rPr>
          <w:rPr>
            <w:rFonts w:ascii="Cambria Math" w:hAnsi="Cambria Math" w:cstheme="minorHAnsi"/>
            <w:color w:val="FF0000"/>
            <w:sz w:val="22"/>
            <w:szCs w:val="22"/>
            <w:lang w:val="en-US"/>
          </w:rPr>
          <m:t>ln</m:t>
        </m:r>
        <m:d>
          <m:dPr>
            <m:ctrlPr>
              <w:rPr>
                <w:rFonts w:ascii="Cambria Math" w:hAnsi="Cambria Math" w:cstheme="minorHAnsi"/>
                <w:i/>
                <w:color w:val="FF0000"/>
                <w:sz w:val="22"/>
                <w:szCs w:val="22"/>
              </w:rPr>
            </m:ctrlPr>
          </m:dPr>
          <m:e>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M</m:t>
                </m:r>
              </m:e>
              <m:sub>
                <m:r>
                  <w:rPr>
                    <w:rFonts w:ascii="Cambria Math" w:hAnsi="Cambria Math" w:cstheme="minorHAnsi"/>
                    <w:color w:val="FF0000"/>
                    <w:sz w:val="22"/>
                    <w:szCs w:val="22"/>
                  </w:rPr>
                  <m:t>r</m:t>
                </m:r>
              </m:sub>
            </m:sSub>
          </m:e>
        </m:d>
        <m:r>
          <w:rPr>
            <w:rFonts w:ascii="Cambria Math" w:hAnsi="Cambria Math" w:cstheme="minorHAnsi" w:hint="eastAsia"/>
            <w:color w:val="FF0000"/>
            <w:sz w:val="22"/>
            <w:szCs w:val="22"/>
            <w:lang w:val="en-US"/>
          </w:rPr>
          <m:t>×</m:t>
        </m:r>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T</m:t>
            </m:r>
          </m:e>
          <m:sub>
            <m:r>
              <w:rPr>
                <w:rFonts w:ascii="Cambria Math" w:hAnsi="Cambria Math" w:cstheme="minorHAnsi"/>
                <w:color w:val="FF0000"/>
                <w:sz w:val="22"/>
                <w:szCs w:val="22"/>
              </w:rPr>
              <m:t>A</m:t>
            </m:r>
            <m:r>
              <w:rPr>
                <w:rFonts w:ascii="Cambria Math" w:hAnsi="Cambria Math" w:cstheme="minorHAnsi"/>
                <w:color w:val="FF0000"/>
                <w:sz w:val="22"/>
                <w:szCs w:val="22"/>
                <w:lang w:val="en-US"/>
              </w:rPr>
              <m:t>,</m:t>
            </m:r>
            <m:r>
              <w:rPr>
                <w:rFonts w:ascii="Cambria Math" w:hAnsi="Cambria Math" w:cstheme="minorHAnsi"/>
                <w:color w:val="FF0000"/>
                <w:sz w:val="22"/>
                <w:szCs w:val="22"/>
              </w:rPr>
              <m:t>n</m:t>
            </m:r>
          </m:sub>
        </m:sSub>
      </m:oMath>
      <w:r w:rsidR="008C342F" w:rsidRPr="00A20F7F">
        <w:rPr>
          <w:rFonts w:eastAsiaTheme="minorEastAsia" w:cstheme="minorHAnsi"/>
          <w:color w:val="FF0000"/>
          <w:sz w:val="22"/>
          <w:szCs w:val="22"/>
          <w:lang w:val="en-US"/>
        </w:rPr>
        <w:t xml:space="preserve">. </w:t>
      </w:r>
      <w:r w:rsidR="00C3540F" w:rsidRPr="00A20F7F">
        <w:rPr>
          <w:rFonts w:eastAsiaTheme="minorEastAsia" w:cstheme="minorHAnsi"/>
          <w:color w:val="FF0000"/>
          <w:sz w:val="22"/>
          <w:szCs w:val="22"/>
          <w:lang w:val="en-US"/>
        </w:rPr>
        <w:t>W</w:t>
      </w:r>
      <w:r w:rsidR="00BB6E2A" w:rsidRPr="00A20F7F">
        <w:rPr>
          <w:rFonts w:eastAsiaTheme="minorEastAsia" w:cstheme="minorHAnsi"/>
          <w:color w:val="FF0000"/>
          <w:sz w:val="22"/>
          <w:szCs w:val="22"/>
          <w:lang w:val="en-US"/>
        </w:rPr>
        <w:t xml:space="preserve">e estimate the mass-scaling exponent of growth </w:t>
      </w:r>
      <w:r w:rsidR="00C3540F" w:rsidRPr="00A20F7F">
        <w:rPr>
          <w:rFonts w:eastAsiaTheme="minorEastAsia" w:cstheme="minorHAnsi"/>
          <w:color w:val="FF0000"/>
          <w:sz w:val="22"/>
          <w:szCs w:val="22"/>
          <w:lang w:val="en-US"/>
        </w:rPr>
        <w:t xml:space="preserve">(the </w:t>
      </w:r>
      <w:r w:rsidR="001C6B1F" w:rsidRPr="00A20F7F">
        <w:rPr>
          <w:rFonts w:eastAsiaTheme="minorEastAsia" w:cstheme="minorHAnsi"/>
          <w:color w:val="FF0000"/>
          <w:sz w:val="22"/>
          <w:szCs w:val="22"/>
          <w:lang w:val="en-US"/>
        </w:rPr>
        <w:t>mass-</w:t>
      </w:r>
      <w:r w:rsidR="00C3540F" w:rsidRPr="00A20F7F">
        <w:rPr>
          <w:rFonts w:eastAsiaTheme="minorEastAsia" w:cstheme="minorHAnsi"/>
          <w:color w:val="FF0000"/>
          <w:sz w:val="22"/>
          <w:szCs w:val="22"/>
          <w:lang w:val="en-US"/>
        </w:rPr>
        <w:t xml:space="preserve">coefficient on log-log scale) </w:t>
      </w:r>
      <w:r w:rsidR="00BB6E2A" w:rsidRPr="00A20F7F">
        <w:rPr>
          <w:rFonts w:eastAsiaTheme="minorEastAsia" w:cstheme="minorHAnsi"/>
          <w:color w:val="FF0000"/>
          <w:sz w:val="22"/>
          <w:szCs w:val="22"/>
          <w:lang w:val="en-US"/>
        </w:rPr>
        <w:t xml:space="preserve">to be </w:t>
      </w:r>
      <w:r w:rsidR="005D08D9" w:rsidRPr="00A20F7F">
        <w:rPr>
          <w:rFonts w:eastAsiaTheme="minorEastAsia" w:cstheme="minorHAnsi"/>
          <w:color w:val="FF0000"/>
          <w:sz w:val="22"/>
          <w:szCs w:val="22"/>
          <w:lang w:val="en-US"/>
        </w:rPr>
        <w:t xml:space="preserve">to be </w:t>
      </w:r>
      <m:oMath>
        <m:r>
          <m:rPr>
            <m:sty m:val="p"/>
          </m:rPr>
          <w:rPr>
            <w:rFonts w:ascii="Cambria Math" w:hAnsi="Cambria Math" w:cstheme="minorHAnsi"/>
            <w:color w:val="FF0000"/>
            <w:sz w:val="22"/>
            <w:szCs w:val="22"/>
            <w:lang w:val="en-US"/>
          </w:rPr>
          <m:t>-0.35</m:t>
        </m:r>
      </m:oMath>
      <w:r w:rsidR="005D08D9" w:rsidRPr="00A20F7F">
        <w:rPr>
          <w:rFonts w:eastAsiaTheme="minorEastAsia" w:cstheme="minorHAnsi"/>
          <w:color w:val="FF0000"/>
          <w:sz w:val="22"/>
          <w:szCs w:val="22"/>
          <w:lang w:val="en-US"/>
        </w:rPr>
        <w:t xml:space="preserve"> </w:t>
      </w:r>
      <w:r w:rsidR="00CD01C0" w:rsidRPr="00A20F7F">
        <w:rPr>
          <w:rFonts w:eastAsiaTheme="minorEastAsia" w:cstheme="minorHAnsi"/>
          <w:color w:val="FF0000"/>
          <w:sz w:val="22"/>
          <w:szCs w:val="22"/>
          <w:lang w:val="en-US"/>
        </w:rPr>
        <w:t>(95% Bayesian credible intervals:</w:t>
      </w:r>
      <m:oMath>
        <m:r>
          <w:rPr>
            <w:rFonts w:ascii="Cambria Math" w:eastAsiaTheme="minorEastAsia" w:hAnsi="Cambria Math" w:cstheme="minorHAnsi"/>
            <w:color w:val="FF0000"/>
            <w:sz w:val="22"/>
            <w:szCs w:val="22"/>
            <w:lang w:val="en-US"/>
          </w:rPr>
          <m:t>-0.040,-0.29</m:t>
        </m:r>
      </m:oMath>
      <w:r w:rsidR="001C5CE5" w:rsidRPr="00A20F7F">
        <w:rPr>
          <w:rFonts w:eastAsiaTheme="minorEastAsia" w:cstheme="minorHAnsi"/>
          <w:color w:val="FF0000"/>
          <w:sz w:val="22"/>
          <w:szCs w:val="22"/>
          <w:lang w:val="en-US"/>
        </w:rPr>
        <w:t>)</w:t>
      </w:r>
      <w:r w:rsidR="00855193" w:rsidRPr="00A20F7F">
        <w:rPr>
          <w:rFonts w:eastAsiaTheme="minorEastAsia" w:cstheme="minorHAnsi"/>
          <w:color w:val="FF0000"/>
          <w:sz w:val="22"/>
          <w:szCs w:val="22"/>
          <w:lang w:val="en-US"/>
        </w:rPr>
        <w:t xml:space="preserve"> when</w:t>
      </w:r>
      <w:r w:rsidR="007B765C" w:rsidRPr="00A20F7F">
        <w:rPr>
          <w:rFonts w:eastAsiaTheme="minorEastAsia" w:cstheme="minorHAnsi"/>
          <w:color w:val="FF0000"/>
          <w:sz w:val="22"/>
          <w:szCs w:val="22"/>
          <w:lang w:val="en-US"/>
        </w:rPr>
        <w:t xml:space="preserve"> </w:t>
      </w:r>
      <m:oMath>
        <m:r>
          <w:rPr>
            <w:rFonts w:ascii="Cambria Math" w:eastAsiaTheme="minorEastAsia" w:hAnsi="Cambria Math" w:cstheme="minorHAnsi"/>
            <w:color w:val="FF0000"/>
            <w:sz w:val="22"/>
            <w:szCs w:val="22"/>
          </w:rPr>
          <m:t>T</m:t>
        </m:r>
      </m:oMath>
      <w:r w:rsidR="007B765C" w:rsidRPr="00A20F7F">
        <w:rPr>
          <w:rFonts w:eastAsiaTheme="minorEastAsia" w:cstheme="minorHAnsi"/>
          <w:color w:val="FF0000"/>
          <w:sz w:val="22"/>
          <w:szCs w:val="22"/>
          <w:lang w:val="en-US"/>
        </w:rPr>
        <w:t xml:space="preserve"> </w:t>
      </w:r>
      <w:r w:rsidR="007B472E" w:rsidRPr="00A20F7F">
        <w:rPr>
          <w:rFonts w:eastAsiaTheme="minorEastAsia" w:cstheme="minorHAnsi"/>
          <w:color w:val="FF0000"/>
          <w:sz w:val="22"/>
          <w:szCs w:val="22"/>
          <w:lang w:val="en-US"/>
        </w:rPr>
        <w:t xml:space="preserve">equals </w:t>
      </w:r>
      <w:r w:rsidR="007B765C" w:rsidRPr="00A20F7F">
        <w:rPr>
          <w:rFonts w:eastAsiaTheme="minorEastAsia" w:cstheme="minorHAnsi"/>
          <w:color w:val="FF0000"/>
          <w:sz w:val="22"/>
          <w:szCs w:val="22"/>
          <w:lang w:val="en-US"/>
        </w:rPr>
        <w:t>the median environmental temperature</w:t>
      </w:r>
      <w:r w:rsidR="00BB6E2A" w:rsidRPr="00A20F7F">
        <w:rPr>
          <w:rFonts w:eastAsiaTheme="minorEastAsia" w:cstheme="minorHAnsi"/>
          <w:color w:val="FF0000"/>
          <w:sz w:val="22"/>
          <w:szCs w:val="22"/>
          <w:lang w:val="en-US"/>
        </w:rPr>
        <w:t xml:space="preserve"> </w:t>
      </w:r>
      <w:r w:rsidR="005D08D9" w:rsidRPr="00A20F7F">
        <w:rPr>
          <w:rFonts w:eastAsiaTheme="minorEastAsia" w:cstheme="minorHAnsi"/>
          <w:color w:val="FF0000"/>
          <w:sz w:val="22"/>
          <w:szCs w:val="22"/>
          <w:lang w:val="en-US"/>
        </w:rPr>
        <w:t xml:space="preserve">(Fig. </w:t>
      </w:r>
      <w:r w:rsidR="00813780" w:rsidRPr="00A20F7F">
        <w:rPr>
          <w:rFonts w:eastAsiaTheme="minorEastAsia" w:cstheme="minorHAnsi"/>
          <w:color w:val="FF0000"/>
          <w:sz w:val="22"/>
          <w:szCs w:val="22"/>
          <w:lang w:val="en-US"/>
        </w:rPr>
        <w:t>2</w:t>
      </w:r>
      <w:r w:rsidR="005D08D9" w:rsidRPr="00A20F7F">
        <w:rPr>
          <w:rFonts w:eastAsiaTheme="minorEastAsia" w:cstheme="minorHAnsi"/>
          <w:color w:val="FF0000"/>
          <w:sz w:val="22"/>
          <w:szCs w:val="22"/>
          <w:lang w:val="en-US"/>
        </w:rPr>
        <w:t>b)</w:t>
      </w:r>
      <w:r w:rsidR="00C46F0B" w:rsidRPr="00A20F7F">
        <w:rPr>
          <w:rFonts w:eastAsiaTheme="minorEastAsia" w:cstheme="minorHAnsi"/>
          <w:color w:val="FF0000"/>
          <w:sz w:val="22"/>
          <w:szCs w:val="22"/>
          <w:lang w:val="en-US"/>
        </w:rPr>
        <w:t xml:space="preserve">. This estimate </w:t>
      </w:r>
      <w:r w:rsidR="00011C80" w:rsidRPr="00A20F7F">
        <w:rPr>
          <w:rFonts w:eastAsiaTheme="minorEastAsia" w:cstheme="minorHAnsi"/>
          <w:color w:val="FF0000"/>
          <w:sz w:val="22"/>
          <w:szCs w:val="22"/>
          <w:lang w:val="en-US"/>
        </w:rPr>
        <w:t xml:space="preserve">is </w:t>
      </w:r>
      <w:r w:rsidR="00DB6116" w:rsidRPr="00A20F7F">
        <w:rPr>
          <w:rFonts w:eastAsiaTheme="minorEastAsia" w:cstheme="minorHAnsi"/>
          <w:color w:val="FF0000"/>
          <w:sz w:val="22"/>
          <w:szCs w:val="22"/>
          <w:lang w:val="en-US"/>
        </w:rPr>
        <w:t xml:space="preserve">very similar to </w:t>
      </w:r>
      <w:r w:rsidR="0013740D" w:rsidRPr="00A20F7F">
        <w:rPr>
          <w:rFonts w:eastAsiaTheme="minorEastAsia" w:cstheme="minorHAnsi"/>
          <w:color w:val="FF0000"/>
          <w:sz w:val="22"/>
          <w:szCs w:val="22"/>
          <w:lang w:val="en-US"/>
        </w:rPr>
        <w:t>other studies</w:t>
      </w:r>
      <w:r w:rsidR="00011C80" w:rsidRPr="00A20F7F">
        <w:rPr>
          <w:rFonts w:eastAsiaTheme="minorEastAsia" w:cstheme="minorHAnsi"/>
          <w:color w:val="FF0000"/>
          <w:sz w:val="22"/>
          <w:szCs w:val="22"/>
          <w:lang w:val="en-US"/>
        </w:rPr>
        <w:t xml:space="preserve"> using another data set</w:t>
      </w:r>
      <w:r w:rsidR="0013740D" w:rsidRPr="00A20F7F">
        <w:rPr>
          <w:rFonts w:eastAsiaTheme="minorEastAsia" w:cstheme="minorHAnsi"/>
          <w:color w:val="FF0000"/>
          <w:sz w:val="22"/>
          <w:szCs w:val="22"/>
          <w:lang w:val="en-US"/>
        </w:rPr>
        <w:t xml:space="preserve"> </w:t>
      </w:r>
      <w:r w:rsidR="00864F4E" w:rsidRPr="00A20F7F">
        <w:rPr>
          <w:rFonts w:eastAsiaTheme="minorEastAsia" w:cstheme="minorHAnsi"/>
          <w:color w:val="FF0000"/>
          <w:sz w:val="22"/>
          <w:szCs w:val="22"/>
          <w:lang w:val="en-US"/>
        </w:rPr>
        <w:t xml:space="preserve">or experiments </w:t>
      </w:r>
      <w:r w:rsidR="0013740D" w:rsidRPr="00A20F7F">
        <w:rPr>
          <w:rFonts w:eastAsiaTheme="minorEastAsia" w:cstheme="minorHAnsi"/>
          <w:color w:val="FF0000"/>
          <w:sz w:val="22"/>
          <w:szCs w:val="22"/>
        </w:rPr>
        <w:fldChar w:fldCharType="begin"/>
      </w:r>
      <w:r w:rsidR="003D314E" w:rsidRPr="00A20F7F">
        <w:rPr>
          <w:rFonts w:eastAsiaTheme="minorEastAsia" w:cstheme="minorHAnsi"/>
          <w:color w:val="FF0000"/>
          <w:sz w:val="22"/>
          <w:szCs w:val="22"/>
          <w:lang w:val="en-US"/>
        </w:rPr>
        <w:instrText xml:space="preserve"> ADDIN ZOTERO_ITEM CSL_CITATION {"citationID":"a64nqaLi","properties":{"formattedCitation":"(Sibly {\\i{}et al.} 2015; Barneche {\\i{}et al.} 2019)","plainCitation":"(Sibly et al. 2015; Barneche et al. 2019)","noteIndex":0},"citationItems":[{"id":390,"uris":["http://zotero.org/users/6116610/items/7TWHEM4Q"],"uri":["http://zotero.org/users/6116610/items/7TWHEM4Q"],"itemData":{"id":390,"type":"article-journal","container-title":"Proceedings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13740D" w:rsidRPr="00A20F7F">
        <w:rPr>
          <w:rFonts w:eastAsiaTheme="minorEastAsia" w:cstheme="minorHAnsi"/>
          <w:color w:val="FF0000"/>
          <w:sz w:val="22"/>
          <w:szCs w:val="22"/>
        </w:rPr>
        <w:fldChar w:fldCharType="separate"/>
      </w:r>
      <w:r w:rsidR="0013740D" w:rsidRPr="00A20F7F">
        <w:rPr>
          <w:color w:val="FF0000"/>
          <w:sz w:val="22"/>
          <w:szCs w:val="22"/>
          <w:lang w:val="en-US"/>
        </w:rPr>
        <w:t xml:space="preserve">(Sibly </w:t>
      </w:r>
      <w:r w:rsidR="0013740D" w:rsidRPr="00A20F7F">
        <w:rPr>
          <w:i/>
          <w:iCs/>
          <w:color w:val="FF0000"/>
          <w:sz w:val="22"/>
          <w:szCs w:val="22"/>
          <w:lang w:val="en-US"/>
        </w:rPr>
        <w:t>et al.</w:t>
      </w:r>
      <w:r w:rsidR="0013740D" w:rsidRPr="00A20F7F">
        <w:rPr>
          <w:color w:val="FF0000"/>
          <w:sz w:val="22"/>
          <w:szCs w:val="22"/>
          <w:lang w:val="en-US"/>
        </w:rPr>
        <w:t xml:space="preserve"> 2015; Barneche </w:t>
      </w:r>
      <w:r w:rsidR="0013740D" w:rsidRPr="00A20F7F">
        <w:rPr>
          <w:i/>
          <w:iCs/>
          <w:color w:val="FF0000"/>
          <w:sz w:val="22"/>
          <w:szCs w:val="22"/>
          <w:lang w:val="en-US"/>
        </w:rPr>
        <w:t>et al.</w:t>
      </w:r>
      <w:r w:rsidR="0013740D" w:rsidRPr="00A20F7F">
        <w:rPr>
          <w:color w:val="FF0000"/>
          <w:sz w:val="22"/>
          <w:szCs w:val="22"/>
          <w:lang w:val="en-US"/>
        </w:rPr>
        <w:t xml:space="preserve"> 2019)</w:t>
      </w:r>
      <w:r w:rsidR="0013740D" w:rsidRPr="00A20F7F">
        <w:rPr>
          <w:rFonts w:eastAsiaTheme="minorEastAsia" w:cstheme="minorHAnsi"/>
          <w:color w:val="FF0000"/>
          <w:sz w:val="22"/>
          <w:szCs w:val="22"/>
        </w:rPr>
        <w:fldChar w:fldCharType="end"/>
      </w:r>
      <w:commentRangeStart w:id="51"/>
      <w:r w:rsidR="00D34044" w:rsidRPr="00A20F7F">
        <w:rPr>
          <w:rFonts w:eastAsiaTheme="minorEastAsia" w:cstheme="minorHAnsi"/>
          <w:color w:val="FF0000"/>
          <w:sz w:val="22"/>
          <w:szCs w:val="22"/>
          <w:lang w:val="en-US"/>
        </w:rPr>
        <w:t>.</w:t>
      </w:r>
      <w:commentRangeEnd w:id="51"/>
      <w:r w:rsidR="00DE28B9" w:rsidRPr="00A20F7F">
        <w:rPr>
          <w:rStyle w:val="CommentReference"/>
          <w:color w:val="FF0000"/>
          <w:sz w:val="22"/>
          <w:szCs w:val="22"/>
        </w:rPr>
        <w:commentReference w:id="51"/>
      </w:r>
      <w:r w:rsidR="00B52E35" w:rsidRPr="00A20F7F">
        <w:rPr>
          <w:rFonts w:eastAsiaTheme="minorEastAsia" w:cstheme="minorHAnsi"/>
          <w:color w:val="FF0000"/>
          <w:sz w:val="22"/>
          <w:szCs w:val="22"/>
          <w:lang w:val="en-US"/>
        </w:rPr>
        <w:t xml:space="preserve"> </w:t>
      </w:r>
      <w:r w:rsidR="00CF6947" w:rsidRPr="00A20F7F">
        <w:rPr>
          <w:rFonts w:eastAsiaTheme="minorEastAsia" w:cstheme="minorHAnsi"/>
          <w:color w:val="FF0000"/>
          <w:sz w:val="22"/>
          <w:szCs w:val="22"/>
          <w:lang w:val="en-US"/>
        </w:rPr>
        <w:t xml:space="preserve">We </w:t>
      </w:r>
      <w:r w:rsidR="00B52E35" w:rsidRPr="00A20F7F">
        <w:rPr>
          <w:rFonts w:eastAsiaTheme="minorEastAsia" w:cstheme="minorHAnsi"/>
          <w:color w:val="FF0000"/>
          <w:sz w:val="22"/>
          <w:szCs w:val="22"/>
          <w:lang w:val="en-US"/>
        </w:rPr>
        <w:t xml:space="preserve">find </w:t>
      </w:r>
      <w:r w:rsidR="0077068C" w:rsidRPr="00A20F7F">
        <w:rPr>
          <w:rFonts w:eastAsiaTheme="minorEastAsia" w:cstheme="minorHAnsi"/>
          <w:color w:val="FF0000"/>
          <w:sz w:val="22"/>
          <w:szCs w:val="22"/>
          <w:lang w:val="en-US"/>
        </w:rPr>
        <w:t>some</w:t>
      </w:r>
      <w:r w:rsidR="00CF6947" w:rsidRPr="00A20F7F">
        <w:rPr>
          <w:rFonts w:eastAsiaTheme="minorEastAsia" w:cstheme="minorHAnsi"/>
          <w:color w:val="FF0000"/>
          <w:sz w:val="22"/>
          <w:szCs w:val="22"/>
          <w:lang w:val="en-US"/>
        </w:rPr>
        <w:t xml:space="preserve"> support</w:t>
      </w:r>
      <w:r w:rsidR="00022867" w:rsidRPr="00A20F7F">
        <w:rPr>
          <w:rFonts w:eastAsiaTheme="minorEastAsia" w:cstheme="minorHAnsi"/>
          <w:color w:val="FF0000"/>
          <w:sz w:val="22"/>
          <w:szCs w:val="22"/>
          <w:lang w:val="en-US"/>
        </w:rPr>
        <w:t xml:space="preserve"> </w:t>
      </w:r>
      <w:r w:rsidR="00183531" w:rsidRPr="00A20F7F">
        <w:rPr>
          <w:rFonts w:eastAsiaTheme="minorEastAsia" w:cstheme="minorHAnsi"/>
          <w:color w:val="FF0000"/>
          <w:sz w:val="22"/>
          <w:szCs w:val="22"/>
          <w:lang w:val="en-US"/>
        </w:rPr>
        <w:t>for a temperature-</w:t>
      </w:r>
      <w:r w:rsidR="00B52E35" w:rsidRPr="00A20F7F">
        <w:rPr>
          <w:rFonts w:eastAsiaTheme="minorEastAsia" w:cstheme="minorHAnsi"/>
          <w:color w:val="FF0000"/>
          <w:sz w:val="22"/>
          <w:szCs w:val="22"/>
          <w:lang w:val="en-US"/>
        </w:rPr>
        <w:t>size</w:t>
      </w:r>
      <w:r w:rsidR="00183531" w:rsidRPr="00A20F7F">
        <w:rPr>
          <w:rFonts w:eastAsiaTheme="minorEastAsia" w:cstheme="minorHAnsi"/>
          <w:color w:val="FF0000"/>
          <w:sz w:val="22"/>
          <w:szCs w:val="22"/>
          <w:lang w:val="en-US"/>
        </w:rPr>
        <w:t xml:space="preserve"> </w:t>
      </w:r>
      <w:r w:rsidR="00B52E35" w:rsidRPr="00A20F7F">
        <w:rPr>
          <w:rFonts w:eastAsiaTheme="minorEastAsia" w:cstheme="minorHAnsi"/>
          <w:color w:val="FF0000"/>
          <w:sz w:val="22"/>
          <w:szCs w:val="22"/>
          <w:lang w:val="en-US"/>
        </w:rPr>
        <w:t>interaction</w:t>
      </w:r>
      <w:r w:rsidR="00CF6947" w:rsidRPr="00A20F7F">
        <w:rPr>
          <w:rFonts w:eastAsiaTheme="minorEastAsia" w:cstheme="minorHAnsi"/>
          <w:color w:val="FF0000"/>
          <w:sz w:val="22"/>
          <w:szCs w:val="22"/>
          <w:lang w:val="en-US"/>
        </w:rPr>
        <w:t xml:space="preserve">. The mean of the posterior for the </w:t>
      </w:r>
      <w:r w:rsidR="00762507" w:rsidRPr="00A20F7F">
        <w:rPr>
          <w:rFonts w:eastAsiaTheme="minorEastAsia" w:cstheme="minorHAnsi"/>
          <w:color w:val="FF0000"/>
          <w:sz w:val="22"/>
          <w:szCs w:val="22"/>
          <w:lang w:val="en-US"/>
        </w:rPr>
        <w:t xml:space="preserve">interaction coefficient is </w:t>
      </w:r>
      <m:oMath>
        <m:r>
          <w:rPr>
            <w:rFonts w:ascii="Cambria Math" w:hAnsi="Cambria Math" w:cstheme="minorHAnsi"/>
            <w:color w:val="FF0000"/>
            <w:sz w:val="22"/>
            <w:szCs w:val="22"/>
            <w:lang w:val="en-US"/>
          </w:rPr>
          <m:t>0.025</m:t>
        </m:r>
      </m:oMath>
      <w:r w:rsidR="00CF6947" w:rsidRPr="00A20F7F">
        <w:rPr>
          <w:rFonts w:eastAsiaTheme="minorEastAsia" w:cstheme="minorHAnsi"/>
          <w:color w:val="FF0000"/>
          <w:sz w:val="22"/>
          <w:szCs w:val="22"/>
          <w:lang w:val="en-US"/>
        </w:rPr>
        <w:t xml:space="preserve">, meaning the </w:t>
      </w:r>
      <w:r w:rsidR="00E6745A" w:rsidRPr="00A20F7F">
        <w:rPr>
          <w:rFonts w:eastAsiaTheme="minorEastAsia" w:cstheme="minorHAnsi"/>
          <w:color w:val="FF0000"/>
          <w:sz w:val="22"/>
          <w:szCs w:val="22"/>
          <w:lang w:val="en-US"/>
        </w:rPr>
        <w:t>mass</w:t>
      </w:r>
      <w:r w:rsidR="004B4CA9" w:rsidRPr="00A20F7F">
        <w:rPr>
          <w:rFonts w:eastAsiaTheme="minorEastAsia" w:cstheme="minorHAnsi"/>
          <w:color w:val="FF0000"/>
          <w:sz w:val="22"/>
          <w:szCs w:val="22"/>
          <w:lang w:val="en-US"/>
        </w:rPr>
        <w:t>-</w:t>
      </w:r>
      <w:r w:rsidR="00C509E4" w:rsidRPr="00A20F7F">
        <w:rPr>
          <w:rFonts w:eastAsiaTheme="minorEastAsia" w:cstheme="minorHAnsi"/>
          <w:color w:val="FF0000"/>
          <w:sz w:val="22"/>
          <w:szCs w:val="22"/>
          <w:lang w:val="en-US"/>
        </w:rPr>
        <w:t xml:space="preserve">specific </w:t>
      </w:r>
      <w:r w:rsidR="004B4CA9" w:rsidRPr="00A20F7F">
        <w:rPr>
          <w:rFonts w:eastAsiaTheme="minorEastAsia" w:cstheme="minorHAnsi"/>
          <w:color w:val="FF0000"/>
          <w:sz w:val="22"/>
          <w:szCs w:val="22"/>
          <w:lang w:val="en-US"/>
        </w:rPr>
        <w:t xml:space="preserve">scaling exponent </w:t>
      </w:r>
      <w:r w:rsidR="00C509E4" w:rsidRPr="00A20F7F">
        <w:rPr>
          <w:rFonts w:eastAsiaTheme="minorEastAsia" w:cstheme="minorHAnsi"/>
          <w:color w:val="FF0000"/>
          <w:sz w:val="22"/>
          <w:szCs w:val="22"/>
          <w:lang w:val="en-US"/>
        </w:rPr>
        <w:t xml:space="preserve">of growth </w:t>
      </w:r>
      <w:r w:rsidR="00CA5FC7" w:rsidRPr="00A20F7F">
        <w:rPr>
          <w:rFonts w:eastAsiaTheme="minorEastAsia" w:cstheme="minorHAnsi"/>
          <w:color w:val="FF0000"/>
          <w:sz w:val="22"/>
          <w:szCs w:val="22"/>
          <w:lang w:val="en-US"/>
        </w:rPr>
        <w:t>increases with an increase in inverse temperature</w:t>
      </w:r>
      <w:r w:rsidR="00C509E4" w:rsidRPr="00A20F7F">
        <w:rPr>
          <w:rFonts w:eastAsiaTheme="minorEastAsia" w:cstheme="minorHAnsi"/>
          <w:color w:val="FF0000"/>
          <w:sz w:val="22"/>
          <w:szCs w:val="22"/>
          <w:lang w:val="en-US"/>
        </w:rPr>
        <w:t xml:space="preserve">, i.e. the </w:t>
      </w:r>
      <w:r w:rsidR="00D469B8" w:rsidRPr="00A20F7F">
        <w:rPr>
          <w:rFonts w:eastAsiaTheme="minorEastAsia" w:cstheme="minorHAnsi"/>
          <w:color w:val="FF0000"/>
          <w:sz w:val="22"/>
          <w:szCs w:val="22"/>
          <w:lang w:val="en-US"/>
        </w:rPr>
        <w:t>mass-</w:t>
      </w:r>
      <w:r w:rsidR="00C509E4" w:rsidRPr="00A20F7F">
        <w:rPr>
          <w:rFonts w:eastAsiaTheme="minorEastAsia" w:cstheme="minorHAnsi"/>
          <w:color w:val="FF0000"/>
          <w:sz w:val="22"/>
          <w:szCs w:val="22"/>
          <w:lang w:val="en-US"/>
        </w:rPr>
        <w:t xml:space="preserve">exponent </w:t>
      </w:r>
      <w:r w:rsidR="00D469B8" w:rsidRPr="00A20F7F">
        <w:rPr>
          <w:rFonts w:eastAsiaTheme="minorEastAsia" w:cstheme="minorHAnsi"/>
          <w:color w:val="FF0000"/>
          <w:sz w:val="22"/>
          <w:szCs w:val="22"/>
          <w:lang w:val="en-US"/>
        </w:rPr>
        <w:t xml:space="preserve">(on normal scale) </w:t>
      </w:r>
      <w:r w:rsidR="00C509E4" w:rsidRPr="00A20F7F">
        <w:rPr>
          <w:rFonts w:eastAsiaTheme="minorEastAsia" w:cstheme="minorHAnsi"/>
          <w:color w:val="FF0000"/>
          <w:sz w:val="22"/>
          <w:szCs w:val="22"/>
          <w:lang w:val="en-US"/>
        </w:rPr>
        <w:t>is larger in colder temperatures</w:t>
      </w:r>
      <w:r w:rsidR="00CA5FC7" w:rsidRPr="00A20F7F">
        <w:rPr>
          <w:rFonts w:eastAsiaTheme="minorEastAsia" w:cstheme="minorHAnsi"/>
          <w:color w:val="FF0000"/>
          <w:sz w:val="22"/>
          <w:szCs w:val="22"/>
          <w:lang w:val="en-US"/>
        </w:rPr>
        <w:t xml:space="preserve">. </w:t>
      </w:r>
      <w:r w:rsidR="00E807EF" w:rsidRPr="00A20F7F">
        <w:rPr>
          <w:rFonts w:eastAsiaTheme="minorEastAsia" w:cstheme="minorHAnsi"/>
          <w:color w:val="FF0000"/>
          <w:sz w:val="22"/>
          <w:szCs w:val="22"/>
          <w:lang w:val="en-US"/>
        </w:rPr>
        <w:t xml:space="preserve">Specifically, the mass-scaling exponent of growth decreases with </w:t>
      </w:r>
      <w:r w:rsidR="009F2A9E" w:rsidRPr="00A20F7F">
        <w:rPr>
          <w:rFonts w:eastAsiaTheme="minorEastAsia" w:cstheme="minorHAnsi"/>
          <w:color w:val="FF0000"/>
          <w:sz w:val="22"/>
          <w:szCs w:val="22"/>
          <w:lang w:val="en-US"/>
        </w:rPr>
        <w:t xml:space="preserve">approximately </w:t>
      </w:r>
      <w:r w:rsidR="00E807EF" w:rsidRPr="00A20F7F">
        <w:rPr>
          <w:rFonts w:eastAsiaTheme="minorEastAsia" w:cstheme="minorHAnsi"/>
          <w:color w:val="FF0000"/>
          <w:sz w:val="22"/>
          <w:szCs w:val="22"/>
          <w:lang w:val="en-US"/>
        </w:rPr>
        <w:t>0.00</w:t>
      </w:r>
      <w:r w:rsidR="009F2A9E" w:rsidRPr="00A20F7F">
        <w:rPr>
          <w:rFonts w:eastAsiaTheme="minorEastAsia" w:cstheme="minorHAnsi"/>
          <w:color w:val="FF0000"/>
          <w:sz w:val="22"/>
          <w:szCs w:val="22"/>
          <w:lang w:val="en-US"/>
        </w:rPr>
        <w:t>4</w:t>
      </w:r>
      <w:r w:rsidR="00E807EF" w:rsidRPr="00A20F7F">
        <w:rPr>
          <w:rFonts w:eastAsiaTheme="minorEastAsia" w:cstheme="minorHAnsi"/>
          <w:color w:val="FF0000"/>
          <w:sz w:val="22"/>
          <w:szCs w:val="22"/>
          <w:lang w:val="en-US"/>
        </w:rPr>
        <w:t xml:space="preserve"> per unit change in </w:t>
      </w:r>
      <m:oMath>
        <m:r>
          <w:rPr>
            <w:rFonts w:ascii="Cambria Math" w:eastAsiaTheme="minorEastAsia" w:hAnsi="Cambria Math" w:cstheme="minorHAnsi"/>
            <w:color w:val="FF0000"/>
            <w:sz w:val="22"/>
            <w:szCs w:val="22"/>
            <w:lang w:val="en-US"/>
          </w:rPr>
          <m:t>℃</m:t>
        </m:r>
      </m:oMath>
      <w:r w:rsidR="00DE2614" w:rsidRPr="00A20F7F">
        <w:rPr>
          <w:rFonts w:eastAsiaTheme="minorEastAsia" w:cstheme="minorHAnsi"/>
          <w:color w:val="FF0000"/>
          <w:sz w:val="22"/>
          <w:szCs w:val="22"/>
          <w:lang w:val="en-US"/>
        </w:rPr>
        <w:t xml:space="preserve">. </w:t>
      </w:r>
      <w:commentRangeStart w:id="52"/>
      <w:r w:rsidR="00022867" w:rsidRPr="00A20F7F">
        <w:rPr>
          <w:rFonts w:eastAsiaTheme="minorEastAsia" w:cstheme="minorHAnsi"/>
          <w:color w:val="FF0000"/>
          <w:sz w:val="22"/>
          <w:szCs w:val="22"/>
          <w:lang w:val="en-US"/>
        </w:rPr>
        <w:t xml:space="preserve">However, </w:t>
      </w:r>
      <w:r w:rsidR="00490BD6" w:rsidRPr="00A20F7F">
        <w:rPr>
          <w:rFonts w:eastAsiaTheme="minorEastAsia" w:cstheme="minorHAnsi"/>
          <w:color w:val="FF0000"/>
          <w:sz w:val="22"/>
          <w:szCs w:val="22"/>
          <w:lang w:val="en-US"/>
        </w:rPr>
        <w:t xml:space="preserve">the interactions </w:t>
      </w:r>
      <w:proofErr w:type="gramStart"/>
      <w:r w:rsidR="00490BD6" w:rsidRPr="00A20F7F">
        <w:rPr>
          <w:rFonts w:eastAsiaTheme="minorEastAsia" w:cstheme="minorHAnsi"/>
          <w:color w:val="FF0000"/>
          <w:sz w:val="22"/>
          <w:szCs w:val="22"/>
          <w:lang w:val="en-US"/>
        </w:rPr>
        <w:t>is</w:t>
      </w:r>
      <w:proofErr w:type="gramEnd"/>
      <w:r w:rsidR="00490BD6" w:rsidRPr="00A20F7F">
        <w:rPr>
          <w:rFonts w:eastAsiaTheme="minorEastAsia" w:cstheme="minorHAnsi"/>
          <w:color w:val="FF0000"/>
          <w:sz w:val="22"/>
          <w:szCs w:val="22"/>
          <w:lang w:val="en-US"/>
        </w:rPr>
        <w:t xml:space="preserve"> </w:t>
      </w:r>
      <w:r w:rsidR="00022867" w:rsidRPr="00A20F7F">
        <w:rPr>
          <w:rFonts w:eastAsiaTheme="minorEastAsia" w:cstheme="minorHAnsi"/>
          <w:color w:val="FF0000"/>
          <w:sz w:val="22"/>
          <w:szCs w:val="22"/>
          <w:lang w:val="en-US"/>
        </w:rPr>
        <w:t xml:space="preserve">less </w:t>
      </w:r>
      <w:r w:rsidR="00490BD6" w:rsidRPr="00A20F7F">
        <w:rPr>
          <w:rFonts w:eastAsiaTheme="minorEastAsia" w:cstheme="minorHAnsi"/>
          <w:color w:val="FF0000"/>
          <w:sz w:val="22"/>
          <w:szCs w:val="22"/>
          <w:lang w:val="en-US"/>
        </w:rPr>
        <w:t xml:space="preserve">statistically </w:t>
      </w:r>
      <w:r w:rsidR="00F60A0E" w:rsidRPr="00A20F7F">
        <w:rPr>
          <w:rFonts w:eastAsiaTheme="minorEastAsia" w:cstheme="minorHAnsi"/>
          <w:color w:val="FF0000"/>
          <w:sz w:val="22"/>
          <w:szCs w:val="22"/>
          <w:lang w:val="en-US"/>
        </w:rPr>
        <w:t>clear</w:t>
      </w:r>
      <w:r w:rsidR="00736032" w:rsidRPr="00A20F7F">
        <w:rPr>
          <w:rFonts w:eastAsiaTheme="minorEastAsia" w:cstheme="minorHAnsi"/>
          <w:color w:val="FF0000"/>
          <w:sz w:val="22"/>
          <w:szCs w:val="22"/>
          <w:lang w:val="en-US"/>
        </w:rPr>
        <w:t xml:space="preserve"> </w:t>
      </w:r>
      <w:r w:rsidR="00022867" w:rsidRPr="00A20F7F">
        <w:rPr>
          <w:rFonts w:eastAsiaTheme="minorEastAsia" w:cstheme="minorHAnsi"/>
          <w:color w:val="FF0000"/>
          <w:sz w:val="22"/>
          <w:szCs w:val="22"/>
          <w:lang w:val="en-US"/>
        </w:rPr>
        <w:t xml:space="preserve">than the </w:t>
      </w:r>
      <w:r w:rsidR="00E6745A" w:rsidRPr="00A20F7F">
        <w:rPr>
          <w:rFonts w:eastAsiaTheme="minorEastAsia" w:cstheme="minorHAnsi"/>
          <w:color w:val="FF0000"/>
          <w:sz w:val="22"/>
          <w:szCs w:val="22"/>
          <w:lang w:val="en-US"/>
        </w:rPr>
        <w:t>mass</w:t>
      </w:r>
      <w:r w:rsidR="00022867" w:rsidRPr="00A20F7F">
        <w:rPr>
          <w:rFonts w:eastAsiaTheme="minorEastAsia" w:cstheme="minorHAnsi"/>
          <w:color w:val="FF0000"/>
          <w:sz w:val="22"/>
          <w:szCs w:val="22"/>
          <w:lang w:val="en-US"/>
        </w:rPr>
        <w:t xml:space="preserve">-scaling exponent </w:t>
      </w:r>
      <w:commentRangeEnd w:id="52"/>
      <w:r w:rsidR="00410BC0" w:rsidRPr="00A20F7F">
        <w:rPr>
          <w:rStyle w:val="CommentReference"/>
          <w:color w:val="FF0000"/>
          <w:sz w:val="22"/>
          <w:szCs w:val="22"/>
        </w:rPr>
        <w:commentReference w:id="52"/>
      </w:r>
      <w:r w:rsidR="00022867" w:rsidRPr="00A20F7F">
        <w:rPr>
          <w:rFonts w:eastAsiaTheme="minorEastAsia" w:cstheme="minorHAnsi"/>
          <w:color w:val="FF0000"/>
          <w:sz w:val="22"/>
          <w:szCs w:val="22"/>
          <w:lang w:val="en-US"/>
        </w:rPr>
        <w:t xml:space="preserve">as the </w:t>
      </w:r>
      <w:r w:rsidR="002E0B63" w:rsidRPr="00A20F7F">
        <w:rPr>
          <w:rFonts w:eastAsiaTheme="minorEastAsia" w:cstheme="minorHAnsi"/>
          <w:color w:val="FF0000"/>
          <w:sz w:val="22"/>
          <w:szCs w:val="22"/>
          <w:lang w:val="en-US"/>
        </w:rPr>
        <w:t>80</w:t>
      </w:r>
      <w:r w:rsidR="004B4CA9" w:rsidRPr="00A20F7F">
        <w:rPr>
          <w:rFonts w:eastAsiaTheme="minorEastAsia" w:cstheme="minorHAnsi"/>
          <w:color w:val="FF0000"/>
          <w:sz w:val="22"/>
          <w:szCs w:val="22"/>
          <w:lang w:val="en-US"/>
        </w:rPr>
        <w:t>% Bayesian credible intervals</w:t>
      </w:r>
      <w:r w:rsidR="00022867" w:rsidRPr="00A20F7F">
        <w:rPr>
          <w:rFonts w:eastAsiaTheme="minorEastAsia" w:cstheme="minorHAnsi"/>
          <w:color w:val="FF0000"/>
          <w:sz w:val="22"/>
          <w:szCs w:val="22"/>
          <w:lang w:val="en-US"/>
        </w:rPr>
        <w:t xml:space="preserve"> just overlap zero</w:t>
      </w:r>
      <w:r w:rsidR="00842095" w:rsidRPr="00A20F7F">
        <w:rPr>
          <w:rFonts w:eastAsiaTheme="minorEastAsia" w:cstheme="minorHAnsi"/>
          <w:color w:val="FF0000"/>
          <w:sz w:val="22"/>
          <w:szCs w:val="22"/>
          <w:lang w:val="en-US"/>
        </w:rPr>
        <w:t xml:space="preserve"> </w:t>
      </w:r>
      <w:r w:rsidR="00022867" w:rsidRPr="00A20F7F">
        <w:rPr>
          <w:rFonts w:eastAsiaTheme="minorEastAsia" w:cstheme="minorHAnsi"/>
          <w:color w:val="FF0000"/>
          <w:sz w:val="22"/>
          <w:szCs w:val="22"/>
          <w:lang w:val="en-US"/>
        </w:rPr>
        <w:t>(</w:t>
      </w:r>
      <w:r w:rsidR="001C5CE5" w:rsidRPr="00A20F7F">
        <w:rPr>
          <w:rFonts w:eastAsiaTheme="minorEastAsia" w:cstheme="minorHAnsi"/>
          <w:color w:val="FF0000"/>
          <w:sz w:val="22"/>
          <w:szCs w:val="22"/>
          <w:lang w:val="en-US"/>
        </w:rPr>
        <w:t xml:space="preserve">95% CI: </w:t>
      </w:r>
      <m:oMath>
        <m:r>
          <w:rPr>
            <w:rFonts w:ascii="Cambria Math" w:eastAsiaTheme="minorEastAsia" w:hAnsi="Cambria Math" w:cstheme="minorHAnsi"/>
            <w:color w:val="FF0000"/>
            <w:sz w:val="22"/>
            <w:szCs w:val="22"/>
            <w:lang w:val="en-US"/>
          </w:rPr>
          <m:t>-0.005, 0.055</m:t>
        </m:r>
      </m:oMath>
      <w:r w:rsidR="003512C5" w:rsidRPr="00A20F7F">
        <w:rPr>
          <w:rFonts w:eastAsiaTheme="minorEastAsia" w:cstheme="minorHAnsi"/>
          <w:color w:val="FF0000"/>
          <w:sz w:val="22"/>
          <w:szCs w:val="22"/>
          <w:lang w:val="en-US"/>
        </w:rPr>
        <w:t>)</w:t>
      </w:r>
      <w:r w:rsidR="00022867" w:rsidRPr="00A20F7F">
        <w:rPr>
          <w:rFonts w:eastAsiaTheme="minorEastAsia" w:cstheme="minorHAnsi"/>
          <w:color w:val="FF0000"/>
          <w:sz w:val="22"/>
          <w:szCs w:val="22"/>
          <w:lang w:val="en-US"/>
        </w:rPr>
        <w:t xml:space="preserve"> (Fig. 1C)</w:t>
      </w:r>
      <w:r w:rsidR="003512C5" w:rsidRPr="00A20F7F">
        <w:rPr>
          <w:rFonts w:eastAsiaTheme="minorEastAsia" w:cstheme="minorHAnsi"/>
          <w:color w:val="FF0000"/>
          <w:sz w:val="22"/>
          <w:szCs w:val="22"/>
          <w:lang w:val="en-US"/>
        </w:rPr>
        <w:t xml:space="preserve">. </w:t>
      </w:r>
      <w:r w:rsidR="00E94A5F" w:rsidRPr="00A20F7F">
        <w:rPr>
          <w:rFonts w:eastAsiaTheme="minorEastAsia" w:cstheme="minorHAnsi"/>
          <w:color w:val="FF0000"/>
          <w:sz w:val="22"/>
          <w:szCs w:val="22"/>
          <w:lang w:val="en-US"/>
        </w:rPr>
        <w:t xml:space="preserve">We estimate the activation energy, </w:t>
      </w:r>
      <m:oMath>
        <m:r>
          <w:rPr>
            <w:rFonts w:ascii="Cambria Math" w:eastAsiaTheme="minorEastAsia" w:hAnsi="Cambria Math" w:cstheme="minorHAnsi"/>
            <w:color w:val="FF0000"/>
            <w:sz w:val="22"/>
            <w:szCs w:val="22"/>
          </w:rPr>
          <m:t>E</m:t>
        </m:r>
      </m:oMath>
      <w:r w:rsidR="00E94A5F" w:rsidRPr="00A20F7F">
        <w:rPr>
          <w:rFonts w:eastAsiaTheme="minorEastAsia" w:cstheme="minorHAnsi"/>
          <w:color w:val="FF0000"/>
          <w:sz w:val="22"/>
          <w:szCs w:val="22"/>
          <w:lang w:val="en-US"/>
        </w:rPr>
        <w:t xml:space="preserve">, (coefficient to the relative Arrhenius temperature, </w:t>
      </w:r>
      <m:oMath>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T</m:t>
            </m:r>
          </m:e>
          <m:sub>
            <m:r>
              <w:rPr>
                <w:rFonts w:ascii="Cambria Math" w:hAnsi="Cambria Math" w:cstheme="minorHAnsi"/>
                <w:color w:val="FF0000"/>
                <w:sz w:val="22"/>
                <w:szCs w:val="22"/>
              </w:rPr>
              <m:t>A</m:t>
            </m:r>
            <m:r>
              <w:rPr>
                <w:rFonts w:ascii="Cambria Math" w:hAnsi="Cambria Math" w:cstheme="minorHAnsi"/>
                <w:color w:val="FF0000"/>
                <w:sz w:val="22"/>
                <w:szCs w:val="22"/>
                <w:lang w:val="en-US"/>
              </w:rPr>
              <m:t>,</m:t>
            </m:r>
            <m:r>
              <w:rPr>
                <w:rFonts w:ascii="Cambria Math" w:hAnsi="Cambria Math" w:cstheme="minorHAnsi"/>
                <w:color w:val="FF0000"/>
                <w:sz w:val="22"/>
                <w:szCs w:val="22"/>
              </w:rPr>
              <m:t>r</m:t>
            </m:r>
          </m:sub>
        </m:sSub>
      </m:oMath>
      <w:r w:rsidR="00E94A5F" w:rsidRPr="00A20F7F">
        <w:rPr>
          <w:rFonts w:eastAsiaTheme="minorEastAsia" w:cstheme="minorHAnsi"/>
          <w:color w:val="FF0000"/>
          <w:sz w:val="22"/>
          <w:szCs w:val="22"/>
          <w:lang w:val="en-US"/>
        </w:rPr>
        <w:t xml:space="preserve">) to be </w:t>
      </w:r>
      <m:oMath>
        <m:r>
          <w:rPr>
            <w:rFonts w:ascii="Cambria Math" w:eastAsiaTheme="minorEastAsia" w:hAnsi="Cambria Math" w:cstheme="minorHAnsi"/>
            <w:color w:val="FF0000"/>
            <w:sz w:val="22"/>
            <w:szCs w:val="22"/>
            <w:lang w:val="en-US"/>
          </w:rPr>
          <m:t>-0.165</m:t>
        </m:r>
      </m:oMath>
      <w:r w:rsidR="001C5CE5" w:rsidRPr="00A20F7F">
        <w:rPr>
          <w:rFonts w:eastAsiaTheme="minorEastAsia" w:cstheme="minorHAnsi"/>
          <w:color w:val="FF0000"/>
          <w:sz w:val="22"/>
          <w:szCs w:val="22"/>
          <w:lang w:val="en-US"/>
        </w:rPr>
        <w:t xml:space="preserve"> (95% CI: </w:t>
      </w:r>
      <m:oMath>
        <m:r>
          <w:rPr>
            <w:rFonts w:ascii="Cambria Math" w:eastAsiaTheme="minorEastAsia" w:hAnsi="Cambria Math" w:cstheme="minorHAnsi"/>
            <w:color w:val="FF0000"/>
            <w:sz w:val="22"/>
            <w:szCs w:val="22"/>
            <w:lang w:val="en-US"/>
          </w:rPr>
          <m:t>-0.356,0.026</m:t>
        </m:r>
      </m:oMath>
      <w:r w:rsidR="001C5CE5" w:rsidRPr="00A20F7F">
        <w:rPr>
          <w:rFonts w:eastAsiaTheme="minorEastAsia" w:cstheme="minorHAnsi"/>
          <w:color w:val="FF0000"/>
          <w:sz w:val="22"/>
          <w:szCs w:val="22"/>
          <w:lang w:val="en-US"/>
        </w:rPr>
        <w:t>)</w:t>
      </w:r>
      <w:r w:rsidR="00430057" w:rsidRPr="00A20F7F">
        <w:rPr>
          <w:rFonts w:eastAsiaTheme="minorEastAsia" w:cstheme="minorHAnsi"/>
          <w:color w:val="FF0000"/>
          <w:sz w:val="22"/>
          <w:szCs w:val="22"/>
          <w:lang w:val="en-US"/>
        </w:rPr>
        <w:t xml:space="preserve">, which is lower than what is typically found for metabolic rate </w:t>
      </w:r>
      <w:r w:rsidR="00430057" w:rsidRPr="00A20F7F">
        <w:rPr>
          <w:rFonts w:eastAsiaTheme="minorEastAsia" w:cstheme="minorHAnsi"/>
          <w:color w:val="FF0000"/>
          <w:sz w:val="22"/>
          <w:szCs w:val="22"/>
        </w:rPr>
        <w:fldChar w:fldCharType="begin"/>
      </w:r>
      <w:r w:rsidR="003D314E" w:rsidRPr="00A20F7F">
        <w:rPr>
          <w:rFonts w:eastAsiaTheme="minorEastAsia" w:cstheme="minorHAnsi"/>
          <w:color w:val="FF0000"/>
          <w:sz w:val="22"/>
          <w:szCs w:val="22"/>
          <w:lang w:val="en-US"/>
        </w:rPr>
        <w: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430057" w:rsidRPr="00A20F7F">
        <w:rPr>
          <w:rFonts w:eastAsiaTheme="minorEastAsia" w:cstheme="minorHAnsi"/>
          <w:color w:val="FF0000"/>
          <w:sz w:val="22"/>
          <w:szCs w:val="22"/>
        </w:rPr>
        <w:fldChar w:fldCharType="separate"/>
      </w:r>
      <w:r w:rsidR="00430057" w:rsidRPr="00A20F7F">
        <w:rPr>
          <w:color w:val="FF0000"/>
          <w:sz w:val="22"/>
          <w:szCs w:val="22"/>
          <w:lang w:val="en-US"/>
        </w:rPr>
        <w:t xml:space="preserve">(Downs </w:t>
      </w:r>
      <w:r w:rsidR="00430057" w:rsidRPr="00A20F7F">
        <w:rPr>
          <w:i/>
          <w:iCs/>
          <w:color w:val="FF0000"/>
          <w:sz w:val="22"/>
          <w:szCs w:val="22"/>
          <w:lang w:val="en-US"/>
        </w:rPr>
        <w:t>et al.</w:t>
      </w:r>
      <w:r w:rsidR="00430057" w:rsidRPr="00A20F7F">
        <w:rPr>
          <w:color w:val="FF0000"/>
          <w:sz w:val="22"/>
          <w:szCs w:val="22"/>
          <w:lang w:val="en-US"/>
        </w:rPr>
        <w:t xml:space="preserve"> 2008)</w:t>
      </w:r>
      <w:r w:rsidR="00430057" w:rsidRPr="00A20F7F">
        <w:rPr>
          <w:rFonts w:eastAsiaTheme="minorEastAsia" w:cstheme="minorHAnsi"/>
          <w:color w:val="FF0000"/>
          <w:sz w:val="22"/>
          <w:szCs w:val="22"/>
        </w:rPr>
        <w:fldChar w:fldCharType="end"/>
      </w:r>
      <w:r w:rsidR="00D31389" w:rsidRPr="00A20F7F">
        <w:rPr>
          <w:rFonts w:eastAsiaTheme="minorEastAsia" w:cstheme="minorHAnsi"/>
          <w:color w:val="FF0000"/>
          <w:sz w:val="22"/>
          <w:szCs w:val="22"/>
          <w:lang w:val="en-US"/>
        </w:rPr>
        <w:t xml:space="preserve"> and growth based on field data </w:t>
      </w:r>
      <w:r w:rsidR="002F5333" w:rsidRPr="00A20F7F">
        <w:rPr>
          <w:rFonts w:eastAsiaTheme="minorEastAsia" w:cstheme="minorHAnsi"/>
          <w:color w:val="FF0000"/>
          <w:sz w:val="22"/>
          <w:szCs w:val="22"/>
        </w:rPr>
        <w:fldChar w:fldCharType="begin"/>
      </w:r>
      <w:r w:rsidR="003D314E" w:rsidRPr="00A20F7F">
        <w:rPr>
          <w:rFonts w:eastAsiaTheme="minorEastAsia" w:cstheme="minorHAnsi"/>
          <w:color w:val="FF0000"/>
          <w:sz w:val="22"/>
          <w:szCs w:val="22"/>
          <w:lang w:val="en-US"/>
        </w:rPr>
        <w: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002F5333" w:rsidRPr="00A20F7F">
        <w:rPr>
          <w:rFonts w:eastAsiaTheme="minorEastAsia" w:cstheme="minorHAnsi"/>
          <w:color w:val="FF0000"/>
          <w:sz w:val="22"/>
          <w:szCs w:val="22"/>
        </w:rPr>
        <w:fldChar w:fldCharType="separate"/>
      </w:r>
      <w:r w:rsidR="002F5333" w:rsidRPr="00A20F7F">
        <w:rPr>
          <w:color w:val="FF0000"/>
          <w:sz w:val="22"/>
          <w:szCs w:val="22"/>
          <w:lang w:val="en-US"/>
        </w:rPr>
        <w:t xml:space="preserve">(Sibly </w:t>
      </w:r>
      <w:r w:rsidR="002F5333" w:rsidRPr="00A20F7F">
        <w:rPr>
          <w:i/>
          <w:iCs/>
          <w:color w:val="FF0000"/>
          <w:sz w:val="22"/>
          <w:szCs w:val="22"/>
          <w:lang w:val="en-US"/>
        </w:rPr>
        <w:t>et al.</w:t>
      </w:r>
      <w:r w:rsidR="002F5333" w:rsidRPr="00A20F7F">
        <w:rPr>
          <w:color w:val="FF0000"/>
          <w:sz w:val="22"/>
          <w:szCs w:val="22"/>
          <w:lang w:val="en-US"/>
        </w:rPr>
        <w:t xml:space="preserve"> 2015)</w:t>
      </w:r>
      <w:r w:rsidR="002F5333" w:rsidRPr="00A20F7F">
        <w:rPr>
          <w:rFonts w:eastAsiaTheme="minorEastAsia" w:cstheme="minorHAnsi"/>
          <w:color w:val="FF0000"/>
          <w:sz w:val="22"/>
          <w:szCs w:val="22"/>
        </w:rPr>
        <w:fldChar w:fldCharType="end"/>
      </w:r>
      <w:r w:rsidR="00430057" w:rsidRPr="00A20F7F">
        <w:rPr>
          <w:rFonts w:eastAsiaTheme="minorEastAsia" w:cstheme="minorHAnsi"/>
          <w:color w:val="FF0000"/>
          <w:sz w:val="22"/>
          <w:szCs w:val="22"/>
          <w:lang w:val="en-US"/>
        </w:rPr>
        <w:t xml:space="preserve">. </w:t>
      </w:r>
      <w:commentRangeStart w:id="53"/>
      <w:r w:rsidR="008F2D09" w:rsidRPr="00A20F7F">
        <w:rPr>
          <w:rFonts w:eastAsiaTheme="minorEastAsia" w:cstheme="minorHAnsi"/>
          <w:color w:val="FF0000"/>
          <w:sz w:val="22"/>
          <w:szCs w:val="22"/>
          <w:lang w:val="en-US"/>
        </w:rPr>
        <w:t xml:space="preserve">To illustrate this in terms of </w:t>
      </w:r>
      <w:r w:rsidR="00E8794C" w:rsidRPr="00A20F7F">
        <w:rPr>
          <w:rFonts w:eastAsiaTheme="minorEastAsia" w:cstheme="minorHAnsi"/>
          <w:color w:val="FF0000"/>
          <w:sz w:val="22"/>
          <w:szCs w:val="22"/>
          <w:lang w:val="en-US"/>
        </w:rPr>
        <w:t xml:space="preserve">specific </w:t>
      </w:r>
      <w:r w:rsidR="008F2D09" w:rsidRPr="00A20F7F">
        <w:rPr>
          <w:rFonts w:eastAsiaTheme="minorEastAsia" w:cstheme="minorHAnsi"/>
          <w:color w:val="FF0000"/>
          <w:sz w:val="22"/>
          <w:szCs w:val="22"/>
          <w:lang w:val="en-US"/>
        </w:rPr>
        <w:t xml:space="preserve">growth </w:t>
      </w:r>
      <w:r w:rsidR="00E8794C" w:rsidRPr="00A20F7F">
        <w:rPr>
          <w:rFonts w:eastAsiaTheme="minorEastAsia" w:cstheme="minorHAnsi"/>
          <w:color w:val="FF0000"/>
          <w:sz w:val="22"/>
          <w:szCs w:val="22"/>
          <w:lang w:val="en-US"/>
        </w:rPr>
        <w:t xml:space="preserve">(normal scale), </w:t>
      </w:r>
      <w:r w:rsidR="008F2D09" w:rsidRPr="00A20F7F">
        <w:rPr>
          <w:rFonts w:eastAsiaTheme="minorEastAsia" w:cstheme="minorHAnsi"/>
          <w:color w:val="FF0000"/>
          <w:sz w:val="22"/>
          <w:szCs w:val="22"/>
          <w:lang w:val="en-US"/>
        </w:rPr>
        <w:t xml:space="preserve">an increase in relative temperature from </w:t>
      </w:r>
      <m:oMath>
        <m:r>
          <w:rPr>
            <w:rFonts w:ascii="Cambria Math" w:eastAsiaTheme="minorEastAsia" w:hAnsi="Cambria Math" w:cstheme="minorHAnsi"/>
            <w:color w:val="FF0000"/>
            <w:sz w:val="22"/>
            <w:szCs w:val="22"/>
            <w:lang w:val="en-US"/>
          </w:rPr>
          <m:t>0℃</m:t>
        </m:r>
      </m:oMath>
      <w:r w:rsidR="008F2D09" w:rsidRPr="00A20F7F">
        <w:rPr>
          <w:rFonts w:eastAsiaTheme="minorEastAsia" w:cstheme="minorHAnsi"/>
          <w:i/>
          <w:color w:val="FF0000"/>
          <w:sz w:val="22"/>
          <w:szCs w:val="22"/>
          <w:lang w:val="en-US"/>
        </w:rPr>
        <w:t xml:space="preserve"> </w:t>
      </w:r>
      <w:r w:rsidR="008F2D09" w:rsidRPr="00A20F7F">
        <w:rPr>
          <w:rFonts w:eastAsiaTheme="minorEastAsia" w:cstheme="minorHAnsi"/>
          <w:color w:val="FF0000"/>
          <w:sz w:val="22"/>
          <w:szCs w:val="22"/>
          <w:lang w:val="en-US"/>
        </w:rPr>
        <w:t xml:space="preserve">to </w:t>
      </w:r>
      <m:oMath>
        <m:r>
          <w:rPr>
            <w:rFonts w:ascii="Cambria Math" w:eastAsiaTheme="minorEastAsia" w:hAnsi="Cambria Math" w:cstheme="minorHAnsi"/>
            <w:color w:val="FF0000"/>
            <w:sz w:val="22"/>
            <w:szCs w:val="22"/>
            <w:lang w:val="en-US"/>
          </w:rPr>
          <m:t>+10℃</m:t>
        </m:r>
      </m:oMath>
      <w:r w:rsidR="008F2D09" w:rsidRPr="00A20F7F">
        <w:rPr>
          <w:rFonts w:eastAsiaTheme="minorEastAsia" w:cstheme="minorHAnsi"/>
          <w:color w:val="FF0000"/>
          <w:sz w:val="22"/>
          <w:szCs w:val="22"/>
          <w:lang w:val="en-US"/>
        </w:rPr>
        <w:t xml:space="preserve"> </w:t>
      </w:r>
      <w:r w:rsidR="00085FE5" w:rsidRPr="00A20F7F">
        <w:rPr>
          <w:rFonts w:eastAsiaTheme="minorEastAsia" w:cstheme="minorHAnsi"/>
          <w:color w:val="FF0000"/>
          <w:sz w:val="22"/>
          <w:szCs w:val="22"/>
          <w:lang w:val="en-US"/>
        </w:rPr>
        <w:t xml:space="preserve">increases growth rates by a factor of 1.4 </w:t>
      </w:r>
      <w:r w:rsidR="007B1195" w:rsidRPr="00A20F7F">
        <w:rPr>
          <w:rFonts w:eastAsiaTheme="minorEastAsia" w:cstheme="minorHAnsi"/>
          <w:color w:val="FF0000"/>
          <w:sz w:val="22"/>
          <w:szCs w:val="22"/>
          <w:lang w:val="en-US"/>
        </w:rPr>
        <w:t xml:space="preserve">for a fish of mass </w:t>
      </w:r>
      <m:oMath>
        <m:r>
          <w:rPr>
            <w:rFonts w:ascii="Cambria Math" w:eastAsiaTheme="minorEastAsia" w:hAnsi="Cambria Math" w:cstheme="minorHAnsi"/>
            <w:color w:val="FF0000"/>
            <w:sz w:val="22"/>
            <w:szCs w:val="22"/>
            <w:lang w:val="en-US"/>
          </w:rPr>
          <m:t>0.05</m:t>
        </m:r>
        <m:sSub>
          <m:sSubPr>
            <m:ctrlPr>
              <w:rPr>
                <w:rFonts w:ascii="Cambria Math" w:eastAsiaTheme="minorEastAsia" w:hAnsi="Cambria Math" w:cstheme="minorHAnsi"/>
                <w:i/>
                <w:color w:val="FF0000"/>
                <w:sz w:val="22"/>
                <w:szCs w:val="22"/>
              </w:rPr>
            </m:ctrlPr>
          </m:sSubPr>
          <m:e>
            <m:r>
              <w:rPr>
                <w:rFonts w:ascii="Cambria Math" w:eastAsiaTheme="minorEastAsia" w:hAnsi="Cambria Math" w:cstheme="minorHAnsi"/>
                <w:color w:val="FF0000"/>
                <w:sz w:val="22"/>
                <w:szCs w:val="22"/>
              </w:rPr>
              <m:t>M</m:t>
            </m:r>
          </m:e>
          <m:sub>
            <m:r>
              <w:rPr>
                <w:rFonts w:ascii="Cambria Math" w:eastAsiaTheme="minorEastAsia" w:hAnsi="Cambria Math" w:cstheme="minorHAnsi"/>
                <w:color w:val="FF0000"/>
                <w:sz w:val="22"/>
                <w:szCs w:val="22"/>
              </w:rPr>
              <m:t>mat</m:t>
            </m:r>
          </m:sub>
        </m:sSub>
      </m:oMath>
      <w:r w:rsidR="007B1195" w:rsidRPr="00A20F7F">
        <w:rPr>
          <w:rFonts w:eastAsiaTheme="minorEastAsia" w:cstheme="minorHAnsi"/>
          <w:color w:val="FF0000"/>
          <w:sz w:val="22"/>
          <w:szCs w:val="22"/>
          <w:lang w:val="en-US"/>
        </w:rPr>
        <w:t xml:space="preserve"> </w:t>
      </w:r>
      <w:r w:rsidR="002F5333" w:rsidRPr="00A20F7F">
        <w:rPr>
          <w:rFonts w:eastAsiaTheme="minorEastAsia" w:cstheme="minorHAnsi"/>
          <w:color w:val="FF0000"/>
          <w:sz w:val="22"/>
          <w:szCs w:val="22"/>
          <w:lang w:val="en-US"/>
        </w:rPr>
        <w:t>but a factor of 1.2 for a fish of mass</w:t>
      </w:r>
      <w:r w:rsidR="007B1195" w:rsidRPr="00A20F7F">
        <w:rPr>
          <w:rFonts w:eastAsiaTheme="minorEastAsia" w:cstheme="minorHAnsi"/>
          <w:color w:val="FF0000"/>
          <w:sz w:val="22"/>
          <w:szCs w:val="22"/>
          <w:lang w:val="en-US"/>
        </w:rPr>
        <w:t xml:space="preserve"> </w:t>
      </w:r>
      <m:oMath>
        <m:r>
          <w:rPr>
            <w:rFonts w:ascii="Cambria Math" w:eastAsiaTheme="minorEastAsia" w:hAnsi="Cambria Math" w:cstheme="minorHAnsi"/>
            <w:color w:val="FF0000"/>
            <w:sz w:val="22"/>
            <w:szCs w:val="22"/>
            <w:lang w:val="en-US"/>
          </w:rPr>
          <m:t>2</m:t>
        </m:r>
        <m:sSub>
          <m:sSubPr>
            <m:ctrlPr>
              <w:rPr>
                <w:rFonts w:ascii="Cambria Math" w:eastAsiaTheme="minorEastAsia" w:hAnsi="Cambria Math" w:cstheme="minorHAnsi"/>
                <w:i/>
                <w:color w:val="FF0000"/>
                <w:sz w:val="22"/>
                <w:szCs w:val="22"/>
              </w:rPr>
            </m:ctrlPr>
          </m:sSubPr>
          <m:e>
            <m:r>
              <w:rPr>
                <w:rFonts w:ascii="Cambria Math" w:eastAsiaTheme="minorEastAsia" w:hAnsi="Cambria Math" w:cstheme="minorHAnsi"/>
                <w:color w:val="FF0000"/>
                <w:sz w:val="22"/>
                <w:szCs w:val="22"/>
              </w:rPr>
              <m:t>M</m:t>
            </m:r>
          </m:e>
          <m:sub>
            <m:r>
              <w:rPr>
                <w:rFonts w:ascii="Cambria Math" w:eastAsiaTheme="minorEastAsia" w:hAnsi="Cambria Math" w:cstheme="minorHAnsi"/>
                <w:color w:val="FF0000"/>
                <w:sz w:val="22"/>
                <w:szCs w:val="22"/>
              </w:rPr>
              <m:t>mat</m:t>
            </m:r>
          </m:sub>
        </m:sSub>
      </m:oMath>
      <w:r w:rsidR="007B1195" w:rsidRPr="00A20F7F">
        <w:rPr>
          <w:rFonts w:eastAsiaTheme="minorEastAsia" w:cstheme="minorHAnsi"/>
          <w:color w:val="FF0000"/>
          <w:sz w:val="22"/>
          <w:szCs w:val="22"/>
          <w:lang w:val="en-US"/>
        </w:rPr>
        <w:t>, respectively</w:t>
      </w:r>
      <w:r w:rsidR="008F2D09" w:rsidRPr="00A20F7F">
        <w:rPr>
          <w:rFonts w:eastAsiaTheme="minorEastAsia" w:cstheme="minorHAnsi"/>
          <w:color w:val="FF0000"/>
          <w:sz w:val="22"/>
          <w:szCs w:val="22"/>
          <w:lang w:val="en-US"/>
        </w:rPr>
        <w:t xml:space="preserve"> (Fig. </w:t>
      </w:r>
      <w:r w:rsidR="005B44BB" w:rsidRPr="00A20F7F">
        <w:rPr>
          <w:rFonts w:eastAsiaTheme="minorEastAsia" w:cstheme="minorHAnsi"/>
          <w:color w:val="FF0000"/>
          <w:sz w:val="22"/>
          <w:szCs w:val="22"/>
          <w:lang w:val="en-US"/>
        </w:rPr>
        <w:t>3</w:t>
      </w:r>
      <w:r w:rsidR="008F2D09" w:rsidRPr="00A20F7F">
        <w:rPr>
          <w:rFonts w:eastAsiaTheme="minorEastAsia" w:cstheme="minorHAnsi"/>
          <w:color w:val="FF0000"/>
          <w:sz w:val="22"/>
          <w:szCs w:val="22"/>
          <w:lang w:val="en-US"/>
        </w:rPr>
        <w:t>)</w:t>
      </w:r>
      <w:r w:rsidR="009673E5" w:rsidRPr="00A20F7F">
        <w:rPr>
          <w:rFonts w:eastAsiaTheme="minorEastAsia" w:cstheme="minorHAnsi"/>
          <w:color w:val="FF0000"/>
          <w:sz w:val="22"/>
          <w:szCs w:val="22"/>
          <w:lang w:val="en-US"/>
        </w:rPr>
        <w:t>.</w:t>
      </w:r>
      <w:commentRangeEnd w:id="53"/>
      <w:r w:rsidR="00410BC0" w:rsidRPr="00A20F7F">
        <w:rPr>
          <w:rStyle w:val="CommentReference"/>
          <w:color w:val="FF0000"/>
          <w:sz w:val="22"/>
          <w:szCs w:val="22"/>
        </w:rPr>
        <w:commentReference w:id="53"/>
      </w:r>
    </w:p>
    <w:p w14:paraId="5CD702E2" w14:textId="3F96783C" w:rsidR="00396716" w:rsidRPr="00A20F7F" w:rsidRDefault="00396716" w:rsidP="00904830">
      <w:pPr>
        <w:spacing w:line="480" w:lineRule="auto"/>
        <w:ind w:firstLine="284"/>
        <w:contextualSpacing/>
        <w:jc w:val="both"/>
        <w:rPr>
          <w:rFonts w:eastAsiaTheme="minorEastAsia" w:cstheme="minorHAnsi"/>
          <w:sz w:val="22"/>
          <w:szCs w:val="22"/>
        </w:rPr>
      </w:pPr>
    </w:p>
    <w:p w14:paraId="0A8F715D" w14:textId="61D756AE" w:rsidR="00396716" w:rsidRPr="00A20F7F" w:rsidRDefault="00D60D0F" w:rsidP="00904830">
      <w:pPr>
        <w:spacing w:line="480" w:lineRule="auto"/>
        <w:ind w:firstLine="284"/>
        <w:contextualSpacing/>
        <w:jc w:val="both"/>
        <w:rPr>
          <w:rFonts w:eastAsiaTheme="minorEastAsia" w:cstheme="minorHAnsi"/>
          <w:sz w:val="22"/>
          <w:szCs w:val="22"/>
        </w:rPr>
      </w:pPr>
      <w:r w:rsidRPr="00A20F7F">
        <w:rPr>
          <w:rFonts w:eastAsiaTheme="minorEastAsia" w:cstheme="minorHAnsi"/>
          <w:sz w:val="22"/>
          <w:szCs w:val="22"/>
        </w:rPr>
        <w:t>+ Add scaling results</w:t>
      </w:r>
      <w:r w:rsidR="00252EBE" w:rsidRPr="00A20F7F">
        <w:rPr>
          <w:rFonts w:eastAsiaTheme="minorEastAsia" w:cstheme="minorHAnsi"/>
          <w:sz w:val="22"/>
          <w:szCs w:val="22"/>
        </w:rPr>
        <w:t xml:space="preserve"> including </w:t>
      </w:r>
    </w:p>
    <w:p w14:paraId="1D253FF5" w14:textId="5D0FF253" w:rsidR="00252EBE" w:rsidRPr="00A20F7F" w:rsidRDefault="00252EBE" w:rsidP="00904830">
      <w:pPr>
        <w:spacing w:line="480" w:lineRule="auto"/>
        <w:ind w:firstLine="284"/>
        <w:contextualSpacing/>
        <w:jc w:val="both"/>
        <w:rPr>
          <w:rFonts w:eastAsiaTheme="minorEastAsia" w:cstheme="minorHAnsi"/>
          <w:sz w:val="22"/>
          <w:szCs w:val="22"/>
        </w:rPr>
      </w:pPr>
      <w:r w:rsidRPr="00A20F7F">
        <w:rPr>
          <w:rFonts w:eastAsiaTheme="minorEastAsia" w:cstheme="minorHAnsi"/>
          <w:sz w:val="22"/>
          <w:szCs w:val="22"/>
        </w:rPr>
        <w:t xml:space="preserve">+ Add model selection for </w:t>
      </w:r>
      <w:proofErr w:type="spellStart"/>
      <w:r w:rsidRPr="00A20F7F">
        <w:rPr>
          <w:rFonts w:eastAsiaTheme="minorEastAsia" w:cstheme="minorHAnsi"/>
          <w:sz w:val="22"/>
          <w:szCs w:val="22"/>
        </w:rPr>
        <w:t>T_opt</w:t>
      </w:r>
      <w:proofErr w:type="spellEnd"/>
      <w:r w:rsidRPr="00A20F7F">
        <w:rPr>
          <w:rFonts w:eastAsiaTheme="minorEastAsia" w:cstheme="minorHAnsi"/>
          <w:sz w:val="22"/>
          <w:szCs w:val="22"/>
        </w:rPr>
        <w:t xml:space="preserve"> here</w:t>
      </w:r>
      <w:r w:rsidR="00414C5A" w:rsidRPr="00A20F7F">
        <w:rPr>
          <w:rFonts w:eastAsiaTheme="minorEastAsia" w:cstheme="minorHAnsi"/>
          <w:sz w:val="22"/>
          <w:szCs w:val="22"/>
        </w:rPr>
        <w:t xml:space="preserve"> in text</w:t>
      </w:r>
    </w:p>
    <w:p w14:paraId="67CF0E56" w14:textId="397F1B0B" w:rsidR="00396716" w:rsidRDefault="00396716" w:rsidP="00904830">
      <w:pPr>
        <w:spacing w:line="480" w:lineRule="auto"/>
        <w:ind w:firstLine="284"/>
        <w:contextualSpacing/>
        <w:jc w:val="both"/>
        <w:rPr>
          <w:rFonts w:eastAsiaTheme="minorEastAsia" w:cstheme="minorHAnsi"/>
        </w:rPr>
      </w:pPr>
    </w:p>
    <w:p w14:paraId="52A9F2B4" w14:textId="48DB252F" w:rsidR="00524113" w:rsidRPr="00A20F7F" w:rsidRDefault="00524113" w:rsidP="00904830">
      <w:pPr>
        <w:spacing w:line="480" w:lineRule="auto"/>
        <w:rPr>
          <w:sz w:val="22"/>
          <w:szCs w:val="22"/>
        </w:rPr>
      </w:pPr>
      <w:r w:rsidRPr="00A20F7F">
        <w:rPr>
          <w:sz w:val="22"/>
          <w:szCs w:val="22"/>
        </w:rPr>
        <w:lastRenderedPageBreak/>
        <w:t xml:space="preserve">Table </w:t>
      </w:r>
      <w:r w:rsidRPr="00A20F7F">
        <w:rPr>
          <w:sz w:val="22"/>
          <w:szCs w:val="22"/>
        </w:rPr>
        <w:fldChar w:fldCharType="begin"/>
      </w:r>
      <w:r w:rsidRPr="00A20F7F">
        <w:rPr>
          <w:sz w:val="22"/>
          <w:szCs w:val="22"/>
        </w:rPr>
        <w:instrText xml:space="preserve"> SEQ Table \* ARABIC </w:instrText>
      </w:r>
      <w:r w:rsidRPr="00A20F7F">
        <w:rPr>
          <w:sz w:val="22"/>
          <w:szCs w:val="22"/>
        </w:rPr>
        <w:fldChar w:fldCharType="separate"/>
      </w:r>
      <w:r w:rsidRPr="00A20F7F">
        <w:rPr>
          <w:noProof/>
          <w:sz w:val="22"/>
          <w:szCs w:val="22"/>
        </w:rPr>
        <w:t>2</w:t>
      </w:r>
      <w:r w:rsidRPr="00A20F7F">
        <w:rPr>
          <w:sz w:val="22"/>
          <w:szCs w:val="22"/>
        </w:rPr>
        <w:fldChar w:fldCharType="end"/>
      </w:r>
      <w:r w:rsidR="008A564E" w:rsidRPr="00A20F7F">
        <w:rPr>
          <w:sz w:val="22"/>
          <w:szCs w:val="22"/>
        </w:rPr>
        <w:t>.</w:t>
      </w:r>
      <w:r w:rsidRPr="00A20F7F">
        <w:rPr>
          <w:sz w:val="22"/>
          <w:szCs w:val="22"/>
        </w:rPr>
        <w:t xml:space="preserve"> Model selection for the log-linear regressions of how consumption</w:t>
      </w:r>
      <w:r w:rsidR="00F2174E" w:rsidRPr="00A20F7F">
        <w:rPr>
          <w:sz w:val="22"/>
          <w:szCs w:val="22"/>
        </w:rPr>
        <w:t xml:space="preserve">, </w:t>
      </w:r>
      <w:r w:rsidRPr="00A20F7F">
        <w:rPr>
          <w:sz w:val="22"/>
          <w:szCs w:val="22"/>
        </w:rPr>
        <w:t xml:space="preserve">metabolism </w:t>
      </w:r>
      <w:r w:rsidR="00F2174E" w:rsidRPr="00A20F7F">
        <w:rPr>
          <w:sz w:val="22"/>
          <w:szCs w:val="22"/>
        </w:rPr>
        <w:t xml:space="preserve">and growth scale with </w:t>
      </w:r>
      <w:r w:rsidRPr="00A20F7F">
        <w:rPr>
          <w:sz w:val="22"/>
          <w:szCs w:val="22"/>
        </w:rPr>
        <w:t>mass and temperature (below optimum temperature). M1 is the full model and is described in text (Eqns. 3-5). Values in bold indicated the model selected based on the Widely Applicable Information Criterion (WAIC).</w:t>
      </w:r>
    </w:p>
    <w:tbl>
      <w:tblPr>
        <w:tblStyle w:val="GridTable1Light"/>
        <w:tblW w:w="0" w:type="auto"/>
        <w:tblLayout w:type="fixed"/>
        <w:tblLook w:val="04A0" w:firstRow="1" w:lastRow="0" w:firstColumn="1" w:lastColumn="0" w:noHBand="0" w:noVBand="1"/>
      </w:tblPr>
      <w:tblGrid>
        <w:gridCol w:w="815"/>
        <w:gridCol w:w="681"/>
        <w:gridCol w:w="3461"/>
        <w:gridCol w:w="1842"/>
        <w:gridCol w:w="1328"/>
        <w:gridCol w:w="889"/>
      </w:tblGrid>
      <w:tr w:rsidR="00CB3616" w:rsidRPr="00A20F7F" w14:paraId="5895B700" w14:textId="3E6914F5" w:rsidTr="00A20F7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15" w:type="dxa"/>
          </w:tcPr>
          <w:p w14:paraId="5CD0C9E4"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Model</w:t>
            </w:r>
          </w:p>
        </w:tc>
        <w:tc>
          <w:tcPr>
            <w:tcW w:w="681" w:type="dxa"/>
          </w:tcPr>
          <w:p w14:paraId="50DE1C40"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M*T</w:t>
            </w:r>
          </w:p>
        </w:tc>
        <w:tc>
          <w:tcPr>
            <w:tcW w:w="3461" w:type="dxa"/>
          </w:tcPr>
          <w:p w14:paraId="73EE96B8" w14:textId="28BA4DB0"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Species-varying parameter</w:t>
            </w:r>
            <w:r w:rsidR="00EA1AFC" w:rsidRPr="00A20F7F">
              <w:rPr>
                <w:rFonts w:cstheme="minorHAnsi"/>
                <w:sz w:val="22"/>
                <w:szCs w:val="22"/>
              </w:rPr>
              <w:t>(s)</w:t>
            </w:r>
          </w:p>
        </w:tc>
        <w:tc>
          <w:tcPr>
            <w:tcW w:w="1842" w:type="dxa"/>
          </w:tcPr>
          <w:p w14:paraId="2318F806"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WAIC consumption</w:t>
            </w:r>
          </w:p>
        </w:tc>
        <w:tc>
          <w:tcPr>
            <w:tcW w:w="1328" w:type="dxa"/>
          </w:tcPr>
          <w:p w14:paraId="0FEFB64E"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commentRangeStart w:id="54"/>
            <w:commentRangeStart w:id="55"/>
            <w:commentRangeStart w:id="56"/>
            <w:commentRangeStart w:id="57"/>
            <w:r w:rsidRPr="00A20F7F">
              <w:rPr>
                <w:rFonts w:cstheme="minorHAnsi"/>
                <w:sz w:val="22"/>
                <w:szCs w:val="22"/>
              </w:rPr>
              <w:t>WAIC</w:t>
            </w:r>
            <w:commentRangeEnd w:id="54"/>
            <w:r w:rsidRPr="00A20F7F">
              <w:rPr>
                <w:rStyle w:val="CommentReference"/>
                <w:b w:val="0"/>
                <w:bCs w:val="0"/>
                <w:sz w:val="22"/>
                <w:szCs w:val="22"/>
              </w:rPr>
              <w:commentReference w:id="54"/>
            </w:r>
            <w:commentRangeEnd w:id="55"/>
            <w:r w:rsidRPr="00A20F7F">
              <w:rPr>
                <w:rStyle w:val="CommentReference"/>
                <w:b w:val="0"/>
                <w:bCs w:val="0"/>
                <w:sz w:val="22"/>
                <w:szCs w:val="22"/>
              </w:rPr>
              <w:commentReference w:id="55"/>
            </w:r>
            <w:commentRangeEnd w:id="56"/>
            <w:r w:rsidRPr="00A20F7F">
              <w:rPr>
                <w:rStyle w:val="CommentReference"/>
                <w:b w:val="0"/>
                <w:bCs w:val="0"/>
                <w:sz w:val="22"/>
                <w:szCs w:val="22"/>
              </w:rPr>
              <w:commentReference w:id="56"/>
            </w:r>
            <w:commentRangeEnd w:id="57"/>
            <w:r w:rsidRPr="00A20F7F">
              <w:rPr>
                <w:rStyle w:val="CommentReference"/>
                <w:b w:val="0"/>
                <w:bCs w:val="0"/>
                <w:sz w:val="22"/>
                <w:szCs w:val="22"/>
              </w:rPr>
              <w:commentReference w:id="57"/>
            </w:r>
          </w:p>
          <w:p w14:paraId="7A3183AF"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metabolism</w:t>
            </w:r>
          </w:p>
        </w:tc>
        <w:tc>
          <w:tcPr>
            <w:tcW w:w="889" w:type="dxa"/>
          </w:tcPr>
          <w:p w14:paraId="6055D1FE" w14:textId="320B00CD"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WAIC growth</w:t>
            </w:r>
          </w:p>
        </w:tc>
      </w:tr>
      <w:tr w:rsidR="00CB3616" w:rsidRPr="00A20F7F" w14:paraId="3A6E2609" w14:textId="5765F90E"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029A6088"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 xml:space="preserve">M1 </w:t>
            </w:r>
          </w:p>
        </w:tc>
        <w:tc>
          <w:tcPr>
            <w:tcW w:w="681" w:type="dxa"/>
            <w:vMerge w:val="restart"/>
          </w:tcPr>
          <w:p w14:paraId="7775F999"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Yes</w:t>
            </w:r>
          </w:p>
        </w:tc>
        <w:tc>
          <w:tcPr>
            <w:tcW w:w="3461" w:type="dxa"/>
          </w:tcPr>
          <w:p w14:paraId="03F56BA2"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3</m:t>
                    </m:r>
                  </m:sub>
                </m:sSub>
              </m:oMath>
            </m:oMathPara>
          </w:p>
        </w:tc>
        <w:tc>
          <w:tcPr>
            <w:tcW w:w="1842" w:type="dxa"/>
          </w:tcPr>
          <w:p w14:paraId="792ED26E"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530.9</w:t>
            </w:r>
          </w:p>
        </w:tc>
        <w:tc>
          <w:tcPr>
            <w:tcW w:w="1328" w:type="dxa"/>
          </w:tcPr>
          <w:p w14:paraId="144BC917" w14:textId="1295C011"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sz w:val="22"/>
                <w:szCs w:val="22"/>
              </w:rPr>
            </w:pPr>
            <w:r w:rsidRPr="00A20F7F">
              <w:rPr>
                <w:rFonts w:cstheme="minorHAnsi"/>
                <w:b/>
                <w:bCs/>
                <w:sz w:val="22"/>
                <w:szCs w:val="22"/>
              </w:rPr>
              <w:t>2</w:t>
            </w:r>
            <w:r w:rsidR="0029680D" w:rsidRPr="00A20F7F">
              <w:rPr>
                <w:rFonts w:cstheme="minorHAnsi"/>
                <w:b/>
                <w:bCs/>
                <w:sz w:val="22"/>
                <w:szCs w:val="22"/>
              </w:rPr>
              <w:t>89.53</w:t>
            </w:r>
          </w:p>
        </w:tc>
        <w:tc>
          <w:tcPr>
            <w:tcW w:w="889" w:type="dxa"/>
          </w:tcPr>
          <w:p w14:paraId="7E106A9E" w14:textId="566DCE24"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sz w:val="22"/>
                <w:szCs w:val="22"/>
              </w:rPr>
            </w:pPr>
            <w:r w:rsidRPr="00A20F7F">
              <w:rPr>
                <w:rFonts w:cstheme="minorHAnsi"/>
                <w:b/>
                <w:bCs/>
                <w:sz w:val="22"/>
                <w:szCs w:val="22"/>
              </w:rPr>
              <w:t>32.51</w:t>
            </w:r>
          </w:p>
        </w:tc>
      </w:tr>
      <w:tr w:rsidR="00CB3616" w:rsidRPr="00A20F7F" w14:paraId="1ADB542B" w14:textId="56D73C1D"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2EB60754"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M2</w:t>
            </w:r>
          </w:p>
        </w:tc>
        <w:tc>
          <w:tcPr>
            <w:tcW w:w="681" w:type="dxa"/>
            <w:vMerge/>
          </w:tcPr>
          <w:p w14:paraId="1843F61D"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3461" w:type="dxa"/>
          </w:tcPr>
          <w:p w14:paraId="02456CCA"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oMath>
            </m:oMathPara>
          </w:p>
        </w:tc>
        <w:tc>
          <w:tcPr>
            <w:tcW w:w="1842" w:type="dxa"/>
          </w:tcPr>
          <w:p w14:paraId="3C6B21FA"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528.62</w:t>
            </w:r>
          </w:p>
        </w:tc>
        <w:tc>
          <w:tcPr>
            <w:tcW w:w="1328" w:type="dxa"/>
          </w:tcPr>
          <w:p w14:paraId="75034E2F" w14:textId="3BF3236C"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290.</w:t>
            </w:r>
            <w:r w:rsidR="0029680D" w:rsidRPr="00A20F7F">
              <w:rPr>
                <w:rFonts w:cstheme="minorHAnsi"/>
                <w:sz w:val="22"/>
                <w:szCs w:val="22"/>
              </w:rPr>
              <w:t>37</w:t>
            </w:r>
          </w:p>
        </w:tc>
        <w:tc>
          <w:tcPr>
            <w:tcW w:w="889" w:type="dxa"/>
          </w:tcPr>
          <w:p w14:paraId="1A2A032C" w14:textId="271C6DAF"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37.46</w:t>
            </w:r>
          </w:p>
        </w:tc>
      </w:tr>
      <w:tr w:rsidR="00CB3616" w:rsidRPr="00A20F7F" w14:paraId="79DBF2E8" w14:textId="58C87245"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6B38A918"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M3a</w:t>
            </w:r>
          </w:p>
        </w:tc>
        <w:tc>
          <w:tcPr>
            <w:tcW w:w="681" w:type="dxa"/>
            <w:vMerge/>
          </w:tcPr>
          <w:p w14:paraId="77BBF5C0"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3461" w:type="dxa"/>
          </w:tcPr>
          <w:p w14:paraId="00CFC6A8"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oMath>
            </m:oMathPara>
          </w:p>
        </w:tc>
        <w:tc>
          <w:tcPr>
            <w:tcW w:w="1842" w:type="dxa"/>
          </w:tcPr>
          <w:p w14:paraId="3E04D0E8"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674.66</w:t>
            </w:r>
          </w:p>
        </w:tc>
        <w:tc>
          <w:tcPr>
            <w:tcW w:w="1328" w:type="dxa"/>
          </w:tcPr>
          <w:p w14:paraId="59CF1EC3" w14:textId="4E1EB97F"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62</w:t>
            </w:r>
            <w:r w:rsidR="0029680D" w:rsidRPr="00A20F7F">
              <w:rPr>
                <w:rFonts w:cstheme="minorHAnsi"/>
                <w:sz w:val="22"/>
                <w:szCs w:val="22"/>
              </w:rPr>
              <w:t>7</w:t>
            </w:r>
            <w:r w:rsidRPr="00A20F7F">
              <w:rPr>
                <w:rFonts w:cstheme="minorHAnsi"/>
                <w:sz w:val="22"/>
                <w:szCs w:val="22"/>
              </w:rPr>
              <w:t>.</w:t>
            </w:r>
            <w:r w:rsidR="0029680D" w:rsidRPr="00A20F7F">
              <w:rPr>
                <w:rFonts w:cstheme="minorHAnsi"/>
                <w:sz w:val="22"/>
                <w:szCs w:val="22"/>
              </w:rPr>
              <w:t>56</w:t>
            </w:r>
          </w:p>
        </w:tc>
        <w:tc>
          <w:tcPr>
            <w:tcW w:w="889" w:type="dxa"/>
          </w:tcPr>
          <w:p w14:paraId="1CD49F41" w14:textId="2079867E"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72.05</w:t>
            </w:r>
          </w:p>
        </w:tc>
      </w:tr>
      <w:tr w:rsidR="00CB3616" w:rsidRPr="00A20F7F" w14:paraId="2824BCB7" w14:textId="23EE4074"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0602A6D8"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M3b</w:t>
            </w:r>
          </w:p>
        </w:tc>
        <w:tc>
          <w:tcPr>
            <w:tcW w:w="681" w:type="dxa"/>
            <w:vMerge/>
          </w:tcPr>
          <w:p w14:paraId="2EC769FC"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3461" w:type="dxa"/>
          </w:tcPr>
          <w:p w14:paraId="3339C742"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oMath>
            </m:oMathPara>
          </w:p>
        </w:tc>
        <w:tc>
          <w:tcPr>
            <w:tcW w:w="1842" w:type="dxa"/>
          </w:tcPr>
          <w:p w14:paraId="4A9DF93B"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588.24</w:t>
            </w:r>
          </w:p>
        </w:tc>
        <w:tc>
          <w:tcPr>
            <w:tcW w:w="1328" w:type="dxa"/>
          </w:tcPr>
          <w:p w14:paraId="296F2680" w14:textId="503DC630"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681.</w:t>
            </w:r>
            <w:r w:rsidR="0029680D" w:rsidRPr="00A20F7F">
              <w:rPr>
                <w:rFonts w:cstheme="minorHAnsi"/>
                <w:sz w:val="22"/>
                <w:szCs w:val="22"/>
              </w:rPr>
              <w:t>3</w:t>
            </w:r>
          </w:p>
        </w:tc>
        <w:tc>
          <w:tcPr>
            <w:tcW w:w="889" w:type="dxa"/>
          </w:tcPr>
          <w:p w14:paraId="062B72B1" w14:textId="79DB8E55"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78.72</w:t>
            </w:r>
          </w:p>
        </w:tc>
      </w:tr>
      <w:tr w:rsidR="00CB3616" w:rsidRPr="00A20F7F" w14:paraId="470CF1EB" w14:textId="4BDBADE4"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24688582"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M4</w:t>
            </w:r>
          </w:p>
        </w:tc>
        <w:tc>
          <w:tcPr>
            <w:tcW w:w="681" w:type="dxa"/>
            <w:vMerge/>
          </w:tcPr>
          <w:p w14:paraId="58D69B93"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3461" w:type="dxa"/>
          </w:tcPr>
          <w:p w14:paraId="3C1B3DF4"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oMath>
            </m:oMathPara>
          </w:p>
        </w:tc>
        <w:tc>
          <w:tcPr>
            <w:tcW w:w="1842" w:type="dxa"/>
          </w:tcPr>
          <w:p w14:paraId="7C249486"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710.46</w:t>
            </w:r>
          </w:p>
        </w:tc>
        <w:tc>
          <w:tcPr>
            <w:tcW w:w="1328" w:type="dxa"/>
          </w:tcPr>
          <w:p w14:paraId="2262E58C" w14:textId="1A480DDC"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97</w:t>
            </w:r>
            <w:r w:rsidR="0029680D" w:rsidRPr="00A20F7F">
              <w:rPr>
                <w:rFonts w:cstheme="minorHAnsi"/>
                <w:sz w:val="22"/>
                <w:szCs w:val="22"/>
              </w:rPr>
              <w:t>3</w:t>
            </w:r>
          </w:p>
        </w:tc>
        <w:tc>
          <w:tcPr>
            <w:tcW w:w="889" w:type="dxa"/>
          </w:tcPr>
          <w:p w14:paraId="45AAE981" w14:textId="2434AE7C"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100.56</w:t>
            </w:r>
          </w:p>
        </w:tc>
      </w:tr>
      <w:tr w:rsidR="00CB3616" w:rsidRPr="00A20F7F" w14:paraId="5D52DDF3" w14:textId="48CCE65C"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56A997D7"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 xml:space="preserve">M5 </w:t>
            </w:r>
          </w:p>
        </w:tc>
        <w:tc>
          <w:tcPr>
            <w:tcW w:w="681" w:type="dxa"/>
            <w:vMerge w:val="restart"/>
          </w:tcPr>
          <w:p w14:paraId="4332FA48"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No</w:t>
            </w:r>
          </w:p>
        </w:tc>
        <w:tc>
          <w:tcPr>
            <w:tcW w:w="3461" w:type="dxa"/>
          </w:tcPr>
          <w:p w14:paraId="15B87A92"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oMath>
            </m:oMathPara>
          </w:p>
        </w:tc>
        <w:tc>
          <w:tcPr>
            <w:tcW w:w="1842" w:type="dxa"/>
          </w:tcPr>
          <w:p w14:paraId="6142E16B"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b/>
                <w:bCs/>
                <w:sz w:val="22"/>
                <w:szCs w:val="22"/>
              </w:rPr>
              <w:t>527.64</w:t>
            </w:r>
          </w:p>
        </w:tc>
        <w:tc>
          <w:tcPr>
            <w:tcW w:w="1328" w:type="dxa"/>
          </w:tcPr>
          <w:p w14:paraId="5DCEB06B" w14:textId="2C9F1D38"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29</w:t>
            </w:r>
            <w:r w:rsidR="0029680D" w:rsidRPr="00A20F7F">
              <w:rPr>
                <w:rFonts w:cstheme="minorHAnsi"/>
                <w:sz w:val="22"/>
                <w:szCs w:val="22"/>
              </w:rPr>
              <w:t>5</w:t>
            </w:r>
            <w:r w:rsidRPr="00A20F7F">
              <w:rPr>
                <w:rFonts w:cstheme="minorHAnsi"/>
                <w:sz w:val="22"/>
                <w:szCs w:val="22"/>
              </w:rPr>
              <w:t>.</w:t>
            </w:r>
            <w:r w:rsidR="0029680D" w:rsidRPr="00A20F7F">
              <w:rPr>
                <w:rFonts w:cstheme="minorHAnsi"/>
                <w:sz w:val="22"/>
                <w:szCs w:val="22"/>
              </w:rPr>
              <w:t>02</w:t>
            </w:r>
          </w:p>
        </w:tc>
        <w:tc>
          <w:tcPr>
            <w:tcW w:w="889" w:type="dxa"/>
          </w:tcPr>
          <w:p w14:paraId="77AE31DB" w14:textId="7D751F61"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45.71</w:t>
            </w:r>
          </w:p>
        </w:tc>
      </w:tr>
      <w:tr w:rsidR="00CB3616" w:rsidRPr="00A20F7F" w14:paraId="32D42193" w14:textId="70BBA7F9"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4F198E64"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M6</w:t>
            </w:r>
          </w:p>
        </w:tc>
        <w:tc>
          <w:tcPr>
            <w:tcW w:w="681" w:type="dxa"/>
            <w:vMerge/>
          </w:tcPr>
          <w:p w14:paraId="22786760"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3461" w:type="dxa"/>
          </w:tcPr>
          <w:p w14:paraId="00228793"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oMath>
            </m:oMathPara>
          </w:p>
        </w:tc>
        <w:tc>
          <w:tcPr>
            <w:tcW w:w="1842" w:type="dxa"/>
          </w:tcPr>
          <w:p w14:paraId="47B7C0A2"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712.1</w:t>
            </w:r>
          </w:p>
        </w:tc>
        <w:tc>
          <w:tcPr>
            <w:tcW w:w="1328" w:type="dxa"/>
          </w:tcPr>
          <w:p w14:paraId="6F65E376" w14:textId="6AFA83DB"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971.</w:t>
            </w:r>
            <w:r w:rsidR="0029680D" w:rsidRPr="00A20F7F">
              <w:rPr>
                <w:rFonts w:cstheme="minorHAnsi"/>
                <w:sz w:val="22"/>
                <w:szCs w:val="22"/>
              </w:rPr>
              <w:t>32</w:t>
            </w:r>
          </w:p>
        </w:tc>
        <w:tc>
          <w:tcPr>
            <w:tcW w:w="889" w:type="dxa"/>
          </w:tcPr>
          <w:p w14:paraId="6A2800C1" w14:textId="423F1A53"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98.98</w:t>
            </w:r>
          </w:p>
        </w:tc>
      </w:tr>
      <w:tr w:rsidR="00CB3616" w:rsidRPr="00A20F7F" w14:paraId="105C99B8" w14:textId="1BB1CB5A"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0F18DA0C"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M7</w:t>
            </w:r>
          </w:p>
        </w:tc>
        <w:tc>
          <w:tcPr>
            <w:tcW w:w="681" w:type="dxa"/>
            <w:vMerge/>
          </w:tcPr>
          <w:p w14:paraId="4771C970"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3461" w:type="dxa"/>
          </w:tcPr>
          <w:p w14:paraId="7349A7AC"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oMath>
            </m:oMathPara>
          </w:p>
        </w:tc>
        <w:tc>
          <w:tcPr>
            <w:tcW w:w="1842" w:type="dxa"/>
          </w:tcPr>
          <w:p w14:paraId="6BB27774"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1931.92</w:t>
            </w:r>
          </w:p>
        </w:tc>
        <w:tc>
          <w:tcPr>
            <w:tcW w:w="1328" w:type="dxa"/>
          </w:tcPr>
          <w:p w14:paraId="389D94A7" w14:textId="5F60FDE8"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7988.</w:t>
            </w:r>
            <w:r w:rsidR="0029680D" w:rsidRPr="00A20F7F">
              <w:rPr>
                <w:rFonts w:cstheme="minorHAnsi"/>
                <w:sz w:val="22"/>
                <w:szCs w:val="22"/>
              </w:rPr>
              <w:t>06</w:t>
            </w:r>
          </w:p>
        </w:tc>
        <w:tc>
          <w:tcPr>
            <w:tcW w:w="889" w:type="dxa"/>
          </w:tcPr>
          <w:p w14:paraId="0ED2EA01" w14:textId="7B98DE3A"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313.42</w:t>
            </w:r>
          </w:p>
        </w:tc>
      </w:tr>
      <w:tr w:rsidR="00CB3616" w:rsidRPr="00A20F7F" w14:paraId="5E66A2B3" w14:textId="4C67E594"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4B81F385"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M8</w:t>
            </w:r>
          </w:p>
        </w:tc>
        <w:tc>
          <w:tcPr>
            <w:tcW w:w="681" w:type="dxa"/>
            <w:vMerge/>
          </w:tcPr>
          <w:p w14:paraId="536820B0"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3461" w:type="dxa"/>
          </w:tcPr>
          <w:p w14:paraId="5CBAE4F0"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oMath>
            </m:oMathPara>
          </w:p>
        </w:tc>
        <w:tc>
          <w:tcPr>
            <w:tcW w:w="1842" w:type="dxa"/>
          </w:tcPr>
          <w:p w14:paraId="08EDC5B3"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2094.1</w:t>
            </w:r>
          </w:p>
        </w:tc>
        <w:tc>
          <w:tcPr>
            <w:tcW w:w="1328" w:type="dxa"/>
          </w:tcPr>
          <w:p w14:paraId="24C616D5" w14:textId="66115524"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9523.</w:t>
            </w:r>
            <w:r w:rsidR="0029680D" w:rsidRPr="00A20F7F">
              <w:rPr>
                <w:rFonts w:cstheme="minorHAnsi"/>
                <w:sz w:val="22"/>
                <w:szCs w:val="22"/>
              </w:rPr>
              <w:t>28</w:t>
            </w:r>
          </w:p>
        </w:tc>
        <w:tc>
          <w:tcPr>
            <w:tcW w:w="889" w:type="dxa"/>
          </w:tcPr>
          <w:p w14:paraId="48DF47F7" w14:textId="5B97D1E8"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337.25</w:t>
            </w:r>
          </w:p>
        </w:tc>
      </w:tr>
    </w:tbl>
    <w:p w14:paraId="227C8525" w14:textId="7726EFDB" w:rsidR="00524113" w:rsidRDefault="00524113" w:rsidP="00904830">
      <w:pPr>
        <w:spacing w:line="480" w:lineRule="auto"/>
        <w:contextualSpacing/>
        <w:jc w:val="both"/>
        <w:rPr>
          <w:rFonts w:cstheme="minorHAnsi"/>
        </w:rPr>
      </w:pPr>
    </w:p>
    <w:p w14:paraId="2BCC9554" w14:textId="6289793A" w:rsidR="00524113" w:rsidRDefault="00524113" w:rsidP="00904830">
      <w:pPr>
        <w:spacing w:line="480" w:lineRule="auto"/>
        <w:contextualSpacing/>
        <w:jc w:val="both"/>
        <w:rPr>
          <w:rFonts w:cstheme="minorHAnsi"/>
        </w:rPr>
      </w:pPr>
    </w:p>
    <w:p w14:paraId="4EFC8B5F" w14:textId="497BAB87" w:rsidR="00524113" w:rsidRDefault="00524113" w:rsidP="00904830">
      <w:pPr>
        <w:spacing w:line="480" w:lineRule="auto"/>
        <w:contextualSpacing/>
        <w:jc w:val="both"/>
        <w:rPr>
          <w:rFonts w:cstheme="minorHAnsi"/>
        </w:rPr>
      </w:pPr>
    </w:p>
    <w:p w14:paraId="28704917" w14:textId="76B0B22C" w:rsidR="00524113" w:rsidRDefault="00524113" w:rsidP="00904830">
      <w:pPr>
        <w:spacing w:line="480" w:lineRule="auto"/>
        <w:contextualSpacing/>
        <w:jc w:val="both"/>
        <w:rPr>
          <w:rFonts w:cstheme="minorHAnsi"/>
        </w:rPr>
      </w:pPr>
    </w:p>
    <w:p w14:paraId="1E0CA74C" w14:textId="77777777" w:rsidR="00524113" w:rsidRPr="00A20F7F" w:rsidRDefault="00524113" w:rsidP="00904830">
      <w:pPr>
        <w:pStyle w:val="Caption"/>
        <w:keepNext/>
        <w:spacing w:line="480" w:lineRule="auto"/>
        <w:rPr>
          <w:color w:val="FF0000"/>
          <w:sz w:val="22"/>
          <w:szCs w:val="22"/>
        </w:rPr>
      </w:pPr>
      <w:r w:rsidRPr="00A20F7F">
        <w:rPr>
          <w:color w:val="FF0000"/>
          <w:sz w:val="22"/>
          <w:szCs w:val="22"/>
        </w:rPr>
        <w:t xml:space="preserve">Table </w:t>
      </w:r>
      <w:r w:rsidRPr="00A20F7F">
        <w:rPr>
          <w:color w:val="FF0000"/>
          <w:sz w:val="22"/>
          <w:szCs w:val="22"/>
        </w:rPr>
        <w:fldChar w:fldCharType="begin"/>
      </w:r>
      <w:r w:rsidRPr="00A20F7F">
        <w:rPr>
          <w:color w:val="FF0000"/>
          <w:sz w:val="22"/>
          <w:szCs w:val="22"/>
        </w:rPr>
        <w:instrText xml:space="preserve"> SEQ Table \* ARABIC </w:instrText>
      </w:r>
      <w:r w:rsidRPr="00A20F7F">
        <w:rPr>
          <w:color w:val="FF0000"/>
          <w:sz w:val="22"/>
          <w:szCs w:val="22"/>
        </w:rPr>
        <w:fldChar w:fldCharType="separate"/>
      </w:r>
      <w:r w:rsidRPr="00A20F7F">
        <w:rPr>
          <w:noProof/>
          <w:color w:val="FF0000"/>
          <w:sz w:val="22"/>
          <w:szCs w:val="22"/>
        </w:rPr>
        <w:t>3</w:t>
      </w:r>
      <w:r w:rsidRPr="00A20F7F">
        <w:rPr>
          <w:color w:val="FF0000"/>
          <w:sz w:val="22"/>
          <w:szCs w:val="22"/>
        </w:rPr>
        <w:fldChar w:fldCharType="end"/>
      </w:r>
      <w:r w:rsidRPr="00A20F7F">
        <w:rPr>
          <w:color w:val="FF0000"/>
          <w:sz w:val="22"/>
          <w:szCs w:val="22"/>
        </w:rPr>
        <w:t xml:space="preserve"> Model selection for the polynomial model of how consumption and metabolism depend on mass and temperature (including optimum temperature). M1 is the full model and is described in text (Eqns. 3-5). Values in bold indicated the model selected based on the Widely Applicable Information Criterion (WAIC).</w:t>
      </w:r>
    </w:p>
    <w:tbl>
      <w:tblPr>
        <w:tblStyle w:val="GridTable1Light"/>
        <w:tblW w:w="0" w:type="auto"/>
        <w:tblLook w:val="04A0" w:firstRow="1" w:lastRow="0" w:firstColumn="1" w:lastColumn="0" w:noHBand="0" w:noVBand="1"/>
      </w:tblPr>
      <w:tblGrid>
        <w:gridCol w:w="815"/>
        <w:gridCol w:w="681"/>
        <w:gridCol w:w="2740"/>
        <w:gridCol w:w="1427"/>
        <w:gridCol w:w="1304"/>
      </w:tblGrid>
      <w:tr w:rsidR="00A20F7F" w:rsidRPr="00A20F7F" w14:paraId="1C4AA024" w14:textId="77777777" w:rsidTr="00EF2408">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67AD3B1" w14:textId="77777777" w:rsidR="00524113" w:rsidRPr="00A20F7F" w:rsidRDefault="00524113" w:rsidP="00904830">
            <w:pPr>
              <w:spacing w:line="480" w:lineRule="auto"/>
              <w:contextualSpacing/>
              <w:jc w:val="both"/>
              <w:rPr>
                <w:rFonts w:cstheme="minorHAnsi"/>
                <w:color w:val="FF0000"/>
                <w:sz w:val="22"/>
                <w:szCs w:val="22"/>
              </w:rPr>
            </w:pPr>
            <w:r w:rsidRPr="00A20F7F">
              <w:rPr>
                <w:rFonts w:cstheme="minorHAnsi"/>
                <w:color w:val="FF0000"/>
                <w:sz w:val="22"/>
                <w:szCs w:val="22"/>
              </w:rPr>
              <w:t>Model</w:t>
            </w:r>
          </w:p>
        </w:tc>
        <w:tc>
          <w:tcPr>
            <w:tcW w:w="0" w:type="auto"/>
          </w:tcPr>
          <w:p w14:paraId="11181947" w14:textId="77777777" w:rsidR="00524113" w:rsidRPr="00A20F7F" w:rsidRDefault="00524113"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color w:val="FF0000"/>
                <w:sz w:val="22"/>
                <w:szCs w:val="22"/>
              </w:rPr>
            </w:pPr>
            <w:r w:rsidRPr="00A20F7F">
              <w:rPr>
                <w:rFonts w:cstheme="minorHAnsi"/>
                <w:color w:val="FF0000"/>
                <w:sz w:val="22"/>
                <w:szCs w:val="22"/>
              </w:rPr>
              <w:t>M*T</w:t>
            </w:r>
          </w:p>
        </w:tc>
        <w:tc>
          <w:tcPr>
            <w:tcW w:w="0" w:type="auto"/>
          </w:tcPr>
          <w:p w14:paraId="648E6274" w14:textId="77777777" w:rsidR="00524113" w:rsidRPr="00A20F7F" w:rsidRDefault="00524113"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color w:val="FF0000"/>
                <w:sz w:val="22"/>
                <w:szCs w:val="22"/>
              </w:rPr>
            </w:pPr>
            <w:r w:rsidRPr="00A20F7F">
              <w:rPr>
                <w:rFonts w:cstheme="minorHAnsi"/>
                <w:color w:val="FF0000"/>
                <w:sz w:val="22"/>
                <w:szCs w:val="22"/>
              </w:rPr>
              <w:t>Species-varying parameter</w:t>
            </w:r>
          </w:p>
        </w:tc>
        <w:tc>
          <w:tcPr>
            <w:tcW w:w="0" w:type="auto"/>
          </w:tcPr>
          <w:p w14:paraId="4563D5AE" w14:textId="77777777" w:rsidR="00524113" w:rsidRPr="00A20F7F" w:rsidRDefault="00524113"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color w:val="FF0000"/>
                <w:sz w:val="22"/>
                <w:szCs w:val="22"/>
              </w:rPr>
            </w:pPr>
            <w:r w:rsidRPr="00A20F7F">
              <w:rPr>
                <w:rFonts w:cstheme="minorHAnsi"/>
                <w:color w:val="FF0000"/>
                <w:sz w:val="22"/>
                <w:szCs w:val="22"/>
              </w:rPr>
              <w:t>WAIC</w:t>
            </w:r>
          </w:p>
          <w:p w14:paraId="22095060" w14:textId="77777777" w:rsidR="00524113" w:rsidRPr="00A20F7F" w:rsidRDefault="00524113"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color w:val="FF0000"/>
                <w:sz w:val="22"/>
                <w:szCs w:val="22"/>
              </w:rPr>
            </w:pPr>
            <w:r w:rsidRPr="00A20F7F">
              <w:rPr>
                <w:rFonts w:cstheme="minorHAnsi"/>
                <w:color w:val="FF0000"/>
                <w:sz w:val="22"/>
                <w:szCs w:val="22"/>
              </w:rPr>
              <w:t>consumption</w:t>
            </w:r>
          </w:p>
        </w:tc>
        <w:tc>
          <w:tcPr>
            <w:tcW w:w="0" w:type="auto"/>
          </w:tcPr>
          <w:p w14:paraId="5A5D3662" w14:textId="77777777" w:rsidR="00524113" w:rsidRPr="00A20F7F" w:rsidRDefault="00524113"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color w:val="FF0000"/>
                <w:sz w:val="22"/>
                <w:szCs w:val="22"/>
              </w:rPr>
            </w:pPr>
            <w:r w:rsidRPr="00A20F7F">
              <w:rPr>
                <w:rFonts w:cstheme="minorHAnsi"/>
                <w:color w:val="FF0000"/>
                <w:sz w:val="22"/>
                <w:szCs w:val="22"/>
              </w:rPr>
              <w:t>WAIC</w:t>
            </w:r>
          </w:p>
          <w:p w14:paraId="44FC40B1" w14:textId="77777777" w:rsidR="00524113" w:rsidRPr="00A20F7F" w:rsidRDefault="00524113"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color w:val="FF0000"/>
                <w:sz w:val="22"/>
                <w:szCs w:val="22"/>
              </w:rPr>
            </w:pPr>
            <w:r w:rsidRPr="00A20F7F">
              <w:rPr>
                <w:rFonts w:cstheme="minorHAnsi"/>
                <w:color w:val="FF0000"/>
                <w:sz w:val="22"/>
                <w:szCs w:val="22"/>
              </w:rPr>
              <w:t>metabolism</w:t>
            </w:r>
          </w:p>
        </w:tc>
      </w:tr>
      <w:tr w:rsidR="00A20F7F" w:rsidRPr="00A20F7F" w14:paraId="773A3BF6" w14:textId="77777777" w:rsidTr="00EF2408">
        <w:trPr>
          <w:cantSplit/>
        </w:trPr>
        <w:tc>
          <w:tcPr>
            <w:cnfStyle w:val="001000000000" w:firstRow="0" w:lastRow="0" w:firstColumn="1" w:lastColumn="0" w:oddVBand="0" w:evenVBand="0" w:oddHBand="0" w:evenHBand="0" w:firstRowFirstColumn="0" w:firstRowLastColumn="0" w:lastRowFirstColumn="0" w:lastRowLastColumn="0"/>
            <w:tcW w:w="0" w:type="auto"/>
          </w:tcPr>
          <w:p w14:paraId="75EE56BF" w14:textId="77777777" w:rsidR="00524113" w:rsidRPr="00A20F7F" w:rsidRDefault="00524113" w:rsidP="00904830">
            <w:pPr>
              <w:spacing w:line="480" w:lineRule="auto"/>
              <w:contextualSpacing/>
              <w:jc w:val="both"/>
              <w:rPr>
                <w:rFonts w:cstheme="minorHAnsi"/>
                <w:color w:val="FF0000"/>
                <w:sz w:val="22"/>
                <w:szCs w:val="22"/>
              </w:rPr>
            </w:pPr>
            <w:r w:rsidRPr="00A20F7F">
              <w:rPr>
                <w:rFonts w:cstheme="minorHAnsi"/>
                <w:color w:val="FF0000"/>
                <w:sz w:val="22"/>
                <w:szCs w:val="22"/>
              </w:rPr>
              <w:t xml:space="preserve">M1 </w:t>
            </w:r>
          </w:p>
        </w:tc>
        <w:tc>
          <w:tcPr>
            <w:tcW w:w="0" w:type="auto"/>
            <w:vMerge w:val="restart"/>
          </w:tcPr>
          <w:p w14:paraId="5382DD23" w14:textId="77777777" w:rsidR="00524113" w:rsidRPr="00A20F7F"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r w:rsidRPr="00A20F7F">
              <w:rPr>
                <w:rFonts w:cstheme="minorHAnsi"/>
                <w:color w:val="FF0000"/>
                <w:sz w:val="22"/>
                <w:szCs w:val="22"/>
              </w:rPr>
              <w:t>No</w:t>
            </w:r>
          </w:p>
        </w:tc>
        <w:tc>
          <w:tcPr>
            <w:tcW w:w="0" w:type="auto"/>
          </w:tcPr>
          <w:p w14:paraId="5E6A7C60" w14:textId="77777777" w:rsidR="00524113" w:rsidRPr="00A20F7F" w:rsidRDefault="00A06C75" w:rsidP="00904830">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Para>
              <m:oMath>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γ</m:t>
                    </m:r>
                  </m:e>
                  <m:sub>
                    <m:r>
                      <w:rPr>
                        <w:rFonts w:ascii="Cambria Math" w:hAnsi="Cambria Math" w:cstheme="minorHAnsi"/>
                        <w:color w:val="FF0000"/>
                        <w:sz w:val="22"/>
                        <w:szCs w:val="22"/>
                      </w:rPr>
                      <m:t>0</m:t>
                    </m:r>
                  </m:sub>
                </m:sSub>
              </m:oMath>
            </m:oMathPara>
          </w:p>
        </w:tc>
        <w:tc>
          <w:tcPr>
            <w:tcW w:w="0" w:type="auto"/>
          </w:tcPr>
          <w:p w14:paraId="363267F6" w14:textId="77777777" w:rsidR="00524113" w:rsidRPr="00A20F7F"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sz w:val="22"/>
                <w:szCs w:val="22"/>
              </w:rPr>
            </w:pPr>
            <w:r w:rsidRPr="00A20F7F">
              <w:rPr>
                <w:rFonts w:cstheme="minorHAnsi"/>
                <w:b/>
                <w:bCs/>
                <w:color w:val="FF0000"/>
                <w:sz w:val="22"/>
                <w:szCs w:val="22"/>
              </w:rPr>
              <w:t>942.63</w:t>
            </w:r>
          </w:p>
        </w:tc>
        <w:tc>
          <w:tcPr>
            <w:tcW w:w="0" w:type="auto"/>
          </w:tcPr>
          <w:p w14:paraId="46CB1039" w14:textId="77777777" w:rsidR="00524113" w:rsidRPr="00A20F7F"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sz w:val="22"/>
                <w:szCs w:val="22"/>
              </w:rPr>
            </w:pPr>
            <w:r w:rsidRPr="00A20F7F">
              <w:rPr>
                <w:rFonts w:cstheme="minorHAnsi"/>
                <w:b/>
                <w:bCs/>
                <w:color w:val="FF0000"/>
                <w:sz w:val="22"/>
                <w:szCs w:val="22"/>
              </w:rPr>
              <w:t>901.4305</w:t>
            </w:r>
          </w:p>
        </w:tc>
      </w:tr>
      <w:tr w:rsidR="00A20F7F" w:rsidRPr="00A20F7F" w14:paraId="194EDCCB" w14:textId="77777777" w:rsidTr="00EF2408">
        <w:trPr>
          <w:cantSplit/>
        </w:trPr>
        <w:tc>
          <w:tcPr>
            <w:cnfStyle w:val="001000000000" w:firstRow="0" w:lastRow="0" w:firstColumn="1" w:lastColumn="0" w:oddVBand="0" w:evenVBand="0" w:oddHBand="0" w:evenHBand="0" w:firstRowFirstColumn="0" w:firstRowLastColumn="0" w:lastRowFirstColumn="0" w:lastRowLastColumn="0"/>
            <w:tcW w:w="0" w:type="auto"/>
          </w:tcPr>
          <w:p w14:paraId="101B43BB" w14:textId="77777777" w:rsidR="00524113" w:rsidRPr="00A20F7F" w:rsidRDefault="00524113" w:rsidP="00904830">
            <w:pPr>
              <w:spacing w:line="480" w:lineRule="auto"/>
              <w:contextualSpacing/>
              <w:jc w:val="both"/>
              <w:rPr>
                <w:rFonts w:cstheme="minorHAnsi"/>
                <w:color w:val="FF0000"/>
                <w:sz w:val="22"/>
                <w:szCs w:val="22"/>
              </w:rPr>
            </w:pPr>
            <w:r w:rsidRPr="00A20F7F">
              <w:rPr>
                <w:rFonts w:cstheme="minorHAnsi"/>
                <w:color w:val="FF0000"/>
                <w:sz w:val="22"/>
                <w:szCs w:val="22"/>
              </w:rPr>
              <w:lastRenderedPageBreak/>
              <w:t>M2</w:t>
            </w:r>
          </w:p>
        </w:tc>
        <w:tc>
          <w:tcPr>
            <w:tcW w:w="0" w:type="auto"/>
            <w:vMerge/>
          </w:tcPr>
          <w:p w14:paraId="01021E0D" w14:textId="77777777" w:rsidR="00524113" w:rsidRPr="00A20F7F"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p>
        </w:tc>
        <w:tc>
          <w:tcPr>
            <w:tcW w:w="0" w:type="auto"/>
          </w:tcPr>
          <w:p w14:paraId="49478647" w14:textId="77777777" w:rsidR="00524113" w:rsidRPr="00A20F7F" w:rsidRDefault="00A06C75" w:rsidP="00904830">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Para>
              <m:oMath>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γ</m:t>
                    </m:r>
                  </m:e>
                  <m:sub>
                    <m:r>
                      <w:rPr>
                        <w:rFonts w:ascii="Cambria Math" w:hAnsi="Cambria Math" w:cstheme="minorHAnsi"/>
                        <w:color w:val="FF0000"/>
                        <w:sz w:val="22"/>
                        <w:szCs w:val="22"/>
                      </w:rPr>
                      <m:t>1</m:t>
                    </m:r>
                  </m:sub>
                </m:sSub>
              </m:oMath>
            </m:oMathPara>
          </w:p>
        </w:tc>
        <w:tc>
          <w:tcPr>
            <w:tcW w:w="0" w:type="auto"/>
          </w:tcPr>
          <w:p w14:paraId="57F73C6A" w14:textId="77777777" w:rsidR="00524113" w:rsidRPr="00A20F7F"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r w:rsidRPr="00A20F7F">
              <w:rPr>
                <w:rFonts w:cstheme="minorHAnsi"/>
                <w:color w:val="FF0000"/>
                <w:sz w:val="22"/>
                <w:szCs w:val="22"/>
              </w:rPr>
              <w:t>1363.59</w:t>
            </w:r>
          </w:p>
        </w:tc>
        <w:tc>
          <w:tcPr>
            <w:tcW w:w="0" w:type="auto"/>
          </w:tcPr>
          <w:p w14:paraId="42D5A605" w14:textId="77777777" w:rsidR="00524113" w:rsidRPr="00A20F7F"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r w:rsidRPr="00A20F7F">
              <w:rPr>
                <w:rFonts w:cstheme="minorHAnsi"/>
                <w:color w:val="FF0000"/>
                <w:sz w:val="22"/>
                <w:szCs w:val="22"/>
              </w:rPr>
              <w:t>4779.198</w:t>
            </w:r>
          </w:p>
        </w:tc>
      </w:tr>
      <w:tr w:rsidR="00A20F7F" w:rsidRPr="00A20F7F" w14:paraId="63813F68" w14:textId="77777777" w:rsidTr="00EF2408">
        <w:trPr>
          <w:cantSplit/>
        </w:trPr>
        <w:tc>
          <w:tcPr>
            <w:cnfStyle w:val="001000000000" w:firstRow="0" w:lastRow="0" w:firstColumn="1" w:lastColumn="0" w:oddVBand="0" w:evenVBand="0" w:oddHBand="0" w:evenHBand="0" w:firstRowFirstColumn="0" w:firstRowLastColumn="0" w:lastRowFirstColumn="0" w:lastRowLastColumn="0"/>
            <w:tcW w:w="0" w:type="auto"/>
          </w:tcPr>
          <w:p w14:paraId="01791C76" w14:textId="77777777" w:rsidR="00524113" w:rsidRPr="00A20F7F" w:rsidRDefault="00524113" w:rsidP="00904830">
            <w:pPr>
              <w:spacing w:line="480" w:lineRule="auto"/>
              <w:contextualSpacing/>
              <w:jc w:val="both"/>
              <w:rPr>
                <w:rFonts w:cstheme="minorHAnsi"/>
                <w:color w:val="FF0000"/>
                <w:sz w:val="22"/>
                <w:szCs w:val="22"/>
              </w:rPr>
            </w:pPr>
            <w:r w:rsidRPr="00A20F7F">
              <w:rPr>
                <w:rFonts w:cstheme="minorHAnsi"/>
                <w:color w:val="FF0000"/>
                <w:sz w:val="22"/>
                <w:szCs w:val="22"/>
              </w:rPr>
              <w:t>M3</w:t>
            </w:r>
          </w:p>
        </w:tc>
        <w:tc>
          <w:tcPr>
            <w:tcW w:w="0" w:type="auto"/>
            <w:vMerge/>
          </w:tcPr>
          <w:p w14:paraId="1E457DA3" w14:textId="77777777" w:rsidR="00524113" w:rsidRPr="00A20F7F"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p>
        </w:tc>
        <w:tc>
          <w:tcPr>
            <w:tcW w:w="0" w:type="auto"/>
          </w:tcPr>
          <w:p w14:paraId="6AF1947B" w14:textId="77777777" w:rsidR="00524113" w:rsidRPr="00A20F7F" w:rsidRDefault="00A06C75" w:rsidP="00904830">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γ</m:t>
                  </m:r>
                </m:e>
                <m:sub>
                  <m:r>
                    <w:rPr>
                      <w:rFonts w:ascii="Cambria Math" w:hAnsi="Cambria Math" w:cstheme="minorHAnsi"/>
                      <w:color w:val="FF0000"/>
                      <w:sz w:val="22"/>
                      <w:szCs w:val="22"/>
                    </w:rPr>
                    <m:t>2</m:t>
                  </m:r>
                </m:sub>
              </m:sSub>
            </m:oMath>
            <w:r w:rsidR="00524113" w:rsidRPr="00A20F7F">
              <w:rPr>
                <w:rFonts w:eastAsiaTheme="minorEastAsia" w:cstheme="minorHAnsi"/>
                <w:color w:val="FF0000"/>
                <w:sz w:val="22"/>
                <w:szCs w:val="22"/>
              </w:rPr>
              <w:t xml:space="preserve">, </w:t>
            </w:r>
            <m:oMath>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γ</m:t>
                  </m:r>
                </m:e>
                <m:sub>
                  <m:r>
                    <w:rPr>
                      <w:rFonts w:ascii="Cambria Math" w:hAnsi="Cambria Math" w:cstheme="minorHAnsi"/>
                      <w:color w:val="FF0000"/>
                      <w:sz w:val="22"/>
                      <w:szCs w:val="22"/>
                    </w:rPr>
                    <m:t>3</m:t>
                  </m:r>
                </m:sub>
              </m:sSub>
            </m:oMath>
          </w:p>
        </w:tc>
        <w:tc>
          <w:tcPr>
            <w:tcW w:w="0" w:type="auto"/>
          </w:tcPr>
          <w:p w14:paraId="50DA15DA" w14:textId="77777777" w:rsidR="00524113" w:rsidRPr="00A20F7F"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r w:rsidRPr="00A20F7F">
              <w:rPr>
                <w:rFonts w:cstheme="minorHAnsi"/>
                <w:color w:val="FF0000"/>
                <w:sz w:val="22"/>
                <w:szCs w:val="22"/>
              </w:rPr>
              <w:t>1258.1</w:t>
            </w:r>
          </w:p>
        </w:tc>
        <w:tc>
          <w:tcPr>
            <w:tcW w:w="0" w:type="auto"/>
          </w:tcPr>
          <w:p w14:paraId="59852249" w14:textId="77777777" w:rsidR="00524113" w:rsidRPr="00A20F7F"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r w:rsidRPr="00A20F7F">
              <w:rPr>
                <w:rFonts w:cstheme="minorHAnsi"/>
                <w:color w:val="FF0000"/>
                <w:sz w:val="22"/>
                <w:szCs w:val="22"/>
              </w:rPr>
              <w:t>5951.29</w:t>
            </w:r>
          </w:p>
        </w:tc>
      </w:tr>
      <w:tr w:rsidR="00A20F7F" w:rsidRPr="00A20F7F" w14:paraId="1BA1ED66" w14:textId="77777777" w:rsidTr="00EF2408">
        <w:trPr>
          <w:cantSplit/>
        </w:trPr>
        <w:tc>
          <w:tcPr>
            <w:cnfStyle w:val="001000000000" w:firstRow="0" w:lastRow="0" w:firstColumn="1" w:lastColumn="0" w:oddVBand="0" w:evenVBand="0" w:oddHBand="0" w:evenHBand="0" w:firstRowFirstColumn="0" w:firstRowLastColumn="0" w:lastRowFirstColumn="0" w:lastRowLastColumn="0"/>
            <w:tcW w:w="0" w:type="auto"/>
          </w:tcPr>
          <w:p w14:paraId="706A6068" w14:textId="77777777" w:rsidR="00524113" w:rsidRPr="00A20F7F" w:rsidRDefault="00524113" w:rsidP="00904830">
            <w:pPr>
              <w:spacing w:line="480" w:lineRule="auto"/>
              <w:contextualSpacing/>
              <w:jc w:val="both"/>
              <w:rPr>
                <w:rFonts w:cstheme="minorHAnsi"/>
                <w:color w:val="FF0000"/>
                <w:sz w:val="22"/>
                <w:szCs w:val="22"/>
              </w:rPr>
            </w:pPr>
            <w:r w:rsidRPr="00A20F7F">
              <w:rPr>
                <w:rFonts w:cstheme="minorHAnsi"/>
                <w:color w:val="FF0000"/>
                <w:sz w:val="22"/>
                <w:szCs w:val="22"/>
              </w:rPr>
              <w:t xml:space="preserve">M4 </w:t>
            </w:r>
          </w:p>
        </w:tc>
        <w:tc>
          <w:tcPr>
            <w:tcW w:w="0" w:type="auto"/>
            <w:vMerge w:val="restart"/>
          </w:tcPr>
          <w:p w14:paraId="3C0157A3" w14:textId="77777777" w:rsidR="00524113" w:rsidRPr="00A20F7F"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r w:rsidRPr="00A20F7F">
              <w:rPr>
                <w:rFonts w:cstheme="minorHAnsi"/>
                <w:color w:val="FF0000"/>
                <w:sz w:val="22"/>
                <w:szCs w:val="22"/>
              </w:rPr>
              <w:t>Yes</w:t>
            </w:r>
          </w:p>
        </w:tc>
        <w:tc>
          <w:tcPr>
            <w:tcW w:w="0" w:type="auto"/>
          </w:tcPr>
          <w:p w14:paraId="1A8BEAC0" w14:textId="77777777" w:rsidR="00524113" w:rsidRPr="00A20F7F" w:rsidRDefault="00A06C75" w:rsidP="00904830">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Para>
              <m:oMath>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γ</m:t>
                    </m:r>
                  </m:e>
                  <m:sub>
                    <m:r>
                      <w:rPr>
                        <w:rFonts w:ascii="Cambria Math" w:hAnsi="Cambria Math" w:cstheme="minorHAnsi"/>
                        <w:color w:val="FF0000"/>
                        <w:sz w:val="22"/>
                        <w:szCs w:val="22"/>
                      </w:rPr>
                      <m:t>0</m:t>
                    </m:r>
                  </m:sub>
                </m:sSub>
              </m:oMath>
            </m:oMathPara>
          </w:p>
        </w:tc>
        <w:tc>
          <w:tcPr>
            <w:tcW w:w="0" w:type="auto"/>
          </w:tcPr>
          <w:p w14:paraId="04B975C3" w14:textId="77777777" w:rsidR="00524113" w:rsidRPr="00A20F7F"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r w:rsidRPr="00A20F7F">
              <w:rPr>
                <w:rFonts w:cstheme="minorHAnsi"/>
                <w:color w:val="FF0000"/>
                <w:sz w:val="22"/>
                <w:szCs w:val="22"/>
              </w:rPr>
              <w:t>945.6</w:t>
            </w:r>
          </w:p>
        </w:tc>
        <w:tc>
          <w:tcPr>
            <w:tcW w:w="0" w:type="auto"/>
          </w:tcPr>
          <w:p w14:paraId="59E75B2F" w14:textId="77777777" w:rsidR="00524113" w:rsidRPr="00A20F7F"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r w:rsidRPr="00A20F7F">
              <w:rPr>
                <w:rFonts w:cstheme="minorHAnsi"/>
                <w:color w:val="FF0000"/>
                <w:sz w:val="22"/>
                <w:szCs w:val="22"/>
              </w:rPr>
              <w:t>903.1162</w:t>
            </w:r>
          </w:p>
        </w:tc>
      </w:tr>
      <w:tr w:rsidR="00A20F7F" w:rsidRPr="00A20F7F" w14:paraId="5156ACBC" w14:textId="77777777" w:rsidTr="00EF2408">
        <w:trPr>
          <w:cantSplit/>
        </w:trPr>
        <w:tc>
          <w:tcPr>
            <w:cnfStyle w:val="001000000000" w:firstRow="0" w:lastRow="0" w:firstColumn="1" w:lastColumn="0" w:oddVBand="0" w:evenVBand="0" w:oddHBand="0" w:evenHBand="0" w:firstRowFirstColumn="0" w:firstRowLastColumn="0" w:lastRowFirstColumn="0" w:lastRowLastColumn="0"/>
            <w:tcW w:w="0" w:type="auto"/>
          </w:tcPr>
          <w:p w14:paraId="2E1D14EF" w14:textId="77777777" w:rsidR="00524113" w:rsidRPr="00A20F7F" w:rsidRDefault="00524113" w:rsidP="00904830">
            <w:pPr>
              <w:spacing w:line="480" w:lineRule="auto"/>
              <w:contextualSpacing/>
              <w:jc w:val="both"/>
              <w:rPr>
                <w:rFonts w:cstheme="minorHAnsi"/>
                <w:color w:val="FF0000"/>
                <w:sz w:val="22"/>
                <w:szCs w:val="22"/>
              </w:rPr>
            </w:pPr>
            <w:r w:rsidRPr="00A20F7F">
              <w:rPr>
                <w:rFonts w:cstheme="minorHAnsi"/>
                <w:color w:val="FF0000"/>
                <w:sz w:val="22"/>
                <w:szCs w:val="22"/>
              </w:rPr>
              <w:t>M5</w:t>
            </w:r>
          </w:p>
        </w:tc>
        <w:tc>
          <w:tcPr>
            <w:tcW w:w="0" w:type="auto"/>
            <w:vMerge/>
          </w:tcPr>
          <w:p w14:paraId="2CB8D51D" w14:textId="77777777" w:rsidR="00524113" w:rsidRPr="00A20F7F"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p>
        </w:tc>
        <w:tc>
          <w:tcPr>
            <w:tcW w:w="0" w:type="auto"/>
          </w:tcPr>
          <w:p w14:paraId="49D48D88" w14:textId="77777777" w:rsidR="00524113" w:rsidRPr="00A20F7F" w:rsidRDefault="00A06C75" w:rsidP="00904830">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Para>
              <m:oMath>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γ</m:t>
                    </m:r>
                  </m:e>
                  <m:sub>
                    <m:r>
                      <w:rPr>
                        <w:rFonts w:ascii="Cambria Math" w:hAnsi="Cambria Math" w:cstheme="minorHAnsi"/>
                        <w:color w:val="FF0000"/>
                        <w:sz w:val="22"/>
                        <w:szCs w:val="22"/>
                      </w:rPr>
                      <m:t>1</m:t>
                    </m:r>
                  </m:sub>
                </m:sSub>
              </m:oMath>
            </m:oMathPara>
          </w:p>
        </w:tc>
        <w:tc>
          <w:tcPr>
            <w:tcW w:w="0" w:type="auto"/>
          </w:tcPr>
          <w:p w14:paraId="7A4665A2" w14:textId="77777777" w:rsidR="00524113" w:rsidRPr="00A20F7F"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r w:rsidRPr="00A20F7F">
              <w:rPr>
                <w:rFonts w:cstheme="minorHAnsi"/>
                <w:color w:val="FF0000"/>
                <w:sz w:val="22"/>
                <w:szCs w:val="22"/>
              </w:rPr>
              <w:t>1366.11</w:t>
            </w:r>
          </w:p>
        </w:tc>
        <w:tc>
          <w:tcPr>
            <w:tcW w:w="0" w:type="auto"/>
          </w:tcPr>
          <w:p w14:paraId="79B5DFC6" w14:textId="77777777" w:rsidR="00524113" w:rsidRPr="00A20F7F"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r w:rsidRPr="00A20F7F">
              <w:rPr>
                <w:rFonts w:cstheme="minorHAnsi"/>
                <w:color w:val="FF0000"/>
                <w:sz w:val="22"/>
                <w:szCs w:val="22"/>
              </w:rPr>
              <w:t>4781.286</w:t>
            </w:r>
          </w:p>
        </w:tc>
      </w:tr>
      <w:tr w:rsidR="00A20F7F" w:rsidRPr="00A20F7F" w14:paraId="060E0089" w14:textId="77777777" w:rsidTr="00EF2408">
        <w:trPr>
          <w:cantSplit/>
        </w:trPr>
        <w:tc>
          <w:tcPr>
            <w:cnfStyle w:val="001000000000" w:firstRow="0" w:lastRow="0" w:firstColumn="1" w:lastColumn="0" w:oddVBand="0" w:evenVBand="0" w:oddHBand="0" w:evenHBand="0" w:firstRowFirstColumn="0" w:firstRowLastColumn="0" w:lastRowFirstColumn="0" w:lastRowLastColumn="0"/>
            <w:tcW w:w="0" w:type="auto"/>
          </w:tcPr>
          <w:p w14:paraId="052D813E" w14:textId="77777777" w:rsidR="00524113" w:rsidRPr="00A20F7F" w:rsidRDefault="00524113" w:rsidP="00904830">
            <w:pPr>
              <w:spacing w:line="480" w:lineRule="auto"/>
              <w:contextualSpacing/>
              <w:jc w:val="both"/>
              <w:rPr>
                <w:rFonts w:cstheme="minorHAnsi"/>
                <w:color w:val="FF0000"/>
                <w:sz w:val="22"/>
                <w:szCs w:val="22"/>
              </w:rPr>
            </w:pPr>
            <w:r w:rsidRPr="00A20F7F">
              <w:rPr>
                <w:rFonts w:cstheme="minorHAnsi"/>
                <w:color w:val="FF0000"/>
                <w:sz w:val="22"/>
                <w:szCs w:val="22"/>
              </w:rPr>
              <w:t>M6</w:t>
            </w:r>
          </w:p>
        </w:tc>
        <w:tc>
          <w:tcPr>
            <w:tcW w:w="0" w:type="auto"/>
            <w:vMerge/>
          </w:tcPr>
          <w:p w14:paraId="3DC3CBF0" w14:textId="77777777" w:rsidR="00524113" w:rsidRPr="00A20F7F"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p>
        </w:tc>
        <w:tc>
          <w:tcPr>
            <w:tcW w:w="0" w:type="auto"/>
          </w:tcPr>
          <w:p w14:paraId="1B739AAB" w14:textId="77777777" w:rsidR="00524113" w:rsidRPr="00A20F7F" w:rsidRDefault="00A06C75" w:rsidP="00904830">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γ</m:t>
                  </m:r>
                </m:e>
                <m:sub>
                  <m:r>
                    <w:rPr>
                      <w:rFonts w:ascii="Cambria Math" w:hAnsi="Cambria Math" w:cstheme="minorHAnsi"/>
                      <w:color w:val="FF0000"/>
                      <w:sz w:val="22"/>
                      <w:szCs w:val="22"/>
                    </w:rPr>
                    <m:t>2</m:t>
                  </m:r>
                </m:sub>
              </m:sSub>
            </m:oMath>
            <w:r w:rsidR="00524113" w:rsidRPr="00A20F7F">
              <w:rPr>
                <w:rFonts w:eastAsiaTheme="minorEastAsia" w:cstheme="minorHAnsi"/>
                <w:color w:val="FF0000"/>
                <w:sz w:val="22"/>
                <w:szCs w:val="22"/>
              </w:rPr>
              <w:t xml:space="preserve">, </w:t>
            </w:r>
            <m:oMath>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γ</m:t>
                  </m:r>
                </m:e>
                <m:sub>
                  <m:r>
                    <w:rPr>
                      <w:rFonts w:ascii="Cambria Math" w:hAnsi="Cambria Math" w:cstheme="minorHAnsi"/>
                      <w:color w:val="FF0000"/>
                      <w:sz w:val="22"/>
                      <w:szCs w:val="22"/>
                    </w:rPr>
                    <m:t>3</m:t>
                  </m:r>
                </m:sub>
              </m:sSub>
            </m:oMath>
          </w:p>
        </w:tc>
        <w:tc>
          <w:tcPr>
            <w:tcW w:w="0" w:type="auto"/>
          </w:tcPr>
          <w:p w14:paraId="3D015BDA" w14:textId="77777777" w:rsidR="00524113" w:rsidRPr="00A20F7F"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r w:rsidRPr="00A20F7F">
              <w:rPr>
                <w:rFonts w:cstheme="minorHAnsi"/>
                <w:color w:val="FF0000"/>
                <w:sz w:val="22"/>
                <w:szCs w:val="22"/>
              </w:rPr>
              <w:t>1253.43</w:t>
            </w:r>
          </w:p>
        </w:tc>
        <w:tc>
          <w:tcPr>
            <w:tcW w:w="0" w:type="auto"/>
          </w:tcPr>
          <w:p w14:paraId="782D89D7" w14:textId="77777777" w:rsidR="00524113" w:rsidRPr="00A20F7F"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r w:rsidRPr="00A20F7F">
              <w:rPr>
                <w:rFonts w:cstheme="minorHAnsi"/>
                <w:color w:val="FF0000"/>
                <w:sz w:val="22"/>
                <w:szCs w:val="22"/>
              </w:rPr>
              <w:t>5942.267</w:t>
            </w:r>
          </w:p>
        </w:tc>
      </w:tr>
      <w:tr w:rsidR="00A20F7F" w:rsidRPr="00A20F7F" w14:paraId="5A9B2B4E" w14:textId="77777777" w:rsidTr="00EF2408">
        <w:trPr>
          <w:cantSplit/>
        </w:trPr>
        <w:tc>
          <w:tcPr>
            <w:cnfStyle w:val="001000000000" w:firstRow="0" w:lastRow="0" w:firstColumn="1" w:lastColumn="0" w:oddVBand="0" w:evenVBand="0" w:oddHBand="0" w:evenHBand="0" w:firstRowFirstColumn="0" w:firstRowLastColumn="0" w:lastRowFirstColumn="0" w:lastRowLastColumn="0"/>
            <w:tcW w:w="0" w:type="auto"/>
          </w:tcPr>
          <w:p w14:paraId="62372BF5" w14:textId="77777777" w:rsidR="00524113" w:rsidRPr="00A20F7F" w:rsidRDefault="00524113" w:rsidP="00904830">
            <w:pPr>
              <w:spacing w:line="480" w:lineRule="auto"/>
              <w:contextualSpacing/>
              <w:jc w:val="both"/>
              <w:rPr>
                <w:rFonts w:cstheme="minorHAnsi"/>
                <w:color w:val="FF0000"/>
                <w:sz w:val="22"/>
                <w:szCs w:val="22"/>
              </w:rPr>
            </w:pPr>
            <w:r w:rsidRPr="00A20F7F">
              <w:rPr>
                <w:rFonts w:cstheme="minorHAnsi"/>
                <w:color w:val="FF0000"/>
                <w:sz w:val="22"/>
                <w:szCs w:val="22"/>
              </w:rPr>
              <w:t>M7</w:t>
            </w:r>
          </w:p>
        </w:tc>
        <w:tc>
          <w:tcPr>
            <w:tcW w:w="0" w:type="auto"/>
            <w:vMerge/>
          </w:tcPr>
          <w:p w14:paraId="799E4BF0" w14:textId="77777777" w:rsidR="00524113" w:rsidRPr="00A20F7F"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p>
        </w:tc>
        <w:tc>
          <w:tcPr>
            <w:tcW w:w="0" w:type="auto"/>
          </w:tcPr>
          <w:p w14:paraId="48D432A5" w14:textId="77777777" w:rsidR="00524113" w:rsidRPr="00A20F7F" w:rsidRDefault="00A06C75" w:rsidP="00904830">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Para>
              <m:oMath>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γ</m:t>
                    </m:r>
                  </m:e>
                  <m:sub>
                    <m:r>
                      <w:rPr>
                        <w:rFonts w:ascii="Cambria Math" w:hAnsi="Cambria Math" w:cstheme="minorHAnsi"/>
                        <w:color w:val="FF0000"/>
                        <w:sz w:val="22"/>
                        <w:szCs w:val="22"/>
                      </w:rPr>
                      <m:t>4</m:t>
                    </m:r>
                  </m:sub>
                </m:sSub>
              </m:oMath>
            </m:oMathPara>
          </w:p>
        </w:tc>
        <w:tc>
          <w:tcPr>
            <w:tcW w:w="0" w:type="auto"/>
          </w:tcPr>
          <w:p w14:paraId="0FA7B28B" w14:textId="77777777" w:rsidR="00524113" w:rsidRPr="00A20F7F"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r w:rsidRPr="00A20F7F">
              <w:rPr>
                <w:rFonts w:cstheme="minorHAnsi"/>
                <w:color w:val="FF0000"/>
                <w:sz w:val="22"/>
                <w:szCs w:val="22"/>
              </w:rPr>
              <w:t>1371.52</w:t>
            </w:r>
          </w:p>
        </w:tc>
        <w:tc>
          <w:tcPr>
            <w:tcW w:w="0" w:type="auto"/>
          </w:tcPr>
          <w:p w14:paraId="2F7946BA" w14:textId="77777777" w:rsidR="00524113" w:rsidRPr="00A20F7F"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w:r w:rsidRPr="00A20F7F">
              <w:rPr>
                <w:rFonts w:cstheme="minorHAnsi"/>
                <w:color w:val="FF0000"/>
                <w:sz w:val="22"/>
                <w:szCs w:val="22"/>
              </w:rPr>
              <w:t>6184.961</w:t>
            </w:r>
          </w:p>
        </w:tc>
      </w:tr>
    </w:tbl>
    <w:p w14:paraId="0DD93218" w14:textId="77777777" w:rsidR="00524113" w:rsidRPr="00771CB3" w:rsidRDefault="00524113" w:rsidP="00904830">
      <w:pPr>
        <w:spacing w:line="480" w:lineRule="auto"/>
        <w:contextualSpacing/>
        <w:jc w:val="both"/>
        <w:rPr>
          <w:rFonts w:cstheme="minorHAnsi"/>
          <w:b/>
        </w:rPr>
      </w:pPr>
    </w:p>
    <w:p w14:paraId="606385A1" w14:textId="77777777" w:rsidR="00524113" w:rsidRDefault="00524113" w:rsidP="00904830">
      <w:pPr>
        <w:spacing w:line="480" w:lineRule="auto"/>
        <w:contextualSpacing/>
        <w:jc w:val="both"/>
        <w:rPr>
          <w:rFonts w:cstheme="minorHAnsi"/>
          <w:b/>
        </w:rPr>
      </w:pPr>
    </w:p>
    <w:p w14:paraId="650A5331" w14:textId="77777777" w:rsidR="00524113" w:rsidRDefault="00524113" w:rsidP="00904830">
      <w:pPr>
        <w:spacing w:line="480" w:lineRule="auto"/>
        <w:contextualSpacing/>
        <w:jc w:val="both"/>
        <w:rPr>
          <w:rFonts w:cstheme="minorHAnsi"/>
          <w:b/>
        </w:rPr>
      </w:pPr>
    </w:p>
    <w:p w14:paraId="7C925074" w14:textId="01FDB63C" w:rsidR="00396716" w:rsidRPr="0072366C" w:rsidRDefault="00D75BEC" w:rsidP="00904830">
      <w:pPr>
        <w:spacing w:line="480" w:lineRule="auto"/>
        <w:contextualSpacing/>
        <w:jc w:val="center"/>
        <w:rPr>
          <w:rFonts w:cstheme="minorHAnsi"/>
        </w:rPr>
      </w:pPr>
      <w:r>
        <w:rPr>
          <w:rFonts w:cstheme="minorHAnsi"/>
          <w:noProof/>
        </w:rPr>
        <w:drawing>
          <wp:inline distT="0" distB="0" distL="0" distR="0" wp14:anchorId="7D44CFCC" wp14:editId="36F84685">
            <wp:extent cx="4377528" cy="3447738"/>
            <wp:effectExtent l="0" t="0" r="4445"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pt_scatter.png"/>
                    <pic:cNvPicPr/>
                  </pic:nvPicPr>
                  <pic:blipFill rotWithShape="1">
                    <a:blip r:embed="rId19" cstate="print">
                      <a:extLst>
                        <a:ext uri="{28A0092B-C50C-407E-A947-70E740481C1C}">
                          <a14:useLocalDpi xmlns:a14="http://schemas.microsoft.com/office/drawing/2010/main" val="0"/>
                        </a:ext>
                      </a:extLst>
                    </a:blip>
                    <a:srcRect t="10692" b="10547"/>
                    <a:stretch/>
                  </pic:blipFill>
                  <pic:spPr bwMode="auto">
                    <a:xfrm>
                      <a:off x="0" y="0"/>
                      <a:ext cx="4391409" cy="3458671"/>
                    </a:xfrm>
                    <a:prstGeom prst="rect">
                      <a:avLst/>
                    </a:prstGeom>
                    <a:ln>
                      <a:noFill/>
                    </a:ln>
                    <a:extLst>
                      <a:ext uri="{53640926-AAD7-44D8-BBD7-CCE9431645EC}">
                        <a14:shadowObscured xmlns:a14="http://schemas.microsoft.com/office/drawing/2010/main"/>
                      </a:ext>
                    </a:extLst>
                  </pic:spPr>
                </pic:pic>
              </a:graphicData>
            </a:graphic>
          </wp:inline>
        </w:drawing>
      </w:r>
    </w:p>
    <w:p w14:paraId="142566F5" w14:textId="12848771" w:rsidR="00396716" w:rsidRPr="00981733" w:rsidRDefault="00396716" w:rsidP="002C1C08">
      <w:pPr>
        <w:spacing w:line="480" w:lineRule="auto"/>
        <w:contextualSpacing/>
        <w:jc w:val="both"/>
        <w:rPr>
          <w:rFonts w:cstheme="minorHAnsi"/>
          <w:i/>
          <w:sz w:val="22"/>
          <w:szCs w:val="22"/>
          <w:lang w:val="en-US"/>
        </w:rPr>
      </w:pPr>
      <w:r w:rsidRPr="00673F8A">
        <w:rPr>
          <w:rFonts w:cstheme="minorHAnsi"/>
          <w:sz w:val="22"/>
          <w:szCs w:val="22"/>
          <w:lang w:val="en-US"/>
        </w:rPr>
        <w:t xml:space="preserve">Fig. 1. </w:t>
      </w:r>
      <w:r w:rsidRPr="00673F8A">
        <w:rPr>
          <w:rFonts w:cstheme="minorHAnsi"/>
          <w:i/>
          <w:sz w:val="22"/>
          <w:szCs w:val="22"/>
          <w:lang w:val="en-US"/>
        </w:rPr>
        <w:t xml:space="preserve">Optimum temperature for growth </w:t>
      </w:r>
      <w:r w:rsidR="007F4956" w:rsidRPr="00673F8A">
        <w:rPr>
          <w:rFonts w:cstheme="minorHAnsi"/>
          <w:i/>
          <w:sz w:val="22"/>
          <w:szCs w:val="22"/>
          <w:lang w:val="en-US"/>
        </w:rPr>
        <w:t xml:space="preserve">(standardized to </w:t>
      </w:r>
      <w:r w:rsidR="00D75BEC" w:rsidRPr="00673F8A">
        <w:rPr>
          <w:rFonts w:cstheme="minorHAnsi"/>
          <w:i/>
          <w:sz w:val="22"/>
          <w:szCs w:val="22"/>
          <w:lang w:val="en-US"/>
        </w:rPr>
        <w:t>optimum</w:t>
      </w:r>
      <w:r w:rsidR="007F4956" w:rsidRPr="00673F8A">
        <w:rPr>
          <w:rFonts w:cstheme="minorHAnsi"/>
          <w:i/>
          <w:sz w:val="22"/>
          <w:szCs w:val="22"/>
          <w:lang w:val="en-US"/>
        </w:rPr>
        <w:t xml:space="preserve"> temperature within species and mean-centered) </w:t>
      </w:r>
      <w:r w:rsidR="007F59A9">
        <w:rPr>
          <w:rFonts w:cstheme="minorHAnsi"/>
          <w:i/>
          <w:sz w:val="22"/>
          <w:szCs w:val="22"/>
          <w:lang w:val="en-US"/>
        </w:rPr>
        <w:t>as a function</w:t>
      </w:r>
      <w:r w:rsidR="009C7D3B">
        <w:rPr>
          <w:rFonts w:cstheme="minorHAnsi"/>
          <w:i/>
          <w:sz w:val="22"/>
          <w:szCs w:val="22"/>
          <w:lang w:val="en-US"/>
        </w:rPr>
        <w:t xml:space="preserve"> of </w:t>
      </w:r>
      <w:r w:rsidR="00DD348E" w:rsidRPr="00673F8A">
        <w:rPr>
          <w:rFonts w:cstheme="minorHAnsi"/>
          <w:i/>
          <w:sz w:val="22"/>
          <w:szCs w:val="22"/>
          <w:lang w:val="en-US"/>
        </w:rPr>
        <w:t>natural log of standardized body mas</w:t>
      </w:r>
      <w:r w:rsidR="00BF4857" w:rsidRPr="00673F8A">
        <w:rPr>
          <w:rFonts w:cstheme="minorHAnsi"/>
          <w:i/>
          <w:sz w:val="22"/>
          <w:szCs w:val="22"/>
          <w:lang w:val="en-US"/>
        </w:rPr>
        <w:t>s (</w:t>
      </w:r>
      <w:r w:rsidR="003226DA" w:rsidRPr="00673F8A">
        <w:rPr>
          <w:rFonts w:cstheme="minorHAnsi"/>
          <w:i/>
          <w:sz w:val="22"/>
          <w:szCs w:val="22"/>
          <w:lang w:val="en-US"/>
        </w:rPr>
        <w:t>mass/maximum mass within species</w:t>
      </w:r>
      <w:r w:rsidR="00BF4857" w:rsidRPr="00673F8A">
        <w:rPr>
          <w:rFonts w:cstheme="minorHAnsi"/>
          <w:i/>
          <w:sz w:val="22"/>
          <w:szCs w:val="22"/>
          <w:lang w:val="en-US"/>
        </w:rPr>
        <w:t>)</w:t>
      </w:r>
      <w:r w:rsidRPr="00673F8A">
        <w:rPr>
          <w:rFonts w:cstheme="minorHAnsi"/>
          <w:i/>
          <w:sz w:val="22"/>
          <w:szCs w:val="22"/>
          <w:lang w:val="en-US"/>
        </w:rPr>
        <w:t xml:space="preserve">. Probability bands </w:t>
      </w:r>
      <w:r w:rsidR="001B7D64">
        <w:rPr>
          <w:rFonts w:cstheme="minorHAnsi"/>
          <w:i/>
          <w:sz w:val="22"/>
          <w:szCs w:val="22"/>
          <w:lang w:val="en-US"/>
        </w:rPr>
        <w:t xml:space="preserve">represent </w:t>
      </w:r>
      <w:r w:rsidR="002936A7" w:rsidRPr="00673F8A">
        <w:rPr>
          <w:rFonts w:cstheme="minorHAnsi"/>
          <w:i/>
          <w:sz w:val="22"/>
          <w:szCs w:val="22"/>
          <w:lang w:val="en-US"/>
        </w:rPr>
        <w:t>80% and 95% credible intervals</w:t>
      </w:r>
      <w:r w:rsidR="0042542B">
        <w:rPr>
          <w:rFonts w:cstheme="minorHAnsi"/>
          <w:i/>
          <w:sz w:val="22"/>
          <w:szCs w:val="22"/>
          <w:lang w:val="en-US"/>
        </w:rPr>
        <w:t xml:space="preserve"> and solid line repres</w:t>
      </w:r>
      <w:bookmarkStart w:id="58" w:name="_GoBack"/>
      <w:bookmarkEnd w:id="58"/>
      <w:r w:rsidR="0042542B">
        <w:rPr>
          <w:rFonts w:cstheme="minorHAnsi"/>
          <w:i/>
          <w:sz w:val="22"/>
          <w:szCs w:val="22"/>
          <w:lang w:val="en-US"/>
        </w:rPr>
        <w:t>ent</w:t>
      </w:r>
      <w:r w:rsidR="00EA4235">
        <w:rPr>
          <w:rFonts w:cstheme="minorHAnsi"/>
          <w:i/>
          <w:sz w:val="22"/>
          <w:szCs w:val="22"/>
          <w:lang w:val="en-US"/>
        </w:rPr>
        <w:t xml:space="preserve"> the median </w:t>
      </w:r>
      <w:r w:rsidR="009E2308">
        <w:rPr>
          <w:rFonts w:cstheme="minorHAnsi"/>
          <w:i/>
          <w:sz w:val="22"/>
          <w:szCs w:val="22"/>
          <w:lang w:val="en-US"/>
        </w:rPr>
        <w:t>prediction</w:t>
      </w:r>
      <w:r w:rsidR="003D568F">
        <w:rPr>
          <w:rFonts w:cstheme="minorHAnsi"/>
          <w:i/>
          <w:sz w:val="22"/>
          <w:szCs w:val="22"/>
          <w:lang w:val="en-US"/>
        </w:rPr>
        <w:t xml:space="preserve"> from</w:t>
      </w:r>
      <w:r w:rsidR="00603298">
        <w:rPr>
          <w:rFonts w:cstheme="minorHAnsi"/>
          <w:i/>
          <w:sz w:val="22"/>
          <w:szCs w:val="22"/>
          <w:lang w:val="en-US"/>
        </w:rPr>
        <w:t xml:space="preserve"> the average across-species effect</w:t>
      </w:r>
      <w:r w:rsidR="003D568F">
        <w:rPr>
          <w:rFonts w:cstheme="minorHAnsi"/>
          <w:i/>
          <w:sz w:val="22"/>
          <w:szCs w:val="22"/>
          <w:lang w:val="en-US"/>
        </w:rPr>
        <w:t xml:space="preserve"> </w:t>
      </w:r>
      <w:r w:rsidR="00603298">
        <w:rPr>
          <w:rFonts w:cstheme="minorHAnsi"/>
          <w:i/>
          <w:sz w:val="22"/>
          <w:szCs w:val="22"/>
          <w:lang w:val="en-US"/>
        </w:rPr>
        <w:t>(</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3D568F" w:rsidRPr="003D568F">
        <w:rPr>
          <w:rFonts w:cstheme="minorHAnsi"/>
          <w:i/>
          <w:sz w:val="22"/>
          <w:szCs w:val="22"/>
          <w:lang w:val="en-US"/>
        </w:rPr>
        <w:t xml:space="preserve"> and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603298" w:rsidRPr="00965ACD">
        <w:rPr>
          <w:rFonts w:cstheme="minorHAnsi"/>
          <w:i/>
          <w:sz w:val="22"/>
          <w:szCs w:val="22"/>
          <w:lang w:val="en-US"/>
        </w:rPr>
        <w:t>)</w:t>
      </w:r>
      <w:r w:rsidR="002936A7" w:rsidRPr="00673F8A">
        <w:rPr>
          <w:rFonts w:cstheme="minorHAnsi"/>
          <w:i/>
          <w:sz w:val="22"/>
          <w:szCs w:val="22"/>
          <w:lang w:val="en-US"/>
        </w:rPr>
        <w:t>.</w:t>
      </w:r>
      <w:r w:rsidR="007F5A68" w:rsidRPr="007F5A68">
        <w:rPr>
          <w:rFonts w:cstheme="minorHAnsi"/>
          <w:i/>
          <w:sz w:val="22"/>
          <w:szCs w:val="22"/>
          <w:lang w:val="en-US"/>
        </w:rPr>
        <w:t xml:space="preserve"> </w:t>
      </w:r>
    </w:p>
    <w:p w14:paraId="7BC98222" w14:textId="7DCAD5A5" w:rsidR="00396716" w:rsidRPr="00396716" w:rsidRDefault="000A6FAD" w:rsidP="00904830">
      <w:pPr>
        <w:spacing w:line="480" w:lineRule="auto"/>
        <w:ind w:firstLine="284"/>
        <w:contextualSpacing/>
        <w:jc w:val="both"/>
        <w:rPr>
          <w:rFonts w:cstheme="minorHAnsi"/>
          <w:lang w:val="en-US"/>
        </w:rPr>
      </w:pPr>
      <w:r>
        <w:rPr>
          <w:rFonts w:cstheme="minorHAnsi"/>
          <w:noProof/>
          <w:lang w:val="en-US"/>
        </w:rPr>
        <w:lastRenderedPageBreak/>
        <w:drawing>
          <wp:inline distT="0" distB="0" distL="0" distR="0" wp14:anchorId="697303C4" wp14:editId="038D629A">
            <wp:extent cx="5731510" cy="573151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d_warm_col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C40B44B" w14:textId="172BC56F" w:rsidR="00DF4765" w:rsidRPr="00673F8A" w:rsidRDefault="00DF4765" w:rsidP="00904830">
      <w:pPr>
        <w:spacing w:line="480" w:lineRule="auto"/>
        <w:contextualSpacing/>
        <w:jc w:val="both"/>
        <w:rPr>
          <w:rFonts w:cstheme="minorHAnsi"/>
          <w:i/>
          <w:sz w:val="22"/>
          <w:szCs w:val="22"/>
          <w:lang w:val="en-US"/>
        </w:rPr>
      </w:pPr>
      <w:commentRangeStart w:id="59"/>
      <w:r w:rsidRPr="00673F8A">
        <w:rPr>
          <w:rFonts w:cstheme="minorHAnsi"/>
          <w:sz w:val="22"/>
          <w:szCs w:val="22"/>
        </w:rPr>
        <w:t xml:space="preserve">Fig. </w:t>
      </w:r>
      <w:r w:rsidR="00876065" w:rsidRPr="00673F8A">
        <w:rPr>
          <w:rFonts w:cstheme="minorHAnsi"/>
          <w:sz w:val="22"/>
          <w:szCs w:val="22"/>
        </w:rPr>
        <w:t>2</w:t>
      </w:r>
      <w:commentRangeEnd w:id="59"/>
      <w:r w:rsidR="00907DE6" w:rsidRPr="00673F8A">
        <w:rPr>
          <w:rStyle w:val="CommentReference"/>
          <w:sz w:val="22"/>
          <w:szCs w:val="22"/>
        </w:rPr>
        <w:commentReference w:id="59"/>
      </w:r>
      <w:r w:rsidRPr="00673F8A">
        <w:rPr>
          <w:rFonts w:cstheme="minorHAnsi"/>
          <w:sz w:val="22"/>
          <w:szCs w:val="22"/>
        </w:rPr>
        <w:t>.</w:t>
      </w:r>
      <w:r w:rsidRPr="00673F8A">
        <w:rPr>
          <w:rFonts w:cstheme="minorHAnsi"/>
          <w:i/>
          <w:sz w:val="22"/>
          <w:szCs w:val="22"/>
        </w:rPr>
        <w:t xml:space="preserve"> </w:t>
      </w:r>
      <w:r w:rsidR="00541B90" w:rsidRPr="00673F8A">
        <w:rPr>
          <w:rFonts w:cstheme="minorHAnsi"/>
          <w:i/>
          <w:sz w:val="22"/>
          <w:szCs w:val="22"/>
          <w:lang w:val="en-US"/>
        </w:rPr>
        <w:t xml:space="preserve">Effects of temperature </w:t>
      </w:r>
      <w:r w:rsidR="008B2B24" w:rsidRPr="00673F8A">
        <w:rPr>
          <w:rFonts w:cstheme="minorHAnsi"/>
          <w:i/>
          <w:sz w:val="22"/>
          <w:szCs w:val="22"/>
          <w:lang w:val="en-US"/>
        </w:rPr>
        <w:t xml:space="preserve">and body mass on </w:t>
      </w:r>
      <w:r w:rsidR="00541B90" w:rsidRPr="00673F8A">
        <w:rPr>
          <w:rFonts w:cstheme="minorHAnsi"/>
          <w:i/>
          <w:sz w:val="22"/>
          <w:szCs w:val="22"/>
          <w:lang w:val="en-US"/>
        </w:rPr>
        <w:t xml:space="preserve">growth depends </w:t>
      </w:r>
      <w:r w:rsidR="00DE14F5" w:rsidRPr="00673F8A">
        <w:rPr>
          <w:rFonts w:cstheme="minorHAnsi"/>
          <w:i/>
          <w:sz w:val="22"/>
          <w:szCs w:val="22"/>
          <w:lang w:val="en-US"/>
        </w:rPr>
        <w:t>A)</w:t>
      </w:r>
      <w:r w:rsidR="00885ECA" w:rsidRPr="00673F8A">
        <w:rPr>
          <w:rFonts w:cstheme="minorHAnsi"/>
          <w:i/>
          <w:sz w:val="22"/>
          <w:szCs w:val="22"/>
          <w:lang w:val="en-US"/>
        </w:rPr>
        <w:t xml:space="preserve"> </w:t>
      </w:r>
      <w:r w:rsidR="004742A8" w:rsidRPr="00673F8A">
        <w:rPr>
          <w:rFonts w:cstheme="minorHAnsi"/>
          <w:i/>
          <w:sz w:val="22"/>
          <w:szCs w:val="22"/>
          <w:lang w:val="en-US"/>
        </w:rPr>
        <w:t>G</w:t>
      </w:r>
      <w:r w:rsidR="00885ECA" w:rsidRPr="00673F8A">
        <w:rPr>
          <w:rFonts w:cstheme="minorHAnsi"/>
          <w:i/>
          <w:sz w:val="22"/>
          <w:szCs w:val="22"/>
          <w:lang w:val="en-US"/>
        </w:rPr>
        <w:t xml:space="preserve">rowth rate [% </w:t>
      </w:r>
      <w:proofErr w:type="gramStart"/>
      <w:r w:rsidR="00885ECA" w:rsidRPr="00673F8A">
        <w:rPr>
          <w:rFonts w:cstheme="minorHAnsi"/>
          <w:i/>
          <w:sz w:val="22"/>
          <w:szCs w:val="22"/>
          <w:lang w:val="en-US"/>
        </w:rPr>
        <w:t>day</w:t>
      </w:r>
      <w:r w:rsidR="00885ECA" w:rsidRPr="00673F8A">
        <w:rPr>
          <w:rFonts w:cstheme="minorHAnsi"/>
          <w:i/>
          <w:sz w:val="22"/>
          <w:szCs w:val="22"/>
          <w:vertAlign w:val="superscript"/>
          <w:lang w:val="en-US"/>
        </w:rPr>
        <w:t>-1</w:t>
      </w:r>
      <w:proofErr w:type="gramEnd"/>
      <w:r w:rsidR="00885ECA" w:rsidRPr="00673F8A">
        <w:rPr>
          <w:rFonts w:cstheme="minorHAnsi"/>
          <w:i/>
          <w:sz w:val="22"/>
          <w:szCs w:val="22"/>
          <w:lang w:val="en-US"/>
        </w:rPr>
        <w:t xml:space="preserve">] </w:t>
      </w:r>
      <w:r w:rsidR="004742A8" w:rsidRPr="00673F8A">
        <w:rPr>
          <w:rFonts w:cstheme="minorHAnsi"/>
          <w:i/>
          <w:sz w:val="22"/>
          <w:szCs w:val="22"/>
          <w:lang w:val="en-US"/>
        </w:rPr>
        <w:t xml:space="preserve">as a function of </w:t>
      </w:r>
      <w:r w:rsidR="00DF7897" w:rsidRPr="00673F8A">
        <w:rPr>
          <w:rFonts w:cstheme="minorHAnsi"/>
          <w:i/>
          <w:sz w:val="22"/>
          <w:szCs w:val="22"/>
          <w:lang w:val="en-US"/>
        </w:rPr>
        <w:t xml:space="preserve">body </w:t>
      </w:r>
      <w:r w:rsidR="004742A8" w:rsidRPr="00673F8A">
        <w:rPr>
          <w:rFonts w:cstheme="minorHAnsi"/>
          <w:i/>
          <w:sz w:val="22"/>
          <w:szCs w:val="22"/>
          <w:lang w:val="en-US"/>
        </w:rPr>
        <w:t>mass, both on natural log scale</w:t>
      </w:r>
      <w:r w:rsidRPr="00673F8A">
        <w:rPr>
          <w:rFonts w:cstheme="minorHAnsi"/>
          <w:i/>
          <w:sz w:val="22"/>
          <w:szCs w:val="22"/>
          <w:lang w:val="en-US"/>
        </w:rPr>
        <w:t>.</w:t>
      </w:r>
      <w:r w:rsidR="00C80991" w:rsidRPr="00673F8A">
        <w:rPr>
          <w:rFonts w:cstheme="minorHAnsi"/>
          <w:i/>
          <w:sz w:val="22"/>
          <w:szCs w:val="22"/>
          <w:lang w:val="en-US"/>
        </w:rPr>
        <w:t xml:space="preserve"> </w:t>
      </w:r>
      <w:r w:rsidR="009E3408" w:rsidRPr="00673F8A">
        <w:rPr>
          <w:rFonts w:cstheme="minorHAnsi"/>
          <w:i/>
          <w:sz w:val="22"/>
          <w:szCs w:val="22"/>
          <w:lang w:val="en-US"/>
        </w:rPr>
        <w:t>L</w:t>
      </w:r>
      <w:r w:rsidR="00DE31C9" w:rsidRPr="00673F8A">
        <w:rPr>
          <w:rFonts w:cstheme="minorHAnsi"/>
          <w:i/>
          <w:sz w:val="22"/>
          <w:szCs w:val="22"/>
          <w:lang w:val="en-US"/>
        </w:rPr>
        <w:t xml:space="preserve">ines are </w:t>
      </w:r>
      <w:r w:rsidR="007642DC" w:rsidRPr="00673F8A">
        <w:rPr>
          <w:rFonts w:cstheme="minorHAnsi"/>
          <w:i/>
          <w:sz w:val="22"/>
          <w:szCs w:val="22"/>
          <w:lang w:val="en-US"/>
        </w:rPr>
        <w:t xml:space="preserve">mean </w:t>
      </w:r>
      <w:r w:rsidR="00DE31C9" w:rsidRPr="00673F8A">
        <w:rPr>
          <w:rFonts w:cstheme="minorHAnsi"/>
          <w:i/>
          <w:sz w:val="22"/>
          <w:szCs w:val="22"/>
          <w:lang w:val="en-US"/>
        </w:rPr>
        <w:t>marginal predictions</w:t>
      </w:r>
      <w:r w:rsidR="00CF192F" w:rsidRPr="00673F8A">
        <w:rPr>
          <w:rFonts w:cstheme="minorHAnsi"/>
          <w:i/>
          <w:sz w:val="22"/>
          <w:szCs w:val="22"/>
          <w:lang w:val="en-US"/>
        </w:rPr>
        <w:t xml:space="preserve"> </w:t>
      </w:r>
      <w:r w:rsidR="00E3610D" w:rsidRPr="00673F8A">
        <w:rPr>
          <w:rFonts w:cstheme="minorHAnsi"/>
          <w:i/>
          <w:sz w:val="22"/>
          <w:szCs w:val="22"/>
          <w:lang w:val="en-US"/>
        </w:rPr>
        <w:t>at temperatures -1 and 1</w:t>
      </w:r>
      <w:r w:rsidR="00E94D9C" w:rsidRPr="00673F8A">
        <w:rPr>
          <w:rFonts w:cstheme="minorHAnsi"/>
          <w:i/>
          <w:sz w:val="22"/>
          <w:szCs w:val="22"/>
          <w:lang w:val="en-US"/>
        </w:rPr>
        <w:t xml:space="preserve"> </w:t>
      </w:r>
      <w:r w:rsidR="00E3610D" w:rsidRPr="00673F8A">
        <w:rPr>
          <w:rFonts w:cstheme="minorHAnsi"/>
          <w:i/>
          <w:sz w:val="22"/>
          <w:szCs w:val="22"/>
          <w:lang w:val="en-US"/>
        </w:rPr>
        <w:t xml:space="preserve">(in unit </w:t>
      </w:r>
      <w:r w:rsidR="00326581" w:rsidRPr="00673F8A">
        <w:rPr>
          <w:rFonts w:cstheme="minorHAnsi"/>
          <w:i/>
          <w:sz w:val="22"/>
          <w:szCs w:val="22"/>
          <w:lang w:val="en-US"/>
        </w:rPr>
        <w:t xml:space="preserve">mean-centered </w:t>
      </w:r>
      <w:r w:rsidR="00D6642E" w:rsidRPr="00673F8A">
        <w:rPr>
          <w:rFonts w:cstheme="minorHAnsi"/>
          <w:i/>
          <w:sz w:val="22"/>
          <w:szCs w:val="22"/>
          <w:lang w:val="en-US"/>
        </w:rPr>
        <w:t xml:space="preserve">Arrhenius </w:t>
      </w:r>
      <w:r w:rsidR="00DE31C9" w:rsidRPr="00673F8A">
        <w:rPr>
          <w:rFonts w:cstheme="minorHAnsi"/>
          <w:i/>
          <w:sz w:val="22"/>
          <w:szCs w:val="22"/>
          <w:lang w:val="en-US"/>
        </w:rPr>
        <w:t xml:space="preserve">temperature </w:t>
      </w:r>
      <w:r w:rsidR="00326581" w:rsidRPr="00673F8A">
        <w:rPr>
          <w:rFonts w:cstheme="minorHAnsi"/>
          <w:i/>
          <w:sz w:val="22"/>
          <w:szCs w:val="22"/>
          <w:lang w:val="en-US"/>
        </w:rPr>
        <w:t>standardize</w:t>
      </w:r>
      <w:r w:rsidR="00AF42E0" w:rsidRPr="00673F8A">
        <w:rPr>
          <w:rFonts w:cstheme="minorHAnsi"/>
          <w:i/>
          <w:sz w:val="22"/>
          <w:szCs w:val="22"/>
          <w:lang w:val="en-US"/>
        </w:rPr>
        <w:t>d</w:t>
      </w:r>
      <w:r w:rsidR="00326581" w:rsidRPr="00673F8A">
        <w:rPr>
          <w:rFonts w:cstheme="minorHAnsi"/>
          <w:i/>
          <w:sz w:val="22"/>
          <w:szCs w:val="22"/>
          <w:lang w:val="en-US"/>
        </w:rPr>
        <w:t xml:space="preserve"> to </w:t>
      </w:r>
      <w:r w:rsidR="00AF42E0" w:rsidRPr="00673F8A">
        <w:rPr>
          <w:rFonts w:cstheme="minorHAnsi"/>
          <w:i/>
          <w:sz w:val="22"/>
          <w:szCs w:val="22"/>
          <w:lang w:val="en-US"/>
        </w:rPr>
        <w:t>median environmental temperature</w:t>
      </w:r>
      <w:r w:rsidR="00DE31C9" w:rsidRPr="00673F8A">
        <w:rPr>
          <w:rFonts w:cstheme="minorHAnsi"/>
          <w:i/>
          <w:sz w:val="22"/>
          <w:szCs w:val="22"/>
          <w:lang w:val="en-US"/>
        </w:rPr>
        <w:t>)</w:t>
      </w:r>
      <w:r w:rsidR="00350005" w:rsidRPr="00673F8A">
        <w:rPr>
          <w:rFonts w:cstheme="minorHAnsi"/>
          <w:i/>
          <w:sz w:val="22"/>
          <w:szCs w:val="22"/>
          <w:lang w:val="en-US"/>
        </w:rPr>
        <w:t>, shaded areas correspond to 80% and 95% credible interval</w:t>
      </w:r>
      <w:r w:rsidR="00C80991" w:rsidRPr="00673F8A">
        <w:rPr>
          <w:rFonts w:cstheme="minorHAnsi"/>
          <w:i/>
          <w:sz w:val="22"/>
          <w:szCs w:val="22"/>
          <w:lang w:val="en-US"/>
        </w:rPr>
        <w:t>.</w:t>
      </w:r>
      <w:r w:rsidR="0029037C" w:rsidRPr="00673F8A">
        <w:rPr>
          <w:rFonts w:cstheme="minorHAnsi"/>
          <w:i/>
          <w:sz w:val="22"/>
          <w:szCs w:val="22"/>
          <w:lang w:val="en-US"/>
        </w:rPr>
        <w:t xml:space="preserve"> The slope corresponds to the mass-scaling exponent.</w:t>
      </w:r>
      <w:r w:rsidR="00FA489A" w:rsidRPr="00673F8A">
        <w:rPr>
          <w:rFonts w:cstheme="minorHAnsi"/>
          <w:i/>
          <w:sz w:val="22"/>
          <w:szCs w:val="22"/>
          <w:lang w:val="en-US"/>
        </w:rPr>
        <w:t xml:space="preserve"> </w:t>
      </w:r>
      <w:r w:rsidR="00BD390E" w:rsidRPr="00673F8A">
        <w:rPr>
          <w:rFonts w:cstheme="minorHAnsi"/>
          <w:i/>
          <w:sz w:val="22"/>
          <w:szCs w:val="22"/>
          <w:lang w:val="en-US"/>
        </w:rPr>
        <w:t>P</w:t>
      </w:r>
      <w:r w:rsidR="00577B25" w:rsidRPr="00673F8A">
        <w:rPr>
          <w:rFonts w:cstheme="minorHAnsi"/>
          <w:i/>
          <w:sz w:val="22"/>
          <w:szCs w:val="22"/>
          <w:lang w:val="en-US"/>
        </w:rPr>
        <w:t>osterior distributions of mass-scaling exponent</w:t>
      </w:r>
      <w:r w:rsidR="002E391B" w:rsidRPr="00673F8A">
        <w:rPr>
          <w:rFonts w:cstheme="minorHAnsi"/>
          <w:i/>
          <w:sz w:val="22"/>
          <w:szCs w:val="22"/>
          <w:lang w:val="en-US"/>
        </w:rPr>
        <w:t xml:space="preserve"> (B)</w:t>
      </w:r>
      <w:r w:rsidR="00020B0E" w:rsidRPr="00673F8A">
        <w:rPr>
          <w:rFonts w:cstheme="minorHAnsi"/>
          <w:i/>
          <w:sz w:val="22"/>
          <w:szCs w:val="22"/>
          <w:lang w:val="en-US"/>
        </w:rPr>
        <w:t xml:space="preserve">, </w:t>
      </w:r>
      <w:r w:rsidR="00BD390E" w:rsidRPr="00673F8A">
        <w:rPr>
          <w:rFonts w:cstheme="minorHAnsi"/>
          <w:i/>
          <w:sz w:val="22"/>
          <w:szCs w:val="22"/>
          <w:lang w:val="en-US"/>
        </w:rPr>
        <w:t xml:space="preserve">activation energy </w:t>
      </w:r>
      <w:r w:rsidR="00FD65EF" w:rsidRPr="00673F8A">
        <w:rPr>
          <w:rFonts w:cstheme="minorHAnsi"/>
          <w:i/>
          <w:sz w:val="22"/>
          <w:szCs w:val="22"/>
          <w:lang w:val="en-US"/>
        </w:rPr>
        <w:t xml:space="preserve">(C) </w:t>
      </w:r>
      <w:r w:rsidR="00BD390E" w:rsidRPr="00673F8A">
        <w:rPr>
          <w:rFonts w:cstheme="minorHAnsi"/>
          <w:i/>
          <w:sz w:val="22"/>
          <w:szCs w:val="22"/>
          <w:lang w:val="en-US"/>
        </w:rPr>
        <w:t xml:space="preserve">and </w:t>
      </w:r>
      <w:r w:rsidR="00577B25" w:rsidRPr="00673F8A">
        <w:rPr>
          <w:rFonts w:cstheme="minorHAnsi"/>
          <w:i/>
          <w:sz w:val="22"/>
          <w:szCs w:val="22"/>
          <w:lang w:val="en-US"/>
        </w:rPr>
        <w:t xml:space="preserve">the </w:t>
      </w:r>
      <w:r w:rsidR="00C1759F" w:rsidRPr="00673F8A">
        <w:rPr>
          <w:rFonts w:cstheme="minorHAnsi"/>
          <w:i/>
          <w:sz w:val="22"/>
          <w:szCs w:val="22"/>
          <w:lang w:val="en-US"/>
        </w:rPr>
        <w:t xml:space="preserve">mass-temperature </w:t>
      </w:r>
      <w:r w:rsidR="00577B25" w:rsidRPr="00673F8A">
        <w:rPr>
          <w:rFonts w:cstheme="minorHAnsi"/>
          <w:i/>
          <w:sz w:val="22"/>
          <w:szCs w:val="22"/>
          <w:lang w:val="en-US"/>
        </w:rPr>
        <w:t>interaction coefficient</w:t>
      </w:r>
      <w:r w:rsidR="002C0D3C" w:rsidRPr="00673F8A">
        <w:rPr>
          <w:rFonts w:cstheme="minorHAnsi"/>
          <w:i/>
          <w:sz w:val="22"/>
          <w:szCs w:val="22"/>
          <w:lang w:val="en-US"/>
        </w:rPr>
        <w:t xml:space="preserve"> (D)</w:t>
      </w:r>
      <w:r w:rsidR="00BD390E" w:rsidRPr="00673F8A">
        <w:rPr>
          <w:rFonts w:cstheme="minorHAnsi"/>
          <w:i/>
          <w:sz w:val="22"/>
          <w:szCs w:val="22"/>
          <w:lang w:val="en-US"/>
        </w:rPr>
        <w:t xml:space="preserve"> are shown in the bottom row</w:t>
      </w:r>
      <w:r w:rsidR="00577B25" w:rsidRPr="00673F8A">
        <w:rPr>
          <w:rFonts w:cstheme="minorHAnsi"/>
          <w:i/>
          <w:sz w:val="22"/>
          <w:szCs w:val="22"/>
          <w:lang w:val="en-US"/>
        </w:rPr>
        <w:t xml:space="preserve">. </w:t>
      </w:r>
      <w:r w:rsidR="00DD187A" w:rsidRPr="00673F8A">
        <w:rPr>
          <w:rFonts w:cstheme="minorHAnsi"/>
          <w:i/>
          <w:sz w:val="22"/>
          <w:szCs w:val="22"/>
          <w:lang w:val="en-US"/>
        </w:rPr>
        <w:t xml:space="preserve">The </w:t>
      </w:r>
      <w:r w:rsidR="00DD47ED" w:rsidRPr="00673F8A">
        <w:rPr>
          <w:rFonts w:cstheme="minorHAnsi"/>
          <w:i/>
          <w:sz w:val="22"/>
          <w:szCs w:val="22"/>
          <w:lang w:val="en-US"/>
        </w:rPr>
        <w:t xml:space="preserve">dashed </w:t>
      </w:r>
      <w:r w:rsidR="00DD187A" w:rsidRPr="00673F8A">
        <w:rPr>
          <w:rFonts w:cstheme="minorHAnsi"/>
          <w:i/>
          <w:sz w:val="22"/>
          <w:szCs w:val="22"/>
          <w:lang w:val="en-US"/>
        </w:rPr>
        <w:t xml:space="preserve">white </w:t>
      </w:r>
      <w:r w:rsidR="00F8107D" w:rsidRPr="00673F8A">
        <w:rPr>
          <w:rFonts w:cstheme="minorHAnsi"/>
          <w:i/>
          <w:sz w:val="22"/>
          <w:szCs w:val="22"/>
          <w:lang w:val="en-US"/>
        </w:rPr>
        <w:t xml:space="preserve">line </w:t>
      </w:r>
      <w:r w:rsidR="00DD187A" w:rsidRPr="00673F8A">
        <w:rPr>
          <w:rFonts w:cstheme="minorHAnsi"/>
          <w:i/>
          <w:sz w:val="22"/>
          <w:szCs w:val="22"/>
          <w:lang w:val="en-US"/>
        </w:rPr>
        <w:t xml:space="preserve">shows </w:t>
      </w:r>
      <w:r w:rsidR="00F8107D" w:rsidRPr="00673F8A">
        <w:rPr>
          <w:rFonts w:cstheme="minorHAnsi"/>
          <w:i/>
          <w:sz w:val="22"/>
          <w:szCs w:val="22"/>
          <w:lang w:val="en-US"/>
        </w:rPr>
        <w:t xml:space="preserve">the posterior median, </w:t>
      </w:r>
      <w:r w:rsidR="00DD47ED" w:rsidRPr="00673F8A">
        <w:rPr>
          <w:rFonts w:cstheme="minorHAnsi"/>
          <w:i/>
          <w:sz w:val="22"/>
          <w:szCs w:val="22"/>
          <w:lang w:val="en-US"/>
        </w:rPr>
        <w:t xml:space="preserve">and in (D) the dashed </w:t>
      </w:r>
      <w:r w:rsidR="00CD1159" w:rsidRPr="00673F8A">
        <w:rPr>
          <w:rFonts w:cstheme="minorHAnsi"/>
          <w:i/>
          <w:sz w:val="22"/>
          <w:szCs w:val="22"/>
          <w:lang w:val="en-US"/>
        </w:rPr>
        <w:t>red line is 0</w:t>
      </w:r>
      <w:r w:rsidR="003D16A4" w:rsidRPr="00673F8A">
        <w:rPr>
          <w:rFonts w:cstheme="minorHAnsi"/>
          <w:i/>
          <w:sz w:val="22"/>
          <w:szCs w:val="22"/>
          <w:lang w:val="en-US"/>
        </w:rPr>
        <w:t>.</w:t>
      </w:r>
    </w:p>
    <w:p w14:paraId="792B7252" w14:textId="1B0EA9DE" w:rsidR="00005029" w:rsidRDefault="000528C4" w:rsidP="00904830">
      <w:pPr>
        <w:spacing w:line="480" w:lineRule="auto"/>
        <w:contextualSpacing/>
        <w:jc w:val="both"/>
        <w:rPr>
          <w:rFonts w:cstheme="minorHAnsi"/>
        </w:rPr>
      </w:pPr>
      <w:r>
        <w:rPr>
          <w:rFonts w:cstheme="minorHAnsi"/>
          <w:noProof/>
        </w:rPr>
        <w:lastRenderedPageBreak/>
        <w:drawing>
          <wp:inline distT="0" distB="0" distL="0" distR="0" wp14:anchorId="1C9776AD" wp14:editId="36649E82">
            <wp:extent cx="5731510" cy="573151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ed_warm_col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36C9A16" w14:textId="6AFC4650" w:rsidR="004D63B8" w:rsidRPr="00673F8A" w:rsidRDefault="004D63B8" w:rsidP="00904830">
      <w:pPr>
        <w:pStyle w:val="ListParagraph"/>
        <w:spacing w:line="480" w:lineRule="auto"/>
        <w:ind w:left="0"/>
        <w:jc w:val="both"/>
        <w:rPr>
          <w:rFonts w:cstheme="minorHAnsi"/>
          <w:sz w:val="22"/>
          <w:szCs w:val="22"/>
        </w:rPr>
      </w:pPr>
      <w:r w:rsidRPr="00673F8A">
        <w:rPr>
          <w:rFonts w:cstheme="minorHAnsi"/>
          <w:sz w:val="22"/>
          <w:szCs w:val="22"/>
        </w:rPr>
        <w:t xml:space="preserve">Fig </w:t>
      </w:r>
      <w:r w:rsidR="00B90C7C" w:rsidRPr="00673F8A">
        <w:rPr>
          <w:rFonts w:cstheme="minorHAnsi"/>
          <w:sz w:val="22"/>
          <w:szCs w:val="22"/>
        </w:rPr>
        <w:t>3</w:t>
      </w:r>
      <w:r w:rsidRPr="00673F8A">
        <w:rPr>
          <w:rFonts w:cstheme="minorHAnsi"/>
          <w:sz w:val="22"/>
          <w:szCs w:val="22"/>
        </w:rPr>
        <w:t xml:space="preserve">. Natural log of metabolic rate (A) and maximum consumption rates (B) vs. natural log of standardized mass. Lines correspond to predicted average scaling relationships from the hierarchical model for two temperatures: warm (red) and cold (blue). Shaded areas correspond to 80% and 95% </w:t>
      </w:r>
      <w:commentRangeStart w:id="60"/>
      <w:commentRangeStart w:id="61"/>
      <w:r w:rsidRPr="00673F8A">
        <w:rPr>
          <w:rFonts w:cstheme="minorHAnsi"/>
          <w:sz w:val="22"/>
          <w:szCs w:val="22"/>
        </w:rPr>
        <w:t xml:space="preserve">credible </w:t>
      </w:r>
      <w:commentRangeEnd w:id="60"/>
      <w:r w:rsidRPr="00673F8A">
        <w:rPr>
          <w:rStyle w:val="CommentReference"/>
          <w:sz w:val="15"/>
          <w:szCs w:val="15"/>
        </w:rPr>
        <w:commentReference w:id="60"/>
      </w:r>
      <w:commentRangeEnd w:id="61"/>
      <w:r w:rsidRPr="00673F8A">
        <w:rPr>
          <w:rStyle w:val="CommentReference"/>
          <w:sz w:val="15"/>
          <w:szCs w:val="15"/>
        </w:rPr>
        <w:commentReference w:id="61"/>
      </w:r>
      <w:r w:rsidRPr="00673F8A">
        <w:rPr>
          <w:rFonts w:cstheme="minorHAnsi"/>
          <w:sz w:val="22"/>
          <w:szCs w:val="22"/>
        </w:rPr>
        <w:t>interval.</w:t>
      </w:r>
    </w:p>
    <w:p w14:paraId="45B17F9E" w14:textId="77777777" w:rsidR="000528C4" w:rsidRDefault="000528C4" w:rsidP="00904830">
      <w:pPr>
        <w:spacing w:line="480" w:lineRule="auto"/>
        <w:contextualSpacing/>
        <w:jc w:val="both"/>
        <w:rPr>
          <w:rFonts w:cstheme="minorHAnsi"/>
        </w:rPr>
      </w:pPr>
    </w:p>
    <w:p w14:paraId="67201C5B" w14:textId="77777777" w:rsidR="000528C4" w:rsidRDefault="000528C4" w:rsidP="00904830">
      <w:pPr>
        <w:spacing w:line="480" w:lineRule="auto"/>
        <w:contextualSpacing/>
        <w:jc w:val="both"/>
        <w:rPr>
          <w:rFonts w:cstheme="minorHAnsi"/>
        </w:rPr>
      </w:pPr>
    </w:p>
    <w:p w14:paraId="77653FB1" w14:textId="77777777" w:rsidR="000528C4" w:rsidRDefault="000528C4" w:rsidP="00904830">
      <w:pPr>
        <w:spacing w:line="480" w:lineRule="auto"/>
        <w:contextualSpacing/>
        <w:jc w:val="both"/>
        <w:rPr>
          <w:rFonts w:cstheme="minorHAnsi"/>
        </w:rPr>
      </w:pPr>
    </w:p>
    <w:p w14:paraId="547E35C0" w14:textId="77777777" w:rsidR="000528C4" w:rsidRDefault="000528C4" w:rsidP="00904830">
      <w:pPr>
        <w:spacing w:line="480" w:lineRule="auto"/>
        <w:contextualSpacing/>
        <w:jc w:val="both"/>
        <w:rPr>
          <w:rFonts w:cstheme="minorHAnsi"/>
        </w:rPr>
      </w:pPr>
    </w:p>
    <w:p w14:paraId="7B09A5B7" w14:textId="0FE81093" w:rsidR="000528C4" w:rsidRDefault="00972BA5" w:rsidP="00904830">
      <w:pPr>
        <w:pStyle w:val="ListParagraph"/>
        <w:spacing w:line="480" w:lineRule="auto"/>
        <w:ind w:left="0"/>
        <w:jc w:val="both"/>
        <w:rPr>
          <w:rFonts w:cstheme="minorHAnsi"/>
          <w:b/>
          <w:bCs/>
        </w:rPr>
      </w:pPr>
      <w:r>
        <w:rPr>
          <w:rFonts w:cstheme="minorHAnsi"/>
          <w:b/>
          <w:bCs/>
          <w:noProof/>
        </w:rPr>
        <w:lastRenderedPageBreak/>
        <w:drawing>
          <wp:inline distT="0" distB="0" distL="0" distR="0" wp14:anchorId="54D09BF6" wp14:editId="096B59FA">
            <wp:extent cx="5731510" cy="573151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ecies_b_e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A0B48CD" w14:textId="70E62D45" w:rsidR="000528C4" w:rsidRPr="00673F8A" w:rsidRDefault="000528C4" w:rsidP="00904830">
      <w:pPr>
        <w:pStyle w:val="ListParagraph"/>
        <w:spacing w:line="480" w:lineRule="auto"/>
        <w:ind w:left="0"/>
        <w:jc w:val="both"/>
        <w:rPr>
          <w:rFonts w:cstheme="minorHAnsi"/>
          <w:sz w:val="22"/>
          <w:szCs w:val="22"/>
        </w:rPr>
      </w:pPr>
      <w:r w:rsidRPr="00673F8A">
        <w:rPr>
          <w:rFonts w:cstheme="minorHAnsi"/>
          <w:sz w:val="22"/>
          <w:szCs w:val="22"/>
        </w:rPr>
        <w:t>Fig</w:t>
      </w:r>
      <w:r w:rsidR="00B637F1" w:rsidRPr="00673F8A">
        <w:rPr>
          <w:rFonts w:cstheme="minorHAnsi"/>
          <w:sz w:val="22"/>
          <w:szCs w:val="22"/>
        </w:rPr>
        <w:t>.</w:t>
      </w:r>
      <w:r w:rsidRPr="00673F8A">
        <w:rPr>
          <w:rFonts w:cstheme="minorHAnsi"/>
          <w:sz w:val="22"/>
          <w:szCs w:val="22"/>
        </w:rPr>
        <w:t xml:space="preserve"> </w:t>
      </w:r>
      <w:r w:rsidR="00B637F1" w:rsidRPr="00673F8A">
        <w:rPr>
          <w:rFonts w:cstheme="minorHAnsi"/>
          <w:sz w:val="22"/>
          <w:szCs w:val="22"/>
        </w:rPr>
        <w:t>4</w:t>
      </w:r>
      <w:r w:rsidRPr="00673F8A">
        <w:rPr>
          <w:rFonts w:cstheme="minorHAnsi"/>
          <w:sz w:val="22"/>
          <w:szCs w:val="22"/>
        </w:rPr>
        <w:t xml:space="preserve">. Posterior medians of species-varying activation energies and mass-scaling exponents from the hierarchical model (triangles) fitted to below temperature optimum data, and their 80% and 95% credible interval. Vertical dashed lines correspond to the </w:t>
      </w:r>
      <w:r w:rsidR="005664D4" w:rsidRPr="00673F8A">
        <w:rPr>
          <w:rFonts w:cstheme="minorHAnsi"/>
          <w:sz w:val="22"/>
          <w:szCs w:val="22"/>
        </w:rPr>
        <w:t>median</w:t>
      </w:r>
      <w:r w:rsidRPr="00673F8A">
        <w:rPr>
          <w:rFonts w:cstheme="minorHAnsi"/>
          <w:sz w:val="22"/>
          <w:szCs w:val="22"/>
        </w:rPr>
        <w:t xml:space="preserve"> prediction for a general species and the shaded area correspond to the 95% credible interval of the mean prediction. </w:t>
      </w:r>
    </w:p>
    <w:p w14:paraId="4DF4C686" w14:textId="77777777" w:rsidR="000528C4" w:rsidRDefault="000528C4" w:rsidP="00904830">
      <w:pPr>
        <w:pStyle w:val="ListParagraph"/>
        <w:spacing w:line="480" w:lineRule="auto"/>
        <w:ind w:left="360"/>
        <w:jc w:val="both"/>
        <w:rPr>
          <w:rFonts w:cstheme="minorHAnsi"/>
        </w:rPr>
      </w:pPr>
      <w:r>
        <w:rPr>
          <w:rFonts w:cstheme="minorHAnsi"/>
          <w:noProof/>
          <w:lang w:eastAsia="sv-SE"/>
        </w:rPr>
        <w:lastRenderedPageBreak/>
        <w:drawing>
          <wp:inline distT="0" distB="0" distL="0" distR="0" wp14:anchorId="770A7036" wp14:editId="667FBB28">
            <wp:extent cx="5731510" cy="5731510"/>
            <wp:effectExtent l="0" t="0" r="0" b="0"/>
            <wp:docPr id="25" name="Picture 25" descr="A picture containing boat,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sterior_mte_parameter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270EBA8" w14:textId="12936106" w:rsidR="000528C4" w:rsidRPr="00673F8A" w:rsidRDefault="000528C4" w:rsidP="00904830">
      <w:pPr>
        <w:pStyle w:val="ListParagraph"/>
        <w:spacing w:line="480" w:lineRule="auto"/>
        <w:ind w:left="0"/>
        <w:jc w:val="both"/>
        <w:rPr>
          <w:rFonts w:cstheme="minorHAnsi"/>
          <w:sz w:val="22"/>
          <w:szCs w:val="22"/>
        </w:rPr>
      </w:pPr>
      <w:commentRangeStart w:id="62"/>
      <w:commentRangeStart w:id="63"/>
      <w:r w:rsidRPr="00673F8A">
        <w:rPr>
          <w:rFonts w:cstheme="minorHAnsi"/>
          <w:sz w:val="22"/>
          <w:szCs w:val="22"/>
        </w:rPr>
        <w:t xml:space="preserve">Figure </w:t>
      </w:r>
      <w:r w:rsidR="00FD30B1" w:rsidRPr="00673F8A">
        <w:rPr>
          <w:rFonts w:cstheme="minorHAnsi"/>
          <w:sz w:val="22"/>
          <w:szCs w:val="22"/>
        </w:rPr>
        <w:t>5</w:t>
      </w:r>
      <w:r w:rsidRPr="00673F8A">
        <w:rPr>
          <w:rFonts w:cstheme="minorHAnsi"/>
          <w:sz w:val="22"/>
          <w:szCs w:val="22"/>
        </w:rPr>
        <w:t xml:space="preserve">. </w:t>
      </w:r>
      <w:commentRangeEnd w:id="62"/>
      <w:r w:rsidRPr="00673F8A">
        <w:rPr>
          <w:rStyle w:val="CommentReference"/>
          <w:sz w:val="22"/>
          <w:szCs w:val="22"/>
        </w:rPr>
        <w:commentReference w:id="62"/>
      </w:r>
      <w:commentRangeEnd w:id="63"/>
      <w:r w:rsidRPr="00673F8A">
        <w:rPr>
          <w:rStyle w:val="CommentReference"/>
          <w:sz w:val="22"/>
          <w:szCs w:val="22"/>
        </w:rPr>
        <w:commentReference w:id="63"/>
      </w:r>
      <w:r w:rsidRPr="00673F8A">
        <w:rPr>
          <w:rFonts w:cstheme="minorHAnsi"/>
          <w:sz w:val="22"/>
          <w:szCs w:val="22"/>
        </w:rPr>
        <w:t xml:space="preserve">Posterior distributions of the </w:t>
      </w:r>
      <w:commentRangeStart w:id="64"/>
      <w:r w:rsidRPr="00673F8A">
        <w:rPr>
          <w:rFonts w:cstheme="minorHAnsi"/>
          <w:sz w:val="22"/>
          <w:szCs w:val="22"/>
        </w:rPr>
        <w:t xml:space="preserve">grand mean </w:t>
      </w:r>
      <w:commentRangeEnd w:id="64"/>
      <w:r w:rsidRPr="00673F8A">
        <w:rPr>
          <w:rStyle w:val="CommentReference"/>
          <w:sz w:val="22"/>
          <w:szCs w:val="22"/>
        </w:rPr>
        <w:commentReference w:id="64"/>
      </w:r>
      <w:r w:rsidRPr="00673F8A">
        <w:rPr>
          <w:rFonts w:cstheme="minorHAnsi"/>
          <w:sz w:val="22"/>
          <w:szCs w:val="22"/>
        </w:rPr>
        <w:t>parameters for how metabolic rate (top row) and maximum consumption rate (bottom row) scale with mass and temperature when fitted to below optimum temperature data. Text in top left corner corresponds to the median. Note that the final model for maximum consumption rate did not include a mass-temperature interaction term</w:t>
      </w:r>
      <w:commentRangeStart w:id="65"/>
      <w:commentRangeStart w:id="66"/>
      <w:r w:rsidRPr="00673F8A">
        <w:rPr>
          <w:rFonts w:cstheme="minorHAnsi"/>
          <w:sz w:val="22"/>
          <w:szCs w:val="22"/>
        </w:rPr>
        <w:t>.</w:t>
      </w:r>
      <w:commentRangeEnd w:id="65"/>
      <w:r w:rsidRPr="00673F8A">
        <w:rPr>
          <w:rStyle w:val="CommentReference"/>
          <w:sz w:val="22"/>
          <w:szCs w:val="22"/>
        </w:rPr>
        <w:commentReference w:id="65"/>
      </w:r>
      <w:commentRangeEnd w:id="66"/>
      <w:r w:rsidRPr="00673F8A">
        <w:rPr>
          <w:rStyle w:val="CommentReference"/>
          <w:sz w:val="22"/>
          <w:szCs w:val="22"/>
        </w:rPr>
        <w:commentReference w:id="66"/>
      </w:r>
    </w:p>
    <w:p w14:paraId="010D51DE" w14:textId="4CBC7888" w:rsidR="000528C4" w:rsidRDefault="000528C4" w:rsidP="00904830">
      <w:pPr>
        <w:pStyle w:val="ListParagraph"/>
        <w:spacing w:line="480" w:lineRule="auto"/>
        <w:ind w:left="360"/>
        <w:jc w:val="both"/>
        <w:rPr>
          <w:rFonts w:cstheme="minorHAnsi"/>
        </w:rPr>
      </w:pPr>
    </w:p>
    <w:p w14:paraId="7568CA41" w14:textId="50241014" w:rsidR="008802D5" w:rsidRDefault="008802D5" w:rsidP="00904830">
      <w:pPr>
        <w:pStyle w:val="ListParagraph"/>
        <w:spacing w:line="480" w:lineRule="auto"/>
        <w:ind w:left="360"/>
        <w:jc w:val="both"/>
        <w:rPr>
          <w:rFonts w:cstheme="minorHAnsi"/>
        </w:rPr>
      </w:pPr>
    </w:p>
    <w:p w14:paraId="1289C1D6" w14:textId="62209957" w:rsidR="008802D5" w:rsidRDefault="008802D5" w:rsidP="00904830">
      <w:pPr>
        <w:pStyle w:val="ListParagraph"/>
        <w:spacing w:line="480" w:lineRule="auto"/>
        <w:ind w:left="360"/>
        <w:jc w:val="both"/>
        <w:rPr>
          <w:rFonts w:cstheme="minorHAnsi"/>
        </w:rPr>
      </w:pPr>
    </w:p>
    <w:p w14:paraId="17A78F4D" w14:textId="51BE9035" w:rsidR="00673F8A" w:rsidRDefault="00673F8A" w:rsidP="00904830">
      <w:pPr>
        <w:pStyle w:val="ListParagraph"/>
        <w:spacing w:line="480" w:lineRule="auto"/>
        <w:ind w:left="360"/>
        <w:jc w:val="both"/>
        <w:rPr>
          <w:rFonts w:cstheme="minorHAnsi"/>
        </w:rPr>
      </w:pPr>
    </w:p>
    <w:p w14:paraId="16AF2BE1" w14:textId="41BA26F1" w:rsidR="00B142AE" w:rsidRDefault="00B142AE" w:rsidP="00904830">
      <w:pPr>
        <w:pStyle w:val="ListParagraph"/>
        <w:spacing w:line="480" w:lineRule="auto"/>
        <w:ind w:left="360"/>
        <w:jc w:val="both"/>
        <w:rPr>
          <w:rFonts w:cstheme="minorHAnsi"/>
        </w:rPr>
      </w:pPr>
    </w:p>
    <w:p w14:paraId="722EDF33" w14:textId="72D41537" w:rsidR="00C041E2" w:rsidRPr="000528C4" w:rsidRDefault="001A16F6" w:rsidP="00B64000">
      <w:pPr>
        <w:spacing w:line="480" w:lineRule="auto"/>
        <w:contextualSpacing/>
        <w:jc w:val="center"/>
        <w:rPr>
          <w:rFonts w:cstheme="minorHAnsi"/>
          <w:i/>
        </w:rPr>
      </w:pPr>
      <w:r>
        <w:rPr>
          <w:rFonts w:cstheme="minorHAnsi"/>
          <w:i/>
          <w:noProof/>
        </w:rPr>
        <w:lastRenderedPageBreak/>
        <w:drawing>
          <wp:inline distT="0" distB="0" distL="0" distR="0" wp14:anchorId="4D3EE4BA" wp14:editId="4C06BF84">
            <wp:extent cx="2937510" cy="5324565"/>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owth_rate.png"/>
                    <pic:cNvPicPr/>
                  </pic:nvPicPr>
                  <pic:blipFill rotWithShape="1">
                    <a:blip r:embed="rId24" cstate="print">
                      <a:extLst>
                        <a:ext uri="{28A0092B-C50C-407E-A947-70E740481C1C}">
                          <a14:useLocalDpi xmlns:a14="http://schemas.microsoft.com/office/drawing/2010/main" val="0"/>
                        </a:ext>
                      </a:extLst>
                    </a:blip>
                    <a:srcRect l="22421" r="22411"/>
                    <a:stretch/>
                  </pic:blipFill>
                  <pic:spPr bwMode="auto">
                    <a:xfrm>
                      <a:off x="0" y="0"/>
                      <a:ext cx="2940336" cy="5329687"/>
                    </a:xfrm>
                    <a:prstGeom prst="rect">
                      <a:avLst/>
                    </a:prstGeom>
                    <a:ln>
                      <a:noFill/>
                    </a:ln>
                    <a:extLst>
                      <a:ext uri="{53640926-AAD7-44D8-BBD7-CCE9431645EC}">
                        <a14:shadowObscured xmlns:a14="http://schemas.microsoft.com/office/drawing/2010/main"/>
                      </a:ext>
                    </a:extLst>
                  </pic:spPr>
                </pic:pic>
              </a:graphicData>
            </a:graphic>
          </wp:inline>
        </w:drawing>
      </w:r>
    </w:p>
    <w:p w14:paraId="242B85C9" w14:textId="47EC7F2A" w:rsidR="00C041E2" w:rsidRPr="00FA5656" w:rsidRDefault="008B23BD" w:rsidP="00904830">
      <w:pPr>
        <w:spacing w:line="480" w:lineRule="auto"/>
        <w:contextualSpacing/>
        <w:jc w:val="both"/>
        <w:rPr>
          <w:rFonts w:cstheme="minorHAnsi"/>
          <w:sz w:val="22"/>
          <w:szCs w:val="22"/>
        </w:rPr>
      </w:pPr>
      <w:r w:rsidRPr="00FA5656">
        <w:rPr>
          <w:rFonts w:cstheme="minorHAnsi"/>
          <w:sz w:val="22"/>
          <w:szCs w:val="22"/>
        </w:rPr>
        <w:t xml:space="preserve">Figure </w:t>
      </w:r>
      <w:r w:rsidR="00195DF3">
        <w:rPr>
          <w:rFonts w:cstheme="minorHAnsi"/>
          <w:sz w:val="22"/>
          <w:szCs w:val="22"/>
        </w:rPr>
        <w:t>6</w:t>
      </w:r>
      <w:r w:rsidRPr="00FA5656">
        <w:rPr>
          <w:rFonts w:cstheme="minorHAnsi"/>
          <w:sz w:val="22"/>
          <w:szCs w:val="22"/>
        </w:rPr>
        <w:t xml:space="preserve">. </w:t>
      </w:r>
      <w:r w:rsidR="001A16F6">
        <w:rPr>
          <w:rFonts w:cstheme="minorHAnsi"/>
          <w:sz w:val="22"/>
          <w:szCs w:val="22"/>
        </w:rPr>
        <w:t xml:space="preserve">Growth as a function of body mass from the </w:t>
      </w:r>
      <w:proofErr w:type="spellStart"/>
      <w:r w:rsidR="001A16F6" w:rsidRPr="00F021CA">
        <w:rPr>
          <w:sz w:val="22"/>
        </w:rPr>
        <w:t>Pütter</w:t>
      </w:r>
      <w:proofErr w:type="spellEnd"/>
    </w:p>
    <w:p w14:paraId="057DF326" w14:textId="4BE5AC6E" w:rsidR="008B23BD" w:rsidRDefault="008B23BD" w:rsidP="00904830">
      <w:pPr>
        <w:spacing w:line="480" w:lineRule="auto"/>
        <w:contextualSpacing/>
        <w:jc w:val="both"/>
        <w:rPr>
          <w:rFonts w:cstheme="minorHAnsi"/>
        </w:rPr>
      </w:pPr>
    </w:p>
    <w:p w14:paraId="4514D792" w14:textId="4B9ECD30" w:rsidR="008B23BD" w:rsidRDefault="008B23BD" w:rsidP="00904830">
      <w:pPr>
        <w:spacing w:line="480" w:lineRule="auto"/>
        <w:contextualSpacing/>
        <w:jc w:val="both"/>
        <w:rPr>
          <w:rFonts w:cstheme="minorHAnsi"/>
        </w:rPr>
      </w:pPr>
    </w:p>
    <w:p w14:paraId="2632796A" w14:textId="77777777" w:rsidR="008B23BD" w:rsidRDefault="008B23BD" w:rsidP="00904830">
      <w:pPr>
        <w:spacing w:line="480" w:lineRule="auto"/>
        <w:contextualSpacing/>
        <w:jc w:val="both"/>
        <w:rPr>
          <w:rFonts w:cstheme="minorHAnsi"/>
          <w:i/>
          <w:lang w:val="en-US"/>
        </w:rPr>
      </w:pPr>
    </w:p>
    <w:p w14:paraId="02FC7410" w14:textId="1A12F6CD" w:rsidR="00F53EDC" w:rsidRPr="008B23BD" w:rsidRDefault="00F53EDC" w:rsidP="00904830">
      <w:pPr>
        <w:spacing w:line="480" w:lineRule="auto"/>
        <w:contextualSpacing/>
        <w:jc w:val="both"/>
        <w:rPr>
          <w:rFonts w:cstheme="minorHAnsi"/>
          <w:b/>
        </w:rPr>
      </w:pPr>
      <w:commentRangeStart w:id="67"/>
      <w:r w:rsidRPr="00660D1C">
        <w:rPr>
          <w:rFonts w:cstheme="minorHAnsi"/>
          <w:b/>
          <w:lang w:val="en-US"/>
        </w:rPr>
        <w:t>Discussion</w:t>
      </w:r>
      <w:commentRangeEnd w:id="67"/>
      <w:r w:rsidR="005E48A8">
        <w:rPr>
          <w:rStyle w:val="CommentReference"/>
        </w:rPr>
        <w:commentReference w:id="67"/>
      </w:r>
    </w:p>
    <w:p w14:paraId="77254AC7" w14:textId="46B5100B" w:rsidR="00CB08F3" w:rsidRPr="00FA5656" w:rsidRDefault="00B86388" w:rsidP="00904830">
      <w:pPr>
        <w:spacing w:line="480" w:lineRule="auto"/>
        <w:contextualSpacing/>
        <w:jc w:val="both"/>
        <w:rPr>
          <w:rFonts w:eastAsiaTheme="minorEastAsia" w:cstheme="minorHAnsi"/>
          <w:color w:val="FF0000"/>
          <w:sz w:val="22"/>
          <w:szCs w:val="22"/>
          <w:lang w:val="en-US"/>
        </w:rPr>
      </w:pPr>
      <w:r w:rsidRPr="00FA5656">
        <w:rPr>
          <w:rFonts w:eastAsiaTheme="minorEastAsia" w:cstheme="minorHAnsi"/>
          <w:color w:val="FF0000"/>
          <w:sz w:val="22"/>
          <w:szCs w:val="22"/>
          <w:lang w:val="en-US"/>
        </w:rPr>
        <w:t>W</w:t>
      </w:r>
      <w:r w:rsidR="00830731" w:rsidRPr="00FA5656">
        <w:rPr>
          <w:rFonts w:eastAsiaTheme="minorEastAsia" w:cstheme="minorHAnsi"/>
          <w:color w:val="FF0000"/>
          <w:sz w:val="22"/>
          <w:szCs w:val="22"/>
          <w:lang w:val="en-US"/>
        </w:rPr>
        <w:t xml:space="preserve">e have shown that temperature affects body growth rates of fishes differently depending on their body mass, </w:t>
      </w:r>
      <w:r w:rsidR="00B30B8D" w:rsidRPr="00FA5656">
        <w:rPr>
          <w:rFonts w:eastAsiaTheme="minorEastAsia" w:cstheme="minorHAnsi"/>
          <w:color w:val="FF0000"/>
          <w:sz w:val="22"/>
          <w:szCs w:val="22"/>
          <w:lang w:val="en-US"/>
        </w:rPr>
        <w:t xml:space="preserve">through 1) small changes in the mass-scaling exponent 2) clear declines in </w:t>
      </w:r>
      <w:r w:rsidR="00830731" w:rsidRPr="00FA5656">
        <w:rPr>
          <w:rFonts w:eastAsiaTheme="minorEastAsia" w:cstheme="minorHAnsi"/>
          <w:color w:val="FF0000"/>
          <w:sz w:val="22"/>
          <w:szCs w:val="22"/>
          <w:lang w:val="en-US"/>
        </w:rPr>
        <w:t xml:space="preserve">optimum </w:t>
      </w:r>
      <w:r w:rsidR="00B30B8D" w:rsidRPr="00FA5656">
        <w:rPr>
          <w:rFonts w:eastAsiaTheme="minorEastAsia" w:cstheme="minorHAnsi"/>
          <w:color w:val="FF0000"/>
          <w:sz w:val="22"/>
          <w:szCs w:val="22"/>
          <w:lang w:val="en-US"/>
        </w:rPr>
        <w:t xml:space="preserve">growth </w:t>
      </w:r>
      <w:r w:rsidR="00830731" w:rsidRPr="00FA5656">
        <w:rPr>
          <w:rFonts w:eastAsiaTheme="minorEastAsia" w:cstheme="minorHAnsi"/>
          <w:color w:val="FF0000"/>
          <w:sz w:val="22"/>
          <w:szCs w:val="22"/>
          <w:lang w:val="en-US"/>
        </w:rPr>
        <w:t>temperature</w:t>
      </w:r>
      <w:r w:rsidR="008D1B2D" w:rsidRPr="00FA5656">
        <w:rPr>
          <w:rFonts w:eastAsiaTheme="minorEastAsia" w:cstheme="minorHAnsi"/>
          <w:color w:val="FF0000"/>
          <w:sz w:val="22"/>
          <w:szCs w:val="22"/>
          <w:lang w:val="en-US"/>
        </w:rPr>
        <w:t>s</w:t>
      </w:r>
      <w:r w:rsidR="00830731" w:rsidRPr="00FA5656">
        <w:rPr>
          <w:rFonts w:eastAsiaTheme="minorEastAsia" w:cstheme="minorHAnsi"/>
          <w:color w:val="FF0000"/>
          <w:sz w:val="22"/>
          <w:szCs w:val="22"/>
          <w:lang w:val="en-US"/>
        </w:rPr>
        <w:t xml:space="preserve"> </w:t>
      </w:r>
      <w:r w:rsidRPr="00FA5656">
        <w:rPr>
          <w:rFonts w:eastAsiaTheme="minorEastAsia" w:cstheme="minorHAnsi"/>
          <w:color w:val="FF0000"/>
          <w:sz w:val="22"/>
          <w:szCs w:val="22"/>
          <w:lang w:val="en-US"/>
        </w:rPr>
        <w:t>with body size</w:t>
      </w:r>
      <w:commentRangeStart w:id="68"/>
      <w:r w:rsidR="00A17DF8" w:rsidRPr="00FA5656">
        <w:rPr>
          <w:rFonts w:eastAsiaTheme="minorEastAsia" w:cstheme="minorHAnsi"/>
          <w:color w:val="FF0000"/>
          <w:sz w:val="22"/>
          <w:szCs w:val="22"/>
          <w:lang w:val="en-US"/>
        </w:rPr>
        <w:t>.</w:t>
      </w:r>
      <w:r w:rsidR="000C5410" w:rsidRPr="00FA5656">
        <w:rPr>
          <w:rFonts w:eastAsiaTheme="minorEastAsia" w:cstheme="minorHAnsi"/>
          <w:color w:val="FF0000"/>
          <w:sz w:val="22"/>
          <w:szCs w:val="22"/>
          <w:lang w:val="en-US"/>
        </w:rPr>
        <w:t xml:space="preserve"> </w:t>
      </w:r>
      <w:commentRangeEnd w:id="68"/>
      <w:r w:rsidR="00BC77C8" w:rsidRPr="00FA5656">
        <w:rPr>
          <w:rStyle w:val="CommentReference"/>
          <w:color w:val="FF0000"/>
          <w:sz w:val="22"/>
          <w:szCs w:val="22"/>
        </w:rPr>
        <w:commentReference w:id="68"/>
      </w:r>
      <w:r w:rsidR="000C5410" w:rsidRPr="00FA5656">
        <w:rPr>
          <w:rFonts w:eastAsiaTheme="minorEastAsia" w:cstheme="minorHAnsi"/>
          <w:color w:val="FF0000"/>
          <w:sz w:val="22"/>
          <w:szCs w:val="22"/>
          <w:lang w:val="en-US"/>
        </w:rPr>
        <w:t xml:space="preserve">These results </w:t>
      </w:r>
      <w:r w:rsidR="00AC57B5" w:rsidRPr="00FA5656">
        <w:rPr>
          <w:rFonts w:eastAsiaTheme="minorEastAsia" w:cstheme="minorHAnsi"/>
          <w:color w:val="FF0000"/>
          <w:sz w:val="22"/>
          <w:szCs w:val="22"/>
          <w:lang w:val="en-US"/>
        </w:rPr>
        <w:t>mean</w:t>
      </w:r>
      <w:r w:rsidR="00010628" w:rsidRPr="00FA5656">
        <w:rPr>
          <w:rFonts w:eastAsiaTheme="minorEastAsia" w:cstheme="minorHAnsi"/>
          <w:color w:val="FF0000"/>
          <w:sz w:val="22"/>
          <w:szCs w:val="22"/>
          <w:lang w:val="en-US"/>
        </w:rPr>
        <w:t xml:space="preserve"> </w:t>
      </w:r>
      <w:r w:rsidR="000C5410" w:rsidRPr="00FA5656">
        <w:rPr>
          <w:rFonts w:eastAsiaTheme="minorEastAsia" w:cstheme="minorHAnsi"/>
          <w:color w:val="FF0000"/>
          <w:sz w:val="22"/>
          <w:szCs w:val="22"/>
          <w:lang w:val="en-US"/>
        </w:rPr>
        <w:t xml:space="preserve">that </w:t>
      </w:r>
      <w:del w:id="69" w:author="Jan Ohlberger" w:date="2019-09-19T15:58:00Z">
        <w:r w:rsidR="000C5410" w:rsidRPr="00FA5656" w:rsidDel="004D5769">
          <w:rPr>
            <w:rFonts w:eastAsiaTheme="minorEastAsia" w:cstheme="minorHAnsi"/>
            <w:color w:val="FF0000"/>
            <w:sz w:val="22"/>
            <w:szCs w:val="22"/>
            <w:lang w:val="en-US"/>
          </w:rPr>
          <w:delText xml:space="preserve">the </w:delText>
        </w:r>
      </w:del>
      <w:r w:rsidR="00840938" w:rsidRPr="00FA5656">
        <w:rPr>
          <w:rFonts w:eastAsiaTheme="minorEastAsia" w:cstheme="minorHAnsi"/>
          <w:color w:val="FF0000"/>
          <w:sz w:val="22"/>
          <w:szCs w:val="22"/>
          <w:lang w:val="en-US"/>
        </w:rPr>
        <w:t xml:space="preserve">smaller individuals within a population may </w:t>
      </w:r>
      <w:r w:rsidR="006417DC" w:rsidRPr="00FA5656">
        <w:rPr>
          <w:rFonts w:eastAsiaTheme="minorEastAsia" w:cstheme="minorHAnsi"/>
          <w:color w:val="FF0000"/>
          <w:sz w:val="22"/>
          <w:szCs w:val="22"/>
          <w:lang w:val="en-US"/>
        </w:rPr>
        <w:t xml:space="preserve">benefit more in terms of </w:t>
      </w:r>
      <w:r w:rsidR="006F1360" w:rsidRPr="00FA5656">
        <w:rPr>
          <w:rFonts w:eastAsiaTheme="minorEastAsia" w:cstheme="minorHAnsi"/>
          <w:color w:val="FF0000"/>
          <w:sz w:val="22"/>
          <w:szCs w:val="22"/>
          <w:lang w:val="en-US"/>
        </w:rPr>
        <w:t xml:space="preserve">faster growth rates </w:t>
      </w:r>
      <w:r w:rsidR="00CB08F3" w:rsidRPr="00FA5656">
        <w:rPr>
          <w:rFonts w:eastAsiaTheme="minorEastAsia" w:cstheme="minorHAnsi"/>
          <w:color w:val="FF0000"/>
          <w:sz w:val="22"/>
          <w:szCs w:val="22"/>
          <w:lang w:val="en-US"/>
        </w:rPr>
        <w:t>with</w:t>
      </w:r>
      <w:del w:id="70" w:author="Jan Ohlberger" w:date="2019-09-19T15:59:00Z">
        <w:r w:rsidR="00CB08F3" w:rsidRPr="00FA5656" w:rsidDel="00F1318D">
          <w:rPr>
            <w:rFonts w:eastAsiaTheme="minorEastAsia" w:cstheme="minorHAnsi"/>
            <w:color w:val="FF0000"/>
            <w:sz w:val="22"/>
            <w:szCs w:val="22"/>
            <w:lang w:val="en-US"/>
          </w:rPr>
          <w:delText xml:space="preserve"> warming</w:delText>
        </w:r>
      </w:del>
      <w:r w:rsidR="00E96061" w:rsidRPr="00FA5656">
        <w:rPr>
          <w:rFonts w:eastAsiaTheme="minorEastAsia" w:cstheme="minorHAnsi"/>
          <w:color w:val="FF0000"/>
          <w:sz w:val="22"/>
          <w:szCs w:val="22"/>
          <w:lang w:val="en-US"/>
        </w:rPr>
        <w:t xml:space="preserve">, but this potential to capitalize </w:t>
      </w:r>
      <w:del w:id="71" w:author="Jan Ohlberger" w:date="2019-09-19T15:58:00Z">
        <w:r w:rsidR="00E96061" w:rsidRPr="00FA5656" w:rsidDel="004D5769">
          <w:rPr>
            <w:rFonts w:eastAsiaTheme="minorEastAsia" w:cstheme="minorHAnsi"/>
            <w:color w:val="FF0000"/>
            <w:sz w:val="22"/>
            <w:szCs w:val="22"/>
            <w:lang w:val="en-US"/>
          </w:rPr>
          <w:delText xml:space="preserve">from </w:delText>
        </w:r>
      </w:del>
      <w:ins w:id="72" w:author="Jan Ohlberger" w:date="2019-09-19T15:58:00Z">
        <w:r w:rsidR="004D5769" w:rsidRPr="00FA5656">
          <w:rPr>
            <w:rFonts w:eastAsiaTheme="minorEastAsia" w:cstheme="minorHAnsi"/>
            <w:color w:val="FF0000"/>
            <w:sz w:val="22"/>
            <w:szCs w:val="22"/>
            <w:lang w:val="en-US"/>
          </w:rPr>
          <w:t xml:space="preserve">on </w:t>
        </w:r>
      </w:ins>
      <w:r w:rsidR="00E96061" w:rsidRPr="00FA5656">
        <w:rPr>
          <w:rFonts w:eastAsiaTheme="minorEastAsia" w:cstheme="minorHAnsi"/>
          <w:color w:val="FF0000"/>
          <w:sz w:val="22"/>
          <w:szCs w:val="22"/>
          <w:lang w:val="en-US"/>
        </w:rPr>
        <w:t xml:space="preserve">warming </w:t>
      </w:r>
      <w:r w:rsidR="00CB08F3" w:rsidRPr="00FA5656">
        <w:rPr>
          <w:rFonts w:eastAsiaTheme="minorEastAsia" w:cstheme="minorHAnsi"/>
          <w:color w:val="FF0000"/>
          <w:sz w:val="22"/>
          <w:szCs w:val="22"/>
          <w:lang w:val="en-US"/>
        </w:rPr>
        <w:t>declines with body size</w:t>
      </w:r>
      <w:commentRangeStart w:id="73"/>
      <w:r w:rsidR="00AC57B5" w:rsidRPr="00FA5656">
        <w:rPr>
          <w:rFonts w:eastAsiaTheme="minorEastAsia" w:cstheme="minorHAnsi"/>
          <w:color w:val="FF0000"/>
          <w:sz w:val="22"/>
          <w:szCs w:val="22"/>
          <w:lang w:val="en-US"/>
        </w:rPr>
        <w:t>.</w:t>
      </w:r>
      <w:commentRangeEnd w:id="73"/>
      <w:r w:rsidR="00F1318D" w:rsidRPr="00FA5656">
        <w:rPr>
          <w:rStyle w:val="CommentReference"/>
          <w:color w:val="FF0000"/>
          <w:sz w:val="22"/>
          <w:szCs w:val="22"/>
        </w:rPr>
        <w:commentReference w:id="73"/>
      </w:r>
      <w:r w:rsidR="00AC57B5" w:rsidRPr="00FA5656">
        <w:rPr>
          <w:rFonts w:eastAsiaTheme="minorEastAsia" w:cstheme="minorHAnsi"/>
          <w:color w:val="FF0000"/>
          <w:sz w:val="22"/>
          <w:szCs w:val="22"/>
          <w:lang w:val="en-US"/>
        </w:rPr>
        <w:t xml:space="preserve"> </w:t>
      </w:r>
    </w:p>
    <w:p w14:paraId="08D2FE0B" w14:textId="24A46635" w:rsidR="007664CB" w:rsidRPr="00FA5656" w:rsidRDefault="005832FF" w:rsidP="00904830">
      <w:pPr>
        <w:spacing w:line="480" w:lineRule="auto"/>
        <w:ind w:firstLine="284"/>
        <w:contextualSpacing/>
        <w:jc w:val="both"/>
        <w:rPr>
          <w:rFonts w:eastAsiaTheme="minorEastAsia" w:cstheme="minorHAnsi"/>
          <w:color w:val="FF0000"/>
          <w:sz w:val="22"/>
          <w:szCs w:val="22"/>
          <w:lang w:val="en-US"/>
        </w:rPr>
      </w:pPr>
      <w:r w:rsidRPr="00FA5656">
        <w:rPr>
          <w:rFonts w:eastAsiaTheme="minorEastAsia" w:cstheme="minorHAnsi"/>
          <w:color w:val="FF0000"/>
          <w:sz w:val="22"/>
          <w:szCs w:val="22"/>
          <w:lang w:val="en-US"/>
        </w:rPr>
        <w:lastRenderedPageBreak/>
        <w:t xml:space="preserve">The empirical observation that higher temperatures lead to </w:t>
      </w:r>
      <w:r w:rsidR="00D73300" w:rsidRPr="00FA5656">
        <w:rPr>
          <w:rFonts w:eastAsiaTheme="minorEastAsia" w:cstheme="minorHAnsi"/>
          <w:color w:val="FF0000"/>
          <w:sz w:val="22"/>
          <w:szCs w:val="22"/>
          <w:lang w:val="en-US"/>
        </w:rPr>
        <w:t xml:space="preserve">faster development and </w:t>
      </w:r>
      <w:r w:rsidRPr="00FA5656">
        <w:rPr>
          <w:rFonts w:eastAsiaTheme="minorEastAsia" w:cstheme="minorHAnsi"/>
          <w:color w:val="FF0000"/>
          <w:sz w:val="22"/>
          <w:szCs w:val="22"/>
          <w:lang w:val="en-US"/>
        </w:rPr>
        <w:t>smaller adult body sizes within species</w:t>
      </w:r>
      <w:r w:rsidR="00400863" w:rsidRPr="00FA5656">
        <w:rPr>
          <w:rFonts w:eastAsiaTheme="minorEastAsia" w:cstheme="minorHAnsi"/>
          <w:color w:val="FF0000"/>
          <w:sz w:val="22"/>
          <w:szCs w:val="22"/>
          <w:lang w:val="en-US"/>
        </w:rPr>
        <w:t xml:space="preserve"> (“temperature-size rule”, TSR)</w:t>
      </w:r>
      <w:r w:rsidRPr="00FA5656">
        <w:rPr>
          <w:rFonts w:eastAsiaTheme="minorEastAsia" w:cstheme="minorHAnsi"/>
          <w:color w:val="FF0000"/>
          <w:sz w:val="22"/>
          <w:szCs w:val="22"/>
          <w:lang w:val="en-US"/>
        </w:rPr>
        <w:t xml:space="preserve"> </w:t>
      </w:r>
      <w:r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{"citationID":"sbOAqa9a","properties":{"formattedCitation":"(Atkinson 1994; Daufresne {\\i{}et al.} 2009)","plainCitation":"(Atkinson 1994; Daufresne et al. 2009)","noteIndex":0},"citationItems":[{"id":598,"uris":["http://zotero.org/users/6116610/items/RAL83LAC"],"uri":["http://zotero.org/users/6116610/items/RAL83LAC"],"itemData":{"id":598,"type":"chapter","container-title":"Advances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ecosystems","volume":"106","author":[{"family":"Daufresne","given":"M"},{"family":"Lengfellner","given":"K"},{"family":"Sommer","given":"U"}],"issued":{"date-parts":[["2009"]]}}}],"schema":"https://github.com/citation-style-language/schema/raw/master/csl-citation.json"} </w:instrText>
      </w:r>
      <w:r w:rsidRPr="00FA5656">
        <w:rPr>
          <w:rFonts w:eastAsiaTheme="minorEastAsia" w:cstheme="minorHAnsi"/>
          <w:color w:val="FF0000"/>
          <w:sz w:val="22"/>
          <w:szCs w:val="22"/>
        </w:rPr>
        <w:fldChar w:fldCharType="separate"/>
      </w:r>
      <w:r w:rsidR="00BD6EA2" w:rsidRPr="00FA5656">
        <w:rPr>
          <w:color w:val="FF0000"/>
          <w:sz w:val="22"/>
          <w:szCs w:val="22"/>
          <w:lang w:val="en-US"/>
        </w:rPr>
        <w:t xml:space="preserve">(Atkinson 1994; Daufresne </w:t>
      </w:r>
      <w:r w:rsidR="00BD6EA2" w:rsidRPr="00FA5656">
        <w:rPr>
          <w:i/>
          <w:iCs/>
          <w:color w:val="FF0000"/>
          <w:sz w:val="22"/>
          <w:szCs w:val="22"/>
          <w:lang w:val="en-US"/>
        </w:rPr>
        <w:t>et al.</w:t>
      </w:r>
      <w:r w:rsidR="00BD6EA2" w:rsidRPr="00FA5656">
        <w:rPr>
          <w:color w:val="FF0000"/>
          <w:sz w:val="22"/>
          <w:szCs w:val="22"/>
          <w:lang w:val="en-US"/>
        </w:rPr>
        <w:t xml:space="preserve"> 2009)</w:t>
      </w:r>
      <w:r w:rsidRPr="00FA5656">
        <w:rPr>
          <w:rFonts w:eastAsiaTheme="minorEastAsia" w:cstheme="minorHAnsi"/>
          <w:color w:val="FF0000"/>
          <w:sz w:val="22"/>
          <w:szCs w:val="22"/>
        </w:rPr>
        <w:fldChar w:fldCharType="end"/>
      </w:r>
      <w:r w:rsidRPr="00FA5656">
        <w:rPr>
          <w:rFonts w:eastAsiaTheme="minorEastAsia" w:cstheme="minorHAnsi"/>
          <w:color w:val="FF0000"/>
          <w:sz w:val="22"/>
          <w:szCs w:val="22"/>
          <w:lang w:val="en-US"/>
        </w:rPr>
        <w:t xml:space="preserve">, has fueled research into climate-driven changes </w:t>
      </w:r>
      <w:r w:rsidR="004633DE" w:rsidRPr="00FA5656">
        <w:rPr>
          <w:rFonts w:eastAsiaTheme="minorEastAsia" w:cstheme="minorHAnsi"/>
          <w:color w:val="FF0000"/>
          <w:sz w:val="22"/>
          <w:szCs w:val="22"/>
          <w:lang w:val="en-US"/>
        </w:rPr>
        <w:t>in growth trajectories of also fish</w:t>
      </w:r>
      <w:r w:rsidR="00A951F0" w:rsidRPr="00FA5656">
        <w:rPr>
          <w:rFonts w:eastAsiaTheme="minorEastAsia" w:cstheme="minorHAnsi"/>
          <w:color w:val="FF0000"/>
          <w:sz w:val="22"/>
          <w:szCs w:val="22"/>
          <w:lang w:val="en-US"/>
        </w:rPr>
        <w:t xml:space="preserve"> - e</w:t>
      </w:r>
      <w:r w:rsidR="00DD541B" w:rsidRPr="00FA5656">
        <w:rPr>
          <w:rFonts w:eastAsiaTheme="minorEastAsia" w:cstheme="minorHAnsi"/>
          <w:color w:val="FF0000"/>
          <w:sz w:val="22"/>
          <w:szCs w:val="22"/>
          <w:lang w:val="en-US"/>
        </w:rPr>
        <w:t>specially since TSR-effects are predicted to</w:t>
      </w:r>
      <w:r w:rsidR="007D4D51" w:rsidRPr="00FA5656">
        <w:rPr>
          <w:rFonts w:eastAsiaTheme="minorEastAsia" w:cstheme="minorHAnsi"/>
          <w:color w:val="FF0000"/>
          <w:sz w:val="22"/>
          <w:szCs w:val="22"/>
          <w:lang w:val="en-US"/>
        </w:rPr>
        <w:t xml:space="preserve"> be stronger in aquatic systems </w:t>
      </w:r>
      <w:r w:rsidR="007D4D51"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{"citationID":"c3XBGykn","properties":{"formattedCitation":"(Forster {\\i{}et al.} 2012; Horne {\\i{}et al.} 2015)","plainCitation":"(Forster et al. 2012; Horne et al. 2015)","noteIndex":0},"citationItems":[{"id":782,"uris":["http://zotero.org/users/6116610/items/4RD47BDW"],"uri":["http://zotero.org/users/6116610/items/4RD47BDW"],"itemData":{"id":782,"type":"article-journal","issue":"47","page":"19310–19314","source":"Zotero","title":"Warming-induced reductions in body size are greater in aquatic than terrestrial species","volume":"109","author":[{"family":"Forster","given":"Jack"},{"family":"Hirst","given":"Andrew G"},{"family":"Atkinson","given":"David"}],"issued":{"date-parts":[["2012"]]}}},{"id":795,"uris":["http://zotero.org/users/6116610/items/PDRYQAXM"],"uri":["http://zotero.org/users/6116610/items/PDRYQAXM"],"itemData":{"id":795,"type":"article-journal","abstract":"Two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7D4D51" w:rsidRPr="00FA5656">
        <w:rPr>
          <w:rFonts w:eastAsiaTheme="minorEastAsia" w:cstheme="minorHAnsi"/>
          <w:color w:val="FF0000"/>
          <w:sz w:val="22"/>
          <w:szCs w:val="22"/>
        </w:rPr>
        <w:fldChar w:fldCharType="separate"/>
      </w:r>
      <w:r w:rsidR="007D4D51" w:rsidRPr="00FA5656">
        <w:rPr>
          <w:color w:val="FF0000"/>
          <w:sz w:val="22"/>
          <w:szCs w:val="22"/>
          <w:lang w:val="en-US"/>
        </w:rPr>
        <w:t xml:space="preserve">(Forster </w:t>
      </w:r>
      <w:r w:rsidR="007D4D51" w:rsidRPr="00FA5656">
        <w:rPr>
          <w:i/>
          <w:iCs/>
          <w:color w:val="FF0000"/>
          <w:sz w:val="22"/>
          <w:szCs w:val="22"/>
          <w:lang w:val="en-US"/>
        </w:rPr>
        <w:t>et al.</w:t>
      </w:r>
      <w:r w:rsidR="007D4D51" w:rsidRPr="00FA5656">
        <w:rPr>
          <w:color w:val="FF0000"/>
          <w:sz w:val="22"/>
          <w:szCs w:val="22"/>
          <w:lang w:val="en-US"/>
        </w:rPr>
        <w:t xml:space="preserve"> 2012; Horne </w:t>
      </w:r>
      <w:r w:rsidR="007D4D51" w:rsidRPr="00FA5656">
        <w:rPr>
          <w:i/>
          <w:iCs/>
          <w:color w:val="FF0000"/>
          <w:sz w:val="22"/>
          <w:szCs w:val="22"/>
          <w:lang w:val="en-US"/>
        </w:rPr>
        <w:t>et al.</w:t>
      </w:r>
      <w:r w:rsidR="007D4D51" w:rsidRPr="00FA5656">
        <w:rPr>
          <w:color w:val="FF0000"/>
          <w:sz w:val="22"/>
          <w:szCs w:val="22"/>
          <w:lang w:val="en-US"/>
        </w:rPr>
        <w:t xml:space="preserve"> 2015)</w:t>
      </w:r>
      <w:r w:rsidR="007D4D51" w:rsidRPr="00FA5656">
        <w:rPr>
          <w:rFonts w:eastAsiaTheme="minorEastAsia" w:cstheme="minorHAnsi"/>
          <w:color w:val="FF0000"/>
          <w:sz w:val="22"/>
          <w:szCs w:val="22"/>
        </w:rPr>
        <w:fldChar w:fldCharType="end"/>
      </w:r>
      <w:r w:rsidR="006F55E1" w:rsidRPr="00FA5656">
        <w:rPr>
          <w:rFonts w:eastAsiaTheme="minorEastAsia" w:cstheme="minorHAnsi"/>
          <w:color w:val="FF0000"/>
          <w:sz w:val="22"/>
          <w:szCs w:val="22"/>
          <w:lang w:val="en-US"/>
        </w:rPr>
        <w:t xml:space="preserve">. </w:t>
      </w:r>
      <w:r w:rsidR="00D54E46" w:rsidRPr="00FA5656">
        <w:rPr>
          <w:rFonts w:eastAsiaTheme="minorEastAsia" w:cstheme="minorHAnsi"/>
          <w:color w:val="FF0000"/>
          <w:sz w:val="22"/>
          <w:szCs w:val="22"/>
          <w:lang w:val="en-US"/>
        </w:rPr>
        <w:t>S</w:t>
      </w:r>
      <w:r w:rsidR="00C52BA2" w:rsidRPr="00FA5656">
        <w:rPr>
          <w:rFonts w:eastAsiaTheme="minorEastAsia" w:cstheme="minorHAnsi"/>
          <w:color w:val="FF0000"/>
          <w:sz w:val="22"/>
          <w:szCs w:val="22"/>
          <w:lang w:val="en-US"/>
        </w:rPr>
        <w:t xml:space="preserve">tudies on </w:t>
      </w:r>
      <w:r w:rsidR="00D90CF8" w:rsidRPr="00FA5656">
        <w:rPr>
          <w:rFonts w:eastAsiaTheme="minorEastAsia" w:cstheme="minorHAnsi"/>
          <w:color w:val="FF0000"/>
          <w:sz w:val="22"/>
          <w:szCs w:val="22"/>
          <w:lang w:val="en-US"/>
        </w:rPr>
        <w:t>changes in individual growth trajectories</w:t>
      </w:r>
      <w:r w:rsidR="00336EDA" w:rsidRPr="00FA5656">
        <w:rPr>
          <w:rFonts w:eastAsiaTheme="minorEastAsia" w:cstheme="minorHAnsi"/>
          <w:color w:val="FF0000"/>
          <w:sz w:val="22"/>
          <w:szCs w:val="22"/>
          <w:lang w:val="en-US"/>
        </w:rPr>
        <w:t xml:space="preserve"> t</w:t>
      </w:r>
      <w:r w:rsidR="00B3678B" w:rsidRPr="00FA5656">
        <w:rPr>
          <w:color w:val="FF0000"/>
          <w:sz w:val="22"/>
          <w:szCs w:val="22"/>
          <w:lang w:val="en-US"/>
        </w:rPr>
        <w:t>ypically utilize time series</w:t>
      </w:r>
      <w:r w:rsidR="00D54E46" w:rsidRPr="00FA5656">
        <w:rPr>
          <w:color w:val="FF0000"/>
          <w:sz w:val="22"/>
          <w:szCs w:val="22"/>
          <w:lang w:val="en-US"/>
        </w:rPr>
        <w:t xml:space="preserve"> of age-at-length or </w:t>
      </w:r>
      <w:r w:rsidR="00B7262C" w:rsidRPr="00FA5656">
        <w:rPr>
          <w:color w:val="FF0000"/>
          <w:sz w:val="22"/>
          <w:szCs w:val="22"/>
          <w:lang w:val="en-US"/>
        </w:rPr>
        <w:t>catch</w:t>
      </w:r>
      <w:r w:rsidR="00D54E46" w:rsidRPr="00FA5656">
        <w:rPr>
          <w:color w:val="FF0000"/>
          <w:sz w:val="22"/>
          <w:szCs w:val="22"/>
          <w:lang w:val="en-US"/>
        </w:rPr>
        <w:t xml:space="preserve"> data </w:t>
      </w:r>
      <w:r w:rsidR="00336EDA"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{"citationID":"TPyzTNWJ","properties":{"formattedCitation":"(Thresher {\\i{}et al.} 2007; Baudron {\\i{}et al.} 2014; van Rijn {\\i{}et al.} 2017; Huss {\\i{}et al.} 2019)","plainCitation":"(Thresher et al. 2007; Baudron et al. 2014; van Rijn et al. 2017;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id":607,"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3D314E" w:rsidRPr="00FA5656">
        <w:rPr>
          <w:rFonts w:eastAsiaTheme="minorEastAsia" w:cstheme="minorHAnsi"/>
          <w:color w:val="FF0000"/>
          <w:sz w:val="22"/>
          <w:szCs w:val="22"/>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336EDA" w:rsidRPr="00FA5656">
        <w:rPr>
          <w:rFonts w:eastAsiaTheme="minorEastAsia" w:cstheme="minorHAnsi"/>
          <w:color w:val="FF0000"/>
          <w:sz w:val="22"/>
          <w:szCs w:val="22"/>
        </w:rPr>
        <w:fldChar w:fldCharType="separate"/>
      </w:r>
      <w:r w:rsidR="00D54E46" w:rsidRPr="00FA5656">
        <w:rPr>
          <w:color w:val="FF0000"/>
          <w:sz w:val="22"/>
          <w:szCs w:val="22"/>
        </w:rPr>
        <w:t xml:space="preserve">(Thresher </w:t>
      </w:r>
      <w:r w:rsidR="00D54E46" w:rsidRPr="00FA5656">
        <w:rPr>
          <w:i/>
          <w:iCs/>
          <w:color w:val="FF0000"/>
          <w:sz w:val="22"/>
          <w:szCs w:val="22"/>
        </w:rPr>
        <w:t>et al.</w:t>
      </w:r>
      <w:r w:rsidR="00D54E46" w:rsidRPr="00FA5656">
        <w:rPr>
          <w:color w:val="FF0000"/>
          <w:sz w:val="22"/>
          <w:szCs w:val="22"/>
        </w:rPr>
        <w:t xml:space="preserve"> 2007; Baudron </w:t>
      </w:r>
      <w:r w:rsidR="00D54E46" w:rsidRPr="00FA5656">
        <w:rPr>
          <w:i/>
          <w:iCs/>
          <w:color w:val="FF0000"/>
          <w:sz w:val="22"/>
          <w:szCs w:val="22"/>
        </w:rPr>
        <w:t>et al.</w:t>
      </w:r>
      <w:r w:rsidR="00D54E46" w:rsidRPr="00FA5656">
        <w:rPr>
          <w:color w:val="FF0000"/>
          <w:sz w:val="22"/>
          <w:szCs w:val="22"/>
        </w:rPr>
        <w:t xml:space="preserve"> 2014; van Rijn </w:t>
      </w:r>
      <w:r w:rsidR="00D54E46" w:rsidRPr="00FA5656">
        <w:rPr>
          <w:i/>
          <w:iCs/>
          <w:color w:val="FF0000"/>
          <w:sz w:val="22"/>
          <w:szCs w:val="22"/>
        </w:rPr>
        <w:t>et al.</w:t>
      </w:r>
      <w:r w:rsidR="00D54E46" w:rsidRPr="00FA5656">
        <w:rPr>
          <w:color w:val="FF0000"/>
          <w:sz w:val="22"/>
          <w:szCs w:val="22"/>
        </w:rPr>
        <w:t xml:space="preserve"> 2017; Huss </w:t>
      </w:r>
      <w:r w:rsidR="00D54E46" w:rsidRPr="00FA5656">
        <w:rPr>
          <w:i/>
          <w:iCs/>
          <w:color w:val="FF0000"/>
          <w:sz w:val="22"/>
          <w:szCs w:val="22"/>
        </w:rPr>
        <w:t>et al.</w:t>
      </w:r>
      <w:r w:rsidR="00D54E46" w:rsidRPr="00FA5656">
        <w:rPr>
          <w:color w:val="FF0000"/>
          <w:sz w:val="22"/>
          <w:szCs w:val="22"/>
        </w:rPr>
        <w:t xml:space="preserve"> 2019)</w:t>
      </w:r>
      <w:r w:rsidR="00336EDA" w:rsidRPr="00FA5656">
        <w:rPr>
          <w:rFonts w:eastAsiaTheme="minorEastAsia" w:cstheme="minorHAnsi"/>
          <w:color w:val="FF0000"/>
          <w:sz w:val="22"/>
          <w:szCs w:val="22"/>
        </w:rPr>
        <w:fldChar w:fldCharType="end"/>
      </w:r>
      <w:r w:rsidR="00AD7F68" w:rsidRPr="00FA5656">
        <w:rPr>
          <w:color w:val="FF0000"/>
          <w:sz w:val="22"/>
          <w:szCs w:val="22"/>
        </w:rPr>
        <w:t xml:space="preserve">. </w:t>
      </w:r>
      <w:r w:rsidR="00D54E46" w:rsidRPr="00FA5656">
        <w:rPr>
          <w:color w:val="FF0000"/>
          <w:sz w:val="22"/>
          <w:szCs w:val="22"/>
          <w:lang w:val="en-US"/>
        </w:rPr>
        <w:t xml:space="preserve">In most cases </w:t>
      </w:r>
      <w:r w:rsidR="00B3678B" w:rsidRPr="00FA5656">
        <w:rPr>
          <w:rFonts w:eastAsiaTheme="minorEastAsia" w:cstheme="minorHAnsi"/>
          <w:color w:val="FF0000"/>
          <w:sz w:val="22"/>
          <w:szCs w:val="22"/>
          <w:lang w:val="en-US"/>
        </w:rPr>
        <w:t xml:space="preserve">such data are only available species with a long history of </w:t>
      </w:r>
      <w:r w:rsidR="00B550C3" w:rsidRPr="00FA5656">
        <w:rPr>
          <w:rFonts w:eastAsiaTheme="minorEastAsia" w:cstheme="minorHAnsi"/>
          <w:color w:val="FF0000"/>
          <w:sz w:val="22"/>
          <w:szCs w:val="22"/>
          <w:lang w:val="en-US"/>
        </w:rPr>
        <w:t>commercial exploitation</w:t>
      </w:r>
      <w:r w:rsidR="00BD6EA2" w:rsidRPr="00FA5656">
        <w:rPr>
          <w:rFonts w:eastAsiaTheme="minorEastAsia" w:cstheme="minorHAnsi"/>
          <w:color w:val="FF0000"/>
          <w:sz w:val="22"/>
          <w:szCs w:val="22"/>
          <w:lang w:val="en-US"/>
        </w:rPr>
        <w:t xml:space="preserve"> and time-varying population </w:t>
      </w:r>
      <w:r w:rsidR="0099434F" w:rsidRPr="00FA5656">
        <w:rPr>
          <w:rFonts w:eastAsiaTheme="minorEastAsia" w:cstheme="minorHAnsi"/>
          <w:color w:val="FF0000"/>
          <w:sz w:val="22"/>
          <w:szCs w:val="22"/>
          <w:lang w:val="en-US"/>
        </w:rPr>
        <w:t>abundance</w:t>
      </w:r>
      <w:r w:rsidR="00BD6EA2" w:rsidRPr="00FA5656">
        <w:rPr>
          <w:rFonts w:eastAsiaTheme="minorEastAsia" w:cstheme="minorHAnsi"/>
          <w:color w:val="FF0000"/>
          <w:sz w:val="22"/>
          <w:szCs w:val="22"/>
          <w:lang w:val="en-US"/>
        </w:rPr>
        <w:t>s</w:t>
      </w:r>
      <w:r w:rsidR="0099434F" w:rsidRPr="00FA5656">
        <w:rPr>
          <w:rFonts w:eastAsiaTheme="minorEastAsia" w:cstheme="minorHAnsi"/>
          <w:color w:val="FF0000"/>
          <w:sz w:val="22"/>
          <w:szCs w:val="22"/>
          <w:lang w:val="en-US"/>
        </w:rPr>
        <w:t xml:space="preserve"> and food productivity</w:t>
      </w:r>
      <w:r w:rsidR="008C7959" w:rsidRPr="00FA5656">
        <w:rPr>
          <w:rFonts w:eastAsiaTheme="minorEastAsia" w:cstheme="minorHAnsi"/>
          <w:color w:val="FF0000"/>
          <w:sz w:val="22"/>
          <w:szCs w:val="22"/>
          <w:lang w:val="en-US"/>
        </w:rPr>
        <w:t xml:space="preserve">, </w:t>
      </w:r>
      <w:r w:rsidR="00BD6EA2" w:rsidRPr="00FA5656">
        <w:rPr>
          <w:rFonts w:eastAsiaTheme="minorEastAsia" w:cstheme="minorHAnsi"/>
          <w:color w:val="FF0000"/>
          <w:sz w:val="22"/>
          <w:szCs w:val="22"/>
          <w:lang w:val="en-US"/>
        </w:rPr>
        <w:t xml:space="preserve">which </w:t>
      </w:r>
      <w:r w:rsidR="008C7959" w:rsidRPr="00FA5656">
        <w:rPr>
          <w:rFonts w:eastAsiaTheme="minorEastAsia" w:cstheme="minorHAnsi"/>
          <w:color w:val="FF0000"/>
          <w:sz w:val="22"/>
          <w:szCs w:val="22"/>
          <w:lang w:val="en-US"/>
        </w:rPr>
        <w:t xml:space="preserve">could </w:t>
      </w:r>
      <w:r w:rsidR="0099434F" w:rsidRPr="00FA5656">
        <w:rPr>
          <w:rFonts w:eastAsiaTheme="minorEastAsia" w:cstheme="minorHAnsi"/>
          <w:color w:val="FF0000"/>
          <w:sz w:val="22"/>
          <w:szCs w:val="22"/>
          <w:lang w:val="en-US"/>
        </w:rPr>
        <w:t xml:space="preserve">confound or dilute </w:t>
      </w:r>
      <w:r w:rsidR="008C7959" w:rsidRPr="00FA5656">
        <w:rPr>
          <w:rFonts w:eastAsiaTheme="minorEastAsia" w:cstheme="minorHAnsi"/>
          <w:color w:val="FF0000"/>
          <w:sz w:val="22"/>
          <w:szCs w:val="22"/>
          <w:lang w:val="en-US"/>
        </w:rPr>
        <w:t xml:space="preserve">any </w:t>
      </w:r>
      <w:r w:rsidR="0099434F" w:rsidRPr="00FA5656">
        <w:rPr>
          <w:rFonts w:eastAsiaTheme="minorEastAsia" w:cstheme="minorHAnsi"/>
          <w:color w:val="FF0000"/>
          <w:sz w:val="22"/>
          <w:szCs w:val="22"/>
          <w:lang w:val="en-US"/>
        </w:rPr>
        <w:t xml:space="preserve">climate </w:t>
      </w:r>
      <w:r w:rsidR="00B649ED" w:rsidRPr="00FA5656">
        <w:rPr>
          <w:rFonts w:eastAsiaTheme="minorEastAsia" w:cstheme="minorHAnsi"/>
          <w:color w:val="FF0000"/>
          <w:sz w:val="22"/>
          <w:szCs w:val="22"/>
          <w:lang w:val="en-US"/>
        </w:rPr>
        <w:t xml:space="preserve">change </w:t>
      </w:r>
      <w:r w:rsidR="0099434F" w:rsidRPr="00FA5656">
        <w:rPr>
          <w:rFonts w:eastAsiaTheme="minorEastAsia" w:cstheme="minorHAnsi"/>
          <w:color w:val="FF0000"/>
          <w:sz w:val="22"/>
          <w:szCs w:val="22"/>
          <w:lang w:val="en-US"/>
        </w:rPr>
        <w:t>signal</w:t>
      </w:r>
      <w:r w:rsidR="00B649ED" w:rsidRPr="00FA5656">
        <w:rPr>
          <w:rFonts w:eastAsiaTheme="minorEastAsia" w:cstheme="minorHAnsi"/>
          <w:color w:val="FF0000"/>
          <w:sz w:val="22"/>
          <w:szCs w:val="22"/>
          <w:lang w:val="en-US"/>
        </w:rPr>
        <w:t>s</w:t>
      </w:r>
      <w:r w:rsidR="00C32925" w:rsidRPr="00FA5656">
        <w:rPr>
          <w:rFonts w:eastAsiaTheme="minorEastAsia" w:cstheme="minorHAnsi"/>
          <w:color w:val="FF0000"/>
          <w:sz w:val="22"/>
          <w:szCs w:val="22"/>
          <w:lang w:val="en-US"/>
        </w:rPr>
        <w:t xml:space="preserve"> in individual growth data</w:t>
      </w:r>
      <w:r w:rsidR="0099434F" w:rsidRPr="00FA5656">
        <w:rPr>
          <w:rFonts w:eastAsiaTheme="minorEastAsia" w:cstheme="minorHAnsi"/>
          <w:color w:val="FF0000"/>
          <w:sz w:val="22"/>
          <w:szCs w:val="22"/>
          <w:lang w:val="en-US"/>
        </w:rPr>
        <w:t xml:space="preserve">. </w:t>
      </w:r>
      <w:r w:rsidR="00FD7C1C" w:rsidRPr="00FA5656">
        <w:rPr>
          <w:rFonts w:eastAsiaTheme="minorEastAsia" w:cstheme="minorHAnsi"/>
          <w:color w:val="FF0000"/>
          <w:sz w:val="22"/>
          <w:szCs w:val="22"/>
          <w:lang w:val="en-US"/>
        </w:rPr>
        <w:t xml:space="preserve">Therefore, it is important to </w:t>
      </w:r>
      <w:r w:rsidR="00D54E46" w:rsidRPr="00FA5656">
        <w:rPr>
          <w:rFonts w:eastAsiaTheme="minorEastAsia" w:cstheme="minorHAnsi"/>
          <w:color w:val="FF0000"/>
          <w:sz w:val="22"/>
          <w:szCs w:val="22"/>
          <w:lang w:val="en-US"/>
        </w:rPr>
        <w:t>compare</w:t>
      </w:r>
      <w:r w:rsidR="00CF6B94" w:rsidRPr="00FA5656">
        <w:rPr>
          <w:rFonts w:eastAsiaTheme="minorEastAsia" w:cstheme="minorHAnsi"/>
          <w:color w:val="FF0000"/>
          <w:sz w:val="22"/>
          <w:szCs w:val="22"/>
          <w:lang w:val="en-US"/>
        </w:rPr>
        <w:t xml:space="preserve"> field </w:t>
      </w:r>
      <w:r w:rsidR="00590C7A" w:rsidRPr="00FA5656">
        <w:rPr>
          <w:rFonts w:eastAsiaTheme="minorEastAsia" w:cstheme="minorHAnsi"/>
          <w:color w:val="FF0000"/>
          <w:sz w:val="22"/>
          <w:szCs w:val="22"/>
          <w:lang w:val="en-US"/>
        </w:rPr>
        <w:t xml:space="preserve">studies </w:t>
      </w:r>
      <w:r w:rsidR="00FD7C1C" w:rsidRPr="00FA5656">
        <w:rPr>
          <w:rFonts w:eastAsiaTheme="minorEastAsia" w:cstheme="minorHAnsi"/>
          <w:color w:val="FF0000"/>
          <w:sz w:val="22"/>
          <w:szCs w:val="22"/>
          <w:lang w:val="en-US"/>
        </w:rPr>
        <w:t xml:space="preserve">with </w:t>
      </w:r>
      <w:r w:rsidR="00BD6EA2" w:rsidRPr="00FA5656">
        <w:rPr>
          <w:rFonts w:eastAsiaTheme="minorEastAsia" w:cstheme="minorHAnsi"/>
          <w:color w:val="FF0000"/>
          <w:sz w:val="22"/>
          <w:szCs w:val="22"/>
          <w:lang w:val="en-US"/>
        </w:rPr>
        <w:t>controlled environments</w:t>
      </w:r>
      <w:r w:rsidR="001041C9" w:rsidRPr="00FA5656">
        <w:rPr>
          <w:rFonts w:eastAsiaTheme="minorEastAsia" w:cstheme="minorHAnsi"/>
          <w:color w:val="FF0000"/>
          <w:sz w:val="22"/>
          <w:szCs w:val="22"/>
          <w:lang w:val="en-US"/>
        </w:rPr>
        <w:t xml:space="preserve">. </w:t>
      </w:r>
      <w:r w:rsidR="00BD6EA2" w:rsidRPr="00FA5656">
        <w:rPr>
          <w:rFonts w:eastAsiaTheme="minorEastAsia" w:cstheme="minorHAnsi"/>
          <w:color w:val="FF0000"/>
          <w:sz w:val="22"/>
          <w:szCs w:val="22"/>
          <w:lang w:val="en-US"/>
        </w:rPr>
        <w:t>Our</w:t>
      </w:r>
      <w:r w:rsidR="00D95CF1" w:rsidRPr="00FA5656">
        <w:rPr>
          <w:rFonts w:eastAsiaTheme="minorEastAsia" w:cstheme="minorHAnsi"/>
          <w:color w:val="FF0000"/>
          <w:sz w:val="22"/>
          <w:szCs w:val="22"/>
          <w:lang w:val="en-US"/>
        </w:rPr>
        <w:t xml:space="preserve"> finding that growth rates increase </w:t>
      </w:r>
      <w:r w:rsidR="008B5A42" w:rsidRPr="00FA5656">
        <w:rPr>
          <w:rFonts w:eastAsiaTheme="minorEastAsia" w:cstheme="minorHAnsi"/>
          <w:color w:val="FF0000"/>
          <w:sz w:val="22"/>
          <w:szCs w:val="22"/>
          <w:lang w:val="en-US"/>
        </w:rPr>
        <w:t xml:space="preserve">with temperature is </w:t>
      </w:r>
      <w:r w:rsidR="002F39E7" w:rsidRPr="00FA5656">
        <w:rPr>
          <w:rFonts w:eastAsiaTheme="minorEastAsia" w:cstheme="minorHAnsi"/>
          <w:color w:val="FF0000"/>
          <w:sz w:val="22"/>
          <w:szCs w:val="22"/>
          <w:lang w:val="en-US"/>
        </w:rPr>
        <w:t xml:space="preserve">similar to finding </w:t>
      </w:r>
      <w:r w:rsidR="008B5A42" w:rsidRPr="00FA5656">
        <w:rPr>
          <w:rFonts w:eastAsiaTheme="minorEastAsia" w:cstheme="minorHAnsi"/>
          <w:color w:val="FF0000"/>
          <w:sz w:val="22"/>
          <w:szCs w:val="22"/>
          <w:lang w:val="en-US"/>
        </w:rPr>
        <w:t xml:space="preserve">positive correlations between </w:t>
      </w:r>
      <m:oMath>
        <m:r>
          <w:rPr>
            <w:rFonts w:ascii="Cambria Math" w:eastAsiaTheme="minorEastAsia" w:hAnsi="Cambria Math" w:cstheme="minorHAnsi"/>
            <w:color w:val="FF0000"/>
            <w:sz w:val="22"/>
            <w:szCs w:val="22"/>
          </w:rPr>
          <m:t>K</m:t>
        </m:r>
      </m:oMath>
      <w:r w:rsidR="008B5A42" w:rsidRPr="00FA5656">
        <w:rPr>
          <w:rFonts w:eastAsiaTheme="minorEastAsia" w:cstheme="minorHAnsi"/>
          <w:color w:val="FF0000"/>
          <w:sz w:val="22"/>
          <w:szCs w:val="22"/>
          <w:lang w:val="en-US"/>
        </w:rPr>
        <w:t xml:space="preserve"> and temperature, as was</w:t>
      </w:r>
      <w:r w:rsidR="007157A0" w:rsidRPr="00FA5656">
        <w:rPr>
          <w:rFonts w:eastAsiaTheme="minorEastAsia" w:cstheme="minorHAnsi"/>
          <w:color w:val="FF0000"/>
          <w:sz w:val="22"/>
          <w:szCs w:val="22"/>
          <w:lang w:val="en-US"/>
        </w:rPr>
        <w:t xml:space="preserve"> many have </w:t>
      </w:r>
      <w:r w:rsidR="008B5A42" w:rsidRPr="00FA5656">
        <w:rPr>
          <w:rFonts w:eastAsiaTheme="minorEastAsia" w:cstheme="minorHAnsi"/>
          <w:color w:val="FF0000"/>
          <w:sz w:val="22"/>
          <w:szCs w:val="22"/>
          <w:lang w:val="en-US"/>
        </w:rPr>
        <w:t xml:space="preserve">found </w:t>
      </w:r>
      <w:r w:rsidR="007157A0" w:rsidRPr="00FA5656">
        <w:rPr>
          <w:rFonts w:eastAsiaTheme="minorEastAsia" w:cstheme="minorHAnsi"/>
          <w:color w:val="FF0000"/>
          <w:sz w:val="22"/>
          <w:szCs w:val="22"/>
          <w:lang w:val="en-US"/>
        </w:rPr>
        <w:t>also in field data</w:t>
      </w:r>
      <w:r w:rsidR="008B5A42" w:rsidRPr="00FA5656">
        <w:rPr>
          <w:rFonts w:eastAsiaTheme="minorEastAsia" w:cstheme="minorHAnsi"/>
          <w:color w:val="FF0000"/>
          <w:sz w:val="22"/>
          <w:szCs w:val="22"/>
          <w:lang w:val="en-US"/>
        </w:rPr>
        <w:t xml:space="preserve">. </w:t>
      </w:r>
    </w:p>
    <w:p w14:paraId="771E26AE" w14:textId="5CF4F353" w:rsidR="009A3C78" w:rsidRPr="00FA5656" w:rsidRDefault="00B55ABF" w:rsidP="00904830">
      <w:pPr>
        <w:spacing w:line="480" w:lineRule="auto"/>
        <w:ind w:firstLine="284"/>
        <w:contextualSpacing/>
        <w:jc w:val="both"/>
        <w:rPr>
          <w:rFonts w:eastAsiaTheme="minorEastAsia" w:cstheme="minorHAnsi"/>
          <w:color w:val="FF0000"/>
          <w:sz w:val="22"/>
          <w:szCs w:val="22"/>
          <w:lang w:val="en-US"/>
        </w:rPr>
      </w:pPr>
      <w:r w:rsidRPr="00FA5656">
        <w:rPr>
          <w:rFonts w:eastAsiaTheme="minorEastAsia" w:cstheme="minorHAnsi"/>
          <w:color w:val="FF0000"/>
          <w:sz w:val="22"/>
          <w:szCs w:val="22"/>
          <w:lang w:val="en-US"/>
        </w:rPr>
        <w:t>While our data do not contain individuals that are close to their predicted asymptotic body sizes, we do s</w:t>
      </w:r>
      <w:r w:rsidR="002F2D81" w:rsidRPr="00FA5656">
        <w:rPr>
          <w:rFonts w:eastAsiaTheme="minorEastAsia" w:cstheme="minorHAnsi"/>
          <w:color w:val="FF0000"/>
          <w:sz w:val="22"/>
          <w:szCs w:val="22"/>
          <w:lang w:val="en-US"/>
        </w:rPr>
        <w:t>ee</w:t>
      </w:r>
      <w:r w:rsidRPr="00FA5656">
        <w:rPr>
          <w:rFonts w:eastAsiaTheme="minorEastAsia" w:cstheme="minorHAnsi"/>
          <w:color w:val="FF0000"/>
          <w:sz w:val="22"/>
          <w:szCs w:val="22"/>
          <w:lang w:val="en-US"/>
        </w:rPr>
        <w:t xml:space="preserve"> </w:t>
      </w:r>
      <w:r w:rsidR="00153DAF" w:rsidRPr="00FA5656">
        <w:rPr>
          <w:rFonts w:eastAsiaTheme="minorEastAsia" w:cstheme="minorHAnsi"/>
          <w:color w:val="FF0000"/>
          <w:sz w:val="22"/>
          <w:szCs w:val="22"/>
          <w:lang w:val="en-US"/>
        </w:rPr>
        <w:t xml:space="preserve">weak </w:t>
      </w:r>
      <w:r w:rsidRPr="00FA5656">
        <w:rPr>
          <w:rFonts w:eastAsiaTheme="minorEastAsia" w:cstheme="minorHAnsi"/>
          <w:color w:val="FF0000"/>
          <w:sz w:val="22"/>
          <w:szCs w:val="22"/>
          <w:lang w:val="en-US"/>
        </w:rPr>
        <w:t xml:space="preserve">evidence of </w:t>
      </w:r>
      <w:r w:rsidR="00E978BB" w:rsidRPr="00FA5656">
        <w:rPr>
          <w:rFonts w:eastAsiaTheme="minorEastAsia" w:cstheme="minorHAnsi"/>
          <w:color w:val="FF0000"/>
          <w:sz w:val="22"/>
          <w:szCs w:val="22"/>
          <w:lang w:val="en-US"/>
        </w:rPr>
        <w:t xml:space="preserve">the </w:t>
      </w:r>
      <w:r w:rsidRPr="00FA5656">
        <w:rPr>
          <w:rFonts w:eastAsiaTheme="minorEastAsia" w:cstheme="minorHAnsi"/>
          <w:color w:val="FF0000"/>
          <w:sz w:val="22"/>
          <w:szCs w:val="22"/>
          <w:lang w:val="en-US"/>
        </w:rPr>
        <w:t>positive effects of warming on growth leveling off over onto</w:t>
      </w:r>
      <w:r w:rsidR="00E978BB" w:rsidRPr="00FA5656">
        <w:rPr>
          <w:rFonts w:eastAsiaTheme="minorEastAsia" w:cstheme="minorHAnsi"/>
          <w:color w:val="FF0000"/>
          <w:sz w:val="22"/>
          <w:szCs w:val="22"/>
          <w:lang w:val="en-US"/>
        </w:rPr>
        <w:t>geny</w:t>
      </w:r>
      <w:r w:rsidR="00172DE9" w:rsidRPr="00FA5656">
        <w:rPr>
          <w:rFonts w:eastAsiaTheme="minorEastAsia" w:cstheme="minorHAnsi"/>
          <w:color w:val="FF0000"/>
          <w:sz w:val="22"/>
          <w:szCs w:val="22"/>
          <w:lang w:val="en-US"/>
        </w:rPr>
        <w:t xml:space="preserve">. </w:t>
      </w:r>
      <w:r w:rsidRPr="00FA5656">
        <w:rPr>
          <w:rFonts w:eastAsiaTheme="minorEastAsia" w:cstheme="minorHAnsi"/>
          <w:color w:val="FF0000"/>
          <w:sz w:val="22"/>
          <w:szCs w:val="22"/>
          <w:lang w:val="en-US"/>
        </w:rPr>
        <w:t xml:space="preserve">This </w:t>
      </w:r>
      <w:r w:rsidR="002F2D81" w:rsidRPr="00FA5656">
        <w:rPr>
          <w:rFonts w:eastAsiaTheme="minorEastAsia" w:cstheme="minorHAnsi"/>
          <w:color w:val="FF0000"/>
          <w:sz w:val="22"/>
          <w:szCs w:val="22"/>
          <w:lang w:val="en-US"/>
        </w:rPr>
        <w:t>would be</w:t>
      </w:r>
      <w:r w:rsidRPr="00FA5656">
        <w:rPr>
          <w:rFonts w:eastAsiaTheme="minorEastAsia" w:cstheme="minorHAnsi"/>
          <w:color w:val="FF0000"/>
          <w:sz w:val="22"/>
          <w:szCs w:val="22"/>
          <w:lang w:val="en-US"/>
        </w:rPr>
        <w:t xml:space="preserve"> analogous to </w:t>
      </w:r>
      <w:r w:rsidR="00B05288" w:rsidRPr="00FA5656">
        <w:rPr>
          <w:rFonts w:eastAsiaTheme="minorEastAsia" w:cstheme="minorHAnsi"/>
          <w:color w:val="FF0000"/>
          <w:sz w:val="22"/>
          <w:szCs w:val="22"/>
          <w:lang w:val="en-US"/>
        </w:rPr>
        <w:t xml:space="preserve">declines in maximum body size, or </w:t>
      </w:r>
      <m:oMath>
        <m:sSub>
          <m:sSubPr>
            <m:ctrlPr>
              <w:rPr>
                <w:rFonts w:ascii="Cambria Math" w:eastAsiaTheme="minorEastAsia" w:hAnsi="Cambria Math" w:cstheme="minorHAnsi"/>
                <w:i/>
                <w:color w:val="FF0000"/>
                <w:sz w:val="22"/>
                <w:szCs w:val="22"/>
              </w:rPr>
            </m:ctrlPr>
          </m:sSubPr>
          <m:e>
            <m:r>
              <w:rPr>
                <w:rFonts w:ascii="Cambria Math" w:eastAsiaTheme="minorEastAsia" w:hAnsi="Cambria Math" w:cstheme="minorHAnsi"/>
                <w:color w:val="FF0000"/>
                <w:sz w:val="22"/>
                <w:szCs w:val="22"/>
              </w:rPr>
              <m:t>L</m:t>
            </m:r>
          </m:e>
          <m:sub>
            <m:r>
              <w:rPr>
                <w:rFonts w:ascii="Cambria Math" w:eastAsiaTheme="minorEastAsia" w:hAnsi="Cambria Math" w:cstheme="minorHAnsi"/>
                <w:color w:val="FF0000"/>
                <w:sz w:val="22"/>
                <w:szCs w:val="22"/>
                <w:lang w:val="en-US"/>
              </w:rPr>
              <m:t>∞</m:t>
            </m:r>
          </m:sub>
        </m:sSub>
      </m:oMath>
      <w:r w:rsidR="00B05288" w:rsidRPr="00FA5656">
        <w:rPr>
          <w:rFonts w:eastAsiaTheme="minorEastAsia" w:cstheme="minorHAnsi"/>
          <w:color w:val="FF0000"/>
          <w:sz w:val="22"/>
          <w:szCs w:val="22"/>
          <w:lang w:val="en-US"/>
        </w:rPr>
        <w:t xml:space="preserve"> in time series </w:t>
      </w:r>
      <w:r w:rsidR="00B05288"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{"citationID":"oBXAL4a2","properties":{"formattedCitation":"(Baudron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B05288" w:rsidRPr="00FA5656">
        <w:rPr>
          <w:rFonts w:eastAsiaTheme="minorEastAsia" w:cstheme="minorHAnsi"/>
          <w:color w:val="FF0000"/>
          <w:sz w:val="22"/>
          <w:szCs w:val="22"/>
        </w:rPr>
        <w:fldChar w:fldCharType="separate"/>
      </w:r>
      <w:r w:rsidR="00B05288" w:rsidRPr="00FA5656">
        <w:rPr>
          <w:color w:val="FF0000"/>
          <w:sz w:val="22"/>
          <w:szCs w:val="22"/>
          <w:lang w:val="en-US"/>
        </w:rPr>
        <w:t xml:space="preserve">(Baudron </w:t>
      </w:r>
      <w:r w:rsidR="00B05288" w:rsidRPr="00FA5656">
        <w:rPr>
          <w:i/>
          <w:iCs/>
          <w:color w:val="FF0000"/>
          <w:sz w:val="22"/>
          <w:szCs w:val="22"/>
          <w:lang w:val="en-US"/>
        </w:rPr>
        <w:t>et al.</w:t>
      </w:r>
      <w:r w:rsidR="00B05288" w:rsidRPr="00FA5656">
        <w:rPr>
          <w:color w:val="FF0000"/>
          <w:sz w:val="22"/>
          <w:szCs w:val="22"/>
          <w:lang w:val="en-US"/>
        </w:rPr>
        <w:t xml:space="preserve"> 2014; van Rijn </w:t>
      </w:r>
      <w:r w:rsidR="00B05288" w:rsidRPr="00FA5656">
        <w:rPr>
          <w:i/>
          <w:iCs/>
          <w:color w:val="FF0000"/>
          <w:sz w:val="22"/>
          <w:szCs w:val="22"/>
          <w:lang w:val="en-US"/>
        </w:rPr>
        <w:t>et al.</w:t>
      </w:r>
      <w:r w:rsidR="00B05288" w:rsidRPr="00FA5656">
        <w:rPr>
          <w:color w:val="FF0000"/>
          <w:sz w:val="22"/>
          <w:szCs w:val="22"/>
          <w:lang w:val="en-US"/>
        </w:rPr>
        <w:t xml:space="preserve"> 2017)</w:t>
      </w:r>
      <w:r w:rsidR="00B05288" w:rsidRPr="00FA5656">
        <w:rPr>
          <w:rFonts w:eastAsiaTheme="minorEastAsia" w:cstheme="minorHAnsi"/>
          <w:color w:val="FF0000"/>
          <w:sz w:val="22"/>
          <w:szCs w:val="22"/>
        </w:rPr>
        <w:fldChar w:fldCharType="end"/>
      </w:r>
      <w:r w:rsidR="005C02FE" w:rsidRPr="00FA5656">
        <w:rPr>
          <w:rFonts w:eastAsiaTheme="minorEastAsia" w:cstheme="minorHAnsi"/>
          <w:color w:val="FF0000"/>
          <w:sz w:val="22"/>
          <w:szCs w:val="22"/>
          <w:lang w:val="en-US"/>
        </w:rPr>
        <w:t>. However</w:t>
      </w:r>
      <w:r w:rsidR="00D30532" w:rsidRPr="00FA5656">
        <w:rPr>
          <w:rFonts w:eastAsiaTheme="minorEastAsia" w:cstheme="minorHAnsi"/>
          <w:color w:val="FF0000"/>
          <w:sz w:val="22"/>
          <w:szCs w:val="22"/>
          <w:lang w:val="en-US"/>
        </w:rPr>
        <w:t xml:space="preserve">, </w:t>
      </w:r>
      <w:r w:rsidR="00E42643" w:rsidRPr="00FA5656">
        <w:rPr>
          <w:rFonts w:eastAsiaTheme="minorEastAsia" w:cstheme="minorHAnsi"/>
          <w:color w:val="FF0000"/>
          <w:sz w:val="22"/>
          <w:szCs w:val="22"/>
          <w:lang w:val="en-US"/>
        </w:rPr>
        <w:t xml:space="preserve">we estimate a relative small interaction-effect, meaning notable impacts on growth only manifest </w:t>
      </w:r>
      <w:r w:rsidR="003B0EA7" w:rsidRPr="00FA5656">
        <w:rPr>
          <w:rFonts w:eastAsiaTheme="minorEastAsia" w:cstheme="minorHAnsi"/>
          <w:color w:val="FF0000"/>
          <w:sz w:val="22"/>
          <w:szCs w:val="22"/>
          <w:lang w:val="en-US"/>
        </w:rPr>
        <w:t>over large temperature and body mass ranges</w:t>
      </w:r>
      <w:r w:rsidR="009A2C4C" w:rsidRPr="00FA5656">
        <w:rPr>
          <w:rFonts w:eastAsiaTheme="minorEastAsia" w:cstheme="minorHAnsi"/>
          <w:color w:val="FF0000"/>
          <w:sz w:val="22"/>
          <w:szCs w:val="22"/>
          <w:lang w:val="en-US"/>
        </w:rPr>
        <w:t xml:space="preserve"> (see Fig. 3)</w:t>
      </w:r>
      <w:r w:rsidR="00E4571C" w:rsidRPr="00FA5656">
        <w:rPr>
          <w:rFonts w:eastAsiaTheme="minorEastAsia" w:cstheme="minorHAnsi"/>
          <w:color w:val="FF0000"/>
          <w:sz w:val="22"/>
          <w:szCs w:val="22"/>
          <w:lang w:val="en-US"/>
        </w:rPr>
        <w:t xml:space="preserve"> </w:t>
      </w:r>
      <w:r w:rsidR="001E6743" w:rsidRPr="00FA5656">
        <w:rPr>
          <w:rFonts w:eastAsiaTheme="minorEastAsia" w:cstheme="minorHAnsi"/>
          <w:color w:val="FF0000"/>
          <w:sz w:val="22"/>
          <w:szCs w:val="22"/>
          <w:lang w:val="en-US"/>
        </w:rPr>
        <w:t>(</w:t>
      </w:r>
      <w:r w:rsidR="00E4571C" w:rsidRPr="00FA5656">
        <w:rPr>
          <w:rFonts w:eastAsiaTheme="minorEastAsia" w:cstheme="minorHAnsi"/>
          <w:color w:val="FF0000"/>
          <w:sz w:val="22"/>
          <w:szCs w:val="22"/>
          <w:lang w:val="en-US"/>
        </w:rPr>
        <w:t xml:space="preserve">but we also note that this estimate is almost an order of magnitude lower than what has been reported for some </w:t>
      </w:r>
      <w:r w:rsidR="00B7262C" w:rsidRPr="00FA5656">
        <w:rPr>
          <w:rFonts w:eastAsiaTheme="minorEastAsia" w:cstheme="minorHAnsi"/>
          <w:color w:val="FF0000"/>
          <w:sz w:val="22"/>
          <w:szCs w:val="22"/>
          <w:lang w:val="en-US"/>
        </w:rPr>
        <w:t xml:space="preserve">single </w:t>
      </w:r>
      <w:r w:rsidR="00E4571C" w:rsidRPr="00FA5656">
        <w:rPr>
          <w:rFonts w:eastAsiaTheme="minorEastAsia" w:cstheme="minorHAnsi"/>
          <w:color w:val="FF0000"/>
          <w:sz w:val="22"/>
          <w:szCs w:val="22"/>
          <w:lang w:val="en-US"/>
        </w:rPr>
        <w:t>species</w:t>
      </w:r>
      <w:r w:rsidR="00B44EF8" w:rsidRPr="00FA5656">
        <w:rPr>
          <w:rFonts w:eastAsiaTheme="minorEastAsia" w:cstheme="minorHAnsi"/>
          <w:color w:val="FF0000"/>
          <w:sz w:val="22"/>
          <w:szCs w:val="22"/>
          <w:lang w:val="en-US"/>
        </w:rPr>
        <w:t xml:space="preserve"> studies</w:t>
      </w:r>
      <w:r w:rsidR="00D254EC" w:rsidRPr="00FA5656">
        <w:rPr>
          <w:rFonts w:eastAsiaTheme="minorEastAsia" w:cstheme="minorHAnsi"/>
          <w:color w:val="FF0000"/>
          <w:sz w:val="22"/>
          <w:szCs w:val="22"/>
          <w:lang w:val="en-US"/>
        </w:rPr>
        <w:t>, e.g.</w:t>
      </w:r>
      <w:r w:rsidR="00B44EF8" w:rsidRPr="00FA5656">
        <w:rPr>
          <w:rFonts w:eastAsiaTheme="minorEastAsia" w:cstheme="minorHAnsi"/>
          <w:color w:val="FF0000"/>
          <w:sz w:val="22"/>
          <w:szCs w:val="22"/>
          <w:lang w:val="en-US"/>
        </w:rPr>
        <w:t xml:space="preserve"> </w:t>
      </w:r>
      <w:proofErr w:type="spellStart"/>
      <w:r w:rsidR="00B44EF8" w:rsidRPr="00FA5656">
        <w:rPr>
          <w:rFonts w:eastAsiaTheme="minorEastAsia" w:cstheme="minorHAnsi"/>
          <w:color w:val="FF0000"/>
          <w:sz w:val="22"/>
          <w:szCs w:val="22"/>
          <w:lang w:val="en-US"/>
        </w:rPr>
        <w:t>Björnsson</w:t>
      </w:r>
      <w:proofErr w:type="spellEnd"/>
      <w:r w:rsidR="00B44EF8" w:rsidRPr="00FA5656">
        <w:rPr>
          <w:rFonts w:eastAsiaTheme="minorEastAsia" w:cstheme="minorHAnsi"/>
          <w:color w:val="FF0000"/>
          <w:sz w:val="22"/>
          <w:szCs w:val="22"/>
          <w:lang w:val="en-US"/>
        </w:rPr>
        <w:t xml:space="preserve"> </w:t>
      </w:r>
      <w:r w:rsidR="00B44EF8" w:rsidRPr="00FA5656">
        <w:rPr>
          <w:rFonts w:eastAsiaTheme="minorEastAsia" w:cstheme="minorHAnsi"/>
          <w:i/>
          <w:color w:val="FF0000"/>
          <w:sz w:val="22"/>
          <w:szCs w:val="22"/>
          <w:lang w:val="en-US"/>
        </w:rPr>
        <w:t>et al</w:t>
      </w:r>
      <w:r w:rsidR="00B44EF8" w:rsidRPr="00FA5656">
        <w:rPr>
          <w:rFonts w:eastAsiaTheme="minorEastAsia" w:cstheme="minorHAnsi"/>
          <w:color w:val="FF0000"/>
          <w:sz w:val="22"/>
          <w:szCs w:val="22"/>
          <w:lang w:val="en-US"/>
        </w:rPr>
        <w:t>. (2007)</w:t>
      </w:r>
      <w:r w:rsidR="001E6743" w:rsidRPr="00FA5656">
        <w:rPr>
          <w:rFonts w:eastAsiaTheme="minorEastAsia" w:cstheme="minorHAnsi"/>
          <w:color w:val="FF0000"/>
          <w:sz w:val="22"/>
          <w:szCs w:val="22"/>
          <w:lang w:val="en-US"/>
        </w:rPr>
        <w:t>)</w:t>
      </w:r>
      <w:r w:rsidR="003B0EA7" w:rsidRPr="00FA5656">
        <w:rPr>
          <w:rFonts w:eastAsiaTheme="minorEastAsia" w:cstheme="minorHAnsi"/>
          <w:color w:val="FF0000"/>
          <w:sz w:val="22"/>
          <w:szCs w:val="22"/>
          <w:lang w:val="en-US"/>
        </w:rPr>
        <w:t>.</w:t>
      </w:r>
      <w:r w:rsidR="001E6743" w:rsidRPr="00FA5656">
        <w:rPr>
          <w:rFonts w:eastAsiaTheme="minorEastAsia" w:cstheme="minorHAnsi"/>
          <w:color w:val="FF0000"/>
          <w:sz w:val="22"/>
          <w:szCs w:val="22"/>
          <w:lang w:val="en-US"/>
        </w:rPr>
        <w:t xml:space="preserve"> </w:t>
      </w:r>
      <w:r w:rsidR="00162F58" w:rsidRPr="00FA5656">
        <w:rPr>
          <w:rFonts w:eastAsiaTheme="minorEastAsia" w:cstheme="minorHAnsi"/>
          <w:color w:val="FF0000"/>
          <w:sz w:val="22"/>
          <w:szCs w:val="22"/>
          <w:lang w:val="en-US"/>
        </w:rPr>
        <w:t xml:space="preserve">On the contrary, </w:t>
      </w:r>
      <w:r w:rsidR="007D4F7C" w:rsidRPr="00FA5656">
        <w:rPr>
          <w:rFonts w:eastAsiaTheme="minorEastAsia" w:cstheme="minorHAnsi"/>
          <w:color w:val="FF0000"/>
          <w:sz w:val="22"/>
          <w:szCs w:val="22"/>
          <w:lang w:val="en-US"/>
        </w:rPr>
        <w:t xml:space="preserve">we find </w:t>
      </w:r>
      <w:r w:rsidR="00E426C7" w:rsidRPr="00FA5656">
        <w:rPr>
          <w:rFonts w:eastAsiaTheme="minorEastAsia" w:cstheme="minorHAnsi"/>
          <w:color w:val="FF0000"/>
          <w:sz w:val="22"/>
          <w:szCs w:val="22"/>
          <w:lang w:val="en-US"/>
        </w:rPr>
        <w:t xml:space="preserve">clear </w:t>
      </w:r>
      <w:r w:rsidR="00941CF8" w:rsidRPr="00FA5656">
        <w:rPr>
          <w:rFonts w:eastAsiaTheme="minorEastAsia" w:cstheme="minorHAnsi"/>
          <w:color w:val="FF0000"/>
          <w:sz w:val="22"/>
          <w:szCs w:val="22"/>
          <w:lang w:val="en-US"/>
        </w:rPr>
        <w:t>effects of body mass on optimal growth temperatures</w:t>
      </w:r>
      <w:r w:rsidR="00261377" w:rsidRPr="00FA5656">
        <w:rPr>
          <w:rFonts w:eastAsiaTheme="minorEastAsia" w:cstheme="minorHAnsi"/>
          <w:color w:val="FF0000"/>
          <w:sz w:val="22"/>
          <w:szCs w:val="22"/>
          <w:lang w:val="en-US"/>
        </w:rPr>
        <w:t xml:space="preserve">. Assuming that fish exhibit </w:t>
      </w:r>
      <w:r w:rsidR="00F12FC2" w:rsidRPr="00FA5656">
        <w:rPr>
          <w:rFonts w:eastAsiaTheme="minorEastAsia" w:cstheme="minorHAnsi"/>
          <w:color w:val="FF0000"/>
          <w:sz w:val="22"/>
          <w:szCs w:val="22"/>
          <w:lang w:val="en-US"/>
        </w:rPr>
        <w:t xml:space="preserve">similar temperatures in the environment over ontogeny, </w:t>
      </w:r>
      <w:r w:rsidR="00AC2F7F" w:rsidRPr="00FA5656">
        <w:rPr>
          <w:rFonts w:eastAsiaTheme="minorEastAsia" w:cstheme="minorHAnsi"/>
          <w:color w:val="FF0000"/>
          <w:sz w:val="22"/>
          <w:szCs w:val="22"/>
          <w:lang w:val="en-US"/>
        </w:rPr>
        <w:t>this would lead to warming lowering growth performance of the largest fish in a population first (we estimate roughly a 4</w:t>
      </w:r>
      <m:oMath>
        <m:r>
          <w:rPr>
            <w:rFonts w:ascii="Cambria Math" w:eastAsiaTheme="minorEastAsia" w:hAnsi="Cambria Math" w:cstheme="minorHAnsi"/>
            <w:color w:val="FF0000"/>
            <w:sz w:val="22"/>
            <w:szCs w:val="22"/>
            <w:lang w:val="en-US"/>
          </w:rPr>
          <m:t>℃</m:t>
        </m:r>
      </m:oMath>
      <w:r w:rsidR="00AC2F7F" w:rsidRPr="00FA5656">
        <w:rPr>
          <w:rFonts w:eastAsiaTheme="minorEastAsia" w:cstheme="minorHAnsi"/>
          <w:color w:val="FF0000"/>
          <w:sz w:val="22"/>
          <w:szCs w:val="22"/>
          <w:lang w:val="en-US"/>
        </w:rPr>
        <w:t xml:space="preserve"> change in optimum </w:t>
      </w:r>
      <m:oMath>
        <m:r>
          <w:rPr>
            <w:rFonts w:ascii="Cambria Math" w:eastAsiaTheme="minorEastAsia" w:hAnsi="Cambria Math" w:cstheme="minorHAnsi"/>
            <w:color w:val="FF0000"/>
            <w:sz w:val="22"/>
            <w:szCs w:val="22"/>
          </w:rPr>
          <m:t>T</m:t>
        </m:r>
      </m:oMath>
      <w:r w:rsidR="00AC2F7F" w:rsidRPr="00FA5656">
        <w:rPr>
          <w:rFonts w:eastAsiaTheme="minorEastAsia" w:cstheme="minorHAnsi"/>
          <w:color w:val="FF0000"/>
          <w:sz w:val="22"/>
          <w:szCs w:val="22"/>
          <w:lang w:val="en-US"/>
        </w:rPr>
        <w:t xml:space="preserve"> over ontogeny). </w:t>
      </w:r>
      <w:r w:rsidR="00EE5B78" w:rsidRPr="00FA5656">
        <w:rPr>
          <w:rFonts w:eastAsiaTheme="minorEastAsia" w:cstheme="minorHAnsi"/>
          <w:color w:val="FF0000"/>
          <w:sz w:val="22"/>
          <w:szCs w:val="22"/>
          <w:lang w:val="en-US"/>
        </w:rPr>
        <w:t xml:space="preserve">However, this may not always be the case, as for instance </w:t>
      </w:r>
      <w:proofErr w:type="spellStart"/>
      <w:r w:rsidR="00EE5B78" w:rsidRPr="00FA5656">
        <w:rPr>
          <w:rFonts w:eastAsiaTheme="minorEastAsia" w:cstheme="minorHAnsi"/>
          <w:color w:val="FF0000"/>
          <w:sz w:val="22"/>
          <w:szCs w:val="22"/>
          <w:lang w:val="en-US"/>
        </w:rPr>
        <w:t>Heincke’s</w:t>
      </w:r>
      <w:proofErr w:type="spellEnd"/>
      <w:r w:rsidR="00EE5B78" w:rsidRPr="00FA5656">
        <w:rPr>
          <w:rFonts w:eastAsiaTheme="minorEastAsia" w:cstheme="minorHAnsi"/>
          <w:color w:val="FF0000"/>
          <w:sz w:val="22"/>
          <w:szCs w:val="22"/>
          <w:lang w:val="en-US"/>
        </w:rPr>
        <w:t xml:space="preserve"> law states that</w:t>
      </w:r>
      <w:r w:rsidR="000E214D" w:rsidRPr="00FA5656">
        <w:rPr>
          <w:rFonts w:eastAsiaTheme="minorEastAsia" w:cstheme="minorHAnsi"/>
          <w:color w:val="FF0000"/>
          <w:sz w:val="22"/>
          <w:szCs w:val="22"/>
          <w:lang w:val="en-US"/>
        </w:rPr>
        <w:t xml:space="preserve"> individuals move to deeper habitats over ontogeny</w:t>
      </w:r>
      <w:r w:rsidR="00EE5B78" w:rsidRPr="00FA5656">
        <w:rPr>
          <w:rFonts w:eastAsiaTheme="minorEastAsia" w:cstheme="minorHAnsi"/>
          <w:color w:val="FF0000"/>
          <w:sz w:val="22"/>
          <w:szCs w:val="22"/>
          <w:lang w:val="en-US"/>
        </w:rPr>
        <w:t xml:space="preserve"> </w:t>
      </w:r>
      <w:r w:rsidR="00EE5B78"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{"citationID":"k4eBQiA8","properties":{"formattedCitation":"(Heincke 1913; Audzijonyte &amp; Pecl 2018)","plainCitation":"(Heincke 1913; Audzijonyte &amp; Pecl 2018)","noteIndex":0},"citationItems":[{"id":550,"uris":["http://zotero.org/users/6116610/items/R4H8NZVA"],"uri":["http://zotero.org/users/6116610/items/R4H8NZVA"],"itemData":{"id":550,"type":"article-journal","title":"Rapp. Proc. Verb. Réun. ICES 16, 1–70.","author":[{"family":"Heincke","given":"","suffix":"F"}],"issued":{"date-parts":[["1913"]]}}},{"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EE5B78" w:rsidRPr="00FA5656">
        <w:rPr>
          <w:rFonts w:eastAsiaTheme="minorEastAsia" w:cstheme="minorHAnsi"/>
          <w:color w:val="FF0000"/>
          <w:sz w:val="22"/>
          <w:szCs w:val="22"/>
        </w:rPr>
        <w:fldChar w:fldCharType="separate"/>
      </w:r>
      <w:r w:rsidR="000E214D" w:rsidRPr="00FA5656">
        <w:rPr>
          <w:color w:val="FF0000"/>
          <w:sz w:val="22"/>
          <w:szCs w:val="22"/>
          <w:lang w:val="en-US"/>
        </w:rPr>
        <w:t>(Heincke 1913; Audzijonyte &amp; Pecl 2018)</w:t>
      </w:r>
      <w:r w:rsidR="00EE5B78" w:rsidRPr="00FA5656">
        <w:rPr>
          <w:rFonts w:eastAsiaTheme="minorEastAsia" w:cstheme="minorHAnsi"/>
          <w:color w:val="FF0000"/>
          <w:sz w:val="22"/>
          <w:szCs w:val="22"/>
        </w:rPr>
        <w:fldChar w:fldCharType="end"/>
      </w:r>
      <w:r w:rsidR="0063701C" w:rsidRPr="00FA5656">
        <w:rPr>
          <w:rFonts w:eastAsiaTheme="minorEastAsia" w:cstheme="minorHAnsi"/>
          <w:color w:val="FF0000"/>
          <w:sz w:val="22"/>
          <w:szCs w:val="22"/>
          <w:lang w:val="en-US"/>
        </w:rPr>
        <w:t xml:space="preserve">, and other type of ontogenetic habitat shifts are well documented, e.g. </w:t>
      </w:r>
      <w:r w:rsidR="0063701C"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{"citationID":"dSwkKuyz","properties":{"formattedCitation":"(Werner &amp; Hall 1988)","plainCitation":"(Werner &amp; Hall 1988)","noteIndex":0},"citationItems":[{"id":551,"uris":["http://zotero.org/users/6116610/items/DFGXN47I"],"uri":["http://zotero.org/users/6116610/items/DFGXN47I"],"itemData":{"id":551,"type":"article-journal","abstract":"The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63701C" w:rsidRPr="00FA5656">
        <w:rPr>
          <w:rFonts w:eastAsiaTheme="minorEastAsia" w:cstheme="minorHAnsi"/>
          <w:color w:val="FF0000"/>
          <w:sz w:val="22"/>
          <w:szCs w:val="22"/>
        </w:rPr>
        <w:fldChar w:fldCharType="separate"/>
      </w:r>
      <w:r w:rsidR="0063701C" w:rsidRPr="00FA5656">
        <w:rPr>
          <w:color w:val="FF0000"/>
          <w:sz w:val="22"/>
          <w:szCs w:val="22"/>
          <w:lang w:val="en-US"/>
        </w:rPr>
        <w:t>(Werner &amp; Hall 1988)</w:t>
      </w:r>
      <w:r w:rsidR="0063701C" w:rsidRPr="00FA5656">
        <w:rPr>
          <w:rFonts w:eastAsiaTheme="minorEastAsia" w:cstheme="minorHAnsi"/>
          <w:color w:val="FF0000"/>
          <w:sz w:val="22"/>
          <w:szCs w:val="22"/>
        </w:rPr>
        <w:fldChar w:fldCharType="end"/>
      </w:r>
      <w:r w:rsidR="00B81D85" w:rsidRPr="00FA5656">
        <w:rPr>
          <w:rFonts w:eastAsiaTheme="minorEastAsia" w:cstheme="minorHAnsi"/>
          <w:color w:val="FF0000"/>
          <w:sz w:val="22"/>
          <w:szCs w:val="22"/>
          <w:lang w:val="en-US"/>
        </w:rPr>
        <w:t>.</w:t>
      </w:r>
      <w:r w:rsidR="007664CB" w:rsidRPr="00FA5656">
        <w:rPr>
          <w:rFonts w:eastAsiaTheme="minorEastAsia" w:cstheme="minorHAnsi"/>
          <w:color w:val="FF0000"/>
          <w:sz w:val="22"/>
          <w:szCs w:val="22"/>
          <w:lang w:val="en-US"/>
        </w:rPr>
        <w:t xml:space="preserve"> </w:t>
      </w:r>
      <w:r w:rsidR="00762BEA" w:rsidRPr="00FA5656">
        <w:rPr>
          <w:rFonts w:eastAsiaTheme="minorEastAsia" w:cstheme="minorHAnsi"/>
          <w:color w:val="FF0000"/>
          <w:sz w:val="22"/>
          <w:szCs w:val="22"/>
          <w:lang w:val="en-US"/>
        </w:rPr>
        <w:t>For i</w:t>
      </w:r>
      <w:r w:rsidR="007664CB" w:rsidRPr="00FA5656">
        <w:rPr>
          <w:rFonts w:eastAsiaTheme="minorEastAsia" w:cstheme="minorHAnsi"/>
          <w:color w:val="FF0000"/>
          <w:sz w:val="22"/>
          <w:szCs w:val="22"/>
          <w:lang w:val="en-US"/>
        </w:rPr>
        <w:t xml:space="preserve">nferences about impacts of climate change, the change in optimum growth temperature that we report here should be viewed in relation to size-dependent habitat temperatures if those change over ontogeny. That said, there are already empirical evidence of the largest individuals being the first to suffer negative impacts of warming from e.g. heatwaves </w:t>
      </w:r>
      <w:r w:rsidR="007664CB"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{"citationID":"RAF4XUYq","properties":{"formattedCitation":"(P\\uc0\\u246{}rtner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7664CB" w:rsidRPr="00FA5656">
        <w:rPr>
          <w:rFonts w:eastAsiaTheme="minorEastAsia" w:cstheme="minorHAnsi"/>
          <w:color w:val="FF0000"/>
          <w:sz w:val="22"/>
          <w:szCs w:val="22"/>
        </w:rPr>
        <w:fldChar w:fldCharType="separate"/>
      </w:r>
      <w:r w:rsidR="007664CB" w:rsidRPr="00FA5656">
        <w:rPr>
          <w:color w:val="FF0000"/>
          <w:sz w:val="22"/>
          <w:szCs w:val="22"/>
          <w:lang w:val="en-US"/>
        </w:rPr>
        <w:t>(Pörtner &amp; Knust 2007)</w:t>
      </w:r>
      <w:r w:rsidR="007664CB" w:rsidRPr="00FA5656">
        <w:rPr>
          <w:rFonts w:eastAsiaTheme="minorEastAsia" w:cstheme="minorHAnsi"/>
          <w:color w:val="FF0000"/>
          <w:sz w:val="22"/>
          <w:szCs w:val="22"/>
        </w:rPr>
        <w:fldChar w:fldCharType="end"/>
      </w:r>
      <w:r w:rsidR="007664CB" w:rsidRPr="00FA5656">
        <w:rPr>
          <w:rFonts w:eastAsiaTheme="minorEastAsia" w:cstheme="minorHAnsi"/>
          <w:color w:val="FF0000"/>
          <w:sz w:val="22"/>
          <w:szCs w:val="22"/>
          <w:lang w:val="en-US"/>
        </w:rPr>
        <w:t>.</w:t>
      </w:r>
      <w:r w:rsidR="00957D60" w:rsidRPr="00FA5656">
        <w:rPr>
          <w:rFonts w:eastAsiaTheme="minorEastAsia" w:cstheme="minorHAnsi"/>
          <w:color w:val="FF0000"/>
          <w:sz w:val="22"/>
          <w:szCs w:val="22"/>
          <w:lang w:val="en-US"/>
        </w:rPr>
        <w:t xml:space="preserve"> Taken together, </w:t>
      </w:r>
      <w:r w:rsidR="005D1CE5" w:rsidRPr="00FA5656">
        <w:rPr>
          <w:rFonts w:eastAsiaTheme="minorEastAsia" w:cstheme="minorHAnsi"/>
          <w:color w:val="FF0000"/>
          <w:sz w:val="22"/>
          <w:szCs w:val="22"/>
          <w:lang w:val="en-US"/>
        </w:rPr>
        <w:t xml:space="preserve">while </w:t>
      </w:r>
      <w:r w:rsidR="00034317" w:rsidRPr="00FA5656">
        <w:rPr>
          <w:rFonts w:eastAsiaTheme="minorEastAsia" w:cstheme="minorHAnsi"/>
          <w:color w:val="FF0000"/>
          <w:sz w:val="22"/>
          <w:szCs w:val="22"/>
          <w:lang w:val="en-US"/>
        </w:rPr>
        <w:t xml:space="preserve">temperature has a </w:t>
      </w:r>
      <w:r w:rsidR="005D1CE5" w:rsidRPr="00FA5656">
        <w:rPr>
          <w:rFonts w:eastAsiaTheme="minorEastAsia" w:cstheme="minorHAnsi"/>
          <w:color w:val="FF0000"/>
          <w:sz w:val="22"/>
          <w:szCs w:val="22"/>
          <w:lang w:val="en-US"/>
        </w:rPr>
        <w:t xml:space="preserve">clear </w:t>
      </w:r>
      <w:r w:rsidR="00034317" w:rsidRPr="00FA5656">
        <w:rPr>
          <w:rFonts w:eastAsiaTheme="minorEastAsia" w:cstheme="minorHAnsi"/>
          <w:color w:val="FF0000"/>
          <w:sz w:val="22"/>
          <w:szCs w:val="22"/>
          <w:lang w:val="en-US"/>
        </w:rPr>
        <w:t>positive effect</w:t>
      </w:r>
      <w:r w:rsidR="00870F88" w:rsidRPr="00FA5656">
        <w:rPr>
          <w:rFonts w:eastAsiaTheme="minorEastAsia" w:cstheme="minorHAnsi"/>
          <w:color w:val="FF0000"/>
          <w:sz w:val="22"/>
          <w:szCs w:val="22"/>
          <w:lang w:val="en-US"/>
        </w:rPr>
        <w:t xml:space="preserve"> o</w:t>
      </w:r>
      <w:r w:rsidR="00034317" w:rsidRPr="00FA5656">
        <w:rPr>
          <w:rFonts w:eastAsiaTheme="minorEastAsia" w:cstheme="minorHAnsi"/>
          <w:color w:val="FF0000"/>
          <w:sz w:val="22"/>
          <w:szCs w:val="22"/>
          <w:lang w:val="en-US"/>
        </w:rPr>
        <w:t>n</w:t>
      </w:r>
      <w:r w:rsidR="00870F88" w:rsidRPr="00FA5656">
        <w:rPr>
          <w:rFonts w:eastAsiaTheme="minorEastAsia" w:cstheme="minorHAnsi"/>
          <w:color w:val="FF0000"/>
          <w:sz w:val="22"/>
          <w:szCs w:val="22"/>
          <w:lang w:val="en-US"/>
        </w:rPr>
        <w:t xml:space="preserve"> growth at </w:t>
      </w:r>
      <w:r w:rsidR="008C61C0" w:rsidRPr="00FA5656">
        <w:rPr>
          <w:rFonts w:eastAsiaTheme="minorEastAsia" w:cstheme="minorHAnsi"/>
          <w:color w:val="FF0000"/>
          <w:sz w:val="22"/>
          <w:szCs w:val="22"/>
          <w:lang w:val="en-US"/>
        </w:rPr>
        <w:t xml:space="preserve">for small fish </w:t>
      </w:r>
      <w:r w:rsidR="008C61C0" w:rsidRPr="00FA5656">
        <w:rPr>
          <w:rFonts w:eastAsiaTheme="minorEastAsia" w:cstheme="minorHAnsi"/>
          <w:color w:val="FF0000"/>
          <w:sz w:val="22"/>
          <w:szCs w:val="22"/>
          <w:lang w:val="en-US"/>
        </w:rPr>
        <w:lastRenderedPageBreak/>
        <w:t xml:space="preserve">in a </w:t>
      </w:r>
      <w:r w:rsidR="00520AB1" w:rsidRPr="00FA5656">
        <w:rPr>
          <w:rFonts w:eastAsiaTheme="minorEastAsia" w:cstheme="minorHAnsi"/>
          <w:color w:val="FF0000"/>
          <w:sz w:val="22"/>
          <w:szCs w:val="22"/>
          <w:lang w:val="en-US"/>
        </w:rPr>
        <w:t>population</w:t>
      </w:r>
      <w:r w:rsidR="00870F88" w:rsidRPr="00FA5656">
        <w:rPr>
          <w:rFonts w:eastAsiaTheme="minorEastAsia" w:cstheme="minorHAnsi"/>
          <w:color w:val="FF0000"/>
          <w:sz w:val="22"/>
          <w:szCs w:val="22"/>
          <w:lang w:val="en-US"/>
        </w:rPr>
        <w:t xml:space="preserve">, in line with empirical findings, the effect of temperature on </w:t>
      </w:r>
      <w:r w:rsidR="0021092E" w:rsidRPr="00FA5656">
        <w:rPr>
          <w:rFonts w:eastAsiaTheme="minorEastAsia" w:cstheme="minorHAnsi"/>
          <w:color w:val="FF0000"/>
          <w:sz w:val="22"/>
          <w:szCs w:val="22"/>
          <w:lang w:val="en-US"/>
        </w:rPr>
        <w:t xml:space="preserve">the large fish within a species </w:t>
      </w:r>
      <w:r w:rsidR="00870F88" w:rsidRPr="00FA5656">
        <w:rPr>
          <w:rFonts w:eastAsiaTheme="minorEastAsia" w:cstheme="minorHAnsi"/>
          <w:color w:val="FF0000"/>
          <w:sz w:val="22"/>
          <w:szCs w:val="22"/>
          <w:lang w:val="en-US"/>
        </w:rPr>
        <w:t xml:space="preserve">is still not properly understood. </w:t>
      </w:r>
      <w:r w:rsidR="00A17690" w:rsidRPr="00FA5656">
        <w:rPr>
          <w:rFonts w:eastAsiaTheme="minorEastAsia" w:cstheme="minorHAnsi"/>
          <w:color w:val="FF0000"/>
          <w:sz w:val="22"/>
          <w:szCs w:val="22"/>
          <w:lang w:val="en-US"/>
        </w:rPr>
        <w:t>This was also mirrored in a recent experimental study</w:t>
      </w:r>
      <w:r w:rsidR="002C3B62" w:rsidRPr="00FA5656">
        <w:rPr>
          <w:rFonts w:eastAsiaTheme="minorEastAsia" w:cstheme="minorHAnsi"/>
          <w:color w:val="FF0000"/>
          <w:sz w:val="22"/>
          <w:szCs w:val="22"/>
          <w:lang w:val="en-US"/>
        </w:rPr>
        <w:t xml:space="preserve"> by </w:t>
      </w:r>
      <w:proofErr w:type="spellStart"/>
      <w:r w:rsidR="002C3B62" w:rsidRPr="00FA5656">
        <w:rPr>
          <w:rFonts w:eastAsiaTheme="minorEastAsia" w:cstheme="minorHAnsi"/>
          <w:color w:val="FF0000"/>
          <w:sz w:val="22"/>
          <w:szCs w:val="22"/>
          <w:lang w:val="en-US"/>
        </w:rPr>
        <w:t>Barneche</w:t>
      </w:r>
      <w:proofErr w:type="spellEnd"/>
      <w:r w:rsidR="002C3B62" w:rsidRPr="00FA5656">
        <w:rPr>
          <w:rFonts w:eastAsiaTheme="minorEastAsia" w:cstheme="minorHAnsi"/>
          <w:color w:val="FF0000"/>
          <w:sz w:val="22"/>
          <w:szCs w:val="22"/>
          <w:lang w:val="en-US"/>
        </w:rPr>
        <w:t xml:space="preserve"> </w:t>
      </w:r>
      <w:r w:rsidR="002C3B62" w:rsidRPr="00FA5656">
        <w:rPr>
          <w:rFonts w:eastAsiaTheme="minorEastAsia" w:cstheme="minorHAnsi"/>
          <w:i/>
          <w:color w:val="FF0000"/>
          <w:sz w:val="22"/>
          <w:szCs w:val="22"/>
          <w:lang w:val="en-US"/>
        </w:rPr>
        <w:t>et al</w:t>
      </w:r>
      <w:r w:rsidR="002C3B62" w:rsidRPr="00FA5656">
        <w:rPr>
          <w:rFonts w:eastAsiaTheme="minorEastAsia" w:cstheme="minorHAnsi"/>
          <w:color w:val="FF0000"/>
          <w:sz w:val="22"/>
          <w:szCs w:val="22"/>
          <w:lang w:val="en-US"/>
        </w:rPr>
        <w:t>. (2019)</w:t>
      </w:r>
      <w:r w:rsidR="00A17690" w:rsidRPr="00FA5656">
        <w:rPr>
          <w:rFonts w:eastAsiaTheme="minorEastAsia" w:cstheme="minorHAnsi"/>
          <w:color w:val="FF0000"/>
          <w:sz w:val="22"/>
          <w:szCs w:val="22"/>
          <w:lang w:val="en-US"/>
        </w:rPr>
        <w:t xml:space="preserve">, </w:t>
      </w:r>
      <w:r w:rsidR="00525CFC" w:rsidRPr="00FA5656">
        <w:rPr>
          <w:rFonts w:eastAsiaTheme="minorEastAsia" w:cstheme="minorHAnsi"/>
          <w:color w:val="FF0000"/>
          <w:sz w:val="22"/>
          <w:szCs w:val="22"/>
          <w:lang w:val="en-US"/>
        </w:rPr>
        <w:t xml:space="preserve">where </w:t>
      </w:r>
      <w:r w:rsidR="00430DD5" w:rsidRPr="00FA5656">
        <w:rPr>
          <w:rFonts w:eastAsiaTheme="minorEastAsia" w:cstheme="minorHAnsi"/>
          <w:color w:val="FF0000"/>
          <w:sz w:val="22"/>
          <w:szCs w:val="22"/>
          <w:lang w:val="en-US"/>
        </w:rPr>
        <w:t xml:space="preserve">a </w:t>
      </w:r>
      <w:r w:rsidR="00A17690" w:rsidRPr="00FA5656">
        <w:rPr>
          <w:rFonts w:eastAsiaTheme="minorEastAsia" w:cstheme="minorHAnsi"/>
          <w:color w:val="FF0000"/>
          <w:sz w:val="22"/>
          <w:szCs w:val="22"/>
          <w:lang w:val="en-US"/>
        </w:rPr>
        <w:t xml:space="preserve">negative relationship between asymptotic body size and temperature </w:t>
      </w:r>
      <w:r w:rsidR="00430DD5" w:rsidRPr="00FA5656">
        <w:rPr>
          <w:rFonts w:eastAsiaTheme="minorEastAsia" w:cstheme="minorHAnsi"/>
          <w:color w:val="FF0000"/>
          <w:sz w:val="22"/>
          <w:szCs w:val="22"/>
          <w:lang w:val="en-US"/>
        </w:rPr>
        <w:t xml:space="preserve">was </w:t>
      </w:r>
      <w:r w:rsidR="00A17690" w:rsidRPr="00FA5656">
        <w:rPr>
          <w:rFonts w:eastAsiaTheme="minorEastAsia" w:cstheme="minorHAnsi"/>
          <w:color w:val="FF0000"/>
          <w:sz w:val="22"/>
          <w:szCs w:val="22"/>
          <w:lang w:val="en-US"/>
        </w:rPr>
        <w:t>evident</w:t>
      </w:r>
      <w:r w:rsidR="00430DD5" w:rsidRPr="00FA5656">
        <w:rPr>
          <w:rFonts w:eastAsiaTheme="minorEastAsia" w:cstheme="minorHAnsi"/>
          <w:color w:val="FF0000"/>
          <w:sz w:val="22"/>
          <w:szCs w:val="22"/>
          <w:lang w:val="en-US"/>
        </w:rPr>
        <w:t xml:space="preserve"> only at high temperatures</w:t>
      </w:r>
      <w:commentRangeStart w:id="74"/>
      <w:r w:rsidR="00A17690" w:rsidRPr="00FA5656">
        <w:rPr>
          <w:rFonts w:eastAsiaTheme="minorEastAsia" w:cstheme="minorHAnsi"/>
          <w:color w:val="FF0000"/>
          <w:sz w:val="22"/>
          <w:szCs w:val="22"/>
          <w:lang w:val="en-US"/>
        </w:rPr>
        <w:t>.</w:t>
      </w:r>
      <w:commentRangeEnd w:id="74"/>
      <w:r w:rsidR="00AE0308" w:rsidRPr="00FA5656">
        <w:rPr>
          <w:rStyle w:val="CommentReference"/>
          <w:color w:val="FF0000"/>
          <w:sz w:val="22"/>
          <w:szCs w:val="22"/>
        </w:rPr>
        <w:commentReference w:id="74"/>
      </w:r>
      <w:r w:rsidR="004D537D" w:rsidRPr="00FA5656">
        <w:rPr>
          <w:rFonts w:eastAsiaTheme="minorEastAsia" w:cstheme="minorHAnsi"/>
          <w:color w:val="FF0000"/>
          <w:sz w:val="22"/>
          <w:szCs w:val="22"/>
          <w:lang w:val="en-US"/>
        </w:rPr>
        <w:t xml:space="preserve"> The inability to capture clear temperature-effects on asymptotic size over </w:t>
      </w:r>
      <w:r w:rsidR="00B50037" w:rsidRPr="00FA5656">
        <w:rPr>
          <w:rFonts w:eastAsiaTheme="minorEastAsia" w:cstheme="minorHAnsi"/>
          <w:color w:val="FF0000"/>
          <w:sz w:val="22"/>
          <w:szCs w:val="22"/>
          <w:lang w:val="en-US"/>
        </w:rPr>
        <w:t xml:space="preserve">a </w:t>
      </w:r>
      <w:r w:rsidR="004D537D" w:rsidRPr="00FA5656">
        <w:rPr>
          <w:rFonts w:eastAsiaTheme="minorEastAsia" w:cstheme="minorHAnsi"/>
          <w:color w:val="FF0000"/>
          <w:sz w:val="22"/>
          <w:szCs w:val="22"/>
          <w:lang w:val="en-US"/>
        </w:rPr>
        <w:t>realistic temperature-range</w:t>
      </w:r>
      <w:r w:rsidR="0064066A" w:rsidRPr="00FA5656">
        <w:rPr>
          <w:rFonts w:eastAsiaTheme="minorEastAsia" w:cstheme="minorHAnsi"/>
          <w:color w:val="FF0000"/>
          <w:sz w:val="22"/>
          <w:szCs w:val="22"/>
          <w:lang w:val="en-US"/>
        </w:rPr>
        <w:t xml:space="preserve"> experimentally could mean other factors are involved in </w:t>
      </w:r>
      <w:r w:rsidR="0069381B" w:rsidRPr="00FA5656">
        <w:rPr>
          <w:rFonts w:eastAsiaTheme="minorEastAsia" w:cstheme="minorHAnsi"/>
          <w:color w:val="FF0000"/>
          <w:sz w:val="22"/>
          <w:szCs w:val="22"/>
          <w:lang w:val="en-US"/>
        </w:rPr>
        <w:t>time series of field-sampled fish</w:t>
      </w:r>
      <w:r w:rsidR="00631956" w:rsidRPr="00FA5656">
        <w:rPr>
          <w:rFonts w:eastAsiaTheme="minorEastAsia" w:cstheme="minorHAnsi"/>
          <w:color w:val="FF0000"/>
          <w:sz w:val="22"/>
          <w:szCs w:val="22"/>
          <w:lang w:val="en-US"/>
        </w:rPr>
        <w:t>, e.g. life history evolution</w:t>
      </w:r>
      <w:r w:rsidR="00313E1A" w:rsidRPr="00FA5656">
        <w:rPr>
          <w:rFonts w:eastAsiaTheme="minorEastAsia" w:cstheme="minorHAnsi"/>
          <w:color w:val="FF0000"/>
          <w:sz w:val="22"/>
          <w:szCs w:val="22"/>
          <w:lang w:val="en-US"/>
        </w:rPr>
        <w:t xml:space="preserve"> in response to intensive fishing</w:t>
      </w:r>
      <w:commentRangeStart w:id="75"/>
      <w:r w:rsidR="0069381B" w:rsidRPr="00FA5656">
        <w:rPr>
          <w:rFonts w:eastAsiaTheme="minorEastAsia" w:cstheme="minorHAnsi"/>
          <w:color w:val="FF0000"/>
          <w:sz w:val="22"/>
          <w:szCs w:val="22"/>
          <w:lang w:val="en-US"/>
        </w:rPr>
        <w:t xml:space="preserve">. </w:t>
      </w:r>
      <w:commentRangeEnd w:id="75"/>
      <w:r w:rsidR="0011277E" w:rsidRPr="00FA5656">
        <w:rPr>
          <w:rStyle w:val="CommentReference"/>
          <w:color w:val="FF0000"/>
          <w:sz w:val="22"/>
          <w:szCs w:val="22"/>
        </w:rPr>
        <w:commentReference w:id="75"/>
      </w:r>
      <w:r w:rsidR="00F40F6D" w:rsidRPr="00FA5656">
        <w:rPr>
          <w:rFonts w:eastAsiaTheme="minorEastAsia" w:cstheme="minorHAnsi"/>
          <w:color w:val="FF0000"/>
          <w:sz w:val="22"/>
          <w:szCs w:val="22"/>
          <w:lang w:val="en-US"/>
        </w:rPr>
        <w:t xml:space="preserve">However, we are not really able to make that conclusion since </w:t>
      </w:r>
      <w:r w:rsidR="004D2C89" w:rsidRPr="00FA5656">
        <w:rPr>
          <w:rFonts w:eastAsiaTheme="minorEastAsia" w:cstheme="minorHAnsi"/>
          <w:color w:val="FF0000"/>
          <w:sz w:val="22"/>
          <w:szCs w:val="22"/>
          <w:lang w:val="en-US"/>
        </w:rPr>
        <w:t xml:space="preserve">large individuals </w:t>
      </w:r>
      <w:r w:rsidR="00E63965" w:rsidRPr="00FA5656">
        <w:rPr>
          <w:rFonts w:eastAsiaTheme="minorEastAsia" w:cstheme="minorHAnsi"/>
          <w:color w:val="FF0000"/>
          <w:sz w:val="22"/>
          <w:szCs w:val="22"/>
          <w:lang w:val="en-US"/>
        </w:rPr>
        <w:t xml:space="preserve">are generally not covered </w:t>
      </w:r>
      <w:r w:rsidR="004D2C89" w:rsidRPr="00FA5656">
        <w:rPr>
          <w:rFonts w:eastAsiaTheme="minorEastAsia" w:cstheme="minorHAnsi"/>
          <w:color w:val="FF0000"/>
          <w:sz w:val="22"/>
          <w:szCs w:val="22"/>
          <w:lang w:val="en-US"/>
        </w:rPr>
        <w:t xml:space="preserve">in experimental studies, including </w:t>
      </w:r>
      <w:r w:rsidR="003E41BF" w:rsidRPr="00FA5656">
        <w:rPr>
          <w:rFonts w:eastAsiaTheme="minorEastAsia" w:cstheme="minorHAnsi"/>
          <w:color w:val="FF0000"/>
          <w:sz w:val="22"/>
          <w:szCs w:val="22"/>
          <w:lang w:val="en-US"/>
        </w:rPr>
        <w:t xml:space="preserve">those </w:t>
      </w:r>
      <w:r w:rsidR="00F72456" w:rsidRPr="00FA5656">
        <w:rPr>
          <w:rFonts w:eastAsiaTheme="minorEastAsia" w:cstheme="minorHAnsi"/>
          <w:color w:val="FF0000"/>
          <w:sz w:val="22"/>
          <w:szCs w:val="22"/>
          <w:lang w:val="en-US"/>
        </w:rPr>
        <w:t>compiled in this study</w:t>
      </w:r>
      <w:r w:rsidR="00C03F2D" w:rsidRPr="00FA5656">
        <w:rPr>
          <w:rFonts w:eastAsiaTheme="minorEastAsia" w:cstheme="minorHAnsi"/>
          <w:color w:val="FF0000"/>
          <w:sz w:val="22"/>
          <w:szCs w:val="22"/>
          <w:lang w:val="en-US"/>
        </w:rPr>
        <w:t>, and large fish may still find direct negati</w:t>
      </w:r>
      <w:r w:rsidR="00935EDB" w:rsidRPr="00FA5656">
        <w:rPr>
          <w:rFonts w:eastAsiaTheme="minorEastAsia" w:cstheme="minorHAnsi"/>
          <w:color w:val="FF0000"/>
          <w:sz w:val="22"/>
          <w:szCs w:val="22"/>
          <w:lang w:val="en-US"/>
        </w:rPr>
        <w:t>ve impacts of warming on body growth</w:t>
      </w:r>
      <w:r w:rsidR="00DD5BF0" w:rsidRPr="00FA5656">
        <w:rPr>
          <w:rFonts w:eastAsiaTheme="minorEastAsia" w:cstheme="minorHAnsi"/>
          <w:color w:val="FF0000"/>
          <w:sz w:val="22"/>
          <w:szCs w:val="22"/>
          <w:lang w:val="en-US"/>
        </w:rPr>
        <w:t xml:space="preserve">. </w:t>
      </w:r>
    </w:p>
    <w:p w14:paraId="4CEB77A3" w14:textId="4E2A0D85" w:rsidR="00BA4E1B" w:rsidRPr="00FA5656" w:rsidRDefault="00D77E21" w:rsidP="00904830">
      <w:pPr>
        <w:spacing w:line="480" w:lineRule="auto"/>
        <w:ind w:firstLine="284"/>
        <w:contextualSpacing/>
        <w:jc w:val="both"/>
        <w:rPr>
          <w:rFonts w:eastAsiaTheme="minorEastAsia" w:cstheme="minorHAnsi"/>
          <w:color w:val="FF0000"/>
          <w:sz w:val="22"/>
          <w:szCs w:val="22"/>
          <w:lang w:val="en-US"/>
        </w:rPr>
      </w:pPr>
      <w:r w:rsidRPr="00FA5656">
        <w:rPr>
          <w:rFonts w:eastAsiaTheme="minorEastAsia" w:cstheme="minorHAnsi"/>
          <w:color w:val="FF0000"/>
          <w:sz w:val="22"/>
          <w:szCs w:val="22"/>
          <w:lang w:val="en-US"/>
        </w:rPr>
        <w:t>W</w:t>
      </w:r>
      <w:r w:rsidR="00220A3B" w:rsidRPr="00FA5656">
        <w:rPr>
          <w:rFonts w:eastAsiaTheme="minorEastAsia" w:cstheme="minorHAnsi"/>
          <w:color w:val="FF0000"/>
          <w:sz w:val="22"/>
          <w:szCs w:val="22"/>
          <w:lang w:val="en-US"/>
        </w:rPr>
        <w:t>e still lack mechanistic understanding and theoretical models for the causes of TSR</w:t>
      </w:r>
      <w:r w:rsidR="00F10BF8" w:rsidRPr="00FA5656">
        <w:rPr>
          <w:rFonts w:eastAsiaTheme="minorEastAsia" w:cstheme="minorHAnsi"/>
          <w:color w:val="FF0000"/>
          <w:sz w:val="22"/>
          <w:szCs w:val="22"/>
          <w:lang w:val="en-US"/>
        </w:rPr>
        <w:t xml:space="preserve"> </w:t>
      </w:r>
      <w:r w:rsidR="00F10BF8"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{"citationID":"kJ47qn9n","properties":{"formattedCitation":"(Marshall &amp; White 2019a; Pauly 2019)","plainCitation":"(Marshall &amp; White 2019a; Pauly 2019)","noteIndex":0},"citationItems":[{"id":659,"uris":["http://zotero.org/users/6116610/items/NKLD927I"],"uri":["http://zotero.org/users/6116610/items/NKLD927I"],"itemData":{"id":659,"type":"article-journal","container-title":"Trends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653,"uris":["http://zotero.org/users/6116610/items/7ZZHE9MB"],"uri":["http://zotero.org/users/6116610/items/7ZZHE9MB"],"itemData":{"id":653,"type":"article-journal","container-title":"Trends in Ecology &amp; Evolution","DOI":"10.1016/j.tree.2018.12.007","ISSN":"01695347","language":"en","source":"Crossref","title":"Female Fish Grow Bigger – Let’s Deal with It","URL":"https://linkinghub.elsevier.com/retrieve/pii/S0169534718302994","author":[{"family":"Pauly","given":"Daniel"}],"accessed":{"date-parts":[["2019",2,13]]},"issued":{"date-parts":[["2019",1]]}}}],"schema":"https://github.com/citation-style-language/schema/raw/master/csl-citation.json"} </w:instrText>
      </w:r>
      <w:r w:rsidR="00F10BF8" w:rsidRPr="00FA5656">
        <w:rPr>
          <w:rFonts w:eastAsiaTheme="minorEastAsia" w:cstheme="minorHAnsi"/>
          <w:color w:val="FF0000"/>
          <w:sz w:val="22"/>
          <w:szCs w:val="22"/>
        </w:rPr>
        <w:fldChar w:fldCharType="separate"/>
      </w:r>
      <w:r w:rsidR="003D314E" w:rsidRPr="00FA5656">
        <w:rPr>
          <w:color w:val="FF0000"/>
          <w:sz w:val="22"/>
          <w:szCs w:val="22"/>
          <w:lang w:val="en-US"/>
        </w:rPr>
        <w:t>(Marshall &amp; White 2019a; Pauly 2019)</w:t>
      </w:r>
      <w:r w:rsidR="00F10BF8" w:rsidRPr="00FA5656">
        <w:rPr>
          <w:rFonts w:eastAsiaTheme="minorEastAsia" w:cstheme="minorHAnsi"/>
          <w:color w:val="FF0000"/>
          <w:sz w:val="22"/>
          <w:szCs w:val="22"/>
        </w:rPr>
        <w:fldChar w:fldCharType="end"/>
      </w:r>
      <w:commentRangeStart w:id="76"/>
      <w:r w:rsidR="000E1122" w:rsidRPr="00FA5656">
        <w:rPr>
          <w:rFonts w:eastAsiaTheme="minorEastAsia" w:cstheme="minorHAnsi"/>
          <w:color w:val="FF0000"/>
          <w:sz w:val="22"/>
          <w:szCs w:val="22"/>
          <w:lang w:val="en-US"/>
        </w:rPr>
        <w:t>.</w:t>
      </w:r>
      <w:commentRangeEnd w:id="76"/>
      <w:r w:rsidR="006A1E67" w:rsidRPr="00FA5656">
        <w:rPr>
          <w:rStyle w:val="CommentReference"/>
          <w:color w:val="FF0000"/>
          <w:sz w:val="22"/>
          <w:szCs w:val="22"/>
        </w:rPr>
        <w:commentReference w:id="76"/>
      </w:r>
      <w:r w:rsidR="000E1122" w:rsidRPr="00FA5656">
        <w:rPr>
          <w:rFonts w:eastAsiaTheme="minorEastAsia" w:cstheme="minorHAnsi"/>
          <w:color w:val="FF0000"/>
          <w:sz w:val="22"/>
          <w:szCs w:val="22"/>
          <w:lang w:val="en-US"/>
        </w:rPr>
        <w:t xml:space="preserve"> This is likely</w:t>
      </w:r>
      <w:r w:rsidR="00220A3B" w:rsidRPr="00FA5656">
        <w:rPr>
          <w:rFonts w:eastAsiaTheme="minorEastAsia" w:cstheme="minorHAnsi"/>
          <w:color w:val="FF0000"/>
          <w:sz w:val="22"/>
          <w:szCs w:val="22"/>
          <w:lang w:val="en-US"/>
        </w:rPr>
        <w:t xml:space="preserve"> because it appears to be a response to several co-varying mechanisms at different levels of biological organization </w:t>
      </w:r>
      <w:r w:rsidR="00220A3B" w:rsidRPr="00FA5656">
        <w:rPr>
          <w:rFonts w:eastAsiaTheme="minorEastAsia" w:cstheme="minorHAnsi"/>
          <w:color w:val="FF0000"/>
          <w:sz w:val="22"/>
          <w:szCs w:val="22"/>
        </w:rPr>
        <w:fldChar w:fldCharType="begin"/>
      </w:r>
      <w:r w:rsidR="00A63B82">
        <w:rPr>
          <w:rFonts w:eastAsiaTheme="minorEastAsia" w:cstheme="minorHAnsi"/>
          <w:color w:val="FF0000"/>
          <w:sz w:val="22"/>
          <w:szCs w:val="22"/>
          <w:lang w:val="en-US"/>
        </w:rPr>
        <w:instrText xml:space="preserve"> ADDIN ZOTERO_ITEM CSL_CITATION {"citationID":"HmfUYGfB","properties":{"formattedCitation":"(Ohlberger 2013b; Audzijonyte {\\i{}et al.} 2018)","plainCitation":"(Ohlberger 2013b; Audzijonyte et al. 2018)","noteIndex":0},"citationItems":[{"id":"9c20ZvMu/6573ODQg","uris":["http://zotero.org/users/local/FTg3Qpza/items/ZRQZX8M2"],"uri":["http://zotero.org/users/local/FTg3Qpza/items/ZRQZX8M2"],"itemData":{"id":174,"type":"article-journal","title":"Climate warming and ectotherm body size - from individual physiology to community ecology","container-title":"Functional Ecology","page":"991–1001","volume":"27","issue":"4","DOI":"10.1111/1365-2435.12098","author":[{"family":"Ohlberger","given":"J"}],"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R."},{"family":"Rijn","given":"Itai","non-dropping-particle":"van"}],"accessed":{"date-parts":[["2018",12,14]]},"issued":{"date-parts":[["2018",11,16]]}}}],"schema":"https://github.com/citation-style-language/schema/raw/master/csl-citation.json"} </w:instrText>
      </w:r>
      <w:r w:rsidR="00220A3B" w:rsidRPr="00FA5656">
        <w:rPr>
          <w:rFonts w:eastAsiaTheme="minorEastAsia" w:cstheme="minorHAnsi"/>
          <w:color w:val="FF0000"/>
          <w:sz w:val="22"/>
          <w:szCs w:val="22"/>
        </w:rPr>
        <w:fldChar w:fldCharType="separate"/>
      </w:r>
      <w:r w:rsidR="003D314E" w:rsidRPr="00FA5656">
        <w:rPr>
          <w:color w:val="FF0000"/>
          <w:sz w:val="22"/>
          <w:szCs w:val="22"/>
        </w:rPr>
        <w:t>(</w:t>
      </w:r>
      <w:proofErr w:type="spellStart"/>
      <w:r w:rsidR="003D314E" w:rsidRPr="00FA5656">
        <w:rPr>
          <w:color w:val="FF0000"/>
          <w:sz w:val="22"/>
          <w:szCs w:val="22"/>
        </w:rPr>
        <w:t>Ohlberger</w:t>
      </w:r>
      <w:proofErr w:type="spellEnd"/>
      <w:r w:rsidR="003D314E" w:rsidRPr="00FA5656">
        <w:rPr>
          <w:color w:val="FF0000"/>
          <w:sz w:val="22"/>
          <w:szCs w:val="22"/>
        </w:rPr>
        <w:t xml:space="preserve"> 2013b; </w:t>
      </w:r>
      <w:proofErr w:type="spellStart"/>
      <w:r w:rsidR="003D314E" w:rsidRPr="00FA5656">
        <w:rPr>
          <w:color w:val="FF0000"/>
          <w:sz w:val="22"/>
          <w:szCs w:val="22"/>
        </w:rPr>
        <w:t>Audzijonyte</w:t>
      </w:r>
      <w:proofErr w:type="spellEnd"/>
      <w:r w:rsidR="003D314E" w:rsidRPr="00FA5656">
        <w:rPr>
          <w:color w:val="FF0000"/>
          <w:sz w:val="22"/>
          <w:szCs w:val="22"/>
        </w:rPr>
        <w:t xml:space="preserve"> </w:t>
      </w:r>
      <w:r w:rsidR="003D314E" w:rsidRPr="00FA5656">
        <w:rPr>
          <w:i/>
          <w:iCs/>
          <w:color w:val="FF0000"/>
          <w:sz w:val="22"/>
          <w:szCs w:val="22"/>
        </w:rPr>
        <w:t>et al.</w:t>
      </w:r>
      <w:r w:rsidR="003D314E" w:rsidRPr="00FA5656">
        <w:rPr>
          <w:color w:val="FF0000"/>
          <w:sz w:val="22"/>
          <w:szCs w:val="22"/>
        </w:rPr>
        <w:t xml:space="preserve"> 2018)</w:t>
      </w:r>
      <w:r w:rsidR="00220A3B" w:rsidRPr="00FA5656">
        <w:rPr>
          <w:rFonts w:eastAsiaTheme="minorEastAsia" w:cstheme="minorHAnsi"/>
          <w:color w:val="FF0000"/>
          <w:sz w:val="22"/>
          <w:szCs w:val="22"/>
        </w:rPr>
        <w:fldChar w:fldCharType="end"/>
      </w:r>
      <w:r w:rsidR="000E1122" w:rsidRPr="00FA5656">
        <w:rPr>
          <w:rFonts w:eastAsiaTheme="minorEastAsia" w:cstheme="minorHAnsi"/>
          <w:color w:val="FF0000"/>
          <w:sz w:val="22"/>
          <w:szCs w:val="22"/>
          <w:lang w:val="en-US"/>
        </w:rPr>
        <w:t>.</w:t>
      </w:r>
      <w:r w:rsidR="00F10BF8" w:rsidRPr="00FA5656">
        <w:rPr>
          <w:rFonts w:eastAsiaTheme="minorEastAsia" w:cstheme="minorHAnsi"/>
          <w:color w:val="FF0000"/>
          <w:sz w:val="22"/>
          <w:szCs w:val="22"/>
          <w:lang w:val="en-US"/>
        </w:rPr>
        <w:t xml:space="preserve"> </w:t>
      </w:r>
      <w:r w:rsidR="00D576F2" w:rsidRPr="00FA5656">
        <w:rPr>
          <w:rFonts w:eastAsiaTheme="minorEastAsia" w:cstheme="minorHAnsi"/>
          <w:color w:val="FF0000"/>
          <w:sz w:val="22"/>
          <w:szCs w:val="22"/>
          <w:lang w:val="en-US"/>
        </w:rPr>
        <w:t>W</w:t>
      </w:r>
      <w:r w:rsidR="005E2071" w:rsidRPr="00FA5656">
        <w:rPr>
          <w:rFonts w:eastAsiaTheme="minorEastAsia" w:cstheme="minorHAnsi"/>
          <w:color w:val="FF0000"/>
          <w:sz w:val="22"/>
          <w:szCs w:val="22"/>
          <w:lang w:val="en-US"/>
        </w:rPr>
        <w:t xml:space="preserve">e are also still discussing </w:t>
      </w:r>
      <w:r w:rsidR="00F10BF8" w:rsidRPr="00FA5656">
        <w:rPr>
          <w:rFonts w:eastAsiaTheme="minorEastAsia" w:cstheme="minorHAnsi"/>
          <w:color w:val="FF0000"/>
          <w:sz w:val="22"/>
          <w:szCs w:val="22"/>
          <w:lang w:val="en-US"/>
        </w:rPr>
        <w:t>what drives the asymptotic body size of fish</w:t>
      </w:r>
      <w:r w:rsidR="005E2071" w:rsidRPr="00FA5656">
        <w:rPr>
          <w:rFonts w:eastAsiaTheme="minorEastAsia" w:cstheme="minorHAnsi"/>
          <w:color w:val="FF0000"/>
          <w:sz w:val="22"/>
          <w:szCs w:val="22"/>
          <w:lang w:val="en-US"/>
        </w:rPr>
        <w:t xml:space="preserve">, so perhaps it is not </w:t>
      </w:r>
      <w:r w:rsidR="00C7511F" w:rsidRPr="00FA5656">
        <w:rPr>
          <w:rFonts w:eastAsiaTheme="minorEastAsia" w:cstheme="minorHAnsi"/>
          <w:color w:val="FF0000"/>
          <w:sz w:val="22"/>
          <w:szCs w:val="22"/>
          <w:lang w:val="en-US"/>
        </w:rPr>
        <w:t>strange we cannot explain the causes of directional changes in asymptotic mass</w:t>
      </w:r>
      <w:r w:rsidR="00220A3B" w:rsidRPr="00FA5656">
        <w:rPr>
          <w:rFonts w:eastAsiaTheme="minorEastAsia" w:cstheme="minorHAnsi"/>
          <w:color w:val="FF0000"/>
          <w:sz w:val="22"/>
          <w:szCs w:val="22"/>
          <w:lang w:val="en-US"/>
        </w:rPr>
        <w:t xml:space="preserve">. </w:t>
      </w:r>
      <w:r w:rsidR="009A3C78" w:rsidRPr="00FA5656">
        <w:rPr>
          <w:rFonts w:eastAsiaTheme="minorEastAsia" w:cstheme="minorHAnsi"/>
          <w:color w:val="FF0000"/>
          <w:sz w:val="22"/>
          <w:szCs w:val="22"/>
          <w:lang w:val="en-US"/>
        </w:rPr>
        <w:t xml:space="preserve">One of the reasons </w:t>
      </w:r>
      <w:r w:rsidR="000562F8" w:rsidRPr="00FA5656">
        <w:rPr>
          <w:rFonts w:eastAsiaTheme="minorEastAsia" w:cstheme="minorHAnsi"/>
          <w:color w:val="FF0000"/>
          <w:sz w:val="22"/>
          <w:szCs w:val="22"/>
          <w:lang w:val="en-US"/>
        </w:rPr>
        <w:t xml:space="preserve">could be to general lack of experimental data </w:t>
      </w:r>
      <w:r w:rsidR="00D21ACF" w:rsidRPr="00FA5656">
        <w:rPr>
          <w:rFonts w:eastAsiaTheme="minorEastAsia" w:cstheme="minorHAnsi"/>
          <w:color w:val="FF0000"/>
          <w:sz w:val="22"/>
          <w:szCs w:val="22"/>
          <w:lang w:val="en-US"/>
        </w:rPr>
        <w:t xml:space="preserve">of ontogenetic growth rates. </w:t>
      </w:r>
      <w:r w:rsidR="002F387C" w:rsidRPr="00FA5656">
        <w:rPr>
          <w:rFonts w:eastAsiaTheme="minorEastAsia" w:cstheme="minorHAnsi"/>
          <w:color w:val="FF0000"/>
          <w:sz w:val="22"/>
          <w:szCs w:val="22"/>
          <w:lang w:val="en-US"/>
        </w:rPr>
        <w:t>This is most likely an artefact of the logistical challenges of performing growth rate experiments in the factorial design (size x temperature) needed</w:t>
      </w:r>
      <w:r w:rsidR="00E2285F" w:rsidRPr="00FA5656">
        <w:rPr>
          <w:rFonts w:eastAsiaTheme="minorEastAsia" w:cstheme="minorHAnsi"/>
          <w:color w:val="FF0000"/>
          <w:sz w:val="22"/>
          <w:szCs w:val="22"/>
          <w:lang w:val="en-US"/>
        </w:rPr>
        <w:t>.</w:t>
      </w:r>
      <w:r w:rsidR="00F43334" w:rsidRPr="00FA5656">
        <w:rPr>
          <w:rFonts w:eastAsiaTheme="minorEastAsia" w:cstheme="minorHAnsi"/>
          <w:color w:val="FF0000"/>
          <w:sz w:val="22"/>
          <w:szCs w:val="22"/>
          <w:lang w:val="en-US"/>
        </w:rPr>
        <w:t xml:space="preserve"> Moreover, body growth is a</w:t>
      </w:r>
      <w:r w:rsidR="008D565D" w:rsidRPr="00FA5656">
        <w:rPr>
          <w:rFonts w:eastAsiaTheme="minorEastAsia" w:cstheme="minorHAnsi"/>
          <w:color w:val="FF0000"/>
          <w:sz w:val="22"/>
          <w:szCs w:val="22"/>
          <w:lang w:val="en-US"/>
        </w:rPr>
        <w:t>n</w:t>
      </w:r>
      <w:r w:rsidR="00F43334" w:rsidRPr="00FA5656">
        <w:rPr>
          <w:rFonts w:eastAsiaTheme="minorEastAsia" w:cstheme="minorHAnsi"/>
          <w:color w:val="FF0000"/>
          <w:sz w:val="22"/>
          <w:szCs w:val="22"/>
          <w:lang w:val="en-US"/>
        </w:rPr>
        <w:t xml:space="preserve"> </w:t>
      </w:r>
      <w:r w:rsidR="00036CE3" w:rsidRPr="00FA5656">
        <w:rPr>
          <w:rFonts w:eastAsiaTheme="minorEastAsia" w:cstheme="minorHAnsi"/>
          <w:color w:val="FF0000"/>
          <w:sz w:val="22"/>
          <w:szCs w:val="22"/>
          <w:lang w:val="en-US"/>
        </w:rPr>
        <w:t xml:space="preserve">ontogenetic process, and there </w:t>
      </w:r>
      <w:proofErr w:type="gramStart"/>
      <w:r w:rsidR="00036CE3" w:rsidRPr="00FA5656">
        <w:rPr>
          <w:rFonts w:eastAsiaTheme="minorEastAsia" w:cstheme="minorHAnsi"/>
          <w:color w:val="FF0000"/>
          <w:sz w:val="22"/>
          <w:szCs w:val="22"/>
          <w:lang w:val="en-US"/>
        </w:rPr>
        <w:t>is</w:t>
      </w:r>
      <w:proofErr w:type="gramEnd"/>
      <w:r w:rsidR="00036CE3" w:rsidRPr="00FA5656">
        <w:rPr>
          <w:rFonts w:eastAsiaTheme="minorEastAsia" w:cstheme="minorHAnsi"/>
          <w:color w:val="FF0000"/>
          <w:sz w:val="22"/>
          <w:szCs w:val="22"/>
          <w:lang w:val="en-US"/>
        </w:rPr>
        <w:t xml:space="preserve"> only so much interspecific comparisons can ultimately say about ontogenetic growth. </w:t>
      </w:r>
      <w:r w:rsidR="00724916" w:rsidRPr="00FA5656">
        <w:rPr>
          <w:rFonts w:eastAsiaTheme="minorEastAsia" w:cstheme="minorHAnsi"/>
          <w:color w:val="FF0000"/>
          <w:sz w:val="22"/>
          <w:szCs w:val="22"/>
          <w:lang w:val="en-US"/>
        </w:rPr>
        <w:t>In a step to overcome this, we have systematically compiled</w:t>
      </w:r>
      <w:r w:rsidR="00D45B66" w:rsidRPr="00FA5656">
        <w:rPr>
          <w:rFonts w:eastAsiaTheme="minorEastAsia" w:cstheme="minorHAnsi"/>
          <w:color w:val="FF0000"/>
          <w:sz w:val="22"/>
          <w:szCs w:val="22"/>
          <w:lang w:val="en-US"/>
        </w:rPr>
        <w:t xml:space="preserve"> </w:t>
      </w:r>
      <w:r w:rsidR="00C97660" w:rsidRPr="00FA5656">
        <w:rPr>
          <w:rFonts w:eastAsiaTheme="minorEastAsia" w:cstheme="minorHAnsi"/>
          <w:color w:val="FF0000"/>
          <w:sz w:val="22"/>
          <w:szCs w:val="22"/>
          <w:lang w:val="en-US"/>
        </w:rPr>
        <w:t xml:space="preserve">growth data for different size-classes </w:t>
      </w:r>
      <w:r w:rsidR="00CD2F6B" w:rsidRPr="00FA5656">
        <w:rPr>
          <w:rFonts w:eastAsiaTheme="minorEastAsia" w:cstheme="minorHAnsi"/>
          <w:color w:val="FF0000"/>
          <w:sz w:val="22"/>
          <w:szCs w:val="22"/>
          <w:lang w:val="en-US"/>
        </w:rPr>
        <w:t>at different temperatures</w:t>
      </w:r>
      <w:r w:rsidR="003D6D12" w:rsidRPr="00FA5656">
        <w:rPr>
          <w:rFonts w:eastAsiaTheme="minorEastAsia" w:cstheme="minorHAnsi"/>
          <w:color w:val="FF0000"/>
          <w:sz w:val="22"/>
          <w:szCs w:val="22"/>
          <w:lang w:val="en-US"/>
        </w:rPr>
        <w:t xml:space="preserve"> </w:t>
      </w:r>
      <w:r w:rsidR="00D27915" w:rsidRPr="00FA5656">
        <w:rPr>
          <w:rFonts w:eastAsiaTheme="minorEastAsia" w:cstheme="minorHAnsi"/>
          <w:color w:val="FF0000"/>
          <w:sz w:val="22"/>
          <w:szCs w:val="22"/>
          <w:lang w:val="en-US"/>
        </w:rPr>
        <w:t xml:space="preserve">in order to </w:t>
      </w:r>
      <w:r w:rsidR="002D62A8" w:rsidRPr="00FA5656">
        <w:rPr>
          <w:rFonts w:eastAsiaTheme="minorEastAsia" w:cstheme="minorHAnsi"/>
          <w:color w:val="FF0000"/>
          <w:sz w:val="22"/>
          <w:szCs w:val="22"/>
          <w:lang w:val="en-US"/>
        </w:rPr>
        <w:t xml:space="preserve">get as </w:t>
      </w:r>
      <w:r w:rsidR="00F2733D" w:rsidRPr="00FA5656">
        <w:rPr>
          <w:rFonts w:eastAsiaTheme="minorEastAsia" w:cstheme="minorHAnsi"/>
          <w:color w:val="FF0000"/>
          <w:sz w:val="22"/>
          <w:szCs w:val="22"/>
          <w:lang w:val="en-US"/>
        </w:rPr>
        <w:t xml:space="preserve">close as possible </w:t>
      </w:r>
      <w:r w:rsidR="00301B8E" w:rsidRPr="00FA5656">
        <w:rPr>
          <w:rFonts w:eastAsiaTheme="minorEastAsia" w:cstheme="minorHAnsi"/>
          <w:color w:val="FF0000"/>
          <w:sz w:val="22"/>
          <w:szCs w:val="22"/>
          <w:lang w:val="en-US"/>
        </w:rPr>
        <w:t xml:space="preserve">to the ontogenetic scaling of growth </w:t>
      </w:r>
      <w:r w:rsidR="00F2733D" w:rsidRPr="00FA5656">
        <w:rPr>
          <w:rFonts w:eastAsiaTheme="minorEastAsia" w:cstheme="minorHAnsi"/>
          <w:color w:val="FF0000"/>
          <w:sz w:val="22"/>
          <w:szCs w:val="22"/>
          <w:lang w:val="en-US"/>
        </w:rPr>
        <w:t xml:space="preserve">without </w:t>
      </w:r>
      <w:r w:rsidR="00301B8E" w:rsidRPr="00FA5656">
        <w:rPr>
          <w:rFonts w:eastAsiaTheme="minorEastAsia" w:cstheme="minorHAnsi"/>
          <w:color w:val="FF0000"/>
          <w:sz w:val="22"/>
          <w:szCs w:val="22"/>
          <w:lang w:val="en-US"/>
        </w:rPr>
        <w:t>limiting ourselves to “truly” ontogenetic data (</w:t>
      </w:r>
      <w:r w:rsidR="00F2733D" w:rsidRPr="00FA5656">
        <w:rPr>
          <w:rFonts w:eastAsiaTheme="minorEastAsia" w:cstheme="minorHAnsi"/>
          <w:color w:val="FF0000"/>
          <w:sz w:val="22"/>
          <w:szCs w:val="22"/>
          <w:lang w:val="en-US"/>
        </w:rPr>
        <w:t>in which case our data set would have been smaller)</w:t>
      </w:r>
      <w:r w:rsidR="004F4EF8" w:rsidRPr="00FA5656">
        <w:rPr>
          <w:rFonts w:eastAsiaTheme="minorEastAsia" w:cstheme="minorHAnsi"/>
          <w:color w:val="FF0000"/>
          <w:sz w:val="22"/>
          <w:szCs w:val="22"/>
          <w:lang w:val="en-US"/>
        </w:rPr>
        <w:t xml:space="preserve">. </w:t>
      </w:r>
      <w:r w:rsidR="00AA26AB" w:rsidRPr="00FA5656">
        <w:rPr>
          <w:rFonts w:eastAsiaTheme="minorEastAsia" w:cstheme="minorHAnsi"/>
          <w:color w:val="FF0000"/>
          <w:sz w:val="22"/>
          <w:szCs w:val="22"/>
          <w:lang w:val="en-US"/>
        </w:rPr>
        <w:t>We argue that this approach to systematic review of already existing literature</w:t>
      </w:r>
      <w:r w:rsidR="00CD3720" w:rsidRPr="00FA5656">
        <w:rPr>
          <w:rFonts w:eastAsiaTheme="minorEastAsia" w:cstheme="minorHAnsi"/>
          <w:color w:val="FF0000"/>
          <w:sz w:val="22"/>
          <w:szCs w:val="22"/>
          <w:lang w:val="en-US"/>
        </w:rPr>
        <w:t xml:space="preserve"> can be fruitful in combination with </w:t>
      </w:r>
      <w:r w:rsidR="00A67C6A" w:rsidRPr="00FA5656">
        <w:rPr>
          <w:rFonts w:eastAsiaTheme="minorEastAsia" w:cstheme="minorHAnsi"/>
          <w:color w:val="FF0000"/>
          <w:sz w:val="22"/>
          <w:szCs w:val="22"/>
          <w:lang w:val="en-US"/>
        </w:rPr>
        <w:t xml:space="preserve">hierarchical models and </w:t>
      </w:r>
      <w:r w:rsidR="00071BC3" w:rsidRPr="00FA5656">
        <w:rPr>
          <w:rFonts w:eastAsiaTheme="minorEastAsia" w:cstheme="minorHAnsi"/>
          <w:color w:val="FF0000"/>
          <w:sz w:val="22"/>
          <w:szCs w:val="22"/>
          <w:lang w:val="en-US"/>
        </w:rPr>
        <w:t>variable-standardization</w:t>
      </w:r>
      <w:r w:rsidR="003657F9" w:rsidRPr="00FA5656">
        <w:rPr>
          <w:rFonts w:eastAsiaTheme="minorEastAsia" w:cstheme="minorHAnsi"/>
          <w:color w:val="FF0000"/>
          <w:sz w:val="22"/>
          <w:szCs w:val="22"/>
          <w:lang w:val="en-US"/>
        </w:rPr>
        <w:t>, as this can address the general aspects of ontogenetic growth that are shared across species</w:t>
      </w:r>
      <w:r w:rsidR="00C0669E" w:rsidRPr="00FA5656">
        <w:rPr>
          <w:rFonts w:eastAsiaTheme="minorEastAsia" w:cstheme="minorHAnsi"/>
          <w:color w:val="FF0000"/>
          <w:sz w:val="22"/>
          <w:szCs w:val="22"/>
          <w:lang w:val="en-US"/>
        </w:rPr>
        <w:t>, which single species studies will struggle with.</w:t>
      </w:r>
      <w:r w:rsidR="00F87740" w:rsidRPr="00FA5656">
        <w:rPr>
          <w:rFonts w:eastAsiaTheme="minorEastAsia" w:cstheme="minorHAnsi"/>
          <w:color w:val="FF0000"/>
          <w:sz w:val="22"/>
          <w:szCs w:val="22"/>
          <w:lang w:val="en-US"/>
        </w:rPr>
        <w:t xml:space="preserve"> One example is the size-dependence of optimum growth temperatures, which we find clear signals of even when analyzing data from a diverse set of species</w:t>
      </w:r>
      <w:r w:rsidR="007D14CA" w:rsidRPr="00FA5656">
        <w:rPr>
          <w:rFonts w:eastAsiaTheme="minorEastAsia" w:cstheme="minorHAnsi"/>
          <w:color w:val="FF0000"/>
          <w:sz w:val="22"/>
          <w:szCs w:val="22"/>
          <w:lang w:val="en-US"/>
        </w:rPr>
        <w:t xml:space="preserve"> on a common scale</w:t>
      </w:r>
      <w:r w:rsidR="00F87740" w:rsidRPr="00FA5656">
        <w:rPr>
          <w:rFonts w:eastAsiaTheme="minorEastAsia" w:cstheme="minorHAnsi"/>
          <w:color w:val="FF0000"/>
          <w:sz w:val="22"/>
          <w:szCs w:val="22"/>
          <w:lang w:val="en-US"/>
        </w:rPr>
        <w:t xml:space="preserve">. </w:t>
      </w:r>
      <w:r w:rsidR="00E85B56" w:rsidRPr="00FA5656">
        <w:rPr>
          <w:rFonts w:eastAsiaTheme="minorEastAsia" w:cstheme="minorHAnsi"/>
          <w:color w:val="FF0000"/>
          <w:sz w:val="22"/>
          <w:szCs w:val="22"/>
          <w:lang w:val="en-US"/>
        </w:rPr>
        <w:t xml:space="preserve">In doing so, our study adds </w:t>
      </w:r>
      <w:r w:rsidR="00C956B0" w:rsidRPr="00FA5656">
        <w:rPr>
          <w:rFonts w:eastAsiaTheme="minorEastAsia" w:cstheme="minorHAnsi"/>
          <w:color w:val="FF0000"/>
          <w:sz w:val="22"/>
          <w:szCs w:val="22"/>
          <w:lang w:val="en-US"/>
        </w:rPr>
        <w:t xml:space="preserve">a </w:t>
      </w:r>
      <w:r w:rsidR="00E85B56" w:rsidRPr="00FA5656">
        <w:rPr>
          <w:rFonts w:eastAsiaTheme="minorEastAsia" w:cstheme="minorHAnsi"/>
          <w:color w:val="FF0000"/>
          <w:sz w:val="22"/>
          <w:szCs w:val="22"/>
          <w:lang w:val="en-US"/>
        </w:rPr>
        <w:t xml:space="preserve">new </w:t>
      </w:r>
      <w:r w:rsidR="00C956B0" w:rsidRPr="00FA5656">
        <w:rPr>
          <w:rFonts w:eastAsiaTheme="minorEastAsia" w:cstheme="minorHAnsi"/>
          <w:color w:val="FF0000"/>
          <w:sz w:val="22"/>
          <w:szCs w:val="22"/>
          <w:lang w:val="en-US"/>
        </w:rPr>
        <w:t xml:space="preserve">take on aspects of intra-specific growth scaling for a “general” fish, adds </w:t>
      </w:r>
      <w:r w:rsidR="00E85B56" w:rsidRPr="00FA5656">
        <w:rPr>
          <w:rFonts w:eastAsiaTheme="minorEastAsia" w:cstheme="minorHAnsi"/>
          <w:color w:val="FF0000"/>
          <w:sz w:val="22"/>
          <w:szCs w:val="22"/>
          <w:lang w:val="en-US"/>
        </w:rPr>
        <w:t xml:space="preserve">data to the literature and highlights </w:t>
      </w:r>
      <w:r w:rsidR="00007DC2" w:rsidRPr="00FA5656">
        <w:rPr>
          <w:rFonts w:eastAsiaTheme="minorEastAsia" w:cstheme="minorHAnsi"/>
          <w:color w:val="FF0000"/>
          <w:sz w:val="22"/>
          <w:szCs w:val="22"/>
          <w:lang w:val="en-US"/>
        </w:rPr>
        <w:t>the lack of represe</w:t>
      </w:r>
      <w:r w:rsidR="009E173E" w:rsidRPr="00FA5656">
        <w:rPr>
          <w:rFonts w:eastAsiaTheme="minorEastAsia" w:cstheme="minorHAnsi"/>
          <w:color w:val="FF0000"/>
          <w:sz w:val="22"/>
          <w:szCs w:val="22"/>
          <w:lang w:val="en-US"/>
        </w:rPr>
        <w:t>ntation of large individuals in growth experiments</w:t>
      </w:r>
      <w:commentRangeStart w:id="77"/>
      <w:r w:rsidR="009E173E" w:rsidRPr="00FA5656">
        <w:rPr>
          <w:rFonts w:eastAsiaTheme="minorEastAsia" w:cstheme="minorHAnsi"/>
          <w:color w:val="FF0000"/>
          <w:sz w:val="22"/>
          <w:szCs w:val="22"/>
          <w:lang w:val="en-US"/>
        </w:rPr>
        <w:t>.</w:t>
      </w:r>
      <w:commentRangeEnd w:id="77"/>
      <w:r w:rsidR="00175467" w:rsidRPr="00FA5656">
        <w:rPr>
          <w:rStyle w:val="CommentReference"/>
          <w:color w:val="FF0000"/>
          <w:sz w:val="22"/>
          <w:szCs w:val="22"/>
        </w:rPr>
        <w:commentReference w:id="77"/>
      </w:r>
      <w:r w:rsidR="009F334F" w:rsidRPr="00FA5656">
        <w:rPr>
          <w:rFonts w:eastAsiaTheme="minorEastAsia" w:cstheme="minorHAnsi"/>
          <w:color w:val="FF0000"/>
          <w:sz w:val="22"/>
          <w:szCs w:val="22"/>
          <w:lang w:val="en-US"/>
        </w:rPr>
        <w:t xml:space="preserve"> </w:t>
      </w:r>
    </w:p>
    <w:p w14:paraId="1B4AAFD0" w14:textId="0FD190C8" w:rsidR="00927350" w:rsidRPr="00FA5656" w:rsidRDefault="00927350" w:rsidP="00904830">
      <w:pPr>
        <w:spacing w:line="480" w:lineRule="auto"/>
        <w:ind w:firstLine="284"/>
        <w:contextualSpacing/>
        <w:jc w:val="both"/>
        <w:rPr>
          <w:rFonts w:eastAsiaTheme="minorEastAsia" w:cstheme="minorHAnsi"/>
          <w:color w:val="FF0000"/>
          <w:sz w:val="22"/>
          <w:szCs w:val="22"/>
          <w:lang w:val="en-US"/>
        </w:rPr>
      </w:pPr>
      <w:r w:rsidRPr="00FA5656">
        <w:rPr>
          <w:rFonts w:eastAsiaTheme="minorEastAsia" w:cstheme="minorHAnsi"/>
          <w:color w:val="FF0000"/>
          <w:sz w:val="22"/>
          <w:szCs w:val="22"/>
          <w:lang w:val="en-US"/>
        </w:rPr>
        <w:lastRenderedPageBreak/>
        <w:t>*Add section</w:t>
      </w:r>
      <w:r w:rsidR="00342CC2" w:rsidRPr="00FA5656">
        <w:rPr>
          <w:rFonts w:eastAsiaTheme="minorEastAsia" w:cstheme="minorHAnsi"/>
          <w:color w:val="FF0000"/>
          <w:sz w:val="22"/>
          <w:szCs w:val="22"/>
          <w:lang w:val="en-US"/>
        </w:rPr>
        <w:t xml:space="preserve"> here</w:t>
      </w:r>
      <w:r w:rsidRPr="00FA5656">
        <w:rPr>
          <w:rFonts w:eastAsiaTheme="minorEastAsia" w:cstheme="minorHAnsi"/>
          <w:color w:val="FF0000"/>
          <w:sz w:val="22"/>
          <w:szCs w:val="22"/>
          <w:lang w:val="en-US"/>
        </w:rPr>
        <w:t xml:space="preserve"> about limitations in experiments and all uncertainties from that*</w:t>
      </w:r>
    </w:p>
    <w:p w14:paraId="2B2D5249" w14:textId="77777777" w:rsidR="00B7262C" w:rsidRPr="00FA5656" w:rsidRDefault="00B7262C" w:rsidP="00904830">
      <w:pPr>
        <w:spacing w:line="480" w:lineRule="auto"/>
        <w:ind w:firstLine="284"/>
        <w:contextualSpacing/>
        <w:jc w:val="both"/>
        <w:rPr>
          <w:rFonts w:eastAsiaTheme="minorEastAsia" w:cstheme="minorHAnsi"/>
          <w:color w:val="FF0000"/>
          <w:sz w:val="22"/>
          <w:szCs w:val="22"/>
          <w:lang w:val="en-US"/>
        </w:rPr>
      </w:pPr>
    </w:p>
    <w:p w14:paraId="5FCDFAD6" w14:textId="5807DBDB" w:rsidR="00346684" w:rsidRPr="00FA5656" w:rsidRDefault="00DE3EB3" w:rsidP="00904830">
      <w:pPr>
        <w:spacing w:line="480" w:lineRule="auto"/>
        <w:ind w:firstLine="284"/>
        <w:contextualSpacing/>
        <w:jc w:val="both"/>
        <w:rPr>
          <w:rFonts w:eastAsiaTheme="minorEastAsia" w:cstheme="minorHAnsi"/>
          <w:color w:val="FF0000"/>
          <w:sz w:val="22"/>
          <w:szCs w:val="22"/>
          <w:lang w:val="en-US"/>
        </w:rPr>
      </w:pPr>
      <w:r w:rsidRPr="00FA5656">
        <w:rPr>
          <w:rFonts w:eastAsiaTheme="minorEastAsia" w:cstheme="minorHAnsi"/>
          <w:color w:val="FF0000"/>
          <w:sz w:val="22"/>
          <w:szCs w:val="22"/>
          <w:lang w:val="en-US"/>
        </w:rPr>
        <w:t>I</w:t>
      </w:r>
      <w:r w:rsidR="00AA2A28" w:rsidRPr="00FA5656">
        <w:rPr>
          <w:rFonts w:eastAsiaTheme="minorEastAsia" w:cstheme="minorHAnsi"/>
          <w:color w:val="FF0000"/>
          <w:sz w:val="22"/>
          <w:szCs w:val="22"/>
          <w:lang w:val="en-US"/>
        </w:rPr>
        <w:t>n the context of</w:t>
      </w:r>
      <w:r w:rsidR="00062CB9" w:rsidRPr="00FA5656">
        <w:rPr>
          <w:rFonts w:eastAsiaTheme="minorEastAsia" w:cstheme="minorHAnsi"/>
          <w:color w:val="FF0000"/>
          <w:sz w:val="22"/>
          <w:szCs w:val="22"/>
          <w:lang w:val="en-US"/>
        </w:rPr>
        <w:t xml:space="preserve"> climate change impacts on</w:t>
      </w:r>
      <w:r w:rsidR="00AA2A28" w:rsidRPr="00FA5656">
        <w:rPr>
          <w:rFonts w:eastAsiaTheme="minorEastAsia" w:cstheme="minorHAnsi"/>
          <w:color w:val="FF0000"/>
          <w:sz w:val="22"/>
          <w:szCs w:val="22"/>
          <w:lang w:val="en-US"/>
        </w:rPr>
        <w:t xml:space="preserve"> ecosystem functioning and productivity, it is important to acknowledge the</w:t>
      </w:r>
      <w:r w:rsidR="008C042A" w:rsidRPr="00FA5656">
        <w:rPr>
          <w:rFonts w:eastAsiaTheme="minorEastAsia" w:cstheme="minorHAnsi"/>
          <w:color w:val="FF0000"/>
          <w:sz w:val="22"/>
          <w:szCs w:val="22"/>
          <w:lang w:val="en-US"/>
        </w:rPr>
        <w:t xml:space="preserve"> now widespread </w:t>
      </w:r>
      <w:r w:rsidR="000E1C7F" w:rsidRPr="00FA5656">
        <w:rPr>
          <w:rFonts w:eastAsiaTheme="minorEastAsia" w:cstheme="minorHAnsi"/>
          <w:color w:val="FF0000"/>
          <w:sz w:val="22"/>
          <w:szCs w:val="22"/>
          <w:lang w:val="en-US"/>
        </w:rPr>
        <w:t xml:space="preserve">finding in field and experimental studies </w:t>
      </w:r>
      <w:r w:rsidR="00AA2A28" w:rsidRPr="00FA5656">
        <w:rPr>
          <w:rFonts w:eastAsiaTheme="minorEastAsia" w:cstheme="minorHAnsi"/>
          <w:color w:val="FF0000"/>
          <w:sz w:val="22"/>
          <w:szCs w:val="22"/>
          <w:lang w:val="en-US"/>
        </w:rPr>
        <w:t>that warming has the potential to increase growth rates</w:t>
      </w:r>
      <w:r w:rsidR="00435608" w:rsidRPr="00FA5656">
        <w:rPr>
          <w:rFonts w:eastAsiaTheme="minorEastAsia" w:cstheme="minorHAnsi"/>
          <w:color w:val="FF0000"/>
          <w:sz w:val="22"/>
          <w:szCs w:val="22"/>
          <w:lang w:val="en-US"/>
        </w:rPr>
        <w:t xml:space="preserve"> – at least in the smaller end of the species’ size-spectrum</w:t>
      </w:r>
      <w:r w:rsidR="005123B7" w:rsidRPr="00FA5656">
        <w:rPr>
          <w:rFonts w:eastAsiaTheme="minorEastAsia" w:cstheme="minorHAnsi"/>
          <w:color w:val="FF0000"/>
          <w:sz w:val="22"/>
          <w:szCs w:val="22"/>
          <w:lang w:val="en-US"/>
        </w:rPr>
        <w:t xml:space="preserve">. This </w:t>
      </w:r>
      <w:r w:rsidR="00755F70" w:rsidRPr="00FA5656">
        <w:rPr>
          <w:rFonts w:eastAsiaTheme="minorEastAsia" w:cstheme="minorHAnsi"/>
          <w:color w:val="FF0000"/>
          <w:sz w:val="22"/>
          <w:szCs w:val="22"/>
          <w:lang w:val="en-US"/>
        </w:rPr>
        <w:t xml:space="preserve">poses a </w:t>
      </w:r>
      <w:r w:rsidR="005123B7" w:rsidRPr="00FA5656">
        <w:rPr>
          <w:rFonts w:eastAsiaTheme="minorEastAsia" w:cstheme="minorHAnsi"/>
          <w:color w:val="FF0000"/>
          <w:sz w:val="22"/>
          <w:szCs w:val="22"/>
          <w:lang w:val="en-US"/>
        </w:rPr>
        <w:t>challenge</w:t>
      </w:r>
      <w:r w:rsidR="00755F70" w:rsidRPr="00FA5656">
        <w:rPr>
          <w:rFonts w:eastAsiaTheme="minorEastAsia" w:cstheme="minorHAnsi"/>
          <w:color w:val="FF0000"/>
          <w:sz w:val="22"/>
          <w:szCs w:val="22"/>
          <w:lang w:val="en-US"/>
        </w:rPr>
        <w:t xml:space="preserve"> to general theoretical growth models that feed into climate projections. </w:t>
      </w:r>
      <w:r w:rsidR="004C5D80" w:rsidRPr="00FA5656">
        <w:rPr>
          <w:rFonts w:eastAsiaTheme="minorEastAsia" w:cstheme="minorHAnsi"/>
          <w:color w:val="FF0000"/>
          <w:sz w:val="22"/>
          <w:szCs w:val="22"/>
          <w:lang w:val="en-US"/>
        </w:rPr>
        <w:t xml:space="preserve">Body growth is a fundamental process, and not being able to characterize it properly may </w:t>
      </w:r>
      <w:proofErr w:type="gramStart"/>
      <w:r w:rsidR="00346684" w:rsidRPr="00FA5656">
        <w:rPr>
          <w:rFonts w:cstheme="minorHAnsi"/>
          <w:color w:val="FF0000"/>
          <w:sz w:val="22"/>
          <w:szCs w:val="22"/>
          <w:lang w:val="en-US"/>
        </w:rPr>
        <w:t>limits</w:t>
      </w:r>
      <w:proofErr w:type="gramEnd"/>
      <w:r w:rsidR="00346684" w:rsidRPr="00FA5656">
        <w:rPr>
          <w:rFonts w:cstheme="minorHAnsi"/>
          <w:color w:val="FF0000"/>
          <w:sz w:val="22"/>
          <w:szCs w:val="22"/>
          <w:lang w:val="en-US"/>
        </w:rPr>
        <w:t xml:space="preserve"> our understanding </w:t>
      </w:r>
      <w:r w:rsidR="00FA5C5C" w:rsidRPr="00FA5656">
        <w:rPr>
          <w:rFonts w:cstheme="minorHAnsi"/>
          <w:color w:val="FF0000"/>
          <w:sz w:val="22"/>
          <w:szCs w:val="22"/>
          <w:lang w:val="en-US"/>
        </w:rPr>
        <w:t xml:space="preserve">of important aspects beyond individual body size, including </w:t>
      </w:r>
      <w:r w:rsidR="00346684" w:rsidRPr="00FA5656">
        <w:rPr>
          <w:rFonts w:cstheme="minorHAnsi"/>
          <w:color w:val="FF0000"/>
          <w:sz w:val="22"/>
          <w:szCs w:val="22"/>
          <w:lang w:val="en-US"/>
        </w:rPr>
        <w:t xml:space="preserve">energy transfer </w:t>
      </w:r>
      <w:r w:rsidR="00FA5C5C" w:rsidRPr="00FA5656">
        <w:rPr>
          <w:rFonts w:cstheme="minorHAnsi"/>
          <w:color w:val="FF0000"/>
          <w:sz w:val="22"/>
          <w:szCs w:val="22"/>
          <w:lang w:val="en-US"/>
        </w:rPr>
        <w:t xml:space="preserve">&amp; efficiency of food webs </w:t>
      </w:r>
      <w:r w:rsidR="00593D2D" w:rsidRPr="00FA5656">
        <w:rPr>
          <w:rFonts w:cstheme="minorHAnsi"/>
          <w:color w:val="FF0000"/>
          <w:sz w:val="22"/>
          <w:szCs w:val="22"/>
          <w:lang w:val="en-US"/>
        </w:rPr>
        <w:t>a</w:t>
      </w:r>
      <w:r w:rsidR="00FA5C5C" w:rsidRPr="00FA5656">
        <w:rPr>
          <w:rFonts w:cstheme="minorHAnsi"/>
          <w:color w:val="FF0000"/>
          <w:sz w:val="22"/>
          <w:szCs w:val="22"/>
          <w:lang w:val="en-US"/>
        </w:rPr>
        <w:t>nd ecosystems</w:t>
      </w:r>
      <w:commentRangeStart w:id="78"/>
      <w:r w:rsidR="00FA5C5C" w:rsidRPr="00FA5656">
        <w:rPr>
          <w:rFonts w:cstheme="minorHAnsi"/>
          <w:color w:val="FF0000"/>
          <w:sz w:val="22"/>
          <w:szCs w:val="22"/>
          <w:lang w:val="en-US"/>
        </w:rPr>
        <w:t>.</w:t>
      </w:r>
      <w:commentRangeEnd w:id="78"/>
      <w:r w:rsidR="00BD5AD9" w:rsidRPr="00FA5656">
        <w:rPr>
          <w:rStyle w:val="CommentReference"/>
          <w:color w:val="FF0000"/>
          <w:sz w:val="22"/>
          <w:szCs w:val="22"/>
        </w:rPr>
        <w:commentReference w:id="78"/>
      </w:r>
    </w:p>
    <w:p w14:paraId="3615945D" w14:textId="77777777" w:rsidR="00AA2A28" w:rsidRPr="00FA5656" w:rsidRDefault="00AA2A28" w:rsidP="00904830">
      <w:pPr>
        <w:spacing w:line="480" w:lineRule="auto"/>
        <w:contextualSpacing/>
        <w:jc w:val="both"/>
        <w:rPr>
          <w:rFonts w:cstheme="minorHAnsi"/>
          <w:b/>
          <w:sz w:val="22"/>
          <w:szCs w:val="22"/>
          <w:lang w:val="en-US"/>
        </w:rPr>
      </w:pPr>
    </w:p>
    <w:p w14:paraId="223041C9" w14:textId="64F506C9" w:rsidR="00214EC5" w:rsidRPr="00660D1C" w:rsidRDefault="00214EC5" w:rsidP="00904830">
      <w:pPr>
        <w:spacing w:line="480" w:lineRule="auto"/>
        <w:contextualSpacing/>
        <w:jc w:val="both"/>
        <w:rPr>
          <w:rFonts w:cstheme="minorHAnsi"/>
          <w:b/>
          <w:lang w:val="en-US"/>
        </w:rPr>
      </w:pPr>
      <w:commentRangeStart w:id="79"/>
      <w:r w:rsidRPr="00660D1C">
        <w:rPr>
          <w:rFonts w:cstheme="minorHAnsi"/>
          <w:b/>
          <w:lang w:val="en-US"/>
        </w:rPr>
        <w:t>Author contributions</w:t>
      </w:r>
      <w:commentRangeEnd w:id="79"/>
      <w:r w:rsidR="00892044">
        <w:rPr>
          <w:rStyle w:val="CommentReference"/>
        </w:rPr>
        <w:commentReference w:id="79"/>
      </w:r>
    </w:p>
    <w:p w14:paraId="1A07395C" w14:textId="594D7C9C" w:rsidR="00214EC5" w:rsidRPr="00FA5656" w:rsidRDefault="00BE6886" w:rsidP="00904830">
      <w:pPr>
        <w:spacing w:line="480" w:lineRule="auto"/>
        <w:contextualSpacing/>
        <w:jc w:val="both"/>
        <w:rPr>
          <w:rFonts w:cstheme="minorHAnsi"/>
          <w:sz w:val="22"/>
          <w:szCs w:val="22"/>
          <w:lang w:val="en-US"/>
        </w:rPr>
      </w:pPr>
      <w:r w:rsidRPr="00FA5656">
        <w:rPr>
          <w:rFonts w:cstheme="minorHAnsi"/>
          <w:sz w:val="22"/>
          <w:szCs w:val="22"/>
          <w:lang w:val="en-US"/>
        </w:rPr>
        <w:t>ML, JO, AG designed research; ML conceived the study;</w:t>
      </w:r>
      <w:r w:rsidR="007A7334" w:rsidRPr="00FA5656">
        <w:rPr>
          <w:rFonts w:cstheme="minorHAnsi"/>
          <w:sz w:val="22"/>
          <w:szCs w:val="22"/>
          <w:lang w:val="en-US"/>
        </w:rPr>
        <w:t xml:space="preserve"> ML performed research</w:t>
      </w:r>
      <w:r w:rsidRPr="00FA5656">
        <w:rPr>
          <w:rFonts w:cstheme="minorHAnsi"/>
          <w:sz w:val="22"/>
          <w:szCs w:val="22"/>
          <w:lang w:val="en-US"/>
        </w:rPr>
        <w:t xml:space="preserve">; ML analyzed data; </w:t>
      </w:r>
      <w:r w:rsidR="007A7334" w:rsidRPr="00FA5656">
        <w:rPr>
          <w:rFonts w:cstheme="minorHAnsi"/>
          <w:sz w:val="22"/>
          <w:szCs w:val="22"/>
          <w:lang w:val="en-US"/>
        </w:rPr>
        <w:t>ML, JO, AG wrote the paper and contributed to revisions of the manuscript.</w:t>
      </w:r>
    </w:p>
    <w:p w14:paraId="0E5EFA3C" w14:textId="77777777" w:rsidR="00B67C48" w:rsidRPr="00660D1C" w:rsidRDefault="00B67C48" w:rsidP="00904830">
      <w:pPr>
        <w:spacing w:line="480" w:lineRule="auto"/>
        <w:contextualSpacing/>
        <w:jc w:val="both"/>
        <w:rPr>
          <w:rFonts w:cstheme="minorHAnsi"/>
          <w:lang w:val="en-US"/>
        </w:rPr>
      </w:pPr>
    </w:p>
    <w:p w14:paraId="07C62272" w14:textId="77777777" w:rsidR="00C41369" w:rsidRPr="00364D0F" w:rsidRDefault="00C41369" w:rsidP="00904830">
      <w:pPr>
        <w:spacing w:line="480" w:lineRule="auto"/>
        <w:contextualSpacing/>
        <w:jc w:val="both"/>
        <w:rPr>
          <w:rFonts w:cstheme="minorHAnsi"/>
          <w:b/>
          <w:lang w:val="en-US"/>
        </w:rPr>
      </w:pPr>
      <w:r w:rsidRPr="00364D0F">
        <w:rPr>
          <w:rFonts w:cstheme="minorHAnsi"/>
          <w:b/>
          <w:lang w:val="en-US"/>
        </w:rPr>
        <w:t>References</w:t>
      </w:r>
    </w:p>
    <w:p w14:paraId="2D051DF4" w14:textId="77777777" w:rsidR="00712A90" w:rsidRPr="00712A90" w:rsidRDefault="00C41369" w:rsidP="00712A90">
      <w:pPr>
        <w:pStyle w:val="Bibliography"/>
      </w:pPr>
      <w:r w:rsidRPr="00483A60">
        <w:rPr>
          <w:rFonts w:cstheme="minorHAnsi"/>
        </w:rPr>
        <w:fldChar w:fldCharType="begin"/>
      </w:r>
      <w:r w:rsidR="00080146" w:rsidRPr="00A63B82">
        <w:rPr>
          <w:rFonts w:cstheme="minorHAnsi"/>
          <w:lang w:val="sv-SE"/>
        </w:rPr>
        <w:instrText xml:space="preserve"> ADDIN ZOTERO_BIBL {"uncited":[],"omitted":[],"custom":[]} CSL_BIBLIOGRAPHY </w:instrText>
      </w:r>
      <w:r w:rsidRPr="00483A60">
        <w:rPr>
          <w:rFonts w:cstheme="minorHAnsi"/>
        </w:rPr>
        <w:fldChar w:fldCharType="separate"/>
      </w:r>
      <w:r w:rsidR="00712A90" w:rsidRPr="00712A90">
        <w:rPr>
          <w:lang w:val="sv-SE"/>
        </w:rPr>
        <w:t xml:space="preserve">Andersen, K.H., Beyer, J.E. &amp; Lundberg, P. (2009a). </w:t>
      </w:r>
      <w:r w:rsidR="00712A90" w:rsidRPr="00712A90">
        <w:t xml:space="preserve">Trophic and individual efficiencies of size-structured communities. </w:t>
      </w:r>
      <w:r w:rsidR="00712A90" w:rsidRPr="00712A90">
        <w:rPr>
          <w:i/>
          <w:iCs/>
        </w:rPr>
        <w:t>Proceedings of the Royal Society B: Biological Sciences</w:t>
      </w:r>
      <w:r w:rsidR="00712A90" w:rsidRPr="00712A90">
        <w:t>, 276, 109–114.</w:t>
      </w:r>
    </w:p>
    <w:p w14:paraId="385AD2E3" w14:textId="77777777" w:rsidR="00712A90" w:rsidRPr="00712A90" w:rsidRDefault="00712A90" w:rsidP="00712A90">
      <w:pPr>
        <w:pStyle w:val="Bibliography"/>
      </w:pPr>
      <w:r w:rsidRPr="00712A90">
        <w:t xml:space="preserve">Andersen, K.H., Farnsworth, K.D., Pedersen, M., </w:t>
      </w:r>
      <w:proofErr w:type="spellStart"/>
      <w:r w:rsidRPr="00712A90">
        <w:t>Gislason</w:t>
      </w:r>
      <w:proofErr w:type="spellEnd"/>
      <w:r w:rsidRPr="00712A90">
        <w:t>, H. &amp; Beyer, J.E. (2009b). How community ecology links natural mortality, growth, and production of ﬁsh populations, 7.</w:t>
      </w:r>
    </w:p>
    <w:p w14:paraId="0F591F9E" w14:textId="77777777" w:rsidR="00712A90" w:rsidRPr="00712A90" w:rsidRDefault="00712A90" w:rsidP="00712A90">
      <w:pPr>
        <w:pStyle w:val="Bibliography"/>
      </w:pPr>
      <w:r w:rsidRPr="00712A90">
        <w:t xml:space="preserve">Archer, L.C., </w:t>
      </w:r>
      <w:proofErr w:type="spellStart"/>
      <w:r w:rsidRPr="00712A90">
        <w:t>Sohlström</w:t>
      </w:r>
      <w:proofErr w:type="spellEnd"/>
      <w:r w:rsidRPr="00712A90">
        <w:t xml:space="preserve">, E.H., Gallo, B., </w:t>
      </w:r>
      <w:proofErr w:type="spellStart"/>
      <w:r w:rsidRPr="00712A90">
        <w:t>Jochum</w:t>
      </w:r>
      <w:proofErr w:type="spellEnd"/>
      <w:r w:rsidRPr="00712A90">
        <w:t xml:space="preserve">, M., Woodward, G., </w:t>
      </w:r>
      <w:proofErr w:type="spellStart"/>
      <w:r w:rsidRPr="00712A90">
        <w:t>Kordas</w:t>
      </w:r>
      <w:proofErr w:type="spellEnd"/>
      <w:r w:rsidRPr="00712A90">
        <w:t xml:space="preserve">, R.L., </w:t>
      </w:r>
      <w:r w:rsidRPr="00712A90">
        <w:rPr>
          <w:i/>
          <w:iCs/>
        </w:rPr>
        <w:t>et al.</w:t>
      </w:r>
      <w:r w:rsidRPr="00712A90">
        <w:t xml:space="preserve"> (2019). Consistent temperature dependence of functional response parameters and their use in predicting population abundance. </w:t>
      </w:r>
      <w:r w:rsidRPr="00712A90">
        <w:rPr>
          <w:i/>
          <w:iCs/>
        </w:rPr>
        <w:t xml:space="preserve">J </w:t>
      </w:r>
      <w:proofErr w:type="spellStart"/>
      <w:r w:rsidRPr="00712A90">
        <w:rPr>
          <w:i/>
          <w:iCs/>
        </w:rPr>
        <w:t>Anim</w:t>
      </w:r>
      <w:proofErr w:type="spellEnd"/>
      <w:r w:rsidRPr="00712A90">
        <w:rPr>
          <w:i/>
          <w:iCs/>
        </w:rPr>
        <w:t xml:space="preserve"> </w:t>
      </w:r>
      <w:proofErr w:type="spellStart"/>
      <w:r w:rsidRPr="00712A90">
        <w:rPr>
          <w:i/>
          <w:iCs/>
        </w:rPr>
        <w:t>Ecol</w:t>
      </w:r>
      <w:proofErr w:type="spellEnd"/>
      <w:r w:rsidRPr="00712A90">
        <w:t>, 88, 1670–1683.</w:t>
      </w:r>
    </w:p>
    <w:p w14:paraId="691E9902" w14:textId="77777777" w:rsidR="00712A90" w:rsidRPr="00712A90" w:rsidRDefault="00712A90" w:rsidP="00712A90">
      <w:pPr>
        <w:pStyle w:val="Bibliography"/>
      </w:pPr>
      <w:r w:rsidRPr="00712A90">
        <w:t xml:space="preserve">Armstrong, J.D. &amp; Hawkins, L.A. (2008). Standard metabolic rate of pike, </w:t>
      </w:r>
      <w:proofErr w:type="spellStart"/>
      <w:r w:rsidRPr="00712A90">
        <w:t>Esox</w:t>
      </w:r>
      <w:proofErr w:type="spellEnd"/>
      <w:r w:rsidRPr="00712A90">
        <w:t xml:space="preserve"> </w:t>
      </w:r>
      <w:proofErr w:type="spellStart"/>
      <w:r w:rsidRPr="00712A90">
        <w:t>lucius</w:t>
      </w:r>
      <w:proofErr w:type="spellEnd"/>
      <w:r w:rsidRPr="00712A90">
        <w:t xml:space="preserve">: variation among studies and implications for energy flow modelling. </w:t>
      </w:r>
      <w:proofErr w:type="spellStart"/>
      <w:r w:rsidRPr="00712A90">
        <w:rPr>
          <w:i/>
          <w:iCs/>
        </w:rPr>
        <w:t>Hydrobiologia</w:t>
      </w:r>
      <w:proofErr w:type="spellEnd"/>
      <w:r w:rsidRPr="00712A90">
        <w:t>, 601, 83–90.</w:t>
      </w:r>
    </w:p>
    <w:p w14:paraId="55E0CCCC" w14:textId="77777777" w:rsidR="00712A90" w:rsidRPr="00712A90" w:rsidRDefault="00712A90" w:rsidP="00712A90">
      <w:pPr>
        <w:pStyle w:val="Bibliography"/>
      </w:pPr>
      <w:r w:rsidRPr="00712A90">
        <w:t xml:space="preserve">Atkinson, D. (1994). Temperature and Organism Size—A Biological Law for Ectotherms? In: </w:t>
      </w:r>
      <w:r w:rsidRPr="00712A90">
        <w:rPr>
          <w:i/>
          <w:iCs/>
        </w:rPr>
        <w:t>Advances in Ecological Research</w:t>
      </w:r>
      <w:r w:rsidRPr="00712A90">
        <w:t>. Elsevier, pp. 1–58.</w:t>
      </w:r>
    </w:p>
    <w:p w14:paraId="2C1D9D9B" w14:textId="77777777" w:rsidR="00712A90" w:rsidRPr="00712A90" w:rsidRDefault="00712A90" w:rsidP="00712A90">
      <w:pPr>
        <w:pStyle w:val="Bibliography"/>
      </w:pPr>
      <w:proofErr w:type="spellStart"/>
      <w:r w:rsidRPr="00712A90">
        <w:t>Audzijonyte</w:t>
      </w:r>
      <w:proofErr w:type="spellEnd"/>
      <w:r w:rsidRPr="00712A90">
        <w:t xml:space="preserve">, A., </w:t>
      </w:r>
      <w:proofErr w:type="spellStart"/>
      <w:r w:rsidRPr="00712A90">
        <w:t>Barneche</w:t>
      </w:r>
      <w:proofErr w:type="spellEnd"/>
      <w:r w:rsidRPr="00712A90">
        <w:t xml:space="preserve">, D.R., </w:t>
      </w:r>
      <w:proofErr w:type="spellStart"/>
      <w:r w:rsidRPr="00712A90">
        <w:t>Baudron</w:t>
      </w:r>
      <w:proofErr w:type="spellEnd"/>
      <w:r w:rsidRPr="00712A90">
        <w:t xml:space="preserve">, A.R., </w:t>
      </w:r>
      <w:proofErr w:type="spellStart"/>
      <w:r w:rsidRPr="00712A90">
        <w:t>Belmaker</w:t>
      </w:r>
      <w:proofErr w:type="spellEnd"/>
      <w:r w:rsidRPr="00712A90">
        <w:t xml:space="preserve">, J., Clark, T.D., Marshall, C.T., </w:t>
      </w:r>
      <w:r w:rsidRPr="00712A90">
        <w:rPr>
          <w:i/>
          <w:iCs/>
        </w:rPr>
        <w:t>et al.</w:t>
      </w:r>
      <w:r w:rsidRPr="00712A90">
        <w:t xml:space="preserve"> (2018). Is oxygen limitation in warming waters a valid mechanism to explain decreased body sizes in aquatic ectotherms? </w:t>
      </w:r>
      <w:r w:rsidRPr="00712A90">
        <w:rPr>
          <w:i/>
          <w:iCs/>
        </w:rPr>
        <w:t>Global Ecology and Biogeography</w:t>
      </w:r>
      <w:r w:rsidRPr="00712A90">
        <w:t>.</w:t>
      </w:r>
    </w:p>
    <w:p w14:paraId="07340194" w14:textId="77777777" w:rsidR="00712A90" w:rsidRPr="00712A90" w:rsidRDefault="00712A90" w:rsidP="00712A90">
      <w:pPr>
        <w:pStyle w:val="Bibliography"/>
      </w:pPr>
      <w:proofErr w:type="spellStart"/>
      <w:r w:rsidRPr="00712A90">
        <w:t>Audzijonyte</w:t>
      </w:r>
      <w:proofErr w:type="spellEnd"/>
      <w:r w:rsidRPr="00712A90">
        <w:t xml:space="preserve">, A. &amp; </w:t>
      </w:r>
      <w:proofErr w:type="spellStart"/>
      <w:r w:rsidRPr="00712A90">
        <w:t>Pecl</w:t>
      </w:r>
      <w:proofErr w:type="spellEnd"/>
      <w:r w:rsidRPr="00712A90">
        <w:t xml:space="preserve">, G.T. (2018). Deep impact of fisheries. </w:t>
      </w:r>
      <w:r w:rsidRPr="00712A90">
        <w:rPr>
          <w:i/>
          <w:iCs/>
        </w:rPr>
        <w:t>Nature Ecology &amp; Evolution</w:t>
      </w:r>
      <w:r w:rsidRPr="00712A90">
        <w:t>, 2, 1348–1349.</w:t>
      </w:r>
    </w:p>
    <w:p w14:paraId="712D3C11" w14:textId="77777777" w:rsidR="00712A90" w:rsidRPr="00712A90" w:rsidRDefault="00712A90" w:rsidP="00712A90">
      <w:pPr>
        <w:pStyle w:val="Bibliography"/>
      </w:pPr>
      <w:proofErr w:type="spellStart"/>
      <w:r w:rsidRPr="00712A90">
        <w:t>Barneche</w:t>
      </w:r>
      <w:proofErr w:type="spellEnd"/>
      <w:r w:rsidRPr="00712A90">
        <w:t xml:space="preserve">, D.R. &amp; Allen, A.P. (2018a). The energetics of fish growth and how it constrains food-web trophic structure. </w:t>
      </w:r>
      <w:r w:rsidRPr="00712A90">
        <w:rPr>
          <w:i/>
          <w:iCs/>
        </w:rPr>
        <w:t>Ecology Letters</w:t>
      </w:r>
      <w:r w:rsidRPr="00712A90">
        <w:t>, 21, 836–844.</w:t>
      </w:r>
    </w:p>
    <w:p w14:paraId="6F6645F1" w14:textId="77777777" w:rsidR="00712A90" w:rsidRPr="00712A90" w:rsidRDefault="00712A90" w:rsidP="00712A90">
      <w:pPr>
        <w:pStyle w:val="Bibliography"/>
      </w:pPr>
      <w:proofErr w:type="spellStart"/>
      <w:r w:rsidRPr="00712A90">
        <w:lastRenderedPageBreak/>
        <w:t>Barneche</w:t>
      </w:r>
      <w:proofErr w:type="spellEnd"/>
      <w:r w:rsidRPr="00712A90">
        <w:t xml:space="preserve">, D.R. &amp; Allen, A.P. (2018b). The energetics of fish growth and how it constrains food-web trophic structure. </w:t>
      </w:r>
      <w:r w:rsidRPr="00712A90">
        <w:rPr>
          <w:i/>
          <w:iCs/>
        </w:rPr>
        <w:t>Ecology Letters</w:t>
      </w:r>
      <w:r w:rsidRPr="00712A90">
        <w:t>, 21, 836–844.</w:t>
      </w:r>
    </w:p>
    <w:p w14:paraId="419632CD" w14:textId="77777777" w:rsidR="00712A90" w:rsidRPr="00712A90" w:rsidRDefault="00712A90" w:rsidP="00712A90">
      <w:pPr>
        <w:pStyle w:val="Bibliography"/>
      </w:pPr>
      <w:proofErr w:type="spellStart"/>
      <w:r w:rsidRPr="00712A90">
        <w:t>Barneche</w:t>
      </w:r>
      <w:proofErr w:type="spellEnd"/>
      <w:r w:rsidRPr="00712A90">
        <w:t xml:space="preserve">, D.R., Jahn, M. &amp; </w:t>
      </w:r>
      <w:proofErr w:type="spellStart"/>
      <w:r w:rsidRPr="00712A90">
        <w:t>Seebacher</w:t>
      </w:r>
      <w:proofErr w:type="spellEnd"/>
      <w:r w:rsidRPr="00712A90">
        <w:t xml:space="preserve">, F. (2019). Warming increases the cost of growth in a model vertebrate. </w:t>
      </w:r>
      <w:r w:rsidRPr="00712A90">
        <w:rPr>
          <w:i/>
          <w:iCs/>
        </w:rPr>
        <w:t>Functional Ecology</w:t>
      </w:r>
      <w:r w:rsidRPr="00712A90">
        <w:t>, 33, 1256–1266.</w:t>
      </w:r>
    </w:p>
    <w:p w14:paraId="3A27ACE1" w14:textId="77777777" w:rsidR="00712A90" w:rsidRPr="00712A90" w:rsidRDefault="00712A90" w:rsidP="00712A90">
      <w:pPr>
        <w:pStyle w:val="Bibliography"/>
      </w:pPr>
      <w:proofErr w:type="spellStart"/>
      <w:r w:rsidRPr="00712A90">
        <w:t>Baudron</w:t>
      </w:r>
      <w:proofErr w:type="spellEnd"/>
      <w:r w:rsidRPr="00712A90">
        <w:t xml:space="preserve">, A.R., Needle, C.L., </w:t>
      </w:r>
      <w:proofErr w:type="spellStart"/>
      <w:r w:rsidRPr="00712A90">
        <w:t>Rijnsdorp</w:t>
      </w:r>
      <w:proofErr w:type="spellEnd"/>
      <w:r w:rsidRPr="00712A90">
        <w:t xml:space="preserve">, A.D. &amp; Marshall, C.T. (2014). Warming temperatures and smaller body sizes: synchronous changes in growth of North Sea fishes. </w:t>
      </w:r>
      <w:r w:rsidRPr="00712A90">
        <w:rPr>
          <w:i/>
          <w:iCs/>
        </w:rPr>
        <w:t>Global Change Biology</w:t>
      </w:r>
      <w:r w:rsidRPr="00712A90">
        <w:t>, 20, 1023–1031.</w:t>
      </w:r>
    </w:p>
    <w:p w14:paraId="1F1FF561" w14:textId="77777777" w:rsidR="00712A90" w:rsidRPr="00712A90" w:rsidRDefault="00712A90" w:rsidP="00712A90">
      <w:pPr>
        <w:pStyle w:val="Bibliography"/>
      </w:pPr>
      <w:r w:rsidRPr="00712A90">
        <w:t xml:space="preserve">Beamish, F.W.H. (1964). Respiration of fishes with special emphasis on standard oxygen consumption: II. Influence of weight and temperature on respiration of several species. </w:t>
      </w:r>
      <w:r w:rsidRPr="00712A90">
        <w:rPr>
          <w:i/>
          <w:iCs/>
        </w:rPr>
        <w:t xml:space="preserve">Canadian Journal of Zoology/Revue Canadienne de </w:t>
      </w:r>
      <w:proofErr w:type="spellStart"/>
      <w:r w:rsidRPr="00712A90">
        <w:rPr>
          <w:i/>
          <w:iCs/>
        </w:rPr>
        <w:t>Zoologie</w:t>
      </w:r>
      <w:proofErr w:type="spellEnd"/>
      <w:r w:rsidRPr="00712A90">
        <w:t>, 42, 177–188.</w:t>
      </w:r>
    </w:p>
    <w:p w14:paraId="28154236" w14:textId="77777777" w:rsidR="00712A90" w:rsidRPr="00712A90" w:rsidRDefault="00712A90" w:rsidP="00712A90">
      <w:pPr>
        <w:pStyle w:val="Bibliography"/>
      </w:pPr>
      <w:r w:rsidRPr="00712A90">
        <w:t xml:space="preserve">von </w:t>
      </w:r>
      <w:proofErr w:type="spellStart"/>
      <w:r w:rsidRPr="00712A90">
        <w:t>Bertalanffy</w:t>
      </w:r>
      <w:proofErr w:type="spellEnd"/>
      <w:r w:rsidRPr="00712A90">
        <w:t xml:space="preserve">, L. (1938). A QUANTITATIVE THEORY OF ORGANIC GROWTH (INQUIRIES ON GROWTH LAWS. II). </w:t>
      </w:r>
      <w:r w:rsidRPr="00712A90">
        <w:rPr>
          <w:i/>
          <w:iCs/>
        </w:rPr>
        <w:t>Human Biology</w:t>
      </w:r>
      <w:r w:rsidRPr="00712A90">
        <w:t>, 10, 181–213.</w:t>
      </w:r>
    </w:p>
    <w:p w14:paraId="5299DF64" w14:textId="77777777" w:rsidR="00712A90" w:rsidRPr="00712A90" w:rsidRDefault="00712A90" w:rsidP="00712A90">
      <w:pPr>
        <w:pStyle w:val="Bibliography"/>
      </w:pPr>
      <w:r w:rsidRPr="00712A90">
        <w:t xml:space="preserve">von </w:t>
      </w:r>
      <w:proofErr w:type="spellStart"/>
      <w:r w:rsidRPr="00712A90">
        <w:t>Bertalanffy</w:t>
      </w:r>
      <w:proofErr w:type="spellEnd"/>
      <w:r w:rsidRPr="00712A90">
        <w:t xml:space="preserve">, L. (1957). Laws in metabolism and growth. </w:t>
      </w:r>
      <w:r w:rsidRPr="00712A90">
        <w:rPr>
          <w:i/>
          <w:iCs/>
        </w:rPr>
        <w:t>The quarterly review of biology</w:t>
      </w:r>
      <w:r w:rsidRPr="00712A90">
        <w:t>, 32, 217–231.</w:t>
      </w:r>
    </w:p>
    <w:p w14:paraId="741BEDFF" w14:textId="77777777" w:rsidR="00712A90" w:rsidRPr="00712A90" w:rsidRDefault="00712A90" w:rsidP="00712A90">
      <w:pPr>
        <w:pStyle w:val="Bibliography"/>
      </w:pPr>
      <w:r w:rsidRPr="00712A90">
        <w:rPr>
          <w:lang w:val="sv-SE"/>
        </w:rPr>
        <w:t xml:space="preserve">Björnsson, B., Steinarsson, A. &amp; </w:t>
      </w:r>
      <w:proofErr w:type="spellStart"/>
      <w:r w:rsidRPr="00712A90">
        <w:rPr>
          <w:lang w:val="sv-SE"/>
        </w:rPr>
        <w:t>Árnason</w:t>
      </w:r>
      <w:proofErr w:type="spellEnd"/>
      <w:r w:rsidRPr="00712A90">
        <w:rPr>
          <w:lang w:val="sv-SE"/>
        </w:rPr>
        <w:t xml:space="preserve">, T. (2007). </w:t>
      </w:r>
      <w:r w:rsidRPr="00712A90">
        <w:t>Growth model for Atlantic cod (</w:t>
      </w:r>
      <w:proofErr w:type="spellStart"/>
      <w:r w:rsidRPr="00712A90">
        <w:t>Gadus</w:t>
      </w:r>
      <w:proofErr w:type="spellEnd"/>
      <w:r w:rsidRPr="00712A90">
        <w:t xml:space="preserve"> </w:t>
      </w:r>
      <w:proofErr w:type="spellStart"/>
      <w:r w:rsidRPr="00712A90">
        <w:t>morhua</w:t>
      </w:r>
      <w:proofErr w:type="spellEnd"/>
      <w:r w:rsidRPr="00712A90">
        <w:t xml:space="preserve">): Effects of temperature and body weight on growth rate. </w:t>
      </w:r>
      <w:r w:rsidRPr="00712A90">
        <w:rPr>
          <w:i/>
          <w:iCs/>
        </w:rPr>
        <w:t>Aquaculture</w:t>
      </w:r>
      <w:r w:rsidRPr="00712A90">
        <w:t>, 271, 216–226.</w:t>
      </w:r>
    </w:p>
    <w:p w14:paraId="6E863456" w14:textId="77777777" w:rsidR="00712A90" w:rsidRPr="00712A90" w:rsidRDefault="00712A90" w:rsidP="00712A90">
      <w:pPr>
        <w:pStyle w:val="Bibliography"/>
      </w:pPr>
      <w:r w:rsidRPr="00712A90">
        <w:t xml:space="preserve">Blanchard, J.L., Heneghan, R.F., Everett, J.D., </w:t>
      </w:r>
      <w:proofErr w:type="spellStart"/>
      <w:r w:rsidRPr="00712A90">
        <w:t>Trebilco</w:t>
      </w:r>
      <w:proofErr w:type="spellEnd"/>
      <w:r w:rsidRPr="00712A90">
        <w:t xml:space="preserve">, R. &amp; Richardson, A.J. (2017). From Bacteria to Whales: Using Functional Size Spectra to Model Marine Ecosystems. </w:t>
      </w:r>
      <w:r w:rsidRPr="00712A90">
        <w:rPr>
          <w:i/>
          <w:iCs/>
        </w:rPr>
        <w:t>Trends in Ecology &amp; Evolution</w:t>
      </w:r>
      <w:r w:rsidRPr="00712A90">
        <w:t>, 32, 174–186.</w:t>
      </w:r>
    </w:p>
    <w:p w14:paraId="2D92CC3E" w14:textId="77777777" w:rsidR="00712A90" w:rsidRPr="00712A90" w:rsidRDefault="00712A90" w:rsidP="00712A90">
      <w:pPr>
        <w:pStyle w:val="Bibliography"/>
      </w:pPr>
      <w:r w:rsidRPr="00712A90">
        <w:t xml:space="preserve">Brett, J.R. &amp; </w:t>
      </w:r>
      <w:proofErr w:type="spellStart"/>
      <w:r w:rsidRPr="00712A90">
        <w:t>Shelbourn</w:t>
      </w:r>
      <w:proofErr w:type="spellEnd"/>
      <w:r w:rsidRPr="00712A90">
        <w:t xml:space="preserve">, J.E. (1975). Growth Rate of Young Sockeye Salmon, Oncorhynchus </w:t>
      </w:r>
      <w:proofErr w:type="spellStart"/>
      <w:r w:rsidRPr="00712A90">
        <w:t>nerka</w:t>
      </w:r>
      <w:proofErr w:type="spellEnd"/>
      <w:r w:rsidRPr="00712A90">
        <w:t xml:space="preserve">, in Relation to Fish Size and Ration Level. </w:t>
      </w:r>
      <w:r w:rsidRPr="00712A90">
        <w:rPr>
          <w:i/>
          <w:iCs/>
        </w:rPr>
        <w:t>Canadian Journal of Fisheries and Aquatic Sciences</w:t>
      </w:r>
      <w:r w:rsidRPr="00712A90">
        <w:t>, 32, 2103–2110.</w:t>
      </w:r>
    </w:p>
    <w:p w14:paraId="73B229E2" w14:textId="77777777" w:rsidR="00712A90" w:rsidRPr="00712A90" w:rsidRDefault="00712A90" w:rsidP="00712A90">
      <w:pPr>
        <w:pStyle w:val="Bibliography"/>
      </w:pPr>
      <w:r w:rsidRPr="00712A90">
        <w:t xml:space="preserve">Brose, U., Dunne, J.A., Montoya, J.M., Petchey, O.L., Schneider, F.D. &amp; Jacob, U. (2012). Climate change in size-structured ecosystems. </w:t>
      </w:r>
      <w:r w:rsidRPr="00712A90">
        <w:rPr>
          <w:i/>
          <w:iCs/>
        </w:rPr>
        <w:t>Philosophical Transactions of the Royal Society of London, Series B: Biological Sciences</w:t>
      </w:r>
      <w:r w:rsidRPr="00712A90">
        <w:t>, 367, 2903–2912.</w:t>
      </w:r>
    </w:p>
    <w:p w14:paraId="14FDA842" w14:textId="77777777" w:rsidR="00712A90" w:rsidRPr="00712A90" w:rsidRDefault="00712A90" w:rsidP="00712A90">
      <w:pPr>
        <w:pStyle w:val="Bibliography"/>
      </w:pPr>
      <w:r w:rsidRPr="00712A90">
        <w:t xml:space="preserve">Brown, J.H., </w:t>
      </w:r>
      <w:proofErr w:type="spellStart"/>
      <w:r w:rsidRPr="00712A90">
        <w:t>Gillooly</w:t>
      </w:r>
      <w:proofErr w:type="spellEnd"/>
      <w:r w:rsidRPr="00712A90">
        <w:t xml:space="preserve">, J.F., Allen, A.P., Savage, V.M. &amp; West, G.B. (2004a). TOWARD A METABOLIC THEORY OF ECOLOGY. </w:t>
      </w:r>
      <w:r w:rsidRPr="00712A90">
        <w:rPr>
          <w:i/>
          <w:iCs/>
        </w:rPr>
        <w:t>Ecology</w:t>
      </w:r>
      <w:r w:rsidRPr="00712A90">
        <w:t>, 85, 1771–1789.</w:t>
      </w:r>
    </w:p>
    <w:p w14:paraId="622CA7D8" w14:textId="77777777" w:rsidR="00712A90" w:rsidRPr="00712A90" w:rsidRDefault="00712A90" w:rsidP="00712A90">
      <w:pPr>
        <w:pStyle w:val="Bibliography"/>
      </w:pPr>
      <w:r w:rsidRPr="00712A90">
        <w:t xml:space="preserve">Brown, J.H., </w:t>
      </w:r>
      <w:proofErr w:type="spellStart"/>
      <w:r w:rsidRPr="00712A90">
        <w:t>Gillooly</w:t>
      </w:r>
      <w:proofErr w:type="spellEnd"/>
      <w:r w:rsidRPr="00712A90">
        <w:t xml:space="preserve">, J.F., Allen, A.P., Savage, V.M. &amp; West, G.B. (2004b). Toward a metabolic theory of ecology. </w:t>
      </w:r>
      <w:r w:rsidRPr="00712A90">
        <w:rPr>
          <w:i/>
          <w:iCs/>
        </w:rPr>
        <w:t>Ecology</w:t>
      </w:r>
      <w:r w:rsidRPr="00712A90">
        <w:t>, 85, 1771–1789.</w:t>
      </w:r>
    </w:p>
    <w:p w14:paraId="662FE853" w14:textId="77777777" w:rsidR="00712A90" w:rsidRPr="00712A90" w:rsidRDefault="00712A90" w:rsidP="00712A90">
      <w:pPr>
        <w:pStyle w:val="Bibliography"/>
      </w:pPr>
      <w:r w:rsidRPr="00712A90">
        <w:t xml:space="preserve">Clarke, A. &amp; Johnston, N.M. (1999). Scaling of metabolic rate with body mass and temperature in teleost fish. </w:t>
      </w:r>
      <w:r w:rsidRPr="00712A90">
        <w:rPr>
          <w:i/>
          <w:iCs/>
        </w:rPr>
        <w:t>Journal of Animal Ecology</w:t>
      </w:r>
      <w:r w:rsidRPr="00712A90">
        <w:t>, 68, 893–905.</w:t>
      </w:r>
    </w:p>
    <w:p w14:paraId="56F0B6B5" w14:textId="77777777" w:rsidR="00712A90" w:rsidRPr="00712A90" w:rsidRDefault="00712A90" w:rsidP="00712A90">
      <w:pPr>
        <w:pStyle w:val="Bibliography"/>
      </w:pPr>
      <w:proofErr w:type="spellStart"/>
      <w:r w:rsidRPr="00712A90">
        <w:t>Daufresne</w:t>
      </w:r>
      <w:proofErr w:type="spellEnd"/>
      <w:r w:rsidRPr="00712A90">
        <w:t xml:space="preserve">, M., </w:t>
      </w:r>
      <w:proofErr w:type="spellStart"/>
      <w:r w:rsidRPr="00712A90">
        <w:t>Lengfellner</w:t>
      </w:r>
      <w:proofErr w:type="spellEnd"/>
      <w:r w:rsidRPr="00712A90">
        <w:t xml:space="preserve">, K. &amp; Sommer, U. (2009). Global warming benefits the small in aquatic ecosystems. </w:t>
      </w:r>
      <w:r w:rsidRPr="00712A90">
        <w:rPr>
          <w:i/>
          <w:iCs/>
        </w:rPr>
        <w:t>Proceedings of the National Academy of Sciences, USA</w:t>
      </w:r>
      <w:r w:rsidRPr="00712A90">
        <w:t>, 106, 12788–12793.</w:t>
      </w:r>
    </w:p>
    <w:p w14:paraId="6B9E0F93" w14:textId="77777777" w:rsidR="00712A90" w:rsidRPr="00712A90" w:rsidRDefault="00712A90" w:rsidP="00712A90">
      <w:pPr>
        <w:pStyle w:val="Bibliography"/>
      </w:pPr>
      <w:r w:rsidRPr="00712A90">
        <w:t xml:space="preserve">De </w:t>
      </w:r>
      <w:proofErr w:type="spellStart"/>
      <w:r w:rsidRPr="00712A90">
        <w:t>Roos</w:t>
      </w:r>
      <w:proofErr w:type="spellEnd"/>
      <w:r w:rsidRPr="00712A90">
        <w:t xml:space="preserve">, A.M. &amp; Persson, L. (2001). Physiologically structured models - from versatile technique to ecological theory. </w:t>
      </w:r>
      <w:r w:rsidRPr="00712A90">
        <w:rPr>
          <w:i/>
          <w:iCs/>
        </w:rPr>
        <w:t>Oikos</w:t>
      </w:r>
      <w:r w:rsidRPr="00712A90">
        <w:t>, 94, 51–71.</w:t>
      </w:r>
    </w:p>
    <w:p w14:paraId="29C861BB" w14:textId="77777777" w:rsidR="00712A90" w:rsidRPr="00712A90" w:rsidRDefault="00712A90" w:rsidP="00712A90">
      <w:pPr>
        <w:pStyle w:val="Bibliography"/>
      </w:pPr>
      <w:r w:rsidRPr="00712A90">
        <w:t xml:space="preserve">De </w:t>
      </w:r>
      <w:proofErr w:type="spellStart"/>
      <w:r w:rsidRPr="00712A90">
        <w:t>Roos</w:t>
      </w:r>
      <w:proofErr w:type="spellEnd"/>
      <w:r w:rsidRPr="00712A90">
        <w:t xml:space="preserve">, A.M. &amp; Persson, L. (2013). </w:t>
      </w:r>
      <w:r w:rsidRPr="00712A90">
        <w:rPr>
          <w:i/>
          <w:iCs/>
        </w:rPr>
        <w:t>Population and community ecology of ontogenetic development</w:t>
      </w:r>
      <w:r w:rsidRPr="00712A90">
        <w:t>. Princeton University Press, Princeton, New Jersey, USA.</w:t>
      </w:r>
    </w:p>
    <w:p w14:paraId="075A08FF" w14:textId="77777777" w:rsidR="00712A90" w:rsidRPr="00712A90" w:rsidRDefault="00712A90" w:rsidP="00712A90">
      <w:pPr>
        <w:pStyle w:val="Bibliography"/>
      </w:pPr>
      <w:r w:rsidRPr="00712A90">
        <w:t xml:space="preserve">Dell, A.I., </w:t>
      </w:r>
      <w:proofErr w:type="spellStart"/>
      <w:r w:rsidRPr="00712A90">
        <w:t>Pawar</w:t>
      </w:r>
      <w:proofErr w:type="spellEnd"/>
      <w:r w:rsidRPr="00712A90">
        <w:t xml:space="preserve">, S. &amp; Savage, V.M. (2011). Systematic variation in the temperature dependence of physiological and ecological traits. </w:t>
      </w:r>
      <w:r w:rsidRPr="00712A90">
        <w:rPr>
          <w:i/>
          <w:iCs/>
        </w:rPr>
        <w:t>Proceedings of the National Academy of Sciences</w:t>
      </w:r>
      <w:r w:rsidRPr="00712A90">
        <w:t>, 108, 10591–10596.</w:t>
      </w:r>
    </w:p>
    <w:p w14:paraId="2417CBBF" w14:textId="77777777" w:rsidR="00712A90" w:rsidRPr="00712A90" w:rsidRDefault="00712A90" w:rsidP="00712A90">
      <w:pPr>
        <w:pStyle w:val="Bibliography"/>
      </w:pPr>
      <w:r w:rsidRPr="00712A90">
        <w:t xml:space="preserve">Dell, A.I., </w:t>
      </w:r>
      <w:proofErr w:type="spellStart"/>
      <w:r w:rsidRPr="00712A90">
        <w:t>Pawar</w:t>
      </w:r>
      <w:proofErr w:type="spellEnd"/>
      <w:r w:rsidRPr="00712A90">
        <w:t xml:space="preserve">, S. &amp; Savage, V.M. (2014). Temperature dependence of trophic interactions are driven by asymmetry of species responses and foraging strategy. </w:t>
      </w:r>
      <w:r w:rsidRPr="00712A90">
        <w:rPr>
          <w:i/>
          <w:iCs/>
        </w:rPr>
        <w:t>Journal of Animal Ecology</w:t>
      </w:r>
      <w:r w:rsidRPr="00712A90">
        <w:t>, 83, 70–84.</w:t>
      </w:r>
    </w:p>
    <w:p w14:paraId="3FF01F33" w14:textId="77777777" w:rsidR="00712A90" w:rsidRPr="00712A90" w:rsidRDefault="00712A90" w:rsidP="00712A90">
      <w:pPr>
        <w:pStyle w:val="Bibliography"/>
      </w:pPr>
      <w:r w:rsidRPr="00712A90">
        <w:t xml:space="preserve">Downs, C.J., Hayes, J.P. &amp; Tracy, C.R. (2008). Scaling metabolic rate with body mass and inverse body temperature: A test of the Arrhenius fractal supply model. </w:t>
      </w:r>
      <w:r w:rsidRPr="00712A90">
        <w:rPr>
          <w:i/>
          <w:iCs/>
        </w:rPr>
        <w:t>Functional Ecology</w:t>
      </w:r>
      <w:r w:rsidRPr="00712A90">
        <w:t>, 22, 239–244.</w:t>
      </w:r>
    </w:p>
    <w:p w14:paraId="79E9C5EF" w14:textId="77777777" w:rsidR="00712A90" w:rsidRPr="00712A90" w:rsidRDefault="00712A90" w:rsidP="00712A90">
      <w:pPr>
        <w:pStyle w:val="Bibliography"/>
      </w:pPr>
      <w:r w:rsidRPr="00712A90">
        <w:t xml:space="preserve">Elliott, J.M. &amp; Hurley, M.A. (1995). The Functional Relationship between Body Size and Growth Rate in Fish. </w:t>
      </w:r>
      <w:r w:rsidRPr="00712A90">
        <w:rPr>
          <w:i/>
          <w:iCs/>
        </w:rPr>
        <w:t>Functional Ecology</w:t>
      </w:r>
      <w:r w:rsidRPr="00712A90">
        <w:t>, 9, 625.</w:t>
      </w:r>
    </w:p>
    <w:p w14:paraId="185B5CEF" w14:textId="77777777" w:rsidR="00712A90" w:rsidRPr="00712A90" w:rsidRDefault="00712A90" w:rsidP="00712A90">
      <w:pPr>
        <w:pStyle w:val="Bibliography"/>
      </w:pPr>
      <w:r w:rsidRPr="00712A90">
        <w:lastRenderedPageBreak/>
        <w:t xml:space="preserve">Englund, G., </w:t>
      </w:r>
      <w:proofErr w:type="spellStart"/>
      <w:r w:rsidRPr="00712A90">
        <w:t>Öhlund</w:t>
      </w:r>
      <w:proofErr w:type="spellEnd"/>
      <w:r w:rsidRPr="00712A90">
        <w:t xml:space="preserve">, G., Hein, C.L. &amp; Diehl, S. (2011). Temperature dependence of the functional response. </w:t>
      </w:r>
      <w:r w:rsidRPr="00712A90">
        <w:rPr>
          <w:i/>
          <w:iCs/>
        </w:rPr>
        <w:t>Ecology Letters</w:t>
      </w:r>
      <w:r w:rsidRPr="00712A90">
        <w:t>, 14, 914–921.</w:t>
      </w:r>
    </w:p>
    <w:p w14:paraId="04090116" w14:textId="77777777" w:rsidR="00712A90" w:rsidRPr="00712A90" w:rsidRDefault="00712A90" w:rsidP="00712A90">
      <w:pPr>
        <w:pStyle w:val="Bibliography"/>
      </w:pPr>
      <w:r w:rsidRPr="00712A90">
        <w:t xml:space="preserve">Essington, T.E., </w:t>
      </w:r>
      <w:proofErr w:type="spellStart"/>
      <w:r w:rsidRPr="00712A90">
        <w:t>Kitchell</w:t>
      </w:r>
      <w:proofErr w:type="spellEnd"/>
      <w:r w:rsidRPr="00712A90">
        <w:t xml:space="preserve">, J.F. &amp; Walters, C.J. (2001). The von </w:t>
      </w:r>
      <w:proofErr w:type="spellStart"/>
      <w:r w:rsidRPr="00712A90">
        <w:t>Bertalanffy</w:t>
      </w:r>
      <w:proofErr w:type="spellEnd"/>
      <w:r w:rsidRPr="00712A90">
        <w:t xml:space="preserve"> growth function, bioenergetics, and the consumption rates of fish. </w:t>
      </w:r>
      <w:r w:rsidRPr="00712A90">
        <w:rPr>
          <w:i/>
          <w:iCs/>
        </w:rPr>
        <w:t>Canadian Journal of Fisheries and Aquatic Sciences</w:t>
      </w:r>
      <w:r w:rsidRPr="00712A90">
        <w:t>, 58, 2129–2138.</w:t>
      </w:r>
    </w:p>
    <w:p w14:paraId="687B6EAC" w14:textId="77777777" w:rsidR="00712A90" w:rsidRPr="00712A90" w:rsidRDefault="00712A90" w:rsidP="00712A90">
      <w:pPr>
        <w:pStyle w:val="Bibliography"/>
      </w:pPr>
      <w:r w:rsidRPr="00712A90">
        <w:t>Fernández-</w:t>
      </w:r>
      <w:proofErr w:type="spellStart"/>
      <w:r w:rsidRPr="00712A90">
        <w:t>i</w:t>
      </w:r>
      <w:proofErr w:type="spellEnd"/>
      <w:r w:rsidRPr="00712A90">
        <w:t xml:space="preserve">-Marín, X. (2016). </w:t>
      </w:r>
      <w:proofErr w:type="spellStart"/>
      <w:r w:rsidRPr="00712A90">
        <w:t>ggmcmc</w:t>
      </w:r>
      <w:proofErr w:type="spellEnd"/>
      <w:r w:rsidRPr="00712A90">
        <w:t xml:space="preserve">: Analysis of MCMC Samples and Bayesian Inference. </w:t>
      </w:r>
      <w:r w:rsidRPr="00712A90">
        <w:rPr>
          <w:i/>
          <w:iCs/>
        </w:rPr>
        <w:t>Journal of Statistical Software</w:t>
      </w:r>
      <w:r w:rsidRPr="00712A90">
        <w:t>, 70, 1–20.</w:t>
      </w:r>
    </w:p>
    <w:p w14:paraId="6251B9D6" w14:textId="77777777" w:rsidR="00712A90" w:rsidRPr="00712A90" w:rsidRDefault="00712A90" w:rsidP="00712A90">
      <w:pPr>
        <w:pStyle w:val="Bibliography"/>
      </w:pPr>
      <w:r w:rsidRPr="00712A90">
        <w:t xml:space="preserve">Fonds, M., </w:t>
      </w:r>
      <w:proofErr w:type="spellStart"/>
      <w:r w:rsidRPr="00712A90">
        <w:t>Cronie</w:t>
      </w:r>
      <w:proofErr w:type="spellEnd"/>
      <w:r w:rsidRPr="00712A90">
        <w:t xml:space="preserve">, R., </w:t>
      </w:r>
      <w:proofErr w:type="spellStart"/>
      <w:r w:rsidRPr="00712A90">
        <w:t>Vethaak</w:t>
      </w:r>
      <w:proofErr w:type="spellEnd"/>
      <w:r w:rsidRPr="00712A90">
        <w:t xml:space="preserve">, A.D. &amp; van Der </w:t>
      </w:r>
      <w:proofErr w:type="spellStart"/>
      <w:r w:rsidRPr="00712A90">
        <w:t>Puyl</w:t>
      </w:r>
      <w:proofErr w:type="spellEnd"/>
      <w:r w:rsidRPr="00712A90">
        <w:t>, P. (1991). Metabolism, food consumption and growth of plaice (</w:t>
      </w:r>
      <w:proofErr w:type="spellStart"/>
      <w:r w:rsidRPr="00712A90">
        <w:t>Pleuronectes</w:t>
      </w:r>
      <w:proofErr w:type="spellEnd"/>
      <w:r w:rsidRPr="00712A90">
        <w:t xml:space="preserve"> </w:t>
      </w:r>
      <w:proofErr w:type="spellStart"/>
      <w:r w:rsidRPr="00712A90">
        <w:t>platessa</w:t>
      </w:r>
      <w:proofErr w:type="spellEnd"/>
      <w:r w:rsidRPr="00712A90">
        <w:t>) and flounder (</w:t>
      </w:r>
      <w:proofErr w:type="spellStart"/>
      <w:r w:rsidRPr="00712A90">
        <w:t>Platichthys</w:t>
      </w:r>
      <w:proofErr w:type="spellEnd"/>
      <w:r w:rsidRPr="00712A90">
        <w:t xml:space="preserve"> </w:t>
      </w:r>
      <w:proofErr w:type="spellStart"/>
      <w:r w:rsidRPr="00712A90">
        <w:t>flesus</w:t>
      </w:r>
      <w:proofErr w:type="spellEnd"/>
      <w:r w:rsidRPr="00712A90">
        <w:t xml:space="preserve">) in relation to fish size and temperature. </w:t>
      </w:r>
      <w:r w:rsidRPr="00712A90">
        <w:rPr>
          <w:i/>
          <w:iCs/>
        </w:rPr>
        <w:t>Netherlands Journal of Sea Research</w:t>
      </w:r>
      <w:r w:rsidRPr="00712A90">
        <w:t>, 29, 127–143.</w:t>
      </w:r>
    </w:p>
    <w:p w14:paraId="74534285" w14:textId="77777777" w:rsidR="00712A90" w:rsidRPr="00712A90" w:rsidRDefault="00712A90" w:rsidP="00712A90">
      <w:pPr>
        <w:pStyle w:val="Bibliography"/>
      </w:pPr>
      <w:r w:rsidRPr="00712A90">
        <w:t>Forster, J., Hirst, A.G. &amp; Atkinson, D. (2012). Warming-induced reductions in body size are greater in aquatic than terrestrial species, 109, 19310–19314.</w:t>
      </w:r>
    </w:p>
    <w:p w14:paraId="392BEB38" w14:textId="77777777" w:rsidR="00712A90" w:rsidRPr="00712A90" w:rsidRDefault="00712A90" w:rsidP="00712A90">
      <w:pPr>
        <w:pStyle w:val="Bibliography"/>
      </w:pPr>
      <w:r w:rsidRPr="00712A90">
        <w:t xml:space="preserve">Fossen, E.I.F., </w:t>
      </w:r>
      <w:proofErr w:type="spellStart"/>
      <w:r w:rsidRPr="00712A90">
        <w:t>Pélabon</w:t>
      </w:r>
      <w:proofErr w:type="spellEnd"/>
      <w:r w:rsidRPr="00712A90">
        <w:t xml:space="preserve">, C. &amp; </w:t>
      </w:r>
      <w:proofErr w:type="spellStart"/>
      <w:r w:rsidRPr="00712A90">
        <w:t>Einum</w:t>
      </w:r>
      <w:proofErr w:type="spellEnd"/>
      <w:r w:rsidRPr="00712A90">
        <w:t xml:space="preserve">, S. (2019). Genetic and environmental effects on the scaling of metabolic rate with body size. </w:t>
      </w:r>
      <w:r w:rsidRPr="00712A90">
        <w:rPr>
          <w:i/>
          <w:iCs/>
        </w:rPr>
        <w:t>Journal of Experimental Biology</w:t>
      </w:r>
      <w:r w:rsidRPr="00712A90">
        <w:t>, 222.</w:t>
      </w:r>
    </w:p>
    <w:p w14:paraId="64EB8368" w14:textId="77777777" w:rsidR="00712A90" w:rsidRPr="00712A90" w:rsidRDefault="00712A90" w:rsidP="00712A90">
      <w:pPr>
        <w:pStyle w:val="Bibliography"/>
      </w:pPr>
      <w:r w:rsidRPr="00712A90">
        <w:t xml:space="preserve">Froese, R. &amp; Pauly, D. (2016). </w:t>
      </w:r>
      <w:r w:rsidRPr="00712A90">
        <w:rPr>
          <w:i/>
          <w:iCs/>
        </w:rPr>
        <w:t xml:space="preserve">Editors. </w:t>
      </w:r>
      <w:proofErr w:type="spellStart"/>
      <w:r w:rsidRPr="00712A90">
        <w:rPr>
          <w:i/>
          <w:iCs/>
        </w:rPr>
        <w:t>FishBase</w:t>
      </w:r>
      <w:proofErr w:type="spellEnd"/>
      <w:r w:rsidRPr="00712A90">
        <w:t>. World Wide Web electronic publication. www.fishbase.org, (10/2016).</w:t>
      </w:r>
    </w:p>
    <w:p w14:paraId="3A1D123C" w14:textId="77777777" w:rsidR="00712A90" w:rsidRPr="00712A90" w:rsidRDefault="00712A90" w:rsidP="00712A90">
      <w:pPr>
        <w:pStyle w:val="Bibliography"/>
      </w:pPr>
      <w:proofErr w:type="spellStart"/>
      <w:r w:rsidRPr="00712A90">
        <w:t>Gabry</w:t>
      </w:r>
      <w:proofErr w:type="spellEnd"/>
      <w:r w:rsidRPr="00712A90">
        <w:t xml:space="preserve">, J., Simpson, D., </w:t>
      </w:r>
      <w:proofErr w:type="spellStart"/>
      <w:r w:rsidRPr="00712A90">
        <w:t>Vehtari</w:t>
      </w:r>
      <w:proofErr w:type="spellEnd"/>
      <w:r w:rsidRPr="00712A90">
        <w:t xml:space="preserve">, A., Betancourt, M. &amp; Gelman, A. (2019). Visualization in Bayesian workflow. </w:t>
      </w:r>
      <w:r w:rsidRPr="00712A90">
        <w:rPr>
          <w:i/>
          <w:iCs/>
        </w:rPr>
        <w:t>J. R. Stat. Soc. A</w:t>
      </w:r>
      <w:r w:rsidRPr="00712A90">
        <w:t>, 182, 389–402.</w:t>
      </w:r>
    </w:p>
    <w:p w14:paraId="08515F64" w14:textId="77777777" w:rsidR="00712A90" w:rsidRPr="00712A90" w:rsidRDefault="00712A90" w:rsidP="00712A90">
      <w:pPr>
        <w:pStyle w:val="Bibliography"/>
      </w:pPr>
      <w:r w:rsidRPr="00712A90">
        <w:t xml:space="preserve">García </w:t>
      </w:r>
      <w:proofErr w:type="spellStart"/>
      <w:r w:rsidRPr="00712A90">
        <w:t>García</w:t>
      </w:r>
      <w:proofErr w:type="spellEnd"/>
      <w:r w:rsidRPr="00712A90">
        <w:t xml:space="preserve">, B., </w:t>
      </w:r>
      <w:proofErr w:type="spellStart"/>
      <w:r w:rsidRPr="00712A90">
        <w:t>Cerezo</w:t>
      </w:r>
      <w:proofErr w:type="spellEnd"/>
      <w:r w:rsidRPr="00712A90">
        <w:t xml:space="preserve"> Valverde, J., </w:t>
      </w:r>
      <w:proofErr w:type="spellStart"/>
      <w:r w:rsidRPr="00712A90">
        <w:t>Aguado-Giménez</w:t>
      </w:r>
      <w:proofErr w:type="spellEnd"/>
      <w:r w:rsidRPr="00712A90">
        <w:t xml:space="preserve">, F., García </w:t>
      </w:r>
      <w:proofErr w:type="spellStart"/>
      <w:r w:rsidRPr="00712A90">
        <w:t>García</w:t>
      </w:r>
      <w:proofErr w:type="spellEnd"/>
      <w:r w:rsidRPr="00712A90">
        <w:t xml:space="preserve">, J. &amp; Hernández, M.D. (2011). Effect of the interaction between body weight and temperature on growth and maximum daily food intake in </w:t>
      </w:r>
      <w:proofErr w:type="spellStart"/>
      <w:r w:rsidRPr="00712A90">
        <w:t>sharpsnout</w:t>
      </w:r>
      <w:proofErr w:type="spellEnd"/>
      <w:r w:rsidRPr="00712A90">
        <w:t xml:space="preserve"> sea bream (</w:t>
      </w:r>
      <w:proofErr w:type="spellStart"/>
      <w:r w:rsidRPr="00712A90">
        <w:t>Diplodus</w:t>
      </w:r>
      <w:proofErr w:type="spellEnd"/>
      <w:r w:rsidRPr="00712A90">
        <w:t xml:space="preserve"> </w:t>
      </w:r>
      <w:proofErr w:type="spellStart"/>
      <w:r w:rsidRPr="00712A90">
        <w:t>puntazzo</w:t>
      </w:r>
      <w:proofErr w:type="spellEnd"/>
      <w:r w:rsidRPr="00712A90">
        <w:t xml:space="preserve">). </w:t>
      </w:r>
      <w:r w:rsidRPr="00712A90">
        <w:rPr>
          <w:i/>
          <w:iCs/>
        </w:rPr>
        <w:t>Aquaculture International</w:t>
      </w:r>
      <w:r w:rsidRPr="00712A90">
        <w:t>, 19, 131–141.</w:t>
      </w:r>
    </w:p>
    <w:p w14:paraId="34C53FC4" w14:textId="77777777" w:rsidR="00712A90" w:rsidRPr="00712A90" w:rsidRDefault="00712A90" w:rsidP="00712A90">
      <w:pPr>
        <w:pStyle w:val="Bibliography"/>
      </w:pPr>
      <w:r w:rsidRPr="00712A90">
        <w:t xml:space="preserve">Gelman, A. &amp; Rubin, D.B. (1992). Inference from Iterative Simulation Using Multiple Sequences. </w:t>
      </w:r>
      <w:r w:rsidRPr="00712A90">
        <w:rPr>
          <w:i/>
          <w:iCs/>
        </w:rPr>
        <w:t>Statist. Sci.</w:t>
      </w:r>
      <w:r w:rsidRPr="00712A90">
        <w:t>, 7, 457–472.</w:t>
      </w:r>
    </w:p>
    <w:p w14:paraId="0E2C2423" w14:textId="77777777" w:rsidR="00712A90" w:rsidRPr="00712A90" w:rsidRDefault="00712A90" w:rsidP="00712A90">
      <w:pPr>
        <w:pStyle w:val="Bibliography"/>
      </w:pPr>
      <w:r w:rsidRPr="00712A90">
        <w:t xml:space="preserve">Gilbert, B., Tunney, T.D., McCann, K.S., DeLong, J.P., </w:t>
      </w:r>
      <w:proofErr w:type="spellStart"/>
      <w:r w:rsidRPr="00712A90">
        <w:t>Vasseur</w:t>
      </w:r>
      <w:proofErr w:type="spellEnd"/>
      <w:r w:rsidRPr="00712A90">
        <w:t xml:space="preserve">, D.A., Savage, V.M., </w:t>
      </w:r>
      <w:r w:rsidRPr="00712A90">
        <w:rPr>
          <w:i/>
          <w:iCs/>
        </w:rPr>
        <w:t>et al.</w:t>
      </w:r>
      <w:r w:rsidRPr="00712A90">
        <w:t xml:space="preserve"> (2014). A bioenergetic framework for the temperature dependence of trophic interactions. </w:t>
      </w:r>
      <w:r w:rsidRPr="00712A90">
        <w:rPr>
          <w:i/>
          <w:iCs/>
        </w:rPr>
        <w:t>Ecology Letters</w:t>
      </w:r>
      <w:r w:rsidRPr="00712A90">
        <w:t>, 17, 902–914.</w:t>
      </w:r>
    </w:p>
    <w:p w14:paraId="4E7315B3" w14:textId="77777777" w:rsidR="00712A90" w:rsidRPr="00712A90" w:rsidRDefault="00712A90" w:rsidP="00712A90">
      <w:pPr>
        <w:pStyle w:val="Bibliography"/>
      </w:pPr>
      <w:proofErr w:type="spellStart"/>
      <w:r w:rsidRPr="00712A90">
        <w:t>Gillooly</w:t>
      </w:r>
      <w:proofErr w:type="spellEnd"/>
      <w:r w:rsidRPr="00712A90">
        <w:t xml:space="preserve">, J.F., Brown, J.H., West, G.B., Savage, V.M. &amp; </w:t>
      </w:r>
      <w:proofErr w:type="spellStart"/>
      <w:r w:rsidRPr="00712A90">
        <w:t>Charnov</w:t>
      </w:r>
      <w:proofErr w:type="spellEnd"/>
      <w:r w:rsidRPr="00712A90">
        <w:t xml:space="preserve">, E.L. (2001). Effects of size and temperature on metabolic rate. </w:t>
      </w:r>
      <w:r w:rsidRPr="00712A90">
        <w:rPr>
          <w:i/>
          <w:iCs/>
        </w:rPr>
        <w:t>Science</w:t>
      </w:r>
      <w:r w:rsidRPr="00712A90">
        <w:t>, 2248–2251.</w:t>
      </w:r>
    </w:p>
    <w:p w14:paraId="30145CB4" w14:textId="77777777" w:rsidR="00712A90" w:rsidRPr="00712A90" w:rsidRDefault="00712A90" w:rsidP="00712A90">
      <w:pPr>
        <w:pStyle w:val="Bibliography"/>
      </w:pPr>
      <w:proofErr w:type="spellStart"/>
      <w:r w:rsidRPr="00712A90">
        <w:t>Heasman</w:t>
      </w:r>
      <w:proofErr w:type="spellEnd"/>
      <w:r w:rsidRPr="00712A90">
        <w:t xml:space="preserve">, M.P., O’Connor, W.A. &amp; Frazer, A.W.J. (1996). Ontogenetic changes in optimal rearing temperatures for the commercial scallop, Pecten </w:t>
      </w:r>
      <w:proofErr w:type="spellStart"/>
      <w:r w:rsidRPr="00712A90">
        <w:t>fumatus</w:t>
      </w:r>
      <w:proofErr w:type="spellEnd"/>
      <w:r w:rsidRPr="00712A90">
        <w:t xml:space="preserve"> Reeve. </w:t>
      </w:r>
      <w:r w:rsidRPr="00712A90">
        <w:rPr>
          <w:i/>
          <w:iCs/>
        </w:rPr>
        <w:t>Journal of Shellfish Research</w:t>
      </w:r>
      <w:r w:rsidRPr="00712A90">
        <w:t>, 15, 627–634.</w:t>
      </w:r>
    </w:p>
    <w:p w14:paraId="183535B7" w14:textId="77777777" w:rsidR="00712A90" w:rsidRPr="00712A90" w:rsidRDefault="00712A90" w:rsidP="00712A90">
      <w:pPr>
        <w:pStyle w:val="Bibliography"/>
      </w:pPr>
      <w:proofErr w:type="spellStart"/>
      <w:r w:rsidRPr="00712A90">
        <w:t>Heincke</w:t>
      </w:r>
      <w:proofErr w:type="spellEnd"/>
      <w:r w:rsidRPr="00712A90">
        <w:t xml:space="preserve">, F. (1913). Rapp. Proc. Verb. </w:t>
      </w:r>
      <w:proofErr w:type="spellStart"/>
      <w:r w:rsidRPr="00712A90">
        <w:t>Réun</w:t>
      </w:r>
      <w:proofErr w:type="spellEnd"/>
      <w:r w:rsidRPr="00712A90">
        <w:t>. ICES 16, 1–70.</w:t>
      </w:r>
    </w:p>
    <w:p w14:paraId="4C5A7C88" w14:textId="77777777" w:rsidR="00712A90" w:rsidRPr="00712A90" w:rsidRDefault="00712A90" w:rsidP="00712A90">
      <w:pPr>
        <w:pStyle w:val="Bibliography"/>
        <w:rPr>
          <w:lang w:val="sv-SE"/>
        </w:rPr>
      </w:pPr>
      <w:r w:rsidRPr="00712A90">
        <w:t xml:space="preserve">Horne, C.R., Hirst, </w:t>
      </w:r>
      <w:proofErr w:type="spellStart"/>
      <w:r w:rsidRPr="00712A90">
        <w:t>Andrew.G</w:t>
      </w:r>
      <w:proofErr w:type="spellEnd"/>
      <w:r w:rsidRPr="00712A90">
        <w:t xml:space="preserve">. &amp; Atkinson, D. (2015). Temperature-size responses match latitudinal-size clines in arthropods, revealing critical differences between aquatic and terrestrial species. </w:t>
      </w:r>
      <w:proofErr w:type="spellStart"/>
      <w:r w:rsidRPr="00712A90">
        <w:rPr>
          <w:i/>
          <w:iCs/>
          <w:lang w:val="sv-SE"/>
        </w:rPr>
        <w:t>Ecology</w:t>
      </w:r>
      <w:proofErr w:type="spellEnd"/>
      <w:r w:rsidRPr="00712A90">
        <w:rPr>
          <w:i/>
          <w:iCs/>
          <w:lang w:val="sv-SE"/>
        </w:rPr>
        <w:t xml:space="preserve"> </w:t>
      </w:r>
      <w:proofErr w:type="gramStart"/>
      <w:r w:rsidRPr="00712A90">
        <w:rPr>
          <w:i/>
          <w:iCs/>
          <w:lang w:val="sv-SE"/>
        </w:rPr>
        <w:t>Letters</w:t>
      </w:r>
      <w:proofErr w:type="gramEnd"/>
      <w:r w:rsidRPr="00712A90">
        <w:rPr>
          <w:lang w:val="sv-SE"/>
        </w:rPr>
        <w:t>, 18, 327–335.</w:t>
      </w:r>
    </w:p>
    <w:p w14:paraId="46683915" w14:textId="77777777" w:rsidR="00712A90" w:rsidRPr="00712A90" w:rsidRDefault="00712A90" w:rsidP="00712A90">
      <w:pPr>
        <w:pStyle w:val="Bibliography"/>
      </w:pPr>
      <w:r w:rsidRPr="00712A90">
        <w:rPr>
          <w:lang w:val="sv-SE"/>
        </w:rPr>
        <w:t xml:space="preserve">Huss, M., Lindmark, M., Jacobson, P., van </w:t>
      </w:r>
      <w:proofErr w:type="spellStart"/>
      <w:r w:rsidRPr="00712A90">
        <w:rPr>
          <w:lang w:val="sv-SE"/>
        </w:rPr>
        <w:t>Dorst</w:t>
      </w:r>
      <w:proofErr w:type="spellEnd"/>
      <w:r w:rsidRPr="00712A90">
        <w:rPr>
          <w:lang w:val="sv-SE"/>
        </w:rPr>
        <w:t xml:space="preserve">, R.M. &amp; Gårdmark, A. (2019). </w:t>
      </w:r>
      <w:r w:rsidRPr="00712A90">
        <w:t xml:space="preserve">Experimental evidence of gradual size‐dependent shifts in body size and growth of fish in response to warming. </w:t>
      </w:r>
      <w:r w:rsidRPr="00712A90">
        <w:rPr>
          <w:i/>
          <w:iCs/>
        </w:rPr>
        <w:t>Global Change Biology</w:t>
      </w:r>
      <w:r w:rsidRPr="00712A90">
        <w:t>.</w:t>
      </w:r>
    </w:p>
    <w:p w14:paraId="2762C601" w14:textId="77777777" w:rsidR="00712A90" w:rsidRPr="00712A90" w:rsidRDefault="00712A90" w:rsidP="00712A90">
      <w:pPr>
        <w:pStyle w:val="Bibliography"/>
      </w:pPr>
      <w:proofErr w:type="spellStart"/>
      <w:r w:rsidRPr="00712A90">
        <w:t>Jerde</w:t>
      </w:r>
      <w:proofErr w:type="spellEnd"/>
      <w:r w:rsidRPr="00712A90">
        <w:t xml:space="preserve">, C.L., </w:t>
      </w:r>
      <w:proofErr w:type="spellStart"/>
      <w:r w:rsidRPr="00712A90">
        <w:t>Kraskura</w:t>
      </w:r>
      <w:proofErr w:type="spellEnd"/>
      <w:r w:rsidRPr="00712A90">
        <w:t xml:space="preserve">, K., Eliason, E.J., </w:t>
      </w:r>
      <w:proofErr w:type="spellStart"/>
      <w:r w:rsidRPr="00712A90">
        <w:t>Csik</w:t>
      </w:r>
      <w:proofErr w:type="spellEnd"/>
      <w:r w:rsidRPr="00712A90">
        <w:t xml:space="preserve">, S.R., Stier, A.C. &amp; Taper, M.L. (2019). Strong Evidence for an Intraspecific Metabolic Scaling Coefficient Near 0.89 in Fish. </w:t>
      </w:r>
      <w:r w:rsidRPr="00712A90">
        <w:rPr>
          <w:i/>
          <w:iCs/>
        </w:rPr>
        <w:t>Front. Physiol.</w:t>
      </w:r>
      <w:r w:rsidRPr="00712A90">
        <w:t>, 10, 1166.</w:t>
      </w:r>
    </w:p>
    <w:p w14:paraId="1352D302" w14:textId="77777777" w:rsidR="00712A90" w:rsidRPr="00712A90" w:rsidRDefault="00712A90" w:rsidP="00712A90">
      <w:pPr>
        <w:pStyle w:val="Bibliography"/>
      </w:pPr>
      <w:r w:rsidRPr="00712A90">
        <w:t xml:space="preserve">Jobling, M. (1997). Temperature and growth: modulation of growth rate via temperature change. In: </w:t>
      </w:r>
      <w:r w:rsidRPr="00712A90">
        <w:rPr>
          <w:i/>
          <w:iCs/>
        </w:rPr>
        <w:t>Global Warming: Implications for Freshwater and Marine Fish</w:t>
      </w:r>
      <w:r w:rsidRPr="00712A90">
        <w:t xml:space="preserve"> (eds. Wood, C.M. &amp; McDonald, D.G.). Cambridge University Press, Cambridge, pp. 225–254.</w:t>
      </w:r>
    </w:p>
    <w:p w14:paraId="6B75A181" w14:textId="77777777" w:rsidR="00712A90" w:rsidRPr="00712A90" w:rsidRDefault="00712A90" w:rsidP="00712A90">
      <w:pPr>
        <w:pStyle w:val="Bibliography"/>
      </w:pPr>
      <w:r w:rsidRPr="00712A90">
        <w:rPr>
          <w:lang w:val="sv-SE"/>
        </w:rPr>
        <w:t xml:space="preserve">Killen, S.S., Atkinson, D. &amp; </w:t>
      </w:r>
      <w:proofErr w:type="spellStart"/>
      <w:r w:rsidRPr="00712A90">
        <w:rPr>
          <w:lang w:val="sv-SE"/>
        </w:rPr>
        <w:t>Glazier</w:t>
      </w:r>
      <w:proofErr w:type="spellEnd"/>
      <w:r w:rsidRPr="00712A90">
        <w:rPr>
          <w:lang w:val="sv-SE"/>
        </w:rPr>
        <w:t xml:space="preserve">, D.S. (2010). </w:t>
      </w:r>
      <w:r w:rsidRPr="00712A90">
        <w:t xml:space="preserve">The intraspecific scaling of metabolic rate with body mass in fishes depends on lifestyle and temperature. </w:t>
      </w:r>
      <w:r w:rsidRPr="00712A90">
        <w:rPr>
          <w:i/>
          <w:iCs/>
        </w:rPr>
        <w:t>Ecology Letters</w:t>
      </w:r>
      <w:r w:rsidRPr="00712A90">
        <w:t>, 13, 184–193.</w:t>
      </w:r>
    </w:p>
    <w:p w14:paraId="1AC1D165" w14:textId="77777777" w:rsidR="00712A90" w:rsidRPr="00712A90" w:rsidRDefault="00712A90" w:rsidP="00712A90">
      <w:pPr>
        <w:pStyle w:val="Bibliography"/>
      </w:pPr>
      <w:proofErr w:type="spellStart"/>
      <w:r w:rsidRPr="00712A90">
        <w:lastRenderedPageBreak/>
        <w:t>Kitchell</w:t>
      </w:r>
      <w:proofErr w:type="spellEnd"/>
      <w:r w:rsidRPr="00712A90">
        <w:t xml:space="preserve">, J.F., Stewart, D.J. &amp; </w:t>
      </w:r>
      <w:proofErr w:type="spellStart"/>
      <w:r w:rsidRPr="00712A90">
        <w:t>Weininger</w:t>
      </w:r>
      <w:proofErr w:type="spellEnd"/>
      <w:r w:rsidRPr="00712A90">
        <w:t>, D. (1977). Applications of a bioenergetics model to yellow perch (</w:t>
      </w:r>
      <w:proofErr w:type="spellStart"/>
      <w:r w:rsidRPr="00712A90">
        <w:t>Perca</w:t>
      </w:r>
      <w:proofErr w:type="spellEnd"/>
      <w:r w:rsidRPr="00712A90">
        <w:t xml:space="preserve"> </w:t>
      </w:r>
      <w:proofErr w:type="spellStart"/>
      <w:r w:rsidRPr="00712A90">
        <w:t>flavescens</w:t>
      </w:r>
      <w:proofErr w:type="spellEnd"/>
      <w:r w:rsidRPr="00712A90">
        <w:t>) and walleye (</w:t>
      </w:r>
      <w:proofErr w:type="spellStart"/>
      <w:r w:rsidRPr="00712A90">
        <w:t>Stizostedion</w:t>
      </w:r>
      <w:proofErr w:type="spellEnd"/>
      <w:r w:rsidRPr="00712A90">
        <w:t xml:space="preserve"> </w:t>
      </w:r>
      <w:proofErr w:type="spellStart"/>
      <w:r w:rsidRPr="00712A90">
        <w:t>vitreum</w:t>
      </w:r>
      <w:proofErr w:type="spellEnd"/>
      <w:r w:rsidRPr="00712A90">
        <w:t xml:space="preserve"> </w:t>
      </w:r>
      <w:proofErr w:type="spellStart"/>
      <w:r w:rsidRPr="00712A90">
        <w:t>vitreum</w:t>
      </w:r>
      <w:proofErr w:type="spellEnd"/>
      <w:r w:rsidRPr="00712A90">
        <w:t xml:space="preserve">). </w:t>
      </w:r>
      <w:r w:rsidRPr="00712A90">
        <w:rPr>
          <w:i/>
          <w:iCs/>
        </w:rPr>
        <w:t>Journal of the Fisheries Board of Canada</w:t>
      </w:r>
      <w:r w:rsidRPr="00712A90">
        <w:t>, 34, 1922–1935.</w:t>
      </w:r>
    </w:p>
    <w:p w14:paraId="188AC92A" w14:textId="77777777" w:rsidR="00712A90" w:rsidRPr="00712A90" w:rsidRDefault="00712A90" w:rsidP="00712A90">
      <w:pPr>
        <w:pStyle w:val="Bibliography"/>
      </w:pPr>
      <w:r w:rsidRPr="00712A90">
        <w:t xml:space="preserve">Lefevre, S., McKenzie, D.J. &amp; Nilsson, G.E. (2017). Models projecting the fate of fish populations under climate change need to be based on valid physiological mechanisms. </w:t>
      </w:r>
      <w:r w:rsidRPr="00712A90">
        <w:rPr>
          <w:i/>
          <w:iCs/>
        </w:rPr>
        <w:t>Global Change Biology</w:t>
      </w:r>
      <w:r w:rsidRPr="00712A90">
        <w:t>, 23, 3449–3459.</w:t>
      </w:r>
    </w:p>
    <w:p w14:paraId="1F540FF3" w14:textId="77777777" w:rsidR="00712A90" w:rsidRPr="00712A90" w:rsidRDefault="00712A90" w:rsidP="00712A90">
      <w:pPr>
        <w:pStyle w:val="Bibliography"/>
      </w:pPr>
      <w:r w:rsidRPr="00712A90">
        <w:t xml:space="preserve">Lefevre, S., McKenzie, D.J. &amp; Nilsson, G.E. (2018a). In modelling effects of global warming, invalid assumptions lead to unrealistic projections. </w:t>
      </w:r>
      <w:r w:rsidRPr="00712A90">
        <w:rPr>
          <w:i/>
          <w:iCs/>
        </w:rPr>
        <w:t>Global Change Biology</w:t>
      </w:r>
      <w:r w:rsidRPr="00712A90">
        <w:t>, 24, 553–556.</w:t>
      </w:r>
    </w:p>
    <w:p w14:paraId="76F49FE3" w14:textId="77777777" w:rsidR="00712A90" w:rsidRPr="00712A90" w:rsidRDefault="00712A90" w:rsidP="00712A90">
      <w:pPr>
        <w:pStyle w:val="Bibliography"/>
      </w:pPr>
      <w:r w:rsidRPr="00712A90">
        <w:t xml:space="preserve">Lefevre, S., McKenzie, D.J. &amp; Nilsson, G.E. (2018b). In modelling effects of global warming, invalid assumptions lead to unrealistic projections. </w:t>
      </w:r>
      <w:r w:rsidRPr="00712A90">
        <w:rPr>
          <w:i/>
          <w:iCs/>
        </w:rPr>
        <w:t>Global Change Biology</w:t>
      </w:r>
      <w:r w:rsidRPr="00712A90">
        <w:t>, 24, 553–556.</w:t>
      </w:r>
    </w:p>
    <w:p w14:paraId="21A6B3AA" w14:textId="77777777" w:rsidR="00712A90" w:rsidRPr="00712A90" w:rsidRDefault="00712A90" w:rsidP="00712A90">
      <w:pPr>
        <w:pStyle w:val="Bibliography"/>
      </w:pPr>
      <w:r w:rsidRPr="00712A90">
        <w:t xml:space="preserve">Lindmark, M., Huss, M., </w:t>
      </w:r>
      <w:proofErr w:type="spellStart"/>
      <w:r w:rsidRPr="00712A90">
        <w:t>Ohlberger</w:t>
      </w:r>
      <w:proofErr w:type="spellEnd"/>
      <w:r w:rsidRPr="00712A90">
        <w:t xml:space="preserve">, J. &amp; </w:t>
      </w:r>
      <w:proofErr w:type="spellStart"/>
      <w:r w:rsidRPr="00712A90">
        <w:t>Gårdmark</w:t>
      </w:r>
      <w:proofErr w:type="spellEnd"/>
      <w:r w:rsidRPr="00712A90">
        <w:t xml:space="preserve">, A. (2018). Temperature-dependent body size effects determine population responses to climate warming. </w:t>
      </w:r>
      <w:r w:rsidRPr="00712A90">
        <w:rPr>
          <w:i/>
          <w:iCs/>
        </w:rPr>
        <w:t>Ecology Letters</w:t>
      </w:r>
      <w:r w:rsidRPr="00712A90">
        <w:t>, 21, 181–189.</w:t>
      </w:r>
    </w:p>
    <w:p w14:paraId="13473F53" w14:textId="77777777" w:rsidR="00712A90" w:rsidRPr="00712A90" w:rsidRDefault="00712A90" w:rsidP="00712A90">
      <w:pPr>
        <w:pStyle w:val="Bibliography"/>
      </w:pPr>
      <w:r w:rsidRPr="00712A90">
        <w:t xml:space="preserve">Marshall, D.J. &amp; White, C.R. (2018). Have We Outgrown the Existing Models of Growth? </w:t>
      </w:r>
      <w:r w:rsidRPr="00712A90">
        <w:rPr>
          <w:i/>
          <w:iCs/>
        </w:rPr>
        <w:t>Trends in Ecology &amp; Evolution</w:t>
      </w:r>
      <w:r w:rsidRPr="00712A90">
        <w:t>.</w:t>
      </w:r>
    </w:p>
    <w:p w14:paraId="2F552054" w14:textId="77777777" w:rsidR="00712A90" w:rsidRPr="00712A90" w:rsidRDefault="00712A90" w:rsidP="00712A90">
      <w:pPr>
        <w:pStyle w:val="Bibliography"/>
      </w:pPr>
      <w:r w:rsidRPr="00712A90">
        <w:t xml:space="preserve">Marshall, D.J. &amp; White, C.R. (2019a). Aquatic Life History Trajectories Are Shaped by Selection, Not Oxygen Limitation. </w:t>
      </w:r>
      <w:r w:rsidRPr="00712A90">
        <w:rPr>
          <w:i/>
          <w:iCs/>
        </w:rPr>
        <w:t>Trends in Ecology &amp; Evolution</w:t>
      </w:r>
      <w:r w:rsidRPr="00712A90">
        <w:t>.</w:t>
      </w:r>
    </w:p>
    <w:p w14:paraId="6FC613CC" w14:textId="77777777" w:rsidR="00712A90" w:rsidRPr="00712A90" w:rsidRDefault="00712A90" w:rsidP="00712A90">
      <w:pPr>
        <w:pStyle w:val="Bibliography"/>
      </w:pPr>
      <w:r w:rsidRPr="00712A90">
        <w:t xml:space="preserve">Marshall, D.J. &amp; White, C.R. (2019b). Have We Outgrown the Existing Models of Growth? </w:t>
      </w:r>
      <w:r w:rsidRPr="00712A90">
        <w:rPr>
          <w:i/>
          <w:iCs/>
        </w:rPr>
        <w:t>Trends in Ecology &amp; Evolution</w:t>
      </w:r>
      <w:r w:rsidRPr="00712A90">
        <w:t>, 34, 102–111.</w:t>
      </w:r>
    </w:p>
    <w:p w14:paraId="1CF27EC9" w14:textId="77777777" w:rsidR="00712A90" w:rsidRPr="00712A90" w:rsidRDefault="00712A90" w:rsidP="00712A90">
      <w:pPr>
        <w:pStyle w:val="Bibliography"/>
      </w:pPr>
      <w:r w:rsidRPr="00712A90">
        <w:t xml:space="preserve">Morita, K., </w:t>
      </w:r>
      <w:proofErr w:type="spellStart"/>
      <w:r w:rsidRPr="00712A90">
        <w:t>Fukuwaka</w:t>
      </w:r>
      <w:proofErr w:type="spellEnd"/>
      <w:r w:rsidRPr="00712A90">
        <w:t xml:space="preserve">, M., </w:t>
      </w:r>
      <w:proofErr w:type="spellStart"/>
      <w:r w:rsidRPr="00712A90">
        <w:t>Tanimata</w:t>
      </w:r>
      <w:proofErr w:type="spellEnd"/>
      <w:r w:rsidRPr="00712A90">
        <w:t xml:space="preserve">, N. &amp; Yamamura, O. (2010). Size-dependent thermal preferences in a pelagic fish. </w:t>
      </w:r>
      <w:r w:rsidRPr="00712A90">
        <w:rPr>
          <w:i/>
          <w:iCs/>
        </w:rPr>
        <w:t>Oikos</w:t>
      </w:r>
      <w:r w:rsidRPr="00712A90">
        <w:t>, 119, 1265–1272.</w:t>
      </w:r>
    </w:p>
    <w:p w14:paraId="1DF69A4C" w14:textId="77777777" w:rsidR="00712A90" w:rsidRPr="00712A90" w:rsidRDefault="00712A90" w:rsidP="00712A90">
      <w:pPr>
        <w:pStyle w:val="Bibliography"/>
      </w:pPr>
      <w:r w:rsidRPr="00712A90">
        <w:t xml:space="preserve">Nelson, J.A. (2016). Oxygen consumption rate v. rate of energy utilization of fishes: a comparison and brief history of the two measurements. </w:t>
      </w:r>
      <w:r w:rsidRPr="00712A90">
        <w:rPr>
          <w:i/>
          <w:iCs/>
        </w:rPr>
        <w:t>Journal of Fish Biology</w:t>
      </w:r>
      <w:r w:rsidRPr="00712A90">
        <w:t>, 88, 10–25.</w:t>
      </w:r>
    </w:p>
    <w:p w14:paraId="188A0EB5" w14:textId="77777777" w:rsidR="00712A90" w:rsidRPr="00712A90" w:rsidRDefault="00712A90" w:rsidP="00712A90">
      <w:pPr>
        <w:pStyle w:val="Bibliography"/>
      </w:pPr>
      <w:proofErr w:type="spellStart"/>
      <w:r w:rsidRPr="00712A90">
        <w:t>Norin</w:t>
      </w:r>
      <w:proofErr w:type="spellEnd"/>
      <w:r w:rsidRPr="00712A90">
        <w:t xml:space="preserve">, T. &amp; </w:t>
      </w:r>
      <w:proofErr w:type="spellStart"/>
      <w:r w:rsidRPr="00712A90">
        <w:t>Gamperl</w:t>
      </w:r>
      <w:proofErr w:type="spellEnd"/>
      <w:r w:rsidRPr="00712A90">
        <w:t xml:space="preserve">, A.K. (2018). Metabolic scaling of individuals vs. populations: Evidence for variation in scaling exponents at different hierarchical levels. </w:t>
      </w:r>
      <w:r w:rsidRPr="00712A90">
        <w:rPr>
          <w:i/>
          <w:iCs/>
        </w:rPr>
        <w:t>Functional Ecology</w:t>
      </w:r>
      <w:r w:rsidRPr="00712A90">
        <w:t>, 32, 379–388.</w:t>
      </w:r>
    </w:p>
    <w:p w14:paraId="0362F8F8" w14:textId="77777777" w:rsidR="00712A90" w:rsidRPr="00712A90" w:rsidRDefault="00712A90" w:rsidP="00712A90">
      <w:pPr>
        <w:pStyle w:val="Bibliography"/>
      </w:pPr>
      <w:r w:rsidRPr="00712A90">
        <w:t xml:space="preserve">O’Connor, M.I. (2009). Warming </w:t>
      </w:r>
      <w:proofErr w:type="spellStart"/>
      <w:r w:rsidRPr="00712A90">
        <w:t>strenghtens</w:t>
      </w:r>
      <w:proofErr w:type="spellEnd"/>
      <w:r w:rsidRPr="00712A90">
        <w:t xml:space="preserve"> an herbivore-plant interaction. </w:t>
      </w:r>
      <w:r w:rsidRPr="00712A90">
        <w:rPr>
          <w:i/>
          <w:iCs/>
        </w:rPr>
        <w:t>Ecology</w:t>
      </w:r>
      <w:r w:rsidRPr="00712A90">
        <w:t>, 90, 388–398.</w:t>
      </w:r>
    </w:p>
    <w:p w14:paraId="06F5F2F3" w14:textId="77777777" w:rsidR="00712A90" w:rsidRPr="00712A90" w:rsidRDefault="00712A90" w:rsidP="00712A90">
      <w:pPr>
        <w:pStyle w:val="Bibliography"/>
      </w:pPr>
      <w:proofErr w:type="spellStart"/>
      <w:r w:rsidRPr="00712A90">
        <w:t>Ohlberger</w:t>
      </w:r>
      <w:proofErr w:type="spellEnd"/>
      <w:r w:rsidRPr="00712A90">
        <w:t xml:space="preserve">, J. (2013a). Climate warming and ectotherm body size – from individual physiology to community ecology. </w:t>
      </w:r>
      <w:r w:rsidRPr="00712A90">
        <w:rPr>
          <w:i/>
          <w:iCs/>
        </w:rPr>
        <w:t>Functional Ecology</w:t>
      </w:r>
      <w:r w:rsidRPr="00712A90">
        <w:t>, 27, 991–1001.</w:t>
      </w:r>
    </w:p>
    <w:p w14:paraId="2476183D" w14:textId="77777777" w:rsidR="00712A90" w:rsidRPr="00712A90" w:rsidRDefault="00712A90" w:rsidP="00712A90">
      <w:pPr>
        <w:pStyle w:val="Bibliography"/>
      </w:pPr>
      <w:proofErr w:type="spellStart"/>
      <w:r w:rsidRPr="00712A90">
        <w:t>Ohlberger</w:t>
      </w:r>
      <w:proofErr w:type="spellEnd"/>
      <w:r w:rsidRPr="00712A90">
        <w:t xml:space="preserve">, J. (2013b). Climate warming and ectotherm body size - from individual physiology to community ecology. </w:t>
      </w:r>
      <w:r w:rsidRPr="00712A90">
        <w:rPr>
          <w:i/>
          <w:iCs/>
        </w:rPr>
        <w:t>Functional Ecology</w:t>
      </w:r>
      <w:r w:rsidRPr="00712A90">
        <w:t>, 27, 991–1001.</w:t>
      </w:r>
    </w:p>
    <w:p w14:paraId="618CAC55" w14:textId="77777777" w:rsidR="00712A90" w:rsidRPr="00712A90" w:rsidRDefault="00712A90" w:rsidP="00712A90">
      <w:pPr>
        <w:pStyle w:val="Bibliography"/>
      </w:pPr>
      <w:proofErr w:type="spellStart"/>
      <w:r w:rsidRPr="00712A90">
        <w:t>Ohlberger</w:t>
      </w:r>
      <w:proofErr w:type="spellEnd"/>
      <w:r w:rsidRPr="00712A90">
        <w:t xml:space="preserve">, J., </w:t>
      </w:r>
      <w:proofErr w:type="spellStart"/>
      <w:r w:rsidRPr="00712A90">
        <w:t>Mehner</w:t>
      </w:r>
      <w:proofErr w:type="spellEnd"/>
      <w:r w:rsidRPr="00712A90">
        <w:t xml:space="preserve">, Thomas., </w:t>
      </w:r>
      <w:proofErr w:type="spellStart"/>
      <w:r w:rsidRPr="00712A90">
        <w:t>Staaks</w:t>
      </w:r>
      <w:proofErr w:type="spellEnd"/>
      <w:r w:rsidRPr="00712A90">
        <w:t xml:space="preserve">, Georg. &amp; </w:t>
      </w:r>
      <w:proofErr w:type="spellStart"/>
      <w:r w:rsidRPr="00712A90">
        <w:t>Hölker</w:t>
      </w:r>
      <w:proofErr w:type="spellEnd"/>
      <w:r w:rsidRPr="00712A90">
        <w:t xml:space="preserve">, Franz. (2012). Intraspecific temperature dependence of the scaling of metabolic rate with body mass in fishes and its ecological implications. </w:t>
      </w:r>
      <w:r w:rsidRPr="00712A90">
        <w:rPr>
          <w:i/>
          <w:iCs/>
        </w:rPr>
        <w:t>Oikos</w:t>
      </w:r>
      <w:r w:rsidRPr="00712A90">
        <w:t>, 121, 245–251.</w:t>
      </w:r>
    </w:p>
    <w:p w14:paraId="6CBC205A" w14:textId="77777777" w:rsidR="00712A90" w:rsidRPr="00712A90" w:rsidRDefault="00712A90" w:rsidP="00712A90">
      <w:pPr>
        <w:pStyle w:val="Bibliography"/>
      </w:pPr>
      <w:r w:rsidRPr="00712A90">
        <w:t xml:space="preserve">Pauly, D. (1979). Gill size and temperature as governing factors in fish growth: a generalization of von </w:t>
      </w:r>
      <w:proofErr w:type="spellStart"/>
      <w:r w:rsidRPr="00712A90">
        <w:t>Bertalanffy’s</w:t>
      </w:r>
      <w:proofErr w:type="spellEnd"/>
      <w:r w:rsidRPr="00712A90">
        <w:t xml:space="preserve"> growth formula.</w:t>
      </w:r>
    </w:p>
    <w:p w14:paraId="083216FB" w14:textId="77777777" w:rsidR="00712A90" w:rsidRPr="00712A90" w:rsidRDefault="00712A90" w:rsidP="00712A90">
      <w:pPr>
        <w:pStyle w:val="Bibliography"/>
      </w:pPr>
      <w:r w:rsidRPr="00712A90">
        <w:t xml:space="preserve">Pauly, D. (2019). Female Fish Grow Bigger – Let’s Deal with It. </w:t>
      </w:r>
      <w:r w:rsidRPr="00712A90">
        <w:rPr>
          <w:i/>
          <w:iCs/>
        </w:rPr>
        <w:t>Trends in Ecology &amp; Evolution</w:t>
      </w:r>
      <w:r w:rsidRPr="00712A90">
        <w:t>.</w:t>
      </w:r>
    </w:p>
    <w:p w14:paraId="04A85F72" w14:textId="77777777" w:rsidR="00712A90" w:rsidRPr="00712A90" w:rsidRDefault="00712A90" w:rsidP="00712A90">
      <w:pPr>
        <w:pStyle w:val="Bibliography"/>
      </w:pPr>
      <w:r w:rsidRPr="00712A90">
        <w:t xml:space="preserve">Pauly, D. &amp; Cheung, W.W.L. (2018). Sound physiological knowledge and principles in </w:t>
      </w:r>
      <w:proofErr w:type="spellStart"/>
      <w:r w:rsidRPr="00712A90">
        <w:t>modeling</w:t>
      </w:r>
      <w:proofErr w:type="spellEnd"/>
      <w:r w:rsidRPr="00712A90">
        <w:t xml:space="preserve"> shrinking of fishes under climate change. </w:t>
      </w:r>
      <w:r w:rsidRPr="00712A90">
        <w:rPr>
          <w:i/>
          <w:iCs/>
        </w:rPr>
        <w:t>Global Change Biology</w:t>
      </w:r>
      <w:r w:rsidRPr="00712A90">
        <w:t>, 24, e15–e26.</w:t>
      </w:r>
    </w:p>
    <w:p w14:paraId="4A625E19" w14:textId="77777777" w:rsidR="00712A90" w:rsidRPr="00712A90" w:rsidRDefault="00712A90" w:rsidP="00712A90">
      <w:pPr>
        <w:pStyle w:val="Bibliography"/>
      </w:pPr>
      <w:r w:rsidRPr="00712A90">
        <w:t xml:space="preserve">Plummer, M. (2003). JAGS: A program for analysis of Bayesian graphical models using Gibbs sampling. </w:t>
      </w:r>
      <w:r w:rsidRPr="00712A90">
        <w:rPr>
          <w:i/>
          <w:iCs/>
        </w:rPr>
        <w:t>Working Papers</w:t>
      </w:r>
      <w:r w:rsidRPr="00712A90">
        <w:t>, 8.</w:t>
      </w:r>
    </w:p>
    <w:p w14:paraId="3AC0BC13" w14:textId="77777777" w:rsidR="00712A90" w:rsidRPr="00712A90" w:rsidRDefault="00712A90" w:rsidP="00712A90">
      <w:pPr>
        <w:pStyle w:val="Bibliography"/>
      </w:pPr>
      <w:r w:rsidRPr="00712A90">
        <w:t xml:space="preserve">Plummer, M. (2019). </w:t>
      </w:r>
      <w:proofErr w:type="spellStart"/>
      <w:r w:rsidRPr="00712A90">
        <w:rPr>
          <w:i/>
          <w:iCs/>
        </w:rPr>
        <w:t>rjags</w:t>
      </w:r>
      <w:proofErr w:type="spellEnd"/>
      <w:r w:rsidRPr="00712A90">
        <w:t>.</w:t>
      </w:r>
    </w:p>
    <w:p w14:paraId="0EFBFA53" w14:textId="77777777" w:rsidR="00712A90" w:rsidRPr="00712A90" w:rsidRDefault="00712A90" w:rsidP="00712A90">
      <w:pPr>
        <w:pStyle w:val="Bibliography"/>
      </w:pPr>
      <w:proofErr w:type="spellStart"/>
      <w:r w:rsidRPr="00712A90">
        <w:t>Pörtner</w:t>
      </w:r>
      <w:proofErr w:type="spellEnd"/>
      <w:r w:rsidRPr="00712A90">
        <w:t xml:space="preserve">, H.O. &amp; </w:t>
      </w:r>
      <w:proofErr w:type="spellStart"/>
      <w:r w:rsidRPr="00712A90">
        <w:t>Knust</w:t>
      </w:r>
      <w:proofErr w:type="spellEnd"/>
      <w:r w:rsidRPr="00712A90">
        <w:t xml:space="preserve">, R. (2007). Climate change affects marine fishes through the oxygen limitation of thermal tolerance. </w:t>
      </w:r>
      <w:r w:rsidRPr="00712A90">
        <w:rPr>
          <w:i/>
          <w:iCs/>
        </w:rPr>
        <w:t>Science</w:t>
      </w:r>
      <w:r w:rsidRPr="00712A90">
        <w:t>, 315, 95–97.</w:t>
      </w:r>
    </w:p>
    <w:p w14:paraId="73BEF853" w14:textId="77777777" w:rsidR="00712A90" w:rsidRPr="00712A90" w:rsidRDefault="00712A90" w:rsidP="00712A90">
      <w:pPr>
        <w:pStyle w:val="Bibliography"/>
      </w:pPr>
      <w:proofErr w:type="spellStart"/>
      <w:r w:rsidRPr="00712A90">
        <w:lastRenderedPageBreak/>
        <w:t>Pütter</w:t>
      </w:r>
      <w:proofErr w:type="spellEnd"/>
      <w:r w:rsidRPr="00712A90">
        <w:t xml:space="preserve">, A. (1920). </w:t>
      </w:r>
      <w:proofErr w:type="spellStart"/>
      <w:r w:rsidRPr="00712A90">
        <w:t>Studien</w:t>
      </w:r>
      <w:proofErr w:type="spellEnd"/>
      <w:r w:rsidRPr="00712A90">
        <w:t xml:space="preserve"> </w:t>
      </w:r>
      <w:proofErr w:type="spellStart"/>
      <w:r w:rsidRPr="00712A90">
        <w:t>über</w:t>
      </w:r>
      <w:proofErr w:type="spellEnd"/>
      <w:r w:rsidRPr="00712A90">
        <w:t xml:space="preserve"> </w:t>
      </w:r>
      <w:proofErr w:type="spellStart"/>
      <w:r w:rsidRPr="00712A90">
        <w:t>physiologische</w:t>
      </w:r>
      <w:proofErr w:type="spellEnd"/>
      <w:r w:rsidRPr="00712A90">
        <w:t xml:space="preserve"> </w:t>
      </w:r>
      <w:proofErr w:type="spellStart"/>
      <w:r w:rsidRPr="00712A90">
        <w:t>Ähnlichkeit</w:t>
      </w:r>
      <w:proofErr w:type="spellEnd"/>
      <w:r w:rsidRPr="00712A90">
        <w:t xml:space="preserve"> VI. </w:t>
      </w:r>
      <w:proofErr w:type="spellStart"/>
      <w:r w:rsidRPr="00712A90">
        <w:t>Wachstumsähnlichkeiten</w:t>
      </w:r>
      <w:proofErr w:type="spellEnd"/>
      <w:r w:rsidRPr="00712A90">
        <w:t xml:space="preserve">. </w:t>
      </w:r>
      <w:proofErr w:type="spellStart"/>
      <w:r w:rsidRPr="00712A90">
        <w:rPr>
          <w:i/>
          <w:iCs/>
        </w:rPr>
        <w:t>Pflügers</w:t>
      </w:r>
      <w:proofErr w:type="spellEnd"/>
      <w:r w:rsidRPr="00712A90">
        <w:rPr>
          <w:i/>
          <w:iCs/>
        </w:rPr>
        <w:t xml:space="preserve"> Arch.</w:t>
      </w:r>
      <w:r w:rsidRPr="00712A90">
        <w:t>, 180, 298–340.</w:t>
      </w:r>
    </w:p>
    <w:p w14:paraId="00496E82" w14:textId="77777777" w:rsidR="00712A90" w:rsidRPr="00712A90" w:rsidRDefault="00712A90" w:rsidP="00712A90">
      <w:pPr>
        <w:pStyle w:val="Bibliography"/>
      </w:pPr>
      <w:r w:rsidRPr="00712A90">
        <w:t xml:space="preserve">R Core Team. (2018). </w:t>
      </w:r>
      <w:r w:rsidRPr="00712A90">
        <w:rPr>
          <w:i/>
          <w:iCs/>
        </w:rPr>
        <w:t>R: A Language and Environment for Statistical Computing. R Foundation for Statistical Computing</w:t>
      </w:r>
      <w:r w:rsidRPr="00712A90">
        <w:t>. Vienna, Austria.</w:t>
      </w:r>
    </w:p>
    <w:p w14:paraId="1C212980" w14:textId="77777777" w:rsidR="00712A90" w:rsidRPr="00712A90" w:rsidRDefault="00712A90" w:rsidP="00712A90">
      <w:pPr>
        <w:pStyle w:val="Bibliography"/>
      </w:pPr>
      <w:r w:rsidRPr="00712A90">
        <w:t xml:space="preserve">van Rijn, I., </w:t>
      </w:r>
      <w:proofErr w:type="spellStart"/>
      <w:r w:rsidRPr="00712A90">
        <w:t>Buba</w:t>
      </w:r>
      <w:proofErr w:type="spellEnd"/>
      <w:r w:rsidRPr="00712A90">
        <w:t xml:space="preserve">, Y., DeLong, J., </w:t>
      </w:r>
      <w:proofErr w:type="spellStart"/>
      <w:r w:rsidRPr="00712A90">
        <w:t>Kiflawi</w:t>
      </w:r>
      <w:proofErr w:type="spellEnd"/>
      <w:r w:rsidRPr="00712A90">
        <w:t xml:space="preserve">, M. &amp; </w:t>
      </w:r>
      <w:proofErr w:type="spellStart"/>
      <w:r w:rsidRPr="00712A90">
        <w:t>Belmaker</w:t>
      </w:r>
      <w:proofErr w:type="spellEnd"/>
      <w:r w:rsidRPr="00712A90">
        <w:t xml:space="preserve">, J. (2017). Large but uneven reduction in fish size across species in relation to changing sea temperatures. </w:t>
      </w:r>
      <w:r w:rsidRPr="00712A90">
        <w:rPr>
          <w:i/>
          <w:iCs/>
        </w:rPr>
        <w:t>Global Change Biology</w:t>
      </w:r>
      <w:r w:rsidRPr="00712A90">
        <w:t>, 23, 3667–3674.</w:t>
      </w:r>
    </w:p>
    <w:p w14:paraId="3F41D6CA" w14:textId="77777777" w:rsidR="00712A90" w:rsidRPr="00712A90" w:rsidRDefault="00712A90" w:rsidP="00712A90">
      <w:pPr>
        <w:pStyle w:val="Bibliography"/>
      </w:pPr>
      <w:r w:rsidRPr="00712A90">
        <w:t xml:space="preserve">Rohatgi, A. (2012). </w:t>
      </w:r>
      <w:proofErr w:type="spellStart"/>
      <w:r w:rsidRPr="00712A90">
        <w:rPr>
          <w:i/>
          <w:iCs/>
        </w:rPr>
        <w:t>WebPlotDigitalizer</w:t>
      </w:r>
      <w:proofErr w:type="spellEnd"/>
      <w:r w:rsidRPr="00712A90">
        <w:rPr>
          <w:i/>
          <w:iCs/>
        </w:rPr>
        <w:t>: HTML5 based online tool to extract numerical data from plot images. Version 4.1. [WWW document] URL https://automeris.io/WebPlotDigitizer (accessed on January 2019).</w:t>
      </w:r>
    </w:p>
    <w:p w14:paraId="5BD9C997" w14:textId="77777777" w:rsidR="00712A90" w:rsidRPr="00712A90" w:rsidRDefault="00712A90" w:rsidP="00712A90">
      <w:pPr>
        <w:pStyle w:val="Bibliography"/>
      </w:pPr>
      <w:r w:rsidRPr="00712A90">
        <w:t xml:space="preserve">Rosenfeld, J., Leeuwen, T.V., Richards, J. &amp; Allen, D. (2015). Relationship between growth and standard metabolic rate: measurement artefacts and implications for habitat use and life-history adaptation in salmonids. </w:t>
      </w:r>
      <w:r w:rsidRPr="00712A90">
        <w:rPr>
          <w:i/>
          <w:iCs/>
        </w:rPr>
        <w:t>Journal of Animal Ecology</w:t>
      </w:r>
      <w:r w:rsidRPr="00712A90">
        <w:t>, 84, 4–20.</w:t>
      </w:r>
    </w:p>
    <w:p w14:paraId="4D178743" w14:textId="77777777" w:rsidR="00712A90" w:rsidRPr="00712A90" w:rsidRDefault="00712A90" w:rsidP="00712A90">
      <w:pPr>
        <w:pStyle w:val="Bibliography"/>
      </w:pPr>
      <w:r w:rsidRPr="00712A90">
        <w:t xml:space="preserve">Savage, V.M., </w:t>
      </w:r>
      <w:proofErr w:type="spellStart"/>
      <w:r w:rsidRPr="00712A90">
        <w:t>Gillooly</w:t>
      </w:r>
      <w:proofErr w:type="spellEnd"/>
      <w:r w:rsidRPr="00712A90">
        <w:t xml:space="preserve">, J.F., Brown, J.H., West, G.B. &amp; </w:t>
      </w:r>
      <w:proofErr w:type="spellStart"/>
      <w:r w:rsidRPr="00712A90">
        <w:t>Charnov</w:t>
      </w:r>
      <w:proofErr w:type="spellEnd"/>
      <w:r w:rsidRPr="00712A90">
        <w:t xml:space="preserve">, E.L. (2004). Effects of body size and temperature on population growth. </w:t>
      </w:r>
      <w:r w:rsidRPr="00712A90">
        <w:rPr>
          <w:i/>
          <w:iCs/>
        </w:rPr>
        <w:t>The American Naturalist</w:t>
      </w:r>
      <w:r w:rsidRPr="00712A90">
        <w:t>, 163, 429–441.</w:t>
      </w:r>
    </w:p>
    <w:p w14:paraId="1AACF447" w14:textId="77777777" w:rsidR="00712A90" w:rsidRPr="00712A90" w:rsidRDefault="00712A90" w:rsidP="00712A90">
      <w:pPr>
        <w:pStyle w:val="Bibliography"/>
      </w:pPr>
      <w:proofErr w:type="spellStart"/>
      <w:r w:rsidRPr="00712A90">
        <w:t>Sentis</w:t>
      </w:r>
      <w:proofErr w:type="spellEnd"/>
      <w:r w:rsidRPr="00712A90">
        <w:t xml:space="preserve">, A., </w:t>
      </w:r>
      <w:proofErr w:type="spellStart"/>
      <w:r w:rsidRPr="00712A90">
        <w:t>Binzer</w:t>
      </w:r>
      <w:proofErr w:type="spellEnd"/>
      <w:r w:rsidRPr="00712A90">
        <w:t xml:space="preserve">, A. &amp; </w:t>
      </w:r>
      <w:proofErr w:type="spellStart"/>
      <w:r w:rsidRPr="00712A90">
        <w:t>Boukal</w:t>
      </w:r>
      <w:proofErr w:type="spellEnd"/>
      <w:r w:rsidRPr="00712A90">
        <w:t xml:space="preserve">, D.S. (2017). Temperature-size responses alter food chain persistence across environmental gradients. </w:t>
      </w:r>
      <w:r w:rsidRPr="00712A90">
        <w:rPr>
          <w:i/>
          <w:iCs/>
        </w:rPr>
        <w:t>Ecology Letters</w:t>
      </w:r>
      <w:r w:rsidRPr="00712A90">
        <w:t>, 20, 852–862.</w:t>
      </w:r>
    </w:p>
    <w:p w14:paraId="78240096" w14:textId="77777777" w:rsidR="00712A90" w:rsidRPr="00712A90" w:rsidRDefault="00712A90" w:rsidP="00712A90">
      <w:pPr>
        <w:pStyle w:val="Bibliography"/>
      </w:pPr>
      <w:proofErr w:type="spellStart"/>
      <w:r w:rsidRPr="00712A90">
        <w:t>Sibly</w:t>
      </w:r>
      <w:proofErr w:type="spellEnd"/>
      <w:r w:rsidRPr="00712A90">
        <w:t xml:space="preserve">, R.M., Baker, J., Grady, J.M., Luna, S.M., </w:t>
      </w:r>
      <w:proofErr w:type="spellStart"/>
      <w:r w:rsidRPr="00712A90">
        <w:t>Kodric</w:t>
      </w:r>
      <w:proofErr w:type="spellEnd"/>
      <w:r w:rsidRPr="00712A90">
        <w:t xml:space="preserve">-Brown, A., </w:t>
      </w:r>
      <w:proofErr w:type="spellStart"/>
      <w:r w:rsidRPr="00712A90">
        <w:t>Venditti</w:t>
      </w:r>
      <w:proofErr w:type="spellEnd"/>
      <w:r w:rsidRPr="00712A90">
        <w:t xml:space="preserve">, C., </w:t>
      </w:r>
      <w:r w:rsidRPr="00712A90">
        <w:rPr>
          <w:i/>
          <w:iCs/>
        </w:rPr>
        <w:t>et al.</w:t>
      </w:r>
      <w:r w:rsidRPr="00712A90">
        <w:t xml:space="preserve"> (2015). Fundamental insights into ontogenetic growth from theory and fish. </w:t>
      </w:r>
      <w:r w:rsidRPr="00712A90">
        <w:rPr>
          <w:i/>
          <w:iCs/>
        </w:rPr>
        <w:t>Proceedings of the National Academy of Sciences, USA</w:t>
      </w:r>
      <w:r w:rsidRPr="00712A90">
        <w:t>, 112, 13934–13939.</w:t>
      </w:r>
    </w:p>
    <w:p w14:paraId="18376E8F" w14:textId="77777777" w:rsidR="00712A90" w:rsidRPr="00712A90" w:rsidRDefault="00712A90" w:rsidP="00712A90">
      <w:pPr>
        <w:pStyle w:val="Bibliography"/>
      </w:pPr>
      <w:proofErr w:type="spellStart"/>
      <w:r w:rsidRPr="00712A90">
        <w:t>Steinarsson</w:t>
      </w:r>
      <w:proofErr w:type="spellEnd"/>
      <w:r w:rsidRPr="00712A90">
        <w:t xml:space="preserve">, A. &amp; </w:t>
      </w:r>
      <w:proofErr w:type="spellStart"/>
      <w:r w:rsidRPr="00712A90">
        <w:t>Imsland</w:t>
      </w:r>
      <w:proofErr w:type="spellEnd"/>
      <w:r w:rsidRPr="00712A90">
        <w:t>, A.K. (2003). Size dependent variation in optimum growth temperature of red abalone (</w:t>
      </w:r>
      <w:proofErr w:type="spellStart"/>
      <w:r w:rsidRPr="00712A90">
        <w:t>Haliotis</w:t>
      </w:r>
      <w:proofErr w:type="spellEnd"/>
      <w:r w:rsidRPr="00712A90">
        <w:t xml:space="preserve"> </w:t>
      </w:r>
      <w:proofErr w:type="spellStart"/>
      <w:r w:rsidRPr="00712A90">
        <w:t>rufescens</w:t>
      </w:r>
      <w:proofErr w:type="spellEnd"/>
      <w:r w:rsidRPr="00712A90">
        <w:t xml:space="preserve">). </w:t>
      </w:r>
      <w:r w:rsidRPr="00712A90">
        <w:rPr>
          <w:i/>
          <w:iCs/>
        </w:rPr>
        <w:t>Aquaculture</w:t>
      </w:r>
      <w:r w:rsidRPr="00712A90">
        <w:t>, 224, 353–362.</w:t>
      </w:r>
    </w:p>
    <w:p w14:paraId="2199255D" w14:textId="77777777" w:rsidR="00712A90" w:rsidRPr="00712A90" w:rsidRDefault="00712A90" w:rsidP="00712A90">
      <w:pPr>
        <w:pStyle w:val="Bibliography"/>
      </w:pPr>
      <w:r w:rsidRPr="00712A90">
        <w:t xml:space="preserve">Thresher, R.E., </w:t>
      </w:r>
      <w:proofErr w:type="spellStart"/>
      <w:r w:rsidRPr="00712A90">
        <w:t>Koslow</w:t>
      </w:r>
      <w:proofErr w:type="spellEnd"/>
      <w:r w:rsidRPr="00712A90">
        <w:t xml:space="preserve">, J.A., Morison, A.K. &amp; Smith, D.C. (2007). Depth-mediated reversal of the effects of climate change on long-term growth rates of exploited marine fish. </w:t>
      </w:r>
      <w:r w:rsidRPr="00712A90">
        <w:rPr>
          <w:i/>
          <w:iCs/>
        </w:rPr>
        <w:t>Proceedings of the National Academy of Sciences, USA</w:t>
      </w:r>
      <w:r w:rsidRPr="00712A90">
        <w:t>, 104, 7461–7465.</w:t>
      </w:r>
    </w:p>
    <w:p w14:paraId="0B3B2A38" w14:textId="77777777" w:rsidR="00712A90" w:rsidRPr="00712A90" w:rsidRDefault="00712A90" w:rsidP="00712A90">
      <w:pPr>
        <w:pStyle w:val="Bibliography"/>
      </w:pPr>
      <w:r w:rsidRPr="00712A90">
        <w:t xml:space="preserve">Ursin, E. (1967). A Mathematical Model of Some Aspects of Fish Growth, Respiration, and Mortality. </w:t>
      </w:r>
      <w:r w:rsidRPr="00712A90">
        <w:rPr>
          <w:i/>
          <w:iCs/>
        </w:rPr>
        <w:t>Journal of the Fisheries Research Board of Canada</w:t>
      </w:r>
      <w:r w:rsidRPr="00712A90">
        <w:t>, 24, 2355–2453.</w:t>
      </w:r>
    </w:p>
    <w:p w14:paraId="77CF5A1E" w14:textId="77777777" w:rsidR="00712A90" w:rsidRPr="00712A90" w:rsidRDefault="00712A90" w:rsidP="00712A90">
      <w:pPr>
        <w:pStyle w:val="Bibliography"/>
      </w:pPr>
      <w:proofErr w:type="spellStart"/>
      <w:r w:rsidRPr="00712A90">
        <w:t>Vasseur</w:t>
      </w:r>
      <w:proofErr w:type="spellEnd"/>
      <w:r w:rsidRPr="00712A90">
        <w:t xml:space="preserve">, D.A. &amp; McCann, K.S. (2005). A mechanistic approach for modelling temperature-dependent consumer-resource dynamics. </w:t>
      </w:r>
      <w:r w:rsidRPr="00712A90">
        <w:rPr>
          <w:i/>
          <w:iCs/>
        </w:rPr>
        <w:t>The American Naturalist</w:t>
      </w:r>
      <w:r w:rsidRPr="00712A90">
        <w:t>, 166, 184–198.</w:t>
      </w:r>
    </w:p>
    <w:p w14:paraId="68C11E71" w14:textId="77777777" w:rsidR="00712A90" w:rsidRPr="00712A90" w:rsidRDefault="00712A90" w:rsidP="00712A90">
      <w:pPr>
        <w:pStyle w:val="Bibliography"/>
      </w:pPr>
      <w:proofErr w:type="spellStart"/>
      <w:r w:rsidRPr="00712A90">
        <w:t>Vehtari</w:t>
      </w:r>
      <w:proofErr w:type="spellEnd"/>
      <w:r w:rsidRPr="00712A90">
        <w:t xml:space="preserve">, A., Gelman, A. &amp; </w:t>
      </w:r>
      <w:proofErr w:type="spellStart"/>
      <w:r w:rsidRPr="00712A90">
        <w:t>Gabry</w:t>
      </w:r>
      <w:proofErr w:type="spellEnd"/>
      <w:r w:rsidRPr="00712A90">
        <w:t xml:space="preserve">, J. (2017). Practical Bayesian model evaluation using leave-one-out cross-validation and WAIC. </w:t>
      </w:r>
      <w:r w:rsidRPr="00712A90">
        <w:rPr>
          <w:i/>
          <w:iCs/>
        </w:rPr>
        <w:t xml:space="preserve">Stat </w:t>
      </w:r>
      <w:proofErr w:type="spellStart"/>
      <w:r w:rsidRPr="00712A90">
        <w:rPr>
          <w:i/>
          <w:iCs/>
        </w:rPr>
        <w:t>Comput</w:t>
      </w:r>
      <w:proofErr w:type="spellEnd"/>
      <w:r w:rsidRPr="00712A90">
        <w:t>, 27, 1413–1432.</w:t>
      </w:r>
    </w:p>
    <w:p w14:paraId="53B9C478" w14:textId="77777777" w:rsidR="00712A90" w:rsidRPr="00712A90" w:rsidRDefault="00712A90" w:rsidP="00712A90">
      <w:pPr>
        <w:pStyle w:val="Bibliography"/>
      </w:pPr>
      <w:r w:rsidRPr="00712A90">
        <w:t xml:space="preserve">Werner, E.E. &amp; Hall, D.J. (1988). Ontogenetic Habitat Shifts in Bluegill: The Foraging Rate-Predation Risk Trade-off. </w:t>
      </w:r>
      <w:r w:rsidRPr="00712A90">
        <w:rPr>
          <w:i/>
          <w:iCs/>
        </w:rPr>
        <w:t>Ecology</w:t>
      </w:r>
      <w:r w:rsidRPr="00712A90">
        <w:t>, 69, 1352–1366.</w:t>
      </w:r>
    </w:p>
    <w:p w14:paraId="18B30D42" w14:textId="77777777" w:rsidR="00712A90" w:rsidRPr="00712A90" w:rsidRDefault="00712A90" w:rsidP="00712A90">
      <w:pPr>
        <w:pStyle w:val="Bibliography"/>
      </w:pPr>
      <w:r w:rsidRPr="00712A90">
        <w:t xml:space="preserve">West, G.B., Brown, J.H. &amp; </w:t>
      </w:r>
      <w:proofErr w:type="spellStart"/>
      <w:r w:rsidRPr="00712A90">
        <w:t>Enquist</w:t>
      </w:r>
      <w:proofErr w:type="spellEnd"/>
      <w:r w:rsidRPr="00712A90">
        <w:t xml:space="preserve">, B.J. (1999). The fourth dimension of life: Fractal geometry and allometric scaling of organisms. </w:t>
      </w:r>
      <w:r w:rsidRPr="00712A90">
        <w:rPr>
          <w:i/>
          <w:iCs/>
        </w:rPr>
        <w:t>Science</w:t>
      </w:r>
      <w:r w:rsidRPr="00712A90">
        <w:t>, 284, 1677–1679.</w:t>
      </w:r>
    </w:p>
    <w:p w14:paraId="28105267" w14:textId="77777777" w:rsidR="00712A90" w:rsidRPr="00712A90" w:rsidRDefault="00712A90" w:rsidP="00712A90">
      <w:pPr>
        <w:pStyle w:val="Bibliography"/>
      </w:pPr>
      <w:r w:rsidRPr="00712A90">
        <w:t xml:space="preserve">West, G.B., Brown, J.H. &amp; </w:t>
      </w:r>
      <w:proofErr w:type="spellStart"/>
      <w:r w:rsidRPr="00712A90">
        <w:t>Enquist</w:t>
      </w:r>
      <w:proofErr w:type="spellEnd"/>
      <w:r w:rsidRPr="00712A90">
        <w:t xml:space="preserve">, B.J. (2001). A general model for ontogenetic growth. </w:t>
      </w:r>
      <w:r w:rsidRPr="00712A90">
        <w:rPr>
          <w:i/>
          <w:iCs/>
        </w:rPr>
        <w:t>Nature</w:t>
      </w:r>
      <w:r w:rsidRPr="00712A90">
        <w:t>, 413, 628–631.</w:t>
      </w:r>
    </w:p>
    <w:p w14:paraId="15360074" w14:textId="77777777" w:rsidR="00712A90" w:rsidRPr="00712A90" w:rsidRDefault="00712A90" w:rsidP="00712A90">
      <w:pPr>
        <w:pStyle w:val="Bibliography"/>
      </w:pPr>
      <w:r w:rsidRPr="00712A90">
        <w:t xml:space="preserve">Wickham, H. (2017). </w:t>
      </w:r>
      <w:proofErr w:type="spellStart"/>
      <w:r w:rsidRPr="00712A90">
        <w:rPr>
          <w:i/>
          <w:iCs/>
        </w:rPr>
        <w:t>tidyverse</w:t>
      </w:r>
      <w:proofErr w:type="spellEnd"/>
      <w:r w:rsidRPr="00712A90">
        <w:rPr>
          <w:i/>
          <w:iCs/>
        </w:rPr>
        <w:t>: Easily Install and Load the “</w:t>
      </w:r>
      <w:proofErr w:type="spellStart"/>
      <w:r w:rsidRPr="00712A90">
        <w:rPr>
          <w:i/>
          <w:iCs/>
        </w:rPr>
        <w:t>Tidyverse</w:t>
      </w:r>
      <w:proofErr w:type="spellEnd"/>
      <w:r w:rsidRPr="00712A90">
        <w:rPr>
          <w:i/>
          <w:iCs/>
        </w:rPr>
        <w:t>.”</w:t>
      </w:r>
    </w:p>
    <w:p w14:paraId="53BC1D1C" w14:textId="77777777" w:rsidR="00712A90" w:rsidRPr="00712A90" w:rsidRDefault="00712A90" w:rsidP="00712A90">
      <w:pPr>
        <w:pStyle w:val="Bibliography"/>
      </w:pPr>
      <w:proofErr w:type="spellStart"/>
      <w:r w:rsidRPr="00712A90">
        <w:t>Wyban</w:t>
      </w:r>
      <w:proofErr w:type="spellEnd"/>
      <w:r w:rsidRPr="00712A90">
        <w:t xml:space="preserve">, J., Walsh, W.A. &amp; Godin, D.M. (1995). Temperature effects on growth, feeding rate and feed conversion of the Pacific white shrimp (Penaeus </w:t>
      </w:r>
      <w:proofErr w:type="spellStart"/>
      <w:r w:rsidRPr="00712A90">
        <w:t>vannamei</w:t>
      </w:r>
      <w:proofErr w:type="spellEnd"/>
      <w:r w:rsidRPr="00712A90">
        <w:t xml:space="preserve">). </w:t>
      </w:r>
      <w:r w:rsidRPr="00712A90">
        <w:rPr>
          <w:i/>
          <w:iCs/>
        </w:rPr>
        <w:t>Aquaculture</w:t>
      </w:r>
      <w:r w:rsidRPr="00712A90">
        <w:t>, 138, 267–279.</w:t>
      </w:r>
    </w:p>
    <w:p w14:paraId="72B59323" w14:textId="77777777" w:rsidR="00712A90" w:rsidRPr="00712A90" w:rsidRDefault="00712A90" w:rsidP="00712A90">
      <w:pPr>
        <w:pStyle w:val="Bibliography"/>
      </w:pPr>
      <w:proofErr w:type="spellStart"/>
      <w:r w:rsidRPr="00712A90">
        <w:t>Xie</w:t>
      </w:r>
      <w:proofErr w:type="spellEnd"/>
      <w:r w:rsidRPr="00712A90">
        <w:t xml:space="preserve">, </w:t>
      </w:r>
      <w:proofErr w:type="spellStart"/>
      <w:r w:rsidRPr="00712A90">
        <w:t>Xiaojun</w:t>
      </w:r>
      <w:proofErr w:type="spellEnd"/>
      <w:r w:rsidRPr="00712A90">
        <w:t xml:space="preserve">. &amp; Sun, </w:t>
      </w:r>
      <w:proofErr w:type="spellStart"/>
      <w:r w:rsidRPr="00712A90">
        <w:t>Ruyung</w:t>
      </w:r>
      <w:proofErr w:type="spellEnd"/>
      <w:r w:rsidRPr="00712A90">
        <w:t>. (1990). The Bioenergetics of the Southern Catfish (</w:t>
      </w:r>
      <w:proofErr w:type="spellStart"/>
      <w:r w:rsidRPr="00712A90">
        <w:t>Silurus</w:t>
      </w:r>
      <w:proofErr w:type="spellEnd"/>
      <w:r w:rsidRPr="00712A90">
        <w:t xml:space="preserve"> </w:t>
      </w:r>
      <w:proofErr w:type="spellStart"/>
      <w:r w:rsidRPr="00712A90">
        <w:t>meridionalis</w:t>
      </w:r>
      <w:proofErr w:type="spellEnd"/>
      <w:r w:rsidRPr="00712A90">
        <w:t xml:space="preserve"> Chen). I. Resting Metabolic Rate as a Function of Body Weight and Temperature. </w:t>
      </w:r>
      <w:r w:rsidRPr="00712A90">
        <w:rPr>
          <w:i/>
          <w:iCs/>
        </w:rPr>
        <w:t>Physiological Zoology</w:t>
      </w:r>
      <w:r w:rsidRPr="00712A90">
        <w:t>, 63, 1181–1195.</w:t>
      </w:r>
    </w:p>
    <w:p w14:paraId="3ADA88FF" w14:textId="77777777" w:rsidR="00712A90" w:rsidRPr="00712A90" w:rsidRDefault="00712A90" w:rsidP="00712A90">
      <w:pPr>
        <w:pStyle w:val="Bibliography"/>
      </w:pPr>
      <w:proofErr w:type="spellStart"/>
      <w:r w:rsidRPr="00712A90">
        <w:t>Zuo</w:t>
      </w:r>
      <w:proofErr w:type="spellEnd"/>
      <w:r w:rsidRPr="00712A90">
        <w:t xml:space="preserve">, W., Moses, M.E., West, G.B., Hou, C. &amp; Brown, J.H. (2012). A general model for effects of temperature on ectotherm ontogenetic growth and development. </w:t>
      </w:r>
      <w:r w:rsidRPr="00712A90">
        <w:rPr>
          <w:i/>
          <w:iCs/>
        </w:rPr>
        <w:t>Proceedings of the Royal Society of London B: Biological Sciences</w:t>
      </w:r>
      <w:r w:rsidRPr="00712A90">
        <w:t>, 279, 1840–1846.</w:t>
      </w:r>
    </w:p>
    <w:p w14:paraId="4C5C30BA" w14:textId="3C2FB37B" w:rsidR="00FC2D41" w:rsidRPr="00364D0F" w:rsidRDefault="00C41369" w:rsidP="00904830">
      <w:pPr>
        <w:spacing w:line="480" w:lineRule="auto"/>
        <w:contextualSpacing/>
        <w:jc w:val="both"/>
        <w:rPr>
          <w:rFonts w:cstheme="minorHAnsi"/>
          <w:lang w:val="en-US"/>
        </w:rPr>
      </w:pPr>
      <w:r w:rsidRPr="00483A60">
        <w:rPr>
          <w:rFonts w:cstheme="minorHAnsi"/>
        </w:rPr>
        <w:fldChar w:fldCharType="end"/>
      </w:r>
    </w:p>
    <w:p w14:paraId="0C8232EE" w14:textId="77777777" w:rsidR="00871D7A" w:rsidRPr="00364D0F" w:rsidRDefault="00871D7A" w:rsidP="00904830">
      <w:pPr>
        <w:spacing w:line="480" w:lineRule="auto"/>
        <w:contextualSpacing/>
        <w:jc w:val="both"/>
        <w:rPr>
          <w:rFonts w:cstheme="minorHAnsi"/>
          <w:lang w:val="en-US"/>
        </w:rPr>
      </w:pPr>
    </w:p>
    <w:p w14:paraId="79E88191" w14:textId="77777777" w:rsidR="00871D7A" w:rsidRPr="00364D0F" w:rsidRDefault="00871D7A" w:rsidP="00904830">
      <w:pPr>
        <w:spacing w:line="480" w:lineRule="auto"/>
        <w:contextualSpacing/>
        <w:jc w:val="both"/>
        <w:rPr>
          <w:rFonts w:cstheme="minorHAnsi"/>
          <w:color w:val="FF0000"/>
          <w:lang w:val="en-US"/>
        </w:rPr>
      </w:pPr>
    </w:p>
    <w:sectPr w:rsidR="00871D7A" w:rsidRPr="00364D0F" w:rsidSect="00F97B62">
      <w:headerReference w:type="even" r:id="rId25"/>
      <w:headerReference w:type="first" r:id="rId26"/>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x Lindmark" w:date="2020-01-07T09:51:00Z" w:initials="ML">
    <w:p w14:paraId="7E2E930B" w14:textId="3AE474BA" w:rsidR="00A06C75" w:rsidRDefault="00A06C75">
      <w:pPr>
        <w:pStyle w:val="CommentText"/>
      </w:pPr>
      <w:r>
        <w:rPr>
          <w:rStyle w:val="CommentReference"/>
        </w:rPr>
        <w:annotationRef/>
      </w:r>
      <w:r>
        <w:rPr>
          <w:rFonts w:cstheme="minorHAnsi"/>
        </w:rPr>
        <w:t>P</w:t>
      </w:r>
      <w:r w:rsidRPr="00252A12">
        <w:rPr>
          <w:rFonts w:cstheme="minorHAnsi"/>
        </w:rPr>
        <w:t xml:space="preserve">rogress towards unification of theory and empirical findings can be made through systematic data-analysis, which can guide process-based predictions of climate change impacts on growth and </w:t>
      </w:r>
      <w:r>
        <w:rPr>
          <w:rFonts w:cstheme="minorHAnsi"/>
        </w:rPr>
        <w:t>body size</w:t>
      </w:r>
      <w:r w:rsidRPr="00252A12">
        <w:rPr>
          <w:rFonts w:cstheme="minorHAnsi"/>
        </w:rPr>
        <w:t xml:space="preserve"> of ectotherms.</w:t>
      </w:r>
    </w:p>
  </w:comment>
  <w:comment w:id="1" w:author="Jan Ohlberger" w:date="2019-09-19T10:49:00Z" w:initials="Ca">
    <w:p w14:paraId="5020AA7E" w14:textId="083B6578" w:rsidR="00A06C75" w:rsidRPr="00364D0F" w:rsidRDefault="00A06C75">
      <w:pPr>
        <w:pStyle w:val="CommentText"/>
        <w:rPr>
          <w:lang w:val="en-US"/>
        </w:rPr>
      </w:pPr>
      <w:r>
        <w:rPr>
          <w:rStyle w:val="CommentReference"/>
        </w:rPr>
        <w:annotationRef/>
      </w:r>
      <w:proofErr w:type="gramStart"/>
      <w:r w:rsidRPr="00364D0F">
        <w:rPr>
          <w:lang w:val="en-US"/>
        </w:rPr>
        <w:t>…”about</w:t>
      </w:r>
      <w:proofErr w:type="gramEnd"/>
      <w:r w:rsidRPr="00364D0F">
        <w:rPr>
          <w:lang w:val="en-US"/>
        </w:rPr>
        <w:t xml:space="preserve"> the structure and functioning of ecosystems”.</w:t>
      </w:r>
    </w:p>
  </w:comment>
  <w:comment w:id="2" w:author="Jan Ohlberger" w:date="2019-09-19T10:51:00Z" w:initials="Ca">
    <w:p w14:paraId="37F8EE52" w14:textId="59AFD864" w:rsidR="00A06C75" w:rsidRPr="00364D0F" w:rsidRDefault="00A06C75">
      <w:pPr>
        <w:pStyle w:val="CommentText"/>
        <w:rPr>
          <w:lang w:val="en-US"/>
        </w:rPr>
      </w:pPr>
      <w:r>
        <w:rPr>
          <w:rStyle w:val="CommentReference"/>
        </w:rPr>
        <w:annotationRef/>
      </w:r>
      <w:r w:rsidRPr="00364D0F">
        <w:rPr>
          <w:lang w:val="en-US"/>
        </w:rPr>
        <w:t>More examples needed here!</w:t>
      </w:r>
    </w:p>
  </w:comment>
  <w:comment w:id="3" w:author="Jan Ohlberger" w:date="2019-09-19T10:51:00Z" w:initials="Ca">
    <w:p w14:paraId="4A0D47CC" w14:textId="61680216" w:rsidR="00A06C75" w:rsidRPr="00364D0F" w:rsidRDefault="00A06C75">
      <w:pPr>
        <w:pStyle w:val="CommentText"/>
        <w:rPr>
          <w:lang w:val="en-US"/>
        </w:rPr>
      </w:pPr>
      <w:r>
        <w:rPr>
          <w:rStyle w:val="CommentReference"/>
        </w:rPr>
        <w:annotationRef/>
      </w:r>
      <w:r w:rsidRPr="00364D0F">
        <w:rPr>
          <w:lang w:val="en-US"/>
        </w:rPr>
        <w:t xml:space="preserve"> mass-specific</w:t>
      </w:r>
    </w:p>
  </w:comment>
  <w:comment w:id="4" w:author="Max Lindmark [2]" w:date="2019-09-18T08:12:00Z" w:initials="ML">
    <w:p w14:paraId="2BB52F87" w14:textId="0835D745" w:rsidR="00A06C75" w:rsidRPr="00364D0F" w:rsidRDefault="00A06C75">
      <w:pPr>
        <w:pStyle w:val="CommentText"/>
        <w:rPr>
          <w:rFonts w:eastAsiaTheme="minorEastAsia" w:cstheme="minorHAnsi"/>
          <w:lang w:val="en-US"/>
        </w:rPr>
      </w:pPr>
      <w:r>
        <w:rPr>
          <w:rStyle w:val="CommentReference"/>
        </w:rPr>
        <w:annotationRef/>
      </w:r>
      <w:r w:rsidRPr="00364D0F">
        <w:rPr>
          <w:rStyle w:val="CommentReference"/>
          <w:lang w:val="en-US"/>
        </w:rPr>
        <w:t>I don’t think anybody really knows why growth has an optimum over temperature, but one explanation is this (or any other way that builds on “build-up and destruction” of biomass scaling differently):</w:t>
      </w:r>
    </w:p>
    <w:p w14:paraId="00E9EB46" w14:textId="77777777" w:rsidR="00A06C75" w:rsidRPr="00364D0F" w:rsidRDefault="00A06C75">
      <w:pPr>
        <w:pStyle w:val="CommentText"/>
        <w:rPr>
          <w:rFonts w:eastAsiaTheme="minorEastAsia" w:cstheme="minorHAnsi"/>
          <w:lang w:val="en-US"/>
        </w:rPr>
      </w:pPr>
    </w:p>
    <w:p w14:paraId="32DAC368" w14:textId="65FEF9E7" w:rsidR="00A06C75" w:rsidRPr="00364D0F" w:rsidRDefault="00A06C75">
      <w:pPr>
        <w:pStyle w:val="CommentText"/>
        <w:rPr>
          <w:rFonts w:eastAsiaTheme="minorEastAsia" w:cstheme="minorHAnsi"/>
          <w:lang w:val="en-US"/>
        </w:rPr>
      </w:pPr>
      <w:r w:rsidRPr="00364D0F">
        <w:rPr>
          <w:rFonts w:eastAsiaTheme="minorEastAsia" w:cstheme="minorHAnsi"/>
          <w:lang w:val="en-US"/>
        </w:rPr>
        <w:t xml:space="preserve">“The unimodal temperature-dependence is normally attributed to food assimilation being a unimodal function of temperature whereas metabolic rate (or maintenance costs) increase exponentially </w:t>
      </w:r>
      <w:r>
        <w:rPr>
          <w:rFonts w:eastAsiaTheme="minorEastAsia" w:cstheme="minorHAnsi"/>
        </w:rPr>
        <w:fldChar w:fldCharType="begin"/>
      </w:r>
      <w:r w:rsidRPr="00364D0F">
        <w:rPr>
          <w:rFonts w:eastAsiaTheme="minorEastAsia" w:cstheme="minorHAnsi"/>
          <w:lang w:val="en-US"/>
        </w:rPr>
        <w:instrText xml:space="preserve"> ADDIN ZOTERO_ITEM CSL_CITATION {"citationID":"2y41vy1W","properties":{"formattedCitation":"(Jobling 1997; Englund {\\i{}et al.} 2011)","plainCitation":"(Jobling 1997; Englund et al. 2011)","noteIndex":0},"citationItems":[{"id":327,"uris":["http://zotero.org/users/local/FTg3Qpza/items/AQWW4RPV"],"uri":["http://zotero.org/users/local/FTg3Qpza/items/AQWW4RPV"],"itemData":{"id":327,"type":"chapter","title":"Temperature and growth: modulation of growth rate via temperature change","container-title":"Global Warming: Implications for Freshwater and Marine Fish","publisher":"Cambridge University Press","publisher-place":"Cambridge","page":"225–254","volume":"61","event-place":"Cambridge","ISBN":"0309-6831","author":[{"family":"Jobling","given":"M"}],"editor":[{"family":"Wood","given":"C M"},{"family":"McDonald","given":"D G"}],"issued":{"date-parts":[["1997"]]}}},{"id":637,"uris":["http://zotero.org/users/local/FTg3Qpza/items/KDNDEBVG"],"uri":["http://zotero.org/users/local/FTg3Qpza/items/KDNDEBVG"],"itemData":{"id":637,"type":"article-journal","title":"Temperature dependence of the functional response","container-title":"Ecology Letters","page":"914–921","volume":"14","issue":"9","abstract":"The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data.","DOI":"10.1111/j.1461-0248.2011.01661.x","note":"PMID: 21752171","author":[{"family":"Englund","given":"G"},{"family":"Öhlund","given":"G"},{"family":"Hein","given":"C L"},{"family":"Diehl","given":"S"}],"issued":{"date-parts":[["2011"]]}}}],"schema":"https://github.com/citation-style-language/schema/raw/master/csl-citation.json"} </w:instrText>
      </w:r>
      <w:r>
        <w:rPr>
          <w:rFonts w:eastAsiaTheme="minorEastAsia" w:cstheme="minorHAnsi"/>
        </w:rPr>
        <w:fldChar w:fldCharType="separate"/>
      </w:r>
      <w:r w:rsidRPr="00364D0F">
        <w:rPr>
          <w:rFonts w:ascii="Times New Roman" w:hAnsi="Times New Roman" w:cs="Times New Roman"/>
          <w:sz w:val="22"/>
          <w:szCs w:val="24"/>
          <w:lang w:val="en-US"/>
        </w:rPr>
        <w:t xml:space="preserve">(Jobling 1997; Englund </w:t>
      </w:r>
      <w:r w:rsidRPr="00364D0F">
        <w:rPr>
          <w:rFonts w:ascii="Times New Roman" w:hAnsi="Times New Roman" w:cs="Times New Roman"/>
          <w:i/>
          <w:iCs/>
          <w:sz w:val="22"/>
          <w:szCs w:val="24"/>
          <w:lang w:val="en-US"/>
        </w:rPr>
        <w:t>et al.</w:t>
      </w:r>
      <w:r w:rsidRPr="00364D0F">
        <w:rPr>
          <w:rFonts w:ascii="Times New Roman" w:hAnsi="Times New Roman" w:cs="Times New Roman"/>
          <w:sz w:val="22"/>
          <w:szCs w:val="24"/>
          <w:lang w:val="en-US"/>
        </w:rPr>
        <w:t xml:space="preserve"> 2011)</w:t>
      </w:r>
      <w:r>
        <w:rPr>
          <w:rFonts w:eastAsiaTheme="minorEastAsia" w:cstheme="minorHAnsi"/>
        </w:rPr>
        <w:fldChar w:fldCharType="end"/>
      </w:r>
      <w:r w:rsidRPr="00364D0F">
        <w:rPr>
          <w:rFonts w:eastAsiaTheme="minorEastAsia" w:cstheme="minorHAnsi"/>
          <w:lang w:val="en-US"/>
        </w:rPr>
        <w:t>”</w:t>
      </w:r>
    </w:p>
    <w:p w14:paraId="14903548" w14:textId="77777777" w:rsidR="00A06C75" w:rsidRPr="00364D0F" w:rsidRDefault="00A06C75">
      <w:pPr>
        <w:pStyle w:val="CommentText"/>
        <w:rPr>
          <w:rFonts w:eastAsiaTheme="minorEastAsia" w:cstheme="minorHAnsi"/>
          <w:lang w:val="en-US"/>
        </w:rPr>
      </w:pPr>
    </w:p>
    <w:p w14:paraId="7B58BC02" w14:textId="640416EE" w:rsidR="00A06C75" w:rsidRPr="00364D0F" w:rsidRDefault="00A06C75">
      <w:pPr>
        <w:pStyle w:val="CommentText"/>
        <w:rPr>
          <w:lang w:val="en-US"/>
        </w:rPr>
      </w:pPr>
      <w:r w:rsidRPr="00364D0F">
        <w:rPr>
          <w:rFonts w:eastAsiaTheme="minorEastAsia" w:cstheme="minorHAnsi"/>
          <w:lang w:val="en-US"/>
        </w:rPr>
        <w:t>Add this?</w:t>
      </w:r>
    </w:p>
  </w:comment>
  <w:comment w:id="5" w:author="Jan Ohlberger" w:date="2019-09-19T11:01:00Z" w:initials="Ca">
    <w:p w14:paraId="364F88AF" w14:textId="05E118DB" w:rsidR="00A06C75" w:rsidRPr="00364D0F" w:rsidRDefault="00A06C75">
      <w:pPr>
        <w:pStyle w:val="CommentText"/>
        <w:rPr>
          <w:lang w:val="en-US"/>
        </w:rPr>
      </w:pPr>
      <w:r>
        <w:rPr>
          <w:rStyle w:val="CommentReference"/>
        </w:rPr>
        <w:annotationRef/>
      </w:r>
      <w:r w:rsidRPr="00364D0F">
        <w:rPr>
          <w:lang w:val="en-US"/>
        </w:rPr>
        <w:t>…with body size…</w:t>
      </w:r>
    </w:p>
  </w:comment>
  <w:comment w:id="6" w:author="Jan Ohlberger" w:date="2019-09-19T10:58:00Z" w:initials="Ca">
    <w:p w14:paraId="39776E82" w14:textId="418D7400" w:rsidR="00A06C75" w:rsidRPr="00364D0F" w:rsidRDefault="00A06C75">
      <w:pPr>
        <w:pStyle w:val="CommentText"/>
        <w:rPr>
          <w:lang w:val="en-US"/>
        </w:rPr>
      </w:pPr>
      <w:r>
        <w:rPr>
          <w:rStyle w:val="CommentReference"/>
        </w:rPr>
        <w:annotationRef/>
      </w:r>
      <w:r w:rsidRPr="00364D0F">
        <w:rPr>
          <w:lang w:val="en-US"/>
        </w:rPr>
        <w:t xml:space="preserve">Needs a stronger justification – maybe also bring in the argument that growth coefficient and maximum size are subject to </w:t>
      </w:r>
      <w:proofErr w:type="gramStart"/>
      <w:r w:rsidRPr="00364D0F">
        <w:rPr>
          <w:lang w:val="en-US"/>
        </w:rPr>
        <w:t>selection  and</w:t>
      </w:r>
      <w:proofErr w:type="gramEnd"/>
      <w:r w:rsidRPr="00364D0F">
        <w:rPr>
          <w:lang w:val="en-US"/>
        </w:rPr>
        <w:t xml:space="preserve"> are affected by multiple trade-offs and constraints that operate throughout the life-history? </w:t>
      </w:r>
    </w:p>
  </w:comment>
  <w:comment w:id="7" w:author="Jan Ohlberger" w:date="2019-09-19T11:19:00Z" w:initials="Ca">
    <w:p w14:paraId="4C812DC5" w14:textId="534EB033" w:rsidR="00A06C75" w:rsidRPr="00364D0F" w:rsidRDefault="00A06C75">
      <w:pPr>
        <w:pStyle w:val="CommentText"/>
        <w:rPr>
          <w:lang w:val="en-US"/>
        </w:rPr>
      </w:pPr>
      <w:r>
        <w:rPr>
          <w:rStyle w:val="CommentReference"/>
        </w:rPr>
        <w:annotationRef/>
      </w:r>
      <w:r w:rsidRPr="00364D0F">
        <w:rPr>
          <w:lang w:val="en-US"/>
        </w:rPr>
        <w:t>Initially sounds like an argument against this approach – maybe just leave out the ‘Moreover’</w:t>
      </w:r>
    </w:p>
  </w:comment>
  <w:comment w:id="8" w:author="Jan Ohlberger" w:date="2019-09-19T11:22:00Z" w:initials="Ca">
    <w:p w14:paraId="592EED70" w14:textId="657C883A" w:rsidR="00A06C75" w:rsidRPr="00364D0F" w:rsidRDefault="00A06C75">
      <w:pPr>
        <w:pStyle w:val="CommentText"/>
        <w:rPr>
          <w:lang w:val="en-US"/>
        </w:rPr>
      </w:pPr>
      <w:r>
        <w:rPr>
          <w:rStyle w:val="CommentReference"/>
        </w:rPr>
        <w:annotationRef/>
      </w:r>
      <w:r w:rsidRPr="00364D0F">
        <w:rPr>
          <w:lang w:val="en-US"/>
        </w:rPr>
        <w:t>This following paragraph is not very focused and clear – needs work</w:t>
      </w:r>
    </w:p>
  </w:comment>
  <w:comment w:id="9" w:author="Jan Ohlberger" w:date="2019-09-19T11:23:00Z" w:initials="Ca">
    <w:p w14:paraId="1AE65EC8" w14:textId="555FCF04" w:rsidR="00A06C75" w:rsidRPr="00364D0F" w:rsidRDefault="00A06C75">
      <w:pPr>
        <w:pStyle w:val="CommentText"/>
        <w:rPr>
          <w:lang w:val="en-US"/>
        </w:rPr>
      </w:pPr>
      <w:r>
        <w:rPr>
          <w:rStyle w:val="CommentReference"/>
        </w:rPr>
        <w:annotationRef/>
      </w:r>
      <w:r w:rsidRPr="00364D0F">
        <w:rPr>
          <w:lang w:val="en-US"/>
        </w:rPr>
        <w:t>…with warming…</w:t>
      </w:r>
    </w:p>
  </w:comment>
  <w:comment w:id="10" w:author="Jan Ohlberger" w:date="2019-09-19T11:46:00Z" w:initials="Ca">
    <w:p w14:paraId="2CB4CE1C" w14:textId="24FCA33D" w:rsidR="00A06C75" w:rsidRPr="00364D0F" w:rsidRDefault="00A06C75">
      <w:pPr>
        <w:pStyle w:val="CommentText"/>
        <w:rPr>
          <w:lang w:val="en-US"/>
        </w:rPr>
      </w:pPr>
      <w:r>
        <w:rPr>
          <w:rStyle w:val="CommentReference"/>
        </w:rPr>
        <w:annotationRef/>
      </w:r>
      <w:r w:rsidRPr="00364D0F">
        <w:rPr>
          <w:lang w:val="en-US"/>
        </w:rPr>
        <w:t>It gets a bit confusing if everything is ‘common’ or found ‘often’ – I’d rather talk about evidence for… but other studies have found…</w:t>
      </w:r>
    </w:p>
  </w:comment>
  <w:comment w:id="11" w:author="Jan Ohlberger" w:date="2019-09-19T11:48:00Z" w:initials="Ca">
    <w:p w14:paraId="0B0F318E" w14:textId="02878D72" w:rsidR="00A06C75" w:rsidRPr="00364D0F" w:rsidRDefault="00A06C75">
      <w:pPr>
        <w:pStyle w:val="CommentText"/>
        <w:rPr>
          <w:lang w:val="en-US"/>
        </w:rPr>
      </w:pPr>
      <w:r>
        <w:rPr>
          <w:rStyle w:val="CommentReference"/>
        </w:rPr>
        <w:annotationRef/>
      </w:r>
      <w:r w:rsidRPr="00364D0F">
        <w:rPr>
          <w:lang w:val="en-US"/>
        </w:rPr>
        <w:t xml:space="preserve">Discuss ‘scope for growth’? If there is no scope for growth at a given size, even at high food density, growth necessarily </w:t>
      </w:r>
      <w:proofErr w:type="gramStart"/>
      <w:r w:rsidRPr="00364D0F">
        <w:rPr>
          <w:lang w:val="en-US"/>
        </w:rPr>
        <w:t>ceases</w:t>
      </w:r>
      <w:proofErr w:type="gramEnd"/>
      <w:r w:rsidRPr="00364D0F">
        <w:rPr>
          <w:lang w:val="en-US"/>
        </w:rPr>
        <w:t xml:space="preserve"> and maximum size is reached </w:t>
      </w:r>
    </w:p>
  </w:comment>
  <w:comment w:id="12" w:author="Jan Ohlberger" w:date="2019-09-19T11:50:00Z" w:initials="Ca">
    <w:p w14:paraId="06FF43E1" w14:textId="296D6973" w:rsidR="00A06C75" w:rsidRPr="00364D0F" w:rsidRDefault="00A06C75">
      <w:pPr>
        <w:pStyle w:val="CommentText"/>
        <w:rPr>
          <w:lang w:val="en-US"/>
        </w:rPr>
      </w:pPr>
      <w:r>
        <w:rPr>
          <w:rStyle w:val="CommentReference"/>
        </w:rPr>
        <w:annotationRef/>
      </w:r>
      <w:r w:rsidRPr="00364D0F">
        <w:rPr>
          <w:lang w:val="en-US"/>
        </w:rPr>
        <w:t xml:space="preserve">Take out numbers, </w:t>
      </w:r>
      <w:proofErr w:type="gramStart"/>
      <w:r w:rsidRPr="00364D0F">
        <w:rPr>
          <w:lang w:val="en-US"/>
        </w:rPr>
        <w:t>really</w:t>
      </w:r>
      <w:proofErr w:type="gramEnd"/>
      <w:r w:rsidRPr="00364D0F">
        <w:rPr>
          <w:lang w:val="en-US"/>
        </w:rPr>
        <w:t xml:space="preserve"> it’s one approach</w:t>
      </w:r>
    </w:p>
  </w:comment>
  <w:comment w:id="13" w:author="Jan Ohlberger" w:date="2019-09-19T11:51:00Z" w:initials="Ca">
    <w:p w14:paraId="3255B3CC" w14:textId="0A7B8DBE" w:rsidR="00A06C75" w:rsidRPr="00364D0F" w:rsidRDefault="00A06C75">
      <w:pPr>
        <w:pStyle w:val="CommentText"/>
        <w:rPr>
          <w:lang w:val="en-US"/>
        </w:rPr>
      </w:pPr>
      <w:r>
        <w:rPr>
          <w:rStyle w:val="CommentReference"/>
        </w:rPr>
        <w:annotationRef/>
      </w:r>
      <w:r w:rsidRPr="00364D0F">
        <w:rPr>
          <w:lang w:val="en-US"/>
        </w:rPr>
        <w:t>For the methods</w:t>
      </w:r>
    </w:p>
  </w:comment>
  <w:comment w:id="14" w:author="Jan Ohlberger" w:date="2019-09-19T11:52:00Z" w:initials="Ca">
    <w:p w14:paraId="6EBAF6C0" w14:textId="02DD35BF" w:rsidR="00A06C75" w:rsidRPr="00364D0F" w:rsidRDefault="00A06C75">
      <w:pPr>
        <w:pStyle w:val="CommentText"/>
        <w:rPr>
          <w:lang w:val="en-US"/>
        </w:rPr>
      </w:pPr>
      <w:r>
        <w:rPr>
          <w:rStyle w:val="CommentReference"/>
        </w:rPr>
        <w:annotationRef/>
      </w:r>
      <w:r w:rsidRPr="00364D0F">
        <w:rPr>
          <w:lang w:val="en-US"/>
        </w:rPr>
        <w:t>Make this one ‘result’</w:t>
      </w:r>
    </w:p>
  </w:comment>
  <w:comment w:id="15" w:author="Jan Ohlberger" w:date="2019-09-19T11:53:00Z" w:initials="Ca">
    <w:p w14:paraId="1A476B32" w14:textId="48E46BE1" w:rsidR="00A06C75" w:rsidRPr="00364D0F" w:rsidRDefault="00A06C75">
      <w:pPr>
        <w:pStyle w:val="CommentText"/>
        <w:rPr>
          <w:lang w:val="en-US"/>
        </w:rPr>
      </w:pPr>
      <w:r>
        <w:rPr>
          <w:rStyle w:val="CommentReference"/>
        </w:rPr>
        <w:annotationRef/>
      </w:r>
      <w:r w:rsidRPr="00364D0F">
        <w:rPr>
          <w:lang w:val="en-US"/>
        </w:rPr>
        <w:t>The last part here reads more like the end of an abstract or a short article – need to decide what the format is here</w:t>
      </w:r>
    </w:p>
  </w:comment>
  <w:comment w:id="16" w:author="Jan Ohlberger" w:date="2019-12-15T20:21:00Z" w:initials="Ca">
    <w:p w14:paraId="0D585D5C" w14:textId="77777777" w:rsidR="00A06C75" w:rsidRDefault="00A06C75" w:rsidP="003D7F50">
      <w:pPr>
        <w:pStyle w:val="CommentText"/>
      </w:pPr>
      <w:r>
        <w:rPr>
          <w:rStyle w:val="CommentReference"/>
        </w:rPr>
        <w:annotationRef/>
      </w:r>
      <w:r>
        <w:t>Write it out again….</w:t>
      </w:r>
    </w:p>
  </w:comment>
  <w:comment w:id="17" w:author="Anna Gårdmark" w:date="2019-12-11T08:37:00Z" w:initials="AG">
    <w:p w14:paraId="120253B0" w14:textId="77777777" w:rsidR="00A06C75" w:rsidRPr="002A46E5" w:rsidRDefault="00A06C75" w:rsidP="003D7F50">
      <w:pPr>
        <w:pStyle w:val="CommentText"/>
      </w:pPr>
      <w:r>
        <w:rPr>
          <w:rStyle w:val="CommentReference"/>
        </w:rPr>
        <w:annotationRef/>
      </w:r>
      <w:r w:rsidRPr="002A46E5">
        <w:rPr>
          <w:rStyle w:val="CommentReference"/>
        </w:rPr>
        <w:t>do you mean body mass or mass at reproduction?</w:t>
      </w:r>
    </w:p>
  </w:comment>
  <w:comment w:id="18" w:author="Jan Ohlberger" w:date="2019-12-15T20:21:00Z" w:initials="Ca">
    <w:p w14:paraId="7E51426D" w14:textId="77777777" w:rsidR="00A06C75" w:rsidRDefault="00A06C75" w:rsidP="003D7F50">
      <w:pPr>
        <w:pStyle w:val="CommentText"/>
      </w:pPr>
      <w:r>
        <w:rPr>
          <w:rStyle w:val="CommentReference"/>
        </w:rPr>
        <w:annotationRef/>
      </w:r>
      <w:r>
        <w:t xml:space="preserve">I think </w:t>
      </w:r>
      <w:proofErr w:type="spellStart"/>
      <w:r>
        <w:t>its</w:t>
      </w:r>
      <w:proofErr w:type="spellEnd"/>
      <w:r>
        <w:t xml:space="preserve"> fine to use ‘body size’ when talking in more general terms</w:t>
      </w:r>
    </w:p>
  </w:comment>
  <w:comment w:id="19" w:author="Anna Gårdmark" w:date="2019-12-11T08:59:00Z" w:initials="AG">
    <w:p w14:paraId="0E6E5858" w14:textId="77777777" w:rsidR="00A06C75" w:rsidRDefault="00A06C75" w:rsidP="003D7F50">
      <w:pPr>
        <w:pStyle w:val="CommentText"/>
        <w:rPr>
          <w:rStyle w:val="CommentReference"/>
        </w:rPr>
      </w:pPr>
      <w:r>
        <w:rPr>
          <w:rStyle w:val="CommentReference"/>
        </w:rPr>
        <w:annotationRef/>
      </w:r>
      <w:r w:rsidRPr="006D250A">
        <w:rPr>
          <w:rStyle w:val="CommentReference"/>
        </w:rPr>
        <w:t xml:space="preserve">this ending requires that you </w:t>
      </w:r>
      <w:proofErr w:type="spellStart"/>
      <w:r w:rsidRPr="006D250A">
        <w:rPr>
          <w:rStyle w:val="CommentReference"/>
        </w:rPr>
        <w:t>adress</w:t>
      </w:r>
      <w:proofErr w:type="spellEnd"/>
      <w:r w:rsidRPr="006D250A">
        <w:rPr>
          <w:rStyle w:val="CommentReference"/>
        </w:rPr>
        <w:t xml:space="preserve"> scale in the next paragraph. </w:t>
      </w:r>
      <w:r>
        <w:rPr>
          <w:rStyle w:val="CommentReference"/>
        </w:rPr>
        <w:t>Now it addresses both deviations from a ‘universal’ scaling, and a discussion of within vs between species. Worth thinking about how to link this clearer.</w:t>
      </w:r>
    </w:p>
    <w:p w14:paraId="3A3FEE7A" w14:textId="77777777" w:rsidR="00A06C75" w:rsidRDefault="00A06C75" w:rsidP="003D7F50">
      <w:pPr>
        <w:pStyle w:val="CommentText"/>
        <w:rPr>
          <w:rStyle w:val="CommentReference"/>
        </w:rPr>
      </w:pPr>
      <w:r>
        <w:rPr>
          <w:rStyle w:val="CommentReference"/>
        </w:rPr>
        <w:t>(Also, from the previous paragraph, scale is understood as individual, population, community/food web; rather than within and between species; slightly confusing perhaps?)</w:t>
      </w:r>
    </w:p>
    <w:p w14:paraId="41AC953D" w14:textId="77777777" w:rsidR="00A06C75" w:rsidRPr="006D250A" w:rsidRDefault="00A06C75" w:rsidP="003D7F50">
      <w:pPr>
        <w:pStyle w:val="CommentText"/>
      </w:pPr>
    </w:p>
  </w:comment>
  <w:comment w:id="20" w:author="Jan Ohlberger" w:date="2019-12-15T20:27:00Z" w:initials="Ca">
    <w:p w14:paraId="14E6139D" w14:textId="77777777" w:rsidR="00A06C75" w:rsidRDefault="00A06C75" w:rsidP="003D7F50">
      <w:pPr>
        <w:pStyle w:val="CommentText"/>
      </w:pPr>
      <w:r>
        <w:rPr>
          <w:rStyle w:val="CommentReference"/>
        </w:rPr>
        <w:annotationRef/>
      </w:r>
      <w:r>
        <w:t xml:space="preserve">Could drop text in </w:t>
      </w:r>
      <w:proofErr w:type="gramStart"/>
      <w:r>
        <w:t>parentheses</w:t>
      </w:r>
      <w:proofErr w:type="gramEnd"/>
      <w:r>
        <w:t xml:space="preserve"> I guess.</w:t>
      </w:r>
    </w:p>
    <w:p w14:paraId="598B2854" w14:textId="77777777" w:rsidR="00A06C75" w:rsidRDefault="00A06C75" w:rsidP="003D7F50">
      <w:pPr>
        <w:pStyle w:val="CommentText"/>
      </w:pPr>
    </w:p>
    <w:p w14:paraId="4A97047E" w14:textId="77777777" w:rsidR="00A06C75" w:rsidRDefault="00A06C75" w:rsidP="003D7F50">
      <w:pPr>
        <w:pStyle w:val="CommentText"/>
      </w:pPr>
      <w:r>
        <w:t xml:space="preserve">Also need to be clear about </w:t>
      </w:r>
      <w:r w:rsidRPr="004349EB">
        <w:rPr>
          <w:i/>
        </w:rPr>
        <w:t>responses to what</w:t>
      </w:r>
      <w:r>
        <w:t>…?</w:t>
      </w:r>
    </w:p>
    <w:p w14:paraId="1E9437C8" w14:textId="77777777" w:rsidR="00A06C75" w:rsidRDefault="00A06C75" w:rsidP="003D7F50">
      <w:pPr>
        <w:pStyle w:val="CommentText"/>
      </w:pPr>
    </w:p>
    <w:p w14:paraId="372CBD9D" w14:textId="77777777" w:rsidR="00A06C75" w:rsidRDefault="00A06C75" w:rsidP="003D7F50">
      <w:pPr>
        <w:pStyle w:val="CommentText"/>
      </w:pPr>
      <w:r>
        <w:t xml:space="preserve">If this refers to intra- vs interspecific, the next paragraph end on that notion also. </w:t>
      </w:r>
    </w:p>
  </w:comment>
  <w:comment w:id="21" w:author="Max Lindmark" w:date="2019-12-09T18:09:00Z" w:initials="ML">
    <w:p w14:paraId="4A72EE3A" w14:textId="77777777" w:rsidR="00A06C75" w:rsidRPr="0045637F" w:rsidRDefault="00A06C75" w:rsidP="003D7F50">
      <w:pPr>
        <w:pStyle w:val="CommentText"/>
      </w:pPr>
      <w:r>
        <w:rPr>
          <w:rStyle w:val="CommentReference"/>
        </w:rPr>
        <w:annotationRef/>
      </w:r>
      <w:r w:rsidRPr="0045637F">
        <w:t>Check if this paper is in the list (if it has temperature variation)</w:t>
      </w:r>
    </w:p>
  </w:comment>
  <w:comment w:id="24" w:author="Anna Gårdmark" w:date="2019-12-11T08:46:00Z" w:initials="AG">
    <w:p w14:paraId="3629F7C5" w14:textId="77777777" w:rsidR="00A06C75" w:rsidRPr="00AE39C5" w:rsidRDefault="00A06C75" w:rsidP="003D7F50">
      <w:pPr>
        <w:pStyle w:val="CommentText"/>
      </w:pPr>
      <w:r>
        <w:rPr>
          <w:rStyle w:val="CommentReference"/>
        </w:rPr>
        <w:annotationRef/>
      </w:r>
      <w:r w:rsidRPr="00AE39C5">
        <w:rPr>
          <w:rStyle w:val="CommentReference"/>
        </w:rPr>
        <w:t xml:space="preserve">is this what you mean? </w:t>
      </w:r>
      <w:r>
        <w:rPr>
          <w:rStyle w:val="CommentReference"/>
        </w:rPr>
        <w:t xml:space="preserve">  indicative sounds strange, as body growth results from scaling of consumption and metabolism</w:t>
      </w:r>
    </w:p>
  </w:comment>
  <w:comment w:id="25" w:author="Max Lindmark" w:date="2019-12-17T09:39:00Z" w:initials="ML">
    <w:p w14:paraId="03130C19" w14:textId="77777777" w:rsidR="00A06C75" w:rsidRDefault="00A06C75" w:rsidP="003D7F50">
      <w:pPr>
        <w:pStyle w:val="CommentText"/>
      </w:pPr>
      <w:r w:rsidRPr="00BA360D">
        <w:rPr>
          <w:rStyle w:val="CommentReference"/>
          <w:color w:val="FF0000"/>
        </w:rPr>
        <w:annotationRef/>
      </w:r>
      <w:proofErr w:type="gramStart"/>
      <w:r w:rsidRPr="00BA360D">
        <w:rPr>
          <w:color w:val="FF0000"/>
        </w:rPr>
        <w:t>Also</w:t>
      </w:r>
      <w:proofErr w:type="gramEnd"/>
      <w:r w:rsidRPr="00BA360D">
        <w:rPr>
          <w:color w:val="FF0000"/>
        </w:rPr>
        <w:t xml:space="preserve"> other things</w:t>
      </w:r>
      <w:r>
        <w:rPr>
          <w:color w:val="FF0000"/>
        </w:rPr>
        <w:t xml:space="preserve">, part of the goal here is to look at the scaling of metabolism and consumption to find that out, if </w:t>
      </w:r>
      <w:proofErr w:type="spellStart"/>
      <w:r>
        <w:rPr>
          <w:color w:val="FF0000"/>
        </w:rPr>
        <w:t>its</w:t>
      </w:r>
      <w:proofErr w:type="spellEnd"/>
      <w:r>
        <w:rPr>
          <w:color w:val="FF0000"/>
        </w:rPr>
        <w:t xml:space="preserve"> realistic</w:t>
      </w:r>
    </w:p>
  </w:comment>
  <w:comment w:id="22" w:author="Max Lindmark" w:date="2019-12-17T09:40:00Z" w:initials="ML">
    <w:p w14:paraId="0CC3D228" w14:textId="77777777" w:rsidR="00A06C75" w:rsidRPr="00BA360D" w:rsidRDefault="00A06C75" w:rsidP="003D7F50">
      <w:pPr>
        <w:pStyle w:val="CommentText"/>
        <w:rPr>
          <w:color w:val="FF0000"/>
        </w:rPr>
      </w:pPr>
      <w:r w:rsidRPr="00BA360D">
        <w:rPr>
          <w:rStyle w:val="CommentReference"/>
          <w:color w:val="FF0000"/>
        </w:rPr>
        <w:annotationRef/>
      </w:r>
      <w:r w:rsidRPr="00BA360D">
        <w:rPr>
          <w:color w:val="FF0000"/>
        </w:rPr>
        <w:t>I above say body mass can affect temp-scaling, which is size dep thermal performance curves. Here I speculate about its implications for growth</w:t>
      </w:r>
    </w:p>
  </w:comment>
  <w:comment w:id="30" w:author="Anna Gårdmark" w:date="2019-12-11T09:02:00Z" w:initials="AG">
    <w:p w14:paraId="4F620F6A" w14:textId="77777777" w:rsidR="00A06C75" w:rsidRPr="00EC5B9D" w:rsidRDefault="00A06C75" w:rsidP="003D7F50">
      <w:pPr>
        <w:pStyle w:val="CommentText"/>
      </w:pPr>
      <w:r>
        <w:rPr>
          <w:rStyle w:val="CommentReference"/>
        </w:rPr>
        <w:annotationRef/>
      </w:r>
      <w:r w:rsidRPr="00EC5B9D">
        <w:rPr>
          <w:rStyle w:val="CommentReference"/>
        </w:rPr>
        <w:t>u</w:t>
      </w:r>
      <w:r>
        <w:rPr>
          <w:rStyle w:val="CommentReference"/>
        </w:rPr>
        <w:t>nclear what the knowledge gap is. Better spell out explicitly</w:t>
      </w:r>
    </w:p>
  </w:comment>
  <w:comment w:id="31" w:author="Anna Gårdmark" w:date="2019-12-11T09:06:00Z" w:initials="AG">
    <w:p w14:paraId="7FF63FE5" w14:textId="77777777" w:rsidR="00A06C75" w:rsidRPr="00DB1422" w:rsidRDefault="00A06C75" w:rsidP="003D7F50">
      <w:pPr>
        <w:pStyle w:val="CommentText"/>
      </w:pPr>
      <w:r>
        <w:rPr>
          <w:rStyle w:val="CommentReference"/>
        </w:rPr>
        <w:annotationRef/>
      </w:r>
      <w:r w:rsidRPr="00DB1422">
        <w:rPr>
          <w:rStyle w:val="CommentReference"/>
        </w:rPr>
        <w:t>build-</w:t>
      </w:r>
      <w:r>
        <w:rPr>
          <w:rStyle w:val="CommentReference"/>
        </w:rPr>
        <w:t xml:space="preserve">up to growth from previous paragraph needed? felt a bit abrupt that you come to growth now.   (you give the explanation further down </w:t>
      </w:r>
      <w:proofErr w:type="gramStart"/>
      <w:r>
        <w:rPr>
          <w:rStyle w:val="CommentReference"/>
        </w:rPr>
        <w:t>‘ metabolism</w:t>
      </w:r>
      <w:proofErr w:type="gramEnd"/>
      <w:r>
        <w:rPr>
          <w:rStyle w:val="CommentReference"/>
        </w:rPr>
        <w:t xml:space="preserve"> &amp; max consumption rate are…’; better move up to top of paragraph?</w:t>
      </w:r>
    </w:p>
  </w:comment>
  <w:comment w:id="32" w:author="Jan Ohlberger" w:date="2019-12-15T20:39:00Z" w:initials="Ca">
    <w:p w14:paraId="24FE226A" w14:textId="77777777" w:rsidR="00A06C75" w:rsidRDefault="00A06C75" w:rsidP="003D7F50">
      <w:pPr>
        <w:pStyle w:val="CommentText"/>
      </w:pPr>
      <w:r>
        <w:rPr>
          <w:rStyle w:val="CommentReference"/>
        </w:rPr>
        <w:annotationRef/>
      </w:r>
      <w:r>
        <w:t>The 2013 Functional Ecology paper was one of the first to point out</w:t>
      </w:r>
    </w:p>
  </w:comment>
  <w:comment w:id="33" w:author="Max Lindmark" w:date="2019-12-17T09:42:00Z" w:initials="ML">
    <w:p w14:paraId="447AF77A" w14:textId="77777777" w:rsidR="00A06C75" w:rsidRPr="00BA360D" w:rsidRDefault="00A06C75" w:rsidP="003D7F50">
      <w:pPr>
        <w:pStyle w:val="CommentText"/>
        <w:rPr>
          <w:color w:val="FF0000"/>
        </w:rPr>
      </w:pPr>
      <w:r w:rsidRPr="00BA360D">
        <w:rPr>
          <w:rStyle w:val="CommentReference"/>
          <w:color w:val="FF0000"/>
        </w:rPr>
        <w:annotationRef/>
      </w:r>
      <w:r w:rsidRPr="00BA360D">
        <w:rPr>
          <w:color w:val="FF0000"/>
        </w:rPr>
        <w:t>That’s true! I was too focused on the recent discussions about Pauly’s theory.</w:t>
      </w:r>
    </w:p>
  </w:comment>
  <w:comment w:id="34" w:author="Anna Gårdmark" w:date="2019-12-11T09:10:00Z" w:initials="AG">
    <w:p w14:paraId="3C74DB49" w14:textId="77777777" w:rsidR="00A06C75" w:rsidRPr="00A82E2D" w:rsidRDefault="00A06C75" w:rsidP="003D7F50">
      <w:pPr>
        <w:pStyle w:val="CommentText"/>
      </w:pPr>
      <w:r>
        <w:rPr>
          <w:rStyle w:val="CommentReference"/>
        </w:rPr>
        <w:annotationRef/>
      </w:r>
      <w:r w:rsidRPr="00A82E2D">
        <w:rPr>
          <w:rStyle w:val="CommentReference"/>
        </w:rPr>
        <w:t xml:space="preserve">systematic review? </w:t>
      </w:r>
      <w:r>
        <w:rPr>
          <w:rStyle w:val="CommentReference"/>
        </w:rPr>
        <w:t xml:space="preserve">see comments on abstract (if you don’t like the term systematic review, it would be good to show that the search &amp; selection process both were structured by a protocol; ‘search </w:t>
      </w:r>
      <w:proofErr w:type="spellStart"/>
      <w:r>
        <w:rPr>
          <w:rStyle w:val="CommentReference"/>
        </w:rPr>
        <w:t>WoS’</w:t>
      </w:r>
      <w:proofErr w:type="spellEnd"/>
      <w:r>
        <w:rPr>
          <w:rStyle w:val="CommentReference"/>
        </w:rPr>
        <w:t xml:space="preserve"> sounds very arbitrary and a bit at random </w:t>
      </w:r>
    </w:p>
  </w:comment>
  <w:comment w:id="36" w:author="Anna Gårdmark" w:date="2019-12-11T09:14:00Z" w:initials="AG">
    <w:p w14:paraId="6A0D62CC" w14:textId="77777777" w:rsidR="00A06C75" w:rsidRPr="00A82E2D" w:rsidRDefault="00A06C75" w:rsidP="003D7F50">
      <w:pPr>
        <w:pStyle w:val="CommentText"/>
      </w:pPr>
      <w:r>
        <w:rPr>
          <w:rStyle w:val="CommentReference"/>
        </w:rPr>
        <w:annotationRef/>
      </w:r>
      <w:r>
        <w:rPr>
          <w:rStyle w:val="CommentReference"/>
        </w:rPr>
        <w:t xml:space="preserve">in abstract you say </w:t>
      </w:r>
      <w:proofErr w:type="spellStart"/>
      <w:r>
        <w:rPr>
          <w:rStyle w:val="CommentReference"/>
        </w:rPr>
        <w:t>Topt</w:t>
      </w:r>
      <w:proofErr w:type="spellEnd"/>
      <w:r w:rsidRPr="00A82E2D">
        <w:rPr>
          <w:rStyle w:val="CommentReference"/>
        </w:rPr>
        <w:t xml:space="preserve"> didn’t, for metabolism</w:t>
      </w:r>
    </w:p>
  </w:comment>
  <w:comment w:id="35" w:author="Max Lindmark" w:date="2019-12-17T09:46:00Z" w:initials="ML">
    <w:p w14:paraId="1E941FCD" w14:textId="77777777" w:rsidR="00A06C75" w:rsidRPr="006C24F9" w:rsidRDefault="00A06C75" w:rsidP="003D7F50">
      <w:pPr>
        <w:pStyle w:val="CommentText"/>
        <w:rPr>
          <w:color w:val="FF0000"/>
        </w:rPr>
      </w:pPr>
      <w:r w:rsidRPr="006C24F9">
        <w:rPr>
          <w:rStyle w:val="CommentReference"/>
          <w:color w:val="FF0000"/>
        </w:rPr>
        <w:annotationRef/>
      </w:r>
      <w:r w:rsidRPr="006C24F9">
        <w:rPr>
          <w:color w:val="FF0000"/>
        </w:rPr>
        <w:t>Not finished with these models!</w:t>
      </w:r>
    </w:p>
  </w:comment>
  <w:comment w:id="37" w:author="Max Lindmark" w:date="2019-12-09T21:11:00Z" w:initials="ML">
    <w:p w14:paraId="3394C055" w14:textId="77777777" w:rsidR="00A06C75" w:rsidRPr="0045637F" w:rsidRDefault="00A06C75" w:rsidP="003D7F50">
      <w:pPr>
        <w:pStyle w:val="CommentText"/>
      </w:pPr>
      <w:r>
        <w:rPr>
          <w:rStyle w:val="CommentReference"/>
        </w:rPr>
        <w:annotationRef/>
      </w:r>
      <w:r w:rsidRPr="0045637F">
        <w:t>Perhaps I would like to push a little bit more on the data-</w:t>
      </w:r>
      <w:proofErr w:type="gramStart"/>
      <w:r w:rsidRPr="0045637F">
        <w:t>approach..</w:t>
      </w:r>
      <w:proofErr w:type="gramEnd"/>
    </w:p>
    <w:p w14:paraId="6CA353F1" w14:textId="77777777" w:rsidR="00A06C75" w:rsidRPr="0045637F" w:rsidRDefault="00A06C75" w:rsidP="003D7F50">
      <w:pPr>
        <w:pStyle w:val="CommentText"/>
      </w:pPr>
    </w:p>
    <w:p w14:paraId="50D8474D" w14:textId="77777777" w:rsidR="00A06C75" w:rsidRPr="0045637F" w:rsidRDefault="00A06C75" w:rsidP="003D7F50">
      <w:pPr>
        <w:pStyle w:val="CommentText"/>
      </w:pPr>
      <w:r w:rsidRPr="0045637F">
        <w:t>Now I kind of merge the “limitations of the MTE” and “lack of intraspecific data” into a single paragraph.</w:t>
      </w:r>
    </w:p>
    <w:p w14:paraId="14342D77" w14:textId="77777777" w:rsidR="00A06C75" w:rsidRPr="0045637F" w:rsidRDefault="00A06C75" w:rsidP="003D7F50">
      <w:pPr>
        <w:pStyle w:val="CommentText"/>
      </w:pPr>
    </w:p>
    <w:p w14:paraId="30C0F590" w14:textId="77777777" w:rsidR="00A06C75" w:rsidRPr="0045637F" w:rsidRDefault="00A06C75" w:rsidP="003D7F50">
      <w:pPr>
        <w:pStyle w:val="CommentText"/>
      </w:pPr>
      <w:r w:rsidRPr="0045637F">
        <w:t xml:space="preserve">Maybe we should split them to make a bigger deal of the data-approach here. We would contrast different approaches to this research q, e.g. proper meta-analysis (which compared to our approach would not quantify uncertainty at the rate-level, correct?) or detailed single species (hard to generalize). Our approach of building a dataset of the actual rates, couple with multivariate (rather than normalizing) hierarchical models could be something we want to highlight more! </w:t>
      </w:r>
    </w:p>
    <w:p w14:paraId="75996C27" w14:textId="77777777" w:rsidR="00A06C75" w:rsidRPr="0045637F" w:rsidRDefault="00A06C75" w:rsidP="003D7F50">
      <w:pPr>
        <w:pStyle w:val="CommentText"/>
      </w:pPr>
    </w:p>
    <w:p w14:paraId="19D70204" w14:textId="77777777" w:rsidR="00A06C75" w:rsidRPr="0045637F" w:rsidRDefault="00A06C75" w:rsidP="003D7F50">
      <w:pPr>
        <w:pStyle w:val="CommentText"/>
      </w:pPr>
      <w:r w:rsidRPr="0045637F">
        <w:t xml:space="preserve">That’s also a big part of the novelty here, I </w:t>
      </w:r>
      <w:proofErr w:type="gramStart"/>
      <w:r w:rsidRPr="0045637F">
        <w:t>think..</w:t>
      </w:r>
      <w:proofErr w:type="gramEnd"/>
    </w:p>
  </w:comment>
  <w:comment w:id="38" w:author="Anna Gårdmark" w:date="2019-12-11T09:16:00Z" w:initials="AG">
    <w:p w14:paraId="68751204" w14:textId="77777777" w:rsidR="00A06C75" w:rsidRDefault="00A06C75" w:rsidP="003D7F50">
      <w:pPr>
        <w:pStyle w:val="CommentText"/>
      </w:pPr>
      <w:r>
        <w:rPr>
          <w:rStyle w:val="CommentReference"/>
        </w:rPr>
        <w:annotationRef/>
      </w:r>
      <w:r w:rsidRPr="00A82E2D">
        <w:t>Agree. do that, I’d say!</w:t>
      </w:r>
    </w:p>
    <w:p w14:paraId="6E4116FD" w14:textId="77777777" w:rsidR="00A06C75" w:rsidRPr="00A82E2D" w:rsidRDefault="00A06C75" w:rsidP="003D7F50">
      <w:pPr>
        <w:pStyle w:val="CommentText"/>
      </w:pPr>
    </w:p>
  </w:comment>
  <w:comment w:id="39" w:author="Jan Ohlberger" w:date="2019-12-15T20:46:00Z" w:initials="Ca">
    <w:p w14:paraId="521BEB8F" w14:textId="77777777" w:rsidR="00A06C75" w:rsidRDefault="00A06C75" w:rsidP="003D7F50">
      <w:pPr>
        <w:pStyle w:val="CommentText"/>
      </w:pPr>
      <w:r>
        <w:rPr>
          <w:rStyle w:val="CommentReference"/>
        </w:rPr>
        <w:annotationRef/>
      </w:r>
      <w:r>
        <w:t xml:space="preserve">Yes, could beef that up a bit, though I like the last few sentences of this paragraph a lot, so keep that in! </w:t>
      </w:r>
    </w:p>
  </w:comment>
  <w:comment w:id="40" w:author="Max Lindmark" w:date="2019-12-09T19:01:00Z" w:initials="ML">
    <w:p w14:paraId="15B916F0" w14:textId="77777777" w:rsidR="00A06C75" w:rsidRPr="0045637F" w:rsidRDefault="00A06C75" w:rsidP="000F1792">
      <w:pPr>
        <w:pStyle w:val="CommentText"/>
      </w:pPr>
      <w:r>
        <w:rPr>
          <w:rStyle w:val="CommentReference"/>
        </w:rPr>
        <w:annotationRef/>
      </w:r>
      <w:r w:rsidRPr="0045637F">
        <w:t>Clarify this… currently mixing all since we anyway have a species/study random effect</w:t>
      </w:r>
    </w:p>
  </w:comment>
  <w:comment w:id="41" w:author="Anna Gårdmark" w:date="2019-12-11T09:19:00Z" w:initials="AG">
    <w:p w14:paraId="2623985C" w14:textId="77777777" w:rsidR="00A06C75" w:rsidRPr="00A23A0E" w:rsidRDefault="00A06C75" w:rsidP="000F1792">
      <w:pPr>
        <w:pStyle w:val="CommentText"/>
      </w:pPr>
      <w:r>
        <w:rPr>
          <w:rStyle w:val="CommentReference"/>
        </w:rPr>
        <w:annotationRef/>
      </w:r>
      <w:r w:rsidRPr="00A23A0E">
        <w:rPr>
          <w:rStyle w:val="CommentReference"/>
        </w:rPr>
        <w:t>to bring up in intro</w:t>
      </w:r>
      <w:r>
        <w:rPr>
          <w:rStyle w:val="CommentReference"/>
        </w:rPr>
        <w:t xml:space="preserve"> (&amp; point out the problems with it)</w:t>
      </w:r>
      <w:r w:rsidRPr="00A23A0E">
        <w:rPr>
          <w:rStyle w:val="CommentReference"/>
        </w:rPr>
        <w:t>, and give example refs</w:t>
      </w:r>
    </w:p>
  </w:comment>
  <w:comment w:id="42" w:author="Max Lindmark" w:date="2020-01-08T08:51:00Z" w:initials="ML">
    <w:p w14:paraId="59FD3B5A" w14:textId="6947351A" w:rsidR="00A06C75" w:rsidRDefault="00A06C75">
      <w:pPr>
        <w:pStyle w:val="CommentText"/>
      </w:pPr>
      <w:r>
        <w:rPr>
          <w:rStyle w:val="CommentReference"/>
        </w:rPr>
        <w:annotationRef/>
      </w:r>
      <w:r>
        <w:t xml:space="preserve">Check this is true for </w:t>
      </w:r>
      <w:proofErr w:type="spellStart"/>
      <w:r>
        <w:t>Björnsson</w:t>
      </w:r>
      <w:proofErr w:type="spellEnd"/>
      <w:r>
        <w:t xml:space="preserve"> data and other papers that combine old and new data.</w:t>
      </w:r>
    </w:p>
  </w:comment>
  <w:comment w:id="43" w:author="Max Lindmark" w:date="2020-01-10T11:51:00Z" w:initials="ML">
    <w:p w14:paraId="099D7EAE" w14:textId="21124804" w:rsidR="00DD1FA5" w:rsidRDefault="00DD1FA5">
      <w:pPr>
        <w:pStyle w:val="CommentText"/>
      </w:pPr>
      <w:r>
        <w:rPr>
          <w:rStyle w:val="CommentReference"/>
        </w:rPr>
        <w:annotationRef/>
      </w:r>
      <w:r>
        <w:t>Or another word: rescale? Maybe that’s more accurate</w:t>
      </w:r>
      <w:r w:rsidR="003878FE">
        <w:t>, because what we do is adjust the data by species to plot them on the same scale, which now is relative.</w:t>
      </w:r>
      <w:r>
        <w:t xml:space="preserve"> Can change accordingly if you agree!</w:t>
      </w:r>
    </w:p>
  </w:comment>
  <w:comment w:id="44" w:author="Anna Gårdmark" w:date="2019-12-11T09:24:00Z" w:initials="AG">
    <w:p w14:paraId="6E990F83" w14:textId="77777777" w:rsidR="00A06C75" w:rsidRPr="008843E5" w:rsidRDefault="00A06C75" w:rsidP="000F1792">
      <w:pPr>
        <w:pStyle w:val="CommentText"/>
      </w:pPr>
      <w:r>
        <w:rPr>
          <w:rStyle w:val="CommentReference"/>
        </w:rPr>
        <w:annotationRef/>
      </w:r>
      <w:r w:rsidRPr="008843E5">
        <w:rPr>
          <w:rStyle w:val="CommentReference"/>
        </w:rPr>
        <w:t>say when extracted</w:t>
      </w:r>
    </w:p>
  </w:comment>
  <w:comment w:id="45" w:author="Anna Gårdmark" w:date="2019-12-11T09:24:00Z" w:initials="AG">
    <w:p w14:paraId="00F4FAB9" w14:textId="77777777" w:rsidR="00A06C75" w:rsidRPr="009650A4" w:rsidRDefault="00A06C75" w:rsidP="000F1792">
      <w:pPr>
        <w:pStyle w:val="CommentText"/>
      </w:pPr>
      <w:r>
        <w:rPr>
          <w:rStyle w:val="CommentReference"/>
        </w:rPr>
        <w:annotationRef/>
      </w:r>
      <w:r w:rsidRPr="009650A4">
        <w:rPr>
          <w:rStyle w:val="CommentReference"/>
        </w:rPr>
        <w:t>s</w:t>
      </w:r>
      <w:r>
        <w:rPr>
          <w:rStyle w:val="CommentReference"/>
        </w:rPr>
        <w:t>ay when extracted</w:t>
      </w:r>
    </w:p>
  </w:comment>
  <w:comment w:id="46" w:author="Max Lindmark" w:date="2020-01-10T10:45:00Z" w:initials="ML">
    <w:p w14:paraId="15AB1F45" w14:textId="77777777" w:rsidR="00CB4F5A" w:rsidRDefault="00CB4F5A" w:rsidP="00CB4F5A">
      <w:pPr>
        <w:pStyle w:val="CommentText"/>
      </w:pPr>
      <w:r>
        <w:rPr>
          <w:rStyle w:val="CommentReference"/>
        </w:rPr>
        <w:annotationRef/>
      </w:r>
      <w:r>
        <w:t xml:space="preserve">An alternative notation is I guess this? I.e. we stick with the common way of notation only by observation </w:t>
      </w:r>
      <w:proofErr w:type="spellStart"/>
      <w:r>
        <w:t>i</w:t>
      </w:r>
      <w:proofErr w:type="spellEnd"/>
      <w:r>
        <w:t xml:space="preserve"> for predictors </w:t>
      </w:r>
      <w:proofErr w:type="spellStart"/>
      <w:r>
        <w:t>hierarchial</w:t>
      </w:r>
      <w:proofErr w:type="spellEnd"/>
      <w:r>
        <w:t xml:space="preserve"> </w:t>
      </w:r>
      <w:proofErr w:type="gramStart"/>
      <w:r>
        <w:t>models, and</w:t>
      </w:r>
      <w:proofErr w:type="gramEnd"/>
      <w:r>
        <w:t xml:space="preserve"> define </w:t>
      </w:r>
      <w:proofErr w:type="spellStart"/>
      <w:r>
        <w:t>e.g</w:t>
      </w:r>
      <w:proofErr w:type="spellEnd"/>
      <w:r>
        <w:t xml:space="preserve"> </w:t>
      </w:r>
      <w:proofErr w:type="spellStart"/>
      <w:r>
        <w:t>M_i</w:t>
      </w:r>
      <w:proofErr w:type="spellEnd"/>
      <w:r>
        <w:t xml:space="preserve"> like this. </w:t>
      </w:r>
    </w:p>
    <w:p w14:paraId="60DB5E06" w14:textId="77777777" w:rsidR="00CB4F5A" w:rsidRDefault="00CB4F5A" w:rsidP="00CB4F5A">
      <w:pPr>
        <w:pStyle w:val="CommentText"/>
      </w:pPr>
    </w:p>
    <w:p w14:paraId="5AB302B7" w14:textId="77777777" w:rsidR="00CB4F5A" w:rsidRDefault="00CB4F5A" w:rsidP="00CB4F5A">
      <w:pPr>
        <w:pStyle w:val="CommentText"/>
      </w:pPr>
      <w:r>
        <w:t xml:space="preserve">But then it might look strange that we just don’t call the predictor in the model: </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i,j,s</m:t>
            </m:r>
          </m:sub>
        </m:sSub>
      </m:oMath>
      <w:r>
        <w:rPr>
          <w:rFonts w:eastAsiaTheme="minorEastAsia"/>
          <w:bCs/>
          <w:iCs/>
          <w:sz w:val="22"/>
          <w:szCs w:val="22"/>
        </w:rPr>
        <w:t xml:space="preserve">, where s is standardized observation </w:t>
      </w:r>
      <m:oMath>
        <m:r>
          <w:rPr>
            <w:rFonts w:ascii="Cambria Math" w:eastAsiaTheme="minorEastAsia" w:hAnsi="Cambria Math"/>
            <w:sz w:val="22"/>
            <w:szCs w:val="22"/>
          </w:rPr>
          <m:t>i</m:t>
        </m:r>
      </m:oMath>
      <w:r>
        <w:rPr>
          <w:rFonts w:eastAsiaTheme="minorEastAsia"/>
          <w:bCs/>
          <w:iCs/>
          <w:sz w:val="22"/>
          <w:szCs w:val="22"/>
        </w:rPr>
        <w:t xml:space="preserve"> within species </w:t>
      </w:r>
      <m:oMath>
        <m:r>
          <w:rPr>
            <w:rFonts w:ascii="Cambria Math" w:eastAsiaTheme="minorEastAsia" w:hAnsi="Cambria Math"/>
            <w:sz w:val="22"/>
            <w:szCs w:val="22"/>
          </w:rPr>
          <m:t>j</m:t>
        </m:r>
      </m:oMath>
      <w:r>
        <w:rPr>
          <w:rFonts w:eastAsiaTheme="minorEastAsia"/>
          <w:bCs/>
          <w:iCs/>
          <w:sz w:val="22"/>
          <w:szCs w:val="22"/>
        </w:rPr>
        <w:t xml:space="preserve">. </w:t>
      </w:r>
    </w:p>
  </w:comment>
  <w:comment w:id="47" w:author="Max Lindmark" w:date="2020-01-10T10:22:00Z" w:initials="ML">
    <w:p w14:paraId="20080E6E" w14:textId="16B98ACC" w:rsidR="007343AC" w:rsidRDefault="007343AC">
      <w:pPr>
        <w:pStyle w:val="CommentText"/>
      </w:pPr>
      <w:r>
        <w:rPr>
          <w:rStyle w:val="CommentReference"/>
        </w:rPr>
        <w:annotationRef/>
      </w:r>
      <w:r>
        <w:t>There’s one thing I’m wondering about indexing here…</w:t>
      </w:r>
    </w:p>
    <w:p w14:paraId="670E772B" w14:textId="30FE9C44" w:rsidR="007343AC" w:rsidRDefault="007343AC">
      <w:pPr>
        <w:pStyle w:val="CommentText"/>
      </w:pPr>
    </w:p>
    <w:p w14:paraId="32BDA8E8" w14:textId="3BDA9F1C" w:rsidR="007343AC" w:rsidRDefault="007343AC">
      <w:pPr>
        <w:pStyle w:val="CommentText"/>
      </w:pPr>
      <w:r>
        <w:t>We say:</w:t>
      </w:r>
    </w:p>
    <w:p w14:paraId="4D16B6BC" w14:textId="77777777" w:rsidR="007343AC" w:rsidRDefault="007343AC">
      <w:pPr>
        <w:pStyle w:val="CommentText"/>
      </w:pPr>
    </w:p>
    <w:p w14:paraId="2272A2C2" w14:textId="2507FF43" w:rsidR="007343AC" w:rsidRDefault="007343AC">
      <w:pPr>
        <w:pStyle w:val="CommentText"/>
        <w:rPr>
          <w:rFonts w:eastAsiaTheme="minorEastAsia"/>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r>
          <w:rPr>
            <w:rFonts w:ascii="Cambria Math" w:hAnsi="Cambria Math" w:cstheme="minorHAnsi"/>
            <w:sz w:val="22"/>
            <w:szCs w:val="22"/>
          </w:rPr>
          <m:t>~N(</m:t>
        </m:r>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 </m:t>
        </m:r>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r>
          <w:rPr>
            <w:rFonts w:ascii="Cambria Math" w:hAnsi="Cambria Math" w:cstheme="minorHAnsi"/>
            <w:sz w:val="22"/>
            <w:szCs w:val="22"/>
          </w:rPr>
          <m:t>)</m:t>
        </m:r>
      </m:oMath>
      <w:r>
        <w:rPr>
          <w:rFonts w:eastAsiaTheme="minorEastAsia"/>
          <w:sz w:val="22"/>
          <w:szCs w:val="22"/>
        </w:rPr>
        <w:t>,</w:t>
      </w:r>
    </w:p>
    <w:p w14:paraId="24B148A8" w14:textId="77777777" w:rsidR="007343AC" w:rsidRDefault="007343AC">
      <w:pPr>
        <w:pStyle w:val="CommentText"/>
        <w:rPr>
          <w:rFonts w:eastAsiaTheme="minorEastAsia"/>
          <w:sz w:val="22"/>
          <w:szCs w:val="22"/>
        </w:rPr>
      </w:pPr>
    </w:p>
    <w:p w14:paraId="6E87EF50" w14:textId="65B52F41" w:rsidR="007343AC" w:rsidRDefault="007343AC">
      <w:pPr>
        <w:pStyle w:val="CommentText"/>
      </w:pPr>
      <w:r>
        <w:rPr>
          <w:rFonts w:eastAsiaTheme="minorEastAsia"/>
          <w:sz w:val="22"/>
          <w:szCs w:val="22"/>
        </w:rPr>
        <w:t xml:space="preserve">where </w:t>
      </w:r>
      <m:oMath>
        <m:r>
          <w:rPr>
            <w:rFonts w:ascii="Cambria Math" w:eastAsiaTheme="minorEastAsia" w:hAnsi="Cambria Math"/>
            <w:sz w:val="22"/>
            <w:szCs w:val="22"/>
          </w:rPr>
          <m:t>i</m:t>
        </m:r>
      </m:oMath>
      <w:r>
        <w:rPr>
          <w:rFonts w:eastAsiaTheme="minorEastAsia"/>
          <w:sz w:val="22"/>
          <w:szCs w:val="22"/>
        </w:rPr>
        <w:t xml:space="preserve"> refers to an individual observation. However, I never see this indexed as:</w:t>
      </w:r>
    </w:p>
    <w:p w14:paraId="39FB11F0" w14:textId="77777777" w:rsidR="007343AC" w:rsidRPr="007343AC" w:rsidRDefault="007343AC" w:rsidP="007343AC">
      <w:pPr>
        <w:pStyle w:val="CommentText"/>
        <w:rPr>
          <w:rFonts w:eastAsiaTheme="minorEastAsia"/>
          <w:bCs/>
          <w:iCs/>
          <w:sz w:val="22"/>
          <w:szCs w:val="22"/>
        </w:rPr>
      </w:pPr>
    </w:p>
    <w:p w14:paraId="3F638AFC" w14:textId="5E591313" w:rsidR="007343AC" w:rsidRDefault="007343AC" w:rsidP="007343AC">
      <w:pPr>
        <w:pStyle w:val="CommentText"/>
        <w:rPr>
          <w:rFonts w:eastAsiaTheme="minorEastAsia"/>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r>
              <w:rPr>
                <w:rFonts w:ascii="Cambria Math" w:hAnsi="Cambria Math" w:cstheme="minorHAnsi"/>
                <w:sz w:val="22"/>
                <w:szCs w:val="22"/>
              </w:rPr>
              <m:t>,j</m:t>
            </m:r>
          </m:sub>
        </m:sSub>
        <m:r>
          <w:rPr>
            <w:rFonts w:ascii="Cambria Math" w:hAnsi="Cambria Math" w:cstheme="minorHAnsi"/>
            <w:sz w:val="22"/>
            <w:szCs w:val="22"/>
          </w:rPr>
          <m:t>~N(</m:t>
        </m:r>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 </m:t>
        </m:r>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r>
          <w:rPr>
            <w:rFonts w:ascii="Cambria Math" w:hAnsi="Cambria Math" w:cstheme="minorHAnsi"/>
            <w:sz w:val="22"/>
            <w:szCs w:val="22"/>
          </w:rPr>
          <m:t>)</m:t>
        </m:r>
      </m:oMath>
      <w:r>
        <w:rPr>
          <w:rFonts w:eastAsiaTheme="minorEastAsia"/>
          <w:sz w:val="22"/>
          <w:szCs w:val="22"/>
        </w:rPr>
        <w:t>,</w:t>
      </w:r>
    </w:p>
    <w:p w14:paraId="1A3DA2A9" w14:textId="4995F04E" w:rsidR="007343AC" w:rsidRDefault="007343AC" w:rsidP="007343AC">
      <w:pPr>
        <w:pStyle w:val="CommentText"/>
        <w:rPr>
          <w:rFonts w:eastAsiaTheme="minorEastAsia"/>
          <w:sz w:val="22"/>
          <w:szCs w:val="22"/>
        </w:rPr>
      </w:pPr>
    </w:p>
    <w:p w14:paraId="1830C20C" w14:textId="0D3000BB" w:rsidR="007343AC" w:rsidRDefault="007343AC" w:rsidP="007343AC">
      <w:pPr>
        <w:pStyle w:val="CommentText"/>
        <w:rPr>
          <w:rFonts w:eastAsiaTheme="minorEastAsia"/>
          <w:sz w:val="22"/>
          <w:szCs w:val="22"/>
        </w:rPr>
      </w:pPr>
      <w:r>
        <w:rPr>
          <w:rFonts w:eastAsiaTheme="minorEastAsia"/>
          <w:sz w:val="22"/>
          <w:szCs w:val="22"/>
        </w:rPr>
        <w:t xml:space="preserve">in the case of a hierarchical model with </w:t>
      </w:r>
      <w:r w:rsidR="005258C0">
        <w:rPr>
          <w:rFonts w:eastAsiaTheme="minorEastAsia"/>
          <w:sz w:val="22"/>
          <w:szCs w:val="22"/>
        </w:rPr>
        <w:t xml:space="preserve">coefficients varying by group </w:t>
      </w:r>
      <m:oMath>
        <m:r>
          <w:rPr>
            <w:rFonts w:ascii="Cambria Math" w:eastAsiaTheme="minorEastAsia" w:hAnsi="Cambria Math"/>
            <w:sz w:val="22"/>
            <w:szCs w:val="22"/>
          </w:rPr>
          <m:t>j</m:t>
        </m:r>
        <m:r>
          <w:rPr>
            <w:rFonts w:ascii="Cambria Math" w:eastAsiaTheme="minorEastAsia" w:hAnsi="Cambria Math"/>
            <w:sz w:val="22"/>
            <w:szCs w:val="22"/>
          </w:rPr>
          <m:t>.</m:t>
        </m:r>
      </m:oMath>
    </w:p>
    <w:p w14:paraId="0598BA63" w14:textId="4F332122" w:rsidR="005617FC" w:rsidRDefault="005617FC" w:rsidP="007343AC">
      <w:pPr>
        <w:pStyle w:val="CommentText"/>
        <w:rPr>
          <w:rFonts w:eastAsiaTheme="minorEastAsia"/>
          <w:sz w:val="22"/>
          <w:szCs w:val="22"/>
        </w:rPr>
      </w:pPr>
    </w:p>
    <w:p w14:paraId="778B05E4" w14:textId="0E10FF71" w:rsidR="005617FC" w:rsidRDefault="005617FC" w:rsidP="007343AC">
      <w:pPr>
        <w:pStyle w:val="CommentText"/>
        <w:rPr>
          <w:rFonts w:eastAsiaTheme="minorEastAsia"/>
          <w:sz w:val="22"/>
          <w:szCs w:val="22"/>
        </w:rPr>
      </w:pPr>
      <w:r>
        <w:rPr>
          <w:rFonts w:eastAsiaTheme="minorEastAsia"/>
          <w:sz w:val="22"/>
          <w:szCs w:val="22"/>
        </w:rPr>
        <w:t>Another example from the link below:</w:t>
      </w:r>
    </w:p>
    <w:p w14:paraId="7963EAF0" w14:textId="0938F0A0" w:rsidR="005617FC" w:rsidRDefault="005617FC" w:rsidP="007343AC">
      <w:pPr>
        <w:pStyle w:val="CommentText"/>
        <w:rPr>
          <w:rFonts w:eastAsiaTheme="minorEastAsia"/>
          <w:sz w:val="22"/>
          <w:szCs w:val="22"/>
        </w:rPr>
      </w:pPr>
    </w:p>
    <w:p w14:paraId="14A1D5FA" w14:textId="6CFF1E11" w:rsidR="005617FC" w:rsidRPr="005617FC" w:rsidRDefault="005617FC" w:rsidP="005617FC">
      <w:pPr>
        <w:rPr>
          <w:rStyle w:val="mjx-char"/>
          <w:sz w:val="28"/>
          <w:szCs w:val="28"/>
        </w:rPr>
      </w:pPr>
      <w:proofErr w:type="spellStart"/>
      <w:r w:rsidRPr="005617FC">
        <w:rPr>
          <w:rStyle w:val="mjx-char"/>
          <w:sz w:val="28"/>
          <w:szCs w:val="28"/>
        </w:rPr>
        <w:t>S</w:t>
      </w:r>
      <w:r w:rsidRPr="005617FC">
        <w:rPr>
          <w:rStyle w:val="mjx-char"/>
          <w:sz w:val="28"/>
          <w:szCs w:val="28"/>
        </w:rPr>
        <w:t>urv</w:t>
      </w:r>
      <w:r w:rsidRPr="005617FC">
        <w:rPr>
          <w:rStyle w:val="mjx-char"/>
          <w:sz w:val="20"/>
          <w:szCs w:val="20"/>
        </w:rPr>
        <w:t>i</w:t>
      </w:r>
      <w:proofErr w:type="spellEnd"/>
      <w:r w:rsidRPr="005617FC">
        <w:rPr>
          <w:rStyle w:val="mjx-char"/>
          <w:sz w:val="20"/>
          <w:szCs w:val="20"/>
        </w:rPr>
        <w:t xml:space="preserve"> </w:t>
      </w:r>
      <w:r w:rsidRPr="005617FC">
        <w:rPr>
          <w:rStyle w:val="mjx-char"/>
          <w:rFonts w:ascii="Cambria Math" w:hAnsi="Cambria Math" w:cs="Cambria Math"/>
          <w:sz w:val="28"/>
          <w:szCs w:val="28"/>
        </w:rPr>
        <w:t>∼</w:t>
      </w:r>
      <w:r w:rsidRPr="005617FC">
        <w:rPr>
          <w:rStyle w:val="mjx-char"/>
          <w:rFonts w:ascii="Cambria Math" w:hAnsi="Cambria Math" w:cs="Cambria Math"/>
          <w:sz w:val="28"/>
          <w:szCs w:val="28"/>
        </w:rPr>
        <w:t xml:space="preserve"> </w:t>
      </w:r>
      <w:proofErr w:type="spellStart"/>
      <w:r w:rsidRPr="005617FC">
        <w:rPr>
          <w:rStyle w:val="mjx-char"/>
          <w:sz w:val="28"/>
          <w:szCs w:val="28"/>
        </w:rPr>
        <w:t>Binomial</w:t>
      </w:r>
      <w:proofErr w:type="spellEnd"/>
      <w:r w:rsidRPr="005617FC">
        <w:rPr>
          <w:rStyle w:val="mjx-char"/>
          <w:sz w:val="28"/>
          <w:szCs w:val="28"/>
        </w:rPr>
        <w:t>(</w:t>
      </w:r>
      <w:proofErr w:type="spellStart"/>
      <w:proofErr w:type="gramStart"/>
      <w:r w:rsidRPr="005617FC">
        <w:rPr>
          <w:rStyle w:val="mjx-char"/>
          <w:sz w:val="28"/>
          <w:szCs w:val="28"/>
        </w:rPr>
        <w:t>n</w:t>
      </w:r>
      <w:r w:rsidRPr="005617FC">
        <w:rPr>
          <w:rStyle w:val="mjx-char"/>
          <w:sz w:val="20"/>
          <w:szCs w:val="20"/>
        </w:rPr>
        <w:t>i</w:t>
      </w:r>
      <w:r w:rsidRPr="005617FC">
        <w:rPr>
          <w:rStyle w:val="mjx-char"/>
          <w:sz w:val="28"/>
          <w:szCs w:val="28"/>
        </w:rPr>
        <w:t>,p</w:t>
      </w:r>
      <w:r w:rsidRPr="005617FC">
        <w:rPr>
          <w:rStyle w:val="mjx-char"/>
          <w:sz w:val="20"/>
          <w:szCs w:val="20"/>
        </w:rPr>
        <w:t>i</w:t>
      </w:r>
      <w:proofErr w:type="spellEnd"/>
      <w:proofErr w:type="gramEnd"/>
      <w:r w:rsidRPr="005617FC">
        <w:rPr>
          <w:rStyle w:val="mjx-char"/>
          <w:sz w:val="28"/>
          <w:szCs w:val="28"/>
        </w:rPr>
        <w:t>)</w:t>
      </w:r>
    </w:p>
    <w:p w14:paraId="0C3EA793" w14:textId="0B2F2552" w:rsidR="005617FC" w:rsidRDefault="005617FC" w:rsidP="005617FC">
      <w:pPr>
        <w:rPr>
          <w:rStyle w:val="mjx-char"/>
          <w:sz w:val="14"/>
          <w:szCs w:val="14"/>
        </w:rPr>
      </w:pPr>
      <w:r>
        <w:rPr>
          <w:rStyle w:val="mjx-char"/>
          <w:sz w:val="28"/>
          <w:szCs w:val="28"/>
        </w:rPr>
        <w:t>logit(p</w:t>
      </w:r>
      <w:r>
        <w:rPr>
          <w:rStyle w:val="mjx-char"/>
          <w:sz w:val="20"/>
          <w:szCs w:val="20"/>
        </w:rPr>
        <w:t>i</w:t>
      </w:r>
      <w:r>
        <w:rPr>
          <w:rStyle w:val="mjx-char"/>
          <w:sz w:val="28"/>
          <w:szCs w:val="28"/>
        </w:rPr>
        <w:t>)</w:t>
      </w:r>
      <w:r>
        <w:rPr>
          <w:rStyle w:val="mjx-char"/>
          <w:sz w:val="28"/>
          <w:szCs w:val="28"/>
        </w:rPr>
        <w:t xml:space="preserve"> </w:t>
      </w:r>
      <w:r>
        <w:rPr>
          <w:rStyle w:val="mjx-char"/>
          <w:sz w:val="28"/>
          <w:szCs w:val="28"/>
        </w:rPr>
        <w:t>=</w:t>
      </w:r>
      <w:r>
        <w:rPr>
          <w:rStyle w:val="mjx-char"/>
          <w:sz w:val="28"/>
          <w:szCs w:val="28"/>
        </w:rPr>
        <w:t xml:space="preserve"> </w:t>
      </w:r>
      <w:r>
        <w:rPr>
          <w:rStyle w:val="mjx-char"/>
          <w:sz w:val="28"/>
          <w:szCs w:val="28"/>
        </w:rPr>
        <w:t>α</w:t>
      </w:r>
      <w:r>
        <w:rPr>
          <w:rStyle w:val="mjx-char"/>
          <w:sz w:val="28"/>
          <w:szCs w:val="28"/>
        </w:rPr>
        <w:t>_</w:t>
      </w:r>
      <w:proofErr w:type="spellStart"/>
      <w:r>
        <w:rPr>
          <w:rStyle w:val="mjx-char"/>
          <w:sz w:val="20"/>
          <w:szCs w:val="20"/>
        </w:rPr>
        <w:t>tank</w:t>
      </w:r>
      <w:r>
        <w:rPr>
          <w:rStyle w:val="mjx-char"/>
          <w:sz w:val="20"/>
          <w:szCs w:val="20"/>
        </w:rPr>
        <w:t>_</w:t>
      </w:r>
      <w:r>
        <w:rPr>
          <w:rStyle w:val="mjx-char"/>
          <w:sz w:val="14"/>
          <w:szCs w:val="14"/>
        </w:rPr>
        <w:t>i</w:t>
      </w:r>
      <w:proofErr w:type="spellEnd"/>
    </w:p>
    <w:p w14:paraId="10BA4FE5" w14:textId="5A3356B1" w:rsidR="005617FC" w:rsidRDefault="005617FC" w:rsidP="005617FC">
      <w:r>
        <w:rPr>
          <w:rStyle w:val="mjx-char"/>
          <w:sz w:val="28"/>
          <w:szCs w:val="28"/>
        </w:rPr>
        <w:t>α</w:t>
      </w:r>
      <w:r>
        <w:rPr>
          <w:rStyle w:val="mjx-char"/>
          <w:sz w:val="28"/>
          <w:szCs w:val="28"/>
        </w:rPr>
        <w:t>_</w:t>
      </w:r>
      <w:r>
        <w:rPr>
          <w:rStyle w:val="mjx-char"/>
          <w:sz w:val="20"/>
          <w:szCs w:val="20"/>
        </w:rPr>
        <w:t>tank</w:t>
      </w:r>
      <w:r>
        <w:rPr>
          <w:rStyle w:val="mjx-char"/>
          <w:sz w:val="20"/>
          <w:szCs w:val="20"/>
        </w:rPr>
        <w:t xml:space="preserve"> </w:t>
      </w:r>
      <w:r>
        <w:rPr>
          <w:rStyle w:val="mjx-char"/>
          <w:rFonts w:ascii="Cambria Math" w:hAnsi="Cambria Math" w:cs="Cambria Math"/>
          <w:sz w:val="28"/>
          <w:szCs w:val="28"/>
        </w:rPr>
        <w:t>∼</w:t>
      </w:r>
      <w:r>
        <w:rPr>
          <w:rStyle w:val="mjx-char"/>
          <w:rFonts w:ascii="Cambria Math" w:hAnsi="Cambria Math" w:cs="Cambria Math"/>
          <w:sz w:val="28"/>
          <w:szCs w:val="28"/>
        </w:rPr>
        <w:t xml:space="preserve"> </w:t>
      </w:r>
      <w:proofErr w:type="gramStart"/>
      <w:r>
        <w:rPr>
          <w:rStyle w:val="mjx-char"/>
          <w:sz w:val="28"/>
          <w:szCs w:val="28"/>
        </w:rPr>
        <w:t>Normal(</w:t>
      </w:r>
      <w:proofErr w:type="gramEnd"/>
      <w:r>
        <w:rPr>
          <w:rStyle w:val="mjx-char"/>
          <w:sz w:val="28"/>
          <w:szCs w:val="28"/>
        </w:rPr>
        <w:t>0,5)</w:t>
      </w:r>
    </w:p>
    <w:p w14:paraId="6873F247" w14:textId="7E91B4D7" w:rsidR="005617FC" w:rsidRDefault="005617FC" w:rsidP="007343AC">
      <w:pPr>
        <w:pStyle w:val="CommentText"/>
        <w:rPr>
          <w:rFonts w:eastAsiaTheme="minorEastAsia"/>
          <w:sz w:val="22"/>
          <w:szCs w:val="22"/>
          <w:lang w:val="sv-SE"/>
        </w:rPr>
      </w:pPr>
    </w:p>
    <w:p w14:paraId="36D39591" w14:textId="455EA213" w:rsidR="005617FC" w:rsidRPr="005617FC" w:rsidRDefault="005617FC" w:rsidP="007343AC">
      <w:pPr>
        <w:pStyle w:val="CommentText"/>
        <w:rPr>
          <w:rFonts w:eastAsiaTheme="minorEastAsia"/>
          <w:sz w:val="22"/>
          <w:szCs w:val="22"/>
          <w:lang w:val="en-US"/>
        </w:rPr>
      </w:pPr>
      <w:r w:rsidRPr="005617FC">
        <w:rPr>
          <w:rFonts w:eastAsiaTheme="minorEastAsia"/>
          <w:sz w:val="22"/>
          <w:szCs w:val="22"/>
          <w:lang w:val="en-US"/>
        </w:rPr>
        <w:t>(Here tank is only ind</w:t>
      </w:r>
      <w:r>
        <w:rPr>
          <w:rFonts w:eastAsiaTheme="minorEastAsia"/>
          <w:sz w:val="22"/>
          <w:szCs w:val="22"/>
          <w:lang w:val="en-US"/>
        </w:rPr>
        <w:t>exed</w:t>
      </w:r>
      <w:r w:rsidR="00615F63">
        <w:rPr>
          <w:rFonts w:eastAsiaTheme="minorEastAsia"/>
          <w:sz w:val="22"/>
          <w:szCs w:val="22"/>
          <w:lang w:val="en-US"/>
        </w:rPr>
        <w:t xml:space="preserve"> in the coefficient that varies.</w:t>
      </w:r>
    </w:p>
    <w:p w14:paraId="29535328" w14:textId="7CA9FE2B" w:rsidR="005258C0" w:rsidRPr="005617FC" w:rsidRDefault="005258C0" w:rsidP="007343AC">
      <w:pPr>
        <w:pStyle w:val="CommentText"/>
        <w:rPr>
          <w:rFonts w:eastAsiaTheme="minorEastAsia"/>
          <w:sz w:val="22"/>
          <w:szCs w:val="22"/>
          <w:lang w:val="en-US"/>
        </w:rPr>
      </w:pPr>
    </w:p>
    <w:p w14:paraId="2FBFE7EA" w14:textId="77777777" w:rsidR="005258C0" w:rsidRDefault="005258C0" w:rsidP="007343AC">
      <w:pPr>
        <w:pStyle w:val="CommentText"/>
        <w:rPr>
          <w:rFonts w:eastAsiaTheme="minorEastAsia"/>
          <w:sz w:val="22"/>
          <w:szCs w:val="22"/>
        </w:rPr>
      </w:pPr>
      <w:r>
        <w:rPr>
          <w:rFonts w:eastAsiaTheme="minorEastAsia"/>
          <w:sz w:val="22"/>
          <w:szCs w:val="22"/>
        </w:rPr>
        <w:t xml:space="preserve">Should it be as in option 1 (as all examples I’ve seen, e.g. </w:t>
      </w:r>
      <w:hyperlink r:id="rId1" w:history="1">
        <w:r w:rsidRPr="00A2309E">
          <w:rPr>
            <w:rStyle w:val="Hyperlink"/>
            <w:rFonts w:eastAsiaTheme="minorEastAsia"/>
            <w:sz w:val="22"/>
            <w:szCs w:val="22"/>
          </w:rPr>
          <w:t>https://bookdown.org/ajkurz/Statistical_Rethinking_recoded/multilevel-models.html</w:t>
        </w:r>
      </w:hyperlink>
      <w:r>
        <w:rPr>
          <w:rFonts w:eastAsiaTheme="minorEastAsia"/>
          <w:sz w:val="22"/>
          <w:szCs w:val="22"/>
        </w:rPr>
        <w:t>) or option 2?</w:t>
      </w:r>
    </w:p>
    <w:p w14:paraId="1B5DC4F5" w14:textId="77777777" w:rsidR="005258C0" w:rsidRDefault="005258C0" w:rsidP="007343AC">
      <w:pPr>
        <w:pStyle w:val="CommentText"/>
        <w:rPr>
          <w:rFonts w:eastAsiaTheme="minorEastAsia"/>
          <w:sz w:val="22"/>
          <w:szCs w:val="22"/>
        </w:rPr>
      </w:pPr>
    </w:p>
    <w:p w14:paraId="2088B341" w14:textId="5089D3B1" w:rsidR="005258C0" w:rsidRDefault="005258C0" w:rsidP="007343AC">
      <w:pPr>
        <w:pStyle w:val="CommentText"/>
        <w:rPr>
          <w:rFonts w:eastAsiaTheme="minorEastAsia"/>
          <w:sz w:val="22"/>
          <w:szCs w:val="22"/>
        </w:rPr>
      </w:pPr>
      <w:r>
        <w:rPr>
          <w:rFonts w:eastAsiaTheme="minorEastAsia"/>
          <w:sz w:val="22"/>
          <w:szCs w:val="22"/>
        </w:rPr>
        <w:t xml:space="preserve">The reason I ask is because option 1 creates a tricky situation for the rescaled variables. Whenever we rescale something within species, e.g. subtract species </w:t>
      </w:r>
      <m:oMath>
        <m:r>
          <w:rPr>
            <w:rFonts w:ascii="Cambria Math" w:eastAsiaTheme="minorEastAsia" w:hAnsi="Cambria Math"/>
            <w:sz w:val="22"/>
            <w:szCs w:val="22"/>
          </w:rPr>
          <m:t>j</m:t>
        </m:r>
      </m:oMath>
      <w:r>
        <w:rPr>
          <w:rFonts w:eastAsiaTheme="minorEastAsia"/>
          <w:sz w:val="22"/>
          <w:szCs w:val="22"/>
        </w:rPr>
        <w:t xml:space="preserve">’s median environment temperature from the experimental temperate, we need to index the response variable also by </w:t>
      </w:r>
      <m:oMath>
        <m:r>
          <w:rPr>
            <w:rFonts w:ascii="Cambria Math" w:eastAsiaTheme="minorEastAsia" w:hAnsi="Cambria Math"/>
            <w:sz w:val="22"/>
            <w:szCs w:val="22"/>
          </w:rPr>
          <m:t>j</m:t>
        </m:r>
      </m:oMath>
      <w:r>
        <w:rPr>
          <w:rFonts w:eastAsiaTheme="minorEastAsia"/>
          <w:sz w:val="22"/>
          <w:szCs w:val="22"/>
        </w:rPr>
        <w:t>. An example:</w:t>
      </w:r>
    </w:p>
    <w:p w14:paraId="414F0369" w14:textId="77777777" w:rsidR="005258C0" w:rsidRDefault="005258C0" w:rsidP="007343AC">
      <w:pPr>
        <w:pStyle w:val="CommentText"/>
        <w:rPr>
          <w:rFonts w:eastAsiaTheme="minorEastAsia"/>
          <w:sz w:val="22"/>
          <w:szCs w:val="22"/>
        </w:rPr>
      </w:pPr>
    </w:p>
    <w:p w14:paraId="263F509E" w14:textId="3A7B434D" w:rsidR="005258C0" w:rsidRDefault="005258C0" w:rsidP="007343AC">
      <w:pPr>
        <w:pStyle w:val="CommentText"/>
        <w:rPr>
          <w:rFonts w:eastAsiaTheme="minorEastAsia"/>
          <w:sz w:val="22"/>
          <w:szCs w:val="22"/>
        </w:rPr>
      </w:pPr>
      <w:r>
        <w:rPr>
          <w:rFonts w:eastAsiaTheme="minorEastAsia" w:cstheme="minorHAnsi"/>
          <w:sz w:val="22"/>
          <w:szCs w:val="22"/>
        </w:rPr>
        <w:t>(</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i</m:t>
            </m:r>
            <m:r>
              <w:rPr>
                <w:rFonts w:ascii="Cambria Math" w:hAnsi="Cambria Math" w:cstheme="minorHAnsi"/>
                <w:sz w:val="22"/>
                <w:szCs w:val="22"/>
              </w:rPr>
              <m:t>,j,s</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i</m:t>
            </m:r>
            <m:r>
              <w:rPr>
                <w:rFonts w:ascii="Cambria Math" w:hAnsi="Cambria Math" w:cstheme="minorHAnsi"/>
                <w:sz w:val="22"/>
                <w:szCs w:val="22"/>
              </w:rPr>
              <m:t>,j</m:t>
            </m:r>
          </m:sub>
        </m:sSub>
        <m:r>
          <w:rPr>
            <w:rFonts w:ascii="Cambria Math" w:hAnsi="Cambria Math" w:cstheme="minorHAnsi"/>
            <w:sz w:val="22"/>
            <w:szCs w:val="22"/>
          </w:rPr>
          <m:t>-</m:t>
        </m:r>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env</m:t>
                </m:r>
                <m:r>
                  <w:rPr>
                    <w:rFonts w:ascii="Cambria Math" w:hAnsi="Cambria Math" w:cstheme="minorHAnsi"/>
                    <w:sz w:val="22"/>
                    <w:szCs w:val="22"/>
                  </w:rPr>
                  <m:t>,i</m:t>
                </m:r>
                <m:r>
                  <w:rPr>
                    <w:rFonts w:ascii="Cambria Math" w:hAnsi="Cambria Math" w:cstheme="minorHAnsi"/>
                    <w:sz w:val="22"/>
                    <w:szCs w:val="22"/>
                  </w:rPr>
                  <m:t>,j</m:t>
                </m:r>
              </m:sub>
            </m:sSub>
          </m:e>
        </m:acc>
      </m:oMath>
      <w:r>
        <w:rPr>
          <w:rFonts w:eastAsiaTheme="minorEastAsia" w:cstheme="minorHAnsi"/>
          <w:sz w:val="22"/>
          <w:szCs w:val="22"/>
        </w:rPr>
        <w:t>)</w:t>
      </w:r>
    </w:p>
    <w:p w14:paraId="574AC66E" w14:textId="77777777" w:rsidR="005258C0" w:rsidRPr="005258C0" w:rsidRDefault="005258C0" w:rsidP="007343AC">
      <w:pPr>
        <w:pStyle w:val="CommentText"/>
        <w:rPr>
          <w:rFonts w:eastAsiaTheme="minorEastAsia"/>
          <w:sz w:val="22"/>
          <w:szCs w:val="22"/>
        </w:rPr>
      </w:pPr>
    </w:p>
    <w:p w14:paraId="6D9933C8" w14:textId="0C3B4CDF" w:rsidR="007343AC" w:rsidRDefault="0055358B">
      <w:pPr>
        <w:pStyle w:val="CommentText"/>
        <w:rPr>
          <w:rFonts w:eastAsiaTheme="minorEastAsia"/>
          <w:sz w:val="22"/>
          <w:szCs w:val="22"/>
        </w:rPr>
      </w:pPr>
      <m:oMath>
        <m:r>
          <m:rPr>
            <m:sty m:val="p"/>
          </m:rPr>
          <w:rPr>
            <w:rFonts w:ascii="Cambria Math" w:hAnsi="Cambria Math" w:cstheme="minorHAnsi"/>
            <w:sz w:val="22"/>
            <w:szCs w:val="22"/>
          </w:rPr>
          <m:t>Here</m:t>
        </m:r>
        <m:r>
          <m:rPr>
            <m:sty m:val="p"/>
          </m:rPr>
          <w:rPr>
            <w:rFonts w:ascii="Cambria Math" w:hAnsi="Cambria Math" w:cstheme="minorHAnsi"/>
            <w:sz w:val="22"/>
            <w:szCs w:val="22"/>
          </w:rPr>
          <m:t xml:space="preserve"> the s in </m:t>
        </m:r>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i</m:t>
            </m:r>
            <m:r>
              <w:rPr>
                <w:rFonts w:ascii="Cambria Math" w:hAnsi="Cambria Math" w:cstheme="minorHAnsi"/>
                <w:sz w:val="22"/>
                <w:szCs w:val="22"/>
              </w:rPr>
              <m:t>,j,s</m:t>
            </m:r>
          </m:sub>
        </m:sSub>
      </m:oMath>
      <w:r>
        <w:rPr>
          <w:rFonts w:eastAsiaTheme="minorEastAsia"/>
          <w:sz w:val="22"/>
          <w:szCs w:val="22"/>
        </w:rPr>
        <w:t xml:space="preserve"> refers to standardized. </w:t>
      </w:r>
      <m:oMath>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env</m:t>
                </m:r>
                <m:r>
                  <w:rPr>
                    <w:rFonts w:ascii="Cambria Math" w:hAnsi="Cambria Math" w:cstheme="minorHAnsi"/>
                    <w:sz w:val="22"/>
                    <w:szCs w:val="22"/>
                  </w:rPr>
                  <m:t>,i</m:t>
                </m:r>
                <m:r>
                  <w:rPr>
                    <w:rFonts w:ascii="Cambria Math" w:hAnsi="Cambria Math" w:cstheme="minorHAnsi"/>
                    <w:sz w:val="22"/>
                    <w:szCs w:val="22"/>
                  </w:rPr>
                  <m:t>,j</m:t>
                </m:r>
              </m:sub>
            </m:sSub>
          </m:e>
        </m:acc>
      </m:oMath>
      <w:r>
        <w:rPr>
          <w:rFonts w:eastAsiaTheme="minorEastAsia"/>
          <w:sz w:val="22"/>
          <w:szCs w:val="22"/>
        </w:rPr>
        <w:t xml:space="preserve"> must of course be indexed by </w:t>
      </w:r>
      <m:oMath>
        <m:r>
          <w:rPr>
            <w:rFonts w:ascii="Cambria Math" w:eastAsiaTheme="minorEastAsia" w:hAnsi="Cambria Math"/>
            <w:sz w:val="22"/>
            <w:szCs w:val="22"/>
          </w:rPr>
          <m:t>j</m:t>
        </m:r>
      </m:oMath>
      <w:r>
        <w:rPr>
          <w:rFonts w:eastAsiaTheme="minorEastAsia"/>
          <w:sz w:val="22"/>
          <w:szCs w:val="22"/>
        </w:rPr>
        <w:t xml:space="preserve">, so then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i</m:t>
            </m:r>
            <m:r>
              <w:rPr>
                <w:rFonts w:ascii="Cambria Math" w:hAnsi="Cambria Math" w:cstheme="minorHAnsi"/>
                <w:sz w:val="22"/>
                <w:szCs w:val="22"/>
              </w:rPr>
              <m:t>,j,s</m:t>
            </m:r>
          </m:sub>
        </m:sSub>
      </m:oMath>
      <w:r>
        <w:rPr>
          <w:rFonts w:eastAsiaTheme="minorEastAsia"/>
          <w:sz w:val="22"/>
          <w:szCs w:val="22"/>
        </w:rPr>
        <w:t xml:space="preserve"> also must be</w:t>
      </w:r>
      <w:r w:rsidR="00655F46">
        <w:rPr>
          <w:rFonts w:eastAsiaTheme="minorEastAsia"/>
          <w:sz w:val="22"/>
          <w:szCs w:val="22"/>
        </w:rPr>
        <w:t xml:space="preserve">, right? And then </w:t>
      </w:r>
      <w:r w:rsidR="00FE44E0">
        <w:rPr>
          <w:rFonts w:eastAsiaTheme="minorEastAsia"/>
          <w:sz w:val="22"/>
          <w:szCs w:val="22"/>
        </w:rPr>
        <w:t>I do have to add the group-index (</w:t>
      </w:r>
      <m:oMath>
        <m:r>
          <w:rPr>
            <w:rFonts w:ascii="Cambria Math" w:eastAsiaTheme="minorEastAsia" w:hAnsi="Cambria Math"/>
            <w:sz w:val="22"/>
            <w:szCs w:val="22"/>
          </w:rPr>
          <m:t>j</m:t>
        </m:r>
      </m:oMath>
      <w:r w:rsidR="00FE44E0">
        <w:rPr>
          <w:rFonts w:eastAsiaTheme="minorEastAsia"/>
          <w:sz w:val="22"/>
          <w:szCs w:val="22"/>
        </w:rPr>
        <w:t xml:space="preserve">) also to my explanatory variables, and not only coefficients (as </w:t>
      </w:r>
      <w:proofErr w:type="spellStart"/>
      <w:r w:rsidR="00FE44E0">
        <w:rPr>
          <w:rFonts w:eastAsiaTheme="minorEastAsia"/>
          <w:sz w:val="22"/>
          <w:szCs w:val="22"/>
        </w:rPr>
        <w:t>I</w:t>
      </w:r>
      <w:proofErr w:type="spellEnd"/>
      <w:r w:rsidR="00FE44E0">
        <w:rPr>
          <w:rFonts w:eastAsiaTheme="minorEastAsia"/>
          <w:sz w:val="22"/>
          <w:szCs w:val="22"/>
        </w:rPr>
        <w:t xml:space="preserve"> currently have, and everyone else seem to do).</w:t>
      </w:r>
      <w:r>
        <w:rPr>
          <w:rFonts w:eastAsiaTheme="minorEastAsia"/>
          <w:sz w:val="22"/>
          <w:szCs w:val="22"/>
        </w:rPr>
        <w:t xml:space="preserve"> </w:t>
      </w:r>
    </w:p>
    <w:p w14:paraId="0D790478" w14:textId="77777777" w:rsidR="005617FC" w:rsidRDefault="005617FC">
      <w:pPr>
        <w:pStyle w:val="CommentText"/>
        <w:rPr>
          <w:rFonts w:eastAsiaTheme="minorEastAsia"/>
          <w:sz w:val="22"/>
          <w:szCs w:val="22"/>
        </w:rPr>
      </w:pPr>
    </w:p>
    <w:p w14:paraId="3EBFA0F2" w14:textId="2548667B" w:rsidR="005617FC" w:rsidRDefault="005617FC">
      <w:pPr>
        <w:pStyle w:val="CommentText"/>
      </w:pPr>
      <w:r>
        <w:rPr>
          <w:rFonts w:eastAsiaTheme="minorEastAsia"/>
          <w:sz w:val="22"/>
          <w:szCs w:val="22"/>
        </w:rPr>
        <w:t xml:space="preserve">However, </w:t>
      </w:r>
    </w:p>
  </w:comment>
  <w:comment w:id="48" w:author="Max Lindmark" w:date="2020-01-10T10:45:00Z" w:initials="ML">
    <w:p w14:paraId="03E723A7" w14:textId="77777777" w:rsidR="00392D42" w:rsidRDefault="00392D42" w:rsidP="00392D42">
      <w:pPr>
        <w:pStyle w:val="CommentText"/>
      </w:pPr>
      <w:r>
        <w:rPr>
          <w:rStyle w:val="CommentReference"/>
        </w:rPr>
        <w:annotationRef/>
      </w:r>
      <w:r>
        <w:t xml:space="preserve">An alternative notation is I guess this? I.e. we stick with the common way of notation only by observation </w:t>
      </w:r>
      <w:proofErr w:type="spellStart"/>
      <w:r>
        <w:t>i</w:t>
      </w:r>
      <w:proofErr w:type="spellEnd"/>
      <w:r>
        <w:t xml:space="preserve"> for predictors </w:t>
      </w:r>
      <w:proofErr w:type="spellStart"/>
      <w:r>
        <w:t>hierarchial</w:t>
      </w:r>
      <w:proofErr w:type="spellEnd"/>
      <w:r>
        <w:t xml:space="preserve"> </w:t>
      </w:r>
      <w:proofErr w:type="gramStart"/>
      <w:r>
        <w:t>models, and</w:t>
      </w:r>
      <w:proofErr w:type="gramEnd"/>
      <w:r>
        <w:t xml:space="preserve"> define </w:t>
      </w:r>
      <w:proofErr w:type="spellStart"/>
      <w:r>
        <w:t>e.g</w:t>
      </w:r>
      <w:proofErr w:type="spellEnd"/>
      <w:r>
        <w:t xml:space="preserve"> </w:t>
      </w:r>
      <w:proofErr w:type="spellStart"/>
      <w:r>
        <w:t>M_i</w:t>
      </w:r>
      <w:proofErr w:type="spellEnd"/>
      <w:r>
        <w:t xml:space="preserve"> like this. </w:t>
      </w:r>
    </w:p>
    <w:p w14:paraId="554F81DA" w14:textId="77777777" w:rsidR="00392D42" w:rsidRDefault="00392D42" w:rsidP="00392D42">
      <w:pPr>
        <w:pStyle w:val="CommentText"/>
      </w:pPr>
    </w:p>
    <w:p w14:paraId="66356D46" w14:textId="77777777" w:rsidR="00392D42" w:rsidRDefault="00392D42" w:rsidP="00392D42">
      <w:pPr>
        <w:pStyle w:val="CommentText"/>
      </w:pPr>
      <w:r>
        <w:t xml:space="preserve">But then it might look strange that we just don’t call the predictor in the model: </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i,j,s</m:t>
            </m:r>
          </m:sub>
        </m:sSub>
      </m:oMath>
      <w:r>
        <w:rPr>
          <w:rFonts w:eastAsiaTheme="minorEastAsia"/>
          <w:bCs/>
          <w:iCs/>
          <w:sz w:val="22"/>
          <w:szCs w:val="22"/>
        </w:rPr>
        <w:t xml:space="preserve">, where s is standardized observation </w:t>
      </w:r>
      <m:oMath>
        <m:r>
          <w:rPr>
            <w:rFonts w:ascii="Cambria Math" w:eastAsiaTheme="minorEastAsia" w:hAnsi="Cambria Math"/>
            <w:sz w:val="22"/>
            <w:szCs w:val="22"/>
          </w:rPr>
          <m:t>i</m:t>
        </m:r>
      </m:oMath>
      <w:r>
        <w:rPr>
          <w:rFonts w:eastAsiaTheme="minorEastAsia"/>
          <w:bCs/>
          <w:iCs/>
          <w:sz w:val="22"/>
          <w:szCs w:val="22"/>
        </w:rPr>
        <w:t xml:space="preserve"> within species </w:t>
      </w:r>
      <m:oMath>
        <m:r>
          <w:rPr>
            <w:rFonts w:ascii="Cambria Math" w:eastAsiaTheme="minorEastAsia" w:hAnsi="Cambria Math"/>
            <w:sz w:val="22"/>
            <w:szCs w:val="22"/>
          </w:rPr>
          <m:t>j</m:t>
        </m:r>
      </m:oMath>
      <w:r>
        <w:rPr>
          <w:rFonts w:eastAsiaTheme="minorEastAsia"/>
          <w:bCs/>
          <w:iCs/>
          <w:sz w:val="22"/>
          <w:szCs w:val="22"/>
        </w:rPr>
        <w:t xml:space="preserve">. </w:t>
      </w:r>
    </w:p>
  </w:comment>
  <w:comment w:id="49" w:author="Max Lindmark" w:date="2020-01-10T10:28:00Z" w:initials="ML">
    <w:p w14:paraId="2E0B3640" w14:textId="0CC73ADB" w:rsidR="002C67C1" w:rsidRDefault="002C67C1">
      <w:pPr>
        <w:pStyle w:val="CommentText"/>
      </w:pPr>
      <w:r>
        <w:rPr>
          <w:rStyle w:val="CommentReference"/>
        </w:rPr>
        <w:annotationRef/>
      </w:r>
      <w:r>
        <w:t xml:space="preserve">These are not capital </w:t>
      </w:r>
      <w:proofErr w:type="spellStart"/>
      <w:r>
        <w:t>i</w:t>
      </w:r>
      <w:proofErr w:type="spellEnd"/>
      <w:r>
        <w:t xml:space="preserve"> and </w:t>
      </w:r>
      <w:proofErr w:type="gramStart"/>
      <w:r>
        <w:t>j</w:t>
      </w:r>
      <w:proofErr w:type="gramEnd"/>
      <w:r>
        <w:t xml:space="preserve"> but the hat makes the dot go away… at least on my screen</w:t>
      </w:r>
    </w:p>
  </w:comment>
  <w:comment w:id="50" w:author="Max Lindmark" w:date="2020-01-10T11:26:00Z" w:initials="ML">
    <w:p w14:paraId="572A9E57" w14:textId="75028FD9" w:rsidR="00075D45" w:rsidRDefault="00075D45">
      <w:pPr>
        <w:pStyle w:val="CommentText"/>
      </w:pPr>
      <w:r>
        <w:rPr>
          <w:rStyle w:val="CommentReference"/>
        </w:rPr>
        <w:annotationRef/>
      </w:r>
      <w:r>
        <w:t>This can probably be rewritten as a discussion paragraph</w:t>
      </w:r>
      <w:r w:rsidR="00D17227">
        <w:t>…</w:t>
      </w:r>
      <w:r w:rsidR="0090430E">
        <w:t xml:space="preserve"> see e-mail!</w:t>
      </w:r>
    </w:p>
  </w:comment>
  <w:comment w:id="51" w:author="Jan Ohlberger" w:date="2019-09-19T13:22:00Z" w:initials="Ca">
    <w:p w14:paraId="46894619" w14:textId="77777777" w:rsidR="00A06C75" w:rsidRPr="00364D0F" w:rsidRDefault="00A06C75">
      <w:pPr>
        <w:pStyle w:val="CommentText"/>
        <w:rPr>
          <w:lang w:val="en-US"/>
        </w:rPr>
      </w:pPr>
      <w:r>
        <w:rPr>
          <w:rStyle w:val="CommentReference"/>
        </w:rPr>
        <w:annotationRef/>
      </w:r>
      <w:r w:rsidRPr="00364D0F">
        <w:rPr>
          <w:lang w:val="en-US"/>
        </w:rPr>
        <w:t xml:space="preserve">Present values from other studies…? </w:t>
      </w:r>
    </w:p>
    <w:p w14:paraId="5A06EB5F" w14:textId="77777777" w:rsidR="00A06C75" w:rsidRPr="00364D0F" w:rsidRDefault="00A06C75">
      <w:pPr>
        <w:pStyle w:val="CommentText"/>
        <w:rPr>
          <w:lang w:val="en-US"/>
        </w:rPr>
      </w:pPr>
      <w:r w:rsidRPr="00364D0F">
        <w:rPr>
          <w:lang w:val="en-US"/>
        </w:rPr>
        <w:t xml:space="preserve">0.29 in </w:t>
      </w:r>
      <w:proofErr w:type="spellStart"/>
      <w:r w:rsidRPr="00364D0F">
        <w:rPr>
          <w:lang w:val="en-US"/>
        </w:rPr>
        <w:t>Barneche</w:t>
      </w:r>
      <w:proofErr w:type="spellEnd"/>
      <w:r w:rsidRPr="00364D0F">
        <w:rPr>
          <w:lang w:val="en-US"/>
        </w:rPr>
        <w:t xml:space="preserve"> et al. 2019 for a single species</w:t>
      </w:r>
    </w:p>
    <w:p w14:paraId="0DBEA1F6" w14:textId="03E53591" w:rsidR="00A06C75" w:rsidRPr="00364D0F" w:rsidRDefault="00A06C75">
      <w:pPr>
        <w:pStyle w:val="CommentText"/>
        <w:rPr>
          <w:lang w:val="en-US"/>
        </w:rPr>
      </w:pPr>
      <w:proofErr w:type="gramStart"/>
      <w:r w:rsidRPr="00364D0F">
        <w:rPr>
          <w:lang w:val="en-US"/>
        </w:rPr>
        <w:t>Basically</w:t>
      </w:r>
      <w:proofErr w:type="gramEnd"/>
      <w:r w:rsidRPr="00364D0F">
        <w:rPr>
          <w:lang w:val="en-US"/>
        </w:rPr>
        <w:t xml:space="preserve"> the same as in </w:t>
      </w:r>
      <w:proofErr w:type="spellStart"/>
      <w:r w:rsidRPr="00364D0F">
        <w:rPr>
          <w:lang w:val="en-US"/>
        </w:rPr>
        <w:t>Sibly</w:t>
      </w:r>
      <w:proofErr w:type="spellEnd"/>
      <w:r w:rsidRPr="00364D0F">
        <w:rPr>
          <w:lang w:val="en-US"/>
        </w:rPr>
        <w:t xml:space="preserve"> et al. across species</w:t>
      </w:r>
    </w:p>
  </w:comment>
  <w:comment w:id="52" w:author="Jan Ohlberger" w:date="2019-09-19T13:28:00Z" w:initials="Ca">
    <w:p w14:paraId="0581BD2D" w14:textId="395C4A83" w:rsidR="00A06C75" w:rsidRPr="00364D0F" w:rsidRDefault="00A06C75">
      <w:pPr>
        <w:pStyle w:val="CommentText"/>
        <w:rPr>
          <w:lang w:val="en-US"/>
        </w:rPr>
      </w:pPr>
      <w:r>
        <w:rPr>
          <w:rStyle w:val="CommentReference"/>
        </w:rPr>
        <w:annotationRef/>
      </w:r>
      <w:r w:rsidRPr="00364D0F">
        <w:rPr>
          <w:lang w:val="en-US"/>
        </w:rPr>
        <w:t xml:space="preserve">I’d write that ‘evidence for this relationship is weaker’ – and then calculate the percentile of the posterior that is above zero. </w:t>
      </w:r>
    </w:p>
  </w:comment>
  <w:comment w:id="53" w:author="Jan Ohlberger" w:date="2019-09-19T13:30:00Z" w:initials="Ca">
    <w:p w14:paraId="24A35C28" w14:textId="47F9FACC" w:rsidR="00A06C75" w:rsidRPr="00364D0F" w:rsidRDefault="00A06C75">
      <w:pPr>
        <w:pStyle w:val="CommentText"/>
        <w:rPr>
          <w:lang w:val="en-US"/>
        </w:rPr>
      </w:pPr>
      <w:r>
        <w:rPr>
          <w:rStyle w:val="CommentReference"/>
        </w:rPr>
        <w:annotationRef/>
      </w:r>
      <w:r w:rsidRPr="00364D0F">
        <w:rPr>
          <w:lang w:val="en-US"/>
        </w:rPr>
        <w:t>Nice to put this in ‘common’ terms!</w:t>
      </w:r>
    </w:p>
  </w:comment>
  <w:comment w:id="54" w:author="Anna Gårdmark" w:date="2019-12-11T11:49:00Z" w:initials="AG">
    <w:p w14:paraId="303ED2F3" w14:textId="77777777" w:rsidR="00A06C75" w:rsidRPr="0050386C" w:rsidRDefault="00A06C75" w:rsidP="00524113">
      <w:pPr>
        <w:pStyle w:val="CommentText"/>
      </w:pPr>
      <w:r>
        <w:rPr>
          <w:rStyle w:val="CommentReference"/>
        </w:rPr>
        <w:annotationRef/>
      </w:r>
      <w:r w:rsidRPr="0050386C">
        <w:rPr>
          <w:rStyle w:val="CommentReference"/>
        </w:rPr>
        <w:t xml:space="preserve">is there any similar </w:t>
      </w:r>
      <w:proofErr w:type="spellStart"/>
      <w:r w:rsidRPr="0050386C">
        <w:rPr>
          <w:rStyle w:val="CommentReference"/>
        </w:rPr>
        <w:t>mimum</w:t>
      </w:r>
      <w:proofErr w:type="spellEnd"/>
      <w:r w:rsidRPr="0050386C">
        <w:rPr>
          <w:rStyle w:val="CommentReference"/>
        </w:rPr>
        <w:t xml:space="preserve"> difference in WAIC as there is for AIC to be able to </w:t>
      </w:r>
      <w:r>
        <w:rPr>
          <w:rStyle w:val="CommentReference"/>
        </w:rPr>
        <w:t xml:space="preserve">say whether you can distinguish a single best model from the second best? (e.g. </w:t>
      </w:r>
      <w:proofErr w:type="spellStart"/>
      <w:r>
        <w:rPr>
          <w:rStyle w:val="CommentReference"/>
        </w:rPr>
        <w:t>deltaAIC</w:t>
      </w:r>
      <w:proofErr w:type="spellEnd"/>
      <w:r>
        <w:rPr>
          <w:rStyle w:val="CommentReference"/>
        </w:rPr>
        <w:t>&gt;2)</w:t>
      </w:r>
    </w:p>
  </w:comment>
  <w:comment w:id="55" w:author="Jan Ohlberger" w:date="2019-12-15T21:27:00Z" w:initials="Ca">
    <w:p w14:paraId="752F73BD" w14:textId="77777777" w:rsidR="00A06C75" w:rsidRDefault="00A06C75" w:rsidP="00524113">
      <w:pPr>
        <w:pStyle w:val="CommentText"/>
      </w:pPr>
      <w:r>
        <w:rPr>
          <w:rStyle w:val="CommentReference"/>
        </w:rPr>
        <w:annotationRef/>
      </w:r>
      <w:r>
        <w:t>I’d also like to add the delta WAICs</w:t>
      </w:r>
    </w:p>
  </w:comment>
  <w:comment w:id="56" w:author="Max Lindmark" w:date="2019-12-17T10:20:00Z" w:initials="ML">
    <w:p w14:paraId="447E2E85" w14:textId="77777777" w:rsidR="00A06C75" w:rsidRDefault="00A06C75" w:rsidP="00524113">
      <w:pPr>
        <w:pStyle w:val="CommentText"/>
      </w:pPr>
      <w:r>
        <w:t xml:space="preserve">Jan: by delta WAICs do you mean WAICs relative to the best model (which then has a </w:t>
      </w:r>
      <w:proofErr w:type="spellStart"/>
      <w:r>
        <w:t>dWAIC</w:t>
      </w:r>
      <w:proofErr w:type="spellEnd"/>
      <w:r>
        <w:t xml:space="preserve"> = 0?) </w:t>
      </w:r>
    </w:p>
    <w:p w14:paraId="15C789CA" w14:textId="77777777" w:rsidR="00A06C75" w:rsidRDefault="00A06C75" w:rsidP="00524113">
      <w:pPr>
        <w:pStyle w:val="CommentText"/>
      </w:pPr>
    </w:p>
    <w:p w14:paraId="38781418" w14:textId="2A513C7D" w:rsidR="00A06C75" w:rsidRPr="0014027E" w:rsidRDefault="00A06C75" w:rsidP="00524113">
      <w:pPr>
        <w:pStyle w:val="CommentText"/>
      </w:pPr>
      <w:r>
        <w:t xml:space="preserve">Then I can maybe have the columns show </w:t>
      </w:r>
      <w:proofErr w:type="spellStart"/>
      <w:r>
        <w:t>dWAIC</w:t>
      </w:r>
      <w:proofErr w:type="spellEnd"/>
      <w:r>
        <w:t xml:space="preserve"> (WAIC), e.g. 0 (30) for example.</w:t>
      </w:r>
    </w:p>
  </w:comment>
  <w:comment w:id="57" w:author="Max Lindmark" w:date="2019-12-17T13:32:00Z" w:initials="ML">
    <w:p w14:paraId="0D963460" w14:textId="77777777" w:rsidR="00A06C75" w:rsidRDefault="00A06C75" w:rsidP="00524113">
      <w:pPr>
        <w:pStyle w:val="CommentText"/>
      </w:pPr>
      <w:r>
        <w:t>Anna: I don’t think there is a simple rule like that (I haven’t seen it), but the difference does matter. I have seen people estimating the standard error or the difference in WAIC between two models and then computing an interval for the difference to see which % overlaps zero. Can try that if time! Maybe for the two best models? Three?</w:t>
      </w:r>
    </w:p>
    <w:p w14:paraId="54ECBBD7" w14:textId="77777777" w:rsidR="00A06C75" w:rsidRDefault="00A06C75" w:rsidP="00524113">
      <w:pPr>
        <w:pStyle w:val="CommentText"/>
      </w:pPr>
    </w:p>
    <w:p w14:paraId="71A7AF10" w14:textId="065AD377" w:rsidR="00A06C75" w:rsidRDefault="00A06C75" w:rsidP="00524113">
      <w:pPr>
        <w:pStyle w:val="CommentText"/>
      </w:pPr>
      <w:r>
        <w:t xml:space="preserve">I base this on Richard </w:t>
      </w:r>
      <w:proofErr w:type="spellStart"/>
      <w:r>
        <w:t>McElreths</w:t>
      </w:r>
      <w:proofErr w:type="spellEnd"/>
      <w:r>
        <w:t xml:space="preserve"> book Statistical Rethinking. He argues against model selection and advocates model comparison instead. By that he means I think to use WAIC to find models that fit </w:t>
      </w:r>
      <w:proofErr w:type="gramStart"/>
      <w:r>
        <w:t>well, and</w:t>
      </w:r>
      <w:proofErr w:type="gramEnd"/>
      <w:r>
        <w:t xml:space="preserve"> compare all that do and learn something from their differences.</w:t>
      </w:r>
    </w:p>
  </w:comment>
  <w:comment w:id="59" w:author="Max Lindmark" w:date="2020-01-07T17:21:00Z" w:initials="ML">
    <w:p w14:paraId="2AA9137A" w14:textId="7B17B72A" w:rsidR="00A06C75" w:rsidRDefault="00A06C75">
      <w:pPr>
        <w:pStyle w:val="CommentText"/>
      </w:pPr>
      <w:r>
        <w:rPr>
          <w:rStyle w:val="CommentReference"/>
        </w:rPr>
        <w:annotationRef/>
      </w:r>
      <w:r>
        <w:t>Now without data points above optimum, hence slightly different estimates. Note selected model has non-significant interaction term in it.</w:t>
      </w:r>
    </w:p>
  </w:comment>
  <w:comment w:id="60" w:author="Anna Gårdmark" w:date="2019-12-11T11:54:00Z" w:initials="AG">
    <w:p w14:paraId="6AD9CD7D" w14:textId="77777777" w:rsidR="00A06C75" w:rsidRPr="00D01ED9" w:rsidRDefault="00A06C75" w:rsidP="004D63B8">
      <w:pPr>
        <w:pStyle w:val="CommentText"/>
      </w:pPr>
      <w:r>
        <w:rPr>
          <w:rStyle w:val="CommentReference"/>
        </w:rPr>
        <w:annotationRef/>
      </w:r>
      <w:r w:rsidRPr="00D01ED9">
        <w:rPr>
          <w:rStyle w:val="CommentReference"/>
        </w:rPr>
        <w:t>’credibility interval’, or?</w:t>
      </w:r>
    </w:p>
  </w:comment>
  <w:comment w:id="61" w:author="Max Lindmark" w:date="2019-12-17T10:45:00Z" w:initials="ML">
    <w:p w14:paraId="40AD3091" w14:textId="77777777" w:rsidR="00A06C75" w:rsidRDefault="00A06C75" w:rsidP="004D63B8">
      <w:pPr>
        <w:pStyle w:val="CommentText"/>
      </w:pPr>
      <w:r w:rsidRPr="002D7079">
        <w:rPr>
          <w:rStyle w:val="CommentReference"/>
          <w:color w:val="FF0000"/>
        </w:rPr>
        <w:annotationRef/>
      </w:r>
      <w:proofErr w:type="gramStart"/>
      <w:r w:rsidRPr="002D7079">
        <w:rPr>
          <w:color w:val="FF0000"/>
        </w:rPr>
        <w:t>No</w:t>
      </w:r>
      <w:proofErr w:type="gramEnd"/>
      <w:r w:rsidRPr="002D7079">
        <w:rPr>
          <w:color w:val="FF0000"/>
        </w:rPr>
        <w:t xml:space="preserve"> it’s like this!</w:t>
      </w:r>
    </w:p>
  </w:comment>
  <w:comment w:id="62" w:author="Anna Gårdmark" w:date="2019-12-11T11:58:00Z" w:initials="AG">
    <w:p w14:paraId="67060102" w14:textId="77777777" w:rsidR="00A06C75" w:rsidRPr="00D01ED9" w:rsidRDefault="00A06C75" w:rsidP="000528C4">
      <w:pPr>
        <w:pStyle w:val="CommentText"/>
      </w:pPr>
      <w:r>
        <w:rPr>
          <w:rStyle w:val="CommentReference"/>
        </w:rPr>
        <w:annotationRef/>
      </w:r>
      <w:r w:rsidRPr="00D01ED9">
        <w:rPr>
          <w:rStyle w:val="CommentReference"/>
        </w:rPr>
        <w:t xml:space="preserve">like that you spell out the grand </w:t>
      </w:r>
      <w:r>
        <w:rPr>
          <w:rStyle w:val="CommentReference"/>
        </w:rPr>
        <w:t>median</w:t>
      </w:r>
      <w:r w:rsidRPr="00D01ED9">
        <w:rPr>
          <w:rStyle w:val="CommentReference"/>
        </w:rPr>
        <w:t xml:space="preserve"> value in the plot, but suggest you locate it right above the peak in the posterio</w:t>
      </w:r>
      <w:r>
        <w:rPr>
          <w:rStyle w:val="CommentReference"/>
        </w:rPr>
        <w:t>r</w:t>
      </w:r>
      <w:r w:rsidRPr="00D01ED9">
        <w:rPr>
          <w:rStyle w:val="CommentReference"/>
        </w:rPr>
        <w:t xml:space="preserve"> prob distribution</w:t>
      </w:r>
      <w:r>
        <w:rPr>
          <w:rStyle w:val="CommentReference"/>
        </w:rPr>
        <w:t xml:space="preserve"> in each graph (why median and not mean, </w:t>
      </w:r>
      <w:proofErr w:type="spellStart"/>
      <w:r>
        <w:rPr>
          <w:rStyle w:val="CommentReference"/>
        </w:rPr>
        <w:t>b.t.w</w:t>
      </w:r>
      <w:proofErr w:type="spellEnd"/>
      <w:r>
        <w:rPr>
          <w:rStyle w:val="CommentReference"/>
        </w:rPr>
        <w:t>.?)</w:t>
      </w:r>
    </w:p>
  </w:comment>
  <w:comment w:id="63" w:author="Max Lindmark" w:date="2019-12-17T10:58:00Z" w:initials="ML">
    <w:p w14:paraId="6C618E0E" w14:textId="77777777" w:rsidR="00A06C75" w:rsidRDefault="00A06C75" w:rsidP="000528C4">
      <w:pPr>
        <w:pStyle w:val="CommentText"/>
      </w:pPr>
      <w:r w:rsidRPr="0003789E">
        <w:rPr>
          <w:rStyle w:val="CommentReference"/>
          <w:color w:val="FF0000"/>
        </w:rPr>
        <w:annotationRef/>
      </w:r>
      <w:r w:rsidRPr="0003789E">
        <w:rPr>
          <w:color w:val="FF0000"/>
        </w:rPr>
        <w:t>Does not matter so much here, but the 50% quantile fits better with credible intervals?</w:t>
      </w:r>
    </w:p>
  </w:comment>
  <w:comment w:id="64" w:author="Max Lindmark" w:date="2019-12-17T10:59:00Z" w:initials="ML">
    <w:p w14:paraId="7593913D" w14:textId="77777777" w:rsidR="00A06C75" w:rsidRDefault="00A06C75" w:rsidP="000528C4">
      <w:pPr>
        <w:pStyle w:val="CommentText"/>
      </w:pPr>
      <w:r>
        <w:rPr>
          <w:rStyle w:val="CommentReference"/>
        </w:rPr>
        <w:annotationRef/>
      </w:r>
      <w:r>
        <w:t>Change to something better</w:t>
      </w:r>
    </w:p>
  </w:comment>
  <w:comment w:id="65" w:author="Anna Gårdmark" w:date="2019-12-11T12:01:00Z" w:initials="AG">
    <w:p w14:paraId="3937CF91" w14:textId="77777777" w:rsidR="00A06C75" w:rsidRPr="00D01ED9" w:rsidRDefault="00A06C75" w:rsidP="000528C4">
      <w:pPr>
        <w:pStyle w:val="CommentText"/>
      </w:pPr>
      <w:r>
        <w:rPr>
          <w:rStyle w:val="CommentReference"/>
        </w:rPr>
        <w:annotationRef/>
      </w:r>
      <w:r>
        <w:rPr>
          <w:rStyle w:val="CommentReference"/>
        </w:rPr>
        <w:t xml:space="preserve">this may be my Bayesian ignorance, but </w:t>
      </w:r>
      <w:r w:rsidRPr="00D01ED9">
        <w:rPr>
          <w:rStyle w:val="CommentReference"/>
        </w:rPr>
        <w:t xml:space="preserve">what’s the unit on the y-axis? </w:t>
      </w:r>
      <w:r>
        <w:rPr>
          <w:rStyle w:val="CommentReference"/>
        </w:rPr>
        <w:t xml:space="preserve">Shouldn’t the integral of these be </w:t>
      </w:r>
      <w:proofErr w:type="gramStart"/>
      <w:r>
        <w:rPr>
          <w:rStyle w:val="CommentReference"/>
        </w:rPr>
        <w:t>one?,</w:t>
      </w:r>
      <w:proofErr w:type="gramEnd"/>
      <w:r>
        <w:rPr>
          <w:rStyle w:val="CommentReference"/>
        </w:rPr>
        <w:t xml:space="preserve"> so how come we can have </w:t>
      </w:r>
      <w:proofErr w:type="spellStart"/>
      <w:r>
        <w:rPr>
          <w:rStyle w:val="CommentReference"/>
        </w:rPr>
        <w:t>yaxis</w:t>
      </w:r>
      <w:proofErr w:type="spellEnd"/>
      <w:r>
        <w:rPr>
          <w:rStyle w:val="CommentReference"/>
        </w:rPr>
        <w:t xml:space="preserve"> values of e.g. 60?</w:t>
      </w:r>
    </w:p>
  </w:comment>
  <w:comment w:id="66" w:author="Max Lindmark" w:date="2019-12-17T11:00:00Z" w:initials="ML">
    <w:p w14:paraId="2D22B1A3" w14:textId="77777777" w:rsidR="00A06C75" w:rsidRPr="007730A4" w:rsidRDefault="00A06C75" w:rsidP="000528C4">
      <w:pPr>
        <w:pStyle w:val="CommentText"/>
        <w:rPr>
          <w:color w:val="FF0000"/>
        </w:rPr>
      </w:pPr>
      <w:r w:rsidRPr="007730A4">
        <w:rPr>
          <w:rStyle w:val="CommentReference"/>
          <w:color w:val="FF0000"/>
        </w:rPr>
        <w:annotationRef/>
      </w:r>
      <w:r w:rsidRPr="007730A4">
        <w:rPr>
          <w:color w:val="FF0000"/>
        </w:rPr>
        <w:t>Looks correct to me! Smaller x-range, more narrow distribution</w:t>
      </w:r>
    </w:p>
  </w:comment>
  <w:comment w:id="67" w:author="Jan Ohlberger" w:date="2019-09-23T08:39:00Z" w:initials="Ca">
    <w:p w14:paraId="2DF2C311" w14:textId="7F94F99A" w:rsidR="00A06C75" w:rsidRPr="00364D0F" w:rsidRDefault="00A06C75" w:rsidP="005E48A8">
      <w:pPr>
        <w:pStyle w:val="CommentText"/>
        <w:rPr>
          <w:lang w:val="en-US"/>
        </w:rPr>
      </w:pPr>
      <w:r>
        <w:rPr>
          <w:rStyle w:val="CommentReference"/>
        </w:rPr>
        <w:annotationRef/>
      </w:r>
      <w:r w:rsidRPr="00364D0F">
        <w:rPr>
          <w:lang w:val="en-US"/>
        </w:rPr>
        <w:t xml:space="preserve">One general comment up-front: I noticed that here and in the </w:t>
      </w:r>
      <w:proofErr w:type="gramStart"/>
      <w:r w:rsidRPr="00364D0F">
        <w:rPr>
          <w:lang w:val="en-US"/>
        </w:rPr>
        <w:t>methods</w:t>
      </w:r>
      <w:proofErr w:type="gramEnd"/>
      <w:r w:rsidRPr="00364D0F">
        <w:rPr>
          <w:lang w:val="en-US"/>
        </w:rPr>
        <w:t xml:space="preserve"> there is little mentioning of potential food-dependence, i.e. whether feeding was always ad libitum in the experiments, or whether they might have allowed for allow for (exploitative or interference) competition between individuals. And I think we should discuss the potential effect of intra-specific competition and how that may shape growth of </w:t>
      </w:r>
      <w:proofErr w:type="gramStart"/>
      <w:r w:rsidRPr="00364D0F">
        <w:rPr>
          <w:lang w:val="en-US"/>
        </w:rPr>
        <w:t>differently-sized</w:t>
      </w:r>
      <w:proofErr w:type="gramEnd"/>
      <w:r w:rsidRPr="00364D0F">
        <w:rPr>
          <w:lang w:val="en-US"/>
        </w:rPr>
        <w:t xml:space="preserve"> individuals</w:t>
      </w:r>
    </w:p>
    <w:p w14:paraId="72109CDF" w14:textId="1352C75D" w:rsidR="00A06C75" w:rsidRPr="00364D0F" w:rsidRDefault="00A06C75">
      <w:pPr>
        <w:pStyle w:val="CommentText"/>
        <w:rPr>
          <w:lang w:val="en-US"/>
        </w:rPr>
      </w:pPr>
      <w:r w:rsidRPr="00364D0F">
        <w:rPr>
          <w:lang w:val="en-US"/>
        </w:rPr>
        <w:t xml:space="preserve">  </w:t>
      </w:r>
    </w:p>
  </w:comment>
  <w:comment w:id="68" w:author="Jan Ohlberger" w:date="2019-09-19T15:57:00Z" w:initials="Ca">
    <w:p w14:paraId="013F13AB" w14:textId="7DC07F32" w:rsidR="00A06C75" w:rsidRPr="00364D0F" w:rsidRDefault="00A06C75">
      <w:pPr>
        <w:pStyle w:val="CommentText"/>
        <w:rPr>
          <w:lang w:val="en-US"/>
        </w:rPr>
      </w:pPr>
      <w:r>
        <w:rPr>
          <w:rStyle w:val="CommentReference"/>
        </w:rPr>
        <w:annotationRef/>
      </w:r>
      <w:r w:rsidRPr="00364D0F">
        <w:rPr>
          <w:lang w:val="en-US"/>
        </w:rPr>
        <w:t xml:space="preserve">Switch order. First the main and then the secondary effect </w:t>
      </w:r>
    </w:p>
  </w:comment>
  <w:comment w:id="73" w:author="Jan Ohlberger" w:date="2019-09-19T15:59:00Z" w:initials="Ca">
    <w:p w14:paraId="1A942621" w14:textId="77777777" w:rsidR="00A06C75" w:rsidRPr="00364D0F" w:rsidRDefault="00A06C75" w:rsidP="00395BB2">
      <w:pPr>
        <w:pStyle w:val="CommentText"/>
        <w:rPr>
          <w:lang w:val="en-US"/>
        </w:rPr>
      </w:pPr>
      <w:r>
        <w:rPr>
          <w:rStyle w:val="CommentReference"/>
        </w:rPr>
        <w:annotationRef/>
      </w:r>
      <w:r w:rsidRPr="00364D0F">
        <w:rPr>
          <w:lang w:val="en-US"/>
        </w:rPr>
        <w:t xml:space="preserve">I’d rather write to say that “smaller individuals will more likely benefit from warming environmental temperatures in terms of growth compared to larger individuals.” (In reality it depends on currently experienced temperatures, thermal heterogeneity in the environment, ontogenetic habitat shifts, and all that ecological complexity. BUT: if experienced environmental temperatures are sub-optimal (as is generally the case), continuous warming means that large individuals suffer first in terms of reduced growth – or small individuals can capitalize on higher temperatures </w:t>
      </w:r>
    </w:p>
    <w:p w14:paraId="692AD605" w14:textId="19A847C6" w:rsidR="00A06C75" w:rsidRPr="00364D0F" w:rsidRDefault="00A06C75" w:rsidP="00395BB2">
      <w:pPr>
        <w:pStyle w:val="CommentText"/>
        <w:rPr>
          <w:lang w:val="en-US"/>
        </w:rPr>
      </w:pPr>
      <w:r w:rsidRPr="00364D0F">
        <w:rPr>
          <w:lang w:val="en-US"/>
        </w:rPr>
        <w:t>(optimal mean habitat temperature is below the optimal temperature for growth to buffer against adverse effect of high extremes due to variation in temperature – hence more so for temperate compared to tropical species)</w:t>
      </w:r>
    </w:p>
  </w:comment>
  <w:comment w:id="74" w:author="Jan Ohlberger" w:date="2019-09-19T16:20:00Z" w:initials="Ca">
    <w:p w14:paraId="089FCBED" w14:textId="3B344F59" w:rsidR="00A06C75" w:rsidRPr="00364D0F" w:rsidRDefault="00A06C75">
      <w:pPr>
        <w:pStyle w:val="CommentText"/>
        <w:rPr>
          <w:lang w:val="en-US"/>
        </w:rPr>
      </w:pPr>
      <w:r>
        <w:rPr>
          <w:rStyle w:val="CommentReference"/>
        </w:rPr>
        <w:annotationRef/>
      </w:r>
      <w:r w:rsidRPr="00364D0F">
        <w:rPr>
          <w:lang w:val="en-US"/>
        </w:rPr>
        <w:t xml:space="preserve">Also: studies have found that growth rate and other life-history traits, but not asymptotic size, vary systematically across latitudinal gradients (e.g. </w:t>
      </w:r>
      <w:proofErr w:type="spellStart"/>
      <w:r w:rsidRPr="00364D0F">
        <w:rPr>
          <w:lang w:val="en-US"/>
        </w:rPr>
        <w:t>Heibo</w:t>
      </w:r>
      <w:proofErr w:type="spellEnd"/>
      <w:r w:rsidRPr="00364D0F">
        <w:rPr>
          <w:lang w:val="en-US"/>
        </w:rPr>
        <w:t xml:space="preserve"> et al. 2005 Ecology)</w:t>
      </w:r>
    </w:p>
  </w:comment>
  <w:comment w:id="75" w:author="Jan Ohlberger" w:date="2019-09-19T16:29:00Z" w:initials="Ca">
    <w:p w14:paraId="60D4DBC0" w14:textId="096EA829" w:rsidR="00A06C75" w:rsidRPr="00364D0F" w:rsidRDefault="00A06C75">
      <w:pPr>
        <w:pStyle w:val="CommentText"/>
        <w:rPr>
          <w:lang w:val="en-US"/>
        </w:rPr>
      </w:pPr>
      <w:r>
        <w:rPr>
          <w:rStyle w:val="CommentReference"/>
        </w:rPr>
        <w:annotationRef/>
      </w:r>
      <w:r w:rsidRPr="00364D0F">
        <w:rPr>
          <w:lang w:val="en-US"/>
        </w:rPr>
        <w:t xml:space="preserve">I’d rather say: factors not related to temperature may contribute to life-history evolution and related changes in </w:t>
      </w:r>
      <w:proofErr w:type="spellStart"/>
      <w:r w:rsidRPr="00364D0F">
        <w:rPr>
          <w:lang w:val="en-US"/>
        </w:rPr>
        <w:t>L_inf</w:t>
      </w:r>
      <w:proofErr w:type="spellEnd"/>
      <w:r w:rsidRPr="00364D0F">
        <w:rPr>
          <w:lang w:val="en-US"/>
        </w:rPr>
        <w:t xml:space="preserve">, specifically related to selection/mortality – e.g. fishing  </w:t>
      </w:r>
    </w:p>
  </w:comment>
  <w:comment w:id="76" w:author="Jan Ohlberger" w:date="2019-09-19T16:32:00Z" w:initials="Ca">
    <w:p w14:paraId="0EB4514D" w14:textId="65B13B42" w:rsidR="00A06C75" w:rsidRPr="00364D0F" w:rsidRDefault="00A06C75">
      <w:pPr>
        <w:pStyle w:val="CommentText"/>
        <w:rPr>
          <w:lang w:val="en-US"/>
        </w:rPr>
      </w:pPr>
      <w:r>
        <w:rPr>
          <w:rStyle w:val="CommentReference"/>
        </w:rPr>
        <w:annotationRef/>
      </w:r>
      <w:r w:rsidRPr="00364D0F">
        <w:rPr>
          <w:lang w:val="en-US"/>
        </w:rPr>
        <w:t>I think that is what papers such as Kozlowski et al. 2004; van der Have &amp; de Jong 1996 would claim though… maybe rephrase?</w:t>
      </w:r>
    </w:p>
  </w:comment>
  <w:comment w:id="77" w:author="Jan Ohlberger" w:date="2019-09-19T16:39:00Z" w:initials="Ca">
    <w:p w14:paraId="4B6B6B7C" w14:textId="2A810477" w:rsidR="00A06C75" w:rsidRPr="00364D0F" w:rsidRDefault="00A06C75">
      <w:pPr>
        <w:pStyle w:val="CommentText"/>
        <w:rPr>
          <w:lang w:val="en-US"/>
        </w:rPr>
      </w:pPr>
      <w:r>
        <w:rPr>
          <w:rStyle w:val="CommentReference"/>
        </w:rPr>
        <w:annotationRef/>
      </w:r>
      <w:r w:rsidRPr="00364D0F">
        <w:rPr>
          <w:lang w:val="en-US"/>
        </w:rPr>
        <w:t xml:space="preserve">There is a lot of rather casual discussion of various aspects in this paragraph that I think we could cut in length… </w:t>
      </w:r>
    </w:p>
  </w:comment>
  <w:comment w:id="78" w:author="Jan Ohlberger" w:date="2019-09-19T16:47:00Z" w:initials="Ca">
    <w:p w14:paraId="11CB5E85" w14:textId="2F301961" w:rsidR="00A06C75" w:rsidRPr="00364D0F" w:rsidRDefault="00A06C75">
      <w:pPr>
        <w:pStyle w:val="CommentText"/>
        <w:rPr>
          <w:lang w:val="en-US"/>
        </w:rPr>
      </w:pPr>
      <w:r>
        <w:rPr>
          <w:rStyle w:val="CommentReference"/>
        </w:rPr>
        <w:annotationRef/>
      </w:r>
      <w:r w:rsidRPr="00364D0F">
        <w:rPr>
          <w:lang w:val="en-US"/>
        </w:rPr>
        <w:t>Yes – need some more here to continue this discussion</w:t>
      </w:r>
    </w:p>
  </w:comment>
  <w:comment w:id="79" w:author="Max Lindmark [2]" w:date="2019-09-17T21:13:00Z" w:initials="ML">
    <w:p w14:paraId="04ED075A" w14:textId="1486737E" w:rsidR="00A06C75" w:rsidRPr="00364D0F" w:rsidRDefault="00A06C75">
      <w:pPr>
        <w:pStyle w:val="CommentText"/>
        <w:rPr>
          <w:lang w:val="en-US"/>
        </w:rPr>
      </w:pPr>
      <w:r w:rsidRPr="00364D0F">
        <w:rPr>
          <w:lang w:val="en-US"/>
        </w:rPr>
        <w:t xml:space="preserve">Following PNAS suggestions which I think is as good as any really, let me know if you think it should be changed! </w:t>
      </w:r>
      <w:r>
        <w:rPr>
          <w:rStyle w:val="CommentReference"/>
        </w:rPr>
        <w:annotationRef/>
      </w:r>
      <w:hyperlink r:id="rId2" w:history="1">
        <w:r w:rsidRPr="00364D0F">
          <w:rPr>
            <w:rStyle w:val="Hyperlink"/>
            <w:lang w:val="en-US"/>
          </w:rPr>
          <w:t>https://www.pnas.org/content/101/29/10495</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2E930B" w15:done="0"/>
  <w15:commentEx w15:paraId="5020AA7E" w15:done="0"/>
  <w15:commentEx w15:paraId="37F8EE52" w15:done="0"/>
  <w15:commentEx w15:paraId="4A0D47CC" w15:done="0"/>
  <w15:commentEx w15:paraId="7B58BC02" w15:done="0"/>
  <w15:commentEx w15:paraId="364F88AF" w15:done="0"/>
  <w15:commentEx w15:paraId="39776E82" w15:done="0"/>
  <w15:commentEx w15:paraId="4C812DC5" w15:done="0"/>
  <w15:commentEx w15:paraId="592EED70" w15:done="0"/>
  <w15:commentEx w15:paraId="1AE65EC8" w15:done="0"/>
  <w15:commentEx w15:paraId="2CB4CE1C" w15:done="0"/>
  <w15:commentEx w15:paraId="0B0F318E" w15:done="0"/>
  <w15:commentEx w15:paraId="06FF43E1" w15:done="0"/>
  <w15:commentEx w15:paraId="3255B3CC" w15:done="0"/>
  <w15:commentEx w15:paraId="6EBAF6C0" w15:done="0"/>
  <w15:commentEx w15:paraId="1A476B32" w15:done="0"/>
  <w15:commentEx w15:paraId="0D585D5C" w15:done="0"/>
  <w15:commentEx w15:paraId="120253B0" w15:done="0"/>
  <w15:commentEx w15:paraId="7E51426D" w15:done="0"/>
  <w15:commentEx w15:paraId="41AC953D" w15:done="0"/>
  <w15:commentEx w15:paraId="372CBD9D" w15:paraIdParent="41AC953D" w15:done="0"/>
  <w15:commentEx w15:paraId="4A72EE3A" w15:done="0"/>
  <w15:commentEx w15:paraId="3629F7C5" w15:done="0"/>
  <w15:commentEx w15:paraId="03130C19" w15:paraIdParent="3629F7C5" w15:done="0"/>
  <w15:commentEx w15:paraId="0CC3D228" w15:done="0"/>
  <w15:commentEx w15:paraId="4F620F6A" w15:done="0"/>
  <w15:commentEx w15:paraId="7FF63FE5" w15:done="0"/>
  <w15:commentEx w15:paraId="24FE226A" w15:done="0"/>
  <w15:commentEx w15:paraId="447AF77A" w15:paraIdParent="24FE226A" w15:done="0"/>
  <w15:commentEx w15:paraId="3C74DB49" w15:done="0"/>
  <w15:commentEx w15:paraId="6A0D62CC" w15:done="0"/>
  <w15:commentEx w15:paraId="1E941FCD" w15:done="0"/>
  <w15:commentEx w15:paraId="19D70204" w15:done="0"/>
  <w15:commentEx w15:paraId="6E4116FD" w15:paraIdParent="19D70204" w15:done="0"/>
  <w15:commentEx w15:paraId="521BEB8F" w15:paraIdParent="19D70204" w15:done="0"/>
  <w15:commentEx w15:paraId="15B916F0" w15:done="0"/>
  <w15:commentEx w15:paraId="2623985C" w15:done="0"/>
  <w15:commentEx w15:paraId="59FD3B5A" w15:done="0"/>
  <w15:commentEx w15:paraId="099D7EAE" w15:done="0"/>
  <w15:commentEx w15:paraId="6E990F83" w15:done="0"/>
  <w15:commentEx w15:paraId="00F4FAB9" w15:done="0"/>
  <w15:commentEx w15:paraId="5AB302B7" w15:done="0"/>
  <w15:commentEx w15:paraId="3EBFA0F2" w15:done="0"/>
  <w15:commentEx w15:paraId="66356D46" w15:done="0"/>
  <w15:commentEx w15:paraId="2E0B3640" w15:done="0"/>
  <w15:commentEx w15:paraId="572A9E57" w15:done="0"/>
  <w15:commentEx w15:paraId="0DBEA1F6" w15:done="0"/>
  <w15:commentEx w15:paraId="0581BD2D" w15:done="0"/>
  <w15:commentEx w15:paraId="24A35C28" w15:done="0"/>
  <w15:commentEx w15:paraId="303ED2F3" w15:done="0"/>
  <w15:commentEx w15:paraId="752F73BD" w15:paraIdParent="303ED2F3" w15:done="0"/>
  <w15:commentEx w15:paraId="38781418" w15:paraIdParent="303ED2F3" w15:done="0"/>
  <w15:commentEx w15:paraId="71A7AF10" w15:paraIdParent="303ED2F3" w15:done="0"/>
  <w15:commentEx w15:paraId="2AA9137A" w15:done="0"/>
  <w15:commentEx w15:paraId="6AD9CD7D" w15:done="0"/>
  <w15:commentEx w15:paraId="40AD3091" w15:paraIdParent="6AD9CD7D" w15:done="0"/>
  <w15:commentEx w15:paraId="67060102" w15:done="0"/>
  <w15:commentEx w15:paraId="6C618E0E" w15:paraIdParent="67060102" w15:done="0"/>
  <w15:commentEx w15:paraId="7593913D" w15:done="0"/>
  <w15:commentEx w15:paraId="3937CF91" w15:done="0"/>
  <w15:commentEx w15:paraId="2D22B1A3" w15:paraIdParent="3937CF91" w15:done="0"/>
  <w15:commentEx w15:paraId="72109CDF" w15:done="0"/>
  <w15:commentEx w15:paraId="013F13AB" w15:done="0"/>
  <w15:commentEx w15:paraId="692AD605" w15:done="0"/>
  <w15:commentEx w15:paraId="089FCBED" w15:done="0"/>
  <w15:commentEx w15:paraId="60D4DBC0" w15:done="0"/>
  <w15:commentEx w15:paraId="0EB4514D" w15:done="0"/>
  <w15:commentEx w15:paraId="4B6B6B7C" w15:done="0"/>
  <w15:commentEx w15:paraId="11CB5E85" w15:done="0"/>
  <w15:commentEx w15:paraId="04ED075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2E930B" w16cid:durableId="21BED337"/>
  <w16cid:commentId w16cid:paraId="5020AA7E" w16cid:durableId="212DDBAA"/>
  <w16cid:commentId w16cid:paraId="37F8EE52" w16cid:durableId="212DDC19"/>
  <w16cid:commentId w16cid:paraId="4A0D47CC" w16cid:durableId="212DDC3C"/>
  <w16cid:commentId w16cid:paraId="7B58BC02" w16cid:durableId="212DD5A0"/>
  <w16cid:commentId w16cid:paraId="364F88AF" w16cid:durableId="212DDE9A"/>
  <w16cid:commentId w16cid:paraId="39776E82" w16cid:durableId="212DDDCF"/>
  <w16cid:commentId w16cid:paraId="4C812DC5" w16cid:durableId="212DE2DC"/>
  <w16cid:commentId w16cid:paraId="592EED70" w16cid:durableId="212DE372"/>
  <w16cid:commentId w16cid:paraId="1AE65EC8" w16cid:durableId="212DE39B"/>
  <w16cid:commentId w16cid:paraId="2CB4CE1C" w16cid:durableId="212DE8FF"/>
  <w16cid:commentId w16cid:paraId="0B0F318E" w16cid:durableId="212DE979"/>
  <w16cid:commentId w16cid:paraId="06FF43E1" w16cid:durableId="212DEA12"/>
  <w16cid:commentId w16cid:paraId="3255B3CC" w16cid:durableId="212DEA3F"/>
  <w16cid:commentId w16cid:paraId="6EBAF6C0" w16cid:durableId="212DEA8B"/>
  <w16cid:commentId w16cid:paraId="1A476B32" w16cid:durableId="212DEABE"/>
  <w16cid:commentId w16cid:paraId="0D585D5C" w16cid:durableId="21A11438"/>
  <w16cid:commentId w16cid:paraId="120253B0" w16cid:durableId="219E347E"/>
  <w16cid:commentId w16cid:paraId="7E51426D" w16cid:durableId="21A1145D"/>
  <w16cid:commentId w16cid:paraId="41AC953D" w16cid:durableId="219E3480"/>
  <w16cid:commentId w16cid:paraId="372CBD9D" w16cid:durableId="21A115BF"/>
  <w16cid:commentId w16cid:paraId="4A72EE3A" w16cid:durableId="21990C71"/>
  <w16cid:commentId w16cid:paraId="3629F7C5" w16cid:durableId="219E3485"/>
  <w16cid:commentId w16cid:paraId="03130C19" w16cid:durableId="21A320BA"/>
  <w16cid:commentId w16cid:paraId="0CC3D228" w16cid:durableId="21A320F6"/>
  <w16cid:commentId w16cid:paraId="4F620F6A" w16cid:durableId="219E3486"/>
  <w16cid:commentId w16cid:paraId="7FF63FE5" w16cid:durableId="219E3487"/>
  <w16cid:commentId w16cid:paraId="24FE226A" w16cid:durableId="21A11884"/>
  <w16cid:commentId w16cid:paraId="447AF77A" w16cid:durableId="21A32175"/>
  <w16cid:commentId w16cid:paraId="3C74DB49" w16cid:durableId="219E3489"/>
  <w16cid:commentId w16cid:paraId="6A0D62CC" w16cid:durableId="219E348A"/>
  <w16cid:commentId w16cid:paraId="1E941FCD" w16cid:durableId="21A3225A"/>
  <w16cid:commentId w16cid:paraId="19D70204" w16cid:durableId="219936E4"/>
  <w16cid:commentId w16cid:paraId="6E4116FD" w16cid:durableId="219E348C"/>
  <w16cid:commentId w16cid:paraId="521BEB8F" w16cid:durableId="21A11A13"/>
  <w16cid:commentId w16cid:paraId="15B916F0" w16cid:durableId="2199186F"/>
  <w16cid:commentId w16cid:paraId="2623985C" w16cid:durableId="219E3492"/>
  <w16cid:commentId w16cid:paraId="59FD3B5A" w16cid:durableId="21C01683"/>
  <w16cid:commentId w16cid:paraId="099D7EAE" w16cid:durableId="21C2E3BF"/>
  <w16cid:commentId w16cid:paraId="6E990F83" w16cid:durableId="219E3497"/>
  <w16cid:commentId w16cid:paraId="00F4FAB9" w16cid:durableId="219E3498"/>
  <w16cid:commentId w16cid:paraId="5AB302B7" w16cid:durableId="21C2DAB3"/>
  <w16cid:commentId w16cid:paraId="3EBFA0F2" w16cid:durableId="21C2CEF3"/>
  <w16cid:commentId w16cid:paraId="66356D46" w16cid:durableId="21C2D440"/>
  <w16cid:commentId w16cid:paraId="2E0B3640" w16cid:durableId="21C2D05B"/>
  <w16cid:commentId w16cid:paraId="572A9E57" w16cid:durableId="21C2DDFA"/>
  <w16cid:commentId w16cid:paraId="0DBEA1F6" w16cid:durableId="212DFFA6"/>
  <w16cid:commentId w16cid:paraId="0581BD2D" w16cid:durableId="212E00E8"/>
  <w16cid:commentId w16cid:paraId="24A35C28" w16cid:durableId="212E0168"/>
  <w16cid:commentId w16cid:paraId="303ED2F3" w16cid:durableId="219E34AC"/>
  <w16cid:commentId w16cid:paraId="752F73BD" w16cid:durableId="21A123DD"/>
  <w16cid:commentId w16cid:paraId="38781418" w16cid:durableId="21A32A5B"/>
  <w16cid:commentId w16cid:paraId="71A7AF10" w16cid:durableId="21A35781"/>
  <w16cid:commentId w16cid:paraId="2AA9137A" w16cid:durableId="21BF3C95"/>
  <w16cid:commentId w16cid:paraId="6AD9CD7D" w16cid:durableId="219E34B1"/>
  <w16cid:commentId w16cid:paraId="40AD3091" w16cid:durableId="21A33048"/>
  <w16cid:commentId w16cid:paraId="67060102" w16cid:durableId="219E34B3"/>
  <w16cid:commentId w16cid:paraId="6C618E0E" w16cid:durableId="21A33373"/>
  <w16cid:commentId w16cid:paraId="7593913D" w16cid:durableId="21A3339C"/>
  <w16cid:commentId w16cid:paraId="3937CF91" w16cid:durableId="219E34B4"/>
  <w16cid:commentId w16cid:paraId="2D22B1A3" w16cid:durableId="21A333B0"/>
  <w16cid:commentId w16cid:paraId="72109CDF" w16cid:durableId="2133033C"/>
  <w16cid:commentId w16cid:paraId="013F13AB" w16cid:durableId="212E23F3"/>
  <w16cid:commentId w16cid:paraId="692AD605" w16cid:durableId="212E246A"/>
  <w16cid:commentId w16cid:paraId="089FCBED" w16cid:durableId="212E2968"/>
  <w16cid:commentId w16cid:paraId="60D4DBC0" w16cid:durableId="212E2B5B"/>
  <w16cid:commentId w16cid:paraId="0EB4514D" w16cid:durableId="212E2C31"/>
  <w16cid:commentId w16cid:paraId="4B6B6B7C" w16cid:durableId="212E2DAA"/>
  <w16cid:commentId w16cid:paraId="11CB5E85" w16cid:durableId="212E2F8D"/>
  <w16cid:commentId w16cid:paraId="04ED075A" w16cid:durableId="212DD5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32319B" w14:textId="77777777" w:rsidR="00E12ED4" w:rsidRDefault="00E12ED4" w:rsidP="00B65B3A">
      <w:r>
        <w:separator/>
      </w:r>
    </w:p>
    <w:p w14:paraId="6CA5D96D" w14:textId="77777777" w:rsidR="00E12ED4" w:rsidRDefault="00E12ED4"/>
  </w:endnote>
  <w:endnote w:type="continuationSeparator" w:id="0">
    <w:p w14:paraId="7650C70B" w14:textId="77777777" w:rsidR="00E12ED4" w:rsidRDefault="00E12ED4" w:rsidP="00B65B3A">
      <w:r>
        <w:continuationSeparator/>
      </w:r>
    </w:p>
    <w:p w14:paraId="13F0EC55" w14:textId="77777777" w:rsidR="00E12ED4" w:rsidRDefault="00E12E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A653C4" w14:textId="77777777" w:rsidR="00E12ED4" w:rsidRDefault="00E12ED4" w:rsidP="00B65B3A">
      <w:r>
        <w:separator/>
      </w:r>
    </w:p>
  </w:footnote>
  <w:footnote w:type="continuationSeparator" w:id="0">
    <w:p w14:paraId="02F3579E" w14:textId="77777777" w:rsidR="00E12ED4" w:rsidRDefault="00E12ED4"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3CF9C" w14:textId="77777777" w:rsidR="00A06C75" w:rsidRDefault="00A06C75" w:rsidP="00B65B3A">
    <w:pPr>
      <w:pStyle w:val="Header"/>
      <w:spacing w:before="240" w:after="276"/>
    </w:pPr>
  </w:p>
  <w:p w14:paraId="3F805A8E" w14:textId="77777777" w:rsidR="00A06C75" w:rsidRDefault="00A06C75" w:rsidP="00B65B3A">
    <w:pPr>
      <w:spacing w:after="276"/>
    </w:pPr>
  </w:p>
  <w:p w14:paraId="3A1ECCFB" w14:textId="77777777" w:rsidR="00A06C75" w:rsidRDefault="00A06C75"/>
  <w:p w14:paraId="4AAA9964" w14:textId="77777777" w:rsidR="00A06C75" w:rsidRDefault="00A06C7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8934A" w14:textId="77777777" w:rsidR="00A06C75" w:rsidRPr="00B30794" w:rsidRDefault="00A06C75"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3"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15"/>
  </w:num>
  <w:num w:numId="2">
    <w:abstractNumId w:val="22"/>
  </w:num>
  <w:num w:numId="3">
    <w:abstractNumId w:val="0"/>
  </w:num>
  <w:num w:numId="4">
    <w:abstractNumId w:val="1"/>
  </w:num>
  <w:num w:numId="5">
    <w:abstractNumId w:val="11"/>
  </w:num>
  <w:num w:numId="6">
    <w:abstractNumId w:val="28"/>
  </w:num>
  <w:num w:numId="7">
    <w:abstractNumId w:val="31"/>
  </w:num>
  <w:num w:numId="8">
    <w:abstractNumId w:val="4"/>
  </w:num>
  <w:num w:numId="9">
    <w:abstractNumId w:val="23"/>
  </w:num>
  <w:num w:numId="10">
    <w:abstractNumId w:val="26"/>
  </w:num>
  <w:num w:numId="11">
    <w:abstractNumId w:val="30"/>
  </w:num>
  <w:num w:numId="12">
    <w:abstractNumId w:val="3"/>
  </w:num>
  <w:num w:numId="13">
    <w:abstractNumId w:val="27"/>
  </w:num>
  <w:num w:numId="14">
    <w:abstractNumId w:val="9"/>
  </w:num>
  <w:num w:numId="15">
    <w:abstractNumId w:val="14"/>
  </w:num>
  <w:num w:numId="16">
    <w:abstractNumId w:val="24"/>
  </w:num>
  <w:num w:numId="17">
    <w:abstractNumId w:val="21"/>
  </w:num>
  <w:num w:numId="18">
    <w:abstractNumId w:val="10"/>
  </w:num>
  <w:num w:numId="19">
    <w:abstractNumId w:val="29"/>
  </w:num>
  <w:num w:numId="20">
    <w:abstractNumId w:val="6"/>
  </w:num>
  <w:num w:numId="21">
    <w:abstractNumId w:val="18"/>
  </w:num>
  <w:num w:numId="22">
    <w:abstractNumId w:val="8"/>
  </w:num>
  <w:num w:numId="23">
    <w:abstractNumId w:val="19"/>
  </w:num>
  <w:num w:numId="24">
    <w:abstractNumId w:val="17"/>
  </w:num>
  <w:num w:numId="25">
    <w:abstractNumId w:val="20"/>
  </w:num>
  <w:num w:numId="26">
    <w:abstractNumId w:val="25"/>
  </w:num>
  <w:num w:numId="27">
    <w:abstractNumId w:val="7"/>
  </w:num>
  <w:num w:numId="28">
    <w:abstractNumId w:val="13"/>
  </w:num>
  <w:num w:numId="29">
    <w:abstractNumId w:val="5"/>
  </w:num>
  <w:num w:numId="30">
    <w:abstractNumId w:val="16"/>
  </w:num>
  <w:num w:numId="31">
    <w:abstractNumId w:val="12"/>
  </w:num>
  <w:num w:numId="3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x Lindmark">
    <w15:presenceInfo w15:providerId="AD" w15:userId="S::max.lindmark@slu.se::74a91d58-1def-4e6c-a200-e80e4af38c20"/>
  </w15:person>
  <w15:person w15:author="Jan Ohlberger">
    <w15:presenceInfo w15:providerId="None" w15:userId="Jan Ohlberger"/>
  </w15:person>
  <w15:person w15:author="Max Lindmark [2]">
    <w15:presenceInfo w15:providerId="AD" w15:userId="S-1-5-21-1060284298-1343024091-682003330-142419"/>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1F62"/>
    <w:rsid w:val="00002A07"/>
    <w:rsid w:val="00002EF2"/>
    <w:rsid w:val="000033A2"/>
    <w:rsid w:val="000034A8"/>
    <w:rsid w:val="0000401C"/>
    <w:rsid w:val="000046C3"/>
    <w:rsid w:val="00004A88"/>
    <w:rsid w:val="00004E6F"/>
    <w:rsid w:val="00005029"/>
    <w:rsid w:val="0000510E"/>
    <w:rsid w:val="0000521B"/>
    <w:rsid w:val="0000669B"/>
    <w:rsid w:val="00007044"/>
    <w:rsid w:val="000072CE"/>
    <w:rsid w:val="00007318"/>
    <w:rsid w:val="000075A9"/>
    <w:rsid w:val="00007DC2"/>
    <w:rsid w:val="000104E9"/>
    <w:rsid w:val="00010628"/>
    <w:rsid w:val="000107CF"/>
    <w:rsid w:val="00010DA1"/>
    <w:rsid w:val="00011ACC"/>
    <w:rsid w:val="00011C80"/>
    <w:rsid w:val="00012B53"/>
    <w:rsid w:val="00012D37"/>
    <w:rsid w:val="00012D53"/>
    <w:rsid w:val="00012DA1"/>
    <w:rsid w:val="00013835"/>
    <w:rsid w:val="000141B9"/>
    <w:rsid w:val="0001593D"/>
    <w:rsid w:val="000167B5"/>
    <w:rsid w:val="00016F9F"/>
    <w:rsid w:val="00017F5C"/>
    <w:rsid w:val="00020B0E"/>
    <w:rsid w:val="00020F8B"/>
    <w:rsid w:val="00022867"/>
    <w:rsid w:val="0002287F"/>
    <w:rsid w:val="00023756"/>
    <w:rsid w:val="00023A32"/>
    <w:rsid w:val="00023ED3"/>
    <w:rsid w:val="00024527"/>
    <w:rsid w:val="00024B8D"/>
    <w:rsid w:val="0002507D"/>
    <w:rsid w:val="00025FFC"/>
    <w:rsid w:val="0002605E"/>
    <w:rsid w:val="0002642F"/>
    <w:rsid w:val="00027BB6"/>
    <w:rsid w:val="00030166"/>
    <w:rsid w:val="000302A8"/>
    <w:rsid w:val="000303B0"/>
    <w:rsid w:val="000308A8"/>
    <w:rsid w:val="00030F1A"/>
    <w:rsid w:val="0003125C"/>
    <w:rsid w:val="000316E7"/>
    <w:rsid w:val="0003251A"/>
    <w:rsid w:val="00032D82"/>
    <w:rsid w:val="00032FB8"/>
    <w:rsid w:val="0003321A"/>
    <w:rsid w:val="0003325E"/>
    <w:rsid w:val="00033627"/>
    <w:rsid w:val="0003404E"/>
    <w:rsid w:val="00034317"/>
    <w:rsid w:val="00034D06"/>
    <w:rsid w:val="00035088"/>
    <w:rsid w:val="000351A2"/>
    <w:rsid w:val="00035FE5"/>
    <w:rsid w:val="00036117"/>
    <w:rsid w:val="00036CE3"/>
    <w:rsid w:val="0003726A"/>
    <w:rsid w:val="0003742D"/>
    <w:rsid w:val="0003761B"/>
    <w:rsid w:val="0004083A"/>
    <w:rsid w:val="00040B96"/>
    <w:rsid w:val="00040DE3"/>
    <w:rsid w:val="00040FF1"/>
    <w:rsid w:val="0004196D"/>
    <w:rsid w:val="000422A4"/>
    <w:rsid w:val="00042B4D"/>
    <w:rsid w:val="0004393B"/>
    <w:rsid w:val="00043D6F"/>
    <w:rsid w:val="00044449"/>
    <w:rsid w:val="0004466F"/>
    <w:rsid w:val="00044758"/>
    <w:rsid w:val="00047601"/>
    <w:rsid w:val="00047884"/>
    <w:rsid w:val="00047BFA"/>
    <w:rsid w:val="00050108"/>
    <w:rsid w:val="000504D8"/>
    <w:rsid w:val="00050A07"/>
    <w:rsid w:val="00050A2A"/>
    <w:rsid w:val="00051355"/>
    <w:rsid w:val="0005173A"/>
    <w:rsid w:val="0005195A"/>
    <w:rsid w:val="00051975"/>
    <w:rsid w:val="00051BB6"/>
    <w:rsid w:val="000528C4"/>
    <w:rsid w:val="00052C06"/>
    <w:rsid w:val="00052FF8"/>
    <w:rsid w:val="00053007"/>
    <w:rsid w:val="000536F3"/>
    <w:rsid w:val="00053BB3"/>
    <w:rsid w:val="00053D07"/>
    <w:rsid w:val="00053D8D"/>
    <w:rsid w:val="00053E90"/>
    <w:rsid w:val="00053FDC"/>
    <w:rsid w:val="000562F8"/>
    <w:rsid w:val="0005632C"/>
    <w:rsid w:val="00056B0A"/>
    <w:rsid w:val="00056B0D"/>
    <w:rsid w:val="00056C4C"/>
    <w:rsid w:val="00057BB6"/>
    <w:rsid w:val="000601AF"/>
    <w:rsid w:val="000608D1"/>
    <w:rsid w:val="00060B95"/>
    <w:rsid w:val="00060EA7"/>
    <w:rsid w:val="00061004"/>
    <w:rsid w:val="000617D9"/>
    <w:rsid w:val="00061B06"/>
    <w:rsid w:val="00062CB9"/>
    <w:rsid w:val="00064041"/>
    <w:rsid w:val="00065DDB"/>
    <w:rsid w:val="00065F0E"/>
    <w:rsid w:val="000660DD"/>
    <w:rsid w:val="00066D43"/>
    <w:rsid w:val="000675AB"/>
    <w:rsid w:val="00067956"/>
    <w:rsid w:val="000701C1"/>
    <w:rsid w:val="00070A75"/>
    <w:rsid w:val="00070BEF"/>
    <w:rsid w:val="000713BC"/>
    <w:rsid w:val="00071BC3"/>
    <w:rsid w:val="00072330"/>
    <w:rsid w:val="00072708"/>
    <w:rsid w:val="00073460"/>
    <w:rsid w:val="000744A2"/>
    <w:rsid w:val="00074FB8"/>
    <w:rsid w:val="000753AA"/>
    <w:rsid w:val="0007559F"/>
    <w:rsid w:val="00075D45"/>
    <w:rsid w:val="000761CA"/>
    <w:rsid w:val="00077527"/>
    <w:rsid w:val="00080146"/>
    <w:rsid w:val="00080241"/>
    <w:rsid w:val="000819F0"/>
    <w:rsid w:val="00081DBA"/>
    <w:rsid w:val="0008221C"/>
    <w:rsid w:val="000828A6"/>
    <w:rsid w:val="000840CC"/>
    <w:rsid w:val="000842E7"/>
    <w:rsid w:val="0008543A"/>
    <w:rsid w:val="00085FE5"/>
    <w:rsid w:val="00086451"/>
    <w:rsid w:val="00087CEF"/>
    <w:rsid w:val="00090C12"/>
    <w:rsid w:val="00091C22"/>
    <w:rsid w:val="00092202"/>
    <w:rsid w:val="000934B6"/>
    <w:rsid w:val="00093BE6"/>
    <w:rsid w:val="00093BEB"/>
    <w:rsid w:val="00093E51"/>
    <w:rsid w:val="00094621"/>
    <w:rsid w:val="00094EC0"/>
    <w:rsid w:val="000A04E8"/>
    <w:rsid w:val="000A0C20"/>
    <w:rsid w:val="000A1EE4"/>
    <w:rsid w:val="000A2161"/>
    <w:rsid w:val="000A27B2"/>
    <w:rsid w:val="000A2AA8"/>
    <w:rsid w:val="000A44E7"/>
    <w:rsid w:val="000A49C5"/>
    <w:rsid w:val="000A5299"/>
    <w:rsid w:val="000A629C"/>
    <w:rsid w:val="000A6BA2"/>
    <w:rsid w:val="000A6FAD"/>
    <w:rsid w:val="000A7055"/>
    <w:rsid w:val="000A7FAD"/>
    <w:rsid w:val="000B069D"/>
    <w:rsid w:val="000B0ED6"/>
    <w:rsid w:val="000B0EEB"/>
    <w:rsid w:val="000B1740"/>
    <w:rsid w:val="000B1B03"/>
    <w:rsid w:val="000B225A"/>
    <w:rsid w:val="000B2612"/>
    <w:rsid w:val="000B3A25"/>
    <w:rsid w:val="000B3EFF"/>
    <w:rsid w:val="000B4B62"/>
    <w:rsid w:val="000B5425"/>
    <w:rsid w:val="000B54CE"/>
    <w:rsid w:val="000B58B8"/>
    <w:rsid w:val="000B603D"/>
    <w:rsid w:val="000B76C5"/>
    <w:rsid w:val="000B7715"/>
    <w:rsid w:val="000B77D0"/>
    <w:rsid w:val="000C25F7"/>
    <w:rsid w:val="000C3215"/>
    <w:rsid w:val="000C38DB"/>
    <w:rsid w:val="000C3C6A"/>
    <w:rsid w:val="000C3CF2"/>
    <w:rsid w:val="000C3DC7"/>
    <w:rsid w:val="000C40E1"/>
    <w:rsid w:val="000C44CC"/>
    <w:rsid w:val="000C4658"/>
    <w:rsid w:val="000C4B79"/>
    <w:rsid w:val="000C50AA"/>
    <w:rsid w:val="000C5410"/>
    <w:rsid w:val="000C5448"/>
    <w:rsid w:val="000C5880"/>
    <w:rsid w:val="000C60C8"/>
    <w:rsid w:val="000C6247"/>
    <w:rsid w:val="000C6769"/>
    <w:rsid w:val="000C7461"/>
    <w:rsid w:val="000C7497"/>
    <w:rsid w:val="000C7A32"/>
    <w:rsid w:val="000C7A71"/>
    <w:rsid w:val="000C7FA5"/>
    <w:rsid w:val="000D02E4"/>
    <w:rsid w:val="000D08AB"/>
    <w:rsid w:val="000D08B8"/>
    <w:rsid w:val="000D0A86"/>
    <w:rsid w:val="000D0F0A"/>
    <w:rsid w:val="000D0FE3"/>
    <w:rsid w:val="000D1971"/>
    <w:rsid w:val="000D328D"/>
    <w:rsid w:val="000D3E8F"/>
    <w:rsid w:val="000D4585"/>
    <w:rsid w:val="000D4AC8"/>
    <w:rsid w:val="000D4E7A"/>
    <w:rsid w:val="000D5251"/>
    <w:rsid w:val="000D52E8"/>
    <w:rsid w:val="000D5FD0"/>
    <w:rsid w:val="000D683D"/>
    <w:rsid w:val="000D766D"/>
    <w:rsid w:val="000E1122"/>
    <w:rsid w:val="000E1C7F"/>
    <w:rsid w:val="000E1E25"/>
    <w:rsid w:val="000E214D"/>
    <w:rsid w:val="000E2CA3"/>
    <w:rsid w:val="000E41EA"/>
    <w:rsid w:val="000E4F9E"/>
    <w:rsid w:val="000E556B"/>
    <w:rsid w:val="000E592F"/>
    <w:rsid w:val="000E594F"/>
    <w:rsid w:val="000E5FAF"/>
    <w:rsid w:val="000E7B85"/>
    <w:rsid w:val="000F024A"/>
    <w:rsid w:val="000F1792"/>
    <w:rsid w:val="000F2074"/>
    <w:rsid w:val="000F2D52"/>
    <w:rsid w:val="000F37B2"/>
    <w:rsid w:val="000F3D32"/>
    <w:rsid w:val="000F44E3"/>
    <w:rsid w:val="000F493A"/>
    <w:rsid w:val="000F545D"/>
    <w:rsid w:val="000F5E03"/>
    <w:rsid w:val="000F5F1B"/>
    <w:rsid w:val="000F68D6"/>
    <w:rsid w:val="000F6B1D"/>
    <w:rsid w:val="000F7111"/>
    <w:rsid w:val="000F7215"/>
    <w:rsid w:val="000F7342"/>
    <w:rsid w:val="000F7533"/>
    <w:rsid w:val="00100F2B"/>
    <w:rsid w:val="001012E9"/>
    <w:rsid w:val="00101EA4"/>
    <w:rsid w:val="00101EB7"/>
    <w:rsid w:val="00102690"/>
    <w:rsid w:val="00103E5D"/>
    <w:rsid w:val="00103F0F"/>
    <w:rsid w:val="0010406A"/>
    <w:rsid w:val="001041C9"/>
    <w:rsid w:val="00104C13"/>
    <w:rsid w:val="001053FB"/>
    <w:rsid w:val="00105760"/>
    <w:rsid w:val="00105A2E"/>
    <w:rsid w:val="00106BED"/>
    <w:rsid w:val="00106C68"/>
    <w:rsid w:val="0011053E"/>
    <w:rsid w:val="00110AAA"/>
    <w:rsid w:val="00111320"/>
    <w:rsid w:val="0011159F"/>
    <w:rsid w:val="0011277E"/>
    <w:rsid w:val="00112976"/>
    <w:rsid w:val="00112CDD"/>
    <w:rsid w:val="00112F4F"/>
    <w:rsid w:val="00113EAB"/>
    <w:rsid w:val="00114186"/>
    <w:rsid w:val="00114F8D"/>
    <w:rsid w:val="001152C4"/>
    <w:rsid w:val="0011593B"/>
    <w:rsid w:val="001159DE"/>
    <w:rsid w:val="00116DAB"/>
    <w:rsid w:val="00116E84"/>
    <w:rsid w:val="00116F62"/>
    <w:rsid w:val="00117A8C"/>
    <w:rsid w:val="00117C19"/>
    <w:rsid w:val="00117C34"/>
    <w:rsid w:val="0012049C"/>
    <w:rsid w:val="001209CD"/>
    <w:rsid w:val="00120C13"/>
    <w:rsid w:val="001210A2"/>
    <w:rsid w:val="001212C9"/>
    <w:rsid w:val="00122CF6"/>
    <w:rsid w:val="00122D15"/>
    <w:rsid w:val="001231E4"/>
    <w:rsid w:val="00123471"/>
    <w:rsid w:val="001236A3"/>
    <w:rsid w:val="0012489B"/>
    <w:rsid w:val="0012511E"/>
    <w:rsid w:val="001255DB"/>
    <w:rsid w:val="00125A25"/>
    <w:rsid w:val="00126A15"/>
    <w:rsid w:val="001272A8"/>
    <w:rsid w:val="0013077C"/>
    <w:rsid w:val="00130AA2"/>
    <w:rsid w:val="0013149F"/>
    <w:rsid w:val="001327F8"/>
    <w:rsid w:val="001337DF"/>
    <w:rsid w:val="001338CE"/>
    <w:rsid w:val="00133EC1"/>
    <w:rsid w:val="001345E1"/>
    <w:rsid w:val="00135626"/>
    <w:rsid w:val="0013635A"/>
    <w:rsid w:val="00136832"/>
    <w:rsid w:val="0013685C"/>
    <w:rsid w:val="001369EA"/>
    <w:rsid w:val="00136D7F"/>
    <w:rsid w:val="00136DE7"/>
    <w:rsid w:val="001370E4"/>
    <w:rsid w:val="0013740D"/>
    <w:rsid w:val="00137458"/>
    <w:rsid w:val="00137697"/>
    <w:rsid w:val="00137821"/>
    <w:rsid w:val="00137AD2"/>
    <w:rsid w:val="0014027E"/>
    <w:rsid w:val="001403C1"/>
    <w:rsid w:val="001406CC"/>
    <w:rsid w:val="001414D6"/>
    <w:rsid w:val="00141F81"/>
    <w:rsid w:val="00142E26"/>
    <w:rsid w:val="00143365"/>
    <w:rsid w:val="00143BF3"/>
    <w:rsid w:val="00144476"/>
    <w:rsid w:val="0014503B"/>
    <w:rsid w:val="0014600E"/>
    <w:rsid w:val="001461E2"/>
    <w:rsid w:val="001462BE"/>
    <w:rsid w:val="00146FF4"/>
    <w:rsid w:val="001472B6"/>
    <w:rsid w:val="00147F73"/>
    <w:rsid w:val="00150249"/>
    <w:rsid w:val="001514B7"/>
    <w:rsid w:val="001518BB"/>
    <w:rsid w:val="00151967"/>
    <w:rsid w:val="00151CC2"/>
    <w:rsid w:val="00152176"/>
    <w:rsid w:val="00152C1E"/>
    <w:rsid w:val="00152F16"/>
    <w:rsid w:val="00152F4A"/>
    <w:rsid w:val="00152FA9"/>
    <w:rsid w:val="00153304"/>
    <w:rsid w:val="00153DAF"/>
    <w:rsid w:val="0015508A"/>
    <w:rsid w:val="001550AE"/>
    <w:rsid w:val="0015577B"/>
    <w:rsid w:val="00156D9D"/>
    <w:rsid w:val="0015731F"/>
    <w:rsid w:val="0015738E"/>
    <w:rsid w:val="001578C1"/>
    <w:rsid w:val="00160584"/>
    <w:rsid w:val="001609FB"/>
    <w:rsid w:val="00160B31"/>
    <w:rsid w:val="00160E6C"/>
    <w:rsid w:val="0016177D"/>
    <w:rsid w:val="00161B3D"/>
    <w:rsid w:val="001624C7"/>
    <w:rsid w:val="00162F58"/>
    <w:rsid w:val="00163824"/>
    <w:rsid w:val="001648F0"/>
    <w:rsid w:val="00164A22"/>
    <w:rsid w:val="001650B1"/>
    <w:rsid w:val="00165926"/>
    <w:rsid w:val="00165C9A"/>
    <w:rsid w:val="00165F2E"/>
    <w:rsid w:val="00166273"/>
    <w:rsid w:val="001662D3"/>
    <w:rsid w:val="0016713F"/>
    <w:rsid w:val="00167564"/>
    <w:rsid w:val="00170155"/>
    <w:rsid w:val="00171976"/>
    <w:rsid w:val="00171E94"/>
    <w:rsid w:val="0017265E"/>
    <w:rsid w:val="001727D5"/>
    <w:rsid w:val="00172B24"/>
    <w:rsid w:val="00172DE9"/>
    <w:rsid w:val="001733D5"/>
    <w:rsid w:val="00173AC9"/>
    <w:rsid w:val="00173D37"/>
    <w:rsid w:val="00174709"/>
    <w:rsid w:val="001747D2"/>
    <w:rsid w:val="00174E2E"/>
    <w:rsid w:val="00174E96"/>
    <w:rsid w:val="00175467"/>
    <w:rsid w:val="00176E3E"/>
    <w:rsid w:val="00177568"/>
    <w:rsid w:val="00177D54"/>
    <w:rsid w:val="00177E09"/>
    <w:rsid w:val="001800B3"/>
    <w:rsid w:val="00180DA2"/>
    <w:rsid w:val="00180FCE"/>
    <w:rsid w:val="0018109A"/>
    <w:rsid w:val="0018156C"/>
    <w:rsid w:val="0018176A"/>
    <w:rsid w:val="0018308E"/>
    <w:rsid w:val="00183531"/>
    <w:rsid w:val="00183AB7"/>
    <w:rsid w:val="00183BF4"/>
    <w:rsid w:val="0018414B"/>
    <w:rsid w:val="0018483B"/>
    <w:rsid w:val="0018504A"/>
    <w:rsid w:val="0018519A"/>
    <w:rsid w:val="001853FB"/>
    <w:rsid w:val="001855A0"/>
    <w:rsid w:val="00186C9B"/>
    <w:rsid w:val="00186D96"/>
    <w:rsid w:val="0018701D"/>
    <w:rsid w:val="001879B1"/>
    <w:rsid w:val="00187F5C"/>
    <w:rsid w:val="001908E2"/>
    <w:rsid w:val="00190CF8"/>
    <w:rsid w:val="00191087"/>
    <w:rsid w:val="0019121C"/>
    <w:rsid w:val="001917BB"/>
    <w:rsid w:val="001918D6"/>
    <w:rsid w:val="00191A28"/>
    <w:rsid w:val="00191A2B"/>
    <w:rsid w:val="00192338"/>
    <w:rsid w:val="00193830"/>
    <w:rsid w:val="00193B26"/>
    <w:rsid w:val="001943E0"/>
    <w:rsid w:val="00194BBB"/>
    <w:rsid w:val="001958F4"/>
    <w:rsid w:val="00195953"/>
    <w:rsid w:val="00195AB4"/>
    <w:rsid w:val="00195DF3"/>
    <w:rsid w:val="00196B58"/>
    <w:rsid w:val="00197CAD"/>
    <w:rsid w:val="001A04A4"/>
    <w:rsid w:val="001A0833"/>
    <w:rsid w:val="001A16F6"/>
    <w:rsid w:val="001A1BF1"/>
    <w:rsid w:val="001A1EE1"/>
    <w:rsid w:val="001A1F63"/>
    <w:rsid w:val="001A22A7"/>
    <w:rsid w:val="001A38BC"/>
    <w:rsid w:val="001A47D9"/>
    <w:rsid w:val="001A6B56"/>
    <w:rsid w:val="001A6B7F"/>
    <w:rsid w:val="001B149A"/>
    <w:rsid w:val="001B155A"/>
    <w:rsid w:val="001B155F"/>
    <w:rsid w:val="001B1657"/>
    <w:rsid w:val="001B2428"/>
    <w:rsid w:val="001B307C"/>
    <w:rsid w:val="001B3584"/>
    <w:rsid w:val="001B4C6F"/>
    <w:rsid w:val="001B4E27"/>
    <w:rsid w:val="001B4E53"/>
    <w:rsid w:val="001B5B83"/>
    <w:rsid w:val="001B5E76"/>
    <w:rsid w:val="001B6FC7"/>
    <w:rsid w:val="001B7828"/>
    <w:rsid w:val="001B7899"/>
    <w:rsid w:val="001B7D64"/>
    <w:rsid w:val="001B7FD8"/>
    <w:rsid w:val="001C002D"/>
    <w:rsid w:val="001C10B4"/>
    <w:rsid w:val="001C2D8B"/>
    <w:rsid w:val="001C3335"/>
    <w:rsid w:val="001C38FF"/>
    <w:rsid w:val="001C42E6"/>
    <w:rsid w:val="001C50E7"/>
    <w:rsid w:val="001C58A8"/>
    <w:rsid w:val="001C5CE5"/>
    <w:rsid w:val="001C68B1"/>
    <w:rsid w:val="001C6B1F"/>
    <w:rsid w:val="001C6C18"/>
    <w:rsid w:val="001C7251"/>
    <w:rsid w:val="001C779C"/>
    <w:rsid w:val="001C78CD"/>
    <w:rsid w:val="001D0634"/>
    <w:rsid w:val="001D0AC5"/>
    <w:rsid w:val="001D173D"/>
    <w:rsid w:val="001D1C47"/>
    <w:rsid w:val="001D1D31"/>
    <w:rsid w:val="001D2934"/>
    <w:rsid w:val="001D2DB0"/>
    <w:rsid w:val="001D2DED"/>
    <w:rsid w:val="001D319C"/>
    <w:rsid w:val="001D3DE1"/>
    <w:rsid w:val="001D4200"/>
    <w:rsid w:val="001D4D29"/>
    <w:rsid w:val="001D70F4"/>
    <w:rsid w:val="001D77BD"/>
    <w:rsid w:val="001D7CE1"/>
    <w:rsid w:val="001E0138"/>
    <w:rsid w:val="001E0C17"/>
    <w:rsid w:val="001E13F3"/>
    <w:rsid w:val="001E1A50"/>
    <w:rsid w:val="001E36ED"/>
    <w:rsid w:val="001E3974"/>
    <w:rsid w:val="001E3AA2"/>
    <w:rsid w:val="001E3DCA"/>
    <w:rsid w:val="001E4940"/>
    <w:rsid w:val="001E496D"/>
    <w:rsid w:val="001E4C93"/>
    <w:rsid w:val="001E5ABB"/>
    <w:rsid w:val="001E5DE2"/>
    <w:rsid w:val="001E6444"/>
    <w:rsid w:val="001E6743"/>
    <w:rsid w:val="001E68C6"/>
    <w:rsid w:val="001E68EF"/>
    <w:rsid w:val="001E7640"/>
    <w:rsid w:val="001E7F06"/>
    <w:rsid w:val="001F0B71"/>
    <w:rsid w:val="001F126B"/>
    <w:rsid w:val="001F1657"/>
    <w:rsid w:val="001F1749"/>
    <w:rsid w:val="001F235E"/>
    <w:rsid w:val="001F2DB0"/>
    <w:rsid w:val="001F4BD8"/>
    <w:rsid w:val="001F5DB4"/>
    <w:rsid w:val="001F64A3"/>
    <w:rsid w:val="001F64BB"/>
    <w:rsid w:val="001F7038"/>
    <w:rsid w:val="001F706E"/>
    <w:rsid w:val="001F785D"/>
    <w:rsid w:val="001F7DE9"/>
    <w:rsid w:val="002006DC"/>
    <w:rsid w:val="0020088E"/>
    <w:rsid w:val="00200924"/>
    <w:rsid w:val="002022AA"/>
    <w:rsid w:val="002026D8"/>
    <w:rsid w:val="00202A3F"/>
    <w:rsid w:val="002037B8"/>
    <w:rsid w:val="00204049"/>
    <w:rsid w:val="002040EA"/>
    <w:rsid w:val="002048DE"/>
    <w:rsid w:val="00204903"/>
    <w:rsid w:val="002053CB"/>
    <w:rsid w:val="002058FB"/>
    <w:rsid w:val="00206649"/>
    <w:rsid w:val="00207E29"/>
    <w:rsid w:val="00207EA7"/>
    <w:rsid w:val="0021092E"/>
    <w:rsid w:val="00210963"/>
    <w:rsid w:val="002112D7"/>
    <w:rsid w:val="0021135B"/>
    <w:rsid w:val="00211D4F"/>
    <w:rsid w:val="00212311"/>
    <w:rsid w:val="002137F8"/>
    <w:rsid w:val="00213C72"/>
    <w:rsid w:val="00214641"/>
    <w:rsid w:val="00214EC5"/>
    <w:rsid w:val="002150BF"/>
    <w:rsid w:val="00215704"/>
    <w:rsid w:val="002158F1"/>
    <w:rsid w:val="00215DC4"/>
    <w:rsid w:val="002169D8"/>
    <w:rsid w:val="00216C3A"/>
    <w:rsid w:val="00216EA5"/>
    <w:rsid w:val="00217069"/>
    <w:rsid w:val="00217EF5"/>
    <w:rsid w:val="00220440"/>
    <w:rsid w:val="00220A3B"/>
    <w:rsid w:val="00220D07"/>
    <w:rsid w:val="0022126D"/>
    <w:rsid w:val="00221280"/>
    <w:rsid w:val="00221BEA"/>
    <w:rsid w:val="00221C1D"/>
    <w:rsid w:val="00221E16"/>
    <w:rsid w:val="0022254D"/>
    <w:rsid w:val="0022270B"/>
    <w:rsid w:val="00222AA6"/>
    <w:rsid w:val="00222AF5"/>
    <w:rsid w:val="00222C1A"/>
    <w:rsid w:val="00223256"/>
    <w:rsid w:val="0022406C"/>
    <w:rsid w:val="00224252"/>
    <w:rsid w:val="002246B4"/>
    <w:rsid w:val="00225846"/>
    <w:rsid w:val="00225BF9"/>
    <w:rsid w:val="00225EB3"/>
    <w:rsid w:val="00225EE0"/>
    <w:rsid w:val="00226667"/>
    <w:rsid w:val="00227385"/>
    <w:rsid w:val="00227503"/>
    <w:rsid w:val="00227C69"/>
    <w:rsid w:val="0023245A"/>
    <w:rsid w:val="002327B3"/>
    <w:rsid w:val="00232B57"/>
    <w:rsid w:val="00232C56"/>
    <w:rsid w:val="00232F76"/>
    <w:rsid w:val="002336E6"/>
    <w:rsid w:val="002338DE"/>
    <w:rsid w:val="002344C6"/>
    <w:rsid w:val="00235663"/>
    <w:rsid w:val="00235BBF"/>
    <w:rsid w:val="002367CE"/>
    <w:rsid w:val="00236A1A"/>
    <w:rsid w:val="0023778B"/>
    <w:rsid w:val="00240BED"/>
    <w:rsid w:val="00241032"/>
    <w:rsid w:val="00241767"/>
    <w:rsid w:val="0024319F"/>
    <w:rsid w:val="00243ED7"/>
    <w:rsid w:val="00244297"/>
    <w:rsid w:val="00244556"/>
    <w:rsid w:val="00245181"/>
    <w:rsid w:val="00245A98"/>
    <w:rsid w:val="00245E5C"/>
    <w:rsid w:val="0024643C"/>
    <w:rsid w:val="002471E8"/>
    <w:rsid w:val="002472F4"/>
    <w:rsid w:val="002474ED"/>
    <w:rsid w:val="00250AB3"/>
    <w:rsid w:val="00250F03"/>
    <w:rsid w:val="002516D0"/>
    <w:rsid w:val="00252098"/>
    <w:rsid w:val="00252D90"/>
    <w:rsid w:val="00252EBE"/>
    <w:rsid w:val="002535A6"/>
    <w:rsid w:val="00254101"/>
    <w:rsid w:val="00254271"/>
    <w:rsid w:val="0025448D"/>
    <w:rsid w:val="00254717"/>
    <w:rsid w:val="00254ED4"/>
    <w:rsid w:val="0025544C"/>
    <w:rsid w:val="002555F5"/>
    <w:rsid w:val="002564E8"/>
    <w:rsid w:val="00256DE0"/>
    <w:rsid w:val="00256E0F"/>
    <w:rsid w:val="00257496"/>
    <w:rsid w:val="00257DC7"/>
    <w:rsid w:val="00260D10"/>
    <w:rsid w:val="00261377"/>
    <w:rsid w:val="00261827"/>
    <w:rsid w:val="00262220"/>
    <w:rsid w:val="00262BCB"/>
    <w:rsid w:val="00263452"/>
    <w:rsid w:val="00263DE1"/>
    <w:rsid w:val="00264054"/>
    <w:rsid w:val="00264FF4"/>
    <w:rsid w:val="002656BD"/>
    <w:rsid w:val="00265D48"/>
    <w:rsid w:val="00266BE1"/>
    <w:rsid w:val="00267312"/>
    <w:rsid w:val="00267909"/>
    <w:rsid w:val="00267F8D"/>
    <w:rsid w:val="00270FD8"/>
    <w:rsid w:val="00271681"/>
    <w:rsid w:val="00272255"/>
    <w:rsid w:val="00272C73"/>
    <w:rsid w:val="002734AE"/>
    <w:rsid w:val="00273D55"/>
    <w:rsid w:val="00273FE0"/>
    <w:rsid w:val="002746FD"/>
    <w:rsid w:val="002749CE"/>
    <w:rsid w:val="0027501B"/>
    <w:rsid w:val="0027643C"/>
    <w:rsid w:val="00277DCB"/>
    <w:rsid w:val="002806E0"/>
    <w:rsid w:val="00280DA1"/>
    <w:rsid w:val="00281399"/>
    <w:rsid w:val="002815C0"/>
    <w:rsid w:val="0028177F"/>
    <w:rsid w:val="002817AF"/>
    <w:rsid w:val="0028186D"/>
    <w:rsid w:val="00281AE7"/>
    <w:rsid w:val="00281F81"/>
    <w:rsid w:val="002823AF"/>
    <w:rsid w:val="00283150"/>
    <w:rsid w:val="002833B5"/>
    <w:rsid w:val="002837D0"/>
    <w:rsid w:val="00284227"/>
    <w:rsid w:val="00284E05"/>
    <w:rsid w:val="00285819"/>
    <w:rsid w:val="002858C1"/>
    <w:rsid w:val="00285D63"/>
    <w:rsid w:val="00286706"/>
    <w:rsid w:val="00286D6A"/>
    <w:rsid w:val="00286D7C"/>
    <w:rsid w:val="00287509"/>
    <w:rsid w:val="002877B7"/>
    <w:rsid w:val="0029037C"/>
    <w:rsid w:val="00290C8A"/>
    <w:rsid w:val="00292036"/>
    <w:rsid w:val="0029238E"/>
    <w:rsid w:val="0029274B"/>
    <w:rsid w:val="0029355F"/>
    <w:rsid w:val="002936A7"/>
    <w:rsid w:val="00293760"/>
    <w:rsid w:val="002941CE"/>
    <w:rsid w:val="002942EB"/>
    <w:rsid w:val="0029471A"/>
    <w:rsid w:val="00294EEE"/>
    <w:rsid w:val="0029538A"/>
    <w:rsid w:val="0029575C"/>
    <w:rsid w:val="00295D67"/>
    <w:rsid w:val="00295DA2"/>
    <w:rsid w:val="00295E8F"/>
    <w:rsid w:val="00296307"/>
    <w:rsid w:val="0029680D"/>
    <w:rsid w:val="00297B5E"/>
    <w:rsid w:val="00297B8F"/>
    <w:rsid w:val="002A0350"/>
    <w:rsid w:val="002A0AF0"/>
    <w:rsid w:val="002A1665"/>
    <w:rsid w:val="002A1F24"/>
    <w:rsid w:val="002A2452"/>
    <w:rsid w:val="002A2594"/>
    <w:rsid w:val="002A28C4"/>
    <w:rsid w:val="002A3404"/>
    <w:rsid w:val="002A3E9A"/>
    <w:rsid w:val="002A432B"/>
    <w:rsid w:val="002A4A40"/>
    <w:rsid w:val="002A4A91"/>
    <w:rsid w:val="002A590E"/>
    <w:rsid w:val="002A6389"/>
    <w:rsid w:val="002A7F29"/>
    <w:rsid w:val="002B02D9"/>
    <w:rsid w:val="002B0444"/>
    <w:rsid w:val="002B098F"/>
    <w:rsid w:val="002B1C6B"/>
    <w:rsid w:val="002B1D61"/>
    <w:rsid w:val="002B343F"/>
    <w:rsid w:val="002B3859"/>
    <w:rsid w:val="002B3C4B"/>
    <w:rsid w:val="002B48A4"/>
    <w:rsid w:val="002B49A9"/>
    <w:rsid w:val="002B4B9F"/>
    <w:rsid w:val="002B5150"/>
    <w:rsid w:val="002B628E"/>
    <w:rsid w:val="002B6964"/>
    <w:rsid w:val="002B70B1"/>
    <w:rsid w:val="002B74BA"/>
    <w:rsid w:val="002B7B50"/>
    <w:rsid w:val="002C02B5"/>
    <w:rsid w:val="002C0983"/>
    <w:rsid w:val="002C0D3C"/>
    <w:rsid w:val="002C1C08"/>
    <w:rsid w:val="002C1CDF"/>
    <w:rsid w:val="002C2269"/>
    <w:rsid w:val="002C38D7"/>
    <w:rsid w:val="002C3B62"/>
    <w:rsid w:val="002C3E39"/>
    <w:rsid w:val="002C4D8F"/>
    <w:rsid w:val="002C57E9"/>
    <w:rsid w:val="002C6178"/>
    <w:rsid w:val="002C67C1"/>
    <w:rsid w:val="002C7C37"/>
    <w:rsid w:val="002D3EBF"/>
    <w:rsid w:val="002D3F93"/>
    <w:rsid w:val="002D4672"/>
    <w:rsid w:val="002D5168"/>
    <w:rsid w:val="002D5388"/>
    <w:rsid w:val="002D5947"/>
    <w:rsid w:val="002D62A8"/>
    <w:rsid w:val="002D6B43"/>
    <w:rsid w:val="002D7ACA"/>
    <w:rsid w:val="002E04C9"/>
    <w:rsid w:val="002E07AC"/>
    <w:rsid w:val="002E0B63"/>
    <w:rsid w:val="002E2949"/>
    <w:rsid w:val="002E33BA"/>
    <w:rsid w:val="002E350A"/>
    <w:rsid w:val="002E391B"/>
    <w:rsid w:val="002E4FBD"/>
    <w:rsid w:val="002E5085"/>
    <w:rsid w:val="002E5DFA"/>
    <w:rsid w:val="002E688B"/>
    <w:rsid w:val="002E6AE3"/>
    <w:rsid w:val="002E6FB8"/>
    <w:rsid w:val="002E7678"/>
    <w:rsid w:val="002E774F"/>
    <w:rsid w:val="002F03FB"/>
    <w:rsid w:val="002F0AE8"/>
    <w:rsid w:val="002F0D53"/>
    <w:rsid w:val="002F0F6C"/>
    <w:rsid w:val="002F1C56"/>
    <w:rsid w:val="002F1D88"/>
    <w:rsid w:val="002F2D81"/>
    <w:rsid w:val="002F2E5C"/>
    <w:rsid w:val="002F387C"/>
    <w:rsid w:val="002F39E7"/>
    <w:rsid w:val="002F3BA6"/>
    <w:rsid w:val="002F4082"/>
    <w:rsid w:val="002F463E"/>
    <w:rsid w:val="002F4E9B"/>
    <w:rsid w:val="002F5333"/>
    <w:rsid w:val="002F53F7"/>
    <w:rsid w:val="002F5F34"/>
    <w:rsid w:val="002F65B9"/>
    <w:rsid w:val="002F6C5D"/>
    <w:rsid w:val="002F7760"/>
    <w:rsid w:val="003008EC"/>
    <w:rsid w:val="00300C06"/>
    <w:rsid w:val="00301305"/>
    <w:rsid w:val="00301510"/>
    <w:rsid w:val="003016F2"/>
    <w:rsid w:val="003018E4"/>
    <w:rsid w:val="00301A4A"/>
    <w:rsid w:val="00301B8E"/>
    <w:rsid w:val="00301D03"/>
    <w:rsid w:val="00302D60"/>
    <w:rsid w:val="00303386"/>
    <w:rsid w:val="00303480"/>
    <w:rsid w:val="00305439"/>
    <w:rsid w:val="00305901"/>
    <w:rsid w:val="00305CD5"/>
    <w:rsid w:val="00305EE3"/>
    <w:rsid w:val="00305F58"/>
    <w:rsid w:val="00306209"/>
    <w:rsid w:val="00307177"/>
    <w:rsid w:val="0030764C"/>
    <w:rsid w:val="0031021A"/>
    <w:rsid w:val="0031052E"/>
    <w:rsid w:val="00310932"/>
    <w:rsid w:val="00310A10"/>
    <w:rsid w:val="00311E65"/>
    <w:rsid w:val="00312103"/>
    <w:rsid w:val="00312D49"/>
    <w:rsid w:val="003131EB"/>
    <w:rsid w:val="00313374"/>
    <w:rsid w:val="00313CCD"/>
    <w:rsid w:val="00313E1A"/>
    <w:rsid w:val="003140BA"/>
    <w:rsid w:val="0031433F"/>
    <w:rsid w:val="003152C4"/>
    <w:rsid w:val="00316A97"/>
    <w:rsid w:val="00316D89"/>
    <w:rsid w:val="00316FF1"/>
    <w:rsid w:val="0031708F"/>
    <w:rsid w:val="00320760"/>
    <w:rsid w:val="00320DB5"/>
    <w:rsid w:val="00321B73"/>
    <w:rsid w:val="00322018"/>
    <w:rsid w:val="003224C2"/>
    <w:rsid w:val="003225CA"/>
    <w:rsid w:val="003226DA"/>
    <w:rsid w:val="00322AEE"/>
    <w:rsid w:val="00322D5E"/>
    <w:rsid w:val="00322F2B"/>
    <w:rsid w:val="0032316F"/>
    <w:rsid w:val="0032348F"/>
    <w:rsid w:val="00323F8E"/>
    <w:rsid w:val="00324D19"/>
    <w:rsid w:val="003259E4"/>
    <w:rsid w:val="00326581"/>
    <w:rsid w:val="0032666A"/>
    <w:rsid w:val="003267F2"/>
    <w:rsid w:val="00330AA0"/>
    <w:rsid w:val="00331091"/>
    <w:rsid w:val="003316A2"/>
    <w:rsid w:val="00331F5E"/>
    <w:rsid w:val="00332ADC"/>
    <w:rsid w:val="00333071"/>
    <w:rsid w:val="00333201"/>
    <w:rsid w:val="00335565"/>
    <w:rsid w:val="0033559F"/>
    <w:rsid w:val="0033583D"/>
    <w:rsid w:val="003358C6"/>
    <w:rsid w:val="00335906"/>
    <w:rsid w:val="00336EDA"/>
    <w:rsid w:val="00337466"/>
    <w:rsid w:val="00337C4C"/>
    <w:rsid w:val="00337CC2"/>
    <w:rsid w:val="00340860"/>
    <w:rsid w:val="00340BD9"/>
    <w:rsid w:val="00340E9A"/>
    <w:rsid w:val="00341A29"/>
    <w:rsid w:val="003421A8"/>
    <w:rsid w:val="003424A6"/>
    <w:rsid w:val="0034262F"/>
    <w:rsid w:val="00342CC2"/>
    <w:rsid w:val="0034369C"/>
    <w:rsid w:val="00343966"/>
    <w:rsid w:val="00343EAC"/>
    <w:rsid w:val="003442DF"/>
    <w:rsid w:val="003464BF"/>
    <w:rsid w:val="00346684"/>
    <w:rsid w:val="00346952"/>
    <w:rsid w:val="00346D6B"/>
    <w:rsid w:val="00346D93"/>
    <w:rsid w:val="00346DB9"/>
    <w:rsid w:val="003471A8"/>
    <w:rsid w:val="00350005"/>
    <w:rsid w:val="003502F9"/>
    <w:rsid w:val="00350B05"/>
    <w:rsid w:val="00351117"/>
    <w:rsid w:val="003512C5"/>
    <w:rsid w:val="0035178A"/>
    <w:rsid w:val="00351E78"/>
    <w:rsid w:val="003526B5"/>
    <w:rsid w:val="00353881"/>
    <w:rsid w:val="00353BA1"/>
    <w:rsid w:val="00354B7D"/>
    <w:rsid w:val="00354C6A"/>
    <w:rsid w:val="00354D8E"/>
    <w:rsid w:val="00355495"/>
    <w:rsid w:val="00355AC9"/>
    <w:rsid w:val="003562E2"/>
    <w:rsid w:val="00356884"/>
    <w:rsid w:val="003570FB"/>
    <w:rsid w:val="00360333"/>
    <w:rsid w:val="00361647"/>
    <w:rsid w:val="00361E6E"/>
    <w:rsid w:val="003630AD"/>
    <w:rsid w:val="003640C7"/>
    <w:rsid w:val="00364999"/>
    <w:rsid w:val="00364D0F"/>
    <w:rsid w:val="003650BD"/>
    <w:rsid w:val="003657F9"/>
    <w:rsid w:val="00365B75"/>
    <w:rsid w:val="0036606D"/>
    <w:rsid w:val="00366238"/>
    <w:rsid w:val="00366F98"/>
    <w:rsid w:val="003672C4"/>
    <w:rsid w:val="00367590"/>
    <w:rsid w:val="003678E0"/>
    <w:rsid w:val="00367C0C"/>
    <w:rsid w:val="0037006D"/>
    <w:rsid w:val="00370B63"/>
    <w:rsid w:val="00370FC7"/>
    <w:rsid w:val="0037173B"/>
    <w:rsid w:val="003727FD"/>
    <w:rsid w:val="00372E45"/>
    <w:rsid w:val="00372F95"/>
    <w:rsid w:val="00373994"/>
    <w:rsid w:val="00373A80"/>
    <w:rsid w:val="00373B3C"/>
    <w:rsid w:val="00373DD3"/>
    <w:rsid w:val="00374569"/>
    <w:rsid w:val="00374DFB"/>
    <w:rsid w:val="0037625B"/>
    <w:rsid w:val="003763B6"/>
    <w:rsid w:val="00376710"/>
    <w:rsid w:val="00376B9B"/>
    <w:rsid w:val="00376CD9"/>
    <w:rsid w:val="00376D03"/>
    <w:rsid w:val="00377093"/>
    <w:rsid w:val="003774F9"/>
    <w:rsid w:val="00377669"/>
    <w:rsid w:val="00377AE4"/>
    <w:rsid w:val="003802AA"/>
    <w:rsid w:val="003805DD"/>
    <w:rsid w:val="003814F0"/>
    <w:rsid w:val="00382E28"/>
    <w:rsid w:val="00382F5A"/>
    <w:rsid w:val="00383125"/>
    <w:rsid w:val="00383337"/>
    <w:rsid w:val="003849B5"/>
    <w:rsid w:val="00384B79"/>
    <w:rsid w:val="00384C8B"/>
    <w:rsid w:val="00384D5B"/>
    <w:rsid w:val="00384EA0"/>
    <w:rsid w:val="003851AD"/>
    <w:rsid w:val="00385D03"/>
    <w:rsid w:val="00386EF7"/>
    <w:rsid w:val="003872A1"/>
    <w:rsid w:val="003878FE"/>
    <w:rsid w:val="00387D02"/>
    <w:rsid w:val="00387F69"/>
    <w:rsid w:val="00390212"/>
    <w:rsid w:val="00390462"/>
    <w:rsid w:val="0039070D"/>
    <w:rsid w:val="00391D39"/>
    <w:rsid w:val="00391E63"/>
    <w:rsid w:val="00392D42"/>
    <w:rsid w:val="003943F4"/>
    <w:rsid w:val="00394FC1"/>
    <w:rsid w:val="00395BB2"/>
    <w:rsid w:val="00395EF2"/>
    <w:rsid w:val="00395FDE"/>
    <w:rsid w:val="00396716"/>
    <w:rsid w:val="00396990"/>
    <w:rsid w:val="00396D7F"/>
    <w:rsid w:val="003974D4"/>
    <w:rsid w:val="00397AA8"/>
    <w:rsid w:val="00397E17"/>
    <w:rsid w:val="003A03F0"/>
    <w:rsid w:val="003A0691"/>
    <w:rsid w:val="003A094F"/>
    <w:rsid w:val="003A1B96"/>
    <w:rsid w:val="003A1B9F"/>
    <w:rsid w:val="003A1FF2"/>
    <w:rsid w:val="003A2815"/>
    <w:rsid w:val="003A29B9"/>
    <w:rsid w:val="003A2B0A"/>
    <w:rsid w:val="003A2ED2"/>
    <w:rsid w:val="003A42E9"/>
    <w:rsid w:val="003A5E45"/>
    <w:rsid w:val="003A6C99"/>
    <w:rsid w:val="003A7648"/>
    <w:rsid w:val="003B040E"/>
    <w:rsid w:val="003B0EA7"/>
    <w:rsid w:val="003B11F3"/>
    <w:rsid w:val="003B16D2"/>
    <w:rsid w:val="003B1AED"/>
    <w:rsid w:val="003B1D61"/>
    <w:rsid w:val="003B1D70"/>
    <w:rsid w:val="003B1E05"/>
    <w:rsid w:val="003B26C7"/>
    <w:rsid w:val="003B2D53"/>
    <w:rsid w:val="003B2F68"/>
    <w:rsid w:val="003B3300"/>
    <w:rsid w:val="003B3425"/>
    <w:rsid w:val="003B38E8"/>
    <w:rsid w:val="003B3E87"/>
    <w:rsid w:val="003B4008"/>
    <w:rsid w:val="003B4601"/>
    <w:rsid w:val="003B47A7"/>
    <w:rsid w:val="003B5FBA"/>
    <w:rsid w:val="003B6E1A"/>
    <w:rsid w:val="003B6F6E"/>
    <w:rsid w:val="003B6F7F"/>
    <w:rsid w:val="003B7B3F"/>
    <w:rsid w:val="003B7DD1"/>
    <w:rsid w:val="003B7F77"/>
    <w:rsid w:val="003C0905"/>
    <w:rsid w:val="003C1081"/>
    <w:rsid w:val="003C177B"/>
    <w:rsid w:val="003C1F37"/>
    <w:rsid w:val="003C2910"/>
    <w:rsid w:val="003C3BA5"/>
    <w:rsid w:val="003C3E35"/>
    <w:rsid w:val="003C4767"/>
    <w:rsid w:val="003C5273"/>
    <w:rsid w:val="003C5847"/>
    <w:rsid w:val="003C593B"/>
    <w:rsid w:val="003C5BCB"/>
    <w:rsid w:val="003C61B3"/>
    <w:rsid w:val="003C7209"/>
    <w:rsid w:val="003C7B12"/>
    <w:rsid w:val="003C7FBD"/>
    <w:rsid w:val="003D16A4"/>
    <w:rsid w:val="003D1A25"/>
    <w:rsid w:val="003D23A7"/>
    <w:rsid w:val="003D2F35"/>
    <w:rsid w:val="003D314E"/>
    <w:rsid w:val="003D3405"/>
    <w:rsid w:val="003D4330"/>
    <w:rsid w:val="003D4F35"/>
    <w:rsid w:val="003D4FBA"/>
    <w:rsid w:val="003D52FB"/>
    <w:rsid w:val="003D568F"/>
    <w:rsid w:val="003D5DB7"/>
    <w:rsid w:val="003D646A"/>
    <w:rsid w:val="003D6661"/>
    <w:rsid w:val="003D6D12"/>
    <w:rsid w:val="003D71D2"/>
    <w:rsid w:val="003D79D4"/>
    <w:rsid w:val="003D7F50"/>
    <w:rsid w:val="003E0031"/>
    <w:rsid w:val="003E0633"/>
    <w:rsid w:val="003E127B"/>
    <w:rsid w:val="003E19B5"/>
    <w:rsid w:val="003E1FE5"/>
    <w:rsid w:val="003E2BF4"/>
    <w:rsid w:val="003E2CA1"/>
    <w:rsid w:val="003E3004"/>
    <w:rsid w:val="003E3476"/>
    <w:rsid w:val="003E3913"/>
    <w:rsid w:val="003E41BF"/>
    <w:rsid w:val="003E537B"/>
    <w:rsid w:val="003E56C1"/>
    <w:rsid w:val="003E5C1F"/>
    <w:rsid w:val="003E5DF0"/>
    <w:rsid w:val="003E64E2"/>
    <w:rsid w:val="003E6C54"/>
    <w:rsid w:val="003E77ED"/>
    <w:rsid w:val="003F06D5"/>
    <w:rsid w:val="003F07B8"/>
    <w:rsid w:val="003F0D36"/>
    <w:rsid w:val="003F17D5"/>
    <w:rsid w:val="003F2DDE"/>
    <w:rsid w:val="003F357D"/>
    <w:rsid w:val="003F3C08"/>
    <w:rsid w:val="003F3F46"/>
    <w:rsid w:val="003F41C0"/>
    <w:rsid w:val="003F41C1"/>
    <w:rsid w:val="003F5066"/>
    <w:rsid w:val="003F563B"/>
    <w:rsid w:val="003F57A6"/>
    <w:rsid w:val="003F6209"/>
    <w:rsid w:val="00400080"/>
    <w:rsid w:val="00400863"/>
    <w:rsid w:val="00400D96"/>
    <w:rsid w:val="00401B75"/>
    <w:rsid w:val="00402313"/>
    <w:rsid w:val="00403371"/>
    <w:rsid w:val="00403B14"/>
    <w:rsid w:val="00404735"/>
    <w:rsid w:val="00404745"/>
    <w:rsid w:val="00404F82"/>
    <w:rsid w:val="0040505D"/>
    <w:rsid w:val="0040595A"/>
    <w:rsid w:val="00405A3F"/>
    <w:rsid w:val="0040655E"/>
    <w:rsid w:val="00406904"/>
    <w:rsid w:val="00406F4F"/>
    <w:rsid w:val="0040758C"/>
    <w:rsid w:val="00407A11"/>
    <w:rsid w:val="0041016A"/>
    <w:rsid w:val="0041039A"/>
    <w:rsid w:val="00410BC0"/>
    <w:rsid w:val="00411080"/>
    <w:rsid w:val="00411831"/>
    <w:rsid w:val="00411BB9"/>
    <w:rsid w:val="00411C6C"/>
    <w:rsid w:val="004121E9"/>
    <w:rsid w:val="004126C1"/>
    <w:rsid w:val="00412EEC"/>
    <w:rsid w:val="00413369"/>
    <w:rsid w:val="00413526"/>
    <w:rsid w:val="00413911"/>
    <w:rsid w:val="00413C6A"/>
    <w:rsid w:val="0041423D"/>
    <w:rsid w:val="00414A41"/>
    <w:rsid w:val="00414C5A"/>
    <w:rsid w:val="004157B2"/>
    <w:rsid w:val="00415817"/>
    <w:rsid w:val="0041675C"/>
    <w:rsid w:val="004170E5"/>
    <w:rsid w:val="0041722B"/>
    <w:rsid w:val="0041775A"/>
    <w:rsid w:val="00417F51"/>
    <w:rsid w:val="0042055D"/>
    <w:rsid w:val="00420A6A"/>
    <w:rsid w:val="00420F50"/>
    <w:rsid w:val="00420FE0"/>
    <w:rsid w:val="004210DE"/>
    <w:rsid w:val="00421D16"/>
    <w:rsid w:val="00421E56"/>
    <w:rsid w:val="00422165"/>
    <w:rsid w:val="004227D9"/>
    <w:rsid w:val="00422F02"/>
    <w:rsid w:val="00422FB7"/>
    <w:rsid w:val="00423003"/>
    <w:rsid w:val="004237A8"/>
    <w:rsid w:val="00423C92"/>
    <w:rsid w:val="00423EB0"/>
    <w:rsid w:val="0042470B"/>
    <w:rsid w:val="00424E44"/>
    <w:rsid w:val="00424EAF"/>
    <w:rsid w:val="00424F69"/>
    <w:rsid w:val="004253C2"/>
    <w:rsid w:val="0042542B"/>
    <w:rsid w:val="00425A25"/>
    <w:rsid w:val="004261E4"/>
    <w:rsid w:val="00426CA6"/>
    <w:rsid w:val="0042714B"/>
    <w:rsid w:val="004275F9"/>
    <w:rsid w:val="00427D7B"/>
    <w:rsid w:val="00430057"/>
    <w:rsid w:val="00430138"/>
    <w:rsid w:val="004307BB"/>
    <w:rsid w:val="00430DD5"/>
    <w:rsid w:val="00432937"/>
    <w:rsid w:val="004332BF"/>
    <w:rsid w:val="004339E2"/>
    <w:rsid w:val="00433DC5"/>
    <w:rsid w:val="004343E5"/>
    <w:rsid w:val="004349B2"/>
    <w:rsid w:val="00434A09"/>
    <w:rsid w:val="00434F40"/>
    <w:rsid w:val="0043547C"/>
    <w:rsid w:val="00435608"/>
    <w:rsid w:val="004358FA"/>
    <w:rsid w:val="004363B6"/>
    <w:rsid w:val="0043721F"/>
    <w:rsid w:val="00437B6F"/>
    <w:rsid w:val="00437C44"/>
    <w:rsid w:val="00440AC3"/>
    <w:rsid w:val="00440D77"/>
    <w:rsid w:val="00441F11"/>
    <w:rsid w:val="00441F9C"/>
    <w:rsid w:val="0044227D"/>
    <w:rsid w:val="00442551"/>
    <w:rsid w:val="0044564E"/>
    <w:rsid w:val="00445C29"/>
    <w:rsid w:val="004460FD"/>
    <w:rsid w:val="004464F7"/>
    <w:rsid w:val="00446F3D"/>
    <w:rsid w:val="00447343"/>
    <w:rsid w:val="0045038B"/>
    <w:rsid w:val="00450AFE"/>
    <w:rsid w:val="00450E93"/>
    <w:rsid w:val="00452887"/>
    <w:rsid w:val="00452E1D"/>
    <w:rsid w:val="0045434E"/>
    <w:rsid w:val="0045485A"/>
    <w:rsid w:val="0045571D"/>
    <w:rsid w:val="004564A9"/>
    <w:rsid w:val="00456D6C"/>
    <w:rsid w:val="004573FE"/>
    <w:rsid w:val="0046048B"/>
    <w:rsid w:val="004607FC"/>
    <w:rsid w:val="00460A77"/>
    <w:rsid w:val="0046172E"/>
    <w:rsid w:val="00461898"/>
    <w:rsid w:val="00461979"/>
    <w:rsid w:val="004633DE"/>
    <w:rsid w:val="004633EB"/>
    <w:rsid w:val="00463513"/>
    <w:rsid w:val="00463AEA"/>
    <w:rsid w:val="00463C6F"/>
    <w:rsid w:val="00464279"/>
    <w:rsid w:val="0046670A"/>
    <w:rsid w:val="004668AA"/>
    <w:rsid w:val="00467C84"/>
    <w:rsid w:val="00471CC6"/>
    <w:rsid w:val="004726CB"/>
    <w:rsid w:val="00472908"/>
    <w:rsid w:val="0047394E"/>
    <w:rsid w:val="004742A8"/>
    <w:rsid w:val="0047451D"/>
    <w:rsid w:val="00474887"/>
    <w:rsid w:val="004748E4"/>
    <w:rsid w:val="00475609"/>
    <w:rsid w:val="00475977"/>
    <w:rsid w:val="00475D6F"/>
    <w:rsid w:val="00475DA1"/>
    <w:rsid w:val="00477551"/>
    <w:rsid w:val="00477A3F"/>
    <w:rsid w:val="00477D1B"/>
    <w:rsid w:val="00480DF7"/>
    <w:rsid w:val="0048107A"/>
    <w:rsid w:val="004814AD"/>
    <w:rsid w:val="0048299E"/>
    <w:rsid w:val="00483405"/>
    <w:rsid w:val="004839F5"/>
    <w:rsid w:val="00483A60"/>
    <w:rsid w:val="00484B0A"/>
    <w:rsid w:val="00484BB8"/>
    <w:rsid w:val="00484C04"/>
    <w:rsid w:val="0048694A"/>
    <w:rsid w:val="004903CA"/>
    <w:rsid w:val="00490BD6"/>
    <w:rsid w:val="00492101"/>
    <w:rsid w:val="00492C20"/>
    <w:rsid w:val="004931C6"/>
    <w:rsid w:val="00493286"/>
    <w:rsid w:val="00493C1E"/>
    <w:rsid w:val="004941D4"/>
    <w:rsid w:val="00494E48"/>
    <w:rsid w:val="004951D4"/>
    <w:rsid w:val="00496D5C"/>
    <w:rsid w:val="00497A71"/>
    <w:rsid w:val="00497B0E"/>
    <w:rsid w:val="004A02E1"/>
    <w:rsid w:val="004A0AF4"/>
    <w:rsid w:val="004A0B54"/>
    <w:rsid w:val="004A0CBC"/>
    <w:rsid w:val="004A0D76"/>
    <w:rsid w:val="004A0EB5"/>
    <w:rsid w:val="004A0EEF"/>
    <w:rsid w:val="004A1556"/>
    <w:rsid w:val="004A1E9D"/>
    <w:rsid w:val="004A205F"/>
    <w:rsid w:val="004A23DB"/>
    <w:rsid w:val="004A255D"/>
    <w:rsid w:val="004A267A"/>
    <w:rsid w:val="004A2AE2"/>
    <w:rsid w:val="004A2D32"/>
    <w:rsid w:val="004A3987"/>
    <w:rsid w:val="004A3B46"/>
    <w:rsid w:val="004A3D81"/>
    <w:rsid w:val="004A467E"/>
    <w:rsid w:val="004A4841"/>
    <w:rsid w:val="004A49C8"/>
    <w:rsid w:val="004A5BAA"/>
    <w:rsid w:val="004A6357"/>
    <w:rsid w:val="004A69D3"/>
    <w:rsid w:val="004A700F"/>
    <w:rsid w:val="004A717F"/>
    <w:rsid w:val="004B0F54"/>
    <w:rsid w:val="004B1985"/>
    <w:rsid w:val="004B1A04"/>
    <w:rsid w:val="004B1A52"/>
    <w:rsid w:val="004B1D12"/>
    <w:rsid w:val="004B2AE8"/>
    <w:rsid w:val="004B4CA9"/>
    <w:rsid w:val="004B53AC"/>
    <w:rsid w:val="004B6550"/>
    <w:rsid w:val="004B6B51"/>
    <w:rsid w:val="004B7A46"/>
    <w:rsid w:val="004B7EAC"/>
    <w:rsid w:val="004C03B1"/>
    <w:rsid w:val="004C131D"/>
    <w:rsid w:val="004C13EC"/>
    <w:rsid w:val="004C1BB3"/>
    <w:rsid w:val="004C2008"/>
    <w:rsid w:val="004C2168"/>
    <w:rsid w:val="004C33DE"/>
    <w:rsid w:val="004C3979"/>
    <w:rsid w:val="004C3CE8"/>
    <w:rsid w:val="004C4B03"/>
    <w:rsid w:val="004C4B63"/>
    <w:rsid w:val="004C4ED7"/>
    <w:rsid w:val="004C521E"/>
    <w:rsid w:val="004C5D80"/>
    <w:rsid w:val="004C5E48"/>
    <w:rsid w:val="004C5FAE"/>
    <w:rsid w:val="004C62A6"/>
    <w:rsid w:val="004C68AB"/>
    <w:rsid w:val="004C72F2"/>
    <w:rsid w:val="004C7430"/>
    <w:rsid w:val="004C74E1"/>
    <w:rsid w:val="004D00EE"/>
    <w:rsid w:val="004D012B"/>
    <w:rsid w:val="004D0C76"/>
    <w:rsid w:val="004D0E55"/>
    <w:rsid w:val="004D1210"/>
    <w:rsid w:val="004D2C89"/>
    <w:rsid w:val="004D42CC"/>
    <w:rsid w:val="004D450D"/>
    <w:rsid w:val="004D537D"/>
    <w:rsid w:val="004D5769"/>
    <w:rsid w:val="004D59C3"/>
    <w:rsid w:val="004D62EE"/>
    <w:rsid w:val="004D63B8"/>
    <w:rsid w:val="004D645F"/>
    <w:rsid w:val="004D694B"/>
    <w:rsid w:val="004D7310"/>
    <w:rsid w:val="004D75C8"/>
    <w:rsid w:val="004D7D76"/>
    <w:rsid w:val="004E0A6E"/>
    <w:rsid w:val="004E0FA0"/>
    <w:rsid w:val="004E1BF2"/>
    <w:rsid w:val="004E21F7"/>
    <w:rsid w:val="004E2F1A"/>
    <w:rsid w:val="004E32AD"/>
    <w:rsid w:val="004E3A06"/>
    <w:rsid w:val="004E4871"/>
    <w:rsid w:val="004E4D07"/>
    <w:rsid w:val="004E50B0"/>
    <w:rsid w:val="004E5DF1"/>
    <w:rsid w:val="004E68ED"/>
    <w:rsid w:val="004E744F"/>
    <w:rsid w:val="004E796B"/>
    <w:rsid w:val="004F1B16"/>
    <w:rsid w:val="004F1BB2"/>
    <w:rsid w:val="004F2A3A"/>
    <w:rsid w:val="004F2B5C"/>
    <w:rsid w:val="004F496C"/>
    <w:rsid w:val="004F49D7"/>
    <w:rsid w:val="004F4D42"/>
    <w:rsid w:val="004F4EF8"/>
    <w:rsid w:val="004F54AB"/>
    <w:rsid w:val="004F73E1"/>
    <w:rsid w:val="004F7699"/>
    <w:rsid w:val="00500120"/>
    <w:rsid w:val="00500D25"/>
    <w:rsid w:val="00501B09"/>
    <w:rsid w:val="00501E41"/>
    <w:rsid w:val="00501F86"/>
    <w:rsid w:val="00502A9E"/>
    <w:rsid w:val="00502F98"/>
    <w:rsid w:val="0050310D"/>
    <w:rsid w:val="00503BA1"/>
    <w:rsid w:val="00503BBD"/>
    <w:rsid w:val="00503C78"/>
    <w:rsid w:val="00505276"/>
    <w:rsid w:val="00505315"/>
    <w:rsid w:val="0050592A"/>
    <w:rsid w:val="00506FFE"/>
    <w:rsid w:val="005076E4"/>
    <w:rsid w:val="00507B4F"/>
    <w:rsid w:val="00507BED"/>
    <w:rsid w:val="00507F86"/>
    <w:rsid w:val="0051006C"/>
    <w:rsid w:val="005106E3"/>
    <w:rsid w:val="00510745"/>
    <w:rsid w:val="00511460"/>
    <w:rsid w:val="00511925"/>
    <w:rsid w:val="005123B7"/>
    <w:rsid w:val="005125AE"/>
    <w:rsid w:val="00512B4A"/>
    <w:rsid w:val="00514084"/>
    <w:rsid w:val="00515394"/>
    <w:rsid w:val="00515AFC"/>
    <w:rsid w:val="00515B64"/>
    <w:rsid w:val="00515C25"/>
    <w:rsid w:val="005164CE"/>
    <w:rsid w:val="005166A0"/>
    <w:rsid w:val="00516BAA"/>
    <w:rsid w:val="00520AB1"/>
    <w:rsid w:val="00521072"/>
    <w:rsid w:val="0052167D"/>
    <w:rsid w:val="00521C3B"/>
    <w:rsid w:val="00522615"/>
    <w:rsid w:val="00523598"/>
    <w:rsid w:val="00523852"/>
    <w:rsid w:val="00524113"/>
    <w:rsid w:val="005243B9"/>
    <w:rsid w:val="0052484B"/>
    <w:rsid w:val="005257AE"/>
    <w:rsid w:val="005258C0"/>
    <w:rsid w:val="00525CFC"/>
    <w:rsid w:val="0052623A"/>
    <w:rsid w:val="00526255"/>
    <w:rsid w:val="005267B8"/>
    <w:rsid w:val="00526889"/>
    <w:rsid w:val="00526EB9"/>
    <w:rsid w:val="005309A0"/>
    <w:rsid w:val="00530E62"/>
    <w:rsid w:val="00531190"/>
    <w:rsid w:val="00531791"/>
    <w:rsid w:val="005321D5"/>
    <w:rsid w:val="005323AA"/>
    <w:rsid w:val="005325DB"/>
    <w:rsid w:val="00532D52"/>
    <w:rsid w:val="00534074"/>
    <w:rsid w:val="00534206"/>
    <w:rsid w:val="005342A4"/>
    <w:rsid w:val="005342E3"/>
    <w:rsid w:val="005348A4"/>
    <w:rsid w:val="00534991"/>
    <w:rsid w:val="0053593B"/>
    <w:rsid w:val="00536508"/>
    <w:rsid w:val="0053726C"/>
    <w:rsid w:val="00540CFB"/>
    <w:rsid w:val="00541B90"/>
    <w:rsid w:val="00542F22"/>
    <w:rsid w:val="0054341D"/>
    <w:rsid w:val="00543F76"/>
    <w:rsid w:val="0054403C"/>
    <w:rsid w:val="005475F8"/>
    <w:rsid w:val="00547942"/>
    <w:rsid w:val="005479A3"/>
    <w:rsid w:val="00547A74"/>
    <w:rsid w:val="00547F8B"/>
    <w:rsid w:val="00551229"/>
    <w:rsid w:val="00552836"/>
    <w:rsid w:val="00552C2F"/>
    <w:rsid w:val="00552FC3"/>
    <w:rsid w:val="0055358B"/>
    <w:rsid w:val="005561F7"/>
    <w:rsid w:val="00556A83"/>
    <w:rsid w:val="00556E8C"/>
    <w:rsid w:val="0055735B"/>
    <w:rsid w:val="005575B1"/>
    <w:rsid w:val="005604E3"/>
    <w:rsid w:val="005604F6"/>
    <w:rsid w:val="005617FC"/>
    <w:rsid w:val="00561FB8"/>
    <w:rsid w:val="00561FF6"/>
    <w:rsid w:val="00562036"/>
    <w:rsid w:val="00562603"/>
    <w:rsid w:val="00563572"/>
    <w:rsid w:val="005638DA"/>
    <w:rsid w:val="005651BE"/>
    <w:rsid w:val="005664D4"/>
    <w:rsid w:val="00566BC6"/>
    <w:rsid w:val="005670B7"/>
    <w:rsid w:val="0056745B"/>
    <w:rsid w:val="00567774"/>
    <w:rsid w:val="00567CDE"/>
    <w:rsid w:val="005701A1"/>
    <w:rsid w:val="005717EC"/>
    <w:rsid w:val="0057238E"/>
    <w:rsid w:val="005726BB"/>
    <w:rsid w:val="00573316"/>
    <w:rsid w:val="005733DD"/>
    <w:rsid w:val="00573BA2"/>
    <w:rsid w:val="00573D78"/>
    <w:rsid w:val="00574CAE"/>
    <w:rsid w:val="00574DC8"/>
    <w:rsid w:val="0057500E"/>
    <w:rsid w:val="005755A5"/>
    <w:rsid w:val="005763FE"/>
    <w:rsid w:val="00576419"/>
    <w:rsid w:val="00576EA1"/>
    <w:rsid w:val="005776A1"/>
    <w:rsid w:val="00577B25"/>
    <w:rsid w:val="00580504"/>
    <w:rsid w:val="00581014"/>
    <w:rsid w:val="005814CF"/>
    <w:rsid w:val="005814F2"/>
    <w:rsid w:val="0058172E"/>
    <w:rsid w:val="00581A21"/>
    <w:rsid w:val="00581CA9"/>
    <w:rsid w:val="005832FF"/>
    <w:rsid w:val="00583C09"/>
    <w:rsid w:val="005842DC"/>
    <w:rsid w:val="005843B5"/>
    <w:rsid w:val="00584C18"/>
    <w:rsid w:val="005853BB"/>
    <w:rsid w:val="00585A41"/>
    <w:rsid w:val="00585F24"/>
    <w:rsid w:val="00586D1A"/>
    <w:rsid w:val="00587E6E"/>
    <w:rsid w:val="005905F1"/>
    <w:rsid w:val="00590A02"/>
    <w:rsid w:val="00590C7A"/>
    <w:rsid w:val="00590CB2"/>
    <w:rsid w:val="00591013"/>
    <w:rsid w:val="00591615"/>
    <w:rsid w:val="005933C6"/>
    <w:rsid w:val="00593ACC"/>
    <w:rsid w:val="00593D2D"/>
    <w:rsid w:val="00594422"/>
    <w:rsid w:val="0059477F"/>
    <w:rsid w:val="005949D6"/>
    <w:rsid w:val="00595193"/>
    <w:rsid w:val="005952DA"/>
    <w:rsid w:val="00595356"/>
    <w:rsid w:val="00595BC7"/>
    <w:rsid w:val="00596DC0"/>
    <w:rsid w:val="00597AF9"/>
    <w:rsid w:val="00597FA0"/>
    <w:rsid w:val="005A05D6"/>
    <w:rsid w:val="005A0F20"/>
    <w:rsid w:val="005A1AB5"/>
    <w:rsid w:val="005A2127"/>
    <w:rsid w:val="005A27F4"/>
    <w:rsid w:val="005A281A"/>
    <w:rsid w:val="005A4069"/>
    <w:rsid w:val="005A437C"/>
    <w:rsid w:val="005A50BB"/>
    <w:rsid w:val="005A63AB"/>
    <w:rsid w:val="005A6ADE"/>
    <w:rsid w:val="005A6B09"/>
    <w:rsid w:val="005A6E1E"/>
    <w:rsid w:val="005A71B6"/>
    <w:rsid w:val="005B03F1"/>
    <w:rsid w:val="005B12EA"/>
    <w:rsid w:val="005B13CB"/>
    <w:rsid w:val="005B3192"/>
    <w:rsid w:val="005B3DEE"/>
    <w:rsid w:val="005B4084"/>
    <w:rsid w:val="005B4450"/>
    <w:rsid w:val="005B44BB"/>
    <w:rsid w:val="005B4A4D"/>
    <w:rsid w:val="005B4D53"/>
    <w:rsid w:val="005B4D72"/>
    <w:rsid w:val="005B4DF4"/>
    <w:rsid w:val="005B5109"/>
    <w:rsid w:val="005B5312"/>
    <w:rsid w:val="005B5620"/>
    <w:rsid w:val="005B5DF5"/>
    <w:rsid w:val="005B63D2"/>
    <w:rsid w:val="005B699D"/>
    <w:rsid w:val="005B72B2"/>
    <w:rsid w:val="005B7F24"/>
    <w:rsid w:val="005C0116"/>
    <w:rsid w:val="005C02FE"/>
    <w:rsid w:val="005C0595"/>
    <w:rsid w:val="005C085E"/>
    <w:rsid w:val="005C1BB4"/>
    <w:rsid w:val="005C218B"/>
    <w:rsid w:val="005C2D3C"/>
    <w:rsid w:val="005C2F45"/>
    <w:rsid w:val="005C3963"/>
    <w:rsid w:val="005C4402"/>
    <w:rsid w:val="005C4FC0"/>
    <w:rsid w:val="005C5238"/>
    <w:rsid w:val="005C569D"/>
    <w:rsid w:val="005C5ACF"/>
    <w:rsid w:val="005C60EA"/>
    <w:rsid w:val="005C67E6"/>
    <w:rsid w:val="005C6AA2"/>
    <w:rsid w:val="005C6E67"/>
    <w:rsid w:val="005C6F66"/>
    <w:rsid w:val="005C7191"/>
    <w:rsid w:val="005C73E9"/>
    <w:rsid w:val="005C7487"/>
    <w:rsid w:val="005C75DD"/>
    <w:rsid w:val="005C7C2A"/>
    <w:rsid w:val="005D0627"/>
    <w:rsid w:val="005D06C0"/>
    <w:rsid w:val="005D08D9"/>
    <w:rsid w:val="005D1CE5"/>
    <w:rsid w:val="005D2794"/>
    <w:rsid w:val="005D2A2B"/>
    <w:rsid w:val="005D3143"/>
    <w:rsid w:val="005D425E"/>
    <w:rsid w:val="005D5407"/>
    <w:rsid w:val="005D547B"/>
    <w:rsid w:val="005D5B0D"/>
    <w:rsid w:val="005D6CD3"/>
    <w:rsid w:val="005D7565"/>
    <w:rsid w:val="005D7F85"/>
    <w:rsid w:val="005E0272"/>
    <w:rsid w:val="005E09C1"/>
    <w:rsid w:val="005E1758"/>
    <w:rsid w:val="005E196F"/>
    <w:rsid w:val="005E2011"/>
    <w:rsid w:val="005E2071"/>
    <w:rsid w:val="005E263D"/>
    <w:rsid w:val="005E2C0E"/>
    <w:rsid w:val="005E3372"/>
    <w:rsid w:val="005E3493"/>
    <w:rsid w:val="005E3598"/>
    <w:rsid w:val="005E3D34"/>
    <w:rsid w:val="005E3E08"/>
    <w:rsid w:val="005E48A8"/>
    <w:rsid w:val="005E52F3"/>
    <w:rsid w:val="005E558D"/>
    <w:rsid w:val="005E5623"/>
    <w:rsid w:val="005E6E95"/>
    <w:rsid w:val="005E7444"/>
    <w:rsid w:val="005E7DC9"/>
    <w:rsid w:val="005F06E7"/>
    <w:rsid w:val="005F077D"/>
    <w:rsid w:val="005F1646"/>
    <w:rsid w:val="005F1DB1"/>
    <w:rsid w:val="005F2218"/>
    <w:rsid w:val="005F2455"/>
    <w:rsid w:val="005F24DE"/>
    <w:rsid w:val="005F2F0C"/>
    <w:rsid w:val="005F4C96"/>
    <w:rsid w:val="005F50B0"/>
    <w:rsid w:val="005F56F1"/>
    <w:rsid w:val="005F5749"/>
    <w:rsid w:val="005F5DD5"/>
    <w:rsid w:val="005F67A7"/>
    <w:rsid w:val="005F67D4"/>
    <w:rsid w:val="005F6A51"/>
    <w:rsid w:val="005F6DAA"/>
    <w:rsid w:val="005F6EB0"/>
    <w:rsid w:val="005F6FA2"/>
    <w:rsid w:val="005F70CF"/>
    <w:rsid w:val="0060020A"/>
    <w:rsid w:val="006003BD"/>
    <w:rsid w:val="006003C3"/>
    <w:rsid w:val="006013AE"/>
    <w:rsid w:val="00601C07"/>
    <w:rsid w:val="0060269A"/>
    <w:rsid w:val="0060318E"/>
    <w:rsid w:val="00603298"/>
    <w:rsid w:val="006036EE"/>
    <w:rsid w:val="006049CB"/>
    <w:rsid w:val="00604E38"/>
    <w:rsid w:val="00605AD8"/>
    <w:rsid w:val="0060669A"/>
    <w:rsid w:val="0060679E"/>
    <w:rsid w:val="00606F77"/>
    <w:rsid w:val="00610D06"/>
    <w:rsid w:val="00611323"/>
    <w:rsid w:val="006114A3"/>
    <w:rsid w:val="006132DE"/>
    <w:rsid w:val="00613DC2"/>
    <w:rsid w:val="0061496E"/>
    <w:rsid w:val="00615084"/>
    <w:rsid w:val="00615664"/>
    <w:rsid w:val="006156A3"/>
    <w:rsid w:val="006156A5"/>
    <w:rsid w:val="00615F63"/>
    <w:rsid w:val="00616D6B"/>
    <w:rsid w:val="00617AC7"/>
    <w:rsid w:val="00617AC8"/>
    <w:rsid w:val="00620832"/>
    <w:rsid w:val="006208E1"/>
    <w:rsid w:val="00621427"/>
    <w:rsid w:val="006214F3"/>
    <w:rsid w:val="00621AD4"/>
    <w:rsid w:val="006221BC"/>
    <w:rsid w:val="00622FFD"/>
    <w:rsid w:val="0062342A"/>
    <w:rsid w:val="00623938"/>
    <w:rsid w:val="00623DF2"/>
    <w:rsid w:val="00623EC4"/>
    <w:rsid w:val="00624111"/>
    <w:rsid w:val="0062569F"/>
    <w:rsid w:val="00625DEF"/>
    <w:rsid w:val="00625F6C"/>
    <w:rsid w:val="006262BE"/>
    <w:rsid w:val="006274CD"/>
    <w:rsid w:val="00630AFC"/>
    <w:rsid w:val="00630B68"/>
    <w:rsid w:val="006314B2"/>
    <w:rsid w:val="00631956"/>
    <w:rsid w:val="006323DC"/>
    <w:rsid w:val="00632D18"/>
    <w:rsid w:val="006338CB"/>
    <w:rsid w:val="00633C6E"/>
    <w:rsid w:val="00633CA8"/>
    <w:rsid w:val="00633F86"/>
    <w:rsid w:val="006340D8"/>
    <w:rsid w:val="00634288"/>
    <w:rsid w:val="006343D0"/>
    <w:rsid w:val="006349A5"/>
    <w:rsid w:val="00634A68"/>
    <w:rsid w:val="00635B68"/>
    <w:rsid w:val="006360C6"/>
    <w:rsid w:val="006367A2"/>
    <w:rsid w:val="00636D6A"/>
    <w:rsid w:val="00636E37"/>
    <w:rsid w:val="0063701C"/>
    <w:rsid w:val="006400D1"/>
    <w:rsid w:val="00640660"/>
    <w:rsid w:val="0064066A"/>
    <w:rsid w:val="006417DC"/>
    <w:rsid w:val="0064355F"/>
    <w:rsid w:val="00643830"/>
    <w:rsid w:val="00643967"/>
    <w:rsid w:val="00645B13"/>
    <w:rsid w:val="00646B9F"/>
    <w:rsid w:val="006473E4"/>
    <w:rsid w:val="0065034E"/>
    <w:rsid w:val="00650359"/>
    <w:rsid w:val="00652779"/>
    <w:rsid w:val="006537C0"/>
    <w:rsid w:val="00653F3F"/>
    <w:rsid w:val="00654315"/>
    <w:rsid w:val="00654E04"/>
    <w:rsid w:val="006550A0"/>
    <w:rsid w:val="00655487"/>
    <w:rsid w:val="00655919"/>
    <w:rsid w:val="00655F46"/>
    <w:rsid w:val="00656B36"/>
    <w:rsid w:val="006570FD"/>
    <w:rsid w:val="00657B7B"/>
    <w:rsid w:val="006606C1"/>
    <w:rsid w:val="00660D1C"/>
    <w:rsid w:val="00660E8E"/>
    <w:rsid w:val="006614E0"/>
    <w:rsid w:val="00661B3D"/>
    <w:rsid w:val="00662123"/>
    <w:rsid w:val="0066297E"/>
    <w:rsid w:val="00662CF6"/>
    <w:rsid w:val="00662E07"/>
    <w:rsid w:val="0066307E"/>
    <w:rsid w:val="00663B07"/>
    <w:rsid w:val="0066474B"/>
    <w:rsid w:val="00664E28"/>
    <w:rsid w:val="0066554A"/>
    <w:rsid w:val="006666F3"/>
    <w:rsid w:val="00666A8F"/>
    <w:rsid w:val="00667775"/>
    <w:rsid w:val="006677A8"/>
    <w:rsid w:val="00670986"/>
    <w:rsid w:val="00670B94"/>
    <w:rsid w:val="00671063"/>
    <w:rsid w:val="006718D4"/>
    <w:rsid w:val="00671C06"/>
    <w:rsid w:val="00671D18"/>
    <w:rsid w:val="00671EF8"/>
    <w:rsid w:val="0067262A"/>
    <w:rsid w:val="006726F0"/>
    <w:rsid w:val="006729EB"/>
    <w:rsid w:val="00673847"/>
    <w:rsid w:val="00673BCF"/>
    <w:rsid w:val="00673F8A"/>
    <w:rsid w:val="006744B5"/>
    <w:rsid w:val="0067453B"/>
    <w:rsid w:val="00675179"/>
    <w:rsid w:val="00675544"/>
    <w:rsid w:val="006756B2"/>
    <w:rsid w:val="00675FA7"/>
    <w:rsid w:val="006763E6"/>
    <w:rsid w:val="00676547"/>
    <w:rsid w:val="006766BA"/>
    <w:rsid w:val="00676F2B"/>
    <w:rsid w:val="00677272"/>
    <w:rsid w:val="0067737B"/>
    <w:rsid w:val="00677B83"/>
    <w:rsid w:val="006812EE"/>
    <w:rsid w:val="00682AB3"/>
    <w:rsid w:val="00683099"/>
    <w:rsid w:val="00683D7D"/>
    <w:rsid w:val="00683DA0"/>
    <w:rsid w:val="00684F47"/>
    <w:rsid w:val="006851F1"/>
    <w:rsid w:val="00685445"/>
    <w:rsid w:val="00685493"/>
    <w:rsid w:val="0068568B"/>
    <w:rsid w:val="00685B65"/>
    <w:rsid w:val="00686A27"/>
    <w:rsid w:val="006875ED"/>
    <w:rsid w:val="00687605"/>
    <w:rsid w:val="00687837"/>
    <w:rsid w:val="006902BE"/>
    <w:rsid w:val="006916DD"/>
    <w:rsid w:val="006919A7"/>
    <w:rsid w:val="00691D9C"/>
    <w:rsid w:val="0069381B"/>
    <w:rsid w:val="0069393E"/>
    <w:rsid w:val="00693F25"/>
    <w:rsid w:val="00693FD4"/>
    <w:rsid w:val="00694138"/>
    <w:rsid w:val="00694BD0"/>
    <w:rsid w:val="00694C6C"/>
    <w:rsid w:val="006952E8"/>
    <w:rsid w:val="00695E24"/>
    <w:rsid w:val="0069698D"/>
    <w:rsid w:val="00697046"/>
    <w:rsid w:val="00697102"/>
    <w:rsid w:val="006A0489"/>
    <w:rsid w:val="006A087B"/>
    <w:rsid w:val="006A1C7F"/>
    <w:rsid w:val="006A1E67"/>
    <w:rsid w:val="006A2009"/>
    <w:rsid w:val="006A232F"/>
    <w:rsid w:val="006A247E"/>
    <w:rsid w:val="006A2D44"/>
    <w:rsid w:val="006A346F"/>
    <w:rsid w:val="006A4327"/>
    <w:rsid w:val="006A46AB"/>
    <w:rsid w:val="006B0037"/>
    <w:rsid w:val="006B03F2"/>
    <w:rsid w:val="006B057B"/>
    <w:rsid w:val="006B13DC"/>
    <w:rsid w:val="006B2426"/>
    <w:rsid w:val="006B28F2"/>
    <w:rsid w:val="006B2A93"/>
    <w:rsid w:val="006B339E"/>
    <w:rsid w:val="006B5158"/>
    <w:rsid w:val="006B6B3D"/>
    <w:rsid w:val="006B6E2D"/>
    <w:rsid w:val="006C091D"/>
    <w:rsid w:val="006C1E49"/>
    <w:rsid w:val="006C30D7"/>
    <w:rsid w:val="006C3E1C"/>
    <w:rsid w:val="006C4313"/>
    <w:rsid w:val="006C436B"/>
    <w:rsid w:val="006C4609"/>
    <w:rsid w:val="006C4EF4"/>
    <w:rsid w:val="006C50DA"/>
    <w:rsid w:val="006C580F"/>
    <w:rsid w:val="006C5E84"/>
    <w:rsid w:val="006C64A3"/>
    <w:rsid w:val="006C69BF"/>
    <w:rsid w:val="006C69EC"/>
    <w:rsid w:val="006C726A"/>
    <w:rsid w:val="006C7BA1"/>
    <w:rsid w:val="006C7EC4"/>
    <w:rsid w:val="006C7EEC"/>
    <w:rsid w:val="006C7EF6"/>
    <w:rsid w:val="006D0E53"/>
    <w:rsid w:val="006D1286"/>
    <w:rsid w:val="006D13B9"/>
    <w:rsid w:val="006D1871"/>
    <w:rsid w:val="006D1884"/>
    <w:rsid w:val="006D263F"/>
    <w:rsid w:val="006D2E95"/>
    <w:rsid w:val="006D367D"/>
    <w:rsid w:val="006D386F"/>
    <w:rsid w:val="006D3F62"/>
    <w:rsid w:val="006D4A10"/>
    <w:rsid w:val="006D4AF6"/>
    <w:rsid w:val="006D5495"/>
    <w:rsid w:val="006D7121"/>
    <w:rsid w:val="006D7369"/>
    <w:rsid w:val="006D7B81"/>
    <w:rsid w:val="006D7E73"/>
    <w:rsid w:val="006E07A7"/>
    <w:rsid w:val="006E2059"/>
    <w:rsid w:val="006E30CF"/>
    <w:rsid w:val="006E3420"/>
    <w:rsid w:val="006E4110"/>
    <w:rsid w:val="006E660E"/>
    <w:rsid w:val="006E7DFE"/>
    <w:rsid w:val="006F1134"/>
    <w:rsid w:val="006F1360"/>
    <w:rsid w:val="006F1A41"/>
    <w:rsid w:val="006F1C26"/>
    <w:rsid w:val="006F223F"/>
    <w:rsid w:val="006F2CD0"/>
    <w:rsid w:val="006F3221"/>
    <w:rsid w:val="006F34B8"/>
    <w:rsid w:val="006F3C8F"/>
    <w:rsid w:val="006F3F8D"/>
    <w:rsid w:val="006F5228"/>
    <w:rsid w:val="006F5442"/>
    <w:rsid w:val="006F55E1"/>
    <w:rsid w:val="006F6993"/>
    <w:rsid w:val="006F6E82"/>
    <w:rsid w:val="007002D7"/>
    <w:rsid w:val="00700AF1"/>
    <w:rsid w:val="007013CC"/>
    <w:rsid w:val="007018C4"/>
    <w:rsid w:val="007020B0"/>
    <w:rsid w:val="00702BAD"/>
    <w:rsid w:val="007031A4"/>
    <w:rsid w:val="007036EA"/>
    <w:rsid w:val="00703B1E"/>
    <w:rsid w:val="00703DC1"/>
    <w:rsid w:val="007043D6"/>
    <w:rsid w:val="00704622"/>
    <w:rsid w:val="007046C1"/>
    <w:rsid w:val="00704E54"/>
    <w:rsid w:val="007051E6"/>
    <w:rsid w:val="007052AC"/>
    <w:rsid w:val="00705A5D"/>
    <w:rsid w:val="00705C8B"/>
    <w:rsid w:val="007063BF"/>
    <w:rsid w:val="0070668A"/>
    <w:rsid w:val="00706758"/>
    <w:rsid w:val="00706BBD"/>
    <w:rsid w:val="00707314"/>
    <w:rsid w:val="00707769"/>
    <w:rsid w:val="0070776F"/>
    <w:rsid w:val="00707ACA"/>
    <w:rsid w:val="00707D8D"/>
    <w:rsid w:val="00707FC3"/>
    <w:rsid w:val="007100BF"/>
    <w:rsid w:val="00711041"/>
    <w:rsid w:val="007114F8"/>
    <w:rsid w:val="007115B0"/>
    <w:rsid w:val="007117C2"/>
    <w:rsid w:val="007118B2"/>
    <w:rsid w:val="007121F4"/>
    <w:rsid w:val="00712A90"/>
    <w:rsid w:val="00712D55"/>
    <w:rsid w:val="00712D80"/>
    <w:rsid w:val="007135AA"/>
    <w:rsid w:val="007136DB"/>
    <w:rsid w:val="00713778"/>
    <w:rsid w:val="00713ABD"/>
    <w:rsid w:val="0071529D"/>
    <w:rsid w:val="007157A0"/>
    <w:rsid w:val="007165AF"/>
    <w:rsid w:val="0071660C"/>
    <w:rsid w:val="0071696C"/>
    <w:rsid w:val="00717293"/>
    <w:rsid w:val="00717967"/>
    <w:rsid w:val="00720120"/>
    <w:rsid w:val="00720A3C"/>
    <w:rsid w:val="00720ADB"/>
    <w:rsid w:val="00720BD3"/>
    <w:rsid w:val="0072110E"/>
    <w:rsid w:val="007212EF"/>
    <w:rsid w:val="007218D9"/>
    <w:rsid w:val="00721B4F"/>
    <w:rsid w:val="00721B8B"/>
    <w:rsid w:val="007229B6"/>
    <w:rsid w:val="00722BF0"/>
    <w:rsid w:val="00722FCD"/>
    <w:rsid w:val="0072366C"/>
    <w:rsid w:val="0072373C"/>
    <w:rsid w:val="007239CF"/>
    <w:rsid w:val="00723A1C"/>
    <w:rsid w:val="00723B6C"/>
    <w:rsid w:val="00724316"/>
    <w:rsid w:val="00724916"/>
    <w:rsid w:val="007251A1"/>
    <w:rsid w:val="007255B9"/>
    <w:rsid w:val="00725795"/>
    <w:rsid w:val="007259AA"/>
    <w:rsid w:val="007268F3"/>
    <w:rsid w:val="00727509"/>
    <w:rsid w:val="00727583"/>
    <w:rsid w:val="00730543"/>
    <w:rsid w:val="00730FC1"/>
    <w:rsid w:val="007312E5"/>
    <w:rsid w:val="00731E22"/>
    <w:rsid w:val="00731F71"/>
    <w:rsid w:val="007327F0"/>
    <w:rsid w:val="00732D8A"/>
    <w:rsid w:val="007334BB"/>
    <w:rsid w:val="00733667"/>
    <w:rsid w:val="00733814"/>
    <w:rsid w:val="007343AC"/>
    <w:rsid w:val="00734CEF"/>
    <w:rsid w:val="00734CF6"/>
    <w:rsid w:val="00736032"/>
    <w:rsid w:val="00736338"/>
    <w:rsid w:val="00736AC8"/>
    <w:rsid w:val="00736B06"/>
    <w:rsid w:val="007373DA"/>
    <w:rsid w:val="00737DA7"/>
    <w:rsid w:val="007425D5"/>
    <w:rsid w:val="007425E3"/>
    <w:rsid w:val="0074266B"/>
    <w:rsid w:val="007426A8"/>
    <w:rsid w:val="00743929"/>
    <w:rsid w:val="00743FC3"/>
    <w:rsid w:val="00744360"/>
    <w:rsid w:val="007445FB"/>
    <w:rsid w:val="00744DEE"/>
    <w:rsid w:val="00744E43"/>
    <w:rsid w:val="007459DA"/>
    <w:rsid w:val="00745D22"/>
    <w:rsid w:val="00745E85"/>
    <w:rsid w:val="00745F39"/>
    <w:rsid w:val="00746282"/>
    <w:rsid w:val="00746599"/>
    <w:rsid w:val="00747158"/>
    <w:rsid w:val="0074794A"/>
    <w:rsid w:val="007501E7"/>
    <w:rsid w:val="007508A9"/>
    <w:rsid w:val="00750AF7"/>
    <w:rsid w:val="00751047"/>
    <w:rsid w:val="00751C7D"/>
    <w:rsid w:val="00751DBC"/>
    <w:rsid w:val="00752A44"/>
    <w:rsid w:val="00753B23"/>
    <w:rsid w:val="007540A1"/>
    <w:rsid w:val="00754794"/>
    <w:rsid w:val="00754912"/>
    <w:rsid w:val="00754A8F"/>
    <w:rsid w:val="00755745"/>
    <w:rsid w:val="00755F25"/>
    <w:rsid w:val="00755F70"/>
    <w:rsid w:val="007560DE"/>
    <w:rsid w:val="007565B4"/>
    <w:rsid w:val="007566B5"/>
    <w:rsid w:val="00756700"/>
    <w:rsid w:val="00756B5E"/>
    <w:rsid w:val="00756CBC"/>
    <w:rsid w:val="00757064"/>
    <w:rsid w:val="00757185"/>
    <w:rsid w:val="007602DA"/>
    <w:rsid w:val="00760375"/>
    <w:rsid w:val="00760582"/>
    <w:rsid w:val="00760C1A"/>
    <w:rsid w:val="007620CB"/>
    <w:rsid w:val="0076248C"/>
    <w:rsid w:val="007624DE"/>
    <w:rsid w:val="00762507"/>
    <w:rsid w:val="00762BEA"/>
    <w:rsid w:val="007631DF"/>
    <w:rsid w:val="0076341A"/>
    <w:rsid w:val="00763504"/>
    <w:rsid w:val="007637B7"/>
    <w:rsid w:val="00763AA9"/>
    <w:rsid w:val="007642DC"/>
    <w:rsid w:val="0076557F"/>
    <w:rsid w:val="007655EB"/>
    <w:rsid w:val="00765710"/>
    <w:rsid w:val="007664CB"/>
    <w:rsid w:val="00767E58"/>
    <w:rsid w:val="00770035"/>
    <w:rsid w:val="0077068C"/>
    <w:rsid w:val="007712E9"/>
    <w:rsid w:val="007716E6"/>
    <w:rsid w:val="00771B71"/>
    <w:rsid w:val="00771E35"/>
    <w:rsid w:val="00771EBE"/>
    <w:rsid w:val="00771F8D"/>
    <w:rsid w:val="00772B22"/>
    <w:rsid w:val="00772E54"/>
    <w:rsid w:val="007735EA"/>
    <w:rsid w:val="007742A0"/>
    <w:rsid w:val="00774D3B"/>
    <w:rsid w:val="007760D9"/>
    <w:rsid w:val="00776548"/>
    <w:rsid w:val="0077745B"/>
    <w:rsid w:val="00780491"/>
    <w:rsid w:val="00780A66"/>
    <w:rsid w:val="00780B5A"/>
    <w:rsid w:val="00781416"/>
    <w:rsid w:val="007818AB"/>
    <w:rsid w:val="0078279A"/>
    <w:rsid w:val="007842C8"/>
    <w:rsid w:val="007853D4"/>
    <w:rsid w:val="00785405"/>
    <w:rsid w:val="00785DA3"/>
    <w:rsid w:val="00786123"/>
    <w:rsid w:val="00786386"/>
    <w:rsid w:val="0078658E"/>
    <w:rsid w:val="0078741F"/>
    <w:rsid w:val="00790464"/>
    <w:rsid w:val="00790821"/>
    <w:rsid w:val="00790EE8"/>
    <w:rsid w:val="007911BC"/>
    <w:rsid w:val="007935B1"/>
    <w:rsid w:val="00793CA3"/>
    <w:rsid w:val="00793F14"/>
    <w:rsid w:val="007941D7"/>
    <w:rsid w:val="00794755"/>
    <w:rsid w:val="00796EB5"/>
    <w:rsid w:val="007A15FA"/>
    <w:rsid w:val="007A200D"/>
    <w:rsid w:val="007A31BD"/>
    <w:rsid w:val="007A4C6B"/>
    <w:rsid w:val="007A52EE"/>
    <w:rsid w:val="007A6BC5"/>
    <w:rsid w:val="007A6C3E"/>
    <w:rsid w:val="007A7334"/>
    <w:rsid w:val="007A79EB"/>
    <w:rsid w:val="007B0974"/>
    <w:rsid w:val="007B1195"/>
    <w:rsid w:val="007B14B8"/>
    <w:rsid w:val="007B157F"/>
    <w:rsid w:val="007B2B6F"/>
    <w:rsid w:val="007B2C8E"/>
    <w:rsid w:val="007B37D7"/>
    <w:rsid w:val="007B38C4"/>
    <w:rsid w:val="007B44C1"/>
    <w:rsid w:val="007B472E"/>
    <w:rsid w:val="007B4B28"/>
    <w:rsid w:val="007B4C7A"/>
    <w:rsid w:val="007B51BE"/>
    <w:rsid w:val="007B711F"/>
    <w:rsid w:val="007B73BD"/>
    <w:rsid w:val="007B765C"/>
    <w:rsid w:val="007B7E78"/>
    <w:rsid w:val="007C064A"/>
    <w:rsid w:val="007C0A59"/>
    <w:rsid w:val="007C1346"/>
    <w:rsid w:val="007C13D9"/>
    <w:rsid w:val="007C1449"/>
    <w:rsid w:val="007C2CFD"/>
    <w:rsid w:val="007C2DAA"/>
    <w:rsid w:val="007C3666"/>
    <w:rsid w:val="007C3BBF"/>
    <w:rsid w:val="007C417B"/>
    <w:rsid w:val="007C4307"/>
    <w:rsid w:val="007C4668"/>
    <w:rsid w:val="007C48D2"/>
    <w:rsid w:val="007C490D"/>
    <w:rsid w:val="007C5AEF"/>
    <w:rsid w:val="007C6A25"/>
    <w:rsid w:val="007C78F5"/>
    <w:rsid w:val="007D013D"/>
    <w:rsid w:val="007D035F"/>
    <w:rsid w:val="007D0393"/>
    <w:rsid w:val="007D0544"/>
    <w:rsid w:val="007D110B"/>
    <w:rsid w:val="007D14CA"/>
    <w:rsid w:val="007D166C"/>
    <w:rsid w:val="007D18FD"/>
    <w:rsid w:val="007D21A2"/>
    <w:rsid w:val="007D2597"/>
    <w:rsid w:val="007D3017"/>
    <w:rsid w:val="007D322A"/>
    <w:rsid w:val="007D345A"/>
    <w:rsid w:val="007D4D51"/>
    <w:rsid w:val="007D4D7A"/>
    <w:rsid w:val="007D4DB8"/>
    <w:rsid w:val="007D4F7C"/>
    <w:rsid w:val="007D55CD"/>
    <w:rsid w:val="007D58AB"/>
    <w:rsid w:val="007D6B2F"/>
    <w:rsid w:val="007E07CB"/>
    <w:rsid w:val="007E30B2"/>
    <w:rsid w:val="007E3C1B"/>
    <w:rsid w:val="007E3D13"/>
    <w:rsid w:val="007E4536"/>
    <w:rsid w:val="007E4639"/>
    <w:rsid w:val="007E47DA"/>
    <w:rsid w:val="007E54FA"/>
    <w:rsid w:val="007E6CB0"/>
    <w:rsid w:val="007E7445"/>
    <w:rsid w:val="007E747D"/>
    <w:rsid w:val="007E7706"/>
    <w:rsid w:val="007F061C"/>
    <w:rsid w:val="007F0722"/>
    <w:rsid w:val="007F0C50"/>
    <w:rsid w:val="007F1179"/>
    <w:rsid w:val="007F358F"/>
    <w:rsid w:val="007F38B0"/>
    <w:rsid w:val="007F3A3E"/>
    <w:rsid w:val="007F3F68"/>
    <w:rsid w:val="007F4956"/>
    <w:rsid w:val="007F52C8"/>
    <w:rsid w:val="007F59A9"/>
    <w:rsid w:val="007F5A68"/>
    <w:rsid w:val="007F5D4A"/>
    <w:rsid w:val="007F6680"/>
    <w:rsid w:val="007F6F9B"/>
    <w:rsid w:val="007F7E69"/>
    <w:rsid w:val="0080012A"/>
    <w:rsid w:val="00800308"/>
    <w:rsid w:val="00800320"/>
    <w:rsid w:val="0080032E"/>
    <w:rsid w:val="008009BB"/>
    <w:rsid w:val="00802552"/>
    <w:rsid w:val="00802D55"/>
    <w:rsid w:val="0080366B"/>
    <w:rsid w:val="008041FC"/>
    <w:rsid w:val="00804AA6"/>
    <w:rsid w:val="00804B85"/>
    <w:rsid w:val="00804C8E"/>
    <w:rsid w:val="00804EEB"/>
    <w:rsid w:val="008055E7"/>
    <w:rsid w:val="00805742"/>
    <w:rsid w:val="00806264"/>
    <w:rsid w:val="00806782"/>
    <w:rsid w:val="008069DD"/>
    <w:rsid w:val="00806E48"/>
    <w:rsid w:val="008074C5"/>
    <w:rsid w:val="008074DF"/>
    <w:rsid w:val="00807A3F"/>
    <w:rsid w:val="00810C76"/>
    <w:rsid w:val="00811382"/>
    <w:rsid w:val="0081174C"/>
    <w:rsid w:val="008122BF"/>
    <w:rsid w:val="008122DB"/>
    <w:rsid w:val="00813275"/>
    <w:rsid w:val="00813780"/>
    <w:rsid w:val="00813A73"/>
    <w:rsid w:val="00813AB2"/>
    <w:rsid w:val="008140A9"/>
    <w:rsid w:val="008141C8"/>
    <w:rsid w:val="00814D82"/>
    <w:rsid w:val="00814F36"/>
    <w:rsid w:val="008156AF"/>
    <w:rsid w:val="00815FB5"/>
    <w:rsid w:val="0081706A"/>
    <w:rsid w:val="00817415"/>
    <w:rsid w:val="00821EDF"/>
    <w:rsid w:val="0082271D"/>
    <w:rsid w:val="008234BD"/>
    <w:rsid w:val="00823793"/>
    <w:rsid w:val="008240E2"/>
    <w:rsid w:val="00824542"/>
    <w:rsid w:val="008254C2"/>
    <w:rsid w:val="00825D83"/>
    <w:rsid w:val="00825DF6"/>
    <w:rsid w:val="0082623C"/>
    <w:rsid w:val="008268CD"/>
    <w:rsid w:val="0082762E"/>
    <w:rsid w:val="008279C0"/>
    <w:rsid w:val="00827D04"/>
    <w:rsid w:val="008302B9"/>
    <w:rsid w:val="0083068F"/>
    <w:rsid w:val="008306D1"/>
    <w:rsid w:val="00830731"/>
    <w:rsid w:val="00830A65"/>
    <w:rsid w:val="0083143E"/>
    <w:rsid w:val="00831705"/>
    <w:rsid w:val="0083208E"/>
    <w:rsid w:val="008322CE"/>
    <w:rsid w:val="00832605"/>
    <w:rsid w:val="0083331A"/>
    <w:rsid w:val="00833779"/>
    <w:rsid w:val="00833C00"/>
    <w:rsid w:val="00835AEE"/>
    <w:rsid w:val="00835B37"/>
    <w:rsid w:val="00835B70"/>
    <w:rsid w:val="00835DED"/>
    <w:rsid w:val="00835F65"/>
    <w:rsid w:val="0083609F"/>
    <w:rsid w:val="00837952"/>
    <w:rsid w:val="00837AD6"/>
    <w:rsid w:val="0084085C"/>
    <w:rsid w:val="00840938"/>
    <w:rsid w:val="00840A9C"/>
    <w:rsid w:val="0084179B"/>
    <w:rsid w:val="008417FC"/>
    <w:rsid w:val="00842095"/>
    <w:rsid w:val="008431F6"/>
    <w:rsid w:val="00843609"/>
    <w:rsid w:val="00843E8E"/>
    <w:rsid w:val="00843EA7"/>
    <w:rsid w:val="00843FBB"/>
    <w:rsid w:val="00844E54"/>
    <w:rsid w:val="00844ECD"/>
    <w:rsid w:val="00844F2F"/>
    <w:rsid w:val="00845BA9"/>
    <w:rsid w:val="00845F0C"/>
    <w:rsid w:val="00846734"/>
    <w:rsid w:val="0084674F"/>
    <w:rsid w:val="00847673"/>
    <w:rsid w:val="0084768E"/>
    <w:rsid w:val="008505D0"/>
    <w:rsid w:val="00850AF0"/>
    <w:rsid w:val="00850BBE"/>
    <w:rsid w:val="00851151"/>
    <w:rsid w:val="00851F25"/>
    <w:rsid w:val="0085337F"/>
    <w:rsid w:val="008535FE"/>
    <w:rsid w:val="0085365A"/>
    <w:rsid w:val="00854B6E"/>
    <w:rsid w:val="00855191"/>
    <w:rsid w:val="00855193"/>
    <w:rsid w:val="00855684"/>
    <w:rsid w:val="00855973"/>
    <w:rsid w:val="008561FE"/>
    <w:rsid w:val="00856AC5"/>
    <w:rsid w:val="00856F10"/>
    <w:rsid w:val="00856F98"/>
    <w:rsid w:val="00856F99"/>
    <w:rsid w:val="008570C6"/>
    <w:rsid w:val="00857F98"/>
    <w:rsid w:val="00860B13"/>
    <w:rsid w:val="008614F7"/>
    <w:rsid w:val="00862510"/>
    <w:rsid w:val="00862926"/>
    <w:rsid w:val="00862EB6"/>
    <w:rsid w:val="008630CF"/>
    <w:rsid w:val="00863894"/>
    <w:rsid w:val="00863975"/>
    <w:rsid w:val="00863A63"/>
    <w:rsid w:val="0086453D"/>
    <w:rsid w:val="00864EFB"/>
    <w:rsid w:val="00864F4E"/>
    <w:rsid w:val="00865049"/>
    <w:rsid w:val="008650C2"/>
    <w:rsid w:val="00865DD1"/>
    <w:rsid w:val="0086611D"/>
    <w:rsid w:val="00866255"/>
    <w:rsid w:val="00866A86"/>
    <w:rsid w:val="00866B81"/>
    <w:rsid w:val="00867CCF"/>
    <w:rsid w:val="008700A7"/>
    <w:rsid w:val="00870F88"/>
    <w:rsid w:val="0087176D"/>
    <w:rsid w:val="00871775"/>
    <w:rsid w:val="00871D1F"/>
    <w:rsid w:val="00871D7A"/>
    <w:rsid w:val="008726AC"/>
    <w:rsid w:val="0087276B"/>
    <w:rsid w:val="00872EE1"/>
    <w:rsid w:val="00872F13"/>
    <w:rsid w:val="00874403"/>
    <w:rsid w:val="00876065"/>
    <w:rsid w:val="0087611F"/>
    <w:rsid w:val="0087627F"/>
    <w:rsid w:val="008770AC"/>
    <w:rsid w:val="008776B9"/>
    <w:rsid w:val="00877B45"/>
    <w:rsid w:val="008802D5"/>
    <w:rsid w:val="0088037A"/>
    <w:rsid w:val="008814A9"/>
    <w:rsid w:val="00881ECC"/>
    <w:rsid w:val="00881EEF"/>
    <w:rsid w:val="0088315A"/>
    <w:rsid w:val="0088333E"/>
    <w:rsid w:val="00883603"/>
    <w:rsid w:val="008836DB"/>
    <w:rsid w:val="0088581A"/>
    <w:rsid w:val="00885ECA"/>
    <w:rsid w:val="00886D51"/>
    <w:rsid w:val="00890B5B"/>
    <w:rsid w:val="00890CE8"/>
    <w:rsid w:val="00891C26"/>
    <w:rsid w:val="00891C8A"/>
    <w:rsid w:val="00891D79"/>
    <w:rsid w:val="00892044"/>
    <w:rsid w:val="00892F63"/>
    <w:rsid w:val="00893394"/>
    <w:rsid w:val="00893561"/>
    <w:rsid w:val="00893FDE"/>
    <w:rsid w:val="008955FC"/>
    <w:rsid w:val="0089588C"/>
    <w:rsid w:val="0089613E"/>
    <w:rsid w:val="008969C6"/>
    <w:rsid w:val="008970FC"/>
    <w:rsid w:val="0089750D"/>
    <w:rsid w:val="008A014A"/>
    <w:rsid w:val="008A05A8"/>
    <w:rsid w:val="008A2685"/>
    <w:rsid w:val="008A32F6"/>
    <w:rsid w:val="008A3A14"/>
    <w:rsid w:val="008A3D98"/>
    <w:rsid w:val="008A3E74"/>
    <w:rsid w:val="008A42D4"/>
    <w:rsid w:val="008A45D1"/>
    <w:rsid w:val="008A4644"/>
    <w:rsid w:val="008A53DB"/>
    <w:rsid w:val="008A564E"/>
    <w:rsid w:val="008A5C33"/>
    <w:rsid w:val="008A6995"/>
    <w:rsid w:val="008A7073"/>
    <w:rsid w:val="008A755B"/>
    <w:rsid w:val="008B06AD"/>
    <w:rsid w:val="008B1168"/>
    <w:rsid w:val="008B13C4"/>
    <w:rsid w:val="008B169B"/>
    <w:rsid w:val="008B1CF9"/>
    <w:rsid w:val="008B218F"/>
    <w:rsid w:val="008B23BD"/>
    <w:rsid w:val="008B2B24"/>
    <w:rsid w:val="008B35B5"/>
    <w:rsid w:val="008B474F"/>
    <w:rsid w:val="008B4978"/>
    <w:rsid w:val="008B499A"/>
    <w:rsid w:val="008B5527"/>
    <w:rsid w:val="008B5963"/>
    <w:rsid w:val="008B5A42"/>
    <w:rsid w:val="008B6074"/>
    <w:rsid w:val="008B60E2"/>
    <w:rsid w:val="008B728E"/>
    <w:rsid w:val="008B7B4C"/>
    <w:rsid w:val="008B7C7B"/>
    <w:rsid w:val="008C042A"/>
    <w:rsid w:val="008C04A6"/>
    <w:rsid w:val="008C05F1"/>
    <w:rsid w:val="008C1A6A"/>
    <w:rsid w:val="008C1D0A"/>
    <w:rsid w:val="008C1ED6"/>
    <w:rsid w:val="008C2194"/>
    <w:rsid w:val="008C32D5"/>
    <w:rsid w:val="008C342F"/>
    <w:rsid w:val="008C393F"/>
    <w:rsid w:val="008C3AD7"/>
    <w:rsid w:val="008C58E3"/>
    <w:rsid w:val="008C5A74"/>
    <w:rsid w:val="008C5ED3"/>
    <w:rsid w:val="008C61C0"/>
    <w:rsid w:val="008C642C"/>
    <w:rsid w:val="008C67C6"/>
    <w:rsid w:val="008C6AA6"/>
    <w:rsid w:val="008C70AA"/>
    <w:rsid w:val="008C726D"/>
    <w:rsid w:val="008C7654"/>
    <w:rsid w:val="008C7959"/>
    <w:rsid w:val="008C7970"/>
    <w:rsid w:val="008C7A37"/>
    <w:rsid w:val="008C7FA3"/>
    <w:rsid w:val="008D03B0"/>
    <w:rsid w:val="008D1B2D"/>
    <w:rsid w:val="008D232A"/>
    <w:rsid w:val="008D2452"/>
    <w:rsid w:val="008D2C42"/>
    <w:rsid w:val="008D2E75"/>
    <w:rsid w:val="008D2F31"/>
    <w:rsid w:val="008D340F"/>
    <w:rsid w:val="008D3451"/>
    <w:rsid w:val="008D35BC"/>
    <w:rsid w:val="008D4DAC"/>
    <w:rsid w:val="008D565D"/>
    <w:rsid w:val="008D5750"/>
    <w:rsid w:val="008D5828"/>
    <w:rsid w:val="008D5B5D"/>
    <w:rsid w:val="008D6F82"/>
    <w:rsid w:val="008D74D2"/>
    <w:rsid w:val="008D7ED7"/>
    <w:rsid w:val="008E01D7"/>
    <w:rsid w:val="008E0B51"/>
    <w:rsid w:val="008E1140"/>
    <w:rsid w:val="008E1802"/>
    <w:rsid w:val="008E1B70"/>
    <w:rsid w:val="008E26B3"/>
    <w:rsid w:val="008E2963"/>
    <w:rsid w:val="008E2971"/>
    <w:rsid w:val="008E2C57"/>
    <w:rsid w:val="008E333D"/>
    <w:rsid w:val="008E47AA"/>
    <w:rsid w:val="008E619A"/>
    <w:rsid w:val="008E626A"/>
    <w:rsid w:val="008E6590"/>
    <w:rsid w:val="008E6AA1"/>
    <w:rsid w:val="008E6B7A"/>
    <w:rsid w:val="008E724E"/>
    <w:rsid w:val="008E7BB6"/>
    <w:rsid w:val="008E7C02"/>
    <w:rsid w:val="008F042B"/>
    <w:rsid w:val="008F048A"/>
    <w:rsid w:val="008F0F56"/>
    <w:rsid w:val="008F0FA4"/>
    <w:rsid w:val="008F1100"/>
    <w:rsid w:val="008F14E0"/>
    <w:rsid w:val="008F16B3"/>
    <w:rsid w:val="008F16F9"/>
    <w:rsid w:val="008F1CEA"/>
    <w:rsid w:val="008F239B"/>
    <w:rsid w:val="008F24D9"/>
    <w:rsid w:val="008F2C4B"/>
    <w:rsid w:val="008F2D09"/>
    <w:rsid w:val="008F30FE"/>
    <w:rsid w:val="008F349E"/>
    <w:rsid w:val="008F3807"/>
    <w:rsid w:val="008F4AA3"/>
    <w:rsid w:val="008F7364"/>
    <w:rsid w:val="008F7730"/>
    <w:rsid w:val="008F7D23"/>
    <w:rsid w:val="00900975"/>
    <w:rsid w:val="00900A0D"/>
    <w:rsid w:val="00901837"/>
    <w:rsid w:val="00903AFD"/>
    <w:rsid w:val="00903F30"/>
    <w:rsid w:val="00903F4C"/>
    <w:rsid w:val="0090430E"/>
    <w:rsid w:val="00904830"/>
    <w:rsid w:val="0090535B"/>
    <w:rsid w:val="00907DE6"/>
    <w:rsid w:val="009102BA"/>
    <w:rsid w:val="009109E8"/>
    <w:rsid w:val="00910AD8"/>
    <w:rsid w:val="0091274E"/>
    <w:rsid w:val="00912B90"/>
    <w:rsid w:val="00912C8B"/>
    <w:rsid w:val="00912DE5"/>
    <w:rsid w:val="00913C37"/>
    <w:rsid w:val="00914496"/>
    <w:rsid w:val="009148A8"/>
    <w:rsid w:val="00915129"/>
    <w:rsid w:val="00916040"/>
    <w:rsid w:val="00916173"/>
    <w:rsid w:val="0091656B"/>
    <w:rsid w:val="009165C2"/>
    <w:rsid w:val="00916E44"/>
    <w:rsid w:val="00920267"/>
    <w:rsid w:val="009207C5"/>
    <w:rsid w:val="009223EA"/>
    <w:rsid w:val="00924137"/>
    <w:rsid w:val="00924FB7"/>
    <w:rsid w:val="0092529A"/>
    <w:rsid w:val="0092532C"/>
    <w:rsid w:val="00925A06"/>
    <w:rsid w:val="00926A17"/>
    <w:rsid w:val="00926A20"/>
    <w:rsid w:val="00927350"/>
    <w:rsid w:val="00927E3F"/>
    <w:rsid w:val="00930454"/>
    <w:rsid w:val="00930B9E"/>
    <w:rsid w:val="00931711"/>
    <w:rsid w:val="00932F1B"/>
    <w:rsid w:val="00932F84"/>
    <w:rsid w:val="00933486"/>
    <w:rsid w:val="00934405"/>
    <w:rsid w:val="0093571C"/>
    <w:rsid w:val="0093588F"/>
    <w:rsid w:val="00935DD7"/>
    <w:rsid w:val="00935EDB"/>
    <w:rsid w:val="00936A9B"/>
    <w:rsid w:val="00937345"/>
    <w:rsid w:val="00937E6C"/>
    <w:rsid w:val="00940E67"/>
    <w:rsid w:val="0094148A"/>
    <w:rsid w:val="00941901"/>
    <w:rsid w:val="00941CF8"/>
    <w:rsid w:val="00942555"/>
    <w:rsid w:val="00943109"/>
    <w:rsid w:val="00943252"/>
    <w:rsid w:val="00944066"/>
    <w:rsid w:val="00944D5E"/>
    <w:rsid w:val="009457B9"/>
    <w:rsid w:val="00945B60"/>
    <w:rsid w:val="00946E7E"/>
    <w:rsid w:val="00947111"/>
    <w:rsid w:val="009471E4"/>
    <w:rsid w:val="009471F0"/>
    <w:rsid w:val="00947D93"/>
    <w:rsid w:val="009509DF"/>
    <w:rsid w:val="009510C1"/>
    <w:rsid w:val="00951417"/>
    <w:rsid w:val="009535F8"/>
    <w:rsid w:val="009543F8"/>
    <w:rsid w:val="009548FB"/>
    <w:rsid w:val="00954B36"/>
    <w:rsid w:val="009550E7"/>
    <w:rsid w:val="009567D7"/>
    <w:rsid w:val="00956A75"/>
    <w:rsid w:val="00957675"/>
    <w:rsid w:val="00957D60"/>
    <w:rsid w:val="00957E51"/>
    <w:rsid w:val="009600FB"/>
    <w:rsid w:val="00960D16"/>
    <w:rsid w:val="00962A99"/>
    <w:rsid w:val="0096337F"/>
    <w:rsid w:val="00963716"/>
    <w:rsid w:val="00964D01"/>
    <w:rsid w:val="009651C3"/>
    <w:rsid w:val="00965756"/>
    <w:rsid w:val="00965ACD"/>
    <w:rsid w:val="00965E80"/>
    <w:rsid w:val="009662BC"/>
    <w:rsid w:val="00966FFA"/>
    <w:rsid w:val="009671E2"/>
    <w:rsid w:val="009673DB"/>
    <w:rsid w:val="009673E5"/>
    <w:rsid w:val="00967498"/>
    <w:rsid w:val="0097087A"/>
    <w:rsid w:val="009714C8"/>
    <w:rsid w:val="00972BA5"/>
    <w:rsid w:val="00972DB1"/>
    <w:rsid w:val="00972F81"/>
    <w:rsid w:val="00973174"/>
    <w:rsid w:val="00973727"/>
    <w:rsid w:val="00974700"/>
    <w:rsid w:val="00974B36"/>
    <w:rsid w:val="00974EEB"/>
    <w:rsid w:val="00975085"/>
    <w:rsid w:val="00975497"/>
    <w:rsid w:val="00975D7A"/>
    <w:rsid w:val="00976957"/>
    <w:rsid w:val="00976EE9"/>
    <w:rsid w:val="00977AE0"/>
    <w:rsid w:val="00977B9A"/>
    <w:rsid w:val="00977E41"/>
    <w:rsid w:val="0098078F"/>
    <w:rsid w:val="00981138"/>
    <w:rsid w:val="00981425"/>
    <w:rsid w:val="00981733"/>
    <w:rsid w:val="009817EB"/>
    <w:rsid w:val="00981832"/>
    <w:rsid w:val="00981A04"/>
    <w:rsid w:val="00981F78"/>
    <w:rsid w:val="009820E4"/>
    <w:rsid w:val="00982708"/>
    <w:rsid w:val="0098442A"/>
    <w:rsid w:val="009845B6"/>
    <w:rsid w:val="00985DCE"/>
    <w:rsid w:val="00985E3E"/>
    <w:rsid w:val="00985E6A"/>
    <w:rsid w:val="009866D7"/>
    <w:rsid w:val="0098696D"/>
    <w:rsid w:val="009874E9"/>
    <w:rsid w:val="0099040E"/>
    <w:rsid w:val="00991E25"/>
    <w:rsid w:val="00993940"/>
    <w:rsid w:val="00993C67"/>
    <w:rsid w:val="0099434F"/>
    <w:rsid w:val="00995345"/>
    <w:rsid w:val="009974DC"/>
    <w:rsid w:val="009975FD"/>
    <w:rsid w:val="009A0364"/>
    <w:rsid w:val="009A0CCE"/>
    <w:rsid w:val="009A1159"/>
    <w:rsid w:val="009A21D2"/>
    <w:rsid w:val="009A2467"/>
    <w:rsid w:val="009A2C4C"/>
    <w:rsid w:val="009A3040"/>
    <w:rsid w:val="009A30BF"/>
    <w:rsid w:val="009A3A26"/>
    <w:rsid w:val="009A3C78"/>
    <w:rsid w:val="009A4970"/>
    <w:rsid w:val="009A49BF"/>
    <w:rsid w:val="009A4A4C"/>
    <w:rsid w:val="009A4BB4"/>
    <w:rsid w:val="009A5193"/>
    <w:rsid w:val="009A5DE6"/>
    <w:rsid w:val="009A66F5"/>
    <w:rsid w:val="009A6D81"/>
    <w:rsid w:val="009A72CC"/>
    <w:rsid w:val="009B0B94"/>
    <w:rsid w:val="009B17F7"/>
    <w:rsid w:val="009B1879"/>
    <w:rsid w:val="009B18DB"/>
    <w:rsid w:val="009B1A0F"/>
    <w:rsid w:val="009B20CA"/>
    <w:rsid w:val="009B2261"/>
    <w:rsid w:val="009B2655"/>
    <w:rsid w:val="009B3817"/>
    <w:rsid w:val="009B3E65"/>
    <w:rsid w:val="009B441F"/>
    <w:rsid w:val="009B590F"/>
    <w:rsid w:val="009B66CC"/>
    <w:rsid w:val="009B6CAE"/>
    <w:rsid w:val="009B7680"/>
    <w:rsid w:val="009B788C"/>
    <w:rsid w:val="009B79A1"/>
    <w:rsid w:val="009C1000"/>
    <w:rsid w:val="009C1866"/>
    <w:rsid w:val="009C1F71"/>
    <w:rsid w:val="009C214A"/>
    <w:rsid w:val="009C2662"/>
    <w:rsid w:val="009C348E"/>
    <w:rsid w:val="009C4A49"/>
    <w:rsid w:val="009C5008"/>
    <w:rsid w:val="009C514D"/>
    <w:rsid w:val="009C5D5C"/>
    <w:rsid w:val="009C5DF0"/>
    <w:rsid w:val="009C6307"/>
    <w:rsid w:val="009C63CF"/>
    <w:rsid w:val="009C651B"/>
    <w:rsid w:val="009C668C"/>
    <w:rsid w:val="009C7A9F"/>
    <w:rsid w:val="009C7D3B"/>
    <w:rsid w:val="009D1755"/>
    <w:rsid w:val="009D19EC"/>
    <w:rsid w:val="009D36F9"/>
    <w:rsid w:val="009D3CBB"/>
    <w:rsid w:val="009D4644"/>
    <w:rsid w:val="009D54AB"/>
    <w:rsid w:val="009D5603"/>
    <w:rsid w:val="009D5BD9"/>
    <w:rsid w:val="009D643D"/>
    <w:rsid w:val="009D6478"/>
    <w:rsid w:val="009D6793"/>
    <w:rsid w:val="009D6F10"/>
    <w:rsid w:val="009D71CB"/>
    <w:rsid w:val="009D7499"/>
    <w:rsid w:val="009E00EC"/>
    <w:rsid w:val="009E02A5"/>
    <w:rsid w:val="009E07D8"/>
    <w:rsid w:val="009E09CD"/>
    <w:rsid w:val="009E0F9D"/>
    <w:rsid w:val="009E173E"/>
    <w:rsid w:val="009E1C91"/>
    <w:rsid w:val="009E2308"/>
    <w:rsid w:val="009E2393"/>
    <w:rsid w:val="009E3408"/>
    <w:rsid w:val="009E3EAC"/>
    <w:rsid w:val="009E4F60"/>
    <w:rsid w:val="009E5859"/>
    <w:rsid w:val="009E606B"/>
    <w:rsid w:val="009E7340"/>
    <w:rsid w:val="009E7503"/>
    <w:rsid w:val="009E7C95"/>
    <w:rsid w:val="009F073E"/>
    <w:rsid w:val="009F0B92"/>
    <w:rsid w:val="009F0DB0"/>
    <w:rsid w:val="009F162E"/>
    <w:rsid w:val="009F1817"/>
    <w:rsid w:val="009F2A9E"/>
    <w:rsid w:val="009F334F"/>
    <w:rsid w:val="009F3CC0"/>
    <w:rsid w:val="009F3F05"/>
    <w:rsid w:val="009F501E"/>
    <w:rsid w:val="009F541B"/>
    <w:rsid w:val="009F59B9"/>
    <w:rsid w:val="009F59D3"/>
    <w:rsid w:val="009F6404"/>
    <w:rsid w:val="009F75E0"/>
    <w:rsid w:val="009F7AE7"/>
    <w:rsid w:val="009F7CAD"/>
    <w:rsid w:val="009F7D8E"/>
    <w:rsid w:val="00A0079E"/>
    <w:rsid w:val="00A00E8C"/>
    <w:rsid w:val="00A01A2B"/>
    <w:rsid w:val="00A027A1"/>
    <w:rsid w:val="00A02C88"/>
    <w:rsid w:val="00A02DC2"/>
    <w:rsid w:val="00A036EB"/>
    <w:rsid w:val="00A03AAB"/>
    <w:rsid w:val="00A04F90"/>
    <w:rsid w:val="00A0535D"/>
    <w:rsid w:val="00A053FD"/>
    <w:rsid w:val="00A063EA"/>
    <w:rsid w:val="00A06A32"/>
    <w:rsid w:val="00A06C75"/>
    <w:rsid w:val="00A071FE"/>
    <w:rsid w:val="00A07925"/>
    <w:rsid w:val="00A07B31"/>
    <w:rsid w:val="00A1013C"/>
    <w:rsid w:val="00A10CE0"/>
    <w:rsid w:val="00A113F0"/>
    <w:rsid w:val="00A116CD"/>
    <w:rsid w:val="00A11769"/>
    <w:rsid w:val="00A11980"/>
    <w:rsid w:val="00A11A27"/>
    <w:rsid w:val="00A12B83"/>
    <w:rsid w:val="00A12ED3"/>
    <w:rsid w:val="00A13670"/>
    <w:rsid w:val="00A13AB1"/>
    <w:rsid w:val="00A13DC7"/>
    <w:rsid w:val="00A1448E"/>
    <w:rsid w:val="00A15447"/>
    <w:rsid w:val="00A16122"/>
    <w:rsid w:val="00A1638D"/>
    <w:rsid w:val="00A16433"/>
    <w:rsid w:val="00A1707B"/>
    <w:rsid w:val="00A17690"/>
    <w:rsid w:val="00A17C22"/>
    <w:rsid w:val="00A17D15"/>
    <w:rsid w:val="00A17DF8"/>
    <w:rsid w:val="00A17E5D"/>
    <w:rsid w:val="00A202A5"/>
    <w:rsid w:val="00A2031D"/>
    <w:rsid w:val="00A20AC7"/>
    <w:rsid w:val="00A20F7F"/>
    <w:rsid w:val="00A22A18"/>
    <w:rsid w:val="00A22B35"/>
    <w:rsid w:val="00A23567"/>
    <w:rsid w:val="00A242C2"/>
    <w:rsid w:val="00A27381"/>
    <w:rsid w:val="00A274F4"/>
    <w:rsid w:val="00A27A06"/>
    <w:rsid w:val="00A27BA4"/>
    <w:rsid w:val="00A30E90"/>
    <w:rsid w:val="00A31970"/>
    <w:rsid w:val="00A31BC7"/>
    <w:rsid w:val="00A32670"/>
    <w:rsid w:val="00A3287A"/>
    <w:rsid w:val="00A3495A"/>
    <w:rsid w:val="00A34DAA"/>
    <w:rsid w:val="00A34F53"/>
    <w:rsid w:val="00A35269"/>
    <w:rsid w:val="00A37530"/>
    <w:rsid w:val="00A3753F"/>
    <w:rsid w:val="00A375D3"/>
    <w:rsid w:val="00A37AE5"/>
    <w:rsid w:val="00A410EA"/>
    <w:rsid w:val="00A41686"/>
    <w:rsid w:val="00A41EDE"/>
    <w:rsid w:val="00A438F9"/>
    <w:rsid w:val="00A44942"/>
    <w:rsid w:val="00A449FB"/>
    <w:rsid w:val="00A44B14"/>
    <w:rsid w:val="00A44BCF"/>
    <w:rsid w:val="00A458C9"/>
    <w:rsid w:val="00A45B57"/>
    <w:rsid w:val="00A45FA2"/>
    <w:rsid w:val="00A469D8"/>
    <w:rsid w:val="00A47A74"/>
    <w:rsid w:val="00A50B24"/>
    <w:rsid w:val="00A50B48"/>
    <w:rsid w:val="00A51505"/>
    <w:rsid w:val="00A51ABB"/>
    <w:rsid w:val="00A5263C"/>
    <w:rsid w:val="00A527BF"/>
    <w:rsid w:val="00A5310E"/>
    <w:rsid w:val="00A53311"/>
    <w:rsid w:val="00A53EF5"/>
    <w:rsid w:val="00A55005"/>
    <w:rsid w:val="00A55DEF"/>
    <w:rsid w:val="00A5673C"/>
    <w:rsid w:val="00A569DC"/>
    <w:rsid w:val="00A56F90"/>
    <w:rsid w:val="00A60CC6"/>
    <w:rsid w:val="00A60D22"/>
    <w:rsid w:val="00A61137"/>
    <w:rsid w:val="00A615DB"/>
    <w:rsid w:val="00A6191F"/>
    <w:rsid w:val="00A61BF9"/>
    <w:rsid w:val="00A61C0A"/>
    <w:rsid w:val="00A61D11"/>
    <w:rsid w:val="00A6236A"/>
    <w:rsid w:val="00A6244B"/>
    <w:rsid w:val="00A63145"/>
    <w:rsid w:val="00A63311"/>
    <w:rsid w:val="00A63B82"/>
    <w:rsid w:val="00A64519"/>
    <w:rsid w:val="00A64ACC"/>
    <w:rsid w:val="00A6588A"/>
    <w:rsid w:val="00A66185"/>
    <w:rsid w:val="00A66323"/>
    <w:rsid w:val="00A66BD8"/>
    <w:rsid w:val="00A674C0"/>
    <w:rsid w:val="00A67C6A"/>
    <w:rsid w:val="00A700E9"/>
    <w:rsid w:val="00A7242E"/>
    <w:rsid w:val="00A73167"/>
    <w:rsid w:val="00A731A4"/>
    <w:rsid w:val="00A74B21"/>
    <w:rsid w:val="00A7534C"/>
    <w:rsid w:val="00A758BA"/>
    <w:rsid w:val="00A758BF"/>
    <w:rsid w:val="00A766EC"/>
    <w:rsid w:val="00A76B56"/>
    <w:rsid w:val="00A77BFA"/>
    <w:rsid w:val="00A80603"/>
    <w:rsid w:val="00A80D32"/>
    <w:rsid w:val="00A80DD3"/>
    <w:rsid w:val="00A810C3"/>
    <w:rsid w:val="00A81D25"/>
    <w:rsid w:val="00A82303"/>
    <w:rsid w:val="00A825A7"/>
    <w:rsid w:val="00A82BB0"/>
    <w:rsid w:val="00A82C86"/>
    <w:rsid w:val="00A82F71"/>
    <w:rsid w:val="00A833A3"/>
    <w:rsid w:val="00A84B8E"/>
    <w:rsid w:val="00A84BE8"/>
    <w:rsid w:val="00A858B0"/>
    <w:rsid w:val="00A8593C"/>
    <w:rsid w:val="00A8595D"/>
    <w:rsid w:val="00A8649E"/>
    <w:rsid w:val="00A864A6"/>
    <w:rsid w:val="00A86CD9"/>
    <w:rsid w:val="00A86D40"/>
    <w:rsid w:val="00A8722A"/>
    <w:rsid w:val="00A874D2"/>
    <w:rsid w:val="00A87E2F"/>
    <w:rsid w:val="00A905A7"/>
    <w:rsid w:val="00A90E7A"/>
    <w:rsid w:val="00A92697"/>
    <w:rsid w:val="00A929B3"/>
    <w:rsid w:val="00A933EA"/>
    <w:rsid w:val="00A94091"/>
    <w:rsid w:val="00A94142"/>
    <w:rsid w:val="00A94814"/>
    <w:rsid w:val="00A951F0"/>
    <w:rsid w:val="00A96F57"/>
    <w:rsid w:val="00A9768A"/>
    <w:rsid w:val="00A9787B"/>
    <w:rsid w:val="00A97C09"/>
    <w:rsid w:val="00AA018A"/>
    <w:rsid w:val="00AA0207"/>
    <w:rsid w:val="00AA0CBE"/>
    <w:rsid w:val="00AA11AE"/>
    <w:rsid w:val="00AA14D3"/>
    <w:rsid w:val="00AA1678"/>
    <w:rsid w:val="00AA190E"/>
    <w:rsid w:val="00AA24DF"/>
    <w:rsid w:val="00AA26AB"/>
    <w:rsid w:val="00AA2A28"/>
    <w:rsid w:val="00AA3837"/>
    <w:rsid w:val="00AA38AE"/>
    <w:rsid w:val="00AA4F7A"/>
    <w:rsid w:val="00AA5462"/>
    <w:rsid w:val="00AA5930"/>
    <w:rsid w:val="00AA5999"/>
    <w:rsid w:val="00AA5A49"/>
    <w:rsid w:val="00AA677F"/>
    <w:rsid w:val="00AA74C0"/>
    <w:rsid w:val="00AB033E"/>
    <w:rsid w:val="00AB0F96"/>
    <w:rsid w:val="00AB2550"/>
    <w:rsid w:val="00AB2AD7"/>
    <w:rsid w:val="00AB3806"/>
    <w:rsid w:val="00AB47AF"/>
    <w:rsid w:val="00AB5F1C"/>
    <w:rsid w:val="00AB677B"/>
    <w:rsid w:val="00AC0263"/>
    <w:rsid w:val="00AC02E7"/>
    <w:rsid w:val="00AC049D"/>
    <w:rsid w:val="00AC0BC2"/>
    <w:rsid w:val="00AC1209"/>
    <w:rsid w:val="00AC1339"/>
    <w:rsid w:val="00AC1D07"/>
    <w:rsid w:val="00AC284B"/>
    <w:rsid w:val="00AC2F7F"/>
    <w:rsid w:val="00AC389E"/>
    <w:rsid w:val="00AC57B5"/>
    <w:rsid w:val="00AC64BC"/>
    <w:rsid w:val="00AC6959"/>
    <w:rsid w:val="00AC71DA"/>
    <w:rsid w:val="00AC7316"/>
    <w:rsid w:val="00AC7A96"/>
    <w:rsid w:val="00AC7FB6"/>
    <w:rsid w:val="00AD01DA"/>
    <w:rsid w:val="00AD1A0A"/>
    <w:rsid w:val="00AD1B87"/>
    <w:rsid w:val="00AD229E"/>
    <w:rsid w:val="00AD27B6"/>
    <w:rsid w:val="00AD361D"/>
    <w:rsid w:val="00AD4C20"/>
    <w:rsid w:val="00AD61BA"/>
    <w:rsid w:val="00AD7774"/>
    <w:rsid w:val="00AD7AC3"/>
    <w:rsid w:val="00AD7F0D"/>
    <w:rsid w:val="00AD7F68"/>
    <w:rsid w:val="00AE0308"/>
    <w:rsid w:val="00AE0707"/>
    <w:rsid w:val="00AE2170"/>
    <w:rsid w:val="00AE2544"/>
    <w:rsid w:val="00AE2579"/>
    <w:rsid w:val="00AE287F"/>
    <w:rsid w:val="00AE2B91"/>
    <w:rsid w:val="00AE4179"/>
    <w:rsid w:val="00AE4C9D"/>
    <w:rsid w:val="00AE5A9D"/>
    <w:rsid w:val="00AE5E40"/>
    <w:rsid w:val="00AE66A9"/>
    <w:rsid w:val="00AE68F9"/>
    <w:rsid w:val="00AE7572"/>
    <w:rsid w:val="00AE7A35"/>
    <w:rsid w:val="00AF0763"/>
    <w:rsid w:val="00AF1C19"/>
    <w:rsid w:val="00AF2710"/>
    <w:rsid w:val="00AF2B1C"/>
    <w:rsid w:val="00AF2CBB"/>
    <w:rsid w:val="00AF2DFB"/>
    <w:rsid w:val="00AF300D"/>
    <w:rsid w:val="00AF354F"/>
    <w:rsid w:val="00AF3C76"/>
    <w:rsid w:val="00AF4111"/>
    <w:rsid w:val="00AF4139"/>
    <w:rsid w:val="00AF42E0"/>
    <w:rsid w:val="00AF459A"/>
    <w:rsid w:val="00AF45C2"/>
    <w:rsid w:val="00AF501D"/>
    <w:rsid w:val="00AF58F9"/>
    <w:rsid w:val="00AF5948"/>
    <w:rsid w:val="00AF62CE"/>
    <w:rsid w:val="00AF6ED7"/>
    <w:rsid w:val="00AF7500"/>
    <w:rsid w:val="00AF7644"/>
    <w:rsid w:val="00AF7B33"/>
    <w:rsid w:val="00B009A3"/>
    <w:rsid w:val="00B00E3F"/>
    <w:rsid w:val="00B0144F"/>
    <w:rsid w:val="00B02002"/>
    <w:rsid w:val="00B02E6D"/>
    <w:rsid w:val="00B03354"/>
    <w:rsid w:val="00B04BFE"/>
    <w:rsid w:val="00B04E84"/>
    <w:rsid w:val="00B05288"/>
    <w:rsid w:val="00B05A0A"/>
    <w:rsid w:val="00B063D6"/>
    <w:rsid w:val="00B06D28"/>
    <w:rsid w:val="00B109F1"/>
    <w:rsid w:val="00B11120"/>
    <w:rsid w:val="00B114FA"/>
    <w:rsid w:val="00B1194F"/>
    <w:rsid w:val="00B12730"/>
    <w:rsid w:val="00B12EA2"/>
    <w:rsid w:val="00B1320D"/>
    <w:rsid w:val="00B1387E"/>
    <w:rsid w:val="00B13A0B"/>
    <w:rsid w:val="00B142AE"/>
    <w:rsid w:val="00B149D5"/>
    <w:rsid w:val="00B16252"/>
    <w:rsid w:val="00B1722B"/>
    <w:rsid w:val="00B17257"/>
    <w:rsid w:val="00B209BD"/>
    <w:rsid w:val="00B210A3"/>
    <w:rsid w:val="00B22970"/>
    <w:rsid w:val="00B23434"/>
    <w:rsid w:val="00B23485"/>
    <w:rsid w:val="00B23497"/>
    <w:rsid w:val="00B234F2"/>
    <w:rsid w:val="00B23507"/>
    <w:rsid w:val="00B23932"/>
    <w:rsid w:val="00B23A46"/>
    <w:rsid w:val="00B241B9"/>
    <w:rsid w:val="00B24822"/>
    <w:rsid w:val="00B24E54"/>
    <w:rsid w:val="00B2523C"/>
    <w:rsid w:val="00B253AA"/>
    <w:rsid w:val="00B25BEA"/>
    <w:rsid w:val="00B2634B"/>
    <w:rsid w:val="00B26D6D"/>
    <w:rsid w:val="00B26F55"/>
    <w:rsid w:val="00B27252"/>
    <w:rsid w:val="00B2734A"/>
    <w:rsid w:val="00B27698"/>
    <w:rsid w:val="00B27881"/>
    <w:rsid w:val="00B30794"/>
    <w:rsid w:val="00B30B8D"/>
    <w:rsid w:val="00B3188D"/>
    <w:rsid w:val="00B31965"/>
    <w:rsid w:val="00B31A79"/>
    <w:rsid w:val="00B31B38"/>
    <w:rsid w:val="00B33C9F"/>
    <w:rsid w:val="00B348CB"/>
    <w:rsid w:val="00B34920"/>
    <w:rsid w:val="00B34F92"/>
    <w:rsid w:val="00B35D9D"/>
    <w:rsid w:val="00B3678B"/>
    <w:rsid w:val="00B37646"/>
    <w:rsid w:val="00B402B4"/>
    <w:rsid w:val="00B41BA3"/>
    <w:rsid w:val="00B42997"/>
    <w:rsid w:val="00B42E60"/>
    <w:rsid w:val="00B43115"/>
    <w:rsid w:val="00B436BC"/>
    <w:rsid w:val="00B43858"/>
    <w:rsid w:val="00B442D0"/>
    <w:rsid w:val="00B44319"/>
    <w:rsid w:val="00B44EF8"/>
    <w:rsid w:val="00B45F03"/>
    <w:rsid w:val="00B4608D"/>
    <w:rsid w:val="00B46282"/>
    <w:rsid w:val="00B468DB"/>
    <w:rsid w:val="00B46E4B"/>
    <w:rsid w:val="00B472A8"/>
    <w:rsid w:val="00B474B6"/>
    <w:rsid w:val="00B50037"/>
    <w:rsid w:val="00B50D82"/>
    <w:rsid w:val="00B51434"/>
    <w:rsid w:val="00B51749"/>
    <w:rsid w:val="00B51857"/>
    <w:rsid w:val="00B525C3"/>
    <w:rsid w:val="00B52AED"/>
    <w:rsid w:val="00B52E35"/>
    <w:rsid w:val="00B53104"/>
    <w:rsid w:val="00B537CC"/>
    <w:rsid w:val="00B54A87"/>
    <w:rsid w:val="00B54D19"/>
    <w:rsid w:val="00B550C3"/>
    <w:rsid w:val="00B5572B"/>
    <w:rsid w:val="00B55ABF"/>
    <w:rsid w:val="00B56076"/>
    <w:rsid w:val="00B57A7A"/>
    <w:rsid w:val="00B57A9D"/>
    <w:rsid w:val="00B60590"/>
    <w:rsid w:val="00B61349"/>
    <w:rsid w:val="00B61AA6"/>
    <w:rsid w:val="00B623DB"/>
    <w:rsid w:val="00B62846"/>
    <w:rsid w:val="00B637F1"/>
    <w:rsid w:val="00B64000"/>
    <w:rsid w:val="00B649ED"/>
    <w:rsid w:val="00B6508E"/>
    <w:rsid w:val="00B657AB"/>
    <w:rsid w:val="00B65885"/>
    <w:rsid w:val="00B65B3A"/>
    <w:rsid w:val="00B679FA"/>
    <w:rsid w:val="00B67C48"/>
    <w:rsid w:val="00B724C9"/>
    <w:rsid w:val="00B7262C"/>
    <w:rsid w:val="00B72A06"/>
    <w:rsid w:val="00B72A32"/>
    <w:rsid w:val="00B72BDB"/>
    <w:rsid w:val="00B72F48"/>
    <w:rsid w:val="00B73F2A"/>
    <w:rsid w:val="00B74FFE"/>
    <w:rsid w:val="00B754EF"/>
    <w:rsid w:val="00B75898"/>
    <w:rsid w:val="00B75924"/>
    <w:rsid w:val="00B7608D"/>
    <w:rsid w:val="00B76519"/>
    <w:rsid w:val="00B77176"/>
    <w:rsid w:val="00B771E1"/>
    <w:rsid w:val="00B8001A"/>
    <w:rsid w:val="00B80EF0"/>
    <w:rsid w:val="00B80F58"/>
    <w:rsid w:val="00B81924"/>
    <w:rsid w:val="00B81D85"/>
    <w:rsid w:val="00B82A50"/>
    <w:rsid w:val="00B82F9A"/>
    <w:rsid w:val="00B84452"/>
    <w:rsid w:val="00B84F0B"/>
    <w:rsid w:val="00B850C0"/>
    <w:rsid w:val="00B86388"/>
    <w:rsid w:val="00B86CEA"/>
    <w:rsid w:val="00B87392"/>
    <w:rsid w:val="00B87724"/>
    <w:rsid w:val="00B878E0"/>
    <w:rsid w:val="00B87AB8"/>
    <w:rsid w:val="00B87CD2"/>
    <w:rsid w:val="00B90704"/>
    <w:rsid w:val="00B90C7C"/>
    <w:rsid w:val="00B91982"/>
    <w:rsid w:val="00B93674"/>
    <w:rsid w:val="00B94633"/>
    <w:rsid w:val="00B94F6D"/>
    <w:rsid w:val="00B9514C"/>
    <w:rsid w:val="00B954FD"/>
    <w:rsid w:val="00B95EAB"/>
    <w:rsid w:val="00B966D8"/>
    <w:rsid w:val="00B96765"/>
    <w:rsid w:val="00B96E27"/>
    <w:rsid w:val="00B9736C"/>
    <w:rsid w:val="00BA0E41"/>
    <w:rsid w:val="00BA100F"/>
    <w:rsid w:val="00BA1113"/>
    <w:rsid w:val="00BA1466"/>
    <w:rsid w:val="00BA17AD"/>
    <w:rsid w:val="00BA1C32"/>
    <w:rsid w:val="00BA29DD"/>
    <w:rsid w:val="00BA3914"/>
    <w:rsid w:val="00BA3DF6"/>
    <w:rsid w:val="00BA4B2D"/>
    <w:rsid w:val="00BA4E1B"/>
    <w:rsid w:val="00BA54AA"/>
    <w:rsid w:val="00BA5EB3"/>
    <w:rsid w:val="00BA6811"/>
    <w:rsid w:val="00BA6945"/>
    <w:rsid w:val="00BA77BD"/>
    <w:rsid w:val="00BA7DA3"/>
    <w:rsid w:val="00BB0E34"/>
    <w:rsid w:val="00BB179B"/>
    <w:rsid w:val="00BB2241"/>
    <w:rsid w:val="00BB239B"/>
    <w:rsid w:val="00BB2931"/>
    <w:rsid w:val="00BB2BD3"/>
    <w:rsid w:val="00BB32BB"/>
    <w:rsid w:val="00BB466E"/>
    <w:rsid w:val="00BB4DBB"/>
    <w:rsid w:val="00BB4F29"/>
    <w:rsid w:val="00BB6174"/>
    <w:rsid w:val="00BB667B"/>
    <w:rsid w:val="00BB689E"/>
    <w:rsid w:val="00BB6E2A"/>
    <w:rsid w:val="00BC0403"/>
    <w:rsid w:val="00BC0EF7"/>
    <w:rsid w:val="00BC309F"/>
    <w:rsid w:val="00BC4589"/>
    <w:rsid w:val="00BC46C7"/>
    <w:rsid w:val="00BC4A2C"/>
    <w:rsid w:val="00BC5452"/>
    <w:rsid w:val="00BC5BA2"/>
    <w:rsid w:val="00BC63F8"/>
    <w:rsid w:val="00BC6C93"/>
    <w:rsid w:val="00BC77C8"/>
    <w:rsid w:val="00BD03B1"/>
    <w:rsid w:val="00BD040E"/>
    <w:rsid w:val="00BD0F2F"/>
    <w:rsid w:val="00BD16D5"/>
    <w:rsid w:val="00BD173E"/>
    <w:rsid w:val="00BD1AE4"/>
    <w:rsid w:val="00BD22D6"/>
    <w:rsid w:val="00BD281F"/>
    <w:rsid w:val="00BD2904"/>
    <w:rsid w:val="00BD31ED"/>
    <w:rsid w:val="00BD390E"/>
    <w:rsid w:val="00BD42B8"/>
    <w:rsid w:val="00BD4C1D"/>
    <w:rsid w:val="00BD4CA7"/>
    <w:rsid w:val="00BD5AD9"/>
    <w:rsid w:val="00BD615B"/>
    <w:rsid w:val="00BD6E71"/>
    <w:rsid w:val="00BD6EA2"/>
    <w:rsid w:val="00BD7ECA"/>
    <w:rsid w:val="00BE1190"/>
    <w:rsid w:val="00BE12DB"/>
    <w:rsid w:val="00BE153D"/>
    <w:rsid w:val="00BE233A"/>
    <w:rsid w:val="00BE256D"/>
    <w:rsid w:val="00BE30C9"/>
    <w:rsid w:val="00BE371F"/>
    <w:rsid w:val="00BE3733"/>
    <w:rsid w:val="00BE3CF4"/>
    <w:rsid w:val="00BE57AD"/>
    <w:rsid w:val="00BE6886"/>
    <w:rsid w:val="00BE7206"/>
    <w:rsid w:val="00BE73CB"/>
    <w:rsid w:val="00BE76E4"/>
    <w:rsid w:val="00BE7816"/>
    <w:rsid w:val="00BE7817"/>
    <w:rsid w:val="00BF0B5A"/>
    <w:rsid w:val="00BF1046"/>
    <w:rsid w:val="00BF2427"/>
    <w:rsid w:val="00BF29B6"/>
    <w:rsid w:val="00BF2CB5"/>
    <w:rsid w:val="00BF3DFD"/>
    <w:rsid w:val="00BF4061"/>
    <w:rsid w:val="00BF418C"/>
    <w:rsid w:val="00BF4857"/>
    <w:rsid w:val="00BF4F97"/>
    <w:rsid w:val="00BF5242"/>
    <w:rsid w:val="00BF5EBE"/>
    <w:rsid w:val="00BF7892"/>
    <w:rsid w:val="00BF7AD0"/>
    <w:rsid w:val="00C01119"/>
    <w:rsid w:val="00C0253D"/>
    <w:rsid w:val="00C02607"/>
    <w:rsid w:val="00C0277C"/>
    <w:rsid w:val="00C02F4B"/>
    <w:rsid w:val="00C03029"/>
    <w:rsid w:val="00C03884"/>
    <w:rsid w:val="00C03E39"/>
    <w:rsid w:val="00C03F2D"/>
    <w:rsid w:val="00C041E2"/>
    <w:rsid w:val="00C04BEF"/>
    <w:rsid w:val="00C0515F"/>
    <w:rsid w:val="00C057CF"/>
    <w:rsid w:val="00C06017"/>
    <w:rsid w:val="00C06155"/>
    <w:rsid w:val="00C06642"/>
    <w:rsid w:val="00C0669E"/>
    <w:rsid w:val="00C07176"/>
    <w:rsid w:val="00C071D8"/>
    <w:rsid w:val="00C07F66"/>
    <w:rsid w:val="00C07F6E"/>
    <w:rsid w:val="00C1033D"/>
    <w:rsid w:val="00C10B2D"/>
    <w:rsid w:val="00C116A3"/>
    <w:rsid w:val="00C11AE5"/>
    <w:rsid w:val="00C12386"/>
    <w:rsid w:val="00C1247E"/>
    <w:rsid w:val="00C1389F"/>
    <w:rsid w:val="00C139A9"/>
    <w:rsid w:val="00C13DA8"/>
    <w:rsid w:val="00C143B0"/>
    <w:rsid w:val="00C14E97"/>
    <w:rsid w:val="00C1584A"/>
    <w:rsid w:val="00C158DA"/>
    <w:rsid w:val="00C15AC3"/>
    <w:rsid w:val="00C164D4"/>
    <w:rsid w:val="00C16658"/>
    <w:rsid w:val="00C16B0A"/>
    <w:rsid w:val="00C1714B"/>
    <w:rsid w:val="00C1756A"/>
    <w:rsid w:val="00C1759F"/>
    <w:rsid w:val="00C2072F"/>
    <w:rsid w:val="00C216A6"/>
    <w:rsid w:val="00C21D9F"/>
    <w:rsid w:val="00C21DE8"/>
    <w:rsid w:val="00C224AF"/>
    <w:rsid w:val="00C22926"/>
    <w:rsid w:val="00C2359E"/>
    <w:rsid w:val="00C23883"/>
    <w:rsid w:val="00C249C4"/>
    <w:rsid w:val="00C25272"/>
    <w:rsid w:val="00C25323"/>
    <w:rsid w:val="00C2591C"/>
    <w:rsid w:val="00C26240"/>
    <w:rsid w:val="00C26923"/>
    <w:rsid w:val="00C26C97"/>
    <w:rsid w:val="00C274EF"/>
    <w:rsid w:val="00C309FE"/>
    <w:rsid w:val="00C31245"/>
    <w:rsid w:val="00C31C95"/>
    <w:rsid w:val="00C3209C"/>
    <w:rsid w:val="00C32351"/>
    <w:rsid w:val="00C32925"/>
    <w:rsid w:val="00C32E09"/>
    <w:rsid w:val="00C33108"/>
    <w:rsid w:val="00C33397"/>
    <w:rsid w:val="00C3464F"/>
    <w:rsid w:val="00C34F22"/>
    <w:rsid w:val="00C3540F"/>
    <w:rsid w:val="00C354CB"/>
    <w:rsid w:val="00C35894"/>
    <w:rsid w:val="00C36031"/>
    <w:rsid w:val="00C3634F"/>
    <w:rsid w:val="00C365E3"/>
    <w:rsid w:val="00C36E48"/>
    <w:rsid w:val="00C37582"/>
    <w:rsid w:val="00C40034"/>
    <w:rsid w:val="00C410CB"/>
    <w:rsid w:val="00C41369"/>
    <w:rsid w:val="00C4142F"/>
    <w:rsid w:val="00C41451"/>
    <w:rsid w:val="00C4149F"/>
    <w:rsid w:val="00C41BB3"/>
    <w:rsid w:val="00C41CE6"/>
    <w:rsid w:val="00C41EE5"/>
    <w:rsid w:val="00C42710"/>
    <w:rsid w:val="00C42851"/>
    <w:rsid w:val="00C435EA"/>
    <w:rsid w:val="00C44243"/>
    <w:rsid w:val="00C44290"/>
    <w:rsid w:val="00C44404"/>
    <w:rsid w:val="00C45FEC"/>
    <w:rsid w:val="00C462E1"/>
    <w:rsid w:val="00C46660"/>
    <w:rsid w:val="00C46F0B"/>
    <w:rsid w:val="00C470CD"/>
    <w:rsid w:val="00C47A31"/>
    <w:rsid w:val="00C509E4"/>
    <w:rsid w:val="00C50C03"/>
    <w:rsid w:val="00C51F70"/>
    <w:rsid w:val="00C52BA2"/>
    <w:rsid w:val="00C549E4"/>
    <w:rsid w:val="00C549F2"/>
    <w:rsid w:val="00C54EB6"/>
    <w:rsid w:val="00C54F1E"/>
    <w:rsid w:val="00C55068"/>
    <w:rsid w:val="00C556B2"/>
    <w:rsid w:val="00C5623D"/>
    <w:rsid w:val="00C56D4E"/>
    <w:rsid w:val="00C60382"/>
    <w:rsid w:val="00C60DA1"/>
    <w:rsid w:val="00C612CF"/>
    <w:rsid w:val="00C61402"/>
    <w:rsid w:val="00C61F21"/>
    <w:rsid w:val="00C62AB9"/>
    <w:rsid w:val="00C63891"/>
    <w:rsid w:val="00C64F5A"/>
    <w:rsid w:val="00C6518B"/>
    <w:rsid w:val="00C6541D"/>
    <w:rsid w:val="00C6559F"/>
    <w:rsid w:val="00C658B8"/>
    <w:rsid w:val="00C6625F"/>
    <w:rsid w:val="00C66A63"/>
    <w:rsid w:val="00C67700"/>
    <w:rsid w:val="00C67CB4"/>
    <w:rsid w:val="00C67CE8"/>
    <w:rsid w:val="00C70AD6"/>
    <w:rsid w:val="00C7109B"/>
    <w:rsid w:val="00C71397"/>
    <w:rsid w:val="00C71C55"/>
    <w:rsid w:val="00C71D2A"/>
    <w:rsid w:val="00C72631"/>
    <w:rsid w:val="00C72750"/>
    <w:rsid w:val="00C727D9"/>
    <w:rsid w:val="00C740ED"/>
    <w:rsid w:val="00C7418F"/>
    <w:rsid w:val="00C7511F"/>
    <w:rsid w:val="00C7556B"/>
    <w:rsid w:val="00C75920"/>
    <w:rsid w:val="00C75AFC"/>
    <w:rsid w:val="00C75B5F"/>
    <w:rsid w:val="00C75D3C"/>
    <w:rsid w:val="00C762B7"/>
    <w:rsid w:val="00C768FF"/>
    <w:rsid w:val="00C77D1A"/>
    <w:rsid w:val="00C80991"/>
    <w:rsid w:val="00C8166B"/>
    <w:rsid w:val="00C82336"/>
    <w:rsid w:val="00C83139"/>
    <w:rsid w:val="00C831C6"/>
    <w:rsid w:val="00C833C1"/>
    <w:rsid w:val="00C84384"/>
    <w:rsid w:val="00C84533"/>
    <w:rsid w:val="00C862AE"/>
    <w:rsid w:val="00C86942"/>
    <w:rsid w:val="00C86B52"/>
    <w:rsid w:val="00C86DC3"/>
    <w:rsid w:val="00C873FF"/>
    <w:rsid w:val="00C87604"/>
    <w:rsid w:val="00C9024C"/>
    <w:rsid w:val="00C90310"/>
    <w:rsid w:val="00C903A5"/>
    <w:rsid w:val="00C90ACA"/>
    <w:rsid w:val="00C90CEC"/>
    <w:rsid w:val="00C920D7"/>
    <w:rsid w:val="00C921BA"/>
    <w:rsid w:val="00C92F7E"/>
    <w:rsid w:val="00C946E3"/>
    <w:rsid w:val="00C95212"/>
    <w:rsid w:val="00C956B0"/>
    <w:rsid w:val="00C959BA"/>
    <w:rsid w:val="00C95C21"/>
    <w:rsid w:val="00C96C9E"/>
    <w:rsid w:val="00C96CB0"/>
    <w:rsid w:val="00C972F4"/>
    <w:rsid w:val="00C97660"/>
    <w:rsid w:val="00C97BAC"/>
    <w:rsid w:val="00CA03C5"/>
    <w:rsid w:val="00CA0B0D"/>
    <w:rsid w:val="00CA0B3B"/>
    <w:rsid w:val="00CA0B74"/>
    <w:rsid w:val="00CA1328"/>
    <w:rsid w:val="00CA2004"/>
    <w:rsid w:val="00CA2030"/>
    <w:rsid w:val="00CA2689"/>
    <w:rsid w:val="00CA26E0"/>
    <w:rsid w:val="00CA3ADA"/>
    <w:rsid w:val="00CA3BF3"/>
    <w:rsid w:val="00CA3F61"/>
    <w:rsid w:val="00CA3F84"/>
    <w:rsid w:val="00CA4116"/>
    <w:rsid w:val="00CA4AE8"/>
    <w:rsid w:val="00CA4E55"/>
    <w:rsid w:val="00CA548D"/>
    <w:rsid w:val="00CA552B"/>
    <w:rsid w:val="00CA5FC7"/>
    <w:rsid w:val="00CA6C15"/>
    <w:rsid w:val="00CA7ACA"/>
    <w:rsid w:val="00CA7BE7"/>
    <w:rsid w:val="00CB0399"/>
    <w:rsid w:val="00CB08F3"/>
    <w:rsid w:val="00CB0FD8"/>
    <w:rsid w:val="00CB10BF"/>
    <w:rsid w:val="00CB18CC"/>
    <w:rsid w:val="00CB1C04"/>
    <w:rsid w:val="00CB1CAF"/>
    <w:rsid w:val="00CB3616"/>
    <w:rsid w:val="00CB3A2B"/>
    <w:rsid w:val="00CB41B7"/>
    <w:rsid w:val="00CB4F5A"/>
    <w:rsid w:val="00CB53FF"/>
    <w:rsid w:val="00CB5564"/>
    <w:rsid w:val="00CB57EA"/>
    <w:rsid w:val="00CB6005"/>
    <w:rsid w:val="00CB65AF"/>
    <w:rsid w:val="00CC01A9"/>
    <w:rsid w:val="00CC03E4"/>
    <w:rsid w:val="00CC0774"/>
    <w:rsid w:val="00CC1692"/>
    <w:rsid w:val="00CC1D90"/>
    <w:rsid w:val="00CC2127"/>
    <w:rsid w:val="00CC246F"/>
    <w:rsid w:val="00CC279B"/>
    <w:rsid w:val="00CC2A8D"/>
    <w:rsid w:val="00CC31D7"/>
    <w:rsid w:val="00CC35BB"/>
    <w:rsid w:val="00CC4BB5"/>
    <w:rsid w:val="00CC4DCB"/>
    <w:rsid w:val="00CC526E"/>
    <w:rsid w:val="00CC5829"/>
    <w:rsid w:val="00CC5B97"/>
    <w:rsid w:val="00CC5F50"/>
    <w:rsid w:val="00CC6673"/>
    <w:rsid w:val="00CC6760"/>
    <w:rsid w:val="00CC6C73"/>
    <w:rsid w:val="00CD01C0"/>
    <w:rsid w:val="00CD0D9F"/>
    <w:rsid w:val="00CD1159"/>
    <w:rsid w:val="00CD17F0"/>
    <w:rsid w:val="00CD1821"/>
    <w:rsid w:val="00CD1CB7"/>
    <w:rsid w:val="00CD1DE2"/>
    <w:rsid w:val="00CD2F6B"/>
    <w:rsid w:val="00CD2FB9"/>
    <w:rsid w:val="00CD3315"/>
    <w:rsid w:val="00CD3720"/>
    <w:rsid w:val="00CD3B70"/>
    <w:rsid w:val="00CD410A"/>
    <w:rsid w:val="00CD423E"/>
    <w:rsid w:val="00CD45B8"/>
    <w:rsid w:val="00CD472D"/>
    <w:rsid w:val="00CD4BFF"/>
    <w:rsid w:val="00CD534E"/>
    <w:rsid w:val="00CD53BA"/>
    <w:rsid w:val="00CD5A69"/>
    <w:rsid w:val="00CD61AD"/>
    <w:rsid w:val="00CD6EBC"/>
    <w:rsid w:val="00CD6EFE"/>
    <w:rsid w:val="00CE0FDD"/>
    <w:rsid w:val="00CE1106"/>
    <w:rsid w:val="00CE1B19"/>
    <w:rsid w:val="00CE28F3"/>
    <w:rsid w:val="00CE2918"/>
    <w:rsid w:val="00CE2D6E"/>
    <w:rsid w:val="00CE2E40"/>
    <w:rsid w:val="00CE2F28"/>
    <w:rsid w:val="00CE35B2"/>
    <w:rsid w:val="00CE3FE2"/>
    <w:rsid w:val="00CE437A"/>
    <w:rsid w:val="00CE48FF"/>
    <w:rsid w:val="00CE4C41"/>
    <w:rsid w:val="00CE5027"/>
    <w:rsid w:val="00CE5038"/>
    <w:rsid w:val="00CE5F01"/>
    <w:rsid w:val="00CE63B5"/>
    <w:rsid w:val="00CE6DD0"/>
    <w:rsid w:val="00CE6EF1"/>
    <w:rsid w:val="00CF061E"/>
    <w:rsid w:val="00CF192F"/>
    <w:rsid w:val="00CF2150"/>
    <w:rsid w:val="00CF242A"/>
    <w:rsid w:val="00CF252C"/>
    <w:rsid w:val="00CF322D"/>
    <w:rsid w:val="00CF3DCA"/>
    <w:rsid w:val="00CF509A"/>
    <w:rsid w:val="00CF66F4"/>
    <w:rsid w:val="00CF6947"/>
    <w:rsid w:val="00CF6B94"/>
    <w:rsid w:val="00D0020D"/>
    <w:rsid w:val="00D00E93"/>
    <w:rsid w:val="00D024C7"/>
    <w:rsid w:val="00D02673"/>
    <w:rsid w:val="00D03CA0"/>
    <w:rsid w:val="00D05351"/>
    <w:rsid w:val="00D057C7"/>
    <w:rsid w:val="00D069F2"/>
    <w:rsid w:val="00D07172"/>
    <w:rsid w:val="00D07C4C"/>
    <w:rsid w:val="00D07FD1"/>
    <w:rsid w:val="00D1021A"/>
    <w:rsid w:val="00D1025D"/>
    <w:rsid w:val="00D10B8D"/>
    <w:rsid w:val="00D117B0"/>
    <w:rsid w:val="00D1230D"/>
    <w:rsid w:val="00D12516"/>
    <w:rsid w:val="00D12FD5"/>
    <w:rsid w:val="00D138B7"/>
    <w:rsid w:val="00D1396C"/>
    <w:rsid w:val="00D13E1B"/>
    <w:rsid w:val="00D144F6"/>
    <w:rsid w:val="00D14A77"/>
    <w:rsid w:val="00D14A8C"/>
    <w:rsid w:val="00D155F5"/>
    <w:rsid w:val="00D15A37"/>
    <w:rsid w:val="00D1619C"/>
    <w:rsid w:val="00D16241"/>
    <w:rsid w:val="00D17044"/>
    <w:rsid w:val="00D17227"/>
    <w:rsid w:val="00D173DF"/>
    <w:rsid w:val="00D1765E"/>
    <w:rsid w:val="00D177D4"/>
    <w:rsid w:val="00D17931"/>
    <w:rsid w:val="00D20345"/>
    <w:rsid w:val="00D20546"/>
    <w:rsid w:val="00D20603"/>
    <w:rsid w:val="00D2072D"/>
    <w:rsid w:val="00D208D3"/>
    <w:rsid w:val="00D20FB3"/>
    <w:rsid w:val="00D21ACF"/>
    <w:rsid w:val="00D21EA4"/>
    <w:rsid w:val="00D22534"/>
    <w:rsid w:val="00D22C6E"/>
    <w:rsid w:val="00D23501"/>
    <w:rsid w:val="00D2387D"/>
    <w:rsid w:val="00D23ADC"/>
    <w:rsid w:val="00D23F72"/>
    <w:rsid w:val="00D241A2"/>
    <w:rsid w:val="00D24A6D"/>
    <w:rsid w:val="00D24EF9"/>
    <w:rsid w:val="00D254EC"/>
    <w:rsid w:val="00D26590"/>
    <w:rsid w:val="00D26612"/>
    <w:rsid w:val="00D269C7"/>
    <w:rsid w:val="00D26EDC"/>
    <w:rsid w:val="00D278E6"/>
    <w:rsid w:val="00D27915"/>
    <w:rsid w:val="00D3038A"/>
    <w:rsid w:val="00D30532"/>
    <w:rsid w:val="00D30B7D"/>
    <w:rsid w:val="00D30FF2"/>
    <w:rsid w:val="00D31389"/>
    <w:rsid w:val="00D316A1"/>
    <w:rsid w:val="00D328AD"/>
    <w:rsid w:val="00D34044"/>
    <w:rsid w:val="00D3421E"/>
    <w:rsid w:val="00D34790"/>
    <w:rsid w:val="00D36A5E"/>
    <w:rsid w:val="00D37619"/>
    <w:rsid w:val="00D401A1"/>
    <w:rsid w:val="00D407DC"/>
    <w:rsid w:val="00D4096D"/>
    <w:rsid w:val="00D40B95"/>
    <w:rsid w:val="00D411FC"/>
    <w:rsid w:val="00D4158A"/>
    <w:rsid w:val="00D41F04"/>
    <w:rsid w:val="00D42228"/>
    <w:rsid w:val="00D44F22"/>
    <w:rsid w:val="00D45021"/>
    <w:rsid w:val="00D45B66"/>
    <w:rsid w:val="00D45FFE"/>
    <w:rsid w:val="00D462DB"/>
    <w:rsid w:val="00D46791"/>
    <w:rsid w:val="00D469B8"/>
    <w:rsid w:val="00D4775C"/>
    <w:rsid w:val="00D50310"/>
    <w:rsid w:val="00D51DF7"/>
    <w:rsid w:val="00D5353B"/>
    <w:rsid w:val="00D53C9D"/>
    <w:rsid w:val="00D53D33"/>
    <w:rsid w:val="00D54E46"/>
    <w:rsid w:val="00D5511F"/>
    <w:rsid w:val="00D55EC4"/>
    <w:rsid w:val="00D56D48"/>
    <w:rsid w:val="00D576F2"/>
    <w:rsid w:val="00D57AB0"/>
    <w:rsid w:val="00D57AF5"/>
    <w:rsid w:val="00D57B5E"/>
    <w:rsid w:val="00D60D0F"/>
    <w:rsid w:val="00D60F07"/>
    <w:rsid w:val="00D634C2"/>
    <w:rsid w:val="00D644E9"/>
    <w:rsid w:val="00D64A37"/>
    <w:rsid w:val="00D64EA4"/>
    <w:rsid w:val="00D65022"/>
    <w:rsid w:val="00D658DE"/>
    <w:rsid w:val="00D65A45"/>
    <w:rsid w:val="00D65E00"/>
    <w:rsid w:val="00D662AB"/>
    <w:rsid w:val="00D6642E"/>
    <w:rsid w:val="00D66594"/>
    <w:rsid w:val="00D67861"/>
    <w:rsid w:val="00D67879"/>
    <w:rsid w:val="00D71081"/>
    <w:rsid w:val="00D716D9"/>
    <w:rsid w:val="00D72535"/>
    <w:rsid w:val="00D72B59"/>
    <w:rsid w:val="00D73300"/>
    <w:rsid w:val="00D73A9F"/>
    <w:rsid w:val="00D74D07"/>
    <w:rsid w:val="00D75BEC"/>
    <w:rsid w:val="00D760F2"/>
    <w:rsid w:val="00D76466"/>
    <w:rsid w:val="00D76A5B"/>
    <w:rsid w:val="00D76AAC"/>
    <w:rsid w:val="00D77317"/>
    <w:rsid w:val="00D77E21"/>
    <w:rsid w:val="00D81845"/>
    <w:rsid w:val="00D81D21"/>
    <w:rsid w:val="00D82071"/>
    <w:rsid w:val="00D83999"/>
    <w:rsid w:val="00D83C1D"/>
    <w:rsid w:val="00D84546"/>
    <w:rsid w:val="00D84C4B"/>
    <w:rsid w:val="00D84FA8"/>
    <w:rsid w:val="00D85087"/>
    <w:rsid w:val="00D8509E"/>
    <w:rsid w:val="00D85BE1"/>
    <w:rsid w:val="00D864C3"/>
    <w:rsid w:val="00D86D8A"/>
    <w:rsid w:val="00D87678"/>
    <w:rsid w:val="00D90647"/>
    <w:rsid w:val="00D90CF8"/>
    <w:rsid w:val="00D91BBE"/>
    <w:rsid w:val="00D92436"/>
    <w:rsid w:val="00D924FD"/>
    <w:rsid w:val="00D92550"/>
    <w:rsid w:val="00D93E88"/>
    <w:rsid w:val="00D95CF1"/>
    <w:rsid w:val="00D96CB2"/>
    <w:rsid w:val="00D96FDD"/>
    <w:rsid w:val="00D973BA"/>
    <w:rsid w:val="00DA0028"/>
    <w:rsid w:val="00DA15B3"/>
    <w:rsid w:val="00DA19CC"/>
    <w:rsid w:val="00DA2C8E"/>
    <w:rsid w:val="00DA2F7A"/>
    <w:rsid w:val="00DA3C60"/>
    <w:rsid w:val="00DA49B5"/>
    <w:rsid w:val="00DA4F62"/>
    <w:rsid w:val="00DA4FC1"/>
    <w:rsid w:val="00DA5167"/>
    <w:rsid w:val="00DA520B"/>
    <w:rsid w:val="00DA547A"/>
    <w:rsid w:val="00DA572C"/>
    <w:rsid w:val="00DA5AD0"/>
    <w:rsid w:val="00DA6CA3"/>
    <w:rsid w:val="00DA7CA3"/>
    <w:rsid w:val="00DB02E7"/>
    <w:rsid w:val="00DB0377"/>
    <w:rsid w:val="00DB1CEB"/>
    <w:rsid w:val="00DB2337"/>
    <w:rsid w:val="00DB4AD8"/>
    <w:rsid w:val="00DB5464"/>
    <w:rsid w:val="00DB556B"/>
    <w:rsid w:val="00DB5E2C"/>
    <w:rsid w:val="00DB6116"/>
    <w:rsid w:val="00DB66D2"/>
    <w:rsid w:val="00DB7CBB"/>
    <w:rsid w:val="00DB7E7E"/>
    <w:rsid w:val="00DB7E9A"/>
    <w:rsid w:val="00DC1437"/>
    <w:rsid w:val="00DC260E"/>
    <w:rsid w:val="00DC2BA3"/>
    <w:rsid w:val="00DC2FD0"/>
    <w:rsid w:val="00DC3131"/>
    <w:rsid w:val="00DC394A"/>
    <w:rsid w:val="00DC3C32"/>
    <w:rsid w:val="00DC4614"/>
    <w:rsid w:val="00DC4862"/>
    <w:rsid w:val="00DC4C27"/>
    <w:rsid w:val="00DC5CBC"/>
    <w:rsid w:val="00DC6934"/>
    <w:rsid w:val="00DC72E2"/>
    <w:rsid w:val="00DD0136"/>
    <w:rsid w:val="00DD052C"/>
    <w:rsid w:val="00DD0658"/>
    <w:rsid w:val="00DD1301"/>
    <w:rsid w:val="00DD1366"/>
    <w:rsid w:val="00DD147E"/>
    <w:rsid w:val="00DD16EB"/>
    <w:rsid w:val="00DD187A"/>
    <w:rsid w:val="00DD1FA5"/>
    <w:rsid w:val="00DD2263"/>
    <w:rsid w:val="00DD348E"/>
    <w:rsid w:val="00DD38A2"/>
    <w:rsid w:val="00DD3C8C"/>
    <w:rsid w:val="00DD4645"/>
    <w:rsid w:val="00DD47ED"/>
    <w:rsid w:val="00DD4CF4"/>
    <w:rsid w:val="00DD4E88"/>
    <w:rsid w:val="00DD541B"/>
    <w:rsid w:val="00DD562F"/>
    <w:rsid w:val="00DD57D0"/>
    <w:rsid w:val="00DD59D8"/>
    <w:rsid w:val="00DD5BF0"/>
    <w:rsid w:val="00DD5D2A"/>
    <w:rsid w:val="00DD66FA"/>
    <w:rsid w:val="00DD6B90"/>
    <w:rsid w:val="00DD7000"/>
    <w:rsid w:val="00DE05A4"/>
    <w:rsid w:val="00DE14B5"/>
    <w:rsid w:val="00DE14F5"/>
    <w:rsid w:val="00DE1745"/>
    <w:rsid w:val="00DE191D"/>
    <w:rsid w:val="00DE21CA"/>
    <w:rsid w:val="00DE2614"/>
    <w:rsid w:val="00DE28B9"/>
    <w:rsid w:val="00DE29DA"/>
    <w:rsid w:val="00DE31C9"/>
    <w:rsid w:val="00DE38E0"/>
    <w:rsid w:val="00DE3EB3"/>
    <w:rsid w:val="00DE4E1E"/>
    <w:rsid w:val="00DE52EE"/>
    <w:rsid w:val="00DE5FCF"/>
    <w:rsid w:val="00DE600A"/>
    <w:rsid w:val="00DE67CB"/>
    <w:rsid w:val="00DE6A3A"/>
    <w:rsid w:val="00DE720D"/>
    <w:rsid w:val="00DE7285"/>
    <w:rsid w:val="00DE766F"/>
    <w:rsid w:val="00DF081E"/>
    <w:rsid w:val="00DF086A"/>
    <w:rsid w:val="00DF13EF"/>
    <w:rsid w:val="00DF14CB"/>
    <w:rsid w:val="00DF1DA5"/>
    <w:rsid w:val="00DF28C2"/>
    <w:rsid w:val="00DF2A29"/>
    <w:rsid w:val="00DF2E76"/>
    <w:rsid w:val="00DF3F7D"/>
    <w:rsid w:val="00DF4765"/>
    <w:rsid w:val="00DF4D81"/>
    <w:rsid w:val="00DF5C5C"/>
    <w:rsid w:val="00DF760F"/>
    <w:rsid w:val="00DF7897"/>
    <w:rsid w:val="00DF7A6E"/>
    <w:rsid w:val="00DF7F94"/>
    <w:rsid w:val="00E00263"/>
    <w:rsid w:val="00E00700"/>
    <w:rsid w:val="00E01711"/>
    <w:rsid w:val="00E01AE2"/>
    <w:rsid w:val="00E01D8C"/>
    <w:rsid w:val="00E01FF4"/>
    <w:rsid w:val="00E0204C"/>
    <w:rsid w:val="00E02A07"/>
    <w:rsid w:val="00E03114"/>
    <w:rsid w:val="00E032A9"/>
    <w:rsid w:val="00E033C1"/>
    <w:rsid w:val="00E04A3B"/>
    <w:rsid w:val="00E064AC"/>
    <w:rsid w:val="00E103AC"/>
    <w:rsid w:val="00E103FB"/>
    <w:rsid w:val="00E110A1"/>
    <w:rsid w:val="00E11BD3"/>
    <w:rsid w:val="00E123AE"/>
    <w:rsid w:val="00E12ED4"/>
    <w:rsid w:val="00E1383F"/>
    <w:rsid w:val="00E14084"/>
    <w:rsid w:val="00E14F1C"/>
    <w:rsid w:val="00E169FB"/>
    <w:rsid w:val="00E17070"/>
    <w:rsid w:val="00E17891"/>
    <w:rsid w:val="00E20A0F"/>
    <w:rsid w:val="00E20B3E"/>
    <w:rsid w:val="00E20BAD"/>
    <w:rsid w:val="00E20C42"/>
    <w:rsid w:val="00E21783"/>
    <w:rsid w:val="00E21FBA"/>
    <w:rsid w:val="00E2285F"/>
    <w:rsid w:val="00E22B24"/>
    <w:rsid w:val="00E23B79"/>
    <w:rsid w:val="00E24D8D"/>
    <w:rsid w:val="00E25327"/>
    <w:rsid w:val="00E255B2"/>
    <w:rsid w:val="00E26150"/>
    <w:rsid w:val="00E26273"/>
    <w:rsid w:val="00E2665E"/>
    <w:rsid w:val="00E26893"/>
    <w:rsid w:val="00E26F71"/>
    <w:rsid w:val="00E30EE1"/>
    <w:rsid w:val="00E329DE"/>
    <w:rsid w:val="00E32A53"/>
    <w:rsid w:val="00E32C82"/>
    <w:rsid w:val="00E32F1C"/>
    <w:rsid w:val="00E338E7"/>
    <w:rsid w:val="00E33C95"/>
    <w:rsid w:val="00E33F87"/>
    <w:rsid w:val="00E35297"/>
    <w:rsid w:val="00E3610D"/>
    <w:rsid w:val="00E362F6"/>
    <w:rsid w:val="00E36352"/>
    <w:rsid w:val="00E374D5"/>
    <w:rsid w:val="00E37AD1"/>
    <w:rsid w:val="00E37E33"/>
    <w:rsid w:val="00E402E1"/>
    <w:rsid w:val="00E40535"/>
    <w:rsid w:val="00E40D36"/>
    <w:rsid w:val="00E41371"/>
    <w:rsid w:val="00E41AB6"/>
    <w:rsid w:val="00E41B7C"/>
    <w:rsid w:val="00E42317"/>
    <w:rsid w:val="00E42643"/>
    <w:rsid w:val="00E426C7"/>
    <w:rsid w:val="00E434C1"/>
    <w:rsid w:val="00E44E1A"/>
    <w:rsid w:val="00E4535B"/>
    <w:rsid w:val="00E4571C"/>
    <w:rsid w:val="00E464B3"/>
    <w:rsid w:val="00E47596"/>
    <w:rsid w:val="00E478F0"/>
    <w:rsid w:val="00E47964"/>
    <w:rsid w:val="00E503CA"/>
    <w:rsid w:val="00E51752"/>
    <w:rsid w:val="00E51C3E"/>
    <w:rsid w:val="00E5258F"/>
    <w:rsid w:val="00E5269C"/>
    <w:rsid w:val="00E52A73"/>
    <w:rsid w:val="00E52C37"/>
    <w:rsid w:val="00E52ED2"/>
    <w:rsid w:val="00E531A4"/>
    <w:rsid w:val="00E5395E"/>
    <w:rsid w:val="00E54196"/>
    <w:rsid w:val="00E551AD"/>
    <w:rsid w:val="00E560DB"/>
    <w:rsid w:val="00E566E2"/>
    <w:rsid w:val="00E569BD"/>
    <w:rsid w:val="00E576B4"/>
    <w:rsid w:val="00E60083"/>
    <w:rsid w:val="00E60384"/>
    <w:rsid w:val="00E61AD7"/>
    <w:rsid w:val="00E61DD0"/>
    <w:rsid w:val="00E61F60"/>
    <w:rsid w:val="00E62B9A"/>
    <w:rsid w:val="00E634BD"/>
    <w:rsid w:val="00E63905"/>
    <w:rsid w:val="00E63965"/>
    <w:rsid w:val="00E6451D"/>
    <w:rsid w:val="00E64574"/>
    <w:rsid w:val="00E64BC8"/>
    <w:rsid w:val="00E6584C"/>
    <w:rsid w:val="00E659FD"/>
    <w:rsid w:val="00E65CEB"/>
    <w:rsid w:val="00E661C5"/>
    <w:rsid w:val="00E668C7"/>
    <w:rsid w:val="00E66BFA"/>
    <w:rsid w:val="00E6745A"/>
    <w:rsid w:val="00E67483"/>
    <w:rsid w:val="00E67CBF"/>
    <w:rsid w:val="00E67D88"/>
    <w:rsid w:val="00E67EBE"/>
    <w:rsid w:val="00E7018D"/>
    <w:rsid w:val="00E7133F"/>
    <w:rsid w:val="00E717E0"/>
    <w:rsid w:val="00E71A6B"/>
    <w:rsid w:val="00E71A81"/>
    <w:rsid w:val="00E72A22"/>
    <w:rsid w:val="00E73154"/>
    <w:rsid w:val="00E73193"/>
    <w:rsid w:val="00E73270"/>
    <w:rsid w:val="00E7327E"/>
    <w:rsid w:val="00E73A31"/>
    <w:rsid w:val="00E73ADC"/>
    <w:rsid w:val="00E74158"/>
    <w:rsid w:val="00E74650"/>
    <w:rsid w:val="00E7515A"/>
    <w:rsid w:val="00E75248"/>
    <w:rsid w:val="00E75276"/>
    <w:rsid w:val="00E75C17"/>
    <w:rsid w:val="00E76320"/>
    <w:rsid w:val="00E775E6"/>
    <w:rsid w:val="00E7769A"/>
    <w:rsid w:val="00E77989"/>
    <w:rsid w:val="00E8000B"/>
    <w:rsid w:val="00E80114"/>
    <w:rsid w:val="00E807EF"/>
    <w:rsid w:val="00E80AD3"/>
    <w:rsid w:val="00E811F6"/>
    <w:rsid w:val="00E81465"/>
    <w:rsid w:val="00E81EA0"/>
    <w:rsid w:val="00E827C2"/>
    <w:rsid w:val="00E83344"/>
    <w:rsid w:val="00E841DD"/>
    <w:rsid w:val="00E84706"/>
    <w:rsid w:val="00E85395"/>
    <w:rsid w:val="00E85B56"/>
    <w:rsid w:val="00E85E5E"/>
    <w:rsid w:val="00E85F66"/>
    <w:rsid w:val="00E86677"/>
    <w:rsid w:val="00E86BDD"/>
    <w:rsid w:val="00E8776A"/>
    <w:rsid w:val="00E8794C"/>
    <w:rsid w:val="00E9027B"/>
    <w:rsid w:val="00E9046F"/>
    <w:rsid w:val="00E91124"/>
    <w:rsid w:val="00E92882"/>
    <w:rsid w:val="00E9296E"/>
    <w:rsid w:val="00E92ACD"/>
    <w:rsid w:val="00E94769"/>
    <w:rsid w:val="00E94A5F"/>
    <w:rsid w:val="00E94D9C"/>
    <w:rsid w:val="00E94F7A"/>
    <w:rsid w:val="00E9526E"/>
    <w:rsid w:val="00E95AC2"/>
    <w:rsid w:val="00E95AFB"/>
    <w:rsid w:val="00E95DA6"/>
    <w:rsid w:val="00E96017"/>
    <w:rsid w:val="00E96061"/>
    <w:rsid w:val="00E9681A"/>
    <w:rsid w:val="00E970CE"/>
    <w:rsid w:val="00E974C2"/>
    <w:rsid w:val="00E97562"/>
    <w:rsid w:val="00E978BB"/>
    <w:rsid w:val="00E97902"/>
    <w:rsid w:val="00EA0718"/>
    <w:rsid w:val="00EA086D"/>
    <w:rsid w:val="00EA0AC9"/>
    <w:rsid w:val="00EA1AFC"/>
    <w:rsid w:val="00EA2A03"/>
    <w:rsid w:val="00EA35B4"/>
    <w:rsid w:val="00EA38CE"/>
    <w:rsid w:val="00EA3B70"/>
    <w:rsid w:val="00EA3E02"/>
    <w:rsid w:val="00EA4235"/>
    <w:rsid w:val="00EA45EF"/>
    <w:rsid w:val="00EA46BC"/>
    <w:rsid w:val="00EA479A"/>
    <w:rsid w:val="00EA4ECA"/>
    <w:rsid w:val="00EA5877"/>
    <w:rsid w:val="00EA611B"/>
    <w:rsid w:val="00EA68C2"/>
    <w:rsid w:val="00EA6E27"/>
    <w:rsid w:val="00EA7193"/>
    <w:rsid w:val="00EB0051"/>
    <w:rsid w:val="00EB06A2"/>
    <w:rsid w:val="00EB09C9"/>
    <w:rsid w:val="00EB1395"/>
    <w:rsid w:val="00EB26A8"/>
    <w:rsid w:val="00EB2A2C"/>
    <w:rsid w:val="00EB30B2"/>
    <w:rsid w:val="00EB3108"/>
    <w:rsid w:val="00EB326D"/>
    <w:rsid w:val="00EB3826"/>
    <w:rsid w:val="00EB3871"/>
    <w:rsid w:val="00EB3886"/>
    <w:rsid w:val="00EB425E"/>
    <w:rsid w:val="00EB45C4"/>
    <w:rsid w:val="00EB50B6"/>
    <w:rsid w:val="00EB5A2E"/>
    <w:rsid w:val="00EB5E0F"/>
    <w:rsid w:val="00EB6227"/>
    <w:rsid w:val="00EB6DE5"/>
    <w:rsid w:val="00EC02F9"/>
    <w:rsid w:val="00EC08AD"/>
    <w:rsid w:val="00EC1540"/>
    <w:rsid w:val="00EC19C5"/>
    <w:rsid w:val="00EC2DAC"/>
    <w:rsid w:val="00EC30F3"/>
    <w:rsid w:val="00EC313C"/>
    <w:rsid w:val="00EC5527"/>
    <w:rsid w:val="00EC59D3"/>
    <w:rsid w:val="00EC5B10"/>
    <w:rsid w:val="00EC7A3D"/>
    <w:rsid w:val="00ED09FC"/>
    <w:rsid w:val="00ED1262"/>
    <w:rsid w:val="00ED150C"/>
    <w:rsid w:val="00ED1B7A"/>
    <w:rsid w:val="00ED223A"/>
    <w:rsid w:val="00ED2337"/>
    <w:rsid w:val="00ED2ECD"/>
    <w:rsid w:val="00ED34F8"/>
    <w:rsid w:val="00ED4D49"/>
    <w:rsid w:val="00ED57BA"/>
    <w:rsid w:val="00ED5DB2"/>
    <w:rsid w:val="00ED6D3D"/>
    <w:rsid w:val="00ED72DC"/>
    <w:rsid w:val="00ED731A"/>
    <w:rsid w:val="00EE14DD"/>
    <w:rsid w:val="00EE217F"/>
    <w:rsid w:val="00EE2AD4"/>
    <w:rsid w:val="00EE2F91"/>
    <w:rsid w:val="00EE3178"/>
    <w:rsid w:val="00EE3221"/>
    <w:rsid w:val="00EE3626"/>
    <w:rsid w:val="00EE4076"/>
    <w:rsid w:val="00EE40DD"/>
    <w:rsid w:val="00EE42B9"/>
    <w:rsid w:val="00EE45A4"/>
    <w:rsid w:val="00EE580D"/>
    <w:rsid w:val="00EE596F"/>
    <w:rsid w:val="00EE59EF"/>
    <w:rsid w:val="00EE5B78"/>
    <w:rsid w:val="00EE5E97"/>
    <w:rsid w:val="00EE5FA7"/>
    <w:rsid w:val="00EE644C"/>
    <w:rsid w:val="00EE7544"/>
    <w:rsid w:val="00EF0A6C"/>
    <w:rsid w:val="00EF0C08"/>
    <w:rsid w:val="00EF1629"/>
    <w:rsid w:val="00EF2408"/>
    <w:rsid w:val="00EF268B"/>
    <w:rsid w:val="00EF3138"/>
    <w:rsid w:val="00EF3446"/>
    <w:rsid w:val="00EF37AB"/>
    <w:rsid w:val="00EF501E"/>
    <w:rsid w:val="00EF519B"/>
    <w:rsid w:val="00EF5CB7"/>
    <w:rsid w:val="00EF69FC"/>
    <w:rsid w:val="00EF6A6F"/>
    <w:rsid w:val="00EF741E"/>
    <w:rsid w:val="00EF7FE2"/>
    <w:rsid w:val="00F004BC"/>
    <w:rsid w:val="00F0093C"/>
    <w:rsid w:val="00F01245"/>
    <w:rsid w:val="00F012FF"/>
    <w:rsid w:val="00F015A0"/>
    <w:rsid w:val="00F018CD"/>
    <w:rsid w:val="00F021CA"/>
    <w:rsid w:val="00F02492"/>
    <w:rsid w:val="00F02C85"/>
    <w:rsid w:val="00F02F29"/>
    <w:rsid w:val="00F03003"/>
    <w:rsid w:val="00F030E3"/>
    <w:rsid w:val="00F0331C"/>
    <w:rsid w:val="00F05532"/>
    <w:rsid w:val="00F055F3"/>
    <w:rsid w:val="00F05B25"/>
    <w:rsid w:val="00F0636A"/>
    <w:rsid w:val="00F066F1"/>
    <w:rsid w:val="00F07CB5"/>
    <w:rsid w:val="00F07E18"/>
    <w:rsid w:val="00F1010E"/>
    <w:rsid w:val="00F10BF8"/>
    <w:rsid w:val="00F12FC2"/>
    <w:rsid w:val="00F1318D"/>
    <w:rsid w:val="00F13CF3"/>
    <w:rsid w:val="00F1428C"/>
    <w:rsid w:val="00F14443"/>
    <w:rsid w:val="00F144DB"/>
    <w:rsid w:val="00F1483D"/>
    <w:rsid w:val="00F14A1B"/>
    <w:rsid w:val="00F14A8E"/>
    <w:rsid w:val="00F14F07"/>
    <w:rsid w:val="00F1543F"/>
    <w:rsid w:val="00F1695A"/>
    <w:rsid w:val="00F16C59"/>
    <w:rsid w:val="00F16E86"/>
    <w:rsid w:val="00F171CE"/>
    <w:rsid w:val="00F17BCC"/>
    <w:rsid w:val="00F20468"/>
    <w:rsid w:val="00F2174E"/>
    <w:rsid w:val="00F2188F"/>
    <w:rsid w:val="00F2242C"/>
    <w:rsid w:val="00F232BD"/>
    <w:rsid w:val="00F23359"/>
    <w:rsid w:val="00F23A47"/>
    <w:rsid w:val="00F23B85"/>
    <w:rsid w:val="00F23C59"/>
    <w:rsid w:val="00F240C5"/>
    <w:rsid w:val="00F2557F"/>
    <w:rsid w:val="00F26BCA"/>
    <w:rsid w:val="00F2733D"/>
    <w:rsid w:val="00F274F5"/>
    <w:rsid w:val="00F27D1E"/>
    <w:rsid w:val="00F30308"/>
    <w:rsid w:val="00F3054D"/>
    <w:rsid w:val="00F3136F"/>
    <w:rsid w:val="00F32346"/>
    <w:rsid w:val="00F328D9"/>
    <w:rsid w:val="00F32F80"/>
    <w:rsid w:val="00F33199"/>
    <w:rsid w:val="00F3379E"/>
    <w:rsid w:val="00F340AF"/>
    <w:rsid w:val="00F342FA"/>
    <w:rsid w:val="00F348AC"/>
    <w:rsid w:val="00F35329"/>
    <w:rsid w:val="00F357D4"/>
    <w:rsid w:val="00F35B11"/>
    <w:rsid w:val="00F36535"/>
    <w:rsid w:val="00F370B7"/>
    <w:rsid w:val="00F375C0"/>
    <w:rsid w:val="00F37CC0"/>
    <w:rsid w:val="00F409B0"/>
    <w:rsid w:val="00F40B12"/>
    <w:rsid w:val="00F40D77"/>
    <w:rsid w:val="00F40F6D"/>
    <w:rsid w:val="00F419AE"/>
    <w:rsid w:val="00F41C13"/>
    <w:rsid w:val="00F420DE"/>
    <w:rsid w:val="00F422DD"/>
    <w:rsid w:val="00F42F97"/>
    <w:rsid w:val="00F43334"/>
    <w:rsid w:val="00F4377E"/>
    <w:rsid w:val="00F439CD"/>
    <w:rsid w:val="00F43B16"/>
    <w:rsid w:val="00F4446A"/>
    <w:rsid w:val="00F45B9C"/>
    <w:rsid w:val="00F45D57"/>
    <w:rsid w:val="00F46610"/>
    <w:rsid w:val="00F46A49"/>
    <w:rsid w:val="00F46B33"/>
    <w:rsid w:val="00F46F8A"/>
    <w:rsid w:val="00F47D6E"/>
    <w:rsid w:val="00F47E57"/>
    <w:rsid w:val="00F50C4D"/>
    <w:rsid w:val="00F510C9"/>
    <w:rsid w:val="00F51AF4"/>
    <w:rsid w:val="00F522CD"/>
    <w:rsid w:val="00F52866"/>
    <w:rsid w:val="00F52A9D"/>
    <w:rsid w:val="00F53EDC"/>
    <w:rsid w:val="00F54FC1"/>
    <w:rsid w:val="00F559A2"/>
    <w:rsid w:val="00F56361"/>
    <w:rsid w:val="00F56C52"/>
    <w:rsid w:val="00F57ABD"/>
    <w:rsid w:val="00F57ACE"/>
    <w:rsid w:val="00F57C6A"/>
    <w:rsid w:val="00F6044E"/>
    <w:rsid w:val="00F60569"/>
    <w:rsid w:val="00F60A0E"/>
    <w:rsid w:val="00F61099"/>
    <w:rsid w:val="00F61646"/>
    <w:rsid w:val="00F616DB"/>
    <w:rsid w:val="00F6180E"/>
    <w:rsid w:val="00F61E89"/>
    <w:rsid w:val="00F62068"/>
    <w:rsid w:val="00F626F5"/>
    <w:rsid w:val="00F62884"/>
    <w:rsid w:val="00F631B2"/>
    <w:rsid w:val="00F633BB"/>
    <w:rsid w:val="00F634E0"/>
    <w:rsid w:val="00F637E5"/>
    <w:rsid w:val="00F63C0C"/>
    <w:rsid w:val="00F63D90"/>
    <w:rsid w:val="00F6437C"/>
    <w:rsid w:val="00F657BF"/>
    <w:rsid w:val="00F660BD"/>
    <w:rsid w:val="00F66442"/>
    <w:rsid w:val="00F66A85"/>
    <w:rsid w:val="00F672B6"/>
    <w:rsid w:val="00F673B0"/>
    <w:rsid w:val="00F70416"/>
    <w:rsid w:val="00F705B8"/>
    <w:rsid w:val="00F70896"/>
    <w:rsid w:val="00F70F67"/>
    <w:rsid w:val="00F710AB"/>
    <w:rsid w:val="00F71854"/>
    <w:rsid w:val="00F71C2A"/>
    <w:rsid w:val="00F71D54"/>
    <w:rsid w:val="00F72456"/>
    <w:rsid w:val="00F72622"/>
    <w:rsid w:val="00F72B43"/>
    <w:rsid w:val="00F73755"/>
    <w:rsid w:val="00F73DC3"/>
    <w:rsid w:val="00F740A5"/>
    <w:rsid w:val="00F74DCB"/>
    <w:rsid w:val="00F74F50"/>
    <w:rsid w:val="00F76C6A"/>
    <w:rsid w:val="00F77147"/>
    <w:rsid w:val="00F77D5D"/>
    <w:rsid w:val="00F80E43"/>
    <w:rsid w:val="00F8107D"/>
    <w:rsid w:val="00F8128F"/>
    <w:rsid w:val="00F81A9A"/>
    <w:rsid w:val="00F82166"/>
    <w:rsid w:val="00F843D2"/>
    <w:rsid w:val="00F845EA"/>
    <w:rsid w:val="00F84CDD"/>
    <w:rsid w:val="00F85435"/>
    <w:rsid w:val="00F85ED5"/>
    <w:rsid w:val="00F863C1"/>
    <w:rsid w:val="00F87659"/>
    <w:rsid w:val="00F87740"/>
    <w:rsid w:val="00F8782D"/>
    <w:rsid w:val="00F87863"/>
    <w:rsid w:val="00F8786E"/>
    <w:rsid w:val="00F90E60"/>
    <w:rsid w:val="00F91DBB"/>
    <w:rsid w:val="00F92D2F"/>
    <w:rsid w:val="00F930A4"/>
    <w:rsid w:val="00F9325D"/>
    <w:rsid w:val="00F934C4"/>
    <w:rsid w:val="00F93EC1"/>
    <w:rsid w:val="00F94163"/>
    <w:rsid w:val="00F94899"/>
    <w:rsid w:val="00F955DD"/>
    <w:rsid w:val="00F95FEE"/>
    <w:rsid w:val="00F9606C"/>
    <w:rsid w:val="00F96ECE"/>
    <w:rsid w:val="00F96F2A"/>
    <w:rsid w:val="00F9790C"/>
    <w:rsid w:val="00F97B62"/>
    <w:rsid w:val="00FA0518"/>
    <w:rsid w:val="00FA0973"/>
    <w:rsid w:val="00FA09F8"/>
    <w:rsid w:val="00FA2CBC"/>
    <w:rsid w:val="00FA3DC7"/>
    <w:rsid w:val="00FA449A"/>
    <w:rsid w:val="00FA4502"/>
    <w:rsid w:val="00FA489A"/>
    <w:rsid w:val="00FA5149"/>
    <w:rsid w:val="00FA5656"/>
    <w:rsid w:val="00FA5C5C"/>
    <w:rsid w:val="00FA5D77"/>
    <w:rsid w:val="00FA62A1"/>
    <w:rsid w:val="00FA6E36"/>
    <w:rsid w:val="00FA787D"/>
    <w:rsid w:val="00FB0E2A"/>
    <w:rsid w:val="00FB1123"/>
    <w:rsid w:val="00FB3084"/>
    <w:rsid w:val="00FB38BA"/>
    <w:rsid w:val="00FB410A"/>
    <w:rsid w:val="00FB49BC"/>
    <w:rsid w:val="00FB5235"/>
    <w:rsid w:val="00FB5CD9"/>
    <w:rsid w:val="00FB5E0F"/>
    <w:rsid w:val="00FB73FA"/>
    <w:rsid w:val="00FB74FA"/>
    <w:rsid w:val="00FB79A1"/>
    <w:rsid w:val="00FC0352"/>
    <w:rsid w:val="00FC06FA"/>
    <w:rsid w:val="00FC0B79"/>
    <w:rsid w:val="00FC11FF"/>
    <w:rsid w:val="00FC182A"/>
    <w:rsid w:val="00FC1A69"/>
    <w:rsid w:val="00FC1EE1"/>
    <w:rsid w:val="00FC2D41"/>
    <w:rsid w:val="00FC3493"/>
    <w:rsid w:val="00FC3F20"/>
    <w:rsid w:val="00FC4834"/>
    <w:rsid w:val="00FC4D7C"/>
    <w:rsid w:val="00FC517B"/>
    <w:rsid w:val="00FC538B"/>
    <w:rsid w:val="00FC6E33"/>
    <w:rsid w:val="00FC72DB"/>
    <w:rsid w:val="00FC799D"/>
    <w:rsid w:val="00FD00AA"/>
    <w:rsid w:val="00FD0843"/>
    <w:rsid w:val="00FD0A11"/>
    <w:rsid w:val="00FD0C20"/>
    <w:rsid w:val="00FD1129"/>
    <w:rsid w:val="00FD11ED"/>
    <w:rsid w:val="00FD2035"/>
    <w:rsid w:val="00FD3081"/>
    <w:rsid w:val="00FD30B1"/>
    <w:rsid w:val="00FD4E01"/>
    <w:rsid w:val="00FD4E40"/>
    <w:rsid w:val="00FD5666"/>
    <w:rsid w:val="00FD5E4F"/>
    <w:rsid w:val="00FD65EF"/>
    <w:rsid w:val="00FD6755"/>
    <w:rsid w:val="00FD6F6E"/>
    <w:rsid w:val="00FD7C1C"/>
    <w:rsid w:val="00FD7E1A"/>
    <w:rsid w:val="00FD7E8C"/>
    <w:rsid w:val="00FE0DE5"/>
    <w:rsid w:val="00FE116A"/>
    <w:rsid w:val="00FE236F"/>
    <w:rsid w:val="00FE3B62"/>
    <w:rsid w:val="00FE44E0"/>
    <w:rsid w:val="00FE4597"/>
    <w:rsid w:val="00FE49D6"/>
    <w:rsid w:val="00FE4E6D"/>
    <w:rsid w:val="00FE58F7"/>
    <w:rsid w:val="00FE6054"/>
    <w:rsid w:val="00FE684B"/>
    <w:rsid w:val="00FE6B1D"/>
    <w:rsid w:val="00FE7981"/>
    <w:rsid w:val="00FE7EEF"/>
    <w:rsid w:val="00FF1781"/>
    <w:rsid w:val="00FF2012"/>
    <w:rsid w:val="00FF2E40"/>
    <w:rsid w:val="00FF2E74"/>
    <w:rsid w:val="00FF3122"/>
    <w:rsid w:val="00FF3CE3"/>
    <w:rsid w:val="00FF42E4"/>
    <w:rsid w:val="00FF4774"/>
    <w:rsid w:val="00FF47F4"/>
    <w:rsid w:val="00FF506A"/>
    <w:rsid w:val="00FF68E6"/>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7FC"/>
    <w:pPr>
      <w:spacing w:after="0" w:line="240" w:lineRule="auto"/>
      <w:jc w:val="left"/>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93588F"/>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lang w:val="en-GB" w:eastAsia="en-US"/>
    </w:rPr>
  </w:style>
  <w:style w:type="paragraph" w:styleId="Heading2">
    <w:name w:val="heading 2"/>
    <w:basedOn w:val="Normal"/>
    <w:next w:val="Normal"/>
    <w:link w:val="Heading2Char"/>
    <w:uiPriority w:val="9"/>
    <w:qFormat/>
    <w:rsid w:val="0093588F"/>
    <w:pPr>
      <w:keepNext/>
      <w:keepLines/>
      <w:suppressAutoHyphens/>
      <w:spacing w:before="500" w:after="80"/>
      <w:outlineLvl w:val="1"/>
    </w:pPr>
    <w:rPr>
      <w:rFonts w:asciiTheme="majorHAnsi" w:eastAsiaTheme="majorEastAsia" w:hAnsiTheme="majorHAnsi" w:cstheme="majorBidi"/>
      <w:bCs/>
      <w:color w:val="000000" w:themeColor="accent1"/>
      <w:szCs w:val="26"/>
      <w:lang w:val="en-GB" w:eastAsia="en-US"/>
    </w:rPr>
  </w:style>
  <w:style w:type="paragraph" w:styleId="Heading3">
    <w:name w:val="heading 3"/>
    <w:basedOn w:val="Normal"/>
    <w:next w:val="Normal"/>
    <w:link w:val="Heading3Char"/>
    <w:uiPriority w:val="9"/>
    <w:qFormat/>
    <w:rsid w:val="0093588F"/>
    <w:pPr>
      <w:keepNext/>
      <w:keepLines/>
      <w:suppressAutoHyphens/>
      <w:spacing w:before="240" w:after="80"/>
      <w:outlineLvl w:val="2"/>
    </w:pPr>
    <w:rPr>
      <w:rFonts w:asciiTheme="minorHAnsi" w:eastAsiaTheme="majorEastAsia" w:hAnsiTheme="minorHAnsi" w:cstheme="majorBidi"/>
      <w:bCs/>
      <w:i/>
      <w:color w:val="000000" w:themeColor="accent1"/>
      <w:lang w:val="en-GB" w:eastAsia="en-US"/>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lang w:val="en-GB" w:eastAsia="en-US"/>
    </w:rPr>
  </w:style>
  <w:style w:type="character" w:default="1" w:styleId="DefaultParagraphFont">
    <w:name w:val="Default Paragraph Font"/>
    <w:uiPriority w:val="1"/>
    <w:semiHidden/>
    <w:unhideWhenUsed/>
    <w:rsid w:val="005F2F0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F2F0C"/>
  </w:style>
  <w:style w:type="character" w:customStyle="1" w:styleId="Heading1Char">
    <w:name w:val="Heading 1 Char"/>
    <w:basedOn w:val="DefaultParagraphFont"/>
    <w:link w:val="Heading1"/>
    <w:uiPriority w:val="9"/>
    <w:rsid w:val="0093588F"/>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93588F"/>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93588F"/>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lang w:val="en-GB" w:eastAsia="en-US"/>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eastAsiaTheme="minorHAnsi" w:hAnsiTheme="majorHAnsi" w:cstheme="minorBidi"/>
      <w:sz w:val="14"/>
      <w:lang w:val="en-GB" w:eastAsia="en-US"/>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eastAsiaTheme="minorHAnsi" w:hAnsi="Tahoma" w:cs="Tahoma"/>
      <w:sz w:val="16"/>
      <w:szCs w:val="16"/>
      <w:lang w:val="en-GB" w:eastAsia="en-US"/>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suppressAutoHyphens w:val="0"/>
      <w:outlineLvl w:val="9"/>
    </w:pPr>
    <w:rPr>
      <w:lang w:val="en-US" w:eastAsia="ja-JP"/>
    </w:rPr>
  </w:style>
  <w:style w:type="paragraph" w:styleId="Quote">
    <w:name w:val="Quote"/>
    <w:basedOn w:val="Normal"/>
    <w:link w:val="QuoteChar"/>
    <w:uiPriority w:val="10"/>
    <w:qFormat/>
    <w:rsid w:val="0093588F"/>
    <w:pPr>
      <w:spacing w:after="220"/>
      <w:ind w:left="357"/>
    </w:pPr>
    <w:rPr>
      <w:rFonts w:asciiTheme="minorHAnsi" w:eastAsiaTheme="minorHAnsi" w:hAnsiTheme="minorHAnsi" w:cstheme="minorBidi"/>
      <w:iCs/>
      <w:color w:val="000000" w:themeColor="text1"/>
      <w:sz w:val="20"/>
      <w:lang w:val="en-GB" w:eastAsia="en-US"/>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rPr>
      <w:rFonts w:asciiTheme="minorHAnsi" w:eastAsiaTheme="minorHAnsi" w:hAnsiTheme="minorHAnsi" w:cstheme="minorBidi"/>
      <w:lang w:val="en-GB" w:eastAsia="en-US"/>
    </w:r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rPr>
      <w:rFonts w:asciiTheme="minorHAnsi" w:eastAsiaTheme="minorHAnsi" w:hAnsiTheme="minorHAnsi" w:cstheme="minorBidi"/>
      <w:lang w:val="en-GB" w:eastAsia="en-US"/>
    </w:r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rFonts w:asciiTheme="minorHAnsi" w:eastAsiaTheme="minorHAnsi" w:hAnsiTheme="minorHAnsi" w:cstheme="minorBidi"/>
      <w:sz w:val="20"/>
      <w:szCs w:val="20"/>
      <w:lang w:val="en-GB" w:eastAsia="en-US"/>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asciiTheme="minorHAnsi" w:eastAsiaTheme="minorHAnsi" w:hAnsiTheme="minorHAnsi" w:cstheme="minorHAnsi"/>
      <w:bdr w:val="single" w:sz="4" w:space="0" w:color="auto"/>
      <w:lang w:val="en-GB" w:eastAsia="en-US"/>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rPr>
      <w:rFonts w:asciiTheme="minorHAnsi" w:eastAsiaTheme="minorHAnsi" w:hAnsiTheme="minorHAnsi" w:cstheme="minorBidi"/>
      <w:lang w:val="en-GB" w:eastAsia="en-US"/>
    </w:rPr>
  </w:style>
  <w:style w:type="paragraph" w:styleId="ListNumber">
    <w:name w:val="List Number"/>
    <w:basedOn w:val="Normal"/>
    <w:uiPriority w:val="99"/>
    <w:qFormat/>
    <w:rsid w:val="0093588F"/>
    <w:pPr>
      <w:numPr>
        <w:numId w:val="3"/>
      </w:numPr>
      <w:contextualSpacing/>
    </w:pPr>
    <w:rPr>
      <w:rFonts w:asciiTheme="minorHAnsi" w:eastAsiaTheme="minorHAnsi" w:hAnsiTheme="minorHAnsi" w:cstheme="minorBidi"/>
      <w:lang w:val="en-GB" w:eastAsia="en-US"/>
    </w:rPr>
  </w:style>
  <w:style w:type="paragraph" w:styleId="ListParagraph">
    <w:name w:val="List Paragraph"/>
    <w:basedOn w:val="Normal"/>
    <w:uiPriority w:val="34"/>
    <w:qFormat/>
    <w:rsid w:val="007712E9"/>
    <w:pPr>
      <w:ind w:left="720"/>
      <w:contextualSpacing/>
    </w:pPr>
    <w:rPr>
      <w:rFonts w:asciiTheme="minorHAnsi" w:eastAsiaTheme="minorHAnsi" w:hAnsiTheme="minorHAnsi" w:cstheme="minorBidi"/>
      <w:lang w:val="en-GB" w:eastAsia="en-US"/>
    </w:r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rFonts w:asciiTheme="minorHAnsi" w:eastAsiaTheme="minorHAnsi" w:hAnsiTheme="minorHAnsi" w:cstheme="minorBidi"/>
      <w:sz w:val="20"/>
      <w:szCs w:val="20"/>
      <w:lang w:val="en-GB" w:eastAsia="en-US"/>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rPr>
      <w:rFonts w:asciiTheme="minorHAnsi" w:eastAsiaTheme="minorHAnsi" w:hAnsiTheme="minorHAnsi" w:cstheme="minorBidi"/>
      <w:lang w:val="en-GB" w:eastAsia="en-US"/>
    </w:rPr>
  </w:style>
  <w:style w:type="paragraph" w:styleId="Caption">
    <w:name w:val="caption"/>
    <w:basedOn w:val="Normal"/>
    <w:next w:val="Normal"/>
    <w:uiPriority w:val="35"/>
    <w:unhideWhenUsed/>
    <w:qFormat/>
    <w:rsid w:val="001514B7"/>
    <w:rPr>
      <w:rFonts w:asciiTheme="minorHAnsi" w:eastAsiaTheme="minorHAnsi" w:hAnsiTheme="minorHAnsi" w:cstheme="minorBidi"/>
      <w:i/>
      <w:iCs/>
      <w:color w:val="000000" w:themeColor="text2"/>
      <w:sz w:val="18"/>
      <w:szCs w:val="18"/>
      <w:lang w:val="en-GB" w:eastAsia="en-US"/>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pnas.org/content/101/29/10495" TargetMode="External"/><Relationship Id="rId1" Type="http://schemas.openxmlformats.org/officeDocument/2006/relationships/hyperlink" Target="https://bookdown.org/ajkurz/Statistical_Rethinking_recoded/multilevel-models.html"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hyperlink" Target="https://github.com/maxlindmark/scaling" TargetMode="External"/><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tyles" Target="styles.xml"/><Relationship Id="rId12" Type="http://schemas.openxmlformats.org/officeDocument/2006/relationships/hyperlink" Target="mailto:max.lindmark@slu.se" TargetMode="External"/><Relationship Id="rId17" Type="http://schemas.openxmlformats.org/officeDocument/2006/relationships/hyperlink" Target="https://github.com/stan-dev/stan/wiki/Prior-Choice-Recommendations"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fishbase.org/" TargetMode="External"/><Relationship Id="rId20" Type="http://schemas.openxmlformats.org/officeDocument/2006/relationships/image" Target="media/image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5.png"/><Relationship Id="rId28"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3.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083FF81B-A435-F047-8FBE-F4B580755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31</Pages>
  <Words>37756</Words>
  <Characters>215214</Characters>
  <Application>Microsoft Office Word</Application>
  <DocSecurity>0</DocSecurity>
  <Lines>1793</Lines>
  <Paragraphs>504</Paragraphs>
  <ScaleCrop>false</ScaleCrop>
  <HeadingPairs>
    <vt:vector size="2" baseType="variant">
      <vt:variant>
        <vt:lpstr>Title</vt:lpstr>
      </vt:variant>
      <vt:variant>
        <vt:i4>1</vt:i4>
      </vt:variant>
    </vt:vector>
  </HeadingPairs>
  <TitlesOfParts>
    <vt:vector size="1" baseType="lpstr">
      <vt:lpstr/>
    </vt:vector>
  </TitlesOfParts>
  <Company>SLU</Company>
  <LinksUpToDate>false</LinksUpToDate>
  <CharactersWithSpaces>252466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1690</cp:revision>
  <cp:lastPrinted>2019-09-04T14:44:00Z</cp:lastPrinted>
  <dcterms:created xsi:type="dcterms:W3CDTF">2019-09-19T17:25:00Z</dcterms:created>
  <dcterms:modified xsi:type="dcterms:W3CDTF">2020-01-10T12:04:00Z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id="9c20ZvMu"/&gt;&lt;style id="http://www.zotero.org/styles/ecology-letters" hasBibliography="1" bibliographyStyleHasBeenSet="1"/&gt;&lt;prefs&gt;&lt;pref name="fieldType" value="Field"/&gt;&lt;/prefs&gt;&lt;/data&gt;</vt:lpwstr>
  </property>
</Properties>
</file>