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Jan Ohlberger</w:t>
      </w:r>
      <w:r w:rsidRPr="00660D1C">
        <w:rPr>
          <w:rFonts w:cstheme="minorHAnsi"/>
          <w:vertAlign w:val="superscript"/>
        </w:rPr>
        <w:t>b</w:t>
      </w:r>
      <w:r w:rsidRPr="00660D1C">
        <w:rPr>
          <w:rFonts w:cstheme="minorHAnsi"/>
        </w:rPr>
        <w:t>, Anna Gårdmark</w:t>
      </w:r>
      <w:r w:rsidRPr="00660D1C">
        <w:rPr>
          <w:rFonts w:cstheme="minorHAnsi"/>
          <w:vertAlign w:val="superscript"/>
        </w:rPr>
        <w:t>c</w:t>
      </w:r>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Swedish University of Agricultural Sciences, Department of Aquatic Resources, Institute of Coastal Research, Skolgatan 6, Öregrund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Skolgatan 6, SE-742 42 Öregrund,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Skolgatan 6, Öregrund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002DF6AB"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w:t>
      </w:r>
      <w:r w:rsidR="00946E17">
        <w:rPr>
          <w:rFonts w:cstheme="minorHAnsi"/>
          <w:shd w:val="clear" w:color="auto" w:fill="FFFFFF"/>
          <w:lang w:val="en-US"/>
        </w:rPr>
        <w:t>375</w:t>
      </w:r>
    </w:p>
    <w:p w14:paraId="68A5535C" w14:textId="3637AC77"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8B3C8F">
        <w:rPr>
          <w:rFonts w:cstheme="minorHAnsi"/>
          <w:color w:val="333333"/>
          <w:shd w:val="clear" w:color="auto" w:fill="FFFFFF"/>
          <w:lang w:val="en-US"/>
        </w:rPr>
        <w:t>1693</w:t>
      </w:r>
    </w:p>
    <w:p w14:paraId="6B8B38DB" w14:textId="740F7DF4"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w:t>
      </w:r>
      <w:r w:rsidR="00B15E49">
        <w:rPr>
          <w:rFonts w:cstheme="minorHAnsi"/>
          <w:color w:val="333333"/>
          <w:shd w:val="clear" w:color="auto" w:fill="FFFFFF"/>
          <w:lang w:val="en-US"/>
        </w:rPr>
        <w:t>86</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28046430"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are usually not informed by empirical estimates of 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growth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2C0BEF56"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E067BE">
        <w:rPr>
          <w:rFonts w:cstheme="minorHAnsi"/>
          <w:sz w:val="22"/>
          <w:szCs w:val="22"/>
          <w:lang w:val="en-US"/>
        </w:rPr>
        <w:t>these rates</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0"/>
      <w:r>
        <w:rPr>
          <w:rFonts w:cstheme="minorHAnsi"/>
          <w:sz w:val="22"/>
          <w:szCs w:val="22"/>
          <w:lang w:val="en-US"/>
        </w:rPr>
        <w:t>Thus</w:t>
      </w:r>
      <w:commentRangeEnd w:id="0"/>
      <w:r w:rsidR="00F41A0C">
        <w:rPr>
          <w:rStyle w:val="CommentReference"/>
        </w:rPr>
        <w:commentReference w:id="0"/>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56F060E2" w14:textId="77777777" w:rsidR="00732784" w:rsidRDefault="00732784"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4E79B188"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7051E6" w:rsidRPr="0017726B">
        <w:rPr>
          <w:rFonts w:cstheme="minorHAnsi"/>
          <w:sz w:val="22"/>
          <w:szCs w:val="22"/>
          <w:lang w:val="en-US"/>
        </w:rPr>
        <w:t xml:space="preserve">(Savage </w:t>
      </w:r>
      <w:r w:rsidR="007051E6" w:rsidRPr="0017726B">
        <w:rPr>
          <w:rFonts w:cstheme="minorHAnsi"/>
          <w:i/>
          <w:iCs/>
          <w:sz w:val="22"/>
          <w:szCs w:val="22"/>
          <w:lang w:val="en-US"/>
        </w:rPr>
        <w:t>et al.</w:t>
      </w:r>
      <w:r w:rsidR="007051E6" w:rsidRPr="0017726B">
        <w:rPr>
          <w:rFonts w:cstheme="minorHAnsi"/>
          <w:sz w:val="22"/>
          <w:szCs w:val="22"/>
          <w:lang w:val="en-US"/>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2E3E3A" w:rsidRPr="002E3E3A">
        <w:rPr>
          <w:sz w:val="22"/>
          <w:lang w:val="en-GB"/>
        </w:rPr>
        <w:t xml:space="preserve">(Andersen </w:t>
      </w:r>
      <w:r w:rsidR="002E3E3A" w:rsidRPr="002E3E3A">
        <w:rPr>
          <w:i/>
          <w:iCs/>
          <w:sz w:val="22"/>
          <w:lang w:val="en-GB"/>
        </w:rPr>
        <w:t>et al.</w:t>
      </w:r>
      <w:r w:rsidR="002E3E3A" w:rsidRPr="002E3E3A">
        <w:rPr>
          <w:sz w:val="22"/>
          <w:lang w:val="en-GB"/>
        </w:rPr>
        <w:t xml:space="preserve"> 2009a; Barneche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1602FD8C"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DB0FC1" w:rsidRPr="00DB0FC1">
        <w:rPr>
          <w:sz w:val="22"/>
          <w:lang w:val="en-GB"/>
        </w:rPr>
        <w:t xml:space="preserve">(Daufresne </w:t>
      </w:r>
      <w:r w:rsidR="00DB0FC1" w:rsidRPr="00DB0FC1">
        <w:rPr>
          <w:i/>
          <w:iCs/>
          <w:sz w:val="22"/>
          <w:lang w:val="en-GB"/>
        </w:rPr>
        <w:t>et al.</w:t>
      </w:r>
      <w:r w:rsidR="00DB0FC1" w:rsidRPr="00DB0FC1">
        <w:rPr>
          <w:sz w:val="22"/>
          <w:lang w:val="en-GB"/>
        </w:rPr>
        <w:t xml:space="preserve"> 2009; Gardner </w:t>
      </w:r>
      <w:r w:rsidR="00DB0FC1" w:rsidRPr="00DB0FC1">
        <w:rPr>
          <w:i/>
          <w:iCs/>
          <w:sz w:val="22"/>
          <w:lang w:val="en-GB"/>
        </w:rPr>
        <w:t>et al.</w:t>
      </w:r>
      <w:r w:rsidR="00DB0FC1" w:rsidRPr="00DB0FC1">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583C48" w:rsidRPr="004B4EFD">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{"citationID":"HkmmhsgH","properties":{"formattedCitation":"(Atkinson 1994; Forster {\\i{}et al.} 2012a)","plainCitation":"(Atkinson 1994; Forster et al. 2012a)","noteIndex":0},"citationItems":[{"id":598,"uris":["http://zotero.org/users/6116610/items/RAL83LAC"],"uri":["http://zotero.org/users/6116610/items/RAL83LAC"],"itemData":{"id":598,"type":"chapter","container-title":"Advances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09026F" w:rsidRPr="004B4EFD">
        <w:rPr>
          <w:rFonts w:ascii="Cambria Math" w:eastAsiaTheme="minorEastAsia" w:hAnsi="Cambria Math" w:cs="Cambria Math"/>
          <w:sz w:val="22"/>
          <w:szCs w:val="22"/>
          <w:lang w:val="en-US"/>
        </w:rPr>
        <w:instrText>∼</w:instrText>
      </w:r>
      <w:r w:rsidR="0009026F" w:rsidRPr="004B4EFD">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09026F" w:rsidRPr="004B4EFD">
        <w:rPr>
          <w:sz w:val="22"/>
          <w:lang w:val="en-GB"/>
        </w:rPr>
        <w:t xml:space="preserve">(Atkinson 1994; Forster </w:t>
      </w:r>
      <w:r w:rsidR="0009026F" w:rsidRPr="004B4EFD">
        <w:rPr>
          <w:i/>
          <w:iCs/>
          <w:sz w:val="22"/>
          <w:lang w:val="en-GB"/>
        </w:rPr>
        <w:t>et al.</w:t>
      </w:r>
      <w:r w:rsidR="0009026F" w:rsidRPr="004B4EFD">
        <w:rPr>
          <w:sz w:val="22"/>
          <w:lang w:val="en-GB"/>
        </w:rPr>
        <w:t xml:space="preserve"> 2012a)</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09026F" w:rsidRPr="004B4EFD">
        <w:rPr>
          <w:sz w:val="22"/>
          <w:lang w:val="en-GB"/>
        </w:rPr>
        <w:t xml:space="preserve">(Horne </w:t>
      </w:r>
      <w:r w:rsidR="0009026F" w:rsidRPr="004B4EFD">
        <w:rPr>
          <w:i/>
          <w:iCs/>
          <w:sz w:val="22"/>
          <w:lang w:val="en-GB"/>
        </w:rPr>
        <w:t>et al.</w:t>
      </w:r>
      <w:r w:rsidR="0009026F" w:rsidRPr="004B4EFD">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2709C8">
        <w:rPr>
          <w:rFonts w:eastAsiaTheme="minorEastAsia"/>
          <w:sz w:val="22"/>
          <w:szCs w:val="22"/>
          <w:lang w:val="en-US"/>
        </w:rPr>
        <w:instrText xml:space="preserve"> ADDIN ZOTERO_ITEM CSL_CITATION {"citationID":"Q6C728q6","properties":{"formattedCitation":"(Ohlberger 2013a; Audzijonyte {\\i{}et al.} 2018; Neubauer &amp; Andersen 2019)","plainCitation":"(Ohlberger 2013a;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2709C8" w:rsidRPr="00855F7E">
        <w:rPr>
          <w:sz w:val="22"/>
          <w:lang w:val="en-GB"/>
        </w:rPr>
        <w:t xml:space="preserve">(Ohlberger 2013a; Audzijonyte </w:t>
      </w:r>
      <w:r w:rsidR="002709C8" w:rsidRPr="00855F7E">
        <w:rPr>
          <w:i/>
          <w:iCs/>
          <w:sz w:val="22"/>
          <w:lang w:val="en-GB"/>
        </w:rPr>
        <w:t>et al.</w:t>
      </w:r>
      <w:r w:rsidR="002709C8" w:rsidRPr="00855F7E">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DC2C8E" w:rsidRPr="004B4EFD">
        <w:rPr>
          <w:sz w:val="22"/>
        </w:rPr>
        <w:t xml:space="preserve">(Thresher </w:t>
      </w:r>
      <w:r w:rsidR="00DC2C8E" w:rsidRPr="004B4EFD">
        <w:rPr>
          <w:i/>
          <w:iCs/>
          <w:sz w:val="22"/>
        </w:rPr>
        <w:t>et al.</w:t>
      </w:r>
      <w:r w:rsidR="00DC2C8E" w:rsidRPr="004B4EFD">
        <w:rPr>
          <w:sz w:val="22"/>
        </w:rPr>
        <w:t xml:space="preserve"> 2007; Neuheimer </w:t>
      </w:r>
      <w:r w:rsidR="00DC2C8E" w:rsidRPr="004B4EFD">
        <w:rPr>
          <w:i/>
          <w:iCs/>
          <w:sz w:val="22"/>
        </w:rPr>
        <w:t>et al.</w:t>
      </w:r>
      <w:r w:rsidR="00DC2C8E" w:rsidRPr="004B4EFD">
        <w:rPr>
          <w:sz w:val="22"/>
        </w:rPr>
        <w:t xml:space="preserve"> 2011; Baudron </w:t>
      </w:r>
      <w:r w:rsidR="00DC2C8E" w:rsidRPr="004B4EFD">
        <w:rPr>
          <w:i/>
          <w:iCs/>
          <w:sz w:val="22"/>
        </w:rPr>
        <w:t>et al.</w:t>
      </w:r>
      <w:r w:rsidR="00DC2C8E" w:rsidRPr="004B4EFD">
        <w:rPr>
          <w:sz w:val="22"/>
        </w:rPr>
        <w:t xml:space="preserve"> 2014; Huss </w:t>
      </w:r>
      <w:r w:rsidR="00DC2C8E" w:rsidRPr="004B4EFD">
        <w:rPr>
          <w:i/>
          <w:iCs/>
          <w:sz w:val="22"/>
        </w:rPr>
        <w:t>et al.</w:t>
      </w:r>
      <w:r w:rsidR="00DC2C8E" w:rsidRPr="004B4EFD">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3111" w:rsidRPr="004B4EFD">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3111" w:rsidRPr="004B4EFD">
        <w:rPr>
          <w:rFonts w:eastAsiaTheme="minorEastAsia" w:cstheme="minorHAnsi"/>
          <w:sz w:val="22"/>
          <w:szCs w:val="22"/>
        </w:rPr>
        <w:instrText>ntly in</w:instrText>
      </w:r>
      <w:r w:rsidR="00723111" w:rsidRPr="004B4EFD">
        <w:rPr>
          <w:rFonts w:eastAsiaTheme="minorEastAsia" w:cstheme="minorHAnsi"/>
          <w:sz w:val="22"/>
          <w:szCs w:val="22"/>
          <w:lang w:val="en-US"/>
        </w:rPr>
        <w:instrText>ﬂ</w:instrText>
      </w:r>
      <w:r w:rsidR="00723111" w:rsidRPr="004B4EFD">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723111" w:rsidRPr="004B4EFD">
        <w:rPr>
          <w:sz w:val="22"/>
        </w:rPr>
        <w:t xml:space="preserve">(Brett </w:t>
      </w:r>
      <w:r w:rsidR="00723111" w:rsidRPr="004B4EFD">
        <w:rPr>
          <w:i/>
          <w:iCs/>
          <w:sz w:val="22"/>
        </w:rPr>
        <w:t>et al.</w:t>
      </w:r>
      <w:r w:rsidR="00723111" w:rsidRPr="004B4EFD">
        <w:rPr>
          <w:sz w:val="22"/>
        </w:rPr>
        <w:t xml:space="preserve"> 1969; Elliott &amp; Hurley 1995; Jobling 1997; Morita </w:t>
      </w:r>
      <w:r w:rsidR="00723111" w:rsidRPr="004B4EFD">
        <w:rPr>
          <w:i/>
          <w:iCs/>
          <w:sz w:val="22"/>
        </w:rPr>
        <w:t>et al.</w:t>
      </w:r>
      <w:r w:rsidR="00723111" w:rsidRPr="004B4EFD">
        <w:rPr>
          <w:sz w:val="22"/>
        </w:rPr>
        <w:t xml:space="preserve"> 2010; García García </w:t>
      </w:r>
      <w:r w:rsidR="00723111" w:rsidRPr="004B4EFD">
        <w:rPr>
          <w:i/>
          <w:iCs/>
          <w:sz w:val="22"/>
        </w:rPr>
        <w:t>et al.</w:t>
      </w:r>
      <w:r w:rsidR="00723111" w:rsidRPr="004B4EFD">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8747D1" w:rsidRPr="004B4EFD">
        <w:rPr>
          <w:sz w:val="22"/>
          <w:lang w:val="en-GB"/>
        </w:rPr>
        <w:t xml:space="preserve">(Baudron </w:t>
      </w:r>
      <w:r w:rsidR="008747D1" w:rsidRPr="004B4EFD">
        <w:rPr>
          <w:i/>
          <w:iCs/>
          <w:sz w:val="22"/>
          <w:lang w:val="en-GB"/>
        </w:rPr>
        <w:t>et al.</w:t>
      </w:r>
      <w:r w:rsidR="008747D1" w:rsidRPr="004B4EFD">
        <w:rPr>
          <w:sz w:val="22"/>
          <w:lang w:val="en-GB"/>
        </w:rPr>
        <w:t xml:space="preserve"> 2014; van Rijn </w:t>
      </w:r>
      <w:r w:rsidR="008747D1" w:rsidRPr="004B4EFD">
        <w:rPr>
          <w:i/>
          <w:iCs/>
          <w:sz w:val="22"/>
          <w:lang w:val="en-GB"/>
        </w:rPr>
        <w:t>et al.</w:t>
      </w:r>
      <w:r w:rsidR="008747D1" w:rsidRPr="004B4EFD">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w:t>
      </w:r>
      <w:r w:rsidR="00FA08AA" w:rsidRPr="004B4EFD">
        <w:rPr>
          <w:rFonts w:eastAsiaTheme="minorEastAsia" w:cstheme="minorHAnsi"/>
          <w:sz w:val="22"/>
          <w:szCs w:val="22"/>
          <w:lang w:val="en-US"/>
        </w:rPr>
        <w:lastRenderedPageBreak/>
        <w:t>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186C66" w:rsidRPr="004B4EFD">
        <w:rPr>
          <w:sz w:val="22"/>
          <w:lang w:val="en-GB"/>
        </w:rPr>
        <w:t xml:space="preserve">(Barneche </w:t>
      </w:r>
      <w:r w:rsidR="00186C66" w:rsidRPr="004B4EFD">
        <w:rPr>
          <w:i/>
          <w:iCs/>
          <w:sz w:val="22"/>
          <w:lang w:val="en-GB"/>
        </w:rPr>
        <w:t>et al.</w:t>
      </w:r>
      <w:r w:rsidR="00186C66" w:rsidRPr="004B4EFD">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105DE9">
        <w:rPr>
          <w:rFonts w:eastAsiaTheme="minorEastAsia" w:cstheme="minorHAnsi"/>
          <w:sz w:val="22"/>
          <w:szCs w:val="22"/>
          <w:lang w:val="en-US"/>
        </w:rPr>
        <w:instrText xml:space="preserve"> ADDIN ZOTERO_ITEM CSL_CITATION {"citationID":"R33tPkzI","properties":{"formattedCitation":"(Pauly &amp; Cheung 2018)","plainCitation":"(Pauly &amp; Cheung 2018)","noteIndex":0},"citationItems":[{"id":667,"uris":["http://zotero.org/users/6116610/items/4VSDHP9D"],"uri":["http://zotero.org/users/6116610/items/4VSDHP9D"],"itemData":{"id":667,"type":"article-journal","abstract":"One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105DE9">
        <w:rPr>
          <w:rFonts w:eastAsiaTheme="minorEastAsia" w:cstheme="minorHAnsi"/>
          <w:noProof/>
          <w:sz w:val="22"/>
          <w:szCs w:val="22"/>
          <w:lang w:val="en-US"/>
        </w:rPr>
        <w:t>(Pauly &amp; Cheung 2018)</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1169B8">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1169B8" w:rsidRPr="001169B8">
        <w:rPr>
          <w:sz w:val="22"/>
          <w:lang w:val="en-GB"/>
        </w:rPr>
        <w:t xml:space="preserve">(Lefevre </w:t>
      </w:r>
      <w:r w:rsidR="001169B8" w:rsidRPr="001169B8">
        <w:rPr>
          <w:i/>
          <w:iCs/>
          <w:sz w:val="22"/>
          <w:lang w:val="en-GB"/>
        </w:rPr>
        <w:t>et al.</w:t>
      </w:r>
      <w:r w:rsidR="001169B8" w:rsidRPr="001169B8">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empirical findings differ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is still 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 </w:t>
      </w:r>
      <w:r w:rsidR="00615E1D">
        <w:rPr>
          <w:rFonts w:eastAsiaTheme="minorEastAsia"/>
          <w:sz w:val="22"/>
          <w:szCs w:val="22"/>
          <w:lang w:val="en-US"/>
        </w:rPr>
        <w:t>(e.g. when accounting for other factors such as food availability</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 xml:space="preserve">aid both the development of theoretical growth models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w:t>
      </w:r>
      <w:r w:rsidR="00B65732">
        <w:rPr>
          <w:rFonts w:eastAsiaTheme="minorEastAsia"/>
          <w:sz w:val="22"/>
          <w:szCs w:val="22"/>
          <w:lang w:val="en-US"/>
        </w:rPr>
        <w:t xml:space="preserve">the </w:t>
      </w:r>
      <w:r w:rsidR="00B72E3F">
        <w:rPr>
          <w:rFonts w:eastAsiaTheme="minorEastAsia"/>
          <w:sz w:val="22"/>
          <w:szCs w:val="22"/>
          <w:lang w:val="en-US"/>
        </w:rPr>
        <w:t xml:space="preserve">scaling og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2EA66B14"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Pr="008D3594">
        <w:rPr>
          <w:sz w:val="22"/>
          <w:lang w:val="en-GB"/>
        </w:rPr>
        <w:t xml:space="preserve">(von Bertalanffy 1938; Kitchell </w:t>
      </w:r>
      <w:r w:rsidRPr="008D3594">
        <w:rPr>
          <w:i/>
          <w:iCs/>
          <w:sz w:val="22"/>
          <w:lang w:val="en-GB"/>
        </w:rPr>
        <w:t>et al.</w:t>
      </w:r>
      <w:r w:rsidRPr="008D3594">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A5152" w:rsidRPr="008D3594">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r w:rsidR="002E398D" w:rsidRPr="008D3594">
        <w:rPr>
          <w:rFonts w:eastAsiaTheme="minorEastAsia"/>
          <w:sz w:val="22"/>
          <w:szCs w:val="22"/>
          <w:lang w:val="en-US"/>
        </w:rPr>
        <w:t xml:space="preserve">Pütter-type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Bertalanffy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8D3594" w:rsidRPr="008D3594">
        <w:rPr>
          <w:sz w:val="22"/>
          <w:lang w:val="en-GB"/>
        </w:rPr>
        <w:t xml:space="preserve">(Pütter 1920; von Bertalanffy 1938; Ursin 1967; West </w:t>
      </w:r>
      <w:r w:rsidR="008D3594" w:rsidRPr="008D3594">
        <w:rPr>
          <w:i/>
          <w:iCs/>
          <w:sz w:val="22"/>
          <w:lang w:val="en-GB"/>
        </w:rPr>
        <w:t>et al.</w:t>
      </w:r>
      <w:r w:rsidR="008D3594" w:rsidRPr="008D3594">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6142E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A51043">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A51043" w:rsidRPr="00A51043">
        <w:rPr>
          <w:sz w:val="22"/>
          <w:lang w:val="en-GB"/>
        </w:rPr>
        <w:t xml:space="preserve">(Hartvig </w:t>
      </w:r>
      <w:r w:rsidR="00A51043" w:rsidRPr="00A51043">
        <w:rPr>
          <w:i/>
          <w:iCs/>
          <w:sz w:val="22"/>
          <w:lang w:val="en-GB"/>
        </w:rPr>
        <w:t>et al.</w:t>
      </w:r>
      <w:r w:rsidR="00A51043" w:rsidRPr="00A51043">
        <w:rPr>
          <w:sz w:val="22"/>
          <w:lang w:val="en-GB"/>
        </w:rPr>
        <w:t xml:space="preserve"> 2011; Maury &amp; Poggiale 2013; Blanchard </w:t>
      </w:r>
      <w:r w:rsidR="00A51043" w:rsidRPr="00A51043">
        <w:rPr>
          <w:i/>
          <w:iCs/>
          <w:sz w:val="22"/>
          <w:lang w:val="en-GB"/>
        </w:rPr>
        <w:t>et al.</w:t>
      </w:r>
      <w:r w:rsidR="00A51043" w:rsidRPr="00A51043">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t xml:space="preserve">This scaling should ideally be </w:t>
      </w:r>
      <w:r w:rsidR="00A6229C">
        <w:rPr>
          <w:rFonts w:eastAsiaTheme="minorEastAsia"/>
          <w:sz w:val="22"/>
          <w:szCs w:val="22"/>
          <w:lang w:val="en-US"/>
        </w:rPr>
        <w:lastRenderedPageBreak/>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8D62C9" w:rsidRPr="008D62C9">
        <w:rPr>
          <w:sz w:val="22"/>
          <w:lang w:val="en-GB"/>
        </w:rPr>
        <w:t xml:space="preserve">(Jerde </w:t>
      </w:r>
      <w:r w:rsidR="008D62C9" w:rsidRPr="008D62C9">
        <w:rPr>
          <w:i/>
          <w:iCs/>
          <w:sz w:val="22"/>
          <w:lang w:val="en-GB"/>
        </w:rPr>
        <w:t>et al.</w:t>
      </w:r>
      <w:r w:rsidR="008D62C9" w:rsidRPr="008D62C9">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308B5DC2"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w:t>
      </w:r>
      <w:r w:rsidR="00DF13A4">
        <w:rPr>
          <w:rFonts w:eastAsiaTheme="minorEastAsia"/>
          <w:sz w:val="22"/>
          <w:szCs w:val="22"/>
          <w:lang w:val="en-US"/>
        </w:rPr>
        <w:t xml:space="preserve">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BB6D4A" w:rsidRPr="00BB6D4A">
        <w:rPr>
          <w:sz w:val="22"/>
          <w:lang w:val="en-GB"/>
        </w:rPr>
        <w:t xml:space="preserve">(West </w:t>
      </w:r>
      <w:r w:rsidR="00BB6D4A" w:rsidRPr="00BB6D4A">
        <w:rPr>
          <w:i/>
          <w:iCs/>
          <w:sz w:val="22"/>
          <w:lang w:val="en-GB"/>
        </w:rPr>
        <w:t>et al.</w:t>
      </w:r>
      <w:r w:rsidR="00BB6D4A" w:rsidRPr="00BB6D4A">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BB6D4A" w:rsidRPr="00112089">
        <w:rPr>
          <w:sz w:val="22"/>
          <w:lang w:val="en-GB"/>
        </w:rPr>
        <w:t xml:space="preserve">(Gillooly </w:t>
      </w:r>
      <w:r w:rsidR="00BB6D4A" w:rsidRPr="00112089">
        <w:rPr>
          <w:i/>
          <w:iCs/>
          <w:sz w:val="22"/>
          <w:lang w:val="en-GB"/>
        </w:rPr>
        <w:t>et al.</w:t>
      </w:r>
      <w:r w:rsidR="00BB6D4A" w:rsidRPr="00112089">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2E056F" w:rsidRPr="002E056F">
        <w:rPr>
          <w:sz w:val="22"/>
          <w:lang w:val="en-GB"/>
        </w:rPr>
        <w:t xml:space="preserve">(Brown </w:t>
      </w:r>
      <w:r w:rsidR="002E056F" w:rsidRPr="002E056F">
        <w:rPr>
          <w:i/>
          <w:iCs/>
          <w:sz w:val="22"/>
          <w:lang w:val="en-GB"/>
        </w:rPr>
        <w:t>et al.</w:t>
      </w:r>
      <w:r w:rsidR="002E056F" w:rsidRPr="002E056F">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570D4B">
        <w:rPr>
          <w:rFonts w:eastAsiaTheme="minorEastAsia"/>
          <w:sz w:val="22"/>
          <w:szCs w:val="22"/>
          <w:lang w:val="en-US"/>
        </w:rPr>
        <w:t>This model</w:t>
      </w:r>
      <w:r w:rsidR="00F533D4">
        <w:rPr>
          <w:rFonts w:eastAsiaTheme="minorEastAsia"/>
          <w:sz w:val="22"/>
          <w:szCs w:val="22"/>
          <w:lang w:val="en-US"/>
        </w:rPr>
        <w:t>,</w:t>
      </w:r>
      <w:r w:rsidR="00F4313B">
        <w:rPr>
          <w:rFonts w:eastAsiaTheme="minorEastAsia"/>
          <w:sz w:val="22"/>
          <w:szCs w:val="22"/>
          <w:lang w:val="en-US"/>
        </w:rPr>
        <w:t xml:space="preserve"> henceforth referred to as the </w:t>
      </w:r>
      <w:r w:rsidR="00F4313B" w:rsidRPr="00F4313B">
        <w:rPr>
          <w:rFonts w:eastAsiaTheme="minorEastAsia"/>
          <w:sz w:val="22"/>
          <w:szCs w:val="22"/>
          <w:lang w:val="en-US"/>
        </w:rPr>
        <w:t>Arrhenius fractal supply model (AFS)</w:t>
      </w:r>
      <w:r w:rsidR="007348C3">
        <w:rPr>
          <w:rFonts w:eastAsiaTheme="minorEastAsia"/>
          <w:sz w:val="22"/>
          <w:szCs w:val="22"/>
          <w:lang w:val="en-US"/>
        </w:rPr>
        <w:t xml:space="preserve">, </w:t>
      </w:r>
      <w:r w:rsidR="00C30725">
        <w:rPr>
          <w:rFonts w:eastAsiaTheme="minorEastAsia"/>
          <w:sz w:val="22"/>
          <w:szCs w:val="22"/>
          <w:lang w:val="en-US"/>
        </w:rPr>
        <w:t xml:space="preserve">provides predictions from first principles and is therefore </w:t>
      </w:r>
      <w:r w:rsidR="00595E4F">
        <w:rPr>
          <w:rFonts w:eastAsiaTheme="minorEastAsia"/>
          <w:sz w:val="22"/>
          <w:szCs w:val="22"/>
          <w:lang w:val="en-US"/>
        </w:rPr>
        <w:t xml:space="preserve">often </w:t>
      </w:r>
      <w:r w:rsidR="00982740">
        <w:rPr>
          <w:rFonts w:eastAsiaTheme="minorEastAsia"/>
          <w:sz w:val="22"/>
          <w:szCs w:val="22"/>
          <w:lang w:val="en-US"/>
        </w:rPr>
        <w:t>empirically evaluated</w:t>
      </w:r>
      <w:r w:rsidR="00C5229A">
        <w:rPr>
          <w:rFonts w:eastAsiaTheme="minorEastAsia"/>
          <w:sz w:val="22"/>
          <w:szCs w:val="22"/>
          <w:lang w:val="en-US"/>
        </w:rPr>
        <w:t xml:space="preserve"> </w:t>
      </w:r>
      <w:r w:rsidR="00DA3E4F">
        <w:rPr>
          <w:rFonts w:eastAsiaTheme="minorEastAsia"/>
          <w:sz w:val="22"/>
          <w:szCs w:val="22"/>
          <w:lang w:val="en-US"/>
        </w:rPr>
        <w:fldChar w:fldCharType="begin"/>
      </w:r>
      <w:r w:rsidR="00DA3E4F">
        <w:rPr>
          <w:rFonts w:eastAsiaTheme="minorEastAsia"/>
          <w:sz w:val="22"/>
          <w:szCs w:val="22"/>
          <w:lang w:val="en-US"/>
        </w:rPr>
        <w:instrText xml:space="preserve"> ADDIN ZOTERO_ITEM CSL_CITATION {"citationID":"8xRPFZGd","properties":{"formattedCitation":"(Gillooly {\\i{}et al.} 2001; Downs {\\i{}et al.} 2008)","plainCitation":"(Gillooly et al. 2001;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DA3E4F">
        <w:rPr>
          <w:rFonts w:eastAsiaTheme="minorEastAsia"/>
          <w:sz w:val="22"/>
          <w:szCs w:val="22"/>
          <w:lang w:val="en-US"/>
        </w:rPr>
        <w:fldChar w:fldCharType="separate"/>
      </w:r>
      <w:r w:rsidR="00DA3E4F" w:rsidRPr="00DA3E4F">
        <w:rPr>
          <w:sz w:val="22"/>
          <w:lang w:val="en-GB"/>
        </w:rPr>
        <w:t xml:space="preserve">(Gillooly </w:t>
      </w:r>
      <w:r w:rsidR="00DA3E4F" w:rsidRPr="00DA3E4F">
        <w:rPr>
          <w:i/>
          <w:iCs/>
          <w:sz w:val="22"/>
          <w:lang w:val="en-GB"/>
        </w:rPr>
        <w:t>et al.</w:t>
      </w:r>
      <w:r w:rsidR="00DA3E4F" w:rsidRPr="00DA3E4F">
        <w:rPr>
          <w:sz w:val="22"/>
          <w:lang w:val="en-GB"/>
        </w:rPr>
        <w:t xml:space="preserve"> 2001; Downs </w:t>
      </w:r>
      <w:r w:rsidR="00DA3E4F" w:rsidRPr="00DA3E4F">
        <w:rPr>
          <w:i/>
          <w:iCs/>
          <w:sz w:val="22"/>
          <w:lang w:val="en-GB"/>
        </w:rPr>
        <w:t>et al.</w:t>
      </w:r>
      <w:r w:rsidR="00DA3E4F" w:rsidRPr="00DA3E4F">
        <w:rPr>
          <w:sz w:val="22"/>
          <w:lang w:val="en-GB"/>
        </w:rPr>
        <w:t xml:space="preserve"> 2008)</w:t>
      </w:r>
      <w:r w:rsidR="00DA3E4F">
        <w:rPr>
          <w:rFonts w:eastAsiaTheme="minorEastAsia"/>
          <w:sz w:val="22"/>
          <w:szCs w:val="22"/>
          <w:lang w:val="en-US"/>
        </w:rPr>
        <w:fldChar w:fldCharType="end"/>
      </w:r>
      <w:r w:rsidR="003410FC">
        <w:rPr>
          <w:rFonts w:eastAsiaTheme="minorEastAsia"/>
          <w:sz w:val="22"/>
          <w:szCs w:val="22"/>
          <w:lang w:val="en-US"/>
        </w:rPr>
        <w:t xml:space="preserve">. 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2B66B3" w:rsidRPr="002B66B3">
        <w:rPr>
          <w:sz w:val="22"/>
          <w:lang w:val="en-GB"/>
        </w:rPr>
        <w:t xml:space="preserve">(Downs </w:t>
      </w:r>
      <w:r w:rsidR="002B66B3" w:rsidRPr="002B66B3">
        <w:rPr>
          <w:i/>
          <w:iCs/>
          <w:sz w:val="22"/>
          <w:lang w:val="en-GB"/>
        </w:rPr>
        <w:t>et al.</w:t>
      </w:r>
      <w:r w:rsidR="002B66B3" w:rsidRPr="002B66B3">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6A1A0C" w:rsidRPr="007D0C47">
        <w:rPr>
          <w:sz w:val="22"/>
          <w:lang w:val="en-GB"/>
        </w:rPr>
        <w:t xml:space="preserve">(Clarke &amp; Johnston 1999; Bokma 2004; Jerde </w:t>
      </w:r>
      <w:r w:rsidR="006A1A0C" w:rsidRPr="007D0C47">
        <w:rPr>
          <w:i/>
          <w:iCs/>
          <w:sz w:val="22"/>
          <w:lang w:val="en-GB"/>
        </w:rPr>
        <w:t>et al.</w:t>
      </w:r>
      <w:r w:rsidR="006A1A0C" w:rsidRPr="007D0C47">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EB7199">
        <w:rPr>
          <w:rFonts w:cstheme="minorHAnsi"/>
          <w:sz w:val="22"/>
          <w:szCs w:val="22"/>
          <w:lang w:val="en-US"/>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6A1A0C" w:rsidRPr="00EB7199">
        <w:rPr>
          <w:sz w:val="22"/>
          <w:lang w:val="en-US"/>
        </w:rPr>
        <w:t xml:space="preserve">(Xie &amp; Sun 1990; García García </w:t>
      </w:r>
      <w:r w:rsidR="006A1A0C" w:rsidRPr="00EB7199">
        <w:rPr>
          <w:i/>
          <w:iCs/>
          <w:sz w:val="22"/>
          <w:lang w:val="en-US"/>
        </w:rPr>
        <w:t>et al.</w:t>
      </w:r>
      <w:r w:rsidR="006A1A0C" w:rsidRPr="00EB7199">
        <w:rPr>
          <w:sz w:val="22"/>
          <w:lang w:val="en-US"/>
        </w:rPr>
        <w:t xml:space="preserve"> 2011; Ohlberger </w:t>
      </w:r>
      <w:r w:rsidR="006A1A0C" w:rsidRPr="00EB7199">
        <w:rPr>
          <w:i/>
          <w:iCs/>
          <w:sz w:val="22"/>
          <w:lang w:val="en-US"/>
        </w:rPr>
        <w:t>et al.</w:t>
      </w:r>
      <w:r w:rsidR="006A1A0C" w:rsidRPr="00EB7199">
        <w:rPr>
          <w:sz w:val="22"/>
          <w:lang w:val="en-US"/>
        </w:rPr>
        <w:t xml:space="preserve"> 2012; Lindmark </w:t>
      </w:r>
      <w:r w:rsidR="006A1A0C" w:rsidRPr="00EB7199">
        <w:rPr>
          <w:i/>
          <w:iCs/>
          <w:sz w:val="22"/>
          <w:lang w:val="en-US"/>
        </w:rPr>
        <w:t>et al.</w:t>
      </w:r>
      <w:r w:rsidR="006A1A0C" w:rsidRPr="00EB7199">
        <w:rPr>
          <w:sz w:val="22"/>
          <w:lang w:val="en-US"/>
        </w:rPr>
        <w:t xml:space="preserve"> 2018)</w:t>
      </w:r>
      <w:r w:rsidR="006A1A0C">
        <w:rPr>
          <w:rFonts w:cstheme="minorHAnsi"/>
          <w:sz w:val="22"/>
          <w:szCs w:val="22"/>
          <w:lang w:val="en-US"/>
        </w:rPr>
        <w:fldChar w:fldCharType="end"/>
      </w:r>
      <w:r w:rsidR="00EB7199">
        <w:rPr>
          <w:rFonts w:cstheme="minorHAnsi"/>
          <w:sz w:val="22"/>
          <w:szCs w:val="22"/>
          <w:lang w:val="en-US"/>
        </w:rPr>
        <w:t>.</w:t>
      </w:r>
      <w:r w:rsidR="00FA11B2">
        <w:rPr>
          <w:rFonts w:cstheme="minorHAnsi"/>
          <w:sz w:val="22"/>
          <w:szCs w:val="22"/>
          <w:lang w:val="en-US"/>
        </w:rPr>
        <w:t xml:space="preserve"> </w:t>
      </w:r>
      <w:r w:rsidR="00636995">
        <w:rPr>
          <w:rFonts w:cstheme="minorHAnsi"/>
          <w:sz w:val="22"/>
          <w:szCs w:val="22"/>
          <w:lang w:val="en-US"/>
        </w:rPr>
        <w:t xml:space="preserve">Moreover, while </w:t>
      </w:r>
      <w:r w:rsidR="00636995">
        <w:rPr>
          <w:rFonts w:eastAsiaTheme="minorEastAsia"/>
          <w:sz w:val="22"/>
          <w:szCs w:val="22"/>
          <w:lang w:val="en-US"/>
        </w:rPr>
        <w:t xml:space="preserve">the AFS does tend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D454D2">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636995" w:rsidRPr="00E06819">
        <w:rPr>
          <w:sz w:val="22"/>
          <w:lang w:val="en-GB"/>
        </w:rPr>
        <w:t xml:space="preserve">(Brown </w:t>
      </w:r>
      <w:r w:rsidR="00636995" w:rsidRPr="00E06819">
        <w:rPr>
          <w:i/>
          <w:iCs/>
          <w:sz w:val="22"/>
          <w:lang w:val="en-GB"/>
        </w:rPr>
        <w:t>et al.</w:t>
      </w:r>
      <w:r w:rsidR="00636995" w:rsidRPr="00E06819">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636995" w:rsidRPr="00767798">
        <w:rPr>
          <w:sz w:val="22"/>
          <w:lang w:val="en-GB"/>
        </w:rPr>
        <w:t xml:space="preserve">(Englund </w:t>
      </w:r>
      <w:r w:rsidR="00636995" w:rsidRPr="00767798">
        <w:rPr>
          <w:i/>
          <w:iCs/>
          <w:sz w:val="22"/>
          <w:lang w:val="en-GB"/>
        </w:rPr>
        <w:t>et al.</w:t>
      </w:r>
      <w:r w:rsidR="00636995" w:rsidRPr="00767798">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636995" w:rsidRPr="00636995">
        <w:rPr>
          <w:sz w:val="22"/>
          <w:lang w:val="en-US"/>
        </w:rPr>
        <w:t xml:space="preserve">(Dell </w:t>
      </w:r>
      <w:r w:rsidR="00636995" w:rsidRPr="00636995">
        <w:rPr>
          <w:i/>
          <w:iCs/>
          <w:sz w:val="22"/>
          <w:lang w:val="en-US"/>
        </w:rPr>
        <w:t>et al.</w:t>
      </w:r>
      <w:r w:rsidR="00636995" w:rsidRPr="00636995">
        <w:rPr>
          <w:sz w:val="22"/>
          <w:lang w:val="en-US"/>
        </w:rPr>
        <w:t xml:space="preserve"> 2011; Englund </w:t>
      </w:r>
      <w:r w:rsidR="00636995" w:rsidRPr="00636995">
        <w:rPr>
          <w:i/>
          <w:iCs/>
          <w:sz w:val="22"/>
          <w:lang w:val="en-US"/>
        </w:rPr>
        <w:t>et al.</w:t>
      </w:r>
      <w:r w:rsidR="00636995" w:rsidRPr="00636995">
        <w:rPr>
          <w:sz w:val="22"/>
          <w:lang w:val="en-US"/>
        </w:rPr>
        <w:t xml:space="preserve"> 2011; Rall </w:t>
      </w:r>
      <w:r w:rsidR="00636995" w:rsidRPr="00636995">
        <w:rPr>
          <w:i/>
          <w:iCs/>
          <w:sz w:val="22"/>
          <w:lang w:val="en-US"/>
        </w:rPr>
        <w:t>et al.</w:t>
      </w:r>
      <w:r w:rsidR="00636995" w:rsidRPr="00636995">
        <w:rPr>
          <w:sz w:val="22"/>
          <w:lang w:val="en-US"/>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FC70D6" w:rsidRPr="00FC70D6">
        <w:rPr>
          <w:sz w:val="22"/>
          <w:lang w:val="en-GB"/>
        </w:rPr>
        <w:t xml:space="preserve">(Downs </w:t>
      </w:r>
      <w:r w:rsidR="00FC70D6" w:rsidRPr="00FC70D6">
        <w:rPr>
          <w:i/>
          <w:iCs/>
          <w:sz w:val="22"/>
          <w:lang w:val="en-GB"/>
        </w:rPr>
        <w:t>et al.</w:t>
      </w:r>
      <w:r w:rsidR="00FC70D6" w:rsidRPr="00FC70D6">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19064F" w:rsidRPr="0019064F">
        <w:rPr>
          <w:sz w:val="22"/>
          <w:lang w:val="en-GB"/>
        </w:rPr>
        <w:t xml:space="preserve">(Dell </w:t>
      </w:r>
      <w:r w:rsidR="0019064F" w:rsidRPr="0019064F">
        <w:rPr>
          <w:i/>
          <w:iCs/>
          <w:sz w:val="22"/>
          <w:lang w:val="en-GB"/>
        </w:rPr>
        <w:t>et al.</w:t>
      </w:r>
      <w:r w:rsidR="0019064F" w:rsidRPr="0019064F">
        <w:rPr>
          <w:sz w:val="22"/>
          <w:lang w:val="en-GB"/>
        </w:rPr>
        <w:t xml:space="preserve"> 2011; Englund </w:t>
      </w:r>
      <w:r w:rsidR="0019064F" w:rsidRPr="0019064F">
        <w:rPr>
          <w:i/>
          <w:iCs/>
          <w:sz w:val="22"/>
          <w:lang w:val="en-GB"/>
        </w:rPr>
        <w:t>et al.</w:t>
      </w:r>
      <w:r w:rsidR="0019064F" w:rsidRPr="0019064F">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temperatures in a factorial setting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272129" w:rsidRPr="00975C80">
        <w:rPr>
          <w:sz w:val="22"/>
          <w:szCs w:val="22"/>
          <w:lang w:val="en-US"/>
        </w:rPr>
        <w:t xml:space="preserve">(Jerde </w:t>
      </w:r>
      <w:r w:rsidR="00272129" w:rsidRPr="00975C80">
        <w:rPr>
          <w:i/>
          <w:iCs/>
          <w:sz w:val="22"/>
          <w:szCs w:val="22"/>
          <w:lang w:val="en-US"/>
        </w:rPr>
        <w:t>et al.</w:t>
      </w:r>
      <w:r w:rsidR="00272129" w:rsidRPr="00975C80">
        <w:rPr>
          <w:sz w:val="22"/>
          <w:szCs w:val="22"/>
          <w:lang w:val="en-US"/>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272129" w:rsidRPr="00417D87">
        <w:rPr>
          <w:sz w:val="22"/>
          <w:lang w:val="en-GB"/>
        </w:rPr>
        <w:t xml:space="preserve">(Dell </w:t>
      </w:r>
      <w:r w:rsidR="00272129" w:rsidRPr="00417D87">
        <w:rPr>
          <w:i/>
          <w:iCs/>
          <w:sz w:val="22"/>
          <w:lang w:val="en-GB"/>
        </w:rPr>
        <w:t>et al.</w:t>
      </w:r>
      <w:r w:rsidR="00272129" w:rsidRPr="00417D87">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 xml:space="preserve">This appears to be especially true for consumption and growth rates. </w:t>
      </w:r>
      <w:r w:rsidR="00272129">
        <w:rPr>
          <w:rFonts w:eastAsiaTheme="minorEastAsia"/>
          <w:sz w:val="22"/>
          <w:szCs w:val="22"/>
          <w:lang w:val="en-US"/>
        </w:rPr>
        <w:t xml:space="preserve">Inference about scaling parameters are therefore often limited to few detailed experiments, </w:t>
      </w:r>
      <w:r w:rsidR="00272129">
        <w:rPr>
          <w:rFonts w:eastAsiaTheme="minorEastAsia"/>
          <w:sz w:val="22"/>
          <w:szCs w:val="22"/>
          <w:lang w:val="en-US"/>
        </w:rPr>
        <w:lastRenderedPageBreak/>
        <w:t xml:space="preserve">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875B43" w:rsidRPr="002E3E3A">
        <w:rPr>
          <w:sz w:val="22"/>
          <w:lang w:val="en-GB"/>
        </w:rPr>
        <w:t xml:space="preserve">(Andersen </w:t>
      </w:r>
      <w:r w:rsidR="00875B43" w:rsidRPr="002E3E3A">
        <w:rPr>
          <w:i/>
          <w:iCs/>
          <w:sz w:val="22"/>
          <w:lang w:val="en-GB"/>
        </w:rPr>
        <w:t>et al.</w:t>
      </w:r>
      <w:r w:rsidR="00875B43" w:rsidRPr="002E3E3A">
        <w:rPr>
          <w:sz w:val="22"/>
          <w:lang w:val="en-GB"/>
        </w:rPr>
        <w:t xml:space="preserve"> 2009b; De Roos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0E2C5BF4"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1"/>
      <w:r w:rsidRPr="0037238E">
        <w:rPr>
          <w:rFonts w:cstheme="minorHAnsi"/>
          <w:sz w:val="22"/>
          <w:szCs w:val="22"/>
          <w:lang w:val="en-US"/>
        </w:rPr>
        <w:t>resting/standard/routine</w:t>
      </w:r>
      <w:commentRangeEnd w:id="1"/>
      <w:r w:rsidRPr="003F57A6">
        <w:rPr>
          <w:rStyle w:val="CommentReference"/>
          <w:sz w:val="22"/>
          <w:szCs w:val="22"/>
        </w:rPr>
        <w:commentReference w:id="1"/>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Pr>
          <w:rFonts w:cstheme="minorHAnsi"/>
          <w:sz w:val="22"/>
          <w:szCs w:val="22"/>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temeprature jointly rather than fixing one effect, as well as evaluate the probability if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We found in total X</w:t>
      </w:r>
      <w:r w:rsidR="001159DE" w:rsidRPr="00FE7846">
        <w:rPr>
          <w:rFonts w:cstheme="minorHAnsi"/>
          <w:sz w:val="22"/>
          <w:szCs w:val="22"/>
          <w:lang w:val="en-US"/>
        </w:rPr>
        <w:t>, Y</w:t>
      </w:r>
      <w:r w:rsidRPr="00FE7846">
        <w:rPr>
          <w:rFonts w:cstheme="minorHAnsi"/>
          <w:sz w:val="22"/>
          <w:szCs w:val="22"/>
          <w:lang w:val="en-US"/>
        </w:rPr>
        <w:t xml:space="preserve"> and </w:t>
      </w:r>
      <w:r w:rsidR="001159DE" w:rsidRPr="00FE7846">
        <w:rPr>
          <w:rFonts w:cstheme="minorHAnsi"/>
          <w:sz w:val="22"/>
          <w:szCs w:val="22"/>
          <w:lang w:val="en-US"/>
        </w:rPr>
        <w:t>Z</w:t>
      </w:r>
      <w:r w:rsidRPr="00FE7846">
        <w:rPr>
          <w:rFonts w:cstheme="minorHAnsi"/>
          <w:sz w:val="22"/>
          <w:szCs w:val="22"/>
          <w:lang w:val="en-US"/>
        </w:rPr>
        <w:t xml:space="preserve"> data points from published articles on </w:t>
      </w:r>
      <w:r w:rsidR="00AA11AE" w:rsidRPr="00FE7846">
        <w:rPr>
          <w:rFonts w:cstheme="minorHAnsi"/>
          <w:sz w:val="22"/>
          <w:szCs w:val="22"/>
          <w:lang w:val="en-US"/>
        </w:rPr>
        <w:t xml:space="preserve">growth rate, </w:t>
      </w:r>
      <w:r w:rsidRPr="00FE7846">
        <w:rPr>
          <w:rFonts w:cstheme="minorHAnsi"/>
          <w:sz w:val="22"/>
          <w:szCs w:val="22"/>
          <w:lang w:val="en-US"/>
        </w:rPr>
        <w:t xml:space="preserve">maximum </w:t>
      </w:r>
      <w:r w:rsidRPr="00FE7846">
        <w:rPr>
          <w:rFonts w:cstheme="minorHAnsi"/>
          <w:sz w:val="22"/>
          <w:szCs w:val="22"/>
          <w:lang w:val="en-US"/>
        </w:rPr>
        <w:lastRenderedPageBreak/>
        <w:t>consumption</w:t>
      </w:r>
      <w:r w:rsidRPr="00FE7846">
        <w:rPr>
          <w:rFonts w:eastAsiaTheme="minorEastAsia" w:cstheme="minorHAnsi"/>
          <w:sz w:val="22"/>
          <w:szCs w:val="22"/>
          <w:lang w:val="en-US"/>
        </w:rPr>
        <w:t xml:space="preserve"> and metabolic rate, for </w:t>
      </w:r>
      <w:r w:rsidR="001159DE" w:rsidRPr="00FE7846">
        <w:rPr>
          <w:rFonts w:cstheme="minorHAnsi"/>
          <w:sz w:val="22"/>
          <w:szCs w:val="22"/>
          <w:lang w:val="en-US"/>
        </w:rPr>
        <w:t>X, Y and Z</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 xml:space="preserve">species representing a diverse taxonomic, habitat and lifestyle range. </w:t>
      </w:r>
      <w:r w:rsidRPr="003F57A6">
        <w:rPr>
          <w:rFonts w:eastAsiaTheme="minorEastAsia" w:cstheme="minorHAnsi"/>
          <w:sz w:val="22"/>
          <w:szCs w:val="22"/>
        </w:rPr>
        <w:t xml:space="preserve">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(i)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2"/>
      <w:r w:rsidRPr="00A06A32">
        <w:rPr>
          <w:rFonts w:eastAsiaTheme="minorEastAsia" w:cstheme="minorHAnsi"/>
          <w:sz w:val="22"/>
          <w:szCs w:val="22"/>
        </w:rPr>
        <w:t>We used only one study per species</w:t>
      </w:r>
      <w:commentRangeEnd w:id="2"/>
      <w:r w:rsidR="00A06A32">
        <w:rPr>
          <w:rStyle w:val="CommentReference"/>
        </w:rPr>
        <w:commentReference w:id="2"/>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0C930D09"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3"/>
      <w:r>
        <w:rPr>
          <w:rFonts w:eastAsiaTheme="minorEastAsia" w:cstheme="minorHAnsi"/>
          <w:bCs/>
          <w:iCs/>
          <w:sz w:val="22"/>
          <w:szCs w:val="22"/>
          <w:lang w:val="en-US"/>
        </w:rPr>
        <w:t>standardize</w:t>
      </w:r>
      <w:commentRangeEnd w:id="3"/>
      <w:r w:rsidR="00DD1FA5">
        <w:rPr>
          <w:rStyle w:val="CommentReference"/>
          <w:rFonts w:asciiTheme="minorHAnsi" w:eastAsiaTheme="minorHAnsi" w:hAnsiTheme="minorHAnsi" w:cstheme="minorBidi"/>
          <w:lang w:val="en-GB" w:eastAsia="en-US"/>
        </w:rPr>
        <w:commentReference w:id="3"/>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 using information available in FishBase</w:t>
      </w:r>
      <w:r w:rsidR="008D737B">
        <w:rPr>
          <w:rFonts w:eastAsiaTheme="minorEastAsia" w:cstheme="minorHAnsi"/>
          <w:sz w:val="22"/>
          <w:szCs w:val="22"/>
          <w:lang w:val="en-US"/>
        </w:rPr>
        <w:t>, extracted between 2019.06.01-</w:t>
      </w:r>
      <w:r w:rsidR="008D737B">
        <w:rPr>
          <w:rFonts w:eastAsiaTheme="minorEastAsia" w:cstheme="minorHAnsi"/>
          <w:sz w:val="22"/>
          <w:szCs w:val="22"/>
          <w:lang w:val="en-US"/>
        </w:rPr>
        <w:t>2019.</w:t>
      </w:r>
      <w:r w:rsidR="008D737B">
        <w:rPr>
          <w:rFonts w:eastAsiaTheme="minorEastAsia" w:cstheme="minorHAnsi"/>
          <w:sz w:val="22"/>
          <w:szCs w:val="22"/>
          <w:lang w:val="en-US"/>
        </w:rPr>
        <w:t>12</w:t>
      </w:r>
      <w:r w:rsidR="008D737B">
        <w:rPr>
          <w:rFonts w:eastAsiaTheme="minorEastAsia" w:cstheme="minorHAnsi"/>
          <w:sz w:val="22"/>
          <w:szCs w:val="22"/>
          <w:lang w:val="en-US"/>
        </w:rPr>
        <w:t>.01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 relative mass as a predict</w:t>
      </w:r>
      <w:r w:rsidR="00F03C68">
        <w:rPr>
          <w:rFonts w:eastAsiaTheme="minorEastAsia" w:cstheme="minorHAnsi"/>
          <w:sz w:val="22"/>
          <w:szCs w:val="22"/>
          <w:lang w:val="en-US"/>
        </w:rPr>
        <w:t xml:space="preserve">or, as we are interested </w:t>
      </w:r>
      <w:r w:rsidR="00F03C68">
        <w:rPr>
          <w:rFonts w:eastAsiaTheme="minorEastAsia" w:cstheme="minorHAnsi"/>
          <w:sz w:val="22"/>
          <w:szCs w:val="22"/>
          <w:lang w:val="en-US"/>
        </w:rPr>
        <w:lastRenderedPageBreak/>
        <w:t xml:space="preserve">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941AE2">
        <w:rPr>
          <w:rFonts w:eastAsiaTheme="minorEastAsia" w:cstheme="minorHAnsi"/>
          <w:sz w:val="22"/>
          <w:szCs w:val="22"/>
          <w:lang w:val="en-US"/>
        </w:rPr>
        <w:t xml:space="preserve">Relative mass is here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also taken from FishBase</w:t>
      </w:r>
      <w:r w:rsidR="0059303B">
        <w:rPr>
          <w:rFonts w:eastAsiaTheme="minorEastAsia" w:cstheme="minorHAnsi"/>
          <w:sz w:val="22"/>
          <w:szCs w:val="22"/>
          <w:lang w:val="en-US"/>
        </w:rPr>
        <w:t xml:space="preserve"> (</w:t>
      </w:r>
      <w:r w:rsidR="0059303B">
        <w:rPr>
          <w:rFonts w:eastAsiaTheme="minorEastAsia" w:cstheme="minorHAnsi"/>
          <w:sz w:val="22"/>
          <w:szCs w:val="22"/>
          <w:lang w:val="en-US"/>
        </w:rPr>
        <w:t>extracted between 2019.06.01-2019.12.01</w:t>
      </w:r>
      <w:r w:rsidR="0059303B">
        <w:rPr>
          <w:rFonts w:eastAsiaTheme="minorEastAsia" w:cstheme="minorHAnsi"/>
          <w:sz w:val="22"/>
          <w:szCs w:val="22"/>
          <w:lang w:val="en-US"/>
        </w:rPr>
        <w:t>)</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r w:rsidR="00CF061E" w:rsidRPr="00447343">
        <w:rPr>
          <w:rFonts w:eastAsiaTheme="minorEastAsia"/>
          <w:sz w:val="22"/>
          <w:szCs w:val="22"/>
        </w:rPr>
        <w:t>,</w:t>
      </w:r>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 xml:space="preserve">(Vehtari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54BCF15F"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w:t>
      </w:r>
      <w:r w:rsidRPr="00D46A59">
        <w:rPr>
          <w:rFonts w:eastAsiaTheme="minorEastAsia" w:cstheme="minorHAnsi"/>
          <w:sz w:val="22"/>
          <w:szCs w:val="22"/>
          <w:lang w:val="en-US"/>
        </w:rPr>
        <w:lastRenderedPageBreak/>
        <w:t xml:space="preserve">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6E1D8D" w:rsidRPr="006E1D8D">
        <w:rPr>
          <w:sz w:val="22"/>
          <w:lang w:val="en-GB"/>
        </w:rPr>
        <w:t xml:space="preserve">(Gillooly </w:t>
      </w:r>
      <w:r w:rsidR="006E1D8D" w:rsidRPr="006E1D8D">
        <w:rPr>
          <w:i/>
          <w:iCs/>
          <w:sz w:val="22"/>
          <w:lang w:val="en-GB"/>
        </w:rPr>
        <w:t>et al.</w:t>
      </w:r>
      <w:r w:rsidR="006E1D8D" w:rsidRPr="006E1D8D">
        <w:rPr>
          <w:sz w:val="22"/>
          <w:lang w:val="en-GB"/>
        </w:rPr>
        <w:t xml:space="preserve"> 2001; Brown </w:t>
      </w:r>
      <w:r w:rsidR="006E1D8D" w:rsidRPr="006E1D8D">
        <w:rPr>
          <w:i/>
          <w:iCs/>
          <w:sz w:val="22"/>
          <w:lang w:val="en-GB"/>
        </w:rPr>
        <w:t>et al.</w:t>
      </w:r>
      <w:r w:rsidR="006E1D8D" w:rsidRPr="006E1D8D">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r w:rsidRPr="00CB18CC">
        <w:rPr>
          <w:rFonts w:eastAsiaTheme="minorEastAsia" w:cstheme="minorHAnsi"/>
          <w:sz w:val="22"/>
          <w:szCs w:val="22"/>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r w:rsidR="000F1792" w:rsidRPr="00CB18CC">
        <w:rPr>
          <w:rFonts w:eastAsiaTheme="minorEastAsia" w:cstheme="minorHAnsi"/>
          <w:sz w:val="22"/>
          <w:szCs w:val="22"/>
        </w:rPr>
        <w:t>,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r w:rsidRPr="00CB18CC">
        <w:rPr>
          <w:rFonts w:eastAsiaTheme="minorEastAsia"/>
          <w:sz w:val="22"/>
          <w:szCs w:val="22"/>
        </w:rPr>
        <w:t>,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The full model with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r w:rsidR="000F1792" w:rsidRPr="00447343">
        <w:rPr>
          <w:rFonts w:eastAsiaTheme="minorEastAsia" w:cstheme="minorHAnsi"/>
          <w:sz w:val="22"/>
          <w:szCs w:val="22"/>
        </w:rPr>
        <w:t>,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r w:rsidRPr="00447343">
        <w:rPr>
          <w:rFonts w:eastAsiaTheme="minorEastAsia"/>
          <w:sz w:val="22"/>
          <w:szCs w:val="22"/>
        </w:rPr>
        <w:t>,</w:t>
      </w:r>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6EB790A0"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4"/>
      <w:r w:rsidR="009C20CB">
        <w:rPr>
          <w:rFonts w:eastAsiaTheme="minorEastAsia" w:cstheme="minorHAnsi"/>
          <w:sz w:val="22"/>
          <w:szCs w:val="22"/>
          <w:lang w:val="en-US"/>
        </w:rPr>
        <w:t>Appendix S1</w:t>
      </w:r>
      <w:commentRangeEnd w:id="4"/>
      <w:r w:rsidR="00824A3F">
        <w:rPr>
          <w:rStyle w:val="CommentReference"/>
          <w:rFonts w:asciiTheme="minorHAnsi" w:eastAsiaTheme="minorHAnsi" w:hAnsiTheme="minorHAnsi" w:cstheme="minorBidi"/>
          <w:lang w:val="en-GB" w:eastAsia="en-US"/>
        </w:rPr>
        <w:commentReference w:id="4"/>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4F44C9A" w:rsidR="000F1792" w:rsidRDefault="008E26B3" w:rsidP="00844F2F">
      <w:pPr>
        <w:spacing w:line="480" w:lineRule="auto"/>
        <w:contextualSpacing/>
        <w:jc w:val="both"/>
        <w:rPr>
          <w:rFonts w:eastAsiaTheme="minorEastAsia" w:cstheme="minorHAnsi"/>
          <w:bCs/>
          <w:iCs/>
          <w:sz w:val="22"/>
          <w:szCs w:val="22"/>
        </w:rPr>
      </w:pPr>
      <w:r w:rsidRPr="001F60E7">
        <w:rPr>
          <w:rFonts w:cstheme="minorHAnsi"/>
          <w:bCs/>
          <w:sz w:val="22"/>
          <w:szCs w:val="22"/>
          <w:lang w:val="en-US"/>
        </w:rPr>
        <w:t xml:space="preserve">As </w:t>
      </w:r>
      <w:r w:rsidR="008969C6" w:rsidRPr="001F60E7">
        <w:rPr>
          <w:rFonts w:cstheme="minorHAnsi"/>
          <w:bCs/>
          <w:sz w:val="22"/>
          <w:szCs w:val="22"/>
          <w:lang w:val="en-US"/>
        </w:rPr>
        <w:t xml:space="preserve">biological rates are unimodal over a large enough temperature </w:t>
      </w:r>
      <w:r w:rsidR="00CB41B7" w:rsidRPr="001F60E7">
        <w:rPr>
          <w:rFonts w:cstheme="minorHAnsi"/>
          <w:bCs/>
          <w:sz w:val="22"/>
          <w:szCs w:val="22"/>
          <w:lang w:val="en-US"/>
        </w:rPr>
        <w:t>range,</w:t>
      </w:r>
      <w:r w:rsidR="007D6B2F" w:rsidRPr="001F60E7">
        <w:rPr>
          <w:rFonts w:cstheme="minorHAnsi"/>
          <w:bCs/>
          <w:sz w:val="22"/>
          <w:szCs w:val="22"/>
          <w:lang w:val="en-US"/>
        </w:rPr>
        <w:t xml:space="preserve"> </w:t>
      </w:r>
      <w:r w:rsidR="008969C6" w:rsidRPr="001F60E7">
        <w:rPr>
          <w:rFonts w:cstheme="minorHAnsi"/>
          <w:bCs/>
          <w:sz w:val="22"/>
          <w:szCs w:val="22"/>
          <w:lang w:val="en-US"/>
        </w:rPr>
        <w:t>we</w:t>
      </w:r>
      <w:r w:rsidR="00B03354" w:rsidRPr="001F60E7">
        <w:rPr>
          <w:rFonts w:cstheme="minorHAnsi"/>
          <w:bCs/>
          <w:sz w:val="22"/>
          <w:szCs w:val="22"/>
          <w:lang w:val="en-US"/>
        </w:rPr>
        <w:t xml:space="preserv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 xml:space="preserve">a subset of the </w:t>
      </w:r>
      <w:r w:rsidR="005933C6" w:rsidRPr="001F60E7">
        <w:rPr>
          <w:rFonts w:cstheme="minorHAnsi"/>
          <w:bCs/>
          <w:sz w:val="22"/>
          <w:szCs w:val="22"/>
          <w:lang w:val="en-US"/>
        </w:rPr>
        <w:t xml:space="preserve">maximum consumption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 by species</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Pr>
          <w:rFonts w:cstheme="minorHAnsi"/>
          <w:bCs/>
          <w:sz w:val="22"/>
          <w:szCs w:val="22"/>
        </w:rPr>
        <w:instrText xml:space="preserve">csl-citation.json"} </w:instrText>
      </w:r>
      <w:r w:rsidR="00751C7D">
        <w:rPr>
          <w:rFonts w:cstheme="minorHAnsi"/>
          <w:bCs/>
          <w:sz w:val="22"/>
          <w:szCs w:val="22"/>
        </w:rPr>
        <w:fldChar w:fldCharType="separate"/>
      </w:r>
      <w:r w:rsidR="001F60E7" w:rsidRPr="001F60E7">
        <w:rPr>
          <w:rFonts w:hAnsiTheme="minorHAnsi"/>
          <w:sz w:val="22"/>
          <w:lang w:val="en-GB"/>
        </w:rPr>
        <w:t xml:space="preserve">(Dell </w:t>
      </w:r>
      <w:r w:rsidR="001F60E7" w:rsidRPr="001F60E7">
        <w:rPr>
          <w:rFonts w:hAnsiTheme="minorHAnsi"/>
          <w:i/>
          <w:iCs/>
          <w:sz w:val="22"/>
          <w:lang w:val="en-GB"/>
        </w:rPr>
        <w:t>et al.</w:t>
      </w:r>
      <w:r w:rsidR="001F60E7" w:rsidRPr="001F60E7">
        <w:rPr>
          <w:rFonts w:hAnsiTheme="minorHAnsi"/>
          <w:sz w:val="22"/>
          <w:lang w:val="en-GB"/>
        </w:rPr>
        <w:t xml:space="preserve"> 2011; Englund </w:t>
      </w:r>
      <w:r w:rsidR="001F60E7" w:rsidRPr="001F60E7">
        <w:rPr>
          <w:rFonts w:hAnsiTheme="minorHAnsi"/>
          <w:i/>
          <w:iCs/>
          <w:sz w:val="22"/>
          <w:lang w:val="en-GB"/>
        </w:rPr>
        <w:t>et al.</w:t>
      </w:r>
      <w:r w:rsidR="001F60E7" w:rsidRPr="001F60E7">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5F2F0C">
        <w:rPr>
          <w:rFonts w:cstheme="minorHAnsi"/>
          <w:bCs/>
          <w:sz w:val="22"/>
          <w:szCs w:val="22"/>
        </w:rPr>
        <w:t xml:space="preserve">This was </w:t>
      </w:r>
      <w:r w:rsidR="00A50B48" w:rsidRPr="005F2F0C">
        <w:rPr>
          <w:rFonts w:cstheme="minorHAnsi"/>
          <w:bCs/>
          <w:sz w:val="22"/>
          <w:szCs w:val="22"/>
        </w:rPr>
        <w:t xml:space="preserve">due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5"/>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5"/>
            <m:r>
              <m:rPr>
                <m:sty m:val="p"/>
              </m:rPr>
              <w:rPr>
                <w:rStyle w:val="CommentReference"/>
              </w:rPr>
              <w:commentReference w:id="5"/>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00C2665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w:t>
      </w:r>
      <w:r w:rsidR="00B87724">
        <w:rPr>
          <w:rFonts w:eastAsiaTheme="minorEastAsia" w:cstheme="minorHAnsi"/>
          <w:iCs/>
          <w:sz w:val="22"/>
          <w:szCs w:val="22"/>
        </w:rPr>
        <w:lastRenderedPageBreak/>
        <w:t>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García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A6C8E7C"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r w:rsidRPr="00687837">
        <w:rPr>
          <w:i/>
          <w:iCs/>
          <w:sz w:val="22"/>
          <w:szCs w:val="22"/>
        </w:rPr>
        <w:t>rjags</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687837">
        <w:rPr>
          <w:rFonts w:eastAsiaTheme="minorEastAsia" w:cstheme="minorHAnsi"/>
          <w:sz w:val="22"/>
          <w:szCs w:val="22"/>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w:t>
      </w:r>
      <w:r w:rsidR="00A5246E" w:rsidRPr="0059068A">
        <w:rPr>
          <w:rFonts w:eastAsiaTheme="minorEastAsia" w:cstheme="minorHAnsi"/>
          <w:sz w:val="22"/>
          <w:szCs w:val="22"/>
          <w:lang w:val="en-US"/>
        </w:rPr>
        <w:t>(Appendix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687837">
        <w:rPr>
          <w:rFonts w:eastAsiaTheme="minorEastAsia" w:cstheme="minorHAnsi"/>
          <w:sz w:val="22"/>
          <w:szCs w:val="22"/>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‘tidyverse’</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r w:rsidRPr="00687837">
        <w:rPr>
          <w:i/>
          <w:iCs/>
          <w:sz w:val="22"/>
          <w:szCs w:val="22"/>
        </w:rPr>
        <w:t>ggmcmc</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(Fernández-i-Marín 2016)</w:t>
      </w:r>
      <w:r w:rsidRPr="00687837">
        <w:rPr>
          <w:sz w:val="22"/>
          <w:szCs w:val="22"/>
        </w:rPr>
        <w:fldChar w:fldCharType="end"/>
      </w:r>
      <w:r w:rsidRPr="00687837">
        <w:rPr>
          <w:sz w:val="22"/>
          <w:szCs w:val="22"/>
        </w:rPr>
        <w:t xml:space="preserve"> and ‘</w:t>
      </w:r>
      <w:r w:rsidRPr="00687837">
        <w:rPr>
          <w:i/>
          <w:iCs/>
          <w:sz w:val="22"/>
          <w:szCs w:val="22"/>
        </w:rPr>
        <w:t>bayesplot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 xml:space="preserve">(Gabry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Zenodo upon publication.  </w:t>
      </w:r>
    </w:p>
    <w:p w14:paraId="50292E45" w14:textId="798D1652" w:rsidR="008D46C2" w:rsidRDefault="008D46C2" w:rsidP="00904830">
      <w:pPr>
        <w:spacing w:line="480" w:lineRule="auto"/>
        <w:contextualSpacing/>
        <w:jc w:val="both"/>
        <w:rPr>
          <w:rFonts w:eastAsiaTheme="minorEastAsia"/>
          <w:sz w:val="22"/>
          <w:szCs w:val="22"/>
        </w:rPr>
      </w:pPr>
    </w:p>
    <w:p w14:paraId="349E43CC" w14:textId="369BB443" w:rsidR="001C499B" w:rsidRDefault="001C499B" w:rsidP="00904830">
      <w:pPr>
        <w:spacing w:line="480" w:lineRule="auto"/>
        <w:contextualSpacing/>
        <w:jc w:val="both"/>
        <w:rPr>
          <w:rFonts w:eastAsiaTheme="minorEastAsia"/>
          <w:sz w:val="22"/>
          <w:szCs w:val="22"/>
        </w:rPr>
      </w:pPr>
    </w:p>
    <w:p w14:paraId="0E5F4F4D" w14:textId="7971F218" w:rsidR="001C499B" w:rsidRDefault="001C499B" w:rsidP="00904830">
      <w:pPr>
        <w:spacing w:line="480" w:lineRule="auto"/>
        <w:contextualSpacing/>
        <w:jc w:val="both"/>
        <w:rPr>
          <w:rFonts w:eastAsiaTheme="minorEastAsia"/>
          <w:sz w:val="22"/>
          <w:szCs w:val="22"/>
        </w:rPr>
      </w:pPr>
    </w:p>
    <w:p w14:paraId="23617A9B" w14:textId="6DA957C2" w:rsidR="001C499B" w:rsidRDefault="001C499B" w:rsidP="00904830">
      <w:pPr>
        <w:spacing w:line="480" w:lineRule="auto"/>
        <w:contextualSpacing/>
        <w:jc w:val="both"/>
        <w:rPr>
          <w:rFonts w:eastAsiaTheme="minorEastAsia"/>
          <w:sz w:val="22"/>
          <w:szCs w:val="22"/>
        </w:rPr>
      </w:pPr>
    </w:p>
    <w:p w14:paraId="1498AA4F" w14:textId="3FCA63DA" w:rsidR="001C499B" w:rsidRDefault="001C499B" w:rsidP="00904830">
      <w:pPr>
        <w:spacing w:line="480" w:lineRule="auto"/>
        <w:contextualSpacing/>
        <w:jc w:val="both"/>
        <w:rPr>
          <w:rFonts w:eastAsiaTheme="minorEastAsia"/>
          <w:sz w:val="22"/>
          <w:szCs w:val="22"/>
        </w:rPr>
      </w:pPr>
    </w:p>
    <w:p w14:paraId="52658327" w14:textId="1B654AA8" w:rsidR="001C499B" w:rsidRDefault="001C499B" w:rsidP="00904830">
      <w:pPr>
        <w:spacing w:line="480" w:lineRule="auto"/>
        <w:contextualSpacing/>
        <w:jc w:val="both"/>
        <w:rPr>
          <w:rFonts w:eastAsiaTheme="minorEastAsia"/>
          <w:sz w:val="22"/>
          <w:szCs w:val="22"/>
        </w:rPr>
      </w:pPr>
    </w:p>
    <w:p w14:paraId="17EDE08E" w14:textId="1BCC730B" w:rsidR="001C499B" w:rsidRDefault="001C499B" w:rsidP="00904830">
      <w:pPr>
        <w:spacing w:line="480" w:lineRule="auto"/>
        <w:contextualSpacing/>
        <w:jc w:val="both"/>
        <w:rPr>
          <w:rFonts w:eastAsiaTheme="minorEastAsia"/>
          <w:sz w:val="22"/>
          <w:szCs w:val="22"/>
        </w:rPr>
      </w:pPr>
    </w:p>
    <w:p w14:paraId="0D661D1A" w14:textId="21773973" w:rsidR="001C499B" w:rsidRDefault="001C499B" w:rsidP="00904830">
      <w:pPr>
        <w:spacing w:line="480" w:lineRule="auto"/>
        <w:contextualSpacing/>
        <w:jc w:val="both"/>
        <w:rPr>
          <w:rFonts w:eastAsiaTheme="minorEastAsia"/>
          <w:sz w:val="22"/>
          <w:szCs w:val="22"/>
        </w:rPr>
      </w:pPr>
    </w:p>
    <w:p w14:paraId="75E3C3CC" w14:textId="3DDB4CD7" w:rsidR="001C499B" w:rsidRDefault="001C499B" w:rsidP="00904830">
      <w:pPr>
        <w:spacing w:line="480" w:lineRule="auto"/>
        <w:contextualSpacing/>
        <w:jc w:val="both"/>
        <w:rPr>
          <w:rFonts w:eastAsiaTheme="minorEastAsia"/>
          <w:sz w:val="22"/>
          <w:szCs w:val="22"/>
        </w:rPr>
      </w:pPr>
    </w:p>
    <w:p w14:paraId="211FA4F5" w14:textId="5607FE1B" w:rsidR="001C499B" w:rsidRDefault="001C499B" w:rsidP="00904830">
      <w:pPr>
        <w:spacing w:line="480" w:lineRule="auto"/>
        <w:contextualSpacing/>
        <w:jc w:val="both"/>
        <w:rPr>
          <w:rFonts w:eastAsiaTheme="minorEastAsia"/>
          <w:sz w:val="22"/>
          <w:szCs w:val="22"/>
        </w:rPr>
      </w:pPr>
    </w:p>
    <w:p w14:paraId="0BAC2701" w14:textId="666118FE" w:rsidR="001C499B" w:rsidRDefault="001C499B"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r w:rsidRPr="00A20F7F">
              <w:rPr>
                <w:rFonts w:cstheme="minorHAnsi"/>
                <w:sz w:val="22"/>
                <w:szCs w:val="22"/>
              </w:rPr>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2A2B8915"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47FFE5DC"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6"/>
      <w:r w:rsidR="00E8794C" w:rsidRPr="00602E0C">
        <w:rPr>
          <w:rFonts w:eastAsiaTheme="minorEastAsia" w:cstheme="minorHAnsi"/>
          <w:sz w:val="22"/>
          <w:szCs w:val="22"/>
          <w:lang w:val="en-US"/>
        </w:rPr>
        <w:t>normal scale</w:t>
      </w:r>
      <w:commentRangeEnd w:id="6"/>
      <w:r w:rsidR="0067192E">
        <w:rPr>
          <w:rStyle w:val="CommentReference"/>
        </w:rPr>
        <w:commentReference w:id="6"/>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56652DE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w:t>
      </w:r>
      <w:r w:rsidR="00C1632C">
        <w:rPr>
          <w:rFonts w:eastAsiaTheme="minorEastAsia" w:cstheme="minorHAnsi"/>
          <w:sz w:val="22"/>
          <w:szCs w:val="22"/>
          <w:lang w:val="en-US"/>
        </w:rPr>
        <w:lastRenderedPageBreak/>
        <w:t xml:space="preserve">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r w:rsidR="00F431FF">
        <w:rPr>
          <w:rFonts w:eastAsiaTheme="minorEastAsia" w:cstheme="minorHAnsi"/>
          <w:sz w:val="22"/>
          <w:szCs w:val="22"/>
          <w:lang w:val="en-US"/>
        </w:rPr>
        <w:t>within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944088" w:rsidRPr="00944088">
        <w:rPr>
          <w:sz w:val="22"/>
          <w:lang w:val="en-GB"/>
        </w:rPr>
        <w:t xml:space="preserve">(Brown </w:t>
      </w:r>
      <w:r w:rsidR="00944088" w:rsidRPr="00944088">
        <w:rPr>
          <w:i/>
          <w:iCs/>
          <w:sz w:val="22"/>
          <w:lang w:val="en-GB"/>
        </w:rPr>
        <w:t>et al.</w:t>
      </w:r>
      <w:r w:rsidR="00944088" w:rsidRPr="00944088">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in uni</w:t>
      </w:r>
      <w:r w:rsidR="00015A95">
        <w:rPr>
          <w:rFonts w:eastAsiaTheme="minorEastAsia" w:cstheme="minorHAnsi"/>
          <w:sz w:val="22"/>
          <w:szCs w:val="22"/>
          <w:lang w:val="en-US"/>
        </w:rPr>
        <w:t>ts</w:t>
      </w:r>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533E798" w14:textId="77777777" w:rsidR="00E13B38" w:rsidRPr="009B3967" w:rsidRDefault="00E13B38" w:rsidP="002E4326">
      <w:pPr>
        <w:tabs>
          <w:tab w:val="left" w:pos="3309"/>
        </w:tabs>
        <w:spacing w:line="480" w:lineRule="auto"/>
        <w:contextualSpacing/>
        <w:jc w:val="both"/>
        <w:rPr>
          <w:rFonts w:eastAsiaTheme="minorEastAsia" w:cstheme="minorHAnsi"/>
          <w:sz w:val="22"/>
          <w:szCs w:val="22"/>
          <w:lang w:val="en-US"/>
        </w:rPr>
      </w:pPr>
    </w:p>
    <w:p w14:paraId="52A9F2B4" w14:textId="777816E3" w:rsidR="00524113" w:rsidRPr="00CD224D" w:rsidRDefault="00524113" w:rsidP="00CD224D">
      <w:pPr>
        <w:spacing w:line="480" w:lineRule="auto"/>
        <w:jc w:val="both"/>
        <w:rPr>
          <w:sz w:val="22"/>
          <w:szCs w:val="22"/>
          <w:lang w:val="en-US"/>
        </w:rPr>
      </w:pPr>
      <w:r w:rsidRPr="007F66EC">
        <w:rPr>
          <w:b/>
          <w:bCs/>
          <w:sz w:val="22"/>
          <w:szCs w:val="22"/>
        </w:rPr>
        <w:lastRenderedPageBreak/>
        <w:t xml:space="preserve">Table </w:t>
      </w:r>
      <w:r w:rsidRPr="007F66EC">
        <w:rPr>
          <w:b/>
          <w:bCs/>
          <w:sz w:val="22"/>
          <w:szCs w:val="22"/>
        </w:rPr>
        <w:fldChar w:fldCharType="begin"/>
      </w:r>
      <w:r w:rsidRPr="007F66EC">
        <w:rPr>
          <w:b/>
          <w:bCs/>
          <w:sz w:val="22"/>
          <w:szCs w:val="22"/>
        </w:rPr>
        <w:instrText xml:space="preserve"> SEQ Table \* ARABIC </w:instrText>
      </w:r>
      <w:r w:rsidRPr="007F66EC">
        <w:rPr>
          <w:b/>
          <w:bCs/>
          <w:sz w:val="22"/>
          <w:szCs w:val="22"/>
        </w:rPr>
        <w:fldChar w:fldCharType="separate"/>
      </w:r>
      <w:r w:rsidRPr="007F66EC">
        <w:rPr>
          <w:b/>
          <w:bCs/>
          <w:noProof/>
          <w:sz w:val="22"/>
          <w:szCs w:val="22"/>
        </w:rPr>
        <w:t>2</w:t>
      </w:r>
      <w:r w:rsidRPr="007F66EC">
        <w:rPr>
          <w:b/>
          <w:bCs/>
          <w:sz w:val="22"/>
          <w:szCs w:val="22"/>
        </w:rPr>
        <w:fldChar w:fldCharType="end"/>
      </w:r>
      <w:r w:rsidR="008A564E" w:rsidRPr="00A20F7F">
        <w:rPr>
          <w:sz w:val="22"/>
          <w:szCs w:val="22"/>
        </w:rPr>
        <w:t>.</w:t>
      </w:r>
      <w:r w:rsidRPr="00A20F7F">
        <w:rPr>
          <w:sz w:val="22"/>
          <w:szCs w:val="22"/>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A20F7F">
        <w:rPr>
          <w:sz w:val="22"/>
          <w:szCs w:val="22"/>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dWAIC (WAIC, SE), where </w:t>
      </w:r>
      <w:r w:rsidR="00CD224D">
        <w:rPr>
          <w:sz w:val="22"/>
          <w:szCs w:val="22"/>
          <w:lang w:val="en-US"/>
        </w:rPr>
        <w:t>dWAIC</w:t>
      </w:r>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w:t>
      </w:r>
      <w:r w:rsidR="00916A7C">
        <w:rPr>
          <w:sz w:val="22"/>
          <w:szCs w:val="22"/>
          <w:lang w:val="en-US"/>
        </w:rPr>
        <w:t>lowest WAIC</w:t>
      </w:r>
      <w:r w:rsidR="00916A7C">
        <w:rPr>
          <w:sz w:val="22"/>
          <w:szCs w:val="22"/>
          <w:lang w:val="en-US"/>
        </w:rPr>
        <w:t>)</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Model</w:t>
            </w:r>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7"/>
            <w:commentRangeStart w:id="8"/>
            <w:commentRangeStart w:id="9"/>
            <w:r w:rsidRPr="00A20F7F">
              <w:rPr>
                <w:rFonts w:cstheme="minorHAnsi"/>
                <w:sz w:val="22"/>
                <w:szCs w:val="22"/>
              </w:rPr>
              <w:t>WAIC</w:t>
            </w:r>
            <w:commentRangeEnd w:id="7"/>
            <w:r w:rsidRPr="00A20F7F">
              <w:rPr>
                <w:rStyle w:val="CommentReference"/>
                <w:b w:val="0"/>
                <w:bCs w:val="0"/>
                <w:sz w:val="22"/>
                <w:szCs w:val="22"/>
              </w:rPr>
              <w:commentReference w:id="7"/>
            </w:r>
            <w:commentRangeEnd w:id="8"/>
            <w:r w:rsidRPr="00A20F7F">
              <w:rPr>
                <w:rStyle w:val="CommentReference"/>
                <w:b w:val="0"/>
                <w:bCs w:val="0"/>
                <w:sz w:val="22"/>
                <w:szCs w:val="22"/>
              </w:rPr>
              <w:commentReference w:id="8"/>
            </w:r>
            <w:commentRangeEnd w:id="9"/>
            <w:r w:rsidRPr="00A20F7F">
              <w:rPr>
                <w:rStyle w:val="CommentReference"/>
                <w:b w:val="0"/>
                <w:bCs w:val="0"/>
                <w:sz w:val="22"/>
                <w:szCs w:val="22"/>
              </w:rPr>
              <w:commentReference w:id="9"/>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Yes</w:t>
            </w:r>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10662.5</w:t>
            </w:r>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4C054AE0">
            <wp:extent cx="3335867" cy="2697576"/>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352482" cy="2711012"/>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3E4A29">
        <w:rPr>
          <w:rFonts w:cstheme="minorHAnsi"/>
          <w:b/>
          <w:bCs/>
          <w:sz w:val="22"/>
          <w:szCs w:val="22"/>
          <w:lang w:val="en-US"/>
        </w:rPr>
        <w:t>Fig. 1</w:t>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B52E289" w:rsidR="00DF4765" w:rsidRPr="008E7914" w:rsidRDefault="00DF4765" w:rsidP="00904830">
      <w:pPr>
        <w:spacing w:line="480" w:lineRule="auto"/>
        <w:contextualSpacing/>
        <w:jc w:val="both"/>
        <w:rPr>
          <w:rFonts w:cstheme="minorHAnsi"/>
          <w:i/>
          <w:sz w:val="22"/>
          <w:szCs w:val="22"/>
          <w:lang w:val="en-US"/>
        </w:rPr>
      </w:pPr>
      <w:r w:rsidRPr="00D276B0">
        <w:rPr>
          <w:rFonts w:cstheme="minorHAnsi"/>
          <w:b/>
          <w:bCs/>
          <w:sz w:val="22"/>
          <w:szCs w:val="22"/>
        </w:rPr>
        <w:t xml:space="preserve">Fig. </w:t>
      </w:r>
      <w:r w:rsidR="00876065" w:rsidRPr="00D276B0">
        <w:rPr>
          <w:rFonts w:cstheme="minorHAnsi"/>
          <w:b/>
          <w:bCs/>
          <w:sz w:val="22"/>
          <w:szCs w:val="22"/>
        </w:rPr>
        <w:t>2</w:t>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rowth rate [% day</w:t>
      </w:r>
      <w:r w:rsidR="00885ECA" w:rsidRPr="008E7914">
        <w:rPr>
          <w:rFonts w:cstheme="minorHAnsi"/>
          <w:i/>
          <w:sz w:val="22"/>
          <w:szCs w:val="22"/>
          <w:vertAlign w:val="superscript"/>
          <w:lang w:val="en-US"/>
        </w:rPr>
        <w:t>-1</w:t>
      </w:r>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respectively</w:t>
      </w:r>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A7C4701"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0"/>
      <w:commentRangeStart w:id="11"/>
      <w:r w:rsidRPr="0056015C">
        <w:rPr>
          <w:rFonts w:cstheme="minorHAnsi"/>
          <w:i/>
          <w:iCs/>
          <w:sz w:val="22"/>
          <w:szCs w:val="22"/>
          <w:lang w:val="en-US"/>
        </w:rPr>
        <w:t xml:space="preserve">credible </w:t>
      </w:r>
      <w:commentRangeEnd w:id="10"/>
      <w:r w:rsidRPr="0056015C">
        <w:rPr>
          <w:rStyle w:val="CommentReference"/>
          <w:i/>
          <w:iCs/>
          <w:sz w:val="22"/>
          <w:szCs w:val="22"/>
        </w:rPr>
        <w:commentReference w:id="10"/>
      </w:r>
      <w:commentRangeEnd w:id="11"/>
      <w:r w:rsidRPr="0056015C">
        <w:rPr>
          <w:rStyle w:val="CommentReference"/>
          <w:i/>
          <w:iCs/>
          <w:sz w:val="22"/>
          <w:szCs w:val="22"/>
        </w:rPr>
        <w:commentReference w:id="11"/>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respectively</w:t>
      </w:r>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32F22383" w:rsidR="000528C4" w:rsidRDefault="000528C4" w:rsidP="00904830">
      <w:pPr>
        <w:pStyle w:val="ListParagraph"/>
        <w:spacing w:line="480" w:lineRule="auto"/>
        <w:ind w:left="360"/>
        <w:jc w:val="both"/>
        <w:rPr>
          <w:rFonts w:cstheme="minorHAnsi"/>
        </w:rPr>
      </w:pPr>
    </w:p>
    <w:p w14:paraId="0E492D30" w14:textId="3D6BCA2D" w:rsidR="00D36475" w:rsidRDefault="00D36475"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6B37F9CF" wp14:editId="26D1232A">
            <wp:extent cx="5461000" cy="54610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3077" cy="5463077"/>
                    </a:xfrm>
                    <a:prstGeom prst="rect">
                      <a:avLst/>
                    </a:prstGeom>
                  </pic:spPr>
                </pic:pic>
              </a:graphicData>
            </a:graphic>
          </wp:inline>
        </w:drawing>
      </w:r>
    </w:p>
    <w:p w14:paraId="4270EBA8" w14:textId="69C9E5A7" w:rsidR="000528C4" w:rsidRPr="001159E5" w:rsidRDefault="000528C4" w:rsidP="00904830">
      <w:pPr>
        <w:pStyle w:val="ListParagraph"/>
        <w:spacing w:line="480" w:lineRule="auto"/>
        <w:ind w:left="0"/>
        <w:jc w:val="both"/>
        <w:rPr>
          <w:rFonts w:cstheme="minorHAnsi"/>
          <w:i/>
          <w:iCs/>
          <w:sz w:val="22"/>
          <w:szCs w:val="22"/>
          <w:lang w:val="en-US"/>
        </w:rPr>
      </w:pPr>
      <w:commentRangeStart w:id="12"/>
      <w:commentRangeStart w:id="13"/>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2"/>
      <w:r w:rsidRPr="003146EB">
        <w:rPr>
          <w:rStyle w:val="CommentReference"/>
          <w:i/>
          <w:iCs/>
          <w:sz w:val="22"/>
          <w:szCs w:val="22"/>
        </w:rPr>
        <w:commentReference w:id="12"/>
      </w:r>
      <w:commentRangeEnd w:id="13"/>
      <w:r w:rsidRPr="003146EB">
        <w:rPr>
          <w:rStyle w:val="CommentReference"/>
          <w:i/>
          <w:iCs/>
          <w:sz w:val="22"/>
          <w:szCs w:val="22"/>
        </w:rPr>
        <w:commentReference w:id="13"/>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5550B2">
        <w:rPr>
          <w:rFonts w:cstheme="minorHAnsi"/>
          <w:i/>
          <w:iCs/>
          <w:sz w:val="22"/>
          <w:szCs w:val="22"/>
          <w:lang w:val="en-US"/>
        </w:rPr>
        <w:t xml:space="preserve">between-species </w:t>
      </w:r>
      <w:r w:rsidR="00386CE4" w:rsidRPr="00BB5AE2">
        <w:rPr>
          <w:rFonts w:cstheme="minorHAnsi"/>
          <w:i/>
          <w:iCs/>
          <w:sz w:val="22"/>
          <w:szCs w:val="22"/>
          <w:lang w:val="en-US"/>
        </w:rPr>
        <w:t xml:space="preserve">average </w:t>
      </w:r>
      <w:r w:rsidR="005550B2">
        <w:rPr>
          <w:rFonts w:cstheme="minorHAnsi"/>
          <w:i/>
          <w:iCs/>
          <w:sz w:val="22"/>
          <w:szCs w:val="22"/>
          <w:lang w:val="en-US"/>
        </w:rPr>
        <w:t xml:space="preserve">intraspecific </w:t>
      </w:r>
      <w:r w:rsidRPr="00BB5AE2">
        <w:rPr>
          <w:rFonts w:cstheme="minorHAnsi"/>
          <w:i/>
          <w:iCs/>
          <w:sz w:val="22"/>
          <w:szCs w:val="22"/>
          <w:lang w:val="en-US"/>
        </w:rPr>
        <w:t xml:space="preserve">parameters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BB5AE2">
        <w:rPr>
          <w:rFonts w:cstheme="minorHAnsi"/>
          <w:i/>
          <w:iCs/>
          <w:sz w:val="22"/>
          <w:szCs w:val="22"/>
          <w:lang w:val="en-US"/>
        </w:rPr>
        <w:t xml:space="preserve">) </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3146EB">
        <w:rPr>
          <w:rFonts w:cstheme="minorHAnsi"/>
          <w:i/>
          <w:iCs/>
          <w:sz w:val="22"/>
          <w:szCs w:val="22"/>
        </w:rPr>
        <w:t xml:space="preserve">Text in top left corner corresponds to the </w:t>
      </w:r>
      <w:r w:rsidR="00A123B4" w:rsidRPr="003146EB">
        <w:rPr>
          <w:rFonts w:cstheme="minorHAnsi"/>
          <w:i/>
          <w:iCs/>
          <w:sz w:val="22"/>
          <w:szCs w:val="22"/>
        </w:rPr>
        <w:t xml:space="preserve">posterior </w:t>
      </w:r>
      <w:r w:rsidRPr="003146EB">
        <w:rPr>
          <w:rFonts w:cstheme="minorHAnsi"/>
          <w:i/>
          <w:iCs/>
          <w:sz w:val="22"/>
          <w:szCs w:val="22"/>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4"/>
      <w:commentRangeStart w:id="15"/>
      <w:r w:rsidRPr="001159E5">
        <w:rPr>
          <w:rFonts w:cstheme="minorHAnsi"/>
          <w:i/>
          <w:iCs/>
          <w:sz w:val="22"/>
          <w:szCs w:val="22"/>
          <w:lang w:val="en-US"/>
        </w:rPr>
        <w:t>.</w:t>
      </w:r>
      <w:commentRangeEnd w:id="14"/>
      <w:r w:rsidRPr="003146EB">
        <w:rPr>
          <w:rStyle w:val="CommentReference"/>
          <w:i/>
          <w:iCs/>
          <w:sz w:val="22"/>
          <w:szCs w:val="22"/>
        </w:rPr>
        <w:commentReference w:id="14"/>
      </w:r>
      <w:commentRangeEnd w:id="15"/>
      <w:r w:rsidRPr="003146EB">
        <w:rPr>
          <w:rStyle w:val="CommentReference"/>
          <w:i/>
          <w:iCs/>
          <w:sz w:val="22"/>
          <w:szCs w:val="22"/>
        </w:rPr>
        <w:commentReference w:id="15"/>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16"/>
      <w:r w:rsidRPr="00660D1C">
        <w:rPr>
          <w:rFonts w:cstheme="minorHAnsi"/>
          <w:b/>
          <w:lang w:val="en-US"/>
        </w:rPr>
        <w:lastRenderedPageBreak/>
        <w:t>Discussion</w:t>
      </w:r>
      <w:commentRangeEnd w:id="16"/>
      <w:r w:rsidR="005E48A8">
        <w:rPr>
          <w:rStyle w:val="CommentReference"/>
        </w:rPr>
        <w:commentReference w:id="16"/>
      </w:r>
    </w:p>
    <w:p w14:paraId="37009CBB" w14:textId="40836D60" w:rsidR="003B3003" w:rsidRDefault="0005535E" w:rsidP="00904830">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The scaling of individual growth, consumption and metabolic rate</w:t>
      </w:r>
      <w:r w:rsidR="00256148">
        <w:rPr>
          <w:rFonts w:eastAsiaTheme="minorEastAsia" w:cstheme="minorHAnsi"/>
          <w:sz w:val="22"/>
          <w:szCs w:val="22"/>
          <w:lang w:val="en-US"/>
        </w:rPr>
        <w:t xml:space="preserve"> with 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BA44FB" w:rsidRPr="00BA44FB">
        <w:rPr>
          <w:sz w:val="22"/>
          <w:lang w:val="en-GB"/>
        </w:rPr>
        <w:t xml:space="preserve">(Vasseur &amp; McCann 2005; Rall </w:t>
      </w:r>
      <w:r w:rsidR="00BA44FB" w:rsidRPr="00BA44FB">
        <w:rPr>
          <w:i/>
          <w:iCs/>
          <w:sz w:val="22"/>
          <w:lang w:val="en-GB"/>
        </w:rPr>
        <w:t>et al.</w:t>
      </w:r>
      <w:r w:rsidR="00BA44FB" w:rsidRPr="00BA44FB">
        <w:rPr>
          <w:sz w:val="22"/>
          <w:lang w:val="en-GB"/>
        </w:rPr>
        <w:t xml:space="preserve"> 2010; Cheung </w:t>
      </w:r>
      <w:r w:rsidR="00BA44FB" w:rsidRPr="00BA44FB">
        <w:rPr>
          <w:i/>
          <w:iCs/>
          <w:sz w:val="22"/>
          <w:lang w:val="en-GB"/>
        </w:rPr>
        <w:t>et al.</w:t>
      </w:r>
      <w:r w:rsidR="00BA44FB" w:rsidRPr="00BA44F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 xml:space="preserve">either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684F05">
        <w:rPr>
          <w:rFonts w:eastAsiaTheme="minorEastAsia" w:cstheme="minorHAnsi"/>
          <w:sz w:val="22"/>
          <w:szCs w:val="22"/>
          <w:lang w:val="en-US"/>
        </w:rPr>
        <w:t>meta-analy</w:t>
      </w:r>
      <w:r w:rsidR="00B95A17">
        <w:rPr>
          <w:rFonts w:eastAsiaTheme="minorEastAsia" w:cstheme="minorHAnsi"/>
          <w:sz w:val="22"/>
          <w:szCs w:val="22"/>
          <w:lang w:val="en-US"/>
        </w:rPr>
        <w:t>tical approaches</w:t>
      </w:r>
      <w:r w:rsidR="00CB0FB5">
        <w:rPr>
          <w:rFonts w:eastAsiaTheme="minorEastAsia" w:cstheme="minorHAnsi"/>
          <w:sz w:val="22"/>
          <w:szCs w:val="22"/>
          <w:lang w:val="en-US"/>
        </w:rPr>
        <w:t xml:space="preserve"> of multiple single species studies can reveal</w:t>
      </w:r>
      <w:r w:rsidR="000808C7">
        <w:rPr>
          <w:rFonts w:eastAsiaTheme="minorEastAsia" w:cstheme="minorHAnsi"/>
          <w:sz w:val="22"/>
          <w:szCs w:val="22"/>
          <w:lang w:val="en-US"/>
        </w:rPr>
        <w:t xml:space="preserve"> large variation in intraspecific scaling parameters, and </w:t>
      </w:r>
      <w:bookmarkStart w:id="17" w:name="_GoBack"/>
      <w:bookmarkEnd w:id="17"/>
      <w:r w:rsidR="007A1347">
        <w:rPr>
          <w:rFonts w:eastAsiaTheme="minorEastAsia" w:cstheme="minorHAnsi"/>
          <w:sz w:val="22"/>
          <w:szCs w:val="22"/>
          <w:lang w:val="en-US"/>
        </w:rPr>
        <w:t xml:space="preserve">former </w:t>
      </w:r>
      <w:r w:rsidR="008828CD">
        <w:rPr>
          <w:rFonts w:eastAsiaTheme="minorEastAsia" w:cstheme="minorHAnsi"/>
          <w:sz w:val="22"/>
          <w:szCs w:val="22"/>
          <w:lang w:val="en-US"/>
        </w:rPr>
        <w:t>can</w:t>
      </w:r>
      <w:r w:rsidR="00440F2E">
        <w:rPr>
          <w:rFonts w:eastAsiaTheme="minorEastAsia" w:cstheme="minorHAnsi"/>
          <w:sz w:val="22"/>
          <w:szCs w:val="22"/>
          <w:lang w:val="en-US"/>
        </w:rPr>
        <w:t xml:space="preserve">, </w:t>
      </w:r>
      <w:r w:rsidR="00565AC3">
        <w:rPr>
          <w:rFonts w:eastAsiaTheme="minorEastAsia" w:cstheme="minorHAnsi"/>
          <w:sz w:val="22"/>
          <w:szCs w:val="22"/>
          <w:lang w:val="en-US"/>
        </w:rPr>
        <w:t>and 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FF1F2B" w:rsidRPr="00FF1F2B">
        <w:rPr>
          <w:sz w:val="22"/>
          <w:lang w:val="en-GB"/>
        </w:rPr>
        <w:t xml:space="preserve">(Rall </w:t>
      </w:r>
      <w:r w:rsidR="00FF1F2B" w:rsidRPr="00FF1F2B">
        <w:rPr>
          <w:i/>
          <w:iCs/>
          <w:sz w:val="22"/>
          <w:lang w:val="en-GB"/>
        </w:rPr>
        <w:t>et al.</w:t>
      </w:r>
      <w:r w:rsidR="00FF1F2B" w:rsidRPr="00FF1F2B">
        <w:rPr>
          <w:sz w:val="22"/>
          <w:lang w:val="en-GB"/>
        </w:rPr>
        <w:t xml:space="preserve"> 2012; Jerde </w:t>
      </w:r>
      <w:r w:rsidR="00FF1F2B" w:rsidRPr="00FF1F2B">
        <w:rPr>
          <w:i/>
          <w:iCs/>
          <w:sz w:val="22"/>
          <w:lang w:val="en-GB"/>
        </w:rPr>
        <w:t>et al.</w:t>
      </w:r>
      <w:r w:rsidR="00FF1F2B" w:rsidRPr="00FF1F2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p>
    <w:p w14:paraId="5AE8B891" w14:textId="77777777" w:rsidR="00757772" w:rsidRDefault="00757772" w:rsidP="00904830">
      <w:pPr>
        <w:spacing w:line="480" w:lineRule="auto"/>
        <w:contextualSpacing/>
        <w:jc w:val="both"/>
        <w:rPr>
          <w:rFonts w:eastAsiaTheme="minorEastAsia"/>
          <w:color w:val="FF0000"/>
          <w:sz w:val="22"/>
          <w:szCs w:val="22"/>
          <w:lang w:val="en-US"/>
        </w:rPr>
      </w:pPr>
    </w:p>
    <w:p w14:paraId="7BEBD744" w14:textId="2EF6394A" w:rsidR="00D7076A" w:rsidRPr="0002382F" w:rsidRDefault="00D7076A" w:rsidP="00904830">
      <w:pPr>
        <w:spacing w:line="480" w:lineRule="auto"/>
        <w:contextualSpacing/>
        <w:jc w:val="both"/>
        <w:rPr>
          <w:rFonts w:eastAsiaTheme="minorEastAsia" w:cstheme="minorHAnsi"/>
          <w:sz w:val="22"/>
          <w:szCs w:val="22"/>
          <w:lang w:val="en-US"/>
        </w:rPr>
      </w:pPr>
      <w:r w:rsidRPr="0002382F">
        <w:rPr>
          <w:rFonts w:eastAsiaTheme="minorEastAsia"/>
          <w:color w:val="FF0000"/>
          <w:sz w:val="22"/>
          <w:szCs w:val="22"/>
          <w:lang w:val="en-US"/>
        </w:rPr>
        <w:t>While s</w:t>
      </w:r>
      <w:r w:rsidRPr="0002382F">
        <w:rPr>
          <w:rFonts w:cstheme="minorHAnsi"/>
          <w:color w:val="FF0000"/>
          <w:sz w:val="22"/>
          <w:szCs w:val="22"/>
          <w:lang w:val="en-US"/>
        </w:rPr>
        <w:t xml:space="preserve">uboptimum temperatures likely reflect average conditions for ecological processes, and thus in general would fit the MTE equation </w:t>
      </w:r>
      <w:r w:rsidRPr="0002382F">
        <w:rPr>
          <w:rFonts w:cstheme="minorHAnsi"/>
          <w:color w:val="FF0000"/>
          <w:sz w:val="22"/>
          <w:szCs w:val="22"/>
        </w:rPr>
        <w:fldChar w:fldCharType="begin"/>
      </w:r>
      <w:r w:rsidRPr="0002382F">
        <w:rPr>
          <w:rFonts w:cstheme="minorHAnsi"/>
          <w:color w:val="FF0000"/>
          <w:sz w:val="22"/>
          <w:szCs w:val="22"/>
          <w:lang w:val="en-US"/>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02382F">
        <w:rPr>
          <w:rFonts w:cstheme="minorHAnsi"/>
          <w:color w:val="FF0000"/>
          <w:sz w:val="22"/>
          <w:szCs w:val="22"/>
        </w:rPr>
        <w:fldChar w:fldCharType="separate"/>
      </w:r>
      <w:r w:rsidRPr="0002382F">
        <w:rPr>
          <w:color w:val="FF0000"/>
          <w:sz w:val="22"/>
          <w:szCs w:val="22"/>
          <w:lang w:val="en-US"/>
        </w:rPr>
        <w:t xml:space="preserve">(Dell </w:t>
      </w:r>
      <w:r w:rsidRPr="0002382F">
        <w:rPr>
          <w:i/>
          <w:iCs/>
          <w:color w:val="FF0000"/>
          <w:sz w:val="22"/>
          <w:szCs w:val="22"/>
          <w:lang w:val="en-US"/>
        </w:rPr>
        <w:t>et al.</w:t>
      </w:r>
      <w:r w:rsidRPr="0002382F">
        <w:rPr>
          <w:color w:val="FF0000"/>
          <w:sz w:val="22"/>
          <w:szCs w:val="22"/>
          <w:lang w:val="en-US"/>
        </w:rPr>
        <w:t xml:space="preserve"> 2014)</w:t>
      </w:r>
      <w:r w:rsidRPr="0002382F">
        <w:rPr>
          <w:rFonts w:cstheme="minorHAnsi"/>
          <w:color w:val="FF0000"/>
          <w:sz w:val="22"/>
          <w:szCs w:val="22"/>
        </w:rPr>
        <w:fldChar w:fldCharType="end"/>
      </w:r>
      <w:r w:rsidRPr="0002382F">
        <w:rPr>
          <w:rFonts w:cstheme="minorHAnsi"/>
          <w:color w:val="FF0000"/>
          <w:sz w:val="22"/>
          <w:szCs w:val="22"/>
          <w:lang w:val="en-US"/>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(Pörtner &amp; Knust, 2007).</w:t>
      </w:r>
    </w:p>
    <w:p w14:paraId="68924006" w14:textId="1040DE80" w:rsidR="00990128" w:rsidRPr="0002382F" w:rsidRDefault="00897DB6" w:rsidP="00904830">
      <w:pPr>
        <w:spacing w:line="480" w:lineRule="auto"/>
        <w:contextualSpacing/>
        <w:jc w:val="both"/>
        <w:rPr>
          <w:rFonts w:eastAsiaTheme="minorEastAsia" w:cstheme="minorHAnsi"/>
          <w:sz w:val="22"/>
          <w:szCs w:val="22"/>
          <w:lang w:val="en-US"/>
        </w:rPr>
      </w:pPr>
      <w:r w:rsidRPr="0002382F">
        <w:rPr>
          <w:rFonts w:eastAsiaTheme="minorEastAsia" w:cstheme="minorHAnsi"/>
          <w:sz w:val="22"/>
          <w:szCs w:val="22"/>
          <w:lang w:val="en-US"/>
        </w:rPr>
        <w:t xml:space="preserve">This estimate is very similar to the </w:t>
      </w:r>
      <m:oMath>
        <m:r>
          <w:rPr>
            <w:rFonts w:ascii="Cambria Math" w:eastAsiaTheme="minorEastAsia" w:hAnsi="Cambria Math" w:cstheme="minorHAnsi"/>
            <w:sz w:val="22"/>
            <w:szCs w:val="22"/>
            <w:lang w:val="en-US"/>
          </w:rPr>
          <m:t>-0.22</m:t>
        </m:r>
      </m:oMath>
      <w:r w:rsidRPr="0002382F">
        <w:rPr>
          <w:rFonts w:eastAsiaTheme="minorEastAsia" w:cstheme="minorHAnsi"/>
          <w:sz w:val="22"/>
          <w:szCs w:val="22"/>
          <w:lang w:val="en-US"/>
        </w:rPr>
        <w:t xml:space="preserve"> estimated in </w:t>
      </w:r>
      <w:r w:rsidRPr="0002382F">
        <w:rPr>
          <w:rFonts w:eastAsiaTheme="minorEastAsia" w:cstheme="minorHAnsi"/>
          <w:sz w:val="22"/>
          <w:szCs w:val="22"/>
          <w:lang w:val="en-US"/>
        </w:rPr>
        <w:fldChar w:fldCharType="begin"/>
      </w:r>
      <w:r w:rsidRPr="0002382F">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02382F">
        <w:rPr>
          <w:rFonts w:eastAsiaTheme="minorEastAsia" w:cstheme="minorHAnsi"/>
          <w:sz w:val="22"/>
          <w:szCs w:val="22"/>
          <w:lang w:val="en-US"/>
        </w:rPr>
        <w:fldChar w:fldCharType="separate"/>
      </w:r>
      <w:r w:rsidRPr="0002382F">
        <w:rPr>
          <w:sz w:val="22"/>
          <w:szCs w:val="22"/>
          <w:lang w:val="en-GB"/>
        </w:rPr>
        <w:t xml:space="preserve">(Barneche </w:t>
      </w:r>
      <w:r w:rsidRPr="0002382F">
        <w:rPr>
          <w:i/>
          <w:iCs/>
          <w:sz w:val="22"/>
          <w:szCs w:val="22"/>
          <w:lang w:val="en-GB"/>
        </w:rPr>
        <w:t>et al.</w:t>
      </w:r>
      <w:r w:rsidRPr="0002382F">
        <w:rPr>
          <w:sz w:val="22"/>
          <w:szCs w:val="22"/>
          <w:lang w:val="en-GB"/>
        </w:rPr>
        <w:t xml:space="preserve"> 2019)</w:t>
      </w:r>
      <w:r w:rsidRPr="0002382F">
        <w:rPr>
          <w:rFonts w:eastAsiaTheme="minorEastAsia" w:cstheme="minorHAnsi"/>
          <w:sz w:val="22"/>
          <w:szCs w:val="22"/>
          <w:lang w:val="en-US"/>
        </w:rPr>
        <w:fldChar w:fldCharType="end"/>
      </w:r>
      <w:r w:rsidRPr="0002382F">
        <w:rPr>
          <w:rFonts w:eastAsiaTheme="minorEastAsia" w:cstheme="minorHAnsi"/>
          <w:sz w:val="22"/>
          <w:szCs w:val="22"/>
        </w:rPr>
        <w:fldChar w:fldCharType="begin"/>
      </w:r>
      <w:r w:rsidR="006E1D8D"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sz w:val="22"/>
          <w:szCs w:val="22"/>
        </w:rPr>
        <w:fldChar w:fldCharType="end"/>
      </w:r>
      <w:commentRangeStart w:id="18"/>
      <w:commentRangeStart w:id="19"/>
      <w:r w:rsidRPr="0002382F">
        <w:rPr>
          <w:rFonts w:eastAsiaTheme="minorEastAsia" w:cstheme="minorHAnsi"/>
          <w:sz w:val="22"/>
          <w:szCs w:val="22"/>
          <w:lang w:val="en-US"/>
        </w:rPr>
        <w:t>.</w:t>
      </w:r>
      <w:commentRangeEnd w:id="18"/>
      <w:r w:rsidRPr="0002382F">
        <w:rPr>
          <w:rStyle w:val="CommentReference"/>
          <w:sz w:val="22"/>
          <w:szCs w:val="22"/>
        </w:rPr>
        <w:commentReference w:id="18"/>
      </w:r>
      <w:commentRangeEnd w:id="19"/>
    </w:p>
    <w:p w14:paraId="4DAF062A" w14:textId="03137D49" w:rsidR="00990128" w:rsidRPr="0002382F" w:rsidRDefault="00897DB6" w:rsidP="00990128">
      <w:pPr>
        <w:spacing w:line="480" w:lineRule="auto"/>
        <w:ind w:firstLine="284"/>
        <w:contextualSpacing/>
        <w:jc w:val="both"/>
        <w:rPr>
          <w:rFonts w:eastAsiaTheme="minorEastAsia" w:cstheme="minorHAnsi"/>
          <w:sz w:val="22"/>
          <w:szCs w:val="22"/>
          <w:lang w:val="en-US"/>
        </w:rPr>
      </w:pPr>
      <w:r w:rsidRPr="0002382F">
        <w:rPr>
          <w:rStyle w:val="CommentReference"/>
          <w:rFonts w:asciiTheme="minorHAnsi" w:eastAsiaTheme="minorHAnsi" w:hAnsiTheme="minorHAnsi" w:cstheme="minorBidi"/>
          <w:sz w:val="22"/>
          <w:szCs w:val="22"/>
          <w:lang w:val="en-GB" w:eastAsia="en-US"/>
        </w:rPr>
        <w:commentReference w:id="19"/>
      </w:r>
      <w:r w:rsidR="00990128" w:rsidRPr="0002382F">
        <w:rPr>
          <w:rFonts w:eastAsiaTheme="minorEastAsia" w:cstheme="minorHAnsi"/>
          <w:sz w:val="22"/>
          <w:szCs w:val="22"/>
          <w:lang w:val="en-US"/>
        </w:rPr>
        <w:t xml:space="preserve"> Rall, Dell Englund and Ecology paper – what do they say about scaling? What do I say that differs? What does it mean for growth?</w:t>
      </w:r>
    </w:p>
    <w:p w14:paraId="07FE4861" w14:textId="77777777" w:rsidR="006D70AE" w:rsidRPr="0002382F" w:rsidRDefault="006D70AE" w:rsidP="006D70AE">
      <w:pPr>
        <w:spacing w:line="480" w:lineRule="auto"/>
        <w:ind w:firstLine="284"/>
        <w:jc w:val="both"/>
        <w:rPr>
          <w:rFonts w:cstheme="minorHAnsi"/>
          <w:b/>
          <w:sz w:val="22"/>
          <w:szCs w:val="22"/>
          <w:lang w:val="en-US"/>
        </w:rPr>
      </w:pPr>
      <w:r w:rsidRPr="0002382F">
        <w:rPr>
          <w:rFonts w:cstheme="minorHAnsi"/>
          <w:sz w:val="22"/>
          <w:szCs w:val="22"/>
          <w:lang w:val="en-US"/>
        </w:rPr>
        <w:t xml:space="preserve">Another observed deviation from scaling theories (including the MTE) is that body mass can affect the temperature scaling on physiological rates, both within </w:t>
      </w:r>
      <w:r w:rsidRPr="0002382F">
        <w:rPr>
          <w:rFonts w:cstheme="minorHAnsi"/>
          <w:sz w:val="22"/>
          <w:szCs w:val="22"/>
        </w:rPr>
        <w:fldChar w:fldCharType="begin"/>
      </w:r>
      <w:r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02382F">
        <w:rPr>
          <w:rFonts w:cstheme="minorHAnsi"/>
          <w:sz w:val="22"/>
          <w:szCs w:val="22"/>
        </w:rPr>
        <w:fldChar w:fldCharType="separate"/>
      </w:r>
      <w:r w:rsidRPr="0002382F">
        <w:rPr>
          <w:sz w:val="22"/>
          <w:szCs w:val="22"/>
          <w:lang w:val="en-US"/>
        </w:rPr>
        <w:t xml:space="preserve">(Beamish 1964; Xie &amp; Sun 1990; Ohlberger </w:t>
      </w:r>
      <w:r w:rsidRPr="0002382F">
        <w:rPr>
          <w:i/>
          <w:iCs/>
          <w:sz w:val="22"/>
          <w:szCs w:val="22"/>
          <w:lang w:val="en-US"/>
        </w:rPr>
        <w:t>et al.</w:t>
      </w:r>
      <w:r w:rsidRPr="0002382F">
        <w:rPr>
          <w:sz w:val="22"/>
          <w:szCs w:val="22"/>
          <w:lang w:val="en-US"/>
        </w:rPr>
        <w:t xml:space="preserve"> 2012; Fossen </w:t>
      </w:r>
      <w:r w:rsidRPr="0002382F">
        <w:rPr>
          <w:i/>
          <w:iCs/>
          <w:sz w:val="22"/>
          <w:szCs w:val="22"/>
          <w:lang w:val="en-US"/>
        </w:rPr>
        <w:t>et al.</w:t>
      </w:r>
      <w:r w:rsidRPr="0002382F">
        <w:rPr>
          <w:sz w:val="22"/>
          <w:szCs w:val="22"/>
          <w:lang w:val="en-US"/>
        </w:rPr>
        <w:t xml:space="preserve"> 2019)</w:t>
      </w:r>
      <w:r w:rsidRPr="0002382F">
        <w:rPr>
          <w:rFonts w:cstheme="minorHAnsi"/>
          <w:sz w:val="22"/>
          <w:szCs w:val="22"/>
        </w:rPr>
        <w:fldChar w:fldCharType="end"/>
      </w:r>
      <w:r w:rsidRPr="0002382F">
        <w:rPr>
          <w:rFonts w:cstheme="minorHAnsi"/>
          <w:sz w:val="22"/>
          <w:szCs w:val="22"/>
          <w:lang w:val="en-US"/>
        </w:rPr>
        <w:t xml:space="preserve"> and between species </w:t>
      </w:r>
      <w:r w:rsidRPr="0002382F">
        <w:rPr>
          <w:rFonts w:cstheme="minorHAnsi"/>
          <w:sz w:val="22"/>
          <w:szCs w:val="22"/>
        </w:rPr>
        <w:fldChar w:fldCharType="begin"/>
      </w:r>
      <w:r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02382F">
        <w:rPr>
          <w:rFonts w:cstheme="minorHAnsi"/>
          <w:sz w:val="22"/>
          <w:szCs w:val="22"/>
        </w:rPr>
        <w:fldChar w:fldCharType="separate"/>
      </w:r>
      <w:r w:rsidRPr="0002382F">
        <w:rPr>
          <w:sz w:val="22"/>
          <w:szCs w:val="22"/>
          <w:lang w:val="en-US"/>
        </w:rPr>
        <w:t xml:space="preserve">(Killen </w:t>
      </w:r>
      <w:r w:rsidRPr="0002382F">
        <w:rPr>
          <w:i/>
          <w:iCs/>
          <w:sz w:val="22"/>
          <w:szCs w:val="22"/>
          <w:lang w:val="en-US"/>
        </w:rPr>
        <w:t>et al.</w:t>
      </w:r>
      <w:r w:rsidRPr="0002382F">
        <w:rPr>
          <w:sz w:val="22"/>
          <w:szCs w:val="22"/>
          <w:lang w:val="en-US"/>
        </w:rPr>
        <w:t xml:space="preserve"> 2010)</w:t>
      </w:r>
      <w:r w:rsidRPr="0002382F">
        <w:rPr>
          <w:rFonts w:cstheme="minorHAnsi"/>
          <w:sz w:val="22"/>
          <w:szCs w:val="22"/>
        </w:rPr>
        <w:fldChar w:fldCharType="end"/>
      </w:r>
      <w:r w:rsidRPr="0002382F">
        <w:rPr>
          <w:rFonts w:cstheme="minorHAnsi"/>
          <w:sz w:val="22"/>
          <w:szCs w:val="22"/>
          <w:lang w:val="en-US"/>
        </w:rPr>
        <w:t>. This could lead to size-dependent thermal performance curves (e.g. body growth), with important effects on individuals and populations.</w:t>
      </w:r>
    </w:p>
    <w:p w14:paraId="2C258E2A" w14:textId="4E8C46E2" w:rsidR="00897DB6" w:rsidRPr="0002382F" w:rsidRDefault="00897DB6" w:rsidP="00904830">
      <w:pPr>
        <w:spacing w:line="480" w:lineRule="auto"/>
        <w:contextualSpacing/>
        <w:jc w:val="both"/>
        <w:rPr>
          <w:rFonts w:cstheme="minorHAnsi"/>
          <w:b/>
          <w:sz w:val="22"/>
          <w:szCs w:val="22"/>
          <w:lang w:val="en-US"/>
        </w:rPr>
      </w:pPr>
    </w:p>
    <w:p w14:paraId="77254AC7" w14:textId="46B5100B" w:rsidR="00CB08F3" w:rsidRPr="0002382F" w:rsidRDefault="00B86388" w:rsidP="00904830">
      <w:pPr>
        <w:spacing w:line="480" w:lineRule="auto"/>
        <w:contextualSpacing/>
        <w:jc w:val="both"/>
        <w:rPr>
          <w:rFonts w:eastAsiaTheme="minorEastAsia" w:cstheme="minorHAnsi"/>
          <w:color w:val="FF0000"/>
          <w:sz w:val="22"/>
          <w:szCs w:val="22"/>
          <w:lang w:val="en-US"/>
        </w:rPr>
      </w:pPr>
      <w:r w:rsidRPr="0002382F">
        <w:rPr>
          <w:rFonts w:eastAsiaTheme="minorEastAsia" w:cstheme="minorHAnsi"/>
          <w:color w:val="FF0000"/>
          <w:sz w:val="22"/>
          <w:szCs w:val="22"/>
          <w:lang w:val="en-US"/>
        </w:rPr>
        <w:lastRenderedPageBreak/>
        <w:t>W</w:t>
      </w:r>
      <w:r w:rsidR="00830731" w:rsidRPr="0002382F">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02382F">
        <w:rPr>
          <w:rFonts w:eastAsiaTheme="minorEastAsia" w:cstheme="minorHAnsi"/>
          <w:color w:val="FF0000"/>
          <w:sz w:val="22"/>
          <w:szCs w:val="22"/>
          <w:lang w:val="en-US"/>
        </w:rPr>
        <w:t xml:space="preserve">through 1) small changes in the mass-scaling exponent 2) clear declines in </w:t>
      </w:r>
      <w:r w:rsidR="00830731" w:rsidRPr="0002382F">
        <w:rPr>
          <w:rFonts w:eastAsiaTheme="minorEastAsia" w:cstheme="minorHAnsi"/>
          <w:color w:val="FF0000"/>
          <w:sz w:val="22"/>
          <w:szCs w:val="22"/>
          <w:lang w:val="en-US"/>
        </w:rPr>
        <w:t xml:space="preserve">optimum </w:t>
      </w:r>
      <w:r w:rsidR="00B30B8D" w:rsidRPr="0002382F">
        <w:rPr>
          <w:rFonts w:eastAsiaTheme="minorEastAsia" w:cstheme="minorHAnsi"/>
          <w:color w:val="FF0000"/>
          <w:sz w:val="22"/>
          <w:szCs w:val="22"/>
          <w:lang w:val="en-US"/>
        </w:rPr>
        <w:t xml:space="preserve">growth </w:t>
      </w:r>
      <w:r w:rsidR="00830731" w:rsidRPr="0002382F">
        <w:rPr>
          <w:rFonts w:eastAsiaTheme="minorEastAsia" w:cstheme="minorHAnsi"/>
          <w:color w:val="FF0000"/>
          <w:sz w:val="22"/>
          <w:szCs w:val="22"/>
          <w:lang w:val="en-US"/>
        </w:rPr>
        <w:t>temperature</w:t>
      </w:r>
      <w:r w:rsidR="008D1B2D" w:rsidRPr="0002382F">
        <w:rPr>
          <w:rFonts w:eastAsiaTheme="minorEastAsia" w:cstheme="minorHAnsi"/>
          <w:color w:val="FF0000"/>
          <w:sz w:val="22"/>
          <w:szCs w:val="22"/>
          <w:lang w:val="en-US"/>
        </w:rPr>
        <w:t>s</w:t>
      </w:r>
      <w:r w:rsidR="00830731" w:rsidRPr="0002382F">
        <w:rPr>
          <w:rFonts w:eastAsiaTheme="minorEastAsia" w:cstheme="minorHAnsi"/>
          <w:color w:val="FF0000"/>
          <w:sz w:val="22"/>
          <w:szCs w:val="22"/>
          <w:lang w:val="en-US"/>
        </w:rPr>
        <w:t xml:space="preserve"> </w:t>
      </w:r>
      <w:r w:rsidRPr="0002382F">
        <w:rPr>
          <w:rFonts w:eastAsiaTheme="minorEastAsia" w:cstheme="minorHAnsi"/>
          <w:color w:val="FF0000"/>
          <w:sz w:val="22"/>
          <w:szCs w:val="22"/>
          <w:lang w:val="en-US"/>
        </w:rPr>
        <w:t>with body size</w:t>
      </w:r>
      <w:commentRangeStart w:id="20"/>
      <w:r w:rsidR="00A17DF8" w:rsidRPr="0002382F">
        <w:rPr>
          <w:rFonts w:eastAsiaTheme="minorEastAsia" w:cstheme="minorHAnsi"/>
          <w:color w:val="FF0000"/>
          <w:sz w:val="22"/>
          <w:szCs w:val="22"/>
          <w:lang w:val="en-US"/>
        </w:rPr>
        <w:t>.</w:t>
      </w:r>
      <w:r w:rsidR="000C5410" w:rsidRPr="0002382F">
        <w:rPr>
          <w:rFonts w:eastAsiaTheme="minorEastAsia" w:cstheme="minorHAnsi"/>
          <w:color w:val="FF0000"/>
          <w:sz w:val="22"/>
          <w:szCs w:val="22"/>
          <w:lang w:val="en-US"/>
        </w:rPr>
        <w:t xml:space="preserve"> </w:t>
      </w:r>
      <w:commentRangeEnd w:id="20"/>
      <w:r w:rsidR="00BC77C8" w:rsidRPr="0002382F">
        <w:rPr>
          <w:rStyle w:val="CommentReference"/>
          <w:color w:val="FF0000"/>
          <w:sz w:val="22"/>
          <w:szCs w:val="22"/>
        </w:rPr>
        <w:commentReference w:id="20"/>
      </w:r>
      <w:r w:rsidR="000C5410" w:rsidRPr="0002382F">
        <w:rPr>
          <w:rFonts w:eastAsiaTheme="minorEastAsia" w:cstheme="minorHAnsi"/>
          <w:color w:val="FF0000"/>
          <w:sz w:val="22"/>
          <w:szCs w:val="22"/>
          <w:lang w:val="en-US"/>
        </w:rPr>
        <w:t xml:space="preserve">These results </w:t>
      </w:r>
      <w:r w:rsidR="00AC57B5" w:rsidRPr="0002382F">
        <w:rPr>
          <w:rFonts w:eastAsiaTheme="minorEastAsia" w:cstheme="minorHAnsi"/>
          <w:color w:val="FF0000"/>
          <w:sz w:val="22"/>
          <w:szCs w:val="22"/>
          <w:lang w:val="en-US"/>
        </w:rPr>
        <w:t>mean</w:t>
      </w:r>
      <w:r w:rsidR="00010628" w:rsidRPr="0002382F">
        <w:rPr>
          <w:rFonts w:eastAsiaTheme="minorEastAsia" w:cstheme="minorHAnsi"/>
          <w:color w:val="FF0000"/>
          <w:sz w:val="22"/>
          <w:szCs w:val="22"/>
          <w:lang w:val="en-US"/>
        </w:rPr>
        <w:t xml:space="preserve"> </w:t>
      </w:r>
      <w:r w:rsidR="000C5410" w:rsidRPr="0002382F">
        <w:rPr>
          <w:rFonts w:eastAsiaTheme="minorEastAsia" w:cstheme="minorHAnsi"/>
          <w:color w:val="FF0000"/>
          <w:sz w:val="22"/>
          <w:szCs w:val="22"/>
          <w:lang w:val="en-US"/>
        </w:rPr>
        <w:t xml:space="preserve">that </w:t>
      </w:r>
      <w:del w:id="21" w:author="Jan Ohlberger" w:date="2019-09-19T15:58:00Z">
        <w:r w:rsidR="000C5410" w:rsidRPr="0002382F" w:rsidDel="004D5769">
          <w:rPr>
            <w:rFonts w:eastAsiaTheme="minorEastAsia" w:cstheme="minorHAnsi"/>
            <w:color w:val="FF0000"/>
            <w:sz w:val="22"/>
            <w:szCs w:val="22"/>
            <w:lang w:val="en-US"/>
          </w:rPr>
          <w:delText xml:space="preserve">the </w:delText>
        </w:r>
      </w:del>
      <w:r w:rsidR="00840938" w:rsidRPr="0002382F">
        <w:rPr>
          <w:rFonts w:eastAsiaTheme="minorEastAsia" w:cstheme="minorHAnsi"/>
          <w:color w:val="FF0000"/>
          <w:sz w:val="22"/>
          <w:szCs w:val="22"/>
          <w:lang w:val="en-US"/>
        </w:rPr>
        <w:t xml:space="preserve">smaller individuals within a population may </w:t>
      </w:r>
      <w:r w:rsidR="006417DC" w:rsidRPr="0002382F">
        <w:rPr>
          <w:rFonts w:eastAsiaTheme="minorEastAsia" w:cstheme="minorHAnsi"/>
          <w:color w:val="FF0000"/>
          <w:sz w:val="22"/>
          <w:szCs w:val="22"/>
          <w:lang w:val="en-US"/>
        </w:rPr>
        <w:t xml:space="preserve">benefit more in terms of </w:t>
      </w:r>
      <w:r w:rsidR="006F1360" w:rsidRPr="0002382F">
        <w:rPr>
          <w:rFonts w:eastAsiaTheme="minorEastAsia" w:cstheme="minorHAnsi"/>
          <w:color w:val="FF0000"/>
          <w:sz w:val="22"/>
          <w:szCs w:val="22"/>
          <w:lang w:val="en-US"/>
        </w:rPr>
        <w:t xml:space="preserve">faster growth rates </w:t>
      </w:r>
      <w:r w:rsidR="00CB08F3" w:rsidRPr="0002382F">
        <w:rPr>
          <w:rFonts w:eastAsiaTheme="minorEastAsia" w:cstheme="minorHAnsi"/>
          <w:color w:val="FF0000"/>
          <w:sz w:val="22"/>
          <w:szCs w:val="22"/>
          <w:lang w:val="en-US"/>
        </w:rPr>
        <w:t>with</w:t>
      </w:r>
      <w:del w:id="22" w:author="Jan Ohlberger" w:date="2019-09-19T15:59:00Z">
        <w:r w:rsidR="00CB08F3" w:rsidRPr="0002382F" w:rsidDel="00F1318D">
          <w:rPr>
            <w:rFonts w:eastAsiaTheme="minorEastAsia" w:cstheme="minorHAnsi"/>
            <w:color w:val="FF0000"/>
            <w:sz w:val="22"/>
            <w:szCs w:val="22"/>
            <w:lang w:val="en-US"/>
          </w:rPr>
          <w:delText xml:space="preserve"> warming</w:delText>
        </w:r>
      </w:del>
      <w:r w:rsidR="00E96061" w:rsidRPr="0002382F">
        <w:rPr>
          <w:rFonts w:eastAsiaTheme="minorEastAsia" w:cstheme="minorHAnsi"/>
          <w:color w:val="FF0000"/>
          <w:sz w:val="22"/>
          <w:szCs w:val="22"/>
          <w:lang w:val="en-US"/>
        </w:rPr>
        <w:t xml:space="preserve">, but this potential to capitalize </w:t>
      </w:r>
      <w:del w:id="23" w:author="Jan Ohlberger" w:date="2019-09-19T15:58:00Z">
        <w:r w:rsidR="00E96061" w:rsidRPr="0002382F" w:rsidDel="004D5769">
          <w:rPr>
            <w:rFonts w:eastAsiaTheme="minorEastAsia" w:cstheme="minorHAnsi"/>
            <w:color w:val="FF0000"/>
            <w:sz w:val="22"/>
            <w:szCs w:val="22"/>
            <w:lang w:val="en-US"/>
          </w:rPr>
          <w:delText xml:space="preserve">from </w:delText>
        </w:r>
      </w:del>
      <w:ins w:id="24" w:author="Jan Ohlberger" w:date="2019-09-19T15:58:00Z">
        <w:r w:rsidR="004D5769" w:rsidRPr="0002382F">
          <w:rPr>
            <w:rFonts w:eastAsiaTheme="minorEastAsia" w:cstheme="minorHAnsi"/>
            <w:color w:val="FF0000"/>
            <w:sz w:val="22"/>
            <w:szCs w:val="22"/>
            <w:lang w:val="en-US"/>
          </w:rPr>
          <w:t xml:space="preserve">on </w:t>
        </w:r>
      </w:ins>
      <w:r w:rsidR="00E96061" w:rsidRPr="0002382F">
        <w:rPr>
          <w:rFonts w:eastAsiaTheme="minorEastAsia" w:cstheme="minorHAnsi"/>
          <w:color w:val="FF0000"/>
          <w:sz w:val="22"/>
          <w:szCs w:val="22"/>
          <w:lang w:val="en-US"/>
        </w:rPr>
        <w:t xml:space="preserve">warming </w:t>
      </w:r>
      <w:r w:rsidR="00CB08F3" w:rsidRPr="0002382F">
        <w:rPr>
          <w:rFonts w:eastAsiaTheme="minorEastAsia" w:cstheme="minorHAnsi"/>
          <w:color w:val="FF0000"/>
          <w:sz w:val="22"/>
          <w:szCs w:val="22"/>
          <w:lang w:val="en-US"/>
        </w:rPr>
        <w:t>declines with body size</w:t>
      </w:r>
      <w:commentRangeStart w:id="25"/>
      <w:r w:rsidR="00AC57B5" w:rsidRPr="0002382F">
        <w:rPr>
          <w:rFonts w:eastAsiaTheme="minorEastAsia" w:cstheme="minorHAnsi"/>
          <w:color w:val="FF0000"/>
          <w:sz w:val="22"/>
          <w:szCs w:val="22"/>
          <w:lang w:val="en-US"/>
        </w:rPr>
        <w:t>.</w:t>
      </w:r>
      <w:commentRangeEnd w:id="25"/>
      <w:r w:rsidR="00F1318D" w:rsidRPr="0002382F">
        <w:rPr>
          <w:rStyle w:val="CommentReference"/>
          <w:color w:val="FF0000"/>
          <w:sz w:val="22"/>
          <w:szCs w:val="22"/>
        </w:rPr>
        <w:commentReference w:id="25"/>
      </w:r>
      <w:r w:rsidR="00AC57B5" w:rsidRPr="0002382F">
        <w:rPr>
          <w:rFonts w:eastAsiaTheme="minorEastAsia" w:cstheme="minorHAnsi"/>
          <w:color w:val="FF0000"/>
          <w:sz w:val="22"/>
          <w:szCs w:val="22"/>
          <w:lang w:val="en-US"/>
        </w:rPr>
        <w:t xml:space="preserve"> </w:t>
      </w:r>
    </w:p>
    <w:p w14:paraId="08D2FE0B" w14:textId="304C6673" w:rsidR="007664CB" w:rsidRPr="0002382F" w:rsidRDefault="005832FF" w:rsidP="00904830">
      <w:pPr>
        <w:spacing w:line="480" w:lineRule="auto"/>
        <w:ind w:firstLine="284"/>
        <w:contextualSpacing/>
        <w:jc w:val="both"/>
        <w:rPr>
          <w:rFonts w:eastAsiaTheme="minorEastAsia" w:cstheme="minorHAnsi"/>
          <w:color w:val="FF0000"/>
          <w:sz w:val="22"/>
          <w:szCs w:val="22"/>
          <w:lang w:val="en-US"/>
        </w:rPr>
      </w:pPr>
      <w:r w:rsidRPr="0002382F">
        <w:rPr>
          <w:rFonts w:eastAsiaTheme="minorEastAsia" w:cstheme="minorHAnsi"/>
          <w:color w:val="FF0000"/>
          <w:sz w:val="22"/>
          <w:szCs w:val="22"/>
          <w:lang w:val="en-US"/>
        </w:rPr>
        <w:t xml:space="preserve">The empirical observation that higher temperatures lead to </w:t>
      </w:r>
      <w:r w:rsidR="00D73300" w:rsidRPr="0002382F">
        <w:rPr>
          <w:rFonts w:eastAsiaTheme="minorEastAsia" w:cstheme="minorHAnsi"/>
          <w:color w:val="FF0000"/>
          <w:sz w:val="22"/>
          <w:szCs w:val="22"/>
          <w:lang w:val="en-US"/>
        </w:rPr>
        <w:t xml:space="preserve">faster development and </w:t>
      </w:r>
      <w:r w:rsidRPr="0002382F">
        <w:rPr>
          <w:rFonts w:eastAsiaTheme="minorEastAsia" w:cstheme="minorHAnsi"/>
          <w:color w:val="FF0000"/>
          <w:sz w:val="22"/>
          <w:szCs w:val="22"/>
          <w:lang w:val="en-US"/>
        </w:rPr>
        <w:t>smaller adult body sizes within species</w:t>
      </w:r>
      <w:r w:rsidR="00400863" w:rsidRPr="0002382F">
        <w:rPr>
          <w:rFonts w:eastAsiaTheme="minorEastAsia" w:cstheme="minorHAnsi"/>
          <w:color w:val="FF0000"/>
          <w:sz w:val="22"/>
          <w:szCs w:val="22"/>
          <w:lang w:val="en-US"/>
        </w:rPr>
        <w:t xml:space="preserve"> (“temperature-size rule”, TSR)</w:t>
      </w:r>
      <w:r w:rsidRPr="0002382F">
        <w:rPr>
          <w:rFonts w:eastAsiaTheme="minorEastAsia" w:cstheme="minorHAnsi"/>
          <w:color w:val="FF0000"/>
          <w:sz w:val="22"/>
          <w:szCs w:val="22"/>
          <w:lang w:val="en-US"/>
        </w:rPr>
        <w:t xml:space="preserve"> </w:t>
      </w:r>
      <w:r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02382F">
        <w:rPr>
          <w:rFonts w:eastAsiaTheme="minorEastAsia" w:cstheme="minorHAnsi"/>
          <w:color w:val="FF0000"/>
          <w:sz w:val="22"/>
          <w:szCs w:val="22"/>
        </w:rPr>
        <w:fldChar w:fldCharType="separate"/>
      </w:r>
      <w:r w:rsidR="00BD6EA2" w:rsidRPr="0002382F">
        <w:rPr>
          <w:color w:val="FF0000"/>
          <w:sz w:val="22"/>
          <w:szCs w:val="22"/>
          <w:lang w:val="en-US"/>
        </w:rPr>
        <w:t xml:space="preserve">(Atkinson 1994; Daufresne </w:t>
      </w:r>
      <w:r w:rsidR="00BD6EA2" w:rsidRPr="0002382F">
        <w:rPr>
          <w:i/>
          <w:iCs/>
          <w:color w:val="FF0000"/>
          <w:sz w:val="22"/>
          <w:szCs w:val="22"/>
          <w:lang w:val="en-US"/>
        </w:rPr>
        <w:t>et al.</w:t>
      </w:r>
      <w:r w:rsidR="00BD6EA2" w:rsidRPr="0002382F">
        <w:rPr>
          <w:color w:val="FF0000"/>
          <w:sz w:val="22"/>
          <w:szCs w:val="22"/>
          <w:lang w:val="en-US"/>
        </w:rPr>
        <w:t xml:space="preserve"> 2009)</w:t>
      </w:r>
      <w:r w:rsidRPr="0002382F">
        <w:rPr>
          <w:rFonts w:eastAsiaTheme="minorEastAsia" w:cstheme="minorHAnsi"/>
          <w:color w:val="FF0000"/>
          <w:sz w:val="22"/>
          <w:szCs w:val="22"/>
        </w:rPr>
        <w:fldChar w:fldCharType="end"/>
      </w:r>
      <w:r w:rsidRPr="0002382F">
        <w:rPr>
          <w:rFonts w:eastAsiaTheme="minorEastAsia" w:cstheme="minorHAnsi"/>
          <w:color w:val="FF0000"/>
          <w:sz w:val="22"/>
          <w:szCs w:val="22"/>
          <w:lang w:val="en-US"/>
        </w:rPr>
        <w:t xml:space="preserve">, has fueled research into climate-driven changes </w:t>
      </w:r>
      <w:r w:rsidR="004633DE" w:rsidRPr="0002382F">
        <w:rPr>
          <w:rFonts w:eastAsiaTheme="minorEastAsia" w:cstheme="minorHAnsi"/>
          <w:color w:val="FF0000"/>
          <w:sz w:val="22"/>
          <w:szCs w:val="22"/>
          <w:lang w:val="en-US"/>
        </w:rPr>
        <w:t>in growth trajectories of also fish</w:t>
      </w:r>
      <w:r w:rsidR="00A951F0" w:rsidRPr="0002382F">
        <w:rPr>
          <w:rFonts w:eastAsiaTheme="minorEastAsia" w:cstheme="minorHAnsi"/>
          <w:color w:val="FF0000"/>
          <w:sz w:val="22"/>
          <w:szCs w:val="22"/>
          <w:lang w:val="en-US"/>
        </w:rPr>
        <w:t xml:space="preserve"> - e</w:t>
      </w:r>
      <w:r w:rsidR="00DD541B" w:rsidRPr="0002382F">
        <w:rPr>
          <w:rFonts w:eastAsiaTheme="minorEastAsia" w:cstheme="minorHAnsi"/>
          <w:color w:val="FF0000"/>
          <w:sz w:val="22"/>
          <w:szCs w:val="22"/>
          <w:lang w:val="en-US"/>
        </w:rPr>
        <w:t>specially since TSR-effects are predicted to</w:t>
      </w:r>
      <w:r w:rsidR="007D4D51" w:rsidRPr="0002382F">
        <w:rPr>
          <w:rFonts w:eastAsiaTheme="minorEastAsia" w:cstheme="minorHAnsi"/>
          <w:color w:val="FF0000"/>
          <w:sz w:val="22"/>
          <w:szCs w:val="22"/>
          <w:lang w:val="en-US"/>
        </w:rPr>
        <w:t xml:space="preserve"> be stronger in aquatic systems </w:t>
      </w:r>
      <w:r w:rsidR="007D4D51" w:rsidRPr="0002382F">
        <w:rPr>
          <w:rFonts w:eastAsiaTheme="minorEastAsia" w:cstheme="minorHAnsi"/>
          <w:color w:val="FF0000"/>
          <w:sz w:val="22"/>
          <w:szCs w:val="22"/>
        </w:rPr>
        <w:fldChar w:fldCharType="begin"/>
      </w:r>
      <w:r w:rsidR="0009026F" w:rsidRPr="0002382F">
        <w:rPr>
          <w:rFonts w:eastAsiaTheme="minorEastAsia" w:cstheme="minorHAnsi"/>
          <w:color w:val="FF0000"/>
          <w:sz w:val="22"/>
          <w:szCs w:val="22"/>
          <w:lang w:val="en-US"/>
        </w:rPr>
        <w:instrText xml:space="preserve"> ADDIN ZOTERO_ITEM CSL_CITATION {"citationID":"c3XBGykn","properties":{"formattedCitation":"(Forster {\\i{}et al.} 2012b; Horne {\\i{}et al.} 2015)","plainCitation":"(Forster et al. 2012b; Horne et al. 2015)","noteIndex":0},"citationItems":[{"id":"9c20ZvMu/JRayo13Y","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02382F">
        <w:rPr>
          <w:rFonts w:eastAsiaTheme="minorEastAsia" w:cstheme="minorHAnsi"/>
          <w:color w:val="FF0000"/>
          <w:sz w:val="22"/>
          <w:szCs w:val="22"/>
        </w:rPr>
        <w:fldChar w:fldCharType="separate"/>
      </w:r>
      <w:r w:rsidR="0009026F" w:rsidRPr="0002382F">
        <w:rPr>
          <w:color w:val="FF0000"/>
          <w:sz w:val="22"/>
          <w:szCs w:val="22"/>
          <w:lang w:val="en-GB"/>
        </w:rPr>
        <w:t xml:space="preserve">(Forster </w:t>
      </w:r>
      <w:r w:rsidR="0009026F" w:rsidRPr="0002382F">
        <w:rPr>
          <w:i/>
          <w:iCs/>
          <w:color w:val="FF0000"/>
          <w:sz w:val="22"/>
          <w:szCs w:val="22"/>
          <w:lang w:val="en-GB"/>
        </w:rPr>
        <w:t>et al.</w:t>
      </w:r>
      <w:r w:rsidR="0009026F" w:rsidRPr="0002382F">
        <w:rPr>
          <w:color w:val="FF0000"/>
          <w:sz w:val="22"/>
          <w:szCs w:val="22"/>
          <w:lang w:val="en-GB"/>
        </w:rPr>
        <w:t xml:space="preserve"> 2012b; Horne </w:t>
      </w:r>
      <w:r w:rsidR="0009026F" w:rsidRPr="0002382F">
        <w:rPr>
          <w:i/>
          <w:iCs/>
          <w:color w:val="FF0000"/>
          <w:sz w:val="22"/>
          <w:szCs w:val="22"/>
          <w:lang w:val="en-GB"/>
        </w:rPr>
        <w:t>et al.</w:t>
      </w:r>
      <w:r w:rsidR="0009026F" w:rsidRPr="0002382F">
        <w:rPr>
          <w:color w:val="FF0000"/>
          <w:sz w:val="22"/>
          <w:szCs w:val="22"/>
          <w:lang w:val="en-GB"/>
        </w:rPr>
        <w:t xml:space="preserve"> 2015)</w:t>
      </w:r>
      <w:r w:rsidR="007D4D51" w:rsidRPr="0002382F">
        <w:rPr>
          <w:rFonts w:eastAsiaTheme="minorEastAsia" w:cstheme="minorHAnsi"/>
          <w:color w:val="FF0000"/>
          <w:sz w:val="22"/>
          <w:szCs w:val="22"/>
        </w:rPr>
        <w:fldChar w:fldCharType="end"/>
      </w:r>
      <w:r w:rsidR="006F55E1" w:rsidRPr="0002382F">
        <w:rPr>
          <w:rFonts w:eastAsiaTheme="minorEastAsia" w:cstheme="minorHAnsi"/>
          <w:color w:val="FF0000"/>
          <w:sz w:val="22"/>
          <w:szCs w:val="22"/>
          <w:lang w:val="en-US"/>
        </w:rPr>
        <w:t xml:space="preserve">. </w:t>
      </w:r>
      <w:r w:rsidR="00D54E46" w:rsidRPr="0002382F">
        <w:rPr>
          <w:rFonts w:eastAsiaTheme="minorEastAsia" w:cstheme="minorHAnsi"/>
          <w:color w:val="FF0000"/>
          <w:sz w:val="22"/>
          <w:szCs w:val="22"/>
          <w:lang w:val="en-US"/>
        </w:rPr>
        <w:t>S</w:t>
      </w:r>
      <w:r w:rsidR="00C52BA2" w:rsidRPr="0002382F">
        <w:rPr>
          <w:rFonts w:eastAsiaTheme="minorEastAsia" w:cstheme="minorHAnsi"/>
          <w:color w:val="FF0000"/>
          <w:sz w:val="22"/>
          <w:szCs w:val="22"/>
          <w:lang w:val="en-US"/>
        </w:rPr>
        <w:t xml:space="preserve">tudies on </w:t>
      </w:r>
      <w:r w:rsidR="00D90CF8" w:rsidRPr="0002382F">
        <w:rPr>
          <w:rFonts w:eastAsiaTheme="minorEastAsia" w:cstheme="minorHAnsi"/>
          <w:color w:val="FF0000"/>
          <w:sz w:val="22"/>
          <w:szCs w:val="22"/>
          <w:lang w:val="en-US"/>
        </w:rPr>
        <w:t>changes in individual growth trajectories</w:t>
      </w:r>
      <w:r w:rsidR="00336EDA" w:rsidRPr="0002382F">
        <w:rPr>
          <w:rFonts w:eastAsiaTheme="minorEastAsia" w:cstheme="minorHAnsi"/>
          <w:color w:val="FF0000"/>
          <w:sz w:val="22"/>
          <w:szCs w:val="22"/>
          <w:lang w:val="en-US"/>
        </w:rPr>
        <w:t xml:space="preserve"> t</w:t>
      </w:r>
      <w:r w:rsidR="00B3678B" w:rsidRPr="0002382F">
        <w:rPr>
          <w:color w:val="FF0000"/>
          <w:sz w:val="22"/>
          <w:szCs w:val="22"/>
          <w:lang w:val="en-US"/>
        </w:rPr>
        <w:t>ypically utilize time series</w:t>
      </w:r>
      <w:r w:rsidR="00D54E46" w:rsidRPr="0002382F">
        <w:rPr>
          <w:color w:val="FF0000"/>
          <w:sz w:val="22"/>
          <w:szCs w:val="22"/>
          <w:lang w:val="en-US"/>
        </w:rPr>
        <w:t xml:space="preserve"> of age-at-length or </w:t>
      </w:r>
      <w:r w:rsidR="00B7262C" w:rsidRPr="0002382F">
        <w:rPr>
          <w:color w:val="FF0000"/>
          <w:sz w:val="22"/>
          <w:szCs w:val="22"/>
          <w:lang w:val="en-US"/>
        </w:rPr>
        <w:t>catch</w:t>
      </w:r>
      <w:r w:rsidR="00D54E46" w:rsidRPr="0002382F">
        <w:rPr>
          <w:color w:val="FF0000"/>
          <w:sz w:val="22"/>
          <w:szCs w:val="22"/>
          <w:lang w:val="en-US"/>
        </w:rPr>
        <w:t xml:space="preserve"> data </w:t>
      </w:r>
      <w:r w:rsidR="00336EDA" w:rsidRPr="0002382F">
        <w:rPr>
          <w:rFonts w:eastAsiaTheme="minorEastAsia" w:cstheme="minorHAnsi"/>
          <w:color w:val="FF0000"/>
          <w:sz w:val="22"/>
          <w:szCs w:val="22"/>
        </w:rPr>
        <w:fldChar w:fldCharType="begin"/>
      </w:r>
      <w:r w:rsidR="006E1D8D" w:rsidRPr="0002382F">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02382F">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02382F">
        <w:rPr>
          <w:rFonts w:eastAsiaTheme="minorEastAsia" w:cstheme="minorHAnsi"/>
          <w:color w:val="FF0000"/>
          <w:sz w:val="22"/>
          <w:szCs w:val="22"/>
        </w:rPr>
        <w:fldChar w:fldCharType="separate"/>
      </w:r>
      <w:r w:rsidR="00D54E46" w:rsidRPr="0002382F">
        <w:rPr>
          <w:color w:val="FF0000"/>
          <w:sz w:val="22"/>
          <w:szCs w:val="22"/>
        </w:rPr>
        <w:t xml:space="preserve">(Thresher </w:t>
      </w:r>
      <w:r w:rsidR="00D54E46" w:rsidRPr="0002382F">
        <w:rPr>
          <w:i/>
          <w:iCs/>
          <w:color w:val="FF0000"/>
          <w:sz w:val="22"/>
          <w:szCs w:val="22"/>
        </w:rPr>
        <w:t>et al.</w:t>
      </w:r>
      <w:r w:rsidR="00D54E46" w:rsidRPr="0002382F">
        <w:rPr>
          <w:color w:val="FF0000"/>
          <w:sz w:val="22"/>
          <w:szCs w:val="22"/>
        </w:rPr>
        <w:t xml:space="preserve"> 2007; Baudron </w:t>
      </w:r>
      <w:r w:rsidR="00D54E46" w:rsidRPr="0002382F">
        <w:rPr>
          <w:i/>
          <w:iCs/>
          <w:color w:val="FF0000"/>
          <w:sz w:val="22"/>
          <w:szCs w:val="22"/>
        </w:rPr>
        <w:t>et al.</w:t>
      </w:r>
      <w:r w:rsidR="00D54E46" w:rsidRPr="0002382F">
        <w:rPr>
          <w:color w:val="FF0000"/>
          <w:sz w:val="22"/>
          <w:szCs w:val="22"/>
        </w:rPr>
        <w:t xml:space="preserve"> 2014; van Rijn </w:t>
      </w:r>
      <w:r w:rsidR="00D54E46" w:rsidRPr="0002382F">
        <w:rPr>
          <w:i/>
          <w:iCs/>
          <w:color w:val="FF0000"/>
          <w:sz w:val="22"/>
          <w:szCs w:val="22"/>
        </w:rPr>
        <w:t>et al.</w:t>
      </w:r>
      <w:r w:rsidR="00D54E46" w:rsidRPr="0002382F">
        <w:rPr>
          <w:color w:val="FF0000"/>
          <w:sz w:val="22"/>
          <w:szCs w:val="22"/>
        </w:rPr>
        <w:t xml:space="preserve"> 2017; Huss </w:t>
      </w:r>
      <w:r w:rsidR="00D54E46" w:rsidRPr="0002382F">
        <w:rPr>
          <w:i/>
          <w:iCs/>
          <w:color w:val="FF0000"/>
          <w:sz w:val="22"/>
          <w:szCs w:val="22"/>
        </w:rPr>
        <w:t>et al.</w:t>
      </w:r>
      <w:r w:rsidR="00D54E46" w:rsidRPr="0002382F">
        <w:rPr>
          <w:color w:val="FF0000"/>
          <w:sz w:val="22"/>
          <w:szCs w:val="22"/>
        </w:rPr>
        <w:t xml:space="preserve"> 2019)</w:t>
      </w:r>
      <w:r w:rsidR="00336EDA" w:rsidRPr="0002382F">
        <w:rPr>
          <w:rFonts w:eastAsiaTheme="minorEastAsia" w:cstheme="minorHAnsi"/>
          <w:color w:val="FF0000"/>
          <w:sz w:val="22"/>
          <w:szCs w:val="22"/>
        </w:rPr>
        <w:fldChar w:fldCharType="end"/>
      </w:r>
      <w:r w:rsidR="00AD7F68" w:rsidRPr="0002382F">
        <w:rPr>
          <w:color w:val="FF0000"/>
          <w:sz w:val="22"/>
          <w:szCs w:val="22"/>
        </w:rPr>
        <w:t xml:space="preserve">. </w:t>
      </w:r>
      <w:r w:rsidR="00D54E46" w:rsidRPr="0002382F">
        <w:rPr>
          <w:color w:val="FF0000"/>
          <w:sz w:val="22"/>
          <w:szCs w:val="22"/>
          <w:lang w:val="en-US"/>
        </w:rPr>
        <w:t xml:space="preserve">In most cases </w:t>
      </w:r>
      <w:r w:rsidR="00B3678B" w:rsidRPr="0002382F">
        <w:rPr>
          <w:rFonts w:eastAsiaTheme="minorEastAsia" w:cstheme="minorHAnsi"/>
          <w:color w:val="FF0000"/>
          <w:sz w:val="22"/>
          <w:szCs w:val="22"/>
          <w:lang w:val="en-US"/>
        </w:rPr>
        <w:t xml:space="preserve">such data are only available species with a long history of </w:t>
      </w:r>
      <w:r w:rsidR="00B550C3" w:rsidRPr="0002382F">
        <w:rPr>
          <w:rFonts w:eastAsiaTheme="minorEastAsia" w:cstheme="minorHAnsi"/>
          <w:color w:val="FF0000"/>
          <w:sz w:val="22"/>
          <w:szCs w:val="22"/>
          <w:lang w:val="en-US"/>
        </w:rPr>
        <w:t>commercial exploitation</w:t>
      </w:r>
      <w:r w:rsidR="00BD6EA2" w:rsidRPr="0002382F">
        <w:rPr>
          <w:rFonts w:eastAsiaTheme="minorEastAsia" w:cstheme="minorHAnsi"/>
          <w:color w:val="FF0000"/>
          <w:sz w:val="22"/>
          <w:szCs w:val="22"/>
          <w:lang w:val="en-US"/>
        </w:rPr>
        <w:t xml:space="preserve"> and time-varying population </w:t>
      </w:r>
      <w:r w:rsidR="0099434F" w:rsidRPr="0002382F">
        <w:rPr>
          <w:rFonts w:eastAsiaTheme="minorEastAsia" w:cstheme="minorHAnsi"/>
          <w:color w:val="FF0000"/>
          <w:sz w:val="22"/>
          <w:szCs w:val="22"/>
          <w:lang w:val="en-US"/>
        </w:rPr>
        <w:t>abundance</w:t>
      </w:r>
      <w:r w:rsidR="00BD6EA2" w:rsidRPr="0002382F">
        <w:rPr>
          <w:rFonts w:eastAsiaTheme="minorEastAsia" w:cstheme="minorHAnsi"/>
          <w:color w:val="FF0000"/>
          <w:sz w:val="22"/>
          <w:szCs w:val="22"/>
          <w:lang w:val="en-US"/>
        </w:rPr>
        <w:t>s</w:t>
      </w:r>
      <w:r w:rsidR="0099434F" w:rsidRPr="0002382F">
        <w:rPr>
          <w:rFonts w:eastAsiaTheme="minorEastAsia" w:cstheme="minorHAnsi"/>
          <w:color w:val="FF0000"/>
          <w:sz w:val="22"/>
          <w:szCs w:val="22"/>
          <w:lang w:val="en-US"/>
        </w:rPr>
        <w:t xml:space="preserve"> and food productivity</w:t>
      </w:r>
      <w:r w:rsidR="008C7959" w:rsidRPr="0002382F">
        <w:rPr>
          <w:rFonts w:eastAsiaTheme="minorEastAsia" w:cstheme="minorHAnsi"/>
          <w:color w:val="FF0000"/>
          <w:sz w:val="22"/>
          <w:szCs w:val="22"/>
          <w:lang w:val="en-US"/>
        </w:rPr>
        <w:t xml:space="preserve">, </w:t>
      </w:r>
      <w:r w:rsidR="00BD6EA2" w:rsidRPr="0002382F">
        <w:rPr>
          <w:rFonts w:eastAsiaTheme="minorEastAsia" w:cstheme="minorHAnsi"/>
          <w:color w:val="FF0000"/>
          <w:sz w:val="22"/>
          <w:szCs w:val="22"/>
          <w:lang w:val="en-US"/>
        </w:rPr>
        <w:t xml:space="preserve">which </w:t>
      </w:r>
      <w:r w:rsidR="008C7959" w:rsidRPr="0002382F">
        <w:rPr>
          <w:rFonts w:eastAsiaTheme="minorEastAsia" w:cstheme="minorHAnsi"/>
          <w:color w:val="FF0000"/>
          <w:sz w:val="22"/>
          <w:szCs w:val="22"/>
          <w:lang w:val="en-US"/>
        </w:rPr>
        <w:t xml:space="preserve">could </w:t>
      </w:r>
      <w:r w:rsidR="0099434F" w:rsidRPr="0002382F">
        <w:rPr>
          <w:rFonts w:eastAsiaTheme="minorEastAsia" w:cstheme="minorHAnsi"/>
          <w:color w:val="FF0000"/>
          <w:sz w:val="22"/>
          <w:szCs w:val="22"/>
          <w:lang w:val="en-US"/>
        </w:rPr>
        <w:t xml:space="preserve">confound or dilute </w:t>
      </w:r>
      <w:r w:rsidR="008C7959" w:rsidRPr="0002382F">
        <w:rPr>
          <w:rFonts w:eastAsiaTheme="minorEastAsia" w:cstheme="minorHAnsi"/>
          <w:color w:val="FF0000"/>
          <w:sz w:val="22"/>
          <w:szCs w:val="22"/>
          <w:lang w:val="en-US"/>
        </w:rPr>
        <w:t xml:space="preserve">any </w:t>
      </w:r>
      <w:r w:rsidR="0099434F" w:rsidRPr="0002382F">
        <w:rPr>
          <w:rFonts w:eastAsiaTheme="minorEastAsia" w:cstheme="minorHAnsi"/>
          <w:color w:val="FF0000"/>
          <w:sz w:val="22"/>
          <w:szCs w:val="22"/>
          <w:lang w:val="en-US"/>
        </w:rPr>
        <w:t xml:space="preserve">climate </w:t>
      </w:r>
      <w:r w:rsidR="00B649ED" w:rsidRPr="0002382F">
        <w:rPr>
          <w:rFonts w:eastAsiaTheme="minorEastAsia" w:cstheme="minorHAnsi"/>
          <w:color w:val="FF0000"/>
          <w:sz w:val="22"/>
          <w:szCs w:val="22"/>
          <w:lang w:val="en-US"/>
        </w:rPr>
        <w:t xml:space="preserve">change </w:t>
      </w:r>
      <w:r w:rsidR="0099434F" w:rsidRPr="0002382F">
        <w:rPr>
          <w:rFonts w:eastAsiaTheme="minorEastAsia" w:cstheme="minorHAnsi"/>
          <w:color w:val="FF0000"/>
          <w:sz w:val="22"/>
          <w:szCs w:val="22"/>
          <w:lang w:val="en-US"/>
        </w:rPr>
        <w:t>signal</w:t>
      </w:r>
      <w:r w:rsidR="00B649ED" w:rsidRPr="0002382F">
        <w:rPr>
          <w:rFonts w:eastAsiaTheme="minorEastAsia" w:cstheme="minorHAnsi"/>
          <w:color w:val="FF0000"/>
          <w:sz w:val="22"/>
          <w:szCs w:val="22"/>
          <w:lang w:val="en-US"/>
        </w:rPr>
        <w:t>s</w:t>
      </w:r>
      <w:r w:rsidR="00C32925" w:rsidRPr="0002382F">
        <w:rPr>
          <w:rFonts w:eastAsiaTheme="minorEastAsia" w:cstheme="minorHAnsi"/>
          <w:color w:val="FF0000"/>
          <w:sz w:val="22"/>
          <w:szCs w:val="22"/>
          <w:lang w:val="en-US"/>
        </w:rPr>
        <w:t xml:space="preserve"> in individual growth data</w:t>
      </w:r>
      <w:r w:rsidR="0099434F" w:rsidRPr="0002382F">
        <w:rPr>
          <w:rFonts w:eastAsiaTheme="minorEastAsia" w:cstheme="minorHAnsi"/>
          <w:color w:val="FF0000"/>
          <w:sz w:val="22"/>
          <w:szCs w:val="22"/>
          <w:lang w:val="en-US"/>
        </w:rPr>
        <w:t xml:space="preserve">. </w:t>
      </w:r>
      <w:r w:rsidR="00FD7C1C" w:rsidRPr="0002382F">
        <w:rPr>
          <w:rFonts w:eastAsiaTheme="minorEastAsia" w:cstheme="minorHAnsi"/>
          <w:color w:val="FF0000"/>
          <w:sz w:val="22"/>
          <w:szCs w:val="22"/>
          <w:lang w:val="en-US"/>
        </w:rPr>
        <w:t xml:space="preserve">Therefore, it is important to </w:t>
      </w:r>
      <w:r w:rsidR="00D54E46" w:rsidRPr="0002382F">
        <w:rPr>
          <w:rFonts w:eastAsiaTheme="minorEastAsia" w:cstheme="minorHAnsi"/>
          <w:color w:val="FF0000"/>
          <w:sz w:val="22"/>
          <w:szCs w:val="22"/>
          <w:lang w:val="en-US"/>
        </w:rPr>
        <w:t>compare</w:t>
      </w:r>
      <w:r w:rsidR="00CF6B94" w:rsidRPr="0002382F">
        <w:rPr>
          <w:rFonts w:eastAsiaTheme="minorEastAsia" w:cstheme="minorHAnsi"/>
          <w:color w:val="FF0000"/>
          <w:sz w:val="22"/>
          <w:szCs w:val="22"/>
          <w:lang w:val="en-US"/>
        </w:rPr>
        <w:t xml:space="preserve"> field </w:t>
      </w:r>
      <w:r w:rsidR="00590C7A" w:rsidRPr="0002382F">
        <w:rPr>
          <w:rFonts w:eastAsiaTheme="minorEastAsia" w:cstheme="minorHAnsi"/>
          <w:color w:val="FF0000"/>
          <w:sz w:val="22"/>
          <w:szCs w:val="22"/>
          <w:lang w:val="en-US"/>
        </w:rPr>
        <w:t xml:space="preserve">studies </w:t>
      </w:r>
      <w:r w:rsidR="00FD7C1C" w:rsidRPr="0002382F">
        <w:rPr>
          <w:rFonts w:eastAsiaTheme="minorEastAsia" w:cstheme="minorHAnsi"/>
          <w:color w:val="FF0000"/>
          <w:sz w:val="22"/>
          <w:szCs w:val="22"/>
          <w:lang w:val="en-US"/>
        </w:rPr>
        <w:t xml:space="preserve">with </w:t>
      </w:r>
      <w:r w:rsidR="00BD6EA2" w:rsidRPr="0002382F">
        <w:rPr>
          <w:rFonts w:eastAsiaTheme="minorEastAsia" w:cstheme="minorHAnsi"/>
          <w:color w:val="FF0000"/>
          <w:sz w:val="22"/>
          <w:szCs w:val="22"/>
          <w:lang w:val="en-US"/>
        </w:rPr>
        <w:t>controlled environments</w:t>
      </w:r>
      <w:r w:rsidR="001041C9" w:rsidRPr="0002382F">
        <w:rPr>
          <w:rFonts w:eastAsiaTheme="minorEastAsia" w:cstheme="minorHAnsi"/>
          <w:color w:val="FF0000"/>
          <w:sz w:val="22"/>
          <w:szCs w:val="22"/>
          <w:lang w:val="en-US"/>
        </w:rPr>
        <w:t xml:space="preserve">. </w:t>
      </w:r>
      <w:r w:rsidR="00BD6EA2" w:rsidRPr="0002382F">
        <w:rPr>
          <w:rFonts w:eastAsiaTheme="minorEastAsia" w:cstheme="minorHAnsi"/>
          <w:color w:val="FF0000"/>
          <w:sz w:val="22"/>
          <w:szCs w:val="22"/>
          <w:lang w:val="en-US"/>
        </w:rPr>
        <w:t>Our</w:t>
      </w:r>
      <w:r w:rsidR="00D95CF1" w:rsidRPr="0002382F">
        <w:rPr>
          <w:rFonts w:eastAsiaTheme="minorEastAsia" w:cstheme="minorHAnsi"/>
          <w:color w:val="FF0000"/>
          <w:sz w:val="22"/>
          <w:szCs w:val="22"/>
          <w:lang w:val="en-US"/>
        </w:rPr>
        <w:t xml:space="preserve"> finding that growth rates increase </w:t>
      </w:r>
      <w:r w:rsidR="008B5A42" w:rsidRPr="0002382F">
        <w:rPr>
          <w:rFonts w:eastAsiaTheme="minorEastAsia" w:cstheme="minorHAnsi"/>
          <w:color w:val="FF0000"/>
          <w:sz w:val="22"/>
          <w:szCs w:val="22"/>
          <w:lang w:val="en-US"/>
        </w:rPr>
        <w:t xml:space="preserve">with temperature is </w:t>
      </w:r>
      <w:r w:rsidR="002F39E7" w:rsidRPr="0002382F">
        <w:rPr>
          <w:rFonts w:eastAsiaTheme="minorEastAsia" w:cstheme="minorHAnsi"/>
          <w:color w:val="FF0000"/>
          <w:sz w:val="22"/>
          <w:szCs w:val="22"/>
          <w:lang w:val="en-US"/>
        </w:rPr>
        <w:t xml:space="preserve">similar to finding </w:t>
      </w:r>
      <w:r w:rsidR="008B5A42" w:rsidRPr="0002382F">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02382F">
        <w:rPr>
          <w:rFonts w:eastAsiaTheme="minorEastAsia" w:cstheme="minorHAnsi"/>
          <w:color w:val="FF0000"/>
          <w:sz w:val="22"/>
          <w:szCs w:val="22"/>
          <w:lang w:val="en-US"/>
        </w:rPr>
        <w:t xml:space="preserve"> and temperature, as was</w:t>
      </w:r>
      <w:r w:rsidR="007157A0" w:rsidRPr="0002382F">
        <w:rPr>
          <w:rFonts w:eastAsiaTheme="minorEastAsia" w:cstheme="minorHAnsi"/>
          <w:color w:val="FF0000"/>
          <w:sz w:val="22"/>
          <w:szCs w:val="22"/>
          <w:lang w:val="en-US"/>
        </w:rPr>
        <w:t xml:space="preserve"> many have </w:t>
      </w:r>
      <w:r w:rsidR="008B5A42" w:rsidRPr="0002382F">
        <w:rPr>
          <w:rFonts w:eastAsiaTheme="minorEastAsia" w:cstheme="minorHAnsi"/>
          <w:color w:val="FF0000"/>
          <w:sz w:val="22"/>
          <w:szCs w:val="22"/>
          <w:lang w:val="en-US"/>
        </w:rPr>
        <w:t xml:space="preserve">found </w:t>
      </w:r>
      <w:r w:rsidR="007157A0" w:rsidRPr="0002382F">
        <w:rPr>
          <w:rFonts w:eastAsiaTheme="minorEastAsia" w:cstheme="minorHAnsi"/>
          <w:color w:val="FF0000"/>
          <w:sz w:val="22"/>
          <w:szCs w:val="22"/>
          <w:lang w:val="en-US"/>
        </w:rPr>
        <w:t>also in field data</w:t>
      </w:r>
      <w:r w:rsidR="008B5A42" w:rsidRPr="0002382F">
        <w:rPr>
          <w:rFonts w:eastAsiaTheme="minorEastAsia" w:cstheme="minorHAnsi"/>
          <w:color w:val="FF0000"/>
          <w:sz w:val="22"/>
          <w:szCs w:val="22"/>
          <w:lang w:val="en-US"/>
        </w:rPr>
        <w:t xml:space="preserve">. </w:t>
      </w:r>
    </w:p>
    <w:p w14:paraId="771E26AE" w14:textId="5CF4F353" w:rsidR="009A3C78" w:rsidRPr="0002382F" w:rsidRDefault="00B55ABF" w:rsidP="00904830">
      <w:pPr>
        <w:spacing w:line="480" w:lineRule="auto"/>
        <w:ind w:firstLine="284"/>
        <w:contextualSpacing/>
        <w:jc w:val="both"/>
        <w:rPr>
          <w:rFonts w:eastAsiaTheme="minorEastAsia" w:cstheme="minorHAnsi"/>
          <w:color w:val="FF0000"/>
          <w:sz w:val="22"/>
          <w:szCs w:val="22"/>
          <w:lang w:val="en-US"/>
        </w:rPr>
      </w:pPr>
      <w:r w:rsidRPr="0002382F">
        <w:rPr>
          <w:rFonts w:eastAsiaTheme="minorEastAsia" w:cstheme="minorHAnsi"/>
          <w:color w:val="FF0000"/>
          <w:sz w:val="22"/>
          <w:szCs w:val="22"/>
          <w:lang w:val="en-US"/>
        </w:rPr>
        <w:t>While our data do not contain individuals that are close to their predicted asymptotic body sizes, we do s</w:t>
      </w:r>
      <w:r w:rsidR="002F2D81" w:rsidRPr="0002382F">
        <w:rPr>
          <w:rFonts w:eastAsiaTheme="minorEastAsia" w:cstheme="minorHAnsi"/>
          <w:color w:val="FF0000"/>
          <w:sz w:val="22"/>
          <w:szCs w:val="22"/>
          <w:lang w:val="en-US"/>
        </w:rPr>
        <w:t>ee</w:t>
      </w:r>
      <w:r w:rsidRPr="0002382F">
        <w:rPr>
          <w:rFonts w:eastAsiaTheme="minorEastAsia" w:cstheme="minorHAnsi"/>
          <w:color w:val="FF0000"/>
          <w:sz w:val="22"/>
          <w:szCs w:val="22"/>
          <w:lang w:val="en-US"/>
        </w:rPr>
        <w:t xml:space="preserve"> </w:t>
      </w:r>
      <w:r w:rsidR="00153DAF" w:rsidRPr="0002382F">
        <w:rPr>
          <w:rFonts w:eastAsiaTheme="minorEastAsia" w:cstheme="minorHAnsi"/>
          <w:color w:val="FF0000"/>
          <w:sz w:val="22"/>
          <w:szCs w:val="22"/>
          <w:lang w:val="en-US"/>
        </w:rPr>
        <w:t xml:space="preserve">weak </w:t>
      </w:r>
      <w:r w:rsidRPr="0002382F">
        <w:rPr>
          <w:rFonts w:eastAsiaTheme="minorEastAsia" w:cstheme="minorHAnsi"/>
          <w:color w:val="FF0000"/>
          <w:sz w:val="22"/>
          <w:szCs w:val="22"/>
          <w:lang w:val="en-US"/>
        </w:rPr>
        <w:t xml:space="preserve">evidence of </w:t>
      </w:r>
      <w:r w:rsidR="00E978BB" w:rsidRPr="0002382F">
        <w:rPr>
          <w:rFonts w:eastAsiaTheme="minorEastAsia" w:cstheme="minorHAnsi"/>
          <w:color w:val="FF0000"/>
          <w:sz w:val="22"/>
          <w:szCs w:val="22"/>
          <w:lang w:val="en-US"/>
        </w:rPr>
        <w:t xml:space="preserve">the </w:t>
      </w:r>
      <w:r w:rsidRPr="0002382F">
        <w:rPr>
          <w:rFonts w:eastAsiaTheme="minorEastAsia" w:cstheme="minorHAnsi"/>
          <w:color w:val="FF0000"/>
          <w:sz w:val="22"/>
          <w:szCs w:val="22"/>
          <w:lang w:val="en-US"/>
        </w:rPr>
        <w:t>positive effects of warming on growth leveling off over onto</w:t>
      </w:r>
      <w:r w:rsidR="00E978BB" w:rsidRPr="0002382F">
        <w:rPr>
          <w:rFonts w:eastAsiaTheme="minorEastAsia" w:cstheme="minorHAnsi"/>
          <w:color w:val="FF0000"/>
          <w:sz w:val="22"/>
          <w:szCs w:val="22"/>
          <w:lang w:val="en-US"/>
        </w:rPr>
        <w:t>geny</w:t>
      </w:r>
      <w:r w:rsidR="00172DE9" w:rsidRPr="0002382F">
        <w:rPr>
          <w:rFonts w:eastAsiaTheme="minorEastAsia" w:cstheme="minorHAnsi"/>
          <w:color w:val="FF0000"/>
          <w:sz w:val="22"/>
          <w:szCs w:val="22"/>
          <w:lang w:val="en-US"/>
        </w:rPr>
        <w:t xml:space="preserve">. </w:t>
      </w:r>
      <w:r w:rsidRPr="0002382F">
        <w:rPr>
          <w:rFonts w:eastAsiaTheme="minorEastAsia" w:cstheme="minorHAnsi"/>
          <w:color w:val="FF0000"/>
          <w:sz w:val="22"/>
          <w:szCs w:val="22"/>
          <w:lang w:val="en-US"/>
        </w:rPr>
        <w:t xml:space="preserve">This </w:t>
      </w:r>
      <w:r w:rsidR="002F2D81" w:rsidRPr="0002382F">
        <w:rPr>
          <w:rFonts w:eastAsiaTheme="minorEastAsia" w:cstheme="minorHAnsi"/>
          <w:color w:val="FF0000"/>
          <w:sz w:val="22"/>
          <w:szCs w:val="22"/>
          <w:lang w:val="en-US"/>
        </w:rPr>
        <w:t>would be</w:t>
      </w:r>
      <w:r w:rsidRPr="0002382F">
        <w:rPr>
          <w:rFonts w:eastAsiaTheme="minorEastAsia" w:cstheme="minorHAnsi"/>
          <w:color w:val="FF0000"/>
          <w:sz w:val="22"/>
          <w:szCs w:val="22"/>
          <w:lang w:val="en-US"/>
        </w:rPr>
        <w:t xml:space="preserve"> analogous to </w:t>
      </w:r>
      <w:r w:rsidR="00B05288" w:rsidRPr="0002382F">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02382F">
        <w:rPr>
          <w:rFonts w:eastAsiaTheme="minorEastAsia" w:cstheme="minorHAnsi"/>
          <w:color w:val="FF0000"/>
          <w:sz w:val="22"/>
          <w:szCs w:val="22"/>
          <w:lang w:val="en-US"/>
        </w:rPr>
        <w:t xml:space="preserve"> in time series </w:t>
      </w:r>
      <w:r w:rsidR="00B05288"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02382F">
        <w:rPr>
          <w:rFonts w:eastAsiaTheme="minorEastAsia" w:cstheme="minorHAnsi"/>
          <w:color w:val="FF0000"/>
          <w:sz w:val="22"/>
          <w:szCs w:val="22"/>
        </w:rPr>
        <w:fldChar w:fldCharType="separate"/>
      </w:r>
      <w:r w:rsidR="00B05288" w:rsidRPr="0002382F">
        <w:rPr>
          <w:color w:val="FF0000"/>
          <w:sz w:val="22"/>
          <w:szCs w:val="22"/>
          <w:lang w:val="en-US"/>
        </w:rPr>
        <w:t xml:space="preserve">(Baudron </w:t>
      </w:r>
      <w:r w:rsidR="00B05288" w:rsidRPr="0002382F">
        <w:rPr>
          <w:i/>
          <w:iCs/>
          <w:color w:val="FF0000"/>
          <w:sz w:val="22"/>
          <w:szCs w:val="22"/>
          <w:lang w:val="en-US"/>
        </w:rPr>
        <w:t>et al.</w:t>
      </w:r>
      <w:r w:rsidR="00B05288" w:rsidRPr="0002382F">
        <w:rPr>
          <w:color w:val="FF0000"/>
          <w:sz w:val="22"/>
          <w:szCs w:val="22"/>
          <w:lang w:val="en-US"/>
        </w:rPr>
        <w:t xml:space="preserve"> 2014; van Rijn </w:t>
      </w:r>
      <w:r w:rsidR="00B05288" w:rsidRPr="0002382F">
        <w:rPr>
          <w:i/>
          <w:iCs/>
          <w:color w:val="FF0000"/>
          <w:sz w:val="22"/>
          <w:szCs w:val="22"/>
          <w:lang w:val="en-US"/>
        </w:rPr>
        <w:t>et al.</w:t>
      </w:r>
      <w:r w:rsidR="00B05288" w:rsidRPr="0002382F">
        <w:rPr>
          <w:color w:val="FF0000"/>
          <w:sz w:val="22"/>
          <w:szCs w:val="22"/>
          <w:lang w:val="en-US"/>
        </w:rPr>
        <w:t xml:space="preserve"> 2017)</w:t>
      </w:r>
      <w:r w:rsidR="00B05288" w:rsidRPr="0002382F">
        <w:rPr>
          <w:rFonts w:eastAsiaTheme="minorEastAsia" w:cstheme="minorHAnsi"/>
          <w:color w:val="FF0000"/>
          <w:sz w:val="22"/>
          <w:szCs w:val="22"/>
        </w:rPr>
        <w:fldChar w:fldCharType="end"/>
      </w:r>
      <w:r w:rsidR="005C02FE" w:rsidRPr="0002382F">
        <w:rPr>
          <w:rFonts w:eastAsiaTheme="minorEastAsia" w:cstheme="minorHAnsi"/>
          <w:color w:val="FF0000"/>
          <w:sz w:val="22"/>
          <w:szCs w:val="22"/>
          <w:lang w:val="en-US"/>
        </w:rPr>
        <w:t>. However</w:t>
      </w:r>
      <w:r w:rsidR="00D30532" w:rsidRPr="0002382F">
        <w:rPr>
          <w:rFonts w:eastAsiaTheme="minorEastAsia" w:cstheme="minorHAnsi"/>
          <w:color w:val="FF0000"/>
          <w:sz w:val="22"/>
          <w:szCs w:val="22"/>
          <w:lang w:val="en-US"/>
        </w:rPr>
        <w:t xml:space="preserve">, </w:t>
      </w:r>
      <w:r w:rsidR="00E42643" w:rsidRPr="0002382F">
        <w:rPr>
          <w:rFonts w:eastAsiaTheme="minorEastAsia" w:cstheme="minorHAnsi"/>
          <w:color w:val="FF0000"/>
          <w:sz w:val="22"/>
          <w:szCs w:val="22"/>
          <w:lang w:val="en-US"/>
        </w:rPr>
        <w:t xml:space="preserve">we estimate a relative small interaction-effect, meaning notable impacts on growth only manifest </w:t>
      </w:r>
      <w:r w:rsidR="003B0EA7" w:rsidRPr="0002382F">
        <w:rPr>
          <w:rFonts w:eastAsiaTheme="minorEastAsia" w:cstheme="minorHAnsi"/>
          <w:color w:val="FF0000"/>
          <w:sz w:val="22"/>
          <w:szCs w:val="22"/>
          <w:lang w:val="en-US"/>
        </w:rPr>
        <w:t>over large temperature and body mass ranges</w:t>
      </w:r>
      <w:r w:rsidR="009A2C4C" w:rsidRPr="0002382F">
        <w:rPr>
          <w:rFonts w:eastAsiaTheme="minorEastAsia" w:cstheme="minorHAnsi"/>
          <w:color w:val="FF0000"/>
          <w:sz w:val="22"/>
          <w:szCs w:val="22"/>
          <w:lang w:val="en-US"/>
        </w:rPr>
        <w:t xml:space="preserve"> (see Fig. 3)</w:t>
      </w:r>
      <w:r w:rsidR="00E4571C" w:rsidRPr="0002382F">
        <w:rPr>
          <w:rFonts w:eastAsiaTheme="minorEastAsia" w:cstheme="minorHAnsi"/>
          <w:color w:val="FF0000"/>
          <w:sz w:val="22"/>
          <w:szCs w:val="22"/>
          <w:lang w:val="en-US"/>
        </w:rPr>
        <w:t xml:space="preserve"> </w:t>
      </w:r>
      <w:r w:rsidR="001E6743" w:rsidRPr="0002382F">
        <w:rPr>
          <w:rFonts w:eastAsiaTheme="minorEastAsia" w:cstheme="minorHAnsi"/>
          <w:color w:val="FF0000"/>
          <w:sz w:val="22"/>
          <w:szCs w:val="22"/>
          <w:lang w:val="en-US"/>
        </w:rPr>
        <w:t>(</w:t>
      </w:r>
      <w:r w:rsidR="00E4571C" w:rsidRPr="0002382F">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02382F">
        <w:rPr>
          <w:rFonts w:eastAsiaTheme="minorEastAsia" w:cstheme="minorHAnsi"/>
          <w:color w:val="FF0000"/>
          <w:sz w:val="22"/>
          <w:szCs w:val="22"/>
          <w:lang w:val="en-US"/>
        </w:rPr>
        <w:t xml:space="preserve">single </w:t>
      </w:r>
      <w:r w:rsidR="00E4571C" w:rsidRPr="0002382F">
        <w:rPr>
          <w:rFonts w:eastAsiaTheme="minorEastAsia" w:cstheme="minorHAnsi"/>
          <w:color w:val="FF0000"/>
          <w:sz w:val="22"/>
          <w:szCs w:val="22"/>
          <w:lang w:val="en-US"/>
        </w:rPr>
        <w:t>species</w:t>
      </w:r>
      <w:r w:rsidR="00B44EF8" w:rsidRPr="0002382F">
        <w:rPr>
          <w:rFonts w:eastAsiaTheme="minorEastAsia" w:cstheme="minorHAnsi"/>
          <w:color w:val="FF0000"/>
          <w:sz w:val="22"/>
          <w:szCs w:val="22"/>
          <w:lang w:val="en-US"/>
        </w:rPr>
        <w:t xml:space="preserve"> studies</w:t>
      </w:r>
      <w:r w:rsidR="00D254EC" w:rsidRPr="0002382F">
        <w:rPr>
          <w:rFonts w:eastAsiaTheme="minorEastAsia" w:cstheme="minorHAnsi"/>
          <w:color w:val="FF0000"/>
          <w:sz w:val="22"/>
          <w:szCs w:val="22"/>
          <w:lang w:val="en-US"/>
        </w:rPr>
        <w:t>, e.g.</w:t>
      </w:r>
      <w:r w:rsidR="00B44EF8" w:rsidRPr="0002382F">
        <w:rPr>
          <w:rFonts w:eastAsiaTheme="minorEastAsia" w:cstheme="minorHAnsi"/>
          <w:color w:val="FF0000"/>
          <w:sz w:val="22"/>
          <w:szCs w:val="22"/>
          <w:lang w:val="en-US"/>
        </w:rPr>
        <w:t xml:space="preserve"> Björnsson </w:t>
      </w:r>
      <w:r w:rsidR="00B44EF8" w:rsidRPr="0002382F">
        <w:rPr>
          <w:rFonts w:eastAsiaTheme="minorEastAsia" w:cstheme="minorHAnsi"/>
          <w:i/>
          <w:color w:val="FF0000"/>
          <w:sz w:val="22"/>
          <w:szCs w:val="22"/>
          <w:lang w:val="en-US"/>
        </w:rPr>
        <w:t>et al</w:t>
      </w:r>
      <w:r w:rsidR="00B44EF8" w:rsidRPr="0002382F">
        <w:rPr>
          <w:rFonts w:eastAsiaTheme="minorEastAsia" w:cstheme="minorHAnsi"/>
          <w:color w:val="FF0000"/>
          <w:sz w:val="22"/>
          <w:szCs w:val="22"/>
          <w:lang w:val="en-US"/>
        </w:rPr>
        <w:t>. (2007)</w:t>
      </w:r>
      <w:r w:rsidR="001E6743" w:rsidRPr="0002382F">
        <w:rPr>
          <w:rFonts w:eastAsiaTheme="minorEastAsia" w:cstheme="minorHAnsi"/>
          <w:color w:val="FF0000"/>
          <w:sz w:val="22"/>
          <w:szCs w:val="22"/>
          <w:lang w:val="en-US"/>
        </w:rPr>
        <w:t>)</w:t>
      </w:r>
      <w:r w:rsidR="003B0EA7" w:rsidRPr="0002382F">
        <w:rPr>
          <w:rFonts w:eastAsiaTheme="minorEastAsia" w:cstheme="minorHAnsi"/>
          <w:color w:val="FF0000"/>
          <w:sz w:val="22"/>
          <w:szCs w:val="22"/>
          <w:lang w:val="en-US"/>
        </w:rPr>
        <w:t>.</w:t>
      </w:r>
      <w:r w:rsidR="001E6743" w:rsidRPr="0002382F">
        <w:rPr>
          <w:rFonts w:eastAsiaTheme="minorEastAsia" w:cstheme="minorHAnsi"/>
          <w:color w:val="FF0000"/>
          <w:sz w:val="22"/>
          <w:szCs w:val="22"/>
          <w:lang w:val="en-US"/>
        </w:rPr>
        <w:t xml:space="preserve"> </w:t>
      </w:r>
      <w:r w:rsidR="00162F58" w:rsidRPr="0002382F">
        <w:rPr>
          <w:rFonts w:eastAsiaTheme="minorEastAsia" w:cstheme="minorHAnsi"/>
          <w:color w:val="FF0000"/>
          <w:sz w:val="22"/>
          <w:szCs w:val="22"/>
          <w:lang w:val="en-US"/>
        </w:rPr>
        <w:t xml:space="preserve">On the contrary, </w:t>
      </w:r>
      <w:r w:rsidR="007D4F7C" w:rsidRPr="0002382F">
        <w:rPr>
          <w:rFonts w:eastAsiaTheme="minorEastAsia" w:cstheme="minorHAnsi"/>
          <w:color w:val="FF0000"/>
          <w:sz w:val="22"/>
          <w:szCs w:val="22"/>
          <w:lang w:val="en-US"/>
        </w:rPr>
        <w:t xml:space="preserve">we find </w:t>
      </w:r>
      <w:r w:rsidR="00E426C7" w:rsidRPr="0002382F">
        <w:rPr>
          <w:rFonts w:eastAsiaTheme="minorEastAsia" w:cstheme="minorHAnsi"/>
          <w:color w:val="FF0000"/>
          <w:sz w:val="22"/>
          <w:szCs w:val="22"/>
          <w:lang w:val="en-US"/>
        </w:rPr>
        <w:t xml:space="preserve">clear </w:t>
      </w:r>
      <w:r w:rsidR="00941CF8" w:rsidRPr="0002382F">
        <w:rPr>
          <w:rFonts w:eastAsiaTheme="minorEastAsia" w:cstheme="minorHAnsi"/>
          <w:color w:val="FF0000"/>
          <w:sz w:val="22"/>
          <w:szCs w:val="22"/>
          <w:lang w:val="en-US"/>
        </w:rPr>
        <w:t>effects of body mass on optimal growth temperatures</w:t>
      </w:r>
      <w:r w:rsidR="00261377" w:rsidRPr="0002382F">
        <w:rPr>
          <w:rFonts w:eastAsiaTheme="minorEastAsia" w:cstheme="minorHAnsi"/>
          <w:color w:val="FF0000"/>
          <w:sz w:val="22"/>
          <w:szCs w:val="22"/>
          <w:lang w:val="en-US"/>
        </w:rPr>
        <w:t xml:space="preserve">. Assuming that fish exhibit </w:t>
      </w:r>
      <w:r w:rsidR="00F12FC2" w:rsidRPr="0002382F">
        <w:rPr>
          <w:rFonts w:eastAsiaTheme="minorEastAsia" w:cstheme="minorHAnsi"/>
          <w:color w:val="FF0000"/>
          <w:sz w:val="22"/>
          <w:szCs w:val="22"/>
          <w:lang w:val="en-US"/>
        </w:rPr>
        <w:t xml:space="preserve">similar temperatures in the environment over ontogeny, </w:t>
      </w:r>
      <w:r w:rsidR="00AC2F7F" w:rsidRPr="0002382F">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02382F">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02382F">
        <w:rPr>
          <w:rFonts w:eastAsiaTheme="minorEastAsia" w:cstheme="minorHAnsi"/>
          <w:color w:val="FF0000"/>
          <w:sz w:val="22"/>
          <w:szCs w:val="22"/>
          <w:lang w:val="en-US"/>
        </w:rPr>
        <w:t xml:space="preserve"> over ontogeny). </w:t>
      </w:r>
      <w:r w:rsidR="00EE5B78" w:rsidRPr="0002382F">
        <w:rPr>
          <w:rFonts w:eastAsiaTheme="minorEastAsia" w:cstheme="minorHAnsi"/>
          <w:color w:val="FF0000"/>
          <w:sz w:val="22"/>
          <w:szCs w:val="22"/>
          <w:lang w:val="en-US"/>
        </w:rPr>
        <w:t>However, this may not always be the case, as for instance Heincke’s law states that</w:t>
      </w:r>
      <w:r w:rsidR="000E214D" w:rsidRPr="0002382F">
        <w:rPr>
          <w:rFonts w:eastAsiaTheme="minorEastAsia" w:cstheme="minorHAnsi"/>
          <w:color w:val="FF0000"/>
          <w:sz w:val="22"/>
          <w:szCs w:val="22"/>
          <w:lang w:val="en-US"/>
        </w:rPr>
        <w:t xml:space="preserve"> individuals move to deeper habitats over ontogeny</w:t>
      </w:r>
      <w:r w:rsidR="00EE5B78" w:rsidRPr="0002382F">
        <w:rPr>
          <w:rFonts w:eastAsiaTheme="minorEastAsia" w:cstheme="minorHAnsi"/>
          <w:color w:val="FF0000"/>
          <w:sz w:val="22"/>
          <w:szCs w:val="22"/>
          <w:lang w:val="en-US"/>
        </w:rPr>
        <w:t xml:space="preserve"> </w:t>
      </w:r>
      <w:r w:rsidR="00EE5B78"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02382F">
        <w:rPr>
          <w:rFonts w:eastAsiaTheme="minorEastAsia" w:cstheme="minorHAnsi"/>
          <w:color w:val="FF0000"/>
          <w:sz w:val="22"/>
          <w:szCs w:val="22"/>
        </w:rPr>
        <w:fldChar w:fldCharType="separate"/>
      </w:r>
      <w:r w:rsidR="000E214D" w:rsidRPr="0002382F">
        <w:rPr>
          <w:color w:val="FF0000"/>
          <w:sz w:val="22"/>
          <w:szCs w:val="22"/>
          <w:lang w:val="en-US"/>
        </w:rPr>
        <w:t>(Heincke 1913; Audzijonyte &amp; Pecl 2018)</w:t>
      </w:r>
      <w:r w:rsidR="00EE5B78" w:rsidRPr="0002382F">
        <w:rPr>
          <w:rFonts w:eastAsiaTheme="minorEastAsia" w:cstheme="minorHAnsi"/>
          <w:color w:val="FF0000"/>
          <w:sz w:val="22"/>
          <w:szCs w:val="22"/>
        </w:rPr>
        <w:fldChar w:fldCharType="end"/>
      </w:r>
      <w:r w:rsidR="0063701C" w:rsidRPr="0002382F">
        <w:rPr>
          <w:rFonts w:eastAsiaTheme="minorEastAsia" w:cstheme="minorHAnsi"/>
          <w:color w:val="FF0000"/>
          <w:sz w:val="22"/>
          <w:szCs w:val="22"/>
          <w:lang w:val="en-US"/>
        </w:rPr>
        <w:t xml:space="preserve">, and other type of ontogenetic habitat shifts are well </w:t>
      </w:r>
      <w:r w:rsidR="0063701C" w:rsidRPr="0002382F">
        <w:rPr>
          <w:rFonts w:eastAsiaTheme="minorEastAsia" w:cstheme="minorHAnsi"/>
          <w:color w:val="FF0000"/>
          <w:sz w:val="22"/>
          <w:szCs w:val="22"/>
          <w:lang w:val="en-US"/>
        </w:rPr>
        <w:lastRenderedPageBreak/>
        <w:t xml:space="preserve">documented, e.g. </w:t>
      </w:r>
      <w:r w:rsidR="0063701C"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02382F">
        <w:rPr>
          <w:rFonts w:eastAsiaTheme="minorEastAsia" w:cstheme="minorHAnsi"/>
          <w:color w:val="FF0000"/>
          <w:sz w:val="22"/>
          <w:szCs w:val="22"/>
        </w:rPr>
        <w:fldChar w:fldCharType="separate"/>
      </w:r>
      <w:r w:rsidR="0063701C" w:rsidRPr="0002382F">
        <w:rPr>
          <w:color w:val="FF0000"/>
          <w:sz w:val="22"/>
          <w:szCs w:val="22"/>
          <w:lang w:val="en-US"/>
        </w:rPr>
        <w:t>(Werner &amp; Hall 1988)</w:t>
      </w:r>
      <w:r w:rsidR="0063701C" w:rsidRPr="0002382F">
        <w:rPr>
          <w:rFonts w:eastAsiaTheme="minorEastAsia" w:cstheme="minorHAnsi"/>
          <w:color w:val="FF0000"/>
          <w:sz w:val="22"/>
          <w:szCs w:val="22"/>
        </w:rPr>
        <w:fldChar w:fldCharType="end"/>
      </w:r>
      <w:r w:rsidR="00B81D85" w:rsidRPr="0002382F">
        <w:rPr>
          <w:rFonts w:eastAsiaTheme="minorEastAsia" w:cstheme="minorHAnsi"/>
          <w:color w:val="FF0000"/>
          <w:sz w:val="22"/>
          <w:szCs w:val="22"/>
          <w:lang w:val="en-US"/>
        </w:rPr>
        <w:t>.</w:t>
      </w:r>
      <w:r w:rsidR="007664CB" w:rsidRPr="0002382F">
        <w:rPr>
          <w:rFonts w:eastAsiaTheme="minorEastAsia" w:cstheme="minorHAnsi"/>
          <w:color w:val="FF0000"/>
          <w:sz w:val="22"/>
          <w:szCs w:val="22"/>
          <w:lang w:val="en-US"/>
        </w:rPr>
        <w:t xml:space="preserve"> </w:t>
      </w:r>
      <w:r w:rsidR="00762BEA" w:rsidRPr="0002382F">
        <w:rPr>
          <w:rFonts w:eastAsiaTheme="minorEastAsia" w:cstheme="minorHAnsi"/>
          <w:color w:val="FF0000"/>
          <w:sz w:val="22"/>
          <w:szCs w:val="22"/>
          <w:lang w:val="en-US"/>
        </w:rPr>
        <w:t>For i</w:t>
      </w:r>
      <w:r w:rsidR="007664CB" w:rsidRPr="0002382F">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02382F">
        <w:rPr>
          <w:rFonts w:eastAsiaTheme="minorEastAsia" w:cstheme="minorHAnsi"/>
          <w:color w:val="FF0000"/>
          <w:sz w:val="22"/>
          <w:szCs w:val="22"/>
        </w:rPr>
        <w:fldChar w:fldCharType="separate"/>
      </w:r>
      <w:r w:rsidR="007664CB" w:rsidRPr="0002382F">
        <w:rPr>
          <w:color w:val="FF0000"/>
          <w:sz w:val="22"/>
          <w:szCs w:val="22"/>
          <w:lang w:val="en-US"/>
        </w:rPr>
        <w:t>(Pörtner &amp; Knust 2007)</w:t>
      </w:r>
      <w:r w:rsidR="007664CB" w:rsidRPr="0002382F">
        <w:rPr>
          <w:rFonts w:eastAsiaTheme="minorEastAsia" w:cstheme="minorHAnsi"/>
          <w:color w:val="FF0000"/>
          <w:sz w:val="22"/>
          <w:szCs w:val="22"/>
        </w:rPr>
        <w:fldChar w:fldCharType="end"/>
      </w:r>
      <w:r w:rsidR="007664CB" w:rsidRPr="0002382F">
        <w:rPr>
          <w:rFonts w:eastAsiaTheme="minorEastAsia" w:cstheme="minorHAnsi"/>
          <w:color w:val="FF0000"/>
          <w:sz w:val="22"/>
          <w:szCs w:val="22"/>
          <w:lang w:val="en-US"/>
        </w:rPr>
        <w:t>.</w:t>
      </w:r>
      <w:r w:rsidR="00957D60" w:rsidRPr="0002382F">
        <w:rPr>
          <w:rFonts w:eastAsiaTheme="minorEastAsia" w:cstheme="minorHAnsi"/>
          <w:color w:val="FF0000"/>
          <w:sz w:val="22"/>
          <w:szCs w:val="22"/>
          <w:lang w:val="en-US"/>
        </w:rPr>
        <w:t xml:space="preserve"> Taken together, </w:t>
      </w:r>
      <w:r w:rsidR="005D1CE5" w:rsidRPr="0002382F">
        <w:rPr>
          <w:rFonts w:eastAsiaTheme="minorEastAsia" w:cstheme="minorHAnsi"/>
          <w:color w:val="FF0000"/>
          <w:sz w:val="22"/>
          <w:szCs w:val="22"/>
          <w:lang w:val="en-US"/>
        </w:rPr>
        <w:t xml:space="preserve">while </w:t>
      </w:r>
      <w:r w:rsidR="00034317" w:rsidRPr="0002382F">
        <w:rPr>
          <w:rFonts w:eastAsiaTheme="minorEastAsia" w:cstheme="minorHAnsi"/>
          <w:color w:val="FF0000"/>
          <w:sz w:val="22"/>
          <w:szCs w:val="22"/>
          <w:lang w:val="en-US"/>
        </w:rPr>
        <w:t xml:space="preserve">temperature has a </w:t>
      </w:r>
      <w:r w:rsidR="005D1CE5" w:rsidRPr="0002382F">
        <w:rPr>
          <w:rFonts w:eastAsiaTheme="minorEastAsia" w:cstheme="minorHAnsi"/>
          <w:color w:val="FF0000"/>
          <w:sz w:val="22"/>
          <w:szCs w:val="22"/>
          <w:lang w:val="en-US"/>
        </w:rPr>
        <w:t xml:space="preserve">clear </w:t>
      </w:r>
      <w:r w:rsidR="00034317" w:rsidRPr="0002382F">
        <w:rPr>
          <w:rFonts w:eastAsiaTheme="minorEastAsia" w:cstheme="minorHAnsi"/>
          <w:color w:val="FF0000"/>
          <w:sz w:val="22"/>
          <w:szCs w:val="22"/>
          <w:lang w:val="en-US"/>
        </w:rPr>
        <w:t>positive effect</w:t>
      </w:r>
      <w:r w:rsidR="00870F88" w:rsidRPr="0002382F">
        <w:rPr>
          <w:rFonts w:eastAsiaTheme="minorEastAsia" w:cstheme="minorHAnsi"/>
          <w:color w:val="FF0000"/>
          <w:sz w:val="22"/>
          <w:szCs w:val="22"/>
          <w:lang w:val="en-US"/>
        </w:rPr>
        <w:t xml:space="preserve"> o</w:t>
      </w:r>
      <w:r w:rsidR="00034317" w:rsidRPr="0002382F">
        <w:rPr>
          <w:rFonts w:eastAsiaTheme="minorEastAsia" w:cstheme="minorHAnsi"/>
          <w:color w:val="FF0000"/>
          <w:sz w:val="22"/>
          <w:szCs w:val="22"/>
          <w:lang w:val="en-US"/>
        </w:rPr>
        <w:t>n</w:t>
      </w:r>
      <w:r w:rsidR="00870F88" w:rsidRPr="0002382F">
        <w:rPr>
          <w:rFonts w:eastAsiaTheme="minorEastAsia" w:cstheme="minorHAnsi"/>
          <w:color w:val="FF0000"/>
          <w:sz w:val="22"/>
          <w:szCs w:val="22"/>
          <w:lang w:val="en-US"/>
        </w:rPr>
        <w:t xml:space="preserve"> growth at </w:t>
      </w:r>
      <w:r w:rsidR="008C61C0" w:rsidRPr="0002382F">
        <w:rPr>
          <w:rFonts w:eastAsiaTheme="minorEastAsia" w:cstheme="minorHAnsi"/>
          <w:color w:val="FF0000"/>
          <w:sz w:val="22"/>
          <w:szCs w:val="22"/>
          <w:lang w:val="en-US"/>
        </w:rPr>
        <w:t xml:space="preserve">for small fish in a </w:t>
      </w:r>
      <w:r w:rsidR="00520AB1" w:rsidRPr="0002382F">
        <w:rPr>
          <w:rFonts w:eastAsiaTheme="minorEastAsia" w:cstheme="minorHAnsi"/>
          <w:color w:val="FF0000"/>
          <w:sz w:val="22"/>
          <w:szCs w:val="22"/>
          <w:lang w:val="en-US"/>
        </w:rPr>
        <w:t>population</w:t>
      </w:r>
      <w:r w:rsidR="00870F88" w:rsidRPr="0002382F">
        <w:rPr>
          <w:rFonts w:eastAsiaTheme="minorEastAsia" w:cstheme="minorHAnsi"/>
          <w:color w:val="FF0000"/>
          <w:sz w:val="22"/>
          <w:szCs w:val="22"/>
          <w:lang w:val="en-US"/>
        </w:rPr>
        <w:t xml:space="preserve">, in line with empirical findings, the effect of temperature on </w:t>
      </w:r>
      <w:r w:rsidR="0021092E" w:rsidRPr="0002382F">
        <w:rPr>
          <w:rFonts w:eastAsiaTheme="minorEastAsia" w:cstheme="minorHAnsi"/>
          <w:color w:val="FF0000"/>
          <w:sz w:val="22"/>
          <w:szCs w:val="22"/>
          <w:lang w:val="en-US"/>
        </w:rPr>
        <w:t xml:space="preserve">the large fish within a species </w:t>
      </w:r>
      <w:r w:rsidR="00870F88" w:rsidRPr="0002382F">
        <w:rPr>
          <w:rFonts w:eastAsiaTheme="minorEastAsia" w:cstheme="minorHAnsi"/>
          <w:color w:val="FF0000"/>
          <w:sz w:val="22"/>
          <w:szCs w:val="22"/>
          <w:lang w:val="en-US"/>
        </w:rPr>
        <w:t xml:space="preserve">is still not properly understood. </w:t>
      </w:r>
      <w:r w:rsidR="00A17690" w:rsidRPr="0002382F">
        <w:rPr>
          <w:rFonts w:eastAsiaTheme="minorEastAsia" w:cstheme="minorHAnsi"/>
          <w:color w:val="FF0000"/>
          <w:sz w:val="22"/>
          <w:szCs w:val="22"/>
          <w:lang w:val="en-US"/>
        </w:rPr>
        <w:t>This was also mirrored in a recent experimental study</w:t>
      </w:r>
      <w:r w:rsidR="002C3B62" w:rsidRPr="0002382F">
        <w:rPr>
          <w:rFonts w:eastAsiaTheme="minorEastAsia" w:cstheme="minorHAnsi"/>
          <w:color w:val="FF0000"/>
          <w:sz w:val="22"/>
          <w:szCs w:val="22"/>
          <w:lang w:val="en-US"/>
        </w:rPr>
        <w:t xml:space="preserve"> by Barneche </w:t>
      </w:r>
      <w:r w:rsidR="002C3B62" w:rsidRPr="0002382F">
        <w:rPr>
          <w:rFonts w:eastAsiaTheme="minorEastAsia" w:cstheme="minorHAnsi"/>
          <w:i/>
          <w:color w:val="FF0000"/>
          <w:sz w:val="22"/>
          <w:szCs w:val="22"/>
          <w:lang w:val="en-US"/>
        </w:rPr>
        <w:t>et al</w:t>
      </w:r>
      <w:r w:rsidR="002C3B62" w:rsidRPr="0002382F">
        <w:rPr>
          <w:rFonts w:eastAsiaTheme="minorEastAsia" w:cstheme="minorHAnsi"/>
          <w:color w:val="FF0000"/>
          <w:sz w:val="22"/>
          <w:szCs w:val="22"/>
          <w:lang w:val="en-US"/>
        </w:rPr>
        <w:t>. (2019)</w:t>
      </w:r>
      <w:r w:rsidR="00A17690" w:rsidRPr="0002382F">
        <w:rPr>
          <w:rFonts w:eastAsiaTheme="minorEastAsia" w:cstheme="minorHAnsi"/>
          <w:color w:val="FF0000"/>
          <w:sz w:val="22"/>
          <w:szCs w:val="22"/>
          <w:lang w:val="en-US"/>
        </w:rPr>
        <w:t xml:space="preserve">, </w:t>
      </w:r>
      <w:r w:rsidR="00525CFC" w:rsidRPr="0002382F">
        <w:rPr>
          <w:rFonts w:eastAsiaTheme="minorEastAsia" w:cstheme="minorHAnsi"/>
          <w:color w:val="FF0000"/>
          <w:sz w:val="22"/>
          <w:szCs w:val="22"/>
          <w:lang w:val="en-US"/>
        </w:rPr>
        <w:t xml:space="preserve">where </w:t>
      </w:r>
      <w:r w:rsidR="00430DD5" w:rsidRPr="0002382F">
        <w:rPr>
          <w:rFonts w:eastAsiaTheme="minorEastAsia" w:cstheme="minorHAnsi"/>
          <w:color w:val="FF0000"/>
          <w:sz w:val="22"/>
          <w:szCs w:val="22"/>
          <w:lang w:val="en-US"/>
        </w:rPr>
        <w:t xml:space="preserve">a </w:t>
      </w:r>
      <w:r w:rsidR="00A17690" w:rsidRPr="0002382F">
        <w:rPr>
          <w:rFonts w:eastAsiaTheme="minorEastAsia" w:cstheme="minorHAnsi"/>
          <w:color w:val="FF0000"/>
          <w:sz w:val="22"/>
          <w:szCs w:val="22"/>
          <w:lang w:val="en-US"/>
        </w:rPr>
        <w:t xml:space="preserve">negative relationship between asymptotic body size and temperature </w:t>
      </w:r>
      <w:r w:rsidR="00430DD5" w:rsidRPr="0002382F">
        <w:rPr>
          <w:rFonts w:eastAsiaTheme="minorEastAsia" w:cstheme="minorHAnsi"/>
          <w:color w:val="FF0000"/>
          <w:sz w:val="22"/>
          <w:szCs w:val="22"/>
          <w:lang w:val="en-US"/>
        </w:rPr>
        <w:t xml:space="preserve">was </w:t>
      </w:r>
      <w:r w:rsidR="00A17690" w:rsidRPr="0002382F">
        <w:rPr>
          <w:rFonts w:eastAsiaTheme="minorEastAsia" w:cstheme="minorHAnsi"/>
          <w:color w:val="FF0000"/>
          <w:sz w:val="22"/>
          <w:szCs w:val="22"/>
          <w:lang w:val="en-US"/>
        </w:rPr>
        <w:t>evident</w:t>
      </w:r>
      <w:r w:rsidR="00430DD5" w:rsidRPr="0002382F">
        <w:rPr>
          <w:rFonts w:eastAsiaTheme="minorEastAsia" w:cstheme="minorHAnsi"/>
          <w:color w:val="FF0000"/>
          <w:sz w:val="22"/>
          <w:szCs w:val="22"/>
          <w:lang w:val="en-US"/>
        </w:rPr>
        <w:t xml:space="preserve"> only at high temperatures</w:t>
      </w:r>
      <w:commentRangeStart w:id="26"/>
      <w:r w:rsidR="00A17690" w:rsidRPr="0002382F">
        <w:rPr>
          <w:rFonts w:eastAsiaTheme="minorEastAsia" w:cstheme="minorHAnsi"/>
          <w:color w:val="FF0000"/>
          <w:sz w:val="22"/>
          <w:szCs w:val="22"/>
          <w:lang w:val="en-US"/>
        </w:rPr>
        <w:t>.</w:t>
      </w:r>
      <w:commentRangeEnd w:id="26"/>
      <w:r w:rsidR="00AE0308" w:rsidRPr="0002382F">
        <w:rPr>
          <w:rStyle w:val="CommentReference"/>
          <w:color w:val="FF0000"/>
          <w:sz w:val="22"/>
          <w:szCs w:val="22"/>
        </w:rPr>
        <w:commentReference w:id="26"/>
      </w:r>
      <w:r w:rsidR="004D537D" w:rsidRPr="0002382F">
        <w:rPr>
          <w:rFonts w:eastAsiaTheme="minorEastAsia" w:cstheme="minorHAnsi"/>
          <w:color w:val="FF0000"/>
          <w:sz w:val="22"/>
          <w:szCs w:val="22"/>
          <w:lang w:val="en-US"/>
        </w:rPr>
        <w:t xml:space="preserve"> The inability to capture clear temperature-effects on asymptotic size over </w:t>
      </w:r>
      <w:r w:rsidR="00B50037" w:rsidRPr="0002382F">
        <w:rPr>
          <w:rFonts w:eastAsiaTheme="minorEastAsia" w:cstheme="minorHAnsi"/>
          <w:color w:val="FF0000"/>
          <w:sz w:val="22"/>
          <w:szCs w:val="22"/>
          <w:lang w:val="en-US"/>
        </w:rPr>
        <w:t xml:space="preserve">a </w:t>
      </w:r>
      <w:r w:rsidR="004D537D" w:rsidRPr="0002382F">
        <w:rPr>
          <w:rFonts w:eastAsiaTheme="minorEastAsia" w:cstheme="minorHAnsi"/>
          <w:color w:val="FF0000"/>
          <w:sz w:val="22"/>
          <w:szCs w:val="22"/>
          <w:lang w:val="en-US"/>
        </w:rPr>
        <w:t>realistic temperature-range</w:t>
      </w:r>
      <w:r w:rsidR="0064066A" w:rsidRPr="0002382F">
        <w:rPr>
          <w:rFonts w:eastAsiaTheme="minorEastAsia" w:cstheme="minorHAnsi"/>
          <w:color w:val="FF0000"/>
          <w:sz w:val="22"/>
          <w:szCs w:val="22"/>
          <w:lang w:val="en-US"/>
        </w:rPr>
        <w:t xml:space="preserve"> experimentally could mean other factors are involved in </w:t>
      </w:r>
      <w:r w:rsidR="0069381B" w:rsidRPr="0002382F">
        <w:rPr>
          <w:rFonts w:eastAsiaTheme="minorEastAsia" w:cstheme="minorHAnsi"/>
          <w:color w:val="FF0000"/>
          <w:sz w:val="22"/>
          <w:szCs w:val="22"/>
          <w:lang w:val="en-US"/>
        </w:rPr>
        <w:t>time series of field-sampled fish</w:t>
      </w:r>
      <w:r w:rsidR="00631956" w:rsidRPr="0002382F">
        <w:rPr>
          <w:rFonts w:eastAsiaTheme="minorEastAsia" w:cstheme="minorHAnsi"/>
          <w:color w:val="FF0000"/>
          <w:sz w:val="22"/>
          <w:szCs w:val="22"/>
          <w:lang w:val="en-US"/>
        </w:rPr>
        <w:t>, e.g. life history evolution</w:t>
      </w:r>
      <w:r w:rsidR="00313E1A" w:rsidRPr="0002382F">
        <w:rPr>
          <w:rFonts w:eastAsiaTheme="minorEastAsia" w:cstheme="minorHAnsi"/>
          <w:color w:val="FF0000"/>
          <w:sz w:val="22"/>
          <w:szCs w:val="22"/>
          <w:lang w:val="en-US"/>
        </w:rPr>
        <w:t xml:space="preserve"> in response to intensive fishing</w:t>
      </w:r>
      <w:commentRangeStart w:id="27"/>
      <w:r w:rsidR="0069381B" w:rsidRPr="0002382F">
        <w:rPr>
          <w:rFonts w:eastAsiaTheme="minorEastAsia" w:cstheme="minorHAnsi"/>
          <w:color w:val="FF0000"/>
          <w:sz w:val="22"/>
          <w:szCs w:val="22"/>
          <w:lang w:val="en-US"/>
        </w:rPr>
        <w:t xml:space="preserve">. </w:t>
      </w:r>
      <w:commentRangeEnd w:id="27"/>
      <w:r w:rsidR="0011277E" w:rsidRPr="0002382F">
        <w:rPr>
          <w:rStyle w:val="CommentReference"/>
          <w:color w:val="FF0000"/>
          <w:sz w:val="22"/>
          <w:szCs w:val="22"/>
        </w:rPr>
        <w:commentReference w:id="27"/>
      </w:r>
      <w:r w:rsidR="00F40F6D" w:rsidRPr="0002382F">
        <w:rPr>
          <w:rFonts w:eastAsiaTheme="minorEastAsia" w:cstheme="minorHAnsi"/>
          <w:color w:val="FF0000"/>
          <w:sz w:val="22"/>
          <w:szCs w:val="22"/>
          <w:lang w:val="en-US"/>
        </w:rPr>
        <w:t xml:space="preserve">However, we are not really able to make that conclusion since </w:t>
      </w:r>
      <w:r w:rsidR="004D2C89" w:rsidRPr="0002382F">
        <w:rPr>
          <w:rFonts w:eastAsiaTheme="minorEastAsia" w:cstheme="minorHAnsi"/>
          <w:color w:val="FF0000"/>
          <w:sz w:val="22"/>
          <w:szCs w:val="22"/>
          <w:lang w:val="en-US"/>
        </w:rPr>
        <w:t xml:space="preserve">large individuals </w:t>
      </w:r>
      <w:r w:rsidR="00E63965" w:rsidRPr="0002382F">
        <w:rPr>
          <w:rFonts w:eastAsiaTheme="minorEastAsia" w:cstheme="minorHAnsi"/>
          <w:color w:val="FF0000"/>
          <w:sz w:val="22"/>
          <w:szCs w:val="22"/>
          <w:lang w:val="en-US"/>
        </w:rPr>
        <w:t xml:space="preserve">are generally not covered </w:t>
      </w:r>
      <w:r w:rsidR="004D2C89" w:rsidRPr="0002382F">
        <w:rPr>
          <w:rFonts w:eastAsiaTheme="minorEastAsia" w:cstheme="minorHAnsi"/>
          <w:color w:val="FF0000"/>
          <w:sz w:val="22"/>
          <w:szCs w:val="22"/>
          <w:lang w:val="en-US"/>
        </w:rPr>
        <w:t xml:space="preserve">in experimental studies, including </w:t>
      </w:r>
      <w:r w:rsidR="003E41BF" w:rsidRPr="0002382F">
        <w:rPr>
          <w:rFonts w:eastAsiaTheme="minorEastAsia" w:cstheme="minorHAnsi"/>
          <w:color w:val="FF0000"/>
          <w:sz w:val="22"/>
          <w:szCs w:val="22"/>
          <w:lang w:val="en-US"/>
        </w:rPr>
        <w:t xml:space="preserve">those </w:t>
      </w:r>
      <w:r w:rsidR="00F72456" w:rsidRPr="0002382F">
        <w:rPr>
          <w:rFonts w:eastAsiaTheme="minorEastAsia" w:cstheme="minorHAnsi"/>
          <w:color w:val="FF0000"/>
          <w:sz w:val="22"/>
          <w:szCs w:val="22"/>
          <w:lang w:val="en-US"/>
        </w:rPr>
        <w:t>compiled in this study</w:t>
      </w:r>
      <w:r w:rsidR="00C03F2D" w:rsidRPr="0002382F">
        <w:rPr>
          <w:rFonts w:eastAsiaTheme="minorEastAsia" w:cstheme="minorHAnsi"/>
          <w:color w:val="FF0000"/>
          <w:sz w:val="22"/>
          <w:szCs w:val="22"/>
          <w:lang w:val="en-US"/>
        </w:rPr>
        <w:t>, and large fish may still find direct negati</w:t>
      </w:r>
      <w:r w:rsidR="00935EDB" w:rsidRPr="0002382F">
        <w:rPr>
          <w:rFonts w:eastAsiaTheme="minorEastAsia" w:cstheme="minorHAnsi"/>
          <w:color w:val="FF0000"/>
          <w:sz w:val="22"/>
          <w:szCs w:val="22"/>
          <w:lang w:val="en-US"/>
        </w:rPr>
        <w:t>ve impacts of warming on body growth</w:t>
      </w:r>
      <w:r w:rsidR="00DD5BF0" w:rsidRPr="0002382F">
        <w:rPr>
          <w:rFonts w:eastAsiaTheme="minorEastAsia" w:cstheme="minorHAnsi"/>
          <w:color w:val="FF0000"/>
          <w:sz w:val="22"/>
          <w:szCs w:val="22"/>
          <w:lang w:val="en-US"/>
        </w:rPr>
        <w:t xml:space="preserve">. </w:t>
      </w:r>
    </w:p>
    <w:p w14:paraId="4CEB77A3" w14:textId="19A8008B" w:rsidR="00BA4E1B" w:rsidRPr="0002382F" w:rsidRDefault="00D77E21" w:rsidP="00904830">
      <w:pPr>
        <w:spacing w:line="480" w:lineRule="auto"/>
        <w:ind w:firstLine="284"/>
        <w:contextualSpacing/>
        <w:jc w:val="both"/>
        <w:rPr>
          <w:rFonts w:eastAsiaTheme="minorEastAsia" w:cstheme="minorHAnsi"/>
          <w:color w:val="FF0000"/>
          <w:sz w:val="22"/>
          <w:szCs w:val="22"/>
          <w:lang w:val="en-US"/>
        </w:rPr>
      </w:pPr>
      <w:r w:rsidRPr="0002382F">
        <w:rPr>
          <w:rFonts w:eastAsiaTheme="minorEastAsia" w:cstheme="minorHAnsi"/>
          <w:color w:val="FF0000"/>
          <w:sz w:val="22"/>
          <w:szCs w:val="22"/>
          <w:lang w:val="en-US"/>
        </w:rPr>
        <w:t>W</w:t>
      </w:r>
      <w:r w:rsidR="00220A3B" w:rsidRPr="0002382F">
        <w:rPr>
          <w:rFonts w:eastAsiaTheme="minorEastAsia" w:cstheme="minorHAnsi"/>
          <w:color w:val="FF0000"/>
          <w:sz w:val="22"/>
          <w:szCs w:val="22"/>
          <w:lang w:val="en-US"/>
        </w:rPr>
        <w:t>e still lack mechanistic understanding and theoretical models for the causes of TSR</w:t>
      </w:r>
      <w:r w:rsidR="00F10BF8" w:rsidRPr="0002382F">
        <w:rPr>
          <w:rFonts w:eastAsiaTheme="minorEastAsia" w:cstheme="minorHAnsi"/>
          <w:color w:val="FF0000"/>
          <w:sz w:val="22"/>
          <w:szCs w:val="22"/>
          <w:lang w:val="en-US"/>
        </w:rPr>
        <w:t xml:space="preserve"> </w:t>
      </w:r>
      <w:r w:rsidR="00F10BF8" w:rsidRPr="0002382F">
        <w:rPr>
          <w:rFonts w:eastAsiaTheme="minorEastAsia" w:cstheme="minorHAnsi"/>
          <w:color w:val="FF0000"/>
          <w:sz w:val="22"/>
          <w:szCs w:val="22"/>
        </w:rPr>
        <w:fldChar w:fldCharType="begin"/>
      </w:r>
      <w:r w:rsidR="003D314E" w:rsidRPr="0002382F">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02382F">
        <w:rPr>
          <w:rFonts w:eastAsiaTheme="minorEastAsia" w:cstheme="minorHAnsi"/>
          <w:color w:val="FF0000"/>
          <w:sz w:val="22"/>
          <w:szCs w:val="22"/>
        </w:rPr>
        <w:fldChar w:fldCharType="separate"/>
      </w:r>
      <w:r w:rsidR="003D314E" w:rsidRPr="0002382F">
        <w:rPr>
          <w:color w:val="FF0000"/>
          <w:sz w:val="22"/>
          <w:szCs w:val="22"/>
          <w:lang w:val="en-US"/>
        </w:rPr>
        <w:t>(Marshall &amp; White 2019a; Pauly 2019)</w:t>
      </w:r>
      <w:r w:rsidR="00F10BF8" w:rsidRPr="0002382F">
        <w:rPr>
          <w:rFonts w:eastAsiaTheme="minorEastAsia" w:cstheme="minorHAnsi"/>
          <w:color w:val="FF0000"/>
          <w:sz w:val="22"/>
          <w:szCs w:val="22"/>
        </w:rPr>
        <w:fldChar w:fldCharType="end"/>
      </w:r>
      <w:commentRangeStart w:id="28"/>
      <w:r w:rsidR="000E1122" w:rsidRPr="0002382F">
        <w:rPr>
          <w:rFonts w:eastAsiaTheme="minorEastAsia" w:cstheme="minorHAnsi"/>
          <w:color w:val="FF0000"/>
          <w:sz w:val="22"/>
          <w:szCs w:val="22"/>
          <w:lang w:val="en-US"/>
        </w:rPr>
        <w:t>.</w:t>
      </w:r>
      <w:commentRangeEnd w:id="28"/>
      <w:r w:rsidR="006A1E67" w:rsidRPr="0002382F">
        <w:rPr>
          <w:rStyle w:val="CommentReference"/>
          <w:color w:val="FF0000"/>
          <w:sz w:val="22"/>
          <w:szCs w:val="22"/>
        </w:rPr>
        <w:commentReference w:id="28"/>
      </w:r>
      <w:r w:rsidR="000E1122" w:rsidRPr="0002382F">
        <w:rPr>
          <w:rFonts w:eastAsiaTheme="minorEastAsia" w:cstheme="minorHAnsi"/>
          <w:color w:val="FF0000"/>
          <w:sz w:val="22"/>
          <w:szCs w:val="22"/>
          <w:lang w:val="en-US"/>
        </w:rPr>
        <w:t xml:space="preserve"> This is likely</w:t>
      </w:r>
      <w:r w:rsidR="00220A3B" w:rsidRPr="0002382F">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02382F">
        <w:rPr>
          <w:rFonts w:eastAsiaTheme="minorEastAsia" w:cstheme="minorHAnsi"/>
          <w:color w:val="FF0000"/>
          <w:sz w:val="22"/>
          <w:szCs w:val="22"/>
        </w:rPr>
        <w:fldChar w:fldCharType="begin"/>
      </w:r>
      <w:r w:rsidR="0018748E" w:rsidRPr="0002382F">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02382F">
        <w:rPr>
          <w:rFonts w:eastAsiaTheme="minorEastAsia" w:cstheme="minorHAnsi"/>
          <w:color w:val="FF0000"/>
          <w:sz w:val="22"/>
          <w:szCs w:val="22"/>
        </w:rPr>
        <w:fldChar w:fldCharType="separate"/>
      </w:r>
      <w:r w:rsidR="0018748E" w:rsidRPr="0002382F">
        <w:rPr>
          <w:color w:val="FF0000"/>
          <w:sz w:val="22"/>
          <w:szCs w:val="22"/>
          <w:lang w:val="en-GB"/>
        </w:rPr>
        <w:t xml:space="preserve">(Ohlberger 2013b; Audzijonyte </w:t>
      </w:r>
      <w:r w:rsidR="0018748E" w:rsidRPr="0002382F">
        <w:rPr>
          <w:i/>
          <w:iCs/>
          <w:color w:val="FF0000"/>
          <w:sz w:val="22"/>
          <w:szCs w:val="22"/>
          <w:lang w:val="en-GB"/>
        </w:rPr>
        <w:t>et al.</w:t>
      </w:r>
      <w:r w:rsidR="0018748E" w:rsidRPr="0002382F">
        <w:rPr>
          <w:color w:val="FF0000"/>
          <w:sz w:val="22"/>
          <w:szCs w:val="22"/>
          <w:lang w:val="en-GB"/>
        </w:rPr>
        <w:t xml:space="preserve"> 2018)</w:t>
      </w:r>
      <w:r w:rsidR="00220A3B" w:rsidRPr="0002382F">
        <w:rPr>
          <w:rFonts w:eastAsiaTheme="minorEastAsia" w:cstheme="minorHAnsi"/>
          <w:color w:val="FF0000"/>
          <w:sz w:val="22"/>
          <w:szCs w:val="22"/>
        </w:rPr>
        <w:fldChar w:fldCharType="end"/>
      </w:r>
      <w:r w:rsidR="000E1122" w:rsidRPr="0002382F">
        <w:rPr>
          <w:rFonts w:eastAsiaTheme="minorEastAsia" w:cstheme="minorHAnsi"/>
          <w:color w:val="FF0000"/>
          <w:sz w:val="22"/>
          <w:szCs w:val="22"/>
          <w:lang w:val="en-US"/>
        </w:rPr>
        <w:t>.</w:t>
      </w:r>
      <w:r w:rsidR="00F10BF8" w:rsidRPr="0002382F">
        <w:rPr>
          <w:rFonts w:eastAsiaTheme="minorEastAsia" w:cstheme="minorHAnsi"/>
          <w:color w:val="FF0000"/>
          <w:sz w:val="22"/>
          <w:szCs w:val="22"/>
          <w:lang w:val="en-US"/>
        </w:rPr>
        <w:t xml:space="preserve"> </w:t>
      </w:r>
      <w:r w:rsidR="00D576F2" w:rsidRPr="0002382F">
        <w:rPr>
          <w:rFonts w:eastAsiaTheme="minorEastAsia" w:cstheme="minorHAnsi"/>
          <w:color w:val="FF0000"/>
          <w:sz w:val="22"/>
          <w:szCs w:val="22"/>
          <w:lang w:val="en-US"/>
        </w:rPr>
        <w:t>W</w:t>
      </w:r>
      <w:r w:rsidR="005E2071" w:rsidRPr="0002382F">
        <w:rPr>
          <w:rFonts w:eastAsiaTheme="minorEastAsia" w:cstheme="minorHAnsi"/>
          <w:color w:val="FF0000"/>
          <w:sz w:val="22"/>
          <w:szCs w:val="22"/>
          <w:lang w:val="en-US"/>
        </w:rPr>
        <w:t xml:space="preserve">e are also still discussing </w:t>
      </w:r>
      <w:r w:rsidR="00F10BF8" w:rsidRPr="0002382F">
        <w:rPr>
          <w:rFonts w:eastAsiaTheme="minorEastAsia" w:cstheme="minorHAnsi"/>
          <w:color w:val="FF0000"/>
          <w:sz w:val="22"/>
          <w:szCs w:val="22"/>
          <w:lang w:val="en-US"/>
        </w:rPr>
        <w:t>what drives the asymptotic body size of fish</w:t>
      </w:r>
      <w:r w:rsidR="005E2071" w:rsidRPr="0002382F">
        <w:rPr>
          <w:rFonts w:eastAsiaTheme="minorEastAsia" w:cstheme="minorHAnsi"/>
          <w:color w:val="FF0000"/>
          <w:sz w:val="22"/>
          <w:szCs w:val="22"/>
          <w:lang w:val="en-US"/>
        </w:rPr>
        <w:t xml:space="preserve">, so perhaps it is not </w:t>
      </w:r>
      <w:r w:rsidR="00C7511F" w:rsidRPr="0002382F">
        <w:rPr>
          <w:rFonts w:eastAsiaTheme="minorEastAsia" w:cstheme="minorHAnsi"/>
          <w:color w:val="FF0000"/>
          <w:sz w:val="22"/>
          <w:szCs w:val="22"/>
          <w:lang w:val="en-US"/>
        </w:rPr>
        <w:t>strange we cannot explain the causes of directional changes in asymptotic mass</w:t>
      </w:r>
      <w:r w:rsidR="00220A3B" w:rsidRPr="0002382F">
        <w:rPr>
          <w:rFonts w:eastAsiaTheme="minorEastAsia" w:cstheme="minorHAnsi"/>
          <w:color w:val="FF0000"/>
          <w:sz w:val="22"/>
          <w:szCs w:val="22"/>
          <w:lang w:val="en-US"/>
        </w:rPr>
        <w:t xml:space="preserve">. </w:t>
      </w:r>
      <w:r w:rsidR="009A3C78" w:rsidRPr="0002382F">
        <w:rPr>
          <w:rFonts w:eastAsiaTheme="minorEastAsia" w:cstheme="minorHAnsi"/>
          <w:color w:val="FF0000"/>
          <w:sz w:val="22"/>
          <w:szCs w:val="22"/>
          <w:lang w:val="en-US"/>
        </w:rPr>
        <w:t xml:space="preserve">One of the reasons </w:t>
      </w:r>
      <w:r w:rsidR="000562F8" w:rsidRPr="0002382F">
        <w:rPr>
          <w:rFonts w:eastAsiaTheme="minorEastAsia" w:cstheme="minorHAnsi"/>
          <w:color w:val="FF0000"/>
          <w:sz w:val="22"/>
          <w:szCs w:val="22"/>
          <w:lang w:val="en-US"/>
        </w:rPr>
        <w:t xml:space="preserve">could be to general lack of experimental data </w:t>
      </w:r>
      <w:r w:rsidR="00D21ACF" w:rsidRPr="0002382F">
        <w:rPr>
          <w:rFonts w:eastAsiaTheme="minorEastAsia" w:cstheme="minorHAnsi"/>
          <w:color w:val="FF0000"/>
          <w:sz w:val="22"/>
          <w:szCs w:val="22"/>
          <w:lang w:val="en-US"/>
        </w:rPr>
        <w:t xml:space="preserve">of ontogenetic growth rates. </w:t>
      </w:r>
      <w:r w:rsidR="002F387C" w:rsidRPr="0002382F">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02382F">
        <w:rPr>
          <w:rFonts w:eastAsiaTheme="minorEastAsia" w:cstheme="minorHAnsi"/>
          <w:color w:val="FF0000"/>
          <w:sz w:val="22"/>
          <w:szCs w:val="22"/>
          <w:lang w:val="en-US"/>
        </w:rPr>
        <w:t>.</w:t>
      </w:r>
      <w:r w:rsidR="00F43334" w:rsidRPr="0002382F">
        <w:rPr>
          <w:rFonts w:eastAsiaTheme="minorEastAsia" w:cstheme="minorHAnsi"/>
          <w:color w:val="FF0000"/>
          <w:sz w:val="22"/>
          <w:szCs w:val="22"/>
          <w:lang w:val="en-US"/>
        </w:rPr>
        <w:t xml:space="preserve"> Moreover, body growth is a</w:t>
      </w:r>
      <w:r w:rsidR="008D565D" w:rsidRPr="0002382F">
        <w:rPr>
          <w:rFonts w:eastAsiaTheme="minorEastAsia" w:cstheme="minorHAnsi"/>
          <w:color w:val="FF0000"/>
          <w:sz w:val="22"/>
          <w:szCs w:val="22"/>
          <w:lang w:val="en-US"/>
        </w:rPr>
        <w:t>n</w:t>
      </w:r>
      <w:r w:rsidR="00F43334" w:rsidRPr="0002382F">
        <w:rPr>
          <w:rFonts w:eastAsiaTheme="minorEastAsia" w:cstheme="minorHAnsi"/>
          <w:color w:val="FF0000"/>
          <w:sz w:val="22"/>
          <w:szCs w:val="22"/>
          <w:lang w:val="en-US"/>
        </w:rPr>
        <w:t xml:space="preserve"> </w:t>
      </w:r>
      <w:r w:rsidR="00036CE3" w:rsidRPr="0002382F">
        <w:rPr>
          <w:rFonts w:eastAsiaTheme="minorEastAsia" w:cstheme="minorHAnsi"/>
          <w:color w:val="FF0000"/>
          <w:sz w:val="22"/>
          <w:szCs w:val="22"/>
          <w:lang w:val="en-US"/>
        </w:rPr>
        <w:t xml:space="preserve">ontogenetic process, and there is only so much interspecific comparisons can ultimately say about ontogenetic growth. </w:t>
      </w:r>
      <w:r w:rsidR="00724916" w:rsidRPr="0002382F">
        <w:rPr>
          <w:rFonts w:eastAsiaTheme="minorEastAsia" w:cstheme="minorHAnsi"/>
          <w:color w:val="FF0000"/>
          <w:sz w:val="22"/>
          <w:szCs w:val="22"/>
          <w:lang w:val="en-US"/>
        </w:rPr>
        <w:t>In a step to overcome this, we have systematically compiled</w:t>
      </w:r>
      <w:r w:rsidR="00D45B66" w:rsidRPr="0002382F">
        <w:rPr>
          <w:rFonts w:eastAsiaTheme="minorEastAsia" w:cstheme="minorHAnsi"/>
          <w:color w:val="FF0000"/>
          <w:sz w:val="22"/>
          <w:szCs w:val="22"/>
          <w:lang w:val="en-US"/>
        </w:rPr>
        <w:t xml:space="preserve"> </w:t>
      </w:r>
      <w:r w:rsidR="00C97660" w:rsidRPr="0002382F">
        <w:rPr>
          <w:rFonts w:eastAsiaTheme="minorEastAsia" w:cstheme="minorHAnsi"/>
          <w:color w:val="FF0000"/>
          <w:sz w:val="22"/>
          <w:szCs w:val="22"/>
          <w:lang w:val="en-US"/>
        </w:rPr>
        <w:t xml:space="preserve">growth data for different size-classes </w:t>
      </w:r>
      <w:r w:rsidR="00CD2F6B" w:rsidRPr="0002382F">
        <w:rPr>
          <w:rFonts w:eastAsiaTheme="minorEastAsia" w:cstheme="minorHAnsi"/>
          <w:color w:val="FF0000"/>
          <w:sz w:val="22"/>
          <w:szCs w:val="22"/>
          <w:lang w:val="en-US"/>
        </w:rPr>
        <w:t>at different temperatures</w:t>
      </w:r>
      <w:r w:rsidR="003D6D12" w:rsidRPr="0002382F">
        <w:rPr>
          <w:rFonts w:eastAsiaTheme="minorEastAsia" w:cstheme="minorHAnsi"/>
          <w:color w:val="FF0000"/>
          <w:sz w:val="22"/>
          <w:szCs w:val="22"/>
          <w:lang w:val="en-US"/>
        </w:rPr>
        <w:t xml:space="preserve"> </w:t>
      </w:r>
      <w:r w:rsidR="00D27915" w:rsidRPr="0002382F">
        <w:rPr>
          <w:rFonts w:eastAsiaTheme="minorEastAsia" w:cstheme="minorHAnsi"/>
          <w:color w:val="FF0000"/>
          <w:sz w:val="22"/>
          <w:szCs w:val="22"/>
          <w:lang w:val="en-US"/>
        </w:rPr>
        <w:t xml:space="preserve">in order to </w:t>
      </w:r>
      <w:r w:rsidR="002D62A8" w:rsidRPr="0002382F">
        <w:rPr>
          <w:rFonts w:eastAsiaTheme="minorEastAsia" w:cstheme="minorHAnsi"/>
          <w:color w:val="FF0000"/>
          <w:sz w:val="22"/>
          <w:szCs w:val="22"/>
          <w:lang w:val="en-US"/>
        </w:rPr>
        <w:t xml:space="preserve">get as </w:t>
      </w:r>
      <w:r w:rsidR="00F2733D" w:rsidRPr="0002382F">
        <w:rPr>
          <w:rFonts w:eastAsiaTheme="minorEastAsia" w:cstheme="minorHAnsi"/>
          <w:color w:val="FF0000"/>
          <w:sz w:val="22"/>
          <w:szCs w:val="22"/>
          <w:lang w:val="en-US"/>
        </w:rPr>
        <w:t xml:space="preserve">close as possible </w:t>
      </w:r>
      <w:r w:rsidR="00301B8E" w:rsidRPr="0002382F">
        <w:rPr>
          <w:rFonts w:eastAsiaTheme="minorEastAsia" w:cstheme="minorHAnsi"/>
          <w:color w:val="FF0000"/>
          <w:sz w:val="22"/>
          <w:szCs w:val="22"/>
          <w:lang w:val="en-US"/>
        </w:rPr>
        <w:t xml:space="preserve">to the ontogenetic scaling of growth </w:t>
      </w:r>
      <w:r w:rsidR="00F2733D" w:rsidRPr="0002382F">
        <w:rPr>
          <w:rFonts w:eastAsiaTheme="minorEastAsia" w:cstheme="minorHAnsi"/>
          <w:color w:val="FF0000"/>
          <w:sz w:val="22"/>
          <w:szCs w:val="22"/>
          <w:lang w:val="en-US"/>
        </w:rPr>
        <w:t xml:space="preserve">without </w:t>
      </w:r>
      <w:r w:rsidR="00301B8E" w:rsidRPr="0002382F">
        <w:rPr>
          <w:rFonts w:eastAsiaTheme="minorEastAsia" w:cstheme="minorHAnsi"/>
          <w:color w:val="FF0000"/>
          <w:sz w:val="22"/>
          <w:szCs w:val="22"/>
          <w:lang w:val="en-US"/>
        </w:rPr>
        <w:t>limiting ourselves to “truly” ontogenetic data (</w:t>
      </w:r>
      <w:r w:rsidR="00F2733D" w:rsidRPr="0002382F">
        <w:rPr>
          <w:rFonts w:eastAsiaTheme="minorEastAsia" w:cstheme="minorHAnsi"/>
          <w:color w:val="FF0000"/>
          <w:sz w:val="22"/>
          <w:szCs w:val="22"/>
          <w:lang w:val="en-US"/>
        </w:rPr>
        <w:t>in which case our data set would have been smaller)</w:t>
      </w:r>
      <w:r w:rsidR="004F4EF8" w:rsidRPr="0002382F">
        <w:rPr>
          <w:rFonts w:eastAsiaTheme="minorEastAsia" w:cstheme="minorHAnsi"/>
          <w:color w:val="FF0000"/>
          <w:sz w:val="22"/>
          <w:szCs w:val="22"/>
          <w:lang w:val="en-US"/>
        </w:rPr>
        <w:t xml:space="preserve">. </w:t>
      </w:r>
      <w:r w:rsidR="00AA26AB" w:rsidRPr="0002382F">
        <w:rPr>
          <w:rFonts w:eastAsiaTheme="minorEastAsia" w:cstheme="minorHAnsi"/>
          <w:color w:val="FF0000"/>
          <w:sz w:val="22"/>
          <w:szCs w:val="22"/>
          <w:lang w:val="en-US"/>
        </w:rPr>
        <w:t>We argue that this approach to systematic review of already existing literature</w:t>
      </w:r>
      <w:r w:rsidR="00CD3720" w:rsidRPr="0002382F">
        <w:rPr>
          <w:rFonts w:eastAsiaTheme="minorEastAsia" w:cstheme="minorHAnsi"/>
          <w:color w:val="FF0000"/>
          <w:sz w:val="22"/>
          <w:szCs w:val="22"/>
          <w:lang w:val="en-US"/>
        </w:rPr>
        <w:t xml:space="preserve"> can be fruitful in combination with </w:t>
      </w:r>
      <w:r w:rsidR="00A67C6A" w:rsidRPr="0002382F">
        <w:rPr>
          <w:rFonts w:eastAsiaTheme="minorEastAsia" w:cstheme="minorHAnsi"/>
          <w:color w:val="FF0000"/>
          <w:sz w:val="22"/>
          <w:szCs w:val="22"/>
          <w:lang w:val="en-US"/>
        </w:rPr>
        <w:t xml:space="preserve">hierarchical models and </w:t>
      </w:r>
      <w:r w:rsidR="00071BC3" w:rsidRPr="0002382F">
        <w:rPr>
          <w:rFonts w:eastAsiaTheme="minorEastAsia" w:cstheme="minorHAnsi"/>
          <w:color w:val="FF0000"/>
          <w:sz w:val="22"/>
          <w:szCs w:val="22"/>
          <w:lang w:val="en-US"/>
        </w:rPr>
        <w:t>variable-standardization</w:t>
      </w:r>
      <w:r w:rsidR="003657F9" w:rsidRPr="0002382F">
        <w:rPr>
          <w:rFonts w:eastAsiaTheme="minorEastAsia" w:cstheme="minorHAnsi"/>
          <w:color w:val="FF0000"/>
          <w:sz w:val="22"/>
          <w:szCs w:val="22"/>
          <w:lang w:val="en-US"/>
        </w:rPr>
        <w:t xml:space="preserve">, as this can address the general aspects of ontogenetic growth that are </w:t>
      </w:r>
      <w:r w:rsidR="003657F9" w:rsidRPr="0002382F">
        <w:rPr>
          <w:rFonts w:eastAsiaTheme="minorEastAsia" w:cstheme="minorHAnsi"/>
          <w:color w:val="FF0000"/>
          <w:sz w:val="22"/>
          <w:szCs w:val="22"/>
          <w:lang w:val="en-US"/>
        </w:rPr>
        <w:lastRenderedPageBreak/>
        <w:t>shared across species</w:t>
      </w:r>
      <w:r w:rsidR="00C0669E" w:rsidRPr="0002382F">
        <w:rPr>
          <w:rFonts w:eastAsiaTheme="minorEastAsia" w:cstheme="minorHAnsi"/>
          <w:color w:val="FF0000"/>
          <w:sz w:val="22"/>
          <w:szCs w:val="22"/>
          <w:lang w:val="en-US"/>
        </w:rPr>
        <w:t>, which single species studies will struggle with.</w:t>
      </w:r>
      <w:r w:rsidR="00F87740" w:rsidRPr="0002382F">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02382F">
        <w:rPr>
          <w:rFonts w:eastAsiaTheme="minorEastAsia" w:cstheme="minorHAnsi"/>
          <w:color w:val="FF0000"/>
          <w:sz w:val="22"/>
          <w:szCs w:val="22"/>
          <w:lang w:val="en-US"/>
        </w:rPr>
        <w:t xml:space="preserve"> on a common scale</w:t>
      </w:r>
      <w:r w:rsidR="00F87740" w:rsidRPr="0002382F">
        <w:rPr>
          <w:rFonts w:eastAsiaTheme="minorEastAsia" w:cstheme="minorHAnsi"/>
          <w:color w:val="FF0000"/>
          <w:sz w:val="22"/>
          <w:szCs w:val="22"/>
          <w:lang w:val="en-US"/>
        </w:rPr>
        <w:t xml:space="preserve">. </w:t>
      </w:r>
      <w:r w:rsidR="00E85B56" w:rsidRPr="0002382F">
        <w:rPr>
          <w:rFonts w:eastAsiaTheme="minorEastAsia" w:cstheme="minorHAnsi"/>
          <w:color w:val="FF0000"/>
          <w:sz w:val="22"/>
          <w:szCs w:val="22"/>
          <w:lang w:val="en-US"/>
        </w:rPr>
        <w:t xml:space="preserve">In doing so, our study adds </w:t>
      </w:r>
      <w:r w:rsidR="00C956B0" w:rsidRPr="0002382F">
        <w:rPr>
          <w:rFonts w:eastAsiaTheme="minorEastAsia" w:cstheme="minorHAnsi"/>
          <w:color w:val="FF0000"/>
          <w:sz w:val="22"/>
          <w:szCs w:val="22"/>
          <w:lang w:val="en-US"/>
        </w:rPr>
        <w:t xml:space="preserve">a </w:t>
      </w:r>
      <w:r w:rsidR="00E85B56" w:rsidRPr="0002382F">
        <w:rPr>
          <w:rFonts w:eastAsiaTheme="minorEastAsia" w:cstheme="minorHAnsi"/>
          <w:color w:val="FF0000"/>
          <w:sz w:val="22"/>
          <w:szCs w:val="22"/>
          <w:lang w:val="en-US"/>
        </w:rPr>
        <w:t xml:space="preserve">new </w:t>
      </w:r>
      <w:r w:rsidR="00C956B0" w:rsidRPr="0002382F">
        <w:rPr>
          <w:rFonts w:eastAsiaTheme="minorEastAsia" w:cstheme="minorHAnsi"/>
          <w:color w:val="FF0000"/>
          <w:sz w:val="22"/>
          <w:szCs w:val="22"/>
          <w:lang w:val="en-US"/>
        </w:rPr>
        <w:t xml:space="preserve">take on aspects of intra-specific growth scaling for a “general” fish, adds </w:t>
      </w:r>
      <w:r w:rsidR="00E85B56" w:rsidRPr="0002382F">
        <w:rPr>
          <w:rFonts w:eastAsiaTheme="minorEastAsia" w:cstheme="minorHAnsi"/>
          <w:color w:val="FF0000"/>
          <w:sz w:val="22"/>
          <w:szCs w:val="22"/>
          <w:lang w:val="en-US"/>
        </w:rPr>
        <w:t xml:space="preserve">data to the literature and highlights </w:t>
      </w:r>
      <w:r w:rsidR="00007DC2" w:rsidRPr="0002382F">
        <w:rPr>
          <w:rFonts w:eastAsiaTheme="minorEastAsia" w:cstheme="minorHAnsi"/>
          <w:color w:val="FF0000"/>
          <w:sz w:val="22"/>
          <w:szCs w:val="22"/>
          <w:lang w:val="en-US"/>
        </w:rPr>
        <w:t>the lack of represe</w:t>
      </w:r>
      <w:r w:rsidR="009E173E" w:rsidRPr="0002382F">
        <w:rPr>
          <w:rFonts w:eastAsiaTheme="minorEastAsia" w:cstheme="minorHAnsi"/>
          <w:color w:val="FF0000"/>
          <w:sz w:val="22"/>
          <w:szCs w:val="22"/>
          <w:lang w:val="en-US"/>
        </w:rPr>
        <w:t>ntation of large individuals in growth experiments</w:t>
      </w:r>
      <w:commentRangeStart w:id="29"/>
      <w:r w:rsidR="009E173E" w:rsidRPr="0002382F">
        <w:rPr>
          <w:rFonts w:eastAsiaTheme="minorEastAsia" w:cstheme="minorHAnsi"/>
          <w:color w:val="FF0000"/>
          <w:sz w:val="22"/>
          <w:szCs w:val="22"/>
          <w:lang w:val="en-US"/>
        </w:rPr>
        <w:t>.</w:t>
      </w:r>
      <w:commentRangeEnd w:id="29"/>
      <w:r w:rsidR="00175467" w:rsidRPr="0002382F">
        <w:rPr>
          <w:rStyle w:val="CommentReference"/>
          <w:color w:val="FF0000"/>
          <w:sz w:val="22"/>
          <w:szCs w:val="22"/>
        </w:rPr>
        <w:commentReference w:id="29"/>
      </w:r>
      <w:r w:rsidR="009F334F" w:rsidRPr="0002382F">
        <w:rPr>
          <w:rFonts w:eastAsiaTheme="minorEastAsia" w:cstheme="minorHAnsi"/>
          <w:color w:val="FF0000"/>
          <w:sz w:val="22"/>
          <w:szCs w:val="22"/>
          <w:lang w:val="en-US"/>
        </w:rPr>
        <w:t xml:space="preserve"> </w:t>
      </w:r>
    </w:p>
    <w:p w14:paraId="1B4AAFD0" w14:textId="2F310631" w:rsidR="00927350" w:rsidRPr="0002382F" w:rsidRDefault="00927350" w:rsidP="00904830">
      <w:pPr>
        <w:spacing w:line="480" w:lineRule="auto"/>
        <w:ind w:firstLine="284"/>
        <w:contextualSpacing/>
        <w:jc w:val="both"/>
        <w:rPr>
          <w:rFonts w:eastAsiaTheme="minorEastAsia" w:cstheme="minorHAnsi"/>
          <w:sz w:val="22"/>
          <w:szCs w:val="22"/>
          <w:lang w:val="en-US"/>
        </w:rPr>
      </w:pPr>
      <w:r w:rsidRPr="0002382F">
        <w:rPr>
          <w:rFonts w:eastAsiaTheme="minorEastAsia" w:cstheme="minorHAnsi"/>
          <w:color w:val="FF0000"/>
          <w:sz w:val="22"/>
          <w:szCs w:val="22"/>
          <w:lang w:val="en-US"/>
        </w:rPr>
        <w:t>*Add section</w:t>
      </w:r>
      <w:r w:rsidR="00342CC2" w:rsidRPr="0002382F">
        <w:rPr>
          <w:rFonts w:eastAsiaTheme="minorEastAsia" w:cstheme="minorHAnsi"/>
          <w:color w:val="FF0000"/>
          <w:sz w:val="22"/>
          <w:szCs w:val="22"/>
          <w:lang w:val="en-US"/>
        </w:rPr>
        <w:t xml:space="preserve"> here</w:t>
      </w:r>
      <w:r w:rsidRPr="0002382F">
        <w:rPr>
          <w:rFonts w:eastAsiaTheme="minorEastAsia" w:cstheme="minorHAnsi"/>
          <w:color w:val="FF0000"/>
          <w:sz w:val="22"/>
          <w:szCs w:val="22"/>
          <w:lang w:val="en-US"/>
        </w:rPr>
        <w:t xml:space="preserve"> about limitations in experiments and all uncertainties from that*</w:t>
      </w:r>
      <w:r w:rsidR="001E4701" w:rsidRPr="0002382F">
        <w:rPr>
          <w:rFonts w:eastAsiaTheme="minorEastAsia" w:cstheme="minorHAnsi"/>
          <w:color w:val="FF0000"/>
          <w:sz w:val="22"/>
          <w:szCs w:val="22"/>
          <w:lang w:val="en-US"/>
        </w:rPr>
        <w:t xml:space="preserve">, </w:t>
      </w:r>
      <w:r w:rsidR="001E4701" w:rsidRPr="0002382F">
        <w:rPr>
          <w:rFonts w:eastAsiaTheme="minorEastAsia" w:cstheme="minorHAnsi"/>
          <w:sz w:val="22"/>
          <w:szCs w:val="22"/>
          <w:lang w:val="en-US"/>
        </w:rPr>
        <w:t>including pros and cons with standardization…</w:t>
      </w:r>
    </w:p>
    <w:p w14:paraId="06C74EF0" w14:textId="7352B2CD" w:rsidR="00530154" w:rsidRPr="0002382F" w:rsidRDefault="0030633B" w:rsidP="00904830">
      <w:pPr>
        <w:spacing w:line="480" w:lineRule="auto"/>
        <w:ind w:firstLine="284"/>
        <w:contextualSpacing/>
        <w:jc w:val="both"/>
        <w:rPr>
          <w:rFonts w:eastAsiaTheme="minorEastAsia" w:cstheme="minorHAnsi"/>
          <w:sz w:val="22"/>
          <w:szCs w:val="22"/>
          <w:lang w:val="en-US"/>
        </w:rPr>
      </w:pPr>
      <w:r w:rsidRPr="0002382F">
        <w:rPr>
          <w:rFonts w:eastAsiaTheme="minorEastAsia" w:cstheme="minorHAnsi"/>
          <w:sz w:val="22"/>
          <w:szCs w:val="22"/>
          <w:lang w:val="en-US"/>
        </w:rPr>
        <w:t>Progress towards unification of theory and empirical findings can be made through systematic data-analysis, which can guide process-based predictions of climate change impacts on growth and body size of ectotherms.</w:t>
      </w:r>
    </w:p>
    <w:p w14:paraId="7BDCB08D" w14:textId="30FFA91A" w:rsidR="00E055AF" w:rsidRPr="0002382F" w:rsidRDefault="00E055AF" w:rsidP="00904830">
      <w:pPr>
        <w:spacing w:line="480" w:lineRule="auto"/>
        <w:ind w:firstLine="284"/>
        <w:contextualSpacing/>
        <w:jc w:val="both"/>
        <w:rPr>
          <w:rFonts w:eastAsiaTheme="minorEastAsia" w:cstheme="minorHAnsi"/>
          <w:sz w:val="22"/>
          <w:szCs w:val="22"/>
          <w:lang w:val="en-US"/>
        </w:rPr>
      </w:pPr>
      <w:r w:rsidRPr="0002382F">
        <w:rPr>
          <w:rFonts w:eastAsiaTheme="minorEastAsia" w:cstheme="minorHAnsi"/>
          <w:sz w:val="22"/>
          <w:szCs w:val="22"/>
          <w:lang w:val="en-US"/>
        </w:rPr>
        <w:t>Do as in Englund and discuss effects on population and community dynamics?</w:t>
      </w:r>
    </w:p>
    <w:p w14:paraId="5B0720D6" w14:textId="7540CC69" w:rsidR="00AC2882" w:rsidRPr="0002382F" w:rsidRDefault="00AC2882" w:rsidP="00904830">
      <w:pPr>
        <w:spacing w:line="480" w:lineRule="auto"/>
        <w:ind w:firstLine="284"/>
        <w:contextualSpacing/>
        <w:jc w:val="both"/>
        <w:rPr>
          <w:rFonts w:eastAsiaTheme="minorEastAsia" w:cstheme="minorHAnsi"/>
          <w:color w:val="FF0000"/>
          <w:sz w:val="22"/>
          <w:szCs w:val="22"/>
          <w:lang w:val="en-US"/>
        </w:rPr>
      </w:pPr>
      <w:r w:rsidRPr="0002382F">
        <w:rPr>
          <w:rFonts w:eastAsiaTheme="minorEastAsia" w:cstheme="minorHAnsi"/>
          <w:sz w:val="22"/>
          <w:szCs w:val="22"/>
          <w:lang w:val="en-US"/>
        </w:rPr>
        <w:t>See notes about the scaling, important to do intraspecific</w:t>
      </w:r>
      <w:r w:rsidR="00402687" w:rsidRPr="0002382F">
        <w:rPr>
          <w:rFonts w:eastAsiaTheme="minorEastAsia" w:cstheme="minorHAnsi"/>
          <w:sz w:val="22"/>
          <w:szCs w:val="22"/>
          <w:lang w:val="en-US"/>
        </w:rPr>
        <w:t xml:space="preserve"> aspect!</w:t>
      </w:r>
    </w:p>
    <w:p w14:paraId="3BDF3E88" w14:textId="77777777" w:rsidR="00C009B1" w:rsidRPr="0002382F" w:rsidRDefault="00C009B1" w:rsidP="00C009B1">
      <w:pPr>
        <w:spacing w:line="480" w:lineRule="auto"/>
        <w:ind w:firstLine="284"/>
        <w:contextualSpacing/>
        <w:jc w:val="both"/>
        <w:rPr>
          <w:rFonts w:cstheme="minorHAnsi"/>
          <w:color w:val="FF0000"/>
          <w:sz w:val="22"/>
          <w:szCs w:val="22"/>
          <w:lang w:val="en-US"/>
        </w:rPr>
      </w:pPr>
      <w:r w:rsidRPr="0002382F">
        <w:rPr>
          <w:rFonts w:eastAsiaTheme="minorEastAsia" w:cstheme="minorHAnsi"/>
          <w:sz w:val="22"/>
          <w:szCs w:val="22"/>
          <w:lang w:val="en-US"/>
        </w:rPr>
        <w:t xml:space="preserve">To illustrate the effects of the intraspecific mass- and temperature-dependence of metabolic and consumption rates estimated from the experimental studies, we apply a generic Pütter-type  growth model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02382F">
        <w:rPr>
          <w:rFonts w:eastAsiaTheme="minorEastAsia" w:cstheme="minorHAnsi"/>
          <w:sz w:val="22"/>
          <w:szCs w:val="22"/>
        </w:rPr>
        <w:fldChar w:fldCharType="separate"/>
      </w:r>
      <w:r w:rsidRPr="0002382F">
        <w:rPr>
          <w:sz w:val="22"/>
          <w:szCs w:val="22"/>
          <w:lang w:val="en-US"/>
        </w:rPr>
        <w:t>(Pütter 1920)</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Pr="0002382F">
        <w:rPr>
          <w:rFonts w:eastAsiaTheme="minorEastAsia" w:cstheme="minorHAnsi"/>
          <w:sz w:val="22"/>
          <w:szCs w:val="22"/>
          <w:lang w:val="en-US"/>
        </w:rPr>
        <w:t xml:space="preserve"> is body mass. von Bertalanffy assumed, based on theoretical arguments and mathematical convenience, that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02382F">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02382F">
        <w:rPr>
          <w:rFonts w:eastAsiaTheme="minorEastAsia" w:cstheme="minorHAnsi"/>
          <w:sz w:val="22"/>
          <w:szCs w:val="22"/>
          <w:lang w:val="en-US"/>
        </w:rPr>
        <w:t xml:space="preserve"> 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Pr="0002382F">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Pr="0002382F">
        <w:rPr>
          <w:rFonts w:eastAsiaTheme="minorEastAsia" w:cstheme="minorHAnsi"/>
          <w:sz w:val="22"/>
          <w:szCs w:val="22"/>
          <w:lang w:val="en-US"/>
        </w:rPr>
        <w:t xml:space="preserve">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noProof/>
          <w:sz w:val="22"/>
          <w:szCs w:val="22"/>
          <w:lang w:val="en-US"/>
        </w:rPr>
        <w:t>(von Bertalanffy 1938)</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However, the mechanistic interpretation of these two terms varies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noProof/>
          <w:sz w:val="22"/>
          <w:szCs w:val="22"/>
          <w:lang w:val="en-US"/>
        </w:rPr>
        <w:t>(Marshall &amp; White 2019b)</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and are often defined as energy assimilation and expenditure, respectively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w:instrText>
      </w:r>
      <w:r w:rsidRPr="0002382F">
        <w:rPr>
          <w:rFonts w:eastAsiaTheme="minorEastAsia" w:cstheme="minorHAnsi"/>
          <w:sz w:val="22"/>
          <w:szCs w:val="22"/>
        </w:rPr>
        <w:instrText>","issue":"11","language":"en","page":"2355-2453","source":"Crossref","title":"A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02382F">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2382F">
        <w:rPr>
          <w:rFonts w:eastAsiaTheme="minorEastAsia" w:cstheme="minorHAnsi"/>
          <w:sz w:val="22"/>
          <w:szCs w:val="22"/>
        </w:rPr>
        <w:fldChar w:fldCharType="separate"/>
      </w:r>
      <w:r w:rsidRPr="0002382F">
        <w:rPr>
          <w:sz w:val="22"/>
          <w:szCs w:val="22"/>
          <w:lang w:val="en-US"/>
        </w:rPr>
        <w:t xml:space="preserve">(Ursin 1967; Essington </w:t>
      </w:r>
      <w:r w:rsidRPr="0002382F">
        <w:rPr>
          <w:i/>
          <w:iCs/>
          <w:sz w:val="22"/>
          <w:szCs w:val="22"/>
          <w:lang w:val="en-US"/>
        </w:rPr>
        <w:t>et al.</w:t>
      </w:r>
      <w:r w:rsidRPr="0002382F">
        <w:rPr>
          <w:sz w:val="22"/>
          <w:szCs w:val="22"/>
          <w:lang w:val="en-US"/>
        </w:rPr>
        <w:t xml:space="preserve"> 2001)</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With this definition, the model constitutes a simple mass-balance equation that resembles bioenergetic models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sidRPr="0002382F">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02382F">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2382F">
        <w:rPr>
          <w:rFonts w:eastAsiaTheme="minorEastAsia" w:cstheme="minorHAnsi"/>
          <w:sz w:val="22"/>
          <w:szCs w:val="22"/>
        </w:rPr>
        <w:fldChar w:fldCharType="separate"/>
      </w:r>
      <w:r w:rsidRPr="0002382F">
        <w:rPr>
          <w:sz w:val="22"/>
          <w:szCs w:val="22"/>
          <w:lang w:val="en-US"/>
        </w:rPr>
        <w:t xml:space="preserve">(Ursin 1967; Kitchell </w:t>
      </w:r>
      <w:r w:rsidRPr="0002382F">
        <w:rPr>
          <w:i/>
          <w:iCs/>
          <w:sz w:val="22"/>
          <w:szCs w:val="22"/>
          <w:lang w:val="en-US"/>
        </w:rPr>
        <w:t>et al.</w:t>
      </w:r>
      <w:r w:rsidRPr="0002382F">
        <w:rPr>
          <w:sz w:val="22"/>
          <w:szCs w:val="22"/>
          <w:lang w:val="en-US"/>
        </w:rPr>
        <w:t xml:space="preserve"> 1977; Essington </w:t>
      </w:r>
      <w:r w:rsidRPr="0002382F">
        <w:rPr>
          <w:i/>
          <w:iCs/>
          <w:sz w:val="22"/>
          <w:szCs w:val="22"/>
          <w:lang w:val="en-US"/>
        </w:rPr>
        <w:t>et al.</w:t>
      </w:r>
      <w:r w:rsidRPr="0002382F">
        <w:rPr>
          <w:sz w:val="22"/>
          <w:szCs w:val="22"/>
          <w:lang w:val="en-US"/>
        </w:rPr>
        <w:t xml:space="preserve"> 2001)</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It can further be assumed that assimilation and expenditure are proportional to consumption rates (at constant food levels) and oxygen consumption rates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Pr="0002382F">
        <w:rPr>
          <w:rFonts w:eastAsiaTheme="minorEastAsia" w:cstheme="minorHAnsi"/>
          <w:sz w:val="22"/>
          <w:szCs w:val="22"/>
        </w:rPr>
        <w:fldChar w:fldCharType="separate"/>
      </w:r>
      <w:r w:rsidRPr="0002382F">
        <w:rPr>
          <w:rFonts w:eastAsiaTheme="minorEastAsia" w:cstheme="minorHAnsi"/>
          <w:noProof/>
          <w:sz w:val="22"/>
          <w:szCs w:val="22"/>
          <w:lang w:val="en-US"/>
        </w:rPr>
        <w:t>(Ursin 1967)</w:t>
      </w:r>
      <w:r w:rsidRPr="0002382F">
        <w:rPr>
          <w:rFonts w:eastAsiaTheme="minorEastAsia" w:cstheme="minorHAnsi"/>
          <w:sz w:val="22"/>
          <w:szCs w:val="22"/>
        </w:rPr>
        <w:fldChar w:fldCharType="end"/>
      </w:r>
      <w:r w:rsidRPr="0002382F">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02382F">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02382F">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sidRPr="0002382F">
        <w:rPr>
          <w:rFonts w:eastAsiaTheme="minorEastAsia" w:cstheme="minorHAnsi"/>
          <w:sz w:val="22"/>
          <w:szCs w:val="22"/>
        </w:rPr>
        <w:fldChar w:fldCharType="begin"/>
      </w:r>
      <w:r w:rsidRPr="0002382F">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2382F">
        <w:rPr>
          <w:rFonts w:eastAsiaTheme="minorEastAsia" w:cstheme="minorHAnsi"/>
          <w:sz w:val="22"/>
          <w:szCs w:val="22"/>
        </w:rPr>
        <w:fldChar w:fldCharType="separate"/>
      </w:r>
      <w:r w:rsidRPr="0002382F">
        <w:rPr>
          <w:sz w:val="22"/>
          <w:szCs w:val="22"/>
          <w:lang w:val="en-US"/>
        </w:rPr>
        <w:t xml:space="preserve">(Ursin </w:t>
      </w:r>
      <w:r w:rsidRPr="0002382F">
        <w:rPr>
          <w:sz w:val="22"/>
          <w:szCs w:val="22"/>
          <w:lang w:val="en-US"/>
        </w:rPr>
        <w:lastRenderedPageBreak/>
        <w:t xml:space="preserve">1967; Kitchell </w:t>
      </w:r>
      <w:r w:rsidRPr="0002382F">
        <w:rPr>
          <w:i/>
          <w:iCs/>
          <w:sz w:val="22"/>
          <w:szCs w:val="22"/>
          <w:lang w:val="en-US"/>
        </w:rPr>
        <w:t>et al.</w:t>
      </w:r>
      <w:r w:rsidRPr="0002382F">
        <w:rPr>
          <w:sz w:val="22"/>
          <w:szCs w:val="22"/>
          <w:lang w:val="en-US"/>
        </w:rPr>
        <w:t xml:space="preserve"> 1977; Marshall &amp; White 2019b)</w:t>
      </w:r>
      <w:r w:rsidRPr="0002382F">
        <w:rPr>
          <w:rFonts w:eastAsiaTheme="minorEastAsia" w:cstheme="minorHAnsi"/>
          <w:sz w:val="22"/>
          <w:szCs w:val="22"/>
        </w:rPr>
        <w:fldChar w:fldCharType="end"/>
      </w:r>
      <w:r w:rsidRPr="0002382F">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2B2D5249" w14:textId="77777777" w:rsidR="00B7262C" w:rsidRPr="0002382F"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2081AAC0" w:rsidR="00346684" w:rsidRPr="0002382F" w:rsidRDefault="00DE3EB3" w:rsidP="00904830">
      <w:pPr>
        <w:spacing w:line="480" w:lineRule="auto"/>
        <w:ind w:firstLine="284"/>
        <w:contextualSpacing/>
        <w:jc w:val="both"/>
        <w:rPr>
          <w:rFonts w:cstheme="minorHAnsi"/>
          <w:color w:val="FF0000"/>
          <w:sz w:val="22"/>
          <w:szCs w:val="22"/>
          <w:lang w:val="en-US"/>
        </w:rPr>
      </w:pPr>
      <w:r w:rsidRPr="0002382F">
        <w:rPr>
          <w:rFonts w:eastAsiaTheme="minorEastAsia" w:cstheme="minorHAnsi"/>
          <w:color w:val="FF0000"/>
          <w:sz w:val="22"/>
          <w:szCs w:val="22"/>
          <w:lang w:val="en-US"/>
        </w:rPr>
        <w:t>I</w:t>
      </w:r>
      <w:r w:rsidR="00AA2A28" w:rsidRPr="0002382F">
        <w:rPr>
          <w:rFonts w:eastAsiaTheme="minorEastAsia" w:cstheme="minorHAnsi"/>
          <w:color w:val="FF0000"/>
          <w:sz w:val="22"/>
          <w:szCs w:val="22"/>
          <w:lang w:val="en-US"/>
        </w:rPr>
        <w:t>n the context of</w:t>
      </w:r>
      <w:r w:rsidR="00062CB9" w:rsidRPr="0002382F">
        <w:rPr>
          <w:rFonts w:eastAsiaTheme="minorEastAsia" w:cstheme="minorHAnsi"/>
          <w:color w:val="FF0000"/>
          <w:sz w:val="22"/>
          <w:szCs w:val="22"/>
          <w:lang w:val="en-US"/>
        </w:rPr>
        <w:t xml:space="preserve"> climate change impacts on</w:t>
      </w:r>
      <w:r w:rsidR="00AA2A28" w:rsidRPr="0002382F">
        <w:rPr>
          <w:rFonts w:eastAsiaTheme="minorEastAsia" w:cstheme="minorHAnsi"/>
          <w:color w:val="FF0000"/>
          <w:sz w:val="22"/>
          <w:szCs w:val="22"/>
          <w:lang w:val="en-US"/>
        </w:rPr>
        <w:t xml:space="preserve"> ecosystem functioning and productivity, it is important to acknowledge the</w:t>
      </w:r>
      <w:r w:rsidR="008C042A" w:rsidRPr="0002382F">
        <w:rPr>
          <w:rFonts w:eastAsiaTheme="minorEastAsia" w:cstheme="minorHAnsi"/>
          <w:color w:val="FF0000"/>
          <w:sz w:val="22"/>
          <w:szCs w:val="22"/>
          <w:lang w:val="en-US"/>
        </w:rPr>
        <w:t xml:space="preserve"> now widespread </w:t>
      </w:r>
      <w:r w:rsidR="000E1C7F" w:rsidRPr="0002382F">
        <w:rPr>
          <w:rFonts w:eastAsiaTheme="minorEastAsia" w:cstheme="minorHAnsi"/>
          <w:color w:val="FF0000"/>
          <w:sz w:val="22"/>
          <w:szCs w:val="22"/>
          <w:lang w:val="en-US"/>
        </w:rPr>
        <w:t xml:space="preserve">finding in field and experimental studies </w:t>
      </w:r>
      <w:r w:rsidR="00AA2A28" w:rsidRPr="0002382F">
        <w:rPr>
          <w:rFonts w:eastAsiaTheme="minorEastAsia" w:cstheme="minorHAnsi"/>
          <w:color w:val="FF0000"/>
          <w:sz w:val="22"/>
          <w:szCs w:val="22"/>
          <w:lang w:val="en-US"/>
        </w:rPr>
        <w:t>that warming has the potential to increase growth rates</w:t>
      </w:r>
      <w:r w:rsidR="00435608" w:rsidRPr="0002382F">
        <w:rPr>
          <w:rFonts w:eastAsiaTheme="minorEastAsia" w:cstheme="minorHAnsi"/>
          <w:color w:val="FF0000"/>
          <w:sz w:val="22"/>
          <w:szCs w:val="22"/>
          <w:lang w:val="en-US"/>
        </w:rPr>
        <w:t xml:space="preserve"> – at least in the smaller end of the species’ size-spectrum</w:t>
      </w:r>
      <w:r w:rsidR="005123B7" w:rsidRPr="0002382F">
        <w:rPr>
          <w:rFonts w:eastAsiaTheme="minorEastAsia" w:cstheme="minorHAnsi"/>
          <w:color w:val="FF0000"/>
          <w:sz w:val="22"/>
          <w:szCs w:val="22"/>
          <w:lang w:val="en-US"/>
        </w:rPr>
        <w:t xml:space="preserve">. This </w:t>
      </w:r>
      <w:r w:rsidR="00755F70" w:rsidRPr="0002382F">
        <w:rPr>
          <w:rFonts w:eastAsiaTheme="minorEastAsia" w:cstheme="minorHAnsi"/>
          <w:color w:val="FF0000"/>
          <w:sz w:val="22"/>
          <w:szCs w:val="22"/>
          <w:lang w:val="en-US"/>
        </w:rPr>
        <w:t xml:space="preserve">poses a </w:t>
      </w:r>
      <w:r w:rsidR="005123B7" w:rsidRPr="0002382F">
        <w:rPr>
          <w:rFonts w:eastAsiaTheme="minorEastAsia" w:cstheme="minorHAnsi"/>
          <w:color w:val="FF0000"/>
          <w:sz w:val="22"/>
          <w:szCs w:val="22"/>
          <w:lang w:val="en-US"/>
        </w:rPr>
        <w:t>challenge</w:t>
      </w:r>
      <w:r w:rsidR="00755F70" w:rsidRPr="0002382F">
        <w:rPr>
          <w:rFonts w:eastAsiaTheme="minorEastAsia" w:cstheme="minorHAnsi"/>
          <w:color w:val="FF0000"/>
          <w:sz w:val="22"/>
          <w:szCs w:val="22"/>
          <w:lang w:val="en-US"/>
        </w:rPr>
        <w:t xml:space="preserve"> to general theoretical growth models that feed into climate projections. </w:t>
      </w:r>
      <w:r w:rsidR="004C5D80" w:rsidRPr="0002382F">
        <w:rPr>
          <w:rFonts w:eastAsiaTheme="minorEastAsia" w:cstheme="minorHAnsi"/>
          <w:color w:val="FF0000"/>
          <w:sz w:val="22"/>
          <w:szCs w:val="22"/>
          <w:lang w:val="en-US"/>
        </w:rPr>
        <w:t xml:space="preserve">Body growth is a fundamental process, and not being able to characterize it properly may </w:t>
      </w:r>
      <w:r w:rsidR="00346684" w:rsidRPr="0002382F">
        <w:rPr>
          <w:rFonts w:cstheme="minorHAnsi"/>
          <w:color w:val="FF0000"/>
          <w:sz w:val="22"/>
          <w:szCs w:val="22"/>
          <w:lang w:val="en-US"/>
        </w:rPr>
        <w:t xml:space="preserve">limits our understanding </w:t>
      </w:r>
      <w:r w:rsidR="00FA5C5C" w:rsidRPr="0002382F">
        <w:rPr>
          <w:rFonts w:cstheme="minorHAnsi"/>
          <w:color w:val="FF0000"/>
          <w:sz w:val="22"/>
          <w:szCs w:val="22"/>
          <w:lang w:val="en-US"/>
        </w:rPr>
        <w:t xml:space="preserve">of important aspects beyond individual body size, including </w:t>
      </w:r>
      <w:r w:rsidR="00346684" w:rsidRPr="0002382F">
        <w:rPr>
          <w:rFonts w:cstheme="minorHAnsi"/>
          <w:color w:val="FF0000"/>
          <w:sz w:val="22"/>
          <w:szCs w:val="22"/>
          <w:lang w:val="en-US"/>
        </w:rPr>
        <w:t xml:space="preserve">energy transfer </w:t>
      </w:r>
      <w:r w:rsidR="00FA5C5C" w:rsidRPr="0002382F">
        <w:rPr>
          <w:rFonts w:cstheme="minorHAnsi"/>
          <w:color w:val="FF0000"/>
          <w:sz w:val="22"/>
          <w:szCs w:val="22"/>
          <w:lang w:val="en-US"/>
        </w:rPr>
        <w:t xml:space="preserve">&amp; efficiency of food webs </w:t>
      </w:r>
      <w:r w:rsidR="00593D2D" w:rsidRPr="0002382F">
        <w:rPr>
          <w:rFonts w:cstheme="minorHAnsi"/>
          <w:color w:val="FF0000"/>
          <w:sz w:val="22"/>
          <w:szCs w:val="22"/>
          <w:lang w:val="en-US"/>
        </w:rPr>
        <w:t>a</w:t>
      </w:r>
      <w:r w:rsidR="00FA5C5C" w:rsidRPr="0002382F">
        <w:rPr>
          <w:rFonts w:cstheme="minorHAnsi"/>
          <w:color w:val="FF0000"/>
          <w:sz w:val="22"/>
          <w:szCs w:val="22"/>
          <w:lang w:val="en-US"/>
        </w:rPr>
        <w:t>nd ecosystems</w:t>
      </w:r>
      <w:commentRangeStart w:id="30"/>
      <w:r w:rsidR="00FA5C5C" w:rsidRPr="0002382F">
        <w:rPr>
          <w:rFonts w:cstheme="minorHAnsi"/>
          <w:color w:val="FF0000"/>
          <w:sz w:val="22"/>
          <w:szCs w:val="22"/>
          <w:lang w:val="en-US"/>
        </w:rPr>
        <w:t>.</w:t>
      </w:r>
      <w:commentRangeEnd w:id="30"/>
      <w:r w:rsidR="00BD5AD9" w:rsidRPr="0002382F">
        <w:rPr>
          <w:rStyle w:val="CommentReference"/>
          <w:color w:val="FF0000"/>
          <w:sz w:val="22"/>
          <w:szCs w:val="22"/>
        </w:rPr>
        <w:commentReference w:id="30"/>
      </w:r>
    </w:p>
    <w:p w14:paraId="298058E6" w14:textId="3302035E" w:rsidR="00C009B1" w:rsidRPr="00FA5656" w:rsidRDefault="00FA7A2E" w:rsidP="00904830">
      <w:pPr>
        <w:spacing w:line="480" w:lineRule="auto"/>
        <w:ind w:firstLine="284"/>
        <w:contextualSpacing/>
        <w:jc w:val="both"/>
        <w:rPr>
          <w:rFonts w:eastAsiaTheme="minorEastAsia" w:cstheme="minorHAnsi"/>
          <w:color w:val="FF0000"/>
          <w:sz w:val="22"/>
          <w:szCs w:val="22"/>
          <w:lang w:val="en-US"/>
        </w:rPr>
      </w:pPr>
      <w:r w:rsidRPr="00FA7A2E">
        <w:rPr>
          <w:rFonts w:eastAsiaTheme="minorEastAsia" w:cstheme="minorHAnsi"/>
          <w:color w:val="FF0000"/>
          <w:sz w:val="22"/>
          <w:szCs w:val="22"/>
          <w:lang w:val="en-US"/>
        </w:rPr>
        <w:t>Progress towards unification of theory and empirical findings can be made through systematic data-analysis, which can guide process-based predictions of climate change impacts on growth and body size of ectotherms.</w:t>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31"/>
      <w:r w:rsidRPr="00660D1C">
        <w:rPr>
          <w:rFonts w:cstheme="minorHAnsi"/>
          <w:b/>
          <w:lang w:val="en-US"/>
        </w:rPr>
        <w:t>Author contributions</w:t>
      </w:r>
      <w:commentRangeEnd w:id="31"/>
      <w:r w:rsidR="00892044">
        <w:rPr>
          <w:rStyle w:val="CommentReference"/>
        </w:rPr>
        <w:commentReference w:id="31"/>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46346CDD" w14:textId="77777777" w:rsidR="00FF1F2B" w:rsidRPr="00FF1F2B" w:rsidRDefault="00C41369" w:rsidP="00FF1F2B">
      <w:pPr>
        <w:pStyle w:val="Bibliography"/>
        <w:rPr>
          <w:lang w:val="en-GB"/>
        </w:rPr>
      </w:pPr>
      <w:r w:rsidRPr="00483A60">
        <w:rPr>
          <w:rFonts w:cstheme="minorHAnsi"/>
        </w:rPr>
        <w:fldChar w:fldCharType="begin"/>
      </w:r>
      <w:r w:rsidR="006E1D8D">
        <w:rPr>
          <w:rFonts w:cstheme="minorHAnsi"/>
        </w:rPr>
        <w:instrText xml:space="preserve"> ADDIN ZOTERO_BIBL {"uncited":[],"omitted":[],"custom":[]} CSL_BIBLIOGRAPHY </w:instrText>
      </w:r>
      <w:r w:rsidRPr="00483A60">
        <w:rPr>
          <w:rFonts w:cstheme="minorHAnsi"/>
        </w:rPr>
        <w:fldChar w:fldCharType="separate"/>
      </w:r>
      <w:r w:rsidR="00FF1F2B" w:rsidRPr="00FF1F2B">
        <w:t xml:space="preserve">Andersen, K.H., Beyer, J.E. &amp; Lundberg, P. (2009a). </w:t>
      </w:r>
      <w:r w:rsidR="00FF1F2B" w:rsidRPr="00FF1F2B">
        <w:rPr>
          <w:lang w:val="en-GB"/>
        </w:rPr>
        <w:t xml:space="preserve">Trophic and individual efficiencies of size-structured communities. </w:t>
      </w:r>
      <w:r w:rsidR="00FF1F2B" w:rsidRPr="00FF1F2B">
        <w:rPr>
          <w:i/>
          <w:iCs/>
          <w:lang w:val="en-GB"/>
        </w:rPr>
        <w:t>Proceedings of the Royal Society B: Biological Sciences</w:t>
      </w:r>
      <w:r w:rsidR="00FF1F2B" w:rsidRPr="00FF1F2B">
        <w:rPr>
          <w:lang w:val="en-GB"/>
        </w:rPr>
        <w:t>, 276, 109–114.</w:t>
      </w:r>
    </w:p>
    <w:p w14:paraId="644134B9" w14:textId="77777777" w:rsidR="00FF1F2B" w:rsidRPr="00FF1F2B" w:rsidRDefault="00FF1F2B" w:rsidP="00FF1F2B">
      <w:pPr>
        <w:pStyle w:val="Bibliography"/>
        <w:rPr>
          <w:lang w:val="en-GB"/>
        </w:rPr>
      </w:pPr>
      <w:r w:rsidRPr="00FF1F2B">
        <w:rPr>
          <w:lang w:val="en-GB"/>
        </w:rPr>
        <w:t>Andersen, K.H., Farnsworth, K.D., Pedersen, M., Gislason, H. &amp; Beyer, J.E. (2009b). How community ecology links natural mortality, growth, and production of ﬁsh populations, 7.</w:t>
      </w:r>
    </w:p>
    <w:p w14:paraId="34908043" w14:textId="77777777" w:rsidR="00FF1F2B" w:rsidRPr="00FF1F2B" w:rsidRDefault="00FF1F2B" w:rsidP="00FF1F2B">
      <w:pPr>
        <w:pStyle w:val="Bibliography"/>
        <w:rPr>
          <w:lang w:val="en-GB"/>
        </w:rPr>
      </w:pPr>
      <w:r w:rsidRPr="00FF1F2B">
        <w:rPr>
          <w:lang w:val="en-GB"/>
        </w:rPr>
        <w:t xml:space="preserve">Armstrong, J.D. &amp; Hawkins, L.A. (2008). Standard metabolic rate of pike, Esox lucius: variation among studies and implications for energy flow modelling. </w:t>
      </w:r>
      <w:r w:rsidRPr="00FF1F2B">
        <w:rPr>
          <w:i/>
          <w:iCs/>
          <w:lang w:val="en-GB"/>
        </w:rPr>
        <w:t>Hydrobiologia</w:t>
      </w:r>
      <w:r w:rsidRPr="00FF1F2B">
        <w:rPr>
          <w:lang w:val="en-GB"/>
        </w:rPr>
        <w:t>, 601, 83–90.</w:t>
      </w:r>
    </w:p>
    <w:p w14:paraId="26956920" w14:textId="77777777" w:rsidR="00FF1F2B" w:rsidRPr="00FF1F2B" w:rsidRDefault="00FF1F2B" w:rsidP="00FF1F2B">
      <w:pPr>
        <w:pStyle w:val="Bibliography"/>
        <w:rPr>
          <w:lang w:val="en-GB"/>
        </w:rPr>
      </w:pPr>
      <w:r w:rsidRPr="00FF1F2B">
        <w:rPr>
          <w:lang w:val="en-GB"/>
        </w:rPr>
        <w:t xml:space="preserve">Atkinson, D. (1994). Temperature and Organism Size—A Biological Law for Ectotherms? In: </w:t>
      </w:r>
      <w:r w:rsidRPr="00FF1F2B">
        <w:rPr>
          <w:i/>
          <w:iCs/>
          <w:lang w:val="en-GB"/>
        </w:rPr>
        <w:t>Advances in Ecological Research</w:t>
      </w:r>
      <w:r w:rsidRPr="00FF1F2B">
        <w:rPr>
          <w:lang w:val="en-GB"/>
        </w:rPr>
        <w:t>. Elsevier, pp. 1–58.</w:t>
      </w:r>
    </w:p>
    <w:p w14:paraId="4CEEC1D9" w14:textId="77777777" w:rsidR="00FF1F2B" w:rsidRPr="00FF1F2B" w:rsidRDefault="00FF1F2B" w:rsidP="00FF1F2B">
      <w:pPr>
        <w:pStyle w:val="Bibliography"/>
        <w:rPr>
          <w:lang w:val="en-GB"/>
        </w:rPr>
      </w:pPr>
      <w:r w:rsidRPr="00FF1F2B">
        <w:rPr>
          <w:lang w:val="en-GB"/>
        </w:rPr>
        <w:lastRenderedPageBreak/>
        <w:t xml:space="preserve">Audzijonyte, A., Barneche, D.R., Baudron, A.R., Belmaker, J., Clark, T.D., Marshall, C.T., </w:t>
      </w:r>
      <w:r w:rsidRPr="00FF1F2B">
        <w:rPr>
          <w:i/>
          <w:iCs/>
          <w:lang w:val="en-GB"/>
        </w:rPr>
        <w:t>et al.</w:t>
      </w:r>
      <w:r w:rsidRPr="00FF1F2B">
        <w:rPr>
          <w:lang w:val="en-GB"/>
        </w:rPr>
        <w:t xml:space="preserve"> (2018). Is oxygen limitation in warming waters a valid mechanism to explain decreased body sizes in aquatic ectotherms? </w:t>
      </w:r>
      <w:r w:rsidRPr="00FF1F2B">
        <w:rPr>
          <w:i/>
          <w:iCs/>
          <w:lang w:val="en-GB"/>
        </w:rPr>
        <w:t>Global Ecology and Biogeography</w:t>
      </w:r>
      <w:r w:rsidRPr="00FF1F2B">
        <w:rPr>
          <w:lang w:val="en-GB"/>
        </w:rPr>
        <w:t>.</w:t>
      </w:r>
    </w:p>
    <w:p w14:paraId="7E8F77C5" w14:textId="77777777" w:rsidR="00FF1F2B" w:rsidRPr="00FF1F2B" w:rsidRDefault="00FF1F2B" w:rsidP="00FF1F2B">
      <w:pPr>
        <w:pStyle w:val="Bibliography"/>
        <w:rPr>
          <w:lang w:val="en-GB"/>
        </w:rPr>
      </w:pPr>
      <w:r w:rsidRPr="00FF1F2B">
        <w:rPr>
          <w:lang w:val="en-GB"/>
        </w:rPr>
        <w:t xml:space="preserve">Audzijonyte, A. &amp; Pecl, G.T. (2018). Deep impact of fisheries. </w:t>
      </w:r>
      <w:r w:rsidRPr="00FF1F2B">
        <w:rPr>
          <w:i/>
          <w:iCs/>
          <w:lang w:val="en-GB"/>
        </w:rPr>
        <w:t>Nature Ecology &amp; Evolution</w:t>
      </w:r>
      <w:r w:rsidRPr="00FF1F2B">
        <w:rPr>
          <w:lang w:val="en-GB"/>
        </w:rPr>
        <w:t>, 2, 1348–1349.</w:t>
      </w:r>
    </w:p>
    <w:p w14:paraId="60F2CDE1" w14:textId="77777777" w:rsidR="00FF1F2B" w:rsidRPr="00FF1F2B" w:rsidRDefault="00FF1F2B" w:rsidP="00FF1F2B">
      <w:pPr>
        <w:pStyle w:val="Bibliography"/>
        <w:rPr>
          <w:lang w:val="en-GB"/>
        </w:rPr>
      </w:pPr>
      <w:r w:rsidRPr="00FF1F2B">
        <w:rPr>
          <w:lang w:val="en-GB"/>
        </w:rPr>
        <w:t xml:space="preserve">Barneche, D.R. &amp; Allen, A.P. (2018). The energetics of fish growth and how it constrains food-web trophic structure. </w:t>
      </w:r>
      <w:r w:rsidRPr="00FF1F2B">
        <w:rPr>
          <w:i/>
          <w:iCs/>
          <w:lang w:val="en-GB"/>
        </w:rPr>
        <w:t>Ecology Letters</w:t>
      </w:r>
      <w:r w:rsidRPr="00FF1F2B">
        <w:rPr>
          <w:lang w:val="en-GB"/>
        </w:rPr>
        <w:t>, 21, 836–844.</w:t>
      </w:r>
    </w:p>
    <w:p w14:paraId="5DD120C1" w14:textId="77777777" w:rsidR="00FF1F2B" w:rsidRPr="00FF1F2B" w:rsidRDefault="00FF1F2B" w:rsidP="00FF1F2B">
      <w:pPr>
        <w:pStyle w:val="Bibliography"/>
        <w:rPr>
          <w:lang w:val="en-GB"/>
        </w:rPr>
      </w:pPr>
      <w:r w:rsidRPr="00FF1F2B">
        <w:rPr>
          <w:lang w:val="en-GB"/>
        </w:rPr>
        <w:t xml:space="preserve">Barneche, D.R., Jahn, M. &amp; Seebacher, F. (2019). Warming increases the cost of growth in a model vertebrate. </w:t>
      </w:r>
      <w:r w:rsidRPr="00FF1F2B">
        <w:rPr>
          <w:i/>
          <w:iCs/>
          <w:lang w:val="en-GB"/>
        </w:rPr>
        <w:t>Functional Ecology</w:t>
      </w:r>
      <w:r w:rsidRPr="00FF1F2B">
        <w:rPr>
          <w:lang w:val="en-GB"/>
        </w:rPr>
        <w:t>, 33, 1256–1266.</w:t>
      </w:r>
    </w:p>
    <w:p w14:paraId="3AE27B28" w14:textId="77777777" w:rsidR="00FF1F2B" w:rsidRPr="00FF1F2B" w:rsidRDefault="00FF1F2B" w:rsidP="00FF1F2B">
      <w:pPr>
        <w:pStyle w:val="Bibliography"/>
        <w:rPr>
          <w:lang w:val="en-GB"/>
        </w:rPr>
      </w:pPr>
      <w:r w:rsidRPr="00FF1F2B">
        <w:rPr>
          <w:lang w:val="en-GB"/>
        </w:rPr>
        <w:t xml:space="preserve">Baudron, A.R., Needle, C.L., Rijnsdorp, A.D. &amp; Marshall, C.T. (2014). Warming temperatures and smaller body sizes: synchronous changes in growth of North Sea fishes. </w:t>
      </w:r>
      <w:r w:rsidRPr="00FF1F2B">
        <w:rPr>
          <w:i/>
          <w:iCs/>
          <w:lang w:val="en-GB"/>
        </w:rPr>
        <w:t>Global Change Biology</w:t>
      </w:r>
      <w:r w:rsidRPr="00FF1F2B">
        <w:rPr>
          <w:lang w:val="en-GB"/>
        </w:rPr>
        <w:t>, 20, 1023–1031.</w:t>
      </w:r>
    </w:p>
    <w:p w14:paraId="1D9B8EB7" w14:textId="77777777" w:rsidR="00FF1F2B" w:rsidRPr="00FF1F2B" w:rsidRDefault="00FF1F2B" w:rsidP="00FF1F2B">
      <w:pPr>
        <w:pStyle w:val="Bibliography"/>
        <w:rPr>
          <w:lang w:val="en-GB"/>
        </w:rPr>
      </w:pPr>
      <w:r w:rsidRPr="00FF1F2B">
        <w:rPr>
          <w:lang w:val="en-GB"/>
        </w:rPr>
        <w:t xml:space="preserve">Beamish, F.W.H. (1964). Respiration of fishes with special emphasis on standard oxygen consumption: II. Influence of weight and temperature on respiration of several species. </w:t>
      </w:r>
      <w:r w:rsidRPr="00FF1F2B">
        <w:rPr>
          <w:i/>
          <w:iCs/>
          <w:lang w:val="en-GB"/>
        </w:rPr>
        <w:t>Canadian Journal of Zoology/Revue Canadienne de Zoologie</w:t>
      </w:r>
      <w:r w:rsidRPr="00FF1F2B">
        <w:rPr>
          <w:lang w:val="en-GB"/>
        </w:rPr>
        <w:t>, 42, 177–188.</w:t>
      </w:r>
    </w:p>
    <w:p w14:paraId="73BECC82" w14:textId="77777777" w:rsidR="00FF1F2B" w:rsidRPr="00FF1F2B" w:rsidRDefault="00FF1F2B" w:rsidP="00FF1F2B">
      <w:pPr>
        <w:pStyle w:val="Bibliography"/>
        <w:rPr>
          <w:lang w:val="en-GB"/>
        </w:rPr>
      </w:pPr>
      <w:r w:rsidRPr="00FF1F2B">
        <w:rPr>
          <w:lang w:val="en-GB"/>
        </w:rPr>
        <w:t xml:space="preserve">von Bertalanffy, L. (1938). A QUANTITATIVE THEORY OF ORGANIC GROWTH (INQUIRIES ON GROWTH LAWS. II). </w:t>
      </w:r>
      <w:r w:rsidRPr="00FF1F2B">
        <w:rPr>
          <w:i/>
          <w:iCs/>
          <w:lang w:val="en-GB"/>
        </w:rPr>
        <w:t>Human Biology</w:t>
      </w:r>
      <w:r w:rsidRPr="00FF1F2B">
        <w:rPr>
          <w:lang w:val="en-GB"/>
        </w:rPr>
        <w:t>, 10, 181–213.</w:t>
      </w:r>
    </w:p>
    <w:p w14:paraId="79B882BF" w14:textId="77777777" w:rsidR="00FF1F2B" w:rsidRPr="00FF1F2B" w:rsidRDefault="00FF1F2B" w:rsidP="00FF1F2B">
      <w:pPr>
        <w:pStyle w:val="Bibliography"/>
        <w:rPr>
          <w:lang w:val="en-GB"/>
        </w:rPr>
      </w:pPr>
      <w:r w:rsidRPr="00FF1F2B">
        <w:rPr>
          <w:lang w:val="en-GB"/>
        </w:rPr>
        <w:t xml:space="preserve">Blanchard, J.L., Heneghan, R.F., Everett, J.D., Trebilco, R. &amp; Richardson, A.J. (2017). From Bacteria to Whales: Using Functional Size Spectra to Model Marine Ecosystems. </w:t>
      </w:r>
      <w:r w:rsidRPr="00FF1F2B">
        <w:rPr>
          <w:i/>
          <w:iCs/>
          <w:lang w:val="en-GB"/>
        </w:rPr>
        <w:t>Trends in Ecology &amp; Evolution</w:t>
      </w:r>
      <w:r w:rsidRPr="00FF1F2B">
        <w:rPr>
          <w:lang w:val="en-GB"/>
        </w:rPr>
        <w:t>, 32, 174–186.</w:t>
      </w:r>
    </w:p>
    <w:p w14:paraId="367CCC67" w14:textId="77777777" w:rsidR="00FF1F2B" w:rsidRPr="00FF1F2B" w:rsidRDefault="00FF1F2B" w:rsidP="00FF1F2B">
      <w:pPr>
        <w:pStyle w:val="Bibliography"/>
        <w:rPr>
          <w:lang w:val="en-GB"/>
        </w:rPr>
      </w:pPr>
      <w:r w:rsidRPr="00FF1F2B">
        <w:rPr>
          <w:lang w:val="en-GB"/>
        </w:rPr>
        <w:t xml:space="preserve">Bokma, F. (2004). Evidence against universal metabolic allometry. </w:t>
      </w:r>
      <w:r w:rsidRPr="00FF1F2B">
        <w:rPr>
          <w:i/>
          <w:iCs/>
          <w:lang w:val="en-GB"/>
        </w:rPr>
        <w:t>Functional Ecology</w:t>
      </w:r>
      <w:r w:rsidRPr="00FF1F2B">
        <w:rPr>
          <w:lang w:val="en-GB"/>
        </w:rPr>
        <w:t>, 18, 184–187.</w:t>
      </w:r>
    </w:p>
    <w:p w14:paraId="6CBA5E5C" w14:textId="77777777" w:rsidR="00FF1F2B" w:rsidRPr="00FF1F2B" w:rsidRDefault="00FF1F2B" w:rsidP="00FF1F2B">
      <w:pPr>
        <w:pStyle w:val="Bibliography"/>
        <w:rPr>
          <w:lang w:val="en-GB"/>
        </w:rPr>
      </w:pPr>
      <w:r w:rsidRPr="00FF1F2B">
        <w:rPr>
          <w:lang w:val="en-GB"/>
        </w:rPr>
        <w:t xml:space="preserve">Brett, J.R., Shelbourn, J.E. &amp; Shoop, C.T. (1969). Growth Rate and Body Composition of Fingerling Sockeye Salmon, Oncorhynchus nerka, in relation to Temperature and Ration Size. </w:t>
      </w:r>
      <w:r w:rsidRPr="00FF1F2B">
        <w:rPr>
          <w:i/>
          <w:iCs/>
          <w:lang w:val="en-GB"/>
        </w:rPr>
        <w:t>J. Fish. Res. Bd. Can.</w:t>
      </w:r>
      <w:r w:rsidRPr="00FF1F2B">
        <w:rPr>
          <w:lang w:val="en-GB"/>
        </w:rPr>
        <w:t>, 26, 2363–2394.</w:t>
      </w:r>
    </w:p>
    <w:p w14:paraId="44C2F28C" w14:textId="77777777" w:rsidR="00FF1F2B" w:rsidRPr="00FF1F2B" w:rsidRDefault="00FF1F2B" w:rsidP="00FF1F2B">
      <w:pPr>
        <w:pStyle w:val="Bibliography"/>
        <w:rPr>
          <w:lang w:val="en-GB"/>
        </w:rPr>
      </w:pPr>
      <w:r w:rsidRPr="00FF1F2B">
        <w:rPr>
          <w:lang w:val="en-GB"/>
        </w:rPr>
        <w:t xml:space="preserve">Brown, J.H., Gillooly, J.F., Allen, A.P., Savage, V.M. &amp; West, G.B. (2004). TOWARD A METABOLIC THEORY OF ECOLOGY. </w:t>
      </w:r>
      <w:r w:rsidRPr="00FF1F2B">
        <w:rPr>
          <w:i/>
          <w:iCs/>
          <w:lang w:val="en-GB"/>
        </w:rPr>
        <w:t>Ecology</w:t>
      </w:r>
      <w:r w:rsidRPr="00FF1F2B">
        <w:rPr>
          <w:lang w:val="en-GB"/>
        </w:rPr>
        <w:t>, 85, 1771–1789.</w:t>
      </w:r>
    </w:p>
    <w:p w14:paraId="05DFB9E8" w14:textId="77777777" w:rsidR="00FF1F2B" w:rsidRPr="00FF1F2B" w:rsidRDefault="00FF1F2B" w:rsidP="00FF1F2B">
      <w:pPr>
        <w:pStyle w:val="Bibliography"/>
        <w:rPr>
          <w:lang w:val="en-GB"/>
        </w:rPr>
      </w:pPr>
      <w:r w:rsidRPr="00FF1F2B">
        <w:rPr>
          <w:lang w:val="en-GB"/>
        </w:rPr>
        <w:t xml:space="preserve">Cheung, W.W.L., Sarmiento, J.L., Dunne, J., Frölicher, T.L., Lam, V.W.Y., Deng Palomares, M.L., </w:t>
      </w:r>
      <w:r w:rsidRPr="00FF1F2B">
        <w:rPr>
          <w:i/>
          <w:iCs/>
          <w:lang w:val="en-GB"/>
        </w:rPr>
        <w:t>et al.</w:t>
      </w:r>
      <w:r w:rsidRPr="00FF1F2B">
        <w:rPr>
          <w:lang w:val="en-GB"/>
        </w:rPr>
        <w:t xml:space="preserve"> (2013). Shrinking of fishes exacerbates impacts of global ocean changes on marine ecosystems. </w:t>
      </w:r>
      <w:r w:rsidRPr="00FF1F2B">
        <w:rPr>
          <w:i/>
          <w:iCs/>
          <w:lang w:val="en-GB"/>
        </w:rPr>
        <w:t>Nature Climate Change</w:t>
      </w:r>
      <w:r w:rsidRPr="00FF1F2B">
        <w:rPr>
          <w:lang w:val="en-GB"/>
        </w:rPr>
        <w:t>, 3, 254–258.</w:t>
      </w:r>
    </w:p>
    <w:p w14:paraId="72EBB2F9" w14:textId="77777777" w:rsidR="00FF1F2B" w:rsidRPr="00FF1F2B" w:rsidRDefault="00FF1F2B" w:rsidP="00FF1F2B">
      <w:pPr>
        <w:pStyle w:val="Bibliography"/>
        <w:rPr>
          <w:lang w:val="en-GB"/>
        </w:rPr>
      </w:pPr>
      <w:r w:rsidRPr="00FF1F2B">
        <w:rPr>
          <w:lang w:val="en-GB"/>
        </w:rPr>
        <w:t xml:space="preserve">Clarke, A. (2004). Is there a Universal Temperature Dependence of metabolism? </w:t>
      </w:r>
      <w:r w:rsidRPr="00FF1F2B">
        <w:rPr>
          <w:i/>
          <w:iCs/>
          <w:lang w:val="en-GB"/>
        </w:rPr>
        <w:t>Functional Ecology</w:t>
      </w:r>
      <w:r w:rsidRPr="00FF1F2B">
        <w:rPr>
          <w:lang w:val="en-GB"/>
        </w:rPr>
        <w:t>, 18.</w:t>
      </w:r>
    </w:p>
    <w:p w14:paraId="573DF56A" w14:textId="77777777" w:rsidR="00FF1F2B" w:rsidRPr="00FF1F2B" w:rsidRDefault="00FF1F2B" w:rsidP="00FF1F2B">
      <w:pPr>
        <w:pStyle w:val="Bibliography"/>
        <w:rPr>
          <w:lang w:val="en-GB"/>
        </w:rPr>
      </w:pPr>
      <w:r w:rsidRPr="00FF1F2B">
        <w:rPr>
          <w:lang w:val="en-GB"/>
        </w:rPr>
        <w:t xml:space="preserve">Clarke, A. &amp; Johnston, N.M. (1999). Scaling of metabolic rate with body mass and temperature in teleost fish. </w:t>
      </w:r>
      <w:r w:rsidRPr="00FF1F2B">
        <w:rPr>
          <w:i/>
          <w:iCs/>
          <w:lang w:val="en-GB"/>
        </w:rPr>
        <w:t>Journal of Animal Ecology</w:t>
      </w:r>
      <w:r w:rsidRPr="00FF1F2B">
        <w:rPr>
          <w:lang w:val="en-GB"/>
        </w:rPr>
        <w:t>, 68, 893–905.</w:t>
      </w:r>
    </w:p>
    <w:p w14:paraId="7EFCC031" w14:textId="77777777" w:rsidR="00FF1F2B" w:rsidRPr="00FF1F2B" w:rsidRDefault="00FF1F2B" w:rsidP="00FF1F2B">
      <w:pPr>
        <w:pStyle w:val="Bibliography"/>
        <w:rPr>
          <w:lang w:val="en-GB"/>
        </w:rPr>
      </w:pPr>
      <w:r w:rsidRPr="00FF1F2B">
        <w:rPr>
          <w:lang w:val="en-GB"/>
        </w:rPr>
        <w:t xml:space="preserve">Daufresne, M., Lengfellner, K. &amp; Sommer, U. (2009). Global warming benefits the small in aquatic ecosystems. </w:t>
      </w:r>
      <w:r w:rsidRPr="00FF1F2B">
        <w:rPr>
          <w:i/>
          <w:iCs/>
          <w:lang w:val="en-GB"/>
        </w:rPr>
        <w:t>Proceedings of the National Academy of Sciences, USA</w:t>
      </w:r>
      <w:r w:rsidRPr="00FF1F2B">
        <w:rPr>
          <w:lang w:val="en-GB"/>
        </w:rPr>
        <w:t>, 106, 12788–12793.</w:t>
      </w:r>
    </w:p>
    <w:p w14:paraId="41660C17" w14:textId="77777777" w:rsidR="00FF1F2B" w:rsidRPr="00FF1F2B" w:rsidRDefault="00FF1F2B" w:rsidP="00FF1F2B">
      <w:pPr>
        <w:pStyle w:val="Bibliography"/>
        <w:rPr>
          <w:lang w:val="en-GB"/>
        </w:rPr>
      </w:pPr>
      <w:r w:rsidRPr="00FF1F2B">
        <w:rPr>
          <w:lang w:val="en-GB"/>
        </w:rPr>
        <w:t xml:space="preserve">De Roos, A.M. &amp; Persson, L. (2013). </w:t>
      </w:r>
      <w:r w:rsidRPr="00FF1F2B">
        <w:rPr>
          <w:i/>
          <w:iCs/>
          <w:lang w:val="en-GB"/>
        </w:rPr>
        <w:t>Population and community ecology of ontogenetic development</w:t>
      </w:r>
      <w:r w:rsidRPr="00FF1F2B">
        <w:rPr>
          <w:lang w:val="en-GB"/>
        </w:rPr>
        <w:t>. Princeton University Press, Princeton, New Jersey, USA.</w:t>
      </w:r>
    </w:p>
    <w:p w14:paraId="02EAA49A" w14:textId="77777777" w:rsidR="00FF1F2B" w:rsidRPr="00FF1F2B" w:rsidRDefault="00FF1F2B" w:rsidP="00FF1F2B">
      <w:pPr>
        <w:pStyle w:val="Bibliography"/>
        <w:rPr>
          <w:lang w:val="en-GB"/>
        </w:rPr>
      </w:pPr>
      <w:r w:rsidRPr="00FF1F2B">
        <w:rPr>
          <w:lang w:val="en-GB"/>
        </w:rPr>
        <w:t xml:space="preserve">Dell, A.I., Pawar, S. &amp; Savage, V.M. (2011). Systematic variation in the temperature dependence of physiological and ecological traits. </w:t>
      </w:r>
      <w:r w:rsidRPr="00FF1F2B">
        <w:rPr>
          <w:i/>
          <w:iCs/>
          <w:lang w:val="en-GB"/>
        </w:rPr>
        <w:t>Proceedings of the National Academy of Sciences</w:t>
      </w:r>
      <w:r w:rsidRPr="00FF1F2B">
        <w:rPr>
          <w:lang w:val="en-GB"/>
        </w:rPr>
        <w:t>, 108, 10591–10596.</w:t>
      </w:r>
    </w:p>
    <w:p w14:paraId="7EB95E0A" w14:textId="77777777" w:rsidR="00FF1F2B" w:rsidRPr="00FF1F2B" w:rsidRDefault="00FF1F2B" w:rsidP="00FF1F2B">
      <w:pPr>
        <w:pStyle w:val="Bibliography"/>
        <w:rPr>
          <w:lang w:val="en-GB"/>
        </w:rPr>
      </w:pPr>
      <w:r w:rsidRPr="00FF1F2B">
        <w:rPr>
          <w:lang w:val="en-GB"/>
        </w:rPr>
        <w:t xml:space="preserve">Dell, A.I., Pawar, S. &amp; Savage, V.M. (2014). Temperature dependence of trophic interactions are driven by asymmetry of species responses and foraging strategy. </w:t>
      </w:r>
      <w:r w:rsidRPr="00FF1F2B">
        <w:rPr>
          <w:i/>
          <w:iCs/>
          <w:lang w:val="en-GB"/>
        </w:rPr>
        <w:t>Journal of Animal Ecology</w:t>
      </w:r>
      <w:r w:rsidRPr="00FF1F2B">
        <w:rPr>
          <w:lang w:val="en-GB"/>
        </w:rPr>
        <w:t>, 83, 70–84.</w:t>
      </w:r>
    </w:p>
    <w:p w14:paraId="2859AB62" w14:textId="77777777" w:rsidR="00FF1F2B" w:rsidRPr="00FF1F2B" w:rsidRDefault="00FF1F2B" w:rsidP="00FF1F2B">
      <w:pPr>
        <w:pStyle w:val="Bibliography"/>
        <w:rPr>
          <w:lang w:val="en-GB"/>
        </w:rPr>
      </w:pPr>
      <w:r w:rsidRPr="00FF1F2B">
        <w:rPr>
          <w:lang w:val="en-GB"/>
        </w:rPr>
        <w:t xml:space="preserve">Downs, C.J., Hayes, J.P. &amp; Tracy, C.R. (2008). Scaling metabolic rate with body mass and inverse body temperature: A test of the Arrhenius fractal supply model. </w:t>
      </w:r>
      <w:r w:rsidRPr="00FF1F2B">
        <w:rPr>
          <w:i/>
          <w:iCs/>
          <w:lang w:val="en-GB"/>
        </w:rPr>
        <w:t>Functional Ecology</w:t>
      </w:r>
      <w:r w:rsidRPr="00FF1F2B">
        <w:rPr>
          <w:lang w:val="en-GB"/>
        </w:rPr>
        <w:t>, 22, 239–244.</w:t>
      </w:r>
    </w:p>
    <w:p w14:paraId="1310A1DA" w14:textId="77777777" w:rsidR="00FF1F2B" w:rsidRPr="00FF1F2B" w:rsidRDefault="00FF1F2B" w:rsidP="00FF1F2B">
      <w:pPr>
        <w:pStyle w:val="Bibliography"/>
        <w:rPr>
          <w:lang w:val="en-GB"/>
        </w:rPr>
      </w:pPr>
      <w:r w:rsidRPr="00FF1F2B">
        <w:rPr>
          <w:lang w:val="en-GB"/>
        </w:rPr>
        <w:t xml:space="preserve">Elliott, J.M. &amp; Hurley, M.A. (1995). The Functional Relationship between Body Size and Growth Rate in Fish. </w:t>
      </w:r>
      <w:r w:rsidRPr="00FF1F2B">
        <w:rPr>
          <w:i/>
          <w:iCs/>
          <w:lang w:val="en-GB"/>
        </w:rPr>
        <w:t>Functional Ecology</w:t>
      </w:r>
      <w:r w:rsidRPr="00FF1F2B">
        <w:rPr>
          <w:lang w:val="en-GB"/>
        </w:rPr>
        <w:t>, 9, 625.</w:t>
      </w:r>
    </w:p>
    <w:p w14:paraId="001DD41C" w14:textId="77777777" w:rsidR="00FF1F2B" w:rsidRPr="00FF1F2B" w:rsidRDefault="00FF1F2B" w:rsidP="00FF1F2B">
      <w:pPr>
        <w:pStyle w:val="Bibliography"/>
        <w:rPr>
          <w:lang w:val="en-GB"/>
        </w:rPr>
      </w:pPr>
      <w:r w:rsidRPr="00FF1F2B">
        <w:rPr>
          <w:lang w:val="en-GB"/>
        </w:rPr>
        <w:lastRenderedPageBreak/>
        <w:t xml:space="preserve">Englund, G., Öhlund, G., Hein, C.L. &amp; Diehl, S. (2011). Temperature dependence of the functional response. </w:t>
      </w:r>
      <w:r w:rsidRPr="00FF1F2B">
        <w:rPr>
          <w:i/>
          <w:iCs/>
          <w:lang w:val="en-GB"/>
        </w:rPr>
        <w:t>Ecology Letters</w:t>
      </w:r>
      <w:r w:rsidRPr="00FF1F2B">
        <w:rPr>
          <w:lang w:val="en-GB"/>
        </w:rPr>
        <w:t>, 14, 914–921.</w:t>
      </w:r>
    </w:p>
    <w:p w14:paraId="135ED439" w14:textId="77777777" w:rsidR="00FF1F2B" w:rsidRPr="00FF1F2B" w:rsidRDefault="00FF1F2B" w:rsidP="00FF1F2B">
      <w:pPr>
        <w:pStyle w:val="Bibliography"/>
        <w:rPr>
          <w:lang w:val="en-GB"/>
        </w:rPr>
      </w:pPr>
      <w:r w:rsidRPr="00FF1F2B">
        <w:rPr>
          <w:lang w:val="en-GB"/>
        </w:rPr>
        <w:t xml:space="preserve">Essington, T.E., Kitchell, J.F. &amp; Walters, C.J. (2001). The von Bertalanffy growth function, bioenergetics, and the consumption rates of fish. </w:t>
      </w:r>
      <w:r w:rsidRPr="00FF1F2B">
        <w:rPr>
          <w:i/>
          <w:iCs/>
          <w:lang w:val="en-GB"/>
        </w:rPr>
        <w:t>Canadian Journal of Fisheries and Aquatic Sciences</w:t>
      </w:r>
      <w:r w:rsidRPr="00FF1F2B">
        <w:rPr>
          <w:lang w:val="en-GB"/>
        </w:rPr>
        <w:t>, 58, 2129–2138.</w:t>
      </w:r>
    </w:p>
    <w:p w14:paraId="38003BF7" w14:textId="77777777" w:rsidR="00FF1F2B" w:rsidRPr="00FF1F2B" w:rsidRDefault="00FF1F2B" w:rsidP="00FF1F2B">
      <w:pPr>
        <w:pStyle w:val="Bibliography"/>
        <w:rPr>
          <w:lang w:val="en-GB"/>
        </w:rPr>
      </w:pPr>
      <w:r w:rsidRPr="00FF1F2B">
        <w:rPr>
          <w:lang w:val="en-GB"/>
        </w:rPr>
        <w:t xml:space="preserve">Fernández-i-Marín, X. (2016). ggmcmc: Analysis of MCMC Samples and Bayesian Inference. </w:t>
      </w:r>
      <w:r w:rsidRPr="00FF1F2B">
        <w:rPr>
          <w:i/>
          <w:iCs/>
          <w:lang w:val="en-GB"/>
        </w:rPr>
        <w:t>Journal of Statistical Software</w:t>
      </w:r>
      <w:r w:rsidRPr="00FF1F2B">
        <w:rPr>
          <w:lang w:val="en-GB"/>
        </w:rPr>
        <w:t>, 70, 1–20.</w:t>
      </w:r>
    </w:p>
    <w:p w14:paraId="7C094FD8" w14:textId="77777777" w:rsidR="00FF1F2B" w:rsidRPr="00FF1F2B" w:rsidRDefault="00FF1F2B" w:rsidP="00FF1F2B">
      <w:pPr>
        <w:pStyle w:val="Bibliography"/>
        <w:rPr>
          <w:lang w:val="en-GB"/>
        </w:rPr>
      </w:pPr>
      <w:r w:rsidRPr="00FF1F2B">
        <w:rPr>
          <w:lang w:val="en-GB"/>
        </w:rPr>
        <w:t xml:space="preserve">Forster, J., Hirst, A.G. &amp; Atkinson, D. (2012a). Warming-induced reductions in body size are greater in aquatic than terrestrial species. </w:t>
      </w:r>
      <w:r w:rsidRPr="00FF1F2B">
        <w:rPr>
          <w:i/>
          <w:iCs/>
          <w:lang w:val="en-GB"/>
        </w:rPr>
        <w:t>PNAS</w:t>
      </w:r>
      <w:r w:rsidRPr="00FF1F2B">
        <w:rPr>
          <w:lang w:val="en-GB"/>
        </w:rPr>
        <w:t>, 109, 19310–19314.</w:t>
      </w:r>
    </w:p>
    <w:p w14:paraId="0C491113" w14:textId="77777777" w:rsidR="00FF1F2B" w:rsidRPr="00FF1F2B" w:rsidRDefault="00FF1F2B" w:rsidP="00FF1F2B">
      <w:pPr>
        <w:pStyle w:val="Bibliography"/>
        <w:rPr>
          <w:lang w:val="en-GB"/>
        </w:rPr>
      </w:pPr>
      <w:r w:rsidRPr="00FF1F2B">
        <w:rPr>
          <w:lang w:val="en-GB"/>
        </w:rPr>
        <w:t>Forster, J., Hirst, A.G. &amp; Atkinson, D. (2012b). Warming-induced reductions in body size are greater in aquatic than terrestrial species, 109, 19310–19314.</w:t>
      </w:r>
    </w:p>
    <w:p w14:paraId="6A20C643" w14:textId="77777777" w:rsidR="00FF1F2B" w:rsidRPr="00FF1F2B" w:rsidRDefault="00FF1F2B" w:rsidP="00FF1F2B">
      <w:pPr>
        <w:pStyle w:val="Bibliography"/>
        <w:rPr>
          <w:lang w:val="en-GB"/>
        </w:rPr>
      </w:pPr>
      <w:r w:rsidRPr="00FF1F2B">
        <w:rPr>
          <w:lang w:val="en-GB"/>
        </w:rPr>
        <w:t xml:space="preserve">Fossen, E.I.F., Pélabon, C. &amp; Einum, S. (2019). Genetic and environmental effects on the scaling of metabolic rate with body size. </w:t>
      </w:r>
      <w:r w:rsidRPr="00FF1F2B">
        <w:rPr>
          <w:i/>
          <w:iCs/>
          <w:lang w:val="en-GB"/>
        </w:rPr>
        <w:t>Journal of Experimental Biology</w:t>
      </w:r>
      <w:r w:rsidRPr="00FF1F2B">
        <w:rPr>
          <w:lang w:val="en-GB"/>
        </w:rPr>
        <w:t>, 222.</w:t>
      </w:r>
    </w:p>
    <w:p w14:paraId="0662F9AB" w14:textId="77777777" w:rsidR="00FF1F2B" w:rsidRPr="00FF1F2B" w:rsidRDefault="00FF1F2B" w:rsidP="00FF1F2B">
      <w:pPr>
        <w:pStyle w:val="Bibliography"/>
        <w:rPr>
          <w:lang w:val="en-GB"/>
        </w:rPr>
      </w:pPr>
      <w:r w:rsidRPr="00FF1F2B">
        <w:rPr>
          <w:lang w:val="en-GB"/>
        </w:rPr>
        <w:t xml:space="preserve">Froese, R. &amp; Pauly, D. (2016). </w:t>
      </w:r>
      <w:r w:rsidRPr="00FF1F2B">
        <w:rPr>
          <w:i/>
          <w:iCs/>
          <w:lang w:val="en-GB"/>
        </w:rPr>
        <w:t>Editors. FishBase</w:t>
      </w:r>
      <w:r w:rsidRPr="00FF1F2B">
        <w:rPr>
          <w:lang w:val="en-GB"/>
        </w:rPr>
        <w:t>. World Wide Web electronic publication. www.fishbase.org, (10/2016).</w:t>
      </w:r>
    </w:p>
    <w:p w14:paraId="1E10DC3B" w14:textId="77777777" w:rsidR="00FF1F2B" w:rsidRPr="00FF1F2B" w:rsidRDefault="00FF1F2B" w:rsidP="00FF1F2B">
      <w:pPr>
        <w:pStyle w:val="Bibliography"/>
        <w:rPr>
          <w:lang w:val="en-GB"/>
        </w:rPr>
      </w:pPr>
      <w:r w:rsidRPr="00FF1F2B">
        <w:rPr>
          <w:lang w:val="en-GB"/>
        </w:rPr>
        <w:t xml:space="preserve">Gabry, J., Simpson, D., Vehtari, A., Betancourt, M. &amp; Gelman, A. (2019). Visualization in Bayesian workflow. </w:t>
      </w:r>
      <w:r w:rsidRPr="00FF1F2B">
        <w:rPr>
          <w:i/>
          <w:iCs/>
          <w:lang w:val="en-GB"/>
        </w:rPr>
        <w:t>J. R. Stat. Soc. A</w:t>
      </w:r>
      <w:r w:rsidRPr="00FF1F2B">
        <w:rPr>
          <w:lang w:val="en-GB"/>
        </w:rPr>
        <w:t>, 182, 389–402.</w:t>
      </w:r>
    </w:p>
    <w:p w14:paraId="07DD8560" w14:textId="77777777" w:rsidR="00FF1F2B" w:rsidRPr="00FF1F2B" w:rsidRDefault="00FF1F2B" w:rsidP="00FF1F2B">
      <w:pPr>
        <w:pStyle w:val="Bibliography"/>
        <w:rPr>
          <w:lang w:val="en-GB"/>
        </w:rPr>
      </w:pPr>
      <w:r w:rsidRPr="00FF1F2B">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FF1F2B">
        <w:rPr>
          <w:i/>
          <w:iCs/>
          <w:lang w:val="en-GB"/>
        </w:rPr>
        <w:t>Aquaculture International</w:t>
      </w:r>
      <w:r w:rsidRPr="00FF1F2B">
        <w:rPr>
          <w:lang w:val="en-GB"/>
        </w:rPr>
        <w:t>, 19, 131–141.</w:t>
      </w:r>
    </w:p>
    <w:p w14:paraId="5852615B" w14:textId="77777777" w:rsidR="00FF1F2B" w:rsidRPr="00FF1F2B" w:rsidRDefault="00FF1F2B" w:rsidP="00FF1F2B">
      <w:pPr>
        <w:pStyle w:val="Bibliography"/>
        <w:rPr>
          <w:lang w:val="en-GB"/>
        </w:rPr>
      </w:pPr>
      <w:r w:rsidRPr="00FF1F2B">
        <w:rPr>
          <w:lang w:val="en-GB"/>
        </w:rPr>
        <w:t xml:space="preserve">Gardner, J.L., Peters, A., Kearney, M.R., Joseph, L. &amp; Heinsohn, R. (2011). Declining body size: a third universal response to warming? </w:t>
      </w:r>
      <w:r w:rsidRPr="00FF1F2B">
        <w:rPr>
          <w:i/>
          <w:iCs/>
          <w:lang w:val="en-GB"/>
        </w:rPr>
        <w:t>Trends in Ecology &amp; Evolution</w:t>
      </w:r>
      <w:r w:rsidRPr="00FF1F2B">
        <w:rPr>
          <w:lang w:val="en-GB"/>
        </w:rPr>
        <w:t>, 26, 285–291.</w:t>
      </w:r>
    </w:p>
    <w:p w14:paraId="6B6DC3B6" w14:textId="77777777" w:rsidR="00FF1F2B" w:rsidRPr="00FF1F2B" w:rsidRDefault="00FF1F2B" w:rsidP="00FF1F2B">
      <w:pPr>
        <w:pStyle w:val="Bibliography"/>
        <w:rPr>
          <w:lang w:val="en-GB"/>
        </w:rPr>
      </w:pPr>
      <w:r w:rsidRPr="00FF1F2B">
        <w:rPr>
          <w:lang w:val="en-GB"/>
        </w:rPr>
        <w:t xml:space="preserve">Gelman, A. &amp; Rubin, D.B. (1992). Inference from Iterative Simulation Using Multiple Sequences. </w:t>
      </w:r>
      <w:r w:rsidRPr="00FF1F2B">
        <w:rPr>
          <w:i/>
          <w:iCs/>
          <w:lang w:val="en-GB"/>
        </w:rPr>
        <w:t>Statist. Sci.</w:t>
      </w:r>
      <w:r w:rsidRPr="00FF1F2B">
        <w:rPr>
          <w:lang w:val="en-GB"/>
        </w:rPr>
        <w:t>, 7, 457–472.</w:t>
      </w:r>
    </w:p>
    <w:p w14:paraId="6CFA0D48" w14:textId="77777777" w:rsidR="00FF1F2B" w:rsidRPr="00FF1F2B" w:rsidRDefault="00FF1F2B" w:rsidP="00FF1F2B">
      <w:pPr>
        <w:pStyle w:val="Bibliography"/>
        <w:rPr>
          <w:lang w:val="en-GB"/>
        </w:rPr>
      </w:pPr>
      <w:r w:rsidRPr="00FF1F2B">
        <w:rPr>
          <w:lang w:val="en-GB"/>
        </w:rPr>
        <w:t xml:space="preserve">Gillooly, J.F., Brown, J.H., West, G.B., Savage, V.M. &amp; Charnov, E.L. (2001). Effects of size and temperature on metabolic rate. </w:t>
      </w:r>
      <w:r w:rsidRPr="00FF1F2B">
        <w:rPr>
          <w:i/>
          <w:iCs/>
          <w:lang w:val="en-GB"/>
        </w:rPr>
        <w:t>Science</w:t>
      </w:r>
      <w:r w:rsidRPr="00FF1F2B">
        <w:rPr>
          <w:lang w:val="en-GB"/>
        </w:rPr>
        <w:t>, 2248–2251.</w:t>
      </w:r>
    </w:p>
    <w:p w14:paraId="4FDC8036" w14:textId="77777777" w:rsidR="00FF1F2B" w:rsidRPr="00FF1F2B" w:rsidRDefault="00FF1F2B" w:rsidP="00FF1F2B">
      <w:pPr>
        <w:pStyle w:val="Bibliography"/>
        <w:rPr>
          <w:lang w:val="en-GB"/>
        </w:rPr>
      </w:pPr>
      <w:r w:rsidRPr="00FF1F2B">
        <w:rPr>
          <w:lang w:val="en-GB"/>
        </w:rPr>
        <w:t xml:space="preserve">Hartvig, M., Andersen, K.H. &amp; Beyer, J.E. (2011). Food web framework for size-structured populations. </w:t>
      </w:r>
      <w:r w:rsidRPr="00FF1F2B">
        <w:rPr>
          <w:i/>
          <w:iCs/>
          <w:lang w:val="en-GB"/>
        </w:rPr>
        <w:t>Journal of Theoretical Biology</w:t>
      </w:r>
      <w:r w:rsidRPr="00FF1F2B">
        <w:rPr>
          <w:lang w:val="en-GB"/>
        </w:rPr>
        <w:t>, 272, 113–122.</w:t>
      </w:r>
    </w:p>
    <w:p w14:paraId="592F7799" w14:textId="77777777" w:rsidR="00FF1F2B" w:rsidRPr="00FF1F2B" w:rsidRDefault="00FF1F2B" w:rsidP="00FF1F2B">
      <w:pPr>
        <w:pStyle w:val="Bibliography"/>
        <w:rPr>
          <w:lang w:val="en-GB"/>
        </w:rPr>
      </w:pPr>
      <w:r w:rsidRPr="00FF1F2B">
        <w:rPr>
          <w:lang w:val="en-GB"/>
        </w:rPr>
        <w:t>Heincke, F. (1913). Rapp. Proc. Verb. Réun. ICES 16, 1–70.</w:t>
      </w:r>
    </w:p>
    <w:p w14:paraId="0D0C1C93" w14:textId="77777777" w:rsidR="00FF1F2B" w:rsidRPr="00766DCC" w:rsidRDefault="00FF1F2B" w:rsidP="00FF1F2B">
      <w:pPr>
        <w:pStyle w:val="Bibliography"/>
      </w:pPr>
      <w:r w:rsidRPr="00FF1F2B">
        <w:rPr>
          <w:lang w:val="en-GB"/>
        </w:rPr>
        <w:t xml:space="preserve">Horne, C.R., Hirst, Andrew.G. &amp; Atkinson, D. (2015). Temperature-size responses match latitudinal-size clines in arthropods, revealing critical differences between aquatic and terrestrial species. </w:t>
      </w:r>
      <w:r w:rsidRPr="00766DCC">
        <w:rPr>
          <w:i/>
          <w:iCs/>
        </w:rPr>
        <w:t>Ecology Letters</w:t>
      </w:r>
      <w:r w:rsidRPr="00766DCC">
        <w:t>, 18, 327–335.</w:t>
      </w:r>
    </w:p>
    <w:p w14:paraId="24B0EDC6" w14:textId="77777777" w:rsidR="00FF1F2B" w:rsidRPr="00FF1F2B" w:rsidRDefault="00FF1F2B" w:rsidP="00FF1F2B">
      <w:pPr>
        <w:pStyle w:val="Bibliography"/>
        <w:rPr>
          <w:lang w:val="en-GB"/>
        </w:rPr>
      </w:pPr>
      <w:r w:rsidRPr="00766DCC">
        <w:t xml:space="preserve">Huss, M., Lindmark, M., Jacobson, P., van Dorst, R.M. &amp; Gårdmark, A. (2019). </w:t>
      </w:r>
      <w:r w:rsidRPr="00FF1F2B">
        <w:rPr>
          <w:lang w:val="en-GB"/>
        </w:rPr>
        <w:t xml:space="preserve">Experimental evidence of gradual size‐dependent shifts in body size and growth of fish in response to warming. </w:t>
      </w:r>
      <w:r w:rsidRPr="00FF1F2B">
        <w:rPr>
          <w:i/>
          <w:iCs/>
          <w:lang w:val="en-GB"/>
        </w:rPr>
        <w:t>Global Change Biology</w:t>
      </w:r>
      <w:r w:rsidRPr="00FF1F2B">
        <w:rPr>
          <w:lang w:val="en-GB"/>
        </w:rPr>
        <w:t>.</w:t>
      </w:r>
    </w:p>
    <w:p w14:paraId="329E8B83" w14:textId="77777777" w:rsidR="00FF1F2B" w:rsidRPr="00FF1F2B" w:rsidRDefault="00FF1F2B" w:rsidP="00FF1F2B">
      <w:pPr>
        <w:pStyle w:val="Bibliography"/>
        <w:rPr>
          <w:lang w:val="en-GB"/>
        </w:rPr>
      </w:pPr>
      <w:r w:rsidRPr="00FF1F2B">
        <w:rPr>
          <w:lang w:val="en-GB"/>
        </w:rPr>
        <w:t xml:space="preserve">Jerde, C.L., Kraskura, K., Eliason, E.J., Csik, S.R., Stier, A.C. &amp; Taper, M.L. (2019). Strong Evidence for an Intraspecific Metabolic Scaling Coefficient Near 0.89 in Fish. </w:t>
      </w:r>
      <w:r w:rsidRPr="00FF1F2B">
        <w:rPr>
          <w:i/>
          <w:iCs/>
          <w:lang w:val="en-GB"/>
        </w:rPr>
        <w:t>Front. Physiol.</w:t>
      </w:r>
      <w:r w:rsidRPr="00FF1F2B">
        <w:rPr>
          <w:lang w:val="en-GB"/>
        </w:rPr>
        <w:t>, 10, 1166.</w:t>
      </w:r>
    </w:p>
    <w:p w14:paraId="075AFE7B" w14:textId="77777777" w:rsidR="00FF1F2B" w:rsidRPr="00FF1F2B" w:rsidRDefault="00FF1F2B" w:rsidP="00FF1F2B">
      <w:pPr>
        <w:pStyle w:val="Bibliography"/>
        <w:rPr>
          <w:lang w:val="en-GB"/>
        </w:rPr>
      </w:pPr>
      <w:r w:rsidRPr="00FF1F2B">
        <w:rPr>
          <w:lang w:val="en-GB"/>
        </w:rPr>
        <w:t xml:space="preserve">Jobling, M. (1997). Temperature and growth: modulation of growth rate via temperature change. In: </w:t>
      </w:r>
      <w:r w:rsidRPr="00FF1F2B">
        <w:rPr>
          <w:i/>
          <w:iCs/>
          <w:lang w:val="en-GB"/>
        </w:rPr>
        <w:t>Global Warming: Implications for Freshwater and Marine Fish</w:t>
      </w:r>
      <w:r w:rsidRPr="00FF1F2B">
        <w:rPr>
          <w:lang w:val="en-GB"/>
        </w:rPr>
        <w:t xml:space="preserve"> (eds. Wood, C.M. &amp; McDonald, D.G.). Cambridge University Press, Cambridge, pp. 225–254.</w:t>
      </w:r>
    </w:p>
    <w:p w14:paraId="48E158A6" w14:textId="77777777" w:rsidR="00FF1F2B" w:rsidRPr="00FF1F2B" w:rsidRDefault="00FF1F2B" w:rsidP="00FF1F2B">
      <w:pPr>
        <w:pStyle w:val="Bibliography"/>
        <w:rPr>
          <w:lang w:val="en-GB"/>
        </w:rPr>
      </w:pPr>
      <w:r w:rsidRPr="00FF1F2B">
        <w:rPr>
          <w:lang w:val="en-GB"/>
        </w:rPr>
        <w:t xml:space="preserve">Kearney, M. (2019). Reproductive Hyperallometry Does Not Challenge Mechanistic Growth Models. </w:t>
      </w:r>
      <w:r w:rsidRPr="00FF1F2B">
        <w:rPr>
          <w:i/>
          <w:iCs/>
          <w:lang w:val="en-GB"/>
        </w:rPr>
        <w:t>Trends in Ecology &amp; Evolution</w:t>
      </w:r>
      <w:r w:rsidRPr="00FF1F2B">
        <w:rPr>
          <w:lang w:val="en-GB"/>
        </w:rPr>
        <w:t>, 34, 275–276.</w:t>
      </w:r>
    </w:p>
    <w:p w14:paraId="0812B957" w14:textId="77777777" w:rsidR="00FF1F2B" w:rsidRPr="00FF1F2B" w:rsidRDefault="00FF1F2B" w:rsidP="00FF1F2B">
      <w:pPr>
        <w:pStyle w:val="Bibliography"/>
        <w:rPr>
          <w:lang w:val="en-GB"/>
        </w:rPr>
      </w:pPr>
      <w:r w:rsidRPr="00FF1F2B">
        <w:rPr>
          <w:lang w:val="en-GB"/>
        </w:rPr>
        <w:t xml:space="preserve">Killen, S.S., Atkinson, D. &amp; Glazier, D.S. (2010). The intraspecific scaling of metabolic rate with body mass in fishes depends on lifestyle and temperature. </w:t>
      </w:r>
      <w:r w:rsidRPr="00FF1F2B">
        <w:rPr>
          <w:i/>
          <w:iCs/>
          <w:lang w:val="en-GB"/>
        </w:rPr>
        <w:t>Ecology Letters</w:t>
      </w:r>
      <w:r w:rsidRPr="00FF1F2B">
        <w:rPr>
          <w:lang w:val="en-GB"/>
        </w:rPr>
        <w:t>, 13, 184–193.</w:t>
      </w:r>
    </w:p>
    <w:p w14:paraId="515CFAB2" w14:textId="77777777" w:rsidR="00FF1F2B" w:rsidRPr="00FF1F2B" w:rsidRDefault="00FF1F2B" w:rsidP="00FF1F2B">
      <w:pPr>
        <w:pStyle w:val="Bibliography"/>
        <w:rPr>
          <w:lang w:val="en-GB"/>
        </w:rPr>
      </w:pPr>
      <w:r w:rsidRPr="00FF1F2B">
        <w:rPr>
          <w:lang w:val="en-GB"/>
        </w:rPr>
        <w:lastRenderedPageBreak/>
        <w:t xml:space="preserve">Kitchell, J.F., Stewart, D.J. &amp; Weininger, D. (1977). Applications of a bioenergetics model to yellow perch (Perca flavescens) and walleye (Stizostedion vitreum vitreum). </w:t>
      </w:r>
      <w:r w:rsidRPr="00FF1F2B">
        <w:rPr>
          <w:i/>
          <w:iCs/>
          <w:lang w:val="en-GB"/>
        </w:rPr>
        <w:t>Journal of the Fisheries Board of Canada</w:t>
      </w:r>
      <w:r w:rsidRPr="00FF1F2B">
        <w:rPr>
          <w:lang w:val="en-GB"/>
        </w:rPr>
        <w:t>, 34, 1922–1935.</w:t>
      </w:r>
    </w:p>
    <w:p w14:paraId="770A726D" w14:textId="77777777" w:rsidR="00FF1F2B" w:rsidRPr="00FF1F2B" w:rsidRDefault="00FF1F2B" w:rsidP="00FF1F2B">
      <w:pPr>
        <w:pStyle w:val="Bibliography"/>
        <w:rPr>
          <w:lang w:val="en-GB"/>
        </w:rPr>
      </w:pPr>
      <w:r w:rsidRPr="00FF1F2B">
        <w:rPr>
          <w:lang w:val="en-GB"/>
        </w:rPr>
        <w:t xml:space="preserve">Kooijman, S.A.L.M. (1993). </w:t>
      </w:r>
      <w:r w:rsidRPr="00FF1F2B">
        <w:rPr>
          <w:i/>
          <w:iCs/>
          <w:lang w:val="en-GB"/>
        </w:rPr>
        <w:t>Dynamic energy budgets in biological systems</w:t>
      </w:r>
      <w:r w:rsidRPr="00FF1F2B">
        <w:rPr>
          <w:lang w:val="en-GB"/>
        </w:rPr>
        <w:t>. Cambridge University Press.</w:t>
      </w:r>
    </w:p>
    <w:p w14:paraId="66D4B1C9" w14:textId="77777777" w:rsidR="00FF1F2B" w:rsidRPr="00FF1F2B" w:rsidRDefault="00FF1F2B" w:rsidP="00FF1F2B">
      <w:pPr>
        <w:pStyle w:val="Bibliography"/>
        <w:rPr>
          <w:lang w:val="en-GB"/>
        </w:rPr>
      </w:pPr>
      <w:r w:rsidRPr="00FF1F2B">
        <w:rPr>
          <w:lang w:val="en-GB"/>
        </w:rPr>
        <w:t xml:space="preserve">Lefevre, S., McKenzie, D.J. &amp; Nilsson, G.E. (2017). Models projecting the fate of fish populations under climate change need to be based on valid physiological mechanisms. </w:t>
      </w:r>
      <w:r w:rsidRPr="00FF1F2B">
        <w:rPr>
          <w:i/>
          <w:iCs/>
          <w:lang w:val="en-GB"/>
        </w:rPr>
        <w:t>Global Change Biology</w:t>
      </w:r>
      <w:r w:rsidRPr="00FF1F2B">
        <w:rPr>
          <w:lang w:val="en-GB"/>
        </w:rPr>
        <w:t>, 23, 3449–3459.</w:t>
      </w:r>
    </w:p>
    <w:p w14:paraId="08B56555" w14:textId="77777777" w:rsidR="00FF1F2B" w:rsidRPr="00FF1F2B" w:rsidRDefault="00FF1F2B" w:rsidP="00FF1F2B">
      <w:pPr>
        <w:pStyle w:val="Bibliography"/>
        <w:rPr>
          <w:lang w:val="en-GB"/>
        </w:rPr>
      </w:pPr>
      <w:r w:rsidRPr="00FF1F2B">
        <w:rPr>
          <w:lang w:val="en-GB"/>
        </w:rPr>
        <w:t xml:space="preserve">Lindmark, M., Huss, M., Ohlberger, J. &amp; Gårdmark, A. (2018). Temperature-dependent body size effects determine population responses to climate warming. </w:t>
      </w:r>
      <w:r w:rsidRPr="00FF1F2B">
        <w:rPr>
          <w:i/>
          <w:iCs/>
          <w:lang w:val="en-GB"/>
        </w:rPr>
        <w:t>Ecology Letters</w:t>
      </w:r>
      <w:r w:rsidRPr="00FF1F2B">
        <w:rPr>
          <w:lang w:val="en-GB"/>
        </w:rPr>
        <w:t>, 21, 181–189.</w:t>
      </w:r>
    </w:p>
    <w:p w14:paraId="31FD2447" w14:textId="77777777" w:rsidR="00FF1F2B" w:rsidRPr="00FF1F2B" w:rsidRDefault="00FF1F2B" w:rsidP="00FF1F2B">
      <w:pPr>
        <w:pStyle w:val="Bibliography"/>
        <w:rPr>
          <w:lang w:val="en-GB"/>
        </w:rPr>
      </w:pPr>
      <w:r w:rsidRPr="00FF1F2B">
        <w:rPr>
          <w:lang w:val="en-GB"/>
        </w:rPr>
        <w:t xml:space="preserve">Marshall, D.J. &amp; White, C.R. (2019a). Aquatic Life History Trajectories Are Shaped by Selection, Not Oxygen Limitation. </w:t>
      </w:r>
      <w:r w:rsidRPr="00FF1F2B">
        <w:rPr>
          <w:i/>
          <w:iCs/>
          <w:lang w:val="en-GB"/>
        </w:rPr>
        <w:t>Trends in Ecology &amp; Evolution</w:t>
      </w:r>
      <w:r w:rsidRPr="00FF1F2B">
        <w:rPr>
          <w:lang w:val="en-GB"/>
        </w:rPr>
        <w:t>.</w:t>
      </w:r>
    </w:p>
    <w:p w14:paraId="57658CB0" w14:textId="77777777" w:rsidR="00FF1F2B" w:rsidRPr="00FF1F2B" w:rsidRDefault="00FF1F2B" w:rsidP="00FF1F2B">
      <w:pPr>
        <w:pStyle w:val="Bibliography"/>
        <w:rPr>
          <w:lang w:val="en-GB"/>
        </w:rPr>
      </w:pPr>
      <w:r w:rsidRPr="00FF1F2B">
        <w:rPr>
          <w:lang w:val="en-GB"/>
        </w:rPr>
        <w:t xml:space="preserve">Marshall, D.J. &amp; White, C.R. (2019b). Have We Outgrown the Existing Models of Growth? </w:t>
      </w:r>
      <w:r w:rsidRPr="00FF1F2B">
        <w:rPr>
          <w:i/>
          <w:iCs/>
          <w:lang w:val="en-GB"/>
        </w:rPr>
        <w:t>Trends in Ecology &amp; Evolution</w:t>
      </w:r>
      <w:r w:rsidRPr="00FF1F2B">
        <w:rPr>
          <w:lang w:val="en-GB"/>
        </w:rPr>
        <w:t>, 34, 102–111.</w:t>
      </w:r>
    </w:p>
    <w:p w14:paraId="6DD30E0E" w14:textId="77777777" w:rsidR="00FF1F2B" w:rsidRPr="00FF1F2B" w:rsidRDefault="00FF1F2B" w:rsidP="00FF1F2B">
      <w:pPr>
        <w:pStyle w:val="Bibliography"/>
        <w:rPr>
          <w:lang w:val="en-GB"/>
        </w:rPr>
      </w:pPr>
      <w:r w:rsidRPr="00FF1F2B">
        <w:rPr>
          <w:lang w:val="en-GB"/>
        </w:rPr>
        <w:t xml:space="preserve">Maury, O. &amp; Poggiale, J.-C. (2013). From individuals to populations to communities: A dynamic energy budget model of marine ecosystem size-spectrum including life history diversity. </w:t>
      </w:r>
      <w:r w:rsidRPr="00FF1F2B">
        <w:rPr>
          <w:i/>
          <w:iCs/>
          <w:lang w:val="en-GB"/>
        </w:rPr>
        <w:t>Journal of Theoretical Biology</w:t>
      </w:r>
      <w:r w:rsidRPr="00FF1F2B">
        <w:rPr>
          <w:lang w:val="en-GB"/>
        </w:rPr>
        <w:t>, 324, 52–71.</w:t>
      </w:r>
    </w:p>
    <w:p w14:paraId="54CF3249" w14:textId="77777777" w:rsidR="00FF1F2B" w:rsidRPr="00FF1F2B" w:rsidRDefault="00FF1F2B" w:rsidP="00FF1F2B">
      <w:pPr>
        <w:pStyle w:val="Bibliography"/>
        <w:rPr>
          <w:lang w:val="en-GB"/>
        </w:rPr>
      </w:pPr>
      <w:r w:rsidRPr="00FF1F2B">
        <w:rPr>
          <w:lang w:val="en-GB"/>
        </w:rPr>
        <w:t xml:space="preserve">Morita, K., Fukuwaka, M., Tanimata, N. &amp; Yamamura, O. (2010). Size-dependent thermal preferences in a pelagic fish. </w:t>
      </w:r>
      <w:r w:rsidRPr="00FF1F2B">
        <w:rPr>
          <w:i/>
          <w:iCs/>
          <w:lang w:val="en-GB"/>
        </w:rPr>
        <w:t>Oikos</w:t>
      </w:r>
      <w:r w:rsidRPr="00FF1F2B">
        <w:rPr>
          <w:lang w:val="en-GB"/>
        </w:rPr>
        <w:t>, 119, 1265–1272.</w:t>
      </w:r>
    </w:p>
    <w:p w14:paraId="2BC8F675" w14:textId="77777777" w:rsidR="00FF1F2B" w:rsidRPr="00FF1F2B" w:rsidRDefault="00FF1F2B" w:rsidP="00FF1F2B">
      <w:pPr>
        <w:pStyle w:val="Bibliography"/>
        <w:rPr>
          <w:lang w:val="en-GB"/>
        </w:rPr>
      </w:pPr>
      <w:r w:rsidRPr="00FF1F2B">
        <w:rPr>
          <w:lang w:val="en-GB"/>
        </w:rPr>
        <w:t xml:space="preserve">Nelson, J.A. (2016). Oxygen consumption rate v. rate of energy utilization of fishes: a comparison and brief history of the two measurements. </w:t>
      </w:r>
      <w:r w:rsidRPr="00FF1F2B">
        <w:rPr>
          <w:i/>
          <w:iCs/>
          <w:lang w:val="en-GB"/>
        </w:rPr>
        <w:t>Journal of Fish Biology</w:t>
      </w:r>
      <w:r w:rsidRPr="00FF1F2B">
        <w:rPr>
          <w:lang w:val="en-GB"/>
        </w:rPr>
        <w:t>, 88, 10–25.</w:t>
      </w:r>
    </w:p>
    <w:p w14:paraId="57A3BB79" w14:textId="77777777" w:rsidR="00FF1F2B" w:rsidRPr="00FF1F2B" w:rsidRDefault="00FF1F2B" w:rsidP="00FF1F2B">
      <w:pPr>
        <w:pStyle w:val="Bibliography"/>
        <w:rPr>
          <w:lang w:val="en-GB"/>
        </w:rPr>
      </w:pPr>
      <w:r w:rsidRPr="00FF1F2B">
        <w:rPr>
          <w:lang w:val="en-GB"/>
        </w:rPr>
        <w:t xml:space="preserve">Neubauer, P. &amp; Andersen, K.H. (2019). Thermal performance of fish is explained by an interplay between physiology, behaviour and ecology. </w:t>
      </w:r>
      <w:r w:rsidRPr="00FF1F2B">
        <w:rPr>
          <w:i/>
          <w:iCs/>
          <w:lang w:val="en-GB"/>
        </w:rPr>
        <w:t>Conserv Physiol</w:t>
      </w:r>
      <w:r w:rsidRPr="00FF1F2B">
        <w:rPr>
          <w:lang w:val="en-GB"/>
        </w:rPr>
        <w:t>, 7.</w:t>
      </w:r>
    </w:p>
    <w:p w14:paraId="3F5BEA0C" w14:textId="77777777" w:rsidR="00FF1F2B" w:rsidRPr="00FF1F2B" w:rsidRDefault="00FF1F2B" w:rsidP="00FF1F2B">
      <w:pPr>
        <w:pStyle w:val="Bibliography"/>
        <w:rPr>
          <w:lang w:val="en-GB"/>
        </w:rPr>
      </w:pPr>
      <w:r w:rsidRPr="00FF1F2B">
        <w:rPr>
          <w:lang w:val="en-GB"/>
        </w:rPr>
        <w:t xml:space="preserve">Neuheimer, A.B., Thresher, R.E., Lyle, J.M. &amp; Semmens, J.M. (2011). Tolerance limit for fish growth exceeded by warming waters. </w:t>
      </w:r>
      <w:r w:rsidRPr="00FF1F2B">
        <w:rPr>
          <w:i/>
          <w:iCs/>
          <w:lang w:val="en-GB"/>
        </w:rPr>
        <w:t>Nature Climate Change</w:t>
      </w:r>
      <w:r w:rsidRPr="00FF1F2B">
        <w:rPr>
          <w:lang w:val="en-GB"/>
        </w:rPr>
        <w:t>, 1, 110–113.</w:t>
      </w:r>
    </w:p>
    <w:p w14:paraId="442EA713" w14:textId="77777777" w:rsidR="00FF1F2B" w:rsidRPr="00FF1F2B" w:rsidRDefault="00FF1F2B" w:rsidP="00FF1F2B">
      <w:pPr>
        <w:pStyle w:val="Bibliography"/>
        <w:rPr>
          <w:lang w:val="en-GB"/>
        </w:rPr>
      </w:pPr>
      <w:r w:rsidRPr="00FF1F2B">
        <w:rPr>
          <w:lang w:val="en-GB"/>
        </w:rPr>
        <w:t xml:space="preserve">Ohlberger, J. (2013a). Climate warming and ectotherm body size – from individual physiology to community ecology. </w:t>
      </w:r>
      <w:r w:rsidRPr="00FF1F2B">
        <w:rPr>
          <w:i/>
          <w:iCs/>
          <w:lang w:val="en-GB"/>
        </w:rPr>
        <w:t>Functional Ecology</w:t>
      </w:r>
      <w:r w:rsidRPr="00FF1F2B">
        <w:rPr>
          <w:lang w:val="en-GB"/>
        </w:rPr>
        <w:t>, 27, 991–1001.</w:t>
      </w:r>
    </w:p>
    <w:p w14:paraId="4CCC6023" w14:textId="77777777" w:rsidR="00FF1F2B" w:rsidRPr="00FF1F2B" w:rsidRDefault="00FF1F2B" w:rsidP="00FF1F2B">
      <w:pPr>
        <w:pStyle w:val="Bibliography"/>
        <w:rPr>
          <w:lang w:val="en-GB"/>
        </w:rPr>
      </w:pPr>
      <w:r w:rsidRPr="00FF1F2B">
        <w:rPr>
          <w:lang w:val="en-GB"/>
        </w:rPr>
        <w:t xml:space="preserve">Ohlberger, J. (2013b). Climate warming and ectotherm body size - from individual physiology to community ecology. </w:t>
      </w:r>
      <w:r w:rsidRPr="00FF1F2B">
        <w:rPr>
          <w:i/>
          <w:iCs/>
          <w:lang w:val="en-GB"/>
        </w:rPr>
        <w:t>Functional Ecology</w:t>
      </w:r>
      <w:r w:rsidRPr="00FF1F2B">
        <w:rPr>
          <w:lang w:val="en-GB"/>
        </w:rPr>
        <w:t>, 27, 991–1001.</w:t>
      </w:r>
    </w:p>
    <w:p w14:paraId="57910F8E" w14:textId="77777777" w:rsidR="00FF1F2B" w:rsidRPr="00FF1F2B" w:rsidRDefault="00FF1F2B" w:rsidP="00FF1F2B">
      <w:pPr>
        <w:pStyle w:val="Bibliography"/>
        <w:rPr>
          <w:lang w:val="en-GB"/>
        </w:rPr>
      </w:pPr>
      <w:r w:rsidRPr="00FF1F2B">
        <w:rPr>
          <w:lang w:val="en-GB"/>
        </w:rPr>
        <w:t xml:space="preserve">Ohlberger, J., Mehner, Thomas., Staaks, Georg. &amp; Hölker, Franz. (2012). Intraspecific temperature dependence of the scaling of metabolic rate with body mass in fishes and its ecological implications. </w:t>
      </w:r>
      <w:r w:rsidRPr="00FF1F2B">
        <w:rPr>
          <w:i/>
          <w:iCs/>
          <w:lang w:val="en-GB"/>
        </w:rPr>
        <w:t>Oikos</w:t>
      </w:r>
      <w:r w:rsidRPr="00FF1F2B">
        <w:rPr>
          <w:lang w:val="en-GB"/>
        </w:rPr>
        <w:t>, 121, 245–251.</w:t>
      </w:r>
    </w:p>
    <w:p w14:paraId="730EA98D" w14:textId="77777777" w:rsidR="00FF1F2B" w:rsidRPr="00FF1F2B" w:rsidRDefault="00FF1F2B" w:rsidP="00FF1F2B">
      <w:pPr>
        <w:pStyle w:val="Bibliography"/>
        <w:rPr>
          <w:lang w:val="en-GB"/>
        </w:rPr>
      </w:pPr>
      <w:r w:rsidRPr="00FF1F2B">
        <w:rPr>
          <w:lang w:val="en-GB"/>
        </w:rPr>
        <w:t xml:space="preserve">Pauly, D. (2019). Female Fish Grow Bigger – Let’s Deal with It. </w:t>
      </w:r>
      <w:r w:rsidRPr="00FF1F2B">
        <w:rPr>
          <w:i/>
          <w:iCs/>
          <w:lang w:val="en-GB"/>
        </w:rPr>
        <w:t>Trends in Ecology &amp; Evolution</w:t>
      </w:r>
      <w:r w:rsidRPr="00FF1F2B">
        <w:rPr>
          <w:lang w:val="en-GB"/>
        </w:rPr>
        <w:t>.</w:t>
      </w:r>
    </w:p>
    <w:p w14:paraId="148B86CD" w14:textId="77777777" w:rsidR="00FF1F2B" w:rsidRPr="00FF1F2B" w:rsidRDefault="00FF1F2B" w:rsidP="00FF1F2B">
      <w:pPr>
        <w:pStyle w:val="Bibliography"/>
        <w:rPr>
          <w:lang w:val="en-GB"/>
        </w:rPr>
      </w:pPr>
      <w:r w:rsidRPr="00FF1F2B">
        <w:rPr>
          <w:lang w:val="en-GB"/>
        </w:rPr>
        <w:t xml:space="preserve">Pauly, D. &amp; Cheung, W.W.L. (2018). Sound physiological knowledge and principles in modeling shrinking of fishes under climate change. </w:t>
      </w:r>
      <w:r w:rsidRPr="00FF1F2B">
        <w:rPr>
          <w:i/>
          <w:iCs/>
          <w:lang w:val="en-GB"/>
        </w:rPr>
        <w:t>Global Change Biology</w:t>
      </w:r>
      <w:r w:rsidRPr="00FF1F2B">
        <w:rPr>
          <w:lang w:val="en-GB"/>
        </w:rPr>
        <w:t>, 24, e15–e26.</w:t>
      </w:r>
    </w:p>
    <w:p w14:paraId="47BF349F" w14:textId="77777777" w:rsidR="00FF1F2B" w:rsidRPr="00FF1F2B" w:rsidRDefault="00FF1F2B" w:rsidP="00FF1F2B">
      <w:pPr>
        <w:pStyle w:val="Bibliography"/>
        <w:rPr>
          <w:lang w:val="en-GB"/>
        </w:rPr>
      </w:pPr>
      <w:r w:rsidRPr="00FF1F2B">
        <w:rPr>
          <w:lang w:val="en-GB"/>
        </w:rPr>
        <w:t xml:space="preserve">Plummer, M. (2003). JAGS: A program for analysis of Bayesian graphical models using Gibbs sampling. </w:t>
      </w:r>
      <w:r w:rsidRPr="00FF1F2B">
        <w:rPr>
          <w:i/>
          <w:iCs/>
          <w:lang w:val="en-GB"/>
        </w:rPr>
        <w:t>Working Papers</w:t>
      </w:r>
      <w:r w:rsidRPr="00FF1F2B">
        <w:rPr>
          <w:lang w:val="en-GB"/>
        </w:rPr>
        <w:t>, 8.</w:t>
      </w:r>
    </w:p>
    <w:p w14:paraId="0D52A2EA" w14:textId="77777777" w:rsidR="00FF1F2B" w:rsidRPr="00FF1F2B" w:rsidRDefault="00FF1F2B" w:rsidP="00FF1F2B">
      <w:pPr>
        <w:pStyle w:val="Bibliography"/>
        <w:rPr>
          <w:lang w:val="en-GB"/>
        </w:rPr>
      </w:pPr>
      <w:r w:rsidRPr="00FF1F2B">
        <w:rPr>
          <w:lang w:val="en-GB"/>
        </w:rPr>
        <w:t xml:space="preserve">Plummer, M. (2019). </w:t>
      </w:r>
      <w:r w:rsidRPr="00FF1F2B">
        <w:rPr>
          <w:i/>
          <w:iCs/>
          <w:lang w:val="en-GB"/>
        </w:rPr>
        <w:t>rjags</w:t>
      </w:r>
      <w:r w:rsidRPr="00FF1F2B">
        <w:rPr>
          <w:lang w:val="en-GB"/>
        </w:rPr>
        <w:t>.</w:t>
      </w:r>
    </w:p>
    <w:p w14:paraId="364094BE" w14:textId="77777777" w:rsidR="00FF1F2B" w:rsidRPr="00FF1F2B" w:rsidRDefault="00FF1F2B" w:rsidP="00FF1F2B">
      <w:pPr>
        <w:pStyle w:val="Bibliography"/>
        <w:rPr>
          <w:lang w:val="en-GB"/>
        </w:rPr>
      </w:pPr>
      <w:r w:rsidRPr="00FF1F2B">
        <w:rPr>
          <w:lang w:val="en-GB"/>
        </w:rPr>
        <w:t xml:space="preserve">Pörtner, H.O. &amp; Knust, R. (2007). Climate change affects marine fishes through the oxygen limitation of thermal tolerance. </w:t>
      </w:r>
      <w:r w:rsidRPr="00FF1F2B">
        <w:rPr>
          <w:i/>
          <w:iCs/>
          <w:lang w:val="en-GB"/>
        </w:rPr>
        <w:t>Science</w:t>
      </w:r>
      <w:r w:rsidRPr="00FF1F2B">
        <w:rPr>
          <w:lang w:val="en-GB"/>
        </w:rPr>
        <w:t>, 315, 95–97.</w:t>
      </w:r>
    </w:p>
    <w:p w14:paraId="66971D87" w14:textId="77777777" w:rsidR="00FF1F2B" w:rsidRPr="00FF1F2B" w:rsidRDefault="00FF1F2B" w:rsidP="00FF1F2B">
      <w:pPr>
        <w:pStyle w:val="Bibliography"/>
        <w:rPr>
          <w:lang w:val="en-GB"/>
        </w:rPr>
      </w:pPr>
      <w:r w:rsidRPr="00FF1F2B">
        <w:rPr>
          <w:lang w:val="en-GB"/>
        </w:rPr>
        <w:t xml:space="preserve">Pütter, A. (1920). Studien über physiologische Ähnlichkeit VI. Wachstumsähnlichkeiten. </w:t>
      </w:r>
      <w:r w:rsidRPr="00FF1F2B">
        <w:rPr>
          <w:i/>
          <w:iCs/>
          <w:lang w:val="en-GB"/>
        </w:rPr>
        <w:t>Pflügers Arch.</w:t>
      </w:r>
      <w:r w:rsidRPr="00FF1F2B">
        <w:rPr>
          <w:lang w:val="en-GB"/>
        </w:rPr>
        <w:t>, 180, 298–340.</w:t>
      </w:r>
    </w:p>
    <w:p w14:paraId="4E54C272" w14:textId="77777777" w:rsidR="00FF1F2B" w:rsidRPr="00FF1F2B" w:rsidRDefault="00FF1F2B" w:rsidP="00FF1F2B">
      <w:pPr>
        <w:pStyle w:val="Bibliography"/>
        <w:rPr>
          <w:lang w:val="en-GB"/>
        </w:rPr>
      </w:pPr>
      <w:r w:rsidRPr="00FF1F2B">
        <w:rPr>
          <w:lang w:val="en-GB"/>
        </w:rPr>
        <w:t xml:space="preserve">R Core Team. (2018). </w:t>
      </w:r>
      <w:r w:rsidRPr="00FF1F2B">
        <w:rPr>
          <w:i/>
          <w:iCs/>
          <w:lang w:val="en-GB"/>
        </w:rPr>
        <w:t>R: A Language and Environment for Statistical Computing. R Foundation for Statistical Computing</w:t>
      </w:r>
      <w:r w:rsidRPr="00FF1F2B">
        <w:rPr>
          <w:lang w:val="en-GB"/>
        </w:rPr>
        <w:t>. Vienna, Austria.</w:t>
      </w:r>
    </w:p>
    <w:p w14:paraId="24B479AA" w14:textId="77777777" w:rsidR="00FF1F2B" w:rsidRPr="00FF1F2B" w:rsidRDefault="00FF1F2B" w:rsidP="00FF1F2B">
      <w:pPr>
        <w:pStyle w:val="Bibliography"/>
        <w:rPr>
          <w:lang w:val="en-GB"/>
        </w:rPr>
      </w:pPr>
      <w:r w:rsidRPr="00FF1F2B">
        <w:rPr>
          <w:lang w:val="en-GB"/>
        </w:rPr>
        <w:t xml:space="preserve">Rall, B.C., Brose, U., Hartvig, M., Kalinkat, G., Schwarzmuller, F., Vucic-Pestic, O., </w:t>
      </w:r>
      <w:r w:rsidRPr="00FF1F2B">
        <w:rPr>
          <w:i/>
          <w:iCs/>
          <w:lang w:val="en-GB"/>
        </w:rPr>
        <w:t>et al.</w:t>
      </w:r>
      <w:r w:rsidRPr="00FF1F2B">
        <w:rPr>
          <w:lang w:val="en-GB"/>
        </w:rPr>
        <w:t xml:space="preserve"> (2012). Universal temperature and body-mass scaling of feeding rates. </w:t>
      </w:r>
      <w:r w:rsidRPr="00FF1F2B">
        <w:rPr>
          <w:i/>
          <w:iCs/>
          <w:lang w:val="en-GB"/>
        </w:rPr>
        <w:t xml:space="preserve">Philosophical </w:t>
      </w:r>
      <w:r w:rsidRPr="00FF1F2B">
        <w:rPr>
          <w:i/>
          <w:iCs/>
          <w:lang w:val="en-GB"/>
        </w:rPr>
        <w:lastRenderedPageBreak/>
        <w:t>Transactions of the Royal Society of London, Series B: Biological Sciences</w:t>
      </w:r>
      <w:r w:rsidRPr="00FF1F2B">
        <w:rPr>
          <w:lang w:val="en-GB"/>
        </w:rPr>
        <w:t>, 367, 2923–2934.</w:t>
      </w:r>
    </w:p>
    <w:p w14:paraId="3AAC37F7" w14:textId="77777777" w:rsidR="00FF1F2B" w:rsidRPr="00FF1F2B" w:rsidRDefault="00FF1F2B" w:rsidP="00FF1F2B">
      <w:pPr>
        <w:pStyle w:val="Bibliography"/>
        <w:rPr>
          <w:lang w:val="en-GB"/>
        </w:rPr>
      </w:pPr>
      <w:r w:rsidRPr="00FF1F2B">
        <w:rPr>
          <w:lang w:val="en-GB"/>
        </w:rPr>
        <w:t xml:space="preserve">Rall, B.C., Vucic-Pestic, O., Ehnes, R.B., Emmerson, M. &amp; Brose, U. (2010). Temperature, predator-prey interaction strength and population stability. </w:t>
      </w:r>
      <w:r w:rsidRPr="00FF1F2B">
        <w:rPr>
          <w:i/>
          <w:iCs/>
          <w:lang w:val="en-GB"/>
        </w:rPr>
        <w:t>Global Change Biology</w:t>
      </w:r>
      <w:r w:rsidRPr="00FF1F2B">
        <w:rPr>
          <w:lang w:val="en-GB"/>
        </w:rPr>
        <w:t>, 16, 2145–2157.</w:t>
      </w:r>
    </w:p>
    <w:p w14:paraId="7BEBC3F6" w14:textId="77777777" w:rsidR="00FF1F2B" w:rsidRPr="00FF1F2B" w:rsidRDefault="00FF1F2B" w:rsidP="00FF1F2B">
      <w:pPr>
        <w:pStyle w:val="Bibliography"/>
        <w:rPr>
          <w:lang w:val="en-GB"/>
        </w:rPr>
      </w:pPr>
      <w:r w:rsidRPr="00FF1F2B">
        <w:rPr>
          <w:lang w:val="en-GB"/>
        </w:rPr>
        <w:t xml:space="preserve">van Rijn, I., Buba, Y., DeLong, J., Kiflawi, M. &amp; Belmaker, J. (2017). Large but uneven reduction in fish size across species in relation to changing sea temperatures. </w:t>
      </w:r>
      <w:r w:rsidRPr="00FF1F2B">
        <w:rPr>
          <w:i/>
          <w:iCs/>
          <w:lang w:val="en-GB"/>
        </w:rPr>
        <w:t>Global Change Biology</w:t>
      </w:r>
      <w:r w:rsidRPr="00FF1F2B">
        <w:rPr>
          <w:lang w:val="en-GB"/>
        </w:rPr>
        <w:t>, 23, 3667–3674.</w:t>
      </w:r>
    </w:p>
    <w:p w14:paraId="1EC9AE47" w14:textId="77777777" w:rsidR="00FF1F2B" w:rsidRPr="00FF1F2B" w:rsidRDefault="00FF1F2B" w:rsidP="00FF1F2B">
      <w:pPr>
        <w:pStyle w:val="Bibliography"/>
        <w:rPr>
          <w:lang w:val="en-GB"/>
        </w:rPr>
      </w:pPr>
      <w:r w:rsidRPr="00FF1F2B">
        <w:rPr>
          <w:lang w:val="en-GB"/>
        </w:rPr>
        <w:t xml:space="preserve">Rohatgi, A. (2012). </w:t>
      </w:r>
      <w:r w:rsidRPr="00FF1F2B">
        <w:rPr>
          <w:i/>
          <w:iCs/>
          <w:lang w:val="en-GB"/>
        </w:rPr>
        <w:t>WebPlotDigitalizer: HTML5 based online tool to extract numerical data from plot images. Version 4.1. [WWW document] URL https://automeris.io/WebPlotDigitizer (accessed on January 2019).</w:t>
      </w:r>
    </w:p>
    <w:p w14:paraId="3A2FA1A6" w14:textId="77777777" w:rsidR="00FF1F2B" w:rsidRPr="00FF1F2B" w:rsidRDefault="00FF1F2B" w:rsidP="00FF1F2B">
      <w:pPr>
        <w:pStyle w:val="Bibliography"/>
        <w:rPr>
          <w:lang w:val="en-GB"/>
        </w:rPr>
      </w:pPr>
      <w:r w:rsidRPr="00FF1F2B">
        <w:rPr>
          <w:lang w:val="en-GB"/>
        </w:rPr>
        <w:t xml:space="preserve">Roos, A.M.D. &amp; Persson, L. (2001). Physiologically structured models – from versatile technique to ecological theory. </w:t>
      </w:r>
      <w:r w:rsidRPr="00FF1F2B">
        <w:rPr>
          <w:i/>
          <w:iCs/>
          <w:lang w:val="en-GB"/>
        </w:rPr>
        <w:t>Oikos</w:t>
      </w:r>
      <w:r w:rsidRPr="00FF1F2B">
        <w:rPr>
          <w:lang w:val="en-GB"/>
        </w:rPr>
        <w:t>, 94, 51–71.</w:t>
      </w:r>
    </w:p>
    <w:p w14:paraId="50593E90" w14:textId="77777777" w:rsidR="00FF1F2B" w:rsidRPr="00FF1F2B" w:rsidRDefault="00FF1F2B" w:rsidP="00FF1F2B">
      <w:pPr>
        <w:pStyle w:val="Bibliography"/>
        <w:rPr>
          <w:lang w:val="en-GB"/>
        </w:rPr>
      </w:pPr>
      <w:r w:rsidRPr="00FF1F2B">
        <w:rPr>
          <w:lang w:val="en-GB"/>
        </w:rPr>
        <w:t xml:space="preserve">Savage, V.M., Gillooly, J.F., Brown, J.H., West, G.B. &amp; Charnov, E.L. (2004). Effects of body size and temperature on population growth. </w:t>
      </w:r>
      <w:r w:rsidRPr="00FF1F2B">
        <w:rPr>
          <w:i/>
          <w:iCs/>
          <w:lang w:val="en-GB"/>
        </w:rPr>
        <w:t>The American Naturalist</w:t>
      </w:r>
      <w:r w:rsidRPr="00FF1F2B">
        <w:rPr>
          <w:lang w:val="en-GB"/>
        </w:rPr>
        <w:t>, 163, 429–441.</w:t>
      </w:r>
    </w:p>
    <w:p w14:paraId="0AC1EB50" w14:textId="77777777" w:rsidR="00FF1F2B" w:rsidRPr="00FF1F2B" w:rsidRDefault="00FF1F2B" w:rsidP="00FF1F2B">
      <w:pPr>
        <w:pStyle w:val="Bibliography"/>
        <w:rPr>
          <w:lang w:val="en-GB"/>
        </w:rPr>
      </w:pPr>
      <w:r w:rsidRPr="00FF1F2B">
        <w:rPr>
          <w:lang w:val="en-GB"/>
        </w:rPr>
        <w:t xml:space="preserve">Sibly, R.M., Baker, J., Grady, J.M., Luna, S.M., Kodric-Brown, A., Venditti, C., </w:t>
      </w:r>
      <w:r w:rsidRPr="00FF1F2B">
        <w:rPr>
          <w:i/>
          <w:iCs/>
          <w:lang w:val="en-GB"/>
        </w:rPr>
        <w:t>et al.</w:t>
      </w:r>
      <w:r w:rsidRPr="00FF1F2B">
        <w:rPr>
          <w:lang w:val="en-GB"/>
        </w:rPr>
        <w:t xml:space="preserve"> (2015). Fundamental insights into ontogenetic growth from theory and fish. </w:t>
      </w:r>
      <w:r w:rsidRPr="00FF1F2B">
        <w:rPr>
          <w:i/>
          <w:iCs/>
          <w:lang w:val="en-GB"/>
        </w:rPr>
        <w:t>Proceedings of the National Academy of Sciences, USA</w:t>
      </w:r>
      <w:r w:rsidRPr="00FF1F2B">
        <w:rPr>
          <w:lang w:val="en-GB"/>
        </w:rPr>
        <w:t>, 112, 13934–13939.</w:t>
      </w:r>
    </w:p>
    <w:p w14:paraId="4C6D1D1A" w14:textId="77777777" w:rsidR="00FF1F2B" w:rsidRPr="00FF1F2B" w:rsidRDefault="00FF1F2B" w:rsidP="00FF1F2B">
      <w:pPr>
        <w:pStyle w:val="Bibliography"/>
        <w:rPr>
          <w:lang w:val="en-GB"/>
        </w:rPr>
      </w:pPr>
      <w:r w:rsidRPr="00FF1F2B">
        <w:rPr>
          <w:lang w:val="en-GB"/>
        </w:rPr>
        <w:t xml:space="preserve">Thresher, R.E., Koslow, J.A., Morison, A.K. &amp; Smith, D.C. (2007). Depth-mediated reversal of the effects of climate change on long-term growth rates of exploited marine fish. </w:t>
      </w:r>
      <w:r w:rsidRPr="00FF1F2B">
        <w:rPr>
          <w:i/>
          <w:iCs/>
          <w:lang w:val="en-GB"/>
        </w:rPr>
        <w:t>Proceedings of the National Academy of Sciences, USA</w:t>
      </w:r>
      <w:r w:rsidRPr="00FF1F2B">
        <w:rPr>
          <w:lang w:val="en-GB"/>
        </w:rPr>
        <w:t>, 104, 7461–7465.</w:t>
      </w:r>
    </w:p>
    <w:p w14:paraId="11023B66" w14:textId="77777777" w:rsidR="00FF1F2B" w:rsidRPr="00FF1F2B" w:rsidRDefault="00FF1F2B" w:rsidP="00FF1F2B">
      <w:pPr>
        <w:pStyle w:val="Bibliography"/>
        <w:rPr>
          <w:lang w:val="en-GB"/>
        </w:rPr>
      </w:pPr>
      <w:r w:rsidRPr="00FF1F2B">
        <w:rPr>
          <w:lang w:val="en-GB"/>
        </w:rPr>
        <w:t xml:space="preserve">Ursin, E. (1967). A Mathematical Model of Some Aspects of Fish Growth, Respiration, and Mortality. </w:t>
      </w:r>
      <w:r w:rsidRPr="00FF1F2B">
        <w:rPr>
          <w:i/>
          <w:iCs/>
          <w:lang w:val="en-GB"/>
        </w:rPr>
        <w:t>Journal of the Fisheries Research Board of Canada</w:t>
      </w:r>
      <w:r w:rsidRPr="00FF1F2B">
        <w:rPr>
          <w:lang w:val="en-GB"/>
        </w:rPr>
        <w:t>, 24, 2355–2453.</w:t>
      </w:r>
    </w:p>
    <w:p w14:paraId="1DAD8070" w14:textId="77777777" w:rsidR="00FF1F2B" w:rsidRPr="00FF1F2B" w:rsidRDefault="00FF1F2B" w:rsidP="00FF1F2B">
      <w:pPr>
        <w:pStyle w:val="Bibliography"/>
        <w:rPr>
          <w:lang w:val="en-GB"/>
        </w:rPr>
      </w:pPr>
      <w:r w:rsidRPr="00FF1F2B">
        <w:rPr>
          <w:lang w:val="en-GB"/>
        </w:rPr>
        <w:t xml:space="preserve">Vasseur, D.A. &amp; McCann, K.S. (2005). A mechanistic approach for modelling temperature-dependent consumer-resource dynamics. </w:t>
      </w:r>
      <w:r w:rsidRPr="00FF1F2B">
        <w:rPr>
          <w:i/>
          <w:iCs/>
          <w:lang w:val="en-GB"/>
        </w:rPr>
        <w:t>The American Naturalist</w:t>
      </w:r>
      <w:r w:rsidRPr="00FF1F2B">
        <w:rPr>
          <w:lang w:val="en-GB"/>
        </w:rPr>
        <w:t>, 166, 184–198.</w:t>
      </w:r>
    </w:p>
    <w:p w14:paraId="24250E00" w14:textId="77777777" w:rsidR="00FF1F2B" w:rsidRPr="00FF1F2B" w:rsidRDefault="00FF1F2B" w:rsidP="00FF1F2B">
      <w:pPr>
        <w:pStyle w:val="Bibliography"/>
        <w:rPr>
          <w:lang w:val="en-GB"/>
        </w:rPr>
      </w:pPr>
      <w:r w:rsidRPr="00FF1F2B">
        <w:rPr>
          <w:lang w:val="en-GB"/>
        </w:rPr>
        <w:t xml:space="preserve">Vehtari, A., Gelman, A. &amp; Gabry, J. (2017). Practical Bayesian model evaluation using leave-one-out cross-validation and WAIC. </w:t>
      </w:r>
      <w:r w:rsidRPr="00FF1F2B">
        <w:rPr>
          <w:i/>
          <w:iCs/>
          <w:lang w:val="en-GB"/>
        </w:rPr>
        <w:t>Stat Comput</w:t>
      </w:r>
      <w:r w:rsidRPr="00FF1F2B">
        <w:rPr>
          <w:lang w:val="en-GB"/>
        </w:rPr>
        <w:t>, 27, 1413–1432.</w:t>
      </w:r>
    </w:p>
    <w:p w14:paraId="3C96CA27" w14:textId="77777777" w:rsidR="00FF1F2B" w:rsidRPr="00FF1F2B" w:rsidRDefault="00FF1F2B" w:rsidP="00FF1F2B">
      <w:pPr>
        <w:pStyle w:val="Bibliography"/>
        <w:rPr>
          <w:lang w:val="en-GB"/>
        </w:rPr>
      </w:pPr>
      <w:r w:rsidRPr="00FF1F2B">
        <w:rPr>
          <w:lang w:val="en-GB"/>
        </w:rPr>
        <w:t xml:space="preserve">Werner, E.E. &amp; Hall, D.J. (1988). Ontogenetic Habitat Shifts in Bluegill: The Foraging Rate-Predation Risk Trade-off. </w:t>
      </w:r>
      <w:r w:rsidRPr="00FF1F2B">
        <w:rPr>
          <w:i/>
          <w:iCs/>
          <w:lang w:val="en-GB"/>
        </w:rPr>
        <w:t>Ecology</w:t>
      </w:r>
      <w:r w:rsidRPr="00FF1F2B">
        <w:rPr>
          <w:lang w:val="en-GB"/>
        </w:rPr>
        <w:t>, 69, 1352–1366.</w:t>
      </w:r>
    </w:p>
    <w:p w14:paraId="7FD5FDD3" w14:textId="77777777" w:rsidR="00FF1F2B" w:rsidRPr="00FF1F2B" w:rsidRDefault="00FF1F2B" w:rsidP="00FF1F2B">
      <w:pPr>
        <w:pStyle w:val="Bibliography"/>
        <w:rPr>
          <w:lang w:val="en-GB"/>
        </w:rPr>
      </w:pPr>
      <w:r w:rsidRPr="00FF1F2B">
        <w:rPr>
          <w:lang w:val="en-GB"/>
        </w:rPr>
        <w:t xml:space="preserve">West, G.B., Brown, J.H. &amp; Enquist, B.J. (1999). The fourth dimension of life: Fractal geometry and allometric scaling of organisms. </w:t>
      </w:r>
      <w:r w:rsidRPr="00FF1F2B">
        <w:rPr>
          <w:i/>
          <w:iCs/>
          <w:lang w:val="en-GB"/>
        </w:rPr>
        <w:t>Science</w:t>
      </w:r>
      <w:r w:rsidRPr="00FF1F2B">
        <w:rPr>
          <w:lang w:val="en-GB"/>
        </w:rPr>
        <w:t>, 284, 1677–1679.</w:t>
      </w:r>
    </w:p>
    <w:p w14:paraId="4F7788AE" w14:textId="77777777" w:rsidR="00FF1F2B" w:rsidRPr="00FF1F2B" w:rsidRDefault="00FF1F2B" w:rsidP="00FF1F2B">
      <w:pPr>
        <w:pStyle w:val="Bibliography"/>
        <w:rPr>
          <w:lang w:val="en-GB"/>
        </w:rPr>
      </w:pPr>
      <w:r w:rsidRPr="00FF1F2B">
        <w:rPr>
          <w:lang w:val="en-GB"/>
        </w:rPr>
        <w:t xml:space="preserve">West, G.B., Brown, J.H. &amp; Enquist, B.J. (2001). A general model for ontogenetic growth. </w:t>
      </w:r>
      <w:r w:rsidRPr="00FF1F2B">
        <w:rPr>
          <w:i/>
          <w:iCs/>
          <w:lang w:val="en-GB"/>
        </w:rPr>
        <w:t>Nature</w:t>
      </w:r>
      <w:r w:rsidRPr="00FF1F2B">
        <w:rPr>
          <w:lang w:val="en-GB"/>
        </w:rPr>
        <w:t>, 413, 628–631.</w:t>
      </w:r>
    </w:p>
    <w:p w14:paraId="37C34CF5" w14:textId="77777777" w:rsidR="00FF1F2B" w:rsidRPr="00FF1F2B" w:rsidRDefault="00FF1F2B" w:rsidP="00FF1F2B">
      <w:pPr>
        <w:pStyle w:val="Bibliography"/>
        <w:rPr>
          <w:lang w:val="en-GB"/>
        </w:rPr>
      </w:pPr>
      <w:r w:rsidRPr="00FF1F2B">
        <w:rPr>
          <w:lang w:val="en-GB"/>
        </w:rPr>
        <w:t xml:space="preserve">Wickham, H. (2017). </w:t>
      </w:r>
      <w:r w:rsidRPr="00FF1F2B">
        <w:rPr>
          <w:i/>
          <w:iCs/>
          <w:lang w:val="en-GB"/>
        </w:rPr>
        <w:t>tidyverse: Easily Install and Load the “Tidyverse.”</w:t>
      </w:r>
    </w:p>
    <w:p w14:paraId="5A6C335C" w14:textId="77777777" w:rsidR="00FF1F2B" w:rsidRPr="00FF1F2B" w:rsidRDefault="00FF1F2B" w:rsidP="00FF1F2B">
      <w:pPr>
        <w:pStyle w:val="Bibliography"/>
        <w:rPr>
          <w:lang w:val="en-GB"/>
        </w:rPr>
      </w:pPr>
      <w:r w:rsidRPr="00FF1F2B">
        <w:rPr>
          <w:lang w:val="en-GB"/>
        </w:rPr>
        <w:t xml:space="preserve">Xie, Xiaojun. &amp; Sun, Ruyung. (1990). The Bioenergetics of the Southern Catfish (Silurus meridionalis Chen). I. Resting Metabolic Rate as a Function of Body Weight and Temperature. </w:t>
      </w:r>
      <w:r w:rsidRPr="00FF1F2B">
        <w:rPr>
          <w:i/>
          <w:iCs/>
          <w:lang w:val="en-GB"/>
        </w:rPr>
        <w:t>Physiological Zoology</w:t>
      </w:r>
      <w:r w:rsidRPr="00FF1F2B">
        <w:rPr>
          <w:lang w:val="en-GB"/>
        </w:rPr>
        <w:t>, 63, 1181–1195.</w:t>
      </w:r>
    </w:p>
    <w:p w14:paraId="4C5C30BA" w14:textId="251836C8"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13T16:02:00Z" w:initials="ML">
    <w:p w14:paraId="713763AB" w14:textId="53951DFE" w:rsidR="00F41A0C" w:rsidRPr="00F41A0C" w:rsidRDefault="00F41A0C">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long I did not include any conclusion</w:t>
      </w:r>
      <w:r w:rsidR="004A332C">
        <w:rPr>
          <w:lang w:val="en-US"/>
        </w:rPr>
        <w:t xml:space="preserve">s </w:t>
      </w:r>
      <w:r>
        <w:rPr>
          <w:lang w:val="en-US"/>
        </w:rPr>
        <w:t>about how</w:t>
      </w:r>
      <w:r w:rsidR="008F708F">
        <w:rPr>
          <w:lang w:val="en-US"/>
        </w:rPr>
        <w:t xml:space="preserve"> these findings (especially about the mass-dependence)</w:t>
      </w:r>
      <w:r w:rsidR="00A20AE9">
        <w:rPr>
          <w:lang w:val="en-US"/>
        </w:rPr>
        <w:t xml:space="preserve"> may affect parameterization of mechanistic growth models…</w:t>
      </w:r>
    </w:p>
  </w:comment>
  <w:comment w:id="1" w:author="Max Lindmark" w:date="2019-12-09T19:01:00Z" w:initials="ML">
    <w:p w14:paraId="15B916F0" w14:textId="77777777" w:rsidR="00C579E2" w:rsidRPr="00B1601D" w:rsidRDefault="00C579E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2" w:author="Max Lindmark" w:date="2020-01-08T08:51:00Z" w:initials="ML">
    <w:p w14:paraId="59FD3B5A" w14:textId="6947351A" w:rsidR="00C579E2" w:rsidRPr="00FE7846" w:rsidRDefault="00C579E2">
      <w:pPr>
        <w:pStyle w:val="CommentText"/>
        <w:rPr>
          <w:lang w:val="en-US"/>
        </w:rPr>
      </w:pPr>
      <w:r>
        <w:rPr>
          <w:rStyle w:val="CommentReference"/>
        </w:rPr>
        <w:annotationRef/>
      </w:r>
      <w:r w:rsidRPr="00FE7846">
        <w:rPr>
          <w:lang w:val="en-US"/>
        </w:rPr>
        <w:t>Check this is true for Björnsson data and other papers that combine old and new data.</w:t>
      </w:r>
    </w:p>
  </w:comment>
  <w:comment w:id="3" w:author="Max Lindmark" w:date="2020-01-10T11:51:00Z" w:initials="ML">
    <w:p w14:paraId="099D7EAE" w14:textId="2B38E872" w:rsidR="00C579E2" w:rsidRDefault="00C579E2">
      <w:pPr>
        <w:pStyle w:val="CommentText"/>
      </w:pPr>
      <w:r>
        <w:rPr>
          <w:rStyle w:val="CommentReference"/>
        </w:rPr>
        <w:annotationRef/>
      </w:r>
      <w:r>
        <w:t>Or another word: rescale? Maybe that’s more accurate, because what we do is rescale the data - by species - to plot all species on the same scale, which now is relative. Can change accordingly if you agree!</w:t>
      </w:r>
    </w:p>
  </w:comment>
  <w:comment w:id="4" w:author="Max Lindmark" w:date="2020-01-11T11:12:00Z" w:initials="ML">
    <w:p w14:paraId="10944047" w14:textId="26C52145" w:rsidR="00C579E2" w:rsidRPr="0059303B" w:rsidRDefault="00C579E2">
      <w:pPr>
        <w:pStyle w:val="CommentText"/>
        <w:rPr>
          <w:lang w:val="en-US"/>
        </w:rPr>
      </w:pPr>
      <w:r>
        <w:rPr>
          <w:rStyle w:val="CommentReference"/>
        </w:rPr>
        <w:annotationRef/>
      </w:r>
      <w:r w:rsidR="00622AB7">
        <w:rPr>
          <w:lang w:val="en-US"/>
        </w:rPr>
        <w:t>C</w:t>
      </w:r>
      <w:r w:rsidRPr="0059303B">
        <w:rPr>
          <w:lang w:val="en-US"/>
        </w:rPr>
        <w:t xml:space="preserve">ould be one species where this was not possible, need to check notes. </w:t>
      </w:r>
    </w:p>
  </w:comment>
  <w:comment w:id="5" w:author="Max Lindmark" w:date="2020-01-10T10:28:00Z" w:initials="ML">
    <w:p w14:paraId="2E0B3640" w14:textId="0CC73ADB" w:rsidR="00C579E2" w:rsidRDefault="00C579E2">
      <w:pPr>
        <w:pStyle w:val="CommentText"/>
      </w:pPr>
      <w:r>
        <w:rPr>
          <w:rStyle w:val="CommentReference"/>
        </w:rPr>
        <w:annotationRef/>
      </w:r>
      <w:r>
        <w:t>These are not capital i and j but the hat makes the dot go away… at least on my screen</w:t>
      </w:r>
    </w:p>
  </w:comment>
  <w:comment w:id="6" w:author="Max Lindmark" w:date="2020-01-13T11:24:00Z" w:initials="ML">
    <w:p w14:paraId="195CC73D" w14:textId="28540276" w:rsidR="0067192E" w:rsidRPr="006054E5" w:rsidRDefault="0067192E" w:rsidP="0067192E">
      <w:pPr>
        <w:pStyle w:val="CommentText"/>
        <w:rPr>
          <w:lang w:val="en-US"/>
        </w:rPr>
      </w:pPr>
      <w:r>
        <w:rPr>
          <w:rStyle w:val="CommentReference"/>
        </w:rPr>
        <w:annotationRef/>
      </w:r>
      <w:r>
        <w:rPr>
          <w:rStyle w:val="CommentReference"/>
        </w:rPr>
        <w:annotationRef/>
      </w:r>
      <w:r w:rsidRPr="006054E5">
        <w:rPr>
          <w:lang w:val="en-US"/>
        </w:rPr>
        <w:t xml:space="preserve">Converting between these units </w:t>
      </w:r>
      <w:r w:rsidR="006054E5" w:rsidRPr="006054E5">
        <w:rPr>
          <w:lang w:val="en-US"/>
        </w:rPr>
        <w:t>is tricky. b</w:t>
      </w:r>
      <w:r w:rsidRPr="006054E5">
        <w:rPr>
          <w:lang w:val="en-US"/>
        </w:rPr>
        <w:t>ut I guess the argument</w:t>
      </w:r>
      <w:r w:rsidR="006054E5">
        <w:rPr>
          <w:lang w:val="en-US"/>
        </w:rPr>
        <w:t xml:space="preserve"> </w:t>
      </w:r>
      <w:r w:rsidRPr="006054E5">
        <w:rPr>
          <w:lang w:val="en-US"/>
        </w:rPr>
        <w:t xml:space="preserve">for rescaling/standardizing </w:t>
      </w:r>
      <w:r w:rsidR="006054E5">
        <w:rPr>
          <w:lang w:val="en-US"/>
        </w:rPr>
        <w:t xml:space="preserve">temperature is </w:t>
      </w:r>
      <w:r w:rsidRPr="006054E5">
        <w:rPr>
          <w:lang w:val="en-US"/>
        </w:rPr>
        <w:t>good I guess there’s no way around it!</w:t>
      </w:r>
    </w:p>
    <w:p w14:paraId="17543C30" w14:textId="77777777" w:rsidR="0067192E" w:rsidRPr="006054E5" w:rsidRDefault="0067192E" w:rsidP="0067192E">
      <w:pPr>
        <w:pStyle w:val="CommentText"/>
        <w:rPr>
          <w:lang w:val="en-US"/>
        </w:rPr>
      </w:pPr>
    </w:p>
    <w:p w14:paraId="1595CCCA" w14:textId="55A1D60F" w:rsidR="0067192E" w:rsidRPr="006054E5" w:rsidRDefault="0052277C" w:rsidP="0067192E">
      <w:pPr>
        <w:pStyle w:val="CommentText"/>
        <w:rPr>
          <w:lang w:val="en-US"/>
        </w:rPr>
      </w:pPr>
      <w:r>
        <w:rPr>
          <w:lang w:val="en-US"/>
        </w:rPr>
        <w:t>W</w:t>
      </w:r>
      <w:r w:rsidR="0067192E" w:rsidRPr="006054E5">
        <w:rPr>
          <w:lang w:val="en-US"/>
        </w:rPr>
        <w:t>hen I go from celcius to the predictor variables, I:</w:t>
      </w:r>
    </w:p>
    <w:p w14:paraId="2EDE2292" w14:textId="77777777" w:rsidR="0067192E" w:rsidRPr="006054E5" w:rsidRDefault="0067192E" w:rsidP="0067192E">
      <w:pPr>
        <w:pStyle w:val="CommentText"/>
        <w:rPr>
          <w:lang w:val="en-US"/>
        </w:rPr>
      </w:pPr>
    </w:p>
    <w:p w14:paraId="1AE115EE" w14:textId="77777777" w:rsidR="0067192E" w:rsidRDefault="0067192E" w:rsidP="0067192E">
      <w:pPr>
        <w:pStyle w:val="CommentText"/>
        <w:numPr>
          <w:ilvl w:val="0"/>
          <w:numId w:val="34"/>
        </w:numPr>
      </w:pPr>
      <w:r w:rsidRPr="006054E5">
        <w:rPr>
          <w:lang w:val="en-US"/>
        </w:rPr>
        <w:t xml:space="preserve"> </w:t>
      </w:r>
      <w:r>
        <w:t>Convert to Arrhenius temperature</w:t>
      </w:r>
    </w:p>
    <w:p w14:paraId="48130B99" w14:textId="77777777" w:rsidR="0067192E" w:rsidRPr="006054E5" w:rsidRDefault="0067192E"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it’s own formula to convert back)</w:t>
      </w:r>
    </w:p>
    <w:p w14:paraId="1DB0D901" w14:textId="099EBFDC" w:rsidR="0067192E" w:rsidRPr="006054E5" w:rsidRDefault="0067192E" w:rsidP="0067192E">
      <w:pPr>
        <w:pStyle w:val="CommentText"/>
        <w:numPr>
          <w:ilvl w:val="0"/>
          <w:numId w:val="34"/>
        </w:numPr>
        <w:rPr>
          <w:lang w:val="en-US"/>
        </w:rPr>
      </w:pPr>
      <w:r w:rsidRPr="006054E5">
        <w:rPr>
          <w:lang w:val="en-US"/>
        </w:rPr>
        <w:t xml:space="preserve"> From these normalized temperatures, I further subtract the grand mean. </w:t>
      </w:r>
      <w:r w:rsidR="00891C25">
        <w:rPr>
          <w:lang w:val="en-US"/>
        </w:rPr>
        <w:t>T</w:t>
      </w:r>
      <w:r w:rsidRPr="006054E5">
        <w:rPr>
          <w:lang w:val="en-US"/>
        </w:rPr>
        <w:t xml:space="preserve">his isn’t necessary, but it makes interpretation of the coefficients easier (e.g. when mass is zero and we predict over temperature, the prediction corresponds to a </w:t>
      </w:r>
      <w:r w:rsidR="00891C25">
        <w:rPr>
          <w:lang w:val="en-US"/>
        </w:rPr>
        <w:t>temperature</w:t>
      </w:r>
      <w:r w:rsidRPr="006054E5">
        <w:rPr>
          <w:lang w:val="en-US"/>
        </w:rPr>
        <w:t xml:space="preserve"> = mean rather than 0</w:t>
      </w:r>
      <w:r w:rsidR="00A86313">
        <w:rPr>
          <w:lang w:val="en-US"/>
        </w:rPr>
        <w:t xml:space="preserve"> of the original unit</w:t>
      </w:r>
      <w:r w:rsidRPr="006054E5">
        <w:rPr>
          <w:lang w:val="en-US"/>
        </w:rPr>
        <w:t>).</w:t>
      </w:r>
    </w:p>
    <w:p w14:paraId="2481CED6" w14:textId="77777777" w:rsidR="0067192E" w:rsidRPr="006054E5" w:rsidRDefault="0067192E" w:rsidP="0067192E">
      <w:pPr>
        <w:pStyle w:val="CommentText"/>
        <w:rPr>
          <w:lang w:val="en-US"/>
        </w:rPr>
      </w:pPr>
    </w:p>
    <w:p w14:paraId="22E8A88F" w14:textId="464CCB23" w:rsidR="0067192E" w:rsidRPr="006054E5" w:rsidRDefault="0067192E" w:rsidP="0067192E">
      <w:pPr>
        <w:pStyle w:val="CommentText"/>
        <w:rPr>
          <w:lang w:val="en-US"/>
        </w:rPr>
      </w:pPr>
      <w:r w:rsidRPr="006054E5">
        <w:rPr>
          <w:lang w:val="en-US"/>
        </w:rPr>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rsidR="009F062B">
        <w:rPr>
          <w:lang w:val="en-US"/>
        </w:rPr>
        <w:t xml:space="preserve"> (see colors below)</w:t>
      </w:r>
      <w:r w:rsidRPr="006054E5">
        <w:rPr>
          <w:lang w:val="en-US"/>
        </w:rPr>
        <w:t>, but the overall relationship is very clear). I guess that works… what do you think about that?</w:t>
      </w:r>
    </w:p>
    <w:p w14:paraId="52972DFF" w14:textId="77777777" w:rsidR="0067192E" w:rsidRPr="006054E5" w:rsidRDefault="0067192E" w:rsidP="0067192E">
      <w:pPr>
        <w:pStyle w:val="CommentText"/>
        <w:rPr>
          <w:lang w:val="en-US"/>
        </w:rPr>
      </w:pPr>
    </w:p>
    <w:p w14:paraId="0CCC6462" w14:textId="77777777" w:rsidR="0067192E" w:rsidRPr="006054E5" w:rsidRDefault="0067192E" w:rsidP="0067192E">
      <w:pPr>
        <w:pStyle w:val="CommentText"/>
        <w:rPr>
          <w:lang w:val="en-US"/>
        </w:rPr>
      </w:pPr>
      <w:r w:rsidRPr="006054E5">
        <w:rPr>
          <w:lang w:val="en-US"/>
        </w:rPr>
        <w:t>This is how an example plot looks:</w:t>
      </w:r>
    </w:p>
    <w:p w14:paraId="1833C7CA" w14:textId="677C9140" w:rsidR="0067192E" w:rsidRDefault="0067192E" w:rsidP="0067192E">
      <w:pPr>
        <w:pStyle w:val="CommentText"/>
      </w:pPr>
    </w:p>
    <w:p w14:paraId="15844F1A" w14:textId="7E47AD2B" w:rsidR="0067192E" w:rsidRDefault="005B6884"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67192E" w:rsidRPr="006054E5" w:rsidRDefault="0067192E" w:rsidP="0067192E">
      <w:pPr>
        <w:pStyle w:val="CommentText"/>
        <w:rPr>
          <w:lang w:val="en-US"/>
        </w:rPr>
      </w:pPr>
      <w:r w:rsidRPr="006054E5">
        <w:rPr>
          <w:lang w:val="en-US"/>
        </w:rPr>
        <w:t>So from this example, if we use x as -1 and 0 when making the model prediction, I would interpret that as +10 and +2.5 in units TEMP_C – MEDIAN. ENV.TEMP</w:t>
      </w:r>
    </w:p>
    <w:p w14:paraId="336A7A91" w14:textId="6B2D4C35" w:rsidR="0067192E" w:rsidRPr="006054E5" w:rsidRDefault="0067192E">
      <w:pPr>
        <w:pStyle w:val="CommentText"/>
        <w:rPr>
          <w:lang w:val="en-US"/>
        </w:rPr>
      </w:pPr>
    </w:p>
  </w:comment>
  <w:comment w:id="7" w:author="Anna Gårdmark" w:date="2019-12-11T11:49:00Z" w:initials="AG">
    <w:p w14:paraId="303ED2F3" w14:textId="77777777" w:rsidR="00C579E2" w:rsidRPr="0050386C" w:rsidRDefault="00C579E2" w:rsidP="00524113">
      <w:pPr>
        <w:pStyle w:val="CommentText"/>
      </w:pPr>
      <w:r>
        <w:rPr>
          <w:rStyle w:val="CommentReference"/>
        </w:rPr>
        <w:annotationRef/>
      </w:r>
      <w:r w:rsidRPr="00153495">
        <w:rPr>
          <w:rStyle w:val="CommentReference"/>
          <w:lang w:val="en-US"/>
        </w:rPr>
        <w:t xml:space="preserve">is there any similar mimum difference in WAIC as there is for AIC to be able to say whether you can distinguish a single best model from the second best? </w:t>
      </w:r>
      <w:r>
        <w:rPr>
          <w:rStyle w:val="CommentReference"/>
        </w:rPr>
        <w:t>(e.g. deltaAIC&gt;2)</w:t>
      </w:r>
    </w:p>
  </w:comment>
  <w:comment w:id="8" w:author="Jan Ohlberger" w:date="2019-12-15T21:27:00Z" w:initials="Ca">
    <w:p w14:paraId="752F73BD" w14:textId="77777777" w:rsidR="00C579E2" w:rsidRDefault="00C579E2" w:rsidP="00524113">
      <w:pPr>
        <w:pStyle w:val="CommentText"/>
      </w:pPr>
      <w:r>
        <w:rPr>
          <w:rStyle w:val="CommentReference"/>
        </w:rPr>
        <w:annotationRef/>
      </w:r>
      <w:r>
        <w:t>I’d also like to add the delta WAICs</w:t>
      </w:r>
    </w:p>
  </w:comment>
  <w:comment w:id="9" w:author="Max Lindmark" w:date="2019-12-17T13:32:00Z" w:initials="ML">
    <w:p w14:paraId="4F6AAFA3" w14:textId="77777777" w:rsidR="006C537D" w:rsidRDefault="00C579E2"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6C537D" w:rsidRDefault="006C537D" w:rsidP="00524113">
      <w:pPr>
        <w:pStyle w:val="CommentText"/>
        <w:rPr>
          <w:lang w:val="en-US"/>
        </w:rPr>
      </w:pPr>
    </w:p>
    <w:p w14:paraId="3945C215" w14:textId="2697397A" w:rsidR="00DD1253" w:rsidRDefault="00DD1253" w:rsidP="00524113">
      <w:pPr>
        <w:pStyle w:val="CommentText"/>
        <w:rPr>
          <w:lang w:val="en-US"/>
        </w:rPr>
      </w:pPr>
      <w:r>
        <w:rPr>
          <w:lang w:val="en-US"/>
        </w:rPr>
        <w:t>This is my interpretation after reading a bit more (Statistical Rethinkig book)</w:t>
      </w:r>
      <w:r w:rsidR="002A248C">
        <w:rPr>
          <w:lang w:val="en-US"/>
        </w:rPr>
        <w:t>:</w:t>
      </w:r>
    </w:p>
    <w:p w14:paraId="1284CED8" w14:textId="77777777" w:rsidR="002A248C" w:rsidRDefault="002A248C" w:rsidP="00524113">
      <w:pPr>
        <w:pStyle w:val="CommentText"/>
        <w:rPr>
          <w:lang w:val="en-US"/>
        </w:rPr>
      </w:pPr>
    </w:p>
    <w:p w14:paraId="255FB3BD" w14:textId="77777777" w:rsidR="00EF6646" w:rsidRDefault="00FA5E2B" w:rsidP="00524113">
      <w:pPr>
        <w:pStyle w:val="CommentText"/>
        <w:rPr>
          <w:lang w:val="en-US"/>
        </w:rPr>
      </w:pPr>
      <w:r>
        <w:rPr>
          <w:lang w:val="en-US"/>
        </w:rPr>
        <w:t xml:space="preserve">WAIC differs from AIC in that it is calculated by summing </w:t>
      </w:r>
      <w:r w:rsidR="006C537D">
        <w:rPr>
          <w:lang w:val="en-US"/>
        </w:rPr>
        <w:t xml:space="preserve">the sum of log means of the posterior predictive density (ppd) of each data point (times -2) and the penalty (variance of log </w:t>
      </w:r>
      <w:r w:rsidR="00EF6646">
        <w:rPr>
          <w:lang w:val="en-US"/>
        </w:rPr>
        <w:t>PPD)</w:t>
      </w:r>
      <w:r w:rsidR="009B47CB">
        <w:rPr>
          <w:lang w:val="en-US"/>
        </w:rPr>
        <w:t xml:space="preserve">. </w:t>
      </w:r>
    </w:p>
    <w:p w14:paraId="21468E6B" w14:textId="77777777" w:rsidR="00EF6646" w:rsidRDefault="00EF6646" w:rsidP="00524113">
      <w:pPr>
        <w:pStyle w:val="CommentText"/>
        <w:rPr>
          <w:lang w:val="en-US"/>
        </w:rPr>
      </w:pPr>
    </w:p>
    <w:p w14:paraId="175926C7" w14:textId="23EE7387" w:rsidR="00C579E2" w:rsidRPr="004C6290" w:rsidRDefault="009B47CB" w:rsidP="00524113">
      <w:pPr>
        <w:pStyle w:val="CommentText"/>
        <w:rPr>
          <w:lang w:val="en-US"/>
        </w:rPr>
      </w:pPr>
      <w:r>
        <w:rPr>
          <w:lang w:val="en-US"/>
        </w:rPr>
        <w:t xml:space="preserve">So it’s possible to characterize a distribution on WAIC for each </w:t>
      </w:r>
      <w:r w:rsidR="00184ECE">
        <w:rPr>
          <w:lang w:val="en-US"/>
        </w:rPr>
        <w:t>models’s WAIC</w:t>
      </w:r>
      <w:r w:rsidR="00EF6646">
        <w:rPr>
          <w:lang w:val="en-US"/>
        </w:rPr>
        <w:t>, as it’s done per data point and then summed</w:t>
      </w:r>
      <w:r>
        <w:rPr>
          <w:lang w:val="en-US"/>
        </w:rPr>
        <w:t xml:space="preserve">. </w:t>
      </w:r>
      <w:r w:rsidR="00C579E2"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4C6290" w:rsidRPr="004C6290" w:rsidRDefault="004C6290" w:rsidP="00524113">
      <w:pPr>
        <w:pStyle w:val="CommentText"/>
        <w:rPr>
          <w:lang w:val="en-US"/>
        </w:rPr>
      </w:pPr>
    </w:p>
    <w:p w14:paraId="31F7869A" w14:textId="0BFFFFED" w:rsidR="004C6290" w:rsidRDefault="00385953" w:rsidP="00524113">
      <w:pPr>
        <w:pStyle w:val="CommentText"/>
        <w:rPr>
          <w:lang w:val="en-US"/>
        </w:rPr>
      </w:pPr>
      <w:r>
        <w:rPr>
          <w:lang w:val="en-US"/>
        </w:rPr>
        <w:t xml:space="preserve">I’ve not done exactly that here though. </w:t>
      </w:r>
      <w:r w:rsidR="004C6290" w:rsidRPr="004C6290">
        <w:rPr>
          <w:lang w:val="en-US"/>
        </w:rPr>
        <w:t xml:space="preserve">I’ve </w:t>
      </w:r>
      <w:r>
        <w:rPr>
          <w:lang w:val="en-US"/>
        </w:rPr>
        <w:t xml:space="preserve">instead </w:t>
      </w:r>
      <w:r w:rsidR="004C6290">
        <w:rPr>
          <w:lang w:val="en-US"/>
        </w:rPr>
        <w:t>calculated SE for each model and compared the overlap of 95% intervals, assuming a z-score of 1.96</w:t>
      </w:r>
      <w:r w:rsidR="00C61D07">
        <w:rPr>
          <w:lang w:val="en-US"/>
        </w:rPr>
        <w:t>.</w:t>
      </w:r>
    </w:p>
    <w:p w14:paraId="7709D733" w14:textId="4F91B0E5" w:rsidR="002A248C" w:rsidRDefault="002A248C" w:rsidP="00524113">
      <w:pPr>
        <w:pStyle w:val="CommentText"/>
        <w:rPr>
          <w:lang w:val="en-US"/>
        </w:rPr>
      </w:pPr>
    </w:p>
    <w:p w14:paraId="5B1C58A9" w14:textId="42FC2CF9" w:rsidR="002A248C" w:rsidRDefault="002A248C" w:rsidP="00524113">
      <w:pPr>
        <w:pStyle w:val="CommentText"/>
        <w:rPr>
          <w:lang w:val="en-US"/>
        </w:rPr>
      </w:pPr>
      <w:r>
        <w:rPr>
          <w:lang w:val="en-US"/>
        </w:rPr>
        <w:t>Standard error is calculated as the square root of the product of n_observations and the individual observation’s WAIC.</w:t>
      </w:r>
    </w:p>
    <w:p w14:paraId="3D001E79" w14:textId="77777777" w:rsidR="00C61D07" w:rsidRDefault="00C61D07" w:rsidP="00524113">
      <w:pPr>
        <w:pStyle w:val="CommentText"/>
        <w:rPr>
          <w:lang w:val="en-US"/>
        </w:rPr>
      </w:pPr>
    </w:p>
    <w:p w14:paraId="1ADF66DA" w14:textId="49C297CC" w:rsidR="00992ED6" w:rsidRDefault="00FA5E2B" w:rsidP="00524113">
      <w:pPr>
        <w:pStyle w:val="CommentText"/>
        <w:rPr>
          <w:lang w:val="en-US"/>
        </w:rPr>
      </w:pPr>
      <w:r>
        <w:rPr>
          <w:lang w:val="en-US"/>
        </w:rPr>
        <w:t>Example: M1 and M5 have very similar WAI</w:t>
      </w:r>
      <w:r w:rsidR="002670B4">
        <w:rPr>
          <w:lang w:val="en-US"/>
        </w:rPr>
        <w:t>C</w:t>
      </w:r>
      <w:r w:rsidR="00B220DF">
        <w:rPr>
          <w:lang w:val="en-US"/>
        </w:rPr>
        <w:t xml:space="preserve"> for growth</w:t>
      </w:r>
      <w:r w:rsidR="002670B4">
        <w:rPr>
          <w:lang w:val="en-US"/>
        </w:rPr>
        <w:t>, but M1 is the best in terms of model fit. However, the interaction term is essentially 0 when using only sub-optimum temperature</w:t>
      </w:r>
      <w:r w:rsidR="00444B79">
        <w:rPr>
          <w:lang w:val="en-US"/>
        </w:rPr>
        <w:t>s</w:t>
      </w:r>
      <w:r w:rsidR="00992ED6">
        <w:rPr>
          <w:lang w:val="en-US"/>
        </w:rPr>
        <w:t>, so in terms of inference, we would not think it’s important. So for selecting a model, it’s informative to also know the uncertainty in WAIC. I find the following WAIC and 95% intervals for these model:</w:t>
      </w:r>
    </w:p>
    <w:p w14:paraId="4DFD71A7" w14:textId="729A5779" w:rsidR="00992ED6" w:rsidRDefault="00992ED6" w:rsidP="00524113">
      <w:pPr>
        <w:pStyle w:val="CommentText"/>
        <w:rPr>
          <w:lang w:val="en-US"/>
        </w:rPr>
      </w:pPr>
    </w:p>
    <w:p w14:paraId="09ED87BA" w14:textId="624330E8" w:rsidR="00992ED6" w:rsidRDefault="00992ED6" w:rsidP="00992ED6">
      <w:pPr>
        <w:pStyle w:val="CommentText"/>
        <w:rPr>
          <w:lang w:val="en-US"/>
        </w:rPr>
      </w:pPr>
      <w:r>
        <w:rPr>
          <w:lang w:val="en-US"/>
        </w:rPr>
        <w:t xml:space="preserve">M1= </w:t>
      </w:r>
      <w:r w:rsidRPr="00992ED6">
        <w:rPr>
          <w:lang w:val="en-US"/>
        </w:rPr>
        <w:t xml:space="preserve">35.2 </w:t>
      </w:r>
      <w:r w:rsidR="007024D5">
        <w:rPr>
          <w:lang w:val="en-US"/>
        </w:rPr>
        <w:t>[</w:t>
      </w:r>
      <w:r w:rsidRPr="00992ED6">
        <w:rPr>
          <w:lang w:val="en-US"/>
        </w:rPr>
        <w:t>-26.</w:t>
      </w:r>
      <w:r w:rsidR="007024D5">
        <w:rPr>
          <w:lang w:val="en-US"/>
        </w:rPr>
        <w:t xml:space="preserve">8, </w:t>
      </w:r>
      <w:r w:rsidRPr="00992ED6">
        <w:rPr>
          <w:lang w:val="en-US"/>
        </w:rPr>
        <w:t>97.2</w:t>
      </w:r>
      <w:r w:rsidR="007024D5">
        <w:rPr>
          <w:lang w:val="en-US"/>
        </w:rPr>
        <w:t>]</w:t>
      </w:r>
    </w:p>
    <w:p w14:paraId="272C4231" w14:textId="68ECDF66" w:rsidR="007024D5" w:rsidRDefault="007024D5" w:rsidP="007024D5">
      <w:pPr>
        <w:pStyle w:val="CommentText"/>
        <w:rPr>
          <w:lang w:val="en-US"/>
        </w:rPr>
      </w:pPr>
      <w:r>
        <w:rPr>
          <w:lang w:val="en-US"/>
        </w:rPr>
        <w:t>M</w:t>
      </w:r>
      <w:r>
        <w:rPr>
          <w:lang w:val="en-US"/>
        </w:rPr>
        <w:t>5</w:t>
      </w:r>
      <w:r>
        <w:rPr>
          <w:lang w:val="en-US"/>
        </w:rPr>
        <w:t xml:space="preserve">=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w:t>
      </w:r>
      <w:r>
        <w:rPr>
          <w:lang w:val="en-US"/>
        </w:rPr>
        <w:t>,</w:t>
      </w:r>
      <w:r>
        <w:rPr>
          <w:lang w:val="en-US"/>
        </w:rPr>
        <w:t xml:space="preserve"> 100.6</w:t>
      </w:r>
      <w:r>
        <w:rPr>
          <w:lang w:val="en-US"/>
        </w:rPr>
        <w:t>]</w:t>
      </w:r>
    </w:p>
    <w:p w14:paraId="01AB641C" w14:textId="3E9E23BA" w:rsidR="007024D5" w:rsidRDefault="007024D5" w:rsidP="00992ED6">
      <w:pPr>
        <w:pStyle w:val="CommentText"/>
        <w:rPr>
          <w:lang w:val="en-US"/>
        </w:rPr>
      </w:pPr>
    </w:p>
    <w:p w14:paraId="5EA4B479" w14:textId="77777777" w:rsidR="00992ED6" w:rsidRDefault="00EE70CA" w:rsidP="00992ED6">
      <w:pPr>
        <w:pStyle w:val="CommentText"/>
        <w:rPr>
          <w:lang w:val="en-US"/>
        </w:rPr>
      </w:pPr>
      <w:r>
        <w:rPr>
          <w:lang w:val="en-US"/>
        </w:rPr>
        <w:t>(note there is slight sampling variation compared to table)</w:t>
      </w:r>
      <w:r w:rsidR="00AE1561">
        <w:rPr>
          <w:lang w:val="en-US"/>
        </w:rPr>
        <w:t>.</w:t>
      </w:r>
    </w:p>
    <w:p w14:paraId="44D2508A" w14:textId="77777777" w:rsidR="00AE1561" w:rsidRDefault="00AE1561" w:rsidP="00992ED6">
      <w:pPr>
        <w:pStyle w:val="CommentText"/>
        <w:rPr>
          <w:lang w:val="en-US"/>
        </w:rPr>
      </w:pPr>
    </w:p>
    <w:p w14:paraId="71A7AF10" w14:textId="41E09781" w:rsidR="00AE1561" w:rsidRPr="00D45C81" w:rsidRDefault="00AE1561" w:rsidP="00992ED6">
      <w:pPr>
        <w:pStyle w:val="CommentText"/>
        <w:rPr>
          <w:lang w:val="en-US"/>
        </w:rPr>
      </w:pPr>
      <w:r>
        <w:rPr>
          <w:lang w:val="en-US"/>
        </w:rPr>
        <w:t xml:space="preserve">So in this case I would like to exemplify predictions and parameter estimates </w:t>
      </w:r>
      <w:r w:rsidR="001D3556">
        <w:rPr>
          <w:lang w:val="en-US"/>
        </w:rPr>
        <w:t xml:space="preserve">using M5 for growth, because the better fit from </w:t>
      </w:r>
      <w:r w:rsidR="00CA2C72">
        <w:rPr>
          <w:lang w:val="en-US"/>
        </w:rPr>
        <w:t>M</w:t>
      </w:r>
      <w:r w:rsidR="001D3556">
        <w:rPr>
          <w:lang w:val="en-US"/>
        </w:rPr>
        <w:t>1 with the essentially 0-coefficient interaction term is negligible.</w:t>
      </w:r>
    </w:p>
  </w:comment>
  <w:comment w:id="10" w:author="Anna Gårdmark" w:date="2019-12-11T11:54:00Z" w:initials="AG">
    <w:p w14:paraId="6AD9CD7D" w14:textId="77777777" w:rsidR="00C579E2" w:rsidRPr="00D01ED9" w:rsidRDefault="00C579E2" w:rsidP="004D63B8">
      <w:pPr>
        <w:pStyle w:val="CommentText"/>
      </w:pPr>
      <w:r>
        <w:rPr>
          <w:rStyle w:val="CommentReference"/>
        </w:rPr>
        <w:annotationRef/>
      </w:r>
      <w:r w:rsidRPr="00D01ED9">
        <w:rPr>
          <w:rStyle w:val="CommentReference"/>
        </w:rPr>
        <w:t>’credibility interval’, or?</w:t>
      </w:r>
    </w:p>
  </w:comment>
  <w:comment w:id="11" w:author="Max Lindmark" w:date="2019-12-17T10:45:00Z" w:initials="ML">
    <w:p w14:paraId="40AD3091" w14:textId="2D6E24B4" w:rsidR="00C579E2" w:rsidRPr="00C56561" w:rsidRDefault="00C579E2" w:rsidP="004D63B8">
      <w:pPr>
        <w:pStyle w:val="CommentText"/>
      </w:pPr>
      <w:r w:rsidRPr="00C56561">
        <w:rPr>
          <w:rStyle w:val="CommentReference"/>
        </w:rPr>
        <w:annotationRef/>
      </w:r>
      <w:r w:rsidRPr="00C56561">
        <w:t>No it’s actually like this</w:t>
      </w:r>
    </w:p>
  </w:comment>
  <w:comment w:id="12" w:author="Anna Gårdmark" w:date="2019-12-11T11:58:00Z" w:initials="AG">
    <w:p w14:paraId="67060102" w14:textId="77777777" w:rsidR="00C579E2" w:rsidRPr="00D01ED9" w:rsidRDefault="00C579E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b.t.w.?)</w:t>
      </w:r>
    </w:p>
  </w:comment>
  <w:comment w:id="13" w:author="Max Lindmark" w:date="2019-12-17T10:58:00Z" w:initials="ML">
    <w:p w14:paraId="36A0A5AA" w14:textId="694A4214" w:rsidR="00E20156" w:rsidRPr="00E20156" w:rsidRDefault="00E20156" w:rsidP="000528C4">
      <w:pPr>
        <w:pStyle w:val="CommentText"/>
        <w:rPr>
          <w:color w:val="FF0000"/>
          <w:lang w:val="en-US"/>
        </w:rPr>
      </w:pPr>
      <w:r w:rsidRPr="00102E82">
        <w:rPr>
          <w:lang w:val="en-US"/>
        </w:rPr>
        <w:t>I could do that, maybe later though</w:t>
      </w:r>
      <w:r w:rsidR="00102E82" w:rsidRPr="00102E82">
        <w:rPr>
          <w:lang w:val="en-US"/>
        </w:rPr>
        <w:t>.</w:t>
      </w:r>
    </w:p>
    <w:p w14:paraId="3D5F19E0" w14:textId="77777777" w:rsidR="00E20156" w:rsidRPr="00E20156" w:rsidRDefault="00E20156" w:rsidP="000528C4">
      <w:pPr>
        <w:pStyle w:val="CommentText"/>
        <w:rPr>
          <w:color w:val="FF0000"/>
          <w:lang w:val="en-US"/>
        </w:rPr>
      </w:pPr>
    </w:p>
    <w:p w14:paraId="6C618E0E" w14:textId="21B891B1" w:rsidR="00C579E2" w:rsidRPr="00A252B5" w:rsidRDefault="00A252B5" w:rsidP="000528C4">
      <w:pPr>
        <w:pStyle w:val="CommentText"/>
        <w:rPr>
          <w:lang w:val="en-US"/>
        </w:rPr>
      </w:pPr>
      <w:r>
        <w:rPr>
          <w:lang w:val="en-US"/>
        </w:rPr>
        <w:t xml:space="preserve">I don’t think mean or median </w:t>
      </w:r>
      <w:r w:rsidR="00C579E2" w:rsidRPr="00A252B5">
        <w:rPr>
          <w:rStyle w:val="CommentReference"/>
        </w:rPr>
        <w:annotationRef/>
      </w:r>
      <w:r w:rsidR="00C579E2" w:rsidRPr="00A252B5">
        <w:rPr>
          <w:lang w:val="en-US"/>
        </w:rPr>
        <w:t>matter</w:t>
      </w:r>
      <w:r>
        <w:rPr>
          <w:lang w:val="en-US"/>
        </w:rPr>
        <w:t>s</w:t>
      </w:r>
      <w:r w:rsidR="00C579E2" w:rsidRPr="00A252B5">
        <w:rPr>
          <w:lang w:val="en-US"/>
        </w:rPr>
        <w:t xml:space="preserve"> so much here, </w:t>
      </w:r>
      <w:r w:rsidR="009A2DD6">
        <w:rPr>
          <w:lang w:val="en-US"/>
        </w:rPr>
        <w:t xml:space="preserve">for some purposes the mean is used and or others it’s median. Just a guess here </w:t>
      </w:r>
      <w:r w:rsidR="00C579E2" w:rsidRPr="00A252B5">
        <w:rPr>
          <w:lang w:val="en-US"/>
        </w:rPr>
        <w:t>but quantile</w:t>
      </w:r>
      <w:r w:rsidR="009A2DD6">
        <w:rPr>
          <w:lang w:val="en-US"/>
        </w:rPr>
        <w:t>s</w:t>
      </w:r>
      <w:r w:rsidR="00B86014">
        <w:rPr>
          <w:lang w:val="en-US"/>
        </w:rPr>
        <w:t xml:space="preserve"> (like the median)</w:t>
      </w:r>
      <w:r w:rsidR="00C579E2" w:rsidRPr="00A252B5">
        <w:rPr>
          <w:lang w:val="en-US"/>
        </w:rPr>
        <w:t xml:space="preserve"> </w:t>
      </w:r>
      <w:r w:rsidR="009A2DD6">
        <w:rPr>
          <w:lang w:val="en-US"/>
        </w:rPr>
        <w:t xml:space="preserve">maybe fit better </w:t>
      </w:r>
      <w:r w:rsidR="00C6012D">
        <w:rPr>
          <w:lang w:val="en-US"/>
        </w:rPr>
        <w:t xml:space="preserve">when also talking about </w:t>
      </w:r>
      <w:r w:rsidR="00C579E2" w:rsidRPr="00A252B5">
        <w:rPr>
          <w:lang w:val="en-US"/>
        </w:rPr>
        <w:t>credible intervals?</w:t>
      </w:r>
    </w:p>
  </w:comment>
  <w:comment w:id="14" w:author="Anna Gårdmark" w:date="2019-12-11T12:01:00Z" w:initials="AG">
    <w:p w14:paraId="3937CF91" w14:textId="77777777" w:rsidR="00C579E2" w:rsidRPr="00D01ED9" w:rsidRDefault="00C579E2" w:rsidP="000528C4">
      <w:pPr>
        <w:pStyle w:val="CommentText"/>
      </w:pPr>
      <w:r>
        <w:rPr>
          <w:rStyle w:val="CommentReference"/>
        </w:rPr>
        <w:annotationRef/>
      </w:r>
      <w:r w:rsidRPr="00277B7A">
        <w:rPr>
          <w:rStyle w:val="CommentReference"/>
          <w:lang w:val="en-US"/>
        </w:rPr>
        <w:t xml:space="preserve">this may be my Bayesian ignorance, but what’s the unit on the y-axis? </w:t>
      </w:r>
      <w:r>
        <w:rPr>
          <w:rStyle w:val="CommentReference"/>
        </w:rPr>
        <w:t>Shouldn’t the integral of these be one?, so how come we can have yaxis values of e.g. 60?</w:t>
      </w:r>
    </w:p>
  </w:comment>
  <w:comment w:id="15" w:author="Max Lindmark" w:date="2019-12-17T11:00:00Z" w:initials="ML">
    <w:p w14:paraId="2D22B1A3" w14:textId="2E77160F" w:rsidR="00C579E2" w:rsidRPr="00A21407" w:rsidRDefault="00A21407" w:rsidP="000528C4">
      <w:pPr>
        <w:pStyle w:val="CommentText"/>
        <w:rPr>
          <w:lang w:val="en-US"/>
        </w:rPr>
      </w:pPr>
      <w:r w:rsidRPr="00A21407">
        <w:rPr>
          <w:lang w:val="en-US"/>
        </w:rPr>
        <w:t xml:space="preserve">I think it </w:t>
      </w:r>
      <w:r w:rsidR="00C579E2" w:rsidRPr="00A21407">
        <w:rPr>
          <w:rStyle w:val="CommentReference"/>
        </w:rPr>
        <w:annotationRef/>
      </w:r>
      <w:r w:rsidRPr="00A21407">
        <w:rPr>
          <w:lang w:val="en-US"/>
        </w:rPr>
        <w:t>l</w:t>
      </w:r>
      <w:r w:rsidR="00C579E2" w:rsidRPr="00A21407">
        <w:rPr>
          <w:lang w:val="en-US"/>
        </w:rPr>
        <w:t>ooks correc</w:t>
      </w:r>
      <w:r w:rsidRPr="00A21407">
        <w:rPr>
          <w:lang w:val="en-US"/>
        </w:rPr>
        <w:t>t</w:t>
      </w:r>
      <w:r w:rsidR="00C579E2" w:rsidRPr="00A21407">
        <w:rPr>
          <w:lang w:val="en-US"/>
        </w:rPr>
        <w:t xml:space="preserve">! </w:t>
      </w:r>
      <w:r w:rsidRPr="00A21407">
        <w:rPr>
          <w:lang w:val="en-US"/>
        </w:rPr>
        <w:t>Posteriors with larger y-values also have smaller x-ranges. Assuming the area of M*T interaction plot is a box with sides 0.015*60 = 0.9, almost 1.</w:t>
      </w:r>
    </w:p>
  </w:comment>
  <w:comment w:id="16" w:author="Jan Ohlberger" w:date="2019-09-23T08:39:00Z" w:initials="Ca">
    <w:p w14:paraId="2DF2C311" w14:textId="7F94F99A" w:rsidR="00C579E2" w:rsidRPr="00364D0F" w:rsidRDefault="00C579E2" w:rsidP="005E48A8">
      <w:pPr>
        <w:pStyle w:val="CommentText"/>
        <w:rPr>
          <w:lang w:val="en-US"/>
        </w:rPr>
      </w:pPr>
      <w:r>
        <w:rPr>
          <w:rStyle w:val="CommentReference"/>
        </w:rPr>
        <w:annotationRef/>
      </w:r>
      <w:r w:rsidRPr="00364D0F">
        <w:rPr>
          <w:lang w:val="en-US"/>
        </w:rPr>
        <w:t>One general comment up-front: I noticed that here and in the methods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differently-sized individuals</w:t>
      </w:r>
    </w:p>
    <w:p w14:paraId="72109CDF" w14:textId="1352C75D" w:rsidR="00C579E2" w:rsidRPr="00364D0F" w:rsidRDefault="00C579E2">
      <w:pPr>
        <w:pStyle w:val="CommentText"/>
        <w:rPr>
          <w:lang w:val="en-US"/>
        </w:rPr>
      </w:pPr>
      <w:r w:rsidRPr="00364D0F">
        <w:rPr>
          <w:lang w:val="en-US"/>
        </w:rPr>
        <w:t xml:space="preserve">  </w:t>
      </w:r>
    </w:p>
  </w:comment>
  <w:comment w:id="18" w:author="Jan Ohlberger" w:date="2019-09-19T13:22:00Z" w:initials="Ca">
    <w:p w14:paraId="1CFB0996" w14:textId="77777777" w:rsidR="00C579E2" w:rsidRPr="00364D0F" w:rsidRDefault="00C579E2" w:rsidP="00897DB6">
      <w:pPr>
        <w:pStyle w:val="CommentText"/>
        <w:rPr>
          <w:lang w:val="en-US"/>
        </w:rPr>
      </w:pPr>
      <w:r>
        <w:rPr>
          <w:rStyle w:val="CommentReference"/>
        </w:rPr>
        <w:annotationRef/>
      </w:r>
      <w:r w:rsidRPr="00364D0F">
        <w:rPr>
          <w:lang w:val="en-US"/>
        </w:rPr>
        <w:t xml:space="preserve">Present values from other studies…? </w:t>
      </w:r>
    </w:p>
    <w:p w14:paraId="65AB78CF" w14:textId="77777777" w:rsidR="00C579E2" w:rsidRPr="00364D0F" w:rsidRDefault="00C579E2" w:rsidP="00897DB6">
      <w:pPr>
        <w:pStyle w:val="CommentText"/>
        <w:rPr>
          <w:lang w:val="en-US"/>
        </w:rPr>
      </w:pPr>
      <w:r w:rsidRPr="00364D0F">
        <w:rPr>
          <w:lang w:val="en-US"/>
        </w:rPr>
        <w:t>0.29 in Barneche et al. 2019 for a single species</w:t>
      </w:r>
    </w:p>
    <w:p w14:paraId="7E469BAD" w14:textId="77777777" w:rsidR="00C579E2" w:rsidRPr="00364D0F" w:rsidRDefault="00C579E2" w:rsidP="00897DB6">
      <w:pPr>
        <w:pStyle w:val="CommentText"/>
        <w:rPr>
          <w:lang w:val="en-US"/>
        </w:rPr>
      </w:pPr>
      <w:r w:rsidRPr="00364D0F">
        <w:rPr>
          <w:lang w:val="en-US"/>
        </w:rPr>
        <w:t>Basically the same as in Sibly et al. across species</w:t>
      </w:r>
    </w:p>
  </w:comment>
  <w:comment w:id="19" w:author="Max Lindmark" w:date="2020-01-10T15:59:00Z" w:initials="ML">
    <w:p w14:paraId="75CF2D10" w14:textId="77777777" w:rsidR="00C579E2" w:rsidRDefault="00C579E2" w:rsidP="00897DB6">
      <w:pPr>
        <w:pStyle w:val="CommentText"/>
      </w:pPr>
      <w:r>
        <w:rPr>
          <w:rStyle w:val="CommentReference"/>
        </w:rPr>
        <w:annotationRef/>
      </w:r>
      <w:r>
        <w:t>The 0.29 is for asymptotic mass, right? The scaling exponent of growth is theta – 1, and they estimate theta to 0.78. So their specific growth exponent is -0.22, right?</w:t>
      </w:r>
    </w:p>
  </w:comment>
  <w:comment w:id="20" w:author="Jan Ohlberger" w:date="2019-09-19T15:57:00Z" w:initials="Ca">
    <w:p w14:paraId="013F13AB" w14:textId="7DC07F32" w:rsidR="00C579E2" w:rsidRPr="00364D0F" w:rsidRDefault="00C579E2">
      <w:pPr>
        <w:pStyle w:val="CommentText"/>
        <w:rPr>
          <w:lang w:val="en-US"/>
        </w:rPr>
      </w:pPr>
      <w:r>
        <w:rPr>
          <w:rStyle w:val="CommentReference"/>
        </w:rPr>
        <w:annotationRef/>
      </w:r>
      <w:r w:rsidRPr="00364D0F">
        <w:rPr>
          <w:lang w:val="en-US"/>
        </w:rPr>
        <w:t xml:space="preserve">Switch order. First the main and then the secondary effect </w:t>
      </w:r>
    </w:p>
  </w:comment>
  <w:comment w:id="25" w:author="Jan Ohlberger" w:date="2019-09-19T15:59:00Z" w:initials="Ca">
    <w:p w14:paraId="1A942621" w14:textId="77777777" w:rsidR="00C579E2" w:rsidRPr="00364D0F" w:rsidRDefault="00C579E2"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C579E2" w:rsidRPr="00364D0F" w:rsidRDefault="00C579E2"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26" w:author="Jan Ohlberger" w:date="2019-09-19T16:20:00Z" w:initials="Ca">
    <w:p w14:paraId="089FCBED" w14:textId="3B344F59" w:rsidR="00C579E2" w:rsidRPr="00364D0F" w:rsidRDefault="00C579E2">
      <w:pPr>
        <w:pStyle w:val="CommentText"/>
        <w:rPr>
          <w:lang w:val="en-US"/>
        </w:rPr>
      </w:pPr>
      <w:r>
        <w:rPr>
          <w:rStyle w:val="CommentReference"/>
        </w:rPr>
        <w:annotationRef/>
      </w:r>
      <w:r w:rsidRPr="00364D0F">
        <w:rPr>
          <w:lang w:val="en-US"/>
        </w:rPr>
        <w:t>Also: studies have found that growth rate and other life-history traits, but not asymptotic size, vary systematically across latitudinal gradients (e.g. Heibo et al. 2005 Ecology)</w:t>
      </w:r>
    </w:p>
  </w:comment>
  <w:comment w:id="27" w:author="Jan Ohlberger" w:date="2019-09-19T16:29:00Z" w:initials="Ca">
    <w:p w14:paraId="60D4DBC0" w14:textId="096EA829" w:rsidR="00C579E2" w:rsidRPr="00364D0F" w:rsidRDefault="00C579E2">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L_inf, specifically related to selection/mortality – e.g. fishing  </w:t>
      </w:r>
    </w:p>
  </w:comment>
  <w:comment w:id="28" w:author="Jan Ohlberger" w:date="2019-09-19T16:32:00Z" w:initials="Ca">
    <w:p w14:paraId="0EB4514D" w14:textId="65B13B42" w:rsidR="00C579E2" w:rsidRPr="00364D0F" w:rsidRDefault="00C579E2">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29" w:author="Jan Ohlberger" w:date="2019-09-19T16:39:00Z" w:initials="Ca">
    <w:p w14:paraId="4B6B6B7C" w14:textId="2A810477" w:rsidR="00C579E2" w:rsidRPr="00364D0F" w:rsidRDefault="00C579E2">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30" w:author="Jan Ohlberger" w:date="2019-09-19T16:47:00Z" w:initials="Ca">
    <w:p w14:paraId="11CB5E85" w14:textId="2F301961" w:rsidR="00C579E2" w:rsidRPr="00364D0F" w:rsidRDefault="00C579E2">
      <w:pPr>
        <w:pStyle w:val="CommentText"/>
        <w:rPr>
          <w:lang w:val="en-US"/>
        </w:rPr>
      </w:pPr>
      <w:r>
        <w:rPr>
          <w:rStyle w:val="CommentReference"/>
        </w:rPr>
        <w:annotationRef/>
      </w:r>
      <w:r w:rsidRPr="00364D0F">
        <w:rPr>
          <w:lang w:val="en-US"/>
        </w:rPr>
        <w:t>Yes – need some more here to continue this discussion</w:t>
      </w:r>
    </w:p>
  </w:comment>
  <w:comment w:id="31" w:author="Max Lindmark [2]" w:date="2019-09-17T21:13:00Z" w:initials="ML">
    <w:p w14:paraId="04ED075A" w14:textId="1486737E" w:rsidR="00C579E2" w:rsidRPr="00364D0F" w:rsidRDefault="00C579E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15B916F0" w15:done="0"/>
  <w15:commentEx w15:paraId="59FD3B5A" w15:done="0"/>
  <w15:commentEx w15:paraId="099D7EAE" w15:done="0"/>
  <w15:commentEx w15:paraId="10944047" w15:done="0"/>
  <w15:commentEx w15:paraId="2E0B3640" w15:done="0"/>
  <w15:commentEx w15:paraId="336A7A91" w15:done="0"/>
  <w15:commentEx w15:paraId="303ED2F3" w15:done="0"/>
  <w15:commentEx w15:paraId="752F73BD" w15:paraIdParent="303ED2F3" w15:done="0"/>
  <w15:commentEx w15:paraId="71A7AF10" w15:paraIdParent="752F73BD"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72109CDF" w15:done="0"/>
  <w15:commentEx w15:paraId="7E469BAD" w15:done="0"/>
  <w15:commentEx w15:paraId="75CF2D10" w15:paraIdParent="7E469BAD"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15B916F0" w16cid:durableId="2199186F"/>
  <w16cid:commentId w16cid:paraId="59FD3B5A" w16cid:durableId="21C01683"/>
  <w16cid:commentId w16cid:paraId="099D7EAE" w16cid:durableId="21C2E3BF"/>
  <w16cid:commentId w16cid:paraId="10944047" w16cid:durableId="21C42C0F"/>
  <w16cid:commentId w16cid:paraId="2E0B3640" w16cid:durableId="21C2D05B"/>
  <w16cid:commentId w16cid:paraId="336A7A91" w16cid:durableId="21C6D1D6"/>
  <w16cid:commentId w16cid:paraId="303ED2F3" w16cid:durableId="219E34AC"/>
  <w16cid:commentId w16cid:paraId="752F73BD" w16cid:durableId="21A123DD"/>
  <w16cid:commentId w16cid:paraId="71A7AF10" w16cid:durableId="21A35781"/>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72109CDF" w16cid:durableId="2133033C"/>
  <w16cid:commentId w16cid:paraId="7E469BAD" w16cid:durableId="212DFFA6"/>
  <w16cid:commentId w16cid:paraId="75CF2D10" w16cid:durableId="21C31DC8"/>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2D2C4" w14:textId="77777777" w:rsidR="00E57F4B" w:rsidRDefault="00E57F4B" w:rsidP="00B65B3A">
      <w:r>
        <w:separator/>
      </w:r>
    </w:p>
    <w:p w14:paraId="388C69DE" w14:textId="77777777" w:rsidR="00E57F4B" w:rsidRDefault="00E57F4B"/>
  </w:endnote>
  <w:endnote w:type="continuationSeparator" w:id="0">
    <w:p w14:paraId="38B0AB40" w14:textId="77777777" w:rsidR="00E57F4B" w:rsidRDefault="00E57F4B" w:rsidP="00B65B3A">
      <w:r>
        <w:continuationSeparator/>
      </w:r>
    </w:p>
    <w:p w14:paraId="6CA696FB" w14:textId="77777777" w:rsidR="00E57F4B" w:rsidRDefault="00E57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72DCF" w14:textId="77777777" w:rsidR="00E57F4B" w:rsidRDefault="00E57F4B" w:rsidP="00B65B3A">
      <w:r>
        <w:separator/>
      </w:r>
    </w:p>
  </w:footnote>
  <w:footnote w:type="continuationSeparator" w:id="0">
    <w:p w14:paraId="5282342B" w14:textId="77777777" w:rsidR="00E57F4B" w:rsidRDefault="00E57F4B"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579E2" w:rsidRDefault="00C579E2" w:rsidP="00B65B3A">
    <w:pPr>
      <w:pStyle w:val="Header"/>
      <w:spacing w:before="240" w:after="276"/>
    </w:pPr>
  </w:p>
  <w:p w14:paraId="3F805A8E" w14:textId="77777777" w:rsidR="00C579E2" w:rsidRDefault="00C579E2" w:rsidP="00B65B3A">
    <w:pPr>
      <w:spacing w:after="276"/>
    </w:pPr>
  </w:p>
  <w:p w14:paraId="3A1ECCFB" w14:textId="77777777" w:rsidR="00C579E2" w:rsidRDefault="00C579E2"/>
  <w:p w14:paraId="4AAA9964" w14:textId="77777777" w:rsidR="00C579E2" w:rsidRDefault="00C579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579E2" w:rsidRPr="00B30794" w:rsidRDefault="00C579E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A6F"/>
    <w:rsid w:val="000014B2"/>
    <w:rsid w:val="0000196C"/>
    <w:rsid w:val="00001A89"/>
    <w:rsid w:val="00001F62"/>
    <w:rsid w:val="0000294C"/>
    <w:rsid w:val="00002A07"/>
    <w:rsid w:val="00002BA4"/>
    <w:rsid w:val="00002EF2"/>
    <w:rsid w:val="000033A2"/>
    <w:rsid w:val="000034A8"/>
    <w:rsid w:val="00003D5D"/>
    <w:rsid w:val="0000401C"/>
    <w:rsid w:val="000046C3"/>
    <w:rsid w:val="00004A88"/>
    <w:rsid w:val="00004CD5"/>
    <w:rsid w:val="00004E6F"/>
    <w:rsid w:val="00005029"/>
    <w:rsid w:val="0000510E"/>
    <w:rsid w:val="0000521B"/>
    <w:rsid w:val="00005835"/>
    <w:rsid w:val="00005DD3"/>
    <w:rsid w:val="0000669B"/>
    <w:rsid w:val="000069BE"/>
    <w:rsid w:val="00006AB6"/>
    <w:rsid w:val="00007044"/>
    <w:rsid w:val="000072CE"/>
    <w:rsid w:val="00007318"/>
    <w:rsid w:val="000075A9"/>
    <w:rsid w:val="000077ED"/>
    <w:rsid w:val="00007C50"/>
    <w:rsid w:val="00007DC2"/>
    <w:rsid w:val="00007F4C"/>
    <w:rsid w:val="000104E9"/>
    <w:rsid w:val="00010628"/>
    <w:rsid w:val="000107CF"/>
    <w:rsid w:val="00010DA1"/>
    <w:rsid w:val="000112A0"/>
    <w:rsid w:val="00011ACC"/>
    <w:rsid w:val="00011C80"/>
    <w:rsid w:val="00012B53"/>
    <w:rsid w:val="00012D37"/>
    <w:rsid w:val="00012D53"/>
    <w:rsid w:val="00012DA1"/>
    <w:rsid w:val="00012E7A"/>
    <w:rsid w:val="00013835"/>
    <w:rsid w:val="00013938"/>
    <w:rsid w:val="000141B9"/>
    <w:rsid w:val="00014D82"/>
    <w:rsid w:val="0001518A"/>
    <w:rsid w:val="00015533"/>
    <w:rsid w:val="0001593D"/>
    <w:rsid w:val="00015A95"/>
    <w:rsid w:val="00016581"/>
    <w:rsid w:val="000167B5"/>
    <w:rsid w:val="00016F9F"/>
    <w:rsid w:val="000170C9"/>
    <w:rsid w:val="0001766C"/>
    <w:rsid w:val="00017F5C"/>
    <w:rsid w:val="0002005E"/>
    <w:rsid w:val="00020B0E"/>
    <w:rsid w:val="00020DDB"/>
    <w:rsid w:val="00020F8B"/>
    <w:rsid w:val="00021265"/>
    <w:rsid w:val="00021BAB"/>
    <w:rsid w:val="00022867"/>
    <w:rsid w:val="0002287F"/>
    <w:rsid w:val="000232E0"/>
    <w:rsid w:val="00023756"/>
    <w:rsid w:val="0002382F"/>
    <w:rsid w:val="00023A32"/>
    <w:rsid w:val="00023ED3"/>
    <w:rsid w:val="00024527"/>
    <w:rsid w:val="00024775"/>
    <w:rsid w:val="00024B8D"/>
    <w:rsid w:val="0002507D"/>
    <w:rsid w:val="00025C39"/>
    <w:rsid w:val="00025FFC"/>
    <w:rsid w:val="0002605E"/>
    <w:rsid w:val="0002641C"/>
    <w:rsid w:val="0002642F"/>
    <w:rsid w:val="000267BA"/>
    <w:rsid w:val="00026850"/>
    <w:rsid w:val="000277A7"/>
    <w:rsid w:val="00027BB6"/>
    <w:rsid w:val="00030166"/>
    <w:rsid w:val="000302A8"/>
    <w:rsid w:val="000303B0"/>
    <w:rsid w:val="000308A8"/>
    <w:rsid w:val="00030F1A"/>
    <w:rsid w:val="0003125C"/>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FE5"/>
    <w:rsid w:val="00036117"/>
    <w:rsid w:val="00036CE3"/>
    <w:rsid w:val="0003726A"/>
    <w:rsid w:val="0003742D"/>
    <w:rsid w:val="0003761B"/>
    <w:rsid w:val="00037B3B"/>
    <w:rsid w:val="0004083A"/>
    <w:rsid w:val="00040B96"/>
    <w:rsid w:val="00040DE3"/>
    <w:rsid w:val="00040FF1"/>
    <w:rsid w:val="00041223"/>
    <w:rsid w:val="0004137C"/>
    <w:rsid w:val="0004196D"/>
    <w:rsid w:val="00041D3A"/>
    <w:rsid w:val="000422A4"/>
    <w:rsid w:val="00042B4D"/>
    <w:rsid w:val="000432F0"/>
    <w:rsid w:val="000434B0"/>
    <w:rsid w:val="0004393B"/>
    <w:rsid w:val="00043D6F"/>
    <w:rsid w:val="00044449"/>
    <w:rsid w:val="0004445C"/>
    <w:rsid w:val="0004466F"/>
    <w:rsid w:val="00044758"/>
    <w:rsid w:val="00044D29"/>
    <w:rsid w:val="0004526A"/>
    <w:rsid w:val="000453E2"/>
    <w:rsid w:val="00046A6A"/>
    <w:rsid w:val="00047601"/>
    <w:rsid w:val="0004772A"/>
    <w:rsid w:val="00047884"/>
    <w:rsid w:val="00047B55"/>
    <w:rsid w:val="00047BFA"/>
    <w:rsid w:val="00050108"/>
    <w:rsid w:val="00050373"/>
    <w:rsid w:val="000504D8"/>
    <w:rsid w:val="00050A07"/>
    <w:rsid w:val="00050A2A"/>
    <w:rsid w:val="00051355"/>
    <w:rsid w:val="00051383"/>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4E66"/>
    <w:rsid w:val="00055170"/>
    <w:rsid w:val="0005535E"/>
    <w:rsid w:val="00055563"/>
    <w:rsid w:val="000557DC"/>
    <w:rsid w:val="00055A01"/>
    <w:rsid w:val="000562F8"/>
    <w:rsid w:val="0005632C"/>
    <w:rsid w:val="00056B0A"/>
    <w:rsid w:val="00056B0D"/>
    <w:rsid w:val="00056C4C"/>
    <w:rsid w:val="00056CAF"/>
    <w:rsid w:val="00057835"/>
    <w:rsid w:val="00057BB6"/>
    <w:rsid w:val="000601AF"/>
    <w:rsid w:val="000608D1"/>
    <w:rsid w:val="00060B95"/>
    <w:rsid w:val="00060EA7"/>
    <w:rsid w:val="00061004"/>
    <w:rsid w:val="000613E6"/>
    <w:rsid w:val="00061502"/>
    <w:rsid w:val="000617D9"/>
    <w:rsid w:val="00061B06"/>
    <w:rsid w:val="00062B4D"/>
    <w:rsid w:val="00062CB9"/>
    <w:rsid w:val="00062DFE"/>
    <w:rsid w:val="00063C9F"/>
    <w:rsid w:val="00064041"/>
    <w:rsid w:val="00064266"/>
    <w:rsid w:val="0006437D"/>
    <w:rsid w:val="00064DCE"/>
    <w:rsid w:val="00064E6A"/>
    <w:rsid w:val="00065163"/>
    <w:rsid w:val="00065C44"/>
    <w:rsid w:val="00065DDB"/>
    <w:rsid w:val="00065F0E"/>
    <w:rsid w:val="00066064"/>
    <w:rsid w:val="000660DD"/>
    <w:rsid w:val="00066449"/>
    <w:rsid w:val="0006685B"/>
    <w:rsid w:val="0006696B"/>
    <w:rsid w:val="00066D43"/>
    <w:rsid w:val="000675AB"/>
    <w:rsid w:val="00067956"/>
    <w:rsid w:val="00067BF2"/>
    <w:rsid w:val="00067C58"/>
    <w:rsid w:val="000701C1"/>
    <w:rsid w:val="00070833"/>
    <w:rsid w:val="00070A75"/>
    <w:rsid w:val="00070BEF"/>
    <w:rsid w:val="000713BC"/>
    <w:rsid w:val="00071BC3"/>
    <w:rsid w:val="00072330"/>
    <w:rsid w:val="00072708"/>
    <w:rsid w:val="00072957"/>
    <w:rsid w:val="00072FCA"/>
    <w:rsid w:val="00073460"/>
    <w:rsid w:val="000738FA"/>
    <w:rsid w:val="0007448F"/>
    <w:rsid w:val="000744A2"/>
    <w:rsid w:val="00074631"/>
    <w:rsid w:val="00074FB8"/>
    <w:rsid w:val="000753AA"/>
    <w:rsid w:val="0007559F"/>
    <w:rsid w:val="00075B82"/>
    <w:rsid w:val="00075D45"/>
    <w:rsid w:val="000761CA"/>
    <w:rsid w:val="00076FA9"/>
    <w:rsid w:val="0007746C"/>
    <w:rsid w:val="00077522"/>
    <w:rsid w:val="00077527"/>
    <w:rsid w:val="00080146"/>
    <w:rsid w:val="0008020F"/>
    <w:rsid w:val="00080241"/>
    <w:rsid w:val="0008049A"/>
    <w:rsid w:val="000808C7"/>
    <w:rsid w:val="000819F0"/>
    <w:rsid w:val="00081C5D"/>
    <w:rsid w:val="00081DBA"/>
    <w:rsid w:val="00081E1E"/>
    <w:rsid w:val="0008221C"/>
    <w:rsid w:val="000828A6"/>
    <w:rsid w:val="0008395F"/>
    <w:rsid w:val="000839E1"/>
    <w:rsid w:val="00083B4B"/>
    <w:rsid w:val="000840CC"/>
    <w:rsid w:val="000842E7"/>
    <w:rsid w:val="0008543A"/>
    <w:rsid w:val="00085A49"/>
    <w:rsid w:val="00085FE5"/>
    <w:rsid w:val="0008632A"/>
    <w:rsid w:val="00086451"/>
    <w:rsid w:val="00086898"/>
    <w:rsid w:val="00087CB5"/>
    <w:rsid w:val="00087CEF"/>
    <w:rsid w:val="0009026F"/>
    <w:rsid w:val="00090C12"/>
    <w:rsid w:val="00090E0D"/>
    <w:rsid w:val="0009172D"/>
    <w:rsid w:val="0009194E"/>
    <w:rsid w:val="00091C22"/>
    <w:rsid w:val="00092202"/>
    <w:rsid w:val="00092A75"/>
    <w:rsid w:val="0009328A"/>
    <w:rsid w:val="000934B6"/>
    <w:rsid w:val="00093B43"/>
    <w:rsid w:val="00093BE6"/>
    <w:rsid w:val="00093BEB"/>
    <w:rsid w:val="00093E51"/>
    <w:rsid w:val="00094621"/>
    <w:rsid w:val="000948D6"/>
    <w:rsid w:val="00094DE3"/>
    <w:rsid w:val="00094EC0"/>
    <w:rsid w:val="00096B7F"/>
    <w:rsid w:val="00097224"/>
    <w:rsid w:val="00097DF4"/>
    <w:rsid w:val="000A0119"/>
    <w:rsid w:val="000A04E8"/>
    <w:rsid w:val="000A0A31"/>
    <w:rsid w:val="000A0A6D"/>
    <w:rsid w:val="000A0A75"/>
    <w:rsid w:val="000A0AC1"/>
    <w:rsid w:val="000A0C20"/>
    <w:rsid w:val="000A0EEF"/>
    <w:rsid w:val="000A1EE4"/>
    <w:rsid w:val="000A2161"/>
    <w:rsid w:val="000A242E"/>
    <w:rsid w:val="000A2575"/>
    <w:rsid w:val="000A27B2"/>
    <w:rsid w:val="000A27F8"/>
    <w:rsid w:val="000A2AA8"/>
    <w:rsid w:val="000A340B"/>
    <w:rsid w:val="000A3610"/>
    <w:rsid w:val="000A3833"/>
    <w:rsid w:val="000A3F66"/>
    <w:rsid w:val="000A416D"/>
    <w:rsid w:val="000A4266"/>
    <w:rsid w:val="000A44E7"/>
    <w:rsid w:val="000A467D"/>
    <w:rsid w:val="000A49C5"/>
    <w:rsid w:val="000A4BDE"/>
    <w:rsid w:val="000A4FBE"/>
    <w:rsid w:val="000A50EA"/>
    <w:rsid w:val="000A5299"/>
    <w:rsid w:val="000A577D"/>
    <w:rsid w:val="000A629C"/>
    <w:rsid w:val="000A6BA2"/>
    <w:rsid w:val="000A6FAD"/>
    <w:rsid w:val="000A7055"/>
    <w:rsid w:val="000A7BBA"/>
    <w:rsid w:val="000A7FAD"/>
    <w:rsid w:val="000B069D"/>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6E"/>
    <w:rsid w:val="000B6206"/>
    <w:rsid w:val="000B6768"/>
    <w:rsid w:val="000B76C5"/>
    <w:rsid w:val="000B7715"/>
    <w:rsid w:val="000B77D0"/>
    <w:rsid w:val="000B7DBC"/>
    <w:rsid w:val="000C00DF"/>
    <w:rsid w:val="000C1642"/>
    <w:rsid w:val="000C1675"/>
    <w:rsid w:val="000C25F7"/>
    <w:rsid w:val="000C3215"/>
    <w:rsid w:val="000C38DB"/>
    <w:rsid w:val="000C3AEB"/>
    <w:rsid w:val="000C3C6A"/>
    <w:rsid w:val="000C3CF2"/>
    <w:rsid w:val="000C3DC7"/>
    <w:rsid w:val="000C40E1"/>
    <w:rsid w:val="000C44CC"/>
    <w:rsid w:val="000C4658"/>
    <w:rsid w:val="000C4664"/>
    <w:rsid w:val="000C4B79"/>
    <w:rsid w:val="000C4D51"/>
    <w:rsid w:val="000C4FA9"/>
    <w:rsid w:val="000C50AA"/>
    <w:rsid w:val="000C5410"/>
    <w:rsid w:val="000C5448"/>
    <w:rsid w:val="000C5880"/>
    <w:rsid w:val="000C5AA1"/>
    <w:rsid w:val="000C5ABF"/>
    <w:rsid w:val="000C5FDA"/>
    <w:rsid w:val="000C60C8"/>
    <w:rsid w:val="000C6247"/>
    <w:rsid w:val="000C6769"/>
    <w:rsid w:val="000C6AB5"/>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E3"/>
    <w:rsid w:val="000D121B"/>
    <w:rsid w:val="000D1971"/>
    <w:rsid w:val="000D1A5F"/>
    <w:rsid w:val="000D328D"/>
    <w:rsid w:val="000D395E"/>
    <w:rsid w:val="000D3A14"/>
    <w:rsid w:val="000D3C96"/>
    <w:rsid w:val="000D3E8F"/>
    <w:rsid w:val="000D4585"/>
    <w:rsid w:val="000D4AC8"/>
    <w:rsid w:val="000D4E7A"/>
    <w:rsid w:val="000D5251"/>
    <w:rsid w:val="000D52E8"/>
    <w:rsid w:val="000D537B"/>
    <w:rsid w:val="000D5FD0"/>
    <w:rsid w:val="000D5FFF"/>
    <w:rsid w:val="000D683D"/>
    <w:rsid w:val="000D6C9D"/>
    <w:rsid w:val="000D6CAB"/>
    <w:rsid w:val="000D6FEF"/>
    <w:rsid w:val="000D766D"/>
    <w:rsid w:val="000D7CB0"/>
    <w:rsid w:val="000E0584"/>
    <w:rsid w:val="000E069E"/>
    <w:rsid w:val="000E1122"/>
    <w:rsid w:val="000E1931"/>
    <w:rsid w:val="000E1C7F"/>
    <w:rsid w:val="000E1E25"/>
    <w:rsid w:val="000E209B"/>
    <w:rsid w:val="000E214D"/>
    <w:rsid w:val="000E2A9D"/>
    <w:rsid w:val="000E2CA3"/>
    <w:rsid w:val="000E30B6"/>
    <w:rsid w:val="000E36BF"/>
    <w:rsid w:val="000E41EA"/>
    <w:rsid w:val="000E4530"/>
    <w:rsid w:val="000E4F9E"/>
    <w:rsid w:val="000E5320"/>
    <w:rsid w:val="000E556B"/>
    <w:rsid w:val="000E592F"/>
    <w:rsid w:val="000E594F"/>
    <w:rsid w:val="000E5B6F"/>
    <w:rsid w:val="000E5FAF"/>
    <w:rsid w:val="000E5FD4"/>
    <w:rsid w:val="000E784A"/>
    <w:rsid w:val="000E7B85"/>
    <w:rsid w:val="000E7C7D"/>
    <w:rsid w:val="000F024A"/>
    <w:rsid w:val="000F1792"/>
    <w:rsid w:val="000F1CA5"/>
    <w:rsid w:val="000F2074"/>
    <w:rsid w:val="000F2783"/>
    <w:rsid w:val="000F2D52"/>
    <w:rsid w:val="000F30B8"/>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813"/>
    <w:rsid w:val="00100F2B"/>
    <w:rsid w:val="001012E9"/>
    <w:rsid w:val="00101C9F"/>
    <w:rsid w:val="00101EA4"/>
    <w:rsid w:val="00101EB7"/>
    <w:rsid w:val="00102690"/>
    <w:rsid w:val="00102E82"/>
    <w:rsid w:val="0010342D"/>
    <w:rsid w:val="00103B44"/>
    <w:rsid w:val="00103E5D"/>
    <w:rsid w:val="00103F0F"/>
    <w:rsid w:val="00103FEB"/>
    <w:rsid w:val="0010406A"/>
    <w:rsid w:val="001041C9"/>
    <w:rsid w:val="001043E7"/>
    <w:rsid w:val="00104964"/>
    <w:rsid w:val="00104C13"/>
    <w:rsid w:val="00105000"/>
    <w:rsid w:val="001053FB"/>
    <w:rsid w:val="00105760"/>
    <w:rsid w:val="00105A2E"/>
    <w:rsid w:val="00105DE9"/>
    <w:rsid w:val="00106195"/>
    <w:rsid w:val="001063E0"/>
    <w:rsid w:val="00106423"/>
    <w:rsid w:val="00106BED"/>
    <w:rsid w:val="00106C68"/>
    <w:rsid w:val="00107D48"/>
    <w:rsid w:val="00110175"/>
    <w:rsid w:val="0011053E"/>
    <w:rsid w:val="00110AAA"/>
    <w:rsid w:val="00110D32"/>
    <w:rsid w:val="0011107C"/>
    <w:rsid w:val="00111320"/>
    <w:rsid w:val="0011159F"/>
    <w:rsid w:val="00112089"/>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489B"/>
    <w:rsid w:val="0012511E"/>
    <w:rsid w:val="001255DB"/>
    <w:rsid w:val="001258AD"/>
    <w:rsid w:val="00125A25"/>
    <w:rsid w:val="00125F96"/>
    <w:rsid w:val="00126247"/>
    <w:rsid w:val="00126A15"/>
    <w:rsid w:val="001272A8"/>
    <w:rsid w:val="00127745"/>
    <w:rsid w:val="00127B8B"/>
    <w:rsid w:val="00127EF9"/>
    <w:rsid w:val="0013077C"/>
    <w:rsid w:val="00130AA2"/>
    <w:rsid w:val="00130AF5"/>
    <w:rsid w:val="00130B48"/>
    <w:rsid w:val="00130F5E"/>
    <w:rsid w:val="0013149F"/>
    <w:rsid w:val="00132118"/>
    <w:rsid w:val="001327F8"/>
    <w:rsid w:val="001337DF"/>
    <w:rsid w:val="001338CE"/>
    <w:rsid w:val="00133CAD"/>
    <w:rsid w:val="00133EC1"/>
    <w:rsid w:val="0013443F"/>
    <w:rsid w:val="001345E1"/>
    <w:rsid w:val="00135626"/>
    <w:rsid w:val="0013635A"/>
    <w:rsid w:val="001364E8"/>
    <w:rsid w:val="00136832"/>
    <w:rsid w:val="0013685C"/>
    <w:rsid w:val="001369EA"/>
    <w:rsid w:val="00136D7F"/>
    <w:rsid w:val="00136DE7"/>
    <w:rsid w:val="001370E4"/>
    <w:rsid w:val="0013717F"/>
    <w:rsid w:val="0013740D"/>
    <w:rsid w:val="00137458"/>
    <w:rsid w:val="00137652"/>
    <w:rsid w:val="00137697"/>
    <w:rsid w:val="00137821"/>
    <w:rsid w:val="00137AD2"/>
    <w:rsid w:val="0014027E"/>
    <w:rsid w:val="001403C1"/>
    <w:rsid w:val="001406CC"/>
    <w:rsid w:val="00140FB6"/>
    <w:rsid w:val="001414C8"/>
    <w:rsid w:val="001414D6"/>
    <w:rsid w:val="00141C89"/>
    <w:rsid w:val="00141F81"/>
    <w:rsid w:val="00142E26"/>
    <w:rsid w:val="00143365"/>
    <w:rsid w:val="0014373D"/>
    <w:rsid w:val="001437ED"/>
    <w:rsid w:val="00143BF3"/>
    <w:rsid w:val="0014424D"/>
    <w:rsid w:val="00144476"/>
    <w:rsid w:val="0014503B"/>
    <w:rsid w:val="0014600E"/>
    <w:rsid w:val="001461E2"/>
    <w:rsid w:val="001462BE"/>
    <w:rsid w:val="001467B6"/>
    <w:rsid w:val="00146C07"/>
    <w:rsid w:val="00146C84"/>
    <w:rsid w:val="00146FF4"/>
    <w:rsid w:val="001472B6"/>
    <w:rsid w:val="001473B7"/>
    <w:rsid w:val="00147638"/>
    <w:rsid w:val="0014772B"/>
    <w:rsid w:val="00147F73"/>
    <w:rsid w:val="00150249"/>
    <w:rsid w:val="001509BE"/>
    <w:rsid w:val="00150B2C"/>
    <w:rsid w:val="001514B7"/>
    <w:rsid w:val="001515DF"/>
    <w:rsid w:val="001518BB"/>
    <w:rsid w:val="00151967"/>
    <w:rsid w:val="00151CC2"/>
    <w:rsid w:val="00152176"/>
    <w:rsid w:val="00152C1E"/>
    <w:rsid w:val="00152F16"/>
    <w:rsid w:val="00152F4A"/>
    <w:rsid w:val="00152FA9"/>
    <w:rsid w:val="00153304"/>
    <w:rsid w:val="00153495"/>
    <w:rsid w:val="001534E6"/>
    <w:rsid w:val="0015381A"/>
    <w:rsid w:val="00153DAF"/>
    <w:rsid w:val="0015508A"/>
    <w:rsid w:val="001550AE"/>
    <w:rsid w:val="0015577B"/>
    <w:rsid w:val="0015596B"/>
    <w:rsid w:val="00156D9D"/>
    <w:rsid w:val="0015731F"/>
    <w:rsid w:val="0015738E"/>
    <w:rsid w:val="001578C1"/>
    <w:rsid w:val="00157C3C"/>
    <w:rsid w:val="001600B7"/>
    <w:rsid w:val="00160324"/>
    <w:rsid w:val="00160584"/>
    <w:rsid w:val="00160726"/>
    <w:rsid w:val="001609FB"/>
    <w:rsid w:val="00160B31"/>
    <w:rsid w:val="00160E6C"/>
    <w:rsid w:val="0016177D"/>
    <w:rsid w:val="00161B3D"/>
    <w:rsid w:val="00162290"/>
    <w:rsid w:val="001624C7"/>
    <w:rsid w:val="001626EE"/>
    <w:rsid w:val="00162F58"/>
    <w:rsid w:val="00163824"/>
    <w:rsid w:val="001643BA"/>
    <w:rsid w:val="001648F0"/>
    <w:rsid w:val="00164A22"/>
    <w:rsid w:val="00164CA5"/>
    <w:rsid w:val="001650B1"/>
    <w:rsid w:val="00165926"/>
    <w:rsid w:val="00165C9A"/>
    <w:rsid w:val="00165F2E"/>
    <w:rsid w:val="00165FC5"/>
    <w:rsid w:val="001660A5"/>
    <w:rsid w:val="00166273"/>
    <w:rsid w:val="001662D3"/>
    <w:rsid w:val="0016713F"/>
    <w:rsid w:val="00167564"/>
    <w:rsid w:val="00167B27"/>
    <w:rsid w:val="00170155"/>
    <w:rsid w:val="0017062E"/>
    <w:rsid w:val="00170A66"/>
    <w:rsid w:val="001712EB"/>
    <w:rsid w:val="00171976"/>
    <w:rsid w:val="0017198E"/>
    <w:rsid w:val="00171E94"/>
    <w:rsid w:val="0017265E"/>
    <w:rsid w:val="001727D5"/>
    <w:rsid w:val="00172B24"/>
    <w:rsid w:val="00172DE9"/>
    <w:rsid w:val="001733D5"/>
    <w:rsid w:val="00173AC9"/>
    <w:rsid w:val="00173D37"/>
    <w:rsid w:val="00174709"/>
    <w:rsid w:val="001747D2"/>
    <w:rsid w:val="00174E2E"/>
    <w:rsid w:val="00174E96"/>
    <w:rsid w:val="00175467"/>
    <w:rsid w:val="00175AF1"/>
    <w:rsid w:val="00176E3E"/>
    <w:rsid w:val="0017726B"/>
    <w:rsid w:val="00177557"/>
    <w:rsid w:val="00177568"/>
    <w:rsid w:val="00177D4A"/>
    <w:rsid w:val="00177D54"/>
    <w:rsid w:val="00177E09"/>
    <w:rsid w:val="001800B3"/>
    <w:rsid w:val="0018027C"/>
    <w:rsid w:val="00180DA2"/>
    <w:rsid w:val="00180F48"/>
    <w:rsid w:val="00180FCE"/>
    <w:rsid w:val="0018109A"/>
    <w:rsid w:val="0018156C"/>
    <w:rsid w:val="0018176A"/>
    <w:rsid w:val="00183017"/>
    <w:rsid w:val="0018308E"/>
    <w:rsid w:val="00183531"/>
    <w:rsid w:val="001838B7"/>
    <w:rsid w:val="00183AB7"/>
    <w:rsid w:val="00183BF4"/>
    <w:rsid w:val="0018414B"/>
    <w:rsid w:val="001843A1"/>
    <w:rsid w:val="00184538"/>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C66"/>
    <w:rsid w:val="00186C9B"/>
    <w:rsid w:val="00186D96"/>
    <w:rsid w:val="0018701D"/>
    <w:rsid w:val="00187266"/>
    <w:rsid w:val="0018734B"/>
    <w:rsid w:val="0018748E"/>
    <w:rsid w:val="001879B1"/>
    <w:rsid w:val="00187F5C"/>
    <w:rsid w:val="00187FDD"/>
    <w:rsid w:val="0019064F"/>
    <w:rsid w:val="0019088A"/>
    <w:rsid w:val="001908E2"/>
    <w:rsid w:val="00190CF8"/>
    <w:rsid w:val="00191087"/>
    <w:rsid w:val="0019121C"/>
    <w:rsid w:val="00191708"/>
    <w:rsid w:val="00191799"/>
    <w:rsid w:val="001917BB"/>
    <w:rsid w:val="001918D6"/>
    <w:rsid w:val="00191A28"/>
    <w:rsid w:val="00191A2B"/>
    <w:rsid w:val="00191CE0"/>
    <w:rsid w:val="00192338"/>
    <w:rsid w:val="001924FC"/>
    <w:rsid w:val="00192640"/>
    <w:rsid w:val="00193830"/>
    <w:rsid w:val="00193B26"/>
    <w:rsid w:val="0019433D"/>
    <w:rsid w:val="001943E0"/>
    <w:rsid w:val="0019464A"/>
    <w:rsid w:val="001949AD"/>
    <w:rsid w:val="00194BBB"/>
    <w:rsid w:val="001958F4"/>
    <w:rsid w:val="00195909"/>
    <w:rsid w:val="00195953"/>
    <w:rsid w:val="00195A96"/>
    <w:rsid w:val="00195AB4"/>
    <w:rsid w:val="00195DF3"/>
    <w:rsid w:val="00196B58"/>
    <w:rsid w:val="001974ED"/>
    <w:rsid w:val="001977E2"/>
    <w:rsid w:val="00197CAD"/>
    <w:rsid w:val="001A0303"/>
    <w:rsid w:val="001A04A4"/>
    <w:rsid w:val="001A0833"/>
    <w:rsid w:val="001A16F6"/>
    <w:rsid w:val="001A19A3"/>
    <w:rsid w:val="001A1BBF"/>
    <w:rsid w:val="001A1BF1"/>
    <w:rsid w:val="001A1EE1"/>
    <w:rsid w:val="001A1F63"/>
    <w:rsid w:val="001A22A7"/>
    <w:rsid w:val="001A296D"/>
    <w:rsid w:val="001A2ADB"/>
    <w:rsid w:val="001A2DB4"/>
    <w:rsid w:val="001A3098"/>
    <w:rsid w:val="001A38BC"/>
    <w:rsid w:val="001A41FD"/>
    <w:rsid w:val="001A47D9"/>
    <w:rsid w:val="001A47E5"/>
    <w:rsid w:val="001A4D07"/>
    <w:rsid w:val="001A58EF"/>
    <w:rsid w:val="001A5B85"/>
    <w:rsid w:val="001A5B87"/>
    <w:rsid w:val="001A5DBD"/>
    <w:rsid w:val="001A654F"/>
    <w:rsid w:val="001A6A01"/>
    <w:rsid w:val="001A6B56"/>
    <w:rsid w:val="001A6B7F"/>
    <w:rsid w:val="001B149A"/>
    <w:rsid w:val="001B155A"/>
    <w:rsid w:val="001B155F"/>
    <w:rsid w:val="001B1657"/>
    <w:rsid w:val="001B2323"/>
    <w:rsid w:val="001B2428"/>
    <w:rsid w:val="001B2699"/>
    <w:rsid w:val="001B28FF"/>
    <w:rsid w:val="001B2C1D"/>
    <w:rsid w:val="001B307C"/>
    <w:rsid w:val="001B3584"/>
    <w:rsid w:val="001B3CD8"/>
    <w:rsid w:val="001B3DA2"/>
    <w:rsid w:val="001B426D"/>
    <w:rsid w:val="001B42D3"/>
    <w:rsid w:val="001B4C6F"/>
    <w:rsid w:val="001B4E27"/>
    <w:rsid w:val="001B4E53"/>
    <w:rsid w:val="001B5454"/>
    <w:rsid w:val="001B5B83"/>
    <w:rsid w:val="001B5E3D"/>
    <w:rsid w:val="001B5E76"/>
    <w:rsid w:val="001B6070"/>
    <w:rsid w:val="001B64D3"/>
    <w:rsid w:val="001B6AD7"/>
    <w:rsid w:val="001B6C3F"/>
    <w:rsid w:val="001B6FC7"/>
    <w:rsid w:val="001B7211"/>
    <w:rsid w:val="001B75A1"/>
    <w:rsid w:val="001B7828"/>
    <w:rsid w:val="001B7899"/>
    <w:rsid w:val="001B7D64"/>
    <w:rsid w:val="001B7FD8"/>
    <w:rsid w:val="001C002D"/>
    <w:rsid w:val="001C04E6"/>
    <w:rsid w:val="001C0568"/>
    <w:rsid w:val="001C10B4"/>
    <w:rsid w:val="001C1AEA"/>
    <w:rsid w:val="001C2D8B"/>
    <w:rsid w:val="001C3335"/>
    <w:rsid w:val="001C38FF"/>
    <w:rsid w:val="001C42E6"/>
    <w:rsid w:val="001C440D"/>
    <w:rsid w:val="001C499B"/>
    <w:rsid w:val="001C4A0C"/>
    <w:rsid w:val="001C4FB6"/>
    <w:rsid w:val="001C50E7"/>
    <w:rsid w:val="001C573D"/>
    <w:rsid w:val="001C58A8"/>
    <w:rsid w:val="001C5CE5"/>
    <w:rsid w:val="001C6349"/>
    <w:rsid w:val="001C68B1"/>
    <w:rsid w:val="001C6B1F"/>
    <w:rsid w:val="001C6C18"/>
    <w:rsid w:val="001C7251"/>
    <w:rsid w:val="001C779C"/>
    <w:rsid w:val="001C7893"/>
    <w:rsid w:val="001C78CD"/>
    <w:rsid w:val="001C7CBB"/>
    <w:rsid w:val="001D014E"/>
    <w:rsid w:val="001D04B8"/>
    <w:rsid w:val="001D0634"/>
    <w:rsid w:val="001D0AC5"/>
    <w:rsid w:val="001D173D"/>
    <w:rsid w:val="001D1C47"/>
    <w:rsid w:val="001D1D31"/>
    <w:rsid w:val="001D234D"/>
    <w:rsid w:val="001D245F"/>
    <w:rsid w:val="001D2934"/>
    <w:rsid w:val="001D2DB0"/>
    <w:rsid w:val="001D2DED"/>
    <w:rsid w:val="001D2F3A"/>
    <w:rsid w:val="001D319C"/>
    <w:rsid w:val="001D3556"/>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B71"/>
    <w:rsid w:val="001F126B"/>
    <w:rsid w:val="001F1657"/>
    <w:rsid w:val="001F1749"/>
    <w:rsid w:val="001F1C64"/>
    <w:rsid w:val="001F2062"/>
    <w:rsid w:val="001F20CD"/>
    <w:rsid w:val="001F235E"/>
    <w:rsid w:val="001F2DB0"/>
    <w:rsid w:val="001F38EB"/>
    <w:rsid w:val="001F4BD8"/>
    <w:rsid w:val="001F4D3A"/>
    <w:rsid w:val="001F5DB4"/>
    <w:rsid w:val="001F60A1"/>
    <w:rsid w:val="001F60E7"/>
    <w:rsid w:val="001F64A3"/>
    <w:rsid w:val="001F64BB"/>
    <w:rsid w:val="001F64BC"/>
    <w:rsid w:val="001F7038"/>
    <w:rsid w:val="001F706E"/>
    <w:rsid w:val="001F785D"/>
    <w:rsid w:val="001F7DE9"/>
    <w:rsid w:val="00200157"/>
    <w:rsid w:val="00200615"/>
    <w:rsid w:val="002006DC"/>
    <w:rsid w:val="00200753"/>
    <w:rsid w:val="0020088E"/>
    <w:rsid w:val="00200924"/>
    <w:rsid w:val="00200F5A"/>
    <w:rsid w:val="002022AA"/>
    <w:rsid w:val="002026D8"/>
    <w:rsid w:val="00202A3F"/>
    <w:rsid w:val="00202F1F"/>
    <w:rsid w:val="0020309E"/>
    <w:rsid w:val="002037B8"/>
    <w:rsid w:val="002039AF"/>
    <w:rsid w:val="00203A26"/>
    <w:rsid w:val="00203EEB"/>
    <w:rsid w:val="0020401D"/>
    <w:rsid w:val="00204049"/>
    <w:rsid w:val="002040EA"/>
    <w:rsid w:val="002048DE"/>
    <w:rsid w:val="00204903"/>
    <w:rsid w:val="00205230"/>
    <w:rsid w:val="002053CB"/>
    <w:rsid w:val="002058FB"/>
    <w:rsid w:val="00205B59"/>
    <w:rsid w:val="00206649"/>
    <w:rsid w:val="00207CC0"/>
    <w:rsid w:val="00207E29"/>
    <w:rsid w:val="00207EA7"/>
    <w:rsid w:val="0021092E"/>
    <w:rsid w:val="00210963"/>
    <w:rsid w:val="00210B22"/>
    <w:rsid w:val="002112D7"/>
    <w:rsid w:val="0021135B"/>
    <w:rsid w:val="00211D4F"/>
    <w:rsid w:val="00212311"/>
    <w:rsid w:val="0021343A"/>
    <w:rsid w:val="002137F8"/>
    <w:rsid w:val="00213C72"/>
    <w:rsid w:val="00214641"/>
    <w:rsid w:val="00214EC5"/>
    <w:rsid w:val="002150BF"/>
    <w:rsid w:val="0021533F"/>
    <w:rsid w:val="00215704"/>
    <w:rsid w:val="002158F1"/>
    <w:rsid w:val="00215BED"/>
    <w:rsid w:val="00215C51"/>
    <w:rsid w:val="00215DC4"/>
    <w:rsid w:val="002169D8"/>
    <w:rsid w:val="00216B7D"/>
    <w:rsid w:val="00216C3A"/>
    <w:rsid w:val="00216EA5"/>
    <w:rsid w:val="00217069"/>
    <w:rsid w:val="0021716C"/>
    <w:rsid w:val="00217E8B"/>
    <w:rsid w:val="00217EF5"/>
    <w:rsid w:val="00220440"/>
    <w:rsid w:val="00220A3B"/>
    <w:rsid w:val="00220D07"/>
    <w:rsid w:val="00220E04"/>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2A3"/>
    <w:rsid w:val="00226667"/>
    <w:rsid w:val="0022680C"/>
    <w:rsid w:val="00226851"/>
    <w:rsid w:val="00227385"/>
    <w:rsid w:val="00227503"/>
    <w:rsid w:val="00227A8E"/>
    <w:rsid w:val="00227C69"/>
    <w:rsid w:val="00227EF0"/>
    <w:rsid w:val="00230776"/>
    <w:rsid w:val="00232046"/>
    <w:rsid w:val="002320DC"/>
    <w:rsid w:val="0023245A"/>
    <w:rsid w:val="002327B3"/>
    <w:rsid w:val="00232B57"/>
    <w:rsid w:val="00232C56"/>
    <w:rsid w:val="00232F76"/>
    <w:rsid w:val="002336E6"/>
    <w:rsid w:val="002336F1"/>
    <w:rsid w:val="002338DE"/>
    <w:rsid w:val="002344C6"/>
    <w:rsid w:val="00235663"/>
    <w:rsid w:val="00235850"/>
    <w:rsid w:val="002359BC"/>
    <w:rsid w:val="00235BBF"/>
    <w:rsid w:val="00236276"/>
    <w:rsid w:val="002367CE"/>
    <w:rsid w:val="00236A1A"/>
    <w:rsid w:val="0023778B"/>
    <w:rsid w:val="00240BED"/>
    <w:rsid w:val="00241032"/>
    <w:rsid w:val="00241767"/>
    <w:rsid w:val="00241C52"/>
    <w:rsid w:val="0024258D"/>
    <w:rsid w:val="0024319F"/>
    <w:rsid w:val="002431E0"/>
    <w:rsid w:val="0024331B"/>
    <w:rsid w:val="00243CF4"/>
    <w:rsid w:val="00243ED7"/>
    <w:rsid w:val="00244297"/>
    <w:rsid w:val="00244556"/>
    <w:rsid w:val="00245181"/>
    <w:rsid w:val="00245899"/>
    <w:rsid w:val="00245A98"/>
    <w:rsid w:val="00245E5C"/>
    <w:rsid w:val="0024643C"/>
    <w:rsid w:val="00246996"/>
    <w:rsid w:val="00246B14"/>
    <w:rsid w:val="00246EFF"/>
    <w:rsid w:val="002471E8"/>
    <w:rsid w:val="002471FB"/>
    <w:rsid w:val="002472F4"/>
    <w:rsid w:val="002474ED"/>
    <w:rsid w:val="00250758"/>
    <w:rsid w:val="00250AB3"/>
    <w:rsid w:val="00250F01"/>
    <w:rsid w:val="00250F03"/>
    <w:rsid w:val="002516D0"/>
    <w:rsid w:val="00252098"/>
    <w:rsid w:val="00252D90"/>
    <w:rsid w:val="00252EBE"/>
    <w:rsid w:val="002535A6"/>
    <w:rsid w:val="00254101"/>
    <w:rsid w:val="00254271"/>
    <w:rsid w:val="0025448D"/>
    <w:rsid w:val="00254717"/>
    <w:rsid w:val="00254ED4"/>
    <w:rsid w:val="0025544C"/>
    <w:rsid w:val="002555F5"/>
    <w:rsid w:val="002558CE"/>
    <w:rsid w:val="00256148"/>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CD9"/>
    <w:rsid w:val="00260D10"/>
    <w:rsid w:val="00260F30"/>
    <w:rsid w:val="0026117F"/>
    <w:rsid w:val="00261377"/>
    <w:rsid w:val="00261827"/>
    <w:rsid w:val="00261B01"/>
    <w:rsid w:val="00262220"/>
    <w:rsid w:val="00262944"/>
    <w:rsid w:val="00262BCB"/>
    <w:rsid w:val="00263268"/>
    <w:rsid w:val="00263452"/>
    <w:rsid w:val="00263974"/>
    <w:rsid w:val="00263DE1"/>
    <w:rsid w:val="00263E8E"/>
    <w:rsid w:val="00264054"/>
    <w:rsid w:val="002640EC"/>
    <w:rsid w:val="00264FF4"/>
    <w:rsid w:val="002650B7"/>
    <w:rsid w:val="002656BD"/>
    <w:rsid w:val="00265D48"/>
    <w:rsid w:val="00266BE1"/>
    <w:rsid w:val="00266F69"/>
    <w:rsid w:val="002670B4"/>
    <w:rsid w:val="002670CA"/>
    <w:rsid w:val="00267312"/>
    <w:rsid w:val="00267909"/>
    <w:rsid w:val="00267F8D"/>
    <w:rsid w:val="002702A2"/>
    <w:rsid w:val="002709C8"/>
    <w:rsid w:val="00270FD8"/>
    <w:rsid w:val="00271376"/>
    <w:rsid w:val="00271681"/>
    <w:rsid w:val="00272129"/>
    <w:rsid w:val="00272255"/>
    <w:rsid w:val="0027256B"/>
    <w:rsid w:val="00272671"/>
    <w:rsid w:val="00272A31"/>
    <w:rsid w:val="00272C73"/>
    <w:rsid w:val="00273181"/>
    <w:rsid w:val="002734AE"/>
    <w:rsid w:val="00273753"/>
    <w:rsid w:val="00273D55"/>
    <w:rsid w:val="00273F94"/>
    <w:rsid w:val="00273FE0"/>
    <w:rsid w:val="002746FD"/>
    <w:rsid w:val="002749CE"/>
    <w:rsid w:val="00274B18"/>
    <w:rsid w:val="0027501B"/>
    <w:rsid w:val="00275286"/>
    <w:rsid w:val="002753F9"/>
    <w:rsid w:val="0027643C"/>
    <w:rsid w:val="00276AAA"/>
    <w:rsid w:val="00277B7A"/>
    <w:rsid w:val="00277D05"/>
    <w:rsid w:val="00277DCB"/>
    <w:rsid w:val="002803C5"/>
    <w:rsid w:val="002804F7"/>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3AF"/>
    <w:rsid w:val="00282844"/>
    <w:rsid w:val="00282F1F"/>
    <w:rsid w:val="0028301A"/>
    <w:rsid w:val="00283150"/>
    <w:rsid w:val="002833B5"/>
    <w:rsid w:val="002837D0"/>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EE"/>
    <w:rsid w:val="0029538A"/>
    <w:rsid w:val="0029575C"/>
    <w:rsid w:val="00295D67"/>
    <w:rsid w:val="00295DA2"/>
    <w:rsid w:val="00295DF6"/>
    <w:rsid w:val="00295E8F"/>
    <w:rsid w:val="00296307"/>
    <w:rsid w:val="0029680D"/>
    <w:rsid w:val="00296864"/>
    <w:rsid w:val="00296C9A"/>
    <w:rsid w:val="00297092"/>
    <w:rsid w:val="002970B6"/>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E9A"/>
    <w:rsid w:val="002A432B"/>
    <w:rsid w:val="002A4A40"/>
    <w:rsid w:val="002A4A91"/>
    <w:rsid w:val="002A4F7A"/>
    <w:rsid w:val="002A5434"/>
    <w:rsid w:val="002A56AF"/>
    <w:rsid w:val="002A590E"/>
    <w:rsid w:val="002A60B3"/>
    <w:rsid w:val="002A6389"/>
    <w:rsid w:val="002A6E0F"/>
    <w:rsid w:val="002A7291"/>
    <w:rsid w:val="002A73E0"/>
    <w:rsid w:val="002A7B9E"/>
    <w:rsid w:val="002A7F29"/>
    <w:rsid w:val="002B02D9"/>
    <w:rsid w:val="002B0444"/>
    <w:rsid w:val="002B0461"/>
    <w:rsid w:val="002B098F"/>
    <w:rsid w:val="002B14CD"/>
    <w:rsid w:val="002B1BCE"/>
    <w:rsid w:val="002B1C6B"/>
    <w:rsid w:val="002B1D61"/>
    <w:rsid w:val="002B2C17"/>
    <w:rsid w:val="002B343F"/>
    <w:rsid w:val="002B3859"/>
    <w:rsid w:val="002B385D"/>
    <w:rsid w:val="002B3C4B"/>
    <w:rsid w:val="002B4209"/>
    <w:rsid w:val="002B472B"/>
    <w:rsid w:val="002B48A4"/>
    <w:rsid w:val="002B49A9"/>
    <w:rsid w:val="002B4B9F"/>
    <w:rsid w:val="002B4DF5"/>
    <w:rsid w:val="002B50CD"/>
    <w:rsid w:val="002B5150"/>
    <w:rsid w:val="002B5A13"/>
    <w:rsid w:val="002B5F29"/>
    <w:rsid w:val="002B607D"/>
    <w:rsid w:val="002B628E"/>
    <w:rsid w:val="002B66B3"/>
    <w:rsid w:val="002B6964"/>
    <w:rsid w:val="002B70B1"/>
    <w:rsid w:val="002B74BA"/>
    <w:rsid w:val="002B7981"/>
    <w:rsid w:val="002B7B50"/>
    <w:rsid w:val="002C02B5"/>
    <w:rsid w:val="002C0983"/>
    <w:rsid w:val="002C0D3C"/>
    <w:rsid w:val="002C1549"/>
    <w:rsid w:val="002C162A"/>
    <w:rsid w:val="002C1C08"/>
    <w:rsid w:val="002C1CDF"/>
    <w:rsid w:val="002C1EC1"/>
    <w:rsid w:val="002C2269"/>
    <w:rsid w:val="002C38D7"/>
    <w:rsid w:val="002C3B04"/>
    <w:rsid w:val="002C3B62"/>
    <w:rsid w:val="002C3E39"/>
    <w:rsid w:val="002C422E"/>
    <w:rsid w:val="002C422F"/>
    <w:rsid w:val="002C4D8F"/>
    <w:rsid w:val="002C4E2F"/>
    <w:rsid w:val="002C57E9"/>
    <w:rsid w:val="002C6178"/>
    <w:rsid w:val="002C67C1"/>
    <w:rsid w:val="002C6951"/>
    <w:rsid w:val="002C76EC"/>
    <w:rsid w:val="002C7BCD"/>
    <w:rsid w:val="002C7C37"/>
    <w:rsid w:val="002C7E0B"/>
    <w:rsid w:val="002D1025"/>
    <w:rsid w:val="002D2149"/>
    <w:rsid w:val="002D221F"/>
    <w:rsid w:val="002D278A"/>
    <w:rsid w:val="002D35C9"/>
    <w:rsid w:val="002D3CBF"/>
    <w:rsid w:val="002D3EBF"/>
    <w:rsid w:val="002D3F93"/>
    <w:rsid w:val="002D4672"/>
    <w:rsid w:val="002D4AFC"/>
    <w:rsid w:val="002D4B83"/>
    <w:rsid w:val="002D5019"/>
    <w:rsid w:val="002D5168"/>
    <w:rsid w:val="002D5388"/>
    <w:rsid w:val="002D5947"/>
    <w:rsid w:val="002D6128"/>
    <w:rsid w:val="002D62A8"/>
    <w:rsid w:val="002D631D"/>
    <w:rsid w:val="002D6B43"/>
    <w:rsid w:val="002D7ACA"/>
    <w:rsid w:val="002E04C9"/>
    <w:rsid w:val="002E056F"/>
    <w:rsid w:val="002E07AC"/>
    <w:rsid w:val="002E08DB"/>
    <w:rsid w:val="002E0B63"/>
    <w:rsid w:val="002E1D7D"/>
    <w:rsid w:val="002E2294"/>
    <w:rsid w:val="002E2949"/>
    <w:rsid w:val="002E33BA"/>
    <w:rsid w:val="002E350A"/>
    <w:rsid w:val="002E391B"/>
    <w:rsid w:val="002E398D"/>
    <w:rsid w:val="002E3E3A"/>
    <w:rsid w:val="002E4326"/>
    <w:rsid w:val="002E4FBD"/>
    <w:rsid w:val="002E5085"/>
    <w:rsid w:val="002E5387"/>
    <w:rsid w:val="002E5709"/>
    <w:rsid w:val="002E5DFA"/>
    <w:rsid w:val="002E5FAA"/>
    <w:rsid w:val="002E688B"/>
    <w:rsid w:val="002E6AE3"/>
    <w:rsid w:val="002E6FB8"/>
    <w:rsid w:val="002E7678"/>
    <w:rsid w:val="002E774F"/>
    <w:rsid w:val="002E7A2A"/>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D81"/>
    <w:rsid w:val="002F2E5C"/>
    <w:rsid w:val="002F378B"/>
    <w:rsid w:val="002F3858"/>
    <w:rsid w:val="002F387C"/>
    <w:rsid w:val="002F39E7"/>
    <w:rsid w:val="002F3BA6"/>
    <w:rsid w:val="002F3C08"/>
    <w:rsid w:val="002F3F5E"/>
    <w:rsid w:val="002F4082"/>
    <w:rsid w:val="002F463E"/>
    <w:rsid w:val="002F4648"/>
    <w:rsid w:val="002F480B"/>
    <w:rsid w:val="002F4E40"/>
    <w:rsid w:val="002F4E9B"/>
    <w:rsid w:val="002F5013"/>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AE0"/>
    <w:rsid w:val="00301B8E"/>
    <w:rsid w:val="00301D03"/>
    <w:rsid w:val="00302D60"/>
    <w:rsid w:val="00303386"/>
    <w:rsid w:val="00303480"/>
    <w:rsid w:val="00303980"/>
    <w:rsid w:val="00303ED0"/>
    <w:rsid w:val="0030435F"/>
    <w:rsid w:val="0030460D"/>
    <w:rsid w:val="00304F55"/>
    <w:rsid w:val="00305439"/>
    <w:rsid w:val="00305901"/>
    <w:rsid w:val="00305CD5"/>
    <w:rsid w:val="00305EE3"/>
    <w:rsid w:val="00305F58"/>
    <w:rsid w:val="00306072"/>
    <w:rsid w:val="00306209"/>
    <w:rsid w:val="0030633B"/>
    <w:rsid w:val="003070D6"/>
    <w:rsid w:val="00307169"/>
    <w:rsid w:val="00307177"/>
    <w:rsid w:val="0030764C"/>
    <w:rsid w:val="003100F7"/>
    <w:rsid w:val="0031021A"/>
    <w:rsid w:val="0031052E"/>
    <w:rsid w:val="003106CF"/>
    <w:rsid w:val="00310932"/>
    <w:rsid w:val="00310A10"/>
    <w:rsid w:val="003113EC"/>
    <w:rsid w:val="00311E65"/>
    <w:rsid w:val="00312103"/>
    <w:rsid w:val="003124B3"/>
    <w:rsid w:val="003126F4"/>
    <w:rsid w:val="00312A7C"/>
    <w:rsid w:val="00312D49"/>
    <w:rsid w:val="003130F0"/>
    <w:rsid w:val="003131EB"/>
    <w:rsid w:val="0031330D"/>
    <w:rsid w:val="00313374"/>
    <w:rsid w:val="00313CCD"/>
    <w:rsid w:val="00313E1A"/>
    <w:rsid w:val="00313E5E"/>
    <w:rsid w:val="003140BA"/>
    <w:rsid w:val="0031433F"/>
    <w:rsid w:val="003146EB"/>
    <w:rsid w:val="003152C4"/>
    <w:rsid w:val="00316595"/>
    <w:rsid w:val="00316A97"/>
    <w:rsid w:val="00316CA0"/>
    <w:rsid w:val="00316D89"/>
    <w:rsid w:val="00316FF1"/>
    <w:rsid w:val="0031708F"/>
    <w:rsid w:val="003170D7"/>
    <w:rsid w:val="0032039C"/>
    <w:rsid w:val="00320760"/>
    <w:rsid w:val="00320A8C"/>
    <w:rsid w:val="00320DB5"/>
    <w:rsid w:val="00321B73"/>
    <w:rsid w:val="00321BD0"/>
    <w:rsid w:val="00322018"/>
    <w:rsid w:val="003224C2"/>
    <w:rsid w:val="003225CA"/>
    <w:rsid w:val="003226DA"/>
    <w:rsid w:val="00322AEE"/>
    <w:rsid w:val="00322AFB"/>
    <w:rsid w:val="00322BA6"/>
    <w:rsid w:val="00322D5E"/>
    <w:rsid w:val="00322F2B"/>
    <w:rsid w:val="0032316F"/>
    <w:rsid w:val="0032348F"/>
    <w:rsid w:val="00323F8E"/>
    <w:rsid w:val="00324207"/>
    <w:rsid w:val="003248B3"/>
    <w:rsid w:val="00324913"/>
    <w:rsid w:val="00324D19"/>
    <w:rsid w:val="003259E4"/>
    <w:rsid w:val="00326581"/>
    <w:rsid w:val="0032666A"/>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789"/>
    <w:rsid w:val="0033583D"/>
    <w:rsid w:val="003358C6"/>
    <w:rsid w:val="00335906"/>
    <w:rsid w:val="00335A4C"/>
    <w:rsid w:val="00336EDA"/>
    <w:rsid w:val="00336EE1"/>
    <w:rsid w:val="00337466"/>
    <w:rsid w:val="00337A00"/>
    <w:rsid w:val="00337C4C"/>
    <w:rsid w:val="00337CC2"/>
    <w:rsid w:val="00340860"/>
    <w:rsid w:val="00340B7B"/>
    <w:rsid w:val="00340BD9"/>
    <w:rsid w:val="00340E9A"/>
    <w:rsid w:val="00340F56"/>
    <w:rsid w:val="003410FC"/>
    <w:rsid w:val="00341A29"/>
    <w:rsid w:val="00341D9D"/>
    <w:rsid w:val="003421A8"/>
    <w:rsid w:val="003424A6"/>
    <w:rsid w:val="0034262F"/>
    <w:rsid w:val="00342CB3"/>
    <w:rsid w:val="00342CC2"/>
    <w:rsid w:val="0034369C"/>
    <w:rsid w:val="00343966"/>
    <w:rsid w:val="00343EAC"/>
    <w:rsid w:val="003442DF"/>
    <w:rsid w:val="00344317"/>
    <w:rsid w:val="00344B10"/>
    <w:rsid w:val="0034501E"/>
    <w:rsid w:val="00345115"/>
    <w:rsid w:val="0034543B"/>
    <w:rsid w:val="0034545E"/>
    <w:rsid w:val="00345827"/>
    <w:rsid w:val="00345B0D"/>
    <w:rsid w:val="003462D8"/>
    <w:rsid w:val="003464BF"/>
    <w:rsid w:val="00346684"/>
    <w:rsid w:val="00346952"/>
    <w:rsid w:val="00346B15"/>
    <w:rsid w:val="00346D6B"/>
    <w:rsid w:val="00346D93"/>
    <w:rsid w:val="00346DB9"/>
    <w:rsid w:val="003471A8"/>
    <w:rsid w:val="003472BC"/>
    <w:rsid w:val="00350005"/>
    <w:rsid w:val="003500C8"/>
    <w:rsid w:val="003502F9"/>
    <w:rsid w:val="00350B05"/>
    <w:rsid w:val="00350F0D"/>
    <w:rsid w:val="00351117"/>
    <w:rsid w:val="003512C5"/>
    <w:rsid w:val="0035144A"/>
    <w:rsid w:val="00351594"/>
    <w:rsid w:val="0035160C"/>
    <w:rsid w:val="0035178A"/>
    <w:rsid w:val="00351E78"/>
    <w:rsid w:val="0035230A"/>
    <w:rsid w:val="003526B5"/>
    <w:rsid w:val="0035286B"/>
    <w:rsid w:val="00353881"/>
    <w:rsid w:val="00353BA1"/>
    <w:rsid w:val="003544E4"/>
    <w:rsid w:val="00354B7D"/>
    <w:rsid w:val="00354C6A"/>
    <w:rsid w:val="00354D8E"/>
    <w:rsid w:val="003551F1"/>
    <w:rsid w:val="00355495"/>
    <w:rsid w:val="00355AC9"/>
    <w:rsid w:val="00355C30"/>
    <w:rsid w:val="003562E2"/>
    <w:rsid w:val="00356884"/>
    <w:rsid w:val="00356E40"/>
    <w:rsid w:val="003570FB"/>
    <w:rsid w:val="00357C81"/>
    <w:rsid w:val="00360333"/>
    <w:rsid w:val="00360D74"/>
    <w:rsid w:val="00360EB8"/>
    <w:rsid w:val="0036159F"/>
    <w:rsid w:val="00361647"/>
    <w:rsid w:val="00361B5F"/>
    <w:rsid w:val="00361D32"/>
    <w:rsid w:val="00361E6E"/>
    <w:rsid w:val="00362041"/>
    <w:rsid w:val="0036264A"/>
    <w:rsid w:val="00362988"/>
    <w:rsid w:val="00362C04"/>
    <w:rsid w:val="003630AD"/>
    <w:rsid w:val="00363460"/>
    <w:rsid w:val="00363482"/>
    <w:rsid w:val="00363BA7"/>
    <w:rsid w:val="00363EAB"/>
    <w:rsid w:val="003640C7"/>
    <w:rsid w:val="00364999"/>
    <w:rsid w:val="00364D0F"/>
    <w:rsid w:val="003650BD"/>
    <w:rsid w:val="003657F9"/>
    <w:rsid w:val="003658DA"/>
    <w:rsid w:val="00365B75"/>
    <w:rsid w:val="0036602D"/>
    <w:rsid w:val="0036606D"/>
    <w:rsid w:val="00366238"/>
    <w:rsid w:val="003666CB"/>
    <w:rsid w:val="00366EF6"/>
    <w:rsid w:val="00366F98"/>
    <w:rsid w:val="003672C4"/>
    <w:rsid w:val="00367590"/>
    <w:rsid w:val="003678E0"/>
    <w:rsid w:val="00367C0C"/>
    <w:rsid w:val="0037006D"/>
    <w:rsid w:val="00370B63"/>
    <w:rsid w:val="00370FC7"/>
    <w:rsid w:val="00371559"/>
    <w:rsid w:val="0037173B"/>
    <w:rsid w:val="0037238E"/>
    <w:rsid w:val="003727FD"/>
    <w:rsid w:val="00372E45"/>
    <w:rsid w:val="00372F95"/>
    <w:rsid w:val="00373994"/>
    <w:rsid w:val="00373A80"/>
    <w:rsid w:val="00373B3C"/>
    <w:rsid w:val="00373DD3"/>
    <w:rsid w:val="0037401F"/>
    <w:rsid w:val="00374569"/>
    <w:rsid w:val="00374653"/>
    <w:rsid w:val="00374DFB"/>
    <w:rsid w:val="00375E0A"/>
    <w:rsid w:val="0037625B"/>
    <w:rsid w:val="003763B6"/>
    <w:rsid w:val="00376710"/>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4F0"/>
    <w:rsid w:val="00382C33"/>
    <w:rsid w:val="00382E28"/>
    <w:rsid w:val="00382F5A"/>
    <w:rsid w:val="00383125"/>
    <w:rsid w:val="00383337"/>
    <w:rsid w:val="00384642"/>
    <w:rsid w:val="003849B5"/>
    <w:rsid w:val="00384B79"/>
    <w:rsid w:val="00384C8B"/>
    <w:rsid w:val="00384D5B"/>
    <w:rsid w:val="00384EA0"/>
    <w:rsid w:val="003851AD"/>
    <w:rsid w:val="003854DB"/>
    <w:rsid w:val="00385953"/>
    <w:rsid w:val="00385D03"/>
    <w:rsid w:val="00385F1D"/>
    <w:rsid w:val="00386766"/>
    <w:rsid w:val="00386920"/>
    <w:rsid w:val="00386949"/>
    <w:rsid w:val="00386CE4"/>
    <w:rsid w:val="00386EF7"/>
    <w:rsid w:val="003872A1"/>
    <w:rsid w:val="003878FE"/>
    <w:rsid w:val="00387D02"/>
    <w:rsid w:val="00387F69"/>
    <w:rsid w:val="00390212"/>
    <w:rsid w:val="00390462"/>
    <w:rsid w:val="003905B0"/>
    <w:rsid w:val="0039070D"/>
    <w:rsid w:val="0039163D"/>
    <w:rsid w:val="00391D39"/>
    <w:rsid w:val="00391E63"/>
    <w:rsid w:val="00392D42"/>
    <w:rsid w:val="00393076"/>
    <w:rsid w:val="00393A55"/>
    <w:rsid w:val="00393D4C"/>
    <w:rsid w:val="00393F71"/>
    <w:rsid w:val="00394251"/>
    <w:rsid w:val="003943DA"/>
    <w:rsid w:val="003943F4"/>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DDA"/>
    <w:rsid w:val="00397E17"/>
    <w:rsid w:val="003A03F0"/>
    <w:rsid w:val="003A0691"/>
    <w:rsid w:val="003A094F"/>
    <w:rsid w:val="003A0FB9"/>
    <w:rsid w:val="003A1B96"/>
    <w:rsid w:val="003A1B9F"/>
    <w:rsid w:val="003A1FF2"/>
    <w:rsid w:val="003A239D"/>
    <w:rsid w:val="003A2815"/>
    <w:rsid w:val="003A29B9"/>
    <w:rsid w:val="003A2B0A"/>
    <w:rsid w:val="003A2ED2"/>
    <w:rsid w:val="003A2F10"/>
    <w:rsid w:val="003A330F"/>
    <w:rsid w:val="003A3AC9"/>
    <w:rsid w:val="003A3C63"/>
    <w:rsid w:val="003A42E9"/>
    <w:rsid w:val="003A4469"/>
    <w:rsid w:val="003A491B"/>
    <w:rsid w:val="003A4EA5"/>
    <w:rsid w:val="003A5DA8"/>
    <w:rsid w:val="003A5E45"/>
    <w:rsid w:val="003A652C"/>
    <w:rsid w:val="003A6C99"/>
    <w:rsid w:val="003A7648"/>
    <w:rsid w:val="003A7788"/>
    <w:rsid w:val="003A796B"/>
    <w:rsid w:val="003A7A1D"/>
    <w:rsid w:val="003A7CA2"/>
    <w:rsid w:val="003B040E"/>
    <w:rsid w:val="003B0686"/>
    <w:rsid w:val="003B0EA7"/>
    <w:rsid w:val="003B0FB2"/>
    <w:rsid w:val="003B11F3"/>
    <w:rsid w:val="003B16D2"/>
    <w:rsid w:val="003B1AED"/>
    <w:rsid w:val="003B1D61"/>
    <w:rsid w:val="003B1D70"/>
    <w:rsid w:val="003B1E05"/>
    <w:rsid w:val="003B22E5"/>
    <w:rsid w:val="003B26C6"/>
    <w:rsid w:val="003B26C7"/>
    <w:rsid w:val="003B2766"/>
    <w:rsid w:val="003B2AAB"/>
    <w:rsid w:val="003B2D53"/>
    <w:rsid w:val="003B2F68"/>
    <w:rsid w:val="003B3003"/>
    <w:rsid w:val="003B3300"/>
    <w:rsid w:val="003B3425"/>
    <w:rsid w:val="003B38E8"/>
    <w:rsid w:val="003B3E87"/>
    <w:rsid w:val="003B4008"/>
    <w:rsid w:val="003B4601"/>
    <w:rsid w:val="003B47A7"/>
    <w:rsid w:val="003B587C"/>
    <w:rsid w:val="003B5AC8"/>
    <w:rsid w:val="003B5E58"/>
    <w:rsid w:val="003B5FBA"/>
    <w:rsid w:val="003B6E1A"/>
    <w:rsid w:val="003B6F6E"/>
    <w:rsid w:val="003B6F7F"/>
    <w:rsid w:val="003B7248"/>
    <w:rsid w:val="003B7B3F"/>
    <w:rsid w:val="003B7DD1"/>
    <w:rsid w:val="003B7F77"/>
    <w:rsid w:val="003C0524"/>
    <w:rsid w:val="003C08E7"/>
    <w:rsid w:val="003C0905"/>
    <w:rsid w:val="003C0FC8"/>
    <w:rsid w:val="003C1081"/>
    <w:rsid w:val="003C177B"/>
    <w:rsid w:val="003C1F37"/>
    <w:rsid w:val="003C1FC7"/>
    <w:rsid w:val="003C2910"/>
    <w:rsid w:val="003C2BA8"/>
    <w:rsid w:val="003C2F1A"/>
    <w:rsid w:val="003C3BA5"/>
    <w:rsid w:val="003C3E35"/>
    <w:rsid w:val="003C41BC"/>
    <w:rsid w:val="003C4767"/>
    <w:rsid w:val="003C508A"/>
    <w:rsid w:val="003C5273"/>
    <w:rsid w:val="003C5321"/>
    <w:rsid w:val="003C5847"/>
    <w:rsid w:val="003C593B"/>
    <w:rsid w:val="003C5BCB"/>
    <w:rsid w:val="003C61B3"/>
    <w:rsid w:val="003C6474"/>
    <w:rsid w:val="003C6A43"/>
    <w:rsid w:val="003C7209"/>
    <w:rsid w:val="003C7800"/>
    <w:rsid w:val="003C7B12"/>
    <w:rsid w:val="003C7FBD"/>
    <w:rsid w:val="003D075E"/>
    <w:rsid w:val="003D1620"/>
    <w:rsid w:val="003D16A4"/>
    <w:rsid w:val="003D1A25"/>
    <w:rsid w:val="003D2228"/>
    <w:rsid w:val="003D23A7"/>
    <w:rsid w:val="003D263F"/>
    <w:rsid w:val="003D2F35"/>
    <w:rsid w:val="003D314E"/>
    <w:rsid w:val="003D3405"/>
    <w:rsid w:val="003D3784"/>
    <w:rsid w:val="003D3F36"/>
    <w:rsid w:val="003D4330"/>
    <w:rsid w:val="003D492D"/>
    <w:rsid w:val="003D4E1C"/>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D47"/>
    <w:rsid w:val="003D7F50"/>
    <w:rsid w:val="003E0031"/>
    <w:rsid w:val="003E0368"/>
    <w:rsid w:val="003E0633"/>
    <w:rsid w:val="003E127B"/>
    <w:rsid w:val="003E19B5"/>
    <w:rsid w:val="003E1FE5"/>
    <w:rsid w:val="003E2BF4"/>
    <w:rsid w:val="003E2CA1"/>
    <w:rsid w:val="003E3004"/>
    <w:rsid w:val="003E3476"/>
    <w:rsid w:val="003E3913"/>
    <w:rsid w:val="003E41BF"/>
    <w:rsid w:val="003E4903"/>
    <w:rsid w:val="003E4A29"/>
    <w:rsid w:val="003E4A3E"/>
    <w:rsid w:val="003E4D7F"/>
    <w:rsid w:val="003E537B"/>
    <w:rsid w:val="003E56C1"/>
    <w:rsid w:val="003E5C1F"/>
    <w:rsid w:val="003E5DF0"/>
    <w:rsid w:val="003E6041"/>
    <w:rsid w:val="003E64E2"/>
    <w:rsid w:val="003E6C54"/>
    <w:rsid w:val="003E70F7"/>
    <w:rsid w:val="003E76D3"/>
    <w:rsid w:val="003E77ED"/>
    <w:rsid w:val="003F06D5"/>
    <w:rsid w:val="003F07B8"/>
    <w:rsid w:val="003F0827"/>
    <w:rsid w:val="003F0D36"/>
    <w:rsid w:val="003F13F1"/>
    <w:rsid w:val="003F17D5"/>
    <w:rsid w:val="003F23E1"/>
    <w:rsid w:val="003F2DDE"/>
    <w:rsid w:val="003F2EF5"/>
    <w:rsid w:val="003F357D"/>
    <w:rsid w:val="003F3C08"/>
    <w:rsid w:val="003F3F46"/>
    <w:rsid w:val="003F41C0"/>
    <w:rsid w:val="003F41C1"/>
    <w:rsid w:val="003F46C6"/>
    <w:rsid w:val="003F4C03"/>
    <w:rsid w:val="003F4F42"/>
    <w:rsid w:val="003F5066"/>
    <w:rsid w:val="003F563B"/>
    <w:rsid w:val="003F57A6"/>
    <w:rsid w:val="003F5A89"/>
    <w:rsid w:val="003F6209"/>
    <w:rsid w:val="003F65FD"/>
    <w:rsid w:val="003F693C"/>
    <w:rsid w:val="003F76F8"/>
    <w:rsid w:val="003F7AD1"/>
    <w:rsid w:val="00400080"/>
    <w:rsid w:val="00400510"/>
    <w:rsid w:val="00400863"/>
    <w:rsid w:val="00400D96"/>
    <w:rsid w:val="004010FB"/>
    <w:rsid w:val="0040111E"/>
    <w:rsid w:val="0040177E"/>
    <w:rsid w:val="004019DB"/>
    <w:rsid w:val="00401AEC"/>
    <w:rsid w:val="00401B75"/>
    <w:rsid w:val="00402313"/>
    <w:rsid w:val="00402396"/>
    <w:rsid w:val="00402478"/>
    <w:rsid w:val="00402687"/>
    <w:rsid w:val="004029A5"/>
    <w:rsid w:val="00403371"/>
    <w:rsid w:val="00403A6A"/>
    <w:rsid w:val="00403B14"/>
    <w:rsid w:val="00404320"/>
    <w:rsid w:val="00404735"/>
    <w:rsid w:val="00404745"/>
    <w:rsid w:val="00404F82"/>
    <w:rsid w:val="0040505D"/>
    <w:rsid w:val="004055B6"/>
    <w:rsid w:val="0040595A"/>
    <w:rsid w:val="00405A3F"/>
    <w:rsid w:val="0040646E"/>
    <w:rsid w:val="0040655E"/>
    <w:rsid w:val="00406904"/>
    <w:rsid w:val="00406F4F"/>
    <w:rsid w:val="0040758C"/>
    <w:rsid w:val="004079E7"/>
    <w:rsid w:val="00407A11"/>
    <w:rsid w:val="00407C72"/>
    <w:rsid w:val="0041016A"/>
    <w:rsid w:val="0041039A"/>
    <w:rsid w:val="00410BC0"/>
    <w:rsid w:val="00410DB4"/>
    <w:rsid w:val="00411080"/>
    <w:rsid w:val="00411831"/>
    <w:rsid w:val="00411BB9"/>
    <w:rsid w:val="00411C6C"/>
    <w:rsid w:val="004121E9"/>
    <w:rsid w:val="0041242E"/>
    <w:rsid w:val="004126C1"/>
    <w:rsid w:val="00412EEC"/>
    <w:rsid w:val="00413369"/>
    <w:rsid w:val="00413526"/>
    <w:rsid w:val="004138D7"/>
    <w:rsid w:val="00413911"/>
    <w:rsid w:val="00413C6A"/>
    <w:rsid w:val="0041423D"/>
    <w:rsid w:val="00414453"/>
    <w:rsid w:val="00414A41"/>
    <w:rsid w:val="00414C5A"/>
    <w:rsid w:val="00414D05"/>
    <w:rsid w:val="00414EF0"/>
    <w:rsid w:val="00415298"/>
    <w:rsid w:val="0041549D"/>
    <w:rsid w:val="004157B2"/>
    <w:rsid w:val="00415817"/>
    <w:rsid w:val="0041675C"/>
    <w:rsid w:val="00416A20"/>
    <w:rsid w:val="004170E5"/>
    <w:rsid w:val="0041722B"/>
    <w:rsid w:val="00417395"/>
    <w:rsid w:val="0041775A"/>
    <w:rsid w:val="00417D87"/>
    <w:rsid w:val="00417F51"/>
    <w:rsid w:val="0042042F"/>
    <w:rsid w:val="0042055D"/>
    <w:rsid w:val="00420A6A"/>
    <w:rsid w:val="00420F50"/>
    <w:rsid w:val="00420FE0"/>
    <w:rsid w:val="004210DE"/>
    <w:rsid w:val="00421132"/>
    <w:rsid w:val="004213C0"/>
    <w:rsid w:val="00421D16"/>
    <w:rsid w:val="00421E56"/>
    <w:rsid w:val="00422165"/>
    <w:rsid w:val="0042225C"/>
    <w:rsid w:val="00422504"/>
    <w:rsid w:val="004226F4"/>
    <w:rsid w:val="004227D9"/>
    <w:rsid w:val="00422F02"/>
    <w:rsid w:val="00422FB7"/>
    <w:rsid w:val="00423003"/>
    <w:rsid w:val="004237A8"/>
    <w:rsid w:val="00423C92"/>
    <w:rsid w:val="00423EB0"/>
    <w:rsid w:val="0042470B"/>
    <w:rsid w:val="00424E44"/>
    <w:rsid w:val="00424EAF"/>
    <w:rsid w:val="00424F69"/>
    <w:rsid w:val="00425064"/>
    <w:rsid w:val="004252F4"/>
    <w:rsid w:val="004253C2"/>
    <w:rsid w:val="0042542B"/>
    <w:rsid w:val="00425806"/>
    <w:rsid w:val="00425A25"/>
    <w:rsid w:val="004261E4"/>
    <w:rsid w:val="00426904"/>
    <w:rsid w:val="00426CA6"/>
    <w:rsid w:val="0042714B"/>
    <w:rsid w:val="004275F9"/>
    <w:rsid w:val="00427D7B"/>
    <w:rsid w:val="00430057"/>
    <w:rsid w:val="00430138"/>
    <w:rsid w:val="00430201"/>
    <w:rsid w:val="00430469"/>
    <w:rsid w:val="004307BB"/>
    <w:rsid w:val="00430A73"/>
    <w:rsid w:val="00430CF5"/>
    <w:rsid w:val="00430DD5"/>
    <w:rsid w:val="00432937"/>
    <w:rsid w:val="0043299D"/>
    <w:rsid w:val="004332BF"/>
    <w:rsid w:val="004339AE"/>
    <w:rsid w:val="004339E2"/>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B6F"/>
    <w:rsid w:val="00437C44"/>
    <w:rsid w:val="00437CAB"/>
    <w:rsid w:val="004401F7"/>
    <w:rsid w:val="00440AC3"/>
    <w:rsid w:val="00440D77"/>
    <w:rsid w:val="00440F2E"/>
    <w:rsid w:val="00441150"/>
    <w:rsid w:val="00441F05"/>
    <w:rsid w:val="00441F11"/>
    <w:rsid w:val="00441F9C"/>
    <w:rsid w:val="0044201B"/>
    <w:rsid w:val="0044227D"/>
    <w:rsid w:val="00442551"/>
    <w:rsid w:val="00442611"/>
    <w:rsid w:val="00443540"/>
    <w:rsid w:val="00443689"/>
    <w:rsid w:val="00443E13"/>
    <w:rsid w:val="0044463E"/>
    <w:rsid w:val="00444A65"/>
    <w:rsid w:val="00444B79"/>
    <w:rsid w:val="004455DE"/>
    <w:rsid w:val="0044564E"/>
    <w:rsid w:val="00445C29"/>
    <w:rsid w:val="004460FD"/>
    <w:rsid w:val="0044629E"/>
    <w:rsid w:val="004464F7"/>
    <w:rsid w:val="00446F3D"/>
    <w:rsid w:val="00447343"/>
    <w:rsid w:val="0045038B"/>
    <w:rsid w:val="00450AFE"/>
    <w:rsid w:val="00450E93"/>
    <w:rsid w:val="00451531"/>
    <w:rsid w:val="004515D3"/>
    <w:rsid w:val="00452198"/>
    <w:rsid w:val="00452887"/>
    <w:rsid w:val="00452E1D"/>
    <w:rsid w:val="00453341"/>
    <w:rsid w:val="00454300"/>
    <w:rsid w:val="0045434E"/>
    <w:rsid w:val="0045485A"/>
    <w:rsid w:val="004549AD"/>
    <w:rsid w:val="00454F82"/>
    <w:rsid w:val="0045571D"/>
    <w:rsid w:val="004564A9"/>
    <w:rsid w:val="00456588"/>
    <w:rsid w:val="00456B75"/>
    <w:rsid w:val="00456D6C"/>
    <w:rsid w:val="004573FE"/>
    <w:rsid w:val="00457438"/>
    <w:rsid w:val="004577C7"/>
    <w:rsid w:val="0046048B"/>
    <w:rsid w:val="0046062E"/>
    <w:rsid w:val="004607FC"/>
    <w:rsid w:val="00460A77"/>
    <w:rsid w:val="0046172E"/>
    <w:rsid w:val="00461898"/>
    <w:rsid w:val="00461979"/>
    <w:rsid w:val="00462EEE"/>
    <w:rsid w:val="0046317A"/>
    <w:rsid w:val="004633DE"/>
    <w:rsid w:val="004633EB"/>
    <w:rsid w:val="00463513"/>
    <w:rsid w:val="00463AEA"/>
    <w:rsid w:val="00463C6F"/>
    <w:rsid w:val="00464279"/>
    <w:rsid w:val="00465402"/>
    <w:rsid w:val="0046647E"/>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908"/>
    <w:rsid w:val="0047394E"/>
    <w:rsid w:val="00473983"/>
    <w:rsid w:val="00473BE6"/>
    <w:rsid w:val="00474099"/>
    <w:rsid w:val="0047413E"/>
    <w:rsid w:val="004742A8"/>
    <w:rsid w:val="0047451D"/>
    <w:rsid w:val="00474887"/>
    <w:rsid w:val="004748E4"/>
    <w:rsid w:val="00475609"/>
    <w:rsid w:val="004756A7"/>
    <w:rsid w:val="00475977"/>
    <w:rsid w:val="00475D6F"/>
    <w:rsid w:val="00475DA1"/>
    <w:rsid w:val="004763F2"/>
    <w:rsid w:val="00477551"/>
    <w:rsid w:val="0047770C"/>
    <w:rsid w:val="004777C9"/>
    <w:rsid w:val="004779B0"/>
    <w:rsid w:val="00477A3F"/>
    <w:rsid w:val="00477C86"/>
    <w:rsid w:val="00477D1B"/>
    <w:rsid w:val="00480C42"/>
    <w:rsid w:val="00480DF7"/>
    <w:rsid w:val="00481024"/>
    <w:rsid w:val="0048107A"/>
    <w:rsid w:val="00481187"/>
    <w:rsid w:val="004814AD"/>
    <w:rsid w:val="00481513"/>
    <w:rsid w:val="004822B3"/>
    <w:rsid w:val="0048299E"/>
    <w:rsid w:val="004830CC"/>
    <w:rsid w:val="00483405"/>
    <w:rsid w:val="004835BD"/>
    <w:rsid w:val="004839F5"/>
    <w:rsid w:val="00483A60"/>
    <w:rsid w:val="00484B0A"/>
    <w:rsid w:val="00484BB8"/>
    <w:rsid w:val="00484C04"/>
    <w:rsid w:val="004859FB"/>
    <w:rsid w:val="00486889"/>
    <w:rsid w:val="0048694A"/>
    <w:rsid w:val="004903CA"/>
    <w:rsid w:val="00490414"/>
    <w:rsid w:val="00490BD6"/>
    <w:rsid w:val="00491DC8"/>
    <w:rsid w:val="00491F03"/>
    <w:rsid w:val="00492101"/>
    <w:rsid w:val="00492C20"/>
    <w:rsid w:val="004931C6"/>
    <w:rsid w:val="00493286"/>
    <w:rsid w:val="00493C1E"/>
    <w:rsid w:val="004941D4"/>
    <w:rsid w:val="00494446"/>
    <w:rsid w:val="00494B15"/>
    <w:rsid w:val="00494DF5"/>
    <w:rsid w:val="00494E48"/>
    <w:rsid w:val="00494F81"/>
    <w:rsid w:val="00495070"/>
    <w:rsid w:val="004951D4"/>
    <w:rsid w:val="00496D5C"/>
    <w:rsid w:val="00497A71"/>
    <w:rsid w:val="00497B0E"/>
    <w:rsid w:val="004A02E1"/>
    <w:rsid w:val="004A04A8"/>
    <w:rsid w:val="004A0680"/>
    <w:rsid w:val="004A0AF4"/>
    <w:rsid w:val="004A0B54"/>
    <w:rsid w:val="004A0CBC"/>
    <w:rsid w:val="004A0D76"/>
    <w:rsid w:val="004A0EB5"/>
    <w:rsid w:val="004A0EEF"/>
    <w:rsid w:val="004A147B"/>
    <w:rsid w:val="004A1556"/>
    <w:rsid w:val="004A1E9D"/>
    <w:rsid w:val="004A1FF2"/>
    <w:rsid w:val="004A205F"/>
    <w:rsid w:val="004A23DB"/>
    <w:rsid w:val="004A255D"/>
    <w:rsid w:val="004A267A"/>
    <w:rsid w:val="004A288B"/>
    <w:rsid w:val="004A2AE2"/>
    <w:rsid w:val="004A2D32"/>
    <w:rsid w:val="004A332C"/>
    <w:rsid w:val="004A37AB"/>
    <w:rsid w:val="004A3987"/>
    <w:rsid w:val="004A3B46"/>
    <w:rsid w:val="004A3D51"/>
    <w:rsid w:val="004A3D81"/>
    <w:rsid w:val="004A467E"/>
    <w:rsid w:val="004A4841"/>
    <w:rsid w:val="004A49C8"/>
    <w:rsid w:val="004A4E19"/>
    <w:rsid w:val="004A5152"/>
    <w:rsid w:val="004A5BAA"/>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D12"/>
    <w:rsid w:val="004B26A4"/>
    <w:rsid w:val="004B2A5F"/>
    <w:rsid w:val="004B2AE8"/>
    <w:rsid w:val="004B35E5"/>
    <w:rsid w:val="004B3BD8"/>
    <w:rsid w:val="004B3D57"/>
    <w:rsid w:val="004B4CA9"/>
    <w:rsid w:val="004B4EFD"/>
    <w:rsid w:val="004B5298"/>
    <w:rsid w:val="004B53AC"/>
    <w:rsid w:val="004B5512"/>
    <w:rsid w:val="004B58BD"/>
    <w:rsid w:val="004B6550"/>
    <w:rsid w:val="004B6B51"/>
    <w:rsid w:val="004B6B95"/>
    <w:rsid w:val="004B7510"/>
    <w:rsid w:val="004B7A46"/>
    <w:rsid w:val="004B7EAC"/>
    <w:rsid w:val="004C03B1"/>
    <w:rsid w:val="004C0B7D"/>
    <w:rsid w:val="004C128F"/>
    <w:rsid w:val="004C131D"/>
    <w:rsid w:val="004C13EC"/>
    <w:rsid w:val="004C1BB3"/>
    <w:rsid w:val="004C2008"/>
    <w:rsid w:val="004C2168"/>
    <w:rsid w:val="004C27C8"/>
    <w:rsid w:val="004C33DE"/>
    <w:rsid w:val="004C35D7"/>
    <w:rsid w:val="004C3979"/>
    <w:rsid w:val="004C3CE8"/>
    <w:rsid w:val="004C4232"/>
    <w:rsid w:val="004C4B03"/>
    <w:rsid w:val="004C4B63"/>
    <w:rsid w:val="004C4ED7"/>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994"/>
    <w:rsid w:val="004D00EE"/>
    <w:rsid w:val="004D012B"/>
    <w:rsid w:val="004D0C76"/>
    <w:rsid w:val="004D0E55"/>
    <w:rsid w:val="004D0FAD"/>
    <w:rsid w:val="004D1210"/>
    <w:rsid w:val="004D1285"/>
    <w:rsid w:val="004D2B94"/>
    <w:rsid w:val="004D2C89"/>
    <w:rsid w:val="004D317A"/>
    <w:rsid w:val="004D3308"/>
    <w:rsid w:val="004D42CC"/>
    <w:rsid w:val="004D438D"/>
    <w:rsid w:val="004D43A3"/>
    <w:rsid w:val="004D450D"/>
    <w:rsid w:val="004D4759"/>
    <w:rsid w:val="004D4EEC"/>
    <w:rsid w:val="004D537D"/>
    <w:rsid w:val="004D5769"/>
    <w:rsid w:val="004D59C3"/>
    <w:rsid w:val="004D5A3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F1A"/>
    <w:rsid w:val="004E32AD"/>
    <w:rsid w:val="004E35C6"/>
    <w:rsid w:val="004E3A06"/>
    <w:rsid w:val="004E3B26"/>
    <w:rsid w:val="004E4871"/>
    <w:rsid w:val="004E4D07"/>
    <w:rsid w:val="004E50B0"/>
    <w:rsid w:val="004E52FA"/>
    <w:rsid w:val="004E59A6"/>
    <w:rsid w:val="004E5DF1"/>
    <w:rsid w:val="004E65B6"/>
    <w:rsid w:val="004E68ED"/>
    <w:rsid w:val="004E72C2"/>
    <w:rsid w:val="004E744F"/>
    <w:rsid w:val="004E7734"/>
    <w:rsid w:val="004E796B"/>
    <w:rsid w:val="004E7D43"/>
    <w:rsid w:val="004F00D9"/>
    <w:rsid w:val="004F0C9A"/>
    <w:rsid w:val="004F1723"/>
    <w:rsid w:val="004F1B16"/>
    <w:rsid w:val="004F1BB2"/>
    <w:rsid w:val="004F1D50"/>
    <w:rsid w:val="004F2A3A"/>
    <w:rsid w:val="004F2B5C"/>
    <w:rsid w:val="004F2FBF"/>
    <w:rsid w:val="004F33EE"/>
    <w:rsid w:val="004F3C68"/>
    <w:rsid w:val="004F3D9C"/>
    <w:rsid w:val="004F496C"/>
    <w:rsid w:val="004F49BE"/>
    <w:rsid w:val="004F49D7"/>
    <w:rsid w:val="004F4AEC"/>
    <w:rsid w:val="004F4D42"/>
    <w:rsid w:val="004F4EF8"/>
    <w:rsid w:val="004F54AB"/>
    <w:rsid w:val="004F594B"/>
    <w:rsid w:val="004F62B4"/>
    <w:rsid w:val="004F6E20"/>
    <w:rsid w:val="004F73E1"/>
    <w:rsid w:val="004F7699"/>
    <w:rsid w:val="00500120"/>
    <w:rsid w:val="00500679"/>
    <w:rsid w:val="00500D25"/>
    <w:rsid w:val="00500EFB"/>
    <w:rsid w:val="00501116"/>
    <w:rsid w:val="00501533"/>
    <w:rsid w:val="0050173B"/>
    <w:rsid w:val="005019BF"/>
    <w:rsid w:val="00501B09"/>
    <w:rsid w:val="00501E41"/>
    <w:rsid w:val="00501F86"/>
    <w:rsid w:val="00502A9E"/>
    <w:rsid w:val="00502F98"/>
    <w:rsid w:val="0050310D"/>
    <w:rsid w:val="00503274"/>
    <w:rsid w:val="00503784"/>
    <w:rsid w:val="00503BA1"/>
    <w:rsid w:val="00503BBD"/>
    <w:rsid w:val="00503C78"/>
    <w:rsid w:val="00503E88"/>
    <w:rsid w:val="00505276"/>
    <w:rsid w:val="00505315"/>
    <w:rsid w:val="0050592A"/>
    <w:rsid w:val="00506FFE"/>
    <w:rsid w:val="005076E4"/>
    <w:rsid w:val="0050786C"/>
    <w:rsid w:val="00507B4F"/>
    <w:rsid w:val="00507BED"/>
    <w:rsid w:val="00507F86"/>
    <w:rsid w:val="0051006C"/>
    <w:rsid w:val="005106E3"/>
    <w:rsid w:val="00510745"/>
    <w:rsid w:val="0051085D"/>
    <w:rsid w:val="00510A6D"/>
    <w:rsid w:val="00510E2D"/>
    <w:rsid w:val="00510F8A"/>
    <w:rsid w:val="00511460"/>
    <w:rsid w:val="00511925"/>
    <w:rsid w:val="0051209D"/>
    <w:rsid w:val="0051210C"/>
    <w:rsid w:val="005123B7"/>
    <w:rsid w:val="005125AE"/>
    <w:rsid w:val="0051288E"/>
    <w:rsid w:val="00512B4A"/>
    <w:rsid w:val="00513591"/>
    <w:rsid w:val="00514084"/>
    <w:rsid w:val="00515394"/>
    <w:rsid w:val="00515818"/>
    <w:rsid w:val="00515AFC"/>
    <w:rsid w:val="00515B64"/>
    <w:rsid w:val="00515C25"/>
    <w:rsid w:val="005164CE"/>
    <w:rsid w:val="005166A0"/>
    <w:rsid w:val="00516BAA"/>
    <w:rsid w:val="0051714C"/>
    <w:rsid w:val="00517455"/>
    <w:rsid w:val="00520AB1"/>
    <w:rsid w:val="00520FA4"/>
    <w:rsid w:val="00521072"/>
    <w:rsid w:val="0052117B"/>
    <w:rsid w:val="005215BF"/>
    <w:rsid w:val="0052167D"/>
    <w:rsid w:val="00521A3C"/>
    <w:rsid w:val="00521C3B"/>
    <w:rsid w:val="00522615"/>
    <w:rsid w:val="0052277C"/>
    <w:rsid w:val="00523598"/>
    <w:rsid w:val="00523852"/>
    <w:rsid w:val="00523A73"/>
    <w:rsid w:val="00523BAB"/>
    <w:rsid w:val="00524113"/>
    <w:rsid w:val="005243B9"/>
    <w:rsid w:val="0052484B"/>
    <w:rsid w:val="005250F0"/>
    <w:rsid w:val="005257AE"/>
    <w:rsid w:val="005258C0"/>
    <w:rsid w:val="00525CFC"/>
    <w:rsid w:val="0052623A"/>
    <w:rsid w:val="00526255"/>
    <w:rsid w:val="005267B8"/>
    <w:rsid w:val="00526889"/>
    <w:rsid w:val="00526EB9"/>
    <w:rsid w:val="00527F5A"/>
    <w:rsid w:val="00530154"/>
    <w:rsid w:val="005309A0"/>
    <w:rsid w:val="00530DED"/>
    <w:rsid w:val="00530E62"/>
    <w:rsid w:val="00531190"/>
    <w:rsid w:val="00531791"/>
    <w:rsid w:val="005321D5"/>
    <w:rsid w:val="005323AA"/>
    <w:rsid w:val="005325DB"/>
    <w:rsid w:val="00532987"/>
    <w:rsid w:val="00532D52"/>
    <w:rsid w:val="00532E68"/>
    <w:rsid w:val="00534074"/>
    <w:rsid w:val="00534206"/>
    <w:rsid w:val="005342A4"/>
    <w:rsid w:val="005342E3"/>
    <w:rsid w:val="005348A4"/>
    <w:rsid w:val="00534991"/>
    <w:rsid w:val="00534E17"/>
    <w:rsid w:val="005356A3"/>
    <w:rsid w:val="0053593B"/>
    <w:rsid w:val="00535A57"/>
    <w:rsid w:val="00536508"/>
    <w:rsid w:val="00536669"/>
    <w:rsid w:val="00536DB0"/>
    <w:rsid w:val="00537188"/>
    <w:rsid w:val="0053726C"/>
    <w:rsid w:val="00540402"/>
    <w:rsid w:val="00540CFB"/>
    <w:rsid w:val="00541B90"/>
    <w:rsid w:val="00541EC6"/>
    <w:rsid w:val="0054236D"/>
    <w:rsid w:val="00542BB6"/>
    <w:rsid w:val="00542D79"/>
    <w:rsid w:val="00542F22"/>
    <w:rsid w:val="0054341D"/>
    <w:rsid w:val="005437C8"/>
    <w:rsid w:val="005438AD"/>
    <w:rsid w:val="00543F76"/>
    <w:rsid w:val="0054403C"/>
    <w:rsid w:val="00544CFC"/>
    <w:rsid w:val="0054659B"/>
    <w:rsid w:val="00546CB8"/>
    <w:rsid w:val="0054731D"/>
    <w:rsid w:val="005475F8"/>
    <w:rsid w:val="00547942"/>
    <w:rsid w:val="005479A3"/>
    <w:rsid w:val="00547A74"/>
    <w:rsid w:val="00547D87"/>
    <w:rsid w:val="00547F8B"/>
    <w:rsid w:val="00551229"/>
    <w:rsid w:val="00551543"/>
    <w:rsid w:val="00551F52"/>
    <w:rsid w:val="00552836"/>
    <w:rsid w:val="00552B4D"/>
    <w:rsid w:val="00552C2F"/>
    <w:rsid w:val="00552EB0"/>
    <w:rsid w:val="00552FC3"/>
    <w:rsid w:val="0055358B"/>
    <w:rsid w:val="0055430B"/>
    <w:rsid w:val="00554F74"/>
    <w:rsid w:val="005550B2"/>
    <w:rsid w:val="0055525D"/>
    <w:rsid w:val="00555332"/>
    <w:rsid w:val="00555F17"/>
    <w:rsid w:val="005561F7"/>
    <w:rsid w:val="00556A83"/>
    <w:rsid w:val="00556E8C"/>
    <w:rsid w:val="0055735B"/>
    <w:rsid w:val="005575B1"/>
    <w:rsid w:val="0055773C"/>
    <w:rsid w:val="0056015C"/>
    <w:rsid w:val="005604E3"/>
    <w:rsid w:val="005604F6"/>
    <w:rsid w:val="00560608"/>
    <w:rsid w:val="00560610"/>
    <w:rsid w:val="005617FC"/>
    <w:rsid w:val="00561C9E"/>
    <w:rsid w:val="00561FB8"/>
    <w:rsid w:val="00561FF6"/>
    <w:rsid w:val="00562004"/>
    <w:rsid w:val="00562036"/>
    <w:rsid w:val="00562603"/>
    <w:rsid w:val="00562643"/>
    <w:rsid w:val="00562A36"/>
    <w:rsid w:val="00562DED"/>
    <w:rsid w:val="00563572"/>
    <w:rsid w:val="005638DA"/>
    <w:rsid w:val="005651BE"/>
    <w:rsid w:val="00565AC3"/>
    <w:rsid w:val="005664D4"/>
    <w:rsid w:val="00566BC6"/>
    <w:rsid w:val="005670B7"/>
    <w:rsid w:val="0056745B"/>
    <w:rsid w:val="00567774"/>
    <w:rsid w:val="00567CDE"/>
    <w:rsid w:val="005701A1"/>
    <w:rsid w:val="005703B3"/>
    <w:rsid w:val="00570D4B"/>
    <w:rsid w:val="005717EC"/>
    <w:rsid w:val="0057238E"/>
    <w:rsid w:val="005726BB"/>
    <w:rsid w:val="00572AA2"/>
    <w:rsid w:val="005730E1"/>
    <w:rsid w:val="00573316"/>
    <w:rsid w:val="005733DD"/>
    <w:rsid w:val="00573BA2"/>
    <w:rsid w:val="00573BB7"/>
    <w:rsid w:val="00573D78"/>
    <w:rsid w:val="0057410B"/>
    <w:rsid w:val="00574117"/>
    <w:rsid w:val="00574274"/>
    <w:rsid w:val="00574B3B"/>
    <w:rsid w:val="00574CAE"/>
    <w:rsid w:val="00574DC8"/>
    <w:rsid w:val="0057500E"/>
    <w:rsid w:val="005755A5"/>
    <w:rsid w:val="00575824"/>
    <w:rsid w:val="00575FFB"/>
    <w:rsid w:val="005763FE"/>
    <w:rsid w:val="00576419"/>
    <w:rsid w:val="00576570"/>
    <w:rsid w:val="005765A3"/>
    <w:rsid w:val="00576B61"/>
    <w:rsid w:val="00576CBC"/>
    <w:rsid w:val="00576EA1"/>
    <w:rsid w:val="005776A1"/>
    <w:rsid w:val="00577B25"/>
    <w:rsid w:val="00577D3B"/>
    <w:rsid w:val="00580504"/>
    <w:rsid w:val="00580D73"/>
    <w:rsid w:val="00581014"/>
    <w:rsid w:val="005814CF"/>
    <w:rsid w:val="005814F2"/>
    <w:rsid w:val="0058172E"/>
    <w:rsid w:val="00581A21"/>
    <w:rsid w:val="00581CA9"/>
    <w:rsid w:val="00582099"/>
    <w:rsid w:val="00582718"/>
    <w:rsid w:val="005827B8"/>
    <w:rsid w:val="00582B27"/>
    <w:rsid w:val="005832FF"/>
    <w:rsid w:val="00583C09"/>
    <w:rsid w:val="00583C48"/>
    <w:rsid w:val="005842DC"/>
    <w:rsid w:val="005843B5"/>
    <w:rsid w:val="00584B92"/>
    <w:rsid w:val="00584C18"/>
    <w:rsid w:val="00584D80"/>
    <w:rsid w:val="00584ED0"/>
    <w:rsid w:val="005852F6"/>
    <w:rsid w:val="0058538E"/>
    <w:rsid w:val="005853BB"/>
    <w:rsid w:val="00585A41"/>
    <w:rsid w:val="00585F24"/>
    <w:rsid w:val="00586D1A"/>
    <w:rsid w:val="00586E59"/>
    <w:rsid w:val="0058733B"/>
    <w:rsid w:val="005879D1"/>
    <w:rsid w:val="00587E6E"/>
    <w:rsid w:val="005905F1"/>
    <w:rsid w:val="0059068A"/>
    <w:rsid w:val="00590A02"/>
    <w:rsid w:val="00590A3D"/>
    <w:rsid w:val="00590C7A"/>
    <w:rsid w:val="00590CB2"/>
    <w:rsid w:val="00591013"/>
    <w:rsid w:val="00591615"/>
    <w:rsid w:val="00591F0C"/>
    <w:rsid w:val="00592A50"/>
    <w:rsid w:val="00592CA2"/>
    <w:rsid w:val="00592DC2"/>
    <w:rsid w:val="0059303B"/>
    <w:rsid w:val="005933C6"/>
    <w:rsid w:val="00593ACC"/>
    <w:rsid w:val="00593D2D"/>
    <w:rsid w:val="0059407A"/>
    <w:rsid w:val="00594422"/>
    <w:rsid w:val="0059477F"/>
    <w:rsid w:val="0059490B"/>
    <w:rsid w:val="005949D6"/>
    <w:rsid w:val="00595193"/>
    <w:rsid w:val="005952DA"/>
    <w:rsid w:val="00595356"/>
    <w:rsid w:val="00595BC7"/>
    <w:rsid w:val="00595E4F"/>
    <w:rsid w:val="005966C9"/>
    <w:rsid w:val="00596DC0"/>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880"/>
    <w:rsid w:val="005A6388"/>
    <w:rsid w:val="005A63AB"/>
    <w:rsid w:val="005A6442"/>
    <w:rsid w:val="005A6ADE"/>
    <w:rsid w:val="005A6B09"/>
    <w:rsid w:val="005A6E1E"/>
    <w:rsid w:val="005A71B6"/>
    <w:rsid w:val="005A7B69"/>
    <w:rsid w:val="005A7F35"/>
    <w:rsid w:val="005A7FDB"/>
    <w:rsid w:val="005B03F1"/>
    <w:rsid w:val="005B12EA"/>
    <w:rsid w:val="005B13CB"/>
    <w:rsid w:val="005B2EBF"/>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620"/>
    <w:rsid w:val="005B57E9"/>
    <w:rsid w:val="005B57FD"/>
    <w:rsid w:val="005B5897"/>
    <w:rsid w:val="005B5DF5"/>
    <w:rsid w:val="005B63D2"/>
    <w:rsid w:val="005B6884"/>
    <w:rsid w:val="005B699D"/>
    <w:rsid w:val="005B7111"/>
    <w:rsid w:val="005B72B2"/>
    <w:rsid w:val="005B7848"/>
    <w:rsid w:val="005B7F24"/>
    <w:rsid w:val="005C0116"/>
    <w:rsid w:val="005C02FE"/>
    <w:rsid w:val="005C0595"/>
    <w:rsid w:val="005C06EB"/>
    <w:rsid w:val="005C085E"/>
    <w:rsid w:val="005C1543"/>
    <w:rsid w:val="005C1BB4"/>
    <w:rsid w:val="005C218B"/>
    <w:rsid w:val="005C2361"/>
    <w:rsid w:val="005C2D3C"/>
    <w:rsid w:val="005C2DD6"/>
    <w:rsid w:val="005C2F45"/>
    <w:rsid w:val="005C328C"/>
    <w:rsid w:val="005C33C0"/>
    <w:rsid w:val="005C3963"/>
    <w:rsid w:val="005C3C74"/>
    <w:rsid w:val="005C3F6B"/>
    <w:rsid w:val="005C4402"/>
    <w:rsid w:val="005C4AB1"/>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C7F6C"/>
    <w:rsid w:val="005D0289"/>
    <w:rsid w:val="005D0627"/>
    <w:rsid w:val="005D06C0"/>
    <w:rsid w:val="005D08D9"/>
    <w:rsid w:val="005D0BEF"/>
    <w:rsid w:val="005D19A4"/>
    <w:rsid w:val="005D1CE5"/>
    <w:rsid w:val="005D1CE6"/>
    <w:rsid w:val="005D21D6"/>
    <w:rsid w:val="005D2794"/>
    <w:rsid w:val="005D2A2B"/>
    <w:rsid w:val="005D3143"/>
    <w:rsid w:val="005D31E8"/>
    <w:rsid w:val="005D3703"/>
    <w:rsid w:val="005D425E"/>
    <w:rsid w:val="005D5407"/>
    <w:rsid w:val="005D547B"/>
    <w:rsid w:val="005D5B0D"/>
    <w:rsid w:val="005D6706"/>
    <w:rsid w:val="005D695E"/>
    <w:rsid w:val="005D6CD3"/>
    <w:rsid w:val="005D70C1"/>
    <w:rsid w:val="005D7565"/>
    <w:rsid w:val="005D7EB3"/>
    <w:rsid w:val="005D7F85"/>
    <w:rsid w:val="005E011F"/>
    <w:rsid w:val="005E0139"/>
    <w:rsid w:val="005E0272"/>
    <w:rsid w:val="005E09C1"/>
    <w:rsid w:val="005E09F5"/>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E08"/>
    <w:rsid w:val="005E3F23"/>
    <w:rsid w:val="005E48A8"/>
    <w:rsid w:val="005E503C"/>
    <w:rsid w:val="005E52F3"/>
    <w:rsid w:val="005E558D"/>
    <w:rsid w:val="005E5623"/>
    <w:rsid w:val="005E6E95"/>
    <w:rsid w:val="005E7444"/>
    <w:rsid w:val="005E7827"/>
    <w:rsid w:val="005E7DC9"/>
    <w:rsid w:val="005F003B"/>
    <w:rsid w:val="005F06E7"/>
    <w:rsid w:val="005F077D"/>
    <w:rsid w:val="005F1138"/>
    <w:rsid w:val="005F132D"/>
    <w:rsid w:val="005F14AB"/>
    <w:rsid w:val="005F1646"/>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7A7"/>
    <w:rsid w:val="005F67D4"/>
    <w:rsid w:val="005F6945"/>
    <w:rsid w:val="005F6A51"/>
    <w:rsid w:val="005F6DAA"/>
    <w:rsid w:val="005F6EB0"/>
    <w:rsid w:val="005F6FA2"/>
    <w:rsid w:val="005F70CF"/>
    <w:rsid w:val="005F7B37"/>
    <w:rsid w:val="0060020A"/>
    <w:rsid w:val="0060026C"/>
    <w:rsid w:val="006003BD"/>
    <w:rsid w:val="006003C3"/>
    <w:rsid w:val="00600673"/>
    <w:rsid w:val="006013AE"/>
    <w:rsid w:val="00601481"/>
    <w:rsid w:val="00601C07"/>
    <w:rsid w:val="0060269A"/>
    <w:rsid w:val="00602E0C"/>
    <w:rsid w:val="0060318E"/>
    <w:rsid w:val="00603298"/>
    <w:rsid w:val="006036EE"/>
    <w:rsid w:val="0060389C"/>
    <w:rsid w:val="006049CB"/>
    <w:rsid w:val="00604BEA"/>
    <w:rsid w:val="00604D0B"/>
    <w:rsid w:val="00604E38"/>
    <w:rsid w:val="00605060"/>
    <w:rsid w:val="00605200"/>
    <w:rsid w:val="006054E5"/>
    <w:rsid w:val="00605559"/>
    <w:rsid w:val="00605AD8"/>
    <w:rsid w:val="00606130"/>
    <w:rsid w:val="00606631"/>
    <w:rsid w:val="0060669A"/>
    <w:rsid w:val="0060679E"/>
    <w:rsid w:val="00606E6E"/>
    <w:rsid w:val="00606F77"/>
    <w:rsid w:val="00607309"/>
    <w:rsid w:val="00610B18"/>
    <w:rsid w:val="00610D06"/>
    <w:rsid w:val="00611323"/>
    <w:rsid w:val="006114A3"/>
    <w:rsid w:val="00611DC4"/>
    <w:rsid w:val="006125FE"/>
    <w:rsid w:val="006132DE"/>
    <w:rsid w:val="006136E0"/>
    <w:rsid w:val="00613A01"/>
    <w:rsid w:val="00613DC2"/>
    <w:rsid w:val="00613E59"/>
    <w:rsid w:val="006142EB"/>
    <w:rsid w:val="00614301"/>
    <w:rsid w:val="0061496E"/>
    <w:rsid w:val="00614AA9"/>
    <w:rsid w:val="00615084"/>
    <w:rsid w:val="00615664"/>
    <w:rsid w:val="006156A3"/>
    <w:rsid w:val="006156A5"/>
    <w:rsid w:val="00615E1D"/>
    <w:rsid w:val="00615F63"/>
    <w:rsid w:val="00616825"/>
    <w:rsid w:val="00616D6B"/>
    <w:rsid w:val="0061715D"/>
    <w:rsid w:val="00617978"/>
    <w:rsid w:val="00617AC7"/>
    <w:rsid w:val="00617AC8"/>
    <w:rsid w:val="00617DEC"/>
    <w:rsid w:val="00620423"/>
    <w:rsid w:val="00620832"/>
    <w:rsid w:val="006208E1"/>
    <w:rsid w:val="00620BF3"/>
    <w:rsid w:val="00621427"/>
    <w:rsid w:val="006214F3"/>
    <w:rsid w:val="00621AD4"/>
    <w:rsid w:val="00621D36"/>
    <w:rsid w:val="006221BC"/>
    <w:rsid w:val="00622774"/>
    <w:rsid w:val="00622AB7"/>
    <w:rsid w:val="00622BD8"/>
    <w:rsid w:val="00622FFD"/>
    <w:rsid w:val="0062342A"/>
    <w:rsid w:val="00623938"/>
    <w:rsid w:val="00623DF2"/>
    <w:rsid w:val="00623EC4"/>
    <w:rsid w:val="00624111"/>
    <w:rsid w:val="006248FA"/>
    <w:rsid w:val="0062569F"/>
    <w:rsid w:val="00625786"/>
    <w:rsid w:val="0062598C"/>
    <w:rsid w:val="00625DEF"/>
    <w:rsid w:val="00625F6C"/>
    <w:rsid w:val="006262BE"/>
    <w:rsid w:val="006271C8"/>
    <w:rsid w:val="006271E4"/>
    <w:rsid w:val="00627320"/>
    <w:rsid w:val="006274CD"/>
    <w:rsid w:val="00630AFC"/>
    <w:rsid w:val="00630B68"/>
    <w:rsid w:val="006314B2"/>
    <w:rsid w:val="0063178A"/>
    <w:rsid w:val="00631956"/>
    <w:rsid w:val="00631B27"/>
    <w:rsid w:val="006323DC"/>
    <w:rsid w:val="00632D18"/>
    <w:rsid w:val="00632D24"/>
    <w:rsid w:val="006338CB"/>
    <w:rsid w:val="00633A6E"/>
    <w:rsid w:val="00633C6E"/>
    <w:rsid w:val="00633CA8"/>
    <w:rsid w:val="00633F86"/>
    <w:rsid w:val="006340D8"/>
    <w:rsid w:val="00634288"/>
    <w:rsid w:val="006343D0"/>
    <w:rsid w:val="006349A5"/>
    <w:rsid w:val="00634A68"/>
    <w:rsid w:val="00634D66"/>
    <w:rsid w:val="00635B68"/>
    <w:rsid w:val="006360C6"/>
    <w:rsid w:val="006367A2"/>
    <w:rsid w:val="00636995"/>
    <w:rsid w:val="00636D6A"/>
    <w:rsid w:val="00636E37"/>
    <w:rsid w:val="0063701C"/>
    <w:rsid w:val="006400D1"/>
    <w:rsid w:val="006404CF"/>
    <w:rsid w:val="00640660"/>
    <w:rsid w:val="0064066A"/>
    <w:rsid w:val="00641030"/>
    <w:rsid w:val="006417DC"/>
    <w:rsid w:val="00641D73"/>
    <w:rsid w:val="0064291A"/>
    <w:rsid w:val="0064355F"/>
    <w:rsid w:val="00643830"/>
    <w:rsid w:val="00643967"/>
    <w:rsid w:val="00643A3B"/>
    <w:rsid w:val="00644515"/>
    <w:rsid w:val="00645B13"/>
    <w:rsid w:val="006468A6"/>
    <w:rsid w:val="00646B9F"/>
    <w:rsid w:val="006473E4"/>
    <w:rsid w:val="006474BC"/>
    <w:rsid w:val="0064771B"/>
    <w:rsid w:val="0065034E"/>
    <w:rsid w:val="00650359"/>
    <w:rsid w:val="006504EE"/>
    <w:rsid w:val="006511A6"/>
    <w:rsid w:val="0065177E"/>
    <w:rsid w:val="00652779"/>
    <w:rsid w:val="006537C0"/>
    <w:rsid w:val="00653F3F"/>
    <w:rsid w:val="00654315"/>
    <w:rsid w:val="006547B6"/>
    <w:rsid w:val="00654E04"/>
    <w:rsid w:val="006550A0"/>
    <w:rsid w:val="00655487"/>
    <w:rsid w:val="00655919"/>
    <w:rsid w:val="00655F46"/>
    <w:rsid w:val="00656247"/>
    <w:rsid w:val="00656B36"/>
    <w:rsid w:val="006570FD"/>
    <w:rsid w:val="006577A6"/>
    <w:rsid w:val="00657B7B"/>
    <w:rsid w:val="00657E29"/>
    <w:rsid w:val="006602AE"/>
    <w:rsid w:val="00660627"/>
    <w:rsid w:val="006606C1"/>
    <w:rsid w:val="00660D1C"/>
    <w:rsid w:val="00660E8E"/>
    <w:rsid w:val="006614E0"/>
    <w:rsid w:val="00661B3D"/>
    <w:rsid w:val="00662123"/>
    <w:rsid w:val="0066249F"/>
    <w:rsid w:val="0066297E"/>
    <w:rsid w:val="00662CF6"/>
    <w:rsid w:val="00662E07"/>
    <w:rsid w:val="0066307E"/>
    <w:rsid w:val="00663B07"/>
    <w:rsid w:val="00663B95"/>
    <w:rsid w:val="006646C6"/>
    <w:rsid w:val="0066474B"/>
    <w:rsid w:val="00664B60"/>
    <w:rsid w:val="00664E28"/>
    <w:rsid w:val="0066554A"/>
    <w:rsid w:val="00665B87"/>
    <w:rsid w:val="006666F3"/>
    <w:rsid w:val="00666A8F"/>
    <w:rsid w:val="00666D74"/>
    <w:rsid w:val="00666FDC"/>
    <w:rsid w:val="0066709E"/>
    <w:rsid w:val="00667775"/>
    <w:rsid w:val="006677A8"/>
    <w:rsid w:val="00667BCB"/>
    <w:rsid w:val="00670986"/>
    <w:rsid w:val="00670B94"/>
    <w:rsid w:val="00671063"/>
    <w:rsid w:val="006718D4"/>
    <w:rsid w:val="0067192E"/>
    <w:rsid w:val="00671BC5"/>
    <w:rsid w:val="00671C06"/>
    <w:rsid w:val="00671D18"/>
    <w:rsid w:val="00671EF8"/>
    <w:rsid w:val="0067262A"/>
    <w:rsid w:val="006726F0"/>
    <w:rsid w:val="00672721"/>
    <w:rsid w:val="006729EB"/>
    <w:rsid w:val="0067380F"/>
    <w:rsid w:val="00673847"/>
    <w:rsid w:val="00673BCF"/>
    <w:rsid w:val="00673D04"/>
    <w:rsid w:val="00673F8A"/>
    <w:rsid w:val="006744B5"/>
    <w:rsid w:val="0067453B"/>
    <w:rsid w:val="00674FC4"/>
    <w:rsid w:val="00675179"/>
    <w:rsid w:val="0067543D"/>
    <w:rsid w:val="00675544"/>
    <w:rsid w:val="006756B2"/>
    <w:rsid w:val="0067597B"/>
    <w:rsid w:val="00675FA7"/>
    <w:rsid w:val="006763E6"/>
    <w:rsid w:val="00676547"/>
    <w:rsid w:val="006766BA"/>
    <w:rsid w:val="00676F2B"/>
    <w:rsid w:val="00677272"/>
    <w:rsid w:val="0067727E"/>
    <w:rsid w:val="0067737B"/>
    <w:rsid w:val="00677986"/>
    <w:rsid w:val="00677B83"/>
    <w:rsid w:val="00680110"/>
    <w:rsid w:val="00680528"/>
    <w:rsid w:val="006812EE"/>
    <w:rsid w:val="00681304"/>
    <w:rsid w:val="006814D8"/>
    <w:rsid w:val="00681D3B"/>
    <w:rsid w:val="00681FE3"/>
    <w:rsid w:val="00682AB3"/>
    <w:rsid w:val="00682BAF"/>
    <w:rsid w:val="00683099"/>
    <w:rsid w:val="006838FA"/>
    <w:rsid w:val="00683D7D"/>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E"/>
    <w:rsid w:val="006916DD"/>
    <w:rsid w:val="006919A7"/>
    <w:rsid w:val="00691D9C"/>
    <w:rsid w:val="00691F25"/>
    <w:rsid w:val="00692C69"/>
    <w:rsid w:val="00693468"/>
    <w:rsid w:val="0069381B"/>
    <w:rsid w:val="0069393E"/>
    <w:rsid w:val="00693F25"/>
    <w:rsid w:val="00693FD4"/>
    <w:rsid w:val="00694138"/>
    <w:rsid w:val="00694BD0"/>
    <w:rsid w:val="00694C45"/>
    <w:rsid w:val="00694C6C"/>
    <w:rsid w:val="006952E8"/>
    <w:rsid w:val="006953CE"/>
    <w:rsid w:val="00695E24"/>
    <w:rsid w:val="0069698D"/>
    <w:rsid w:val="00697046"/>
    <w:rsid w:val="00697102"/>
    <w:rsid w:val="006974C4"/>
    <w:rsid w:val="00697922"/>
    <w:rsid w:val="00697B77"/>
    <w:rsid w:val="006A0489"/>
    <w:rsid w:val="006A087B"/>
    <w:rsid w:val="006A172F"/>
    <w:rsid w:val="006A1A0C"/>
    <w:rsid w:val="006A1C7F"/>
    <w:rsid w:val="006A1E67"/>
    <w:rsid w:val="006A1EC5"/>
    <w:rsid w:val="006A2009"/>
    <w:rsid w:val="006A232F"/>
    <w:rsid w:val="006A23B9"/>
    <w:rsid w:val="006A247E"/>
    <w:rsid w:val="006A2D44"/>
    <w:rsid w:val="006A346F"/>
    <w:rsid w:val="006A3B71"/>
    <w:rsid w:val="006A4327"/>
    <w:rsid w:val="006A46AB"/>
    <w:rsid w:val="006A6C60"/>
    <w:rsid w:val="006A6FC3"/>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BD8"/>
    <w:rsid w:val="006B4F25"/>
    <w:rsid w:val="006B5029"/>
    <w:rsid w:val="006B5158"/>
    <w:rsid w:val="006B5E92"/>
    <w:rsid w:val="006B646F"/>
    <w:rsid w:val="006B6B3D"/>
    <w:rsid w:val="006B6E2D"/>
    <w:rsid w:val="006B7DFD"/>
    <w:rsid w:val="006C0311"/>
    <w:rsid w:val="006C0778"/>
    <w:rsid w:val="006C091D"/>
    <w:rsid w:val="006C0A56"/>
    <w:rsid w:val="006C1831"/>
    <w:rsid w:val="006C1E49"/>
    <w:rsid w:val="006C259F"/>
    <w:rsid w:val="006C30D7"/>
    <w:rsid w:val="006C3E1C"/>
    <w:rsid w:val="006C4313"/>
    <w:rsid w:val="006C436B"/>
    <w:rsid w:val="006C4609"/>
    <w:rsid w:val="006C4D11"/>
    <w:rsid w:val="006C4EF4"/>
    <w:rsid w:val="006C50DA"/>
    <w:rsid w:val="006C537D"/>
    <w:rsid w:val="006C53CC"/>
    <w:rsid w:val="006C580F"/>
    <w:rsid w:val="006C5E84"/>
    <w:rsid w:val="006C6300"/>
    <w:rsid w:val="006C64A3"/>
    <w:rsid w:val="006C68C7"/>
    <w:rsid w:val="006C69BF"/>
    <w:rsid w:val="006C69EC"/>
    <w:rsid w:val="006C6EB5"/>
    <w:rsid w:val="006C726A"/>
    <w:rsid w:val="006C7B23"/>
    <w:rsid w:val="006C7BA1"/>
    <w:rsid w:val="006C7EC4"/>
    <w:rsid w:val="006C7EEC"/>
    <w:rsid w:val="006C7EF6"/>
    <w:rsid w:val="006D0829"/>
    <w:rsid w:val="006D091E"/>
    <w:rsid w:val="006D0E53"/>
    <w:rsid w:val="006D1286"/>
    <w:rsid w:val="006D13B9"/>
    <w:rsid w:val="006D17F8"/>
    <w:rsid w:val="006D1871"/>
    <w:rsid w:val="006D1884"/>
    <w:rsid w:val="006D18C2"/>
    <w:rsid w:val="006D1DA0"/>
    <w:rsid w:val="006D204B"/>
    <w:rsid w:val="006D263F"/>
    <w:rsid w:val="006D2647"/>
    <w:rsid w:val="006D2E95"/>
    <w:rsid w:val="006D3632"/>
    <w:rsid w:val="006D367D"/>
    <w:rsid w:val="006D3833"/>
    <w:rsid w:val="006D386F"/>
    <w:rsid w:val="006D3B9B"/>
    <w:rsid w:val="006D3E16"/>
    <w:rsid w:val="006D3F62"/>
    <w:rsid w:val="006D43AC"/>
    <w:rsid w:val="006D448A"/>
    <w:rsid w:val="006D4A10"/>
    <w:rsid w:val="006D4AF6"/>
    <w:rsid w:val="006D4F0E"/>
    <w:rsid w:val="006D5495"/>
    <w:rsid w:val="006D5F98"/>
    <w:rsid w:val="006D655D"/>
    <w:rsid w:val="006D670C"/>
    <w:rsid w:val="006D6A89"/>
    <w:rsid w:val="006D6B4D"/>
    <w:rsid w:val="006D70AE"/>
    <w:rsid w:val="006D7121"/>
    <w:rsid w:val="006D7369"/>
    <w:rsid w:val="006D7B81"/>
    <w:rsid w:val="006D7E73"/>
    <w:rsid w:val="006E07A7"/>
    <w:rsid w:val="006E16EE"/>
    <w:rsid w:val="006E1D8D"/>
    <w:rsid w:val="006E2059"/>
    <w:rsid w:val="006E24EB"/>
    <w:rsid w:val="006E30CF"/>
    <w:rsid w:val="006E3420"/>
    <w:rsid w:val="006E35B4"/>
    <w:rsid w:val="006E3710"/>
    <w:rsid w:val="006E4110"/>
    <w:rsid w:val="006E4176"/>
    <w:rsid w:val="006E4473"/>
    <w:rsid w:val="006E57D1"/>
    <w:rsid w:val="006E5A3B"/>
    <w:rsid w:val="006E62C1"/>
    <w:rsid w:val="006E660E"/>
    <w:rsid w:val="006E67E8"/>
    <w:rsid w:val="006E6C6F"/>
    <w:rsid w:val="006E7DFE"/>
    <w:rsid w:val="006F08EC"/>
    <w:rsid w:val="006F0D75"/>
    <w:rsid w:val="006F1134"/>
    <w:rsid w:val="006F1232"/>
    <w:rsid w:val="006F1360"/>
    <w:rsid w:val="006F1A41"/>
    <w:rsid w:val="006F1C26"/>
    <w:rsid w:val="006F1D72"/>
    <w:rsid w:val="006F223F"/>
    <w:rsid w:val="006F2725"/>
    <w:rsid w:val="006F2CD0"/>
    <w:rsid w:val="006F30E4"/>
    <w:rsid w:val="006F3158"/>
    <w:rsid w:val="006F3221"/>
    <w:rsid w:val="006F34B8"/>
    <w:rsid w:val="006F3C8F"/>
    <w:rsid w:val="006F3E24"/>
    <w:rsid w:val="006F3F8D"/>
    <w:rsid w:val="006F44D7"/>
    <w:rsid w:val="006F44F4"/>
    <w:rsid w:val="006F5228"/>
    <w:rsid w:val="006F5442"/>
    <w:rsid w:val="006F55E1"/>
    <w:rsid w:val="006F5E92"/>
    <w:rsid w:val="006F651A"/>
    <w:rsid w:val="006F6993"/>
    <w:rsid w:val="006F6E82"/>
    <w:rsid w:val="006F74F2"/>
    <w:rsid w:val="006F7ED6"/>
    <w:rsid w:val="007002D7"/>
    <w:rsid w:val="007003DE"/>
    <w:rsid w:val="00700645"/>
    <w:rsid w:val="00700AF1"/>
    <w:rsid w:val="00700F00"/>
    <w:rsid w:val="007013CC"/>
    <w:rsid w:val="00701614"/>
    <w:rsid w:val="007018C4"/>
    <w:rsid w:val="007020B0"/>
    <w:rsid w:val="007024D5"/>
    <w:rsid w:val="00702BAD"/>
    <w:rsid w:val="00702CBA"/>
    <w:rsid w:val="007031A4"/>
    <w:rsid w:val="007032FB"/>
    <w:rsid w:val="007036EA"/>
    <w:rsid w:val="00703B1E"/>
    <w:rsid w:val="00703D6B"/>
    <w:rsid w:val="00703DC1"/>
    <w:rsid w:val="007043D6"/>
    <w:rsid w:val="00704622"/>
    <w:rsid w:val="007046C1"/>
    <w:rsid w:val="00704E54"/>
    <w:rsid w:val="007051E6"/>
    <w:rsid w:val="007052AC"/>
    <w:rsid w:val="00705A5D"/>
    <w:rsid w:val="00705C8B"/>
    <w:rsid w:val="0070602A"/>
    <w:rsid w:val="00706253"/>
    <w:rsid w:val="007063BF"/>
    <w:rsid w:val="00706464"/>
    <w:rsid w:val="0070668A"/>
    <w:rsid w:val="00706758"/>
    <w:rsid w:val="007067FE"/>
    <w:rsid w:val="0070693D"/>
    <w:rsid w:val="00706BBD"/>
    <w:rsid w:val="00706E7D"/>
    <w:rsid w:val="00707314"/>
    <w:rsid w:val="00707769"/>
    <w:rsid w:val="0070776F"/>
    <w:rsid w:val="007078FD"/>
    <w:rsid w:val="00707ACA"/>
    <w:rsid w:val="00707D8D"/>
    <w:rsid w:val="00707FC3"/>
    <w:rsid w:val="007100BF"/>
    <w:rsid w:val="007106DC"/>
    <w:rsid w:val="00711041"/>
    <w:rsid w:val="007110CA"/>
    <w:rsid w:val="007114F8"/>
    <w:rsid w:val="007115B0"/>
    <w:rsid w:val="007117C2"/>
    <w:rsid w:val="007118B2"/>
    <w:rsid w:val="00711C7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62B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1BC0"/>
    <w:rsid w:val="0072206B"/>
    <w:rsid w:val="007229B6"/>
    <w:rsid w:val="00722BF0"/>
    <w:rsid w:val="00722FCD"/>
    <w:rsid w:val="007230E2"/>
    <w:rsid w:val="00723111"/>
    <w:rsid w:val="007231CE"/>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8F3"/>
    <w:rsid w:val="00727316"/>
    <w:rsid w:val="007274F4"/>
    <w:rsid w:val="00727509"/>
    <w:rsid w:val="00727583"/>
    <w:rsid w:val="00730543"/>
    <w:rsid w:val="00730817"/>
    <w:rsid w:val="00730BF0"/>
    <w:rsid w:val="00730FC1"/>
    <w:rsid w:val="007312E5"/>
    <w:rsid w:val="00731318"/>
    <w:rsid w:val="00731385"/>
    <w:rsid w:val="00731897"/>
    <w:rsid w:val="00731C1D"/>
    <w:rsid w:val="00731E22"/>
    <w:rsid w:val="00731E47"/>
    <w:rsid w:val="00731F71"/>
    <w:rsid w:val="007321B9"/>
    <w:rsid w:val="00732784"/>
    <w:rsid w:val="007327F0"/>
    <w:rsid w:val="00732D8A"/>
    <w:rsid w:val="007334BB"/>
    <w:rsid w:val="00733667"/>
    <w:rsid w:val="00733814"/>
    <w:rsid w:val="0073405F"/>
    <w:rsid w:val="007343AC"/>
    <w:rsid w:val="007348C3"/>
    <w:rsid w:val="00734925"/>
    <w:rsid w:val="007349E2"/>
    <w:rsid w:val="00734BAD"/>
    <w:rsid w:val="00734CEF"/>
    <w:rsid w:val="00734CF6"/>
    <w:rsid w:val="00736032"/>
    <w:rsid w:val="00736338"/>
    <w:rsid w:val="00736AC8"/>
    <w:rsid w:val="00736B06"/>
    <w:rsid w:val="00736F23"/>
    <w:rsid w:val="007373DA"/>
    <w:rsid w:val="007374A5"/>
    <w:rsid w:val="0073772C"/>
    <w:rsid w:val="00737DA7"/>
    <w:rsid w:val="00741D57"/>
    <w:rsid w:val="007420B2"/>
    <w:rsid w:val="0074234E"/>
    <w:rsid w:val="007425D5"/>
    <w:rsid w:val="007425E3"/>
    <w:rsid w:val="0074266B"/>
    <w:rsid w:val="007426A8"/>
    <w:rsid w:val="007429B7"/>
    <w:rsid w:val="00743587"/>
    <w:rsid w:val="00743929"/>
    <w:rsid w:val="00743FC3"/>
    <w:rsid w:val="00744360"/>
    <w:rsid w:val="007444F5"/>
    <w:rsid w:val="007445FB"/>
    <w:rsid w:val="00744715"/>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1E7"/>
    <w:rsid w:val="007508A9"/>
    <w:rsid w:val="00750AF7"/>
    <w:rsid w:val="00751047"/>
    <w:rsid w:val="00751C7D"/>
    <w:rsid w:val="00751DBC"/>
    <w:rsid w:val="00751E84"/>
    <w:rsid w:val="00752A44"/>
    <w:rsid w:val="00753168"/>
    <w:rsid w:val="0075326F"/>
    <w:rsid w:val="00753B23"/>
    <w:rsid w:val="00753E94"/>
    <w:rsid w:val="007540A1"/>
    <w:rsid w:val="00754794"/>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B5E"/>
    <w:rsid w:val="00756CBC"/>
    <w:rsid w:val="00757064"/>
    <w:rsid w:val="00757185"/>
    <w:rsid w:val="00757772"/>
    <w:rsid w:val="00757BD8"/>
    <w:rsid w:val="007602DA"/>
    <w:rsid w:val="00760375"/>
    <w:rsid w:val="00760582"/>
    <w:rsid w:val="00760B76"/>
    <w:rsid w:val="00760C1A"/>
    <w:rsid w:val="007610C5"/>
    <w:rsid w:val="007614B0"/>
    <w:rsid w:val="00761BFC"/>
    <w:rsid w:val="007620CB"/>
    <w:rsid w:val="0076248C"/>
    <w:rsid w:val="007624DE"/>
    <w:rsid w:val="00762507"/>
    <w:rsid w:val="0076293E"/>
    <w:rsid w:val="00762970"/>
    <w:rsid w:val="00762BEA"/>
    <w:rsid w:val="00762F82"/>
    <w:rsid w:val="007631DF"/>
    <w:rsid w:val="0076341A"/>
    <w:rsid w:val="00763504"/>
    <w:rsid w:val="007637B7"/>
    <w:rsid w:val="00763910"/>
    <w:rsid w:val="00763AA9"/>
    <w:rsid w:val="007642DC"/>
    <w:rsid w:val="007645C5"/>
    <w:rsid w:val="00764798"/>
    <w:rsid w:val="0076557F"/>
    <w:rsid w:val="007655EB"/>
    <w:rsid w:val="00765710"/>
    <w:rsid w:val="00765C4B"/>
    <w:rsid w:val="00765E24"/>
    <w:rsid w:val="00766105"/>
    <w:rsid w:val="007664CB"/>
    <w:rsid w:val="00766DCC"/>
    <w:rsid w:val="00766E4A"/>
    <w:rsid w:val="00767798"/>
    <w:rsid w:val="00767D30"/>
    <w:rsid w:val="00767E3B"/>
    <w:rsid w:val="00767E58"/>
    <w:rsid w:val="00770035"/>
    <w:rsid w:val="0077068C"/>
    <w:rsid w:val="00770C08"/>
    <w:rsid w:val="007710AE"/>
    <w:rsid w:val="0077126C"/>
    <w:rsid w:val="007712E9"/>
    <w:rsid w:val="007716E6"/>
    <w:rsid w:val="00771B71"/>
    <w:rsid w:val="00771BF5"/>
    <w:rsid w:val="00771E35"/>
    <w:rsid w:val="00771EBE"/>
    <w:rsid w:val="00771F8D"/>
    <w:rsid w:val="00772B22"/>
    <w:rsid w:val="00772E54"/>
    <w:rsid w:val="007735EA"/>
    <w:rsid w:val="0077378A"/>
    <w:rsid w:val="00773DDA"/>
    <w:rsid w:val="007742A0"/>
    <w:rsid w:val="00774D3B"/>
    <w:rsid w:val="007760D9"/>
    <w:rsid w:val="00776548"/>
    <w:rsid w:val="007767D2"/>
    <w:rsid w:val="007768F3"/>
    <w:rsid w:val="0077745B"/>
    <w:rsid w:val="00777D5A"/>
    <w:rsid w:val="00780491"/>
    <w:rsid w:val="007806F7"/>
    <w:rsid w:val="00780A66"/>
    <w:rsid w:val="00780B5A"/>
    <w:rsid w:val="00781416"/>
    <w:rsid w:val="0078142F"/>
    <w:rsid w:val="007818AB"/>
    <w:rsid w:val="00782494"/>
    <w:rsid w:val="0078279A"/>
    <w:rsid w:val="007828B7"/>
    <w:rsid w:val="007829E5"/>
    <w:rsid w:val="007842C8"/>
    <w:rsid w:val="00784869"/>
    <w:rsid w:val="007853D4"/>
    <w:rsid w:val="00785405"/>
    <w:rsid w:val="00785DA3"/>
    <w:rsid w:val="00786123"/>
    <w:rsid w:val="00786386"/>
    <w:rsid w:val="0078658E"/>
    <w:rsid w:val="0078741F"/>
    <w:rsid w:val="00787B01"/>
    <w:rsid w:val="00787B25"/>
    <w:rsid w:val="00787CE8"/>
    <w:rsid w:val="00787F51"/>
    <w:rsid w:val="00790464"/>
    <w:rsid w:val="007904C7"/>
    <w:rsid w:val="00790821"/>
    <w:rsid w:val="00790CF0"/>
    <w:rsid w:val="00790EE8"/>
    <w:rsid w:val="007911BC"/>
    <w:rsid w:val="00791B48"/>
    <w:rsid w:val="00791BD7"/>
    <w:rsid w:val="00792465"/>
    <w:rsid w:val="00792739"/>
    <w:rsid w:val="0079287B"/>
    <w:rsid w:val="00793515"/>
    <w:rsid w:val="007935B1"/>
    <w:rsid w:val="0079390A"/>
    <w:rsid w:val="00793B98"/>
    <w:rsid w:val="00793CA3"/>
    <w:rsid w:val="00793F14"/>
    <w:rsid w:val="007941D7"/>
    <w:rsid w:val="00794755"/>
    <w:rsid w:val="007956B9"/>
    <w:rsid w:val="007957D3"/>
    <w:rsid w:val="0079690F"/>
    <w:rsid w:val="00796EB5"/>
    <w:rsid w:val="007A0553"/>
    <w:rsid w:val="007A0A81"/>
    <w:rsid w:val="007A107D"/>
    <w:rsid w:val="007A1347"/>
    <w:rsid w:val="007A15FA"/>
    <w:rsid w:val="007A190D"/>
    <w:rsid w:val="007A200D"/>
    <w:rsid w:val="007A21AD"/>
    <w:rsid w:val="007A231E"/>
    <w:rsid w:val="007A2E10"/>
    <w:rsid w:val="007A31BD"/>
    <w:rsid w:val="007A4C6B"/>
    <w:rsid w:val="007A52EE"/>
    <w:rsid w:val="007A54D2"/>
    <w:rsid w:val="007A6B7D"/>
    <w:rsid w:val="007A6BC5"/>
    <w:rsid w:val="007A6C3E"/>
    <w:rsid w:val="007A7334"/>
    <w:rsid w:val="007A79EB"/>
    <w:rsid w:val="007B0172"/>
    <w:rsid w:val="007B05C5"/>
    <w:rsid w:val="007B0682"/>
    <w:rsid w:val="007B0974"/>
    <w:rsid w:val="007B0B01"/>
    <w:rsid w:val="007B10DC"/>
    <w:rsid w:val="007B1195"/>
    <w:rsid w:val="007B138C"/>
    <w:rsid w:val="007B14B8"/>
    <w:rsid w:val="007B157F"/>
    <w:rsid w:val="007B1E72"/>
    <w:rsid w:val="007B2137"/>
    <w:rsid w:val="007B2A90"/>
    <w:rsid w:val="007B2B6F"/>
    <w:rsid w:val="007B2C8E"/>
    <w:rsid w:val="007B2EF0"/>
    <w:rsid w:val="007B37D7"/>
    <w:rsid w:val="007B38AD"/>
    <w:rsid w:val="007B38C4"/>
    <w:rsid w:val="007B3CB5"/>
    <w:rsid w:val="007B437C"/>
    <w:rsid w:val="007B44C1"/>
    <w:rsid w:val="007B472E"/>
    <w:rsid w:val="007B4B28"/>
    <w:rsid w:val="007B4C7A"/>
    <w:rsid w:val="007B51BE"/>
    <w:rsid w:val="007B51FB"/>
    <w:rsid w:val="007B66ED"/>
    <w:rsid w:val="007B695E"/>
    <w:rsid w:val="007B711F"/>
    <w:rsid w:val="007B73BD"/>
    <w:rsid w:val="007B7402"/>
    <w:rsid w:val="007B765C"/>
    <w:rsid w:val="007B7E78"/>
    <w:rsid w:val="007C05DF"/>
    <w:rsid w:val="007C064A"/>
    <w:rsid w:val="007C0A59"/>
    <w:rsid w:val="007C1346"/>
    <w:rsid w:val="007C13D9"/>
    <w:rsid w:val="007C1449"/>
    <w:rsid w:val="007C147A"/>
    <w:rsid w:val="007C1671"/>
    <w:rsid w:val="007C168C"/>
    <w:rsid w:val="007C1972"/>
    <w:rsid w:val="007C26C2"/>
    <w:rsid w:val="007C2CFD"/>
    <w:rsid w:val="007C2DAA"/>
    <w:rsid w:val="007C33DC"/>
    <w:rsid w:val="007C3666"/>
    <w:rsid w:val="007C3BBF"/>
    <w:rsid w:val="007C417B"/>
    <w:rsid w:val="007C4307"/>
    <w:rsid w:val="007C4308"/>
    <w:rsid w:val="007C4668"/>
    <w:rsid w:val="007C48D2"/>
    <w:rsid w:val="007C490D"/>
    <w:rsid w:val="007C5133"/>
    <w:rsid w:val="007C52E9"/>
    <w:rsid w:val="007C568B"/>
    <w:rsid w:val="007C5A7D"/>
    <w:rsid w:val="007C5AB9"/>
    <w:rsid w:val="007C5AEF"/>
    <w:rsid w:val="007C6394"/>
    <w:rsid w:val="007C6A25"/>
    <w:rsid w:val="007C6D34"/>
    <w:rsid w:val="007C7200"/>
    <w:rsid w:val="007C78F5"/>
    <w:rsid w:val="007C7938"/>
    <w:rsid w:val="007C7C9C"/>
    <w:rsid w:val="007C7CF8"/>
    <w:rsid w:val="007C7DB0"/>
    <w:rsid w:val="007D013D"/>
    <w:rsid w:val="007D01E8"/>
    <w:rsid w:val="007D035F"/>
    <w:rsid w:val="007D0393"/>
    <w:rsid w:val="007D051E"/>
    <w:rsid w:val="007D0544"/>
    <w:rsid w:val="007D0A55"/>
    <w:rsid w:val="007D0C4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43F"/>
    <w:rsid w:val="007D4898"/>
    <w:rsid w:val="007D49AA"/>
    <w:rsid w:val="007D4C03"/>
    <w:rsid w:val="007D4D51"/>
    <w:rsid w:val="007D4D7A"/>
    <w:rsid w:val="007D4DB8"/>
    <w:rsid w:val="007D4F7C"/>
    <w:rsid w:val="007D55CD"/>
    <w:rsid w:val="007D58AB"/>
    <w:rsid w:val="007D6A59"/>
    <w:rsid w:val="007D6B2F"/>
    <w:rsid w:val="007D6E08"/>
    <w:rsid w:val="007D751F"/>
    <w:rsid w:val="007D7F1B"/>
    <w:rsid w:val="007E07CB"/>
    <w:rsid w:val="007E091A"/>
    <w:rsid w:val="007E0D4D"/>
    <w:rsid w:val="007E1BE4"/>
    <w:rsid w:val="007E1E83"/>
    <w:rsid w:val="007E309A"/>
    <w:rsid w:val="007E30B2"/>
    <w:rsid w:val="007E353D"/>
    <w:rsid w:val="007E3C1B"/>
    <w:rsid w:val="007E3CE5"/>
    <w:rsid w:val="007E3D13"/>
    <w:rsid w:val="007E4536"/>
    <w:rsid w:val="007E4639"/>
    <w:rsid w:val="007E47DA"/>
    <w:rsid w:val="007E50E9"/>
    <w:rsid w:val="007E54FA"/>
    <w:rsid w:val="007E5750"/>
    <w:rsid w:val="007E6B84"/>
    <w:rsid w:val="007E6CB0"/>
    <w:rsid w:val="007E7445"/>
    <w:rsid w:val="007E747D"/>
    <w:rsid w:val="007E7706"/>
    <w:rsid w:val="007E77C4"/>
    <w:rsid w:val="007F061C"/>
    <w:rsid w:val="007F0722"/>
    <w:rsid w:val="007F0C50"/>
    <w:rsid w:val="007F1179"/>
    <w:rsid w:val="007F125A"/>
    <w:rsid w:val="007F2B8B"/>
    <w:rsid w:val="007F2CD1"/>
    <w:rsid w:val="007F358F"/>
    <w:rsid w:val="007F38B0"/>
    <w:rsid w:val="007F3A3E"/>
    <w:rsid w:val="007F3EAC"/>
    <w:rsid w:val="007F3F68"/>
    <w:rsid w:val="007F47D3"/>
    <w:rsid w:val="007F4956"/>
    <w:rsid w:val="007F4967"/>
    <w:rsid w:val="007F49DE"/>
    <w:rsid w:val="007F525A"/>
    <w:rsid w:val="007F52C8"/>
    <w:rsid w:val="007F58F0"/>
    <w:rsid w:val="007F59A9"/>
    <w:rsid w:val="007F5A68"/>
    <w:rsid w:val="007F5D4A"/>
    <w:rsid w:val="007F6680"/>
    <w:rsid w:val="007F66EC"/>
    <w:rsid w:val="007F6F9B"/>
    <w:rsid w:val="007F769E"/>
    <w:rsid w:val="007F7E69"/>
    <w:rsid w:val="0080012A"/>
    <w:rsid w:val="00800308"/>
    <w:rsid w:val="00800320"/>
    <w:rsid w:val="0080032E"/>
    <w:rsid w:val="00800928"/>
    <w:rsid w:val="008009BB"/>
    <w:rsid w:val="00800EE7"/>
    <w:rsid w:val="00802552"/>
    <w:rsid w:val="008029B5"/>
    <w:rsid w:val="00802D55"/>
    <w:rsid w:val="00802EC7"/>
    <w:rsid w:val="0080340A"/>
    <w:rsid w:val="0080366B"/>
    <w:rsid w:val="008037FC"/>
    <w:rsid w:val="008041FC"/>
    <w:rsid w:val="008048DF"/>
    <w:rsid w:val="00804AA6"/>
    <w:rsid w:val="00804B85"/>
    <w:rsid w:val="00804C8E"/>
    <w:rsid w:val="00804D1B"/>
    <w:rsid w:val="00804EEB"/>
    <w:rsid w:val="00805450"/>
    <w:rsid w:val="008055E7"/>
    <w:rsid w:val="00805742"/>
    <w:rsid w:val="00806264"/>
    <w:rsid w:val="00806782"/>
    <w:rsid w:val="008069DD"/>
    <w:rsid w:val="00806E48"/>
    <w:rsid w:val="008074C5"/>
    <w:rsid w:val="008074DF"/>
    <w:rsid w:val="00807A3F"/>
    <w:rsid w:val="00810280"/>
    <w:rsid w:val="00810C76"/>
    <w:rsid w:val="00811382"/>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FB5"/>
    <w:rsid w:val="0081706A"/>
    <w:rsid w:val="00817415"/>
    <w:rsid w:val="0081752D"/>
    <w:rsid w:val="00821EDF"/>
    <w:rsid w:val="008222CC"/>
    <w:rsid w:val="0082271D"/>
    <w:rsid w:val="00822A42"/>
    <w:rsid w:val="008234BD"/>
    <w:rsid w:val="00823793"/>
    <w:rsid w:val="008240E2"/>
    <w:rsid w:val="00824373"/>
    <w:rsid w:val="00824542"/>
    <w:rsid w:val="00824A3F"/>
    <w:rsid w:val="00824A5B"/>
    <w:rsid w:val="00824C24"/>
    <w:rsid w:val="008254C2"/>
    <w:rsid w:val="00825D83"/>
    <w:rsid w:val="00825DF6"/>
    <w:rsid w:val="00826061"/>
    <w:rsid w:val="0082623C"/>
    <w:rsid w:val="00826621"/>
    <w:rsid w:val="008268C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8A6"/>
    <w:rsid w:val="00831E87"/>
    <w:rsid w:val="0083208E"/>
    <w:rsid w:val="008320CC"/>
    <w:rsid w:val="008322CE"/>
    <w:rsid w:val="00832605"/>
    <w:rsid w:val="0083331A"/>
    <w:rsid w:val="00833779"/>
    <w:rsid w:val="00833C00"/>
    <w:rsid w:val="00833CC9"/>
    <w:rsid w:val="00835AEE"/>
    <w:rsid w:val="00835B37"/>
    <w:rsid w:val="00835B70"/>
    <w:rsid w:val="00835BAF"/>
    <w:rsid w:val="00835DED"/>
    <w:rsid w:val="00835F65"/>
    <w:rsid w:val="0083609F"/>
    <w:rsid w:val="0083626C"/>
    <w:rsid w:val="008371AE"/>
    <w:rsid w:val="00837952"/>
    <w:rsid w:val="00837AD6"/>
    <w:rsid w:val="0084085C"/>
    <w:rsid w:val="00840938"/>
    <w:rsid w:val="00840A9C"/>
    <w:rsid w:val="00840C6D"/>
    <w:rsid w:val="0084179B"/>
    <w:rsid w:val="008417FC"/>
    <w:rsid w:val="00842095"/>
    <w:rsid w:val="00842B77"/>
    <w:rsid w:val="00842CA9"/>
    <w:rsid w:val="008431F6"/>
    <w:rsid w:val="00843609"/>
    <w:rsid w:val="00843AAA"/>
    <w:rsid w:val="00843E8E"/>
    <w:rsid w:val="00843EA7"/>
    <w:rsid w:val="00843FBB"/>
    <w:rsid w:val="00844C79"/>
    <w:rsid w:val="00844E54"/>
    <w:rsid w:val="00844ECD"/>
    <w:rsid w:val="00844F2F"/>
    <w:rsid w:val="008457AB"/>
    <w:rsid w:val="00845B5F"/>
    <w:rsid w:val="00845BA9"/>
    <w:rsid w:val="00845F0C"/>
    <w:rsid w:val="008463E5"/>
    <w:rsid w:val="00846734"/>
    <w:rsid w:val="0084674F"/>
    <w:rsid w:val="00846795"/>
    <w:rsid w:val="00847673"/>
    <w:rsid w:val="0084768E"/>
    <w:rsid w:val="00847BDA"/>
    <w:rsid w:val="00847C33"/>
    <w:rsid w:val="008505D0"/>
    <w:rsid w:val="00850AF0"/>
    <w:rsid w:val="00850BBE"/>
    <w:rsid w:val="00851151"/>
    <w:rsid w:val="00851DDE"/>
    <w:rsid w:val="00851F25"/>
    <w:rsid w:val="00852100"/>
    <w:rsid w:val="00852C05"/>
    <w:rsid w:val="0085337F"/>
    <w:rsid w:val="008535FE"/>
    <w:rsid w:val="0085365A"/>
    <w:rsid w:val="008545E3"/>
    <w:rsid w:val="00854B6E"/>
    <w:rsid w:val="00854E89"/>
    <w:rsid w:val="00855191"/>
    <w:rsid w:val="00855193"/>
    <w:rsid w:val="00855684"/>
    <w:rsid w:val="0085586B"/>
    <w:rsid w:val="00855973"/>
    <w:rsid w:val="00855F7E"/>
    <w:rsid w:val="008561FE"/>
    <w:rsid w:val="00856ABF"/>
    <w:rsid w:val="00856AC5"/>
    <w:rsid w:val="00856F10"/>
    <w:rsid w:val="00856F98"/>
    <w:rsid w:val="00856F99"/>
    <w:rsid w:val="008570C6"/>
    <w:rsid w:val="00857298"/>
    <w:rsid w:val="00857687"/>
    <w:rsid w:val="00857953"/>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403E"/>
    <w:rsid w:val="0086453D"/>
    <w:rsid w:val="008646EC"/>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F88"/>
    <w:rsid w:val="00871173"/>
    <w:rsid w:val="00871409"/>
    <w:rsid w:val="0087176D"/>
    <w:rsid w:val="00871775"/>
    <w:rsid w:val="00871838"/>
    <w:rsid w:val="00871D1F"/>
    <w:rsid w:val="00871D7A"/>
    <w:rsid w:val="008726AC"/>
    <w:rsid w:val="0087276B"/>
    <w:rsid w:val="00872C1C"/>
    <w:rsid w:val="00872EE1"/>
    <w:rsid w:val="00872F13"/>
    <w:rsid w:val="008730D1"/>
    <w:rsid w:val="00873276"/>
    <w:rsid w:val="00874403"/>
    <w:rsid w:val="0087452B"/>
    <w:rsid w:val="008747D1"/>
    <w:rsid w:val="00874A9C"/>
    <w:rsid w:val="00874CF1"/>
    <w:rsid w:val="00875B43"/>
    <w:rsid w:val="00876065"/>
    <w:rsid w:val="0087611F"/>
    <w:rsid w:val="00876254"/>
    <w:rsid w:val="0087627F"/>
    <w:rsid w:val="00876460"/>
    <w:rsid w:val="008765C1"/>
    <w:rsid w:val="008770AC"/>
    <w:rsid w:val="008776B9"/>
    <w:rsid w:val="008776C7"/>
    <w:rsid w:val="00877B45"/>
    <w:rsid w:val="0088016E"/>
    <w:rsid w:val="008802D5"/>
    <w:rsid w:val="0088037A"/>
    <w:rsid w:val="008814A9"/>
    <w:rsid w:val="008817C2"/>
    <w:rsid w:val="00881939"/>
    <w:rsid w:val="00881ECC"/>
    <w:rsid w:val="00881EEF"/>
    <w:rsid w:val="0088222B"/>
    <w:rsid w:val="008828CD"/>
    <w:rsid w:val="0088315A"/>
    <w:rsid w:val="0088333E"/>
    <w:rsid w:val="0088343D"/>
    <w:rsid w:val="00883603"/>
    <w:rsid w:val="008836DB"/>
    <w:rsid w:val="00883E3D"/>
    <w:rsid w:val="00884A2D"/>
    <w:rsid w:val="00884A30"/>
    <w:rsid w:val="0088581A"/>
    <w:rsid w:val="00885A00"/>
    <w:rsid w:val="00885ECA"/>
    <w:rsid w:val="00886D51"/>
    <w:rsid w:val="008874FB"/>
    <w:rsid w:val="00887AF4"/>
    <w:rsid w:val="00890B5B"/>
    <w:rsid w:val="00890CE8"/>
    <w:rsid w:val="008912B4"/>
    <w:rsid w:val="00891981"/>
    <w:rsid w:val="00891C25"/>
    <w:rsid w:val="00891C26"/>
    <w:rsid w:val="00891C8A"/>
    <w:rsid w:val="00891D79"/>
    <w:rsid w:val="00892044"/>
    <w:rsid w:val="008923E3"/>
    <w:rsid w:val="008929D3"/>
    <w:rsid w:val="00892F63"/>
    <w:rsid w:val="00893394"/>
    <w:rsid w:val="00893561"/>
    <w:rsid w:val="00893B13"/>
    <w:rsid w:val="00893E8B"/>
    <w:rsid w:val="00893FDE"/>
    <w:rsid w:val="008947D5"/>
    <w:rsid w:val="0089480A"/>
    <w:rsid w:val="00894F07"/>
    <w:rsid w:val="008955FC"/>
    <w:rsid w:val="0089588C"/>
    <w:rsid w:val="00895FC0"/>
    <w:rsid w:val="0089613E"/>
    <w:rsid w:val="008969C6"/>
    <w:rsid w:val="00896C3A"/>
    <w:rsid w:val="008970FC"/>
    <w:rsid w:val="0089750D"/>
    <w:rsid w:val="00897C1B"/>
    <w:rsid w:val="00897CCD"/>
    <w:rsid w:val="00897DB6"/>
    <w:rsid w:val="00897ECB"/>
    <w:rsid w:val="008A014A"/>
    <w:rsid w:val="008A049A"/>
    <w:rsid w:val="008A05A8"/>
    <w:rsid w:val="008A2685"/>
    <w:rsid w:val="008A2CC5"/>
    <w:rsid w:val="008A32F6"/>
    <w:rsid w:val="008A34B3"/>
    <w:rsid w:val="008A396F"/>
    <w:rsid w:val="008A3A14"/>
    <w:rsid w:val="008A3D98"/>
    <w:rsid w:val="008A3E74"/>
    <w:rsid w:val="008A42D4"/>
    <w:rsid w:val="008A45D1"/>
    <w:rsid w:val="008A4644"/>
    <w:rsid w:val="008A4BAB"/>
    <w:rsid w:val="008A51E3"/>
    <w:rsid w:val="008A53DB"/>
    <w:rsid w:val="008A564E"/>
    <w:rsid w:val="008A5B4B"/>
    <w:rsid w:val="008A5C33"/>
    <w:rsid w:val="008A6813"/>
    <w:rsid w:val="008A6995"/>
    <w:rsid w:val="008A6BAA"/>
    <w:rsid w:val="008A7046"/>
    <w:rsid w:val="008A7073"/>
    <w:rsid w:val="008A71A0"/>
    <w:rsid w:val="008A755B"/>
    <w:rsid w:val="008A77FE"/>
    <w:rsid w:val="008B06AD"/>
    <w:rsid w:val="008B10A2"/>
    <w:rsid w:val="008B1168"/>
    <w:rsid w:val="008B13C4"/>
    <w:rsid w:val="008B169B"/>
    <w:rsid w:val="008B1B0E"/>
    <w:rsid w:val="008B1CF9"/>
    <w:rsid w:val="008B218F"/>
    <w:rsid w:val="008B23BD"/>
    <w:rsid w:val="008B2B24"/>
    <w:rsid w:val="008B35B5"/>
    <w:rsid w:val="008B3C8F"/>
    <w:rsid w:val="008B3E81"/>
    <w:rsid w:val="008B474F"/>
    <w:rsid w:val="008B4978"/>
    <w:rsid w:val="008B499A"/>
    <w:rsid w:val="008B51F7"/>
    <w:rsid w:val="008B5527"/>
    <w:rsid w:val="008B5963"/>
    <w:rsid w:val="008B5A42"/>
    <w:rsid w:val="008B5E1D"/>
    <w:rsid w:val="008B5E7B"/>
    <w:rsid w:val="008B6074"/>
    <w:rsid w:val="008B60E2"/>
    <w:rsid w:val="008B643C"/>
    <w:rsid w:val="008B728E"/>
    <w:rsid w:val="008B7B4C"/>
    <w:rsid w:val="008B7C7B"/>
    <w:rsid w:val="008C042A"/>
    <w:rsid w:val="008C04A6"/>
    <w:rsid w:val="008C05F1"/>
    <w:rsid w:val="008C0D5F"/>
    <w:rsid w:val="008C1A6A"/>
    <w:rsid w:val="008C1B31"/>
    <w:rsid w:val="008C1D0A"/>
    <w:rsid w:val="008C1ED6"/>
    <w:rsid w:val="008C2194"/>
    <w:rsid w:val="008C2256"/>
    <w:rsid w:val="008C249C"/>
    <w:rsid w:val="008C2D4A"/>
    <w:rsid w:val="008C32D5"/>
    <w:rsid w:val="008C342F"/>
    <w:rsid w:val="008C393F"/>
    <w:rsid w:val="008C3AD7"/>
    <w:rsid w:val="008C3BA9"/>
    <w:rsid w:val="008C3EC9"/>
    <w:rsid w:val="008C46EE"/>
    <w:rsid w:val="008C58E3"/>
    <w:rsid w:val="008C5A74"/>
    <w:rsid w:val="008C5ED3"/>
    <w:rsid w:val="008C61C0"/>
    <w:rsid w:val="008C641D"/>
    <w:rsid w:val="008C642C"/>
    <w:rsid w:val="008C67C2"/>
    <w:rsid w:val="008C67C6"/>
    <w:rsid w:val="008C6AA6"/>
    <w:rsid w:val="008C70AA"/>
    <w:rsid w:val="008C726D"/>
    <w:rsid w:val="008C7654"/>
    <w:rsid w:val="008C77A9"/>
    <w:rsid w:val="008C7959"/>
    <w:rsid w:val="008C7970"/>
    <w:rsid w:val="008C7A37"/>
    <w:rsid w:val="008C7BCC"/>
    <w:rsid w:val="008C7FA3"/>
    <w:rsid w:val="008D03B0"/>
    <w:rsid w:val="008D0DF1"/>
    <w:rsid w:val="008D1073"/>
    <w:rsid w:val="008D1B2D"/>
    <w:rsid w:val="008D232A"/>
    <w:rsid w:val="008D238D"/>
    <w:rsid w:val="008D2452"/>
    <w:rsid w:val="008D2C42"/>
    <w:rsid w:val="008D2E75"/>
    <w:rsid w:val="008D2F31"/>
    <w:rsid w:val="008D340F"/>
    <w:rsid w:val="008D3451"/>
    <w:rsid w:val="008D3594"/>
    <w:rsid w:val="008D35BC"/>
    <w:rsid w:val="008D46C2"/>
    <w:rsid w:val="008D4DAC"/>
    <w:rsid w:val="008D565D"/>
    <w:rsid w:val="008D5750"/>
    <w:rsid w:val="008D5828"/>
    <w:rsid w:val="008D5B5D"/>
    <w:rsid w:val="008D62C9"/>
    <w:rsid w:val="008D6EBC"/>
    <w:rsid w:val="008D6F82"/>
    <w:rsid w:val="008D737B"/>
    <w:rsid w:val="008D744E"/>
    <w:rsid w:val="008D74D2"/>
    <w:rsid w:val="008D7ED7"/>
    <w:rsid w:val="008E01D7"/>
    <w:rsid w:val="008E072B"/>
    <w:rsid w:val="008E0B51"/>
    <w:rsid w:val="008E0E9A"/>
    <w:rsid w:val="008E1140"/>
    <w:rsid w:val="008E1802"/>
    <w:rsid w:val="008E1B70"/>
    <w:rsid w:val="008E1F46"/>
    <w:rsid w:val="008E26B3"/>
    <w:rsid w:val="008E2963"/>
    <w:rsid w:val="008E2971"/>
    <w:rsid w:val="008E2BE6"/>
    <w:rsid w:val="008E2C57"/>
    <w:rsid w:val="008E2E9B"/>
    <w:rsid w:val="008E333D"/>
    <w:rsid w:val="008E33D2"/>
    <w:rsid w:val="008E381D"/>
    <w:rsid w:val="008E47AA"/>
    <w:rsid w:val="008E58F2"/>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6D2"/>
    <w:rsid w:val="008F08FD"/>
    <w:rsid w:val="008F0A77"/>
    <w:rsid w:val="008F0F56"/>
    <w:rsid w:val="008F0FA4"/>
    <w:rsid w:val="008F1100"/>
    <w:rsid w:val="008F14E0"/>
    <w:rsid w:val="008F16B3"/>
    <w:rsid w:val="008F16F9"/>
    <w:rsid w:val="008F183A"/>
    <w:rsid w:val="008F1954"/>
    <w:rsid w:val="008F1CEA"/>
    <w:rsid w:val="008F1FC6"/>
    <w:rsid w:val="008F239B"/>
    <w:rsid w:val="008F24D9"/>
    <w:rsid w:val="008F2C4B"/>
    <w:rsid w:val="008F2D09"/>
    <w:rsid w:val="008F3083"/>
    <w:rsid w:val="008F30FE"/>
    <w:rsid w:val="008F3383"/>
    <w:rsid w:val="008F349E"/>
    <w:rsid w:val="008F3807"/>
    <w:rsid w:val="008F4AA3"/>
    <w:rsid w:val="008F4B76"/>
    <w:rsid w:val="008F52B8"/>
    <w:rsid w:val="008F5902"/>
    <w:rsid w:val="008F5A82"/>
    <w:rsid w:val="008F5BCB"/>
    <w:rsid w:val="008F5C59"/>
    <w:rsid w:val="008F708F"/>
    <w:rsid w:val="008F7364"/>
    <w:rsid w:val="008F7730"/>
    <w:rsid w:val="008F7D23"/>
    <w:rsid w:val="00900101"/>
    <w:rsid w:val="00900975"/>
    <w:rsid w:val="00900A0D"/>
    <w:rsid w:val="00900AB3"/>
    <w:rsid w:val="00901837"/>
    <w:rsid w:val="009025CA"/>
    <w:rsid w:val="0090267E"/>
    <w:rsid w:val="00902CAB"/>
    <w:rsid w:val="00903AFD"/>
    <w:rsid w:val="00903C78"/>
    <w:rsid w:val="00903EF2"/>
    <w:rsid w:val="00903F30"/>
    <w:rsid w:val="00903F4C"/>
    <w:rsid w:val="009041EA"/>
    <w:rsid w:val="0090430E"/>
    <w:rsid w:val="00904830"/>
    <w:rsid w:val="00905058"/>
    <w:rsid w:val="0090532D"/>
    <w:rsid w:val="0090535B"/>
    <w:rsid w:val="00906915"/>
    <w:rsid w:val="00907387"/>
    <w:rsid w:val="00907DE6"/>
    <w:rsid w:val="009102BA"/>
    <w:rsid w:val="0091093E"/>
    <w:rsid w:val="009109E8"/>
    <w:rsid w:val="00910A68"/>
    <w:rsid w:val="00910AD8"/>
    <w:rsid w:val="009114BA"/>
    <w:rsid w:val="00911692"/>
    <w:rsid w:val="00911CF1"/>
    <w:rsid w:val="009122F5"/>
    <w:rsid w:val="009126BE"/>
    <w:rsid w:val="00912711"/>
    <w:rsid w:val="0091274E"/>
    <w:rsid w:val="00912B90"/>
    <w:rsid w:val="00912C8B"/>
    <w:rsid w:val="00912DE5"/>
    <w:rsid w:val="00913C37"/>
    <w:rsid w:val="009142A5"/>
    <w:rsid w:val="00914496"/>
    <w:rsid w:val="009148A8"/>
    <w:rsid w:val="00914DF9"/>
    <w:rsid w:val="00915129"/>
    <w:rsid w:val="0091560D"/>
    <w:rsid w:val="00915E38"/>
    <w:rsid w:val="00916040"/>
    <w:rsid w:val="00916173"/>
    <w:rsid w:val="0091656B"/>
    <w:rsid w:val="009165C2"/>
    <w:rsid w:val="00916A7C"/>
    <w:rsid w:val="00916CCB"/>
    <w:rsid w:val="00916E44"/>
    <w:rsid w:val="009176E3"/>
    <w:rsid w:val="00920267"/>
    <w:rsid w:val="009207C5"/>
    <w:rsid w:val="009223EA"/>
    <w:rsid w:val="00922644"/>
    <w:rsid w:val="00922BB0"/>
    <w:rsid w:val="00924137"/>
    <w:rsid w:val="00924FB7"/>
    <w:rsid w:val="0092529A"/>
    <w:rsid w:val="0092532C"/>
    <w:rsid w:val="0092557C"/>
    <w:rsid w:val="0092571F"/>
    <w:rsid w:val="00925A06"/>
    <w:rsid w:val="0092648B"/>
    <w:rsid w:val="00926A17"/>
    <w:rsid w:val="00926A20"/>
    <w:rsid w:val="0092717A"/>
    <w:rsid w:val="0092721D"/>
    <w:rsid w:val="00927350"/>
    <w:rsid w:val="00927E3F"/>
    <w:rsid w:val="00927F45"/>
    <w:rsid w:val="00930454"/>
    <w:rsid w:val="00930B9E"/>
    <w:rsid w:val="00930F7D"/>
    <w:rsid w:val="00931711"/>
    <w:rsid w:val="00931921"/>
    <w:rsid w:val="00931922"/>
    <w:rsid w:val="00931C82"/>
    <w:rsid w:val="009325CC"/>
    <w:rsid w:val="00932F1B"/>
    <w:rsid w:val="00932F84"/>
    <w:rsid w:val="00933271"/>
    <w:rsid w:val="00933486"/>
    <w:rsid w:val="00933CFE"/>
    <w:rsid w:val="00933FBE"/>
    <w:rsid w:val="00934405"/>
    <w:rsid w:val="009351F0"/>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E31"/>
    <w:rsid w:val="00940E67"/>
    <w:rsid w:val="0094148A"/>
    <w:rsid w:val="00941901"/>
    <w:rsid w:val="00941AA3"/>
    <w:rsid w:val="00941AE2"/>
    <w:rsid w:val="00941CF8"/>
    <w:rsid w:val="00941DB4"/>
    <w:rsid w:val="00941E76"/>
    <w:rsid w:val="00942077"/>
    <w:rsid w:val="00942177"/>
    <w:rsid w:val="00942180"/>
    <w:rsid w:val="00942555"/>
    <w:rsid w:val="00943109"/>
    <w:rsid w:val="00943252"/>
    <w:rsid w:val="00943543"/>
    <w:rsid w:val="00943A13"/>
    <w:rsid w:val="00943E8F"/>
    <w:rsid w:val="00944066"/>
    <w:rsid w:val="00944088"/>
    <w:rsid w:val="00944BDB"/>
    <w:rsid w:val="00944D5E"/>
    <w:rsid w:val="00945527"/>
    <w:rsid w:val="009457B9"/>
    <w:rsid w:val="0094581D"/>
    <w:rsid w:val="00945862"/>
    <w:rsid w:val="00945B60"/>
    <w:rsid w:val="009465BC"/>
    <w:rsid w:val="00946E17"/>
    <w:rsid w:val="00946E7E"/>
    <w:rsid w:val="00947111"/>
    <w:rsid w:val="009471E4"/>
    <w:rsid w:val="009471F0"/>
    <w:rsid w:val="009471F5"/>
    <w:rsid w:val="00947D93"/>
    <w:rsid w:val="009506E7"/>
    <w:rsid w:val="00950988"/>
    <w:rsid w:val="009509DF"/>
    <w:rsid w:val="009509F1"/>
    <w:rsid w:val="009510C1"/>
    <w:rsid w:val="00951178"/>
    <w:rsid w:val="00951417"/>
    <w:rsid w:val="00951441"/>
    <w:rsid w:val="00952B25"/>
    <w:rsid w:val="00952E54"/>
    <w:rsid w:val="009535F8"/>
    <w:rsid w:val="009537FE"/>
    <w:rsid w:val="009543F8"/>
    <w:rsid w:val="009548FB"/>
    <w:rsid w:val="00954B19"/>
    <w:rsid w:val="00954B36"/>
    <w:rsid w:val="009550E7"/>
    <w:rsid w:val="009555A7"/>
    <w:rsid w:val="00955DD8"/>
    <w:rsid w:val="009563B7"/>
    <w:rsid w:val="009567D7"/>
    <w:rsid w:val="009569F4"/>
    <w:rsid w:val="00956A75"/>
    <w:rsid w:val="00956B6D"/>
    <w:rsid w:val="00957675"/>
    <w:rsid w:val="00957D60"/>
    <w:rsid w:val="00957E51"/>
    <w:rsid w:val="009600FB"/>
    <w:rsid w:val="0096072A"/>
    <w:rsid w:val="00960D16"/>
    <w:rsid w:val="00960D81"/>
    <w:rsid w:val="009613E4"/>
    <w:rsid w:val="009616AC"/>
    <w:rsid w:val="00961EEB"/>
    <w:rsid w:val="00962A99"/>
    <w:rsid w:val="009630D1"/>
    <w:rsid w:val="0096313F"/>
    <w:rsid w:val="00963199"/>
    <w:rsid w:val="0096337F"/>
    <w:rsid w:val="00963716"/>
    <w:rsid w:val="009642DC"/>
    <w:rsid w:val="00964D01"/>
    <w:rsid w:val="00964EFD"/>
    <w:rsid w:val="0096514F"/>
    <w:rsid w:val="0096519A"/>
    <w:rsid w:val="009651C3"/>
    <w:rsid w:val="00965756"/>
    <w:rsid w:val="00965ACD"/>
    <w:rsid w:val="00965CA6"/>
    <w:rsid w:val="00965E80"/>
    <w:rsid w:val="009662BC"/>
    <w:rsid w:val="009663F8"/>
    <w:rsid w:val="00966D5B"/>
    <w:rsid w:val="00966FC5"/>
    <w:rsid w:val="00966FFA"/>
    <w:rsid w:val="009671E2"/>
    <w:rsid w:val="009673DB"/>
    <w:rsid w:val="009673E5"/>
    <w:rsid w:val="00967498"/>
    <w:rsid w:val="00967649"/>
    <w:rsid w:val="0097087A"/>
    <w:rsid w:val="009714C8"/>
    <w:rsid w:val="009715C8"/>
    <w:rsid w:val="00971852"/>
    <w:rsid w:val="00972477"/>
    <w:rsid w:val="00972563"/>
    <w:rsid w:val="00972BA5"/>
    <w:rsid w:val="00972DB1"/>
    <w:rsid w:val="00972F81"/>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887"/>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708"/>
    <w:rsid w:val="00982740"/>
    <w:rsid w:val="0098442A"/>
    <w:rsid w:val="009845B6"/>
    <w:rsid w:val="009846DC"/>
    <w:rsid w:val="00985DCE"/>
    <w:rsid w:val="00985E3E"/>
    <w:rsid w:val="00985E6A"/>
    <w:rsid w:val="009861AB"/>
    <w:rsid w:val="009866D7"/>
    <w:rsid w:val="0098696D"/>
    <w:rsid w:val="00987180"/>
    <w:rsid w:val="009874E9"/>
    <w:rsid w:val="00987CC3"/>
    <w:rsid w:val="00987D10"/>
    <w:rsid w:val="00990105"/>
    <w:rsid w:val="00990128"/>
    <w:rsid w:val="0099028C"/>
    <w:rsid w:val="0099040E"/>
    <w:rsid w:val="00991341"/>
    <w:rsid w:val="00991524"/>
    <w:rsid w:val="00991882"/>
    <w:rsid w:val="00991E25"/>
    <w:rsid w:val="009922EA"/>
    <w:rsid w:val="00992930"/>
    <w:rsid w:val="00992ED6"/>
    <w:rsid w:val="00993502"/>
    <w:rsid w:val="00993940"/>
    <w:rsid w:val="00993C67"/>
    <w:rsid w:val="0099434F"/>
    <w:rsid w:val="00994810"/>
    <w:rsid w:val="00995345"/>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A26"/>
    <w:rsid w:val="009A3C78"/>
    <w:rsid w:val="009A4365"/>
    <w:rsid w:val="009A4394"/>
    <w:rsid w:val="009A4970"/>
    <w:rsid w:val="009A49BF"/>
    <w:rsid w:val="009A4A4C"/>
    <w:rsid w:val="009A4BB4"/>
    <w:rsid w:val="009A5193"/>
    <w:rsid w:val="009A541E"/>
    <w:rsid w:val="009A573D"/>
    <w:rsid w:val="009A57EC"/>
    <w:rsid w:val="009A5DE6"/>
    <w:rsid w:val="009A652C"/>
    <w:rsid w:val="009A66F5"/>
    <w:rsid w:val="009A6D81"/>
    <w:rsid w:val="009A6F72"/>
    <w:rsid w:val="009A72CC"/>
    <w:rsid w:val="009A7FF7"/>
    <w:rsid w:val="009B0B94"/>
    <w:rsid w:val="009B11CE"/>
    <w:rsid w:val="009B17F7"/>
    <w:rsid w:val="009B1879"/>
    <w:rsid w:val="009B18DB"/>
    <w:rsid w:val="009B1A0F"/>
    <w:rsid w:val="009B20CA"/>
    <w:rsid w:val="009B2233"/>
    <w:rsid w:val="009B2261"/>
    <w:rsid w:val="009B2331"/>
    <w:rsid w:val="009B2655"/>
    <w:rsid w:val="009B29A8"/>
    <w:rsid w:val="009B345A"/>
    <w:rsid w:val="009B3817"/>
    <w:rsid w:val="009B3967"/>
    <w:rsid w:val="009B3E65"/>
    <w:rsid w:val="009B441F"/>
    <w:rsid w:val="009B47CB"/>
    <w:rsid w:val="009B545F"/>
    <w:rsid w:val="009B590F"/>
    <w:rsid w:val="009B66CC"/>
    <w:rsid w:val="009B6CAE"/>
    <w:rsid w:val="009B6D64"/>
    <w:rsid w:val="009B7680"/>
    <w:rsid w:val="009B788C"/>
    <w:rsid w:val="009B79A1"/>
    <w:rsid w:val="009B7CB6"/>
    <w:rsid w:val="009C0A04"/>
    <w:rsid w:val="009C1000"/>
    <w:rsid w:val="009C1744"/>
    <w:rsid w:val="009C1866"/>
    <w:rsid w:val="009C1F71"/>
    <w:rsid w:val="009C20CB"/>
    <w:rsid w:val="009C214A"/>
    <w:rsid w:val="009C2179"/>
    <w:rsid w:val="009C2662"/>
    <w:rsid w:val="009C2D38"/>
    <w:rsid w:val="009C348E"/>
    <w:rsid w:val="009C3524"/>
    <w:rsid w:val="009C375B"/>
    <w:rsid w:val="009C3971"/>
    <w:rsid w:val="009C484F"/>
    <w:rsid w:val="009C4A49"/>
    <w:rsid w:val="009C5008"/>
    <w:rsid w:val="009C514D"/>
    <w:rsid w:val="009C5311"/>
    <w:rsid w:val="009C57CA"/>
    <w:rsid w:val="009C5D5C"/>
    <w:rsid w:val="009C5DF0"/>
    <w:rsid w:val="009C6307"/>
    <w:rsid w:val="009C63CF"/>
    <w:rsid w:val="009C651B"/>
    <w:rsid w:val="009C65DA"/>
    <w:rsid w:val="009C668C"/>
    <w:rsid w:val="009C69F9"/>
    <w:rsid w:val="009C6BE6"/>
    <w:rsid w:val="009C7078"/>
    <w:rsid w:val="009C7A9F"/>
    <w:rsid w:val="009C7D3B"/>
    <w:rsid w:val="009D0078"/>
    <w:rsid w:val="009D054A"/>
    <w:rsid w:val="009D1755"/>
    <w:rsid w:val="009D19EC"/>
    <w:rsid w:val="009D2020"/>
    <w:rsid w:val="009D2F6F"/>
    <w:rsid w:val="009D32D4"/>
    <w:rsid w:val="009D36F9"/>
    <w:rsid w:val="009D390C"/>
    <w:rsid w:val="009D3CBB"/>
    <w:rsid w:val="009D3D67"/>
    <w:rsid w:val="009D4644"/>
    <w:rsid w:val="009D47AF"/>
    <w:rsid w:val="009D49C8"/>
    <w:rsid w:val="009D54AB"/>
    <w:rsid w:val="009D5603"/>
    <w:rsid w:val="009D5626"/>
    <w:rsid w:val="009D5669"/>
    <w:rsid w:val="009D5BD9"/>
    <w:rsid w:val="009D5C42"/>
    <w:rsid w:val="009D63A4"/>
    <w:rsid w:val="009D643D"/>
    <w:rsid w:val="009D6478"/>
    <w:rsid w:val="009D6567"/>
    <w:rsid w:val="009D6793"/>
    <w:rsid w:val="009D6F10"/>
    <w:rsid w:val="009D71CB"/>
    <w:rsid w:val="009D7352"/>
    <w:rsid w:val="009D7499"/>
    <w:rsid w:val="009D75CA"/>
    <w:rsid w:val="009D7720"/>
    <w:rsid w:val="009D7E1A"/>
    <w:rsid w:val="009E00EC"/>
    <w:rsid w:val="009E02A5"/>
    <w:rsid w:val="009E0402"/>
    <w:rsid w:val="009E0631"/>
    <w:rsid w:val="009E07D8"/>
    <w:rsid w:val="009E09CD"/>
    <w:rsid w:val="009E0F9D"/>
    <w:rsid w:val="009E13D6"/>
    <w:rsid w:val="009E173E"/>
    <w:rsid w:val="009E1C91"/>
    <w:rsid w:val="009E2308"/>
    <w:rsid w:val="009E2393"/>
    <w:rsid w:val="009E30F2"/>
    <w:rsid w:val="009E3408"/>
    <w:rsid w:val="009E3BFB"/>
    <w:rsid w:val="009E3EAC"/>
    <w:rsid w:val="009E3FEF"/>
    <w:rsid w:val="009E411C"/>
    <w:rsid w:val="009E4224"/>
    <w:rsid w:val="009E43B2"/>
    <w:rsid w:val="009E49E8"/>
    <w:rsid w:val="009E4C40"/>
    <w:rsid w:val="009E4F60"/>
    <w:rsid w:val="009E5647"/>
    <w:rsid w:val="009E5859"/>
    <w:rsid w:val="009E606B"/>
    <w:rsid w:val="009E6DA4"/>
    <w:rsid w:val="009E7340"/>
    <w:rsid w:val="009E7503"/>
    <w:rsid w:val="009E7806"/>
    <w:rsid w:val="009E7C95"/>
    <w:rsid w:val="009E7CCC"/>
    <w:rsid w:val="009F062B"/>
    <w:rsid w:val="009F0732"/>
    <w:rsid w:val="009F073E"/>
    <w:rsid w:val="009F0B92"/>
    <w:rsid w:val="009F0DB0"/>
    <w:rsid w:val="009F11BF"/>
    <w:rsid w:val="009F1347"/>
    <w:rsid w:val="009F162E"/>
    <w:rsid w:val="009F16FE"/>
    <w:rsid w:val="009F1817"/>
    <w:rsid w:val="009F1F87"/>
    <w:rsid w:val="009F24C4"/>
    <w:rsid w:val="009F2A9E"/>
    <w:rsid w:val="009F3318"/>
    <w:rsid w:val="009F334F"/>
    <w:rsid w:val="009F3CC0"/>
    <w:rsid w:val="009F3F05"/>
    <w:rsid w:val="009F44ED"/>
    <w:rsid w:val="009F458B"/>
    <w:rsid w:val="009F4D00"/>
    <w:rsid w:val="009F501E"/>
    <w:rsid w:val="009F541B"/>
    <w:rsid w:val="009F5674"/>
    <w:rsid w:val="009F59B9"/>
    <w:rsid w:val="009F59D3"/>
    <w:rsid w:val="009F5B3A"/>
    <w:rsid w:val="009F5E68"/>
    <w:rsid w:val="009F6404"/>
    <w:rsid w:val="009F7531"/>
    <w:rsid w:val="009F75E0"/>
    <w:rsid w:val="009F7AE7"/>
    <w:rsid w:val="009F7CAD"/>
    <w:rsid w:val="009F7D8E"/>
    <w:rsid w:val="009F7FDF"/>
    <w:rsid w:val="00A000C3"/>
    <w:rsid w:val="00A0079E"/>
    <w:rsid w:val="00A00E8C"/>
    <w:rsid w:val="00A0116E"/>
    <w:rsid w:val="00A01A2B"/>
    <w:rsid w:val="00A0241D"/>
    <w:rsid w:val="00A027A1"/>
    <w:rsid w:val="00A02A57"/>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60B0"/>
    <w:rsid w:val="00A063EA"/>
    <w:rsid w:val="00A06A32"/>
    <w:rsid w:val="00A06C75"/>
    <w:rsid w:val="00A07090"/>
    <w:rsid w:val="00A071FE"/>
    <w:rsid w:val="00A07503"/>
    <w:rsid w:val="00A07925"/>
    <w:rsid w:val="00A07B31"/>
    <w:rsid w:val="00A07EA4"/>
    <w:rsid w:val="00A1013C"/>
    <w:rsid w:val="00A10964"/>
    <w:rsid w:val="00A10CE0"/>
    <w:rsid w:val="00A113F0"/>
    <w:rsid w:val="00A116CD"/>
    <w:rsid w:val="00A11769"/>
    <w:rsid w:val="00A11980"/>
    <w:rsid w:val="00A11A27"/>
    <w:rsid w:val="00A123B4"/>
    <w:rsid w:val="00A127E0"/>
    <w:rsid w:val="00A12A6D"/>
    <w:rsid w:val="00A12B83"/>
    <w:rsid w:val="00A12EA5"/>
    <w:rsid w:val="00A12ED3"/>
    <w:rsid w:val="00A13670"/>
    <w:rsid w:val="00A13AB1"/>
    <w:rsid w:val="00A13DC7"/>
    <w:rsid w:val="00A1448E"/>
    <w:rsid w:val="00A14B3C"/>
    <w:rsid w:val="00A14D4D"/>
    <w:rsid w:val="00A14D81"/>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01A"/>
    <w:rsid w:val="00A202A5"/>
    <w:rsid w:val="00A2031D"/>
    <w:rsid w:val="00A20AC7"/>
    <w:rsid w:val="00A20AE9"/>
    <w:rsid w:val="00A20F7F"/>
    <w:rsid w:val="00A2132E"/>
    <w:rsid w:val="00A21407"/>
    <w:rsid w:val="00A21DE5"/>
    <w:rsid w:val="00A22030"/>
    <w:rsid w:val="00A225D7"/>
    <w:rsid w:val="00A22A18"/>
    <w:rsid w:val="00A22B35"/>
    <w:rsid w:val="00A23567"/>
    <w:rsid w:val="00A236BC"/>
    <w:rsid w:val="00A242A8"/>
    <w:rsid w:val="00A242C2"/>
    <w:rsid w:val="00A246C3"/>
    <w:rsid w:val="00A247F8"/>
    <w:rsid w:val="00A24C33"/>
    <w:rsid w:val="00A252B5"/>
    <w:rsid w:val="00A25403"/>
    <w:rsid w:val="00A26211"/>
    <w:rsid w:val="00A26824"/>
    <w:rsid w:val="00A26B2D"/>
    <w:rsid w:val="00A26FF7"/>
    <w:rsid w:val="00A27381"/>
    <w:rsid w:val="00A274F4"/>
    <w:rsid w:val="00A27A06"/>
    <w:rsid w:val="00A27A6E"/>
    <w:rsid w:val="00A27BA4"/>
    <w:rsid w:val="00A302A6"/>
    <w:rsid w:val="00A30E90"/>
    <w:rsid w:val="00A30F45"/>
    <w:rsid w:val="00A31029"/>
    <w:rsid w:val="00A31970"/>
    <w:rsid w:val="00A31976"/>
    <w:rsid w:val="00A31BC7"/>
    <w:rsid w:val="00A320D5"/>
    <w:rsid w:val="00A32328"/>
    <w:rsid w:val="00A32670"/>
    <w:rsid w:val="00A3287A"/>
    <w:rsid w:val="00A32DA6"/>
    <w:rsid w:val="00A333BC"/>
    <w:rsid w:val="00A3438A"/>
    <w:rsid w:val="00A34664"/>
    <w:rsid w:val="00A3495A"/>
    <w:rsid w:val="00A349DE"/>
    <w:rsid w:val="00A34DAA"/>
    <w:rsid w:val="00A34DDB"/>
    <w:rsid w:val="00A34F53"/>
    <w:rsid w:val="00A3500D"/>
    <w:rsid w:val="00A35269"/>
    <w:rsid w:val="00A35B35"/>
    <w:rsid w:val="00A3634F"/>
    <w:rsid w:val="00A37530"/>
    <w:rsid w:val="00A3753F"/>
    <w:rsid w:val="00A375D3"/>
    <w:rsid w:val="00A37AE5"/>
    <w:rsid w:val="00A4089B"/>
    <w:rsid w:val="00A40FCB"/>
    <w:rsid w:val="00A410EA"/>
    <w:rsid w:val="00A41575"/>
    <w:rsid w:val="00A41686"/>
    <w:rsid w:val="00A41A41"/>
    <w:rsid w:val="00A41EDE"/>
    <w:rsid w:val="00A4237D"/>
    <w:rsid w:val="00A43117"/>
    <w:rsid w:val="00A43648"/>
    <w:rsid w:val="00A436C2"/>
    <w:rsid w:val="00A438F9"/>
    <w:rsid w:val="00A44942"/>
    <w:rsid w:val="00A449FB"/>
    <w:rsid w:val="00A44B14"/>
    <w:rsid w:val="00A44BCF"/>
    <w:rsid w:val="00A458C9"/>
    <w:rsid w:val="00A45B57"/>
    <w:rsid w:val="00A45CA7"/>
    <w:rsid w:val="00A45FA2"/>
    <w:rsid w:val="00A469D8"/>
    <w:rsid w:val="00A47397"/>
    <w:rsid w:val="00A47A74"/>
    <w:rsid w:val="00A47ECE"/>
    <w:rsid w:val="00A509D4"/>
    <w:rsid w:val="00A50B24"/>
    <w:rsid w:val="00A50B48"/>
    <w:rsid w:val="00A51043"/>
    <w:rsid w:val="00A51505"/>
    <w:rsid w:val="00A518C7"/>
    <w:rsid w:val="00A51ABB"/>
    <w:rsid w:val="00A5246E"/>
    <w:rsid w:val="00A5263C"/>
    <w:rsid w:val="00A527BF"/>
    <w:rsid w:val="00A52C64"/>
    <w:rsid w:val="00A52D8E"/>
    <w:rsid w:val="00A5310E"/>
    <w:rsid w:val="00A53311"/>
    <w:rsid w:val="00A53A1E"/>
    <w:rsid w:val="00A53EF5"/>
    <w:rsid w:val="00A54891"/>
    <w:rsid w:val="00A55005"/>
    <w:rsid w:val="00A559DF"/>
    <w:rsid w:val="00A55DEF"/>
    <w:rsid w:val="00A55E82"/>
    <w:rsid w:val="00A5673C"/>
    <w:rsid w:val="00A569DC"/>
    <w:rsid w:val="00A56F90"/>
    <w:rsid w:val="00A60CC6"/>
    <w:rsid w:val="00A60D22"/>
    <w:rsid w:val="00A61137"/>
    <w:rsid w:val="00A615DB"/>
    <w:rsid w:val="00A6191F"/>
    <w:rsid w:val="00A61BF9"/>
    <w:rsid w:val="00A61C0A"/>
    <w:rsid w:val="00A61D11"/>
    <w:rsid w:val="00A6229C"/>
    <w:rsid w:val="00A6233F"/>
    <w:rsid w:val="00A6236A"/>
    <w:rsid w:val="00A6244B"/>
    <w:rsid w:val="00A63145"/>
    <w:rsid w:val="00A63311"/>
    <w:rsid w:val="00A63B82"/>
    <w:rsid w:val="00A63EBF"/>
    <w:rsid w:val="00A64191"/>
    <w:rsid w:val="00A64519"/>
    <w:rsid w:val="00A64ACC"/>
    <w:rsid w:val="00A64FBC"/>
    <w:rsid w:val="00A6588A"/>
    <w:rsid w:val="00A65A69"/>
    <w:rsid w:val="00A66185"/>
    <w:rsid w:val="00A66323"/>
    <w:rsid w:val="00A66995"/>
    <w:rsid w:val="00A66BD8"/>
    <w:rsid w:val="00A674C0"/>
    <w:rsid w:val="00A67AAF"/>
    <w:rsid w:val="00A67C6A"/>
    <w:rsid w:val="00A700E9"/>
    <w:rsid w:val="00A712A0"/>
    <w:rsid w:val="00A71E1F"/>
    <w:rsid w:val="00A7242E"/>
    <w:rsid w:val="00A7250A"/>
    <w:rsid w:val="00A727EA"/>
    <w:rsid w:val="00A7289A"/>
    <w:rsid w:val="00A72A42"/>
    <w:rsid w:val="00A73167"/>
    <w:rsid w:val="00A731A4"/>
    <w:rsid w:val="00A7338A"/>
    <w:rsid w:val="00A74B21"/>
    <w:rsid w:val="00A74BDC"/>
    <w:rsid w:val="00A74E00"/>
    <w:rsid w:val="00A7504C"/>
    <w:rsid w:val="00A7534C"/>
    <w:rsid w:val="00A758BA"/>
    <w:rsid w:val="00A758BF"/>
    <w:rsid w:val="00A76092"/>
    <w:rsid w:val="00A76160"/>
    <w:rsid w:val="00A766EC"/>
    <w:rsid w:val="00A7697A"/>
    <w:rsid w:val="00A76B56"/>
    <w:rsid w:val="00A77BFA"/>
    <w:rsid w:val="00A80211"/>
    <w:rsid w:val="00A80603"/>
    <w:rsid w:val="00A808A4"/>
    <w:rsid w:val="00A80D32"/>
    <w:rsid w:val="00A80DD3"/>
    <w:rsid w:val="00A810C3"/>
    <w:rsid w:val="00A816AD"/>
    <w:rsid w:val="00A81D25"/>
    <w:rsid w:val="00A82303"/>
    <w:rsid w:val="00A825A7"/>
    <w:rsid w:val="00A82A8A"/>
    <w:rsid w:val="00A82AF9"/>
    <w:rsid w:val="00A82BB0"/>
    <w:rsid w:val="00A82BD0"/>
    <w:rsid w:val="00A82C86"/>
    <w:rsid w:val="00A82F71"/>
    <w:rsid w:val="00A83370"/>
    <w:rsid w:val="00A833A3"/>
    <w:rsid w:val="00A83A80"/>
    <w:rsid w:val="00A84B8E"/>
    <w:rsid w:val="00A84BE8"/>
    <w:rsid w:val="00A84DD7"/>
    <w:rsid w:val="00A8577A"/>
    <w:rsid w:val="00A858B0"/>
    <w:rsid w:val="00A8593C"/>
    <w:rsid w:val="00A8595D"/>
    <w:rsid w:val="00A86313"/>
    <w:rsid w:val="00A8649E"/>
    <w:rsid w:val="00A864A6"/>
    <w:rsid w:val="00A86CD9"/>
    <w:rsid w:val="00A86D40"/>
    <w:rsid w:val="00A8722A"/>
    <w:rsid w:val="00A872BE"/>
    <w:rsid w:val="00A874D2"/>
    <w:rsid w:val="00A87D8C"/>
    <w:rsid w:val="00A87E2F"/>
    <w:rsid w:val="00A90200"/>
    <w:rsid w:val="00A9048C"/>
    <w:rsid w:val="00A905A7"/>
    <w:rsid w:val="00A90E7A"/>
    <w:rsid w:val="00A91482"/>
    <w:rsid w:val="00A91EB0"/>
    <w:rsid w:val="00A92697"/>
    <w:rsid w:val="00A929B3"/>
    <w:rsid w:val="00A933EA"/>
    <w:rsid w:val="00A94091"/>
    <w:rsid w:val="00A94142"/>
    <w:rsid w:val="00A944BB"/>
    <w:rsid w:val="00A947A3"/>
    <w:rsid w:val="00A94814"/>
    <w:rsid w:val="00A951F0"/>
    <w:rsid w:val="00A9557E"/>
    <w:rsid w:val="00A95F04"/>
    <w:rsid w:val="00A96033"/>
    <w:rsid w:val="00A96E01"/>
    <w:rsid w:val="00A96F57"/>
    <w:rsid w:val="00A9710C"/>
    <w:rsid w:val="00A9768A"/>
    <w:rsid w:val="00A9787B"/>
    <w:rsid w:val="00A97C09"/>
    <w:rsid w:val="00AA018A"/>
    <w:rsid w:val="00AA0207"/>
    <w:rsid w:val="00AA023F"/>
    <w:rsid w:val="00AA0362"/>
    <w:rsid w:val="00AA05E0"/>
    <w:rsid w:val="00AA0CBE"/>
    <w:rsid w:val="00AA11AE"/>
    <w:rsid w:val="00AA14D3"/>
    <w:rsid w:val="00AA1678"/>
    <w:rsid w:val="00AA190E"/>
    <w:rsid w:val="00AA24DF"/>
    <w:rsid w:val="00AA26AB"/>
    <w:rsid w:val="00AA2A28"/>
    <w:rsid w:val="00AA2F94"/>
    <w:rsid w:val="00AA320F"/>
    <w:rsid w:val="00AA3837"/>
    <w:rsid w:val="00AA38AE"/>
    <w:rsid w:val="00AA38CD"/>
    <w:rsid w:val="00AA3D08"/>
    <w:rsid w:val="00AA4F7A"/>
    <w:rsid w:val="00AA50A1"/>
    <w:rsid w:val="00AA5224"/>
    <w:rsid w:val="00AA537B"/>
    <w:rsid w:val="00AA5462"/>
    <w:rsid w:val="00AA588D"/>
    <w:rsid w:val="00AA5930"/>
    <w:rsid w:val="00AA5999"/>
    <w:rsid w:val="00AA5A49"/>
    <w:rsid w:val="00AA66B8"/>
    <w:rsid w:val="00AA677F"/>
    <w:rsid w:val="00AA720D"/>
    <w:rsid w:val="00AA74C0"/>
    <w:rsid w:val="00AA7D04"/>
    <w:rsid w:val="00AB033E"/>
    <w:rsid w:val="00AB0F96"/>
    <w:rsid w:val="00AB1178"/>
    <w:rsid w:val="00AB23DE"/>
    <w:rsid w:val="00AB2550"/>
    <w:rsid w:val="00AB2AD7"/>
    <w:rsid w:val="00AB2CCB"/>
    <w:rsid w:val="00AB3508"/>
    <w:rsid w:val="00AB3806"/>
    <w:rsid w:val="00AB427F"/>
    <w:rsid w:val="00AB4324"/>
    <w:rsid w:val="00AB4539"/>
    <w:rsid w:val="00AB47AF"/>
    <w:rsid w:val="00AB4BBD"/>
    <w:rsid w:val="00AB4E58"/>
    <w:rsid w:val="00AB52D3"/>
    <w:rsid w:val="00AB5587"/>
    <w:rsid w:val="00AB5F1C"/>
    <w:rsid w:val="00AB677B"/>
    <w:rsid w:val="00AB6B24"/>
    <w:rsid w:val="00AB7CAC"/>
    <w:rsid w:val="00AC0263"/>
    <w:rsid w:val="00AC02E7"/>
    <w:rsid w:val="00AC049D"/>
    <w:rsid w:val="00AC0BC2"/>
    <w:rsid w:val="00AC1209"/>
    <w:rsid w:val="00AC1339"/>
    <w:rsid w:val="00AC14A2"/>
    <w:rsid w:val="00AC1D07"/>
    <w:rsid w:val="00AC2671"/>
    <w:rsid w:val="00AC284B"/>
    <w:rsid w:val="00AC2882"/>
    <w:rsid w:val="00AC2B43"/>
    <w:rsid w:val="00AC2D58"/>
    <w:rsid w:val="00AC2F7F"/>
    <w:rsid w:val="00AC389E"/>
    <w:rsid w:val="00AC431E"/>
    <w:rsid w:val="00AC57B5"/>
    <w:rsid w:val="00AC5A06"/>
    <w:rsid w:val="00AC5E45"/>
    <w:rsid w:val="00AC64BC"/>
    <w:rsid w:val="00AC6959"/>
    <w:rsid w:val="00AC6A70"/>
    <w:rsid w:val="00AC6E2C"/>
    <w:rsid w:val="00AC7070"/>
    <w:rsid w:val="00AC71DA"/>
    <w:rsid w:val="00AC7316"/>
    <w:rsid w:val="00AC79AA"/>
    <w:rsid w:val="00AC7A96"/>
    <w:rsid w:val="00AC7FB6"/>
    <w:rsid w:val="00AD01DA"/>
    <w:rsid w:val="00AD06DD"/>
    <w:rsid w:val="00AD10DB"/>
    <w:rsid w:val="00AD1A0A"/>
    <w:rsid w:val="00AD1B87"/>
    <w:rsid w:val="00AD1DA4"/>
    <w:rsid w:val="00AD229E"/>
    <w:rsid w:val="00AD24B8"/>
    <w:rsid w:val="00AD2609"/>
    <w:rsid w:val="00AD27B6"/>
    <w:rsid w:val="00AD3398"/>
    <w:rsid w:val="00AD361D"/>
    <w:rsid w:val="00AD4C20"/>
    <w:rsid w:val="00AD50AC"/>
    <w:rsid w:val="00AD5594"/>
    <w:rsid w:val="00AD5773"/>
    <w:rsid w:val="00AD5D29"/>
    <w:rsid w:val="00AD61BA"/>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544"/>
    <w:rsid w:val="00AE2579"/>
    <w:rsid w:val="00AE287F"/>
    <w:rsid w:val="00AE2A96"/>
    <w:rsid w:val="00AE2B91"/>
    <w:rsid w:val="00AE2C3A"/>
    <w:rsid w:val="00AE3157"/>
    <w:rsid w:val="00AE3163"/>
    <w:rsid w:val="00AE4179"/>
    <w:rsid w:val="00AE4459"/>
    <w:rsid w:val="00AE4C9D"/>
    <w:rsid w:val="00AE5A9D"/>
    <w:rsid w:val="00AE5D28"/>
    <w:rsid w:val="00AE5E40"/>
    <w:rsid w:val="00AE66A9"/>
    <w:rsid w:val="00AE68F9"/>
    <w:rsid w:val="00AE6C47"/>
    <w:rsid w:val="00AE7032"/>
    <w:rsid w:val="00AE7080"/>
    <w:rsid w:val="00AE7572"/>
    <w:rsid w:val="00AE7656"/>
    <w:rsid w:val="00AE7A35"/>
    <w:rsid w:val="00AF010F"/>
    <w:rsid w:val="00AF0763"/>
    <w:rsid w:val="00AF10EE"/>
    <w:rsid w:val="00AF1391"/>
    <w:rsid w:val="00AF1C19"/>
    <w:rsid w:val="00AF2710"/>
    <w:rsid w:val="00AF2B1C"/>
    <w:rsid w:val="00AF2CBB"/>
    <w:rsid w:val="00AF2DFB"/>
    <w:rsid w:val="00AF300D"/>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ED7"/>
    <w:rsid w:val="00AF7500"/>
    <w:rsid w:val="00AF7593"/>
    <w:rsid w:val="00AF7644"/>
    <w:rsid w:val="00AF7684"/>
    <w:rsid w:val="00AF7B1D"/>
    <w:rsid w:val="00AF7B33"/>
    <w:rsid w:val="00AF7E19"/>
    <w:rsid w:val="00B002D7"/>
    <w:rsid w:val="00B00323"/>
    <w:rsid w:val="00B0075F"/>
    <w:rsid w:val="00B009A3"/>
    <w:rsid w:val="00B00A9A"/>
    <w:rsid w:val="00B00C37"/>
    <w:rsid w:val="00B00E3F"/>
    <w:rsid w:val="00B0144F"/>
    <w:rsid w:val="00B01DDA"/>
    <w:rsid w:val="00B02002"/>
    <w:rsid w:val="00B02122"/>
    <w:rsid w:val="00B02E6D"/>
    <w:rsid w:val="00B03354"/>
    <w:rsid w:val="00B0437D"/>
    <w:rsid w:val="00B04BFE"/>
    <w:rsid w:val="00B04E84"/>
    <w:rsid w:val="00B05288"/>
    <w:rsid w:val="00B0592B"/>
    <w:rsid w:val="00B05A0A"/>
    <w:rsid w:val="00B05FF9"/>
    <w:rsid w:val="00B061DD"/>
    <w:rsid w:val="00B063D6"/>
    <w:rsid w:val="00B06A7E"/>
    <w:rsid w:val="00B06AEE"/>
    <w:rsid w:val="00B06C8A"/>
    <w:rsid w:val="00B06D28"/>
    <w:rsid w:val="00B07044"/>
    <w:rsid w:val="00B10214"/>
    <w:rsid w:val="00B109F1"/>
    <w:rsid w:val="00B10C5E"/>
    <w:rsid w:val="00B10C84"/>
    <w:rsid w:val="00B11120"/>
    <w:rsid w:val="00B11167"/>
    <w:rsid w:val="00B114FA"/>
    <w:rsid w:val="00B1194F"/>
    <w:rsid w:val="00B11B46"/>
    <w:rsid w:val="00B11CDE"/>
    <w:rsid w:val="00B12730"/>
    <w:rsid w:val="00B12862"/>
    <w:rsid w:val="00B12EA2"/>
    <w:rsid w:val="00B131CE"/>
    <w:rsid w:val="00B1320D"/>
    <w:rsid w:val="00B13415"/>
    <w:rsid w:val="00B1387E"/>
    <w:rsid w:val="00B13A0B"/>
    <w:rsid w:val="00B13EE8"/>
    <w:rsid w:val="00B142AE"/>
    <w:rsid w:val="00B1480F"/>
    <w:rsid w:val="00B149D5"/>
    <w:rsid w:val="00B15012"/>
    <w:rsid w:val="00B1525D"/>
    <w:rsid w:val="00B15329"/>
    <w:rsid w:val="00B15E35"/>
    <w:rsid w:val="00B15E49"/>
    <w:rsid w:val="00B1601D"/>
    <w:rsid w:val="00B16252"/>
    <w:rsid w:val="00B168F7"/>
    <w:rsid w:val="00B16BE8"/>
    <w:rsid w:val="00B1722B"/>
    <w:rsid w:val="00B17257"/>
    <w:rsid w:val="00B17436"/>
    <w:rsid w:val="00B20029"/>
    <w:rsid w:val="00B20121"/>
    <w:rsid w:val="00B204F2"/>
    <w:rsid w:val="00B2082F"/>
    <w:rsid w:val="00B209BD"/>
    <w:rsid w:val="00B210A3"/>
    <w:rsid w:val="00B21555"/>
    <w:rsid w:val="00B220DF"/>
    <w:rsid w:val="00B222A2"/>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867"/>
    <w:rsid w:val="00B27881"/>
    <w:rsid w:val="00B27FF1"/>
    <w:rsid w:val="00B3068C"/>
    <w:rsid w:val="00B306FA"/>
    <w:rsid w:val="00B30794"/>
    <w:rsid w:val="00B30B8D"/>
    <w:rsid w:val="00B30BEC"/>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646"/>
    <w:rsid w:val="00B402B4"/>
    <w:rsid w:val="00B41BA3"/>
    <w:rsid w:val="00B42997"/>
    <w:rsid w:val="00B42E60"/>
    <w:rsid w:val="00B43115"/>
    <w:rsid w:val="00B4319C"/>
    <w:rsid w:val="00B436BC"/>
    <w:rsid w:val="00B43858"/>
    <w:rsid w:val="00B43D98"/>
    <w:rsid w:val="00B442D0"/>
    <w:rsid w:val="00B44319"/>
    <w:rsid w:val="00B44691"/>
    <w:rsid w:val="00B44B18"/>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65B"/>
    <w:rsid w:val="00B5572B"/>
    <w:rsid w:val="00B55ABF"/>
    <w:rsid w:val="00B56076"/>
    <w:rsid w:val="00B56DB0"/>
    <w:rsid w:val="00B5730C"/>
    <w:rsid w:val="00B573AB"/>
    <w:rsid w:val="00B5784E"/>
    <w:rsid w:val="00B57A7A"/>
    <w:rsid w:val="00B57A9D"/>
    <w:rsid w:val="00B57D2A"/>
    <w:rsid w:val="00B60152"/>
    <w:rsid w:val="00B60590"/>
    <w:rsid w:val="00B6064A"/>
    <w:rsid w:val="00B60661"/>
    <w:rsid w:val="00B60EA9"/>
    <w:rsid w:val="00B61349"/>
    <w:rsid w:val="00B61AA6"/>
    <w:rsid w:val="00B61F6C"/>
    <w:rsid w:val="00B623DB"/>
    <w:rsid w:val="00B62846"/>
    <w:rsid w:val="00B637F1"/>
    <w:rsid w:val="00B64000"/>
    <w:rsid w:val="00B64385"/>
    <w:rsid w:val="00B649ED"/>
    <w:rsid w:val="00B64CBE"/>
    <w:rsid w:val="00B6508E"/>
    <w:rsid w:val="00B65380"/>
    <w:rsid w:val="00B65732"/>
    <w:rsid w:val="00B657AB"/>
    <w:rsid w:val="00B65885"/>
    <w:rsid w:val="00B65B3A"/>
    <w:rsid w:val="00B65BB6"/>
    <w:rsid w:val="00B6616A"/>
    <w:rsid w:val="00B662A0"/>
    <w:rsid w:val="00B6691C"/>
    <w:rsid w:val="00B6766D"/>
    <w:rsid w:val="00B6789F"/>
    <w:rsid w:val="00B679E6"/>
    <w:rsid w:val="00B679FA"/>
    <w:rsid w:val="00B67C48"/>
    <w:rsid w:val="00B67CCD"/>
    <w:rsid w:val="00B70BAC"/>
    <w:rsid w:val="00B713B0"/>
    <w:rsid w:val="00B7149C"/>
    <w:rsid w:val="00B7196A"/>
    <w:rsid w:val="00B71BB9"/>
    <w:rsid w:val="00B724C9"/>
    <w:rsid w:val="00B7262C"/>
    <w:rsid w:val="00B72A06"/>
    <w:rsid w:val="00B72A32"/>
    <w:rsid w:val="00B72BDB"/>
    <w:rsid w:val="00B72E3F"/>
    <w:rsid w:val="00B72F48"/>
    <w:rsid w:val="00B735A0"/>
    <w:rsid w:val="00B73C16"/>
    <w:rsid w:val="00B73F2A"/>
    <w:rsid w:val="00B746DD"/>
    <w:rsid w:val="00B748BE"/>
    <w:rsid w:val="00B74F19"/>
    <w:rsid w:val="00B74FFE"/>
    <w:rsid w:val="00B754EF"/>
    <w:rsid w:val="00B75898"/>
    <w:rsid w:val="00B75924"/>
    <w:rsid w:val="00B7608D"/>
    <w:rsid w:val="00B76519"/>
    <w:rsid w:val="00B76837"/>
    <w:rsid w:val="00B76D81"/>
    <w:rsid w:val="00B77176"/>
    <w:rsid w:val="00B771E1"/>
    <w:rsid w:val="00B8001A"/>
    <w:rsid w:val="00B80865"/>
    <w:rsid w:val="00B80E9B"/>
    <w:rsid w:val="00B80EF0"/>
    <w:rsid w:val="00B80F58"/>
    <w:rsid w:val="00B817F2"/>
    <w:rsid w:val="00B81924"/>
    <w:rsid w:val="00B81D85"/>
    <w:rsid w:val="00B827A0"/>
    <w:rsid w:val="00B82856"/>
    <w:rsid w:val="00B82A50"/>
    <w:rsid w:val="00B82F9A"/>
    <w:rsid w:val="00B830D7"/>
    <w:rsid w:val="00B834F9"/>
    <w:rsid w:val="00B838A6"/>
    <w:rsid w:val="00B83F52"/>
    <w:rsid w:val="00B84452"/>
    <w:rsid w:val="00B84DA2"/>
    <w:rsid w:val="00B84F0B"/>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89D"/>
    <w:rsid w:val="00B90C7C"/>
    <w:rsid w:val="00B911CD"/>
    <w:rsid w:val="00B91982"/>
    <w:rsid w:val="00B921FB"/>
    <w:rsid w:val="00B92A43"/>
    <w:rsid w:val="00B93674"/>
    <w:rsid w:val="00B93CB8"/>
    <w:rsid w:val="00B94633"/>
    <w:rsid w:val="00B948DE"/>
    <w:rsid w:val="00B94F6D"/>
    <w:rsid w:val="00B94FF2"/>
    <w:rsid w:val="00B9500A"/>
    <w:rsid w:val="00B9514C"/>
    <w:rsid w:val="00B954FD"/>
    <w:rsid w:val="00B95A17"/>
    <w:rsid w:val="00B95EAB"/>
    <w:rsid w:val="00B966D8"/>
    <w:rsid w:val="00B96765"/>
    <w:rsid w:val="00B96E27"/>
    <w:rsid w:val="00B9736C"/>
    <w:rsid w:val="00BA0E41"/>
    <w:rsid w:val="00BA100F"/>
    <w:rsid w:val="00BA1113"/>
    <w:rsid w:val="00BA136B"/>
    <w:rsid w:val="00BA1466"/>
    <w:rsid w:val="00BA1537"/>
    <w:rsid w:val="00BA17AD"/>
    <w:rsid w:val="00BA1C32"/>
    <w:rsid w:val="00BA29DD"/>
    <w:rsid w:val="00BA31DF"/>
    <w:rsid w:val="00BA3914"/>
    <w:rsid w:val="00BA3938"/>
    <w:rsid w:val="00BA3D5F"/>
    <w:rsid w:val="00BA3DF6"/>
    <w:rsid w:val="00BA44BA"/>
    <w:rsid w:val="00BA44FB"/>
    <w:rsid w:val="00BA4B2D"/>
    <w:rsid w:val="00BA4E1B"/>
    <w:rsid w:val="00BA54AA"/>
    <w:rsid w:val="00BA5B3D"/>
    <w:rsid w:val="00BA5C18"/>
    <w:rsid w:val="00BA5EB3"/>
    <w:rsid w:val="00BA6736"/>
    <w:rsid w:val="00BA6811"/>
    <w:rsid w:val="00BA6858"/>
    <w:rsid w:val="00BA6945"/>
    <w:rsid w:val="00BA77BD"/>
    <w:rsid w:val="00BA7DA3"/>
    <w:rsid w:val="00BB0E31"/>
    <w:rsid w:val="00BB0E34"/>
    <w:rsid w:val="00BB179B"/>
    <w:rsid w:val="00BB207A"/>
    <w:rsid w:val="00BB21DD"/>
    <w:rsid w:val="00BB2241"/>
    <w:rsid w:val="00BB239B"/>
    <w:rsid w:val="00BB2524"/>
    <w:rsid w:val="00BB2931"/>
    <w:rsid w:val="00BB2BD3"/>
    <w:rsid w:val="00BB32BB"/>
    <w:rsid w:val="00BB3445"/>
    <w:rsid w:val="00BB466E"/>
    <w:rsid w:val="00BB4AEA"/>
    <w:rsid w:val="00BB4DBB"/>
    <w:rsid w:val="00BB4F29"/>
    <w:rsid w:val="00BB539B"/>
    <w:rsid w:val="00BB5AE2"/>
    <w:rsid w:val="00BB5CA7"/>
    <w:rsid w:val="00BB609C"/>
    <w:rsid w:val="00BB6174"/>
    <w:rsid w:val="00BB61FA"/>
    <w:rsid w:val="00BB667B"/>
    <w:rsid w:val="00BB689E"/>
    <w:rsid w:val="00BB6D4A"/>
    <w:rsid w:val="00BB6DA8"/>
    <w:rsid w:val="00BB6E2A"/>
    <w:rsid w:val="00BB720A"/>
    <w:rsid w:val="00BB79BB"/>
    <w:rsid w:val="00BC0403"/>
    <w:rsid w:val="00BC0679"/>
    <w:rsid w:val="00BC0710"/>
    <w:rsid w:val="00BC0C3F"/>
    <w:rsid w:val="00BC0EF7"/>
    <w:rsid w:val="00BC1C7C"/>
    <w:rsid w:val="00BC276B"/>
    <w:rsid w:val="00BC284C"/>
    <w:rsid w:val="00BC2A25"/>
    <w:rsid w:val="00BC3053"/>
    <w:rsid w:val="00BC309F"/>
    <w:rsid w:val="00BC3C51"/>
    <w:rsid w:val="00BC3FBA"/>
    <w:rsid w:val="00BC4180"/>
    <w:rsid w:val="00BC4589"/>
    <w:rsid w:val="00BC46C7"/>
    <w:rsid w:val="00BC4A2C"/>
    <w:rsid w:val="00BC4CB2"/>
    <w:rsid w:val="00BC4F00"/>
    <w:rsid w:val="00BC53EE"/>
    <w:rsid w:val="00BC5452"/>
    <w:rsid w:val="00BC5BA2"/>
    <w:rsid w:val="00BC63F8"/>
    <w:rsid w:val="00BC6A93"/>
    <w:rsid w:val="00BC6C93"/>
    <w:rsid w:val="00BC6CBC"/>
    <w:rsid w:val="00BC77C8"/>
    <w:rsid w:val="00BD03B1"/>
    <w:rsid w:val="00BD040E"/>
    <w:rsid w:val="00BD08E7"/>
    <w:rsid w:val="00BD0F2F"/>
    <w:rsid w:val="00BD16D5"/>
    <w:rsid w:val="00BD173E"/>
    <w:rsid w:val="00BD1967"/>
    <w:rsid w:val="00BD1AE4"/>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AD9"/>
    <w:rsid w:val="00BD5B89"/>
    <w:rsid w:val="00BD615B"/>
    <w:rsid w:val="00BD6E71"/>
    <w:rsid w:val="00BD6EA2"/>
    <w:rsid w:val="00BD7112"/>
    <w:rsid w:val="00BD7130"/>
    <w:rsid w:val="00BD7EC4"/>
    <w:rsid w:val="00BD7ECA"/>
    <w:rsid w:val="00BE02D0"/>
    <w:rsid w:val="00BE0D35"/>
    <w:rsid w:val="00BE0FAE"/>
    <w:rsid w:val="00BE1190"/>
    <w:rsid w:val="00BE12B0"/>
    <w:rsid w:val="00BE12DB"/>
    <w:rsid w:val="00BE153D"/>
    <w:rsid w:val="00BE16CE"/>
    <w:rsid w:val="00BE227A"/>
    <w:rsid w:val="00BE233A"/>
    <w:rsid w:val="00BE2436"/>
    <w:rsid w:val="00BE256D"/>
    <w:rsid w:val="00BE267C"/>
    <w:rsid w:val="00BE2A7F"/>
    <w:rsid w:val="00BE30C9"/>
    <w:rsid w:val="00BE335B"/>
    <w:rsid w:val="00BE371F"/>
    <w:rsid w:val="00BE3733"/>
    <w:rsid w:val="00BE37B2"/>
    <w:rsid w:val="00BE3CF4"/>
    <w:rsid w:val="00BE4B04"/>
    <w:rsid w:val="00BE4BC8"/>
    <w:rsid w:val="00BE57AD"/>
    <w:rsid w:val="00BE641B"/>
    <w:rsid w:val="00BE6886"/>
    <w:rsid w:val="00BE6C2F"/>
    <w:rsid w:val="00BE6D08"/>
    <w:rsid w:val="00BE7206"/>
    <w:rsid w:val="00BE7390"/>
    <w:rsid w:val="00BE73CB"/>
    <w:rsid w:val="00BE76E4"/>
    <w:rsid w:val="00BE7816"/>
    <w:rsid w:val="00BE7817"/>
    <w:rsid w:val="00BF015F"/>
    <w:rsid w:val="00BF0B5A"/>
    <w:rsid w:val="00BF0DA3"/>
    <w:rsid w:val="00BF0E86"/>
    <w:rsid w:val="00BF1046"/>
    <w:rsid w:val="00BF1E0B"/>
    <w:rsid w:val="00BF1FEB"/>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7892"/>
    <w:rsid w:val="00BF7A0E"/>
    <w:rsid w:val="00BF7AD0"/>
    <w:rsid w:val="00C009B1"/>
    <w:rsid w:val="00C01119"/>
    <w:rsid w:val="00C0209B"/>
    <w:rsid w:val="00C0253D"/>
    <w:rsid w:val="00C02607"/>
    <w:rsid w:val="00C0277C"/>
    <w:rsid w:val="00C02BA2"/>
    <w:rsid w:val="00C02BF2"/>
    <w:rsid w:val="00C02F4B"/>
    <w:rsid w:val="00C03029"/>
    <w:rsid w:val="00C0348A"/>
    <w:rsid w:val="00C03884"/>
    <w:rsid w:val="00C03E39"/>
    <w:rsid w:val="00C03F2D"/>
    <w:rsid w:val="00C041E2"/>
    <w:rsid w:val="00C04384"/>
    <w:rsid w:val="00C04A44"/>
    <w:rsid w:val="00C04BEF"/>
    <w:rsid w:val="00C0515F"/>
    <w:rsid w:val="00C05414"/>
    <w:rsid w:val="00C057CF"/>
    <w:rsid w:val="00C05BCA"/>
    <w:rsid w:val="00C06017"/>
    <w:rsid w:val="00C06155"/>
    <w:rsid w:val="00C06267"/>
    <w:rsid w:val="00C06642"/>
    <w:rsid w:val="00C0669E"/>
    <w:rsid w:val="00C07176"/>
    <w:rsid w:val="00C071D8"/>
    <w:rsid w:val="00C07692"/>
    <w:rsid w:val="00C07F66"/>
    <w:rsid w:val="00C07F6E"/>
    <w:rsid w:val="00C1033D"/>
    <w:rsid w:val="00C10B2D"/>
    <w:rsid w:val="00C10D1E"/>
    <w:rsid w:val="00C116A3"/>
    <w:rsid w:val="00C11AE5"/>
    <w:rsid w:val="00C12386"/>
    <w:rsid w:val="00C1247E"/>
    <w:rsid w:val="00C128CA"/>
    <w:rsid w:val="00C1389F"/>
    <w:rsid w:val="00C139A9"/>
    <w:rsid w:val="00C13DA8"/>
    <w:rsid w:val="00C13F34"/>
    <w:rsid w:val="00C13F95"/>
    <w:rsid w:val="00C143B0"/>
    <w:rsid w:val="00C14E97"/>
    <w:rsid w:val="00C15535"/>
    <w:rsid w:val="00C15623"/>
    <w:rsid w:val="00C1584A"/>
    <w:rsid w:val="00C158DA"/>
    <w:rsid w:val="00C158F0"/>
    <w:rsid w:val="00C15AC3"/>
    <w:rsid w:val="00C15D48"/>
    <w:rsid w:val="00C161EE"/>
    <w:rsid w:val="00C1632C"/>
    <w:rsid w:val="00C164D4"/>
    <w:rsid w:val="00C16658"/>
    <w:rsid w:val="00C1674C"/>
    <w:rsid w:val="00C16B0A"/>
    <w:rsid w:val="00C16C32"/>
    <w:rsid w:val="00C1714B"/>
    <w:rsid w:val="00C17544"/>
    <w:rsid w:val="00C1756A"/>
    <w:rsid w:val="00C1759F"/>
    <w:rsid w:val="00C17AF2"/>
    <w:rsid w:val="00C17B3C"/>
    <w:rsid w:val="00C17E75"/>
    <w:rsid w:val="00C2072F"/>
    <w:rsid w:val="00C216A6"/>
    <w:rsid w:val="00C21D9F"/>
    <w:rsid w:val="00C21DE8"/>
    <w:rsid w:val="00C224AF"/>
    <w:rsid w:val="00C227C6"/>
    <w:rsid w:val="00C22926"/>
    <w:rsid w:val="00C229DF"/>
    <w:rsid w:val="00C22A16"/>
    <w:rsid w:val="00C2359E"/>
    <w:rsid w:val="00C23767"/>
    <w:rsid w:val="00C23793"/>
    <w:rsid w:val="00C23883"/>
    <w:rsid w:val="00C24107"/>
    <w:rsid w:val="00C249C4"/>
    <w:rsid w:val="00C24CB7"/>
    <w:rsid w:val="00C25272"/>
    <w:rsid w:val="00C25323"/>
    <w:rsid w:val="00C2591C"/>
    <w:rsid w:val="00C25C2A"/>
    <w:rsid w:val="00C26240"/>
    <w:rsid w:val="00C26923"/>
    <w:rsid w:val="00C26C97"/>
    <w:rsid w:val="00C2716A"/>
    <w:rsid w:val="00C274EF"/>
    <w:rsid w:val="00C27A61"/>
    <w:rsid w:val="00C303B0"/>
    <w:rsid w:val="00C30725"/>
    <w:rsid w:val="00C309FE"/>
    <w:rsid w:val="00C30D74"/>
    <w:rsid w:val="00C31245"/>
    <w:rsid w:val="00C3132B"/>
    <w:rsid w:val="00C31B68"/>
    <w:rsid w:val="00C31BAE"/>
    <w:rsid w:val="00C31C95"/>
    <w:rsid w:val="00C31FCF"/>
    <w:rsid w:val="00C3209C"/>
    <w:rsid w:val="00C32351"/>
    <w:rsid w:val="00C32925"/>
    <w:rsid w:val="00C32E09"/>
    <w:rsid w:val="00C33108"/>
    <w:rsid w:val="00C33397"/>
    <w:rsid w:val="00C335DA"/>
    <w:rsid w:val="00C33A81"/>
    <w:rsid w:val="00C3464F"/>
    <w:rsid w:val="00C34BAF"/>
    <w:rsid w:val="00C34F22"/>
    <w:rsid w:val="00C3540F"/>
    <w:rsid w:val="00C354CB"/>
    <w:rsid w:val="00C356CC"/>
    <w:rsid w:val="00C35894"/>
    <w:rsid w:val="00C35E1B"/>
    <w:rsid w:val="00C36031"/>
    <w:rsid w:val="00C3634F"/>
    <w:rsid w:val="00C365E3"/>
    <w:rsid w:val="00C368D5"/>
    <w:rsid w:val="00C36E48"/>
    <w:rsid w:val="00C3739E"/>
    <w:rsid w:val="00C37582"/>
    <w:rsid w:val="00C3781A"/>
    <w:rsid w:val="00C40034"/>
    <w:rsid w:val="00C410CB"/>
    <w:rsid w:val="00C41369"/>
    <w:rsid w:val="00C4142F"/>
    <w:rsid w:val="00C41451"/>
    <w:rsid w:val="00C4149F"/>
    <w:rsid w:val="00C41BB3"/>
    <w:rsid w:val="00C41CE6"/>
    <w:rsid w:val="00C41E48"/>
    <w:rsid w:val="00C41EE5"/>
    <w:rsid w:val="00C42710"/>
    <w:rsid w:val="00C4282D"/>
    <w:rsid w:val="00C42851"/>
    <w:rsid w:val="00C42D40"/>
    <w:rsid w:val="00C431FD"/>
    <w:rsid w:val="00C4340B"/>
    <w:rsid w:val="00C435EA"/>
    <w:rsid w:val="00C43990"/>
    <w:rsid w:val="00C44243"/>
    <w:rsid w:val="00C44290"/>
    <w:rsid w:val="00C44404"/>
    <w:rsid w:val="00C45FEC"/>
    <w:rsid w:val="00C462E1"/>
    <w:rsid w:val="00C462FA"/>
    <w:rsid w:val="00C4665C"/>
    <w:rsid w:val="00C46660"/>
    <w:rsid w:val="00C46F0B"/>
    <w:rsid w:val="00C470CD"/>
    <w:rsid w:val="00C47A31"/>
    <w:rsid w:val="00C509E4"/>
    <w:rsid w:val="00C50C03"/>
    <w:rsid w:val="00C50EEC"/>
    <w:rsid w:val="00C51B1B"/>
    <w:rsid w:val="00C51BA1"/>
    <w:rsid w:val="00C51F70"/>
    <w:rsid w:val="00C5227D"/>
    <w:rsid w:val="00C5229A"/>
    <w:rsid w:val="00C52BA2"/>
    <w:rsid w:val="00C52EDF"/>
    <w:rsid w:val="00C530C6"/>
    <w:rsid w:val="00C533A9"/>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952"/>
    <w:rsid w:val="00C56C63"/>
    <w:rsid w:val="00C56D4E"/>
    <w:rsid w:val="00C5761B"/>
    <w:rsid w:val="00C579E2"/>
    <w:rsid w:val="00C6012D"/>
    <w:rsid w:val="00C60382"/>
    <w:rsid w:val="00C60890"/>
    <w:rsid w:val="00C60DA1"/>
    <w:rsid w:val="00C61207"/>
    <w:rsid w:val="00C612CF"/>
    <w:rsid w:val="00C61402"/>
    <w:rsid w:val="00C61530"/>
    <w:rsid w:val="00C61A48"/>
    <w:rsid w:val="00C61D07"/>
    <w:rsid w:val="00C61F21"/>
    <w:rsid w:val="00C62AB9"/>
    <w:rsid w:val="00C6322E"/>
    <w:rsid w:val="00C63272"/>
    <w:rsid w:val="00C63713"/>
    <w:rsid w:val="00C63891"/>
    <w:rsid w:val="00C644D5"/>
    <w:rsid w:val="00C64543"/>
    <w:rsid w:val="00C64BBB"/>
    <w:rsid w:val="00C64F5A"/>
    <w:rsid w:val="00C6518B"/>
    <w:rsid w:val="00C6541D"/>
    <w:rsid w:val="00C6559F"/>
    <w:rsid w:val="00C6577A"/>
    <w:rsid w:val="00C658B8"/>
    <w:rsid w:val="00C659AB"/>
    <w:rsid w:val="00C65C7F"/>
    <w:rsid w:val="00C6625F"/>
    <w:rsid w:val="00C66577"/>
    <w:rsid w:val="00C66902"/>
    <w:rsid w:val="00C66A63"/>
    <w:rsid w:val="00C67700"/>
    <w:rsid w:val="00C67CB4"/>
    <w:rsid w:val="00C67CE8"/>
    <w:rsid w:val="00C701A0"/>
    <w:rsid w:val="00C70258"/>
    <w:rsid w:val="00C706DD"/>
    <w:rsid w:val="00C709CF"/>
    <w:rsid w:val="00C70AD6"/>
    <w:rsid w:val="00C70BBC"/>
    <w:rsid w:val="00C7109B"/>
    <w:rsid w:val="00C71397"/>
    <w:rsid w:val="00C71C55"/>
    <w:rsid w:val="00C71D2A"/>
    <w:rsid w:val="00C7262F"/>
    <w:rsid w:val="00C72631"/>
    <w:rsid w:val="00C72750"/>
    <w:rsid w:val="00C727D9"/>
    <w:rsid w:val="00C728FA"/>
    <w:rsid w:val="00C740ED"/>
    <w:rsid w:val="00C7418F"/>
    <w:rsid w:val="00C7511F"/>
    <w:rsid w:val="00C753AF"/>
    <w:rsid w:val="00C7556B"/>
    <w:rsid w:val="00C75920"/>
    <w:rsid w:val="00C75AFC"/>
    <w:rsid w:val="00C75B5F"/>
    <w:rsid w:val="00C75D3C"/>
    <w:rsid w:val="00C75F5E"/>
    <w:rsid w:val="00C75FDF"/>
    <w:rsid w:val="00C762B7"/>
    <w:rsid w:val="00C768FF"/>
    <w:rsid w:val="00C77233"/>
    <w:rsid w:val="00C7779E"/>
    <w:rsid w:val="00C77D1A"/>
    <w:rsid w:val="00C80501"/>
    <w:rsid w:val="00C8083F"/>
    <w:rsid w:val="00C80991"/>
    <w:rsid w:val="00C8166B"/>
    <w:rsid w:val="00C81774"/>
    <w:rsid w:val="00C8188D"/>
    <w:rsid w:val="00C81AD3"/>
    <w:rsid w:val="00C82336"/>
    <w:rsid w:val="00C82E4F"/>
    <w:rsid w:val="00C83139"/>
    <w:rsid w:val="00C831C6"/>
    <w:rsid w:val="00C833C1"/>
    <w:rsid w:val="00C842ED"/>
    <w:rsid w:val="00C84384"/>
    <w:rsid w:val="00C84533"/>
    <w:rsid w:val="00C84B73"/>
    <w:rsid w:val="00C84F5D"/>
    <w:rsid w:val="00C84F62"/>
    <w:rsid w:val="00C85037"/>
    <w:rsid w:val="00C85D7F"/>
    <w:rsid w:val="00C862AE"/>
    <w:rsid w:val="00C86793"/>
    <w:rsid w:val="00C86942"/>
    <w:rsid w:val="00C86B52"/>
    <w:rsid w:val="00C86DC3"/>
    <w:rsid w:val="00C873FF"/>
    <w:rsid w:val="00C87604"/>
    <w:rsid w:val="00C878E1"/>
    <w:rsid w:val="00C90215"/>
    <w:rsid w:val="00C9024C"/>
    <w:rsid w:val="00C90310"/>
    <w:rsid w:val="00C903A5"/>
    <w:rsid w:val="00C90857"/>
    <w:rsid w:val="00C90ACA"/>
    <w:rsid w:val="00C90CEC"/>
    <w:rsid w:val="00C91565"/>
    <w:rsid w:val="00C920D7"/>
    <w:rsid w:val="00C921BA"/>
    <w:rsid w:val="00C92F7E"/>
    <w:rsid w:val="00C93D30"/>
    <w:rsid w:val="00C946E3"/>
    <w:rsid w:val="00C95212"/>
    <w:rsid w:val="00C9538E"/>
    <w:rsid w:val="00C955DA"/>
    <w:rsid w:val="00C956B0"/>
    <w:rsid w:val="00C959BA"/>
    <w:rsid w:val="00C95C21"/>
    <w:rsid w:val="00C9677E"/>
    <w:rsid w:val="00C96839"/>
    <w:rsid w:val="00C96A5E"/>
    <w:rsid w:val="00C96C9E"/>
    <w:rsid w:val="00C96CB0"/>
    <w:rsid w:val="00C972F4"/>
    <w:rsid w:val="00C97660"/>
    <w:rsid w:val="00C97BAC"/>
    <w:rsid w:val="00CA02C3"/>
    <w:rsid w:val="00CA03C5"/>
    <w:rsid w:val="00CA0B0D"/>
    <w:rsid w:val="00CA0B3B"/>
    <w:rsid w:val="00CA0B74"/>
    <w:rsid w:val="00CA0BC2"/>
    <w:rsid w:val="00CA0E84"/>
    <w:rsid w:val="00CA0F6E"/>
    <w:rsid w:val="00CA1328"/>
    <w:rsid w:val="00CA1A72"/>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5424"/>
    <w:rsid w:val="00CA548D"/>
    <w:rsid w:val="00CA552B"/>
    <w:rsid w:val="00CA5FC7"/>
    <w:rsid w:val="00CA69B0"/>
    <w:rsid w:val="00CA6C15"/>
    <w:rsid w:val="00CA7ACA"/>
    <w:rsid w:val="00CA7BE7"/>
    <w:rsid w:val="00CB0399"/>
    <w:rsid w:val="00CB07B6"/>
    <w:rsid w:val="00CB08F3"/>
    <w:rsid w:val="00CB0FB5"/>
    <w:rsid w:val="00CB0FD8"/>
    <w:rsid w:val="00CB100D"/>
    <w:rsid w:val="00CB10BF"/>
    <w:rsid w:val="00CB18CC"/>
    <w:rsid w:val="00CB1A4C"/>
    <w:rsid w:val="00CB1C04"/>
    <w:rsid w:val="00CB1CAF"/>
    <w:rsid w:val="00CB1F11"/>
    <w:rsid w:val="00CB214D"/>
    <w:rsid w:val="00CB2622"/>
    <w:rsid w:val="00CB26D7"/>
    <w:rsid w:val="00CB2B3E"/>
    <w:rsid w:val="00CB3616"/>
    <w:rsid w:val="00CB3A2B"/>
    <w:rsid w:val="00CB41B7"/>
    <w:rsid w:val="00CB42A7"/>
    <w:rsid w:val="00CB432A"/>
    <w:rsid w:val="00CB4F5A"/>
    <w:rsid w:val="00CB53FF"/>
    <w:rsid w:val="00CB5564"/>
    <w:rsid w:val="00CB55B9"/>
    <w:rsid w:val="00CB57EA"/>
    <w:rsid w:val="00CB5C79"/>
    <w:rsid w:val="00CB6005"/>
    <w:rsid w:val="00CB6518"/>
    <w:rsid w:val="00CB65AF"/>
    <w:rsid w:val="00CC01A9"/>
    <w:rsid w:val="00CC03E4"/>
    <w:rsid w:val="00CC0774"/>
    <w:rsid w:val="00CC082D"/>
    <w:rsid w:val="00CC1692"/>
    <w:rsid w:val="00CC1D90"/>
    <w:rsid w:val="00CC2127"/>
    <w:rsid w:val="00CC246F"/>
    <w:rsid w:val="00CC279B"/>
    <w:rsid w:val="00CC2894"/>
    <w:rsid w:val="00CC2A8D"/>
    <w:rsid w:val="00CC2D37"/>
    <w:rsid w:val="00CC31D7"/>
    <w:rsid w:val="00CC33F2"/>
    <w:rsid w:val="00CC35BB"/>
    <w:rsid w:val="00CC476D"/>
    <w:rsid w:val="00CC4BB5"/>
    <w:rsid w:val="00CC4DCB"/>
    <w:rsid w:val="00CC526E"/>
    <w:rsid w:val="00CC5634"/>
    <w:rsid w:val="00CC5829"/>
    <w:rsid w:val="00CC5B97"/>
    <w:rsid w:val="00CC5F50"/>
    <w:rsid w:val="00CC6291"/>
    <w:rsid w:val="00CC6673"/>
    <w:rsid w:val="00CC66DD"/>
    <w:rsid w:val="00CC6760"/>
    <w:rsid w:val="00CC6C73"/>
    <w:rsid w:val="00CC6F48"/>
    <w:rsid w:val="00CC7AE3"/>
    <w:rsid w:val="00CD01C0"/>
    <w:rsid w:val="00CD0353"/>
    <w:rsid w:val="00CD0860"/>
    <w:rsid w:val="00CD08BE"/>
    <w:rsid w:val="00CD092E"/>
    <w:rsid w:val="00CD0D9F"/>
    <w:rsid w:val="00CD1159"/>
    <w:rsid w:val="00CD17F0"/>
    <w:rsid w:val="00CD1821"/>
    <w:rsid w:val="00CD1CB7"/>
    <w:rsid w:val="00CD1DE2"/>
    <w:rsid w:val="00CD1F98"/>
    <w:rsid w:val="00CD224D"/>
    <w:rsid w:val="00CD2B32"/>
    <w:rsid w:val="00CD2F6B"/>
    <w:rsid w:val="00CD2FB9"/>
    <w:rsid w:val="00CD3315"/>
    <w:rsid w:val="00CD3720"/>
    <w:rsid w:val="00CD3B70"/>
    <w:rsid w:val="00CD3C75"/>
    <w:rsid w:val="00CD410A"/>
    <w:rsid w:val="00CD423E"/>
    <w:rsid w:val="00CD45B8"/>
    <w:rsid w:val="00CD472D"/>
    <w:rsid w:val="00CD4912"/>
    <w:rsid w:val="00CD4943"/>
    <w:rsid w:val="00CD4BFF"/>
    <w:rsid w:val="00CD534E"/>
    <w:rsid w:val="00CD53BA"/>
    <w:rsid w:val="00CD5511"/>
    <w:rsid w:val="00CD5A69"/>
    <w:rsid w:val="00CD61AD"/>
    <w:rsid w:val="00CD6558"/>
    <w:rsid w:val="00CD6959"/>
    <w:rsid w:val="00CD6EBC"/>
    <w:rsid w:val="00CD6EFE"/>
    <w:rsid w:val="00CD758C"/>
    <w:rsid w:val="00CD7F56"/>
    <w:rsid w:val="00CE0FDD"/>
    <w:rsid w:val="00CE1106"/>
    <w:rsid w:val="00CE1277"/>
    <w:rsid w:val="00CE1B19"/>
    <w:rsid w:val="00CE1CA2"/>
    <w:rsid w:val="00CE2280"/>
    <w:rsid w:val="00CE22AD"/>
    <w:rsid w:val="00CE28F3"/>
    <w:rsid w:val="00CE2918"/>
    <w:rsid w:val="00CE2B94"/>
    <w:rsid w:val="00CE2D6E"/>
    <w:rsid w:val="00CE2E40"/>
    <w:rsid w:val="00CE2F28"/>
    <w:rsid w:val="00CE35B2"/>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1290"/>
    <w:rsid w:val="00CF192F"/>
    <w:rsid w:val="00CF1952"/>
    <w:rsid w:val="00CF2150"/>
    <w:rsid w:val="00CF242A"/>
    <w:rsid w:val="00CF252C"/>
    <w:rsid w:val="00CF322D"/>
    <w:rsid w:val="00CF3DCA"/>
    <w:rsid w:val="00CF4288"/>
    <w:rsid w:val="00CF509A"/>
    <w:rsid w:val="00CF5C58"/>
    <w:rsid w:val="00CF6163"/>
    <w:rsid w:val="00CF66F4"/>
    <w:rsid w:val="00CF68E9"/>
    <w:rsid w:val="00CF6947"/>
    <w:rsid w:val="00CF6B94"/>
    <w:rsid w:val="00CF7146"/>
    <w:rsid w:val="00CF7703"/>
    <w:rsid w:val="00D0020D"/>
    <w:rsid w:val="00D00BD9"/>
    <w:rsid w:val="00D00E93"/>
    <w:rsid w:val="00D0110B"/>
    <w:rsid w:val="00D01842"/>
    <w:rsid w:val="00D01BD6"/>
    <w:rsid w:val="00D01BF4"/>
    <w:rsid w:val="00D01F24"/>
    <w:rsid w:val="00D02205"/>
    <w:rsid w:val="00D02338"/>
    <w:rsid w:val="00D024C7"/>
    <w:rsid w:val="00D02673"/>
    <w:rsid w:val="00D03096"/>
    <w:rsid w:val="00D030C7"/>
    <w:rsid w:val="00D039EF"/>
    <w:rsid w:val="00D03CA0"/>
    <w:rsid w:val="00D03DA9"/>
    <w:rsid w:val="00D04009"/>
    <w:rsid w:val="00D04050"/>
    <w:rsid w:val="00D04DE4"/>
    <w:rsid w:val="00D05351"/>
    <w:rsid w:val="00D05395"/>
    <w:rsid w:val="00D057C7"/>
    <w:rsid w:val="00D05B24"/>
    <w:rsid w:val="00D069F2"/>
    <w:rsid w:val="00D06E81"/>
    <w:rsid w:val="00D07172"/>
    <w:rsid w:val="00D07C4C"/>
    <w:rsid w:val="00D07FD1"/>
    <w:rsid w:val="00D1021A"/>
    <w:rsid w:val="00D1025D"/>
    <w:rsid w:val="00D109AA"/>
    <w:rsid w:val="00D10B8D"/>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5F5"/>
    <w:rsid w:val="00D15A37"/>
    <w:rsid w:val="00D1619C"/>
    <w:rsid w:val="00D16241"/>
    <w:rsid w:val="00D17044"/>
    <w:rsid w:val="00D17227"/>
    <w:rsid w:val="00D173DF"/>
    <w:rsid w:val="00D1765E"/>
    <w:rsid w:val="00D177D4"/>
    <w:rsid w:val="00D17931"/>
    <w:rsid w:val="00D17B51"/>
    <w:rsid w:val="00D20345"/>
    <w:rsid w:val="00D20546"/>
    <w:rsid w:val="00D20603"/>
    <w:rsid w:val="00D2072D"/>
    <w:rsid w:val="00D208D3"/>
    <w:rsid w:val="00D20D43"/>
    <w:rsid w:val="00D20FB3"/>
    <w:rsid w:val="00D210D0"/>
    <w:rsid w:val="00D21ACF"/>
    <w:rsid w:val="00D21EA4"/>
    <w:rsid w:val="00D220C6"/>
    <w:rsid w:val="00D22534"/>
    <w:rsid w:val="00D22C6E"/>
    <w:rsid w:val="00D23363"/>
    <w:rsid w:val="00D23501"/>
    <w:rsid w:val="00D2387D"/>
    <w:rsid w:val="00D23919"/>
    <w:rsid w:val="00D23ADC"/>
    <w:rsid w:val="00D23DFA"/>
    <w:rsid w:val="00D23F72"/>
    <w:rsid w:val="00D241A2"/>
    <w:rsid w:val="00D246ED"/>
    <w:rsid w:val="00D24A6D"/>
    <w:rsid w:val="00D24EF9"/>
    <w:rsid w:val="00D254EC"/>
    <w:rsid w:val="00D25605"/>
    <w:rsid w:val="00D25F63"/>
    <w:rsid w:val="00D25F6D"/>
    <w:rsid w:val="00D26590"/>
    <w:rsid w:val="00D26612"/>
    <w:rsid w:val="00D269C7"/>
    <w:rsid w:val="00D26EDC"/>
    <w:rsid w:val="00D276B0"/>
    <w:rsid w:val="00D278E6"/>
    <w:rsid w:val="00D27915"/>
    <w:rsid w:val="00D27BC1"/>
    <w:rsid w:val="00D27CD3"/>
    <w:rsid w:val="00D3038A"/>
    <w:rsid w:val="00D3040D"/>
    <w:rsid w:val="00D30532"/>
    <w:rsid w:val="00D30B7D"/>
    <w:rsid w:val="00D30CC8"/>
    <w:rsid w:val="00D30D51"/>
    <w:rsid w:val="00D30FF2"/>
    <w:rsid w:val="00D311DD"/>
    <w:rsid w:val="00D31389"/>
    <w:rsid w:val="00D316A1"/>
    <w:rsid w:val="00D328AD"/>
    <w:rsid w:val="00D34044"/>
    <w:rsid w:val="00D3421E"/>
    <w:rsid w:val="00D34244"/>
    <w:rsid w:val="00D34790"/>
    <w:rsid w:val="00D347B7"/>
    <w:rsid w:val="00D34A70"/>
    <w:rsid w:val="00D34B8D"/>
    <w:rsid w:val="00D354E6"/>
    <w:rsid w:val="00D357A6"/>
    <w:rsid w:val="00D360BE"/>
    <w:rsid w:val="00D363F2"/>
    <w:rsid w:val="00D36475"/>
    <w:rsid w:val="00D365B0"/>
    <w:rsid w:val="00D3672B"/>
    <w:rsid w:val="00D36A28"/>
    <w:rsid w:val="00D36A5E"/>
    <w:rsid w:val="00D37619"/>
    <w:rsid w:val="00D37D91"/>
    <w:rsid w:val="00D401A1"/>
    <w:rsid w:val="00D407DC"/>
    <w:rsid w:val="00D4096D"/>
    <w:rsid w:val="00D40B95"/>
    <w:rsid w:val="00D411FC"/>
    <w:rsid w:val="00D4158A"/>
    <w:rsid w:val="00D41F04"/>
    <w:rsid w:val="00D42228"/>
    <w:rsid w:val="00D4290C"/>
    <w:rsid w:val="00D43789"/>
    <w:rsid w:val="00D443E6"/>
    <w:rsid w:val="00D44F22"/>
    <w:rsid w:val="00D45021"/>
    <w:rsid w:val="00D454D2"/>
    <w:rsid w:val="00D45B66"/>
    <w:rsid w:val="00D45C81"/>
    <w:rsid w:val="00D45FFE"/>
    <w:rsid w:val="00D462DB"/>
    <w:rsid w:val="00D462DC"/>
    <w:rsid w:val="00D46791"/>
    <w:rsid w:val="00D469B8"/>
    <w:rsid w:val="00D46A59"/>
    <w:rsid w:val="00D46FC3"/>
    <w:rsid w:val="00D473EB"/>
    <w:rsid w:val="00D4775C"/>
    <w:rsid w:val="00D50310"/>
    <w:rsid w:val="00D51364"/>
    <w:rsid w:val="00D51C68"/>
    <w:rsid w:val="00D51DF7"/>
    <w:rsid w:val="00D51E79"/>
    <w:rsid w:val="00D52645"/>
    <w:rsid w:val="00D52BC6"/>
    <w:rsid w:val="00D5353B"/>
    <w:rsid w:val="00D53C9D"/>
    <w:rsid w:val="00D53D33"/>
    <w:rsid w:val="00D54E46"/>
    <w:rsid w:val="00D5511F"/>
    <w:rsid w:val="00D553E2"/>
    <w:rsid w:val="00D55EC4"/>
    <w:rsid w:val="00D567DE"/>
    <w:rsid w:val="00D56D48"/>
    <w:rsid w:val="00D576F2"/>
    <w:rsid w:val="00D57AB0"/>
    <w:rsid w:val="00D57AF5"/>
    <w:rsid w:val="00D57B5E"/>
    <w:rsid w:val="00D57E3D"/>
    <w:rsid w:val="00D6035D"/>
    <w:rsid w:val="00D605C5"/>
    <w:rsid w:val="00D6060C"/>
    <w:rsid w:val="00D60651"/>
    <w:rsid w:val="00D60929"/>
    <w:rsid w:val="00D60D0F"/>
    <w:rsid w:val="00D60F07"/>
    <w:rsid w:val="00D6114D"/>
    <w:rsid w:val="00D61578"/>
    <w:rsid w:val="00D61EBB"/>
    <w:rsid w:val="00D634C2"/>
    <w:rsid w:val="00D6415A"/>
    <w:rsid w:val="00D644E9"/>
    <w:rsid w:val="00D64A37"/>
    <w:rsid w:val="00D64EA4"/>
    <w:rsid w:val="00D65022"/>
    <w:rsid w:val="00D650E1"/>
    <w:rsid w:val="00D658DE"/>
    <w:rsid w:val="00D65A45"/>
    <w:rsid w:val="00D65E00"/>
    <w:rsid w:val="00D662AB"/>
    <w:rsid w:val="00D6642E"/>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709"/>
    <w:rsid w:val="00D73A9F"/>
    <w:rsid w:val="00D748E2"/>
    <w:rsid w:val="00D74D07"/>
    <w:rsid w:val="00D75256"/>
    <w:rsid w:val="00D75BEC"/>
    <w:rsid w:val="00D760F2"/>
    <w:rsid w:val="00D76466"/>
    <w:rsid w:val="00D76A5B"/>
    <w:rsid w:val="00D76AAC"/>
    <w:rsid w:val="00D77317"/>
    <w:rsid w:val="00D77E21"/>
    <w:rsid w:val="00D80CEB"/>
    <w:rsid w:val="00D81127"/>
    <w:rsid w:val="00D81845"/>
    <w:rsid w:val="00D81D21"/>
    <w:rsid w:val="00D82071"/>
    <w:rsid w:val="00D82591"/>
    <w:rsid w:val="00D831CA"/>
    <w:rsid w:val="00D8328B"/>
    <w:rsid w:val="00D83999"/>
    <w:rsid w:val="00D83C1D"/>
    <w:rsid w:val="00D84546"/>
    <w:rsid w:val="00D84C4B"/>
    <w:rsid w:val="00D84FA8"/>
    <w:rsid w:val="00D85087"/>
    <w:rsid w:val="00D8509E"/>
    <w:rsid w:val="00D85938"/>
    <w:rsid w:val="00D85BE1"/>
    <w:rsid w:val="00D85F85"/>
    <w:rsid w:val="00D864C3"/>
    <w:rsid w:val="00D86D8A"/>
    <w:rsid w:val="00D86E79"/>
    <w:rsid w:val="00D8761D"/>
    <w:rsid w:val="00D87678"/>
    <w:rsid w:val="00D87873"/>
    <w:rsid w:val="00D90647"/>
    <w:rsid w:val="00D90CF8"/>
    <w:rsid w:val="00D915EC"/>
    <w:rsid w:val="00D91BBE"/>
    <w:rsid w:val="00D91F28"/>
    <w:rsid w:val="00D92436"/>
    <w:rsid w:val="00D924FD"/>
    <w:rsid w:val="00D92550"/>
    <w:rsid w:val="00D937DD"/>
    <w:rsid w:val="00D93916"/>
    <w:rsid w:val="00D93918"/>
    <w:rsid w:val="00D93E84"/>
    <w:rsid w:val="00D93E88"/>
    <w:rsid w:val="00D94433"/>
    <w:rsid w:val="00D944AF"/>
    <w:rsid w:val="00D94CB4"/>
    <w:rsid w:val="00D95CF1"/>
    <w:rsid w:val="00D95EC5"/>
    <w:rsid w:val="00D96CB2"/>
    <w:rsid w:val="00D96FDD"/>
    <w:rsid w:val="00D970DE"/>
    <w:rsid w:val="00D973BA"/>
    <w:rsid w:val="00D9759C"/>
    <w:rsid w:val="00D9797E"/>
    <w:rsid w:val="00DA0028"/>
    <w:rsid w:val="00DA11BB"/>
    <w:rsid w:val="00DA15B3"/>
    <w:rsid w:val="00DA19CC"/>
    <w:rsid w:val="00DA22E7"/>
    <w:rsid w:val="00DA2A40"/>
    <w:rsid w:val="00DA2C8E"/>
    <w:rsid w:val="00DA2F7A"/>
    <w:rsid w:val="00DA39C9"/>
    <w:rsid w:val="00DA3C60"/>
    <w:rsid w:val="00DA3E4F"/>
    <w:rsid w:val="00DA49B5"/>
    <w:rsid w:val="00DA4D3C"/>
    <w:rsid w:val="00DA4F62"/>
    <w:rsid w:val="00DA4FC1"/>
    <w:rsid w:val="00DA5167"/>
    <w:rsid w:val="00DA520B"/>
    <w:rsid w:val="00DA52CC"/>
    <w:rsid w:val="00DA547A"/>
    <w:rsid w:val="00DA572C"/>
    <w:rsid w:val="00DA5968"/>
    <w:rsid w:val="00DA5AD0"/>
    <w:rsid w:val="00DA5B47"/>
    <w:rsid w:val="00DA5EB1"/>
    <w:rsid w:val="00DA671A"/>
    <w:rsid w:val="00DA6CA3"/>
    <w:rsid w:val="00DA7CA3"/>
    <w:rsid w:val="00DB02E7"/>
    <w:rsid w:val="00DB0377"/>
    <w:rsid w:val="00DB07B2"/>
    <w:rsid w:val="00DB0FC1"/>
    <w:rsid w:val="00DB19CD"/>
    <w:rsid w:val="00DB1CEB"/>
    <w:rsid w:val="00DB2337"/>
    <w:rsid w:val="00DB32F7"/>
    <w:rsid w:val="00DB4527"/>
    <w:rsid w:val="00DB4773"/>
    <w:rsid w:val="00DB4AD8"/>
    <w:rsid w:val="00DB50D2"/>
    <w:rsid w:val="00DB518F"/>
    <w:rsid w:val="00DB5464"/>
    <w:rsid w:val="00DB556B"/>
    <w:rsid w:val="00DB5E2C"/>
    <w:rsid w:val="00DB6116"/>
    <w:rsid w:val="00DB62B2"/>
    <w:rsid w:val="00DB66D2"/>
    <w:rsid w:val="00DB6710"/>
    <w:rsid w:val="00DB69C7"/>
    <w:rsid w:val="00DB7B1D"/>
    <w:rsid w:val="00DB7CBB"/>
    <w:rsid w:val="00DB7E7E"/>
    <w:rsid w:val="00DB7E9A"/>
    <w:rsid w:val="00DC1437"/>
    <w:rsid w:val="00DC168F"/>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6142"/>
    <w:rsid w:val="00DC6934"/>
    <w:rsid w:val="00DC6E2C"/>
    <w:rsid w:val="00DC6E6F"/>
    <w:rsid w:val="00DC72E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348E"/>
    <w:rsid w:val="00DD38A2"/>
    <w:rsid w:val="00DD3995"/>
    <w:rsid w:val="00DD3C8C"/>
    <w:rsid w:val="00DD435C"/>
    <w:rsid w:val="00DD45EA"/>
    <w:rsid w:val="00DD4645"/>
    <w:rsid w:val="00DD47ED"/>
    <w:rsid w:val="00DD49DB"/>
    <w:rsid w:val="00DD4CF4"/>
    <w:rsid w:val="00DD4E88"/>
    <w:rsid w:val="00DD541B"/>
    <w:rsid w:val="00DD562F"/>
    <w:rsid w:val="00DD57D0"/>
    <w:rsid w:val="00DD59D8"/>
    <w:rsid w:val="00DD5A1A"/>
    <w:rsid w:val="00DD5BF0"/>
    <w:rsid w:val="00DD5BF8"/>
    <w:rsid w:val="00DD5CC3"/>
    <w:rsid w:val="00DD5D2A"/>
    <w:rsid w:val="00DD5F17"/>
    <w:rsid w:val="00DD62AD"/>
    <w:rsid w:val="00DD66FA"/>
    <w:rsid w:val="00DD6B90"/>
    <w:rsid w:val="00DD7000"/>
    <w:rsid w:val="00DD7655"/>
    <w:rsid w:val="00DD76BD"/>
    <w:rsid w:val="00DD785F"/>
    <w:rsid w:val="00DE05A4"/>
    <w:rsid w:val="00DE13A5"/>
    <w:rsid w:val="00DE14B5"/>
    <w:rsid w:val="00DE14F5"/>
    <w:rsid w:val="00DE1594"/>
    <w:rsid w:val="00DE1745"/>
    <w:rsid w:val="00DE191D"/>
    <w:rsid w:val="00DE1D7C"/>
    <w:rsid w:val="00DE1FB4"/>
    <w:rsid w:val="00DE21CA"/>
    <w:rsid w:val="00DE2614"/>
    <w:rsid w:val="00DE265C"/>
    <w:rsid w:val="00DE28B9"/>
    <w:rsid w:val="00DE29DA"/>
    <w:rsid w:val="00DE31C9"/>
    <w:rsid w:val="00DE3531"/>
    <w:rsid w:val="00DE38E0"/>
    <w:rsid w:val="00DE3B82"/>
    <w:rsid w:val="00DE3D23"/>
    <w:rsid w:val="00DE3EB3"/>
    <w:rsid w:val="00DE49F8"/>
    <w:rsid w:val="00DE4E1E"/>
    <w:rsid w:val="00DE52EE"/>
    <w:rsid w:val="00DE5465"/>
    <w:rsid w:val="00DE5FCF"/>
    <w:rsid w:val="00DE600A"/>
    <w:rsid w:val="00DE67CB"/>
    <w:rsid w:val="00DE69E0"/>
    <w:rsid w:val="00DE6A3A"/>
    <w:rsid w:val="00DE6BB3"/>
    <w:rsid w:val="00DE6BDC"/>
    <w:rsid w:val="00DE6CC4"/>
    <w:rsid w:val="00DE719D"/>
    <w:rsid w:val="00DE720D"/>
    <w:rsid w:val="00DE7285"/>
    <w:rsid w:val="00DE7406"/>
    <w:rsid w:val="00DE7420"/>
    <w:rsid w:val="00DE766F"/>
    <w:rsid w:val="00DF06B4"/>
    <w:rsid w:val="00DF07BE"/>
    <w:rsid w:val="00DF081E"/>
    <w:rsid w:val="00DF086A"/>
    <w:rsid w:val="00DF0A27"/>
    <w:rsid w:val="00DF0A47"/>
    <w:rsid w:val="00DF0F28"/>
    <w:rsid w:val="00DF13A4"/>
    <w:rsid w:val="00DF13EF"/>
    <w:rsid w:val="00DF14CB"/>
    <w:rsid w:val="00DF1DA5"/>
    <w:rsid w:val="00DF28C2"/>
    <w:rsid w:val="00DF2A29"/>
    <w:rsid w:val="00DF2E76"/>
    <w:rsid w:val="00DF3B59"/>
    <w:rsid w:val="00DF3F7D"/>
    <w:rsid w:val="00DF4468"/>
    <w:rsid w:val="00DF45C8"/>
    <w:rsid w:val="00DF4765"/>
    <w:rsid w:val="00DF486C"/>
    <w:rsid w:val="00DF4D81"/>
    <w:rsid w:val="00DF56CD"/>
    <w:rsid w:val="00DF5A7C"/>
    <w:rsid w:val="00DF5C5C"/>
    <w:rsid w:val="00DF6C7C"/>
    <w:rsid w:val="00DF72D8"/>
    <w:rsid w:val="00DF74CC"/>
    <w:rsid w:val="00DF760F"/>
    <w:rsid w:val="00DF7897"/>
    <w:rsid w:val="00DF7A6E"/>
    <w:rsid w:val="00DF7F94"/>
    <w:rsid w:val="00E00263"/>
    <w:rsid w:val="00E00700"/>
    <w:rsid w:val="00E00AC1"/>
    <w:rsid w:val="00E016CD"/>
    <w:rsid w:val="00E01711"/>
    <w:rsid w:val="00E01AE2"/>
    <w:rsid w:val="00E01D8C"/>
    <w:rsid w:val="00E01ED1"/>
    <w:rsid w:val="00E01FF4"/>
    <w:rsid w:val="00E0204C"/>
    <w:rsid w:val="00E02599"/>
    <w:rsid w:val="00E02A07"/>
    <w:rsid w:val="00E03114"/>
    <w:rsid w:val="00E032A9"/>
    <w:rsid w:val="00E033C1"/>
    <w:rsid w:val="00E035E3"/>
    <w:rsid w:val="00E03D37"/>
    <w:rsid w:val="00E04338"/>
    <w:rsid w:val="00E04A3B"/>
    <w:rsid w:val="00E053C8"/>
    <w:rsid w:val="00E055AF"/>
    <w:rsid w:val="00E05EE4"/>
    <w:rsid w:val="00E064AC"/>
    <w:rsid w:val="00E067BE"/>
    <w:rsid w:val="00E06819"/>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F1C"/>
    <w:rsid w:val="00E15DE7"/>
    <w:rsid w:val="00E16312"/>
    <w:rsid w:val="00E163E0"/>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ABF"/>
    <w:rsid w:val="00E21FBA"/>
    <w:rsid w:val="00E2285F"/>
    <w:rsid w:val="00E22B24"/>
    <w:rsid w:val="00E22F66"/>
    <w:rsid w:val="00E2311C"/>
    <w:rsid w:val="00E23B79"/>
    <w:rsid w:val="00E23F73"/>
    <w:rsid w:val="00E24904"/>
    <w:rsid w:val="00E24D8D"/>
    <w:rsid w:val="00E2529C"/>
    <w:rsid w:val="00E25327"/>
    <w:rsid w:val="00E255B2"/>
    <w:rsid w:val="00E26150"/>
    <w:rsid w:val="00E26273"/>
    <w:rsid w:val="00E2665E"/>
    <w:rsid w:val="00E26893"/>
    <w:rsid w:val="00E26F71"/>
    <w:rsid w:val="00E27B93"/>
    <w:rsid w:val="00E30EE1"/>
    <w:rsid w:val="00E30F2A"/>
    <w:rsid w:val="00E30F8C"/>
    <w:rsid w:val="00E3188C"/>
    <w:rsid w:val="00E32739"/>
    <w:rsid w:val="00E328AB"/>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100"/>
    <w:rsid w:val="00E374D5"/>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71C"/>
    <w:rsid w:val="00E45B1C"/>
    <w:rsid w:val="00E45E03"/>
    <w:rsid w:val="00E462D3"/>
    <w:rsid w:val="00E464B3"/>
    <w:rsid w:val="00E46711"/>
    <w:rsid w:val="00E46F6A"/>
    <w:rsid w:val="00E4711F"/>
    <w:rsid w:val="00E47596"/>
    <w:rsid w:val="00E478F0"/>
    <w:rsid w:val="00E47964"/>
    <w:rsid w:val="00E503CA"/>
    <w:rsid w:val="00E5044B"/>
    <w:rsid w:val="00E51752"/>
    <w:rsid w:val="00E51C3E"/>
    <w:rsid w:val="00E51E78"/>
    <w:rsid w:val="00E52291"/>
    <w:rsid w:val="00E5258F"/>
    <w:rsid w:val="00E5269C"/>
    <w:rsid w:val="00E52A73"/>
    <w:rsid w:val="00E52C37"/>
    <w:rsid w:val="00E52ED2"/>
    <w:rsid w:val="00E531A4"/>
    <w:rsid w:val="00E5395E"/>
    <w:rsid w:val="00E53E4A"/>
    <w:rsid w:val="00E54196"/>
    <w:rsid w:val="00E54AF8"/>
    <w:rsid w:val="00E551AD"/>
    <w:rsid w:val="00E55486"/>
    <w:rsid w:val="00E55702"/>
    <w:rsid w:val="00E55984"/>
    <w:rsid w:val="00E560DB"/>
    <w:rsid w:val="00E566E2"/>
    <w:rsid w:val="00E5686F"/>
    <w:rsid w:val="00E569BD"/>
    <w:rsid w:val="00E576B4"/>
    <w:rsid w:val="00E57F4B"/>
    <w:rsid w:val="00E57FAB"/>
    <w:rsid w:val="00E60083"/>
    <w:rsid w:val="00E6031C"/>
    <w:rsid w:val="00E60384"/>
    <w:rsid w:val="00E60451"/>
    <w:rsid w:val="00E6146D"/>
    <w:rsid w:val="00E61AD7"/>
    <w:rsid w:val="00E61D61"/>
    <w:rsid w:val="00E61DD0"/>
    <w:rsid w:val="00E61F60"/>
    <w:rsid w:val="00E62B9A"/>
    <w:rsid w:val="00E634BD"/>
    <w:rsid w:val="00E63905"/>
    <w:rsid w:val="00E63965"/>
    <w:rsid w:val="00E63F4A"/>
    <w:rsid w:val="00E6451D"/>
    <w:rsid w:val="00E64574"/>
    <w:rsid w:val="00E646EF"/>
    <w:rsid w:val="00E64BC8"/>
    <w:rsid w:val="00E64E10"/>
    <w:rsid w:val="00E65432"/>
    <w:rsid w:val="00E6568F"/>
    <w:rsid w:val="00E6584C"/>
    <w:rsid w:val="00E6585C"/>
    <w:rsid w:val="00E659FD"/>
    <w:rsid w:val="00E65CEB"/>
    <w:rsid w:val="00E661C5"/>
    <w:rsid w:val="00E668C7"/>
    <w:rsid w:val="00E66BFA"/>
    <w:rsid w:val="00E66F50"/>
    <w:rsid w:val="00E6745A"/>
    <w:rsid w:val="00E67483"/>
    <w:rsid w:val="00E67CBF"/>
    <w:rsid w:val="00E67D88"/>
    <w:rsid w:val="00E67EBE"/>
    <w:rsid w:val="00E7018D"/>
    <w:rsid w:val="00E70FE5"/>
    <w:rsid w:val="00E7133F"/>
    <w:rsid w:val="00E71590"/>
    <w:rsid w:val="00E717E0"/>
    <w:rsid w:val="00E71A6B"/>
    <w:rsid w:val="00E71A81"/>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5C7C"/>
    <w:rsid w:val="00E76320"/>
    <w:rsid w:val="00E775E6"/>
    <w:rsid w:val="00E7769A"/>
    <w:rsid w:val="00E77989"/>
    <w:rsid w:val="00E8000B"/>
    <w:rsid w:val="00E80114"/>
    <w:rsid w:val="00E8049A"/>
    <w:rsid w:val="00E807EF"/>
    <w:rsid w:val="00E80AD3"/>
    <w:rsid w:val="00E811F6"/>
    <w:rsid w:val="00E81465"/>
    <w:rsid w:val="00E81EA0"/>
    <w:rsid w:val="00E827C2"/>
    <w:rsid w:val="00E82E93"/>
    <w:rsid w:val="00E83344"/>
    <w:rsid w:val="00E836A4"/>
    <w:rsid w:val="00E841DD"/>
    <w:rsid w:val="00E84698"/>
    <w:rsid w:val="00E84706"/>
    <w:rsid w:val="00E85128"/>
    <w:rsid w:val="00E85395"/>
    <w:rsid w:val="00E85B56"/>
    <w:rsid w:val="00E85E5E"/>
    <w:rsid w:val="00E85F66"/>
    <w:rsid w:val="00E86677"/>
    <w:rsid w:val="00E86760"/>
    <w:rsid w:val="00E86A8F"/>
    <w:rsid w:val="00E86BDD"/>
    <w:rsid w:val="00E87466"/>
    <w:rsid w:val="00E8776A"/>
    <w:rsid w:val="00E87822"/>
    <w:rsid w:val="00E8794C"/>
    <w:rsid w:val="00E9027B"/>
    <w:rsid w:val="00E902D3"/>
    <w:rsid w:val="00E9046F"/>
    <w:rsid w:val="00E91124"/>
    <w:rsid w:val="00E91152"/>
    <w:rsid w:val="00E91644"/>
    <w:rsid w:val="00E92882"/>
    <w:rsid w:val="00E9296E"/>
    <w:rsid w:val="00E92ACD"/>
    <w:rsid w:val="00E941FF"/>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1EE2"/>
    <w:rsid w:val="00EA2053"/>
    <w:rsid w:val="00EA25F2"/>
    <w:rsid w:val="00EA2A03"/>
    <w:rsid w:val="00EA35B4"/>
    <w:rsid w:val="00EA38C3"/>
    <w:rsid w:val="00EA38CE"/>
    <w:rsid w:val="00EA3B70"/>
    <w:rsid w:val="00EA3BAE"/>
    <w:rsid w:val="00EA3E02"/>
    <w:rsid w:val="00EA4235"/>
    <w:rsid w:val="00EA429D"/>
    <w:rsid w:val="00EA436F"/>
    <w:rsid w:val="00EA45EF"/>
    <w:rsid w:val="00EA46BC"/>
    <w:rsid w:val="00EA479A"/>
    <w:rsid w:val="00EA4ECA"/>
    <w:rsid w:val="00EA535D"/>
    <w:rsid w:val="00EA5877"/>
    <w:rsid w:val="00EA611B"/>
    <w:rsid w:val="00EA62E1"/>
    <w:rsid w:val="00EA68C2"/>
    <w:rsid w:val="00EA6E27"/>
    <w:rsid w:val="00EA7193"/>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C8C"/>
    <w:rsid w:val="00EB50B6"/>
    <w:rsid w:val="00EB58CC"/>
    <w:rsid w:val="00EB5A2E"/>
    <w:rsid w:val="00EB5E0F"/>
    <w:rsid w:val="00EB5EEA"/>
    <w:rsid w:val="00EB6227"/>
    <w:rsid w:val="00EB63F8"/>
    <w:rsid w:val="00EB6DE5"/>
    <w:rsid w:val="00EB7199"/>
    <w:rsid w:val="00EB7206"/>
    <w:rsid w:val="00EB7B58"/>
    <w:rsid w:val="00EC02F9"/>
    <w:rsid w:val="00EC08AD"/>
    <w:rsid w:val="00EC0954"/>
    <w:rsid w:val="00EC0E7A"/>
    <w:rsid w:val="00EC1540"/>
    <w:rsid w:val="00EC19C5"/>
    <w:rsid w:val="00EC2CEF"/>
    <w:rsid w:val="00EC2DAC"/>
    <w:rsid w:val="00EC3069"/>
    <w:rsid w:val="00EC30F3"/>
    <w:rsid w:val="00EC313C"/>
    <w:rsid w:val="00EC3346"/>
    <w:rsid w:val="00EC3BEE"/>
    <w:rsid w:val="00EC4548"/>
    <w:rsid w:val="00EC5527"/>
    <w:rsid w:val="00EC59D3"/>
    <w:rsid w:val="00EC5B10"/>
    <w:rsid w:val="00EC5F29"/>
    <w:rsid w:val="00EC75EC"/>
    <w:rsid w:val="00EC7A3D"/>
    <w:rsid w:val="00EC7AE9"/>
    <w:rsid w:val="00ED05ED"/>
    <w:rsid w:val="00ED09FC"/>
    <w:rsid w:val="00ED1262"/>
    <w:rsid w:val="00ED150C"/>
    <w:rsid w:val="00ED1B7A"/>
    <w:rsid w:val="00ED1F96"/>
    <w:rsid w:val="00ED223A"/>
    <w:rsid w:val="00ED2337"/>
    <w:rsid w:val="00ED233D"/>
    <w:rsid w:val="00ED281C"/>
    <w:rsid w:val="00ED2D11"/>
    <w:rsid w:val="00ED2ECD"/>
    <w:rsid w:val="00ED34F8"/>
    <w:rsid w:val="00ED4D49"/>
    <w:rsid w:val="00ED500E"/>
    <w:rsid w:val="00ED57BA"/>
    <w:rsid w:val="00ED57EE"/>
    <w:rsid w:val="00ED5DB2"/>
    <w:rsid w:val="00ED6D3D"/>
    <w:rsid w:val="00ED72DC"/>
    <w:rsid w:val="00ED731A"/>
    <w:rsid w:val="00ED779E"/>
    <w:rsid w:val="00ED7EF3"/>
    <w:rsid w:val="00EE009B"/>
    <w:rsid w:val="00EE0226"/>
    <w:rsid w:val="00EE03B0"/>
    <w:rsid w:val="00EE091B"/>
    <w:rsid w:val="00EE14DD"/>
    <w:rsid w:val="00EE16A6"/>
    <w:rsid w:val="00EE217F"/>
    <w:rsid w:val="00EE2756"/>
    <w:rsid w:val="00EE2AD4"/>
    <w:rsid w:val="00EE2F91"/>
    <w:rsid w:val="00EE3178"/>
    <w:rsid w:val="00EE3221"/>
    <w:rsid w:val="00EE3626"/>
    <w:rsid w:val="00EE4076"/>
    <w:rsid w:val="00EE40DD"/>
    <w:rsid w:val="00EE4113"/>
    <w:rsid w:val="00EE42B9"/>
    <w:rsid w:val="00EE45A4"/>
    <w:rsid w:val="00EE4B2B"/>
    <w:rsid w:val="00EE580D"/>
    <w:rsid w:val="00EE596F"/>
    <w:rsid w:val="00EE59EF"/>
    <w:rsid w:val="00EE5B78"/>
    <w:rsid w:val="00EE5BA8"/>
    <w:rsid w:val="00EE5C9F"/>
    <w:rsid w:val="00EE5E97"/>
    <w:rsid w:val="00EE5FA7"/>
    <w:rsid w:val="00EE644C"/>
    <w:rsid w:val="00EE70CA"/>
    <w:rsid w:val="00EE7544"/>
    <w:rsid w:val="00EE7E09"/>
    <w:rsid w:val="00EF0A6C"/>
    <w:rsid w:val="00EF0C08"/>
    <w:rsid w:val="00EF1629"/>
    <w:rsid w:val="00EF1C35"/>
    <w:rsid w:val="00EF1F3C"/>
    <w:rsid w:val="00EF1F47"/>
    <w:rsid w:val="00EF2408"/>
    <w:rsid w:val="00EF268B"/>
    <w:rsid w:val="00EF304B"/>
    <w:rsid w:val="00EF3138"/>
    <w:rsid w:val="00EF3446"/>
    <w:rsid w:val="00EF37AB"/>
    <w:rsid w:val="00EF38C0"/>
    <w:rsid w:val="00EF4869"/>
    <w:rsid w:val="00EF48C8"/>
    <w:rsid w:val="00EF501E"/>
    <w:rsid w:val="00EF519B"/>
    <w:rsid w:val="00EF5BF7"/>
    <w:rsid w:val="00EF5CB7"/>
    <w:rsid w:val="00EF5E76"/>
    <w:rsid w:val="00EF6646"/>
    <w:rsid w:val="00EF69FC"/>
    <w:rsid w:val="00EF6A6F"/>
    <w:rsid w:val="00EF7128"/>
    <w:rsid w:val="00EF741E"/>
    <w:rsid w:val="00EF7FE2"/>
    <w:rsid w:val="00F004BC"/>
    <w:rsid w:val="00F0093C"/>
    <w:rsid w:val="00F00BE9"/>
    <w:rsid w:val="00F01245"/>
    <w:rsid w:val="00F012FF"/>
    <w:rsid w:val="00F015A0"/>
    <w:rsid w:val="00F018CD"/>
    <w:rsid w:val="00F01A70"/>
    <w:rsid w:val="00F021CA"/>
    <w:rsid w:val="00F02492"/>
    <w:rsid w:val="00F02520"/>
    <w:rsid w:val="00F02A57"/>
    <w:rsid w:val="00F02C85"/>
    <w:rsid w:val="00F02F29"/>
    <w:rsid w:val="00F03003"/>
    <w:rsid w:val="00F030E3"/>
    <w:rsid w:val="00F0331C"/>
    <w:rsid w:val="00F03C68"/>
    <w:rsid w:val="00F05532"/>
    <w:rsid w:val="00F05540"/>
    <w:rsid w:val="00F05593"/>
    <w:rsid w:val="00F055F3"/>
    <w:rsid w:val="00F05B25"/>
    <w:rsid w:val="00F0636A"/>
    <w:rsid w:val="00F065F5"/>
    <w:rsid w:val="00F066F1"/>
    <w:rsid w:val="00F06F23"/>
    <w:rsid w:val="00F07402"/>
    <w:rsid w:val="00F07CB5"/>
    <w:rsid w:val="00F07E07"/>
    <w:rsid w:val="00F07E18"/>
    <w:rsid w:val="00F100BD"/>
    <w:rsid w:val="00F1010E"/>
    <w:rsid w:val="00F10971"/>
    <w:rsid w:val="00F10A97"/>
    <w:rsid w:val="00F10BF8"/>
    <w:rsid w:val="00F1191A"/>
    <w:rsid w:val="00F12000"/>
    <w:rsid w:val="00F12A3A"/>
    <w:rsid w:val="00F12FC2"/>
    <w:rsid w:val="00F1318D"/>
    <w:rsid w:val="00F13CF3"/>
    <w:rsid w:val="00F14013"/>
    <w:rsid w:val="00F1428C"/>
    <w:rsid w:val="00F14443"/>
    <w:rsid w:val="00F144DB"/>
    <w:rsid w:val="00F1483D"/>
    <w:rsid w:val="00F14A1B"/>
    <w:rsid w:val="00F14A63"/>
    <w:rsid w:val="00F14A8E"/>
    <w:rsid w:val="00F14F07"/>
    <w:rsid w:val="00F14FCD"/>
    <w:rsid w:val="00F1543F"/>
    <w:rsid w:val="00F15D47"/>
    <w:rsid w:val="00F15EAC"/>
    <w:rsid w:val="00F1695A"/>
    <w:rsid w:val="00F16B26"/>
    <w:rsid w:val="00F16C59"/>
    <w:rsid w:val="00F16E86"/>
    <w:rsid w:val="00F171CE"/>
    <w:rsid w:val="00F17BCC"/>
    <w:rsid w:val="00F2008F"/>
    <w:rsid w:val="00F20349"/>
    <w:rsid w:val="00F203F1"/>
    <w:rsid w:val="00F20468"/>
    <w:rsid w:val="00F208F4"/>
    <w:rsid w:val="00F20964"/>
    <w:rsid w:val="00F20BD1"/>
    <w:rsid w:val="00F20DB7"/>
    <w:rsid w:val="00F20E70"/>
    <w:rsid w:val="00F2174E"/>
    <w:rsid w:val="00F2188F"/>
    <w:rsid w:val="00F2242C"/>
    <w:rsid w:val="00F2293F"/>
    <w:rsid w:val="00F232BD"/>
    <w:rsid w:val="00F23359"/>
    <w:rsid w:val="00F2383A"/>
    <w:rsid w:val="00F23A47"/>
    <w:rsid w:val="00F23B85"/>
    <w:rsid w:val="00F23C59"/>
    <w:rsid w:val="00F240C5"/>
    <w:rsid w:val="00F2557F"/>
    <w:rsid w:val="00F2579C"/>
    <w:rsid w:val="00F25DF8"/>
    <w:rsid w:val="00F25F65"/>
    <w:rsid w:val="00F26BCA"/>
    <w:rsid w:val="00F27284"/>
    <w:rsid w:val="00F2733D"/>
    <w:rsid w:val="00F274F5"/>
    <w:rsid w:val="00F27B61"/>
    <w:rsid w:val="00F27D1E"/>
    <w:rsid w:val="00F30239"/>
    <w:rsid w:val="00F30308"/>
    <w:rsid w:val="00F3054D"/>
    <w:rsid w:val="00F30EB6"/>
    <w:rsid w:val="00F3136F"/>
    <w:rsid w:val="00F315A6"/>
    <w:rsid w:val="00F32346"/>
    <w:rsid w:val="00F328D9"/>
    <w:rsid w:val="00F32F80"/>
    <w:rsid w:val="00F33199"/>
    <w:rsid w:val="00F3379E"/>
    <w:rsid w:val="00F340AF"/>
    <w:rsid w:val="00F342FA"/>
    <w:rsid w:val="00F34746"/>
    <w:rsid w:val="00F348AC"/>
    <w:rsid w:val="00F34D26"/>
    <w:rsid w:val="00F35329"/>
    <w:rsid w:val="00F357D4"/>
    <w:rsid w:val="00F35B11"/>
    <w:rsid w:val="00F36535"/>
    <w:rsid w:val="00F370B7"/>
    <w:rsid w:val="00F375C0"/>
    <w:rsid w:val="00F377FF"/>
    <w:rsid w:val="00F37AFD"/>
    <w:rsid w:val="00F37B1E"/>
    <w:rsid w:val="00F37CC0"/>
    <w:rsid w:val="00F4001C"/>
    <w:rsid w:val="00F4025D"/>
    <w:rsid w:val="00F409B0"/>
    <w:rsid w:val="00F40B12"/>
    <w:rsid w:val="00F40CC7"/>
    <w:rsid w:val="00F40D77"/>
    <w:rsid w:val="00F40F6D"/>
    <w:rsid w:val="00F419AE"/>
    <w:rsid w:val="00F41A0C"/>
    <w:rsid w:val="00F41C13"/>
    <w:rsid w:val="00F420DE"/>
    <w:rsid w:val="00F422DD"/>
    <w:rsid w:val="00F42A3C"/>
    <w:rsid w:val="00F42F0A"/>
    <w:rsid w:val="00F42F97"/>
    <w:rsid w:val="00F4313B"/>
    <w:rsid w:val="00F431FF"/>
    <w:rsid w:val="00F43334"/>
    <w:rsid w:val="00F43721"/>
    <w:rsid w:val="00F4377E"/>
    <w:rsid w:val="00F439CD"/>
    <w:rsid w:val="00F43B16"/>
    <w:rsid w:val="00F43F38"/>
    <w:rsid w:val="00F4446A"/>
    <w:rsid w:val="00F44760"/>
    <w:rsid w:val="00F44DB6"/>
    <w:rsid w:val="00F45B9C"/>
    <w:rsid w:val="00F45D57"/>
    <w:rsid w:val="00F45D5C"/>
    <w:rsid w:val="00F46610"/>
    <w:rsid w:val="00F468B7"/>
    <w:rsid w:val="00F46A49"/>
    <w:rsid w:val="00F46B33"/>
    <w:rsid w:val="00F46F8A"/>
    <w:rsid w:val="00F47D6E"/>
    <w:rsid w:val="00F47E57"/>
    <w:rsid w:val="00F5023A"/>
    <w:rsid w:val="00F50C4D"/>
    <w:rsid w:val="00F510C9"/>
    <w:rsid w:val="00F51AF4"/>
    <w:rsid w:val="00F522CD"/>
    <w:rsid w:val="00F52664"/>
    <w:rsid w:val="00F52866"/>
    <w:rsid w:val="00F52A9D"/>
    <w:rsid w:val="00F52C3B"/>
    <w:rsid w:val="00F53101"/>
    <w:rsid w:val="00F533D4"/>
    <w:rsid w:val="00F53CC5"/>
    <w:rsid w:val="00F53E08"/>
    <w:rsid w:val="00F53EDC"/>
    <w:rsid w:val="00F543E4"/>
    <w:rsid w:val="00F5491E"/>
    <w:rsid w:val="00F54D74"/>
    <w:rsid w:val="00F54FC1"/>
    <w:rsid w:val="00F552E4"/>
    <w:rsid w:val="00F55767"/>
    <w:rsid w:val="00F559A2"/>
    <w:rsid w:val="00F56361"/>
    <w:rsid w:val="00F568DE"/>
    <w:rsid w:val="00F56C52"/>
    <w:rsid w:val="00F57ABD"/>
    <w:rsid w:val="00F57ACE"/>
    <w:rsid w:val="00F57C6A"/>
    <w:rsid w:val="00F57CE5"/>
    <w:rsid w:val="00F57EBF"/>
    <w:rsid w:val="00F6044E"/>
    <w:rsid w:val="00F60569"/>
    <w:rsid w:val="00F60A0E"/>
    <w:rsid w:val="00F60F8E"/>
    <w:rsid w:val="00F61099"/>
    <w:rsid w:val="00F6117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90B"/>
    <w:rsid w:val="00F656A3"/>
    <w:rsid w:val="00F656B1"/>
    <w:rsid w:val="00F657BF"/>
    <w:rsid w:val="00F660BD"/>
    <w:rsid w:val="00F66442"/>
    <w:rsid w:val="00F66A85"/>
    <w:rsid w:val="00F672B6"/>
    <w:rsid w:val="00F673B0"/>
    <w:rsid w:val="00F67B0F"/>
    <w:rsid w:val="00F67E8F"/>
    <w:rsid w:val="00F703F2"/>
    <w:rsid w:val="00F70416"/>
    <w:rsid w:val="00F705B8"/>
    <w:rsid w:val="00F70896"/>
    <w:rsid w:val="00F70AE9"/>
    <w:rsid w:val="00F70C1E"/>
    <w:rsid w:val="00F70F67"/>
    <w:rsid w:val="00F710AB"/>
    <w:rsid w:val="00F7141B"/>
    <w:rsid w:val="00F71854"/>
    <w:rsid w:val="00F71C2A"/>
    <w:rsid w:val="00F71D3B"/>
    <w:rsid w:val="00F71D54"/>
    <w:rsid w:val="00F72456"/>
    <w:rsid w:val="00F72622"/>
    <w:rsid w:val="00F72B43"/>
    <w:rsid w:val="00F72F69"/>
    <w:rsid w:val="00F732B9"/>
    <w:rsid w:val="00F73755"/>
    <w:rsid w:val="00F73C2E"/>
    <w:rsid w:val="00F73DC3"/>
    <w:rsid w:val="00F740A5"/>
    <w:rsid w:val="00F74DCB"/>
    <w:rsid w:val="00F74F50"/>
    <w:rsid w:val="00F75102"/>
    <w:rsid w:val="00F75324"/>
    <w:rsid w:val="00F75882"/>
    <w:rsid w:val="00F75E30"/>
    <w:rsid w:val="00F75E75"/>
    <w:rsid w:val="00F765D4"/>
    <w:rsid w:val="00F76C6A"/>
    <w:rsid w:val="00F77147"/>
    <w:rsid w:val="00F7736F"/>
    <w:rsid w:val="00F773FF"/>
    <w:rsid w:val="00F77D5D"/>
    <w:rsid w:val="00F77DA9"/>
    <w:rsid w:val="00F80694"/>
    <w:rsid w:val="00F807C5"/>
    <w:rsid w:val="00F80E43"/>
    <w:rsid w:val="00F8107D"/>
    <w:rsid w:val="00F810BD"/>
    <w:rsid w:val="00F8128F"/>
    <w:rsid w:val="00F8169E"/>
    <w:rsid w:val="00F81A9A"/>
    <w:rsid w:val="00F82166"/>
    <w:rsid w:val="00F829DD"/>
    <w:rsid w:val="00F83DC3"/>
    <w:rsid w:val="00F83ED7"/>
    <w:rsid w:val="00F843D2"/>
    <w:rsid w:val="00F845EA"/>
    <w:rsid w:val="00F84CDD"/>
    <w:rsid w:val="00F84EF2"/>
    <w:rsid w:val="00F84FB5"/>
    <w:rsid w:val="00F85435"/>
    <w:rsid w:val="00F85561"/>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E60"/>
    <w:rsid w:val="00F91125"/>
    <w:rsid w:val="00F91DBB"/>
    <w:rsid w:val="00F91F4C"/>
    <w:rsid w:val="00F92D2F"/>
    <w:rsid w:val="00F930A4"/>
    <w:rsid w:val="00F9317B"/>
    <w:rsid w:val="00F9325D"/>
    <w:rsid w:val="00F934C4"/>
    <w:rsid w:val="00F93841"/>
    <w:rsid w:val="00F93B8A"/>
    <w:rsid w:val="00F93EC1"/>
    <w:rsid w:val="00F94163"/>
    <w:rsid w:val="00F944BA"/>
    <w:rsid w:val="00F94899"/>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1B2"/>
    <w:rsid w:val="00FA2543"/>
    <w:rsid w:val="00FA27F3"/>
    <w:rsid w:val="00FA2B1D"/>
    <w:rsid w:val="00FA2CBC"/>
    <w:rsid w:val="00FA3C92"/>
    <w:rsid w:val="00FA3DC7"/>
    <w:rsid w:val="00FA449A"/>
    <w:rsid w:val="00FA4502"/>
    <w:rsid w:val="00FA489A"/>
    <w:rsid w:val="00FA5149"/>
    <w:rsid w:val="00FA54AB"/>
    <w:rsid w:val="00FA5656"/>
    <w:rsid w:val="00FA5BD6"/>
    <w:rsid w:val="00FA5C5C"/>
    <w:rsid w:val="00FA5D77"/>
    <w:rsid w:val="00FA5E2B"/>
    <w:rsid w:val="00FA62A1"/>
    <w:rsid w:val="00FA6ACC"/>
    <w:rsid w:val="00FA6E36"/>
    <w:rsid w:val="00FA7284"/>
    <w:rsid w:val="00FA72D9"/>
    <w:rsid w:val="00FA76E5"/>
    <w:rsid w:val="00FA781C"/>
    <w:rsid w:val="00FA787D"/>
    <w:rsid w:val="00FA7A2E"/>
    <w:rsid w:val="00FB0DE4"/>
    <w:rsid w:val="00FB0E2A"/>
    <w:rsid w:val="00FB1123"/>
    <w:rsid w:val="00FB14D0"/>
    <w:rsid w:val="00FB2B65"/>
    <w:rsid w:val="00FB2F2E"/>
    <w:rsid w:val="00FB3084"/>
    <w:rsid w:val="00FB356F"/>
    <w:rsid w:val="00FB38BA"/>
    <w:rsid w:val="00FB3D17"/>
    <w:rsid w:val="00FB410A"/>
    <w:rsid w:val="00FB4362"/>
    <w:rsid w:val="00FB49BC"/>
    <w:rsid w:val="00FB4DF3"/>
    <w:rsid w:val="00FB4EDA"/>
    <w:rsid w:val="00FB5235"/>
    <w:rsid w:val="00FB59D6"/>
    <w:rsid w:val="00FB5BD1"/>
    <w:rsid w:val="00FB5CD9"/>
    <w:rsid w:val="00FB5E0F"/>
    <w:rsid w:val="00FB714B"/>
    <w:rsid w:val="00FB73FA"/>
    <w:rsid w:val="00FB74FA"/>
    <w:rsid w:val="00FB7877"/>
    <w:rsid w:val="00FB79A1"/>
    <w:rsid w:val="00FC0352"/>
    <w:rsid w:val="00FC06FA"/>
    <w:rsid w:val="00FC0B79"/>
    <w:rsid w:val="00FC11FF"/>
    <w:rsid w:val="00FC182A"/>
    <w:rsid w:val="00FC1A69"/>
    <w:rsid w:val="00FC1C39"/>
    <w:rsid w:val="00FC1EE1"/>
    <w:rsid w:val="00FC2D41"/>
    <w:rsid w:val="00FC3440"/>
    <w:rsid w:val="00FC3493"/>
    <w:rsid w:val="00FC3F20"/>
    <w:rsid w:val="00FC41B6"/>
    <w:rsid w:val="00FC4834"/>
    <w:rsid w:val="00FC4C9D"/>
    <w:rsid w:val="00FC4D7C"/>
    <w:rsid w:val="00FC517B"/>
    <w:rsid w:val="00FC538B"/>
    <w:rsid w:val="00FC5970"/>
    <w:rsid w:val="00FC5FA8"/>
    <w:rsid w:val="00FC6025"/>
    <w:rsid w:val="00FC6551"/>
    <w:rsid w:val="00FC6E33"/>
    <w:rsid w:val="00FC70D6"/>
    <w:rsid w:val="00FC72DB"/>
    <w:rsid w:val="00FC7398"/>
    <w:rsid w:val="00FC799D"/>
    <w:rsid w:val="00FD00AA"/>
    <w:rsid w:val="00FD0843"/>
    <w:rsid w:val="00FD0A11"/>
    <w:rsid w:val="00FD0C20"/>
    <w:rsid w:val="00FD1129"/>
    <w:rsid w:val="00FD11ED"/>
    <w:rsid w:val="00FD2035"/>
    <w:rsid w:val="00FD3081"/>
    <w:rsid w:val="00FD30B1"/>
    <w:rsid w:val="00FD4499"/>
    <w:rsid w:val="00FD4921"/>
    <w:rsid w:val="00FD4E01"/>
    <w:rsid w:val="00FD4E40"/>
    <w:rsid w:val="00FD562D"/>
    <w:rsid w:val="00FD5666"/>
    <w:rsid w:val="00FD5982"/>
    <w:rsid w:val="00FD5E4F"/>
    <w:rsid w:val="00FD65EF"/>
    <w:rsid w:val="00FD6755"/>
    <w:rsid w:val="00FD6F6E"/>
    <w:rsid w:val="00FD72F8"/>
    <w:rsid w:val="00FD7B79"/>
    <w:rsid w:val="00FD7C1C"/>
    <w:rsid w:val="00FD7E1A"/>
    <w:rsid w:val="00FD7E8C"/>
    <w:rsid w:val="00FE0C65"/>
    <w:rsid w:val="00FE0DE5"/>
    <w:rsid w:val="00FE116A"/>
    <w:rsid w:val="00FE1EBF"/>
    <w:rsid w:val="00FE236F"/>
    <w:rsid w:val="00FE32C6"/>
    <w:rsid w:val="00FE3946"/>
    <w:rsid w:val="00FE3B62"/>
    <w:rsid w:val="00FE44E0"/>
    <w:rsid w:val="00FE4597"/>
    <w:rsid w:val="00FE49D6"/>
    <w:rsid w:val="00FE4E6D"/>
    <w:rsid w:val="00FE58F7"/>
    <w:rsid w:val="00FE6054"/>
    <w:rsid w:val="00FE669F"/>
    <w:rsid w:val="00FE684B"/>
    <w:rsid w:val="00FE6B1D"/>
    <w:rsid w:val="00FE6EAD"/>
    <w:rsid w:val="00FE7557"/>
    <w:rsid w:val="00FE7846"/>
    <w:rsid w:val="00FE7981"/>
    <w:rsid w:val="00FE7DF7"/>
    <w:rsid w:val="00FE7EEF"/>
    <w:rsid w:val="00FF088C"/>
    <w:rsid w:val="00FF0B65"/>
    <w:rsid w:val="00FF1781"/>
    <w:rsid w:val="00FF1F2B"/>
    <w:rsid w:val="00FF2012"/>
    <w:rsid w:val="00FF2E40"/>
    <w:rsid w:val="00FF2E74"/>
    <w:rsid w:val="00FF3122"/>
    <w:rsid w:val="00FF3CE3"/>
    <w:rsid w:val="00FF42E4"/>
    <w:rsid w:val="00FF4774"/>
    <w:rsid w:val="00FF47F4"/>
    <w:rsid w:val="00FF493F"/>
    <w:rsid w:val="00FF506A"/>
    <w:rsid w:val="00FF55BD"/>
    <w:rsid w:val="00FF6110"/>
    <w:rsid w:val="00FF6734"/>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F5E30EFA-C09A-CB40-8EE2-67024C137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31</Pages>
  <Words>39436</Words>
  <Characters>224787</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263696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5137</cp:revision>
  <cp:lastPrinted>2019-09-04T14:44:00Z</cp:lastPrinted>
  <dcterms:created xsi:type="dcterms:W3CDTF">2019-09-19T17:25:00Z</dcterms:created>
  <dcterms:modified xsi:type="dcterms:W3CDTF">2020-01-13T15:45:00Z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