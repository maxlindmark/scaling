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75697A91"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ins w:id="2" w:author="Max Lindmark" w:date="2020-05-08T14:39:00Z">
        <w:r w:rsidR="009E7F41" w:rsidRPr="002B6E23">
          <w:rPr>
            <w:rFonts w:cstheme="minorHAnsi"/>
            <w:shd w:val="clear" w:color="auto" w:fill="FFFFFF"/>
            <w:lang w:val="en-GB"/>
          </w:rPr>
          <w:t>70</w:t>
        </w:r>
      </w:ins>
      <w:del w:id="3" w:author="Max Lindmark" w:date="2020-05-08T14:39:00Z">
        <w:r w:rsidR="00D33126" w:rsidRPr="002B6E23" w:rsidDel="009E7F41">
          <w:rPr>
            <w:rFonts w:cstheme="minorHAnsi"/>
            <w:shd w:val="clear" w:color="auto" w:fill="FFFFFF"/>
            <w:lang w:val="en-GB"/>
          </w:rPr>
          <w:delText>34</w:delText>
        </w:r>
      </w:del>
    </w:p>
    <w:p w14:paraId="01F65DA7" w14:textId="6F87E778"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w:t>
      </w:r>
      <w:del w:id="4" w:author="Max Lindmark" w:date="2020-05-18T14:18:00Z">
        <w:r w:rsidR="00136DE1" w:rsidRPr="002B6E23" w:rsidDel="00CF5DE1">
          <w:rPr>
            <w:rFonts w:cstheme="minorHAnsi"/>
            <w:shd w:val="clear" w:color="auto" w:fill="FFFFFF"/>
            <w:lang w:val="en-GB"/>
          </w:rPr>
          <w:delText>4</w:delText>
        </w:r>
      </w:del>
      <w:ins w:id="5" w:author="Max Lindmark" w:date="2020-05-18T14:18:00Z">
        <w:r w:rsidR="00CF5DE1">
          <w:rPr>
            <w:rFonts w:cstheme="minorHAnsi"/>
            <w:shd w:val="clear" w:color="auto" w:fill="FFFFFF"/>
            <w:lang w:val="en-GB"/>
          </w:rPr>
          <w:t>3</w:t>
        </w:r>
      </w:ins>
      <w:r w:rsidR="00136DE1" w:rsidRPr="002B6E23">
        <w:rPr>
          <w:rFonts w:cstheme="minorHAnsi"/>
          <w:shd w:val="clear" w:color="auto" w:fill="FFFFFF"/>
          <w:lang w:val="en-GB"/>
        </w:rPr>
        <w:t>00</w:t>
      </w:r>
    </w:p>
    <w:p w14:paraId="68A5535C" w14:textId="49EEB77C"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del w:id="6" w:author="Max Lindmark" w:date="2020-05-08T14:40:00Z">
        <w:r w:rsidR="00D33126" w:rsidRPr="002B6E23" w:rsidDel="009F1746">
          <w:rPr>
            <w:rFonts w:cstheme="minorHAnsi"/>
            <w:shd w:val="clear" w:color="auto" w:fill="FFFFFF"/>
            <w:lang w:val="en-GB"/>
          </w:rPr>
          <w:delText>2000</w:delText>
        </w:r>
      </w:del>
      <w:ins w:id="7" w:author="Max Lindmark" w:date="2020-05-18T14:30:00Z">
        <w:r w:rsidR="00053460">
          <w:rPr>
            <w:rFonts w:cstheme="minorHAnsi"/>
            <w:shd w:val="clear" w:color="auto" w:fill="FFFFFF"/>
            <w:lang w:val="en-GB"/>
          </w:rPr>
          <w:t>1850</w:t>
        </w:r>
      </w:ins>
    </w:p>
    <w:p w14:paraId="6B8B38DB" w14:textId="540E3B3A"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del w:id="8" w:author="Max Lindmark" w:date="2020-05-08T14:39:00Z">
        <w:r w:rsidR="00F462EF" w:rsidRPr="002B6E23" w:rsidDel="003B5F90">
          <w:rPr>
            <w:rFonts w:cstheme="minorHAnsi"/>
            <w:shd w:val="clear" w:color="auto" w:fill="FFFFFF"/>
            <w:lang w:val="en-GB"/>
          </w:rPr>
          <w:delText>1000</w:delText>
        </w:r>
      </w:del>
      <w:ins w:id="9" w:author="Max Lindmark" w:date="2020-05-08T14:39:00Z">
        <w:r w:rsidR="003B5F90" w:rsidRPr="002B6E23">
          <w:rPr>
            <w:rFonts w:cstheme="minorHAnsi"/>
            <w:shd w:val="clear" w:color="auto" w:fill="FFFFFF"/>
            <w:lang w:val="en-GB"/>
          </w:rPr>
          <w:t>8</w:t>
        </w:r>
      </w:ins>
      <w:ins w:id="10" w:author="Max Lindmark" w:date="2020-05-18T14:43:00Z">
        <w:r w:rsidR="009A3146">
          <w:rPr>
            <w:rFonts w:cstheme="minorHAnsi"/>
            <w:shd w:val="clear" w:color="auto" w:fill="FFFFFF"/>
            <w:lang w:val="en-GB"/>
          </w:rPr>
          <w:t>50</w:t>
        </w:r>
      </w:ins>
      <w:del w:id="11" w:author="Max Lindmark" w:date="2020-05-18T14:43:00Z">
        <w:r w:rsidR="005A2634" w:rsidDel="009A3146">
          <w:rPr>
            <w:rFonts w:cstheme="minorHAnsi"/>
            <w:shd w:val="clear" w:color="auto" w:fill="FFFFFF"/>
            <w:lang w:val="en-GB"/>
          </w:rPr>
          <w:delText>50</w:delText>
        </w:r>
      </w:del>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7B2BA905"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ins w:id="12" w:author="Max Lindmark" w:date="2020-05-08T14:40:00Z">
        <w:r w:rsidR="00F90DE8" w:rsidRPr="002B6E23">
          <w:rPr>
            <w:rFonts w:cstheme="minorHAnsi"/>
            <w:shd w:val="clear" w:color="auto" w:fill="FFFFFF"/>
            <w:lang w:val="en-GB"/>
          </w:rPr>
          <w:t>1</w:t>
        </w:r>
      </w:ins>
      <w:del w:id="13" w:author="Max Lindmark" w:date="2020-05-08T14:40:00Z">
        <w:r w:rsidR="003E44B3" w:rsidRPr="002B6E23" w:rsidDel="00F90DE8">
          <w:rPr>
            <w:rFonts w:cstheme="minorHAnsi"/>
            <w:shd w:val="clear" w:color="auto" w:fill="FFFFFF"/>
            <w:lang w:val="en-GB"/>
          </w:rPr>
          <w:delText>5</w:delText>
        </w:r>
      </w:del>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350744CA" w:rsidR="00B73BBC" w:rsidRPr="00695423" w:rsidRDefault="007560DE" w:rsidP="004559BC">
      <w:pPr>
        <w:pStyle w:val="ListParagraph"/>
        <w:spacing w:line="480" w:lineRule="auto"/>
        <w:ind w:left="0"/>
        <w:jc w:val="both"/>
        <w:rPr>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14" w:author="Max Lindmark" w:date="2020-05-04T11:05:00Z">
        <w:r w:rsidR="00710923">
          <w:rPr>
            <w:rFonts w:cstheme="minorHAnsi"/>
            <w:lang w:val="en-GB"/>
          </w:rPr>
          <w:t xml:space="preserve">how </w:t>
        </w:r>
      </w:ins>
      <w:del w:id="15"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16" w:author="Max Lindmark" w:date="2020-05-04T11:05:00Z">
        <w:r w:rsidR="009E3FEF" w:rsidRPr="006C7603" w:rsidDel="00710923">
          <w:rPr>
            <w:rFonts w:cstheme="minorHAnsi"/>
            <w:lang w:val="en-GB"/>
          </w:rPr>
          <w:delText xml:space="preserve">with </w:delText>
        </w:r>
      </w:del>
      <w:ins w:id="17"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18"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19" w:author="Max Lindmark" w:date="2020-05-04T11:06:00Z">
        <w:r w:rsidR="00D177B4">
          <w:rPr>
            <w:rFonts w:cstheme="minorHAnsi"/>
            <w:lang w:val="en-GB"/>
          </w:rPr>
          <w:t xml:space="preserve">, </w:t>
        </w:r>
      </w:ins>
      <w:del w:id="20"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21"/>
      <w:r w:rsidR="00457D7E">
        <w:rPr>
          <w:rFonts w:cstheme="minorHAnsi"/>
          <w:lang w:val="en-GB"/>
        </w:rPr>
        <w:t>(in a factorial set-up)</w:t>
      </w:r>
      <w:commentRangeEnd w:id="21"/>
      <w:r w:rsidR="00C804B5">
        <w:rPr>
          <w:rStyle w:val="CommentReference"/>
        </w:rPr>
        <w:commentReference w:id="21"/>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del w:id="22" w:author="Max Lindmark" w:date="2020-05-18T12:35:00Z">
        <w:r w:rsidR="006577A6" w:rsidRPr="00C34579" w:rsidDel="006E0740">
          <w:rPr>
            <w:rFonts w:cstheme="minorHAnsi"/>
            <w:lang w:val="en-GB"/>
          </w:rPr>
          <w:delText>evaluate</w:delText>
        </w:r>
        <w:r w:rsidR="00470B59" w:rsidRPr="00C34579" w:rsidDel="006E0740">
          <w:rPr>
            <w:rFonts w:cstheme="minorHAnsi"/>
            <w:lang w:val="en-GB"/>
          </w:rPr>
          <w:delText xml:space="preserve"> </w:delText>
        </w:r>
      </w:del>
      <w:ins w:id="23" w:author="Max Lindmark" w:date="2020-05-18T12:35:00Z">
        <w:r w:rsidR="006E0740">
          <w:rPr>
            <w:rFonts w:cstheme="minorHAnsi"/>
            <w:lang w:val="en-GB"/>
          </w:rPr>
          <w:t>estimate</w:t>
        </w:r>
        <w:r w:rsidR="006E0740" w:rsidRPr="00C34579">
          <w:rPr>
            <w:rFonts w:cstheme="minorHAnsi"/>
            <w:lang w:val="en-GB"/>
          </w:rPr>
          <w:t xml:space="preserve"> </w:t>
        </w:r>
      </w:ins>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del w:id="24" w:author="Max Lindmark" w:date="2020-05-18T12:36:00Z">
        <w:r w:rsidR="0085367F" w:rsidRPr="004559BC" w:rsidDel="00695423">
          <w:rPr>
            <w:lang w:val="en-GB"/>
          </w:rPr>
          <w:delText>M</w:delText>
        </w:r>
        <w:r w:rsidR="00844D81" w:rsidRPr="00C34579" w:rsidDel="00695423">
          <w:rPr>
            <w:lang w:val="en-GB"/>
          </w:rPr>
          <w:delText>ass</w:delText>
        </w:r>
        <w:r w:rsidR="00B00225" w:rsidRPr="004559BC" w:rsidDel="00695423">
          <w:rPr>
            <w:lang w:val="en-GB"/>
          </w:rPr>
          <w:delText>-</w:delText>
        </w:r>
        <w:r w:rsidR="00844D81" w:rsidRPr="00C34579" w:rsidDel="00695423">
          <w:rPr>
            <w:lang w:val="en-GB"/>
          </w:rPr>
          <w:delText xml:space="preserve">scaling </w:delText>
        </w:r>
        <w:r w:rsidR="004B5E6A" w:rsidRPr="004559BC" w:rsidDel="00695423">
          <w:rPr>
            <w:lang w:val="en-GB"/>
          </w:rPr>
          <w:delText xml:space="preserve">exponents </w:delText>
        </w:r>
        <w:r w:rsidR="00126EF2" w:rsidRPr="004559BC" w:rsidDel="00695423">
          <w:rPr>
            <w:lang w:val="en-GB"/>
          </w:rPr>
          <w:delText>of m</w:delText>
        </w:r>
      </w:del>
      <w:ins w:id="25" w:author="Max Lindmark" w:date="2020-05-18T12:36:00Z">
        <w:r w:rsidR="00695423">
          <w:rPr>
            <w:lang w:val="en-GB"/>
          </w:rPr>
          <w:t>M</w:t>
        </w:r>
      </w:ins>
      <w:r w:rsidR="00126EF2" w:rsidRPr="004559BC">
        <w:rPr>
          <w:lang w:val="en-GB"/>
        </w:rPr>
        <w:t xml:space="preserve">aximum consumption </w:t>
      </w:r>
      <w:ins w:id="26" w:author="Max Lindmark" w:date="2020-05-18T12:36:00Z">
        <w:r w:rsidR="00695423">
          <w:rPr>
            <w:lang w:val="en-GB"/>
          </w:rPr>
          <w:t>rate scale</w:t>
        </w:r>
      </w:ins>
      <w:ins w:id="27" w:author="Max Lindmark" w:date="2020-05-18T12:38:00Z">
        <w:r w:rsidR="00291678">
          <w:rPr>
            <w:lang w:val="en-GB"/>
          </w:rPr>
          <w:t>s</w:t>
        </w:r>
      </w:ins>
      <w:ins w:id="28" w:author="Max Lindmark" w:date="2020-05-18T12:36:00Z">
        <w:r w:rsidR="00695423">
          <w:rPr>
            <w:lang w:val="en-GB"/>
          </w:rPr>
          <w:t xml:space="preserve"> with </w:t>
        </w:r>
      </w:ins>
      <w:ins w:id="29" w:author="Max Lindmark" w:date="2020-05-18T12:38:00Z">
        <w:r w:rsidR="001B71C2">
          <w:rPr>
            <w:lang w:val="en-GB"/>
          </w:rPr>
          <w:t xml:space="preserve">a </w:t>
        </w:r>
      </w:ins>
      <w:ins w:id="30" w:author="Max Lindmark" w:date="2020-05-18T12:36:00Z">
        <w:r w:rsidR="00695423">
          <w:rPr>
            <w:lang w:val="en-GB"/>
          </w:rPr>
          <w:t>mass</w:t>
        </w:r>
      </w:ins>
      <w:ins w:id="31" w:author="Max Lindmark" w:date="2020-05-18T12:37:00Z">
        <w:r w:rsidR="00695423">
          <w:rPr>
            <w:lang w:val="en-GB"/>
          </w:rPr>
          <w:t xml:space="preserve"> exponent that is </w:t>
        </w:r>
      </w:ins>
      <w:del w:id="32" w:author="Max Lindmark" w:date="2020-05-18T12:37:00Z">
        <w:r w:rsidR="00126EF2" w:rsidRPr="004559BC" w:rsidDel="00695423">
          <w:rPr>
            <w:lang w:val="en-GB"/>
          </w:rPr>
          <w:delText xml:space="preserve">are </w:delText>
        </w:r>
        <w:r w:rsidR="005E7332" w:rsidRPr="004559BC" w:rsidDel="00695423">
          <w:rPr>
            <w:lang w:val="en-GB"/>
          </w:rPr>
          <w:delText>small</w:delText>
        </w:r>
        <w:r w:rsidR="008716D6" w:rsidRPr="004559BC" w:rsidDel="00695423">
          <w:rPr>
            <w:lang w:val="en-GB"/>
          </w:rPr>
          <w:delText>er</w:delText>
        </w:r>
        <w:r w:rsidR="00126EF2" w:rsidRPr="004559BC" w:rsidDel="00695423">
          <w:rPr>
            <w:lang w:val="en-GB"/>
          </w:rPr>
          <w:delText xml:space="preserve"> than</w:delText>
        </w:r>
        <w:r w:rsidR="0005505B" w:rsidRPr="004559BC" w:rsidDel="00695423">
          <w:rPr>
            <w:lang w:val="en-GB"/>
          </w:rPr>
          <w:delText xml:space="preserve"> </w:delText>
        </w:r>
      </w:del>
      <w:ins w:id="33" w:author="Max Lindmark" w:date="2020-05-18T12:37:00Z">
        <w:r w:rsidR="00695423">
          <w:rPr>
            <w:lang w:val="en-GB"/>
          </w:rPr>
          <w:t xml:space="preserve">smaller than </w:t>
        </w:r>
        <w:r w:rsidR="0005047E">
          <w:rPr>
            <w:lang w:val="en-GB"/>
          </w:rPr>
          <w:t xml:space="preserve">both </w:t>
        </w:r>
        <w:r w:rsidR="00763B4F">
          <w:rPr>
            <w:lang w:val="en-GB"/>
          </w:rPr>
          <w:t xml:space="preserve">the metabolism exponent </w:t>
        </w:r>
        <w:r w:rsidR="00F364AD">
          <w:rPr>
            <w:lang w:val="en-GB"/>
          </w:rPr>
          <w:t xml:space="preserve">and </w:t>
        </w:r>
      </w:ins>
      <w:del w:id="34" w:author="Max Lindmark" w:date="2020-05-18T12:37:00Z">
        <w:r w:rsidR="003F722F" w:rsidRPr="004559BC" w:rsidDel="002B629B">
          <w:rPr>
            <w:lang w:val="en-GB"/>
          </w:rPr>
          <w:delText xml:space="preserve">both </w:delText>
        </w:r>
      </w:del>
      <w:r w:rsidR="00EB5475" w:rsidRPr="004559BC">
        <w:rPr>
          <w:lang w:val="en-GB"/>
        </w:rPr>
        <w:t xml:space="preserve">the predicted </w:t>
      </w:r>
      <w:r w:rsidR="00953FE9" w:rsidRPr="004559BC">
        <w:rPr>
          <w:lang w:val="en-GB"/>
        </w:rPr>
        <w:t>¾</w:t>
      </w:r>
      <w:del w:id="35" w:author="Max Lindmark" w:date="2020-05-18T12:38:00Z">
        <w:r w:rsidR="00953FE9" w:rsidRPr="004559BC" w:rsidDel="00EC6311">
          <w:rPr>
            <w:rFonts w:cstheme="minorHAnsi"/>
            <w:lang w:val="en-GB"/>
          </w:rPr>
          <w:delText xml:space="preserve"> </w:delText>
        </w:r>
        <w:r w:rsidR="00236710" w:rsidRPr="004559BC" w:rsidDel="00EC6311">
          <w:rPr>
            <w:rFonts w:cstheme="minorHAnsi"/>
            <w:lang w:val="en-GB"/>
          </w:rPr>
          <w:delText>and metabolism-</w:delText>
        </w:r>
      </w:del>
      <w:del w:id="36" w:author="Max Lindmark" w:date="2020-05-08T14:41:00Z">
        <w:r w:rsidR="00355BCD" w:rsidRPr="004559BC" w:rsidDel="002D2128">
          <w:rPr>
            <w:rFonts w:cstheme="minorHAnsi"/>
            <w:lang w:val="en-GB"/>
          </w:rPr>
          <w:delText>exponents and</w:delText>
        </w:r>
      </w:del>
      <w:ins w:id="37" w:author="Max Lindmark" w:date="2020-05-18T12:37:00Z">
        <w:r w:rsidR="00523391">
          <w:rPr>
            <w:rFonts w:cstheme="minorHAnsi"/>
            <w:lang w:val="en-GB"/>
          </w:rPr>
          <w:t xml:space="preserve">, </w:t>
        </w:r>
      </w:ins>
      <w:del w:id="38" w:author="Max Lindmark" w:date="2020-05-18T12:37:00Z">
        <w:r w:rsidR="00885FD7" w:rsidRPr="004559BC" w:rsidDel="00523391">
          <w:rPr>
            <w:rFonts w:cstheme="minorHAnsi"/>
            <w:lang w:val="en-GB"/>
          </w:rPr>
          <w:delText xml:space="preserve"> </w:delText>
        </w:r>
      </w:del>
      <w:del w:id="39" w:author="Max Lindmark" w:date="2020-05-18T12:38:00Z">
        <w:r w:rsidR="00885FD7" w:rsidRPr="004559BC" w:rsidDel="006F6B3D">
          <w:rPr>
            <w:rFonts w:cstheme="minorHAnsi"/>
            <w:lang w:val="en-GB"/>
          </w:rPr>
          <w:delText>are</w:delText>
        </w:r>
      </w:del>
      <w:ins w:id="40" w:author="Max Lindmark" w:date="2020-05-18T12:38:00Z">
        <w:r w:rsidR="006F6B3D">
          <w:rPr>
            <w:rFonts w:cstheme="minorHAnsi"/>
            <w:lang w:val="en-GB"/>
          </w:rPr>
          <w:t>is</w:t>
        </w:r>
      </w:ins>
      <w:r w:rsidR="00885FD7" w:rsidRPr="004559BC">
        <w:rPr>
          <w:rFonts w:cstheme="minorHAnsi"/>
          <w:lang w:val="en-GB"/>
        </w:rPr>
        <w:t xml:space="preserve"> </w:t>
      </w:r>
      <w:ins w:id="41" w:author="Max Lindmark" w:date="2020-05-18T12:38:00Z">
        <w:r w:rsidR="004C2526">
          <w:rPr>
            <w:rFonts w:cstheme="minorHAnsi"/>
            <w:lang w:val="en-GB"/>
          </w:rPr>
          <w:t xml:space="preserve">in addition </w:t>
        </w:r>
      </w:ins>
      <w:r w:rsidR="00885FD7" w:rsidRPr="004559BC">
        <w:rPr>
          <w:rFonts w:cstheme="minorHAnsi"/>
          <w:lang w:val="en-GB"/>
        </w:rPr>
        <w:t xml:space="preserve">unimodal over the full temperature range. </w:t>
      </w:r>
      <w:r w:rsidR="00896FCB" w:rsidRPr="004559BC">
        <w:rPr>
          <w:rFonts w:cstheme="minorHAnsi"/>
          <w:lang w:val="en-GB"/>
        </w:rPr>
        <w:t>Th</w:t>
      </w:r>
      <w:ins w:id="42" w:author="Max Lindmark" w:date="2020-05-04T11:14:00Z">
        <w:r w:rsidR="005D0B6A">
          <w:rPr>
            <w:rFonts w:cstheme="minorHAnsi"/>
            <w:lang w:val="en-GB"/>
          </w:rPr>
          <w:t>e</w:t>
        </w:r>
      </w:ins>
      <w:del w:id="43" w:author="Max Lindmark" w:date="2020-05-04T11:14:00Z">
        <w:r w:rsidR="00896FCB" w:rsidRPr="004559BC" w:rsidDel="005D0B6A">
          <w:rPr>
            <w:rFonts w:cstheme="minorHAnsi"/>
            <w:lang w:val="en-GB"/>
          </w:rPr>
          <w:delText>i</w:delText>
        </w:r>
      </w:del>
      <w:r w:rsidR="00896FCB" w:rsidRPr="004559BC">
        <w:rPr>
          <w:rFonts w:cstheme="minorHAnsi"/>
          <w:lang w:val="en-GB"/>
        </w:rPr>
        <w:t>s</w:t>
      </w:r>
      <w:ins w:id="44" w:author="Max Lindmark" w:date="2020-05-04T11:14:00Z">
        <w:r w:rsidR="005D0B6A">
          <w:rPr>
            <w:rFonts w:cstheme="minorHAnsi"/>
            <w:lang w:val="en-GB"/>
          </w:rPr>
          <w:t xml:space="preserve">e features </w:t>
        </w:r>
      </w:ins>
      <w:del w:id="45"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46"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47" w:author="Max Lindmark" w:date="2020-05-18T12:39:00Z">
        <w:r w:rsidR="00751339">
          <w:rPr>
            <w:rFonts w:cstheme="minorHAnsi"/>
            <w:lang w:val="en-GB"/>
          </w:rPr>
          <w:t xml:space="preserve">, which </w:t>
        </w:r>
      </w:ins>
      <w:ins w:id="48" w:author="Max Lindmark" w:date="2020-05-04T11:14:00Z">
        <w:r w:rsidR="005D0B6A">
          <w:rPr>
            <w:rFonts w:cstheme="minorHAnsi"/>
            <w:lang w:val="en-GB"/>
          </w:rPr>
          <w:t xml:space="preserve">are </w:t>
        </w:r>
      </w:ins>
      <w:del w:id="49"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50"/>
      <w:del w:id="51" w:author="Max Lindmark" w:date="2020-05-04T11:15:00Z">
        <w:r w:rsidR="00FA3B2F" w:rsidRPr="004559BC" w:rsidDel="005D0B6A">
          <w:rPr>
            <w:rFonts w:cstheme="minorHAnsi"/>
            <w:lang w:val="en-GB"/>
          </w:rPr>
          <w:delText xml:space="preserve">optimum </w:delText>
        </w:r>
      </w:del>
      <w:ins w:id="52" w:author="Max Lindmark" w:date="2020-05-04T11:15:00Z">
        <w:r w:rsidR="005D0B6A">
          <w:rPr>
            <w:rFonts w:cstheme="minorHAnsi"/>
            <w:lang w:val="en-GB"/>
          </w:rPr>
          <w:t>peak</w:t>
        </w:r>
        <w:r w:rsidR="005D0B6A" w:rsidRPr="004559BC">
          <w:rPr>
            <w:rFonts w:cstheme="minorHAnsi"/>
            <w:lang w:val="en-GB"/>
          </w:rPr>
          <w:t xml:space="preserve"> </w:t>
        </w:r>
        <w:commentRangeEnd w:id="50"/>
        <w:r w:rsidR="00D1213B">
          <w:rPr>
            <w:rStyle w:val="CommentReference"/>
          </w:rPr>
          <w:commentReference w:id="50"/>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53" w:author="Max Lindmark" w:date="2020-05-04T11:15:00Z">
        <w:r w:rsidR="00801CD5" w:rsidRPr="004559BC" w:rsidDel="005D0B6A">
          <w:rPr>
            <w:rFonts w:cstheme="minorHAnsi"/>
            <w:lang w:val="en-GB"/>
          </w:rPr>
          <w:delText xml:space="preserve"> to temperature</w:delText>
        </w:r>
      </w:del>
      <w:ins w:id="54" w:author="Max Lindmark" w:date="2020-05-04T11:15:00Z">
        <w:r w:rsidR="005D0B6A">
          <w:rPr>
            <w:rFonts w:cstheme="minorHAnsi"/>
            <w:lang w:val="en-GB"/>
          </w:rPr>
          <w:t xml:space="preserve"> with body mass</w:t>
        </w:r>
      </w:ins>
      <w:ins w:id="55" w:author="Max Lindmark" w:date="2020-05-18T12:39:00Z">
        <w:r w:rsidR="00710B5E">
          <w:rPr>
            <w:rFonts w:cstheme="minorHAnsi"/>
            <w:lang w:val="en-GB"/>
          </w:rPr>
          <w:t>.</w:t>
        </w:r>
        <w:r w:rsidR="003C1CC4">
          <w:rPr>
            <w:rFonts w:cstheme="minorHAnsi"/>
            <w:lang w:val="en-GB"/>
          </w:rPr>
          <w:t xml:space="preserve"> </w:t>
        </w:r>
      </w:ins>
      <w:del w:id="56" w:author="Max Lindmark" w:date="2020-05-18T12:39:00Z">
        <w:r w:rsidR="00A1521F" w:rsidRPr="004559BC" w:rsidDel="003C1CC4">
          <w:rPr>
            <w:rFonts w:cstheme="minorHAnsi"/>
            <w:lang w:val="en-GB"/>
          </w:rPr>
          <w:delText>. Accordingly, our analysis of growth data demonstrates that optimum growth temperatures decline</w:delText>
        </w:r>
      </w:del>
      <w:del w:id="57" w:author="Max Lindmark" w:date="2020-05-04T11:16:00Z">
        <w:r w:rsidR="00A1521F" w:rsidRPr="004559BC" w:rsidDel="00DC59EC">
          <w:rPr>
            <w:rFonts w:cstheme="minorHAnsi"/>
            <w:lang w:val="en-GB"/>
          </w:rPr>
          <w:delText>s</w:delText>
        </w:r>
      </w:del>
      <w:del w:id="58" w:author="Max Lindmark" w:date="2020-05-18T12:39:00Z">
        <w:r w:rsidR="00A1521F" w:rsidRPr="004559BC" w:rsidDel="003C1CC4">
          <w:rPr>
            <w:rFonts w:cstheme="minorHAnsi"/>
            <w:lang w:val="en-GB"/>
          </w:rPr>
          <w:delText xml:space="preserve"> </w:delText>
        </w:r>
      </w:del>
      <w:del w:id="59" w:author="Max Lindmark" w:date="2020-05-04T11:16:00Z">
        <w:r w:rsidR="00A1521F" w:rsidRPr="004559BC" w:rsidDel="00DC59EC">
          <w:rPr>
            <w:rFonts w:cstheme="minorHAnsi"/>
            <w:lang w:val="en-GB"/>
          </w:rPr>
          <w:delText xml:space="preserve">as a function of </w:delText>
        </w:r>
      </w:del>
      <w:del w:id="60" w:author="Max Lindmark" w:date="2020-05-18T12:39:00Z">
        <w:r w:rsidR="00A1521F" w:rsidRPr="004559BC" w:rsidDel="003C1CC4">
          <w:rPr>
            <w:rFonts w:cstheme="minorHAnsi"/>
            <w:lang w:val="en-GB"/>
          </w:rPr>
          <w:delText>body size within species</w:delText>
        </w:r>
        <w:r w:rsidR="0007215D" w:rsidRPr="004559BC" w:rsidDel="003C1CC4">
          <w:rPr>
            <w:rFonts w:cstheme="minorHAnsi"/>
            <w:lang w:val="en-GB"/>
          </w:rPr>
          <w:delText xml:space="preserve">. </w:delText>
        </w:r>
      </w:del>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4D223083" w:rsidR="00465B18" w:rsidRDefault="00465B18" w:rsidP="00B73BBC">
      <w:pPr>
        <w:pStyle w:val="ListParagraph"/>
        <w:spacing w:line="480" w:lineRule="auto"/>
        <w:ind w:left="360"/>
        <w:jc w:val="both"/>
        <w:rPr>
          <w:ins w:id="61" w:author="Max Lindmark" w:date="2020-05-18T12:39:00Z"/>
          <w:rFonts w:cstheme="minorHAnsi"/>
          <w:lang w:val="en-GB"/>
        </w:rPr>
      </w:pPr>
    </w:p>
    <w:p w14:paraId="33ABE882" w14:textId="77777777" w:rsidR="003668E1" w:rsidRDefault="003668E1"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13388747"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{"citationID":"hNb1pqTJ","properties":{"formattedCitation":"(Savage {\\i{}et al.} 2004)","plainCitation":"(Savage et al. 2004)","noteIndex":0},"citationItems":[{"id":"fdNyl4Ae/1pj86HRc","uris":["http://zotero.org/users/local/FTg3Qpza/items/5EKRHGLR"],"uri":["http://zotero.org/users/local/FTg3Qpza/items/5EKRHGLR"],"itemData":{"id":914,"type":"article-journal","title":"Effects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fdNyl4Ae/Nh7aGP0v","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62"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1751168C" w14:textId="6B47DAA5" w:rsidR="006A7E11" w:rsidRDefault="00FE7846" w:rsidP="002E3379">
      <w:pPr>
        <w:spacing w:line="480" w:lineRule="auto"/>
        <w:ind w:firstLine="284"/>
        <w:contextualSpacing/>
        <w:jc w:val="both"/>
        <w:rPr>
          <w:ins w:id="63" w:author="Max Lindmark" w:date="2020-05-18T12:51:00Z"/>
          <w:rFonts w:eastAsiaTheme="minorEastAsia" w:cstheme="minorHAnsi"/>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64" w:author="Max Lindmark" w:date="2020-05-04T11:17:00Z">
        <w:r w:rsidR="00591E94">
          <w:rPr>
            <w:rFonts w:eastAsiaTheme="minorEastAsia" w:cstheme="minorHAnsi"/>
            <w:lang w:val="en-GB"/>
          </w:rPr>
          <w:t>ing</w:t>
        </w:r>
      </w:ins>
      <w:del w:id="65"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66"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67"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ins w:id="68" w:author="Max Lindmark" w:date="2020-05-18T12:55:00Z">
        <w:r w:rsidR="00963445">
          <w:rPr>
            <w:rFonts w:eastAsiaTheme="minorEastAsia" w:cstheme="minorHAnsi"/>
            <w:lang w:val="en-GB"/>
          </w:rPr>
          <w:t xml:space="preserve">In fishes, </w:t>
        </w:r>
      </w:ins>
      <w:del w:id="69" w:author="Max Lindmark" w:date="2020-05-18T12:51:00Z">
        <w:r w:rsidR="002709C8" w:rsidRPr="00972C7F" w:rsidDel="006A7E11">
          <w:rPr>
            <w:rFonts w:eastAsiaTheme="minorEastAsia" w:cstheme="minorHAnsi"/>
            <w:lang w:val="en-GB"/>
          </w:rPr>
          <w:delText xml:space="preserve">The underlying mechanisms </w:delText>
        </w:r>
        <w:r w:rsidR="00DC28E9" w:rsidRPr="00972C7F" w:rsidDel="006A7E11">
          <w:rPr>
            <w:rFonts w:eastAsiaTheme="minorEastAsia" w:cstheme="minorHAnsi"/>
            <w:lang w:val="en-GB"/>
          </w:rPr>
          <w:delText xml:space="preserve">are not well understood, </w:delText>
        </w:r>
        <w:r w:rsidR="00DE49F8" w:rsidRPr="00972C7F" w:rsidDel="006A7E11">
          <w:rPr>
            <w:rFonts w:eastAsiaTheme="minorEastAsia"/>
            <w:lang w:val="en-GB"/>
          </w:rPr>
          <w:delText xml:space="preserve">but likely </w:delText>
        </w:r>
        <w:r w:rsidR="002709C8" w:rsidRPr="00972C7F" w:rsidDel="006A7E11">
          <w:rPr>
            <w:rFonts w:eastAsiaTheme="minorEastAsia"/>
            <w:lang w:val="en-GB"/>
          </w:rPr>
          <w:delText xml:space="preserve">results </w:delText>
        </w:r>
        <w:r w:rsidR="007C71CD" w:rsidDel="006A7E11">
          <w:rPr>
            <w:rFonts w:eastAsiaTheme="minorEastAsia"/>
            <w:lang w:val="en-GB"/>
          </w:rPr>
          <w:delText>from</w:delText>
        </w:r>
        <w:r w:rsidR="002709C8" w:rsidRPr="00972C7F" w:rsidDel="006A7E11">
          <w:rPr>
            <w:rFonts w:eastAsiaTheme="minorEastAsia"/>
            <w:lang w:val="en-GB"/>
          </w:rPr>
          <w:delText xml:space="preserve"> </w:delText>
        </w:r>
        <w:r w:rsidR="003E7E69" w:rsidRPr="004559BC" w:rsidDel="006A7E11">
          <w:rPr>
            <w:rFonts w:eastAsiaTheme="minorEastAsia"/>
            <w:lang w:val="en-GB"/>
          </w:rPr>
          <w:delText xml:space="preserve">an </w:delText>
        </w:r>
        <w:r w:rsidR="002709C8" w:rsidRPr="00972C7F" w:rsidDel="006A7E11">
          <w:rPr>
            <w:rFonts w:eastAsiaTheme="minorEastAsia"/>
            <w:lang w:val="en-GB"/>
          </w:rPr>
          <w:delText xml:space="preserve">interplay between ecology and physiology </w:delText>
        </w:r>
        <w:r w:rsidR="002709C8" w:rsidRPr="004B4EFD" w:rsidDel="006A7E11">
          <w:rPr>
            <w:rFonts w:eastAsiaTheme="minorEastAsia"/>
          </w:rPr>
          <w:fldChar w:fldCharType="begin"/>
        </w:r>
        <w:r w:rsidR="00A51793" w:rsidRPr="00972C7F" w:rsidDel="006A7E11">
          <w:rPr>
            <w:rFonts w:eastAsiaTheme="minorEastAsia"/>
            <w:lang w:val="en-GB"/>
          </w:rPr>
          <w:del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delInstrText>
        </w:r>
        <w:r w:rsidR="00A51793" w:rsidRPr="004559BC" w:rsidDel="006A7E11">
          <w:rPr>
            <w:rFonts w:eastAsiaTheme="minorEastAsia"/>
            <w:lang w:val="en-GB"/>
          </w:rPr>
          <w:delInstrText>es</w:delInstrText>
        </w:r>
        <w:r w:rsidR="00A51793" w:rsidDel="006A7E11">
          <w:rPr>
            <w:rFonts w:eastAsiaTheme="minorEastAsia"/>
          </w:rPr>
          <w:del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delInstrText>
        </w:r>
        <w:r w:rsidR="00A51793" w:rsidRPr="004559BC" w:rsidDel="006A7E11">
          <w:rPr>
            <w:rFonts w:eastAsiaTheme="minorEastAsia"/>
            <w:lang w:val="en-GB"/>
          </w:rPr>
          <w:del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delInstrText>
        </w:r>
        <w:r w:rsidR="002709C8" w:rsidRPr="004B4EFD" w:rsidDel="006A7E11">
          <w:rPr>
            <w:rFonts w:eastAsiaTheme="minorEastAsia"/>
          </w:rPr>
          <w:fldChar w:fldCharType="separate"/>
        </w:r>
        <w:r w:rsidR="0044238B" w:rsidRPr="0044238B" w:rsidDel="006A7E11">
          <w:rPr>
            <w:lang w:val="en-GB"/>
          </w:rPr>
          <w:delText xml:space="preserve">(Ohlberger 2013; Audzijonyte </w:delText>
        </w:r>
        <w:r w:rsidR="0044238B" w:rsidRPr="0044238B" w:rsidDel="006A7E11">
          <w:rPr>
            <w:i/>
            <w:iCs/>
            <w:lang w:val="en-GB"/>
          </w:rPr>
          <w:delText>et al.</w:delText>
        </w:r>
        <w:r w:rsidR="0044238B" w:rsidRPr="0044238B" w:rsidDel="006A7E11">
          <w:rPr>
            <w:lang w:val="en-GB"/>
          </w:rPr>
          <w:delText xml:space="preserve"> 2018; Neubauer &amp; Andersen 2019)</w:delText>
        </w:r>
        <w:r w:rsidR="002709C8" w:rsidRPr="004B4EFD" w:rsidDel="006A7E11">
          <w:rPr>
            <w:rFonts w:eastAsiaTheme="minorEastAsia"/>
          </w:rPr>
          <w:fldChar w:fldCharType="end"/>
        </w:r>
        <w:r w:rsidR="002709C8" w:rsidRPr="004559BC" w:rsidDel="006A7E11">
          <w:rPr>
            <w:rFonts w:eastAsiaTheme="minorEastAsia"/>
            <w:lang w:val="en-GB"/>
          </w:rPr>
          <w:delText xml:space="preserve">. </w:delText>
        </w:r>
      </w:del>
      <w:del w:id="70" w:author="Max Lindmark" w:date="2020-05-18T12:52:00Z">
        <w:r w:rsidR="005F6B20" w:rsidRPr="004559BC" w:rsidDel="004A2364">
          <w:rPr>
            <w:rFonts w:eastAsiaTheme="minorEastAsia"/>
            <w:lang w:val="en-GB"/>
          </w:rPr>
          <w:delText>E</w:delText>
        </w:r>
        <w:r w:rsidR="005F6B20" w:rsidRPr="00972C7F" w:rsidDel="004A2364">
          <w:rPr>
            <w:rFonts w:eastAsiaTheme="minorEastAsia"/>
            <w:lang w:val="en-GB"/>
          </w:rPr>
          <w:delText>mpirical</w:delText>
        </w:r>
        <w:r w:rsidR="008C2D4A" w:rsidRPr="00972C7F" w:rsidDel="004A2364">
          <w:rPr>
            <w:rFonts w:eastAsiaTheme="minorEastAsia"/>
            <w:lang w:val="en-GB"/>
          </w:rPr>
          <w:delText xml:space="preserve"> </w:delText>
        </w:r>
        <w:r w:rsidR="008E5D98" w:rsidRPr="00972C7F" w:rsidDel="004A2364">
          <w:rPr>
            <w:rFonts w:eastAsiaTheme="minorEastAsia"/>
            <w:lang w:val="en-GB"/>
          </w:rPr>
          <w:delText xml:space="preserve">evidence of </w:delText>
        </w:r>
        <w:r w:rsidR="005B57E9" w:rsidRPr="00972C7F" w:rsidDel="004A2364">
          <w:rPr>
            <w:rFonts w:eastAsiaTheme="minorEastAsia"/>
            <w:lang w:val="en-GB"/>
          </w:rPr>
          <w:delText xml:space="preserve">climate signals </w:delText>
        </w:r>
        <w:r w:rsidR="009E411C" w:rsidRPr="00972C7F" w:rsidDel="004A2364">
          <w:rPr>
            <w:rFonts w:eastAsiaTheme="minorEastAsia"/>
            <w:lang w:val="en-GB"/>
          </w:rPr>
          <w:delText xml:space="preserve">in time series </w:delText>
        </w:r>
        <w:r w:rsidR="00A55E82" w:rsidRPr="00972C7F" w:rsidDel="004A2364">
          <w:rPr>
            <w:rFonts w:eastAsiaTheme="minorEastAsia"/>
            <w:lang w:val="en-GB"/>
          </w:rPr>
          <w:delText xml:space="preserve">of </w:delText>
        </w:r>
        <w:r w:rsidR="00AD3E75" w:rsidRPr="00972C7F" w:rsidDel="004A2364">
          <w:rPr>
            <w:rFonts w:eastAsiaTheme="minorEastAsia"/>
            <w:lang w:val="en-GB"/>
          </w:rPr>
          <w:delText xml:space="preserve">individual </w:delText>
        </w:r>
        <w:r w:rsidR="001D7880" w:rsidRPr="00972C7F" w:rsidDel="004A2364">
          <w:rPr>
            <w:rFonts w:eastAsiaTheme="minorEastAsia"/>
            <w:lang w:val="en-GB"/>
          </w:rPr>
          <w:delText xml:space="preserve">growth </w:delText>
        </w:r>
        <w:r w:rsidR="00AD3E75" w:rsidRPr="00972C7F" w:rsidDel="004A2364">
          <w:rPr>
            <w:rFonts w:eastAsiaTheme="minorEastAsia"/>
            <w:lang w:val="en-GB"/>
          </w:rPr>
          <w:delText>rate is</w:delText>
        </w:r>
        <w:r w:rsidR="000B2F93" w:rsidRPr="00972C7F" w:rsidDel="004A2364">
          <w:rPr>
            <w:rFonts w:eastAsiaTheme="minorEastAsia"/>
            <w:lang w:val="en-GB"/>
          </w:rPr>
          <w:delText xml:space="preserve"> </w:delText>
        </w:r>
        <w:r w:rsidR="00C55127" w:rsidRPr="00972C7F" w:rsidDel="004A2364">
          <w:rPr>
            <w:rFonts w:eastAsiaTheme="minorEastAsia"/>
            <w:lang w:val="en-GB"/>
          </w:rPr>
          <w:delText>accumulat</w:delText>
        </w:r>
        <w:r w:rsidR="002A28EA" w:rsidRPr="00972C7F" w:rsidDel="004A2364">
          <w:rPr>
            <w:rFonts w:eastAsiaTheme="minorEastAsia"/>
            <w:lang w:val="en-GB"/>
          </w:rPr>
          <w:delText>ing</w:delText>
        </w:r>
        <w:r w:rsidR="001D7880" w:rsidRPr="00972C7F" w:rsidDel="004A2364">
          <w:rPr>
            <w:rFonts w:eastAsiaTheme="minorEastAsia"/>
            <w:lang w:val="en-GB"/>
          </w:rPr>
          <w:delText xml:space="preserve">. </w:delText>
        </w:r>
        <w:r w:rsidR="00426904" w:rsidRPr="00972C7F" w:rsidDel="004A2364">
          <w:rPr>
            <w:rFonts w:eastAsiaTheme="minorEastAsia"/>
            <w:lang w:val="en-GB"/>
          </w:rPr>
          <w:delText xml:space="preserve">For instance, </w:delText>
        </w:r>
        <w:r w:rsidR="00E413D0" w:rsidRPr="00972C7F" w:rsidDel="004A2364">
          <w:rPr>
            <w:rFonts w:eastAsiaTheme="minorEastAsia" w:cstheme="minorHAnsi"/>
            <w:lang w:val="en-GB"/>
          </w:rPr>
          <w:delText>r</w:delText>
        </w:r>
      </w:del>
      <w:ins w:id="71" w:author="Max Lindmark" w:date="2020-05-18T12:55:00Z">
        <w:r w:rsidR="00963445">
          <w:rPr>
            <w:rFonts w:eastAsiaTheme="minorEastAsia" w:cstheme="minorHAnsi"/>
            <w:lang w:val="en-GB"/>
          </w:rPr>
          <w:t>r</w:t>
        </w:r>
      </w:ins>
      <w:r w:rsidR="00E413D0" w:rsidRPr="00972C7F">
        <w:rPr>
          <w:rFonts w:eastAsiaTheme="minorEastAsia" w:cstheme="minorHAnsi"/>
          <w:lang w:val="en-GB"/>
        </w:rPr>
        <w:t xml:space="preserve">econstructed </w:t>
      </w:r>
      <w:ins w:id="72" w:author="Max Lindmark" w:date="2020-05-18T12:55:00Z">
        <w:r w:rsidR="008739D3">
          <w:rPr>
            <w:rFonts w:eastAsiaTheme="minorEastAsia" w:cstheme="minorHAnsi"/>
            <w:lang w:val="en-GB"/>
          </w:rPr>
          <w:t>ind</w:t>
        </w:r>
      </w:ins>
      <w:ins w:id="73" w:author="Max Lindmark" w:date="2020-05-18T12:56:00Z">
        <w:r w:rsidR="008739D3">
          <w:rPr>
            <w:rFonts w:eastAsiaTheme="minorEastAsia" w:cstheme="minorHAnsi"/>
            <w:lang w:val="en-GB"/>
          </w:rPr>
          <w:t xml:space="preserve">ividual </w:t>
        </w:r>
      </w:ins>
      <w:r w:rsidR="007A54D2" w:rsidRPr="00972C7F">
        <w:rPr>
          <w:rFonts w:eastAsiaTheme="minorEastAsia" w:cstheme="minorHAnsi"/>
          <w:lang w:val="en-GB"/>
        </w:rPr>
        <w:t xml:space="preserve">growth histories </w:t>
      </w:r>
      <w:del w:id="74" w:author="Max Lindmark" w:date="2020-05-18T12:56:00Z">
        <w:r w:rsidR="00385F1D" w:rsidRPr="00972C7F" w:rsidDel="008739D3">
          <w:rPr>
            <w:rFonts w:eastAsiaTheme="minorEastAsia" w:cstheme="minorHAnsi"/>
            <w:lang w:val="en-GB"/>
          </w:rPr>
          <w:delText>of</w:delText>
        </w:r>
        <w:r w:rsidR="002E7A2A" w:rsidRPr="00972C7F" w:rsidDel="008739D3">
          <w:rPr>
            <w:rFonts w:eastAsiaTheme="minorEastAsia" w:cstheme="minorHAnsi"/>
            <w:lang w:val="en-GB"/>
          </w:rPr>
          <w:delText xml:space="preserve"> individual</w:delText>
        </w:r>
        <w:r w:rsidR="008B1B0E" w:rsidRPr="00972C7F" w:rsidDel="008739D3">
          <w:rPr>
            <w:rFonts w:eastAsiaTheme="minorEastAsia" w:cstheme="minorHAnsi"/>
            <w:lang w:val="en-GB"/>
          </w:rPr>
          <w:delText xml:space="preserve"> </w:delText>
        </w:r>
      </w:del>
      <w:del w:id="75" w:author="Max Lindmark" w:date="2020-05-18T12:55:00Z">
        <w:r w:rsidR="008B1B0E" w:rsidRPr="00972C7F" w:rsidDel="008739D3">
          <w:rPr>
            <w:rFonts w:eastAsiaTheme="minorEastAsia" w:cstheme="minorHAnsi"/>
            <w:lang w:val="en-GB"/>
          </w:rPr>
          <w:delText xml:space="preserve">fish </w:delText>
        </w:r>
      </w:del>
      <w:del w:id="76"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w:t>
      </w:r>
      <w:del w:id="77" w:author="Max Lindmark" w:date="2020-05-18T12:55:00Z">
        <w:r w:rsidR="00245899" w:rsidRPr="00972C7F" w:rsidDel="00963445">
          <w:rPr>
            <w:rFonts w:eastAsiaTheme="minorEastAsia" w:cstheme="minorHAnsi"/>
            <w:lang w:val="en-GB"/>
          </w:rPr>
          <w:delText xml:space="preserve">show </w:delText>
        </w:r>
      </w:del>
      <w:ins w:id="78" w:author="Max Lindmark" w:date="2020-05-18T12:55:00Z">
        <w:r w:rsidR="00963445">
          <w:rPr>
            <w:rFonts w:eastAsiaTheme="minorEastAsia" w:cstheme="minorHAnsi"/>
            <w:lang w:val="en-GB"/>
          </w:rPr>
          <w:t>reveal</w:t>
        </w:r>
        <w:r w:rsidR="00963445" w:rsidRPr="00972C7F">
          <w:rPr>
            <w:rFonts w:eastAsiaTheme="minorEastAsia" w:cstheme="minorHAnsi"/>
            <w:lang w:val="en-GB"/>
          </w:rPr>
          <w:t xml:space="preserve"> </w:t>
        </w:r>
      </w:ins>
      <w:r w:rsidR="00245899" w:rsidRPr="00972C7F">
        <w:rPr>
          <w:rFonts w:eastAsiaTheme="minorEastAsia" w:cstheme="minorHAnsi"/>
          <w:lang w:val="en-GB"/>
        </w:rPr>
        <w:t xml:space="preserve">positive correlations </w:t>
      </w:r>
      <w:r w:rsidR="00E30F2A" w:rsidRPr="00972C7F">
        <w:rPr>
          <w:rFonts w:eastAsiaTheme="minorEastAsia" w:cstheme="minorHAnsi"/>
          <w:lang w:val="en-GB"/>
        </w:rPr>
        <w:t xml:space="preserve">between growth rates and </w:t>
      </w:r>
      <w:del w:id="79"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ins w:id="80" w:author="Max Lindmark" w:date="2020-05-18T12:55:00Z">
        <w:r w:rsidR="00BD5F2A">
          <w:rPr>
            <w:rFonts w:eastAsiaTheme="minorEastAsia" w:cstheme="minorHAnsi"/>
            <w:lang w:val="en-GB"/>
          </w:rPr>
          <w:t xml:space="preserve"> in natural systems</w:t>
        </w:r>
      </w:ins>
      <w:del w:id="81"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9927EB">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T"}],"issued":{"date-parts":[["2014"]]}}},{"id":"fdNyl4Ae/Eb4LwS8o","uris":["http://zotero.org/users/6116610/items/3XTZM82V"],"uri":["http://zotero.org/users/6116610/items/3XTZM82V"],"itemData":{"id":607,"type":"article-journal","abstract":"A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927EB" w:rsidRPr="009927EB">
        <w:rPr>
          <w:rFonts w:eastAsiaTheme="minorEastAsia" w:cstheme="minorHAnsi"/>
          <w:lang w:val="sv-SE"/>
          <w:rPrChange w:id="82" w:author="Max Lindmark" w:date="2020-05-18T13:00:00Z">
            <w:rPr>
              <w:rFonts w:eastAsiaTheme="minorEastAsia" w:cstheme="minorHAnsi"/>
              <w:lang w:val="en-GB"/>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ins w:id="83" w:author="Max Lindmark" w:date="2020-05-18T12:52:00Z">
        <w:r w:rsidR="004A2364" w:rsidRPr="004A2364">
          <w:rPr>
            <w:rFonts w:eastAsiaTheme="minorEastAsia" w:cstheme="minorHAnsi"/>
            <w:lang w:val="en-US"/>
            <w:rPrChange w:id="84" w:author="Max Lindmark" w:date="2020-05-18T12:52:00Z">
              <w:rPr>
                <w:rFonts w:eastAsiaTheme="minorEastAsia" w:cstheme="minorHAnsi"/>
                <w:lang w:val="sv-SE"/>
              </w:rPr>
            </w:rPrChange>
          </w:rPr>
          <w:t>This is in line with predictions</w:t>
        </w:r>
        <w:r w:rsidR="004A2364">
          <w:rPr>
            <w:rFonts w:eastAsiaTheme="minorEastAsia" w:cstheme="minorHAnsi"/>
            <w:lang w:val="en-US"/>
          </w:rPr>
          <w:t xml:space="preserve">, </w:t>
        </w:r>
      </w:ins>
      <w:del w:id="85" w:author="Max Lindmark" w:date="2020-05-04T11:20:00Z">
        <w:r w:rsidR="0006685B" w:rsidRPr="004A2364" w:rsidDel="00375704">
          <w:rPr>
            <w:rFonts w:eastAsiaTheme="minorEastAsia" w:cstheme="minorHAnsi"/>
            <w:lang w:val="en-US"/>
            <w:rPrChange w:id="86" w:author="Max Lindmark" w:date="2020-05-18T12:52:00Z">
              <w:rPr>
                <w:rFonts w:eastAsiaTheme="minorEastAsia" w:cstheme="minorHAnsi"/>
                <w:lang w:val="en-GB"/>
              </w:rPr>
            </w:rPrChange>
          </w:rPr>
          <w:delText>Th</w:delText>
        </w:r>
        <w:r w:rsidR="007C52E9" w:rsidRPr="004A2364" w:rsidDel="00375704">
          <w:rPr>
            <w:rFonts w:eastAsiaTheme="minorEastAsia" w:cstheme="minorHAnsi"/>
            <w:lang w:val="en-US"/>
            <w:rPrChange w:id="87" w:author="Max Lindmark" w:date="2020-05-18T12:52:00Z">
              <w:rPr>
                <w:rFonts w:eastAsiaTheme="minorEastAsia" w:cstheme="minorHAnsi"/>
                <w:lang w:val="en-GB"/>
              </w:rPr>
            </w:rPrChange>
          </w:rPr>
          <w:delText xml:space="preserve">is </w:delText>
        </w:r>
        <w:r w:rsidR="0006685B" w:rsidRPr="004A2364" w:rsidDel="00375704">
          <w:rPr>
            <w:rFonts w:eastAsiaTheme="minorEastAsia" w:cstheme="minorHAnsi"/>
            <w:lang w:val="en-US"/>
            <w:rPrChange w:id="88" w:author="Max Lindmark" w:date="2020-05-18T12:52:00Z">
              <w:rPr>
                <w:rFonts w:eastAsiaTheme="minorEastAsia" w:cstheme="minorHAnsi"/>
                <w:lang w:val="en-GB"/>
              </w:rPr>
            </w:rPrChange>
          </w:rPr>
          <w:delText>i</w:delText>
        </w:r>
      </w:del>
      <w:del w:id="89" w:author="Max Lindmark" w:date="2020-05-18T12:52:00Z">
        <w:r w:rsidR="0006685B" w:rsidRPr="00972C7F" w:rsidDel="004A2364">
          <w:rPr>
            <w:rFonts w:eastAsiaTheme="minorEastAsia" w:cstheme="minorHAnsi"/>
            <w:lang w:val="en-GB"/>
          </w:rPr>
          <w:delText xml:space="preserve">ncreased growth </w:delText>
        </w:r>
        <w:r w:rsidR="006D4B57" w:rsidRPr="00972C7F" w:rsidDel="004A2364">
          <w:rPr>
            <w:rFonts w:eastAsiaTheme="minorEastAsia" w:cstheme="minorHAnsi"/>
            <w:lang w:val="en-GB"/>
          </w:rPr>
          <w:delText xml:space="preserve">rate </w:delText>
        </w:r>
      </w:del>
      <w:ins w:id="90" w:author="Max Lindmark" w:date="2020-05-04T11:25:00Z">
        <w:r w:rsidR="007D3A89">
          <w:rPr>
            <w:rFonts w:eastAsiaTheme="minorEastAsia" w:cstheme="minorHAnsi"/>
            <w:lang w:val="en-GB"/>
          </w:rPr>
          <w:t xml:space="preserve">as </w:t>
        </w:r>
      </w:ins>
      <w:ins w:id="91" w:author="Max Lindmark" w:date="2020-05-04T11:24:00Z">
        <w:r w:rsidR="007D3A89">
          <w:rPr>
            <w:rFonts w:eastAsiaTheme="minorEastAsia" w:cstheme="minorHAnsi"/>
            <w:lang w:val="en-GB"/>
          </w:rPr>
          <w:t xml:space="preserve">growth rates </w:t>
        </w:r>
      </w:ins>
      <w:del w:id="92"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93"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94" w:author="Max Lindmark" w:date="2020-05-04T11:25:00Z">
        <w:r w:rsidR="00723111" w:rsidRPr="00972C7F" w:rsidDel="007D3A89">
          <w:rPr>
            <w:rFonts w:eastAsiaTheme="minorEastAsia" w:cstheme="minorHAnsi"/>
            <w:lang w:val="en-GB"/>
          </w:rPr>
          <w:delText>,</w:delText>
        </w:r>
      </w:del>
      <w:ins w:id="95" w:author="Max Lindmark" w:date="2020-05-04T11:25:00Z">
        <w:r w:rsidR="007D3A89">
          <w:rPr>
            <w:rFonts w:eastAsiaTheme="minorEastAsia" w:cstheme="minorHAnsi"/>
            <w:lang w:val="en-GB"/>
          </w:rPr>
          <w:t xml:space="preserve">, and species </w:t>
        </w:r>
      </w:ins>
      <w:ins w:id="96" w:author="Max Lindmark" w:date="2020-05-04T11:26:00Z">
        <w:r w:rsidR="00A26F06">
          <w:rPr>
            <w:rFonts w:eastAsiaTheme="minorEastAsia" w:cstheme="minorHAnsi"/>
            <w:lang w:val="en-GB"/>
          </w:rPr>
          <w:t xml:space="preserve">in general </w:t>
        </w:r>
      </w:ins>
      <w:ins w:id="97" w:author="Max Lindmark" w:date="2020-05-04T11:25:00Z">
        <w:r w:rsidR="007D3A89">
          <w:rPr>
            <w:rFonts w:eastAsiaTheme="minorEastAsia" w:cstheme="minorHAnsi"/>
            <w:lang w:val="en-GB"/>
          </w:rPr>
          <w:t xml:space="preserve">occupy habitats below </w:t>
        </w:r>
      </w:ins>
      <w:ins w:id="98" w:author="Max Lindmark" w:date="2020-05-04T11:26:00Z">
        <w:r w:rsidR="007D3A89">
          <w:rPr>
            <w:rFonts w:eastAsiaTheme="minorEastAsia" w:cstheme="minorHAnsi"/>
            <w:lang w:val="en-GB"/>
          </w:rPr>
          <w:t xml:space="preserve">their peak growth temperature </w:t>
        </w:r>
      </w:ins>
      <w:del w:id="99"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100" w:author="Max Lindmark" w:date="2020-05-04T11:27:00Z">
        <w:r w:rsidR="00DD4FDE" w:rsidRPr="00D9660B">
          <w:rPr>
            <w:rFonts w:eastAsiaTheme="minorEastAsia" w:cstheme="minorHAnsi"/>
            <w:lang w:val="en-US"/>
          </w:rPr>
          <w:t xml:space="preserve"> </w:t>
        </w:r>
      </w:ins>
      <w:ins w:id="101" w:author="Max Lindmark" w:date="2020-05-18T12:56:00Z">
        <w:r w:rsidR="00C15ECF">
          <w:rPr>
            <w:rFonts w:eastAsiaTheme="minorEastAsia" w:cstheme="minorHAnsi"/>
            <w:lang w:val="en-US"/>
          </w:rPr>
          <w:t>However, l</w:t>
        </w:r>
      </w:ins>
      <w:del w:id="102"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del w:id="103"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104"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 xml:space="preserve">the growth </w:t>
      </w:r>
      <w:ins w:id="105" w:author="Max Lindmark" w:date="2020-05-18T12:56:00Z">
        <w:r w:rsidR="000E2AC2">
          <w:rPr>
            <w:rFonts w:eastAsiaTheme="minorEastAsia" w:cstheme="minorHAnsi"/>
            <w:lang w:val="en-GB"/>
          </w:rPr>
          <w:t xml:space="preserve">or size </w:t>
        </w:r>
      </w:ins>
      <w:r w:rsidR="00C52EDF" w:rsidRPr="00972C7F">
        <w:rPr>
          <w:rFonts w:eastAsiaTheme="minorEastAsia" w:cstheme="minorHAnsi"/>
          <w:lang w:val="en-GB"/>
        </w:rPr>
        <w:t>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106" w:author="Max Lindmark" w:date="2020-05-04T11:27:00Z">
        <w:r w:rsidR="00DD4FDE">
          <w:rPr>
            <w:lang w:val="en-GB"/>
          </w:rPr>
          <w:t xml:space="preserve">. However, </w:t>
        </w:r>
      </w:ins>
      <w:del w:id="107"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108"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 xml:space="preserve">relationship between </w:t>
      </w:r>
      <w:r w:rsidR="00E10450" w:rsidRPr="002D70E2">
        <w:rPr>
          <w:lang w:val="en-GB"/>
        </w:rPr>
        <w:lastRenderedPageBreak/>
        <w:t>maximum size</w:t>
      </w:r>
      <w:r w:rsidR="006F53C1" w:rsidRPr="004559BC">
        <w:rPr>
          <w:lang w:val="en-GB"/>
        </w:rPr>
        <w:t xml:space="preserve"> </w:t>
      </w:r>
      <w:r w:rsidR="00F802C7" w:rsidRPr="004559BC">
        <w:rPr>
          <w:lang w:val="en-GB"/>
        </w:rPr>
        <w:t xml:space="preserve">and temperature </w:t>
      </w:r>
      <w:r w:rsidR="003354C8">
        <w:fldChar w:fldCharType="begin"/>
      </w:r>
      <w:r w:rsidR="009927EB">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fdNyl4Ae/Eb4LwS8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9927EB" w:rsidRPr="009927EB">
        <w:rPr>
          <w:lang w:val="sv-SE"/>
          <w:rPrChange w:id="109" w:author="Max Lindmark" w:date="2020-05-18T13:00:00Z">
            <w:rPr>
              <w:lang w:val="en-GB"/>
            </w:rPr>
          </w:rPrChang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p>
    <w:p w14:paraId="003F9BB3" w14:textId="455661BA" w:rsidR="00B11CDE" w:rsidRPr="00C87062" w:rsidRDefault="006A7E11" w:rsidP="002E3379">
      <w:pPr>
        <w:spacing w:line="480" w:lineRule="auto"/>
        <w:ind w:firstLine="284"/>
        <w:contextualSpacing/>
        <w:jc w:val="both"/>
        <w:rPr>
          <w:rFonts w:eastAsiaTheme="minorEastAsia"/>
          <w:lang w:val="en-GB"/>
        </w:rPr>
      </w:pPr>
      <w:ins w:id="110" w:author="Max Lindmark" w:date="2020-05-18T12:51:00Z">
        <w:r>
          <w:rPr>
            <w:rFonts w:eastAsiaTheme="minorEastAsia" w:cstheme="minorHAnsi"/>
            <w:lang w:val="en-GB"/>
          </w:rPr>
          <w:t>Although t</w:t>
        </w:r>
        <w:r w:rsidRPr="00972C7F">
          <w:rPr>
            <w:rFonts w:eastAsiaTheme="minorEastAsia" w:cstheme="minorHAnsi"/>
            <w:lang w:val="en-GB"/>
          </w:rPr>
          <w:t xml:space="preserve">he underlying mechanisms </w:t>
        </w:r>
        <w:r>
          <w:rPr>
            <w:rFonts w:eastAsiaTheme="minorEastAsia" w:cstheme="minorHAnsi"/>
            <w:lang w:val="en-GB"/>
          </w:rPr>
          <w:t xml:space="preserve">of the TSR </w:t>
        </w:r>
        <w:r w:rsidRPr="00972C7F">
          <w:rPr>
            <w:rFonts w:eastAsiaTheme="minorEastAsia" w:cstheme="minorHAnsi"/>
            <w:lang w:val="en-GB"/>
          </w:rPr>
          <w:t xml:space="preserve">are not well understood, </w:t>
        </w:r>
        <w:r w:rsidRPr="00972C7F">
          <w:rPr>
            <w:rFonts w:eastAsiaTheme="minorEastAsia"/>
            <w:lang w:val="en-GB"/>
          </w:rPr>
          <w:t xml:space="preserve">but </w:t>
        </w:r>
        <w:r>
          <w:rPr>
            <w:rFonts w:eastAsiaTheme="minorEastAsia"/>
            <w:lang w:val="en-GB"/>
          </w:rPr>
          <w:t xml:space="preserve">it </w:t>
        </w:r>
        <w:r w:rsidRPr="00972C7F">
          <w:rPr>
            <w:rFonts w:eastAsiaTheme="minorEastAsia"/>
            <w:lang w:val="en-GB"/>
          </w:rPr>
          <w:t xml:space="preserve">likely results </w:t>
        </w:r>
        <w:r>
          <w:rPr>
            <w:rFonts w:eastAsiaTheme="minorEastAsia"/>
            <w:lang w:val="en-GB"/>
          </w:rPr>
          <w:t>from</w:t>
        </w:r>
        <w:r w:rsidRPr="00972C7F">
          <w:rPr>
            <w:rFonts w:eastAsiaTheme="minorEastAsia"/>
            <w:lang w:val="en-GB"/>
          </w:rPr>
          <w:t xml:space="preserve"> </w:t>
        </w:r>
        <w:r w:rsidRPr="004559BC">
          <w:rPr>
            <w:rFonts w:eastAsiaTheme="minorEastAsia"/>
            <w:lang w:val="en-GB"/>
          </w:rPr>
          <w:t xml:space="preserve">an </w:t>
        </w:r>
        <w:r w:rsidRPr="00972C7F">
          <w:rPr>
            <w:rFonts w:eastAsiaTheme="minorEastAsia"/>
            <w:lang w:val="en-GB"/>
          </w:rPr>
          <w:t xml:space="preserve">interplay between ecology and physiology </w:t>
        </w:r>
        <w:r w:rsidRPr="004B4EFD">
          <w:rPr>
            <w:rFonts w:eastAsiaTheme="minorEastAsia"/>
          </w:rPr>
          <w:fldChar w:fldCharType="begin"/>
        </w:r>
        <w:r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Pr="004559BC">
          <w:rPr>
            <w:rFonts w:eastAsiaTheme="minorEastAsia"/>
            <w:lang w:val="en-GB"/>
          </w:rPr>
          <w:instrText>es</w:instrText>
        </w:r>
        <w:r>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4B4EFD">
          <w:rPr>
            <w:rFonts w:eastAsiaTheme="minorEastAsia"/>
          </w:rPr>
          <w:fldChar w:fldCharType="separate"/>
        </w:r>
        <w:r w:rsidRPr="0044238B">
          <w:rPr>
            <w:lang w:val="en-GB"/>
          </w:rPr>
          <w:t xml:space="preserve">(Ohlberger 2013; Audzijonyte </w:t>
        </w:r>
        <w:r w:rsidRPr="0044238B">
          <w:rPr>
            <w:i/>
            <w:iCs/>
            <w:lang w:val="en-GB"/>
          </w:rPr>
          <w:t>et al.</w:t>
        </w:r>
        <w:r w:rsidRPr="0044238B">
          <w:rPr>
            <w:lang w:val="en-GB"/>
          </w:rPr>
          <w:t xml:space="preserve"> 2018; Neubauer &amp; Andersen 2019)</w:t>
        </w:r>
        <w:r w:rsidRPr="004B4EFD">
          <w:rPr>
            <w:rFonts w:eastAsiaTheme="minorEastAsia"/>
          </w:rPr>
          <w:fldChar w:fldCharType="end"/>
        </w:r>
      </w:ins>
      <w:ins w:id="111" w:author="Max Lindmark" w:date="2020-05-18T12:57:00Z">
        <w:r w:rsidR="000E2AC2">
          <w:rPr>
            <w:rFonts w:eastAsiaTheme="minorEastAsia"/>
            <w:lang w:val="en-GB"/>
          </w:rPr>
          <w:t xml:space="preserve">, there are also predictions from theoretical growth models. </w:t>
        </w:r>
      </w:ins>
      <w:ins w:id="112" w:author="Max Lindmark" w:date="2020-05-18T12:58:00Z">
        <w:r w:rsidR="00472952">
          <w:rPr>
            <w:rFonts w:eastAsiaTheme="minorEastAsia"/>
            <w:lang w:val="en-GB"/>
          </w:rPr>
          <w:t xml:space="preserve">For instance, </w:t>
        </w:r>
        <w:r w:rsidR="00472952" w:rsidRPr="009A5AD0">
          <w:rPr>
            <w:rFonts w:eastAsiaTheme="minorEastAsia" w:cstheme="minorHAnsi"/>
            <w:lang w:val="en-GB"/>
          </w:rPr>
          <w:t xml:space="preserve">the von </w:t>
        </w:r>
        <w:proofErr w:type="spellStart"/>
        <w:r w:rsidR="00472952" w:rsidRPr="009A5AD0">
          <w:rPr>
            <w:rFonts w:eastAsiaTheme="minorEastAsia" w:cstheme="minorHAnsi"/>
            <w:lang w:val="en-GB"/>
          </w:rPr>
          <w:t>Bertalanffy</w:t>
        </w:r>
        <w:proofErr w:type="spellEnd"/>
        <w:r w:rsidR="00472952" w:rsidRPr="009A5AD0">
          <w:rPr>
            <w:rFonts w:eastAsiaTheme="minorEastAsia" w:cstheme="minorHAnsi"/>
            <w:lang w:val="en-GB"/>
          </w:rPr>
          <w:t xml:space="preserve"> growth model (VBGM) </w:t>
        </w:r>
        <w:r w:rsidR="00472952" w:rsidRPr="00C87062">
          <w:rPr>
            <w:rFonts w:eastAsiaTheme="minorEastAsia" w:cstheme="minorHAnsi"/>
          </w:rPr>
          <w:fldChar w:fldCharType="begin"/>
        </w:r>
      </w:ins>
      <w:r w:rsidR="009927EB">
        <w:rPr>
          <w:rFonts w:eastAsiaTheme="minorEastAsia" w:cstheme="minorHAnsi"/>
          <w:lang w:val="en-GB"/>
        </w:rPr>
        <w:instrText xml:space="preserve"> ADDIN ZOTERO_ITEM CSL_CITATION {"citationID":"a14ig22fftu","properties":{"formattedCitation":"(von Bertalanffy 1938; Morita {\\i{}et al.} 2010; Pauly &amp; Cheung 2018b)","plainCitation":"(von Bertalanffy 1938; Morita et al. 2010; Pauly &amp; Cheung 2018b)","noteIndex":0},"citationItems":[{"id":1712,"uris":["http://zotero.org/users/6116610/items/HZ3HNJIE"],"uri":["http://zotero.org/users/6116610/items/HZ3HNJIE"],"itemData":{"id":1712,"type":"article-journal","archive":"JSTOR","container-title":"Human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113" w:author="Max Lindmark" w:date="2020-05-18T12:58:00Z">
        <w:r w:rsidR="00472952" w:rsidRPr="00C87062">
          <w:rPr>
            <w:rFonts w:eastAsiaTheme="minorEastAsia" w:cstheme="minorHAnsi"/>
          </w:rPr>
          <w:fldChar w:fldCharType="separate"/>
        </w:r>
      </w:ins>
      <w:r w:rsidR="009927EB" w:rsidRPr="009927EB">
        <w:rPr>
          <w:rFonts w:ascii="Times New Roman" w:cs="Times New Roman"/>
          <w:lang w:val="en-GB"/>
        </w:rPr>
        <w:t xml:space="preserve">(von </w:t>
      </w:r>
      <w:proofErr w:type="spellStart"/>
      <w:r w:rsidR="009927EB" w:rsidRPr="009927EB">
        <w:rPr>
          <w:rFonts w:ascii="Times New Roman" w:cs="Times New Roman"/>
          <w:lang w:val="en-GB"/>
        </w:rPr>
        <w:t>Bertalanffy</w:t>
      </w:r>
      <w:proofErr w:type="spellEnd"/>
      <w:r w:rsidR="009927EB" w:rsidRPr="009927EB">
        <w:rPr>
          <w:rFonts w:ascii="Times New Roman" w:cs="Times New Roman"/>
          <w:lang w:val="en-GB"/>
        </w:rPr>
        <w:t xml:space="preserve"> 1938; Morita </w:t>
      </w:r>
      <w:r w:rsidR="009927EB" w:rsidRPr="009927EB">
        <w:rPr>
          <w:rFonts w:ascii="Times New Roman" w:cs="Times New Roman"/>
          <w:i/>
          <w:iCs/>
          <w:lang w:val="en-GB"/>
        </w:rPr>
        <w:t>et al.</w:t>
      </w:r>
      <w:r w:rsidR="009927EB" w:rsidRPr="009927EB">
        <w:rPr>
          <w:rFonts w:ascii="Times New Roman" w:cs="Times New Roman"/>
          <w:lang w:val="en-GB"/>
        </w:rPr>
        <w:t xml:space="preserve"> 2010; Pauly &amp; Cheung 2018b)</w:t>
      </w:r>
      <w:ins w:id="114" w:author="Max Lindmark" w:date="2020-05-18T12:58:00Z">
        <w:r w:rsidR="00472952" w:rsidRPr="00C87062">
          <w:rPr>
            <w:rFonts w:eastAsiaTheme="minorEastAsia" w:cstheme="minorHAnsi"/>
          </w:rPr>
          <w:fldChar w:fldCharType="end"/>
        </w:r>
        <w:r w:rsidR="00472952" w:rsidRPr="00472952">
          <w:rPr>
            <w:rFonts w:eastAsiaTheme="minorEastAsia" w:cstheme="minorHAnsi"/>
            <w:lang w:val="en-US"/>
            <w:rPrChange w:id="115" w:author="Max Lindmark" w:date="2020-05-18T12:58:00Z">
              <w:rPr>
                <w:rFonts w:eastAsiaTheme="minorEastAsia" w:cstheme="minorHAnsi"/>
                <w:lang w:val="sv-SE"/>
              </w:rPr>
            </w:rPrChange>
          </w:rPr>
          <w:t xml:space="preserve"> </w:t>
        </w:r>
        <w:r w:rsidR="00472952">
          <w:rPr>
            <w:rFonts w:eastAsiaTheme="minorEastAsia"/>
            <w:lang w:val="en-GB"/>
          </w:rPr>
          <w:t xml:space="preserve">predicts </w:t>
        </w:r>
      </w:ins>
      <w:del w:id="116" w:author="Max Lindmark" w:date="2020-05-18T12:57:00Z">
        <w:r w:rsidR="001D234D" w:rsidRPr="00972C7F" w:rsidDel="000E2AC2">
          <w:rPr>
            <w:rFonts w:eastAsiaTheme="minorEastAsia" w:cstheme="minorHAnsi"/>
            <w:lang w:val="en-GB"/>
          </w:rPr>
          <w:delText xml:space="preserve">Predictions about </w:delText>
        </w:r>
      </w:del>
      <w:r w:rsidR="001D234D" w:rsidRPr="00972C7F">
        <w:rPr>
          <w:rFonts w:eastAsiaTheme="minorEastAsia" w:cstheme="minorHAnsi"/>
          <w:lang w:val="en-GB"/>
        </w:rPr>
        <w:t xml:space="preserve">declines in </w:t>
      </w:r>
      <w:ins w:id="117" w:author="Max Lindmark" w:date="2020-05-18T12:57:00Z">
        <w:r w:rsidR="0067491B">
          <w:rPr>
            <w:rFonts w:eastAsiaTheme="minorEastAsia" w:cstheme="minorHAnsi"/>
            <w:lang w:val="en-GB"/>
          </w:rPr>
          <w:t xml:space="preserve">both </w:t>
        </w:r>
      </w:ins>
      <w:r w:rsidR="001D234D" w:rsidRPr="00972C7F">
        <w:rPr>
          <w:rFonts w:eastAsiaTheme="minorEastAsia" w:cstheme="minorHAnsi"/>
          <w:lang w:val="en-GB"/>
        </w:rPr>
        <w:t>asymptotic body mass</w:t>
      </w:r>
      <w:del w:id="118" w:author="Max Lindmark" w:date="2020-05-18T12:58:00Z">
        <w:r w:rsidR="001E7916" w:rsidRPr="004559BC" w:rsidDel="0067491B">
          <w:rPr>
            <w:rFonts w:eastAsiaTheme="minorEastAsia" w:cstheme="minorHAnsi"/>
            <w:lang w:val="en-GB"/>
          </w:rPr>
          <w:delText xml:space="preserve">, and declines in </w:delText>
        </w:r>
      </w:del>
      <w:ins w:id="119" w:author="Max Lindmark" w:date="2020-05-18T12:58:00Z">
        <w:r w:rsidR="0067491B">
          <w:rPr>
            <w:rFonts w:eastAsiaTheme="minorEastAsia" w:cstheme="minorHAnsi"/>
            <w:lang w:val="en-GB"/>
          </w:rPr>
          <w:t xml:space="preserve"> </w:t>
        </w:r>
        <w:r w:rsidR="009958F7">
          <w:rPr>
            <w:rFonts w:eastAsiaTheme="minorEastAsia" w:cstheme="minorHAnsi"/>
            <w:lang w:val="en-GB"/>
          </w:rPr>
          <w:t xml:space="preserve">with temperature and </w:t>
        </w:r>
      </w:ins>
      <w:r w:rsidR="001E7916" w:rsidRPr="004559BC">
        <w:rPr>
          <w:rFonts w:eastAsiaTheme="minorEastAsia" w:cstheme="minorHAnsi"/>
          <w:lang w:val="en-GB"/>
        </w:rPr>
        <w:t xml:space="preserve">optimum </w:t>
      </w:r>
      <w:ins w:id="120" w:author="Max Lindmark" w:date="2020-05-18T12:58:00Z">
        <w:r w:rsidR="0067491B">
          <w:rPr>
            <w:rFonts w:eastAsiaTheme="minorEastAsia" w:cstheme="minorHAnsi"/>
            <w:lang w:val="en-GB"/>
          </w:rPr>
          <w:t xml:space="preserve">growth </w:t>
        </w:r>
      </w:ins>
      <w:r w:rsidR="001E7916" w:rsidRPr="004559BC">
        <w:rPr>
          <w:rFonts w:eastAsiaTheme="minorEastAsia" w:cstheme="minorHAnsi"/>
          <w:lang w:val="en-GB"/>
        </w:rPr>
        <w:t>temperature</w:t>
      </w:r>
      <w:del w:id="121" w:author="Max Lindmark" w:date="2020-05-18T12:58:00Z">
        <w:r w:rsidR="001E7916" w:rsidRPr="004559BC" w:rsidDel="0067491B">
          <w:rPr>
            <w:rFonts w:eastAsiaTheme="minorEastAsia" w:cstheme="minorHAnsi"/>
            <w:lang w:val="en-GB"/>
          </w:rPr>
          <w:delText xml:space="preserve"> for growth</w:delText>
        </w:r>
      </w:del>
      <w:ins w:id="122" w:author="Max Lindmark" w:date="2020-05-18T12:58:00Z">
        <w:r w:rsidR="0067491B">
          <w:rPr>
            <w:rFonts w:eastAsiaTheme="minorEastAsia" w:cstheme="minorHAnsi"/>
            <w:lang w:val="en-GB"/>
          </w:rPr>
          <w:t xml:space="preserve"> with body mass</w:t>
        </w:r>
      </w:ins>
      <w:del w:id="123" w:author="Max Lindmark" w:date="2020-05-18T12:58:00Z">
        <w:r w:rsidR="001E7916" w:rsidRPr="004559BC" w:rsidDel="00472952">
          <w:rPr>
            <w:rFonts w:eastAsiaTheme="minorEastAsia" w:cstheme="minorHAnsi"/>
            <w:lang w:val="en-GB"/>
          </w:rPr>
          <w:delText xml:space="preserve">, </w:delText>
        </w:r>
        <w:r w:rsidR="001D234D" w:rsidRPr="00972C7F" w:rsidDel="00472952">
          <w:rPr>
            <w:rFonts w:eastAsiaTheme="minorEastAsia" w:cstheme="minorHAnsi"/>
            <w:lang w:val="en-GB"/>
          </w:rPr>
          <w:delText xml:space="preserve">have also been </w:delText>
        </w:r>
        <w:r w:rsidR="001D234D" w:rsidRPr="009A5AD0" w:rsidDel="00472952">
          <w:rPr>
            <w:rFonts w:eastAsiaTheme="minorEastAsia" w:cstheme="minorHAnsi"/>
            <w:lang w:val="en-GB"/>
          </w:rPr>
          <w:delText xml:space="preserve">made </w:delText>
        </w:r>
        <w:r w:rsidR="00C07692" w:rsidRPr="009A5AD0" w:rsidDel="00472952">
          <w:rPr>
            <w:rFonts w:eastAsiaTheme="minorEastAsia" w:cstheme="minorHAnsi"/>
            <w:lang w:val="en-GB"/>
          </w:rPr>
          <w:delText>from theoretical growth models</w:delText>
        </w:r>
        <w:r w:rsidR="006A6277" w:rsidRPr="009A5AD0" w:rsidDel="00472952">
          <w:rPr>
            <w:rFonts w:eastAsiaTheme="minorEastAsia" w:cstheme="minorHAnsi"/>
            <w:lang w:val="en-GB"/>
          </w:rPr>
          <w:delText>,</w:delText>
        </w:r>
        <w:r w:rsidR="006A6277" w:rsidRPr="009A5AD0" w:rsidDel="00820D99">
          <w:rPr>
            <w:rFonts w:eastAsiaTheme="minorEastAsia" w:cstheme="minorHAnsi"/>
            <w:lang w:val="en-GB"/>
          </w:rPr>
          <w:delText xml:space="preserve"> </w:delText>
        </w:r>
      </w:del>
      <w:del w:id="124" w:author="Max Lindmark" w:date="2020-05-04T11:28:00Z">
        <w:r w:rsidR="006A6277" w:rsidRPr="009A5AD0" w:rsidDel="004D0B3E">
          <w:rPr>
            <w:rFonts w:eastAsiaTheme="minorEastAsia" w:cstheme="minorHAnsi"/>
            <w:lang w:val="en-GB"/>
          </w:rPr>
          <w:delText xml:space="preserve">such as </w:delText>
        </w:r>
      </w:del>
      <w:del w:id="125" w:author="Max Lindmark" w:date="2020-05-18T12:58:00Z">
        <w:r w:rsidR="006A6277" w:rsidRPr="009A5AD0" w:rsidDel="00472952">
          <w:rPr>
            <w:rFonts w:eastAsiaTheme="minorEastAsia" w:cstheme="minorHAnsi"/>
            <w:lang w:val="en-GB"/>
          </w:rPr>
          <w:delText>the von Bertalanffy growth model</w:delText>
        </w:r>
        <w:r w:rsidR="00A70567" w:rsidRPr="009A5AD0" w:rsidDel="00472952">
          <w:rPr>
            <w:rFonts w:eastAsiaTheme="minorEastAsia" w:cstheme="minorHAnsi"/>
            <w:lang w:val="en-GB"/>
          </w:rPr>
          <w:delText xml:space="preserve"> </w:delText>
        </w:r>
        <w:r w:rsidR="00EB177D" w:rsidRPr="009A5AD0" w:rsidDel="00472952">
          <w:rPr>
            <w:rFonts w:eastAsiaTheme="minorEastAsia" w:cstheme="minorHAnsi"/>
            <w:lang w:val="en-GB"/>
          </w:rPr>
          <w:delText>(VBGM)</w:delText>
        </w:r>
      </w:del>
      <w:del w:id="126"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del w:id="127" w:author="Max Lindmark" w:date="2020-05-18T12:58:00Z">
        <w:r w:rsidR="00105DE9" w:rsidRPr="009A5AD0" w:rsidDel="00472952">
          <w:rPr>
            <w:rFonts w:eastAsiaTheme="minorEastAsia" w:cstheme="minorHAnsi"/>
            <w:lang w:val="en-GB"/>
          </w:rPr>
          <w:delText xml:space="preserve"> </w:delText>
        </w:r>
        <w:r w:rsidR="00105DE9" w:rsidRPr="00C87062" w:rsidDel="00472952">
          <w:rPr>
            <w:rFonts w:eastAsiaTheme="minorEastAsia" w:cstheme="minorHAnsi"/>
          </w:rPr>
          <w:fldChar w:fldCharType="begin"/>
        </w:r>
        <w:r w:rsidR="00FF40B9" w:rsidDel="00472952">
          <w:rPr>
            <w:rFonts w:eastAsiaTheme="minorEastAsia" w:cstheme="minorHAnsi"/>
            <w:lang w:val="en-GB"/>
          </w:rPr>
          <w:del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105DE9" w:rsidRPr="00C87062" w:rsidDel="00472952">
          <w:rPr>
            <w:rFonts w:eastAsiaTheme="minorEastAsia" w:cstheme="minorHAnsi"/>
          </w:rPr>
          <w:fldChar w:fldCharType="separate"/>
        </w:r>
        <w:r w:rsidR="00FF40B9" w:rsidRPr="00FF40B9" w:rsidDel="00472952">
          <w:rPr>
            <w:rFonts w:ascii="Times New Roman" w:cs="Times New Roman"/>
            <w:lang w:val="en-GB"/>
          </w:rPr>
          <w:delText xml:space="preserve">(Morita </w:delText>
        </w:r>
        <w:r w:rsidR="00FF40B9" w:rsidRPr="00FF40B9" w:rsidDel="00472952">
          <w:rPr>
            <w:rFonts w:ascii="Times New Roman" w:cs="Times New Roman"/>
            <w:i/>
            <w:iCs/>
            <w:lang w:val="en-GB"/>
          </w:rPr>
          <w:delText>et al.</w:delText>
        </w:r>
        <w:r w:rsidR="00FF40B9" w:rsidRPr="00FF40B9" w:rsidDel="00472952">
          <w:rPr>
            <w:rFonts w:ascii="Times New Roman" w:cs="Times New Roman"/>
            <w:lang w:val="en-GB"/>
          </w:rPr>
          <w:delText xml:space="preserve"> 2010; Pauly &amp; Cheung 2018b)</w:delText>
        </w:r>
        <w:r w:rsidR="00105DE9" w:rsidRPr="00C87062" w:rsidDel="00472952">
          <w:rPr>
            <w:rFonts w:eastAsiaTheme="minorEastAsia" w:cstheme="minorHAnsi"/>
          </w:rPr>
          <w:fldChar w:fldCharType="end"/>
        </w:r>
      </w:del>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320B4E09" w:rsidR="00F261A4" w:rsidRPr="00972C7F" w:rsidRDefault="009927EB" w:rsidP="002E3379">
      <w:pPr>
        <w:spacing w:line="480" w:lineRule="auto"/>
        <w:ind w:firstLine="284"/>
        <w:contextualSpacing/>
        <w:jc w:val="both"/>
        <w:rPr>
          <w:rFonts w:eastAsiaTheme="minorEastAsia"/>
          <w:lang w:val="en-GB"/>
        </w:rPr>
      </w:pPr>
      <w:ins w:id="128" w:author="Max Lindmark" w:date="2020-05-18T13:00:00Z">
        <w:r>
          <w:rPr>
            <w:rFonts w:eastAsiaTheme="minorEastAsia"/>
            <w:lang w:val="en-GB"/>
          </w:rPr>
          <w:t>In more mecha</w:t>
        </w:r>
      </w:ins>
      <w:ins w:id="129" w:author="Max Lindmark" w:date="2020-05-18T13:01:00Z">
        <w:r>
          <w:rPr>
            <w:rFonts w:eastAsiaTheme="minorEastAsia"/>
            <w:lang w:val="en-GB"/>
          </w:rPr>
          <w:t xml:space="preserve">nistic growth models, </w:t>
        </w:r>
      </w:ins>
      <w:del w:id="130" w:author="Max Lindmark" w:date="2020-05-18T13:01:00Z">
        <w:r w:rsidR="00967649" w:rsidRPr="00C87062" w:rsidDel="009927EB">
          <w:rPr>
            <w:rFonts w:eastAsiaTheme="minorEastAsia"/>
            <w:lang w:val="en-GB"/>
          </w:rPr>
          <w:delText>T</w:delText>
        </w:r>
        <w:r w:rsidR="00FF088C" w:rsidRPr="00C87062" w:rsidDel="008B3FE4">
          <w:rPr>
            <w:rFonts w:eastAsiaTheme="minorEastAsia"/>
            <w:lang w:val="en-GB"/>
          </w:rPr>
          <w:delText xml:space="preserve">he specific </w:delText>
        </w:r>
      </w:del>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w:t>
      </w:r>
      <w:del w:id="131" w:author="Max Lindmark" w:date="2020-05-18T13:01:00Z">
        <w:r w:rsidR="00FF088C" w:rsidRPr="00972C7F" w:rsidDel="008B3FE4">
          <w:rPr>
            <w:rFonts w:eastAsiaTheme="minorEastAsia"/>
            <w:lang w:val="en-GB"/>
          </w:rPr>
          <w:delText xml:space="preserve">rate </w:delText>
        </w:r>
        <w:r w:rsidR="00B27638" w:rsidRPr="004559BC" w:rsidDel="008B3FE4">
          <w:rPr>
            <w:rFonts w:eastAsiaTheme="minorEastAsia"/>
            <w:lang w:val="en-GB"/>
          </w:rPr>
          <w:delText xml:space="preserve">of an </w:delText>
        </w:r>
        <w:r w:rsidR="00537188" w:rsidRPr="00972C7F" w:rsidDel="008B3FE4">
          <w:rPr>
            <w:rFonts w:eastAsiaTheme="minorEastAsia"/>
            <w:lang w:val="en-GB"/>
          </w:rPr>
          <w:delText xml:space="preserve">individual </w:delText>
        </w:r>
      </w:del>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00967649" w:rsidRPr="00972C7F">
        <w:rPr>
          <w:rFonts w:eastAsiaTheme="minorEastAsia"/>
          <w:lang w:val="en-GB"/>
        </w:rPr>
        <w:t xml:space="preserve"> </w:t>
      </w:r>
      <w:r w:rsidR="00967649" w:rsidRPr="008D3594">
        <w:rPr>
          <w:rFonts w:eastAsiaTheme="minorEastAsia"/>
        </w:rPr>
        <w:fldChar w:fldCharType="begin"/>
      </w:r>
      <w:r w:rsidR="00C164F0">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8D3594">
        <w:rPr>
          <w:rFonts w:eastAsiaTheme="minorEastAsia"/>
        </w:rPr>
        <w:fldChar w:fldCharType="separate"/>
      </w:r>
      <w:r w:rsidR="00C164F0" w:rsidRPr="00C164F0">
        <w:rPr>
          <w:rFonts w:ascii="Times New Roman" w:cs="Times New Roman"/>
          <w:lang w:val="en-GB"/>
        </w:rPr>
        <w:t xml:space="preserve">(Ursin 1967; </w:t>
      </w:r>
      <w:proofErr w:type="spellStart"/>
      <w:r w:rsidR="00C164F0" w:rsidRPr="00C164F0">
        <w:rPr>
          <w:rFonts w:ascii="Times New Roman" w:cs="Times New Roman"/>
          <w:lang w:val="en-GB"/>
        </w:rPr>
        <w:t>Kitchell</w:t>
      </w:r>
      <w:proofErr w:type="spellEnd"/>
      <w:r w:rsidR="00C164F0" w:rsidRPr="00C164F0">
        <w:rPr>
          <w:rFonts w:ascii="Times New Roman" w:cs="Times New Roman"/>
          <w:lang w:val="en-GB"/>
        </w:rPr>
        <w:t xml:space="preserve"> </w:t>
      </w:r>
      <w:r w:rsidR="00C164F0" w:rsidRPr="00C164F0">
        <w:rPr>
          <w:rFonts w:ascii="Times New Roman" w:cs="Times New Roman"/>
          <w:i/>
          <w:iCs/>
          <w:lang w:val="en-GB"/>
        </w:rPr>
        <w:t>et al.</w:t>
      </w:r>
      <w:r w:rsidR="00C164F0" w:rsidRPr="00C164F0">
        <w:rPr>
          <w:rFonts w:ascii="Times New Roman" w:cs="Times New Roman"/>
          <w:lang w:val="en-GB"/>
        </w:rPr>
        <w:t xml:space="preserve"> 1977; Jobling 1997)</w:t>
      </w:r>
      <w:r w:rsidR="00967649"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132" w:author="Max Lindmark" w:date="2020-05-04T11:32:00Z">
        <w:r w:rsidR="00BF72DF">
          <w:rPr>
            <w:rFonts w:eastAsiaTheme="minorEastAsia"/>
            <w:lang w:val="en-GB"/>
          </w:rPr>
          <w:t xml:space="preserve">Usually, </w:t>
        </w:r>
      </w:ins>
      <w:del w:id="133" w:author="Max Lindmark" w:date="2020-05-04T11:32:00Z">
        <w:r w:rsidR="007D6E08" w:rsidRPr="00972C7F" w:rsidDel="00BF72DF">
          <w:rPr>
            <w:rFonts w:eastAsiaTheme="minorEastAsia"/>
            <w:lang w:val="en-GB"/>
          </w:rPr>
          <w:delText>E</w:delText>
        </w:r>
      </w:del>
      <w:ins w:id="134" w:author="Max Lindmark" w:date="2020-05-04T11:32:00Z">
        <w:r w:rsidR="00BF72DF">
          <w:rPr>
            <w:rFonts w:eastAsiaTheme="minorEastAsia"/>
            <w:lang w:val="en-GB"/>
          </w:rPr>
          <w:t>e</w:t>
        </w:r>
      </w:ins>
      <w:r w:rsidR="00047B55" w:rsidRPr="00972C7F">
        <w:rPr>
          <w:rFonts w:eastAsiaTheme="minorEastAsia"/>
          <w:lang w:val="en-GB"/>
        </w:rPr>
        <w:t>nergy acquisition</w:t>
      </w:r>
      <w:del w:id="135"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136"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137"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138"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del w:id="139" w:author="Max Lindmark" w:date="2020-05-18T13:03:00Z">
        <w:r w:rsidR="001A19A3" w:rsidRPr="00972C7F" w:rsidDel="00467699">
          <w:rPr>
            <w:rFonts w:eastAsiaTheme="minorEastAsia"/>
            <w:lang w:val="en-GB"/>
          </w:rPr>
          <w:delText xml:space="preserve">simple </w:delText>
        </w:r>
        <w:r w:rsidR="0021533F" w:rsidRPr="00972C7F" w:rsidDel="00467699">
          <w:rPr>
            <w:rFonts w:eastAsiaTheme="minorEastAsia"/>
            <w:lang w:val="en-GB"/>
          </w:rPr>
          <w:delText xml:space="preserve">mechanistic </w:delText>
        </w:r>
        <w:r w:rsidR="002E398D" w:rsidRPr="00972C7F" w:rsidDel="00467699">
          <w:rPr>
            <w:rFonts w:eastAsiaTheme="minorEastAsia"/>
            <w:lang w:val="en-GB"/>
          </w:rPr>
          <w:delText xml:space="preserve">Pütter-type </w:delText>
        </w:r>
        <w:r w:rsidR="0021533F" w:rsidRPr="00972C7F" w:rsidDel="00467699">
          <w:rPr>
            <w:rFonts w:eastAsiaTheme="minorEastAsia"/>
            <w:lang w:val="en-GB"/>
          </w:rPr>
          <w:delText>growth models</w:delText>
        </w:r>
        <w:r w:rsidR="00186761" w:rsidRPr="00972C7F" w:rsidDel="00467699">
          <w:rPr>
            <w:rFonts w:eastAsiaTheme="minorEastAsia"/>
            <w:lang w:val="en-GB"/>
          </w:rPr>
          <w:delText>, such as</w:delText>
        </w:r>
        <w:r w:rsidR="0021533F" w:rsidRPr="00972C7F" w:rsidDel="00467699">
          <w:rPr>
            <w:rFonts w:eastAsiaTheme="minorEastAsia"/>
            <w:lang w:val="en-GB"/>
          </w:rPr>
          <w:delText xml:space="preserve"> the </w:delText>
        </w:r>
      </w:del>
      <w:del w:id="140"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del w:id="141" w:author="Max Lindmark" w:date="2020-05-18T13:03:00Z">
        <w:r w:rsidR="00186761" w:rsidRPr="00972C7F" w:rsidDel="00467699">
          <w:rPr>
            <w:rFonts w:eastAsiaTheme="minorEastAsia"/>
            <w:lang w:val="en-GB"/>
          </w:rPr>
          <w:delText>VBGM</w:delText>
        </w:r>
      </w:del>
      <w:del w:id="142" w:author="Max Lindmark" w:date="2020-05-04T11:33:00Z">
        <w:r w:rsidR="00186761" w:rsidRPr="00972C7F" w:rsidDel="00531E2C">
          <w:rPr>
            <w:rFonts w:eastAsiaTheme="minorEastAsia"/>
            <w:lang w:val="en-GB"/>
          </w:rPr>
          <w:delText>)</w:delText>
        </w:r>
      </w:del>
      <w:del w:id="143" w:author="Max Lindmark" w:date="2020-05-18T13:03:00Z">
        <w:r w:rsidR="00CC33F2" w:rsidRPr="00972C7F" w:rsidDel="00467699">
          <w:rPr>
            <w:rFonts w:eastAsiaTheme="minorEastAsia"/>
            <w:lang w:val="en-GB"/>
          </w:rPr>
          <w:delText xml:space="preserve">, </w:delText>
        </w:r>
        <w:r w:rsidR="001414C8" w:rsidRPr="00972C7F" w:rsidDel="00467699">
          <w:rPr>
            <w:rFonts w:eastAsiaTheme="minorEastAsia"/>
            <w:lang w:val="en-GB"/>
          </w:rPr>
          <w:delText xml:space="preserve">or the </w:delText>
        </w:r>
        <w:r w:rsidR="00CC33F2" w:rsidRPr="00972C7F" w:rsidDel="00467699">
          <w:rPr>
            <w:rFonts w:eastAsiaTheme="minorEastAsia"/>
            <w:lang w:val="en-GB"/>
          </w:rPr>
          <w:delText>Ontogenetic Growth Model</w:delText>
        </w:r>
        <w:r w:rsidR="0071340B" w:rsidRPr="00972C7F" w:rsidDel="00467699">
          <w:rPr>
            <w:rFonts w:eastAsiaTheme="minorEastAsia"/>
            <w:lang w:val="en-GB"/>
          </w:rPr>
          <w:delText xml:space="preserve"> </w:delText>
        </w:r>
        <w:r w:rsidR="00674FC4" w:rsidRPr="00972C7F" w:rsidDel="00467699">
          <w:rPr>
            <w:rFonts w:eastAsiaTheme="minorEastAsia"/>
            <w:lang w:val="en-GB"/>
          </w:rPr>
          <w:delText>(</w:delText>
        </w:r>
        <w:r w:rsidR="00CC33F2" w:rsidRPr="00972C7F" w:rsidDel="00467699">
          <w:rPr>
            <w:rFonts w:eastAsiaTheme="minorEastAsia"/>
            <w:lang w:val="en-GB"/>
          </w:rPr>
          <w:delText>OGM</w:delText>
        </w:r>
        <w:r w:rsidR="009E49E8" w:rsidRPr="00972C7F" w:rsidDel="00467699">
          <w:rPr>
            <w:rFonts w:eastAsiaTheme="minorEastAsia"/>
            <w:lang w:val="en-GB"/>
          </w:rPr>
          <w:delText>)</w:delText>
        </w:r>
        <w:r w:rsidR="00E63F4A" w:rsidRPr="00972C7F" w:rsidDel="00467699">
          <w:rPr>
            <w:rFonts w:eastAsiaTheme="minorEastAsia"/>
            <w:lang w:val="en-GB"/>
          </w:rPr>
          <w:delText xml:space="preserve"> </w:delText>
        </w:r>
        <w:r w:rsidR="008E1F46" w:rsidRPr="008D3594" w:rsidDel="00467699">
          <w:rPr>
            <w:rFonts w:eastAsiaTheme="minorEastAsia"/>
          </w:rPr>
          <w:fldChar w:fldCharType="begin"/>
        </w:r>
        <w:r w:rsidR="000B45B9" w:rsidDel="00467699">
          <w:rPr>
            <w:rFonts w:eastAsiaTheme="minorEastAsia"/>
            <w:lang w:val="en-GB"/>
          </w:rPr>
          <w:del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8E1F46" w:rsidRPr="008D3594" w:rsidDel="00467699">
          <w:rPr>
            <w:rFonts w:eastAsiaTheme="minorEastAsia"/>
          </w:rPr>
          <w:fldChar w:fldCharType="separate"/>
        </w:r>
        <w:r w:rsidR="0044238B" w:rsidRPr="0044238B" w:rsidDel="00467699">
          <w:rPr>
            <w:lang w:val="en-GB"/>
          </w:rPr>
          <w:delText xml:space="preserve">(Pütter 1920; von Bertalanffy 1938; Ursin 1967; West </w:delText>
        </w:r>
        <w:r w:rsidR="0044238B" w:rsidRPr="0044238B" w:rsidDel="00467699">
          <w:rPr>
            <w:i/>
            <w:iCs/>
            <w:lang w:val="en-GB"/>
          </w:rPr>
          <w:delText>et al.</w:delText>
        </w:r>
        <w:r w:rsidR="0044238B" w:rsidRPr="0044238B" w:rsidDel="00467699">
          <w:rPr>
            <w:lang w:val="en-GB"/>
          </w:rPr>
          <w:delText xml:space="preserve"> 2001)</w:delText>
        </w:r>
        <w:r w:rsidR="008E1F46" w:rsidRPr="008D3594" w:rsidDel="00467699">
          <w:rPr>
            <w:rFonts w:eastAsiaTheme="minorEastAsia"/>
          </w:rPr>
          <w:fldChar w:fldCharType="end"/>
        </w:r>
        <w:r w:rsidR="00165FC5" w:rsidRPr="002D70E2" w:rsidDel="00467699">
          <w:rPr>
            <w:rFonts w:eastAsiaTheme="minorEastAsia"/>
            <w:lang w:val="en-GB"/>
          </w:rPr>
          <w:delText xml:space="preserve">, as well as </w:delText>
        </w:r>
        <w:r w:rsidR="00A51043" w:rsidRPr="002D70E2" w:rsidDel="00467699">
          <w:rPr>
            <w:rFonts w:eastAsiaTheme="minorEastAsia"/>
            <w:lang w:val="en-GB"/>
          </w:rPr>
          <w:delText xml:space="preserve">more complex </w:delText>
        </w:r>
      </w:del>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144" w:author="Max Lindmark" w:date="2020-05-04T11:34:00Z">
        <w:r w:rsidR="00531E2C" w:rsidRPr="00D9660B">
          <w:rPr>
            <w:rFonts w:eastAsiaTheme="minorEastAsia"/>
            <w:lang w:val="en-US"/>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w:t>
      </w:r>
      <w:r w:rsidR="00195A96" w:rsidRPr="00972C7F">
        <w:rPr>
          <w:rFonts w:eastAsiaTheme="minorEastAsia"/>
          <w:lang w:val="en-GB"/>
        </w:rPr>
        <w:lastRenderedPageBreak/>
        <w:t xml:space="preserve">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49011B4E" w:rsidR="002A05AA" w:rsidRPr="00972C7F" w:rsidRDefault="00821494" w:rsidP="002E3379">
      <w:pPr>
        <w:spacing w:line="480" w:lineRule="auto"/>
        <w:ind w:firstLine="284"/>
        <w:contextualSpacing/>
        <w:jc w:val="both"/>
        <w:rPr>
          <w:rFonts w:cstheme="minorHAnsi"/>
          <w:lang w:val="en-GB"/>
        </w:rPr>
      </w:pPr>
      <w:del w:id="145" w:author="Max Lindmark" w:date="2020-05-04T11:34:00Z">
        <w:r w:rsidRPr="00972C7F" w:rsidDel="00283978">
          <w:rPr>
            <w:rFonts w:eastAsiaTheme="minorEastAsia"/>
            <w:lang w:val="en-GB"/>
          </w:rPr>
          <w:delText>Assessing these dependencies</w:delText>
        </w:r>
      </w:del>
      <w:ins w:id="146" w:author="Max Lindmark" w:date="2020-05-11T08:20:00Z">
        <w:r w:rsidR="00A72469">
          <w:rPr>
            <w:rFonts w:eastAsiaTheme="minorEastAsia"/>
            <w:lang w:val="en-GB"/>
          </w:rPr>
          <w:t>The effect of body mass and temperature</w:t>
        </w:r>
      </w:ins>
      <w:ins w:id="147" w:author="Max Lindmark" w:date="2020-05-18T13:04:00Z">
        <w:r w:rsidR="00723E79">
          <w:rPr>
            <w:rFonts w:eastAsiaTheme="minorEastAsia"/>
            <w:lang w:val="en-GB"/>
          </w:rPr>
          <w:t xml:space="preserve"> on</w:t>
        </w:r>
      </w:ins>
      <w:ins w:id="148" w:author="Max Lindmark" w:date="2020-05-11T08:20:00Z">
        <w:r w:rsidR="00A72469">
          <w:rPr>
            <w:rFonts w:eastAsiaTheme="minorEastAsia"/>
            <w:lang w:val="en-GB"/>
          </w:rPr>
          <w:t xml:space="preserve"> </w:t>
        </w:r>
      </w:ins>
      <w:ins w:id="149" w:author="Max Lindmark" w:date="2020-05-18T13:05:00Z">
        <w:r w:rsidR="00D52A74">
          <w:rPr>
            <w:rFonts w:eastAsiaTheme="minorEastAsia"/>
            <w:lang w:val="en-GB"/>
          </w:rPr>
          <w:t>growth</w:t>
        </w:r>
      </w:ins>
      <w:ins w:id="150" w:author="Max Lindmark" w:date="2020-05-18T13:06:00Z">
        <w:r w:rsidR="005B1145">
          <w:rPr>
            <w:rFonts w:eastAsiaTheme="minorEastAsia"/>
            <w:lang w:val="en-GB"/>
          </w:rPr>
          <w:t xml:space="preserve">, </w:t>
        </w:r>
      </w:ins>
      <w:ins w:id="151" w:author="Max Lindmark" w:date="2020-05-18T13:05:00Z">
        <w:r w:rsidR="00D52A74">
          <w:rPr>
            <w:rFonts w:eastAsiaTheme="minorEastAsia"/>
            <w:lang w:val="en-GB"/>
          </w:rPr>
          <w:t>consumption</w:t>
        </w:r>
      </w:ins>
      <w:ins w:id="152" w:author="Max Lindmark" w:date="2020-05-18T13:06:00Z">
        <w:r w:rsidR="005B1145">
          <w:rPr>
            <w:rFonts w:eastAsiaTheme="minorEastAsia"/>
            <w:lang w:val="en-GB"/>
          </w:rPr>
          <w:t xml:space="preserve"> and</w:t>
        </w:r>
      </w:ins>
      <w:ins w:id="153" w:author="Max Lindmark" w:date="2020-05-18T13:04:00Z">
        <w:r w:rsidR="00723E79">
          <w:rPr>
            <w:rFonts w:eastAsiaTheme="minorEastAsia"/>
            <w:lang w:val="en-GB"/>
          </w:rPr>
          <w:t xml:space="preserve"> </w:t>
        </w:r>
      </w:ins>
      <w:ins w:id="154" w:author="Max Lindmark" w:date="2020-05-18T13:05:00Z">
        <w:r w:rsidR="00D52A74">
          <w:rPr>
            <w:rFonts w:eastAsiaTheme="minorEastAsia"/>
            <w:lang w:val="en-GB"/>
          </w:rPr>
          <w:t xml:space="preserve">metabolism </w:t>
        </w:r>
      </w:ins>
      <w:del w:id="155"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del w:id="156" w:author="Max Lindmark" w:date="2020-05-11T08:20:00Z">
        <w:r w:rsidRPr="00972C7F" w:rsidDel="00A72469">
          <w:rPr>
            <w:rFonts w:eastAsiaTheme="minorEastAsia"/>
            <w:lang w:val="en-GB"/>
          </w:rPr>
          <w:delText xml:space="preserve">done </w:delText>
        </w:r>
      </w:del>
      <w:ins w:id="157" w:author="Max Lindmark" w:date="2020-05-11T08:20:00Z">
        <w:r w:rsidR="00A72469">
          <w:rPr>
            <w:rFonts w:eastAsiaTheme="minorEastAsia"/>
            <w:lang w:val="en-GB"/>
          </w:rPr>
          <w:t xml:space="preserve">evaluated </w:t>
        </w:r>
      </w:ins>
      <w:r w:rsidR="00A6229C" w:rsidRPr="00972C7F">
        <w:rPr>
          <w:rFonts w:eastAsiaTheme="minorEastAsia"/>
          <w:lang w:val="en-GB"/>
        </w:rPr>
        <w:t>at the intraspecific</w:t>
      </w:r>
      <w:r w:rsidR="00E957DE" w:rsidRPr="004559BC">
        <w:rPr>
          <w:rFonts w:eastAsiaTheme="minorEastAsia"/>
          <w:lang w:val="en-GB"/>
        </w:rPr>
        <w:t xml:space="preserve"> </w:t>
      </w:r>
      <w:del w:id="158" w:author="Max Lindmark" w:date="2020-05-11T08:20:00Z">
        <w:r w:rsidR="00E957DE" w:rsidRPr="004559BC" w:rsidDel="00D06A53">
          <w:rPr>
            <w:rFonts w:eastAsiaTheme="minorEastAsia"/>
            <w:lang w:val="en-GB"/>
          </w:rPr>
          <w:delText>level</w:delText>
        </w:r>
        <w:r w:rsidR="006C45BE" w:rsidRPr="00972C7F" w:rsidDel="00D06A53">
          <w:rPr>
            <w:rFonts w:eastAsiaTheme="minorEastAsia"/>
            <w:lang w:val="en-GB"/>
          </w:rPr>
          <w:delText>,</w:delText>
        </w:r>
        <w:r w:rsidR="00952B25" w:rsidRPr="00972C7F" w:rsidDel="00D06A53">
          <w:rPr>
            <w:rFonts w:eastAsiaTheme="minorEastAsia"/>
            <w:lang w:val="en-GB"/>
          </w:rPr>
          <w:delText xml:space="preserve"> </w:delText>
        </w:r>
      </w:del>
      <w:r w:rsidR="00952B25" w:rsidRPr="00972C7F">
        <w:rPr>
          <w:rFonts w:eastAsiaTheme="minorEastAsia"/>
          <w:lang w:val="en-GB"/>
        </w:rPr>
        <w:t xml:space="preserve">rather than </w:t>
      </w:r>
      <w:del w:id="159" w:author="Max Lindmark" w:date="2020-05-11T08:20:00Z">
        <w:r w:rsidR="00645EF7" w:rsidDel="00D06A53">
          <w:rPr>
            <w:rFonts w:eastAsiaTheme="minorEastAsia"/>
            <w:lang w:val="en-GB"/>
          </w:rPr>
          <w:delText xml:space="preserve">the </w:delText>
        </w:r>
      </w:del>
      <w:r w:rsidR="00952B25" w:rsidRPr="00972C7F">
        <w:rPr>
          <w:rFonts w:eastAsiaTheme="minorEastAsia"/>
          <w:lang w:val="en-GB"/>
        </w:rPr>
        <w:t>interspecific</w:t>
      </w:r>
      <w:r w:rsidR="00645EF7">
        <w:rPr>
          <w:rFonts w:eastAsiaTheme="minorEastAsia"/>
          <w:lang w:val="en-GB"/>
        </w:rPr>
        <w:t xml:space="preserve"> level</w:t>
      </w:r>
      <w:ins w:id="160" w:author="Max Lindmark" w:date="2020-05-18T13:04:00Z">
        <w:r w:rsidR="009005AF">
          <w:rPr>
            <w:rFonts w:eastAsiaTheme="minorEastAsia"/>
            <w:lang w:val="en-GB"/>
          </w:rPr>
          <w:t xml:space="preserve">, as they represent </w:t>
        </w:r>
      </w:ins>
      <w:del w:id="161" w:author="Max Lindmark" w:date="2020-05-18T13:04:00Z">
        <w:r w:rsidR="006C45BE" w:rsidRPr="00972C7F" w:rsidDel="009005AF">
          <w:rPr>
            <w:rFonts w:eastAsiaTheme="minorEastAsia"/>
            <w:lang w:val="en-GB"/>
          </w:rPr>
          <w:delText>,</w:delText>
        </w:r>
        <w:r w:rsidR="00952B25" w:rsidRPr="00972C7F" w:rsidDel="009005AF">
          <w:rPr>
            <w:rFonts w:eastAsiaTheme="minorEastAsia"/>
            <w:lang w:val="en-GB"/>
          </w:rPr>
          <w:delText xml:space="preserve"> </w:delText>
        </w:r>
        <w:r w:rsidR="009D2020" w:rsidRPr="00972C7F" w:rsidDel="009005AF">
          <w:rPr>
            <w:rFonts w:eastAsiaTheme="minorEastAsia"/>
            <w:lang w:val="en-GB"/>
          </w:rPr>
          <w:delText xml:space="preserve">to better represent </w:delText>
        </w:r>
        <w:r w:rsidR="00E6031C" w:rsidRPr="00972C7F" w:rsidDel="009005AF">
          <w:rPr>
            <w:rFonts w:eastAsiaTheme="minorEastAsia"/>
            <w:lang w:val="en-GB"/>
          </w:rPr>
          <w:delText xml:space="preserve">the </w:delText>
        </w:r>
      </w:del>
      <w:r w:rsidR="00E6031C" w:rsidRPr="00972C7F">
        <w:rPr>
          <w:rFonts w:eastAsiaTheme="minorEastAsia"/>
          <w:lang w:val="en-GB"/>
        </w:rPr>
        <w:t>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162"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163"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164"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the</w:t>
      </w:r>
      <w:ins w:id="165" w:author="Max Lindmark" w:date="2020-05-18T13:05:00Z">
        <w:r w:rsidR="00803EDD">
          <w:rPr>
            <w:rFonts w:eastAsiaTheme="minorEastAsia"/>
            <w:lang w:val="en-GB"/>
          </w:rPr>
          <w:t>ir</w:t>
        </w:r>
      </w:ins>
      <w:r w:rsidR="00941E76" w:rsidRPr="00972C7F">
        <w:rPr>
          <w:rFonts w:eastAsiaTheme="minorEastAsia"/>
          <w:lang w:val="en-GB"/>
        </w:rPr>
        <w:t xml:space="preserve"> </w:t>
      </w:r>
      <w:del w:id="166" w:author="Max Lindmark" w:date="2020-05-18T13:05:00Z">
        <w:r w:rsidR="00607309" w:rsidRPr="00972C7F" w:rsidDel="00803EDD">
          <w:rPr>
            <w:rFonts w:eastAsiaTheme="minorEastAsia"/>
            <w:lang w:val="en-GB"/>
          </w:rPr>
          <w:delText xml:space="preserve">average </w:delText>
        </w:r>
        <w:r w:rsidR="00B80E9B" w:rsidRPr="00972C7F" w:rsidDel="00803EDD">
          <w:rPr>
            <w:rFonts w:eastAsiaTheme="minorEastAsia"/>
            <w:lang w:val="en-GB"/>
          </w:rPr>
          <w:delText xml:space="preserve">scaling </w:delText>
        </w:r>
        <w:r w:rsidR="00DF13A4" w:rsidRPr="00972C7F" w:rsidDel="00803EDD">
          <w:rPr>
            <w:rFonts w:eastAsiaTheme="minorEastAsia"/>
            <w:lang w:val="en-GB"/>
          </w:rPr>
          <w:delText xml:space="preserve">of individual growth, metabolism and consumption </w:delText>
        </w:r>
        <w:r w:rsidR="00B80E9B" w:rsidRPr="00972C7F" w:rsidDel="00803EDD">
          <w:rPr>
            <w:rFonts w:eastAsiaTheme="minorEastAsia"/>
            <w:lang w:val="en-GB"/>
          </w:rPr>
          <w:delText xml:space="preserve">with </w:delText>
        </w:r>
      </w:del>
      <w:r w:rsidR="00B80E9B" w:rsidRPr="00972C7F">
        <w:rPr>
          <w:rFonts w:eastAsiaTheme="minorEastAsia"/>
          <w:lang w:val="en-GB"/>
        </w:rPr>
        <w:t>body mass and temperature</w:t>
      </w:r>
      <w:ins w:id="167" w:author="Max Lindmark" w:date="2020-05-18T13:05:00Z">
        <w:r w:rsidR="00803EDD">
          <w:rPr>
            <w:rFonts w:eastAsiaTheme="minorEastAsia"/>
            <w:lang w:val="en-GB"/>
          </w:rPr>
          <w:t xml:space="preserve"> </w:t>
        </w:r>
      </w:ins>
      <w:del w:id="168" w:author="Max Lindmark" w:date="2020-05-18T13:05:00Z">
        <w:r w:rsidR="00B80E9B" w:rsidRPr="00972C7F" w:rsidDel="00E26A0A">
          <w:rPr>
            <w:rFonts w:eastAsiaTheme="minorEastAsia"/>
            <w:lang w:val="en-GB"/>
          </w:rPr>
          <w:delText xml:space="preserve"> </w:delText>
        </w:r>
      </w:del>
      <w:ins w:id="169" w:author="Max Lindmark" w:date="2020-05-18T13:05:00Z">
        <w:r w:rsidR="00E26A0A">
          <w:rPr>
            <w:rFonts w:eastAsiaTheme="minorEastAsia"/>
            <w:lang w:val="en-GB"/>
          </w:rPr>
          <w:t xml:space="preserve">scaling </w:t>
        </w:r>
      </w:ins>
      <w:r w:rsidR="00B80E9B" w:rsidRPr="00972C7F">
        <w:rPr>
          <w:rFonts w:eastAsiaTheme="minorEastAsia"/>
          <w:lang w:val="en-GB"/>
        </w:rPr>
        <w:t>is often inferred from interspecific data</w:t>
      </w:r>
      <w:del w:id="170" w:author="Max Lindmark" w:date="2020-05-18T13:05:00Z">
        <w:r w:rsidR="00B9089D" w:rsidRPr="00972C7F" w:rsidDel="00353A32">
          <w:rPr>
            <w:rFonts w:eastAsiaTheme="minorEastAsia"/>
            <w:lang w:val="en-GB"/>
          </w:rPr>
          <w:delText xml:space="preserve"> even when </w:delText>
        </w:r>
        <w:r w:rsidR="003C27B9" w:rsidRPr="00972C7F" w:rsidDel="00353A32">
          <w:rPr>
            <w:rFonts w:eastAsiaTheme="minorEastAsia"/>
            <w:lang w:val="en-GB"/>
          </w:rPr>
          <w:delText>applied to represent</w:delText>
        </w:r>
        <w:r w:rsidR="00622774" w:rsidRPr="00972C7F" w:rsidDel="00353A32">
          <w:rPr>
            <w:rFonts w:eastAsiaTheme="minorEastAsia"/>
            <w:lang w:val="en-GB"/>
          </w:rPr>
          <w:delText xml:space="preserve"> </w:delText>
        </w:r>
        <w:r w:rsidR="001A41FD" w:rsidRPr="00972C7F" w:rsidDel="00353A32">
          <w:rPr>
            <w:rFonts w:eastAsiaTheme="minorEastAsia"/>
            <w:lang w:val="en-GB"/>
          </w:rPr>
          <w:delText>processes</w:delText>
        </w:r>
        <w:r w:rsidR="006C45BE" w:rsidRPr="00972C7F" w:rsidDel="00353A32">
          <w:rPr>
            <w:rFonts w:eastAsiaTheme="minorEastAsia"/>
            <w:lang w:val="en-GB"/>
          </w:rPr>
          <w:delText xml:space="preserve"> in individuals</w:delText>
        </w:r>
      </w:del>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171" w:author="Max Lindmark" w:date="2020-05-04T11:36:00Z">
        <w:r w:rsidR="00EF1F47" w:rsidRPr="00972C7F" w:rsidDel="00B635FF">
          <w:rPr>
            <w:rFonts w:eastAsiaTheme="minorEastAsia"/>
            <w:lang w:val="en-GB"/>
          </w:rPr>
          <w:delText xml:space="preserve"> (</w:delText>
        </w:r>
      </w:del>
      <m:oMath>
        <m:r>
          <w:del w:id="172" w:author="Max Lindmark" w:date="2020-05-04T11:36:00Z">
            <w:rPr>
              <w:rFonts w:ascii="Cambria Math" w:eastAsiaTheme="minorEastAsia" w:hAnsi="Cambria Math"/>
            </w:rPr>
            <m:t>I</m:t>
          </w:del>
        </m:r>
      </m:oMath>
      <w:del w:id="173"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174" w:author="Max Lindmark" w:date="2020-05-04T11:36:00Z">
            <w:rPr>
              <w:rFonts w:ascii="Cambria Math" w:eastAsiaTheme="minorEastAsia" w:hAnsi="Cambria Math"/>
              <w:lang w:val="en-GB"/>
            </w:rPr>
            <m:t>I</m:t>
          </w:ins>
        </m:r>
      </m:oMath>
      <w:ins w:id="175"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176" w:author="Max Lindmark" w:date="2020-05-04T11:42:00Z">
        <w:r w:rsidR="003966DD">
          <w:rPr>
            <w:rFonts w:eastAsiaTheme="minorEastAsia"/>
            <w:lang w:val="en-GB"/>
          </w:rPr>
          <w:t xml:space="preserve"> [</w:t>
        </w:r>
      </w:ins>
      <m:oMath>
        <m:r>
          <w:ins w:id="177" w:author="Max Lindmark" w:date="2020-05-04T11:42:00Z">
            <m:rPr>
              <m:sty m:val="p"/>
            </m:rPr>
            <w:rPr>
              <w:rFonts w:ascii="Cambria Math" w:eastAsiaTheme="minorEastAsia" w:hAnsi="Cambria Math"/>
              <w:lang w:val="en-GB"/>
            </w:rPr>
            <m:t>eV</m:t>
          </w:ins>
        </m:r>
      </m:oMath>
      <w:ins w:id="178"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179" w:author="Max Lindmark" w:date="2020-05-04T11:45:00Z">
        <w:r w:rsidR="00BD33E6">
          <w:rPr>
            <w:rFonts w:eastAsiaTheme="minorEastAsia"/>
            <w:lang w:val="en-GB"/>
          </w:rPr>
          <w:t xml:space="preserve"> [</w:t>
        </w:r>
      </w:ins>
      <m:oMath>
        <m:r>
          <w:ins w:id="180" w:author="Max Lindmark" w:date="2020-05-04T11:45:00Z">
            <m:rPr>
              <m:sty m:val="p"/>
            </m:rPr>
            <w:rPr>
              <w:rFonts w:ascii="Cambria Math" w:eastAsiaTheme="minorEastAsia" w:hAnsi="Cambria Math"/>
              <w:lang w:val="en-GB"/>
            </w:rPr>
            <m:t>eV∙</m:t>
          </w:ins>
        </m:r>
        <m:sSup>
          <m:sSupPr>
            <m:ctrlPr>
              <w:ins w:id="181" w:author="Max Lindmark" w:date="2020-05-04T11:46:00Z">
                <w:rPr>
                  <w:rFonts w:ascii="Cambria Math" w:eastAsiaTheme="minorEastAsia" w:hAnsi="Cambria Math"/>
                  <w:iCs/>
                  <w:lang w:val="en-GB"/>
                </w:rPr>
              </w:ins>
            </m:ctrlPr>
          </m:sSupPr>
          <m:e>
            <m:r>
              <w:ins w:id="182" w:author="Max Lindmark" w:date="2020-05-04T11:45:00Z">
                <m:rPr>
                  <m:sty m:val="p"/>
                </m:rPr>
                <w:rPr>
                  <w:rFonts w:ascii="Cambria Math" w:eastAsiaTheme="minorEastAsia" w:hAnsi="Cambria Math"/>
                  <w:lang w:val="en-GB"/>
                </w:rPr>
                <m:t>K</m:t>
              </w:ins>
            </m:r>
          </m:e>
          <m:sup>
            <m:r>
              <w:ins w:id="183" w:author="Max Lindmark" w:date="2020-05-04T11:46:00Z">
                <m:rPr>
                  <m:sty m:val="p"/>
                </m:rPr>
                <w:rPr>
                  <w:rFonts w:ascii="Cambria Math" w:eastAsiaTheme="minorEastAsia" w:hAnsi="Cambria Math"/>
                  <w:lang w:val="en-GB"/>
                </w:rPr>
                <m:t>-1</m:t>
              </w:ins>
            </m:r>
          </m:sup>
        </m:sSup>
      </m:oMath>
      <w:ins w:id="184"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185" w:author="Max Lindmark" w:date="2020-05-04T11:46:00Z">
        <w:r w:rsidR="00EC3069" w:rsidRPr="00972C7F" w:rsidDel="009B18F4">
          <w:rPr>
            <w:rFonts w:eastAsiaTheme="minorEastAsia"/>
            <w:lang w:val="en-GB"/>
          </w:rPr>
          <w:delText xml:space="preserve">in </w:delText>
        </w:r>
      </w:del>
      <w:ins w:id="186" w:author="Max Lindmark" w:date="2020-05-04T11:46:00Z">
        <w:r w:rsidR="009B18F4">
          <w:rPr>
            <w:rFonts w:eastAsiaTheme="minorEastAsia"/>
            <w:lang w:val="en-GB"/>
          </w:rPr>
          <w:t>[</w:t>
        </w:r>
      </w:ins>
      <m:oMath>
        <m:r>
          <w:ins w:id="187" w:author="Max Lindmark" w:date="2020-05-04T11:46:00Z">
            <m:rPr>
              <m:sty m:val="p"/>
            </m:rPr>
            <w:rPr>
              <w:rFonts w:ascii="Cambria Math" w:eastAsiaTheme="minorEastAsia" w:hAnsi="Cambria Math"/>
              <w:lang w:val="en-GB"/>
            </w:rPr>
            <m:t>K</m:t>
          </w:ins>
        </m:r>
      </m:oMath>
      <w:ins w:id="188" w:author="Max Lindmark" w:date="2020-05-04T11:46:00Z">
        <w:r w:rsidR="009B18F4">
          <w:rPr>
            <w:rFonts w:eastAsiaTheme="minorEastAsia"/>
            <w:iCs/>
            <w:lang w:val="en-GB"/>
          </w:rPr>
          <w:t>]</w:t>
        </w:r>
      </w:ins>
      <w:del w:id="189"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90" w:author="Max Lindmark" w:date="2020-05-04T11:46:00Z">
        <w:r w:rsidR="009261DD">
          <w:rPr>
            <w:rFonts w:eastAsiaTheme="minorEastAsia"/>
            <w:lang w:val="en-GB"/>
          </w:rPr>
          <w:t xml:space="preserve">a </w:t>
        </w:r>
      </w:ins>
      <w:r w:rsidR="007D1821" w:rsidRPr="00972C7F">
        <w:rPr>
          <w:rFonts w:eastAsiaTheme="minorEastAsia"/>
          <w:lang w:val="en-GB"/>
        </w:rPr>
        <w:t>mass-scaling</w:t>
      </w:r>
      <w:ins w:id="191"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92" w:author="Max Lindmark" w:date="2020-05-04T11:46:00Z">
        <w:r w:rsidR="008D7E70">
          <w:rPr>
            <w:rFonts w:eastAsiaTheme="minorEastAsia"/>
            <w:lang w:val="en-GB"/>
          </w:rPr>
          <w:t>How</w:t>
        </w:r>
      </w:ins>
      <w:ins w:id="193" w:author="Max Lindmark" w:date="2020-05-04T11:47:00Z">
        <w:r w:rsidR="008D7E70">
          <w:rPr>
            <w:rFonts w:eastAsiaTheme="minorEastAsia"/>
            <w:lang w:val="en-GB"/>
          </w:rPr>
          <w:t xml:space="preserve">ever, </w:t>
        </w:r>
      </w:ins>
      <w:del w:id="194"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del w:id="195" w:author="Max Lindmark" w:date="2020-05-18T13:07:00Z">
        <w:r w:rsidR="003472BC" w:rsidRPr="00972C7F" w:rsidDel="000645E4">
          <w:rPr>
            <w:rFonts w:cstheme="minorHAnsi"/>
            <w:lang w:val="en-GB"/>
          </w:rPr>
          <w:delText xml:space="preserve">examples </w:delText>
        </w:r>
        <w:r w:rsidR="00E145C6" w:rsidRPr="00972C7F" w:rsidDel="000645E4">
          <w:rPr>
            <w:rFonts w:cstheme="minorHAnsi"/>
            <w:lang w:val="en-GB"/>
          </w:rPr>
          <w:delText xml:space="preserve">of </w:delText>
        </w:r>
      </w:del>
      <w:r w:rsidR="00E145C6" w:rsidRPr="00972C7F">
        <w:rPr>
          <w:rFonts w:cstheme="minorHAnsi"/>
          <w:lang w:val="en-GB"/>
        </w:rPr>
        <w:t xml:space="preserve">deviations from </w:t>
      </w:r>
      <w:ins w:id="196" w:author="Max Lindmark" w:date="2020-05-18T13:07:00Z">
        <w:r w:rsidR="000645E4">
          <w:rPr>
            <w:rFonts w:cstheme="minorHAnsi"/>
            <w:lang w:val="en-GB"/>
          </w:rPr>
          <w:t xml:space="preserve">the </w:t>
        </w:r>
      </w:ins>
      <w:del w:id="197" w:author="Max Lindmark" w:date="2020-05-18T13:07:00Z">
        <w:r w:rsidR="00E145C6" w:rsidRPr="00972C7F" w:rsidDel="00622A66">
          <w:rPr>
            <w:rFonts w:cstheme="minorHAnsi"/>
            <w:lang w:val="en-GB"/>
          </w:rPr>
          <w:delText xml:space="preserve">this </w:delText>
        </w:r>
        <w:r w:rsidR="006A1A0C" w:rsidRPr="00972C7F" w:rsidDel="00622A66">
          <w:rPr>
            <w:rFonts w:cstheme="minorHAnsi"/>
            <w:lang w:val="en-GB"/>
          </w:rPr>
          <w:delText xml:space="preserve">mass-scaling </w:delText>
        </w:r>
      </w:del>
      <w:ins w:id="198" w:author="Max Lindmark" w:date="2020-05-18T13:07:00Z">
        <w:r w:rsidR="00622A66">
          <w:rPr>
            <w:rFonts w:cstheme="minorHAnsi"/>
            <w:lang w:val="en-GB"/>
          </w:rPr>
          <w:t xml:space="preserve">¾ </w:t>
        </w:r>
        <w:r w:rsidR="000645E4">
          <w:rPr>
            <w:rFonts w:cstheme="minorHAnsi"/>
            <w:lang w:val="en-GB"/>
          </w:rPr>
          <w:t xml:space="preserve"> </w:t>
        </w:r>
        <w:r w:rsidR="00425217">
          <w:rPr>
            <w:rFonts w:cstheme="minorHAnsi"/>
            <w:lang w:val="en-GB"/>
          </w:rPr>
          <w:t xml:space="preserve">mass </w:t>
        </w:r>
      </w:ins>
      <w:r w:rsidR="006A1A0C" w:rsidRPr="00972C7F">
        <w:rPr>
          <w:rFonts w:cstheme="minorHAnsi"/>
          <w:lang w:val="en-GB"/>
        </w:rPr>
        <w:t>exponent</w:t>
      </w:r>
      <w:ins w:id="199" w:author="Max Lindmark" w:date="2020-05-18T13:07:00Z">
        <w:r w:rsidR="000645E4">
          <w:rPr>
            <w:rFonts w:cstheme="minorHAnsi"/>
            <w:lang w:val="en-GB"/>
          </w:rPr>
          <w:t xml:space="preserve"> are common</w:t>
        </w:r>
      </w:ins>
      <w:r w:rsidR="006A1A0C" w:rsidRPr="00972C7F">
        <w:rPr>
          <w:rFonts w:cstheme="minorHAnsi"/>
          <w:lang w:val="en-GB"/>
        </w:rPr>
        <w:t xml:space="preserve">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del w:id="200" w:author="Max Lindmark" w:date="2020-05-18T13:07:00Z">
        <w:r w:rsidR="006C45BE" w:rsidRPr="002D70E2" w:rsidDel="00826A5F">
          <w:rPr>
            <w:rFonts w:cstheme="minorHAnsi"/>
            <w:lang w:val="en-GB"/>
          </w:rPr>
          <w:delText xml:space="preserve">cases when </w:delText>
        </w:r>
      </w:del>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ins w:id="201" w:author="Max Lindmark" w:date="2020-05-18T13:08:00Z">
        <w:r w:rsidR="00E97E74" w:rsidRPr="00E97E74">
          <w:rPr>
            <w:rFonts w:cstheme="minorHAnsi"/>
            <w:lang w:val="en-US"/>
            <w:rPrChange w:id="202" w:author="Max Lindmark" w:date="2020-05-18T13:08:00Z">
              <w:rPr>
                <w:rFonts w:cstheme="minorHAnsi"/>
                <w:lang w:val="sv-SE"/>
              </w:rPr>
            </w:rPrChange>
          </w:rPr>
          <w:t xml:space="preserve">In addition, </w:t>
        </w:r>
      </w:ins>
      <w:del w:id="203"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204" w:author="Max Lindmark" w:date="2020-05-18T13:08:00Z">
        <w:r w:rsidR="00E97E74" w:rsidRPr="00E97E74">
          <w:rPr>
            <w:rFonts w:cstheme="minorHAnsi"/>
            <w:lang w:val="en-US"/>
            <w:rPrChange w:id="205" w:author="Max Lindmark" w:date="2020-05-18T13:08:00Z">
              <w:rPr>
                <w:rFonts w:cstheme="minorHAnsi"/>
                <w:lang w:val="sv-SE"/>
              </w:rPr>
            </w:rPrChange>
          </w:rPr>
          <w:t>while 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206"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207" w:author="Max Lindmark" w:date="2020-05-18T13:08:00Z">
        <w:r w:rsidR="001F1494">
          <w:rPr>
            <w:rFonts w:eastAsiaTheme="minorEastAsia"/>
            <w:lang w:val="en-GB"/>
          </w:rPr>
          <w:t xml:space="preserve">, </w:t>
        </w:r>
      </w:ins>
      <w:del w:id="208"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ins w:id="209" w:author="Max Lindmark" w:date="2020-05-18T13:09:00Z">
        <w:r w:rsidR="0002062C">
          <w:rPr>
            <w:rFonts w:cstheme="minorHAnsi"/>
            <w:lang w:val="en-GB"/>
          </w:rPr>
          <w:t>Alternative approaches that overcome these</w:t>
        </w:r>
      </w:ins>
      <w:ins w:id="210" w:author="Max Lindmark" w:date="2020-05-18T13:10:00Z">
        <w:r w:rsidR="0002062C">
          <w:rPr>
            <w:rFonts w:cstheme="minorHAnsi"/>
            <w:lang w:val="en-GB"/>
          </w:rPr>
          <w:t xml:space="preserve"> obstacles </w:t>
        </w:r>
      </w:ins>
      <w:del w:id="211" w:author="Max Lindmark" w:date="2020-05-18T13:09:00Z">
        <w:r w:rsidR="00EB7199" w:rsidRPr="00972C7F" w:rsidDel="0002062C">
          <w:rPr>
            <w:rFonts w:cstheme="minorHAnsi"/>
            <w:lang w:val="en-GB"/>
          </w:rPr>
          <w:delText>These</w:delText>
        </w:r>
        <w:r w:rsidR="00730BF0" w:rsidRPr="00972C7F" w:rsidDel="0002062C">
          <w:rPr>
            <w:rFonts w:cstheme="minorHAnsi"/>
            <w:lang w:val="en-GB"/>
          </w:rPr>
          <w:delText xml:space="preserve"> </w:delText>
        </w:r>
        <w:r w:rsidR="00FA064E" w:rsidDel="00CA169B">
          <w:rPr>
            <w:rFonts w:cstheme="minorHAnsi"/>
            <w:lang w:val="en-GB"/>
          </w:rPr>
          <w:delText xml:space="preserve">simplifications </w:delText>
        </w:r>
        <w:r w:rsidR="00FA064E" w:rsidDel="0002062C">
          <w:rPr>
            <w:rFonts w:cstheme="minorHAnsi"/>
            <w:lang w:val="en-GB"/>
          </w:rPr>
          <w:delText xml:space="preserve">could </w:delText>
        </w:r>
        <w:r w:rsidR="00EB7199" w:rsidRPr="00972C7F" w:rsidDel="0002062C">
          <w:rPr>
            <w:rFonts w:cstheme="minorHAnsi"/>
            <w:lang w:val="en-GB"/>
          </w:rPr>
          <w:delText>affect the</w:delText>
        </w:r>
        <w:r w:rsidR="00730BF0" w:rsidRPr="00972C7F" w:rsidDel="0002062C">
          <w:rPr>
            <w:rFonts w:cstheme="minorHAnsi"/>
            <w:lang w:val="en-GB"/>
          </w:rPr>
          <w:delText xml:space="preserve"> estimate</w:delText>
        </w:r>
        <w:r w:rsidR="00991524" w:rsidRPr="00972C7F" w:rsidDel="0002062C">
          <w:rPr>
            <w:rFonts w:cstheme="minorHAnsi"/>
            <w:lang w:val="en-GB"/>
          </w:rPr>
          <w:delText xml:space="preserve">s of </w:delText>
        </w:r>
        <w:r w:rsidR="00CD08BE" w:rsidRPr="00972C7F" w:rsidDel="0002062C">
          <w:rPr>
            <w:rFonts w:cstheme="minorHAnsi"/>
            <w:lang w:val="en-GB"/>
          </w:rPr>
          <w:delText>temperature</w:delText>
        </w:r>
        <w:r w:rsidR="00F91F58" w:rsidDel="0002062C">
          <w:rPr>
            <w:rFonts w:cstheme="minorHAnsi"/>
            <w:lang w:val="en-GB"/>
          </w:rPr>
          <w:delText xml:space="preserve"> </w:delText>
        </w:r>
        <w:r w:rsidR="00CD08BE" w:rsidRPr="00972C7F" w:rsidDel="0002062C">
          <w:rPr>
            <w:rFonts w:cstheme="minorHAnsi"/>
            <w:lang w:val="en-GB"/>
          </w:rPr>
          <w:delText>dependencies</w:delText>
        </w:r>
        <w:r w:rsidR="00F9796D" w:rsidRPr="004559BC" w:rsidDel="0002062C">
          <w:rPr>
            <w:rFonts w:cstheme="minorHAnsi"/>
            <w:lang w:val="en-GB"/>
          </w:rPr>
          <w:delText xml:space="preserve"> </w:delText>
        </w:r>
        <w:r w:rsidR="001409CE" w:rsidDel="0002062C">
          <w:rPr>
            <w:rFonts w:cstheme="minorHAnsi"/>
          </w:rPr>
          <w:fldChar w:fldCharType="begin"/>
        </w:r>
        <w:r w:rsidR="008F2D15" w:rsidRPr="004559BC" w:rsidDel="0002062C">
          <w:rPr>
            <w:rFonts w:cstheme="minorHAnsi"/>
            <w:lang w:val="en-GB"/>
          </w:rPr>
          <w:del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delInstrText>
        </w:r>
        <w:r w:rsidR="008F2D15" w:rsidDel="0002062C">
          <w:rPr>
            <w:rFonts w:cstheme="minorHAnsi"/>
          </w:rPr>
          <w:delInstrText>ies. 4. For the majority of the data sets, in addition to not supporting a scaling exponent of 3/4, the analyses indicated that effects of body temperature sometimes fell outside the range of 0.6-0.7 eV, indicating that the predictions of the AFS model</w:delInstrText>
        </w:r>
        <w:r w:rsidR="008F2D15" w:rsidRPr="004559BC" w:rsidDel="0002062C">
          <w:rPr>
            <w:rFonts w:cstheme="minorHAnsi"/>
            <w:lang w:val="en-GB"/>
          </w:rPr>
          <w:del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1409CE" w:rsidDel="0002062C">
          <w:rPr>
            <w:rFonts w:cstheme="minorHAnsi"/>
          </w:rPr>
          <w:fldChar w:fldCharType="separate"/>
        </w:r>
        <w:r w:rsidR="008F2D15" w:rsidRPr="008F2D15" w:rsidDel="0002062C">
          <w:rPr>
            <w:rFonts w:ascii="Times New Roman" w:cs="Times New Roman"/>
            <w:lang w:val="en-GB"/>
          </w:rPr>
          <w:delText xml:space="preserve">(Downs </w:delText>
        </w:r>
        <w:r w:rsidR="008F2D15" w:rsidRPr="008F2D15" w:rsidDel="0002062C">
          <w:rPr>
            <w:rFonts w:ascii="Times New Roman" w:cs="Times New Roman"/>
            <w:i/>
            <w:iCs/>
            <w:lang w:val="en-GB"/>
          </w:rPr>
          <w:delText>et al.</w:delText>
        </w:r>
        <w:r w:rsidR="008F2D15" w:rsidRPr="008F2D15" w:rsidDel="0002062C">
          <w:rPr>
            <w:rFonts w:ascii="Times New Roman" w:cs="Times New Roman"/>
            <w:lang w:val="en-GB"/>
          </w:rPr>
          <w:delText xml:space="preserve"> 2008)</w:delText>
        </w:r>
        <w:r w:rsidR="001409CE" w:rsidDel="0002062C">
          <w:rPr>
            <w:rFonts w:cstheme="minorHAnsi"/>
          </w:rPr>
          <w:fldChar w:fldCharType="end"/>
        </w:r>
        <w:r w:rsidR="009F11BF" w:rsidRPr="002D70E2" w:rsidDel="0002062C">
          <w:rPr>
            <w:rFonts w:cstheme="minorHAnsi"/>
            <w:lang w:val="en-GB"/>
          </w:rPr>
          <w:delText xml:space="preserve">. </w:delText>
        </w:r>
        <w:r w:rsidR="007B66ED" w:rsidRPr="002D70E2" w:rsidDel="0002062C">
          <w:rPr>
            <w:rFonts w:cstheme="minorHAnsi"/>
            <w:lang w:val="en-GB"/>
          </w:rPr>
          <w:delText>I</w:delText>
        </w:r>
        <w:r w:rsidR="003E6041" w:rsidRPr="002D70E2" w:rsidDel="0002062C">
          <w:rPr>
            <w:rFonts w:cstheme="minorHAnsi"/>
            <w:lang w:val="en-GB"/>
          </w:rPr>
          <w:delText>nstead of mass-</w:delText>
        </w:r>
        <w:r w:rsidR="007D4038" w:rsidDel="0002062C">
          <w:rPr>
            <w:rFonts w:cstheme="minorHAnsi"/>
            <w:lang w:val="en-GB"/>
          </w:rPr>
          <w:delText xml:space="preserve"> or temperature</w:delText>
        </w:r>
      </w:del>
      <w:del w:id="212" w:author="Max Lindmark" w:date="2020-05-08T15:23:00Z">
        <w:r w:rsidR="007D4038" w:rsidDel="0010623B">
          <w:rPr>
            <w:rFonts w:cstheme="minorHAnsi"/>
            <w:lang w:val="en-GB"/>
          </w:rPr>
          <w:delText>-</w:delText>
        </w:r>
      </w:del>
      <w:del w:id="213" w:author="Max Lindmark" w:date="2020-05-18T13:09:00Z">
        <w:r w:rsidR="003E6041" w:rsidRPr="002D70E2" w:rsidDel="0002062C">
          <w:rPr>
            <w:rFonts w:cstheme="minorHAnsi"/>
            <w:lang w:val="en-GB"/>
          </w:rPr>
          <w:delText xml:space="preserve">correcting </w:delText>
        </w:r>
        <w:r w:rsidR="00400E23" w:rsidDel="0002062C">
          <w:rPr>
            <w:rFonts w:cstheme="minorHAnsi"/>
            <w:lang w:val="en-GB"/>
          </w:rPr>
          <w:delText>rates</w:delText>
        </w:r>
        <w:r w:rsidR="007D4038" w:rsidDel="0002062C">
          <w:rPr>
            <w:rFonts w:cstheme="minorHAnsi"/>
            <w:lang w:val="en-GB"/>
          </w:rPr>
          <w:delText xml:space="preserve"> </w:delText>
        </w:r>
        <w:r w:rsidR="00EE009B" w:rsidRPr="002D70E2" w:rsidDel="0002062C">
          <w:rPr>
            <w:rFonts w:cstheme="minorHAnsi"/>
            <w:lang w:val="en-GB"/>
          </w:rPr>
          <w:delText>according to the AFS</w:delText>
        </w:r>
        <w:r w:rsidR="001409CE" w:rsidRPr="004559BC" w:rsidDel="0002062C">
          <w:rPr>
            <w:rFonts w:cstheme="minorHAnsi"/>
            <w:lang w:val="en-GB"/>
          </w:rPr>
          <w:delText xml:space="preserve"> </w:delText>
        </w:r>
        <w:r w:rsidR="001409CE" w:rsidDel="0002062C">
          <w:rPr>
            <w:rFonts w:cstheme="minorHAnsi"/>
          </w:rPr>
          <w:fldChar w:fldCharType="begin"/>
        </w:r>
        <w:r w:rsidR="008F2D15" w:rsidRPr="004559BC" w:rsidDel="0002062C">
          <w:rPr>
            <w:rFonts w:cstheme="minorHAnsi"/>
            <w:lang w:val="en-GB"/>
          </w:rPr>
          <w:del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delInstrText>
        </w:r>
        <w:r w:rsidR="008F2D15" w:rsidDel="0002062C">
          <w:rPr>
            <w:rFonts w:cstheme="minorHAnsi"/>
          </w:rPr>
          <w:delInstrText>ﬁ</w:delInstrText>
        </w:r>
        <w:r w:rsidR="008F2D15" w:rsidRPr="004559BC" w:rsidDel="0002062C">
          <w:rPr>
            <w:rFonts w:cstheme="minorHAnsi"/>
            <w:lang w:val="en-GB"/>
          </w:rPr>
          <w:del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delInstrText>
        </w:r>
        <w:r w:rsidR="001409CE" w:rsidDel="0002062C">
          <w:rPr>
            <w:rFonts w:cstheme="minorHAnsi"/>
          </w:rPr>
          <w:fldChar w:fldCharType="separate"/>
        </w:r>
        <w:r w:rsidR="008F2D15" w:rsidRPr="008F2D15" w:rsidDel="0002062C">
          <w:rPr>
            <w:rFonts w:ascii="Times New Roman" w:cs="Times New Roman"/>
            <w:lang w:val="en-GB"/>
          </w:rPr>
          <w:delText xml:space="preserve">(Brown </w:delText>
        </w:r>
        <w:r w:rsidR="008F2D15" w:rsidRPr="008F2D15" w:rsidDel="0002062C">
          <w:rPr>
            <w:rFonts w:ascii="Times New Roman" w:cs="Times New Roman"/>
            <w:i/>
            <w:iCs/>
            <w:lang w:val="en-GB"/>
          </w:rPr>
          <w:delText>et al.</w:delText>
        </w:r>
        <w:r w:rsidR="008F2D15" w:rsidRPr="008F2D15" w:rsidDel="0002062C">
          <w:rPr>
            <w:rFonts w:ascii="Times New Roman" w:cs="Times New Roman"/>
            <w:lang w:val="en-GB"/>
          </w:rPr>
          <w:delText xml:space="preserve"> 2004)</w:delText>
        </w:r>
        <w:r w:rsidR="001409CE" w:rsidDel="0002062C">
          <w:rPr>
            <w:rFonts w:cstheme="minorHAnsi"/>
          </w:rPr>
          <w:fldChar w:fldCharType="end"/>
        </w:r>
        <w:r w:rsidR="00EE009B" w:rsidRPr="002D70E2" w:rsidDel="0002062C">
          <w:rPr>
            <w:rFonts w:cstheme="minorHAnsi"/>
            <w:lang w:val="en-GB"/>
          </w:rPr>
          <w:delText>,</w:delText>
        </w:r>
        <w:r w:rsidR="00C701A0" w:rsidRPr="002D70E2" w:rsidDel="0002062C">
          <w:rPr>
            <w:rFonts w:cstheme="minorHAnsi"/>
            <w:lang w:val="en-GB"/>
          </w:rPr>
          <w:delText xml:space="preserve"> it could be more appropriate to </w:delText>
        </w:r>
      </w:del>
      <w:ins w:id="214" w:author="Max Lindmark" w:date="2020-05-18T13:10:00Z">
        <w:r w:rsidR="0002062C">
          <w:rPr>
            <w:rFonts w:cstheme="minorHAnsi"/>
            <w:lang w:val="en-GB"/>
          </w:rPr>
          <w:t xml:space="preserve">include </w:t>
        </w:r>
      </w:ins>
      <w:r w:rsidR="00C701A0" w:rsidRPr="002D70E2">
        <w:rPr>
          <w:rFonts w:cstheme="minorHAnsi"/>
          <w:lang w:val="en-GB"/>
        </w:rPr>
        <w:t>fit</w:t>
      </w:r>
      <w:ins w:id="215" w:author="Max Lindmark" w:date="2020-05-18T13:10:00Z">
        <w:r w:rsidR="0002062C">
          <w:rPr>
            <w:rFonts w:cstheme="minorHAnsi"/>
            <w:lang w:val="en-GB"/>
          </w:rPr>
          <w:t>ting</w:t>
        </w:r>
      </w:ins>
      <w:r w:rsidR="00C701A0" w:rsidRPr="002D70E2">
        <w:rPr>
          <w:rFonts w:cstheme="minorHAnsi"/>
          <w:lang w:val="en-GB"/>
        </w:rPr>
        <w:t xml:space="preserve"> </w:t>
      </w:r>
      <w:r w:rsidR="00807A48">
        <w:rPr>
          <w:rFonts w:cstheme="minorHAnsi"/>
          <w:lang w:val="en-GB"/>
        </w:rPr>
        <w:t xml:space="preserve">multiple regression </w:t>
      </w:r>
      <w:r w:rsidR="000A467D" w:rsidRPr="002D70E2">
        <w:rPr>
          <w:rFonts w:cstheme="minorHAnsi"/>
          <w:lang w:val="en-GB"/>
        </w:rPr>
        <w:t xml:space="preserve">models where </w:t>
      </w:r>
      <w:del w:id="216" w:author="Max Lindmark" w:date="2020-05-18T13:10:00Z">
        <w:r w:rsidR="00916F60" w:rsidDel="005976ED">
          <w:rPr>
            <w:rFonts w:cstheme="minorHAnsi"/>
            <w:lang w:val="en-GB"/>
          </w:rPr>
          <w:delText xml:space="preserve">regression </w:delText>
        </w:r>
      </w:del>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del w:id="217" w:author="Max Lindmark" w:date="2020-05-18T13:10:00Z">
        <w:r w:rsidR="001409CE" w:rsidRPr="004559BC" w:rsidDel="00414FE6">
          <w:rPr>
            <w:rFonts w:cstheme="minorHAnsi"/>
            <w:lang w:val="en-GB"/>
          </w:rPr>
          <w:lastRenderedPageBreak/>
          <w:delText>fit</w:delText>
        </w:r>
      </w:del>
      <w:ins w:id="218" w:author="Max Lindmark" w:date="2020-05-18T13:10:00Z">
        <w:r w:rsidR="00414FE6" w:rsidRPr="004559BC">
          <w:rPr>
            <w:rFonts w:cstheme="minorHAnsi"/>
            <w:lang w:val="en-GB"/>
          </w:rPr>
          <w:t>fit</w:t>
        </w:r>
        <w:r w:rsidR="00414FE6">
          <w:rPr>
            <w:rFonts w:cstheme="minorHAnsi"/>
            <w:lang w:val="en-GB"/>
          </w:rPr>
          <w:t>ting</w:t>
        </w:r>
      </w:ins>
      <w:r w:rsidR="001409CE" w:rsidRPr="004559BC">
        <w:rPr>
          <w:rFonts w:cstheme="minorHAnsi"/>
          <w:lang w:val="en-GB"/>
        </w:rPr>
        <w:t xml:space="preserve">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del w:id="219" w:author="Max Lindmark" w:date="2020-05-08T15:23:00Z">
        <w:r w:rsidR="0078762B" w:rsidRPr="004559BC" w:rsidDel="0010623B">
          <w:rPr>
            <w:rFonts w:cstheme="minorHAnsi"/>
            <w:lang w:val="en-GB"/>
          </w:rPr>
          <w:delText>-</w:delText>
        </w:r>
      </w:del>
      <w:ins w:id="220" w:author="Max Lindmark" w:date="2020-05-08T15:23:00Z">
        <w:r w:rsidR="0010623B">
          <w:rPr>
            <w:rFonts w:cstheme="minorHAnsi"/>
            <w:lang w:val="en-GB"/>
          </w:rPr>
          <w:t>-</w:t>
        </w:r>
      </w:ins>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2F4A1FCB"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w:t>
      </w:r>
      <w:del w:id="221" w:author="Max Lindmark" w:date="2020-05-18T13:10:00Z">
        <w:r w:rsidR="0063639A" w:rsidRPr="00972C7F" w:rsidDel="005060BA">
          <w:rPr>
            <w:rFonts w:cstheme="minorHAnsi"/>
            <w:lang w:val="en-GB"/>
          </w:rPr>
          <w:delText>C</w:delText>
        </w:r>
        <w:r w:rsidRPr="00972C7F" w:rsidDel="005060BA">
          <w:rPr>
            <w:rFonts w:cstheme="minorHAnsi"/>
            <w:lang w:val="en-GB"/>
          </w:rPr>
          <w:delText xml:space="preserve">ontributing factors could be </w:delText>
        </w:r>
        <w:r w:rsidRPr="00972C7F" w:rsidDel="005060BA">
          <w:rPr>
            <w:rFonts w:eastAsiaTheme="minorEastAsia"/>
            <w:lang w:val="en-GB"/>
          </w:rPr>
          <w:delText>the l</w:delText>
        </w:r>
      </w:del>
      <w:ins w:id="222" w:author="Max Lindmark" w:date="2020-05-18T13:10:00Z">
        <w:r w:rsidR="005060BA">
          <w:rPr>
            <w:rFonts w:eastAsiaTheme="minorEastAsia"/>
            <w:lang w:val="en-GB"/>
          </w:rPr>
          <w:t>L</w:t>
        </w:r>
      </w:ins>
      <w:r w:rsidRPr="00972C7F">
        <w:rPr>
          <w:rFonts w:eastAsiaTheme="minorEastAsia"/>
          <w:lang w:val="en-GB"/>
        </w:rPr>
        <w:t xml:space="preserve">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ins w:id="223" w:author="Max Lindmark" w:date="2020-05-18T13:10:00Z">
        <w:r w:rsidR="005060BA">
          <w:rPr>
            <w:rFonts w:eastAsiaTheme="minorEastAsia"/>
            <w:lang w:val="en-GB"/>
          </w:rPr>
          <w:t xml:space="preserve"> </w:t>
        </w:r>
      </w:ins>
      <w:del w:id="224" w:author="Max Lindmark" w:date="2020-05-18T13:11:00Z">
        <w:r w:rsidRPr="00972C7F" w:rsidDel="008C5632">
          <w:rPr>
            <w:rFonts w:eastAsiaTheme="minorEastAsia"/>
            <w:lang w:val="en-GB"/>
          </w:rPr>
          <w:delText xml:space="preserve"> </w:delText>
        </w:r>
      </w:del>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225" w:author="Max Lindmark" w:date="2020-05-04T11:52:00Z">
        <w:r w:rsidR="003E45F6">
          <w:rPr>
            <w:rFonts w:eastAsiaTheme="minorEastAsia"/>
            <w:lang w:val="en-GB"/>
          </w:rPr>
          <w:t xml:space="preserve"> sets</w:t>
        </w:r>
      </w:ins>
      <w:r w:rsidRPr="00972C7F">
        <w:rPr>
          <w:rFonts w:eastAsiaTheme="minorEastAsia"/>
          <w:lang w:val="en-GB"/>
        </w:rPr>
        <w:t xml:space="preserve"> </w:t>
      </w:r>
      <w:ins w:id="226" w:author="Max Lindmark" w:date="2020-05-18T13:11:00Z">
        <w:r w:rsidR="000A3F4B">
          <w:rPr>
            <w:rFonts w:eastAsiaTheme="minorEastAsia"/>
            <w:lang w:val="en-GB"/>
          </w:rPr>
          <w:t xml:space="preserve">(in particular for </w:t>
        </w:r>
      </w:ins>
      <w:moveToRangeStart w:id="227" w:author="Max Lindmark" w:date="2020-05-18T13:11:00Z" w:name="move40699923"/>
      <w:moveTo w:id="228" w:author="Max Lindmark" w:date="2020-05-18T13:11:00Z">
        <w:del w:id="229" w:author="Max Lindmark" w:date="2020-05-18T13:11:00Z">
          <w:r w:rsidR="000A3F4B" w:rsidRPr="00972C7F" w:rsidDel="000A3F4B">
            <w:rPr>
              <w:rFonts w:eastAsiaTheme="minorEastAsia"/>
              <w:lang w:val="en-GB"/>
            </w:rPr>
            <w:delText xml:space="preserve">This appears to be especially true for </w:delText>
          </w:r>
        </w:del>
        <w:r w:rsidR="000A3F4B" w:rsidRPr="00972C7F">
          <w:rPr>
            <w:rFonts w:eastAsiaTheme="minorEastAsia"/>
            <w:lang w:val="en-GB"/>
          </w:rPr>
          <w:t>consumption and growth rates</w:t>
        </w:r>
        <w:del w:id="230" w:author="Max Lindmark" w:date="2020-05-18T13:12:00Z">
          <w:r w:rsidR="000A3F4B" w:rsidRPr="00972C7F" w:rsidDel="000A3F4B">
            <w:rPr>
              <w:rFonts w:eastAsiaTheme="minorEastAsia"/>
              <w:lang w:val="en-GB"/>
            </w:rPr>
            <w:delText xml:space="preserve"> </w:delText>
          </w:r>
          <w:r w:rsidR="000A3F4B" w:rsidDel="000A3F4B">
            <w:rPr>
              <w:rFonts w:eastAsiaTheme="minorEastAsia"/>
            </w:rPr>
            <w:fldChar w:fldCharType="begin"/>
          </w:r>
          <w:r w:rsidR="000A3F4B" w:rsidRPr="00972C7F" w:rsidDel="000A3F4B">
            <w:rPr>
              <w:rFonts w:eastAsiaTheme="minorEastAsia"/>
              <w:lang w:val="en-GB"/>
            </w:rPr>
            <w:del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delInstrText>
          </w:r>
          <w:r w:rsidR="000A3F4B" w:rsidDel="000A3F4B">
            <w:rPr>
              <w:rFonts w:eastAsiaTheme="minorEastAsia"/>
            </w:rPr>
            <w:del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delInstrText>
          </w:r>
          <w:r w:rsidR="000A3F4B" w:rsidRPr="004559BC" w:rsidDel="000A3F4B">
            <w:rPr>
              <w:rFonts w:eastAsiaTheme="minorEastAsia"/>
              <w:lang w:val="en-GB"/>
            </w:rPr>
            <w:del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delInstrText>
          </w:r>
          <w:r w:rsidR="000A3F4B" w:rsidDel="000A3F4B">
            <w:rPr>
              <w:rFonts w:eastAsiaTheme="minorEastAsia"/>
            </w:rPr>
            <w:fldChar w:fldCharType="separate"/>
          </w:r>
          <w:r w:rsidR="000A3F4B" w:rsidRPr="0044238B" w:rsidDel="000A3F4B">
            <w:rPr>
              <w:lang w:val="en-GB"/>
            </w:rPr>
            <w:delText xml:space="preserve">(Englund </w:delText>
          </w:r>
          <w:r w:rsidR="000A3F4B" w:rsidRPr="0044238B" w:rsidDel="000A3F4B">
            <w:rPr>
              <w:i/>
              <w:iCs/>
              <w:lang w:val="en-GB"/>
            </w:rPr>
            <w:delText>et al.</w:delText>
          </w:r>
          <w:r w:rsidR="000A3F4B" w:rsidRPr="0044238B" w:rsidDel="000A3F4B">
            <w:rPr>
              <w:lang w:val="en-GB"/>
            </w:rPr>
            <w:delText xml:space="preserve"> 2011; Barrios‐O’Neill </w:delText>
          </w:r>
          <w:r w:rsidR="000A3F4B" w:rsidRPr="0044238B" w:rsidDel="000A3F4B">
            <w:rPr>
              <w:i/>
              <w:iCs/>
              <w:lang w:val="en-GB"/>
            </w:rPr>
            <w:delText>et al.</w:delText>
          </w:r>
          <w:r w:rsidR="000A3F4B" w:rsidRPr="0044238B" w:rsidDel="000A3F4B">
            <w:rPr>
              <w:lang w:val="en-GB"/>
            </w:rPr>
            <w:delText xml:space="preserve"> 2019)</w:delText>
          </w:r>
          <w:r w:rsidR="000A3F4B" w:rsidDel="000A3F4B">
            <w:rPr>
              <w:rFonts w:eastAsiaTheme="minorEastAsia"/>
            </w:rPr>
            <w:fldChar w:fldCharType="end"/>
          </w:r>
        </w:del>
      </w:moveTo>
      <w:ins w:id="231" w:author="Max Lindmark" w:date="2020-05-18T13:12:00Z">
        <w:r w:rsidR="000A3F4B">
          <w:rPr>
            <w:rFonts w:eastAsiaTheme="minorEastAsia"/>
            <w:lang w:val="sv-SE"/>
          </w:rPr>
          <w:t>)</w:t>
        </w:r>
      </w:ins>
      <w:moveTo w:id="232" w:author="Max Lindmark" w:date="2020-05-18T13:11:00Z">
        <w:del w:id="233" w:author="Max Lindmark" w:date="2020-05-18T13:12:00Z">
          <w:r w:rsidR="000A3F4B" w:rsidRPr="004559BC" w:rsidDel="000A3F4B">
            <w:rPr>
              <w:rFonts w:eastAsiaTheme="minorEastAsia"/>
              <w:lang w:val="en-GB"/>
            </w:rPr>
            <w:delText>.</w:delText>
          </w:r>
        </w:del>
        <w:r w:rsidR="000A3F4B" w:rsidRPr="004559BC">
          <w:rPr>
            <w:rFonts w:eastAsiaTheme="minorEastAsia"/>
            <w:lang w:val="en-GB"/>
          </w:rPr>
          <w:t xml:space="preserve"> </w:t>
        </w:r>
      </w:moveTo>
      <w:moveToRangeEnd w:id="227"/>
      <w:ins w:id="234" w:author="Max Lindmark" w:date="2020-05-18T13:11:00Z">
        <w:r w:rsidR="008C5632">
          <w:rPr>
            <w:rFonts w:eastAsiaTheme="minorEastAsia"/>
            <w:lang w:val="en-GB"/>
          </w:rPr>
          <w:t>likely contribute to this</w:t>
        </w:r>
        <w:r w:rsidR="008C5632">
          <w:rPr>
            <w:rFonts w:eastAsiaTheme="minorEastAsia"/>
          </w:rPr>
          <w:t xml:space="preserve"> </w:t>
        </w:r>
      </w:ins>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ins w:id="235" w:author="Max Lindmark" w:date="2020-05-18T13:31:00Z">
        <w:r w:rsidR="00264D99">
          <w:rPr>
            <w:rFonts w:eastAsiaTheme="minorEastAsia"/>
            <w:lang w:val="en-GB"/>
          </w:rPr>
          <w:t>Intra</w:t>
        </w:r>
      </w:ins>
      <w:moveFromRangeStart w:id="236" w:author="Max Lindmark" w:date="2020-05-18T13:11:00Z" w:name="move40699923"/>
      <w:moveFrom w:id="237" w:author="Max Lindmark" w:date="2020-05-18T13:11:00Z">
        <w:r w:rsidR="00824A5B" w:rsidRPr="00972C7F" w:rsidDel="000A3F4B">
          <w:rPr>
            <w:rFonts w:eastAsiaTheme="minorEastAsia"/>
            <w:lang w:val="en-GB"/>
          </w:rPr>
          <w:t>This appears to be especially true for consumption and growth rates</w:t>
        </w:r>
        <w:r w:rsidR="006E11B4" w:rsidRPr="00972C7F" w:rsidDel="000A3F4B">
          <w:rPr>
            <w:rFonts w:eastAsiaTheme="minorEastAsia"/>
            <w:lang w:val="en-GB"/>
          </w:rPr>
          <w:t xml:space="preserve"> </w:t>
        </w:r>
        <w:r w:rsidR="006E11B4" w:rsidDel="000A3F4B">
          <w:rPr>
            <w:rFonts w:eastAsiaTheme="minorEastAsia"/>
          </w:rPr>
          <w:fldChar w:fldCharType="begin"/>
        </w:r>
        <w:r w:rsidR="006E11B4" w:rsidRPr="00972C7F" w:rsidDel="000A3F4B">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sidDel="000A3F4B">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sidDel="000A3F4B">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sidDel="000A3F4B">
          <w:rPr>
            <w:rFonts w:eastAsiaTheme="minorEastAsia"/>
          </w:rPr>
          <w:fldChar w:fldCharType="separate"/>
        </w:r>
        <w:r w:rsidR="0044238B" w:rsidRPr="0044238B" w:rsidDel="000A3F4B">
          <w:rPr>
            <w:lang w:val="en-GB"/>
          </w:rPr>
          <w:t xml:space="preserve">(Englund </w:t>
        </w:r>
        <w:r w:rsidR="0044238B" w:rsidRPr="0044238B" w:rsidDel="000A3F4B">
          <w:rPr>
            <w:i/>
            <w:iCs/>
            <w:lang w:val="en-GB"/>
          </w:rPr>
          <w:t>et al.</w:t>
        </w:r>
        <w:r w:rsidR="0044238B" w:rsidRPr="0044238B" w:rsidDel="000A3F4B">
          <w:rPr>
            <w:lang w:val="en-GB"/>
          </w:rPr>
          <w:t xml:space="preserve"> 2011; Barrios‐O’Neill </w:t>
        </w:r>
        <w:r w:rsidR="0044238B" w:rsidRPr="0044238B" w:rsidDel="000A3F4B">
          <w:rPr>
            <w:i/>
            <w:iCs/>
            <w:lang w:val="en-GB"/>
          </w:rPr>
          <w:t>et al.</w:t>
        </w:r>
        <w:r w:rsidR="0044238B" w:rsidRPr="0044238B" w:rsidDel="000A3F4B">
          <w:rPr>
            <w:lang w:val="en-GB"/>
          </w:rPr>
          <w:t xml:space="preserve"> 2019)</w:t>
        </w:r>
        <w:r w:rsidR="006E11B4" w:rsidDel="000A3F4B">
          <w:rPr>
            <w:rFonts w:eastAsiaTheme="minorEastAsia"/>
          </w:rPr>
          <w:fldChar w:fldCharType="end"/>
        </w:r>
        <w:r w:rsidR="00824A5B" w:rsidRPr="004559BC" w:rsidDel="000A3F4B">
          <w:rPr>
            <w:rFonts w:eastAsiaTheme="minorEastAsia"/>
            <w:lang w:val="en-GB"/>
          </w:rPr>
          <w:t xml:space="preserve">. </w:t>
        </w:r>
      </w:moveFrom>
      <w:moveFromRangeEnd w:id="236"/>
      <w:del w:id="238" w:author="Max Lindmark" w:date="2020-05-18T13:31:00Z">
        <w:r w:rsidR="00E454F5" w:rsidRPr="00972C7F" w:rsidDel="00264D99">
          <w:rPr>
            <w:rFonts w:eastAsiaTheme="minorEastAsia"/>
            <w:lang w:val="en-GB"/>
          </w:rPr>
          <w:delText>S</w:delText>
        </w:r>
      </w:del>
      <w:ins w:id="239" w:author="Max Lindmark" w:date="2020-05-18T13:31:00Z">
        <w:r w:rsidR="00264D99">
          <w:rPr>
            <w:rFonts w:eastAsiaTheme="minorEastAsia"/>
            <w:lang w:val="en-GB"/>
          </w:rPr>
          <w:t xml:space="preserve">specific </w:t>
        </w:r>
        <w:r w:rsidR="00367214">
          <w:rPr>
            <w:rFonts w:eastAsiaTheme="minorEastAsia"/>
            <w:lang w:val="en-GB"/>
          </w:rPr>
          <w:t>s</w:t>
        </w:r>
      </w:ins>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240" w:author="Max Lindmark" w:date="2020-05-04T11:53:00Z">
        <w:r w:rsidR="00AB432F">
          <w:rPr>
            <w:rFonts w:eastAsiaTheme="minorEastAsia"/>
            <w:lang w:val="en-GB"/>
          </w:rPr>
          <w:t xml:space="preserve"> as body size is a trait of an individual as well as a species, </w:t>
        </w:r>
      </w:ins>
      <w:del w:id="241" w:author="Max Lindmark" w:date="2020-05-04T11:54:00Z">
        <w:r w:rsidR="00B84A42" w:rsidRPr="004559BC" w:rsidDel="00AB432F">
          <w:rPr>
            <w:rFonts w:eastAsiaTheme="minorEastAsia"/>
            <w:lang w:val="en-GB"/>
          </w:rPr>
          <w:delText xml:space="preserve"> it </w:delText>
        </w:r>
      </w:del>
      <w:ins w:id="242"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del w:id="243" w:author="Max Lindmark" w:date="2020-05-08T15:23:00Z">
        <w:r w:rsidR="00B84A42" w:rsidRPr="004559BC" w:rsidDel="0010623B">
          <w:rPr>
            <w:rFonts w:eastAsiaTheme="minorEastAsia"/>
            <w:lang w:val="en-GB"/>
          </w:rPr>
          <w:delText>-</w:delText>
        </w:r>
      </w:del>
      <w:ins w:id="244" w:author="Max Lindmark" w:date="2020-05-08T15:23:00Z">
        <w:r w:rsidR="0010623B">
          <w:rPr>
            <w:rFonts w:eastAsiaTheme="minorEastAsia"/>
            <w:lang w:val="en-GB"/>
          </w:rPr>
          <w:t xml:space="preserve"> </w:t>
        </w:r>
      </w:ins>
      <w:r w:rsidR="00B84A42" w:rsidRPr="004559BC">
        <w:rPr>
          <w:rFonts w:eastAsiaTheme="minorEastAsia"/>
          <w:lang w:val="en-GB"/>
        </w:rPr>
        <w:t>scaling</w:t>
      </w:r>
      <w:r w:rsidR="000772A5" w:rsidRPr="004559BC">
        <w:rPr>
          <w:rFonts w:eastAsiaTheme="minorEastAsia"/>
          <w:lang w:val="en-GB"/>
        </w:rPr>
        <w:t xml:space="preserve"> across species</w:t>
      </w:r>
      <w:del w:id="245"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246"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247"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248" w:author="Max Lindmark" w:date="2020-05-04T11:55:00Z">
        <w:r w:rsidR="006F1F2E" w:rsidRPr="004559BC" w:rsidDel="00D67AE8">
          <w:rPr>
            <w:rFonts w:eastAsiaTheme="minorEastAsia"/>
            <w:lang w:val="en-GB"/>
          </w:rPr>
          <w:delText xml:space="preserve"> </w:delText>
        </w:r>
      </w:del>
      <w:del w:id="249"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2DF9AD0F"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ins w:id="250" w:author="Max Lindmark" w:date="2020-05-12T08:44:00Z">
        <w:r w:rsidR="005C7022">
          <w:rPr>
            <w:rFonts w:cstheme="minorHAnsi"/>
            <w:lang w:val="en-GB"/>
          </w:rPr>
          <w:t xml:space="preserve">maximum </w:t>
        </w:r>
      </w:ins>
      <w:r w:rsidR="00BD3CCA">
        <w:rPr>
          <w:rFonts w:cstheme="minorHAnsi"/>
          <w:lang w:val="en-GB"/>
        </w:rPr>
        <w:t xml:space="preserve">consumption, metabolism and body growth </w:t>
      </w:r>
      <w:ins w:id="251" w:author="Max Lindmark" w:date="2020-05-12T08:44:00Z">
        <w:r w:rsidR="00063E08">
          <w:rPr>
            <w:rFonts w:cstheme="minorHAnsi"/>
            <w:lang w:val="en-GB"/>
          </w:rPr>
          <w:t xml:space="preserve">rate </w:t>
        </w:r>
      </w:ins>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252" w:author="Max Lindmark" w:date="2020-05-04T11:56:00Z">
        <w:r w:rsidR="00837DDA">
          <w:rPr>
            <w:rFonts w:cstheme="minorHAnsi"/>
            <w:lang w:val="en-GB"/>
          </w:rPr>
          <w:t xml:space="preserve">. From this search, we </w:t>
        </w:r>
      </w:ins>
      <w:del w:id="253"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254" w:author="Max Lindmark" w:date="2020-05-04T11:56:00Z">
        <w:r w:rsidR="00837DDA">
          <w:rPr>
            <w:rFonts w:eastAsiaTheme="minorEastAsia"/>
            <w:lang w:val="en-GB"/>
          </w:rPr>
          <w:t>d</w:t>
        </w:r>
      </w:ins>
      <w:r w:rsidR="00A436C2" w:rsidRPr="00972C7F">
        <w:rPr>
          <w:rFonts w:eastAsiaTheme="minorEastAsia"/>
          <w:lang w:val="en-GB"/>
        </w:rPr>
        <w:t xml:space="preserve"> </w:t>
      </w:r>
      <w:del w:id="255"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256"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257"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258" w:author="Max Lindmark" w:date="2020-05-04T11:56:00Z">
        <w:r w:rsidR="009569F4" w:rsidRPr="00972C7F" w:rsidDel="006B08E4">
          <w:rPr>
            <w:rFonts w:eastAsiaTheme="minorEastAsia"/>
            <w:lang w:val="en-GB"/>
          </w:rPr>
          <w:delText xml:space="preserve">acquire </w:delText>
        </w:r>
      </w:del>
      <w:ins w:id="259"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260"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261"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262"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w:t>
      </w:r>
      <w:del w:id="263" w:author="Max Lindmark" w:date="2020-05-18T13:32:00Z">
        <w:r w:rsidR="002D5019" w:rsidRPr="00972C7F" w:rsidDel="00C845E1">
          <w:rPr>
            <w:rFonts w:eastAsiaTheme="minorEastAsia"/>
            <w:lang w:val="en-GB"/>
          </w:rPr>
          <w:delText xml:space="preserve">quadratic </w:delText>
        </w:r>
      </w:del>
      <w:ins w:id="264" w:author="Max Lindmark" w:date="2020-05-18T13:32:00Z">
        <w:r w:rsidR="00C845E1">
          <w:rPr>
            <w:rFonts w:eastAsiaTheme="minorEastAsia"/>
            <w:lang w:val="en-GB"/>
          </w:rPr>
          <w:t>polynomial</w:t>
        </w:r>
        <w:r w:rsidR="00C845E1" w:rsidRPr="00972C7F">
          <w:rPr>
            <w:rFonts w:eastAsiaTheme="minorEastAsia"/>
            <w:lang w:val="en-GB"/>
          </w:rPr>
          <w:t xml:space="preserve"> </w:t>
        </w:r>
      </w:ins>
      <w:r w:rsidR="002D5019" w:rsidRPr="00972C7F">
        <w:rPr>
          <w:rFonts w:eastAsiaTheme="minorEastAsia"/>
          <w:lang w:val="en-GB"/>
        </w:rPr>
        <w:t xml:space="preserve">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commentRangeStart w:id="265"/>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del w:id="266" w:author="Max Lindmark" w:date="2020-05-08T15:23:00Z">
        <w:r w:rsidR="007F141C" w:rsidRPr="00972C7F" w:rsidDel="0010623B">
          <w:rPr>
            <w:rFonts w:eastAsiaTheme="minorEastAsia"/>
            <w:lang w:val="en-GB"/>
          </w:rPr>
          <w:delText>-</w:delText>
        </w:r>
      </w:del>
      <w:ins w:id="267" w:author="Max Lindmark" w:date="2020-05-08T15:23:00Z">
        <w:r w:rsidR="0010623B">
          <w:rPr>
            <w:rFonts w:eastAsiaTheme="minorEastAsia"/>
            <w:lang w:val="en-GB"/>
          </w:rPr>
          <w:t xml:space="preserve"> </w:t>
        </w:r>
      </w:ins>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t>at below</w:t>
      </w:r>
      <w:del w:id="268" w:author="Max Lindmark" w:date="2020-05-08T15:23:00Z">
        <w:r w:rsidR="00722A05" w:rsidRPr="004559BC" w:rsidDel="0010623B">
          <w:rPr>
            <w:rFonts w:eastAsiaTheme="minorEastAsia"/>
            <w:lang w:val="en-GB"/>
          </w:rPr>
          <w:delText>-</w:delText>
        </w:r>
      </w:del>
      <w:ins w:id="269" w:author="Max Lindmark" w:date="2020-05-08T15:23:00Z">
        <w:r w:rsidR="0010623B">
          <w:rPr>
            <w:rFonts w:eastAsiaTheme="minorEastAsia"/>
            <w:lang w:val="en-GB"/>
          </w:rPr>
          <w:t xml:space="preserve"> </w:t>
        </w:r>
      </w:ins>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del w:id="270" w:author="Max Lindmark" w:date="2020-05-08T15:23:00Z">
        <w:r w:rsidR="00435490" w:rsidRPr="004559BC" w:rsidDel="0010623B">
          <w:rPr>
            <w:rFonts w:eastAsiaTheme="minorEastAsia"/>
            <w:lang w:val="en-GB"/>
          </w:rPr>
          <w:delText>-</w:delText>
        </w:r>
      </w:del>
      <w:ins w:id="271" w:author="Max Lindmark" w:date="2020-05-08T15:23:00Z">
        <w:r w:rsidR="0010623B">
          <w:rPr>
            <w:rFonts w:eastAsiaTheme="minorEastAsia"/>
            <w:lang w:val="en-GB"/>
          </w:rPr>
          <w:t xml:space="preserve"> </w:t>
        </w:r>
      </w:ins>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w:t>
      </w:r>
      <w:r w:rsidR="007D5386" w:rsidRPr="004559BC">
        <w:rPr>
          <w:rFonts w:eastAsiaTheme="minorEastAsia"/>
          <w:lang w:val="en-GB"/>
        </w:rPr>
        <w:lastRenderedPageBreak/>
        <w:t xml:space="preserve">consumption rates are unimodal, suggesting declines in optimum </w:t>
      </w:r>
      <w:ins w:id="272"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273" w:author="Max Lindmark" w:date="2020-05-04T11:57:00Z">
        <w:r w:rsidR="007D5386" w:rsidRPr="004559BC" w:rsidDel="006507ED">
          <w:rPr>
            <w:rFonts w:eastAsiaTheme="minorEastAsia"/>
            <w:lang w:val="en-GB"/>
          </w:rPr>
          <w:delText xml:space="preserve"> </w:delText>
        </w:r>
      </w:del>
      <w:ins w:id="274"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commentRangeEnd w:id="265"/>
      <w:r w:rsidR="00541D79">
        <w:rPr>
          <w:rStyle w:val="CommentReference"/>
        </w:rPr>
        <w:commentReference w:id="265"/>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08BFCC2B"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w:t>
      </w:r>
      <w:ins w:id="275" w:author="Max Lindmark" w:date="2020-05-18T13:53:00Z">
        <w:r w:rsidR="00875061">
          <w:rPr>
            <w:rFonts w:cstheme="minorHAnsi"/>
            <w:lang w:val="en-GB"/>
          </w:rPr>
          <w:t>(</w:t>
        </w:r>
      </w:ins>
      <w:r w:rsidR="00550D11" w:rsidRPr="00972C7F">
        <w:rPr>
          <w:rFonts w:cstheme="minorHAnsi"/>
          <w:lang w:val="en-GB"/>
        </w:rPr>
        <w:t>as</w:t>
      </w:r>
      <w:r w:rsidR="0098538E" w:rsidRPr="00972C7F">
        <w:rPr>
          <w:rFonts w:cstheme="minorHAnsi"/>
          <w:lang w:val="en-GB"/>
        </w:rPr>
        <w:t xml:space="preserve"> a </w:t>
      </w:r>
      <w:r w:rsidRPr="00972C7F">
        <w:rPr>
          <w:rFonts w:cstheme="minorHAnsi"/>
          <w:lang w:val="en-GB"/>
        </w:rPr>
        <w:t>proxy for metabolic rate</w:t>
      </w:r>
      <w:ins w:id="276" w:author="Max Lindmark" w:date="2020-05-18T13:53:00Z">
        <w:r w:rsidR="00875061">
          <w:rPr>
            <w:rFonts w:cstheme="minorHAnsi"/>
            <w:lang w:val="en-GB"/>
          </w:rPr>
          <w:t>)</w:t>
        </w:r>
      </w:ins>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277" w:author="Max Lindmark" w:date="2020-05-04T12:20:00Z">
        <w:r w:rsidR="00887694" w:rsidRPr="004559BC" w:rsidDel="00254FE0">
          <w:rPr>
            <w:rFonts w:cstheme="minorHAnsi"/>
            <w:lang w:val="en-GB"/>
          </w:rPr>
          <w:delText>or</w:delText>
        </w:r>
      </w:del>
      <w:ins w:id="278" w:author="Max Lindmark" w:date="2020-05-04T12:20: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feeding$rate</w:t>
      </w:r>
      <w:proofErr w:type="spellEnd"/>
      <w:r w:rsidR="00887694" w:rsidRPr="004559BC">
        <w:rPr>
          <w:rFonts w:cstheme="minorHAnsi"/>
          <w:lang w:val="en-GB"/>
        </w:rPr>
        <w:t xml:space="preserve"> </w:t>
      </w:r>
      <w:ins w:id="279" w:author="Max Lindmark" w:date="2020-05-04T12:20:00Z">
        <w:r w:rsidR="00254FE0">
          <w:rPr>
            <w:rFonts w:cstheme="minorHAnsi"/>
            <w:lang w:val="en-GB"/>
          </w:rPr>
          <w:t>OR</w:t>
        </w:r>
      </w:ins>
      <w:del w:id="280"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w:t>
      </w:r>
      <w:proofErr w:type="spellStart"/>
      <w:r w:rsidR="00887694" w:rsidRPr="004559BC">
        <w:rPr>
          <w:rFonts w:cstheme="minorHAnsi"/>
          <w:lang w:val="en-GB"/>
        </w:rPr>
        <w:t>food$intake</w:t>
      </w:r>
      <w:proofErr w:type="spellEnd"/>
      <w:r w:rsidR="00887694" w:rsidRPr="004559BC">
        <w:rPr>
          <w:rFonts w:cstheme="minorHAnsi"/>
          <w:lang w:val="en-GB"/>
        </w:rPr>
        <w:t xml:space="preserve"> </w:t>
      </w:r>
      <w:del w:id="281" w:author="Max Lindmark" w:date="2020-05-04T12:21:00Z">
        <w:r w:rsidR="00887694" w:rsidRPr="004559BC" w:rsidDel="00254FE0">
          <w:rPr>
            <w:rFonts w:cstheme="minorHAnsi"/>
            <w:lang w:val="en-GB"/>
          </w:rPr>
          <w:delText>or</w:delText>
        </w:r>
      </w:del>
      <w:ins w:id="282" w:author="Max Lindmark" w:date="2020-05-04T12:21: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bio$energ</w:t>
      </w:r>
      <w:proofErr w:type="spellEnd"/>
      <w:r w:rsidR="00887694" w:rsidRPr="004559BC">
        <w:rPr>
          <w:rFonts w:cstheme="minorHAnsi"/>
          <w:lang w:val="en-GB"/>
        </w:rPr>
        <w:t xml:space="preserve">* </w:t>
      </w:r>
      <w:del w:id="283" w:author="Max Lindmark" w:date="2020-05-04T12:21:00Z">
        <w:r w:rsidR="00887694" w:rsidRPr="004559BC" w:rsidDel="00254FE0">
          <w:rPr>
            <w:rFonts w:cstheme="minorHAnsi"/>
            <w:lang w:val="en-GB"/>
          </w:rPr>
          <w:delText>or</w:delText>
        </w:r>
      </w:del>
      <w:ins w:id="284" w:author="Max Lindmark" w:date="2020-05-04T12:21:00Z">
        <w:r w:rsidR="00254FE0">
          <w:rPr>
            <w:rFonts w:cstheme="minorHAnsi"/>
            <w:lang w:val="en-GB"/>
          </w:rPr>
          <w:t>OR</w:t>
        </w:r>
      </w:ins>
      <w:r w:rsidR="00887694" w:rsidRPr="004559BC">
        <w:rPr>
          <w:rFonts w:cstheme="minorHAnsi"/>
          <w:lang w:val="en-GB"/>
        </w:rPr>
        <w:t xml:space="preserve"> ingestion </w:t>
      </w:r>
      <w:del w:id="285" w:author="Max Lindmark" w:date="2020-05-04T12:21:00Z">
        <w:r w:rsidR="00887694" w:rsidRPr="004559BC" w:rsidDel="00254FE0">
          <w:rPr>
            <w:rFonts w:cstheme="minorHAnsi"/>
            <w:lang w:val="en-GB"/>
          </w:rPr>
          <w:delText>or</w:delText>
        </w:r>
      </w:del>
      <w:ins w:id="286" w:author="Max Lindmark" w:date="2020-05-04T12:21:00Z">
        <w:r w:rsidR="00254FE0">
          <w:rPr>
            <w:rFonts w:cstheme="minorHAnsi"/>
            <w:lang w:val="en-GB"/>
          </w:rPr>
          <w:t>OR</w:t>
        </w:r>
      </w:ins>
      <w:r w:rsidR="00887694" w:rsidRPr="004559BC">
        <w:rPr>
          <w:rFonts w:cstheme="minorHAnsi"/>
          <w:lang w:val="en-GB"/>
        </w:rPr>
        <w:t xml:space="preserve"> </w:t>
      </w:r>
      <w:ins w:id="287" w:author="Max Lindmark" w:date="2020-05-04T12:26:00Z">
        <w:r w:rsidR="008B22CD">
          <w:rPr>
            <w:rFonts w:cstheme="minorHAnsi"/>
            <w:lang w:val="en-GB"/>
          </w:rPr>
          <w:t>“</w:t>
        </w:r>
      </w:ins>
      <w:r w:rsidR="00887694" w:rsidRPr="004559BC">
        <w:rPr>
          <w:rFonts w:cstheme="minorHAnsi"/>
          <w:lang w:val="en-GB"/>
        </w:rPr>
        <w:t>food-intake</w:t>
      </w:r>
      <w:ins w:id="288"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289" w:author="Max Lindmark" w:date="2020-05-04T12:22:00Z">
        <w:r w:rsidR="00171FE8" w:rsidRPr="004559BC" w:rsidDel="00254FE0">
          <w:rPr>
            <w:rFonts w:cstheme="minorHAnsi"/>
            <w:lang w:val="en-GB"/>
          </w:rPr>
          <w:delText>or</w:delText>
        </w:r>
      </w:del>
      <w:ins w:id="290" w:author="Max Lindmark" w:date="2020-05-04T12:22:00Z">
        <w:r w:rsidR="00254FE0">
          <w:rPr>
            <w:rFonts w:cstheme="minorHAnsi"/>
            <w:lang w:val="en-GB"/>
          </w:rPr>
          <w:t>OR</w:t>
        </w:r>
      </w:ins>
      <w:r w:rsidR="00171FE8" w:rsidRPr="004559BC">
        <w:rPr>
          <w:rFonts w:cstheme="minorHAnsi"/>
          <w:lang w:val="en-GB"/>
        </w:rPr>
        <w:t xml:space="preserve">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 xml:space="preserve">(mass </w:t>
      </w:r>
      <w:del w:id="291" w:author="Max Lindmark" w:date="2020-05-04T12:23:00Z">
        <w:r w:rsidR="00171FE8" w:rsidRPr="004559BC" w:rsidDel="00254FE0">
          <w:rPr>
            <w:rFonts w:cstheme="minorHAnsi"/>
            <w:lang w:val="en-GB"/>
          </w:rPr>
          <w:delText>or</w:delText>
        </w:r>
      </w:del>
      <w:ins w:id="292" w:author="Max Lindmark" w:date="2020-05-04T12:23:00Z">
        <w:r w:rsidR="00254FE0">
          <w:rPr>
            <w:rFonts w:cstheme="minorHAnsi"/>
            <w:lang w:val="en-GB"/>
          </w:rPr>
          <w:t>OR</w:t>
        </w:r>
      </w:ins>
      <w:r w:rsidR="00171FE8" w:rsidRPr="004559BC">
        <w:rPr>
          <w:rFonts w:cstheme="minorHAnsi"/>
          <w:lang w:val="en-GB"/>
        </w:rPr>
        <w:t xml:space="preserve"> weight </w:t>
      </w:r>
      <w:del w:id="293" w:author="Max Lindmark" w:date="2020-05-04T12:23:00Z">
        <w:r w:rsidR="00171FE8" w:rsidRPr="004559BC" w:rsidDel="00254FE0">
          <w:rPr>
            <w:rFonts w:cstheme="minorHAnsi"/>
            <w:lang w:val="en-GB"/>
          </w:rPr>
          <w:delText>or</w:delText>
        </w:r>
      </w:del>
      <w:ins w:id="294"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w:t>
      </w:r>
      <w:del w:id="295" w:author="Max Lindmark" w:date="2020-05-12T13:01:00Z">
        <w:r w:rsidR="00B10F41" w:rsidDel="002E2064">
          <w:rPr>
            <w:rFonts w:cstheme="minorHAnsi"/>
            <w:lang w:val="en-GB"/>
          </w:rPr>
          <w:delText xml:space="preserve">For more detailed information about the search protocol, we </w:delText>
        </w:r>
        <w:r w:rsidR="007F18DF" w:rsidDel="002E2064">
          <w:rPr>
            <w:rFonts w:cstheme="minorHAnsi"/>
            <w:lang w:val="en-GB"/>
          </w:rPr>
          <w:delText>refer</w:delText>
        </w:r>
        <w:r w:rsidR="00B10F41" w:rsidDel="002E2064">
          <w:rPr>
            <w:rFonts w:cstheme="minorHAnsi"/>
            <w:lang w:val="en-GB"/>
          </w:rPr>
          <w:delText xml:space="preserve"> to Appendix</w:delText>
        </w:r>
        <w:r w:rsidR="000939FF" w:rsidDel="002E2064">
          <w:rPr>
            <w:rFonts w:cstheme="minorHAnsi"/>
            <w:lang w:val="en-GB"/>
          </w:rPr>
          <w:delText xml:space="preserve"> S1</w:delText>
        </w:r>
        <w:r w:rsidR="00B10F41" w:rsidDel="002E2064">
          <w:rPr>
            <w:rFonts w:cstheme="minorHAnsi"/>
            <w:lang w:val="en-GB"/>
          </w:rPr>
          <w:delText>.</w:delText>
        </w:r>
      </w:del>
    </w:p>
    <w:p w14:paraId="704D9D4D" w14:textId="7A83B4B7"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w:t>
      </w:r>
      <w:commentRangeStart w:id="296"/>
      <w:r w:rsidR="008700A7" w:rsidRPr="00972C7F">
        <w:rPr>
          <w:rFonts w:cstheme="minorHAnsi"/>
          <w:lang w:val="en-GB"/>
        </w:rPr>
        <w:t xml:space="preserve">factorial </w:t>
      </w:r>
      <w:commentRangeEnd w:id="296"/>
      <w:r w:rsidR="008F2D47">
        <w:rPr>
          <w:rStyle w:val="CommentReference"/>
        </w:rPr>
        <w:commentReference w:id="296"/>
      </w:r>
      <w:r w:rsidR="008700A7" w:rsidRPr="00972C7F">
        <w:rPr>
          <w:rFonts w:cstheme="minorHAnsi"/>
          <w:lang w:val="en-GB"/>
        </w:rPr>
        <w:t xml:space="preserve">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297" w:author="Max Lindmark" w:date="2020-05-04T12:28:00Z">
        <w:r w:rsidR="00F071D9">
          <w:rPr>
            <w:rFonts w:cstheme="minorHAnsi"/>
            <w:lang w:val="en-GB"/>
          </w:rPr>
          <w:t xml:space="preserve"> </w:t>
        </w:r>
      </w:ins>
      <w:ins w:id="298" w:author="Max Lindmark" w:date="2020-05-04T12:29:00Z">
        <w:r w:rsidR="001B15C0">
          <w:rPr>
            <w:rFonts w:cstheme="minorHAnsi"/>
            <w:lang w:val="en-GB"/>
          </w:rPr>
          <w:t>(</w:t>
        </w:r>
      </w:ins>
      <w:r w:rsidR="001B15C0" w:rsidRPr="00D9660B">
        <w:rPr>
          <w:rFonts w:eastAsiaTheme="minorEastAsia" w:cstheme="minorHAnsi"/>
          <w:lang w:val="en-GB"/>
        </w:rPr>
        <w:t>size or temperature treatments</w:t>
      </w:r>
      <w:ins w:id="299" w:author="Max Lindmark" w:date="2020-05-04T12:29:00Z">
        <w:r w:rsidR="001B15C0">
          <w:rPr>
            <w:rFonts w:eastAsiaTheme="minorEastAsia" w:cstheme="minorHAnsi"/>
            <w:lang w:val="en-GB"/>
          </w:rPr>
          <w:t xml:space="preserve"> </w:t>
        </w:r>
      </w:ins>
      <m:oMath>
        <m:r>
          <w:ins w:id="300" w:author="Max Lindmark" w:date="2020-05-04T12:29:00Z">
            <w:rPr>
              <w:rFonts w:ascii="Cambria Math" w:hAnsi="Cambria Math" w:cstheme="minorHAnsi"/>
              <w:lang w:val="en-GB"/>
            </w:rPr>
            <m:t>≥</m:t>
          </w:ins>
        </m:r>
      </m:oMath>
      <w:ins w:id="301" w:author="Max Lindmark" w:date="2020-05-04T12:29:00Z">
        <w:r w:rsidR="001B15C0">
          <w:rPr>
            <w:rFonts w:eastAsiaTheme="minorEastAsia" w:cstheme="minorHAnsi"/>
            <w:lang w:val="en-GB"/>
          </w:rPr>
          <w:t xml:space="preserve"> 2</w:t>
        </w:r>
      </w:ins>
      <w:ins w:id="302" w:author="Max Lindmark" w:date="2020-05-04T12:28:00Z">
        <w:r w:rsidR="00F071D9">
          <w:rPr>
            <w:rFonts w:cstheme="minorHAnsi"/>
            <w:lang w:val="en-GB"/>
          </w:rPr>
          <w:t>)</w:t>
        </w:r>
      </w:ins>
      <w:r w:rsidR="00AB3806" w:rsidRPr="00972C7F">
        <w:rPr>
          <w:rFonts w:cstheme="minorHAnsi"/>
          <w:lang w:val="en-GB"/>
        </w:rPr>
        <w:t xml:space="preserve">. </w:t>
      </w:r>
      <w:del w:id="303" w:author="Max Lindmark" w:date="2020-05-04T12:28:00Z">
        <w:r w:rsidR="00AB3806" w:rsidRPr="00972C7F" w:rsidDel="00597801">
          <w:rPr>
            <w:rFonts w:cstheme="minorHAnsi"/>
            <w:lang w:val="en-GB"/>
          </w:rPr>
          <w:delText>While t</w:delText>
        </w:r>
      </w:del>
      <w:ins w:id="304"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w:t>
      </w:r>
      <w:del w:id="305" w:author="Max Lindmark" w:date="2020-05-18T14:16:00Z">
        <w:r w:rsidR="00AB3806" w:rsidRPr="00972C7F" w:rsidDel="0090099A">
          <w:rPr>
            <w:rFonts w:cstheme="minorHAnsi"/>
            <w:lang w:val="en-GB"/>
          </w:rPr>
          <w:delText xml:space="preserve"> </w:delText>
        </w:r>
      </w:del>
      <w:ins w:id="306" w:author="Max Lindmark" w:date="2020-05-18T14:16:00Z">
        <w:r w:rsidR="0090099A">
          <w:rPr>
            <w:rFonts w:cstheme="minorHAnsi"/>
            <w:lang w:val="en-GB"/>
          </w:rPr>
          <w:t xml:space="preserve">, </w:t>
        </w:r>
      </w:ins>
      <w:del w:id="307" w:author="Max Lindmark" w:date="2020-05-18T14:16:00Z">
        <w:r w:rsidR="00AB3806" w:rsidRPr="00972C7F" w:rsidDel="0090099A">
          <w:rPr>
            <w:rFonts w:cstheme="minorHAnsi"/>
            <w:lang w:val="en-GB"/>
          </w:rPr>
          <w:delText>(</w:delText>
        </w:r>
      </w:del>
      <w:r w:rsidR="00AB3806" w:rsidRPr="00972C7F">
        <w:rPr>
          <w:rFonts w:cstheme="minorHAnsi"/>
          <w:lang w:val="en-GB"/>
        </w:rPr>
        <w:t xml:space="preserve">as most </w:t>
      </w:r>
      <w:r w:rsidR="00AB3806" w:rsidRPr="00972C7F">
        <w:rPr>
          <w:rFonts w:cstheme="minorHAnsi"/>
          <w:lang w:val="en-GB"/>
        </w:rPr>
        <w:lastRenderedPageBreak/>
        <w:t>experimental studies</w:t>
      </w:r>
      <w:ins w:id="308" w:author="Max Lindmark" w:date="2020-05-11T08:21:00Z">
        <w:r w:rsidR="00E703B6">
          <w:rPr>
            <w:rFonts w:cstheme="minorHAnsi"/>
            <w:lang w:val="en-GB"/>
          </w:rPr>
          <w:t xml:space="preserve"> use either</w:t>
        </w:r>
      </w:ins>
      <w:r w:rsidR="00AB3806" w:rsidRPr="00972C7F">
        <w:rPr>
          <w:rFonts w:cstheme="minorHAnsi"/>
          <w:lang w:val="en-GB"/>
        </w:rPr>
        <w:t xml:space="preserve"> </w:t>
      </w:r>
      <w:ins w:id="309" w:author="Max Lindmark" w:date="2020-05-04T16:46:00Z">
        <w:r w:rsidR="005347B9">
          <w:rPr>
            <w:rFonts w:cstheme="minorHAnsi"/>
            <w:lang w:val="en-GB"/>
          </w:rPr>
          <w:t xml:space="preserve">a </w:t>
        </w:r>
      </w:ins>
      <w:del w:id="310"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del w:id="311" w:author="Max Lindmark" w:date="2020-05-11T08:21:00Z">
        <w:r w:rsidR="00DA1A8B" w:rsidRPr="00972C7F" w:rsidDel="00E703B6">
          <w:rPr>
            <w:rFonts w:cstheme="minorHAnsi"/>
            <w:lang w:val="en-GB"/>
          </w:rPr>
          <w:delText>s</w:delText>
        </w:r>
      </w:del>
      <w:ins w:id="312" w:author="Max Lindmark" w:date="2020-05-04T16:46:00Z">
        <w:r w:rsidR="005347B9">
          <w:rPr>
            <w:rFonts w:cstheme="minorHAnsi"/>
            <w:lang w:val="en-GB"/>
          </w:rPr>
          <w:t>, not both</w:t>
        </w:r>
      </w:ins>
      <w:del w:id="313" w:author="Max Lindmark" w:date="2020-05-18T14:16:00Z">
        <w:r w:rsidR="00AB3806" w:rsidRPr="00972C7F" w:rsidDel="0090099A">
          <w:rPr>
            <w:rFonts w:cstheme="minorHAnsi"/>
            <w:lang w:val="en-GB"/>
          </w:rPr>
          <w:delText>)</w:delText>
        </w:r>
      </w:del>
      <w:ins w:id="314" w:author="Max Lindmark" w:date="2020-05-04T12:28:00Z">
        <w:r w:rsidR="0020304E">
          <w:rPr>
            <w:rFonts w:cstheme="minorHAnsi"/>
            <w:lang w:val="en-GB"/>
          </w:rPr>
          <w:t xml:space="preserve">. However, </w:t>
        </w:r>
      </w:ins>
      <w:del w:id="315" w:author="Max Lindmark" w:date="2020-05-04T12:28:00Z">
        <w:r w:rsidR="00376710" w:rsidRPr="00972C7F" w:rsidDel="0020304E">
          <w:rPr>
            <w:rFonts w:cstheme="minorHAnsi"/>
            <w:lang w:val="en-GB"/>
          </w:rPr>
          <w:delText xml:space="preserve">, </w:delText>
        </w:r>
      </w:del>
      <w:del w:id="316" w:author="Max Lindmark" w:date="2020-05-04T16:46:00Z">
        <w:r w:rsidR="00376710" w:rsidRPr="00972C7F" w:rsidDel="004A023C">
          <w:rPr>
            <w:rFonts w:cstheme="minorHAnsi"/>
            <w:lang w:val="en-GB"/>
          </w:rPr>
          <w:delText>it</w:delText>
        </w:r>
      </w:del>
      <w:ins w:id="317"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w:t>
      </w:r>
      <w:ins w:id="318" w:author="Max Lindmark" w:date="2020-05-18T14:17:00Z">
        <w:r w:rsidR="001A09F5">
          <w:rPr>
            <w:rFonts w:eastAsiaTheme="minorEastAsia" w:cstheme="minorHAnsi"/>
            <w:lang w:val="en-GB"/>
          </w:rPr>
          <w:t>(</w:t>
        </w:r>
      </w:ins>
      <w:del w:id="319" w:author="Max Lindmark" w:date="2020-05-18T14:17:00Z">
        <w:r w:rsidR="000F1792" w:rsidRPr="00972C7F" w:rsidDel="001A09F5">
          <w:rPr>
            <w:rFonts w:eastAsiaTheme="minorEastAsia" w:cstheme="minorHAnsi"/>
            <w:lang w:val="en-GB"/>
          </w:rPr>
          <w:delText xml:space="preserve">for </w:delText>
        </w:r>
      </w:del>
      <w:r w:rsidR="000F1792" w:rsidRPr="00972C7F">
        <w:rPr>
          <w:rFonts w:eastAsiaTheme="minorEastAsia" w:cstheme="minorHAnsi"/>
          <w:lang w:val="en-GB"/>
        </w:rPr>
        <w:t>consumption and</w:t>
      </w:r>
      <w:r w:rsidR="00C2359E" w:rsidRPr="00972C7F">
        <w:rPr>
          <w:rFonts w:eastAsiaTheme="minorEastAsia" w:cstheme="minorHAnsi"/>
          <w:lang w:val="en-GB"/>
        </w:rPr>
        <w:t xml:space="preserve"> growth</w:t>
      </w:r>
      <w:ins w:id="320" w:author="Max Lindmark" w:date="2020-05-18T14:17:00Z">
        <w:r w:rsidR="001A09F5">
          <w:rPr>
            <w:rFonts w:eastAsiaTheme="minorEastAsia" w:cstheme="minorHAnsi"/>
            <w:lang w:val="en-GB"/>
          </w:rPr>
          <w:t>)</w:t>
        </w:r>
      </w:ins>
      <w:r w:rsidR="00C2359E" w:rsidRPr="00972C7F">
        <w:rPr>
          <w:rFonts w:eastAsiaTheme="minorEastAsia" w:cstheme="minorHAnsi"/>
          <w:lang w:val="en-GB"/>
        </w:rPr>
        <w:t xml:space="preserve"> data</w:t>
      </w:r>
      <w:ins w:id="321" w:author="Max Lindmark" w:date="2020-05-18T14:16:00Z">
        <w:r w:rsidR="001A09F5">
          <w:rPr>
            <w:rFonts w:eastAsiaTheme="minorEastAsia" w:cstheme="minorHAnsi"/>
            <w:lang w:val="en-GB"/>
          </w:rPr>
          <w:t xml:space="preserve"> or if </w:t>
        </w:r>
      </w:ins>
      <w:ins w:id="322" w:author="Max Lindmark" w:date="2020-05-18T14:17:00Z">
        <w:r w:rsidR="001A09F5">
          <w:rPr>
            <w:rFonts w:eastAsiaTheme="minorEastAsia" w:cstheme="minorHAnsi"/>
            <w:lang w:val="en-GB"/>
          </w:rPr>
          <w:t xml:space="preserve">they </w:t>
        </w:r>
      </w:ins>
      <w:del w:id="323" w:author="Max Lindmark" w:date="2020-05-18T14:16:00Z">
        <w:r w:rsidR="00CC03E4" w:rsidRPr="00972C7F" w:rsidDel="001A09F5">
          <w:rPr>
            <w:rFonts w:eastAsiaTheme="minorEastAsia" w:cstheme="minorHAnsi"/>
            <w:lang w:val="en-GB"/>
          </w:rPr>
          <w:delText xml:space="preserve">, </w:delText>
        </w:r>
      </w:del>
      <w:del w:id="324" w:author="Max Lindmark" w:date="2020-05-18T14:17:00Z">
        <w:r w:rsidR="00B11254" w:rsidRPr="00972C7F" w:rsidDel="001A09F5">
          <w:rPr>
            <w:rFonts w:eastAsiaTheme="minorEastAsia" w:cstheme="minorHAnsi"/>
            <w:lang w:val="en-GB"/>
          </w:rPr>
          <w:delText xml:space="preserve">fish </w:delText>
        </w:r>
      </w:del>
      <w:r w:rsidR="00B11254" w:rsidRPr="00972C7F">
        <w:rPr>
          <w:rFonts w:eastAsiaTheme="minorEastAsia" w:cstheme="minorHAnsi"/>
          <w:lang w:val="en-GB"/>
        </w:rPr>
        <w:t xml:space="preserve">were unfed </w:t>
      </w:r>
      <w:ins w:id="325" w:author="Max Lindmark" w:date="2020-05-18T14:17:00Z">
        <w:r w:rsidR="001A09F5">
          <w:rPr>
            <w:rFonts w:eastAsiaTheme="minorEastAsia" w:cstheme="minorHAnsi"/>
            <w:lang w:val="en-GB"/>
          </w:rPr>
          <w:t>(</w:t>
        </w:r>
      </w:ins>
      <w:del w:id="326" w:author="Max Lindmark" w:date="2020-05-18T14:17:00Z">
        <w:r w:rsidR="00B11254" w:rsidRPr="00972C7F" w:rsidDel="00E878A7">
          <w:rPr>
            <w:rFonts w:eastAsiaTheme="minorEastAsia" w:cstheme="minorHAnsi"/>
            <w:lang w:val="en-GB"/>
          </w:rPr>
          <w:delText>for measurements of</w:delText>
        </w:r>
        <w:r w:rsidR="000F1792" w:rsidRPr="00972C7F" w:rsidDel="00E878A7">
          <w:rPr>
            <w:rFonts w:eastAsiaTheme="minorEastAsia" w:cstheme="minorHAnsi"/>
            <w:lang w:val="en-GB"/>
          </w:rPr>
          <w:delText xml:space="preserve"> </w:delText>
        </w:r>
      </w:del>
      <w:r w:rsidR="000F1792" w:rsidRPr="00972C7F">
        <w:rPr>
          <w:rFonts w:eastAsiaTheme="minorEastAsia" w:cstheme="minorHAnsi"/>
          <w:lang w:val="en-GB"/>
        </w:rPr>
        <w:t>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w:t>
      </w:r>
      <w:ins w:id="327" w:author="Max Lindmark" w:date="2020-05-18T14:17:00Z">
        <w:r w:rsidR="001A09F5">
          <w:rPr>
            <w:rFonts w:eastAsiaTheme="minorEastAsia" w:cstheme="minorHAnsi"/>
            <w:lang w:val="en-GB"/>
          </w:rPr>
          <w:t>)</w:t>
        </w:r>
      </w:ins>
      <w:r w:rsidR="000F1792" w:rsidRPr="00972C7F">
        <w:rPr>
          <w:rFonts w:eastAsiaTheme="minorEastAsia" w:cstheme="minorHAnsi"/>
          <w:lang w:val="en-GB"/>
        </w:rPr>
        <w:t>,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328"/>
      <w:commentRangeStart w:id="329"/>
      <w:commentRangeStart w:id="330"/>
      <w:commentRangeStart w:id="331"/>
      <w:commentRangeStart w:id="332"/>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333"/>
      <w:r w:rsidR="000F1792" w:rsidRPr="00972C7F">
        <w:rPr>
          <w:rFonts w:eastAsiaTheme="minorEastAsia" w:cstheme="minorHAnsi"/>
          <w:lang w:val="en-GB"/>
        </w:rPr>
        <w:t xml:space="preserve"> </w:t>
      </w:r>
      <w:commentRangeEnd w:id="333"/>
      <w:r w:rsidR="00B931C2">
        <w:rPr>
          <w:rStyle w:val="CommentReference"/>
        </w:rPr>
        <w:commentReference w:id="333"/>
      </w:r>
      <w:r w:rsidR="000F1792" w:rsidRPr="00972C7F">
        <w:rPr>
          <w:rFonts w:eastAsiaTheme="minorEastAsia" w:cstheme="minorHAnsi"/>
          <w:lang w:val="en-GB"/>
        </w:rPr>
        <w:t>per species</w:t>
      </w:r>
      <w:commentRangeEnd w:id="328"/>
      <w:ins w:id="334" w:author="Max Lindmark" w:date="2020-05-19T18:02:00Z">
        <w:r w:rsidR="00A71431">
          <w:rPr>
            <w:rFonts w:eastAsiaTheme="minorEastAsia" w:cstheme="minorHAnsi"/>
            <w:lang w:val="en-GB"/>
          </w:rPr>
          <w:t xml:space="preserve"> and rate</w:t>
        </w:r>
      </w:ins>
      <w:r w:rsidR="00A06A32">
        <w:rPr>
          <w:rStyle w:val="CommentReference"/>
        </w:rPr>
        <w:commentReference w:id="328"/>
      </w:r>
      <w:commentRangeEnd w:id="329"/>
      <w:r w:rsidR="00296320">
        <w:rPr>
          <w:rStyle w:val="CommentReference"/>
        </w:rPr>
        <w:commentReference w:id="329"/>
      </w:r>
      <w:commentRangeEnd w:id="330"/>
      <w:r w:rsidR="0026073A">
        <w:rPr>
          <w:rStyle w:val="CommentReference"/>
        </w:rPr>
        <w:commentReference w:id="330"/>
      </w:r>
      <w:commentRangeEnd w:id="331"/>
      <w:r w:rsidR="0026073A">
        <w:rPr>
          <w:rStyle w:val="CommentReference"/>
        </w:rPr>
        <w:commentReference w:id="331"/>
      </w:r>
      <w:commentRangeEnd w:id="332"/>
      <w:r w:rsidR="00E517A5">
        <w:rPr>
          <w:rStyle w:val="CommentReference"/>
        </w:rPr>
        <w:commentReference w:id="332"/>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335" w:author="Max Lindmark" w:date="2020-05-04T16:47:00Z">
        <w:r w:rsidR="000F1792" w:rsidRPr="00972C7F" w:rsidDel="004C62DE">
          <w:rPr>
            <w:rFonts w:eastAsiaTheme="minorEastAsia" w:cstheme="minorHAnsi"/>
            <w:lang w:val="en-GB"/>
          </w:rPr>
          <w:delText xml:space="preserve"> or </w:delText>
        </w:r>
      </w:del>
      <w:ins w:id="336"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337"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w:t>
      </w:r>
      <w:ins w:id="338" w:author="Max Lindmark" w:date="2020-05-19T18:03:00Z">
        <w:r w:rsidR="00177218">
          <w:rPr>
            <w:rFonts w:eastAsiaTheme="minorEastAsia" w:cstheme="minorHAnsi"/>
            <w:lang w:val="en-GB"/>
          </w:rPr>
          <w:t xml:space="preserve"> for a rate</w:t>
        </w:r>
      </w:ins>
      <w:r w:rsidR="000F1792" w:rsidRPr="00972C7F">
        <w:rPr>
          <w:rFonts w:eastAsiaTheme="minorEastAsia" w:cstheme="minorHAnsi"/>
          <w:lang w:val="en-GB"/>
        </w:rPr>
        <w:t>,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w:t>
      </w:r>
      <w:del w:id="339" w:author="Max Lindmark" w:date="2020-05-18T14:17:00Z">
        <w:r w:rsidR="000F1792" w:rsidRPr="00972C7F" w:rsidDel="00B61000">
          <w:rPr>
            <w:rFonts w:cstheme="minorHAnsi"/>
            <w:lang w:val="en-GB"/>
          </w:rPr>
          <w:delText xml:space="preserve">criteria to select </w:delText>
        </w:r>
      </w:del>
      <w:r w:rsidR="000F1792" w:rsidRPr="00972C7F">
        <w:rPr>
          <w:rFonts w:cstheme="minorHAnsi"/>
          <w:lang w:val="en-GB"/>
        </w:rPr>
        <w:t>data</w:t>
      </w:r>
      <w:ins w:id="340" w:author="Max Lindmark" w:date="2020-05-18T14:17:00Z">
        <w:r w:rsidR="00B61000">
          <w:rPr>
            <w:rFonts w:cstheme="minorHAnsi"/>
            <w:lang w:val="en-GB"/>
          </w:rPr>
          <w:t xml:space="preserve"> selection</w:t>
        </w:r>
      </w:ins>
      <w:r w:rsidR="000F1792" w:rsidRPr="00972C7F">
        <w:rPr>
          <w:rFonts w:cstheme="minorHAnsi"/>
          <w:lang w:val="en-GB"/>
        </w:rPr>
        <w:t xml:space="preserve">, </w:t>
      </w:r>
      <w:del w:id="341" w:author="Max Lindmark" w:date="2020-05-18T14:17:00Z">
        <w:r w:rsidR="000F1792" w:rsidRPr="00972C7F" w:rsidDel="00F2094E">
          <w:rPr>
            <w:rFonts w:cstheme="minorHAnsi"/>
            <w:lang w:val="en-GB"/>
          </w:rPr>
          <w:delText xml:space="preserve">data </w:delText>
        </w:r>
      </w:del>
      <w:r w:rsidR="000F1792" w:rsidRPr="00972C7F">
        <w:rPr>
          <w:rFonts w:cstheme="minorHAnsi"/>
          <w:lang w:val="en-GB"/>
        </w:rPr>
        <w:t>acquisition</w:t>
      </w:r>
      <w:del w:id="342" w:author="Max Lindmark" w:date="2020-05-18T14:17:00Z">
        <w:r w:rsidR="000F1792" w:rsidRPr="00972C7F" w:rsidDel="00F2094E">
          <w:rPr>
            <w:rFonts w:cstheme="minorHAnsi"/>
            <w:lang w:val="en-GB"/>
          </w:rPr>
          <w:delText xml:space="preserve"> procedure</w:delText>
        </w:r>
      </w:del>
      <w:r w:rsidR="000F1792" w:rsidRPr="00972C7F">
        <w:rPr>
          <w:rFonts w:cstheme="minorHAnsi"/>
          <w:lang w:val="en-GB"/>
        </w:rPr>
        <w:t xml:space="preserv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6216F599"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del w:id="343" w:author="Max Lindmark" w:date="2020-05-08T15:16:00Z">
        <w:r w:rsidR="00255656" w:rsidRPr="00976650" w:rsidDel="00D2324B">
          <w:rPr>
            <w:rFonts w:cstheme="minorHAnsi"/>
            <w:lang w:val="en-GB"/>
          </w:rPr>
          <w:delText>154</w:delText>
        </w:r>
        <w:r w:rsidR="00033D8C" w:rsidRPr="00976650" w:rsidDel="00D2324B">
          <w:rPr>
            <w:rFonts w:cstheme="minorHAnsi"/>
            <w:lang w:val="en-GB"/>
          </w:rPr>
          <w:delText xml:space="preserve"> </w:delText>
        </w:r>
      </w:del>
      <w:ins w:id="344" w:author="Max Lindmark" w:date="2020-05-08T15:16:00Z">
        <w:r w:rsidR="00D2324B">
          <w:rPr>
            <w:rFonts w:cstheme="minorHAnsi"/>
            <w:lang w:val="en-GB"/>
          </w:rPr>
          <w:t>227</w:t>
        </w:r>
        <w:r w:rsidR="00D2324B" w:rsidRPr="00976650">
          <w:rPr>
            <w:rFonts w:cstheme="minorHAnsi"/>
            <w:lang w:val="en-GB"/>
          </w:rPr>
          <w:t xml:space="preserve"> </w:t>
        </w:r>
      </w:ins>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del w:id="345" w:author="Max Lindmark" w:date="2020-05-08T15:14:00Z">
        <w:r w:rsidR="00255656" w:rsidRPr="00976650" w:rsidDel="00031533">
          <w:rPr>
            <w:rFonts w:cstheme="minorHAnsi"/>
            <w:lang w:val="en-GB"/>
          </w:rPr>
          <w:delText>790</w:delText>
        </w:r>
      </w:del>
      <w:ins w:id="346" w:author="Max Lindmark" w:date="2020-05-08T15:14:00Z">
        <w:r w:rsidR="00031533" w:rsidRPr="00976650">
          <w:rPr>
            <w:rFonts w:cstheme="minorHAnsi"/>
            <w:lang w:val="en-GB"/>
            <w:rPrChange w:id="347" w:author="Max Lindmark" w:date="2020-05-08T15:15:00Z">
              <w:rPr>
                <w:rFonts w:cstheme="minorHAnsi"/>
                <w:color w:val="FF0000"/>
                <w:lang w:val="en-GB"/>
              </w:rPr>
            </w:rPrChange>
          </w:rPr>
          <w:t>695</w:t>
        </w:r>
      </w:ins>
      <w:r w:rsidR="00255656" w:rsidRPr="00976650">
        <w:rPr>
          <w:rFonts w:cstheme="minorHAnsi"/>
          <w:lang w:val="en-GB"/>
        </w:rPr>
        <w:t xml:space="preserve"> and </w:t>
      </w:r>
      <w:del w:id="348" w:author="Max Lindmark" w:date="2020-05-08T15:14:00Z">
        <w:r w:rsidR="00255656" w:rsidRPr="00976650" w:rsidDel="00031533">
          <w:rPr>
            <w:rFonts w:cstheme="minorHAnsi"/>
            <w:lang w:val="en-GB"/>
          </w:rPr>
          <w:delText xml:space="preserve">626 </w:delText>
        </w:r>
      </w:del>
      <w:ins w:id="349" w:author="Max Lindmark" w:date="2020-05-08T15:14:00Z">
        <w:r w:rsidR="00031533" w:rsidRPr="00976650">
          <w:rPr>
            <w:rFonts w:cstheme="minorHAnsi"/>
            <w:lang w:val="en-GB"/>
            <w:rPrChange w:id="350" w:author="Max Lindmark" w:date="2020-05-08T15:15:00Z">
              <w:rPr>
                <w:rFonts w:cstheme="minorHAnsi"/>
                <w:color w:val="FF0000"/>
                <w:lang w:val="en-GB"/>
              </w:rPr>
            </w:rPrChange>
          </w:rPr>
          <w:t>74</w:t>
        </w:r>
      </w:ins>
      <w:ins w:id="351" w:author="Max Lindmark" w:date="2020-05-08T15:15:00Z">
        <w:r w:rsidR="00031533" w:rsidRPr="00976650">
          <w:rPr>
            <w:rFonts w:cstheme="minorHAnsi"/>
            <w:lang w:val="en-GB"/>
            <w:rPrChange w:id="352" w:author="Max Lindmark" w:date="2020-05-08T15:15:00Z">
              <w:rPr>
                <w:rFonts w:cstheme="minorHAnsi"/>
                <w:color w:val="FF0000"/>
                <w:lang w:val="en-GB"/>
              </w:rPr>
            </w:rPrChange>
          </w:rPr>
          <w:t>6</w:t>
        </w:r>
      </w:ins>
      <w:ins w:id="353" w:author="Max Lindmark" w:date="2020-05-08T15:14:00Z">
        <w:r w:rsidR="00031533" w:rsidRPr="00976650">
          <w:rPr>
            <w:rFonts w:cstheme="minorHAnsi"/>
            <w:lang w:val="en-GB"/>
          </w:rPr>
          <w:t xml:space="preserv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del w:id="354" w:author="Max Lindmark" w:date="2020-05-08T15:15:00Z">
        <w:r w:rsidR="00255656" w:rsidRPr="00976650" w:rsidDel="00031533">
          <w:rPr>
            <w:rFonts w:cstheme="minorHAnsi"/>
            <w:lang w:val="en-GB"/>
          </w:rPr>
          <w:delText>5</w:delText>
        </w:r>
      </w:del>
      <w:ins w:id="355" w:author="Max Lindmark" w:date="2020-05-08T15:15:00Z">
        <w:r w:rsidR="00031533" w:rsidRPr="00976650">
          <w:rPr>
            <w:rFonts w:cstheme="minorHAnsi"/>
            <w:lang w:val="en-GB"/>
            <w:rPrChange w:id="356" w:author="Max Lindmark" w:date="2020-05-08T15:15:00Z">
              <w:rPr>
                <w:rFonts w:cstheme="minorHAnsi"/>
                <w:color w:val="FF0000"/>
                <w:lang w:val="en-GB"/>
              </w:rPr>
            </w:rPrChange>
          </w:rPr>
          <w:t>4</w:t>
        </w:r>
      </w:ins>
      <w:r w:rsidR="00255656" w:rsidRPr="00976650">
        <w:rPr>
          <w:rFonts w:cstheme="minorHAnsi"/>
          <w:lang w:val="en-GB"/>
        </w:rPr>
        <w:t xml:space="preserve"> and </w:t>
      </w:r>
      <w:del w:id="357" w:author="Max Lindmark" w:date="2020-05-08T15:15:00Z">
        <w:r w:rsidR="00255656" w:rsidRPr="00976650" w:rsidDel="00031533">
          <w:rPr>
            <w:rFonts w:cstheme="minorHAnsi"/>
            <w:lang w:val="en-GB"/>
          </w:rPr>
          <w:delText>18</w:delText>
        </w:r>
        <w:r w:rsidR="00255656" w:rsidRPr="00976650" w:rsidDel="00031533">
          <w:rPr>
            <w:rFonts w:eastAsiaTheme="minorEastAsia" w:cstheme="minorHAnsi"/>
            <w:lang w:val="en-GB"/>
          </w:rPr>
          <w:delText xml:space="preserve"> </w:delText>
        </w:r>
      </w:del>
      <w:ins w:id="358" w:author="Max Lindmark" w:date="2020-05-08T15:15:00Z">
        <w:r w:rsidR="00031533" w:rsidRPr="00976650">
          <w:rPr>
            <w:rFonts w:cstheme="minorHAnsi"/>
            <w:lang w:val="en-GB"/>
            <w:rPrChange w:id="359" w:author="Max Lindmark" w:date="2020-05-08T15:15:00Z">
              <w:rPr>
                <w:rFonts w:cstheme="minorHAnsi"/>
                <w:color w:val="FF0000"/>
                <w:lang w:val="en-GB"/>
              </w:rPr>
            </w:rPrChange>
          </w:rPr>
          <w:t>20</w:t>
        </w:r>
        <w:r w:rsidR="00031533" w:rsidRPr="00976650">
          <w:rPr>
            <w:rFonts w:eastAsiaTheme="minorEastAsia" w:cstheme="minorHAnsi"/>
            <w:lang w:val="en-GB"/>
          </w:rPr>
          <w:t xml:space="preserve"> </w:t>
        </w:r>
      </w:ins>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ins w:id="360" w:author="Max Lindmark" w:date="2020-05-04T16:51:00Z">
        <w:r w:rsidR="002B5D4C">
          <w:rPr>
            <w:rFonts w:eastAsiaTheme="minorEastAsia" w:cstheme="minorHAnsi"/>
            <w:lang w:val="en-GB"/>
          </w:rPr>
          <w:t>We asked all the corresponding authors of each article</w:t>
        </w:r>
      </w:ins>
      <w:ins w:id="361" w:author="Max Lindmark" w:date="2020-05-04T16:52:00Z">
        <w:r w:rsidR="002B5D4C">
          <w:rPr>
            <w:rFonts w:eastAsiaTheme="minorEastAsia" w:cstheme="minorHAnsi"/>
            <w:lang w:val="en-GB"/>
          </w:rPr>
          <w:t xml:space="preserve"> to share data, else </w:t>
        </w:r>
      </w:ins>
      <w:del w:id="362" w:author="Max Lindmark" w:date="2020-05-04T16:52:00Z">
        <w:r w:rsidR="00255656" w:rsidRPr="00972C7F" w:rsidDel="002B5D4C">
          <w:rPr>
            <w:rFonts w:eastAsiaTheme="minorEastAsia" w:cstheme="minorHAnsi"/>
            <w:lang w:val="en-GB"/>
          </w:rPr>
          <w:delText>D</w:delText>
        </w:r>
      </w:del>
      <w:ins w:id="363"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364"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35264980" w:rsidR="003E256F" w:rsidRPr="004559BC" w:rsidDel="00986B44" w:rsidRDefault="00BD2FAB" w:rsidP="002E3379">
      <w:pPr>
        <w:tabs>
          <w:tab w:val="center" w:pos="4513"/>
        </w:tabs>
        <w:spacing w:line="480" w:lineRule="auto"/>
        <w:ind w:firstLine="284"/>
        <w:contextualSpacing/>
        <w:jc w:val="both"/>
        <w:rPr>
          <w:del w:id="365" w:author="Max Lindmark" w:date="2020-05-08T15:17:00Z"/>
          <w:rFonts w:cstheme="minorHAnsi"/>
          <w:b/>
          <w:lang w:val="en-GB"/>
        </w:rPr>
      </w:pPr>
      <w:commentRangeStart w:id="366"/>
      <w:del w:id="367" w:author="Max Lindmark" w:date="2020-05-07T16:44:00Z">
        <w:r w:rsidRPr="004559BC" w:rsidDel="008638EC">
          <w:rPr>
            <w:rFonts w:eastAsiaTheme="minorEastAsia" w:cstheme="minorHAnsi"/>
            <w:bCs/>
            <w:iCs/>
            <w:lang w:val="en-GB"/>
          </w:rPr>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368"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369"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370" w:author="Max Lindmark" w:date="2020-05-04T17:01:00Z">
        <w:r w:rsidR="000D3D07" w:rsidRPr="00972C7F" w:rsidDel="00897EA1">
          <w:rPr>
            <w:rFonts w:eastAsiaTheme="minorEastAsia" w:cstheme="minorHAnsi"/>
            <w:lang w:val="en-GB"/>
          </w:rPr>
          <w:delText xml:space="preserve">maximum mass </w:delText>
        </w:r>
      </w:del>
      <w:del w:id="371"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372" w:author="Max Lindmark" w:date="2020-05-04T17:01:00Z">
        <w:r w:rsidR="000D3D07" w:rsidRPr="00972C7F" w:rsidDel="00DE3952">
          <w:rPr>
            <w:rFonts w:eastAsiaTheme="minorEastAsia" w:cstheme="minorHAnsi"/>
            <w:lang w:val="en-GB"/>
          </w:rPr>
          <w:delText>between 2019</w:delText>
        </w:r>
      </w:del>
      <w:del w:id="373" w:author="Max Lindmark" w:date="2020-05-07T16:44:00Z">
        <w:r w:rsidR="000D3D07" w:rsidRPr="004559BC" w:rsidDel="008638EC">
          <w:rPr>
            <w:rFonts w:eastAsiaTheme="minorEastAsia" w:cstheme="minorHAnsi"/>
            <w:lang w:val="en-GB"/>
          </w:rPr>
          <w:delText>-</w:delText>
        </w:r>
      </w:del>
      <w:del w:id="374"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375"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376"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del w:id="377" w:author="Max Lindmark" w:date="2020-05-08T15:17:00Z">
        <w:r w:rsidR="006648DB" w:rsidRPr="004559BC" w:rsidDel="00986B44">
          <w:rPr>
            <w:rFonts w:eastAsiaTheme="minorEastAsia" w:cstheme="minorHAnsi"/>
            <w:lang w:val="en-GB"/>
          </w:rPr>
          <w:delText>The o</w:delText>
        </w:r>
        <w:r w:rsidR="00252CD7" w:rsidRPr="004559BC" w:rsidDel="00986B44">
          <w:rPr>
            <w:rFonts w:eastAsiaTheme="minorEastAsia" w:cstheme="minorHAnsi"/>
            <w:lang w:val="en-GB"/>
          </w:rPr>
          <w:delText xml:space="preserve">ptimum growth </w:delText>
        </w:r>
        <w:r w:rsidR="00864706" w:rsidRPr="004559BC" w:rsidDel="00986B44">
          <w:rPr>
            <w:rFonts w:eastAsiaTheme="minorEastAsia" w:cstheme="minorHAnsi"/>
            <w:lang w:val="en-GB"/>
          </w:rPr>
          <w:delText xml:space="preserve">and consumption </w:delText>
        </w:r>
        <w:r w:rsidR="00252CD7" w:rsidRPr="004559BC" w:rsidDel="00986B44">
          <w:rPr>
            <w:rFonts w:eastAsiaTheme="minorEastAsia" w:cstheme="minorHAnsi"/>
            <w:lang w:val="en-GB"/>
          </w:rPr>
          <w:delText>temperature</w:delText>
        </w:r>
        <w:r w:rsidR="00C05C3F" w:rsidRPr="004559BC" w:rsidDel="00986B44">
          <w:rPr>
            <w:rFonts w:eastAsiaTheme="minorEastAsia" w:cstheme="minorHAnsi"/>
            <w:lang w:val="en-GB"/>
          </w:rPr>
          <w:delText>s</w:delText>
        </w:r>
        <w:r w:rsidR="00252CD7" w:rsidRPr="004559BC" w:rsidDel="00986B44">
          <w:rPr>
            <w:rFonts w:eastAsiaTheme="minorEastAsia" w:cstheme="minorHAnsi"/>
            <w:lang w:val="en-GB"/>
          </w:rPr>
          <w:delText xml:space="preserve"> were also </w:delText>
        </w:r>
      </w:del>
      <w:del w:id="378" w:author="Max Lindmark" w:date="2020-05-05T10:33:00Z">
        <w:r w:rsidR="00252CD7" w:rsidRPr="004559BC" w:rsidDel="001F4A23">
          <w:rPr>
            <w:rFonts w:eastAsiaTheme="minorEastAsia" w:cstheme="minorHAnsi"/>
            <w:lang w:val="en-GB"/>
          </w:rPr>
          <w:delText xml:space="preserve">evaluated in relation to </w:delText>
        </w:r>
      </w:del>
      <w:del w:id="379" w:author="Max Lindmark" w:date="2020-05-08T15:17:00Z">
        <w:r w:rsidR="00B42FE0" w:rsidRPr="004559BC" w:rsidDel="00986B44">
          <w:rPr>
            <w:rFonts w:eastAsiaTheme="minorEastAsia" w:cstheme="minorHAnsi"/>
            <w:lang w:val="en-GB"/>
          </w:rPr>
          <w:delText>the</w:delText>
        </w:r>
        <w:r w:rsidR="00BF5D22" w:rsidRPr="004559BC" w:rsidDel="00986B44">
          <w:rPr>
            <w:rFonts w:eastAsiaTheme="minorEastAsia" w:cstheme="minorHAnsi"/>
            <w:lang w:val="en-GB"/>
          </w:rPr>
          <w:delText xml:space="preserve"> minimu</w:delText>
        </w:r>
        <w:r w:rsidR="00E55392" w:rsidRPr="004559BC" w:rsidDel="00986B44">
          <w:rPr>
            <w:rFonts w:eastAsiaTheme="minorEastAsia" w:cstheme="minorHAnsi"/>
            <w:lang w:val="en-GB"/>
          </w:rPr>
          <w:delText>m</w:delText>
        </w:r>
        <w:r w:rsidR="00BF5D22" w:rsidRPr="004559BC" w:rsidDel="00986B44">
          <w:rPr>
            <w:rFonts w:eastAsiaTheme="minorEastAsia" w:cstheme="minorHAnsi"/>
            <w:lang w:val="en-GB"/>
          </w:rPr>
          <w:delText xml:space="preserve">, </w:delText>
        </w:r>
        <w:r w:rsidR="00F7433D" w:rsidRPr="004559BC" w:rsidDel="00986B44">
          <w:rPr>
            <w:rFonts w:eastAsiaTheme="minorEastAsia" w:cstheme="minorHAnsi"/>
            <w:lang w:val="en-GB"/>
          </w:rPr>
          <w:delText>mid-point</w:delText>
        </w:r>
        <w:r w:rsidR="00BF5D22" w:rsidRPr="004559BC" w:rsidDel="00986B44">
          <w:rPr>
            <w:rFonts w:eastAsiaTheme="minorEastAsia" w:cstheme="minorHAnsi"/>
            <w:lang w:val="en-GB"/>
          </w:rPr>
          <w:delText xml:space="preserve"> and maximum </w:delText>
        </w:r>
        <w:r w:rsidR="00F7433D" w:rsidRPr="004559BC" w:rsidDel="00986B44">
          <w:rPr>
            <w:rFonts w:eastAsiaTheme="minorEastAsia" w:cstheme="minorHAnsi"/>
            <w:lang w:val="en-GB"/>
          </w:rPr>
          <w:delText>of the</w:delText>
        </w:r>
        <w:r w:rsidR="008C36D0" w:rsidRPr="004559BC" w:rsidDel="00986B44">
          <w:rPr>
            <w:rFonts w:eastAsiaTheme="minorEastAsia" w:cstheme="minorHAnsi"/>
            <w:lang w:val="en-GB"/>
          </w:rPr>
          <w:delText xml:space="preserve"> </w:delText>
        </w:r>
        <w:r w:rsidR="00C619BC" w:rsidRPr="004559BC" w:rsidDel="00986B44">
          <w:rPr>
            <w:rFonts w:eastAsiaTheme="minorEastAsia" w:cstheme="minorHAnsi"/>
            <w:lang w:val="en-GB"/>
          </w:rPr>
          <w:delText>ranges in experienced environmental temperatures (taken from FishBase)</w:delText>
        </w:r>
      </w:del>
      <w:del w:id="380"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del w:id="381" w:author="Max Lindmark" w:date="2020-05-08T15:17:00Z">
        <w:r w:rsidR="00452E1D" w:rsidRPr="00972C7F" w:rsidDel="00986B44">
          <w:rPr>
            <w:rFonts w:eastAsiaTheme="minorEastAsia" w:cstheme="minorHAnsi"/>
            <w:lang w:val="en-GB"/>
          </w:rPr>
          <w:delText>.</w:delText>
        </w:r>
        <w:r w:rsidR="000F1792" w:rsidRPr="00972C7F" w:rsidDel="00986B44">
          <w:rPr>
            <w:rFonts w:eastAsiaTheme="minorEastAsia" w:cstheme="minorHAnsi"/>
            <w:lang w:val="en-GB"/>
          </w:rPr>
          <w:delText xml:space="preserve"> </w:delText>
        </w:r>
        <w:commentRangeStart w:id="382"/>
        <w:r w:rsidR="007268B9" w:rsidRPr="009B4E8D" w:rsidDel="00986B44">
          <w:rPr>
            <w:rFonts w:eastAsiaTheme="minorEastAsia" w:cstheme="minorHAnsi"/>
            <w:color w:val="FF0000"/>
            <w:lang w:val="en-GB"/>
            <w:rPrChange w:id="383" w:author="Max Lindmark" w:date="2020-05-05T10:33:00Z">
              <w:rPr>
                <w:rFonts w:eastAsiaTheme="minorEastAsia" w:cstheme="minorHAnsi"/>
                <w:lang w:val="en-GB"/>
              </w:rPr>
            </w:rPrChange>
          </w:rPr>
          <w:delText>In the growth data, this information was not available on Fish</w:delText>
        </w:r>
        <w:r w:rsidR="007722C0" w:rsidRPr="009B4E8D" w:rsidDel="00986B44">
          <w:rPr>
            <w:rFonts w:eastAsiaTheme="minorEastAsia" w:cstheme="minorHAnsi"/>
            <w:color w:val="FF0000"/>
            <w:lang w:val="en-GB"/>
            <w:rPrChange w:id="384" w:author="Max Lindmark" w:date="2020-05-05T10:33:00Z">
              <w:rPr>
                <w:rFonts w:eastAsiaTheme="minorEastAsia" w:cstheme="minorHAnsi"/>
                <w:lang w:val="en-GB"/>
              </w:rPr>
            </w:rPrChange>
          </w:rPr>
          <w:delText>B</w:delText>
        </w:r>
        <w:r w:rsidR="00261ED2" w:rsidRPr="009B4E8D" w:rsidDel="00986B44">
          <w:rPr>
            <w:rFonts w:eastAsiaTheme="minorEastAsia" w:cstheme="minorHAnsi"/>
            <w:color w:val="FF0000"/>
            <w:lang w:val="en-GB"/>
            <w:rPrChange w:id="385" w:author="Max Lindmark" w:date="2020-05-05T10:33:00Z">
              <w:rPr>
                <w:rFonts w:eastAsiaTheme="minorEastAsia" w:cstheme="minorHAnsi"/>
                <w:lang w:val="en-GB"/>
              </w:rPr>
            </w:rPrChange>
          </w:rPr>
          <w:delText>a</w:delText>
        </w:r>
        <w:r w:rsidR="007268B9" w:rsidRPr="009B4E8D" w:rsidDel="00986B44">
          <w:rPr>
            <w:rFonts w:eastAsiaTheme="minorEastAsia" w:cstheme="minorHAnsi"/>
            <w:color w:val="FF0000"/>
            <w:lang w:val="en-GB"/>
            <w:rPrChange w:id="386" w:author="Max Lindmark" w:date="2020-05-05T10:33:00Z">
              <w:rPr>
                <w:rFonts w:eastAsiaTheme="minorEastAsia" w:cstheme="minorHAnsi"/>
                <w:lang w:val="en-GB"/>
              </w:rPr>
            </w:rPrChange>
          </w:rPr>
          <w:delText>se f</w:delText>
        </w:r>
        <w:r w:rsidR="00A42A6E" w:rsidRPr="009B4E8D" w:rsidDel="00986B44">
          <w:rPr>
            <w:rFonts w:eastAsiaTheme="minorEastAsia" w:cstheme="minorHAnsi"/>
            <w:color w:val="FF0000"/>
            <w:lang w:val="en-GB"/>
            <w:rPrChange w:id="387" w:author="Max Lindmark" w:date="2020-05-05T10:33:00Z">
              <w:rPr>
                <w:rFonts w:eastAsiaTheme="minorEastAsia" w:cstheme="minorHAnsi"/>
                <w:lang w:val="en-GB"/>
              </w:rPr>
            </w:rPrChange>
          </w:rPr>
          <w:delText>or marbled sole (</w:delText>
        </w:r>
        <w:r w:rsidR="00A42A6E" w:rsidRPr="009B4E8D" w:rsidDel="00986B44">
          <w:rPr>
            <w:rFonts w:eastAsiaTheme="minorEastAsia" w:cstheme="minorHAnsi"/>
            <w:i/>
            <w:iCs/>
            <w:color w:val="FF0000"/>
            <w:lang w:val="en-GB"/>
            <w:rPrChange w:id="388" w:author="Max Lindmark" w:date="2020-05-05T10:33:00Z">
              <w:rPr>
                <w:rFonts w:eastAsiaTheme="minorEastAsia" w:cstheme="minorHAnsi"/>
                <w:i/>
                <w:iCs/>
                <w:lang w:val="en-GB"/>
              </w:rPr>
            </w:rPrChange>
          </w:rPr>
          <w:delText>Pseudopleuronectes yokohamae</w:delText>
        </w:r>
        <w:r w:rsidR="00A42A6E" w:rsidRPr="009B4E8D" w:rsidDel="00986B44">
          <w:rPr>
            <w:rFonts w:eastAsiaTheme="minorEastAsia" w:cstheme="minorHAnsi"/>
            <w:color w:val="FF0000"/>
            <w:lang w:val="en-GB"/>
            <w:rPrChange w:id="389"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390" w:author="Max Lindmark" w:date="2020-05-05T10:33:00Z">
              <w:rPr>
                <w:rFonts w:eastAsiaTheme="minorEastAsia" w:cstheme="minorHAnsi"/>
                <w:lang w:val="en-GB"/>
              </w:rPr>
            </w:rPrChange>
          </w:rPr>
          <w:delText xml:space="preserve">hence </w:delText>
        </w:r>
        <w:r w:rsidR="004A08F3" w:rsidRPr="009B4E8D" w:rsidDel="00986B44">
          <w:rPr>
            <w:rFonts w:eastAsiaTheme="minorEastAsia" w:cstheme="minorHAnsi"/>
            <w:color w:val="FF0000"/>
            <w:lang w:val="en-GB"/>
            <w:rPrChange w:id="391" w:author="Max Lindmark" w:date="2020-05-05T10:33:00Z">
              <w:rPr>
                <w:rFonts w:eastAsiaTheme="minorEastAsia" w:cstheme="minorHAnsi"/>
                <w:lang w:val="en-GB"/>
              </w:rPr>
            </w:rPrChange>
          </w:rPr>
          <w:delText>3</w:delText>
        </w:r>
        <w:r w:rsidR="005D5CCC" w:rsidRPr="009B4E8D" w:rsidDel="00986B44">
          <w:rPr>
            <w:rFonts w:eastAsiaTheme="minorEastAsia" w:cstheme="minorHAnsi"/>
            <w:color w:val="FF0000"/>
            <w:lang w:val="en-GB"/>
            <w:rPrChange w:id="392"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393" w:author="Max Lindmark" w:date="2020-05-05T10:33:00Z">
              <w:rPr>
                <w:rFonts w:eastAsiaTheme="minorEastAsia" w:cstheme="minorHAnsi"/>
                <w:lang w:val="en-GB"/>
              </w:rPr>
            </w:rPrChange>
          </w:rPr>
          <w:delText>24</w:delText>
        </w:r>
      </w:del>
      <m:oMath>
        <m:r>
          <w:del w:id="394" w:author="Max Lindmark" w:date="2020-05-08T15:17:00Z">
            <w:rPr>
              <w:rFonts w:ascii="Cambria Math" w:eastAsiaTheme="minorEastAsia" w:hAnsi="Cambria Math" w:cstheme="minorHAnsi"/>
              <w:color w:val="FF0000"/>
              <w:lang w:val="en-GB"/>
              <w:rPrChange w:id="395" w:author="Max Lindmark" w:date="2020-05-05T10:33:00Z">
                <w:rPr>
                  <w:rFonts w:ascii="Cambria Math" w:eastAsiaTheme="minorEastAsia" w:hAnsi="Cambria Math" w:cstheme="minorHAnsi"/>
                  <w:lang w:val="en-GB"/>
                </w:rPr>
              </w:rPrChange>
            </w:rPr>
            <m:t>℃</m:t>
          </w:del>
        </m:r>
      </m:oMath>
      <w:del w:id="396" w:author="Max Lindmark" w:date="2020-05-08T15:17:00Z">
        <w:r w:rsidR="005D5CCC" w:rsidRPr="009B4E8D" w:rsidDel="00986B44">
          <w:rPr>
            <w:rFonts w:eastAsiaTheme="minorEastAsia" w:cstheme="minorHAnsi"/>
            <w:color w:val="FF0000"/>
            <w:lang w:val="en-GB"/>
            <w:rPrChange w:id="397" w:author="Max Lindmark" w:date="2020-05-05T10:33:00Z">
              <w:rPr>
                <w:rFonts w:eastAsiaTheme="minorEastAsia" w:cstheme="minorHAnsi"/>
                <w:lang w:val="en-GB"/>
              </w:rPr>
            </w:rPrChange>
          </w:rPr>
          <w:delText xml:space="preserve"> (mid-point 13.5</w:delText>
        </w:r>
      </w:del>
      <m:oMath>
        <m:r>
          <w:del w:id="398" w:author="Max Lindmark" w:date="2020-05-08T15:17:00Z">
            <w:rPr>
              <w:rFonts w:ascii="Cambria Math" w:eastAsiaTheme="minorEastAsia" w:hAnsi="Cambria Math" w:cstheme="minorHAnsi"/>
              <w:color w:val="FF0000"/>
              <w:lang w:val="en-GB"/>
              <w:rPrChange w:id="399" w:author="Max Lindmark" w:date="2020-05-05T10:33:00Z">
                <w:rPr>
                  <w:rFonts w:ascii="Cambria Math" w:eastAsiaTheme="minorEastAsia" w:hAnsi="Cambria Math" w:cstheme="minorHAnsi"/>
                  <w:lang w:val="en-GB"/>
                </w:rPr>
              </w:rPrChange>
            </w:rPr>
            <m:t>℃</m:t>
          </w:del>
        </m:r>
      </m:oMath>
      <w:del w:id="400" w:author="Max Lindmark" w:date="2020-05-08T15:17:00Z">
        <w:r w:rsidR="005D5CCC" w:rsidRPr="009B4E8D" w:rsidDel="00986B44">
          <w:rPr>
            <w:rFonts w:eastAsiaTheme="minorEastAsia" w:cstheme="minorHAnsi"/>
            <w:color w:val="FF0000"/>
            <w:lang w:val="en-GB"/>
            <w:rPrChange w:id="401"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402"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403" w:author="Max Lindmark" w:date="2020-05-05T10:33:00Z">
              <w:rPr>
                <w:rFonts w:eastAsiaTheme="minorEastAsia" w:cstheme="minorHAnsi"/>
                <w:lang w:val="en-GB"/>
              </w:rPr>
            </w:rPrChange>
          </w:rPr>
          <w:delText xml:space="preserve">was used </w:delText>
        </w:r>
        <w:r w:rsidR="00A42A6E" w:rsidRPr="009B4E8D" w:rsidDel="00986B44">
          <w:rPr>
            <w:rFonts w:eastAsiaTheme="minorEastAsia" w:cstheme="minorHAnsi"/>
            <w:color w:val="FF0000"/>
            <w:rPrChange w:id="404" w:author="Max Lindmark" w:date="2020-05-05T10:33:00Z">
              <w:rPr>
                <w:rFonts w:eastAsiaTheme="minorEastAsia" w:cstheme="minorHAnsi"/>
              </w:rPr>
            </w:rPrChange>
          </w:rPr>
          <w:fldChar w:fldCharType="begin"/>
        </w:r>
        <w:r w:rsidR="008F2D15" w:rsidRPr="009B4E8D" w:rsidDel="00986B44">
          <w:rPr>
            <w:rFonts w:eastAsiaTheme="minorEastAsia" w:cstheme="minorHAnsi"/>
            <w:color w:val="FF0000"/>
            <w:lang w:val="en-GB"/>
            <w:rPrChange w:id="405" w:author="Max Lindmark" w:date="2020-05-05T10:33:00Z">
              <w:rPr>
                <w:rFonts w:eastAsiaTheme="minorEastAsia" w:cstheme="minorHAnsi"/>
                <w:lang w:val="en-GB"/>
              </w:rPr>
            </w:rPrChange>
          </w:rPr>
          <w:del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delInstrText>
        </w:r>
        <w:r w:rsidR="008F2D15" w:rsidRPr="009B4E8D" w:rsidDel="00986B44">
          <w:rPr>
            <w:rFonts w:eastAsiaTheme="minorEastAsia" w:cstheme="minorHAnsi"/>
            <w:color w:val="FF0000"/>
            <w:rPrChange w:id="406" w:author="Max Lindmark" w:date="2020-05-05T10:33:00Z">
              <w:rPr>
                <w:rFonts w:eastAsiaTheme="minorEastAsia" w:cstheme="minorHAnsi"/>
              </w:rPr>
            </w:rPrChange>
          </w:rPr>
          <w:del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delInstrText>
        </w:r>
        <w:r w:rsidR="008F2D15" w:rsidRPr="009B4E8D" w:rsidDel="00986B44">
          <w:rPr>
            <w:rFonts w:eastAsiaTheme="minorEastAsia" w:cstheme="minorHAnsi"/>
            <w:color w:val="FF0000"/>
            <w:lang w:val="en-GB"/>
            <w:rPrChange w:id="407" w:author="Max Lindmark" w:date="2020-05-05T10:33:00Z">
              <w:rPr>
                <w:rFonts w:eastAsiaTheme="minorEastAsia" w:cstheme="minorHAnsi"/>
                <w:lang w:val="en-GB"/>
              </w:rPr>
            </w:rPrChange>
          </w:rPr>
          <w:del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delInstrText>
        </w:r>
        <w:r w:rsidR="00A42A6E" w:rsidRPr="009B4E8D" w:rsidDel="00986B44">
          <w:rPr>
            <w:rFonts w:eastAsiaTheme="minorEastAsia" w:cstheme="minorHAnsi"/>
            <w:color w:val="FF0000"/>
            <w:rPrChange w:id="408" w:author="Max Lindmark" w:date="2020-05-05T10:33:00Z">
              <w:rPr>
                <w:rFonts w:eastAsiaTheme="minorEastAsia" w:cstheme="minorHAnsi"/>
              </w:rPr>
            </w:rPrChange>
          </w:rPr>
          <w:fldChar w:fldCharType="separate"/>
        </w:r>
        <w:r w:rsidR="008F2D15" w:rsidRPr="009B4E8D" w:rsidDel="00986B44">
          <w:rPr>
            <w:rFonts w:ascii="Times New Roman" w:cs="Times New Roman"/>
            <w:color w:val="FF0000"/>
            <w:lang w:val="en-GB"/>
            <w:rPrChange w:id="409" w:author="Max Lindmark" w:date="2020-05-05T10:33:00Z">
              <w:rPr>
                <w:rFonts w:ascii="Times New Roman" w:cs="Times New Roman"/>
                <w:lang w:val="en-GB"/>
              </w:rPr>
            </w:rPrChange>
          </w:rPr>
          <w:delText xml:space="preserve">(Joh </w:delText>
        </w:r>
        <w:r w:rsidR="008F2D15" w:rsidRPr="009B4E8D" w:rsidDel="00986B44">
          <w:rPr>
            <w:rFonts w:ascii="Times New Roman" w:cs="Times New Roman"/>
            <w:i/>
            <w:iCs/>
            <w:color w:val="FF0000"/>
            <w:lang w:val="en-GB"/>
            <w:rPrChange w:id="410"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411" w:author="Max Lindmark" w:date="2020-05-05T10:33:00Z">
              <w:rPr>
                <w:rFonts w:ascii="Times New Roman" w:cs="Times New Roman"/>
                <w:lang w:val="en-GB"/>
              </w:rPr>
            </w:rPrChange>
          </w:rPr>
          <w:delText xml:space="preserve"> 2013; Mitamura </w:delText>
        </w:r>
        <w:r w:rsidR="008F2D15" w:rsidRPr="009B4E8D" w:rsidDel="00986B44">
          <w:rPr>
            <w:rFonts w:ascii="Times New Roman" w:cs="Times New Roman"/>
            <w:i/>
            <w:iCs/>
            <w:color w:val="FF0000"/>
            <w:lang w:val="en-GB"/>
            <w:rPrChange w:id="412"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413" w:author="Max Lindmark" w:date="2020-05-05T10:33:00Z">
              <w:rPr>
                <w:rFonts w:ascii="Times New Roman" w:cs="Times New Roman"/>
                <w:lang w:val="en-GB"/>
              </w:rPr>
            </w:rPrChange>
          </w:rPr>
          <w:delText xml:space="preserve"> 2020)</w:delText>
        </w:r>
        <w:r w:rsidR="00A42A6E" w:rsidRPr="009B4E8D" w:rsidDel="00986B44">
          <w:rPr>
            <w:rFonts w:eastAsiaTheme="minorEastAsia" w:cstheme="minorHAnsi"/>
            <w:color w:val="FF0000"/>
            <w:rPrChange w:id="414" w:author="Max Lindmark" w:date="2020-05-05T10:33:00Z">
              <w:rPr>
                <w:rFonts w:eastAsiaTheme="minorEastAsia" w:cstheme="minorHAnsi"/>
              </w:rPr>
            </w:rPrChange>
          </w:rPr>
          <w:fldChar w:fldCharType="end"/>
        </w:r>
        <w:r w:rsidR="00A42A6E" w:rsidRPr="009B4E8D" w:rsidDel="00986B44">
          <w:rPr>
            <w:rFonts w:eastAsiaTheme="minorEastAsia" w:cstheme="minorHAnsi"/>
            <w:color w:val="FF0000"/>
            <w:lang w:val="en-GB"/>
            <w:rPrChange w:id="415" w:author="Max Lindmark" w:date="2020-05-05T10:33:00Z">
              <w:rPr>
                <w:rFonts w:eastAsiaTheme="minorEastAsia" w:cstheme="minorHAnsi"/>
                <w:lang w:val="en-GB"/>
              </w:rPr>
            </w:rPrChange>
          </w:rPr>
          <w:delText>.</w:delText>
        </w:r>
        <w:r w:rsidR="006446C9" w:rsidRPr="009B4E8D" w:rsidDel="00986B44">
          <w:rPr>
            <w:rFonts w:eastAsiaTheme="minorEastAsia" w:cstheme="minorHAnsi"/>
            <w:color w:val="FF0000"/>
            <w:lang w:val="en-GB"/>
            <w:rPrChange w:id="416" w:author="Max Lindmark" w:date="2020-05-05T10:33:00Z">
              <w:rPr>
                <w:rFonts w:eastAsiaTheme="minorEastAsia" w:cstheme="minorHAnsi"/>
                <w:lang w:val="en-GB"/>
              </w:rPr>
            </w:rPrChange>
          </w:rPr>
          <w:delText xml:space="preserve"> </w:delText>
        </w:r>
        <w:commentRangeEnd w:id="382"/>
        <w:r w:rsidR="00C619BC" w:rsidRPr="009B4E8D" w:rsidDel="00986B44">
          <w:rPr>
            <w:rStyle w:val="CommentReference"/>
            <w:color w:val="FF0000"/>
            <w:rPrChange w:id="417" w:author="Max Lindmark" w:date="2020-05-05T10:33:00Z">
              <w:rPr>
                <w:rStyle w:val="CommentReference"/>
              </w:rPr>
            </w:rPrChange>
          </w:rPr>
          <w:commentReference w:id="382"/>
        </w:r>
        <w:commentRangeEnd w:id="366"/>
        <w:r w:rsidR="00F84FBB" w:rsidDel="00986B44">
          <w:rPr>
            <w:rStyle w:val="CommentReference"/>
          </w:rPr>
          <w:commentReference w:id="366"/>
        </w:r>
      </w:del>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418"/>
      <w:r w:rsidRPr="00972C7F">
        <w:rPr>
          <w:rFonts w:cstheme="minorHAnsi"/>
          <w:b/>
          <w:lang w:val="en-GB"/>
        </w:rPr>
        <w:t>Model fitting</w:t>
      </w:r>
      <w:commentRangeEnd w:id="418"/>
      <w:r w:rsidR="0037694F">
        <w:rPr>
          <w:rStyle w:val="CommentReference"/>
        </w:rPr>
        <w:commentReference w:id="418"/>
      </w:r>
    </w:p>
    <w:p w14:paraId="270D8E87" w14:textId="484D3648"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lastRenderedPageBreak/>
        <w:t xml:space="preserve">Mass- and temperature </w:t>
      </w:r>
      <w:del w:id="419"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420"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421"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422"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w:t>
      </w:r>
      <w:del w:id="423" w:author="Max Lindmark" w:date="2020-05-11T11:27:00Z">
        <w:r w:rsidR="0089721C" w:rsidRPr="004559BC" w:rsidDel="00B461C6">
          <w:rPr>
            <w:rFonts w:cstheme="minorHAnsi"/>
            <w:bCs/>
            <w:i/>
            <w:iCs/>
            <w:lang w:val="en-GB"/>
          </w:rPr>
          <w:delText xml:space="preserve">optimum </w:delText>
        </w:r>
      </w:del>
      <w:ins w:id="424" w:author="Max Lindmark" w:date="2020-05-11T11:27:00Z">
        <w:r w:rsidR="00B461C6">
          <w:rPr>
            <w:rFonts w:cstheme="minorHAnsi"/>
            <w:bCs/>
            <w:i/>
            <w:iCs/>
            <w:lang w:val="en-GB"/>
          </w:rPr>
          <w:t>peak</w:t>
        </w:r>
        <w:r w:rsidR="00B461C6" w:rsidRPr="004559BC">
          <w:rPr>
            <w:rFonts w:cstheme="minorHAnsi"/>
            <w:bCs/>
            <w:i/>
            <w:iCs/>
            <w:lang w:val="en-GB"/>
          </w:rPr>
          <w:t xml:space="preserve"> </w:t>
        </w:r>
      </w:ins>
      <w:r w:rsidR="00252D90" w:rsidRPr="00972C7F">
        <w:rPr>
          <w:rFonts w:cstheme="minorHAnsi"/>
          <w:bCs/>
          <w:i/>
          <w:iCs/>
          <w:lang w:val="en-GB"/>
        </w:rPr>
        <w:t>temperature</w:t>
      </w:r>
      <w:r w:rsidR="00F4237A" w:rsidRPr="004559BC">
        <w:rPr>
          <w:rFonts w:cstheme="minorHAnsi"/>
          <w:bCs/>
          <w:i/>
          <w:iCs/>
          <w:lang w:val="en-GB"/>
        </w:rPr>
        <w:t>s</w:t>
      </w:r>
    </w:p>
    <w:p w14:paraId="4E219C7F" w14:textId="41D800EE" w:rsidR="000F1792" w:rsidRPr="00972C7F" w:rsidRDefault="000F1792" w:rsidP="002E3379">
      <w:pPr>
        <w:spacing w:line="480" w:lineRule="auto"/>
        <w:contextualSpacing/>
        <w:jc w:val="both"/>
        <w:rPr>
          <w:rFonts w:eastAsiaTheme="minorEastAsia" w:cstheme="minorHAnsi"/>
          <w:lang w:val="en-GB"/>
        </w:rPr>
      </w:pPr>
      <w:del w:id="425" w:author="Max Lindmark" w:date="2020-05-11T11:28:00Z">
        <w:r w:rsidRPr="00972C7F" w:rsidDel="00F21F1B">
          <w:rPr>
            <w:rFonts w:cstheme="minorHAnsi"/>
            <w:bCs/>
            <w:lang w:val="en-GB"/>
          </w:rPr>
          <w:delText xml:space="preserve">Below </w:delText>
        </w:r>
      </w:del>
      <w:del w:id="426" w:author="Max Lindmark" w:date="2020-05-05T10:34:00Z">
        <w:r w:rsidRPr="00972C7F" w:rsidDel="009B4E8D">
          <w:rPr>
            <w:rFonts w:cstheme="minorHAnsi"/>
            <w:bCs/>
            <w:lang w:val="en-GB"/>
          </w:rPr>
          <w:delText xml:space="preserve">optimum </w:delText>
        </w:r>
      </w:del>
      <w:ins w:id="427" w:author="Max Lindmark" w:date="2020-05-11T11:28:00Z">
        <w:r w:rsidR="00F21F1B">
          <w:rPr>
            <w:rFonts w:cstheme="minorHAnsi"/>
            <w:bCs/>
            <w:lang w:val="en-GB"/>
          </w:rPr>
          <w:t>P</w:t>
        </w:r>
      </w:ins>
      <w:ins w:id="428" w:author="Max Lindmark" w:date="2020-05-05T10:34:00Z">
        <w:r w:rsidR="009B4E8D">
          <w:rPr>
            <w:rFonts w:cstheme="minorHAnsi"/>
            <w:bCs/>
            <w:lang w:val="en-GB"/>
          </w:rPr>
          <w:t>eak</w:t>
        </w:r>
      </w:ins>
      <w:ins w:id="429" w:author="Max Lindmark" w:date="2020-05-11T11:28:00Z">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ins>
      <w:ins w:id="430" w:author="Max Lindmark" w:date="2020-05-05T10:34:00Z">
        <w:r w:rsidR="009B4E8D" w:rsidRPr="00972C7F">
          <w:rPr>
            <w:rFonts w:cstheme="minorHAnsi"/>
            <w:bCs/>
            <w:lang w:val="en-GB"/>
          </w:rPr>
          <w:t xml:space="preserve"> </w:t>
        </w:r>
      </w:ins>
      <w:ins w:id="431" w:author="Max Lindmark" w:date="2020-05-18T14:18:00Z">
        <w:r w:rsidR="00914B7A">
          <w:rPr>
            <w:rFonts w:cstheme="minorHAnsi"/>
            <w:bCs/>
            <w:lang w:val="en-GB"/>
          </w:rPr>
          <w:t xml:space="preserve">refer to </w:t>
        </w:r>
      </w:ins>
      <w:del w:id="432" w:author="Max Lindmark" w:date="2020-05-11T11:28:00Z">
        <w:r w:rsidRPr="00972C7F" w:rsidDel="00F21F1B">
          <w:rPr>
            <w:rFonts w:cstheme="minorHAnsi"/>
            <w:bCs/>
            <w:lang w:val="en-GB"/>
          </w:rPr>
          <w:delText xml:space="preserve">temperatures </w:delText>
        </w:r>
      </w:del>
      <w:del w:id="433" w:author="Max Lindmark" w:date="2020-05-11T11:29:00Z">
        <w:r w:rsidRPr="00972C7F" w:rsidDel="00307532">
          <w:rPr>
            <w:rFonts w:cstheme="minorHAnsi"/>
            <w:bCs/>
            <w:lang w:val="en-GB"/>
          </w:rPr>
          <w:delText xml:space="preserve">(i.e., </w:delText>
        </w:r>
      </w:del>
      <w:r w:rsidRPr="00972C7F">
        <w:rPr>
          <w:rFonts w:cstheme="minorHAnsi"/>
          <w:bCs/>
          <w:lang w:val="en-GB"/>
        </w:rPr>
        <w:t>a subset of the data sets including only data points below the temperature at which the rate was maximized</w:t>
      </w:r>
      <w:r w:rsidR="007F49AD" w:rsidRPr="00972C7F">
        <w:rPr>
          <w:rFonts w:cstheme="minorHAnsi"/>
          <w:bCs/>
          <w:lang w:val="en-GB"/>
        </w:rPr>
        <w:t>, by size group</w:t>
      </w:r>
      <w:del w:id="434" w:author="Max Lindmark" w:date="2020-05-11T11:29:00Z">
        <w:r w:rsidRPr="00972C7F" w:rsidDel="00C26870">
          <w:rPr>
            <w:rFonts w:cstheme="minorHAnsi"/>
            <w:bCs/>
            <w:lang w:val="en-GB"/>
          </w:rPr>
          <w:delText>)</w:delText>
        </w:r>
      </w:del>
      <w:ins w:id="435" w:author="Max Lindmark" w:date="2020-05-11T11:29:00Z">
        <w:r w:rsidR="00C26870">
          <w:rPr>
            <w:rFonts w:cstheme="minorHAnsi"/>
            <w:bCs/>
            <w:lang w:val="en-GB"/>
          </w:rPr>
          <w:t>. For data below peak temperatures</w:t>
        </w:r>
      </w:ins>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436"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437"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ins w:id="438" w:author="Max Lindmark" w:date="2020-05-18T14:19:00Z">
        <w:r w:rsidR="00423294">
          <w:rPr>
            <w:rFonts w:eastAsiaTheme="minorEastAsia" w:cstheme="minorHAnsi"/>
            <w:lang w:val="en-GB"/>
          </w:rPr>
          <w:t xml:space="preserve">The </w:t>
        </w:r>
      </w:ins>
      <w:del w:id="439"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del w:id="440" w:author="Max Lindmark" w:date="2020-05-18T14:19:00Z">
        <w:r w:rsidR="008B60E8" w:rsidRPr="00972C7F" w:rsidDel="00423294">
          <w:rPr>
            <w:rFonts w:eastAsiaTheme="minorEastAsia" w:cstheme="minorHAnsi"/>
            <w:lang w:val="en-GB"/>
          </w:rPr>
          <w:delText>M</w:delText>
        </w:r>
      </w:del>
      <w:ins w:id="441" w:author="Max Lindmark" w:date="2020-05-18T14:19:00Z">
        <w:r w:rsidR="00423294">
          <w:rPr>
            <w:rFonts w:eastAsiaTheme="minorEastAsia" w:cstheme="minorHAnsi"/>
            <w:lang w:val="en-GB"/>
          </w:rPr>
          <w:t>m</w:t>
        </w:r>
      </w:ins>
      <w:r w:rsidR="001E3974" w:rsidRPr="00972C7F">
        <w:rPr>
          <w:rFonts w:eastAsiaTheme="minorEastAsia" w:cstheme="minorHAnsi"/>
          <w:lang w:val="en-GB"/>
        </w:rPr>
        <w:t>ass</w:t>
      </w:r>
      <w:del w:id="442" w:author="Max Lindmark" w:date="2020-05-18T14:19:00Z">
        <w:r w:rsidR="00404F83" w:rsidDel="00423294">
          <w:rPr>
            <w:rFonts w:eastAsiaTheme="minorEastAsia" w:cstheme="minorHAnsi"/>
            <w:lang w:val="en-GB"/>
          </w:rPr>
          <w:delText>-</w:delText>
        </w:r>
        <w:r w:rsidR="001E3974" w:rsidRPr="00972C7F" w:rsidDel="00423294">
          <w:rPr>
            <w:rFonts w:eastAsiaTheme="minorEastAsia" w:cstheme="minorHAnsi"/>
            <w:lang w:val="en-GB"/>
          </w:rPr>
          <w:delText xml:space="preserve"> </w:delText>
        </w:r>
        <w:r w:rsidR="008B60E8" w:rsidRPr="00972C7F" w:rsidDel="00423294">
          <w:rPr>
            <w:rFonts w:eastAsiaTheme="minorEastAsia" w:cstheme="minorHAnsi"/>
            <w:lang w:val="en-GB"/>
          </w:rPr>
          <w:delText>and</w:delText>
        </w:r>
        <w:r w:rsidR="001E3974" w:rsidRPr="00972C7F" w:rsidDel="00423294">
          <w:rPr>
            <w:rFonts w:eastAsiaTheme="minorEastAsia" w:cstheme="minorHAnsi"/>
            <w:lang w:val="en-GB"/>
          </w:rPr>
          <w:delText xml:space="preserve"> temperature dependence </w:delText>
        </w:r>
      </w:del>
      <w:ins w:id="443" w:author="Max Lindmark" w:date="2020-05-18T14:19:00Z">
        <w:r w:rsidR="00423294">
          <w:rPr>
            <w:rFonts w:eastAsiaTheme="minorEastAsia" w:cstheme="minorHAnsi"/>
            <w:lang w:val="en-GB"/>
          </w:rPr>
          <w:t xml:space="preserve"> exponent </w:t>
        </w:r>
      </w:ins>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w:t>
      </w:r>
      <w:del w:id="444" w:author="Max Lindmark" w:date="2020-05-18T14:19:00Z">
        <w:r w:rsidR="00D07826" w:rsidRPr="004559BC" w:rsidDel="00B609F2">
          <w:rPr>
            <w:rFonts w:eastAsiaTheme="minorEastAsia" w:cstheme="minorHAnsi"/>
            <w:lang w:val="en-GB"/>
          </w:rPr>
          <w:delText xml:space="preserve">This is </w:delText>
        </w:r>
        <w:r w:rsidR="00B52935" w:rsidRPr="004559BC" w:rsidDel="00B609F2">
          <w:rPr>
            <w:rFonts w:eastAsiaTheme="minorEastAsia" w:cstheme="minorHAnsi"/>
            <w:lang w:val="en-GB"/>
          </w:rPr>
          <w:delText xml:space="preserve">more appropriate than correcting </w:delText>
        </w:r>
        <w:r w:rsidR="00B52935" w:rsidRPr="00922BEE" w:rsidDel="00B609F2">
          <w:rPr>
            <w:rFonts w:eastAsiaTheme="minorEastAsia" w:cstheme="minorHAnsi"/>
            <w:lang w:val="en-GB"/>
          </w:rPr>
          <w:delText xml:space="preserve">for either variable </w:delText>
        </w:r>
        <w:r w:rsidR="002560E8" w:rsidRPr="00922BEE" w:rsidDel="00B609F2">
          <w:rPr>
            <w:rFonts w:eastAsiaTheme="minorEastAsia" w:cstheme="minorHAnsi"/>
            <w:lang w:val="en-GB"/>
          </w:rPr>
          <w:delText xml:space="preserve">if these parameters </w:delText>
        </w:r>
        <w:r w:rsidR="000415F7" w:rsidRPr="00922BEE" w:rsidDel="00B609F2">
          <w:rPr>
            <w:rFonts w:eastAsiaTheme="minorEastAsia" w:cstheme="minorHAnsi"/>
            <w:lang w:val="en-GB"/>
          </w:rPr>
          <w:delText>(mass</w:delText>
        </w:r>
      </w:del>
      <w:del w:id="445" w:author="Max Lindmark" w:date="2020-05-08T15:24:00Z">
        <w:r w:rsidR="000415F7" w:rsidRPr="00922BEE" w:rsidDel="0010623B">
          <w:rPr>
            <w:rFonts w:eastAsiaTheme="minorEastAsia" w:cstheme="minorHAnsi"/>
            <w:lang w:val="en-GB"/>
          </w:rPr>
          <w:delText>-</w:delText>
        </w:r>
      </w:del>
      <w:del w:id="446" w:author="Max Lindmark" w:date="2020-05-18T14:19:00Z">
        <w:r w:rsidR="000415F7" w:rsidRPr="00922BEE" w:rsidDel="00B609F2">
          <w:rPr>
            <w:rFonts w:eastAsiaTheme="minorEastAsia" w:cstheme="minorHAnsi"/>
            <w:lang w:val="en-GB"/>
          </w:rPr>
          <w:delText xml:space="preserve">exponent or activation energy) </w:delText>
        </w:r>
        <w:r w:rsidR="002560E8" w:rsidRPr="00922BEE" w:rsidDel="00B609F2">
          <w:rPr>
            <w:rFonts w:eastAsiaTheme="minorEastAsia" w:cstheme="minorHAnsi"/>
            <w:lang w:val="en-GB"/>
          </w:rPr>
          <w:delText xml:space="preserve">are </w:delText>
        </w:r>
      </w:del>
      <w:del w:id="447"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del w:id="448" w:author="Max Lindmark" w:date="2020-05-18T14:19:00Z">
        <w:r w:rsidR="00116BA5" w:rsidRPr="00922BEE" w:rsidDel="00B609F2">
          <w:rPr>
            <w:rFonts w:eastAsiaTheme="minorEastAsia" w:cstheme="minorHAnsi"/>
            <w:lang w:val="en-GB"/>
          </w:rPr>
          <w:delText>or vary across species</w:delText>
        </w:r>
        <w:r w:rsidR="0031058E" w:rsidRPr="00922BEE" w:rsidDel="00B609F2">
          <w:rPr>
            <w:rFonts w:eastAsiaTheme="minorEastAsia" w:cstheme="minorHAnsi"/>
            <w:lang w:val="en-GB"/>
          </w:rPr>
          <w:delText xml:space="preserve"> and taxa</w:delText>
        </w:r>
        <w:r w:rsidR="00116BA5" w:rsidRPr="00922BEE" w:rsidDel="00B609F2">
          <w:rPr>
            <w:rFonts w:eastAsiaTheme="minorEastAsia" w:cstheme="minorHAnsi"/>
            <w:lang w:val="en-GB"/>
          </w:rPr>
          <w:delText xml:space="preserve"> </w:delText>
        </w:r>
        <w:r w:rsidRPr="00922BEE" w:rsidDel="00B609F2">
          <w:rPr>
            <w:rFonts w:eastAsiaTheme="minorEastAsia" w:cstheme="minorHAnsi"/>
          </w:rPr>
          <w:fldChar w:fldCharType="begin"/>
        </w:r>
        <w:r w:rsidR="009C66FD" w:rsidRPr="00922BEE" w:rsidDel="00B609F2">
          <w:rPr>
            <w:rFonts w:eastAsiaTheme="minorEastAsia" w:cstheme="minorHAnsi"/>
            <w:lang w:val="en-GB"/>
          </w:rPr>
          <w:del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delInstrText>
        </w:r>
        <w:r w:rsidRPr="00922BEE" w:rsidDel="00B609F2">
          <w:rPr>
            <w:rFonts w:eastAsiaTheme="minorEastAsia" w:cstheme="minorHAnsi"/>
          </w:rPr>
          <w:fldChar w:fldCharType="separate"/>
        </w:r>
        <w:r w:rsidR="009C66FD" w:rsidRPr="00922BEE" w:rsidDel="00B609F2">
          <w:rPr>
            <w:rFonts w:ascii="Times New Roman" w:cs="Times New Roman"/>
            <w:lang w:val="en-GB"/>
          </w:rPr>
          <w:delText xml:space="preserve">(Downs </w:delText>
        </w:r>
        <w:r w:rsidR="009C66FD" w:rsidRPr="00922BEE" w:rsidDel="00B609F2">
          <w:rPr>
            <w:rFonts w:ascii="Times New Roman" w:cs="Times New Roman"/>
            <w:i/>
            <w:iCs/>
            <w:lang w:val="en-GB"/>
          </w:rPr>
          <w:delText>et al.</w:delText>
        </w:r>
        <w:r w:rsidR="009C66FD" w:rsidRPr="00922BEE" w:rsidDel="00B609F2">
          <w:rPr>
            <w:rFonts w:ascii="Times New Roman" w:cs="Times New Roman"/>
            <w:lang w:val="en-GB"/>
          </w:rPr>
          <w:delText xml:space="preserve"> 2008; Isaac &amp; Carbone 2010)</w:delText>
        </w:r>
        <w:r w:rsidRPr="00922BEE" w:rsidDel="00B609F2">
          <w:rPr>
            <w:rFonts w:eastAsiaTheme="minorEastAsia" w:cstheme="minorHAnsi"/>
          </w:rPr>
          <w:fldChar w:fldCharType="end"/>
        </w:r>
        <w:r w:rsidR="00460F7D" w:rsidRPr="00922BEE" w:rsidDel="00B609F2">
          <w:rPr>
            <w:rFonts w:eastAsiaTheme="minorEastAsia" w:cstheme="minorHAnsi"/>
            <w:lang w:val="en-GB"/>
          </w:rPr>
          <w:delText xml:space="preserve">, and </w:delText>
        </w:r>
        <w:r w:rsidR="00D20A76" w:rsidRPr="00922BEE" w:rsidDel="00B609F2">
          <w:rPr>
            <w:rFonts w:eastAsiaTheme="minorEastAsia" w:cstheme="minorHAnsi"/>
            <w:lang w:val="en-GB"/>
          </w:rPr>
          <w:delText>allows estimation</w:delText>
        </w:r>
        <w:r w:rsidR="00D20A76" w:rsidRPr="004559BC" w:rsidDel="00B609F2">
          <w:rPr>
            <w:rFonts w:eastAsiaTheme="minorEastAsia" w:cstheme="minorHAnsi"/>
            <w:lang w:val="en-GB"/>
          </w:rPr>
          <w:delText xml:space="preserve"> of </w:delText>
        </w:r>
        <w:r w:rsidR="00D20A76" w:rsidRPr="00972C7F" w:rsidDel="00B609F2">
          <w:rPr>
            <w:rFonts w:eastAsiaTheme="minorEastAsia" w:cstheme="minorHAnsi"/>
            <w:lang w:val="en-GB"/>
          </w:rPr>
          <w:delText>size</w:delText>
        </w:r>
        <w:r w:rsidR="005F0599" w:rsidRPr="004559BC" w:rsidDel="00B609F2">
          <w:rPr>
            <w:rFonts w:eastAsiaTheme="minorEastAsia" w:cstheme="minorHAnsi"/>
            <w:lang w:val="en-GB"/>
          </w:rPr>
          <w:delText>-</w:delText>
        </w:r>
        <w:r w:rsidR="00D20A76" w:rsidRPr="00972C7F" w:rsidDel="00B609F2">
          <w:rPr>
            <w:rFonts w:eastAsiaTheme="minorEastAsia" w:cstheme="minorHAnsi"/>
            <w:lang w:val="en-GB"/>
          </w:rPr>
          <w:delText xml:space="preserve">temperature </w:delText>
        </w:r>
        <w:r w:rsidR="0075321E" w:rsidRPr="004559BC" w:rsidDel="00B609F2">
          <w:rPr>
            <w:rFonts w:eastAsiaTheme="minorEastAsia" w:cstheme="minorHAnsi"/>
            <w:lang w:val="en-GB"/>
          </w:rPr>
          <w:delText>interactions</w:delText>
        </w:r>
        <w:r w:rsidRPr="00972C7F" w:rsidDel="00B609F2">
          <w:rPr>
            <w:rFonts w:eastAsiaTheme="minorEastAsia" w:cstheme="minorHAnsi"/>
            <w:lang w:val="en-GB"/>
          </w:rPr>
          <w:delText xml:space="preserve">. </w:delText>
        </w:r>
      </w:del>
      <w:r w:rsidRPr="00972C7F">
        <w:rPr>
          <w:rFonts w:eastAsiaTheme="minorEastAsia" w:cstheme="minorHAnsi"/>
          <w:lang w:val="en-GB"/>
        </w:rPr>
        <w:t xml:space="preserve">We thus assumed </w:t>
      </w:r>
      <w:commentRangeStart w:id="449"/>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ins w:id="450" w:author="Max Lindmark" w:date="2020-05-11T08:23:00Z">
            <w:rPr>
              <w:rFonts w:ascii="Cambria Math" w:eastAsiaTheme="minorEastAsia" w:hAnsi="Cambria Math" w:cstheme="minorHAnsi"/>
            </w:rPr>
            <m:t>I</m:t>
          </w:ins>
        </m:r>
        <m:r>
          <w:del w:id="451" w:author="Max Lindmark" w:date="2020-05-11T08:23:00Z">
            <w:rPr>
              <w:rFonts w:ascii="Cambria Math" w:eastAsiaTheme="minorEastAsia" w:hAnsi="Cambria Math" w:cstheme="minorHAnsi"/>
            </w:rPr>
            <m:t>B</m:t>
          </w:del>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452" w:author="Max Lindmark" w:date="2020-05-05T11:15:00Z">
        <w:r w:rsidRPr="00972C7F" w:rsidDel="006D12D0">
          <w:rPr>
            <w:rFonts w:eastAsiaTheme="minorEastAsia" w:cstheme="minorHAnsi"/>
            <w:lang w:val="en-GB"/>
          </w:rPr>
          <w:delText xml:space="preserve">metabolism </w:delText>
        </w:r>
      </w:del>
      <w:del w:id="453"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454" w:author="Max Lindmark" w:date="2020-05-05T11:15:00Z">
        <w:r w:rsidR="006D12D0" w:rsidRPr="006D12D0">
          <w:rPr>
            <w:rFonts w:eastAsiaTheme="minorEastAsia" w:cstheme="minorHAnsi"/>
            <w:lang w:val="en-GB"/>
          </w:rPr>
          <w:t xml:space="preserve"> </w:t>
        </w:r>
      </w:ins>
      <w:ins w:id="455" w:author="Max Lindmark" w:date="2020-05-05T11:16:00Z">
        <w:r w:rsidR="006D12D0" w:rsidRPr="00972C7F">
          <w:rPr>
            <w:rFonts w:eastAsiaTheme="minorEastAsia" w:cstheme="minorHAnsi"/>
            <w:lang w:val="en-GB"/>
          </w:rPr>
          <w:t xml:space="preserve">or </w:t>
        </w:r>
      </w:ins>
      <w:ins w:id="456"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commentRangeEnd w:id="449"/>
      <w:r w:rsidR="005E7CCB">
        <w:rPr>
          <w:rStyle w:val="CommentReference"/>
        </w:rPr>
        <w:commentReference w:id="44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B747B34" w:rsidR="00E74C99" w:rsidRPr="00972C7F" w:rsidRDefault="00C164F0"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del w:id="457" w:author="Max Lindmark" w:date="2020-05-11T08:23:00Z">
                      <w:rPr>
                        <w:rFonts w:ascii="Cambria Math" w:hAnsi="Cambria Math"/>
                      </w:rPr>
                      <m:t>B</m:t>
                    </w:del>
                  </m:r>
                  <m:r>
                    <w:ins w:id="458" w:author="Max Lindmark" w:date="2020-05-11T08:23:00Z">
                      <w:rPr>
                        <w:rFonts w:ascii="Cambria Math" w:hAnsi="Cambria Math"/>
                      </w:rPr>
                      <m:t>I</m:t>
                    </w:ins>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del w:id="459" w:author="Max Lindmark" w:date="2020-05-11T08:23:00Z">
                          <w:rPr>
                            <w:rFonts w:ascii="Cambria Math" w:hAnsi="Cambria Math"/>
                          </w:rPr>
                          <m:t>g</m:t>
                        </w:del>
                      </m:r>
                      <m:r>
                        <w:ins w:id="460" w:author="Max Lindmark" w:date="2020-05-11T08:23:00Z">
                          <w:rPr>
                            <w:rFonts w:ascii="Cambria Math" w:hAnsi="Cambria Math"/>
                          </w:rPr>
                          <m:t>i</m:t>
                        </w:ins>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del w:id="461" w:author="Max Lindmark" w:date="2020-05-11T08:58:00Z">
              <w:r w:rsidR="00E74C99" w:rsidRPr="00972C7F" w:rsidDel="001454D7">
                <w:rPr>
                  <w:rFonts w:eastAsiaTheme="minorEastAsia" w:cstheme="minorHAnsi"/>
                  <w:lang w:val="en-GB"/>
                </w:rPr>
                <w:delText>,</w:delText>
              </w:r>
            </w:del>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462" w:author="Max Lindmark" w:date="2020-05-04T11:38:00Z"/>
          <w:rFonts w:eastAsiaTheme="minorEastAsia"/>
          <w:lang w:val="en-GB"/>
        </w:rPr>
      </w:pPr>
      <w:moveFromRangeStart w:id="463" w:author="Max Lindmark" w:date="2020-05-04T11:38:00Z" w:name="move39484750"/>
      <w:moveFrom w:id="464"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moveFromRangeEnd w:id="463"/>
    <w:p w14:paraId="6CC2A336" w14:textId="4D03F23E" w:rsidR="0065115F" w:rsidRPr="00972C7F" w:rsidRDefault="000F1792" w:rsidP="0065115F">
      <w:pPr>
        <w:spacing w:line="480" w:lineRule="auto"/>
        <w:contextualSpacing/>
        <w:jc w:val="both"/>
        <w:rPr>
          <w:moveTo w:id="465"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del w:id="466" w:author="Max Lindmark" w:date="2020-05-11T08:23:00Z">
                <w:rPr>
                  <w:rFonts w:ascii="Cambria Math" w:hAnsi="Cambria Math" w:cstheme="minorHAnsi"/>
                </w:rPr>
                <m:t>g</m:t>
              </w:del>
            </m:r>
            <m:r>
              <w:ins w:id="467" w:author="Max Lindmark" w:date="2020-05-11T08:23:00Z">
                <w:rPr>
                  <w:rFonts w:ascii="Cambria Math" w:hAnsi="Cambria Math" w:cstheme="minorHAnsi"/>
                </w:rPr>
                <m:t>i</m:t>
              </w:ins>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del w:id="468" w:author="Max Lindmark" w:date="2020-05-08T15:24:00Z">
        <w:r w:rsidRPr="00972C7F" w:rsidDel="0010623B">
          <w:rPr>
            <w:rFonts w:eastAsiaTheme="minorEastAsia" w:cstheme="minorHAnsi"/>
            <w:bCs/>
            <w:lang w:val="en-GB"/>
          </w:rPr>
          <w:delText>-</w:delText>
        </w:r>
      </w:del>
      <w:ins w:id="469" w:author="Max Lindmark" w:date="2020-05-08T15:24:00Z">
        <w:r w:rsidR="0010623B">
          <w:rPr>
            <w:rFonts w:eastAsiaTheme="minorEastAsia" w:cstheme="minorHAnsi"/>
            <w:bCs/>
            <w:lang w:val="en-GB"/>
          </w:rPr>
          <w:t xml:space="preserve"> </w:t>
        </w:r>
      </w:ins>
      <w:r w:rsidRPr="00972C7F">
        <w:rPr>
          <w:rFonts w:eastAsiaTheme="minorEastAsia" w:cstheme="minorHAnsi"/>
          <w:bCs/>
          <w:lang w:val="en-GB"/>
        </w:rPr>
        <w:t>scaling exponent</w:t>
      </w:r>
      <w:ins w:id="470" w:author="Max Lindmark" w:date="2020-05-04T11:41:00Z">
        <w:r w:rsidR="00610B92">
          <w:rPr>
            <w:rFonts w:eastAsiaTheme="minorEastAsia" w:cstheme="minorHAnsi"/>
            <w:bCs/>
            <w:lang w:val="en-GB"/>
          </w:rPr>
          <w:t xml:space="preserve"> </w:t>
        </w:r>
      </w:ins>
      <w:ins w:id="471"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472" w:author="Max Lindmark" w:date="2020-05-05T11:20:00Z">
        <w:r w:rsidR="00A831F4">
          <w:rPr>
            <w:rFonts w:eastAsiaTheme="minorEastAsia" w:cstheme="minorHAnsi"/>
            <w:bCs/>
            <w:lang w:val="en-GB"/>
          </w:rPr>
          <w:t xml:space="preserve"> and</w:t>
        </w:r>
      </w:ins>
      <w:del w:id="473"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474" w:author="Max Lindmark" w:date="2020-05-04T11:40:00Z">
        <w:r w:rsidRPr="00972C7F" w:rsidDel="00AD1320">
          <w:rPr>
            <w:rFonts w:eastAsiaTheme="minorEastAsia" w:cstheme="minorHAnsi"/>
            <w:bCs/>
            <w:lang w:val="en-GB"/>
          </w:rPr>
          <w:delText xml:space="preserve">, </w:delText>
        </w:r>
      </w:del>
      <m:oMath>
        <m:r>
          <w:del w:id="475" w:author="Max Lindmark" w:date="2020-05-04T11:40:00Z">
            <w:rPr>
              <w:rFonts w:ascii="Cambria Math" w:eastAsiaTheme="minorEastAsia" w:hAnsi="Cambria Math" w:cstheme="minorHAnsi"/>
            </w:rPr>
            <m:t>E</m:t>
          </w:del>
        </m:r>
      </m:oMath>
      <w:del w:id="476" w:author="Max Lindmark" w:date="2020-05-04T11:40:00Z">
        <w:r w:rsidRPr="00972C7F" w:rsidDel="00AD1320">
          <w:rPr>
            <w:rFonts w:eastAsiaTheme="minorEastAsia" w:cstheme="minorHAnsi"/>
            <w:bCs/>
            <w:lang w:val="en-GB"/>
          </w:rPr>
          <w:delText xml:space="preserve"> is the activation energy, and </w:delText>
        </w:r>
      </w:del>
      <m:oMath>
        <m:r>
          <w:del w:id="477" w:author="Max Lindmark" w:date="2020-05-04T11:40:00Z">
            <w:rPr>
              <w:rFonts w:ascii="Cambria Math" w:eastAsiaTheme="minorEastAsia" w:hAnsi="Cambria Math" w:cstheme="minorHAnsi"/>
            </w:rPr>
            <m:t>k</m:t>
          </w:del>
        </m:r>
      </m:oMath>
      <w:del w:id="478" w:author="Max Lindmark" w:date="2020-05-04T11:40:00Z">
        <w:r w:rsidRPr="00972C7F" w:rsidDel="00AD1320">
          <w:rPr>
            <w:rFonts w:eastAsiaTheme="minorEastAsia" w:cstheme="minorHAnsi"/>
            <w:bCs/>
            <w:lang w:val="en-GB"/>
          </w:rPr>
          <w:delText xml:space="preserve"> is Boltzmann’s constant in </w:delText>
        </w:r>
      </w:del>
      <m:oMath>
        <m:r>
          <w:del w:id="479" w:author="Max Lindmark" w:date="2020-05-04T11:40:00Z">
            <m:rPr>
              <m:sty m:val="p"/>
            </m:rPr>
            <w:rPr>
              <w:rFonts w:ascii="Cambria Math" w:eastAsiaTheme="minorEastAsia" w:hAnsi="Cambria Math" w:cstheme="minorHAnsi"/>
              <w:lang w:val="en-GB"/>
            </w:rPr>
            <m:t xml:space="preserve">eV </m:t>
          </w:del>
        </m:r>
        <m:sSup>
          <m:sSupPr>
            <m:ctrlPr>
              <w:del w:id="480" w:author="Max Lindmark" w:date="2020-05-04T11:40:00Z">
                <w:rPr>
                  <w:rFonts w:ascii="Cambria Math" w:eastAsiaTheme="minorEastAsia" w:hAnsi="Cambria Math" w:cstheme="minorHAnsi"/>
                  <w:bCs/>
                  <w:iCs/>
                </w:rPr>
              </w:del>
            </m:ctrlPr>
          </m:sSupPr>
          <m:e>
            <m:r>
              <w:del w:id="481" w:author="Max Lindmark" w:date="2020-05-04T11:40:00Z">
                <m:rPr>
                  <m:sty m:val="p"/>
                </m:rPr>
                <w:rPr>
                  <w:rFonts w:ascii="Cambria Math" w:eastAsiaTheme="minorEastAsia" w:hAnsi="Cambria Math" w:cstheme="minorHAnsi"/>
                  <w:lang w:val="en-GB"/>
                </w:rPr>
                <m:t>K</m:t>
              </w:del>
            </m:r>
          </m:e>
          <m:sup>
            <m:r>
              <w:del w:id="482" w:author="Max Lindmark" w:date="2020-05-04T11:40:00Z">
                <w:rPr>
                  <w:rFonts w:ascii="Cambria Math" w:eastAsiaTheme="minorEastAsia" w:hAnsi="Cambria Math" w:cstheme="minorHAnsi"/>
                  <w:lang w:val="en-GB"/>
                </w:rPr>
                <m:t>-1</m:t>
              </w:del>
            </m:r>
          </m:sup>
        </m:sSup>
      </m:oMath>
      <w:del w:id="483" w:author="Max Lindmark" w:date="2020-05-04T11:40:00Z">
        <w:r w:rsidRPr="00972C7F" w:rsidDel="00AD1320">
          <w:rPr>
            <w:rFonts w:eastAsiaTheme="minorEastAsia" w:cstheme="minorHAnsi"/>
            <w:bCs/>
            <w:lang w:val="en-GB"/>
          </w:rPr>
          <w:delText xml:space="preserve"> (</w:delText>
        </w:r>
      </w:del>
      <m:oMath>
        <m:r>
          <w:del w:id="484" w:author="Max Lindmark" w:date="2020-05-04T11:40:00Z">
            <w:rPr>
              <w:rFonts w:ascii="Cambria Math" w:eastAsiaTheme="minorEastAsia" w:hAnsi="Cambria Math" w:cstheme="minorHAnsi"/>
              <w:lang w:val="en-GB"/>
            </w:rPr>
            <m:t>=8.617×</m:t>
          </w:del>
        </m:r>
        <m:sSup>
          <m:sSupPr>
            <m:ctrlPr>
              <w:del w:id="485" w:author="Max Lindmark" w:date="2020-05-04T11:40:00Z">
                <w:rPr>
                  <w:rFonts w:ascii="Cambria Math" w:eastAsiaTheme="minorEastAsia" w:hAnsi="Cambria Math" w:cstheme="minorHAnsi"/>
                  <w:bCs/>
                  <w:i/>
                </w:rPr>
              </w:del>
            </m:ctrlPr>
          </m:sSupPr>
          <m:e>
            <m:r>
              <w:del w:id="486" w:author="Max Lindmark" w:date="2020-05-04T11:40:00Z">
                <w:rPr>
                  <w:rFonts w:ascii="Cambria Math" w:eastAsiaTheme="minorEastAsia" w:hAnsi="Cambria Math" w:cstheme="minorHAnsi"/>
                  <w:lang w:val="en-GB"/>
                </w:rPr>
                <m:t>10</m:t>
              </w:del>
            </m:r>
          </m:e>
          <m:sup>
            <m:r>
              <w:del w:id="487" w:author="Max Lindmark" w:date="2020-05-04T11:40:00Z">
                <w:rPr>
                  <w:rFonts w:ascii="Cambria Math" w:eastAsiaTheme="minorEastAsia" w:hAnsi="Cambria Math" w:cstheme="minorHAnsi"/>
                  <w:lang w:val="en-GB"/>
                </w:rPr>
                <m:t>-5</m:t>
              </w:del>
            </m:r>
          </m:sup>
        </m:sSup>
        <m:r>
          <w:del w:id="488" w:author="Max Lindmark" w:date="2020-05-04T11:40:00Z">
            <w:rPr>
              <w:rFonts w:ascii="Cambria Math" w:eastAsiaTheme="minorEastAsia" w:hAnsi="Cambria Math" w:cstheme="minorHAnsi"/>
              <w:lang w:val="en-GB"/>
            </w:rPr>
            <m:t xml:space="preserve">, </m:t>
          </w:del>
        </m:r>
        <m:r>
          <w:del w:id="489" w:author="Max Lindmark" w:date="2020-05-04T11:40:00Z">
            <m:rPr>
              <m:sty m:val="p"/>
            </m:rPr>
            <w:rPr>
              <w:rFonts w:ascii="Cambria Math" w:eastAsiaTheme="minorEastAsia" w:hAnsi="Cambria Math" w:cstheme="minorHAnsi"/>
              <w:lang w:val="en-GB"/>
            </w:rPr>
            <m:t>eV</m:t>
          </w:del>
        </m:r>
        <m:sSup>
          <m:sSupPr>
            <m:ctrlPr>
              <w:del w:id="490" w:author="Max Lindmark" w:date="2020-05-04T11:40:00Z">
                <w:rPr>
                  <w:rFonts w:ascii="Cambria Math" w:eastAsiaTheme="minorEastAsia" w:hAnsi="Cambria Math" w:cstheme="minorHAnsi"/>
                  <w:bCs/>
                  <w:iCs/>
                </w:rPr>
              </w:del>
            </m:ctrlPr>
          </m:sSupPr>
          <m:e>
            <m:r>
              <w:del w:id="491" w:author="Max Lindmark" w:date="2020-05-04T11:40:00Z">
                <m:rPr>
                  <m:sty m:val="p"/>
                </m:rPr>
                <w:rPr>
                  <w:rFonts w:ascii="Cambria Math" w:eastAsiaTheme="minorEastAsia" w:hAnsi="Cambria Math" w:cstheme="minorHAnsi"/>
                  <w:lang w:val="en-GB"/>
                </w:rPr>
                <m:t>K</m:t>
              </w:del>
            </m:r>
          </m:e>
          <m:sup>
            <m:r>
              <w:del w:id="492" w:author="Max Lindmark" w:date="2020-05-04T11:40:00Z">
                <m:rPr>
                  <m:sty m:val="p"/>
                </m:rPr>
                <w:rPr>
                  <w:rFonts w:ascii="Cambria Math" w:eastAsiaTheme="minorEastAsia" w:hAnsi="Cambria Math" w:cstheme="minorHAnsi"/>
                  <w:lang w:val="en-GB"/>
                </w:rPr>
                <m:t>-1</m:t>
              </w:del>
            </m:r>
          </m:sup>
        </m:sSup>
      </m:oMath>
      <w:del w:id="493"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494" w:author="Max Lindmark" w:date="2020-05-04T11:38:00Z" w:name="move39484750"/>
      <w:moveTo w:id="495" w:author="Max Lindmark" w:date="2020-05-04T11:38:00Z">
        <w:del w:id="496"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497" w:author="Max Lindmark" w:date="2020-05-04T11:39:00Z">
        <w:r w:rsidR="0065115F">
          <w:rPr>
            <w:rFonts w:eastAsiaTheme="minorEastAsia"/>
            <w:lang w:val="en-GB"/>
          </w:rPr>
          <w:t>O</w:t>
        </w:r>
      </w:ins>
      <w:moveTo w:id="498" w:author="Max Lindmark" w:date="2020-05-04T11:38:00Z">
        <w:r w:rsidR="0065115F" w:rsidRPr="00972C7F">
          <w:rPr>
            <w:rFonts w:eastAsiaTheme="minorEastAsia"/>
            <w:lang w:val="en-GB"/>
          </w:rPr>
          <w:t xml:space="preserve">n </w:t>
        </w:r>
        <w:del w:id="499" w:author="Max Lindmark" w:date="2020-05-04T11:39:00Z">
          <w:r w:rsidR="0065115F" w:rsidRPr="00972C7F" w:rsidDel="00B464C1">
            <w:rPr>
              <w:rFonts w:eastAsiaTheme="minorEastAsia"/>
              <w:lang w:val="en-GB"/>
            </w:rPr>
            <w:delText>normal</w:delText>
          </w:r>
        </w:del>
      </w:moveTo>
      <w:ins w:id="500" w:author="Max Lindmark" w:date="2020-05-04T11:39:00Z">
        <w:r w:rsidR="00B464C1">
          <w:rPr>
            <w:rFonts w:eastAsiaTheme="minorEastAsia"/>
            <w:lang w:val="en-GB"/>
          </w:rPr>
          <w:t>a linear</w:t>
        </w:r>
      </w:ins>
      <w:moveTo w:id="501" w:author="Max Lindmark" w:date="2020-05-04T11:38:00Z">
        <w:r w:rsidR="0065115F" w:rsidRPr="00972C7F">
          <w:rPr>
            <w:rFonts w:eastAsiaTheme="minorEastAsia"/>
            <w:lang w:val="en-GB"/>
          </w:rPr>
          <w:t xml:space="preserve"> scale</w:t>
        </w:r>
      </w:moveTo>
      <w:ins w:id="502" w:author="Max Lindmark" w:date="2020-05-04T11:39:00Z">
        <w:r w:rsidR="00B464C1">
          <w:rPr>
            <w:rFonts w:eastAsiaTheme="minorEastAsia"/>
            <w:lang w:val="en-GB"/>
          </w:rPr>
          <w:t xml:space="preserve">, this </w:t>
        </w:r>
      </w:ins>
      <w:moveTo w:id="503" w:author="Max Lindmark" w:date="2020-05-04T11:38:00Z">
        <w:del w:id="504"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505" w:author="Max Lindmark" w:date="2020-05-04T11:38:00Z"/>
                <w:rFonts w:cstheme="minorHAnsi"/>
                <w:bCs/>
                <w:i/>
                <w:iCs/>
                <w:lang w:val="en-GB"/>
              </w:rPr>
            </w:pPr>
          </w:p>
        </w:tc>
        <w:tc>
          <w:tcPr>
            <w:tcW w:w="8099" w:type="dxa"/>
          </w:tcPr>
          <w:p w14:paraId="47741F85" w14:textId="4ECA7628" w:rsidR="0065115F" w:rsidRPr="00972C7F" w:rsidRDefault="00643AE5" w:rsidP="0081422C">
            <w:pPr>
              <w:spacing w:line="480" w:lineRule="auto"/>
              <w:contextualSpacing/>
              <w:jc w:val="center"/>
              <w:rPr>
                <w:moveTo w:id="506" w:author="Max Lindmark" w:date="2020-05-04T11:38:00Z"/>
                <w:rFonts w:cstheme="minorHAnsi"/>
                <w:bCs/>
                <w:i/>
                <w:iCs/>
                <w:lang w:val="en-GB"/>
              </w:rPr>
            </w:pPr>
            <m:oMath>
              <m:r>
                <w:ins w:id="507" w:author="Max Lindmark" w:date="2020-05-11T08:23:00Z">
                  <w:rPr>
                    <w:rFonts w:ascii="Cambria Math" w:hAnsi="Cambria Math"/>
                  </w:rPr>
                  <m:t>I</m:t>
                </w:ins>
              </m:r>
              <m:r>
                <w:del w:id="508"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ins w:id="509" w:author="Max Lindmark" w:date="2020-05-11T08:23:00Z">
                      <w:rPr>
                        <w:rFonts w:ascii="Cambria Math" w:hAnsi="Cambria Math"/>
                      </w:rPr>
                      <m:t>i</m:t>
                    </w:ins>
                  </m:r>
                  <m:r>
                    <w:del w:id="510" w:author="Max Lindmark" w:date="2020-05-11T08:23:00Z">
                      <w:rPr>
                        <w:rFonts w:ascii="Cambria Math" w:hAnsi="Cambria Math"/>
                      </w:rPr>
                      <m:t>g</m:t>
                    </w:del>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511" w:author="Max Lindmark" w:date="2020-05-04T11:38:00Z">
              <w:del w:id="512" w:author="Max Lindmark" w:date="2020-05-11T08:57:00Z">
                <w:r w:rsidR="0065115F" w:rsidRPr="00972C7F" w:rsidDel="001454D7">
                  <w:rPr>
                    <w:rFonts w:eastAsiaTheme="minorEastAsia" w:cstheme="minorHAnsi"/>
                    <w:i/>
                    <w:lang w:val="en-GB"/>
                  </w:rPr>
                  <w:delText>,</w:delText>
                </w:r>
              </w:del>
            </w:moveTo>
          </w:p>
        </w:tc>
        <w:tc>
          <w:tcPr>
            <w:tcW w:w="496" w:type="dxa"/>
          </w:tcPr>
          <w:p w14:paraId="4CEA0131" w14:textId="77777777" w:rsidR="0065115F" w:rsidRDefault="0065115F" w:rsidP="0081422C">
            <w:pPr>
              <w:spacing w:line="480" w:lineRule="auto"/>
              <w:contextualSpacing/>
              <w:jc w:val="both"/>
              <w:rPr>
                <w:moveTo w:id="513" w:author="Max Lindmark" w:date="2020-05-04T11:38:00Z"/>
                <w:rFonts w:cstheme="minorHAnsi"/>
                <w:bCs/>
                <w:i/>
                <w:iCs/>
              </w:rPr>
            </w:pPr>
            <w:moveTo w:id="514" w:author="Max Lindmark" w:date="2020-05-04T11:38:00Z">
              <w:r w:rsidRPr="00093C2D">
                <w:rPr>
                  <w:rFonts w:eastAsiaTheme="minorEastAsia"/>
                </w:rPr>
                <w:t>(</w:t>
              </w:r>
              <w:r>
                <w:rPr>
                  <w:rFonts w:eastAsiaTheme="minorEastAsia"/>
                </w:rPr>
                <w:t>2</w:t>
              </w:r>
              <w:r w:rsidRPr="00093C2D">
                <w:rPr>
                  <w:rFonts w:eastAsiaTheme="minorEastAsia"/>
                </w:rPr>
                <w:t>)</w:t>
              </w:r>
            </w:moveTo>
          </w:p>
        </w:tc>
      </w:tr>
    </w:tbl>
    <w:moveToRangeEnd w:id="494"/>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515"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516"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517"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518" w:author="Max Lindmark" w:date="2020-05-05T11:24:00Z">
        <w:r w:rsidR="002054CF">
          <w:rPr>
            <w:rFonts w:cstheme="minorHAnsi"/>
            <w:bCs/>
            <w:lang w:val="en-GB"/>
          </w:rPr>
          <w:t xml:space="preserve">. </w:t>
        </w:r>
      </w:ins>
      <w:del w:id="519" w:author="Max Lindmark" w:date="2020-05-05T11:24:00Z">
        <w:r w:rsidR="00606C77" w:rsidRPr="006E48B8" w:rsidDel="002054CF">
          <w:rPr>
            <w:rFonts w:cstheme="minorHAnsi"/>
            <w:bCs/>
            <w:lang w:val="en-GB"/>
          </w:rPr>
          <w:delText xml:space="preserve">, which </w:delText>
        </w:r>
      </w:del>
      <w:ins w:id="520"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521" w:author="Max Lindmark" w:date="2020-05-05T11:24:00Z">
        <w:r w:rsidR="002054CF">
          <w:rPr>
            <w:rFonts w:cstheme="minorHAnsi"/>
            <w:bCs/>
            <w:lang w:val="en-GB"/>
          </w:rPr>
          <w:t xml:space="preserve">, as here due to the relatively strict </w:t>
        </w:r>
      </w:ins>
      <w:ins w:id="522" w:author="Max Lindmark" w:date="2020-05-05T14:05:00Z">
        <w:r w:rsidR="00B12A12">
          <w:rPr>
            <w:rFonts w:cstheme="minorHAnsi"/>
            <w:bCs/>
            <w:lang w:val="en-GB"/>
          </w:rPr>
          <w:t xml:space="preserve">data </w:t>
        </w:r>
      </w:ins>
      <w:ins w:id="523"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524"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525" w:author="Max Lindmark" w:date="2020-05-05T11:25:00Z">
        <w:r w:rsidR="00441E91">
          <w:rPr>
            <w:rFonts w:cstheme="minorHAnsi"/>
            <w:bCs/>
            <w:lang w:val="en-GB"/>
          </w:rPr>
          <w:t>coefficients</w:t>
        </w:r>
      </w:ins>
      <w:del w:id="526"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527"/>
        <w:tc>
          <w:tcPr>
            <w:tcW w:w="8099" w:type="dxa"/>
          </w:tcPr>
          <w:p w14:paraId="4949BE2D" w14:textId="133E9535" w:rsidR="00815BFC" w:rsidRPr="004D000B" w:rsidRDefault="00C164F0"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528" w:author="Max Lindmark" w:date="2020-05-06T10:55:00Z">
                        <w:rPr>
                          <w:rFonts w:ascii="Cambria Math" w:hAnsi="Cambria Math" w:cstheme="minorHAnsi"/>
                        </w:rPr>
                        <m:t>j</m:t>
                      </w:ins>
                    </m:r>
                  </m:sub>
                </m:sSub>
                <w:commentRangeEnd w:id="527"/>
                <m:r>
                  <m:rPr>
                    <m:sty m:val="p"/>
                  </m:rPr>
                  <w:rPr>
                    <w:rStyle w:val="CommentReference"/>
                  </w:rPr>
                  <w:commentReference w:id="527"/>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29"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C164F0"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30"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531"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532" w:author="Max Lindmark" w:date="2020-05-06T10:55:00Z">
                        <w:rPr>
                          <w:rFonts w:ascii="Cambria Math" w:hAnsi="Cambria Math" w:cstheme="minorHAnsi"/>
                        </w:rPr>
                        <m:t>[i</m:t>
                      </w:del>
                    </m:r>
                    <m:r>
                      <w:del w:id="533"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534"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535"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536"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537"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538"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539"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1422EDC2" w:rsidR="00815BFC" w:rsidRPr="004D000B" w:rsidRDefault="00C164F0"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del w:id="540" w:author="Max Lindmark" w:date="2020-05-11T08:57:00Z">
              <w:r w:rsidR="00815BFC" w:rsidRPr="00093C2D" w:rsidDel="001454D7">
                <w:rPr>
                  <w:rFonts w:eastAsiaTheme="minorEastAsia"/>
                </w:rPr>
                <w:delText>,</w:delText>
              </w:r>
            </w:del>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14889027"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541" w:author="Max Lindmark" w:date="2020-05-11T08:40:00Z">
                <w:rPr>
                  <w:rFonts w:ascii="Cambria Math" w:hAnsi="Cambria Math" w:cstheme="minorHAnsi"/>
                </w:rPr>
                <m:t>j</m:t>
              </w:ins>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ins w:id="542" w:author="Max Lindmark" w:date="2020-05-11T08:41:00Z">
        <w:r w:rsidR="00023330">
          <w:rPr>
            <w:rFonts w:eastAsiaTheme="minorEastAsia" w:cstheme="minorHAnsi"/>
            <w:bCs/>
            <w:iCs/>
            <w:lang w:val="en-GB"/>
          </w:rPr>
          <w:t xml:space="preserve">for species </w:t>
        </w:r>
      </w:ins>
      <m:oMath>
        <m:r>
          <w:ins w:id="543" w:author="Max Lindmark" w:date="2020-05-11T08:41:00Z">
            <w:rPr>
              <w:rFonts w:ascii="Cambria Math" w:eastAsiaTheme="minorEastAsia" w:hAnsi="Cambria Math" w:cstheme="minorHAnsi"/>
              <w:lang w:val="en-GB"/>
            </w:rPr>
            <m:t>j</m:t>
          </w:ins>
        </m:r>
      </m:oMath>
      <w:ins w:id="544" w:author="Max Lindmark" w:date="2020-05-11T08:41:00Z">
        <w:r w:rsidR="00023330">
          <w:rPr>
            <w:rFonts w:eastAsiaTheme="minorEastAsia" w:cstheme="minorHAnsi"/>
            <w:bCs/>
            <w:iCs/>
            <w:lang w:val="en-GB"/>
          </w:rPr>
          <w:t xml:space="preserve"> </w:t>
        </w:r>
      </w:ins>
      <w:r w:rsidRPr="00972C7F">
        <w:rPr>
          <w:rFonts w:eastAsiaTheme="minorEastAsia" w:cstheme="minorHAnsi"/>
          <w:bCs/>
          <w:iCs/>
          <w:lang w:val="en-GB"/>
        </w:rPr>
        <w:t xml:space="preserve">of the natural log of the rate (growth, </w:t>
      </w:r>
      <w:ins w:id="545"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546"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547"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48" w:author="Max Lindmark" w:date="2020-05-11T08:41:00Z">
                <w:rPr>
                  <w:rFonts w:ascii="Cambria Math" w:hAnsi="Cambria Math" w:cstheme="minorHAnsi"/>
                </w:rPr>
                <m:t>j</m:t>
              </w:ins>
            </m:r>
          </m:sub>
        </m:sSub>
      </m:oMath>
      <w:r w:rsidR="000453E2" w:rsidRPr="00972C7F">
        <w:rPr>
          <w:rFonts w:eastAsiaTheme="minorEastAsia" w:cstheme="minorHAnsi"/>
          <w:lang w:val="en-GB"/>
        </w:rPr>
        <w:t xml:space="preserve"> is the </w:t>
      </w:r>
      <w:del w:id="549" w:author="Max Lindmark" w:date="2020-05-11T08:42:00Z">
        <w:r w:rsidR="002F5F2E" w:rsidRPr="004559BC" w:rsidDel="00174E1B">
          <w:rPr>
            <w:rFonts w:eastAsiaTheme="minorEastAsia" w:cstheme="minorHAnsi"/>
            <w:lang w:val="en-GB"/>
          </w:rPr>
          <w:delText>mean cent</w:delText>
        </w:r>
        <w:r w:rsidR="002F5F2E" w:rsidRPr="004559BC" w:rsidDel="00CD5468">
          <w:rPr>
            <w:rFonts w:eastAsiaTheme="minorEastAsia" w:cstheme="minorHAnsi"/>
            <w:lang w:val="en-GB"/>
          </w:rPr>
          <w:delText>e</w:delText>
        </w:r>
        <w:r w:rsidR="002F5F2E" w:rsidRPr="004559BC" w:rsidDel="00174E1B">
          <w:rPr>
            <w:rFonts w:eastAsiaTheme="minorEastAsia" w:cstheme="minorHAnsi"/>
            <w:lang w:val="en-GB"/>
          </w:rPr>
          <w:delText>red</w:delText>
        </w:r>
        <w:r w:rsidR="002F5F2E" w:rsidRPr="004559BC" w:rsidDel="00CD5468">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w:t>
      </w:r>
      <w:r w:rsidR="000453E2" w:rsidRPr="00972C7F">
        <w:rPr>
          <w:rFonts w:eastAsiaTheme="minorEastAsia" w:cstheme="minorHAnsi"/>
          <w:iCs/>
          <w:lang w:val="en-GB"/>
        </w:rPr>
        <w:lastRenderedPageBreak/>
        <w:t xml:space="preserve">log of body mass </w:t>
      </w:r>
      <w:moveFromRangeStart w:id="550" w:author="Max Lindmark" w:date="2020-05-05T14:08:00Z" w:name="move39580107"/>
      <w:moveFrom w:id="551"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552"/>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553"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552"/>
          <w:r w:rsidR="004D410B" w:rsidDel="00B83627">
            <w:rPr>
              <w:rStyle w:val="CommentReference"/>
            </w:rPr>
            <w:commentReference w:id="552"/>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554" w:author="Max Lindmark" w:date="2020-05-05T14:08:00Z">
            <w:r w:rsidR="00392D42" w:rsidRPr="00972C7F" w:rsidDel="00B83627">
              <w:rPr>
                <w:rFonts w:eastAsiaTheme="minorEastAsia" w:cstheme="minorHAnsi"/>
                <w:lang w:val="en-GB"/>
              </w:rPr>
              <w:t xml:space="preserve"> </w:t>
            </w:r>
          </w:moveFrom>
          <w:moveFromRangeEnd w:id="550"/>
          <w:ins w:id="555" w:author="Max Lindmark" w:date="2020-05-05T14:07:00Z">
            <w:r w:rsidR="00B83627">
              <w:rPr>
                <w:rFonts w:eastAsiaTheme="minorEastAsia" w:cstheme="minorHAnsi"/>
                <w:lang w:val="en-GB"/>
              </w:rPr>
              <w:t xml:space="preserve">and </w:t>
            </w:r>
          </w:ins>
          <m:oMath>
            <m:sSub>
              <m:sSubPr>
                <m:ctrlPr>
                  <w:ins w:id="556" w:author="Max Lindmark" w:date="2020-05-05T14:09:00Z">
                    <w:rPr>
                      <w:rFonts w:ascii="Cambria Math" w:hAnsi="Cambria Math" w:cstheme="minorHAnsi"/>
                      <w:i/>
                    </w:rPr>
                  </w:ins>
                </m:ctrlPr>
              </m:sSubPr>
              <m:e>
                <m:r>
                  <w:ins w:id="557" w:author="Max Lindmark" w:date="2020-05-05T14:09:00Z">
                    <w:rPr>
                      <w:rFonts w:ascii="Cambria Math" w:hAnsi="Cambria Math" w:cstheme="minorHAnsi"/>
                    </w:rPr>
                    <m:t>t</m:t>
                  </w:ins>
                </m:r>
              </m:e>
              <m:sub>
                <m:r>
                  <w:ins w:id="558" w:author="Max Lindmark" w:date="2020-05-05T14:09:00Z">
                    <w:rPr>
                      <w:rFonts w:ascii="Cambria Math" w:hAnsi="Cambria Math" w:cstheme="minorHAnsi"/>
                    </w:rPr>
                    <m:t>A</m:t>
                  </w:ins>
                </m:r>
                <m:r>
                  <w:ins w:id="559" w:author="Max Lindmark" w:date="2020-05-05T14:09:00Z">
                    <w:rPr>
                      <w:rFonts w:ascii="Cambria Math" w:hAnsi="Cambria Math" w:cstheme="minorHAnsi"/>
                      <w:lang w:val="en-GB"/>
                    </w:rPr>
                    <m:t>,</m:t>
                  </w:ins>
                </m:r>
                <m:r>
                  <w:ins w:id="560" w:author="Max Lindmark" w:date="2020-05-05T14:09:00Z">
                    <w:rPr>
                      <w:rFonts w:ascii="Cambria Math" w:hAnsi="Cambria Math" w:cstheme="minorHAnsi"/>
                    </w:rPr>
                    <m:t>i</m:t>
                  </w:ins>
                </m:r>
                <m:r>
                  <w:ins w:id="561" w:author="Max Lindmark" w:date="2020-05-06T10:59:00Z">
                    <w:rPr>
                      <w:rFonts w:ascii="Cambria Math" w:hAnsi="Cambria Math" w:cstheme="minorHAnsi"/>
                    </w:rPr>
                    <m:t>j</m:t>
                  </w:ins>
                </m:r>
              </m:sub>
            </m:sSub>
          </m:oMath>
          <w:ins w:id="562" w:author="Max Lindmark" w:date="2020-05-05T14:09:00Z">
            <w:r w:rsidR="00BE57E2" w:rsidRPr="00BE57E2">
              <w:rPr>
                <w:rFonts w:eastAsiaTheme="minorEastAsia" w:cstheme="minorHAnsi"/>
                <w:lang w:val="en-US"/>
                <w:rPrChange w:id="563"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564"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565"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566" w:author="Max Lindmark" w:date="2020-05-05T14:08:00Z">
                <w:rPr>
                  <w:rFonts w:ascii="Cambria Math" w:eastAsiaTheme="minorEastAsia" w:hAnsi="Cambria Math" w:cstheme="minorHAnsi"/>
                  <w:lang w:val="en-GB"/>
                </w:rPr>
                <m:t>1/</m:t>
              </w:ins>
            </m:r>
            <m:r>
              <w:ins w:id="567" w:author="Max Lindmark" w:date="2020-05-05T14:08:00Z">
                <w:rPr>
                  <w:rFonts w:ascii="Cambria Math" w:eastAsiaTheme="minorEastAsia" w:hAnsi="Cambria Math" w:cstheme="minorHAnsi"/>
                </w:rPr>
                <m:t>kT</m:t>
              </w:ins>
            </m:r>
          </m:oMath>
          <w:ins w:id="568"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569" w:author="Max Lindmark" w:date="2020-05-05T14:08:00Z">
                    <w:rPr>
                      <w:rFonts w:ascii="Cambria Math" w:eastAsiaTheme="minorEastAsia" w:hAnsi="Cambria Math" w:cstheme="minorHAnsi"/>
                      <w:i/>
                      <w:lang w:val="en-GB"/>
                    </w:rPr>
                  </w:ins>
                </m:ctrlPr>
              </m:sSupPr>
              <m:e>
                <m:r>
                  <w:ins w:id="570" w:author="Max Lindmark" w:date="2020-05-05T14:08:00Z">
                    <m:rPr>
                      <m:sty m:val="p"/>
                    </m:rPr>
                    <w:rPr>
                      <w:rFonts w:ascii="Cambria Math" w:eastAsiaTheme="minorEastAsia" w:hAnsi="Cambria Math" w:cstheme="minorHAnsi"/>
                      <w:lang w:val="en-GB"/>
                    </w:rPr>
                    <m:t>eV</m:t>
                  </w:ins>
                </m:r>
              </m:e>
              <m:sup>
                <m:r>
                  <w:ins w:id="571" w:author="Max Lindmark" w:date="2020-05-05T14:08:00Z">
                    <w:rPr>
                      <w:rFonts w:ascii="Cambria Math" w:eastAsiaTheme="minorEastAsia" w:hAnsi="Cambria Math" w:cstheme="minorHAnsi"/>
                      <w:lang w:val="en-GB"/>
                    </w:rPr>
                    <m:t>-1</m:t>
                  </w:ins>
                </m:r>
              </m:sup>
            </m:sSup>
          </m:oMath>
          <w:ins w:id="572" w:author="Max Lindmark" w:date="2020-05-05T14:08:00Z">
            <w:r w:rsidR="00B83627" w:rsidRPr="004559BC">
              <w:rPr>
                <w:rFonts w:eastAsiaTheme="minorEastAsia" w:cstheme="minorHAnsi"/>
                <w:lang w:val="en-GB"/>
              </w:rPr>
              <w:t>)</w:t>
            </w:r>
          </w:ins>
          <w:ins w:id="573" w:author="Max Lindmark" w:date="2020-05-05T14:07:00Z">
            <w:r w:rsidR="00B83627">
              <w:rPr>
                <w:rFonts w:eastAsiaTheme="minorEastAsia" w:cstheme="minorHAnsi"/>
                <w:iCs/>
                <w:lang w:val="en-GB"/>
              </w:rPr>
              <w:t>. Both variables are mean</w:t>
            </w:r>
          </w:ins>
          <w:ins w:id="574" w:author="Max Lindmark" w:date="2020-05-08T15:27:00Z">
            <w:r w:rsidR="00477645">
              <w:rPr>
                <w:rFonts w:eastAsiaTheme="minorEastAsia" w:cstheme="minorHAnsi"/>
                <w:iCs/>
                <w:lang w:val="en-GB"/>
              </w:rPr>
              <w:t>-</w:t>
            </w:r>
          </w:ins>
          <w:ins w:id="575"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576" w:author="Max Lindmark" w:date="2020-05-05T14:08:00Z">
            <w:r w:rsidR="00A77A84" w:rsidDel="00B83627">
              <w:rPr>
                <w:rFonts w:eastAsiaTheme="minorEastAsia" w:cstheme="minorHAnsi"/>
                <w:lang w:val="en-GB"/>
              </w:rPr>
              <w:delText>(</w:delText>
            </w:r>
          </w:del>
          <m:oMath>
            <m:r>
              <w:del w:id="577" w:author="Max Lindmark" w:date="2020-05-05T14:08:00Z">
                <w:rPr>
                  <w:rFonts w:ascii="Cambria Math" w:eastAsiaTheme="minorEastAsia" w:hAnsi="Cambria Math" w:cstheme="minorHAnsi"/>
                  <w:lang w:val="en-GB"/>
                </w:rPr>
                <m:t>1/</m:t>
              </w:del>
            </m:r>
            <m:r>
              <w:del w:id="578" w:author="Max Lindmark" w:date="2020-05-05T14:08:00Z">
                <w:rPr>
                  <w:rFonts w:ascii="Cambria Math" w:eastAsiaTheme="minorEastAsia" w:hAnsi="Cambria Math" w:cstheme="minorHAnsi"/>
                </w:rPr>
                <m:t>kT</m:t>
              </w:del>
            </m:r>
          </m:oMath>
          <w:del w:id="579"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580" w:author="Max Lindmark" w:date="2020-05-05T14:08:00Z">
                    <w:rPr>
                      <w:rFonts w:ascii="Cambria Math" w:eastAsiaTheme="minorEastAsia" w:hAnsi="Cambria Math" w:cstheme="minorHAnsi"/>
                      <w:i/>
                      <w:lang w:val="en-GB"/>
                    </w:rPr>
                  </w:del>
                </m:ctrlPr>
              </m:sSupPr>
              <m:e>
                <m:r>
                  <w:del w:id="581" w:author="Max Lindmark" w:date="2020-05-05T14:08:00Z">
                    <m:rPr>
                      <m:sty m:val="p"/>
                    </m:rPr>
                    <w:rPr>
                      <w:rFonts w:ascii="Cambria Math" w:eastAsiaTheme="minorEastAsia" w:hAnsi="Cambria Math" w:cstheme="minorHAnsi"/>
                      <w:lang w:val="en-GB"/>
                    </w:rPr>
                    <m:t>eV</m:t>
                  </w:del>
                </m:r>
              </m:e>
              <m:sup>
                <m:r>
                  <w:del w:id="582" w:author="Max Lindmark" w:date="2020-05-05T14:08:00Z">
                    <w:rPr>
                      <w:rFonts w:ascii="Cambria Math" w:eastAsiaTheme="minorEastAsia" w:hAnsi="Cambria Math" w:cstheme="minorHAnsi"/>
                      <w:lang w:val="en-GB"/>
                    </w:rPr>
                    <m:t>-1</m:t>
                  </w:del>
                </m:r>
              </m:sup>
            </m:sSup>
          </m:oMath>
          <w:del w:id="583"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584" w:author="Max Lindmark" w:date="2020-05-05T14:08:00Z" w:name="move39580107"/>
          <w:commentRangeStart w:id="585"/>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86"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87"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588"/>
            <w:commentRangeStart w:id="589"/>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del w:id="590" w:author="Max Lindmark" w:date="2020-05-11T08:58:00Z">
                            <w:rPr>
                              <w:rFonts w:ascii="Cambria Math" w:hAnsi="Cambria Math" w:cstheme="minorHAnsi"/>
                              <w:i/>
                            </w:rPr>
                          </w:del>
                        </m:ctrlPr>
                      </m:sSubPr>
                      <m:e>
                        <m:r>
                          <w:del w:id="591" w:author="Max Lindmark" w:date="2020-05-11T08:58:00Z">
                            <w:rPr>
                              <w:rFonts w:ascii="Cambria Math" w:hAnsi="Cambria Math" w:cstheme="minorHAnsi"/>
                            </w:rPr>
                            <m:t>M</m:t>
                          </w:del>
                        </m:r>
                      </m:e>
                      <m:sub>
                        <m:r>
                          <w:del w:id="592" w:author="Max Lindmark" w:date="2020-05-11T08:58:00Z">
                            <w:rPr>
                              <w:rFonts w:ascii="Cambria Math" w:hAnsi="Cambria Math" w:cstheme="minorHAnsi"/>
                            </w:rPr>
                            <m:t>i</m:t>
                          </w:del>
                        </m:r>
                      </m:sub>
                    </m:sSub>
                    <m:r>
                      <w:ins w:id="593" w:author="Max Lindmark" w:date="2020-05-11T08:58:00Z">
                        <w:rPr>
                          <w:rFonts w:ascii="Cambria Math" w:hAnsi="Cambria Math" w:cstheme="minorHAnsi"/>
                        </w:rPr>
                        <m:t>M</m:t>
                      </w:ins>
                    </m:r>
                  </m:e>
                </m:func>
                <m:r>
                  <w:rPr>
                    <w:rFonts w:ascii="Cambria Math" w:eastAsiaTheme="minorEastAsia" w:hAnsi="Cambria Math" w:cstheme="minorHAnsi"/>
                    <w:lang w:val="en-GB"/>
                  </w:rPr>
                  <m:t>)</m:t>
                </m:r>
              </m:e>
            </m:acc>
          </m:oMath>
          <w:moveTo w:id="594" w:author="Max Lindmark" w:date="2020-05-05T14:08:00Z">
            <w:del w:id="595"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588"/>
            <w:r w:rsidR="00B83627">
              <w:rPr>
                <w:rStyle w:val="CommentReference"/>
              </w:rPr>
              <w:commentReference w:id="588"/>
            </w:r>
          </w:moveTo>
          <w:commentRangeEnd w:id="589"/>
          <w:r w:rsidR="00D9660B">
            <w:rPr>
              <w:rStyle w:val="CommentReference"/>
            </w:rPr>
            <w:commentReference w:id="589"/>
          </w:r>
          <w:moveTo w:id="596" w:author="Max Lindmark" w:date="2020-05-05T14:08:00Z">
            <w:r w:rsidR="00B83627" w:rsidRPr="00972C7F">
              <w:rPr>
                <w:rFonts w:eastAsiaTheme="minorEastAsia" w:cstheme="minorHAnsi"/>
                <w:iCs/>
                <w:lang w:val="en-GB"/>
              </w:rPr>
              <w:t xml:space="preserve">and </w:t>
            </w:r>
            <m:oMath>
              <m:sSub>
                <m:sSubPr>
                  <m:ctrlPr>
                    <w:del w:id="597" w:author="Max Lindmark" w:date="2020-05-05T14:09:00Z">
                      <w:rPr>
                        <w:rFonts w:ascii="Cambria Math" w:hAnsi="Cambria Math" w:cstheme="minorHAnsi"/>
                        <w:i/>
                      </w:rPr>
                    </w:del>
                  </m:ctrlPr>
                </m:sSubPr>
                <m:e>
                  <m:r>
                    <w:del w:id="598" w:author="Max Lindmark" w:date="2020-05-05T14:09:00Z">
                      <w:rPr>
                        <w:rFonts w:ascii="Cambria Math" w:hAnsi="Cambria Math" w:cstheme="minorHAnsi"/>
                      </w:rPr>
                      <m:t>t</m:t>
                    </w:del>
                  </m:r>
                </m:e>
                <m:sub>
                  <m:r>
                    <w:del w:id="599" w:author="Max Lindmark" w:date="2020-05-05T14:09:00Z">
                      <w:rPr>
                        <w:rFonts w:ascii="Cambria Math" w:hAnsi="Cambria Math" w:cstheme="minorHAnsi"/>
                      </w:rPr>
                      <m:t>A</m:t>
                    </w:del>
                  </m:r>
                  <m:r>
                    <w:del w:id="600" w:author="Max Lindmark" w:date="2020-05-05T14:09:00Z">
                      <w:rPr>
                        <w:rFonts w:ascii="Cambria Math" w:hAnsi="Cambria Math" w:cstheme="minorHAnsi"/>
                        <w:lang w:val="en-GB"/>
                      </w:rPr>
                      <m:t>,</m:t>
                    </w:del>
                  </m:r>
                  <m:r>
                    <w:del w:id="601" w:author="Max Lindmark" w:date="2020-05-05T14:09:00Z">
                      <w:rPr>
                        <w:rFonts w:ascii="Cambria Math" w:hAnsi="Cambria Math" w:cstheme="minorHAnsi"/>
                      </w:rPr>
                      <m:t>i</m:t>
                    </w:del>
                  </m:r>
                </m:sub>
              </m:sSub>
              <m:r>
                <w:del w:id="602" w:author="Max Lindmark" w:date="2020-05-05T14:09:00Z">
                  <m:rPr>
                    <m:sty m:val="p"/>
                  </m:rPr>
                  <w:rPr>
                    <w:rFonts w:ascii="Cambria Math" w:eastAsiaTheme="minorEastAsia" w:hAnsi="Cambria Math" w:cstheme="minorHAnsi"/>
                    <w:lang w:val="en-GB"/>
                  </w:rPr>
                  <m:t xml:space="preserve"> </m:t>
                </w:del>
              </m:r>
              <w:moveToRangeEnd w:id="584"/>
              <m:sSub>
                <m:sSubPr>
                  <m:ctrlPr>
                    <w:ins w:id="603" w:author="Max Lindmark" w:date="2020-05-05T14:08:00Z">
                      <w:rPr>
                        <w:rFonts w:ascii="Cambria Math" w:hAnsi="Cambria Math" w:cstheme="minorHAnsi"/>
                        <w:i/>
                      </w:rPr>
                    </w:ins>
                  </m:ctrlPr>
                </m:sSubPr>
                <m:e>
                  <m:r>
                    <w:ins w:id="604" w:author="Max Lindmark" w:date="2020-05-05T14:08:00Z">
                      <w:rPr>
                        <w:rFonts w:ascii="Cambria Math" w:hAnsi="Cambria Math" w:cstheme="minorHAnsi"/>
                      </w:rPr>
                      <m:t>t</m:t>
                    </w:ins>
                  </m:r>
                </m:e>
                <m:sub>
                  <m:r>
                    <w:ins w:id="605" w:author="Max Lindmark" w:date="2020-05-05T14:08:00Z">
                      <w:rPr>
                        <w:rFonts w:ascii="Cambria Math" w:hAnsi="Cambria Math" w:cstheme="minorHAnsi"/>
                      </w:rPr>
                      <m:t>A</m:t>
                    </w:ins>
                  </m:r>
                  <m:r>
                    <w:ins w:id="606" w:author="Max Lindmark" w:date="2020-05-05T14:08:00Z">
                      <w:rPr>
                        <w:rFonts w:ascii="Cambria Math" w:hAnsi="Cambria Math" w:cstheme="minorHAnsi"/>
                        <w:lang w:val="en-GB"/>
                      </w:rPr>
                      <m:t>,</m:t>
                    </w:ins>
                  </m:r>
                  <m:r>
                    <w:ins w:id="607" w:author="Max Lindmark" w:date="2020-05-05T14:08:00Z">
                      <w:rPr>
                        <w:rFonts w:ascii="Cambria Math" w:hAnsi="Cambria Math" w:cstheme="minorHAnsi"/>
                      </w:rPr>
                      <m:t>ij</m:t>
                    </w:ins>
                  </m:r>
                </m:sub>
              </m:sSub>
              <m:r>
                <w:ins w:id="608" w:author="Max Lindmark" w:date="2020-05-05T14:08:00Z">
                  <w:rPr>
                    <w:rFonts w:ascii="Cambria Math" w:eastAsiaTheme="minorEastAsia" w:hAnsi="Cambria Math" w:cstheme="minorHAnsi"/>
                    <w:lang w:val="en-GB"/>
                  </w:rPr>
                  <m:t>=</m:t>
                </w:ins>
              </m:r>
              <m:sSub>
                <m:sSubPr>
                  <m:ctrlPr>
                    <w:ins w:id="609" w:author="Max Lindmark" w:date="2020-05-05T14:08:00Z">
                      <w:rPr>
                        <w:rFonts w:ascii="Cambria Math" w:hAnsi="Cambria Math" w:cstheme="minorHAnsi"/>
                        <w:i/>
                      </w:rPr>
                    </w:ins>
                  </m:ctrlPr>
                </m:sSubPr>
                <m:e>
                  <m:r>
                    <w:ins w:id="610" w:author="Max Lindmark" w:date="2020-05-05T14:08:00Z">
                      <w:rPr>
                        <w:rFonts w:ascii="Cambria Math" w:hAnsi="Cambria Math" w:cstheme="minorHAnsi"/>
                      </w:rPr>
                      <m:t>T</m:t>
                    </w:ins>
                  </m:r>
                </m:e>
                <m:sub>
                  <m:r>
                    <w:ins w:id="611" w:author="Max Lindmark" w:date="2020-05-05T14:08:00Z">
                      <w:rPr>
                        <w:rFonts w:ascii="Cambria Math" w:hAnsi="Cambria Math" w:cstheme="minorHAnsi"/>
                      </w:rPr>
                      <m:t>A</m:t>
                    </w:ins>
                  </m:r>
                  <m:r>
                    <w:ins w:id="612" w:author="Max Lindmark" w:date="2020-05-05T14:08:00Z">
                      <w:rPr>
                        <w:rFonts w:ascii="Cambria Math" w:hAnsi="Cambria Math" w:cstheme="minorHAnsi"/>
                        <w:lang w:val="en-GB"/>
                      </w:rPr>
                      <m:t>,</m:t>
                    </w:ins>
                  </m:r>
                  <m:r>
                    <w:ins w:id="613" w:author="Max Lindmark" w:date="2020-05-05T14:08:00Z">
                      <w:rPr>
                        <w:rFonts w:ascii="Cambria Math" w:hAnsi="Cambria Math" w:cstheme="minorHAnsi"/>
                      </w:rPr>
                      <m:t>ij</m:t>
                    </w:ins>
                  </m:r>
                </m:sub>
              </m:sSub>
              <m:r>
                <w:ins w:id="614" w:author="Max Lindmark" w:date="2020-05-05T14:08:00Z">
                  <w:rPr>
                    <w:rFonts w:ascii="Cambria Math" w:eastAsiaTheme="minorEastAsia" w:hAnsi="Cambria Math" w:cstheme="minorHAnsi"/>
                    <w:lang w:val="en-GB"/>
                  </w:rPr>
                  <m:t>-</m:t>
                </w:ins>
              </m:r>
              <m:sSub>
                <m:sSubPr>
                  <m:ctrlPr>
                    <w:ins w:id="615" w:author="Max Lindmark" w:date="2020-05-05T14:08:00Z">
                      <w:rPr>
                        <w:rFonts w:ascii="Cambria Math" w:hAnsi="Cambria Math" w:cstheme="minorHAnsi"/>
                        <w:i/>
                      </w:rPr>
                    </w:ins>
                  </m:ctrlPr>
                </m:sSubPr>
                <m:e>
                  <m:acc>
                    <m:accPr>
                      <m:chr m:val="̅"/>
                      <m:ctrlPr>
                        <w:ins w:id="616" w:author="Max Lindmark" w:date="2020-05-05T14:08:00Z">
                          <w:rPr>
                            <w:rFonts w:ascii="Cambria Math" w:hAnsi="Cambria Math" w:cstheme="minorHAnsi"/>
                            <w:i/>
                          </w:rPr>
                        </w:ins>
                      </m:ctrlPr>
                    </m:accPr>
                    <m:e>
                      <m:r>
                        <w:ins w:id="617" w:author="Max Lindmark" w:date="2020-05-05T14:08:00Z">
                          <w:rPr>
                            <w:rFonts w:ascii="Cambria Math" w:hAnsi="Cambria Math" w:cstheme="minorHAnsi"/>
                          </w:rPr>
                          <m:t>T</m:t>
                        </w:ins>
                      </m:r>
                    </m:e>
                  </m:acc>
                </m:e>
                <m:sub>
                  <m:r>
                    <w:ins w:id="618" w:author="Max Lindmark" w:date="2020-05-05T14:08:00Z">
                      <w:rPr>
                        <w:rFonts w:ascii="Cambria Math" w:hAnsi="Cambria Math" w:cstheme="minorHAnsi"/>
                      </w:rPr>
                      <m:t>A</m:t>
                    </w:ins>
                  </m:r>
                </m:sub>
              </m:sSub>
              <w:commentRangeEnd w:id="585"/>
              <m:r>
                <w:ins w:id="619" w:author="Max Lindmark" w:date="2020-05-05T14:08:00Z">
                  <m:rPr>
                    <m:sty m:val="p"/>
                  </m:rPr>
                  <w:rPr>
                    <w:rStyle w:val="CommentReference"/>
                  </w:rPr>
                  <w:commentReference w:id="585"/>
                </w:ins>
              </m:r>
            </m:oMath>
            <w:ins w:id="620" w:author="Max Lindmark" w:date="2020-05-05T14:08:00Z">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ins>
            <m:oMath>
              <m:sSub>
                <m:sSubPr>
                  <m:ctrlPr>
                    <w:ins w:id="621" w:author="Max Lindmark" w:date="2020-05-05T14:08:00Z">
                      <w:rPr>
                        <w:rFonts w:ascii="Cambria Math" w:eastAsiaTheme="minorEastAsia" w:hAnsi="Cambria Math" w:cstheme="minorHAnsi"/>
                        <w:i/>
                      </w:rPr>
                    </w:ins>
                  </m:ctrlPr>
                </m:sSubPr>
                <m:e>
                  <m:r>
                    <w:ins w:id="622" w:author="Max Lindmark" w:date="2020-05-05T14:08:00Z">
                      <w:rPr>
                        <w:rFonts w:ascii="Cambria Math" w:eastAsiaTheme="minorEastAsia" w:hAnsi="Cambria Math" w:cstheme="minorHAnsi"/>
                      </w:rPr>
                      <m:t>M</m:t>
                    </w:ins>
                  </m:r>
                </m:e>
                <m:sub>
                  <m:r>
                    <w:ins w:id="623" w:author="Max Lindmark" w:date="2020-05-05T14:08:00Z">
                      <w:rPr>
                        <w:rFonts w:ascii="Cambria Math" w:eastAsiaTheme="minorEastAsia" w:hAnsi="Cambria Math" w:cstheme="minorHAnsi"/>
                      </w:rPr>
                      <m:t>ij</m:t>
                    </w:ins>
                  </m:r>
                </m:sub>
              </m:sSub>
            </m:oMath>
            <w:ins w:id="624" w:author="Max Lindmark" w:date="2020-05-05T14:08:00Z">
              <w:r w:rsidR="00D72FCE" w:rsidRPr="004559BC">
                <w:rPr>
                  <w:rFonts w:eastAsiaTheme="minorEastAsia" w:cstheme="minorHAnsi"/>
                  <w:lang w:val="en-GB"/>
                </w:rPr>
                <w:t xml:space="preserve"> is</w:t>
              </w:r>
              <w:r w:rsidR="00D220FB">
                <w:rPr>
                  <w:rFonts w:eastAsiaTheme="minorEastAsia" w:cstheme="minorHAnsi"/>
                  <w:lang w:val="en-GB"/>
                </w:rPr>
                <w:t xml:space="preserve"> </w:t>
              </w:r>
              <w:del w:id="625" w:author="Max Lindmark" w:date="2020-05-06T11:01:00Z">
                <w:r w:rsidR="00D72FCE" w:rsidRPr="004559BC" w:rsidDel="00D220FB">
                  <w:rPr>
                    <w:rFonts w:eastAsiaTheme="minorEastAsia" w:cstheme="minorHAnsi"/>
                    <w:lang w:val="en-GB"/>
                  </w:rPr>
                  <w:delText xml:space="preserve"> </w:delText>
                </w:r>
              </w:del>
              <w:r w:rsidR="00D220FB">
                <w:rPr>
                  <w:rFonts w:eastAsiaTheme="minorEastAsia" w:cstheme="minorHAnsi"/>
                  <w:lang w:val="en-GB"/>
                </w:rPr>
                <w:t xml:space="preserve">the </w:t>
              </w:r>
              <w:r w:rsidR="00D72FCE" w:rsidRPr="004559BC">
                <w:rPr>
                  <w:rFonts w:eastAsiaTheme="minorEastAsia" w:cstheme="minorHAnsi"/>
                  <w:lang w:val="en-GB"/>
                </w:rPr>
                <w:t xml:space="preserve">mass in </w:t>
              </w:r>
            </w:ins>
            <m:oMath>
              <m:r>
                <w:ins w:id="626" w:author="Max Lindmark" w:date="2020-05-05T14:08:00Z">
                  <m:rPr>
                    <m:sty m:val="p"/>
                  </m:rPr>
                  <w:rPr>
                    <w:rFonts w:ascii="Cambria Math" w:eastAsiaTheme="minorEastAsia" w:hAnsi="Cambria Math" w:cstheme="minorHAnsi"/>
                    <w:lang w:val="en-GB"/>
                  </w:rPr>
                  <m:t>g</m:t>
                </w:ins>
              </m:r>
            </m:oMath>
            <w:ins w:id="627" w:author="Max Lindmark" w:date="2020-05-05T14:08:00Z">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w:ins>
            <m:oMath>
              <m:sSub>
                <m:sSubPr>
                  <m:ctrlPr>
                    <w:ins w:id="628" w:author="Max Lindmark" w:date="2020-05-05T14:08:00Z">
                      <w:rPr>
                        <w:rFonts w:ascii="Cambria Math" w:eastAsiaTheme="minorEastAsia" w:hAnsi="Cambria Math" w:cstheme="minorHAnsi"/>
                        <w:i/>
                      </w:rPr>
                    </w:ins>
                  </m:ctrlPr>
                </m:sSubPr>
                <m:e>
                  <m:r>
                    <w:ins w:id="629" w:author="Max Lindmark" w:date="2020-05-05T14:08:00Z">
                      <w:rPr>
                        <w:rFonts w:ascii="Cambria Math" w:eastAsiaTheme="minorEastAsia" w:hAnsi="Cambria Math" w:cstheme="minorHAnsi"/>
                      </w:rPr>
                      <m:t>M</m:t>
                    </w:ins>
                  </m:r>
                </m:e>
                <m:sub>
                  <m:r>
                    <w:ins w:id="630" w:author="Max Lindmark" w:date="2020-05-05T14:08:00Z">
                      <w:rPr>
                        <w:rFonts w:ascii="Cambria Math" w:eastAsiaTheme="minorEastAsia" w:hAnsi="Cambria Math" w:cstheme="minorHAnsi"/>
                      </w:rPr>
                      <m:t>ij</m:t>
                    </w:ins>
                  </m:r>
                </m:sub>
              </m:sSub>
            </m:oMath>
            <w:ins w:id="631" w:author="Max Lindmark" w:date="2020-05-05T14:08:00Z">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632" w:author="Max Lindmark" w:date="2020-05-05T14:10:00Z">
                <w:r w:rsidR="0012193E" w:rsidDel="00BB4478">
                  <w:rPr>
                    <w:rFonts w:eastAsiaTheme="minorEastAsia" w:cstheme="minorHAnsi"/>
                    <w:lang w:val="en-GB"/>
                  </w:rPr>
                  <w:delText xml:space="preserve"> (in </w:delText>
                </w:r>
              </w:del>
            </w:ins>
            <m:oMath>
              <m:r>
                <w:ins w:id="633" w:author="Max Lindmark" w:date="2020-05-05T14:08:00Z">
                  <w:del w:id="634" w:author="Max Lindmark" w:date="2020-05-05T14:10:00Z">
                    <m:rPr>
                      <m:sty m:val="p"/>
                    </m:rPr>
                    <w:rPr>
                      <w:rFonts w:ascii="Cambria Math" w:eastAsiaTheme="minorEastAsia" w:hAnsi="Cambria Math" w:cstheme="minorHAnsi"/>
                      <w:lang w:val="en-GB"/>
                    </w:rPr>
                    <m:t>g</m:t>
                  </w:del>
                </w:ins>
              </m:r>
            </m:oMath>
            <w:ins w:id="635" w:author="Max Lindmark" w:date="2020-05-05T14:08:00Z">
              <w:del w:id="636"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r w:rsidR="00BB4478">
                <w:rPr>
                  <w:rFonts w:eastAsiaTheme="minorEastAsia" w:cstheme="minorHAnsi"/>
                  <w:lang w:val="en-GB"/>
                </w:rPr>
                <w:t xml:space="preserve"> </w:t>
              </w:r>
              <w:r w:rsidR="00AA4187">
                <w:rPr>
                  <w:rFonts w:eastAsiaTheme="minorEastAsia" w:cstheme="minorHAnsi"/>
                  <w:lang w:val="en-GB"/>
                </w:rPr>
                <w:t xml:space="preserve">of the growth trial </w:t>
              </w:r>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del w:id="637" w:author="Max Lindmark" w:date="2020-05-08T15:24:00Z">
                <w:r w:rsidR="001F5860" w:rsidRPr="004559BC" w:rsidDel="0010623B">
                  <w:rPr>
                    <w:rFonts w:eastAsiaTheme="minorEastAsia" w:cstheme="minorHAnsi"/>
                    <w:lang w:val="en-GB"/>
                  </w:rPr>
                  <w:delText>-</w:delText>
                </w:r>
              </w:del>
              <w:r w:rsidR="0010623B">
                <w:rPr>
                  <w:rFonts w:eastAsiaTheme="minorEastAsia" w:cstheme="minorHAnsi"/>
                  <w:lang w:val="en-GB"/>
                </w:rPr>
                <w:t xml:space="preserve"> </w:t>
              </w:r>
              <w:r w:rsidR="001F5860" w:rsidRPr="004559BC">
                <w:rPr>
                  <w:rFonts w:eastAsiaTheme="minorEastAsia" w:cstheme="minorHAnsi"/>
                  <w:lang w:val="en-GB"/>
                </w:rPr>
                <w:t>class</w:t>
              </w:r>
              <w:r w:rsidR="00A624AE">
                <w:rPr>
                  <w:rFonts w:eastAsiaTheme="minorEastAsia" w:cstheme="minorHAnsi"/>
                  <w:lang w:val="en-GB"/>
                </w:rPr>
                <w:t>)</w:t>
              </w:r>
              <w:del w:id="638" w:author="Max Lindmark" w:date="2020-05-08T15:24:00Z">
                <w:r w:rsidR="0012193E" w:rsidRPr="004559BC" w:rsidDel="0010623B">
                  <w:rPr>
                    <w:rFonts w:eastAsiaTheme="minorEastAsia" w:cstheme="minorHAnsi"/>
                    <w:lang w:val="en-GB"/>
                  </w:rPr>
                  <w:delText>)</w:delText>
                </w:r>
              </w:del>
              <w:del w:id="639"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 </w:t>
              </w:r>
            </w:ins>
            <w:proofErr w:type="gramStart"/>
            <w:ins w:id="640" w:author="Max Lindmark" w:date="2020-05-18T14:21:00Z">
              <w:r w:rsidR="00F50546">
                <w:rPr>
                  <w:rFonts w:eastAsiaTheme="minorEastAsia" w:cstheme="minorHAnsi"/>
                  <w:lang w:val="en-GB"/>
                </w:rPr>
                <w:t>have</w:t>
              </w:r>
            </w:ins>
            <w:proofErr w:type="gramEnd"/>
            <w:ins w:id="641" w:author="Max Lindmark" w:date="2020-05-05T14:08:00Z">
              <w:r w:rsidR="00743C4E" w:rsidRPr="00972C7F">
                <w:rPr>
                  <w:rFonts w:eastAsiaTheme="minorEastAsia" w:cstheme="minorHAnsi"/>
                  <w:lang w:val="en-GB"/>
                </w:rPr>
                <w:t xml:space="preserve"> unit </w:t>
              </w:r>
            </w:ins>
            <m:oMath>
              <m:r>
                <w:ins w:id="642" w:author="Max Lindmark" w:date="2020-05-05T14:08:00Z">
                  <m:rPr>
                    <m:sty m:val="p"/>
                  </m:rPr>
                  <w:rPr>
                    <w:rFonts w:ascii="Cambria Math" w:eastAsiaTheme="minorEastAsia" w:hAnsi="Cambria Math" w:cstheme="minorHAnsi"/>
                    <w:lang w:val="en-GB"/>
                  </w:rPr>
                  <m:t xml:space="preserve">% </m:t>
                </w:ins>
              </m:r>
              <m:sSup>
                <m:sSupPr>
                  <m:ctrlPr>
                    <w:ins w:id="643" w:author="Max Lindmark" w:date="2020-05-05T14:08:00Z">
                      <w:rPr>
                        <w:rFonts w:ascii="Cambria Math" w:eastAsiaTheme="minorEastAsia" w:hAnsi="Cambria Math" w:cstheme="minorHAnsi"/>
                        <w:i/>
                        <w:iCs/>
                      </w:rPr>
                    </w:ins>
                  </m:ctrlPr>
                </m:sSupPr>
                <m:e>
                  <m:r>
                    <w:ins w:id="644" w:author="Max Lindmark" w:date="2020-05-05T14:08:00Z">
                      <m:rPr>
                        <m:sty m:val="p"/>
                      </m:rPr>
                      <w:rPr>
                        <w:rFonts w:ascii="Cambria Math" w:eastAsiaTheme="minorEastAsia" w:hAnsi="Cambria Math" w:cstheme="minorHAnsi"/>
                        <w:lang w:val="en-GB"/>
                      </w:rPr>
                      <m:t>day</m:t>
                    </w:ins>
                  </m:r>
                  <m:ctrlPr>
                    <w:ins w:id="645" w:author="Max Lindmark" w:date="2020-05-05T14:08:00Z">
                      <w:rPr>
                        <w:rFonts w:ascii="Cambria Math" w:eastAsiaTheme="minorEastAsia" w:hAnsi="Cambria Math" w:cstheme="minorHAnsi"/>
                        <w:iCs/>
                      </w:rPr>
                    </w:ins>
                  </m:ctrlPr>
                </m:e>
                <m:sup>
                  <m:r>
                    <w:ins w:id="646" w:author="Max Lindmark" w:date="2020-05-05T14:08:00Z">
                      <w:rPr>
                        <w:rFonts w:ascii="Cambria Math" w:eastAsiaTheme="minorEastAsia" w:hAnsi="Cambria Math" w:cstheme="minorHAnsi"/>
                        <w:lang w:val="en-GB"/>
                      </w:rPr>
                      <m:t>-1</m:t>
                    </w:ins>
                  </m:r>
                </m:sup>
              </m:sSup>
            </m:oMath>
            <w:ins w:id="647" w:author="Max Lindmark" w:date="2020-05-05T14:08:00Z">
              <w:r w:rsidR="00C3761E" w:rsidRPr="00972C7F">
                <w:rPr>
                  <w:rFonts w:eastAsiaTheme="minorEastAsia" w:cstheme="minorHAnsi"/>
                  <w:iCs/>
                  <w:lang w:val="en-GB"/>
                </w:rPr>
                <w:t xml:space="preserve">, consumption rate </w:t>
              </w:r>
            </w:ins>
            <m:oMath>
              <m:r>
                <w:ins w:id="648" w:author="Max Lindmark" w:date="2020-05-05T14:08:00Z">
                  <m:rPr>
                    <m:sty m:val="p"/>
                  </m:rPr>
                  <w:rPr>
                    <w:rFonts w:ascii="Cambria Math" w:eastAsiaTheme="minorEastAsia" w:hAnsi="Cambria Math" w:cstheme="minorHAnsi"/>
                    <w:lang w:val="en-GB"/>
                  </w:rPr>
                  <m:t xml:space="preserve">g </m:t>
                </w:ins>
              </m:r>
              <w:commentRangeStart w:id="649"/>
              <m:sSup>
                <m:sSupPr>
                  <m:ctrlPr>
                    <w:ins w:id="650" w:author="Max Lindmark" w:date="2020-05-05T14:08:00Z">
                      <w:rPr>
                        <w:rFonts w:ascii="Cambria Math" w:eastAsiaTheme="minorEastAsia" w:hAnsi="Cambria Math" w:cstheme="minorHAnsi"/>
                        <w:lang w:val="en-GB"/>
                      </w:rPr>
                    </w:ins>
                  </m:ctrlPr>
                </m:sSupPr>
                <m:e>
                  <m:r>
                    <w:ins w:id="651" w:author="Max Lindmark" w:date="2020-05-05T14:08:00Z">
                      <m:rPr>
                        <m:sty m:val="p"/>
                      </m:rPr>
                      <w:rPr>
                        <w:rFonts w:ascii="Cambria Math" w:eastAsiaTheme="minorEastAsia" w:hAnsi="Cambria Math" w:cstheme="minorHAnsi"/>
                        <w:lang w:val="en-GB"/>
                      </w:rPr>
                      <m:t>g</m:t>
                    </w:ins>
                  </m:r>
                </m:e>
                <m:sup>
                  <m:r>
                    <w:ins w:id="652" w:author="Max Lindmark" w:date="2020-05-05T14:08:00Z">
                      <m:rPr>
                        <m:sty m:val="p"/>
                      </m:rPr>
                      <w:rPr>
                        <w:rFonts w:ascii="Cambria Math" w:eastAsiaTheme="minorEastAsia" w:hAnsi="Cambria Math" w:cstheme="minorHAnsi"/>
                        <w:lang w:val="en-GB"/>
                      </w:rPr>
                      <m:t>-1</m:t>
                    </w:ins>
                  </m:r>
                </m:sup>
              </m:sSup>
              <w:commentRangeEnd w:id="649"/>
              <m:r>
                <w:ins w:id="653" w:author="Max Lindmark" w:date="2020-05-05T14:08:00Z">
                  <m:rPr>
                    <m:sty m:val="p"/>
                  </m:rPr>
                  <w:rPr>
                    <w:rStyle w:val="CommentReference"/>
                  </w:rPr>
                  <w:commentReference w:id="649"/>
                </w:ins>
              </m:r>
              <m:r>
                <w:ins w:id="654" w:author="Max Lindmark" w:date="2020-05-05T14:08:00Z">
                  <m:rPr>
                    <m:sty m:val="p"/>
                  </m:rPr>
                  <w:rPr>
                    <w:rFonts w:ascii="Cambria Math" w:eastAsiaTheme="minorEastAsia" w:hAnsi="Cambria Math" w:cstheme="minorHAnsi"/>
                    <w:lang w:val="en-GB"/>
                  </w:rPr>
                  <m:t xml:space="preserve"> </m:t>
                </w:ins>
              </m:r>
              <m:sSup>
                <m:sSupPr>
                  <m:ctrlPr>
                    <w:ins w:id="655" w:author="Max Lindmark" w:date="2020-05-05T14:08:00Z">
                      <w:rPr>
                        <w:rFonts w:ascii="Cambria Math" w:eastAsiaTheme="minorEastAsia" w:hAnsi="Cambria Math" w:cstheme="minorHAnsi"/>
                        <w:bCs/>
                      </w:rPr>
                    </w:ins>
                  </m:ctrlPr>
                </m:sSupPr>
                <m:e>
                  <m:r>
                    <w:ins w:id="656" w:author="Max Lindmark" w:date="2020-05-05T14:08:00Z">
                      <m:rPr>
                        <m:sty m:val="p"/>
                      </m:rPr>
                      <w:rPr>
                        <w:rFonts w:ascii="Cambria Math" w:eastAsiaTheme="minorEastAsia" w:hAnsi="Cambria Math" w:cstheme="minorHAnsi"/>
                        <w:lang w:val="en-GB"/>
                      </w:rPr>
                      <m:t>day</m:t>
                    </w:ins>
                  </m:r>
                </m:e>
                <m:sup>
                  <m:r>
                    <w:ins w:id="657" w:author="Max Lindmark" w:date="2020-05-05T14:08:00Z">
                      <m:rPr>
                        <m:sty m:val="p"/>
                      </m:rPr>
                      <w:rPr>
                        <w:rFonts w:ascii="Cambria Math" w:eastAsiaTheme="minorEastAsia" w:hAnsi="Cambria Math" w:cstheme="minorHAnsi"/>
                        <w:lang w:val="en-GB"/>
                      </w:rPr>
                      <m:t>-1</m:t>
                    </w:ins>
                  </m:r>
                </m:sup>
              </m:sSup>
            </m:oMath>
            <w:ins w:id="658" w:author="Max Lindmark" w:date="2020-05-05T14:08:00Z">
              <w:r w:rsidR="00831D68" w:rsidRPr="00972C7F">
                <w:rPr>
                  <w:rFonts w:eastAsiaTheme="minorEastAsia" w:cstheme="minorHAnsi"/>
                  <w:bCs/>
                  <w:lang w:val="en-GB"/>
                </w:rPr>
                <w:t xml:space="preserve"> and </w:t>
              </w:r>
              <w:r w:rsidR="00977A50" w:rsidRPr="00972C7F">
                <w:rPr>
                  <w:rFonts w:eastAsiaTheme="minorEastAsia" w:cstheme="minorHAnsi"/>
                  <w:bCs/>
                  <w:lang w:val="en-GB"/>
                </w:rPr>
                <w:t>metabolic</w:t>
              </w:r>
            </w:ins>
            <w:ins w:id="659" w:author="Max Lindmark" w:date="2020-05-18T14:21:00Z">
              <w:r w:rsidR="005A4BD1">
                <w:rPr>
                  <w:rFonts w:eastAsiaTheme="minorEastAsia" w:cstheme="minorHAnsi"/>
                  <w:bCs/>
                  <w:lang w:val="en-GB"/>
                </w:rPr>
                <w:t xml:space="preserve"> rate</w:t>
              </w:r>
            </w:ins>
            <w:ins w:id="660" w:author="Max Lindmark" w:date="2020-05-05T14:08:00Z">
              <w:r w:rsidR="00977A50" w:rsidRPr="00972C7F">
                <w:rPr>
                  <w:rFonts w:eastAsiaTheme="minorEastAsia" w:cstheme="minorHAnsi"/>
                  <w:bCs/>
                  <w:lang w:val="en-GB"/>
                </w:rPr>
                <w:t xml:space="preserve"> </w:t>
              </w:r>
            </w:ins>
            <m:oMath>
              <m:r>
                <w:ins w:id="661" w:author="Max Lindmark" w:date="2020-05-05T14:08:00Z">
                  <m:rPr>
                    <m:sty m:val="p"/>
                  </m:rPr>
                  <w:rPr>
                    <w:rFonts w:ascii="Cambria Math" w:eastAsiaTheme="minorEastAsia" w:hAnsi="Cambria Math" w:cstheme="minorHAnsi"/>
                    <w:lang w:val="en-GB"/>
                  </w:rPr>
                  <m:t xml:space="preserve">mg </m:t>
                </w:ins>
              </m:r>
              <m:sSup>
                <m:sSupPr>
                  <m:ctrlPr>
                    <w:ins w:id="662" w:author="Max Lindmark" w:date="2020-05-05T14:08:00Z">
                      <w:rPr>
                        <w:rFonts w:ascii="Cambria Math" w:eastAsiaTheme="minorEastAsia" w:hAnsi="Cambria Math" w:cstheme="minorHAnsi"/>
                        <w:lang w:val="en-GB"/>
                      </w:rPr>
                    </w:ins>
                  </m:ctrlPr>
                </m:sSupPr>
                <m:e>
                  <m:r>
                    <w:ins w:id="663" w:author="Max Lindmark" w:date="2020-05-05T14:08:00Z">
                      <m:rPr>
                        <m:sty m:val="p"/>
                      </m:rPr>
                      <w:rPr>
                        <w:rFonts w:ascii="Cambria Math" w:eastAsiaTheme="minorEastAsia" w:hAnsi="Cambria Math" w:cstheme="minorHAnsi"/>
                        <w:lang w:val="en-GB"/>
                      </w:rPr>
                      <m:t>g</m:t>
                    </w:ins>
                  </m:r>
                </m:e>
                <m:sup>
                  <m:r>
                    <w:ins w:id="664" w:author="Max Lindmark" w:date="2020-05-05T14:08:00Z">
                      <m:rPr>
                        <m:sty m:val="p"/>
                      </m:rPr>
                      <w:rPr>
                        <w:rFonts w:ascii="Cambria Math" w:eastAsiaTheme="minorEastAsia" w:hAnsi="Cambria Math" w:cstheme="minorHAnsi"/>
                        <w:lang w:val="en-GB"/>
                      </w:rPr>
                      <m:t>-1</m:t>
                    </w:ins>
                  </m:r>
                </m:sup>
              </m:sSup>
              <m:r>
                <w:ins w:id="665" w:author="Max Lindmark" w:date="2020-05-05T14:08:00Z">
                  <w:del w:id="666" w:author="Max Lindmark" w:date="2020-05-05T14:11:00Z">
                    <m:rPr>
                      <m:sty m:val="p"/>
                    </m:rPr>
                    <w:rPr>
                      <w:rFonts w:ascii="Cambria Math" w:eastAsiaTheme="minorEastAsia" w:hAnsi="Cambria Math" w:cstheme="minorHAnsi"/>
                      <w:lang w:val="en-GB"/>
                    </w:rPr>
                    <m:t xml:space="preserve"> </m:t>
                  </w:del>
                </w:ins>
              </m:r>
              <m:r>
                <w:ins w:id="667" w:author="Max Lindmark" w:date="2020-05-05T14:08:00Z">
                  <m:rPr>
                    <m:sty m:val="p"/>
                  </m:rPr>
                  <w:rPr>
                    <w:rFonts w:ascii="Cambria Math" w:eastAsiaTheme="minorEastAsia" w:hAnsi="Cambria Math" w:cstheme="minorHAnsi"/>
                    <w:lang w:val="en-GB"/>
                  </w:rPr>
                  <m:t xml:space="preserve"> </m:t>
                </w:ins>
              </m:r>
              <m:sSub>
                <m:sSubPr>
                  <m:ctrlPr>
                    <w:ins w:id="668" w:author="Max Lindmark" w:date="2020-05-05T14:08:00Z">
                      <w:rPr>
                        <w:rFonts w:ascii="Cambria Math" w:eastAsiaTheme="minorEastAsia" w:hAnsi="Cambria Math" w:cstheme="minorHAnsi"/>
                        <w:bCs/>
                        <w:iCs/>
                      </w:rPr>
                    </w:ins>
                  </m:ctrlPr>
                </m:sSubPr>
                <m:e>
                  <m:r>
                    <w:ins w:id="669" w:author="Max Lindmark" w:date="2020-05-05T14:08:00Z">
                      <m:rPr>
                        <m:sty m:val="p"/>
                      </m:rPr>
                      <w:rPr>
                        <w:rFonts w:ascii="Cambria Math" w:eastAsiaTheme="minorEastAsia" w:hAnsi="Cambria Math" w:cstheme="minorHAnsi"/>
                        <w:lang w:val="en-GB"/>
                      </w:rPr>
                      <m:t>O</m:t>
                    </w:ins>
                  </m:r>
                </m:e>
                <m:sub>
                  <m:r>
                    <w:ins w:id="670" w:author="Max Lindmark" w:date="2020-05-05T14:08:00Z">
                      <m:rPr>
                        <m:sty m:val="p"/>
                      </m:rPr>
                      <w:rPr>
                        <w:rFonts w:ascii="Cambria Math" w:eastAsiaTheme="minorEastAsia" w:hAnsi="Cambria Math" w:cstheme="minorHAnsi"/>
                        <w:lang w:val="en-GB"/>
                      </w:rPr>
                      <m:t>2</m:t>
                    </w:ins>
                  </m:r>
                </m:sub>
              </m:sSub>
              <m:r>
                <w:ins w:id="671" w:author="Max Lindmark" w:date="2020-05-05T14:08:00Z">
                  <m:rPr>
                    <m:sty m:val="p"/>
                  </m:rPr>
                  <w:rPr>
                    <w:rFonts w:ascii="Cambria Math" w:eastAsiaTheme="minorEastAsia" w:hAnsi="Cambria Math" w:cstheme="minorHAnsi"/>
                    <w:lang w:val="en-GB"/>
                  </w:rPr>
                  <m:t xml:space="preserve"> </m:t>
                </w:ins>
              </m:r>
              <m:sSup>
                <m:sSupPr>
                  <m:ctrlPr>
                    <w:ins w:id="672" w:author="Max Lindmark" w:date="2020-05-05T14:08:00Z">
                      <w:rPr>
                        <w:rFonts w:ascii="Cambria Math" w:eastAsiaTheme="minorEastAsia" w:hAnsi="Cambria Math" w:cstheme="minorHAnsi"/>
                        <w:bCs/>
                        <w:iCs/>
                      </w:rPr>
                    </w:ins>
                  </m:ctrlPr>
                </m:sSupPr>
                <m:e>
                  <m:r>
                    <w:ins w:id="673" w:author="Max Lindmark" w:date="2020-05-05T14:08:00Z">
                      <m:rPr>
                        <m:sty m:val="p"/>
                      </m:rPr>
                      <w:rPr>
                        <w:rFonts w:ascii="Cambria Math" w:eastAsiaTheme="minorEastAsia" w:hAnsi="Cambria Math" w:cstheme="minorHAnsi"/>
                        <w:lang w:val="en-GB"/>
                      </w:rPr>
                      <m:t>h</m:t>
                    </w:ins>
                  </m:r>
                </m:e>
                <m:sup>
                  <m:r>
                    <w:ins w:id="674" w:author="Max Lindmark" w:date="2020-05-05T14:08:00Z">
                      <m:rPr>
                        <m:sty m:val="p"/>
                      </m:rPr>
                      <w:rPr>
                        <w:rFonts w:ascii="Cambria Math" w:eastAsiaTheme="minorEastAsia" w:hAnsi="Cambria Math" w:cstheme="minorHAnsi"/>
                        <w:lang w:val="en-GB"/>
                      </w:rPr>
                      <m:t>-1</m:t>
                    </w:ins>
                  </m:r>
                </m:sup>
              </m:sSup>
            </m:oMath>
            <w:ins w:id="675" w:author="Max Lindmark" w:date="2020-05-05T14:08:00Z">
              <w:r w:rsidR="00322C4A" w:rsidRPr="00972C7F">
                <w:rPr>
                  <w:rFonts w:eastAsiaTheme="minorEastAsia" w:cstheme="minorHAnsi"/>
                  <w:bCs/>
                  <w:iCs/>
                  <w:lang w:val="en-GB"/>
                </w:rPr>
                <w:t xml:space="preserve">.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676" w:author="Max Lindmark" w:date="2020-05-05T14:26:00Z">
                <w:r w:rsidR="005B4F2F" w:rsidRPr="00972C7F" w:rsidDel="00D93391">
                  <w:rPr>
                    <w:lang w:val="en-GB"/>
                  </w:rPr>
                  <w:delText>experiment/dataset</w:delText>
                </w:r>
              </w:del>
              <w:r w:rsidR="00D93391">
                <w:rPr>
                  <w:lang w:val="en-GB"/>
                </w:rPr>
                <w:t>study</w:t>
              </w:r>
              <w:r w:rsidR="005B4F2F" w:rsidRPr="00972C7F">
                <w:rPr>
                  <w:lang w:val="en-GB"/>
                </w:rPr>
                <w:t xml:space="preserve"> per species</w:t>
              </w:r>
              <w:r w:rsidR="00E32A50" w:rsidRPr="004559BC">
                <w:rPr>
                  <w:lang w:val="en-GB"/>
                </w:rPr>
                <w:t xml:space="preserve">. </w:t>
              </w:r>
            </w:ins>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commentRangeStart w:id="677"/>
      <w:r w:rsidRPr="004559BC">
        <w:rPr>
          <w:rFonts w:cstheme="minorHAnsi"/>
          <w:bCs/>
          <w:i/>
          <w:iCs/>
          <w:lang w:val="en-GB"/>
        </w:rPr>
        <w:t xml:space="preserve">Mass- and temperature </w:t>
      </w:r>
      <w:del w:id="678"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679"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680" w:author="Max Lindmark" w:date="2020-05-05T16:54:00Z">
        <w:r w:rsidRPr="004559BC" w:rsidDel="00F37B7E">
          <w:rPr>
            <w:rFonts w:cstheme="minorHAnsi"/>
            <w:bCs/>
            <w:i/>
            <w:iCs/>
            <w:lang w:val="en-GB"/>
          </w:rPr>
          <w:delText xml:space="preserve">optimum </w:delText>
        </w:r>
      </w:del>
      <w:ins w:id="681"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commentRangeEnd w:id="677"/>
      <w:r w:rsidR="00610CC2">
        <w:rPr>
          <w:rStyle w:val="CommentReference"/>
        </w:rPr>
        <w:commentReference w:id="677"/>
      </w:r>
    </w:p>
    <w:p w14:paraId="4C1C47D6" w14:textId="3D011785"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w:t>
      </w:r>
      <w:del w:id="682" w:author="Max Lindmark" w:date="2020-05-18T14:22:00Z">
        <w:r w:rsidR="00893126" w:rsidRPr="004559BC" w:rsidDel="007773AE">
          <w:rPr>
            <w:rFonts w:cstheme="minorHAnsi"/>
            <w:bCs/>
            <w:lang w:val="en-GB"/>
          </w:rPr>
          <w:delText xml:space="preserve">are </w:delText>
        </w:r>
      </w:del>
      <w:ins w:id="683" w:author="Max Lindmark" w:date="2020-05-18T14:22:00Z">
        <w:r w:rsidR="007773AE">
          <w:rPr>
            <w:rFonts w:cstheme="minorHAnsi"/>
            <w:bCs/>
            <w:lang w:val="en-GB"/>
          </w:rPr>
          <w:t>decline with temperature after a peak temperature is reached</w:t>
        </w:r>
      </w:ins>
      <w:del w:id="684" w:author="Max Lindmark" w:date="2020-05-18T14:22:00Z">
        <w:r w:rsidR="00B7284D" w:rsidRPr="004559BC" w:rsidDel="007773AE">
          <w:rPr>
            <w:rFonts w:cstheme="minorHAnsi"/>
            <w:bCs/>
            <w:lang w:val="en-GB"/>
          </w:rPr>
          <w:delText>unimodal over a large enough thermal range</w:delText>
        </w:r>
      </w:del>
      <w:del w:id="685"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686" w:author="Max Lindmark" w:date="2020-05-05T14:29:00Z">
        <w:r w:rsidR="00AB56F5">
          <w:rPr>
            <w:rFonts w:cstheme="minorHAnsi"/>
            <w:bCs/>
            <w:lang w:val="en-GB"/>
          </w:rPr>
          <w:t xml:space="preserve">. </w:t>
        </w:r>
      </w:ins>
      <w:r w:rsidR="00B7284D" w:rsidRPr="004559BC">
        <w:rPr>
          <w:rFonts w:cstheme="minorHAnsi"/>
          <w:bCs/>
          <w:lang w:val="en-GB"/>
        </w:rPr>
        <w:t xml:space="preserve">To </w:t>
      </w:r>
      <w:del w:id="687" w:author="Max Lindmark" w:date="2020-05-05T14:29:00Z">
        <w:r w:rsidR="00B7284D" w:rsidRPr="004559BC" w:rsidDel="00625BA6">
          <w:rPr>
            <w:rFonts w:cstheme="minorHAnsi"/>
            <w:bCs/>
            <w:lang w:val="en-GB"/>
          </w:rPr>
          <w:delText xml:space="preserve">evaluate </w:delText>
        </w:r>
      </w:del>
      <w:ins w:id="688"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689" w:author="Max Lindmark" w:date="2020-05-05T14:29:00Z">
        <w:r w:rsidR="00B7284D" w:rsidRPr="004559BC" w:rsidDel="00AB56F5">
          <w:rPr>
            <w:rFonts w:cstheme="minorHAnsi"/>
            <w:bCs/>
            <w:lang w:val="en-GB"/>
          </w:rPr>
          <w:delText xml:space="preserve">unimodal </w:delText>
        </w:r>
      </w:del>
      <w:del w:id="690" w:author="Max Lindmark" w:date="2020-05-11T08:40:00Z">
        <w:r w:rsidR="00B7284D" w:rsidRPr="004559BC" w:rsidDel="00BF7E1A">
          <w:rPr>
            <w:rFonts w:cstheme="minorHAnsi"/>
            <w:bCs/>
            <w:lang w:val="en-GB"/>
          </w:rPr>
          <w:delText>scaling</w:delText>
        </w:r>
      </w:del>
      <w:ins w:id="691" w:author="Max Lindmark" w:date="2020-05-11T08:40:00Z">
        <w:r w:rsidR="00BF7E1A">
          <w:rPr>
            <w:rFonts w:cstheme="minorHAnsi"/>
            <w:bCs/>
            <w:lang w:val="en-GB"/>
          </w:rPr>
          <w:t>mass and temperature dependence</w:t>
        </w:r>
      </w:ins>
      <w:r w:rsidR="00B7284D" w:rsidRPr="004559BC">
        <w:rPr>
          <w:rFonts w:cstheme="minorHAnsi"/>
          <w:bCs/>
          <w:lang w:val="en-GB"/>
        </w:rPr>
        <w:t xml:space="preserve"> of </w:t>
      </w:r>
      <w:del w:id="692" w:author="Max Lindmark" w:date="2020-05-18T14:22:00Z">
        <w:r w:rsidR="00B7284D" w:rsidRPr="004559BC" w:rsidDel="002413A9">
          <w:rPr>
            <w:rFonts w:cstheme="minorHAnsi"/>
            <w:bCs/>
            <w:lang w:val="en-GB"/>
          </w:rPr>
          <w:delText>these rates</w:delText>
        </w:r>
      </w:del>
      <w:ins w:id="693" w:author="Max Lindmark" w:date="2020-05-18T14:22:00Z">
        <w:r w:rsidR="002413A9">
          <w:rPr>
            <w:rFonts w:cstheme="minorHAnsi"/>
            <w:bCs/>
            <w:lang w:val="en-GB"/>
          </w:rPr>
          <w:t>consumption</w:t>
        </w:r>
      </w:ins>
      <w:r w:rsidR="00B7284D" w:rsidRPr="004559BC">
        <w:rPr>
          <w:rFonts w:cstheme="minorHAnsi"/>
          <w:bCs/>
          <w:lang w:val="en-GB"/>
        </w:rPr>
        <w:t xml:space="preserve">, </w:t>
      </w:r>
      <w:r w:rsidR="004B1C6B" w:rsidRPr="00972C7F">
        <w:rPr>
          <w:rFonts w:cstheme="minorHAnsi"/>
          <w:bCs/>
          <w:lang w:val="en-GB"/>
        </w:rPr>
        <w:t xml:space="preserve">we </w:t>
      </w:r>
      <w:r w:rsidR="008969C6" w:rsidRPr="00972C7F">
        <w:rPr>
          <w:rFonts w:cstheme="minorHAnsi"/>
          <w:bCs/>
          <w:lang w:val="en-GB"/>
        </w:rPr>
        <w:t xml:space="preserve">fit </w:t>
      </w:r>
      <w:ins w:id="694" w:author="Max Lindmark" w:date="2020-05-06T12:10:00Z">
        <w:r w:rsidR="00B40C8B">
          <w:rPr>
            <w:rFonts w:cstheme="minorHAnsi"/>
            <w:bCs/>
            <w:lang w:val="en-GB"/>
          </w:rPr>
          <w:t>second and third degree polynomial regressions</w:t>
        </w:r>
      </w:ins>
      <w:ins w:id="695" w:author="Max Lindmark" w:date="2020-05-14T14:41:00Z">
        <w:r w:rsidR="00022F6F">
          <w:rPr>
            <w:rFonts w:cstheme="minorHAnsi"/>
            <w:bCs/>
            <w:lang w:val="en-GB"/>
          </w:rPr>
          <w:t xml:space="preserve"> (with and without </w:t>
        </w:r>
      </w:ins>
      <m:oMath>
        <m:sSub>
          <m:sSubPr>
            <m:ctrlPr>
              <w:ins w:id="696" w:author="Max Lindmark" w:date="2020-05-14T14:41:00Z">
                <w:rPr>
                  <w:rFonts w:ascii="Cambria Math" w:hAnsi="Cambria Math" w:cstheme="minorHAnsi"/>
                  <w:i/>
                </w:rPr>
              </w:ins>
            </m:ctrlPr>
          </m:sSubPr>
          <m:e>
            <m:r>
              <w:ins w:id="697" w:author="Max Lindmark" w:date="2020-05-14T14:41:00Z">
                <w:rPr>
                  <w:rFonts w:ascii="Cambria Math" w:hAnsi="Cambria Math" w:cstheme="minorHAnsi"/>
                </w:rPr>
                <m:t>γ</m:t>
              </w:ins>
            </m:r>
          </m:e>
          <m:sub>
            <m:r>
              <w:ins w:id="698" w:author="Max Lindmark" w:date="2020-05-14T14:41:00Z">
                <w:rPr>
                  <w:rFonts w:ascii="Cambria Math" w:hAnsi="Cambria Math" w:cstheme="minorHAnsi"/>
                </w:rPr>
                <m:t>4</m:t>
              </w:ins>
            </m:r>
          </m:sub>
        </m:sSub>
      </m:oMath>
      <w:ins w:id="699" w:author="Max Lindmark" w:date="2020-05-14T14:41:00Z">
        <w:r w:rsidR="00022F6F" w:rsidRPr="00022F6F">
          <w:rPr>
            <w:rFonts w:eastAsiaTheme="minorEastAsia" w:cstheme="minorHAnsi"/>
            <w:lang w:val="en-US"/>
            <w:rPrChange w:id="700" w:author="Max Lindmark" w:date="2020-05-14T14:41:00Z">
              <w:rPr>
                <w:rFonts w:eastAsiaTheme="minorEastAsia" w:cstheme="minorHAnsi"/>
                <w:lang w:val="sv-SE"/>
              </w:rPr>
            </w:rPrChange>
          </w:rPr>
          <w:t xml:space="preserve"> in Eq. </w:t>
        </w:r>
        <w:r w:rsidR="00022F6F">
          <w:rPr>
            <w:rFonts w:eastAsiaTheme="minorEastAsia" w:cstheme="minorHAnsi"/>
            <w:lang w:val="en-US"/>
          </w:rPr>
          <w:t>7</w:t>
        </w:r>
        <w:r w:rsidR="00022F6F">
          <w:rPr>
            <w:rFonts w:cstheme="minorHAnsi"/>
            <w:bCs/>
            <w:lang w:val="en-GB"/>
          </w:rPr>
          <w:t>)</w:t>
        </w:r>
      </w:ins>
      <w:del w:id="701"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del w:id="702" w:author="Max Lindmark" w:date="2020-05-18T14:22:00Z">
        <w:r w:rsidR="006812EE" w:rsidRPr="00972C7F" w:rsidDel="000A2F9F">
          <w:rPr>
            <w:rFonts w:cstheme="minorHAnsi"/>
            <w:bCs/>
            <w:lang w:val="en-GB"/>
          </w:rPr>
          <w:delText>the</w:delText>
        </w:r>
      </w:del>
      <w:del w:id="703" w:author="Max Lindmark" w:date="2020-05-05T14:32:00Z">
        <w:r w:rsidR="006812EE" w:rsidRPr="00972C7F" w:rsidDel="009B6CCA">
          <w:rPr>
            <w:rFonts w:cstheme="minorHAnsi"/>
            <w:bCs/>
            <w:lang w:val="en-GB"/>
          </w:rPr>
          <w:delText xml:space="preserve"> </w:delText>
        </w:r>
      </w:del>
      <w:del w:id="704" w:author="Max Lindmark" w:date="2020-05-18T14:22:00Z">
        <w:r w:rsidR="006812EE" w:rsidRPr="00972C7F" w:rsidDel="000A2F9F">
          <w:rPr>
            <w:rFonts w:cstheme="minorHAnsi"/>
            <w:bCs/>
            <w:lang w:val="en-GB"/>
          </w:rPr>
          <w:delText>temperature at which the rate is maximized</w:delText>
        </w:r>
      </w:del>
      <w:ins w:id="705" w:author="Max Lindmark" w:date="2020-05-11T08:56:00Z">
        <w:r w:rsidR="008E4037">
          <w:rPr>
            <w:rFonts w:cstheme="minorHAnsi"/>
            <w:bCs/>
            <w:lang w:val="en-GB"/>
          </w:rPr>
          <w:t>peak temperature</w:t>
        </w:r>
      </w:ins>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del w:id="706"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707" w:author="Max Lindmark" w:date="2020-05-05T14:33:00Z">
        <w:r w:rsidR="00495754">
          <w:rPr>
            <w:rFonts w:cstheme="minorHAnsi"/>
            <w:bCs/>
            <w:lang w:val="en-GB"/>
          </w:rPr>
          <w:t xml:space="preserve"> a random intercept (</w:t>
        </w:r>
      </w:ins>
      <m:oMath>
        <m:sSub>
          <m:sSubPr>
            <m:ctrlPr>
              <w:ins w:id="708" w:author="Max Lindmark" w:date="2020-05-05T14:33:00Z">
                <w:rPr>
                  <w:rFonts w:ascii="Cambria Math" w:hAnsi="Cambria Math" w:cstheme="minorHAnsi"/>
                  <w:i/>
                </w:rPr>
              </w:ins>
            </m:ctrlPr>
          </m:sSubPr>
          <m:e>
            <m:r>
              <w:ins w:id="709" w:author="Max Lindmark" w:date="2020-05-05T14:33:00Z">
                <w:rPr>
                  <w:rFonts w:ascii="Cambria Math" w:hAnsi="Cambria Math" w:cstheme="minorHAnsi"/>
                </w:rPr>
                <m:t>γ</m:t>
              </w:ins>
            </m:r>
          </m:e>
          <m:sub>
            <m:r>
              <w:ins w:id="710" w:author="Max Lindmark" w:date="2020-05-05T14:33:00Z">
                <w:rPr>
                  <w:rFonts w:ascii="Cambria Math" w:hAnsi="Cambria Math" w:cstheme="minorHAnsi"/>
                </w:rPr>
                <m:t>0</m:t>
              </w:ins>
            </m:r>
            <m:r>
              <w:ins w:id="711" w:author="Max Lindmark" w:date="2020-05-06T13:35:00Z">
                <w:rPr>
                  <w:rFonts w:ascii="Cambria Math" w:hAnsi="Cambria Math" w:cstheme="minorHAnsi"/>
                </w:rPr>
                <m:t>j</m:t>
              </w:ins>
            </m:r>
          </m:sub>
        </m:sSub>
        <m:r>
          <w:ins w:id="712" w:author="Max Lindmark" w:date="2020-05-05T14:33:00Z">
            <w:rPr>
              <w:rFonts w:ascii="Cambria Math" w:hAnsi="Cambria Math" w:cstheme="minorHAnsi"/>
            </w:rPr>
            <m:t>)</m:t>
          </w:ins>
        </m:r>
      </m:oMath>
      <w:del w:id="713"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714" w:author="Max Lindmark" w:date="2020-05-05T14:33:00Z">
        <w:r w:rsidR="00495754">
          <w:rPr>
            <w:rFonts w:cstheme="minorHAnsi"/>
            <w:bCs/>
            <w:lang w:val="en-GB"/>
          </w:rPr>
          <w:t xml:space="preserve">to </w:t>
        </w:r>
      </w:ins>
      <w:del w:id="715"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716"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717" w:author="Max Lindmark" w:date="2020-05-06T12:11:00Z">
        <w:r w:rsidR="0006427B">
          <w:rPr>
            <w:rFonts w:cstheme="minorHAnsi"/>
            <w:bCs/>
            <w:lang w:val="en-GB"/>
          </w:rPr>
          <w:t xml:space="preserve">variation across </w:t>
        </w:r>
      </w:ins>
      <w:r w:rsidR="005106E3" w:rsidRPr="00972C7F">
        <w:rPr>
          <w:rFonts w:cstheme="minorHAnsi"/>
          <w:bCs/>
          <w:lang w:val="en-GB"/>
        </w:rPr>
        <w:t>species</w:t>
      </w:r>
      <w:del w:id="718" w:author="Max Lindmark" w:date="2020-05-11T08:57:00Z">
        <w:r w:rsidR="005106E3" w:rsidRPr="00972C7F" w:rsidDel="001454D7">
          <w:rPr>
            <w:rFonts w:cstheme="minorHAnsi"/>
            <w:bCs/>
            <w:lang w:val="en-GB"/>
          </w:rPr>
          <w:delText xml:space="preserve"> </w:delText>
        </w:r>
      </w:del>
      <w:del w:id="719" w:author="Max Lindmark" w:date="2020-05-06T12:11:00Z">
        <w:r w:rsidR="005106E3" w:rsidRPr="00972C7F" w:rsidDel="0006427B">
          <w:rPr>
            <w:rFonts w:cstheme="minorHAnsi"/>
            <w:bCs/>
            <w:lang w:val="en-GB"/>
          </w:rPr>
          <w:delText>variation</w:delText>
        </w:r>
      </w:del>
      <w:r w:rsidR="00016F9F" w:rsidRPr="00972C7F">
        <w:rPr>
          <w:rFonts w:cstheme="minorHAnsi"/>
          <w:bCs/>
          <w:lang w:val="en-GB"/>
        </w:rPr>
        <w:t>.</w:t>
      </w:r>
      <w:r w:rsidR="005C5ACF" w:rsidRPr="00972C7F">
        <w:rPr>
          <w:rFonts w:cstheme="minorHAnsi"/>
          <w:bCs/>
          <w:lang w:val="en-GB"/>
        </w:rPr>
        <w:t xml:space="preserve"> </w:t>
      </w:r>
      <w:del w:id="720"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721" w:author="Max Lindmark" w:date="2020-05-06T12:11:00Z">
        <w:r w:rsidR="000E3409">
          <w:rPr>
            <w:rFonts w:cstheme="minorHAnsi"/>
            <w:bCs/>
            <w:lang w:val="en-GB"/>
          </w:rPr>
          <w:t>e</w:t>
        </w:r>
      </w:ins>
      <w:del w:id="722"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723"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724" w:author="Max Lindmark" w:date="2020-05-05T16:54:00Z">
        <w:r w:rsidR="002006DC" w:rsidRPr="00972C7F" w:rsidDel="008912D0">
          <w:rPr>
            <w:rFonts w:eastAsiaTheme="minorEastAsia" w:cstheme="minorHAnsi"/>
            <w:bCs/>
            <w:iCs/>
            <w:lang w:val="en-GB"/>
          </w:rPr>
          <w:delText>is</w:delText>
        </w:r>
      </w:del>
      <w:ins w:id="725" w:author="Max Lindmark" w:date="2020-05-05T16:54:00Z">
        <w:r w:rsidR="008912D0">
          <w:rPr>
            <w:rFonts w:eastAsiaTheme="minorEastAsia" w:cstheme="minorHAnsi"/>
            <w:bCs/>
            <w:iCs/>
            <w:lang w:val="en-GB"/>
          </w:rPr>
          <w:t>are</w:t>
        </w:r>
      </w:ins>
      <w:del w:id="726" w:author="Max Lindmark" w:date="2020-05-05T16:54:00Z">
        <w:r w:rsidR="002006DC" w:rsidRPr="00972C7F" w:rsidDel="008912D0">
          <w:rPr>
            <w:rFonts w:eastAsiaTheme="minorEastAsia" w:cstheme="minorHAnsi"/>
            <w:bCs/>
            <w:iCs/>
            <w:lang w:val="en-GB"/>
          </w:rPr>
          <w:delText xml:space="preserve"> </w:delText>
        </w:r>
      </w:del>
      <w:del w:id="727"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728"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C164F0"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29"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6F343385" w:rsidR="00956516" w:rsidRPr="00C23F51" w:rsidRDefault="00C164F0"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30"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731"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732"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733" w:author="Max Lindmark" w:date="2020-05-06T14:28:00Z">
                      <w:rPr>
                        <w:rFonts w:ascii="Cambria Math" w:hAnsi="Cambria Math" w:cstheme="minorHAnsi"/>
                      </w:rPr>
                      <m:t>t</m:t>
                    </w:ins>
                  </m:r>
                  <m:r>
                    <w:del w:id="734" w:author="Max Lindmark" w:date="2020-05-06T14:28:00Z">
                      <w:rPr>
                        <w:rFonts w:ascii="Cambria Math" w:hAnsi="Cambria Math" w:cstheme="minorHAnsi"/>
                      </w:rPr>
                      <m:t>T</m:t>
                    </w:del>
                  </m:r>
                </m:e>
                <m:sub>
                  <m:r>
                    <w:rPr>
                      <w:rFonts w:ascii="Cambria Math" w:hAnsi="Cambria Math" w:cstheme="minorHAnsi"/>
                    </w:rPr>
                    <m:t>C,i</m:t>
                  </m:r>
                  <m:r>
                    <w:ins w:id="735"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736" w:author="Max Lindmark" w:date="2020-05-06T14:28:00Z">
                      <w:rPr>
                        <w:rFonts w:ascii="Cambria Math" w:hAnsi="Cambria Math" w:cstheme="minorHAnsi"/>
                      </w:rPr>
                      <m:t>t</m:t>
                    </w:ins>
                  </m:r>
                  <m:r>
                    <w:del w:id="737" w:author="Max Lindmark" w:date="2020-05-06T14:28:00Z">
                      <w:rPr>
                        <w:rFonts w:ascii="Cambria Math" w:hAnsi="Cambria Math" w:cstheme="minorHAnsi"/>
                      </w:rPr>
                      <m:t>T</m:t>
                    </w:del>
                  </m:r>
                </m:e>
                <m:sub>
                  <m:r>
                    <w:rPr>
                      <w:rFonts w:ascii="Cambria Math" w:hAnsi="Cambria Math" w:cstheme="minorHAnsi"/>
                    </w:rPr>
                    <m:t>C,i</m:t>
                  </m:r>
                  <m:r>
                    <w:ins w:id="738" w:author="Max Lindmark" w:date="2020-05-06T13:31:00Z">
                      <w:rPr>
                        <w:rFonts w:ascii="Cambria Math" w:hAnsi="Cambria Math" w:cstheme="minorHAnsi"/>
                      </w:rPr>
                      <m:t>j</m:t>
                    </w:ins>
                  </m:r>
                </m:sub>
                <m:sup>
                  <m:r>
                    <w:rPr>
                      <w:rFonts w:ascii="Cambria Math" w:hAnsi="Cambria Math" w:cstheme="minorHAnsi"/>
                    </w:rPr>
                    <m:t>2</m:t>
                  </m:r>
                </m:sup>
              </m:sSubSup>
              <m:r>
                <w:ins w:id="739" w:author="Max Lindmark" w:date="2020-05-05T16:55:00Z">
                  <w:rPr>
                    <w:rFonts w:ascii="Cambria Math" w:hAnsi="Cambria Math" w:cstheme="minorHAnsi"/>
                  </w:rPr>
                  <m:t>+</m:t>
                </w:ins>
              </m:r>
              <m:sSub>
                <m:sSubPr>
                  <m:ctrlPr>
                    <w:ins w:id="740" w:author="Max Lindmark" w:date="2020-05-05T16:55:00Z">
                      <w:rPr>
                        <w:rFonts w:ascii="Cambria Math" w:hAnsi="Cambria Math" w:cstheme="minorHAnsi"/>
                        <w:i/>
                      </w:rPr>
                    </w:ins>
                  </m:ctrlPr>
                </m:sSubPr>
                <m:e>
                  <m:r>
                    <w:ins w:id="741" w:author="Max Lindmark" w:date="2020-05-05T16:55:00Z">
                      <w:rPr>
                        <w:rFonts w:ascii="Cambria Math" w:hAnsi="Cambria Math" w:cstheme="minorHAnsi"/>
                      </w:rPr>
                      <m:t>γ</m:t>
                    </w:ins>
                  </m:r>
                </m:e>
                <m:sub>
                  <m:r>
                    <w:ins w:id="742" w:author="Max Lindmark" w:date="2020-05-05T16:55:00Z">
                      <w:rPr>
                        <w:rFonts w:ascii="Cambria Math" w:hAnsi="Cambria Math" w:cstheme="minorHAnsi"/>
                      </w:rPr>
                      <m:t>4</m:t>
                    </w:ins>
                  </m:r>
                </m:sub>
              </m:sSub>
              <m:sSubSup>
                <m:sSubSupPr>
                  <m:ctrlPr>
                    <w:ins w:id="743" w:author="Max Lindmark" w:date="2020-05-05T16:55:00Z">
                      <w:rPr>
                        <w:rFonts w:ascii="Cambria Math" w:hAnsi="Cambria Math" w:cstheme="minorHAnsi"/>
                        <w:i/>
                      </w:rPr>
                    </w:ins>
                  </m:ctrlPr>
                </m:sSubSupPr>
                <m:e>
                  <m:r>
                    <w:ins w:id="744" w:author="Max Lindmark" w:date="2020-05-06T14:28:00Z">
                      <w:rPr>
                        <w:rFonts w:ascii="Cambria Math" w:hAnsi="Cambria Math" w:cstheme="minorHAnsi"/>
                      </w:rPr>
                      <m:t>t</m:t>
                    </w:ins>
                  </m:r>
                </m:e>
                <m:sub>
                  <m:r>
                    <w:ins w:id="745" w:author="Max Lindmark" w:date="2020-05-05T16:55:00Z">
                      <w:rPr>
                        <w:rFonts w:ascii="Cambria Math" w:hAnsi="Cambria Math" w:cstheme="minorHAnsi"/>
                      </w:rPr>
                      <m:t>C,i</m:t>
                    </w:ins>
                  </m:r>
                  <m:r>
                    <w:ins w:id="746" w:author="Max Lindmark" w:date="2020-05-06T13:31:00Z">
                      <w:rPr>
                        <w:rFonts w:ascii="Cambria Math" w:hAnsi="Cambria Math" w:cstheme="minorHAnsi"/>
                      </w:rPr>
                      <m:t>j</m:t>
                    </w:ins>
                  </m:r>
                </m:sub>
                <m:sup>
                  <m:r>
                    <w:ins w:id="747" w:author="Max Lindmark" w:date="2020-05-05T16:55:00Z">
                      <w:rPr>
                        <w:rFonts w:ascii="Cambria Math" w:hAnsi="Cambria Math" w:cstheme="minorHAnsi"/>
                      </w:rPr>
                      <m:t>3</m:t>
                    </w:ins>
                  </m:r>
                </m:sup>
              </m:sSubSup>
            </m:oMath>
            <w:del w:id="748" w:author="Max Lindmark" w:date="2020-05-11T08:58:00Z">
              <w:r w:rsidR="00956516" w:rsidRPr="00C23F51" w:rsidDel="001454D7">
                <w:rPr>
                  <w:rFonts w:ascii="Times New Roman" w:eastAsia="Times New Roman" w:hAnsi="Times New Roman" w:cs="Times New Roman"/>
                  <w:iCs/>
                </w:rPr>
                <w:delText>,</w:delText>
              </w:r>
            </w:del>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rPr>
          <w:ins w:id="749" w:author="Max Lindmark" w:date="2020-05-05T16:55:00Z"/>
        </w:trPr>
        <w:tc>
          <w:tcPr>
            <w:tcW w:w="562" w:type="dxa"/>
          </w:tcPr>
          <w:p w14:paraId="6057FD51" w14:textId="77777777" w:rsidR="00CC572F" w:rsidRDefault="00CC572F" w:rsidP="002E3379">
            <w:pPr>
              <w:spacing w:line="480" w:lineRule="auto"/>
              <w:contextualSpacing/>
              <w:jc w:val="center"/>
              <w:rPr>
                <w:ins w:id="750" w:author="Max Lindmark" w:date="2020-05-05T16:55:00Z"/>
                <w:rFonts w:ascii="Times New Roman" w:eastAsia="Times New Roman" w:hAnsi="Times New Roman" w:cs="Times New Roman"/>
                <w:bCs/>
                <w:i/>
                <w:iCs/>
              </w:rPr>
            </w:pPr>
          </w:p>
        </w:tc>
        <w:tc>
          <w:tcPr>
            <w:tcW w:w="7838" w:type="dxa"/>
          </w:tcPr>
          <w:p w14:paraId="2A9DFF71" w14:textId="4D63574C" w:rsidR="00CC572F" w:rsidRDefault="00C164F0" w:rsidP="002E3379">
            <w:pPr>
              <w:spacing w:line="480" w:lineRule="auto"/>
              <w:contextualSpacing/>
              <w:jc w:val="center"/>
              <w:rPr>
                <w:ins w:id="751" w:author="Max Lindmark" w:date="2020-05-05T16:55:00Z"/>
                <w:rFonts w:ascii="Times New Roman" w:eastAsia="Times New Roman" w:hAnsi="Times New Roman" w:cs="Times New Roman"/>
                <w:bCs/>
                <w:i/>
                <w:iCs/>
              </w:rPr>
            </w:pPr>
            <m:oMathPara>
              <m:oMath>
                <m:sSub>
                  <m:sSubPr>
                    <m:ctrlPr>
                      <w:ins w:id="752" w:author="Max Lindmark" w:date="2020-05-05T16:56:00Z">
                        <w:rPr>
                          <w:rFonts w:ascii="Cambria Math" w:hAnsi="Cambria Math" w:cstheme="minorHAnsi"/>
                          <w:i/>
                        </w:rPr>
                      </w:ins>
                    </m:ctrlPr>
                  </m:sSubPr>
                  <m:e>
                    <m:r>
                      <w:ins w:id="753" w:author="Max Lindmark" w:date="2020-05-05T16:56:00Z">
                        <w:rPr>
                          <w:rFonts w:ascii="Cambria Math" w:hAnsi="Cambria Math" w:cstheme="minorHAnsi"/>
                        </w:rPr>
                        <m:t>γ</m:t>
                      </w:ins>
                    </m:r>
                  </m:e>
                  <m:sub>
                    <m:r>
                      <w:ins w:id="754" w:author="Max Lindmark" w:date="2020-05-05T16:56:00Z">
                        <w:rPr>
                          <w:rFonts w:ascii="Cambria Math" w:hAnsi="Cambria Math" w:cstheme="minorHAnsi"/>
                        </w:rPr>
                        <m:t>0j</m:t>
                      </w:ins>
                    </m:r>
                  </m:sub>
                </m:sSub>
                <m:r>
                  <w:ins w:id="755" w:author="Max Lindmark" w:date="2020-05-05T16:55:00Z">
                    <w:rPr>
                      <w:rFonts w:ascii="Cambria Math" w:hAnsi="Cambria Math" w:cstheme="minorHAnsi"/>
                    </w:rPr>
                    <m:t>~N(</m:t>
                  </w:ins>
                </m:r>
                <m:sSub>
                  <m:sSubPr>
                    <m:ctrlPr>
                      <w:ins w:id="756" w:author="Max Lindmark" w:date="2020-05-05T16:55:00Z">
                        <w:rPr>
                          <w:rFonts w:ascii="Cambria Math" w:hAnsi="Cambria Math" w:cstheme="minorHAnsi"/>
                          <w:bCs/>
                          <w:i/>
                          <w:iCs/>
                        </w:rPr>
                      </w:ins>
                    </m:ctrlPr>
                  </m:sSubPr>
                  <m:e>
                    <m:r>
                      <w:ins w:id="757" w:author="Max Lindmark" w:date="2020-05-05T16:55:00Z">
                        <w:rPr>
                          <w:rFonts w:ascii="Cambria Math" w:hAnsi="Cambria Math" w:cstheme="minorHAnsi"/>
                        </w:rPr>
                        <m:t>μ</m:t>
                      </w:ins>
                    </m:r>
                  </m:e>
                  <m:sub>
                    <m:sSub>
                      <m:sSubPr>
                        <m:ctrlPr>
                          <w:ins w:id="758" w:author="Max Lindmark" w:date="2020-05-05T16:58:00Z">
                            <w:rPr>
                              <w:rFonts w:ascii="Cambria Math" w:hAnsi="Cambria Math" w:cstheme="minorHAnsi"/>
                              <w:i/>
                            </w:rPr>
                          </w:ins>
                        </m:ctrlPr>
                      </m:sSubPr>
                      <m:e>
                        <m:r>
                          <w:ins w:id="759" w:author="Max Lindmark" w:date="2020-05-05T16:58:00Z">
                            <w:rPr>
                              <w:rFonts w:ascii="Cambria Math" w:hAnsi="Cambria Math" w:cstheme="minorHAnsi"/>
                            </w:rPr>
                            <m:t>γ</m:t>
                          </w:ins>
                        </m:r>
                      </m:e>
                      <m:sub>
                        <m:r>
                          <w:ins w:id="760" w:author="Max Lindmark" w:date="2020-05-05T16:58:00Z">
                            <w:rPr>
                              <w:rFonts w:ascii="Cambria Math" w:hAnsi="Cambria Math" w:cstheme="minorHAnsi"/>
                            </w:rPr>
                            <m:t>0</m:t>
                          </w:ins>
                        </m:r>
                      </m:sub>
                    </m:sSub>
                  </m:sub>
                </m:sSub>
                <m:r>
                  <w:ins w:id="761" w:author="Max Lindmark" w:date="2020-05-05T16:55:00Z">
                    <w:rPr>
                      <w:rFonts w:ascii="Cambria Math" w:hAnsi="Cambria Math" w:cstheme="minorHAnsi"/>
                    </w:rPr>
                    <m:t>,</m:t>
                  </w:ins>
                </m:r>
                <m:sSub>
                  <m:sSubPr>
                    <m:ctrlPr>
                      <w:ins w:id="762" w:author="Max Lindmark" w:date="2020-05-05T16:58:00Z">
                        <w:rPr>
                          <w:rFonts w:ascii="Cambria Math" w:eastAsiaTheme="minorEastAsia" w:hAnsi="Cambria Math" w:cstheme="minorHAnsi"/>
                          <w:i/>
                        </w:rPr>
                      </w:ins>
                    </m:ctrlPr>
                  </m:sSubPr>
                  <m:e>
                    <m:r>
                      <w:ins w:id="763" w:author="Max Lindmark" w:date="2020-05-05T16:58:00Z">
                        <w:rPr>
                          <w:rFonts w:ascii="Cambria Math" w:eastAsiaTheme="minorEastAsia" w:hAnsi="Cambria Math" w:cstheme="minorHAnsi"/>
                        </w:rPr>
                        <m:t>τ</m:t>
                      </w:ins>
                    </m:r>
                  </m:e>
                  <m:sub>
                    <m:sSub>
                      <m:sSubPr>
                        <m:ctrlPr>
                          <w:ins w:id="764" w:author="Max Lindmark" w:date="2020-05-06T13:34:00Z">
                            <w:rPr>
                              <w:rFonts w:ascii="Cambria Math" w:hAnsi="Cambria Math" w:cstheme="minorHAnsi"/>
                              <w:i/>
                            </w:rPr>
                          </w:ins>
                        </m:ctrlPr>
                      </m:sSubPr>
                      <m:e>
                        <m:r>
                          <w:ins w:id="765" w:author="Max Lindmark" w:date="2020-05-06T13:34:00Z">
                            <w:rPr>
                              <w:rFonts w:ascii="Cambria Math" w:hAnsi="Cambria Math" w:cstheme="minorHAnsi"/>
                            </w:rPr>
                            <m:t>γ</m:t>
                          </w:ins>
                        </m:r>
                      </m:e>
                      <m:sub>
                        <m:r>
                          <w:ins w:id="766" w:author="Max Lindmark" w:date="2020-05-06T13:34:00Z">
                            <w:rPr>
                              <w:rFonts w:ascii="Cambria Math" w:hAnsi="Cambria Math" w:cstheme="minorHAnsi"/>
                            </w:rPr>
                            <m:t>0</m:t>
                          </w:ins>
                        </m:r>
                      </m:sub>
                    </m:sSub>
                  </m:sub>
                </m:sSub>
                <m:r>
                  <w:ins w:id="767" w:author="Max Lindmark" w:date="2020-05-05T16:55:00Z">
                    <w:rPr>
                      <w:rFonts w:ascii="Cambria Math" w:hAnsi="Cambria Math" w:cstheme="minorHAnsi"/>
                    </w:rPr>
                    <m:t>)</m:t>
                  </w:ins>
                </m:r>
              </m:oMath>
            </m:oMathPara>
          </w:p>
        </w:tc>
        <w:tc>
          <w:tcPr>
            <w:tcW w:w="616" w:type="dxa"/>
          </w:tcPr>
          <w:p w14:paraId="0A5D64ED" w14:textId="4534EBEA" w:rsidR="00CC572F" w:rsidRPr="00210304" w:rsidRDefault="00CC572F" w:rsidP="002E3379">
            <w:pPr>
              <w:spacing w:line="480" w:lineRule="auto"/>
              <w:contextualSpacing/>
              <w:jc w:val="both"/>
              <w:rPr>
                <w:ins w:id="768" w:author="Max Lindmark" w:date="2020-05-05T16:55:00Z"/>
                <w:rFonts w:eastAsiaTheme="minorEastAsia"/>
                <w:lang w:val="sv-SE"/>
              </w:rPr>
            </w:pPr>
            <w:ins w:id="769" w:author="Max Lindmark" w:date="2020-05-05T16:55:00Z">
              <w:r>
                <w:rPr>
                  <w:rFonts w:eastAsiaTheme="minorEastAsia"/>
                  <w:lang w:val="sv-SE"/>
                </w:rPr>
                <w:t>(8)</w:t>
              </w:r>
            </w:ins>
          </w:p>
        </w:tc>
      </w:tr>
    </w:tbl>
    <w:p w14:paraId="5A91A9A4" w14:textId="3A34B98E" w:rsidR="00CD3315" w:rsidRPr="00116910" w:rsidDel="007B6C60" w:rsidRDefault="00AB0F96" w:rsidP="002E3379">
      <w:pPr>
        <w:spacing w:line="480" w:lineRule="auto"/>
        <w:contextualSpacing/>
        <w:jc w:val="both"/>
        <w:rPr>
          <w:del w:id="770"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771"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772" w:author="Max Lindmark" w:date="2020-05-08T16:53:00Z">
        <w:r w:rsidR="00C52305">
          <w:rPr>
            <w:rFonts w:eastAsiaTheme="minorEastAsia" w:cstheme="minorHAnsi"/>
            <w:iCs/>
            <w:lang w:val="en-GB"/>
          </w:rPr>
          <w:t>mass-specific</w:t>
        </w:r>
        <w:r w:rsidR="00B472E7">
          <w:rPr>
            <w:rFonts w:eastAsiaTheme="minorEastAsia" w:cstheme="minorHAnsi"/>
            <w:iCs/>
            <w:lang w:val="en-GB"/>
          </w:rPr>
          <w:t xml:space="preserve"> </w:t>
        </w:r>
      </w:ins>
      <w:r w:rsidR="003B38E8" w:rsidRPr="00116910">
        <w:rPr>
          <w:rFonts w:eastAsiaTheme="minorEastAsia" w:cstheme="minorHAnsi"/>
          <w:iCs/>
          <w:lang w:val="en-GB"/>
        </w:rPr>
        <w:t xml:space="preserve">consumption rates divided by the mean value </w:t>
      </w:r>
      <w:del w:id="773" w:author="Max Lindmark" w:date="2020-05-06T09:32:00Z">
        <w:r w:rsidR="003B38E8" w:rsidRPr="00116910" w:rsidDel="00806AA2">
          <w:rPr>
            <w:rFonts w:eastAsiaTheme="minorEastAsia" w:cstheme="minorHAnsi"/>
            <w:iCs/>
            <w:lang w:val="en-GB"/>
          </w:rPr>
          <w:delText xml:space="preserve">by </w:delText>
        </w:r>
      </w:del>
      <w:ins w:id="774"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775"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776"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777"/>
                <w:commentRangeEnd w:id="777"/>
                <m:r>
                  <m:rPr>
                    <m:sty m:val="p"/>
                  </m:rPr>
                  <w:rPr>
                    <w:rStyle w:val="CommentReference"/>
                  </w:rPr>
                  <w:commentReference w:id="777"/>
                </m:r>
                <m:r>
                  <w:del w:id="778" w:author="Max Lindmark" w:date="2020-05-06T14:30:00Z">
                    <w:rPr>
                      <w:rFonts w:ascii="Cambria Math" w:eastAsiaTheme="minorEastAsia" w:hAnsi="Cambria Math" w:cstheme="minorHAnsi"/>
                    </w:rPr>
                    <m:t>i</m:t>
                  </w:del>
                </m:r>
                <m:r>
                  <w:del w:id="779"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780"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w:t>
      </w:r>
      <w:del w:id="781" w:author="Max Lindmark" w:date="2020-05-08T15:28:00Z">
        <w:r w:rsidR="0001593D" w:rsidRPr="00116910" w:rsidDel="00CC3889">
          <w:rPr>
            <w:rFonts w:eastAsiaTheme="minorEastAsia" w:cstheme="minorHAnsi"/>
            <w:iCs/>
            <w:lang w:val="en-GB"/>
          </w:rPr>
          <w:delText>e</w:delText>
        </w:r>
      </w:del>
      <w:r w:rsidR="0001593D" w:rsidRPr="00116910">
        <w:rPr>
          <w:rFonts w:eastAsiaTheme="minorEastAsia" w:cstheme="minorHAnsi"/>
          <w:iCs/>
          <w:lang w:val="en-GB"/>
        </w:rPr>
        <w:t xml:space="preserve">red </w:t>
      </w:r>
      <w:del w:id="782"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783" w:author="Max Lindmark" w:date="2020-05-06T14:00:00Z">
        <w:r w:rsidR="00623669" w:rsidRPr="00210304">
          <w:rPr>
            <w:rFonts w:eastAsiaTheme="minorEastAsia" w:cstheme="minorHAnsi"/>
            <w:iCs/>
            <w:lang w:val="en-GB"/>
          </w:rPr>
          <w:t xml:space="preserve"> (</w:t>
        </w:r>
      </w:ins>
      <m:oMath>
        <m:sSub>
          <m:sSubPr>
            <m:ctrlPr>
              <w:ins w:id="784" w:author="Max Lindmark" w:date="2020-05-06T14:00:00Z">
                <w:rPr>
                  <w:rFonts w:ascii="Cambria Math" w:hAnsi="Cambria Math" w:cstheme="minorHAnsi"/>
                  <w:i/>
                </w:rPr>
              </w:ins>
            </m:ctrlPr>
          </m:sSubPr>
          <m:e>
            <m:r>
              <w:ins w:id="785" w:author="Max Lindmark" w:date="2020-05-06T14:00:00Z">
                <w:rPr>
                  <w:rFonts w:ascii="Cambria Math" w:hAnsi="Cambria Math" w:cstheme="minorHAnsi"/>
                </w:rPr>
                <m:t>m</m:t>
              </w:ins>
            </m:r>
          </m:e>
          <m:sub>
            <m:r>
              <w:ins w:id="786" w:author="Max Lindmark" w:date="2020-05-06T14:00:00Z">
                <w:rPr>
                  <w:rFonts w:ascii="Cambria Math" w:hAnsi="Cambria Math" w:cstheme="minorHAnsi"/>
                </w:rPr>
                <m:t>ij</m:t>
              </w:ins>
            </m:r>
          </m:sub>
        </m:sSub>
        <m:r>
          <w:ins w:id="787" w:author="Max Lindmark" w:date="2020-05-06T14:00:00Z">
            <w:rPr>
              <w:rFonts w:ascii="Cambria Math" w:eastAsiaTheme="minorEastAsia" w:hAnsi="Cambria Math" w:cstheme="minorHAnsi"/>
              <w:lang w:val="en-GB"/>
            </w:rPr>
            <m:t>=</m:t>
          </w:ins>
        </m:r>
        <m:sSub>
          <m:sSubPr>
            <m:ctrlPr>
              <w:ins w:id="788" w:author="Max Lindmark" w:date="2020-05-06T14:01:00Z">
                <w:rPr>
                  <w:rFonts w:ascii="Cambria Math" w:hAnsi="Cambria Math" w:cstheme="minorHAnsi"/>
                  <w:i/>
                </w:rPr>
              </w:ins>
            </m:ctrlPr>
          </m:sSubPr>
          <m:e>
            <m:r>
              <w:ins w:id="789" w:author="Max Lindmark" w:date="2020-05-06T14:01:00Z">
                <w:rPr>
                  <w:rFonts w:ascii="Cambria Math" w:hAnsi="Cambria Math" w:cstheme="minorHAnsi"/>
                </w:rPr>
                <m:t>M</m:t>
              </w:ins>
            </m:r>
          </m:e>
          <m:sub>
            <m:r>
              <w:ins w:id="790" w:author="Max Lindmark" w:date="2020-05-06T14:01:00Z">
                <w:rPr>
                  <w:rFonts w:ascii="Cambria Math" w:hAnsi="Cambria Math" w:cstheme="minorHAnsi"/>
                </w:rPr>
                <m:t>ij</m:t>
              </w:ins>
            </m:r>
          </m:sub>
        </m:sSub>
        <m:r>
          <w:ins w:id="791" w:author="Max Lindmark" w:date="2020-05-06T14:00:00Z">
            <w:rPr>
              <w:rFonts w:ascii="Cambria Math" w:eastAsiaTheme="minorEastAsia" w:hAnsi="Cambria Math" w:cstheme="minorHAnsi"/>
              <w:lang w:val="en-GB"/>
            </w:rPr>
            <m:t>-</m:t>
          </w:ins>
        </m:r>
        <w:commentRangeStart w:id="792"/>
        <m:acc>
          <m:accPr>
            <m:chr m:val="̅"/>
            <m:ctrlPr>
              <w:ins w:id="793" w:author="Max Lindmark" w:date="2020-05-06T14:00:00Z">
                <w:rPr>
                  <w:rFonts w:ascii="Cambria Math" w:eastAsiaTheme="minorEastAsia" w:hAnsi="Cambria Math" w:cstheme="minorHAnsi"/>
                  <w:i/>
                  <w:iCs/>
                  <w:lang w:val="en-GB"/>
                </w:rPr>
              </w:ins>
            </m:ctrlPr>
          </m:accPr>
          <m:e>
            <m:r>
              <w:ins w:id="794" w:author="Max Lindmark" w:date="2020-05-11T08:59:00Z">
                <w:rPr>
                  <w:rFonts w:ascii="Cambria Math" w:eastAsiaTheme="minorEastAsia" w:hAnsi="Cambria Math" w:cstheme="minorHAnsi"/>
                  <w:lang w:val="en-GB"/>
                </w:rPr>
                <m:t>M</m:t>
              </w:ins>
            </m:r>
          </m:e>
        </m:acc>
      </m:oMath>
      <w:ins w:id="795" w:author="Max Lindmark" w:date="2020-05-06T14:05:00Z">
        <w:r w:rsidR="00C67F1B" w:rsidRPr="00116910">
          <w:rPr>
            <w:rFonts w:eastAsiaTheme="minorEastAsia" w:cstheme="minorHAnsi"/>
            <w:iCs/>
            <w:lang w:val="en-GB"/>
          </w:rPr>
          <w:t>)</w:t>
        </w:r>
      </w:ins>
      <w:ins w:id="796" w:author="Max Lindmark" w:date="2020-05-06T14:00:00Z">
        <w:r w:rsidR="00623669" w:rsidRPr="00116910">
          <w:rPr>
            <w:rFonts w:eastAsiaTheme="minorEastAsia" w:cstheme="minorHAnsi"/>
            <w:iCs/>
            <w:lang w:val="en-GB"/>
          </w:rPr>
          <w:t xml:space="preserve"> </w:t>
        </w:r>
        <w:commentRangeStart w:id="797"/>
        <w:commentRangeEnd w:id="797"/>
        <w:r w:rsidR="00623669" w:rsidRPr="00116910">
          <w:rPr>
            <w:rStyle w:val="CommentReference"/>
          </w:rPr>
          <w:commentReference w:id="797"/>
        </w:r>
      </w:ins>
      <w:commentRangeEnd w:id="792"/>
      <w:ins w:id="798" w:author="Max Lindmark" w:date="2020-05-11T11:43:00Z">
        <w:r w:rsidR="00A75DCA">
          <w:rPr>
            <w:rStyle w:val="CommentReference"/>
          </w:rPr>
          <w:commentReference w:id="792"/>
        </w:r>
      </w:ins>
      <w:del w:id="799" w:author="Max Lindmark" w:date="2020-05-06T13:36:00Z">
        <w:r w:rsidR="00C174C0" w:rsidRPr="00116910" w:rsidDel="002003DB">
          <w:rPr>
            <w:rFonts w:eastAsiaTheme="minorEastAsia" w:cstheme="minorHAnsi"/>
            <w:iCs/>
            <w:lang w:val="en-GB"/>
          </w:rPr>
          <w:delText xml:space="preserve"> (</w:delText>
        </w:r>
      </w:del>
      <m:oMath>
        <m:sSub>
          <m:sSubPr>
            <m:ctrlPr>
              <w:del w:id="800" w:author="Max Lindmark" w:date="2020-05-06T13:36:00Z">
                <w:rPr>
                  <w:rFonts w:ascii="Cambria Math" w:hAnsi="Cambria Math" w:cstheme="minorHAnsi"/>
                  <w:i/>
                </w:rPr>
              </w:del>
            </m:ctrlPr>
          </m:sSubPr>
          <m:e>
            <m:r>
              <w:del w:id="801" w:author="Max Lindmark" w:date="2020-05-06T13:36:00Z">
                <w:rPr>
                  <w:rFonts w:ascii="Cambria Math" w:hAnsi="Cambria Math" w:cstheme="minorHAnsi"/>
                </w:rPr>
                <m:t>m</m:t>
              </w:del>
            </m:r>
          </m:e>
          <m:sub>
            <m:r>
              <w:del w:id="802" w:author="Max Lindmark" w:date="2020-05-06T13:36:00Z">
                <w:rPr>
                  <w:rFonts w:ascii="Cambria Math" w:hAnsi="Cambria Math" w:cstheme="minorHAnsi"/>
                </w:rPr>
                <m:t>i</m:t>
              </w:del>
            </m:r>
          </m:sub>
        </m:sSub>
        <m:r>
          <w:del w:id="803" w:author="Max Lindmark" w:date="2020-05-06T13:36:00Z">
            <w:rPr>
              <w:rFonts w:ascii="Cambria Math" w:eastAsiaTheme="minorEastAsia" w:hAnsi="Cambria Math" w:cstheme="minorHAnsi"/>
              <w:lang w:val="en-GB"/>
            </w:rPr>
            <m:t>=</m:t>
          </w:del>
        </m:r>
        <m:func>
          <m:funcPr>
            <m:ctrlPr>
              <w:del w:id="804" w:author="Max Lindmark" w:date="2020-05-06T13:36:00Z">
                <w:rPr>
                  <w:rFonts w:ascii="Cambria Math" w:eastAsiaTheme="minorEastAsia" w:hAnsi="Cambria Math" w:cstheme="minorHAnsi"/>
                  <w:i/>
                  <w:iCs/>
                  <w:lang w:val="en-GB"/>
                </w:rPr>
              </w:del>
            </m:ctrlPr>
          </m:funcPr>
          <m:fName>
            <m:r>
              <w:del w:id="805" w:author="Max Lindmark" w:date="2020-05-06T13:36:00Z">
                <m:rPr>
                  <m:sty m:val="p"/>
                </m:rPr>
                <w:rPr>
                  <w:rFonts w:ascii="Cambria Math" w:hAnsi="Cambria Math" w:cstheme="minorHAnsi"/>
                  <w:lang w:val="en-GB"/>
                </w:rPr>
                <m:t>ln</m:t>
              </w:del>
            </m:r>
          </m:fName>
          <m:e>
            <m:r>
              <w:del w:id="806" w:author="Max Lindmark" w:date="2020-05-06T13:36:00Z">
                <w:rPr>
                  <w:rFonts w:ascii="Cambria Math" w:eastAsiaTheme="minorEastAsia" w:hAnsi="Cambria Math" w:cstheme="minorHAnsi"/>
                  <w:lang w:val="en-GB"/>
                </w:rPr>
                <m:t>(</m:t>
              </w:del>
            </m:r>
            <m:sSub>
              <m:sSubPr>
                <m:ctrlPr>
                  <w:del w:id="807" w:author="Max Lindmark" w:date="2020-05-06T13:36:00Z">
                    <w:rPr>
                      <w:rFonts w:ascii="Cambria Math" w:hAnsi="Cambria Math" w:cstheme="minorHAnsi"/>
                      <w:i/>
                    </w:rPr>
                  </w:del>
                </m:ctrlPr>
              </m:sSubPr>
              <m:e>
                <m:r>
                  <w:del w:id="808" w:author="Max Lindmark" w:date="2020-05-06T13:36:00Z">
                    <w:rPr>
                      <w:rFonts w:ascii="Cambria Math" w:hAnsi="Cambria Math" w:cstheme="minorHAnsi"/>
                    </w:rPr>
                    <m:t>M</m:t>
                  </w:del>
                </m:r>
              </m:e>
              <m:sub>
                <m:r>
                  <w:del w:id="809" w:author="Max Lindmark" w:date="2020-05-06T13:36:00Z">
                    <w:rPr>
                      <w:rFonts w:ascii="Cambria Math" w:hAnsi="Cambria Math" w:cstheme="minorHAnsi"/>
                    </w:rPr>
                    <m:t>i</m:t>
                  </w:del>
                </m:r>
              </m:sub>
            </m:sSub>
          </m:e>
        </m:func>
        <m:r>
          <w:del w:id="810" w:author="Max Lindmark" w:date="2020-05-06T13:36:00Z">
            <w:rPr>
              <w:rFonts w:ascii="Cambria Math" w:eastAsiaTheme="minorEastAsia" w:hAnsi="Cambria Math" w:cstheme="minorHAnsi"/>
              <w:lang w:val="en-GB"/>
            </w:rPr>
            <m:t>)-</m:t>
          </w:del>
        </m:r>
        <m:acc>
          <m:accPr>
            <m:chr m:val="̅"/>
            <m:ctrlPr>
              <w:del w:id="811" w:author="Max Lindmark" w:date="2020-05-06T13:36:00Z">
                <w:rPr>
                  <w:rFonts w:ascii="Cambria Math" w:eastAsiaTheme="minorEastAsia" w:hAnsi="Cambria Math" w:cstheme="minorHAnsi"/>
                  <w:i/>
                  <w:iCs/>
                  <w:lang w:val="en-GB"/>
                </w:rPr>
              </w:del>
            </m:ctrlPr>
          </m:accPr>
          <m:e>
            <m:func>
              <m:funcPr>
                <m:ctrlPr>
                  <w:del w:id="812" w:author="Max Lindmark" w:date="2020-05-06T13:36:00Z">
                    <w:rPr>
                      <w:rFonts w:ascii="Cambria Math" w:eastAsiaTheme="minorEastAsia" w:hAnsi="Cambria Math" w:cstheme="minorHAnsi"/>
                      <w:i/>
                      <w:iCs/>
                      <w:lang w:val="en-GB"/>
                    </w:rPr>
                  </w:del>
                </m:ctrlPr>
              </m:funcPr>
              <m:fName>
                <m:r>
                  <w:del w:id="813" w:author="Max Lindmark" w:date="2020-05-06T13:36:00Z">
                    <m:rPr>
                      <m:sty m:val="p"/>
                    </m:rPr>
                    <w:rPr>
                      <w:rFonts w:ascii="Cambria Math" w:hAnsi="Cambria Math" w:cstheme="minorHAnsi"/>
                      <w:lang w:val="en-GB"/>
                    </w:rPr>
                    <m:t>ln</m:t>
                  </w:del>
                </m:r>
              </m:fName>
              <m:e>
                <m:r>
                  <w:del w:id="814" w:author="Max Lindmark" w:date="2020-05-06T13:36:00Z">
                    <w:rPr>
                      <w:rFonts w:ascii="Cambria Math" w:eastAsiaTheme="minorEastAsia" w:hAnsi="Cambria Math" w:cstheme="minorHAnsi"/>
                      <w:lang w:val="en-GB"/>
                    </w:rPr>
                    <m:t>(</m:t>
                  </w:del>
                </m:r>
                <m:sSub>
                  <m:sSubPr>
                    <m:ctrlPr>
                      <w:del w:id="815" w:author="Max Lindmark" w:date="2020-05-06T13:36:00Z">
                        <w:rPr>
                          <w:rFonts w:ascii="Cambria Math" w:hAnsi="Cambria Math" w:cstheme="minorHAnsi"/>
                          <w:i/>
                        </w:rPr>
                      </w:del>
                    </m:ctrlPr>
                  </m:sSubPr>
                  <m:e>
                    <m:r>
                      <w:del w:id="816" w:author="Max Lindmark" w:date="2020-05-06T13:36:00Z">
                        <w:rPr>
                          <w:rFonts w:ascii="Cambria Math" w:hAnsi="Cambria Math" w:cstheme="minorHAnsi"/>
                        </w:rPr>
                        <m:t>M</m:t>
                      </w:del>
                    </m:r>
                  </m:e>
                  <m:sub>
                    <m:r>
                      <w:del w:id="817" w:author="Max Lindmark" w:date="2020-05-06T13:36:00Z">
                        <w:rPr>
                          <w:rFonts w:ascii="Cambria Math" w:hAnsi="Cambria Math" w:cstheme="minorHAnsi"/>
                        </w:rPr>
                        <m:t>i</m:t>
                      </w:del>
                    </m:r>
                  </m:sub>
                </m:sSub>
              </m:e>
            </m:func>
            <m:r>
              <w:del w:id="818" w:author="Max Lindmark" w:date="2020-05-06T13:36:00Z">
                <w:rPr>
                  <w:rFonts w:ascii="Cambria Math" w:eastAsiaTheme="minorEastAsia" w:hAnsi="Cambria Math" w:cstheme="minorHAnsi"/>
                  <w:lang w:val="en-GB"/>
                </w:rPr>
                <m:t>)</m:t>
              </w:del>
            </m:r>
          </m:e>
        </m:acc>
      </m:oMath>
      <w:del w:id="819"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820" w:author="Max Lindmark" w:date="2020-05-06T14:27:00Z">
                <w:rPr>
                  <w:rFonts w:ascii="Cambria Math" w:hAnsi="Cambria Math" w:cstheme="minorHAnsi"/>
                </w:rPr>
                <m:t>t</m:t>
              </w:ins>
            </m:r>
            <m:r>
              <w:del w:id="821"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822"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lastRenderedPageBreak/>
        <w:t xml:space="preserve">the </w:t>
      </w:r>
      <w:commentRangeStart w:id="823"/>
      <w:r w:rsidR="003856E1" w:rsidRPr="00210304">
        <w:rPr>
          <w:rFonts w:eastAsiaTheme="minorEastAsia" w:cstheme="minorHAnsi"/>
          <w:lang w:val="en-GB"/>
        </w:rPr>
        <w:t>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w:t>
      </w:r>
      <w:commentRangeEnd w:id="823"/>
      <w:r w:rsidR="00F54FDD">
        <w:rPr>
          <w:rStyle w:val="CommentReference"/>
        </w:rPr>
        <w:commentReference w:id="823"/>
      </w:r>
      <w:r w:rsidR="003856E1" w:rsidRPr="00210304">
        <w:rPr>
          <w:rFonts w:eastAsiaTheme="minorEastAsia" w:cstheme="minorHAnsi"/>
          <w:lang w:val="en-GB"/>
        </w:rPr>
        <w:t xml:space="preserve">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del w:id="824"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825"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826" w:author="Max Lindmark" w:date="2020-05-06T14:27:00Z">
                <w:rPr>
                  <w:rFonts w:ascii="Cambria Math" w:hAnsi="Cambria Math" w:cstheme="minorHAnsi"/>
                </w:rPr>
                <m:t>t</m:t>
              </w:ins>
            </m:r>
            <m:r>
              <w:del w:id="827"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828"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829"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830" w:author="Max Lindmark" w:date="2020-05-06T14:30:00Z">
                <w:rPr>
                  <w:rFonts w:ascii="Cambria Math" w:hAnsi="Cambria Math" w:cstheme="minorHAnsi"/>
                </w:rPr>
                <m:t>i</m:t>
              </w:del>
            </m:r>
            <m:r>
              <w:del w:id="831" w:author="Max Lindmark" w:date="2020-05-06T14:08:00Z">
                <w:rPr>
                  <w:rFonts w:ascii="Cambria Math" w:hAnsi="Cambria Math" w:cstheme="minorHAnsi"/>
                  <w:lang w:val="en-GB"/>
                </w:rPr>
                <m:t>,</m:t>
              </w:del>
            </m:r>
            <m:r>
              <w:rPr>
                <w:rFonts w:ascii="Cambria Math" w:hAnsi="Cambria Math" w:cstheme="minorHAnsi"/>
              </w:rPr>
              <m:t>j</m:t>
            </m:r>
          </m:sub>
        </m:sSub>
      </m:oMath>
      <w:ins w:id="832" w:author="Max Lindmark" w:date="2020-05-06T14:07:00Z">
        <w:r w:rsidR="008B3A1B" w:rsidRPr="00210304">
          <w:rPr>
            <w:rFonts w:eastAsiaTheme="minorEastAsia" w:cstheme="minorHAnsi"/>
            <w:lang w:val="en-US"/>
          </w:rPr>
          <w:t>)</w:t>
        </w:r>
      </w:ins>
      <w:ins w:id="833" w:author="Max Lindmark" w:date="2020-05-06T14:09:00Z">
        <w:r w:rsidR="00EC70EE">
          <w:rPr>
            <w:rFonts w:eastAsiaTheme="minorEastAsia" w:cstheme="minorHAnsi"/>
            <w:iCs/>
            <w:lang w:val="en-GB"/>
          </w:rPr>
          <w:t xml:space="preserve">. This </w:t>
        </w:r>
      </w:ins>
      <w:ins w:id="834" w:author="Max Lindmark" w:date="2020-05-06T14:19:00Z">
        <w:r w:rsidR="0034439A">
          <w:rPr>
            <w:rFonts w:eastAsiaTheme="minorEastAsia" w:cstheme="minorHAnsi"/>
            <w:iCs/>
            <w:lang w:val="en-GB"/>
          </w:rPr>
          <w:t xml:space="preserve">rescaling is done to </w:t>
        </w:r>
      </w:ins>
      <w:ins w:id="835" w:author="Max Lindmark" w:date="2020-05-11T09:00:00Z">
        <w:r w:rsidR="00A755F9">
          <w:rPr>
            <w:rFonts w:eastAsiaTheme="minorEastAsia" w:cstheme="minorHAnsi"/>
            <w:iCs/>
            <w:lang w:val="en-GB"/>
          </w:rPr>
          <w:t>control</w:t>
        </w:r>
      </w:ins>
      <w:ins w:id="836" w:author="Max Lindmark" w:date="2020-05-06T14:19:00Z">
        <w:r w:rsidR="0034439A">
          <w:rPr>
            <w:rFonts w:eastAsiaTheme="minorEastAsia" w:cstheme="minorHAnsi"/>
            <w:iCs/>
            <w:lang w:val="en-GB"/>
          </w:rPr>
          <w:t xml:space="preserve"> the differences </w:t>
        </w:r>
      </w:ins>
      <w:ins w:id="837" w:author="Max Lindmark" w:date="2020-05-11T09:00:00Z">
        <w:r w:rsidR="00EF2C2A">
          <w:rPr>
            <w:rFonts w:eastAsiaTheme="minorEastAsia" w:cstheme="minorHAnsi"/>
            <w:iCs/>
            <w:lang w:val="en-GB"/>
          </w:rPr>
          <w:t xml:space="preserve">between </w:t>
        </w:r>
      </w:ins>
      <w:ins w:id="838" w:author="Max Lindmark" w:date="2020-05-06T14:19:00Z">
        <w:r w:rsidR="0034439A">
          <w:rPr>
            <w:rFonts w:eastAsiaTheme="minorEastAsia" w:cstheme="minorHAnsi"/>
            <w:iCs/>
            <w:lang w:val="en-GB"/>
          </w:rPr>
          <w:t xml:space="preserve">species </w:t>
        </w:r>
      </w:ins>
      <w:ins w:id="839" w:author="Max Lindmark" w:date="2020-05-11T09:00:00Z">
        <w:r w:rsidR="00D64CC8">
          <w:rPr>
            <w:rFonts w:eastAsiaTheme="minorEastAsia" w:cstheme="minorHAnsi"/>
            <w:iCs/>
            <w:lang w:val="en-GB"/>
          </w:rPr>
          <w:t xml:space="preserve">with respect to </w:t>
        </w:r>
      </w:ins>
      <w:ins w:id="840" w:author="Max Lindmark" w:date="2020-05-06T14:19:00Z">
        <w:r w:rsidR="001B6974">
          <w:rPr>
            <w:rFonts w:eastAsiaTheme="minorEastAsia" w:cstheme="minorHAnsi"/>
            <w:iCs/>
            <w:lang w:val="en-GB"/>
          </w:rPr>
          <w:t xml:space="preserve">the </w:t>
        </w:r>
      </w:ins>
      <w:ins w:id="841" w:author="Max Lindmark" w:date="2020-05-06T14:09:00Z">
        <w:r w:rsidR="00DF5E96">
          <w:rPr>
            <w:rFonts w:eastAsiaTheme="minorEastAsia" w:cstheme="minorHAnsi"/>
            <w:iCs/>
            <w:lang w:val="en-GB"/>
          </w:rPr>
          <w:t>experiment</w:t>
        </w:r>
      </w:ins>
      <w:ins w:id="842" w:author="Max Lindmark" w:date="2020-05-11T09:00:00Z">
        <w:r w:rsidR="00D64CC8">
          <w:rPr>
            <w:rFonts w:eastAsiaTheme="minorEastAsia" w:cstheme="minorHAnsi"/>
            <w:iCs/>
            <w:lang w:val="en-GB"/>
          </w:rPr>
          <w:t xml:space="preserve">al temperatures </w:t>
        </w:r>
      </w:ins>
      <w:ins w:id="843" w:author="Max Lindmark" w:date="2020-05-06T14:09:00Z">
        <w:r w:rsidR="00DF5E96">
          <w:rPr>
            <w:rFonts w:eastAsiaTheme="minorEastAsia" w:cstheme="minorHAnsi"/>
            <w:iCs/>
            <w:lang w:val="en-GB"/>
          </w:rPr>
          <w:t>relative to their peak temperature.</w:t>
        </w:r>
      </w:ins>
      <w:ins w:id="844" w:author="Max Lindmark" w:date="2020-05-06T14:20:00Z">
        <w:r w:rsidR="007B6C60">
          <w:rPr>
            <w:rFonts w:eastAsiaTheme="minorEastAsia" w:cstheme="minorHAnsi"/>
            <w:iCs/>
            <w:lang w:val="en-GB"/>
          </w:rPr>
          <w:t xml:space="preserve"> </w:t>
        </w:r>
      </w:ins>
      <w:del w:id="845" w:author="Max Lindmark" w:date="2020-05-06T14:08:00Z">
        <w:r w:rsidR="003B38E8" w:rsidRPr="00116910" w:rsidDel="00DF5E96">
          <w:rPr>
            <w:rFonts w:eastAsiaTheme="minorEastAsia" w:cstheme="minorHAnsi"/>
            <w:iCs/>
            <w:lang w:val="en-GB"/>
          </w:rPr>
          <w:delText xml:space="preserve">. </w:delText>
        </w:r>
      </w:del>
    </w:p>
    <w:p w14:paraId="7FF83BAD" w14:textId="0C057FC0" w:rsidR="000F1792" w:rsidDel="007164DC" w:rsidRDefault="00943109" w:rsidP="007164DC">
      <w:pPr>
        <w:spacing w:line="480" w:lineRule="auto"/>
        <w:contextualSpacing/>
        <w:jc w:val="both"/>
        <w:rPr>
          <w:del w:id="846" w:author="Max Lindmark" w:date="2020-05-18T14:23:00Z"/>
          <w:rFonts w:eastAsiaTheme="minorEastAsia" w:cstheme="minorHAnsi"/>
          <w:iCs/>
          <w:lang w:val="en-GB"/>
        </w:rPr>
        <w:pPrChange w:id="847" w:author="Max Lindmark" w:date="2020-05-18T14:23:00Z">
          <w:pPr>
            <w:spacing w:line="480" w:lineRule="auto"/>
            <w:contextualSpacing/>
            <w:jc w:val="both"/>
          </w:pPr>
        </w:pPrChange>
      </w:pPr>
      <w:del w:id="848"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849" w:author="Max Lindmark" w:date="2020-05-06T14:20:00Z">
            <w:rPr>
              <w:rFonts w:ascii="Cambria Math" w:eastAsiaTheme="minorEastAsia" w:hAnsi="Cambria Math" w:cstheme="minorHAnsi"/>
            </w:rPr>
            <m:t>j</m:t>
          </w:del>
        </m:r>
      </m:oMath>
      <w:del w:id="850"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851" w:author="Max Lindmark" w:date="2020-05-06T14:20:00Z">
            <m:rPr>
              <m:sty m:val="p"/>
            </m:rPr>
            <w:rPr>
              <w:rFonts w:ascii="Cambria Math" w:eastAsiaTheme="minorEastAsia" w:hAnsi="Cambria Math" w:cstheme="minorHAnsi"/>
              <w:lang w:val="en-GB"/>
            </w:rPr>
            <m:t>g</m:t>
          </w:del>
        </m:r>
      </m:oMath>
      <w:del w:id="852"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del w:id="853" w:author="Max Lindmark" w:date="2020-05-18T14:23:00Z">
        <w:r w:rsidR="005E09C1" w:rsidRPr="00972C7F" w:rsidDel="007164DC">
          <w:rPr>
            <w:rFonts w:eastAsiaTheme="minorEastAsia" w:cstheme="minorHAnsi"/>
            <w:iCs/>
            <w:lang w:val="en-GB"/>
          </w:rPr>
          <w:delText xml:space="preserve">Due to </w:delText>
        </w:r>
      </w:del>
      <w:del w:id="854"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del w:id="855" w:author="Max Lindmark" w:date="2020-05-18T14:23:00Z">
        <w:r w:rsidR="005E09C1" w:rsidRPr="00972C7F" w:rsidDel="007164DC">
          <w:rPr>
            <w:rFonts w:eastAsiaTheme="minorEastAsia" w:cstheme="minorHAnsi"/>
            <w:iCs/>
            <w:lang w:val="en-GB"/>
          </w:rPr>
          <w:delText>we did not fit an interaction term</w:delText>
        </w:r>
        <w:r w:rsidR="00B87724" w:rsidRPr="00972C7F" w:rsidDel="007164DC">
          <w:rPr>
            <w:rFonts w:eastAsiaTheme="minorEastAsia" w:cstheme="minorHAnsi"/>
            <w:iCs/>
            <w:lang w:val="en-GB"/>
          </w:rPr>
          <w:delText xml:space="preserve"> </w:delText>
        </w:r>
        <w:r w:rsidR="001C2C66" w:rsidRPr="00972C7F" w:rsidDel="007164DC">
          <w:rPr>
            <w:rFonts w:eastAsiaTheme="minorEastAsia" w:cstheme="minorHAnsi"/>
            <w:iCs/>
            <w:lang w:val="en-GB"/>
          </w:rPr>
          <w:delText xml:space="preserve">that </w:delText>
        </w:r>
        <w:r w:rsidR="00B87724" w:rsidRPr="00972C7F" w:rsidDel="007164DC">
          <w:rPr>
            <w:rFonts w:eastAsiaTheme="minorEastAsia" w:cstheme="minorHAnsi"/>
            <w:iCs/>
            <w:lang w:val="en-GB"/>
          </w:rPr>
          <w:delText>alters the optimum temperature by mass</w:delText>
        </w:r>
        <w:r w:rsidR="00E22B24" w:rsidRPr="00972C7F" w:rsidDel="007164DC">
          <w:rPr>
            <w:rFonts w:eastAsiaTheme="minorEastAsia" w:cstheme="minorHAnsi"/>
            <w:iCs/>
            <w:lang w:val="en-GB"/>
          </w:rPr>
          <w:delText xml:space="preserve">, </w:delText>
        </w:r>
        <w:r w:rsidR="00471C74" w:rsidRPr="004559BC" w:rsidDel="007164DC">
          <w:rPr>
            <w:rFonts w:eastAsiaTheme="minorEastAsia" w:cstheme="minorHAnsi"/>
            <w:iCs/>
            <w:lang w:val="en-GB"/>
          </w:rPr>
          <w:delText>although</w:delText>
        </w:r>
        <w:r w:rsidR="00E22B24" w:rsidRPr="00972C7F" w:rsidDel="007164DC">
          <w:rPr>
            <w:rFonts w:eastAsiaTheme="minorEastAsia" w:cstheme="minorHAnsi"/>
            <w:iCs/>
            <w:lang w:val="en-GB"/>
          </w:rPr>
          <w:delText xml:space="preserve"> this has been identified in</w:delText>
        </w:r>
        <w:r w:rsidR="00DA15B3" w:rsidRPr="00972C7F" w:rsidDel="007164DC">
          <w:rPr>
            <w:rFonts w:eastAsiaTheme="minorEastAsia" w:cstheme="minorHAnsi"/>
            <w:iCs/>
            <w:lang w:val="en-GB"/>
          </w:rPr>
          <w:delText xml:space="preserve"> data</w:delText>
        </w:r>
      </w:del>
      <w:del w:id="856" w:author="Max Lindmark" w:date="2020-05-08T15:25:00Z">
        <w:r w:rsidR="00DA15B3" w:rsidRPr="00972C7F" w:rsidDel="008450D7">
          <w:rPr>
            <w:rFonts w:eastAsiaTheme="minorEastAsia" w:cstheme="minorHAnsi"/>
            <w:iCs/>
            <w:lang w:val="en-GB"/>
          </w:rPr>
          <w:delText>-</w:delText>
        </w:r>
      </w:del>
      <w:del w:id="857" w:author="Max Lindmark" w:date="2020-05-18T14:23:00Z">
        <w:r w:rsidR="00DA15B3" w:rsidRPr="00972C7F" w:rsidDel="007164DC">
          <w:rPr>
            <w:rFonts w:eastAsiaTheme="minorEastAsia" w:cstheme="minorHAnsi"/>
            <w:iCs/>
            <w:lang w:val="en-GB"/>
          </w:rPr>
          <w:delText>rich</w:delText>
        </w:r>
        <w:r w:rsidR="00D72CDA" w:rsidRPr="00972C7F" w:rsidDel="007164DC">
          <w:rPr>
            <w:rFonts w:eastAsiaTheme="minorEastAsia" w:cstheme="minorHAnsi"/>
            <w:iCs/>
            <w:lang w:val="en-GB"/>
          </w:rPr>
          <w:delText xml:space="preserve"> </w:delText>
        </w:r>
      </w:del>
      <w:del w:id="858"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del w:id="859" w:author="Max Lindmark" w:date="2020-05-18T14:23:00Z">
        <w:r w:rsidR="00DA15B3" w:rsidRPr="00972C7F" w:rsidDel="007164DC">
          <w:rPr>
            <w:rFonts w:eastAsiaTheme="minorEastAsia" w:cstheme="minorHAnsi"/>
            <w:iCs/>
            <w:lang w:val="en-GB"/>
          </w:rPr>
          <w:delText>experiment</w:delText>
        </w:r>
      </w:del>
      <w:del w:id="860" w:author="Max Lindmark" w:date="2020-05-06T14:20:00Z">
        <w:r w:rsidR="00DA15B3" w:rsidRPr="00972C7F" w:rsidDel="00A24CE5">
          <w:rPr>
            <w:rFonts w:eastAsiaTheme="minorEastAsia" w:cstheme="minorHAnsi"/>
            <w:iCs/>
            <w:lang w:val="en-GB"/>
          </w:rPr>
          <w:delText>s</w:delText>
        </w:r>
      </w:del>
      <w:del w:id="861" w:author="Max Lindmark" w:date="2020-05-18T14:23:00Z">
        <w:r w:rsidR="002C57E9" w:rsidRPr="00972C7F" w:rsidDel="007164DC">
          <w:rPr>
            <w:rFonts w:eastAsiaTheme="minorEastAsia" w:cstheme="minorHAnsi"/>
            <w:iCs/>
            <w:lang w:val="en-GB"/>
          </w:rPr>
          <w:delText xml:space="preserve"> </w:delText>
        </w:r>
        <w:r w:rsidR="00712D55" w:rsidDel="007164DC">
          <w:rPr>
            <w:rFonts w:eastAsiaTheme="minorEastAsia" w:cstheme="minorHAnsi"/>
            <w:iCs/>
          </w:rPr>
          <w:fldChar w:fldCharType="begin"/>
        </w:r>
        <w:r w:rsidR="00712D55" w:rsidRPr="00972C7F" w:rsidDel="007164DC">
          <w:rPr>
            <w:rFonts w:eastAsiaTheme="minorEastAsia" w:cstheme="minorHAnsi"/>
            <w:iCs/>
            <w:lang w:val="en-GB"/>
          </w:rPr>
          <w:del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delInstrText>
        </w:r>
        <w:r w:rsidR="00712D55" w:rsidDel="007164DC">
          <w:rPr>
            <w:rFonts w:eastAsiaTheme="minorEastAsia" w:cstheme="minorHAnsi"/>
            <w:iCs/>
          </w:rPr>
          <w:delInstrText>ﬁ</w:delInstrText>
        </w:r>
        <w:r w:rsidR="00712D55" w:rsidRPr="00972C7F" w:rsidDel="007164DC">
          <w:rPr>
            <w:rFonts w:eastAsiaTheme="minorEastAsia" w:cstheme="minorHAnsi"/>
            <w:iCs/>
            <w:lang w:val="en-GB"/>
          </w:rPr>
          <w:delInstrText>tting the data to the equation Ln Y = Ln a ? b Ln W ? cT ? dT2 ? eT Ln W. Both SGR and SFR, and therefore feed ef</w:delInstrText>
        </w:r>
        <w:r w:rsidR="00712D55" w:rsidDel="007164DC">
          <w:rPr>
            <w:rFonts w:eastAsiaTheme="minorEastAsia" w:cstheme="minorHAnsi"/>
            <w:iCs/>
          </w:rPr>
          <w:delInstrText>ﬁ</w:delInstrText>
        </w:r>
        <w:r w:rsidR="00712D55" w:rsidRPr="00972C7F" w:rsidDel="007164DC">
          <w:rPr>
            <w:rFonts w:eastAsiaTheme="minorEastAsia" w:cstheme="minorHAnsi"/>
            <w:iCs/>
            <w:lang w:val="en-GB"/>
          </w:rPr>
          <w:delInstrText>ciency (FE = SGR/SFR), were signi</w:delInstrText>
        </w:r>
        <w:r w:rsidR="00712D55" w:rsidDel="007164DC">
          <w:rPr>
            <w:rFonts w:eastAsiaTheme="minorEastAsia" w:cstheme="minorHAnsi"/>
            <w:iCs/>
          </w:rPr>
          <w:delInstrText>ﬁ</w:delInstrText>
        </w:r>
        <w:r w:rsidR="00712D55" w:rsidRPr="00972C7F" w:rsidDel="007164DC">
          <w:rPr>
            <w:rFonts w:eastAsiaTheme="minorEastAsia" w:cstheme="minorHAnsi"/>
            <w:iCs/>
            <w:lang w:val="en-GB"/>
          </w:rPr>
          <w:delInstrText>cantly in</w:delInstrText>
        </w:r>
        <w:r w:rsidR="00712D55" w:rsidDel="007164DC">
          <w:rPr>
            <w:rFonts w:eastAsiaTheme="minorEastAsia" w:cstheme="minorHAnsi"/>
            <w:iCs/>
          </w:rPr>
          <w:delInstrText>ﬂ</w:delInstrText>
        </w:r>
        <w:r w:rsidR="00712D55" w:rsidRPr="00972C7F" w:rsidDel="007164DC">
          <w:rPr>
            <w:rFonts w:eastAsiaTheme="minorEastAsia" w:cstheme="minorHAnsi"/>
            <w:iCs/>
            <w:lang w:val="en-GB"/>
          </w:rPr>
          <w:del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delInstrText>
        </w:r>
        <w:r w:rsidR="00712D55" w:rsidDel="007164DC">
          <w:rPr>
            <w:rFonts w:eastAsiaTheme="minorEastAsia" w:cstheme="minorHAnsi"/>
            <w:iCs/>
          </w:rPr>
          <w:fldChar w:fldCharType="separate"/>
        </w:r>
        <w:r w:rsidR="0044238B" w:rsidRPr="0044238B" w:rsidDel="007164DC">
          <w:rPr>
            <w:lang w:val="en-GB"/>
          </w:rPr>
          <w:delText xml:space="preserve">(García García </w:delText>
        </w:r>
        <w:r w:rsidR="0044238B" w:rsidRPr="0044238B" w:rsidDel="007164DC">
          <w:rPr>
            <w:i/>
            <w:iCs/>
            <w:lang w:val="en-GB"/>
          </w:rPr>
          <w:delText>et al.</w:delText>
        </w:r>
        <w:r w:rsidR="0044238B" w:rsidRPr="0044238B" w:rsidDel="007164DC">
          <w:rPr>
            <w:lang w:val="en-GB"/>
          </w:rPr>
          <w:delText xml:space="preserve"> 2011)</w:delText>
        </w:r>
        <w:r w:rsidR="00712D55" w:rsidDel="007164DC">
          <w:rPr>
            <w:rFonts w:eastAsiaTheme="minorEastAsia" w:cstheme="minorHAnsi"/>
            <w:iCs/>
          </w:rPr>
          <w:fldChar w:fldCharType="end"/>
        </w:r>
        <w:r w:rsidR="00DA15B3" w:rsidRPr="00972C7F" w:rsidDel="007164DC">
          <w:rPr>
            <w:rFonts w:eastAsiaTheme="minorEastAsia" w:cstheme="minorHAnsi"/>
            <w:iCs/>
            <w:lang w:val="en-GB"/>
          </w:rPr>
          <w:delText xml:space="preserve">. </w:delText>
        </w:r>
      </w:del>
    </w:p>
    <w:p w14:paraId="79D69125" w14:textId="4A028DC4" w:rsidR="00716AB1" w:rsidRDefault="00716AB1" w:rsidP="007164DC">
      <w:pPr>
        <w:spacing w:line="480" w:lineRule="auto"/>
        <w:contextualSpacing/>
        <w:jc w:val="both"/>
        <w:rPr>
          <w:ins w:id="862" w:author="Max Lindmark" w:date="2020-05-18T14:23:00Z"/>
          <w:rFonts w:eastAsiaTheme="minorEastAsia" w:cstheme="minorHAnsi"/>
          <w:iCs/>
          <w:lang w:val="en-GB"/>
        </w:rPr>
      </w:pPr>
    </w:p>
    <w:p w14:paraId="5F0567B3" w14:textId="77777777" w:rsidR="007164DC" w:rsidRDefault="007164DC" w:rsidP="007164DC">
      <w:pPr>
        <w:spacing w:line="480" w:lineRule="auto"/>
        <w:contextualSpacing/>
        <w:jc w:val="both"/>
        <w:rPr>
          <w:rFonts w:eastAsiaTheme="minorEastAsia" w:cstheme="minorHAnsi"/>
          <w:iCs/>
          <w:lang w:val="en-GB"/>
        </w:rPr>
        <w:pPrChange w:id="863" w:author="Max Lindmark" w:date="2020-05-18T14:23:00Z">
          <w:pPr>
            <w:spacing w:line="480" w:lineRule="auto"/>
            <w:ind w:firstLine="284"/>
            <w:contextualSpacing/>
            <w:jc w:val="both"/>
          </w:pPr>
        </w:pPrChange>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864"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865" w:author="Max Lindmark" w:date="2020-05-06T14:28:00Z">
                <w:rPr>
                  <w:rFonts w:ascii="Cambria Math" w:hAnsi="Cambria Math" w:cstheme="minorHAnsi"/>
                </w:rPr>
                <m:t>t</m:t>
              </w:ins>
            </m:r>
            <m:r>
              <w:del w:id="866"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867"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868"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869" w:author="Max Lindmark" w:date="2020-05-06T14:22:00Z">
                <w:rPr>
                  <w:rFonts w:ascii="Cambria Math" w:hAnsi="Cambria Math" w:cstheme="minorHAnsi"/>
                  <w:bCs/>
                  <w:i/>
                  <w:iCs/>
                </w:rPr>
              </w:del>
            </m:ctrlPr>
          </m:sSubPr>
          <m:e>
            <m:r>
              <w:del w:id="870" w:author="Max Lindmark" w:date="2020-05-06T14:22:00Z">
                <w:rPr>
                  <w:rFonts w:ascii="Cambria Math" w:hAnsi="Cambria Math" w:cstheme="minorHAnsi"/>
                </w:rPr>
                <m:t>M</m:t>
              </w:del>
            </m:r>
          </m:e>
          <m:sub>
            <m:r>
              <w:del w:id="871" w:author="Max Lindmark" w:date="2020-05-06T14:22:00Z">
                <w:rPr>
                  <w:rFonts w:ascii="Cambria Math" w:hAnsi="Cambria Math" w:cstheme="minorHAnsi"/>
                </w:rPr>
                <m:t>i</m:t>
              </w:del>
            </m:r>
          </m:sub>
        </m:sSub>
      </m:oMath>
      <w:del w:id="872"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873"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874" w:author="Max Lindmark" w:date="2020-05-06T14:22:00Z">
        <w:r w:rsidR="00C10E44">
          <w:rPr>
            <w:rFonts w:cstheme="minorHAnsi"/>
            <w:bCs/>
            <w:lang w:val="en-GB"/>
          </w:rPr>
          <w:t xml:space="preserve">the </w:t>
        </w:r>
      </w:ins>
      <w:r w:rsidRPr="00972C7F">
        <w:rPr>
          <w:rFonts w:cstheme="minorHAnsi"/>
          <w:bCs/>
          <w:lang w:val="en-GB"/>
        </w:rPr>
        <w:t>intercept and slope</w:t>
      </w:r>
      <w:del w:id="875"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C164F0"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876"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877"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878" w:author="Max Lindmark" w:date="2020-05-06T15:07:00Z">
              <w:r w:rsidR="005E23D0">
                <w:rPr>
                  <w:rFonts w:eastAsiaTheme="minorEastAsia" w:cstheme="minorHAnsi"/>
                  <w:lang w:val="sv-SE"/>
                </w:rPr>
                <w:t>9</w:t>
              </w:r>
            </w:ins>
            <w:del w:id="879"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C164F0"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880"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881"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882"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883"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884" w:author="Max Lindmark" w:date="2020-05-06T15:07:00Z">
              <w:r w:rsidR="005E23D0">
                <w:rPr>
                  <w:rFonts w:eastAsiaTheme="minorEastAsia" w:cstheme="minorHAnsi"/>
                  <w:lang w:val="sv-SE"/>
                </w:rPr>
                <w:t>10</w:t>
              </w:r>
            </w:ins>
            <w:del w:id="885"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C164F0"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886" w:author="Max Lindmark" w:date="2020-05-06T15:07:00Z">
              <w:r w:rsidR="005E23D0">
                <w:rPr>
                  <w:rFonts w:eastAsiaTheme="minorEastAsia" w:cstheme="minorHAnsi"/>
                  <w:lang w:val="sv-SE"/>
                </w:rPr>
                <w:t>1</w:t>
              </w:r>
            </w:ins>
            <w:del w:id="887"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4A1C1C54"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888" w:author="Max Lindmark" w:date="2020-05-06T14:28:00Z">
                <w:rPr>
                  <w:rFonts w:ascii="Cambria Math" w:hAnsi="Cambria Math" w:cstheme="minorHAnsi"/>
                </w:rPr>
                <m:t>t</m:t>
              </w:ins>
            </m:r>
            <m:r>
              <w:del w:id="889"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890"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891"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mean-cent</w:t>
      </w:r>
      <w:del w:id="892" w:author="Max Lindmark" w:date="2020-05-08T15:28:00Z">
        <w:r w:rsidRPr="004559BC" w:rsidDel="00CC3889">
          <w:rPr>
            <w:rFonts w:eastAsiaTheme="minorEastAsia" w:cstheme="minorHAnsi"/>
            <w:bCs/>
            <w:iCs/>
            <w:lang w:val="en-GB"/>
          </w:rPr>
          <w:delText>e</w:delText>
        </w:r>
      </w:del>
      <w:r w:rsidRPr="004559BC">
        <w:rPr>
          <w:rFonts w:eastAsiaTheme="minorEastAsia" w:cstheme="minorHAnsi"/>
          <w:bCs/>
          <w:iCs/>
          <w:lang w:val="en-GB"/>
        </w:rPr>
        <w:t xml:space="preserv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del w:id="893" w:author="Max Lindmark" w:date="2020-05-11T09:02:00Z">
        <w:r w:rsidRPr="004559BC" w:rsidDel="00F362B2">
          <w:rPr>
            <w:rFonts w:eastAsiaTheme="minorEastAsia" w:cstheme="minorHAnsi"/>
            <w:bCs/>
            <w:iCs/>
            <w:lang w:val="en-GB"/>
          </w:rPr>
          <w:delText xml:space="preserve"> </w:delText>
        </w:r>
        <w:r w:rsidRPr="00972C7F" w:rsidDel="00F362B2">
          <w:rPr>
            <w:rFonts w:eastAsiaTheme="minorEastAsia" w:cstheme="minorHAnsi"/>
            <w:bCs/>
            <w:iCs/>
            <w:lang w:val="en-GB"/>
          </w:rPr>
          <w:delText xml:space="preserve">species </w:delText>
        </w:r>
      </w:del>
      <m:oMath>
        <m:r>
          <w:del w:id="894" w:author="Max Lindmark" w:date="2020-05-11T09:02:00Z">
            <w:rPr>
              <w:rFonts w:ascii="Cambria Math" w:eastAsiaTheme="minorEastAsia" w:hAnsi="Cambria Math" w:cstheme="minorHAnsi"/>
            </w:rPr>
            <m:t>j</m:t>
          </w:del>
        </m:r>
      </m:oMath>
      <w:del w:id="895"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896"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897" w:author="Max Lindmark" w:date="2020-05-06T14:29:00Z">
                <w:rPr>
                  <w:rFonts w:ascii="Cambria Math" w:hAnsi="Cambria Math" w:cstheme="minorHAnsi"/>
                </w:rPr>
                <m:t>T</m:t>
              </w:del>
            </m:r>
            <m:r>
              <w:ins w:id="898"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899"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900"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901" w:author="Max Lindmark" w:date="2020-05-06T14:30:00Z">
                <w:rPr>
                  <w:rFonts w:ascii="Cambria Math" w:hAnsi="Cambria Math" w:cstheme="minorHAnsi"/>
                </w:rPr>
                <m:t>i</m:t>
              </w:del>
            </m:r>
            <m:r>
              <w:del w:id="902" w:author="Max Lindmark" w:date="2020-05-06T14:25:00Z">
                <w:rPr>
                  <w:rFonts w:ascii="Cambria Math" w:hAnsi="Cambria Math" w:cstheme="minorHAnsi"/>
                  <w:lang w:val="en-GB"/>
                </w:rPr>
                <m:t>,</m:t>
              </w:del>
            </m:r>
            <m:r>
              <w:rPr>
                <w:rFonts w:ascii="Cambria Math" w:hAnsi="Cambria Math" w:cstheme="minorHAnsi"/>
              </w:rPr>
              <m:t>j</m:t>
            </m:r>
          </m:sub>
        </m:sSub>
      </m:oMath>
      <w:ins w:id="903" w:author="Max Lindmark" w:date="2020-05-06T14:24:00Z">
        <w:r w:rsidR="00B33E43" w:rsidRPr="00210304">
          <w:rPr>
            <w:rFonts w:eastAsiaTheme="minorEastAsia" w:cstheme="minorHAnsi"/>
            <w:bCs/>
            <w:lang w:val="en-US"/>
          </w:rPr>
          <w:t>)</w:t>
        </w:r>
      </w:ins>
      <w:ins w:id="904"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905" w:author="Max Lindmark" w:date="2020-05-07T16:44:00Z">
        <w:r w:rsidR="008638EC">
          <w:rPr>
            <w:rFonts w:eastAsiaTheme="minorEastAsia" w:cstheme="minorHAnsi"/>
            <w:bCs/>
            <w:iCs/>
            <w:lang w:val="en-GB"/>
          </w:rPr>
          <w:t>.</w:t>
        </w:r>
      </w:ins>
      <w:del w:id="906"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907"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del w:id="908" w:author="Max Lindmark" w:date="2020-05-11T09:04:00Z">
        <w:r w:rsidRPr="00972C7F" w:rsidDel="001626F6">
          <w:rPr>
            <w:rFonts w:eastAsiaTheme="minorEastAsia" w:cstheme="minorHAnsi"/>
            <w:iCs/>
            <w:lang w:val="en-GB"/>
          </w:rPr>
          <w:delText xml:space="preserve"> </w:delText>
        </w:r>
      </w:del>
      <w:ins w:id="909" w:author="Max Lindmark" w:date="2020-05-11T09:04:00Z">
        <w:r w:rsidR="00C960F1">
          <w:rPr>
            <w:rFonts w:eastAsiaTheme="minorEastAsia" w:cstheme="minorHAnsi"/>
            <w:iCs/>
            <w:lang w:val="en-GB"/>
          </w:rPr>
          <w:t xml:space="preserve"> </w:t>
        </w:r>
      </w:ins>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del w:id="910"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commentRangeStart w:id="911"/>
      <w:ins w:id="912" w:author="Max Lindmark" w:date="2020-05-06T15:02:00Z">
        <w:r w:rsidR="00813868">
          <w:rPr>
            <w:rFonts w:eastAsiaTheme="minorEastAsia" w:cstheme="minorHAnsi"/>
            <w:iCs/>
            <w:lang w:val="en-GB"/>
          </w:rPr>
          <w:t>at maturation</w:t>
        </w:r>
      </w:ins>
      <w:commentRangeEnd w:id="911"/>
      <w:ins w:id="913" w:author="Max Lindmark" w:date="2020-05-12T13:25:00Z">
        <w:r w:rsidR="009804C0">
          <w:rPr>
            <w:rStyle w:val="CommentReference"/>
          </w:rPr>
          <w:commentReference w:id="911"/>
        </w:r>
      </w:ins>
      <w:ins w:id="914" w:author="Max Lindmark" w:date="2020-05-06T15:02:00Z">
        <w:r w:rsidR="00813868">
          <w:rPr>
            <w:rFonts w:eastAsiaTheme="minorEastAsia" w:cstheme="minorHAnsi"/>
            <w:iCs/>
            <w:lang w:val="en-GB"/>
          </w:rPr>
          <w:t xml:space="preserve">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915"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916"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917" w:author="Max Lindmark" w:date="2020-05-06T15:02:00Z">
                    <w:rPr>
                      <w:rFonts w:ascii="Cambria Math" w:eastAsiaTheme="minorEastAsia" w:hAnsi="Cambria Math" w:cstheme="minorHAnsi"/>
                    </w:rPr>
                    <m:t xml:space="preserve">mat, </m:t>
                  </w:ins>
                </m:r>
                <m:r>
                  <w:del w:id="918" w:author="Max Lindmark" w:date="2020-05-11T09:04:00Z">
                    <w:rPr>
                      <w:rFonts w:ascii="Cambria Math" w:eastAsiaTheme="minorEastAsia" w:hAnsi="Cambria Math" w:cstheme="minorHAnsi"/>
                    </w:rPr>
                    <m:t>i</m:t>
                  </w:del>
                </m:r>
                <m:r>
                  <w:del w:id="919"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920"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921" w:author="Max Lindmark" w:date="2020-05-06T15:05:00Z">
            <w:rPr>
              <w:rFonts w:ascii="Cambria Math" w:eastAsiaTheme="minorEastAsia" w:hAnsi="Cambria Math" w:cstheme="minorHAnsi"/>
            </w:rPr>
            <m:t>-</m:t>
          </w:ins>
        </m:r>
        <m:acc>
          <m:accPr>
            <m:chr m:val="̅"/>
            <m:ctrlPr>
              <w:ins w:id="922" w:author="Max Lindmark" w:date="2020-05-06T15:06:00Z">
                <w:rPr>
                  <w:rFonts w:ascii="Cambria Math" w:eastAsiaTheme="minorEastAsia" w:hAnsi="Cambria Math" w:cstheme="minorHAnsi"/>
                  <w:i/>
                  <w:iCs/>
                </w:rPr>
              </w:ins>
            </m:ctrlPr>
          </m:accPr>
          <m:e>
            <m:func>
              <m:funcPr>
                <m:ctrlPr>
                  <w:ins w:id="923" w:author="Max Lindmark" w:date="2020-05-06T15:06:00Z">
                    <w:rPr>
                      <w:rFonts w:ascii="Cambria Math" w:eastAsiaTheme="minorEastAsia" w:hAnsi="Cambria Math" w:cstheme="minorHAnsi"/>
                      <w:i/>
                      <w:iCs/>
                    </w:rPr>
                  </w:ins>
                </m:ctrlPr>
              </m:funcPr>
              <m:fName>
                <m:r>
                  <w:ins w:id="924" w:author="Max Lindmark" w:date="2020-05-06T15:06:00Z">
                    <m:rPr>
                      <m:sty m:val="p"/>
                    </m:rPr>
                    <w:rPr>
                      <w:rFonts w:ascii="Cambria Math" w:hAnsi="Cambria Math" w:cstheme="minorHAnsi"/>
                      <w:lang w:val="en-GB"/>
                    </w:rPr>
                    <m:t>ln</m:t>
                  </w:ins>
                </m:r>
              </m:fName>
              <m:e>
                <m:r>
                  <w:ins w:id="925" w:author="Max Lindmark" w:date="2020-05-06T15:06:00Z">
                    <w:rPr>
                      <w:rFonts w:ascii="Cambria Math" w:eastAsiaTheme="minorEastAsia" w:hAnsi="Cambria Math" w:cstheme="minorHAnsi"/>
                      <w:lang w:val="en-GB"/>
                    </w:rPr>
                    <m:t>(</m:t>
                  </w:ins>
                </m:r>
                <m:sSub>
                  <m:sSubPr>
                    <m:ctrlPr>
                      <w:ins w:id="926" w:author="Max Lindmark" w:date="2020-05-06T15:06:00Z">
                        <w:rPr>
                          <w:rFonts w:ascii="Cambria Math" w:eastAsiaTheme="minorEastAsia" w:hAnsi="Cambria Math" w:cstheme="minorHAnsi"/>
                          <w:i/>
                          <w:iCs/>
                        </w:rPr>
                      </w:ins>
                    </m:ctrlPr>
                  </m:sSubPr>
                  <m:e>
                    <m:r>
                      <w:ins w:id="927" w:author="Max Lindmark" w:date="2020-05-06T15:06:00Z">
                        <w:rPr>
                          <w:rFonts w:ascii="Cambria Math" w:eastAsiaTheme="minorEastAsia" w:hAnsi="Cambria Math" w:cstheme="minorHAnsi"/>
                        </w:rPr>
                        <m:t>M</m:t>
                      </w:ins>
                    </m:r>
                  </m:e>
                  <m:sub>
                    <m:r>
                      <w:ins w:id="928" w:author="Max Lindmark" w:date="2020-05-06T15:06:00Z">
                        <w:rPr>
                          <w:rFonts w:ascii="Cambria Math" w:eastAsiaTheme="minorEastAsia" w:hAnsi="Cambria Math" w:cstheme="minorHAnsi"/>
                        </w:rPr>
                        <m:t>ij</m:t>
                      </w:ins>
                    </m:r>
                  </m:sub>
                </m:sSub>
                <m:r>
                  <w:ins w:id="929" w:author="Max Lindmark" w:date="2020-05-06T15:06:00Z">
                    <w:rPr>
                      <w:rFonts w:ascii="Cambria Math" w:eastAsiaTheme="minorEastAsia" w:hAnsi="Cambria Math" w:cstheme="minorHAnsi"/>
                      <w:lang w:val="en-GB"/>
                    </w:rPr>
                    <m:t>/</m:t>
                  </w:ins>
                </m:r>
                <m:sSub>
                  <m:sSubPr>
                    <m:ctrlPr>
                      <w:ins w:id="930" w:author="Max Lindmark" w:date="2020-05-06T15:06:00Z">
                        <w:rPr>
                          <w:rFonts w:ascii="Cambria Math" w:eastAsiaTheme="minorEastAsia" w:hAnsi="Cambria Math" w:cstheme="minorHAnsi"/>
                          <w:i/>
                          <w:iCs/>
                        </w:rPr>
                      </w:ins>
                    </m:ctrlPr>
                  </m:sSubPr>
                  <m:e>
                    <m:r>
                      <w:ins w:id="931" w:author="Max Lindmark" w:date="2020-05-06T15:06:00Z">
                        <w:rPr>
                          <w:rFonts w:ascii="Cambria Math" w:eastAsiaTheme="minorEastAsia" w:hAnsi="Cambria Math" w:cstheme="minorHAnsi"/>
                        </w:rPr>
                        <m:t>M</m:t>
                      </w:ins>
                    </m:r>
                  </m:e>
                  <m:sub>
                    <m:r>
                      <w:ins w:id="932" w:author="Max Lindmark" w:date="2020-05-06T15:06:00Z">
                        <w:rPr>
                          <w:rFonts w:ascii="Cambria Math" w:eastAsiaTheme="minorEastAsia" w:hAnsi="Cambria Math" w:cstheme="minorHAnsi"/>
                        </w:rPr>
                        <m:t>mat, j</m:t>
                      </w:ins>
                    </m:r>
                  </m:sub>
                </m:sSub>
                <m:r>
                  <w:ins w:id="933" w:author="Max Lindmark" w:date="2020-05-06T15:06:00Z">
                    <w:rPr>
                      <w:rFonts w:ascii="Cambria Math" w:eastAsiaTheme="minorEastAsia" w:hAnsi="Cambria Math" w:cstheme="minorHAnsi"/>
                      <w:lang w:val="en-GB"/>
                    </w:rPr>
                    <m:t>)</m:t>
                  </w:ins>
                </m:r>
              </m:e>
            </m:func>
          </m:e>
        </m:acc>
      </m:oMath>
      <w:ins w:id="934" w:author="Max Lindmark" w:date="2020-05-07T16:44:00Z">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w:t>
        </w:r>
      </w:ins>
      <w:ins w:id="935" w:author="Max Lindmark" w:date="2020-05-18T14:24:00Z">
        <w:r w:rsidR="007164DC">
          <w:rPr>
            <w:rFonts w:eastAsiaTheme="minorEastAsia" w:cstheme="minorHAnsi"/>
            <w:lang w:val="en-GB"/>
          </w:rPr>
          <w:t xml:space="preserve"> do not</w:t>
        </w:r>
      </w:ins>
      <w:ins w:id="936" w:author="Max Lindmark" w:date="2020-05-07T16:44:00Z">
        <w:r w:rsidR="008638EC" w:rsidRPr="004559BC">
          <w:rPr>
            <w:rFonts w:eastAsiaTheme="minorEastAsia" w:cstheme="minorHAnsi"/>
            <w:lang w:val="en-GB"/>
          </w:rPr>
          <w:t xml:space="preserve"> assume there is </w:t>
        </w:r>
      </w:ins>
      <w:ins w:id="937" w:author="Max Lindmark" w:date="2020-05-18T14:24:00Z">
        <w:r w:rsidR="007164DC">
          <w:rPr>
            <w:rFonts w:eastAsiaTheme="minorEastAsia" w:cstheme="minorHAnsi"/>
            <w:lang w:val="en-GB"/>
          </w:rPr>
          <w:t>a</w:t>
        </w:r>
      </w:ins>
      <w:ins w:id="938" w:author="Max Lindmark" w:date="2020-05-07T16:44:00Z">
        <w:r w:rsidR="008638EC" w:rsidRPr="004559BC">
          <w:rPr>
            <w:rFonts w:eastAsiaTheme="minorEastAsia" w:cstheme="minorHAnsi"/>
            <w:lang w:val="en-GB"/>
          </w:rPr>
          <w:t xml:space="preserve"> interspecific relationship between optimum growth temperature and body mass</w:t>
        </w:r>
        <w:r w:rsidR="008638EC" w:rsidRPr="00972C7F">
          <w:rPr>
            <w:rFonts w:eastAsiaTheme="minorEastAsia" w:cstheme="minorHAnsi"/>
            <w:lang w:val="en-GB"/>
          </w:rPr>
          <w:t>.</w:t>
        </w:r>
      </w:ins>
      <w:ins w:id="939" w:author="Max Lindmark" w:date="2020-05-06T15:05:00Z">
        <w:r w:rsidR="009E4B9C" w:rsidRPr="00210304">
          <w:rPr>
            <w:rFonts w:eastAsiaTheme="minorEastAsia" w:cstheme="minorHAnsi"/>
            <w:iCs/>
            <w:lang w:val="en-US"/>
          </w:rPr>
          <w:t xml:space="preserve"> </w:t>
        </w:r>
      </w:ins>
      <w:del w:id="940" w:author="Max Lindmark" w:date="2020-05-06T15:06:00Z">
        <w:r w:rsidRPr="00972C7F" w:rsidDel="00E902F8">
          <w:rPr>
            <w:rFonts w:eastAsiaTheme="minorEastAsia" w:cstheme="minorHAnsi"/>
            <w:iCs/>
            <w:lang w:val="en-GB"/>
          </w:rPr>
          <w:delText xml:space="preserve">. </w:delText>
        </w:r>
      </w:del>
      <w:del w:id="941" w:author="Max Lindmark" w:date="2020-05-18T14:24:00Z">
        <w:r w:rsidRPr="004559BC" w:rsidDel="00572BCB">
          <w:rPr>
            <w:rFonts w:eastAsiaTheme="minorEastAsia" w:cstheme="minorHAnsi"/>
            <w:iCs/>
            <w:lang w:val="en-GB"/>
          </w:rPr>
          <w:delText>The</w:delText>
        </w:r>
      </w:del>
      <w:ins w:id="942" w:author="Max Lindmark" w:date="2020-05-18T14:24:00Z">
        <w:r w:rsidR="00572BCB">
          <w:rPr>
            <w:rFonts w:eastAsiaTheme="minorEastAsia" w:cstheme="minorHAnsi"/>
            <w:iCs/>
            <w:lang w:val="en-GB"/>
          </w:rPr>
          <w:t>Body</w:t>
        </w:r>
      </w:ins>
      <w:r w:rsidRPr="004559BC">
        <w:rPr>
          <w:rFonts w:eastAsiaTheme="minorEastAsia" w:cstheme="minorHAnsi"/>
          <w:iCs/>
          <w:lang w:val="en-GB"/>
        </w:rPr>
        <w:t xml:space="preserv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943"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944"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945" w:author="Max Lindmark" w:date="2020-05-06T15:07:00Z">
        <w:r w:rsidR="008F1870">
          <w:rPr>
            <w:rFonts w:eastAsiaTheme="minorEastAsia" w:cstheme="minorHAnsi"/>
            <w:iCs/>
            <w:lang w:val="en-GB"/>
          </w:rPr>
          <w:t>1</w:t>
        </w:r>
      </w:ins>
      <w:del w:id="946"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947" w:author="Max Lindmark" w:date="2020-05-06T15:03:00Z">
        <w:r w:rsidR="00423A3D">
          <w:rPr>
            <w:rFonts w:cstheme="minorHAnsi"/>
            <w:bCs/>
            <w:lang w:val="en-GB"/>
          </w:rPr>
          <w:t xml:space="preserve">the model with </w:t>
        </w:r>
      </w:ins>
      <w:ins w:id="948" w:author="Max Lindmark" w:date="2020-05-11T10:05:00Z">
        <w:r w:rsidR="003054D4">
          <w:rPr>
            <w:rFonts w:cstheme="minorHAnsi"/>
            <w:bCs/>
            <w:lang w:val="en-GB"/>
          </w:rPr>
          <w:t xml:space="preserve">only </w:t>
        </w:r>
      </w:ins>
      <w:ins w:id="949" w:author="Max Lindmark" w:date="2020-05-06T15:03:00Z">
        <w:r w:rsidR="00423A3D">
          <w:rPr>
            <w:rFonts w:cstheme="minorHAnsi"/>
            <w:bCs/>
            <w:lang w:val="en-GB"/>
          </w:rPr>
          <w:t>a random intercept</w:t>
        </w:r>
      </w:ins>
      <w:ins w:id="950" w:author="Max Lindmark" w:date="2020-05-18T14:24:00Z">
        <w:r w:rsidR="00915F93">
          <w:rPr>
            <w:rFonts w:cstheme="minorHAnsi"/>
            <w:bCs/>
            <w:lang w:val="en-GB"/>
          </w:rPr>
          <w:t>.</w:t>
        </w:r>
      </w:ins>
      <w:del w:id="951"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952" w:author="Max Lindmark" w:date="2020-05-06T15:03:00Z" w:name="move39669855"/>
      <w:moveFrom w:id="953" w:author="Max Lindmark" w:date="2020-05-06T15:03:00Z">
        <w:del w:id="954" w:author="Max Lindmark" w:date="2020-05-14T14:07:00Z">
          <w:r w:rsidRPr="00972C7F" w:rsidDel="00D8485D">
            <w:rPr>
              <w:rFonts w:cstheme="minorHAnsi"/>
              <w:bCs/>
              <w:lang w:val="en-GB"/>
            </w:rPr>
            <w:delText xml:space="preserve"> </w:delText>
          </w:r>
        </w:del>
        <m:oMath>
          <m:sSub>
            <m:sSubPr>
              <m:ctrlPr>
                <w:del w:id="955" w:author="Max Lindmark" w:date="2020-05-14T14:07:00Z">
                  <w:rPr>
                    <w:rFonts w:ascii="Cambria Math" w:hAnsi="Cambria Math" w:cstheme="minorHAnsi"/>
                    <w:bCs/>
                    <w:i/>
                    <w:iCs/>
                  </w:rPr>
                </w:del>
              </m:ctrlPr>
            </m:sSubPr>
            <m:e>
              <m:r>
                <w:del w:id="956" w:author="Max Lindmark" w:date="2020-05-14T14:07:00Z">
                  <w:rPr>
                    <w:rFonts w:ascii="Cambria Math" w:hAnsi="Cambria Math" w:cstheme="minorHAnsi"/>
                  </w:rPr>
                  <m:t>β</m:t>
                </w:del>
              </m:r>
            </m:e>
            <m:sub>
              <m:r>
                <w:del w:id="957" w:author="Max Lindmark" w:date="2020-05-14T14:07:00Z">
                  <w:rPr>
                    <w:rFonts w:ascii="Cambria Math" w:hAnsi="Cambria Math" w:cstheme="minorHAnsi"/>
                    <w:lang w:val="en-GB"/>
                  </w:rPr>
                  <m:t>1</m:t>
                </w:del>
              </m:r>
            </m:sub>
          </m:sSub>
        </m:oMath>
        <w:moveFromRangeEnd w:id="952"/>
        <w:del w:id="958" w:author="Max Lindmark" w:date="2020-05-06T15:03:00Z">
          <w:r w:rsidRPr="004559BC" w:rsidDel="00423A3D">
            <w:rPr>
              <w:rFonts w:cstheme="minorHAnsi"/>
              <w:bCs/>
              <w:lang w:val="en-GB"/>
            </w:rPr>
            <w:delText xml:space="preserve"> (</w:delText>
          </w:r>
          <w:r w:rsidRPr="004559BC">
            <w:rPr>
              <w:rFonts w:cstheme="minorHAnsi"/>
              <w:bCs/>
              <w:lang w:val="en-GB"/>
            </w:rPr>
            <w:delText xml:space="preserve">i.e. </w:delText>
          </w:r>
        </w:del>
        <w:moveTo w:id="959" w:author="Max Lindmark" w:date="2020-05-06T15:03:00Z">
          <w:del w:id="960" w:author="Max Lindmark" w:date="2020-05-14T14:07:00Z">
            <w:moveToRangeStart w:id="961" w:author="Max Lindmark" w:date="2020-05-06T15:03:00Z" w:name="move39669855"/>
          </w:del>
          <m:oMath>
            <m:sSub>
              <m:sSubPr>
                <m:ctrlPr>
                  <w:del w:id="962" w:author="Max Lindmark" w:date="2020-05-14T14:07:00Z">
                    <w:rPr>
                      <w:rFonts w:ascii="Cambria Math" w:hAnsi="Cambria Math" w:cstheme="minorHAnsi"/>
                      <w:bCs/>
                      <w:i/>
                      <w:iCs/>
                    </w:rPr>
                  </w:del>
                </m:ctrlPr>
              </m:sSubPr>
              <m:e>
                <w:moveTo w:id="963" w:author="Max Lindmark" w:date="2020-05-06T15:03:00Z">
                  <w:del w:id="964" w:author="Max Lindmark" w:date="2020-05-14T14:07:00Z">
                    <m:r>
                      <w:rPr>
                        <w:rFonts w:ascii="Cambria Math" w:hAnsi="Cambria Math" w:cstheme="minorHAnsi"/>
                      </w:rPr>
                      <m:t>β</m:t>
                    </m:r>
                  </w:del>
                </w:moveTo>
              </m:e>
              <m:sub>
                <w:moveTo w:id="965" w:author="Max Lindmark" w:date="2020-05-06T15:03:00Z">
                  <w:del w:id="966" w:author="Max Lindmark" w:date="2020-05-14T14:07:00Z">
                    <m:r>
                      <w:rPr>
                        <w:rFonts w:ascii="Cambria Math" w:hAnsi="Cambria Math" w:cstheme="minorHAnsi"/>
                        <w:lang w:val="en-GB"/>
                      </w:rPr>
                      <m:t>1</m:t>
                    </m:r>
                  </w:del>
                </w:moveTo>
              </m:sub>
            </m:sSub>
          </m:oMath>
          <w:moveToRangeEnd w:id="961"/>
          <w:ins w:id="967" w:author="Max Lindmark" w:date="2020-05-14T14:07:00Z">
            <w:del w:id="968" w:author="Max Lindmark" w:date="2020-05-06T15:03:00Z">
              <w:r w:rsidR="00D8485D">
                <w:rPr>
                  <w:rFonts w:eastAsiaTheme="minorEastAsia" w:cstheme="minorHAnsi"/>
                  <w:bCs/>
                  <w:iCs/>
                  <w:lang w:val="en-US"/>
                </w:rPr>
                <w:delText>.</w:delText>
              </w:r>
            </w:del>
          </w:ins>
          <w:ins w:id="969" w:author="Max Lindmark" w:date="2020-05-06T15:04:00Z">
            <w:del w:id="970" w:author="Max Lindmark" w:date="2020-05-06T15:03:00Z">
              <w:r w:rsidR="00423A3D" w:rsidRPr="00210304">
                <w:rPr>
                  <w:rFonts w:eastAsiaTheme="minorEastAsia" w:cstheme="minorHAnsi"/>
                  <w:bCs/>
                  <w:iCs/>
                  <w:lang w:val="en-US"/>
                </w:rPr>
                <w:delText xml:space="preserve"> </w:delText>
              </w:r>
            </w:del>
          </w:ins>
          <w:del w:id="971" w:author="Max Lindmark" w:date="2020-05-06T15:03:00Z">
            <w:r w:rsidRPr="004559BC">
              <w:rPr>
                <w:rFonts w:cstheme="minorHAnsi"/>
                <w:bCs/>
                <w:lang w:val="en-GB"/>
              </w:rPr>
              <w:delText xml:space="preserve">not </w:delText>
            </w:r>
            <w:r w:rsidRPr="00972C7F">
              <w:rPr>
                <w:rFonts w:cstheme="minorHAnsi"/>
                <w:bCs/>
                <w:lang w:val="en-GB"/>
              </w:rPr>
              <w:delText>varying by species</w:delText>
            </w:r>
            <w:r w:rsidRPr="00972C7F">
              <w:rPr>
                <w:rFonts w:eastAsiaTheme="minorEastAsia" w:cstheme="minorHAnsi"/>
                <w:bCs/>
                <w:iCs/>
                <w:lang w:val="en-GB"/>
              </w:rPr>
              <w:delText>)</w:delText>
            </w:r>
            <w:r w:rsidRPr="004559BC">
              <w:rPr>
                <w:rFonts w:eastAsiaTheme="minorEastAsia" w:cstheme="minorHAnsi"/>
                <w:bCs/>
                <w:iCs/>
                <w:lang w:val="en-GB"/>
              </w:rPr>
              <w:delText xml:space="preserve">. </w:delText>
            </w:r>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ins w:id="972" w:author="Max Lindmark" w:date="2020-05-11T10:06:00Z">
            <w:del w:id="973" w:author="Max Lindmark" w:date="2020-05-06T15:03:00Z">
              <w:r w:rsidR="003054D4">
                <w:rPr>
                  <w:rFonts w:eastAsiaTheme="minorEastAsia" w:cstheme="minorHAnsi"/>
                  <w:bCs/>
                  <w:iCs/>
                  <w:lang w:val="en-GB"/>
                </w:rPr>
                <w:delText>).</w:delText>
              </w:r>
            </w:del>
          </w:ins>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1B809C19" w:rsidR="000F1792" w:rsidRDefault="000F1792" w:rsidP="002E3379">
      <w:pPr>
        <w:spacing w:line="480" w:lineRule="auto"/>
        <w:contextualSpacing/>
        <w:jc w:val="both"/>
        <w:rPr>
          <w:ins w:id="974" w:author="Max Lindmark" w:date="2020-05-14T14:07:00Z"/>
          <w:lang w:val="en-GB"/>
        </w:rPr>
      </w:pPr>
      <w:r w:rsidRPr="00972C7F">
        <w:rPr>
          <w:lang w:val="en-GB"/>
        </w:rPr>
        <w:lastRenderedPageBreak/>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del w:id="975" w:author="Max Lindmark" w:date="2020-05-11T10:26:00Z">
        <w:r w:rsidR="00BC75A8" w:rsidDel="0023649F">
          <w:rPr>
            <w:lang w:val="en-GB"/>
          </w:rPr>
          <w:delText xml:space="preserve">increased </w:delText>
        </w:r>
      </w:del>
      <w:ins w:id="976" w:author="Max Lindmark" w:date="2020-05-11T10:26:00Z">
        <w:r w:rsidR="0023649F">
          <w:rPr>
            <w:lang w:val="en-GB"/>
          </w:rPr>
          <w:t xml:space="preserve">large </w:t>
        </w:r>
      </w:ins>
      <w:r w:rsidR="00BC75A8">
        <w:rPr>
          <w:lang w:val="en-GB"/>
        </w:rPr>
        <w:t>variances to make them less informative</w:t>
      </w:r>
      <w:r w:rsidR="00D10637">
        <w:rPr>
          <w:lang w:val="en-GB"/>
        </w:rPr>
        <w:t xml:space="preserve">. </w:t>
      </w:r>
      <w:r w:rsidRPr="00972C7F">
        <w:rPr>
          <w:rFonts w:eastAsiaTheme="minorEastAsia" w:cstheme="minorHAnsi"/>
          <w:lang w:val="en-GB"/>
        </w:rPr>
        <w:t>We used 3 Markov chains with 1</w:t>
      </w:r>
      <w:ins w:id="977" w:author="Max Lindmark" w:date="2020-04-23T14:40:00Z">
        <w:r w:rsidR="00334C80">
          <w:rPr>
            <w:rFonts w:eastAsiaTheme="minorEastAsia" w:cstheme="minorHAnsi"/>
            <w:lang w:val="en-GB"/>
          </w:rPr>
          <w:t>5</w:t>
        </w:r>
      </w:ins>
      <w:del w:id="978"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979" w:author="Max Lindmark" w:date="2020-04-23T14:39:00Z">
        <w:r w:rsidR="007152C3" w:rsidRPr="00972C7F" w:rsidDel="005A31D6">
          <w:rPr>
            <w:rFonts w:eastAsiaTheme="minorEastAsia" w:cstheme="minorHAnsi"/>
            <w:lang w:val="en-GB"/>
          </w:rPr>
          <w:delText xml:space="preserve">10000 </w:delText>
        </w:r>
      </w:del>
      <w:ins w:id="980"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981" w:author="Max Lindmark" w:date="2020-05-06T15:07:00Z">
        <w:r w:rsidR="007F49DE" w:rsidRPr="00972C7F" w:rsidDel="00CC3519">
          <w:rPr>
            <w:rFonts w:eastAsiaTheme="minorEastAsia" w:cstheme="minorHAnsi"/>
            <w:lang w:val="en-GB"/>
          </w:rPr>
          <w:delText xml:space="preserve">ensures </w:delText>
        </w:r>
      </w:del>
      <w:ins w:id="982" w:author="Max Lindmark" w:date="2020-05-06T15:07:00Z">
        <w:r w:rsidR="00CC3519">
          <w:rPr>
            <w:rFonts w:eastAsiaTheme="minorEastAsia" w:cstheme="minorHAnsi"/>
            <w:lang w:val="en-GB"/>
          </w:rPr>
          <w:t>suggest</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2D2F20">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1588CFDF" w14:textId="77777777" w:rsidR="004D50F0" w:rsidRDefault="004D50F0" w:rsidP="00F634F6">
      <w:pPr>
        <w:spacing w:line="480" w:lineRule="auto"/>
        <w:contextualSpacing/>
        <w:jc w:val="both"/>
        <w:rPr>
          <w:ins w:id="983" w:author="Max Lindmark" w:date="2020-05-14T14:35:00Z"/>
          <w:rFonts w:cstheme="minorHAnsi"/>
          <w:bCs/>
          <w:i/>
          <w:iCs/>
          <w:lang w:val="en-GB"/>
        </w:rPr>
      </w:pPr>
    </w:p>
    <w:p w14:paraId="6C605CA4" w14:textId="457E3374" w:rsidR="00D8485D" w:rsidRPr="004559BC" w:rsidRDefault="00F634F6" w:rsidP="00F634F6">
      <w:pPr>
        <w:spacing w:line="480" w:lineRule="auto"/>
        <w:contextualSpacing/>
        <w:jc w:val="both"/>
        <w:rPr>
          <w:ins w:id="984" w:author="Max Lindmark" w:date="2020-05-14T14:08:00Z"/>
          <w:rFonts w:cstheme="minorHAnsi"/>
          <w:bCs/>
          <w:i/>
          <w:iCs/>
          <w:lang w:val="en-GB"/>
        </w:rPr>
      </w:pPr>
      <w:ins w:id="985" w:author="Max Lindmark" w:date="2020-05-14T14:10:00Z">
        <w:r>
          <w:rPr>
            <w:rFonts w:cstheme="minorHAnsi"/>
            <w:bCs/>
            <w:i/>
            <w:iCs/>
            <w:lang w:val="en-GB"/>
          </w:rPr>
          <w:t xml:space="preserve">Net energy gain </w:t>
        </w:r>
      </w:ins>
    </w:p>
    <w:p w14:paraId="02379B2E" w14:textId="2A2F2F2A" w:rsidR="00833A6E" w:rsidRPr="000554D5" w:rsidRDefault="00B76843" w:rsidP="00DE65A4">
      <w:pPr>
        <w:spacing w:line="480" w:lineRule="auto"/>
        <w:contextualSpacing/>
        <w:jc w:val="both"/>
        <w:rPr>
          <w:ins w:id="986" w:author="Max Lindmark" w:date="2020-05-14T14:10:00Z"/>
          <w:rFonts w:cstheme="minorHAnsi"/>
          <w:lang w:val="en-US"/>
        </w:rPr>
      </w:pPr>
      <w:ins w:id="987" w:author="Max Lindmark" w:date="2020-05-14T14:11:00Z">
        <w:r w:rsidRPr="000554D5">
          <w:rPr>
            <w:rFonts w:cstheme="minorHAnsi"/>
            <w:lang w:val="en-GB"/>
          </w:rPr>
          <w:t>T</w:t>
        </w:r>
      </w:ins>
      <w:ins w:id="988" w:author="Max Lindmark" w:date="2020-05-14T14:10:00Z">
        <w:r w:rsidR="00833A6E" w:rsidRPr="000554D5">
          <w:rPr>
            <w:rFonts w:cstheme="minorHAnsi"/>
            <w:lang w:val="en-GB"/>
          </w:rPr>
          <w:t>he effect of temperature and mass dependence of maximum consumption and metabolism</w:t>
        </w:r>
      </w:ins>
      <w:ins w:id="989" w:author="Max Lindmark" w:date="2020-05-15T08:55:00Z">
        <w:r w:rsidR="00F8739E">
          <w:rPr>
            <w:rFonts w:cstheme="minorHAnsi"/>
            <w:lang w:val="en-GB"/>
          </w:rPr>
          <w:t xml:space="preserve"> (proportional to biomass gain and losses, respectively)</w:t>
        </w:r>
      </w:ins>
      <w:ins w:id="990" w:author="Max Lindmark" w:date="2020-05-14T14:10:00Z">
        <w:r w:rsidR="00833A6E" w:rsidRPr="000554D5">
          <w:rPr>
            <w:rFonts w:cstheme="minorHAnsi"/>
            <w:lang w:val="en-GB"/>
          </w:rPr>
          <w:t xml:space="preserve"> </w:t>
        </w:r>
      </w:ins>
      <w:r w:rsidR="00F8739E">
        <w:rPr>
          <w:rFonts w:cstheme="minorHAnsi"/>
          <w:lang w:val="en-GB"/>
        </w:rPr>
        <w:fldChar w:fldCharType="begin"/>
      </w:r>
      <w:r w:rsidR="001A48B1">
        <w:rPr>
          <w:rFonts w:cstheme="minorHAnsi"/>
          <w:lang w:val="en-GB"/>
        </w:rPr>
        <w:instrText xml:space="preserve"> ADDIN ZOTERO_ITEM CSL_CITATION {"citationID":"a24kpa50pbe","properties":{"formattedCitation":"(Ursin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F8739E">
        <w:rPr>
          <w:rFonts w:cstheme="minorHAnsi"/>
          <w:lang w:val="en-GB"/>
        </w:rPr>
        <w:fldChar w:fldCharType="separate"/>
      </w:r>
      <w:r w:rsidR="001A48B1" w:rsidRPr="001A48B1">
        <w:rPr>
          <w:rFonts w:ascii="Times New Roman" w:cs="Times New Roman"/>
          <w:lang w:val="en-GB"/>
        </w:rPr>
        <w:t xml:space="preserve">(Ursin 1967; Kitchell </w:t>
      </w:r>
      <w:r w:rsidR="001A48B1" w:rsidRPr="001A48B1">
        <w:rPr>
          <w:rFonts w:ascii="Times New Roman" w:cs="Times New Roman"/>
          <w:i/>
          <w:iCs/>
          <w:lang w:val="en-GB"/>
        </w:rPr>
        <w:t>et al.</w:t>
      </w:r>
      <w:r w:rsidR="001A48B1" w:rsidRPr="001A48B1">
        <w:rPr>
          <w:rFonts w:ascii="Times New Roman" w:cs="Times New Roman"/>
          <w:lang w:val="en-GB"/>
        </w:rPr>
        <w:t xml:space="preserve"> 1977; Essington </w:t>
      </w:r>
      <w:r w:rsidR="001A48B1" w:rsidRPr="001A48B1">
        <w:rPr>
          <w:rFonts w:ascii="Times New Roman" w:cs="Times New Roman"/>
          <w:i/>
          <w:iCs/>
          <w:lang w:val="en-GB"/>
        </w:rPr>
        <w:t>et al.</w:t>
      </w:r>
      <w:r w:rsidR="001A48B1" w:rsidRPr="001A48B1">
        <w:rPr>
          <w:rFonts w:ascii="Times New Roman" w:cs="Times New Roman"/>
          <w:lang w:val="en-GB"/>
        </w:rPr>
        <w:t xml:space="preserve"> 2001)</w:t>
      </w:r>
      <w:r w:rsidR="00F8739E">
        <w:rPr>
          <w:rFonts w:cstheme="minorHAnsi"/>
          <w:lang w:val="en-GB"/>
        </w:rPr>
        <w:fldChar w:fldCharType="end"/>
      </w:r>
      <w:r w:rsidR="00F8739E">
        <w:rPr>
          <w:rFonts w:cstheme="minorHAnsi"/>
          <w:lang w:val="en-GB"/>
        </w:rPr>
        <w:t xml:space="preserve"> </w:t>
      </w:r>
      <w:ins w:id="991" w:author="Max Lindmark" w:date="2020-05-14T14:12:00Z">
        <w:r w:rsidR="00267DF6" w:rsidRPr="000554D5">
          <w:rPr>
            <w:rFonts w:cstheme="minorHAnsi"/>
            <w:lang w:val="en-GB"/>
          </w:rPr>
          <w:t xml:space="preserve">on growth </w:t>
        </w:r>
        <w:r w:rsidR="00BB1EEB" w:rsidRPr="000554D5">
          <w:rPr>
            <w:rFonts w:cstheme="minorHAnsi"/>
            <w:lang w:val="en-GB"/>
          </w:rPr>
          <w:t xml:space="preserve">is illustrated by visualizing the </w:t>
        </w:r>
      </w:ins>
      <w:ins w:id="992" w:author="Max Lindmark" w:date="2020-05-14T14:11:00Z">
        <w:r w:rsidR="00833A6E" w:rsidRPr="000554D5">
          <w:rPr>
            <w:rFonts w:cstheme="minorHAnsi"/>
            <w:lang w:val="en-GB"/>
          </w:rPr>
          <w:t>net energy gain</w:t>
        </w:r>
      </w:ins>
      <w:ins w:id="993" w:author="Max Lindmark" w:date="2020-05-14T14:12:00Z">
        <w:r w:rsidR="000F307F" w:rsidRPr="000554D5">
          <w:rPr>
            <w:rFonts w:cstheme="minorHAnsi"/>
            <w:lang w:val="en-GB"/>
          </w:rPr>
          <w:t xml:space="preserve">. </w:t>
        </w:r>
      </w:ins>
      <w:ins w:id="994" w:author="Max Lindmark" w:date="2020-05-15T08:49:00Z">
        <w:r w:rsidR="00185302">
          <w:rPr>
            <w:rFonts w:eastAsiaTheme="minorEastAsia" w:cstheme="minorHAnsi"/>
            <w:lang w:val="en-GB"/>
          </w:rPr>
          <w:t xml:space="preserve">The model </w:t>
        </w:r>
        <w:r w:rsidR="00185302">
          <w:rPr>
            <w:rFonts w:eastAsiaTheme="minorEastAsia" w:cstheme="minorHAnsi"/>
            <w:lang w:val="en-GB"/>
          </w:rPr>
          <w:lastRenderedPageBreak/>
          <w:t xml:space="preserve">for </w:t>
        </w:r>
      </w:ins>
      <w:ins w:id="995" w:author="Max Lindmark" w:date="2020-05-15T08:50:00Z">
        <w:r w:rsidR="00185302">
          <w:rPr>
            <w:rFonts w:eastAsiaTheme="minorEastAsia" w:cstheme="minorHAnsi"/>
            <w:lang w:val="en-GB"/>
          </w:rPr>
          <w:t xml:space="preserve">the </w:t>
        </w:r>
      </w:ins>
      <w:ins w:id="996" w:author="Max Lindmark" w:date="2020-05-18T14:25:00Z">
        <w:r w:rsidR="00BD1078" w:rsidRPr="000554D5">
          <w:rPr>
            <w:rFonts w:cstheme="minorHAnsi"/>
            <w:lang w:val="en-GB"/>
          </w:rPr>
          <w:t>net energy gain</w:t>
        </w:r>
        <w:r w:rsidR="00410A96">
          <w:rPr>
            <w:rFonts w:cstheme="minorHAnsi"/>
            <w:lang w:val="en-GB"/>
          </w:rPr>
          <w:t xml:space="preserve"> (growth)</w:t>
        </w:r>
        <w:r w:rsidR="00BD1078">
          <w:rPr>
            <w:rFonts w:eastAsiaTheme="minorEastAsia" w:cstheme="minorHAnsi"/>
            <w:lang w:val="en-GB"/>
          </w:rPr>
          <w:t xml:space="preserve"> </w:t>
        </w:r>
      </w:ins>
      <w:ins w:id="997" w:author="Max Lindmark" w:date="2020-05-15T08:50:00Z">
        <w:r w:rsidR="00276079">
          <w:rPr>
            <w:rFonts w:eastAsiaTheme="minorEastAsia" w:cstheme="minorHAnsi"/>
            <w:lang w:val="en-GB"/>
          </w:rPr>
          <w:t xml:space="preserve">can be viewed as </w:t>
        </w:r>
      </w:ins>
      <w:proofErr w:type="spellStart"/>
      <w:ins w:id="998" w:author="Max Lindmark" w:date="2020-05-15T08:49:00Z">
        <w:r w:rsidR="00185302">
          <w:rPr>
            <w:rFonts w:eastAsiaTheme="minorEastAsia" w:cstheme="minorHAnsi"/>
            <w:lang w:val="en-GB"/>
          </w:rPr>
          <w:t>Pütter</w:t>
        </w:r>
        <w:proofErr w:type="spellEnd"/>
        <w:r w:rsidR="00185302">
          <w:rPr>
            <w:rFonts w:eastAsiaTheme="minorEastAsia" w:cstheme="minorHAnsi"/>
            <w:lang w:val="en-GB"/>
          </w:rPr>
          <w:t xml:space="preserve">-type model, </w:t>
        </w:r>
        <w:moveToRangeStart w:id="999" w:author="Max Lindmark" w:date="2020-05-15T08:49:00Z" w:name="move40424957"/>
        <w:r w:rsidR="00185302" w:rsidRPr="004559BC">
          <w:rPr>
            <w:rFonts w:eastAsiaTheme="minorEastAsia" w:cstheme="minorHAnsi"/>
            <w:lang w:val="en-GB"/>
          </w:rPr>
          <w:t xml:space="preserve">where is the result of two antagonistic </w:t>
        </w:r>
      </w:ins>
      <w:ins w:id="1000" w:author="Max Lindmark" w:date="2020-05-18T14:26:00Z">
        <w:r w:rsidR="004E76E0">
          <w:rPr>
            <w:rFonts w:eastAsiaTheme="minorEastAsia" w:cstheme="minorHAnsi"/>
            <w:lang w:val="en-GB"/>
          </w:rPr>
          <w:t xml:space="preserve">allometric </w:t>
        </w:r>
      </w:ins>
      <w:ins w:id="1001" w:author="Max Lindmark" w:date="2020-05-15T08:49:00Z">
        <w:r w:rsidR="00185302" w:rsidRPr="004559BC">
          <w:rPr>
            <w:rFonts w:eastAsiaTheme="minorEastAsia" w:cstheme="minorHAnsi"/>
            <w:lang w:val="en-GB"/>
          </w:rPr>
          <w:t>processes:</w:t>
        </w:r>
        <w:r w:rsidR="00185302" w:rsidRPr="00972C7F">
          <w:rPr>
            <w:rFonts w:eastAsiaTheme="minorEastAsia" w:cstheme="minorHAnsi"/>
            <w:lang w:val="en-GB"/>
          </w:rPr>
          <w:t xml:space="preserve"> </w:t>
        </w:r>
      </w:ins>
      <m:oMath>
        <m:r>
          <w:ins w:id="1002" w:author="Max Lindmark" w:date="2020-05-15T08:49:00Z">
            <w:rPr>
              <w:rFonts w:ascii="Cambria Math" w:hAnsi="Cambria Math" w:cstheme="minorHAnsi"/>
            </w:rPr>
            <m:t>dM</m:t>
          </w:ins>
        </m:r>
        <m:r>
          <w:ins w:id="1003" w:author="Max Lindmark" w:date="2020-05-15T08:49:00Z">
            <w:rPr>
              <w:rFonts w:ascii="Cambria Math" w:hAnsi="Cambria Math" w:cstheme="minorHAnsi"/>
              <w:lang w:val="en-GB"/>
            </w:rPr>
            <m:t>/</m:t>
          </w:ins>
        </m:r>
        <m:r>
          <w:ins w:id="1004" w:author="Max Lindmark" w:date="2020-05-15T08:49:00Z">
            <w:rPr>
              <w:rFonts w:ascii="Cambria Math" w:hAnsi="Cambria Math" w:cstheme="minorHAnsi"/>
            </w:rPr>
            <m:t>dt</m:t>
          </w:ins>
        </m:r>
        <m:r>
          <w:ins w:id="1005" w:author="Max Lindmark" w:date="2020-05-15T08:49:00Z">
            <w:rPr>
              <w:rFonts w:ascii="Cambria Math" w:hAnsi="Cambria Math" w:cstheme="minorHAnsi"/>
              <w:lang w:val="en-GB"/>
            </w:rPr>
            <m:t xml:space="preserve">= </m:t>
          </w:ins>
        </m:r>
        <m:r>
          <w:ins w:id="1006" w:author="Max Lindmark" w:date="2020-05-15T08:49:00Z">
            <w:rPr>
              <w:rFonts w:ascii="Cambria Math" w:hAnsi="Cambria Math" w:cstheme="minorHAnsi"/>
            </w:rPr>
            <m:t>H</m:t>
          </w:ins>
        </m:r>
        <m:r>
          <w:ins w:id="1007" w:author="Max Lindmark" w:date="2020-05-15T08:49:00Z">
            <w:rPr>
              <w:rFonts w:ascii="Cambria Math" w:hAnsi="Cambria Math" w:cstheme="minorHAnsi"/>
              <w:lang w:val="en-GB"/>
            </w:rPr>
            <m:t>(</m:t>
          </w:ins>
        </m:r>
        <m:r>
          <w:ins w:id="1008" w:author="Max Lindmark" w:date="2020-05-15T08:49:00Z">
            <w:rPr>
              <w:rFonts w:ascii="Cambria Math" w:hAnsi="Cambria Math" w:cstheme="minorHAnsi"/>
            </w:rPr>
            <m:t>T</m:t>
          </w:ins>
        </m:r>
        <m:r>
          <w:ins w:id="1009" w:author="Max Lindmark" w:date="2020-05-15T08:49:00Z">
            <w:rPr>
              <w:rFonts w:ascii="Cambria Math" w:hAnsi="Cambria Math" w:cstheme="minorHAnsi"/>
              <w:lang w:val="en-GB"/>
            </w:rPr>
            <m:t>)</m:t>
          </w:ins>
        </m:r>
        <m:sSup>
          <m:sSupPr>
            <m:ctrlPr>
              <w:ins w:id="1010" w:author="Max Lindmark" w:date="2020-05-15T08:49:00Z">
                <w:rPr>
                  <w:rFonts w:ascii="Cambria Math" w:hAnsi="Cambria Math" w:cstheme="minorHAnsi"/>
                  <w:i/>
                </w:rPr>
              </w:ins>
            </m:ctrlPr>
          </m:sSupPr>
          <m:e>
            <m:r>
              <w:ins w:id="1011" w:author="Max Lindmark" w:date="2020-05-15T08:49:00Z">
                <w:rPr>
                  <w:rFonts w:ascii="Cambria Math" w:hAnsi="Cambria Math" w:cstheme="minorHAnsi"/>
                </w:rPr>
                <m:t>M</m:t>
              </w:ins>
            </m:r>
          </m:e>
          <m:sup>
            <m:r>
              <w:ins w:id="1012" w:author="Max Lindmark" w:date="2020-05-15T08:49:00Z">
                <w:rPr>
                  <w:rFonts w:ascii="Cambria Math" w:hAnsi="Cambria Math" w:cstheme="minorHAnsi"/>
                </w:rPr>
                <m:t>a</m:t>
              </w:ins>
            </m:r>
          </m:sup>
        </m:sSup>
        <m:r>
          <w:ins w:id="1013" w:author="Max Lindmark" w:date="2020-05-15T08:49:00Z">
            <w:rPr>
              <w:rFonts w:ascii="Cambria Math" w:hAnsi="Cambria Math" w:cstheme="minorHAnsi"/>
              <w:lang w:val="en-GB"/>
            </w:rPr>
            <m:t xml:space="preserve"> – </m:t>
          </w:ins>
        </m:r>
        <m:r>
          <w:ins w:id="1014" w:author="Max Lindmark" w:date="2020-05-15T08:49:00Z">
            <w:rPr>
              <w:rFonts w:ascii="Cambria Math" w:hAnsi="Cambria Math" w:cstheme="minorHAnsi"/>
            </w:rPr>
            <m:t>K</m:t>
          </w:ins>
        </m:r>
        <m:r>
          <w:ins w:id="1015" w:author="Max Lindmark" w:date="2020-05-15T08:49:00Z">
            <w:rPr>
              <w:rFonts w:ascii="Cambria Math" w:hAnsi="Cambria Math" w:cstheme="minorHAnsi"/>
              <w:lang w:val="en-GB"/>
            </w:rPr>
            <m:t>(</m:t>
          </w:ins>
        </m:r>
        <m:r>
          <w:ins w:id="1016" w:author="Max Lindmark" w:date="2020-05-15T08:49:00Z">
            <w:rPr>
              <w:rFonts w:ascii="Cambria Math" w:hAnsi="Cambria Math" w:cstheme="minorHAnsi"/>
            </w:rPr>
            <m:t>T</m:t>
          </w:ins>
        </m:r>
        <m:r>
          <w:ins w:id="1017" w:author="Max Lindmark" w:date="2020-05-15T08:49:00Z">
            <w:rPr>
              <w:rFonts w:ascii="Cambria Math" w:hAnsi="Cambria Math" w:cstheme="minorHAnsi"/>
              <w:lang w:val="en-GB"/>
            </w:rPr>
            <m:t>)</m:t>
          </w:ins>
        </m:r>
        <m:sSup>
          <m:sSupPr>
            <m:ctrlPr>
              <w:ins w:id="1018" w:author="Max Lindmark" w:date="2020-05-15T08:49:00Z">
                <w:rPr>
                  <w:rFonts w:ascii="Cambria Math" w:hAnsi="Cambria Math" w:cstheme="minorHAnsi"/>
                  <w:i/>
                </w:rPr>
              </w:ins>
            </m:ctrlPr>
          </m:sSupPr>
          <m:e>
            <m:r>
              <w:ins w:id="1019" w:author="Max Lindmark" w:date="2020-05-15T08:49:00Z">
                <w:rPr>
                  <w:rFonts w:ascii="Cambria Math" w:hAnsi="Cambria Math" w:cstheme="minorHAnsi"/>
                </w:rPr>
                <m:t>M</m:t>
              </w:ins>
            </m:r>
          </m:e>
          <m:sup>
            <m:r>
              <w:ins w:id="1020" w:author="Max Lindmark" w:date="2020-05-15T08:49:00Z">
                <w:rPr>
                  <w:rFonts w:ascii="Cambria Math" w:hAnsi="Cambria Math" w:cstheme="minorHAnsi"/>
                </w:rPr>
                <m:t>b</m:t>
              </w:ins>
            </m:r>
          </m:sup>
        </m:sSup>
      </m:oMath>
      <w:ins w:id="1021" w:author="Max Lindmark" w:date="2020-05-15T08:49:00Z">
        <w:r w:rsidR="00185302" w:rsidRPr="00972C7F">
          <w:rPr>
            <w:rFonts w:eastAsiaTheme="minorEastAsia" w:cstheme="minorHAnsi"/>
            <w:lang w:val="en-GB"/>
          </w:rPr>
          <w:t xml:space="preserve">, where </w:t>
        </w:r>
      </w:ins>
      <m:oMath>
        <m:r>
          <w:ins w:id="1022" w:author="Max Lindmark" w:date="2020-05-15T08:49:00Z">
            <w:rPr>
              <w:rFonts w:ascii="Cambria Math" w:eastAsiaTheme="minorEastAsia" w:hAnsi="Cambria Math" w:cstheme="minorHAnsi"/>
            </w:rPr>
            <m:t>M</m:t>
          </w:ins>
        </m:r>
      </m:oMath>
      <w:ins w:id="1023" w:author="Max Lindmark" w:date="2020-05-15T08:49:00Z">
        <w:r w:rsidR="00185302" w:rsidRPr="00972C7F">
          <w:rPr>
            <w:rFonts w:eastAsiaTheme="minorEastAsia" w:cstheme="minorHAnsi"/>
            <w:lang w:val="en-GB"/>
          </w:rPr>
          <w:t xml:space="preserve"> is body mass and </w:t>
        </w:r>
      </w:ins>
      <m:oMath>
        <m:r>
          <w:ins w:id="1024" w:author="Max Lindmark" w:date="2020-05-15T08:49:00Z">
            <w:rPr>
              <w:rFonts w:ascii="Cambria Math" w:eastAsiaTheme="minorEastAsia" w:hAnsi="Cambria Math" w:cstheme="minorHAnsi"/>
            </w:rPr>
            <m:t>T</m:t>
          </w:ins>
        </m:r>
      </m:oMath>
      <w:ins w:id="1025" w:author="Max Lindmark" w:date="2020-05-15T08:49:00Z">
        <w:r w:rsidR="00185302" w:rsidRPr="00972C7F">
          <w:rPr>
            <w:rFonts w:eastAsiaTheme="minorEastAsia" w:cstheme="minorHAnsi"/>
            <w:lang w:val="en-GB"/>
          </w:rPr>
          <w:t xml:space="preserve"> is temperature</w:t>
        </w:r>
      </w:ins>
      <w:moveToRangeEnd w:id="999"/>
      <w:ins w:id="1026" w:author="Max Lindmark" w:date="2020-05-15T08:50:00Z">
        <w:r w:rsidR="001555D2">
          <w:rPr>
            <w:rFonts w:eastAsiaTheme="minorEastAsia" w:cstheme="minorHAnsi"/>
            <w:lang w:val="en-GB"/>
          </w:rPr>
          <w:t xml:space="preserve">. </w:t>
        </w:r>
      </w:ins>
      <w:ins w:id="1027" w:author="Max Lindmark" w:date="2020-05-15T08:36:00Z">
        <w:r w:rsidR="00190576">
          <w:rPr>
            <w:rFonts w:eastAsiaTheme="minorEastAsia" w:cstheme="minorHAnsi"/>
            <w:lang w:val="en-GB"/>
          </w:rPr>
          <w:t xml:space="preserve">We convert </w:t>
        </w:r>
      </w:ins>
      <w:ins w:id="1028" w:author="Max Lindmark" w:date="2020-05-14T14:13:00Z">
        <w:r w:rsidR="00AA2B5F">
          <w:rPr>
            <w:rFonts w:eastAsiaTheme="minorEastAsia" w:cstheme="minorHAnsi"/>
            <w:lang w:val="en-GB"/>
          </w:rPr>
          <w:t>metabolism</w:t>
        </w:r>
      </w:ins>
      <w:ins w:id="1029" w:author="Max Lindmark" w:date="2020-05-14T14:27:00Z">
        <w:r w:rsidR="00335D5E">
          <w:rPr>
            <w:rFonts w:eastAsiaTheme="minorEastAsia" w:cstheme="minorHAnsi"/>
            <w:lang w:val="en-GB"/>
          </w:rPr>
          <w:t xml:space="preserve"> </w:t>
        </w:r>
      </w:ins>
      <w:ins w:id="1030" w:author="Max Lindmark" w:date="2020-05-15T08:52:00Z">
        <w:r w:rsidR="00D92E8B">
          <w:rPr>
            <w:rFonts w:eastAsiaTheme="minorEastAsia" w:cstheme="minorHAnsi"/>
            <w:lang w:val="en-GB"/>
          </w:rPr>
          <w:t xml:space="preserve">from oxygen consumption to </w:t>
        </w:r>
      </w:ins>
      <m:oMath>
        <m:r>
          <w:ins w:id="1031" w:author="Max Lindmark" w:date="2020-05-15T08:52:00Z">
            <m:rPr>
              <m:sty m:val="p"/>
            </m:rPr>
            <w:rPr>
              <w:rFonts w:ascii="Cambria Math" w:eastAsiaTheme="minorEastAsia" w:hAnsi="Cambria Math" w:cstheme="minorHAnsi"/>
              <w:lang w:val="en-GB"/>
            </w:rPr>
            <m:t xml:space="preserve">g </m:t>
          </w:ins>
        </m:r>
        <m:sSup>
          <m:sSupPr>
            <m:ctrlPr>
              <w:ins w:id="1032" w:author="Max Lindmark" w:date="2020-05-15T08:52:00Z">
                <w:rPr>
                  <w:rFonts w:ascii="Cambria Math" w:eastAsiaTheme="minorEastAsia" w:hAnsi="Cambria Math" w:cstheme="minorHAnsi"/>
                  <w:iCs/>
                  <w:lang w:val="en-GB"/>
                </w:rPr>
              </w:ins>
            </m:ctrlPr>
          </m:sSupPr>
          <m:e>
            <m:r>
              <w:ins w:id="1033" w:author="Max Lindmark" w:date="2020-05-15T08:52:00Z">
                <m:rPr>
                  <m:sty m:val="p"/>
                </m:rPr>
                <w:rPr>
                  <w:rFonts w:ascii="Cambria Math" w:eastAsiaTheme="minorEastAsia" w:hAnsi="Cambria Math" w:cstheme="minorHAnsi"/>
                  <w:lang w:val="en-GB"/>
                </w:rPr>
                <m:t>day</m:t>
              </w:ins>
            </m:r>
          </m:e>
          <m:sup>
            <m:r>
              <w:ins w:id="1034" w:author="Max Lindmark" w:date="2020-05-15T08:52:00Z">
                <m:rPr>
                  <m:sty m:val="p"/>
                </m:rPr>
                <w:rPr>
                  <w:rFonts w:ascii="Cambria Math" w:eastAsiaTheme="minorEastAsia" w:hAnsi="Cambria Math" w:cstheme="minorHAnsi"/>
                  <w:lang w:val="en-GB"/>
                </w:rPr>
                <m:t>-1</m:t>
              </w:ins>
            </m:r>
          </m:sup>
        </m:sSup>
      </m:oMath>
      <w:ins w:id="1035" w:author="Max Lindmark" w:date="2020-05-15T08:52:00Z">
        <w:r w:rsidR="00D92E8B">
          <w:rPr>
            <w:rFonts w:eastAsiaTheme="minorEastAsia" w:cstheme="minorHAnsi"/>
            <w:lang w:val="en-GB"/>
          </w:rPr>
          <w:t xml:space="preserve"> </w:t>
        </w:r>
      </w:ins>
      <w:ins w:id="1036" w:author="Max Lindmark" w:date="2020-05-14T14:27:00Z">
        <w:r w:rsidR="00335D5E">
          <w:rPr>
            <w:rFonts w:eastAsiaTheme="minorEastAsia" w:cstheme="minorHAnsi"/>
            <w:lang w:val="en-GB"/>
          </w:rPr>
          <w:t xml:space="preserve">by </w:t>
        </w:r>
      </w:ins>
      <w:ins w:id="1037" w:author="Max Lindmark" w:date="2020-05-14T14:29:00Z">
        <w:r w:rsidR="00335D5E">
          <w:rPr>
            <w:rFonts w:eastAsiaTheme="minorEastAsia" w:cstheme="minorHAnsi"/>
            <w:lang w:val="en-GB"/>
          </w:rPr>
          <w:t xml:space="preserve">assuming </w:t>
        </w:r>
        <w:r w:rsidR="00335D5E" w:rsidRPr="0083740E">
          <w:rPr>
            <w:rFonts w:eastAsiaTheme="minorEastAsia" w:cstheme="minorHAnsi"/>
            <w:lang w:val="en-GB"/>
          </w:rPr>
          <w:t xml:space="preserve">1 </w:t>
        </w:r>
      </w:ins>
      <m:oMath>
        <m:r>
          <w:ins w:id="1038" w:author="Max Lindmark" w:date="2020-05-14T14:29:00Z">
            <m:rPr>
              <m:sty m:val="p"/>
            </m:rPr>
            <w:rPr>
              <w:rFonts w:ascii="Cambria Math" w:eastAsiaTheme="minorEastAsia" w:hAnsi="Cambria Math" w:cstheme="minorHAnsi"/>
              <w:lang w:val="en-GB"/>
            </w:rPr>
            <m:t>kcal</m:t>
          </w:ins>
        </m:r>
      </m:oMath>
      <w:ins w:id="1039" w:author="Max Lindmark" w:date="2020-05-14T14:29:00Z">
        <w:r w:rsidR="00335D5E" w:rsidRPr="0083740E">
          <w:rPr>
            <w:rFonts w:eastAsiaTheme="minorEastAsia" w:cstheme="minorHAnsi"/>
            <w:lang w:val="en-GB"/>
          </w:rPr>
          <w:t xml:space="preserve"> = 295 </w:t>
        </w:r>
      </w:ins>
      <m:oMath>
        <m:r>
          <w:ins w:id="1040" w:author="Max Lindmark" w:date="2020-05-14T14:29:00Z">
            <m:rPr>
              <m:sty m:val="p"/>
            </m:rPr>
            <w:rPr>
              <w:rFonts w:ascii="Cambria Math" w:eastAsiaTheme="minorEastAsia" w:hAnsi="Cambria Math" w:cstheme="minorHAnsi"/>
              <w:lang w:val="en-GB"/>
            </w:rPr>
            <m:t xml:space="preserve">mg </m:t>
          </w:ins>
        </m:r>
        <m:sSub>
          <m:sSubPr>
            <m:ctrlPr>
              <w:ins w:id="1041" w:author="Max Lindmark" w:date="2020-05-14T14:29:00Z">
                <w:rPr>
                  <w:rFonts w:ascii="Cambria Math" w:eastAsiaTheme="minorEastAsia" w:hAnsi="Cambria Math" w:cstheme="minorHAnsi"/>
                  <w:lang w:val="en-GB"/>
                </w:rPr>
              </w:ins>
            </m:ctrlPr>
          </m:sSubPr>
          <m:e>
            <m:r>
              <w:ins w:id="1042" w:author="Max Lindmark" w:date="2020-05-14T14:29:00Z">
                <m:rPr>
                  <m:sty m:val="p"/>
                </m:rPr>
                <w:rPr>
                  <w:rFonts w:ascii="Cambria Math" w:eastAsiaTheme="minorEastAsia" w:hAnsi="Cambria Math" w:cstheme="minorHAnsi"/>
                  <w:lang w:val="en-GB"/>
                </w:rPr>
                <m:t>O</m:t>
              </w:ins>
            </m:r>
          </m:e>
          <m:sub>
            <m:r>
              <w:ins w:id="1043" w:author="Max Lindmark" w:date="2020-05-14T14:29:00Z">
                <m:rPr>
                  <m:sty m:val="p"/>
                </m:rPr>
                <w:rPr>
                  <w:rFonts w:ascii="Cambria Math" w:eastAsiaTheme="minorEastAsia" w:hAnsi="Cambria Math" w:cstheme="minorHAnsi"/>
                  <w:lang w:val="en-GB"/>
                </w:rPr>
                <m:t>2</m:t>
              </w:ins>
            </m:r>
          </m:sub>
        </m:sSub>
      </m:oMath>
      <w:ins w:id="1044" w:author="Max Lindmark" w:date="2020-05-14T14:29:00Z">
        <w:r w:rsidR="00335D5E">
          <w:rPr>
            <w:rFonts w:eastAsiaTheme="minorEastAsia" w:cstheme="minorHAnsi"/>
            <w:iCs/>
            <w:lang w:val="en-GB"/>
          </w:rPr>
          <w:t xml:space="preserve"> </w:t>
        </w:r>
      </w:ins>
      <w:ins w:id="1045" w:author="Max Lindmark" w:date="2020-05-18T14:26:00Z">
        <w:r w:rsidR="000926A8">
          <w:rPr>
            <w:rFonts w:eastAsiaTheme="minorEastAsia" w:cstheme="minorHAnsi"/>
            <w:iCs/>
            <w:lang w:val="en-GB"/>
          </w:rPr>
          <w:t>(</w:t>
        </w:r>
      </w:ins>
      <w:ins w:id="1046" w:author="Max Lindmark" w:date="2020-05-14T14:29:00Z">
        <w:r w:rsidR="00335D5E">
          <w:rPr>
            <w:rFonts w:eastAsiaTheme="minorEastAsia" w:cstheme="minorHAnsi"/>
            <w:iCs/>
            <w:lang w:val="en-GB"/>
          </w:rPr>
          <w:t xml:space="preserve">based on </w:t>
        </w:r>
      </w:ins>
      <w:ins w:id="1047" w:author="Max Lindmark" w:date="2020-05-14T14:15:00Z">
        <w:r w:rsidR="00AA2B5F">
          <w:rPr>
            <w:rFonts w:eastAsiaTheme="minorEastAsia" w:cstheme="minorHAnsi"/>
            <w:iCs/>
            <w:lang w:val="en-GB"/>
          </w:rPr>
          <w:t xml:space="preserve">an </w:t>
        </w:r>
        <w:proofErr w:type="spellStart"/>
        <w:r w:rsidR="00AA2B5F">
          <w:rPr>
            <w:rFonts w:eastAsiaTheme="minorEastAsia" w:cstheme="minorHAnsi"/>
            <w:iCs/>
            <w:lang w:val="en-GB"/>
          </w:rPr>
          <w:t>oxycaloric</w:t>
        </w:r>
        <w:proofErr w:type="spellEnd"/>
        <w:r w:rsidR="00AA2B5F">
          <w:rPr>
            <w:rFonts w:eastAsiaTheme="minorEastAsia" w:cstheme="minorHAnsi"/>
            <w:iCs/>
            <w:lang w:val="en-GB"/>
          </w:rPr>
          <w:t xml:space="preserve"> coefficient of </w:t>
        </w:r>
      </w:ins>
      <w:ins w:id="1048" w:author="Max Lindmark" w:date="2020-05-14T14:18:00Z">
        <w:r w:rsidR="00165584">
          <w:rPr>
            <w:rFonts w:eastAsiaTheme="minorEastAsia" w:cstheme="minorHAnsi"/>
            <w:iCs/>
            <w:lang w:val="en-GB"/>
          </w:rPr>
          <w:t xml:space="preserve">14.2 </w:t>
        </w:r>
      </w:ins>
      <m:oMath>
        <m:r>
          <w:ins w:id="1049" w:author="Max Lindmark" w:date="2020-05-14T17:00:00Z">
            <m:rPr>
              <m:sty m:val="p"/>
            </m:rPr>
            <w:rPr>
              <w:rFonts w:ascii="Cambria Math" w:eastAsiaTheme="minorEastAsia" w:hAnsi="Cambria Math" w:cstheme="minorHAnsi"/>
              <w:lang w:val="en-GB"/>
            </w:rPr>
            <m:t xml:space="preserve">J/mg </m:t>
          </w:ins>
        </m:r>
        <m:sSub>
          <m:sSubPr>
            <m:ctrlPr>
              <w:ins w:id="1050" w:author="Max Lindmark" w:date="2020-05-14T14:19:00Z">
                <w:rPr>
                  <w:rFonts w:ascii="Cambria Math" w:eastAsiaTheme="minorEastAsia" w:hAnsi="Cambria Math" w:cstheme="minorHAnsi"/>
                  <w:lang w:val="en-GB"/>
                </w:rPr>
              </w:ins>
            </m:ctrlPr>
          </m:sSubPr>
          <m:e>
            <m:r>
              <w:ins w:id="1051" w:author="Max Lindmark" w:date="2020-05-14T14:18:00Z">
                <m:rPr>
                  <m:sty m:val="p"/>
                </m:rPr>
                <w:rPr>
                  <w:rFonts w:ascii="Cambria Math" w:eastAsiaTheme="minorEastAsia" w:hAnsi="Cambria Math" w:cstheme="minorHAnsi"/>
                  <w:lang w:val="en-GB"/>
                </w:rPr>
                <m:t>O</m:t>
              </w:ins>
            </m:r>
          </m:e>
          <m:sub>
            <m:r>
              <w:ins w:id="1052" w:author="Max Lindmark" w:date="2020-05-14T14:19:00Z">
                <m:rPr>
                  <m:sty m:val="p"/>
                </m:rPr>
                <w:rPr>
                  <w:rFonts w:ascii="Cambria Math" w:eastAsiaTheme="minorEastAsia" w:hAnsi="Cambria Math" w:cstheme="minorHAnsi"/>
                  <w:lang w:val="en-GB"/>
                </w:rPr>
                <m:t>2</m:t>
              </w:ins>
            </m:r>
          </m:sub>
        </m:sSub>
      </m:oMath>
      <w:ins w:id="1053" w:author="Max Lindmark" w:date="2020-05-18T14:26:00Z">
        <w:r w:rsidR="000926A8">
          <w:rPr>
            <w:rFonts w:eastAsiaTheme="minorEastAsia" w:cstheme="minorHAnsi"/>
            <w:lang w:val="en-GB"/>
          </w:rPr>
          <w:t>)</w:t>
        </w:r>
      </w:ins>
      <w:ins w:id="1054" w:author="Max Lindmark" w:date="2020-05-14T14:19:00Z">
        <w:r w:rsidR="0083740E">
          <w:rPr>
            <w:rFonts w:eastAsiaTheme="minorEastAsia" w:cstheme="minorHAnsi"/>
            <w:lang w:val="en-GB"/>
          </w:rPr>
          <w:t xml:space="preserve"> </w:t>
        </w:r>
      </w:ins>
      <w:r w:rsidR="0083740E">
        <w:rPr>
          <w:rFonts w:eastAsiaTheme="minorEastAsia" w:cstheme="minorHAnsi"/>
          <w:lang w:val="en-GB"/>
        </w:rPr>
        <w:fldChar w:fldCharType="begin"/>
      </w:r>
      <w:r w:rsidR="00674A19">
        <w:rPr>
          <w:rFonts w:eastAsiaTheme="minorEastAsia" w:cstheme="minorHAnsi"/>
          <w:lang w:val="en-GB"/>
        </w:rPr>
        <w:instrText xml:space="preserve"> ADDIN ZOTERO_ITEM CSL_CITATION {"citationID":"a1h4clt1a35","properties":{"formattedCitation":"(Hepher 1988)","plainCitation":"(Hepher 1988)","noteIndex":0},"citationItems":[{"id":2039,"uris":["http://zotero.org/users/6116610/items/4J9BJIZF"],"uri":["http://zotero.org/users/6116610/items/4J9BJIZF"],"itemData":{"id":2039,"type":"book","abstract":"The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0083740E">
        <w:rPr>
          <w:rFonts w:eastAsiaTheme="minorEastAsia" w:cstheme="minorHAnsi"/>
          <w:lang w:val="en-GB"/>
        </w:rPr>
        <w:fldChar w:fldCharType="separate"/>
      </w:r>
      <w:r w:rsidR="00674A19" w:rsidRPr="00674A19">
        <w:rPr>
          <w:rFonts w:ascii="Times New Roman" w:cs="Times New Roman"/>
          <w:lang w:val="en-GB"/>
        </w:rPr>
        <w:t>(</w:t>
      </w:r>
      <w:proofErr w:type="spellStart"/>
      <w:r w:rsidR="00674A19" w:rsidRPr="00674A19">
        <w:rPr>
          <w:rFonts w:ascii="Times New Roman" w:cs="Times New Roman"/>
          <w:lang w:val="en-GB"/>
        </w:rPr>
        <w:t>Hepher</w:t>
      </w:r>
      <w:proofErr w:type="spellEnd"/>
      <w:r w:rsidR="00674A19" w:rsidRPr="00674A19">
        <w:rPr>
          <w:rFonts w:ascii="Times New Roman" w:cs="Times New Roman"/>
          <w:lang w:val="en-GB"/>
        </w:rPr>
        <w:t xml:space="preserve"> 1988)</w:t>
      </w:r>
      <w:r w:rsidR="0083740E">
        <w:rPr>
          <w:rFonts w:eastAsiaTheme="minorEastAsia" w:cstheme="minorHAnsi"/>
          <w:lang w:val="en-GB"/>
        </w:rPr>
        <w:fldChar w:fldCharType="end"/>
      </w:r>
      <w:ins w:id="1055" w:author="Max Lindmark" w:date="2020-05-18T14:26:00Z">
        <w:r w:rsidR="000926A8">
          <w:rPr>
            <w:rFonts w:eastAsiaTheme="minorEastAsia" w:cstheme="minorHAnsi"/>
            <w:lang w:val="en-GB"/>
          </w:rPr>
          <w:t xml:space="preserve">, </w:t>
        </w:r>
      </w:ins>
      <w:ins w:id="1056" w:author="Max Lindmark" w:date="2020-05-14T14:20:00Z">
        <w:r w:rsidR="0083740E" w:rsidRPr="0083740E">
          <w:rPr>
            <w:rFonts w:eastAsiaTheme="minorEastAsia" w:cstheme="minorHAnsi"/>
            <w:lang w:val="en-GB"/>
          </w:rPr>
          <w:t xml:space="preserve">1 </w:t>
        </w:r>
      </w:ins>
      <m:oMath>
        <m:r>
          <w:ins w:id="1057" w:author="Max Lindmark" w:date="2020-05-14T14:20:00Z">
            <m:rPr>
              <m:sty m:val="p"/>
            </m:rPr>
            <w:rPr>
              <w:rFonts w:ascii="Cambria Math" w:eastAsiaTheme="minorEastAsia" w:hAnsi="Cambria Math" w:cstheme="minorHAnsi"/>
              <w:lang w:val="en-GB"/>
            </w:rPr>
            <m:t>kcal</m:t>
          </w:ins>
        </m:r>
      </m:oMath>
      <w:ins w:id="1058" w:author="Max Lindmark" w:date="2020-05-14T14:20:00Z">
        <w:r w:rsidR="0083740E" w:rsidRPr="0083740E">
          <w:rPr>
            <w:rFonts w:eastAsiaTheme="minorEastAsia" w:cstheme="minorHAnsi"/>
            <w:lang w:val="en-GB"/>
          </w:rPr>
          <w:t xml:space="preserve"> = 4184 </w:t>
        </w:r>
      </w:ins>
      <m:oMath>
        <m:r>
          <w:ins w:id="1059" w:author="Max Lindmark" w:date="2020-05-14T14:20:00Z">
            <m:rPr>
              <m:sty m:val="p"/>
            </m:rPr>
            <w:rPr>
              <w:rFonts w:ascii="Cambria Math" w:eastAsiaTheme="minorEastAsia" w:hAnsi="Cambria Math" w:cstheme="minorHAnsi"/>
              <w:lang w:val="en-GB"/>
            </w:rPr>
            <m:t>J</m:t>
          </w:ins>
        </m:r>
      </m:oMath>
      <w:ins w:id="1060" w:author="Max Lindmark" w:date="2020-05-18T14:26:00Z">
        <w:r w:rsidR="00D7236F">
          <w:rPr>
            <w:rFonts w:eastAsiaTheme="minorEastAsia" w:cstheme="minorHAnsi"/>
            <w:lang w:val="en-GB"/>
          </w:rPr>
          <w:t xml:space="preserve"> </w:t>
        </w:r>
      </w:ins>
      <w:ins w:id="1061" w:author="Max Lindmark" w:date="2020-05-14T14:22:00Z">
        <w:r w:rsidR="00D765BD">
          <w:rPr>
            <w:rFonts w:eastAsiaTheme="minorEastAsia" w:cstheme="minorHAnsi"/>
            <w:lang w:val="en-GB"/>
          </w:rPr>
          <w:t xml:space="preserve">and </w:t>
        </w:r>
      </w:ins>
      <w:ins w:id="1062" w:author="Max Lindmark" w:date="2020-05-14T14:23:00Z">
        <w:r w:rsidR="00E14C48">
          <w:rPr>
            <w:rFonts w:eastAsiaTheme="minorEastAsia" w:cstheme="minorHAnsi"/>
            <w:lang w:val="en-GB"/>
          </w:rPr>
          <w:t>an</w:t>
        </w:r>
      </w:ins>
      <w:ins w:id="1063" w:author="Max Lindmark" w:date="2020-05-14T14:22:00Z">
        <w:r w:rsidR="00D765BD">
          <w:rPr>
            <w:rFonts w:eastAsiaTheme="minorEastAsia" w:cstheme="minorHAnsi"/>
            <w:lang w:val="en-GB"/>
          </w:rPr>
          <w:t xml:space="preserve"> energy content of 5600</w:t>
        </w:r>
      </w:ins>
      <w:ins w:id="1064" w:author="Max Lindmark" w:date="2020-05-14T14:23:00Z">
        <w:r w:rsidR="00D765BD">
          <w:rPr>
            <w:rFonts w:eastAsiaTheme="minorEastAsia" w:cstheme="minorHAnsi"/>
            <w:lang w:val="en-GB"/>
          </w:rPr>
          <w:t xml:space="preserve"> </w:t>
        </w:r>
      </w:ins>
      <m:oMath>
        <m:r>
          <w:ins w:id="1065" w:author="Max Lindmark" w:date="2020-05-14T17:00:00Z">
            <m:rPr>
              <m:sty m:val="p"/>
            </m:rPr>
            <w:rPr>
              <w:rFonts w:ascii="Cambria Math" w:eastAsiaTheme="minorEastAsia" w:hAnsi="Cambria Math" w:cstheme="minorHAnsi"/>
              <w:lang w:val="en-GB"/>
            </w:rPr>
            <m:t>J/g</m:t>
          </w:ins>
        </m:r>
      </m:oMath>
      <w:ins w:id="1066" w:author="Max Lindmark" w:date="2020-05-14T14:24:00Z">
        <w:r w:rsidR="006569B3">
          <w:rPr>
            <w:rFonts w:eastAsiaTheme="minorEastAsia" w:cstheme="minorHAnsi"/>
            <w:iCs/>
            <w:lang w:val="en-GB"/>
          </w:rPr>
          <w:t xml:space="preserve"> </w:t>
        </w:r>
      </w:ins>
      <w:r w:rsidR="006569B3">
        <w:rPr>
          <w:rFonts w:eastAsiaTheme="minorEastAsia" w:cstheme="minorHAnsi"/>
          <w:iCs/>
          <w:lang w:val="en-GB"/>
        </w:rPr>
        <w:fldChar w:fldCharType="begin"/>
      </w:r>
      <w:r w:rsidR="00674A19">
        <w:rPr>
          <w:rFonts w:eastAsiaTheme="minorEastAsia" w:cstheme="minorHAnsi"/>
          <w:iCs/>
          <w:lang w:val="en-GB"/>
        </w:rPr>
        <w:instrText xml:space="preserve"> ADDIN ZOTERO_ITEM CSL_CITATION {"citationID":"abg5qn4133","properties":{"formattedCitation":"(Rijnsdorp &amp; Ibelings 1989)","plainCitation":"(Rijnsdorp &amp; Ibelings 1989)","noteIndex":0},"citationItems":[{"id":2041,"uris":["http://zotero.org/users/6116610/items/KDDKST84"],"uri":["http://zotero.org/users/6116610/items/KDDKST84"],"itemData":{"id":2041,"type":"article-journal","abstract":"The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006569B3">
        <w:rPr>
          <w:rFonts w:eastAsiaTheme="minorEastAsia" w:cstheme="minorHAnsi"/>
          <w:iCs/>
          <w:lang w:val="en-GB"/>
        </w:rPr>
        <w:fldChar w:fldCharType="separate"/>
      </w:r>
      <w:r w:rsidR="00674A19" w:rsidRPr="00674A19">
        <w:rPr>
          <w:rFonts w:ascii="Times New Roman" w:cs="Times New Roman"/>
          <w:lang w:val="en-GB"/>
        </w:rPr>
        <w:t>(</w:t>
      </w:r>
      <w:proofErr w:type="spellStart"/>
      <w:r w:rsidR="00674A19" w:rsidRPr="00674A19">
        <w:rPr>
          <w:rFonts w:ascii="Times New Roman" w:cs="Times New Roman"/>
          <w:lang w:val="en-GB"/>
        </w:rPr>
        <w:t>Rijnsdorp</w:t>
      </w:r>
      <w:proofErr w:type="spellEnd"/>
      <w:r w:rsidR="00674A19" w:rsidRPr="00674A19">
        <w:rPr>
          <w:rFonts w:ascii="Times New Roman" w:cs="Times New Roman"/>
          <w:lang w:val="en-GB"/>
        </w:rPr>
        <w:t xml:space="preserve"> &amp; </w:t>
      </w:r>
      <w:proofErr w:type="spellStart"/>
      <w:r w:rsidR="00674A19" w:rsidRPr="00674A19">
        <w:rPr>
          <w:rFonts w:ascii="Times New Roman" w:cs="Times New Roman"/>
          <w:lang w:val="en-GB"/>
        </w:rPr>
        <w:t>Ibelings</w:t>
      </w:r>
      <w:proofErr w:type="spellEnd"/>
      <w:r w:rsidR="00674A19" w:rsidRPr="00674A19">
        <w:rPr>
          <w:rFonts w:ascii="Times New Roman" w:cs="Times New Roman"/>
          <w:lang w:val="en-GB"/>
        </w:rPr>
        <w:t xml:space="preserve"> 1989)</w:t>
      </w:r>
      <w:r w:rsidR="006569B3">
        <w:rPr>
          <w:rFonts w:eastAsiaTheme="minorEastAsia" w:cstheme="minorHAnsi"/>
          <w:iCs/>
          <w:lang w:val="en-GB"/>
        </w:rPr>
        <w:fldChar w:fldCharType="end"/>
      </w:r>
      <w:ins w:id="1067" w:author="Max Lindmark" w:date="2020-05-14T14:29:00Z">
        <w:r w:rsidR="00AC7C25">
          <w:rPr>
            <w:rFonts w:eastAsiaTheme="minorEastAsia" w:cstheme="minorHAnsi"/>
            <w:iCs/>
            <w:lang w:val="en-GB"/>
          </w:rPr>
          <w:t xml:space="preserve">. </w:t>
        </w:r>
      </w:ins>
      <w:ins w:id="1068" w:author="Max Lindmark" w:date="2020-05-15T08:57:00Z">
        <w:r w:rsidR="00A02298">
          <w:rPr>
            <w:rFonts w:eastAsiaTheme="minorEastAsia" w:cstheme="minorHAnsi"/>
            <w:iCs/>
            <w:lang w:val="en-GB"/>
          </w:rPr>
          <w:t>C</w:t>
        </w:r>
      </w:ins>
      <w:ins w:id="1069" w:author="Max Lindmark" w:date="2020-05-14T14:30:00Z">
        <w:r w:rsidR="006D7357">
          <w:rPr>
            <w:rFonts w:eastAsiaTheme="minorEastAsia" w:cstheme="minorHAnsi"/>
            <w:iCs/>
            <w:lang w:val="en-GB"/>
          </w:rPr>
          <w:t xml:space="preserve">onsumption and metabolic rate </w:t>
        </w:r>
      </w:ins>
      <w:ins w:id="1070" w:author="Max Lindmark" w:date="2020-05-18T14:27:00Z">
        <w:r w:rsidR="005B1C42">
          <w:rPr>
            <w:rFonts w:eastAsiaTheme="minorEastAsia" w:cstheme="minorHAnsi"/>
            <w:iCs/>
            <w:lang w:val="en-GB"/>
          </w:rPr>
          <w:t>are</w:t>
        </w:r>
      </w:ins>
      <w:ins w:id="1071" w:author="Max Lindmark" w:date="2020-05-15T08:57:00Z">
        <w:r w:rsidR="00A02298">
          <w:rPr>
            <w:rFonts w:eastAsiaTheme="minorEastAsia" w:cstheme="minorHAnsi"/>
            <w:iCs/>
            <w:lang w:val="en-GB"/>
          </w:rPr>
          <w:t xml:space="preserve"> calculated </w:t>
        </w:r>
      </w:ins>
      <w:ins w:id="1072" w:author="Max Lindmark" w:date="2020-05-14T14:30:00Z">
        <w:r w:rsidR="006D7357">
          <w:rPr>
            <w:rFonts w:eastAsiaTheme="minorEastAsia" w:cstheme="minorHAnsi"/>
            <w:iCs/>
            <w:lang w:val="en-GB"/>
          </w:rPr>
          <w:t>fo</w:t>
        </w:r>
      </w:ins>
      <w:ins w:id="1073" w:author="Max Lindmark" w:date="2020-05-14T14:31:00Z">
        <w:r w:rsidR="006D7357">
          <w:rPr>
            <w:rFonts w:eastAsiaTheme="minorEastAsia" w:cstheme="minorHAnsi"/>
            <w:iCs/>
            <w:lang w:val="en-GB"/>
          </w:rPr>
          <w:t>r two sizes</w:t>
        </w:r>
        <w:r w:rsidR="00C42A60">
          <w:rPr>
            <w:rFonts w:eastAsiaTheme="minorEastAsia" w:cstheme="minorHAnsi"/>
            <w:iCs/>
            <w:lang w:val="en-GB"/>
          </w:rPr>
          <w:t xml:space="preserve"> (10 and 100 g)</w:t>
        </w:r>
        <w:r w:rsidR="004D50F0">
          <w:rPr>
            <w:rFonts w:eastAsiaTheme="minorEastAsia" w:cstheme="minorHAnsi"/>
            <w:iCs/>
            <w:lang w:val="en-GB"/>
          </w:rPr>
          <w:t>, using the</w:t>
        </w:r>
      </w:ins>
      <w:ins w:id="1074" w:author="Max Lindmark" w:date="2020-05-14T14:40:00Z">
        <w:r w:rsidR="00BB6FD9">
          <w:rPr>
            <w:rFonts w:eastAsiaTheme="minorEastAsia" w:cstheme="minorHAnsi"/>
            <w:iCs/>
            <w:lang w:val="en-GB"/>
          </w:rPr>
          <w:t xml:space="preserve"> global</w:t>
        </w:r>
      </w:ins>
      <w:ins w:id="1075" w:author="Max Lindmark" w:date="2020-05-14T14:31:00Z">
        <w:r w:rsidR="004D50F0">
          <w:rPr>
            <w:rFonts w:eastAsiaTheme="minorEastAsia" w:cstheme="minorHAnsi"/>
            <w:iCs/>
            <w:lang w:val="en-GB"/>
          </w:rPr>
          <w:t xml:space="preserve"> allometric relationships found in the log-log models</w:t>
        </w:r>
      </w:ins>
      <w:ins w:id="1076" w:author="Max Lindmark" w:date="2020-05-14T14:35:00Z">
        <w:r w:rsidR="004D50F0">
          <w:rPr>
            <w:rFonts w:eastAsiaTheme="minorEastAsia" w:cstheme="minorHAnsi"/>
            <w:iCs/>
            <w:lang w:val="en-GB"/>
          </w:rPr>
          <w:t xml:space="preserve"> fi</w:t>
        </w:r>
      </w:ins>
      <w:ins w:id="1077" w:author="Max Lindmark" w:date="2020-05-15T08:37:00Z">
        <w:r w:rsidR="007853B4">
          <w:rPr>
            <w:rFonts w:eastAsiaTheme="minorEastAsia" w:cstheme="minorHAnsi"/>
            <w:iCs/>
            <w:lang w:val="en-GB"/>
          </w:rPr>
          <w:t>t</w:t>
        </w:r>
      </w:ins>
      <w:ins w:id="1078" w:author="Max Lindmark" w:date="2020-05-14T14:35:00Z">
        <w:r w:rsidR="004D50F0">
          <w:rPr>
            <w:rFonts w:eastAsiaTheme="minorEastAsia" w:cstheme="minorHAnsi"/>
            <w:iCs/>
            <w:lang w:val="en-GB"/>
          </w:rPr>
          <w:t xml:space="preserve"> to sub-peak temperatures</w:t>
        </w:r>
      </w:ins>
      <w:ins w:id="1079" w:author="Max Lindmark" w:date="2020-05-14T14:31:00Z">
        <w:r w:rsidR="004D50F0">
          <w:rPr>
            <w:rFonts w:eastAsiaTheme="minorEastAsia" w:cstheme="minorHAnsi"/>
            <w:iCs/>
            <w:lang w:val="en-GB"/>
          </w:rPr>
          <w:t>.</w:t>
        </w:r>
      </w:ins>
      <w:ins w:id="1080" w:author="Max Lindmark" w:date="2020-05-14T14:36:00Z">
        <w:r w:rsidR="00003C7F">
          <w:rPr>
            <w:rFonts w:eastAsiaTheme="minorEastAsia" w:cstheme="minorHAnsi"/>
            <w:iCs/>
            <w:lang w:val="en-GB"/>
          </w:rPr>
          <w:t xml:space="preserve"> These allometric </w:t>
        </w:r>
      </w:ins>
      <w:ins w:id="1081" w:author="Max Lindmark" w:date="2020-05-15T08:37:00Z">
        <w:r w:rsidR="00F14FE5">
          <w:rPr>
            <w:rFonts w:eastAsiaTheme="minorEastAsia" w:cstheme="minorHAnsi"/>
            <w:iCs/>
            <w:lang w:val="en-GB"/>
          </w:rPr>
          <w:t>function</w:t>
        </w:r>
        <w:r w:rsidR="00B07E20">
          <w:rPr>
            <w:rFonts w:eastAsiaTheme="minorEastAsia" w:cstheme="minorHAnsi"/>
            <w:iCs/>
            <w:lang w:val="en-GB"/>
          </w:rPr>
          <w:t>s</w:t>
        </w:r>
      </w:ins>
      <w:ins w:id="1082" w:author="Max Lindmark" w:date="2020-05-15T08:57:00Z">
        <w:r w:rsidR="00567E8A">
          <w:rPr>
            <w:rFonts w:eastAsiaTheme="minorEastAsia" w:cstheme="minorHAnsi"/>
            <w:iCs/>
            <w:lang w:val="en-GB"/>
          </w:rPr>
          <w:t xml:space="preserve"> </w:t>
        </w:r>
      </w:ins>
      <w:ins w:id="1083" w:author="Max Lindmark" w:date="2020-05-14T14:36:00Z">
        <w:r w:rsidR="00003C7F" w:rsidRPr="000554D5">
          <w:rPr>
            <w:rFonts w:eastAsiaTheme="minorEastAsia" w:cstheme="minorHAnsi"/>
            <w:lang w:val="en-US"/>
          </w:rPr>
          <w:t xml:space="preserve">are </w:t>
        </w:r>
      </w:ins>
      <w:ins w:id="1084" w:author="Max Lindmark" w:date="2020-05-15T08:57:00Z">
        <w:r w:rsidR="00567E8A">
          <w:rPr>
            <w:rFonts w:eastAsiaTheme="minorEastAsia" w:cstheme="minorHAnsi"/>
            <w:lang w:val="en-US"/>
          </w:rPr>
          <w:t xml:space="preserve">further </w:t>
        </w:r>
      </w:ins>
      <w:ins w:id="1085" w:author="Max Lindmark" w:date="2020-05-14T14:36:00Z">
        <w:r w:rsidR="00003C7F">
          <w:rPr>
            <w:rFonts w:eastAsiaTheme="minorEastAsia" w:cstheme="minorHAnsi"/>
            <w:lang w:val="en-US"/>
          </w:rPr>
          <w:t xml:space="preserve">scaled with </w:t>
        </w:r>
      </w:ins>
      <w:ins w:id="1086" w:author="Max Lindmark" w:date="2020-05-14T14:54:00Z">
        <w:r w:rsidR="002F6282">
          <w:rPr>
            <w:rFonts w:eastAsiaTheme="minorEastAsia" w:cstheme="minorHAnsi"/>
            <w:lang w:val="en-US"/>
          </w:rPr>
          <w:t>the</w:t>
        </w:r>
      </w:ins>
      <w:ins w:id="1087" w:author="Max Lindmark" w:date="2020-05-14T14:43:00Z">
        <w:r w:rsidR="0027039A">
          <w:rPr>
            <w:rFonts w:eastAsiaTheme="minorEastAsia" w:cstheme="minorHAnsi"/>
            <w:lang w:val="en-US"/>
          </w:rPr>
          <w:t xml:space="preserve"> </w:t>
        </w:r>
      </w:ins>
      <w:ins w:id="1088" w:author="Max Lindmark" w:date="2020-05-14T14:36:00Z">
        <w:r w:rsidR="00003C7F">
          <w:rPr>
            <w:rFonts w:eastAsiaTheme="minorEastAsia" w:cstheme="minorHAnsi"/>
            <w:lang w:val="en-US"/>
          </w:rPr>
          <w:t>temperature</w:t>
        </w:r>
      </w:ins>
      <w:ins w:id="1089" w:author="Max Lindmark" w:date="2020-05-14T14:43:00Z">
        <w:r w:rsidR="0027039A">
          <w:rPr>
            <w:rFonts w:eastAsiaTheme="minorEastAsia" w:cstheme="minorHAnsi"/>
            <w:lang w:val="en-US"/>
          </w:rPr>
          <w:t xml:space="preserve"> correction factor </w:t>
        </w:r>
      </w:ins>
      <m:oMath>
        <m:sSub>
          <m:sSubPr>
            <m:ctrlPr>
              <w:ins w:id="1090" w:author="Max Lindmark" w:date="2020-05-14T14:51:00Z">
                <w:rPr>
                  <w:rFonts w:ascii="Cambria Math" w:eastAsiaTheme="minorEastAsia" w:hAnsi="Cambria Math" w:cstheme="minorHAnsi"/>
                  <w:i/>
                  <w:lang w:val="en-US"/>
                </w:rPr>
              </w:ins>
            </m:ctrlPr>
          </m:sSubPr>
          <m:e>
            <m:r>
              <w:ins w:id="1091" w:author="Max Lindmark" w:date="2020-05-14T14:43:00Z">
                <w:rPr>
                  <w:rFonts w:ascii="Cambria Math" w:eastAsiaTheme="minorEastAsia" w:hAnsi="Cambria Math" w:cstheme="minorHAnsi"/>
                  <w:lang w:val="en-US"/>
                </w:rPr>
                <m:t>r</m:t>
              </w:ins>
            </m:r>
          </m:e>
          <m:sub>
            <m:r>
              <w:ins w:id="1092" w:author="Max Lindmark" w:date="2020-05-14T14:51:00Z">
                <w:rPr>
                  <w:rFonts w:ascii="Cambria Math" w:eastAsiaTheme="minorEastAsia" w:hAnsi="Cambria Math" w:cstheme="minorHAnsi"/>
                  <w:lang w:val="en-US"/>
                </w:rPr>
                <m:t>c,m</m:t>
              </w:ins>
            </m:r>
          </m:sub>
        </m:sSub>
      </m:oMath>
      <w:ins w:id="1093" w:author="Max Lindmark" w:date="2020-05-14T14:55:00Z">
        <w:r w:rsidR="001446BD">
          <w:rPr>
            <w:rFonts w:eastAsiaTheme="minorEastAsia" w:cstheme="minorHAnsi"/>
            <w:lang w:val="en-US"/>
          </w:rPr>
          <w:t xml:space="preserve">, (subscript </w:t>
        </w:r>
      </w:ins>
      <m:oMath>
        <m:r>
          <w:ins w:id="1094" w:author="Max Lindmark" w:date="2020-05-14T14:55:00Z">
            <w:rPr>
              <w:rFonts w:ascii="Cambria Math" w:eastAsiaTheme="minorEastAsia" w:hAnsi="Cambria Math" w:cstheme="minorHAnsi"/>
              <w:lang w:val="en-US"/>
            </w:rPr>
            <m:t>c</m:t>
          </w:ins>
        </m:r>
      </m:oMath>
      <w:ins w:id="1095" w:author="Max Lindmark" w:date="2020-05-14T14:55:00Z">
        <w:r w:rsidR="001446BD">
          <w:rPr>
            <w:rFonts w:eastAsiaTheme="minorEastAsia" w:cstheme="minorHAnsi"/>
            <w:lang w:val="en-US"/>
          </w:rPr>
          <w:t xml:space="preserve"> for consumption and </w:t>
        </w:r>
      </w:ins>
      <m:oMath>
        <m:r>
          <w:ins w:id="1096" w:author="Max Lindmark" w:date="2020-05-14T14:55:00Z">
            <w:rPr>
              <w:rFonts w:ascii="Cambria Math" w:eastAsiaTheme="minorEastAsia" w:hAnsi="Cambria Math" w:cstheme="minorHAnsi"/>
              <w:lang w:val="en-US"/>
            </w:rPr>
            <m:t>m</m:t>
          </w:ins>
        </m:r>
      </m:oMath>
      <w:ins w:id="1097" w:author="Max Lindmark" w:date="2020-05-14T14:55:00Z">
        <w:r w:rsidR="001446BD">
          <w:rPr>
            <w:rFonts w:eastAsiaTheme="minorEastAsia" w:cstheme="minorHAnsi"/>
            <w:lang w:val="en-US"/>
          </w:rPr>
          <w:t xml:space="preserve"> for metabolism)</w:t>
        </w:r>
      </w:ins>
      <w:ins w:id="1098" w:author="Max Lindmark" w:date="2020-05-14T14:36:00Z">
        <w:r w:rsidR="00003C7F">
          <w:rPr>
            <w:rFonts w:eastAsiaTheme="minorEastAsia" w:cstheme="minorHAnsi"/>
            <w:lang w:val="en-US"/>
          </w:rPr>
          <w:t xml:space="preserve">. </w:t>
        </w:r>
      </w:ins>
      <w:ins w:id="1099" w:author="Max Lindmark" w:date="2020-05-14T14:54:00Z">
        <w:r w:rsidR="007E31C8">
          <w:rPr>
            <w:rFonts w:eastAsiaTheme="minorEastAsia" w:cstheme="minorHAnsi"/>
            <w:lang w:val="en-US"/>
          </w:rPr>
          <w:t>F</w:t>
        </w:r>
      </w:ins>
      <w:ins w:id="1100" w:author="Max Lindmark" w:date="2020-05-14T14:39:00Z">
        <w:r w:rsidR="00A13B3E">
          <w:rPr>
            <w:rFonts w:eastAsiaTheme="minorEastAsia" w:cstheme="minorHAnsi"/>
            <w:lang w:val="en-US"/>
          </w:rPr>
          <w:t xml:space="preserve">or </w:t>
        </w:r>
      </w:ins>
      <w:ins w:id="1101" w:author="Max Lindmark" w:date="2020-05-14T14:44:00Z">
        <w:r w:rsidR="004858BE">
          <w:rPr>
            <w:rFonts w:eastAsiaTheme="minorEastAsia" w:cstheme="minorHAnsi"/>
            <w:lang w:val="en-US"/>
          </w:rPr>
          <w:t>maximum consumption</w:t>
        </w:r>
      </w:ins>
      <w:ins w:id="1102" w:author="Max Lindmark" w:date="2020-05-14T14:54:00Z">
        <w:r w:rsidR="007E31C8">
          <w:rPr>
            <w:rFonts w:eastAsiaTheme="minorEastAsia" w:cstheme="minorHAnsi"/>
            <w:lang w:val="en-US"/>
          </w:rPr>
          <w:t xml:space="preserve">, </w:t>
        </w:r>
      </w:ins>
      <m:oMath>
        <m:sSub>
          <m:sSubPr>
            <m:ctrlPr>
              <w:ins w:id="1103" w:author="Max Lindmark" w:date="2020-05-14T14:54:00Z">
                <w:rPr>
                  <w:rFonts w:ascii="Cambria Math" w:eastAsiaTheme="minorEastAsia" w:hAnsi="Cambria Math" w:cstheme="minorHAnsi"/>
                  <w:i/>
                  <w:lang w:val="en-US"/>
                </w:rPr>
              </w:ins>
            </m:ctrlPr>
          </m:sSubPr>
          <m:e>
            <m:r>
              <w:ins w:id="1104" w:author="Max Lindmark" w:date="2020-05-14T14:54:00Z">
                <w:rPr>
                  <w:rFonts w:ascii="Cambria Math" w:eastAsiaTheme="minorEastAsia" w:hAnsi="Cambria Math" w:cstheme="minorHAnsi"/>
                  <w:lang w:val="en-US"/>
                </w:rPr>
                <m:t>r</m:t>
              </w:ins>
            </m:r>
          </m:e>
          <m:sub>
            <m:r>
              <w:ins w:id="1105" w:author="Max Lindmark" w:date="2020-05-14T14:54:00Z">
                <w:rPr>
                  <w:rFonts w:ascii="Cambria Math" w:eastAsiaTheme="minorEastAsia" w:hAnsi="Cambria Math" w:cstheme="minorHAnsi"/>
                  <w:lang w:val="en-US"/>
                </w:rPr>
                <m:t>c</m:t>
              </w:ins>
            </m:r>
          </m:sub>
        </m:sSub>
      </m:oMath>
      <w:ins w:id="1106" w:author="Max Lindmark" w:date="2020-05-14T14:55:00Z">
        <w:r w:rsidR="007E31C8">
          <w:rPr>
            <w:rFonts w:eastAsiaTheme="minorEastAsia" w:cstheme="minorHAnsi"/>
            <w:lang w:val="en-US"/>
          </w:rPr>
          <w:t xml:space="preserve"> </w:t>
        </w:r>
      </w:ins>
      <w:ins w:id="1107" w:author="Max Lindmark" w:date="2020-05-14T14:39:00Z">
        <w:r w:rsidR="00A13B3E">
          <w:rPr>
            <w:rFonts w:eastAsiaTheme="minorEastAsia" w:cstheme="minorHAnsi"/>
            <w:lang w:val="en-US"/>
          </w:rPr>
          <w:t xml:space="preserve">is based on </w:t>
        </w:r>
      </w:ins>
      <w:ins w:id="1108" w:author="Max Lindmark" w:date="2020-05-14T14:42:00Z">
        <w:r w:rsidR="00635E77">
          <w:rPr>
            <w:rFonts w:eastAsiaTheme="minorEastAsia" w:cstheme="minorHAnsi"/>
            <w:lang w:val="en-US"/>
          </w:rPr>
          <w:t>Eq. 7</w:t>
        </w:r>
      </w:ins>
      <w:ins w:id="1109" w:author="Max Lindmark" w:date="2020-05-14T14:50:00Z">
        <w:r w:rsidR="00AD0743">
          <w:rPr>
            <w:rFonts w:eastAsiaTheme="minorEastAsia" w:cstheme="minorHAnsi"/>
            <w:lang w:val="en-US"/>
          </w:rPr>
          <w:t xml:space="preserve"> </w:t>
        </w:r>
        <w:r w:rsidR="00DC20B9">
          <w:rPr>
            <w:rFonts w:eastAsiaTheme="minorEastAsia" w:cstheme="minorHAnsi"/>
            <w:lang w:val="en-US"/>
          </w:rPr>
          <w:t>(</w:t>
        </w:r>
        <w:r w:rsidR="00AD0743">
          <w:rPr>
            <w:rFonts w:eastAsiaTheme="minorEastAsia" w:cstheme="minorHAnsi"/>
            <w:lang w:val="en-US"/>
          </w:rPr>
          <w:t>but without a mass-coefficient and an intercept as it is rescaled to become a multiplier</w:t>
        </w:r>
        <w:r w:rsidR="00DC20B9">
          <w:rPr>
            <w:rFonts w:eastAsiaTheme="minorEastAsia" w:cstheme="minorHAnsi"/>
            <w:lang w:val="en-US"/>
          </w:rPr>
          <w:t>)</w:t>
        </w:r>
      </w:ins>
      <w:ins w:id="1110" w:author="Max Lindmark" w:date="2020-05-14T14:39:00Z">
        <w:r w:rsidR="00A13B3E">
          <w:rPr>
            <w:rFonts w:eastAsiaTheme="minorEastAsia" w:cstheme="minorHAnsi"/>
            <w:lang w:val="en-US"/>
          </w:rPr>
          <w:t xml:space="preserve">, as it </w:t>
        </w:r>
      </w:ins>
      <w:ins w:id="1111" w:author="Max Lindmark" w:date="2020-05-14T14:41:00Z">
        <w:r w:rsidR="00CC1C50">
          <w:rPr>
            <w:rFonts w:eastAsiaTheme="minorEastAsia" w:cstheme="minorHAnsi"/>
            <w:lang w:val="en-US"/>
          </w:rPr>
          <w:t>reaches a peak over temperature</w:t>
        </w:r>
      </w:ins>
      <w:ins w:id="1112" w:author="Max Lindmark" w:date="2020-05-14T14:50:00Z">
        <w:r w:rsidR="00876302">
          <w:rPr>
            <w:rFonts w:eastAsiaTheme="minorEastAsia" w:cstheme="minorHAnsi"/>
            <w:lang w:val="en-US"/>
          </w:rPr>
          <w:t>. It can be written as</w:t>
        </w:r>
      </w:ins>
      <w:ins w:id="1113" w:author="Max Lindmark" w:date="2020-05-14T14:47:00Z">
        <w:r w:rsidR="00BD4F38">
          <w:rPr>
            <w:rFonts w:eastAsiaTheme="minorEastAsia" w:cstheme="minorHAnsi"/>
            <w:lang w:val="en-US"/>
          </w:rPr>
          <w:t>:</w:t>
        </w:r>
      </w:ins>
      <w:ins w:id="1114" w:author="Max Lindmark" w:date="2020-05-14T14:46:00Z">
        <w:r w:rsidR="00235B22">
          <w:rPr>
            <w:rFonts w:eastAsiaTheme="minorEastAsia" w:cstheme="minorHAnsi"/>
            <w:lang w:val="en-US"/>
          </w:rPr>
          <w:t xml:space="preserve"> </w:t>
        </w:r>
      </w:ins>
      <m:oMath>
        <m:sSub>
          <m:sSubPr>
            <m:ctrlPr>
              <w:ins w:id="1115" w:author="Max Lindmark" w:date="2020-05-14T14:46:00Z">
                <w:rPr>
                  <w:rFonts w:ascii="Cambria Math" w:eastAsiaTheme="minorEastAsia" w:hAnsi="Cambria Math" w:cstheme="minorHAnsi"/>
                  <w:i/>
                  <w:lang w:val="en-US"/>
                </w:rPr>
              </w:ins>
            </m:ctrlPr>
          </m:sSubPr>
          <m:e>
            <m:r>
              <w:ins w:id="1116" w:author="Max Lindmark" w:date="2020-05-14T14:46:00Z">
                <w:rPr>
                  <w:rFonts w:ascii="Cambria Math" w:eastAsiaTheme="minorEastAsia" w:hAnsi="Cambria Math" w:cstheme="minorHAnsi"/>
                  <w:lang w:val="en-US"/>
                </w:rPr>
                <m:t>r</m:t>
              </w:ins>
            </m:r>
          </m:e>
          <m:sub>
            <m:r>
              <w:ins w:id="1117" w:author="Max Lindmark" w:date="2020-05-14T14:46:00Z">
                <w:rPr>
                  <w:rFonts w:ascii="Cambria Math" w:eastAsiaTheme="minorEastAsia" w:hAnsi="Cambria Math" w:cstheme="minorHAnsi"/>
                  <w:lang w:val="en-US"/>
                </w:rPr>
                <m:t>c</m:t>
              </w:ins>
            </m:r>
          </m:sub>
        </m:sSub>
        <m:r>
          <w:ins w:id="1118" w:author="Max Lindmark" w:date="2020-05-14T14:46:00Z">
            <w:rPr>
              <w:rFonts w:ascii="Cambria Math" w:eastAsiaTheme="minorEastAsia" w:hAnsi="Cambria Math" w:cstheme="minorHAnsi"/>
              <w:lang w:val="en-US"/>
            </w:rPr>
            <m:t>=</m:t>
          </w:ins>
        </m:r>
        <m:d>
          <m:dPr>
            <m:ctrlPr>
              <w:ins w:id="1119" w:author="Max Lindmark" w:date="2020-05-14T14:47:00Z">
                <w:rPr>
                  <w:rFonts w:ascii="Cambria Math" w:eastAsiaTheme="minorEastAsia" w:hAnsi="Cambria Math" w:cstheme="minorHAnsi"/>
                  <w:i/>
                  <w:lang w:val="en-US"/>
                </w:rPr>
              </w:ins>
            </m:ctrlPr>
          </m:dPr>
          <m:e>
            <m:sSub>
              <m:sSubPr>
                <m:ctrlPr>
                  <w:ins w:id="1120" w:author="Max Lindmark" w:date="2020-05-14T14:46:00Z">
                    <w:rPr>
                      <w:rFonts w:ascii="Cambria Math" w:hAnsi="Cambria Math" w:cstheme="minorHAnsi"/>
                      <w:i/>
                    </w:rPr>
                  </w:ins>
                </m:ctrlPr>
              </m:sSubPr>
              <m:e>
                <m:r>
                  <w:ins w:id="1121" w:author="Max Lindmark" w:date="2020-05-14T14:46:00Z">
                    <w:rPr>
                      <w:rFonts w:ascii="Cambria Math" w:hAnsi="Cambria Math" w:cstheme="minorHAnsi"/>
                    </w:rPr>
                    <m:t>γ</m:t>
                  </w:ins>
                </m:r>
              </m:e>
              <m:sub>
                <m:r>
                  <w:ins w:id="1122" w:author="Max Lindmark" w:date="2020-05-14T14:46:00Z">
                    <w:rPr>
                      <w:rFonts w:ascii="Cambria Math" w:hAnsi="Cambria Math" w:cstheme="minorHAnsi"/>
                    </w:rPr>
                    <m:t>2</m:t>
                  </w:ins>
                </m:r>
              </m:sub>
            </m:sSub>
            <m:r>
              <w:ins w:id="1123" w:author="Max Lindmark" w:date="2020-05-14T14:52:00Z">
                <w:rPr>
                  <w:rFonts w:ascii="Cambria Math" w:hAnsi="Cambria Math" w:cstheme="minorHAnsi"/>
                </w:rPr>
                <m:t>T</m:t>
              </w:ins>
            </m:r>
            <m:r>
              <w:ins w:id="1124" w:author="Max Lindmark" w:date="2020-05-14T14:46:00Z">
                <w:rPr>
                  <w:rFonts w:ascii="Cambria Math" w:hAnsi="Cambria Math" w:cstheme="minorHAnsi"/>
                </w:rPr>
                <m:t>+</m:t>
              </w:ins>
            </m:r>
            <m:sSub>
              <m:sSubPr>
                <m:ctrlPr>
                  <w:ins w:id="1125" w:author="Max Lindmark" w:date="2020-05-14T14:46:00Z">
                    <w:rPr>
                      <w:rFonts w:ascii="Cambria Math" w:hAnsi="Cambria Math" w:cstheme="minorHAnsi"/>
                      <w:i/>
                    </w:rPr>
                  </w:ins>
                </m:ctrlPr>
              </m:sSubPr>
              <m:e>
                <m:r>
                  <w:ins w:id="1126" w:author="Max Lindmark" w:date="2020-05-14T14:46:00Z">
                    <w:rPr>
                      <w:rFonts w:ascii="Cambria Math" w:hAnsi="Cambria Math" w:cstheme="minorHAnsi"/>
                    </w:rPr>
                    <m:t>γ</m:t>
                  </w:ins>
                </m:r>
              </m:e>
              <m:sub>
                <m:r>
                  <w:ins w:id="1127" w:author="Max Lindmark" w:date="2020-05-14T14:46:00Z">
                    <w:rPr>
                      <w:rFonts w:ascii="Cambria Math" w:hAnsi="Cambria Math" w:cstheme="minorHAnsi"/>
                    </w:rPr>
                    <m:t>3</m:t>
                  </w:ins>
                </m:r>
              </m:sub>
            </m:sSub>
            <m:sSup>
              <m:sSupPr>
                <m:ctrlPr>
                  <w:ins w:id="1128" w:author="Max Lindmark" w:date="2020-05-14T14:47:00Z">
                    <w:rPr>
                      <w:rFonts w:ascii="Cambria Math" w:hAnsi="Cambria Math" w:cstheme="minorHAnsi"/>
                      <w:i/>
                    </w:rPr>
                  </w:ins>
                </m:ctrlPr>
              </m:sSupPr>
              <m:e>
                <m:r>
                  <w:ins w:id="1129" w:author="Max Lindmark" w:date="2020-05-14T14:52:00Z">
                    <w:rPr>
                      <w:rFonts w:ascii="Cambria Math" w:hAnsi="Cambria Math" w:cstheme="minorHAnsi"/>
                    </w:rPr>
                    <m:t>T</m:t>
                  </w:ins>
                </m:r>
              </m:e>
              <m:sup>
                <m:r>
                  <w:ins w:id="1130" w:author="Max Lindmark" w:date="2020-05-14T14:47:00Z">
                    <w:rPr>
                      <w:rFonts w:ascii="Cambria Math" w:hAnsi="Cambria Math" w:cstheme="minorHAnsi"/>
                    </w:rPr>
                    <m:t>2</m:t>
                  </w:ins>
                </m:r>
              </m:sup>
            </m:sSup>
            <m:r>
              <w:ins w:id="1131" w:author="Max Lindmark" w:date="2020-05-14T14:46:00Z">
                <w:rPr>
                  <w:rFonts w:ascii="Cambria Math" w:hAnsi="Cambria Math" w:cstheme="minorHAnsi"/>
                </w:rPr>
                <m:t>+</m:t>
              </w:ins>
            </m:r>
            <m:sSub>
              <m:sSubPr>
                <m:ctrlPr>
                  <w:ins w:id="1132" w:author="Max Lindmark" w:date="2020-05-14T14:46:00Z">
                    <w:rPr>
                      <w:rFonts w:ascii="Cambria Math" w:hAnsi="Cambria Math" w:cstheme="minorHAnsi"/>
                      <w:i/>
                    </w:rPr>
                  </w:ins>
                </m:ctrlPr>
              </m:sSubPr>
              <m:e>
                <m:r>
                  <w:ins w:id="1133" w:author="Max Lindmark" w:date="2020-05-14T14:46:00Z">
                    <w:rPr>
                      <w:rFonts w:ascii="Cambria Math" w:hAnsi="Cambria Math" w:cstheme="minorHAnsi"/>
                    </w:rPr>
                    <m:t>γ</m:t>
                  </w:ins>
                </m:r>
              </m:e>
              <m:sub>
                <m:r>
                  <w:ins w:id="1134" w:author="Max Lindmark" w:date="2020-05-14T14:46:00Z">
                    <w:rPr>
                      <w:rFonts w:ascii="Cambria Math" w:hAnsi="Cambria Math" w:cstheme="minorHAnsi"/>
                    </w:rPr>
                    <m:t>4</m:t>
                  </w:ins>
                </m:r>
              </m:sub>
            </m:sSub>
            <m:sSup>
              <m:sSupPr>
                <m:ctrlPr>
                  <w:ins w:id="1135" w:author="Max Lindmark" w:date="2020-05-14T14:47:00Z">
                    <w:rPr>
                      <w:rFonts w:ascii="Cambria Math" w:hAnsi="Cambria Math" w:cstheme="minorHAnsi"/>
                      <w:i/>
                    </w:rPr>
                  </w:ins>
                </m:ctrlPr>
              </m:sSupPr>
              <m:e>
                <m:r>
                  <w:ins w:id="1136" w:author="Max Lindmark" w:date="2020-05-14T14:52:00Z">
                    <w:rPr>
                      <w:rFonts w:ascii="Cambria Math" w:hAnsi="Cambria Math" w:cstheme="minorHAnsi"/>
                    </w:rPr>
                    <m:t>T</m:t>
                  </w:ins>
                </m:r>
              </m:e>
              <m:sup>
                <m:r>
                  <w:ins w:id="1137" w:author="Max Lindmark" w:date="2020-05-14T14:47:00Z">
                    <w:rPr>
                      <w:rFonts w:ascii="Cambria Math" w:hAnsi="Cambria Math" w:cstheme="minorHAnsi"/>
                    </w:rPr>
                    <m:t>3</m:t>
                  </w:ins>
                </m:r>
              </m:sup>
            </m:sSup>
            <m:ctrlPr>
              <w:ins w:id="1138" w:author="Max Lindmark" w:date="2020-05-14T14:47:00Z">
                <w:rPr>
                  <w:rFonts w:ascii="Cambria Math" w:eastAsiaTheme="minorEastAsia" w:hAnsi="Cambria Math" w:cstheme="minorHAnsi"/>
                  <w:i/>
                </w:rPr>
              </w:ins>
            </m:ctrlPr>
          </m:e>
        </m:d>
        <m:sSub>
          <m:sSubPr>
            <m:ctrlPr>
              <w:ins w:id="1139" w:author="Max Lindmark" w:date="2020-05-14T14:48:00Z">
                <w:rPr>
                  <w:rFonts w:ascii="Cambria Math" w:eastAsiaTheme="minorEastAsia" w:hAnsi="Cambria Math" w:cstheme="minorHAnsi"/>
                  <w:i/>
                </w:rPr>
              </w:ins>
            </m:ctrlPr>
          </m:sSubPr>
          <m:e>
            <m:r>
              <w:ins w:id="1140" w:author="Max Lindmark" w:date="2020-05-14T14:48:00Z">
                <w:rPr>
                  <w:rFonts w:ascii="Cambria Math" w:eastAsiaTheme="minorEastAsia" w:hAnsi="Cambria Math" w:cstheme="minorHAnsi"/>
                </w:rPr>
                <m:t>d</m:t>
              </w:ins>
            </m:r>
          </m:e>
          <m:sub>
            <m:r>
              <w:ins w:id="1141" w:author="Max Lindmark" w:date="2020-05-14T14:48:00Z">
                <w:rPr>
                  <w:rFonts w:ascii="Cambria Math" w:eastAsiaTheme="minorEastAsia" w:hAnsi="Cambria Math" w:cstheme="minorHAnsi"/>
                </w:rPr>
                <m:t>c</m:t>
              </w:ins>
            </m:r>
          </m:sub>
        </m:sSub>
      </m:oMath>
      <w:ins w:id="1142" w:author="Max Lindmark" w:date="2020-05-14T14:52:00Z">
        <w:r w:rsidR="00B151B6">
          <w:rPr>
            <w:rFonts w:eastAsiaTheme="minorEastAsia" w:cstheme="minorHAnsi"/>
            <w:lang w:val="en-US"/>
          </w:rPr>
          <w:t xml:space="preserve">, where </w:t>
        </w:r>
      </w:ins>
      <m:oMath>
        <m:r>
          <w:ins w:id="1143" w:author="Max Lindmark" w:date="2020-05-14T14:52:00Z">
            <w:rPr>
              <w:rFonts w:ascii="Cambria Math" w:eastAsiaTheme="minorEastAsia" w:hAnsi="Cambria Math" w:cstheme="minorHAnsi"/>
              <w:lang w:val="en-US"/>
            </w:rPr>
            <m:t>T</m:t>
          </w:ins>
        </m:r>
      </m:oMath>
      <w:ins w:id="1144" w:author="Max Lindmark" w:date="2020-05-14T14:52:00Z">
        <w:r w:rsidR="00B151B6">
          <w:rPr>
            <w:rFonts w:eastAsiaTheme="minorEastAsia" w:cstheme="minorHAnsi"/>
            <w:lang w:val="en-US"/>
          </w:rPr>
          <w:t xml:space="preserve"> is temperature in </w:t>
        </w:r>
      </w:ins>
      <m:oMath>
        <m:r>
          <w:ins w:id="1145" w:author="Max Lindmark" w:date="2020-05-15T08:38:00Z">
            <m:rPr>
              <m:sty m:val="p"/>
            </m:rPr>
            <w:rPr>
              <w:rFonts w:ascii="Cambria Math" w:eastAsiaTheme="minorEastAsia" w:hAnsi="Cambria Math" w:cstheme="minorHAnsi"/>
              <w:lang w:val="en-US"/>
            </w:rPr>
            <m:t>C</m:t>
          </w:ins>
        </m:r>
      </m:oMath>
      <w:ins w:id="1146" w:author="Max Lindmark" w:date="2020-05-14T14:52:00Z">
        <w:r w:rsidR="00B151B6">
          <w:rPr>
            <w:rFonts w:eastAsiaTheme="minorEastAsia" w:cstheme="minorHAnsi"/>
            <w:lang w:val="en-US"/>
          </w:rPr>
          <w:t xml:space="preserve"> and </w:t>
        </w:r>
      </w:ins>
      <m:oMath>
        <m:sSub>
          <m:sSubPr>
            <m:ctrlPr>
              <w:ins w:id="1147" w:author="Max Lindmark" w:date="2020-05-14T14:52:00Z">
                <w:rPr>
                  <w:rFonts w:ascii="Cambria Math" w:eastAsiaTheme="minorEastAsia" w:hAnsi="Cambria Math" w:cstheme="minorHAnsi"/>
                  <w:i/>
                  <w:lang w:val="en-US"/>
                </w:rPr>
              </w:ins>
            </m:ctrlPr>
          </m:sSubPr>
          <m:e>
            <m:r>
              <w:ins w:id="1148" w:author="Max Lindmark" w:date="2020-05-14T14:52:00Z">
                <w:rPr>
                  <w:rFonts w:ascii="Cambria Math" w:eastAsiaTheme="minorEastAsia" w:hAnsi="Cambria Math" w:cstheme="minorHAnsi"/>
                  <w:lang w:val="en-US"/>
                </w:rPr>
                <m:t>d</m:t>
              </w:ins>
            </m:r>
          </m:e>
          <m:sub>
            <m:r>
              <w:ins w:id="1149" w:author="Max Lindmark" w:date="2020-05-15T08:37:00Z">
                <w:rPr>
                  <w:rFonts w:ascii="Cambria Math" w:eastAsiaTheme="minorEastAsia" w:hAnsi="Cambria Math" w:cstheme="minorHAnsi"/>
                  <w:lang w:val="en-US"/>
                </w:rPr>
                <m:t>c</m:t>
              </w:ins>
            </m:r>
          </m:sub>
        </m:sSub>
      </m:oMath>
      <w:ins w:id="1150" w:author="Max Lindmark" w:date="2020-05-14T14:52:00Z">
        <w:r w:rsidR="00B151B6">
          <w:rPr>
            <w:rFonts w:eastAsiaTheme="minorEastAsia" w:cstheme="minorHAnsi"/>
            <w:lang w:val="en-US"/>
          </w:rPr>
          <w:t xml:space="preserve"> is a constant that scales the term to 1 at the mean temperature in the data (19</w:t>
        </w:r>
      </w:ins>
      <m:oMath>
        <m:r>
          <w:ins w:id="1151" w:author="Max Lindmark" w:date="2020-05-14T14:52:00Z">
            <w:rPr>
              <w:rFonts w:ascii="Cambria Math" w:eastAsiaTheme="minorEastAsia" w:hAnsi="Cambria Math" w:cstheme="minorHAnsi"/>
              <w:lang w:val="en-US"/>
            </w:rPr>
            <m:t>℃</m:t>
          </w:ins>
        </m:r>
      </m:oMath>
      <w:ins w:id="1152" w:author="Max Lindmark" w:date="2020-05-14T14:52:00Z">
        <w:r w:rsidR="00B151B6">
          <w:rPr>
            <w:rFonts w:eastAsiaTheme="minorEastAsia" w:cstheme="minorHAnsi"/>
            <w:lang w:val="en-US"/>
          </w:rPr>
          <w:t>).</w:t>
        </w:r>
      </w:ins>
      <w:ins w:id="1153" w:author="Max Lindmark" w:date="2020-05-14T14:56:00Z">
        <w:r w:rsidR="00F23CC1">
          <w:rPr>
            <w:rFonts w:eastAsiaTheme="minorEastAsia" w:cstheme="minorHAnsi"/>
            <w:lang w:val="en-US"/>
          </w:rPr>
          <w:t xml:space="preserve"> </w:t>
        </w:r>
      </w:ins>
      <m:oMath>
        <m:sSub>
          <m:sSubPr>
            <m:ctrlPr>
              <w:ins w:id="1154" w:author="Max Lindmark" w:date="2020-05-14T14:56:00Z">
                <w:rPr>
                  <w:rFonts w:ascii="Cambria Math" w:eastAsiaTheme="minorEastAsia" w:hAnsi="Cambria Math" w:cstheme="minorHAnsi"/>
                  <w:i/>
                  <w:lang w:val="en-US"/>
                </w:rPr>
              </w:ins>
            </m:ctrlPr>
          </m:sSubPr>
          <m:e>
            <m:r>
              <w:ins w:id="1155" w:author="Max Lindmark" w:date="2020-05-14T14:56:00Z">
                <w:rPr>
                  <w:rFonts w:ascii="Cambria Math" w:eastAsiaTheme="minorEastAsia" w:hAnsi="Cambria Math" w:cstheme="minorHAnsi"/>
                  <w:lang w:val="en-US"/>
                </w:rPr>
                <m:t>r</m:t>
              </w:ins>
            </m:r>
          </m:e>
          <m:sub>
            <m:r>
              <w:ins w:id="1156" w:author="Max Lindmark" w:date="2020-05-14T14:56:00Z">
                <w:rPr>
                  <w:rFonts w:ascii="Cambria Math" w:eastAsiaTheme="minorEastAsia" w:hAnsi="Cambria Math" w:cstheme="minorHAnsi"/>
                  <w:lang w:val="en-US"/>
                </w:rPr>
                <m:t>m</m:t>
              </w:ins>
            </m:r>
          </m:sub>
        </m:sSub>
      </m:oMath>
      <w:ins w:id="1157" w:author="Max Lindmark" w:date="2020-05-14T14:56:00Z">
        <w:r w:rsidR="00F23CC1">
          <w:rPr>
            <w:rFonts w:eastAsiaTheme="minorEastAsia" w:cstheme="minorHAnsi"/>
            <w:lang w:val="en-US"/>
          </w:rPr>
          <w:t xml:space="preserve"> is defined as</w:t>
        </w:r>
      </w:ins>
      <w:ins w:id="1158" w:author="Max Lindmark" w:date="2020-05-14T14:51:00Z">
        <w:r w:rsidR="00B8703C" w:rsidRPr="00B8703C">
          <w:rPr>
            <w:rFonts w:eastAsiaTheme="minorEastAsia" w:cstheme="minorHAnsi"/>
            <w:lang w:val="en-US"/>
          </w:rPr>
          <w:t xml:space="preserve"> </w:t>
        </w:r>
      </w:ins>
      <m:oMath>
        <m:sSub>
          <m:sSubPr>
            <m:ctrlPr>
              <w:ins w:id="1159" w:author="Max Lindmark" w:date="2020-05-14T14:51:00Z">
                <w:rPr>
                  <w:rFonts w:ascii="Cambria Math" w:eastAsiaTheme="minorEastAsia" w:hAnsi="Cambria Math" w:cstheme="minorHAnsi"/>
                  <w:i/>
                  <w:lang w:val="en-US"/>
                </w:rPr>
              </w:ins>
            </m:ctrlPr>
          </m:sSubPr>
          <m:e>
            <m:r>
              <w:ins w:id="1160" w:author="Max Lindmark" w:date="2020-05-14T14:51:00Z">
                <w:rPr>
                  <w:rFonts w:ascii="Cambria Math" w:eastAsiaTheme="minorEastAsia" w:hAnsi="Cambria Math" w:cstheme="minorHAnsi"/>
                  <w:lang w:val="en-US"/>
                </w:rPr>
                <m:t>d</m:t>
              </w:ins>
            </m:r>
          </m:e>
          <m:sub>
            <m:r>
              <w:ins w:id="1161" w:author="Max Lindmark" w:date="2020-05-14T14:51:00Z">
                <w:rPr>
                  <w:rFonts w:ascii="Cambria Math" w:eastAsiaTheme="minorEastAsia" w:hAnsi="Cambria Math" w:cstheme="minorHAnsi"/>
                  <w:lang w:val="en-US"/>
                </w:rPr>
                <m:t>m</m:t>
              </w:ins>
            </m:r>
          </m:sub>
        </m:sSub>
        <m:sSup>
          <m:sSupPr>
            <m:ctrlPr>
              <w:ins w:id="1162" w:author="Max Lindmark" w:date="2020-05-14T14:51:00Z">
                <w:rPr>
                  <w:rFonts w:ascii="Cambria Math" w:hAnsi="Cambria Math"/>
                </w:rPr>
              </w:ins>
            </m:ctrlPr>
          </m:sSupPr>
          <m:e>
            <m:r>
              <w:ins w:id="1163" w:author="Max Lindmark" w:date="2020-05-14T14:51:00Z">
                <w:rPr>
                  <w:rFonts w:ascii="Cambria Math" w:hAnsi="Cambria Math"/>
                </w:rPr>
                <m:t>e</m:t>
              </w:ins>
            </m:r>
          </m:e>
          <m:sup>
            <m:r>
              <w:ins w:id="1164" w:author="Max Lindmark" w:date="2020-05-14T14:51:00Z">
                <m:rPr>
                  <m:sty m:val="p"/>
                </m:rPr>
                <w:rPr>
                  <w:rFonts w:ascii="Cambria Math" w:hAnsi="Cambria Math"/>
                  <w:lang w:val="en-GB"/>
                </w:rPr>
                <m:t>-</m:t>
              </w:ins>
            </m:r>
            <m:r>
              <w:ins w:id="1165" w:author="Max Lindmark" w:date="2020-05-14T14:51:00Z">
                <w:rPr>
                  <w:rFonts w:ascii="Cambria Math" w:hAnsi="Cambria Math"/>
                </w:rPr>
                <m:t>E</m:t>
              </w:ins>
            </m:r>
            <m:r>
              <w:ins w:id="1166" w:author="Max Lindmark" w:date="2020-05-14T14:51:00Z">
                <m:rPr>
                  <m:sty m:val="p"/>
                </m:rPr>
                <w:rPr>
                  <w:rFonts w:ascii="Cambria Math" w:hAnsi="Cambria Math"/>
                  <w:lang w:val="en-GB"/>
                </w:rPr>
                <m:t>/</m:t>
              </w:ins>
            </m:r>
            <m:r>
              <w:ins w:id="1167" w:author="Max Lindmark" w:date="2020-05-14T14:51:00Z">
                <w:rPr>
                  <w:rFonts w:ascii="Cambria Math" w:hAnsi="Cambria Math"/>
                </w:rPr>
                <m:t>kT</m:t>
              </w:ins>
            </m:r>
          </m:sup>
        </m:sSup>
        <m:r>
          <w:ins w:id="1168" w:author="Max Lindmark" w:date="2020-05-14T14:51:00Z">
            <w:rPr>
              <w:rFonts w:ascii="Cambria Math" w:hAnsi="Cambria Math"/>
            </w:rPr>
            <m:t xml:space="preserve">, </m:t>
          </w:ins>
        </m:r>
      </m:oMath>
      <w:ins w:id="1169" w:author="Max Lindmark" w:date="2020-05-14T14:51:00Z">
        <w:r w:rsidR="00B8703C" w:rsidRPr="00117585">
          <w:rPr>
            <w:rFonts w:eastAsiaTheme="minorEastAsia" w:cstheme="minorHAnsi"/>
            <w:lang w:val="en-US"/>
          </w:rPr>
          <w:t>wher</w:t>
        </w:r>
        <w:r w:rsidR="00B8703C">
          <w:rPr>
            <w:rFonts w:eastAsiaTheme="minorEastAsia" w:cstheme="minorHAnsi"/>
            <w:lang w:val="en-US"/>
          </w:rPr>
          <w:t xml:space="preserve">e </w:t>
        </w:r>
      </w:ins>
      <m:oMath>
        <m:r>
          <w:ins w:id="1170" w:author="Max Lindmark" w:date="2020-05-14T14:51:00Z">
            <w:rPr>
              <w:rFonts w:ascii="Cambria Math" w:eastAsiaTheme="minorEastAsia" w:hAnsi="Cambria Math" w:cstheme="minorHAnsi"/>
              <w:lang w:val="en-US"/>
            </w:rPr>
            <m:t>E=</m:t>
          </w:ins>
        </m:r>
        <m:sSub>
          <m:sSubPr>
            <m:ctrlPr>
              <w:ins w:id="1171" w:author="Max Lindmark" w:date="2020-05-14T14:51:00Z">
                <w:rPr>
                  <w:rFonts w:ascii="Cambria Math" w:eastAsiaTheme="minorEastAsia" w:hAnsi="Cambria Math" w:cstheme="minorHAnsi"/>
                  <w:i/>
                </w:rPr>
              </w:ins>
            </m:ctrlPr>
          </m:sSubPr>
          <m:e>
            <m:r>
              <w:ins w:id="1172" w:author="Max Lindmark" w:date="2020-05-14T14:51:00Z">
                <w:rPr>
                  <w:rFonts w:ascii="Cambria Math" w:eastAsiaTheme="minorEastAsia" w:hAnsi="Cambria Math" w:cstheme="minorHAnsi"/>
                </w:rPr>
                <m:t>-μ</m:t>
              </w:ins>
            </m:r>
          </m:e>
          <m:sub>
            <m:sSub>
              <m:sSubPr>
                <m:ctrlPr>
                  <w:ins w:id="1173" w:author="Max Lindmark" w:date="2020-05-14T14:51:00Z">
                    <w:rPr>
                      <w:rFonts w:ascii="Cambria Math" w:hAnsi="Cambria Math" w:cstheme="minorHAnsi"/>
                      <w:bCs/>
                      <w:i/>
                    </w:rPr>
                  </w:ins>
                </m:ctrlPr>
              </m:sSubPr>
              <m:e>
                <m:r>
                  <w:ins w:id="1174" w:author="Max Lindmark" w:date="2020-05-14T14:51:00Z">
                    <w:rPr>
                      <w:rFonts w:ascii="Cambria Math" w:hAnsi="Cambria Math" w:cstheme="minorHAnsi"/>
                    </w:rPr>
                    <m:t>β</m:t>
                  </w:ins>
                </m:r>
              </m:e>
              <m:sub>
                <m:r>
                  <w:ins w:id="1175" w:author="Max Lindmark" w:date="2020-05-14T14:51:00Z">
                    <w:rPr>
                      <w:rFonts w:ascii="Cambria Math" w:hAnsi="Cambria Math" w:cstheme="minorHAnsi"/>
                    </w:rPr>
                    <m:t>2</m:t>
                  </w:ins>
                </m:r>
              </m:sub>
            </m:sSub>
          </m:sub>
        </m:sSub>
      </m:oMath>
      <w:ins w:id="1176" w:author="Max Lindmark" w:date="2020-05-14T14:51:00Z">
        <w:r w:rsidR="00B8703C">
          <w:rPr>
            <w:rFonts w:eastAsiaTheme="minorEastAsia" w:cstheme="minorHAnsi"/>
            <w:lang w:val="en-US"/>
          </w:rPr>
          <w:t xml:space="preserve">, </w:t>
        </w:r>
      </w:ins>
      <m:oMath>
        <m:r>
          <w:ins w:id="1177" w:author="Max Lindmark" w:date="2020-05-14T14:51:00Z">
            <w:rPr>
              <w:rFonts w:ascii="Cambria Math" w:eastAsiaTheme="minorEastAsia" w:hAnsi="Cambria Math" w:cstheme="minorHAnsi"/>
              <w:lang w:val="en-US"/>
            </w:rPr>
            <m:t>T</m:t>
          </w:ins>
        </m:r>
      </m:oMath>
      <w:ins w:id="1178" w:author="Max Lindmark" w:date="2020-05-14T14:51:00Z">
        <w:r w:rsidR="00B8703C">
          <w:rPr>
            <w:rFonts w:eastAsiaTheme="minorEastAsia" w:cstheme="minorHAnsi"/>
            <w:lang w:val="en-US"/>
          </w:rPr>
          <w:t xml:space="preserve"> is in unit </w:t>
        </w:r>
        <w:r w:rsidR="00292E37" w:rsidRPr="001F6C9F">
          <w:rPr>
            <w:rFonts w:eastAsiaTheme="minorEastAsia" w:cstheme="minorHAnsi"/>
            <w:lang w:val="en-US"/>
          </w:rPr>
          <w:t>K</w:t>
        </w:r>
        <w:r w:rsidR="00B8703C">
          <w:rPr>
            <w:rFonts w:eastAsiaTheme="minorEastAsia" w:cstheme="minorHAnsi"/>
            <w:lang w:val="en-US"/>
          </w:rPr>
          <w:t xml:space="preserve"> and </w:t>
        </w:r>
      </w:ins>
      <m:oMath>
        <m:sSub>
          <m:sSubPr>
            <m:ctrlPr>
              <w:ins w:id="1179" w:author="Max Lindmark" w:date="2020-05-14T14:51:00Z">
                <w:rPr>
                  <w:rFonts w:ascii="Cambria Math" w:eastAsiaTheme="minorEastAsia" w:hAnsi="Cambria Math" w:cstheme="minorHAnsi"/>
                  <w:i/>
                  <w:lang w:val="en-US"/>
                </w:rPr>
              </w:ins>
            </m:ctrlPr>
          </m:sSubPr>
          <m:e>
            <m:r>
              <w:ins w:id="1180" w:author="Max Lindmark" w:date="2020-05-14T14:51:00Z">
                <w:rPr>
                  <w:rFonts w:ascii="Cambria Math" w:eastAsiaTheme="minorEastAsia" w:hAnsi="Cambria Math" w:cstheme="minorHAnsi"/>
                  <w:lang w:val="en-US"/>
                </w:rPr>
                <m:t>d</m:t>
              </w:ins>
            </m:r>
          </m:e>
          <m:sub>
            <m:r>
              <w:ins w:id="1181" w:author="Max Lindmark" w:date="2020-05-14T14:51:00Z">
                <w:rPr>
                  <w:rFonts w:ascii="Cambria Math" w:eastAsiaTheme="minorEastAsia" w:hAnsi="Cambria Math" w:cstheme="minorHAnsi"/>
                  <w:lang w:val="en-US"/>
                </w:rPr>
                <m:t>m</m:t>
              </w:ins>
            </m:r>
          </m:sub>
        </m:sSub>
      </m:oMath>
      <w:ins w:id="1182" w:author="Max Lindmark" w:date="2020-05-14T14:51:00Z">
        <w:r w:rsidR="00B8703C">
          <w:rPr>
            <w:rFonts w:eastAsiaTheme="minorEastAsia" w:cstheme="minorHAnsi"/>
            <w:lang w:val="en-US"/>
          </w:rPr>
          <w:t xml:space="preserve"> is a constant that scales the term to 1 at the mean temperature in the data (19</w:t>
        </w:r>
      </w:ins>
      <m:oMath>
        <m:r>
          <w:ins w:id="1183" w:author="Max Lindmark" w:date="2020-05-14T14:51:00Z">
            <w:rPr>
              <w:rFonts w:ascii="Cambria Math" w:eastAsiaTheme="minorEastAsia" w:hAnsi="Cambria Math" w:cstheme="minorHAnsi"/>
              <w:lang w:val="en-US"/>
            </w:rPr>
            <m:t>℃</m:t>
          </w:ins>
        </m:r>
      </m:oMath>
      <w:ins w:id="1184" w:author="Max Lindmark" w:date="2020-05-14T14:51:00Z">
        <w:r w:rsidR="00B8703C">
          <w:rPr>
            <w:rFonts w:eastAsiaTheme="minorEastAsia" w:cstheme="minorHAnsi"/>
            <w:lang w:val="en-US"/>
          </w:rPr>
          <w:t>).</w:t>
        </w:r>
      </w:ins>
      <w:ins w:id="1185" w:author="Max Lindmark" w:date="2020-05-15T08:41:00Z">
        <w:r w:rsidR="00495C5B">
          <w:rPr>
            <w:rFonts w:eastAsiaTheme="minorEastAsia" w:cstheme="minorHAnsi"/>
            <w:lang w:val="en-US"/>
          </w:rPr>
          <w:t xml:space="preserve"> </w:t>
        </w:r>
      </w:ins>
      <w:ins w:id="1186" w:author="Max Lindmark" w:date="2020-05-15T08:42:00Z">
        <w:r w:rsidR="00AF7E90">
          <w:rPr>
            <w:rFonts w:eastAsiaTheme="minorEastAsia" w:cstheme="minorHAnsi"/>
            <w:lang w:val="en-US"/>
          </w:rPr>
          <w:t xml:space="preserve">Note </w:t>
        </w:r>
      </w:ins>
      <w:ins w:id="1187" w:author="Max Lindmark" w:date="2020-05-18T14:28:00Z">
        <w:r w:rsidR="00DE65A4">
          <w:rPr>
            <w:rFonts w:eastAsiaTheme="minorEastAsia" w:cstheme="minorHAnsi"/>
            <w:lang w:val="en-US"/>
          </w:rPr>
          <w:t xml:space="preserve">that temperature = 0 </w:t>
        </w:r>
      </w:ins>
      <w:ins w:id="1188" w:author="Max Lindmark" w:date="2020-05-18T14:29:00Z">
        <w:r w:rsidR="00DE65A4">
          <w:rPr>
            <w:rFonts w:eastAsiaTheme="minorEastAsia" w:cstheme="minorHAnsi"/>
            <w:lang w:val="en-US"/>
          </w:rPr>
          <w:t xml:space="preserve">means different things in the polynomial and the </w:t>
        </w:r>
      </w:ins>
      <w:ins w:id="1189" w:author="Max Lindmark" w:date="2020-05-15T08:42:00Z">
        <w:r w:rsidR="00AF7E90">
          <w:rPr>
            <w:rFonts w:eastAsiaTheme="minorEastAsia" w:cstheme="minorHAnsi"/>
            <w:lang w:val="en-US"/>
          </w:rPr>
          <w:t>log-log model</w:t>
        </w:r>
      </w:ins>
      <w:ins w:id="1190" w:author="Max Lindmark" w:date="2020-05-18T14:29:00Z">
        <w:r w:rsidR="00DE65A4">
          <w:rPr>
            <w:rFonts w:eastAsiaTheme="minorEastAsia" w:cstheme="minorHAnsi"/>
            <w:lang w:val="en-US"/>
          </w:rPr>
          <w:t xml:space="preserve">. In the former, 0 corresponds to the median temperature in the environment for species </w:t>
        </w:r>
      </w:ins>
      <m:oMath>
        <m:r>
          <w:ins w:id="1191" w:author="Max Lindmark" w:date="2020-05-18T14:29:00Z">
            <w:rPr>
              <w:rFonts w:ascii="Cambria Math" w:eastAsiaTheme="minorEastAsia" w:hAnsi="Cambria Math" w:cstheme="minorHAnsi"/>
              <w:lang w:val="en-US"/>
            </w:rPr>
            <m:t>j</m:t>
          </w:ins>
        </m:r>
      </m:oMath>
      <w:ins w:id="1192" w:author="Max Lindmark" w:date="2020-05-18T14:29:00Z">
        <w:r w:rsidR="00DE65A4">
          <w:rPr>
            <w:rFonts w:eastAsiaTheme="minorEastAsia" w:cstheme="minorHAnsi"/>
            <w:lang w:val="en-US"/>
          </w:rPr>
          <w:t xml:space="preserve"> whereas for the latter </w:t>
        </w:r>
      </w:ins>
      <w:ins w:id="1193" w:author="Max Lindmark" w:date="2020-05-15T08:43:00Z">
        <w:r w:rsidR="00AF7E90">
          <w:rPr>
            <w:rFonts w:eastAsiaTheme="minorEastAsia" w:cstheme="minorHAnsi"/>
            <w:lang w:val="en-US"/>
          </w:rPr>
          <w:t>0 equals the overall mean in data</w:t>
        </w:r>
      </w:ins>
      <w:ins w:id="1194" w:author="Max Lindmark" w:date="2020-05-18T14:29:00Z">
        <w:r w:rsidR="00DE65A4">
          <w:rPr>
            <w:rFonts w:eastAsiaTheme="minorEastAsia" w:cstheme="minorHAnsi"/>
            <w:lang w:val="en-US"/>
          </w:rPr>
          <w:t xml:space="preserve">. </w:t>
        </w:r>
      </w:ins>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1195"/>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1195"/>
      <w:r w:rsidR="00597E4A">
        <w:rPr>
          <w:rStyle w:val="CommentReference"/>
        </w:rPr>
        <w:commentReference w:id="1195"/>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1196" w:author="Max Lindmark" w:date="2020-05-06T15:09:00Z">
        <w:r w:rsidR="00481A0F">
          <w:rPr>
            <w:lang w:val="en-GB"/>
          </w:rPr>
          <w:t>(</w:t>
        </w:r>
        <w:r w:rsidR="00481A0F" w:rsidRPr="006B7D5F">
          <w:rPr>
            <w:lang w:val="en-GB"/>
          </w:rPr>
          <w:t>mean and standard deviation</w:t>
        </w:r>
        <w:r w:rsidR="00481A0F">
          <w:rPr>
            <w:lang w:val="en-GB"/>
          </w:rPr>
          <w:t xml:space="preserve">) </w:t>
        </w:r>
      </w:ins>
      <w:r w:rsidR="003D29D8" w:rsidRPr="004559BC">
        <w:rPr>
          <w:lang w:val="en-GB"/>
        </w:rPr>
        <w:t xml:space="preserve">and </w:t>
      </w:r>
      <m:oMath>
        <m:r>
          <w:rPr>
            <w:rFonts w:ascii="Cambria Math" w:hAnsi="Cambria Math"/>
          </w:rPr>
          <m:t>U</m:t>
        </m:r>
      </m:oMath>
      <w:del w:id="1197"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1198" w:author="Max Lindmark" w:date="2020-05-06T15:09:00Z">
              <w:rPr>
                <w:highlight w:val="yellow"/>
                <w:lang w:val="en-GB"/>
              </w:rPr>
            </w:rPrChange>
          </w:rPr>
          <w:delText xml:space="preserve">with parameters mean and </w:delText>
        </w:r>
        <w:r w:rsidR="000B4E31" w:rsidRPr="00481A0F" w:rsidDel="00481A0F">
          <w:rPr>
            <w:lang w:val="en-GB"/>
            <w:rPrChange w:id="1199"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1200" w:author="Max Lindmark" w:date="2020-05-06T16:07:00Z">
        <w:r w:rsidR="0035796F">
          <w:rPr>
            <w:lang w:val="en-GB"/>
          </w:rPr>
          <w:t xml:space="preserve"> (interval)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ins w:id="1201" w:author="Max Lindmark" w:date="2020-05-06T15:08:00Z">
              <w:r w:rsidR="00C55974">
                <w:rPr>
                  <w:rFonts w:cstheme="minorHAnsi"/>
                  <w:lang w:val="en-GB"/>
                </w:rPr>
                <w:t>3</w:t>
              </w:r>
            </w:ins>
            <w:del w:id="1202" w:author="Max Lindmark" w:date="2020-05-06T15:08:00Z">
              <w:r w:rsidR="00377669" w:rsidRPr="00F70220" w:rsidDel="00C55974">
                <w:rPr>
                  <w:rFonts w:cstheme="minorHAnsi"/>
                  <w:lang w:val="en-GB"/>
                </w:rPr>
                <w:delText>6</w:delText>
              </w:r>
            </w:del>
            <w:r w:rsidR="00377669" w:rsidRPr="00F70220">
              <w:rPr>
                <w:rFonts w:cstheme="minorHAnsi"/>
                <w:lang w:val="en-GB"/>
              </w:rPr>
              <w:t>-</w:t>
            </w:r>
            <w:del w:id="1203" w:author="Max Lindmark" w:date="2020-05-06T15:08:00Z">
              <w:r w:rsidR="00377669" w:rsidRPr="00F70220" w:rsidDel="00C55974">
                <w:rPr>
                  <w:rFonts w:cstheme="minorHAnsi"/>
                  <w:lang w:val="en-GB"/>
                </w:rPr>
                <w:delText>8</w:delText>
              </w:r>
            </w:del>
            <w:ins w:id="1204"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1205"/>
                <m:r>
                  <w:ins w:id="1206" w:author="Max Lindmark" w:date="2020-04-23T17:11:00Z">
                    <w:rPr>
                      <w:rFonts w:ascii="Cambria Math" w:hAnsi="Cambria Math" w:cstheme="minorHAnsi"/>
                    </w:rPr>
                    <m:t>5</m:t>
                  </w:ins>
                </m:r>
                <w:commentRangeEnd w:id="1205"/>
                <m:r>
                  <w:ins w:id="1207" w:author="Max Lindmark" w:date="2020-04-23T17:11:00Z">
                    <m:rPr>
                      <m:sty m:val="p"/>
                    </m:rPr>
                    <w:rPr>
                      <w:rStyle w:val="CommentReference"/>
                    </w:rPr>
                    <w:commentReference w:id="1205"/>
                  </w:ins>
                </m:r>
                <w:commentRangeStart w:id="1208"/>
                <m:r>
                  <w:del w:id="1209" w:author="Max Lindmark" w:date="2020-04-22T17:37:00Z">
                    <w:rPr>
                      <w:rFonts w:ascii="Cambria Math" w:hAnsi="Cambria Math" w:cstheme="minorHAnsi"/>
                    </w:rPr>
                    <m:t>0.5</m:t>
                  </w:del>
                </m:r>
                <w:commentRangeEnd w:id="1208"/>
                <m:r>
                  <m:rPr>
                    <m:sty m:val="p"/>
                  </m:rPr>
                  <w:rPr>
                    <w:rStyle w:val="CommentReference"/>
                  </w:rPr>
                  <w:commentReference w:id="1208"/>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1210" w:author="Max Lindmark" w:date="2020-05-06T16:03:00Z">
              <w:r w:rsidRPr="007F0C50" w:rsidDel="00E6722A">
                <w:rPr>
                  <w:rFonts w:cstheme="minorHAnsi"/>
                </w:rPr>
                <w:delText>mass exponent</w:delText>
              </w:r>
            </w:del>
            <w:ins w:id="1211" w:author="Max Lindmark" w:date="2020-05-06T16:03:00Z">
              <w:r w:rsidR="00E6722A" w:rsidRPr="006569B3">
                <w:rPr>
                  <w:rFonts w:cstheme="minorHAnsi"/>
                  <w:lang w:val="en-US"/>
                </w:rPr>
                <w:t>mass coefficient</w:t>
              </w:r>
            </w:ins>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1212"/>
                <m:r>
                  <w:rPr>
                    <w:rFonts w:ascii="Cambria Math" w:hAnsi="Cambria Math" w:cstheme="minorHAnsi"/>
                  </w:rPr>
                  <m:t>(-0.25</m:t>
                </m:r>
                <w:commentRangeEnd w:id="1212"/>
                <m:r>
                  <m:rPr>
                    <m:sty m:val="p"/>
                  </m:rPr>
                  <w:rPr>
                    <w:rStyle w:val="CommentReference"/>
                  </w:rPr>
                  <w:commentReference w:id="1212"/>
                </m:r>
                <m:r>
                  <w:rPr>
                    <w:rFonts w:ascii="Cambria Math" w:hAnsi="Cambria Math" w:cstheme="minorHAnsi"/>
                  </w:rPr>
                  <m:t xml:space="preserve">, </m:t>
                </m:r>
                <m:r>
                  <w:del w:id="1213" w:author="Max Lindmark" w:date="2020-04-22T17:39:00Z">
                    <w:rPr>
                      <w:rFonts w:ascii="Cambria Math" w:hAnsi="Cambria Math" w:cstheme="minorHAnsi"/>
                    </w:rPr>
                    <m:t>0</m:t>
                  </w:del>
                </m:r>
                <m:r>
                  <w:del w:id="1214" w:author="Max Lindmark" w:date="2020-04-22T17:38:00Z">
                    <w:rPr>
                      <w:rFonts w:ascii="Cambria Math" w:hAnsi="Cambria Math" w:cstheme="minorHAnsi"/>
                    </w:rPr>
                    <m:t>. 5</m:t>
                  </w:del>
                </m:r>
                <m:r>
                  <w:ins w:id="1215"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1216"/>
            <w:del w:id="1217" w:author="Max Lindmark" w:date="2020-05-06T16:03:00Z">
              <w:r w:rsidRPr="007F0C50" w:rsidDel="0083302E">
                <w:rPr>
                  <w:rFonts w:cstheme="minorHAnsi"/>
                </w:rPr>
                <w:delText xml:space="preserve">activation </w:delText>
              </w:r>
            </w:del>
            <w:proofErr w:type="spellStart"/>
            <w:ins w:id="1218" w:author="Max Lindmark" w:date="2020-05-06T16:03:00Z">
              <w:r w:rsidR="0083302E" w:rsidRPr="006569B3">
                <w:rPr>
                  <w:rFonts w:cstheme="minorHAnsi"/>
                  <w:lang w:val="en-US"/>
                </w:rPr>
                <w:t>tem</w:t>
              </w:r>
              <w:proofErr w:type="spellEnd"/>
              <w:r w:rsidR="0083302E">
                <w:rPr>
                  <w:rFonts w:cstheme="minorHAnsi"/>
                </w:rPr>
                <w:t>perature coeffi</w:t>
              </w:r>
              <w:proofErr w:type="spellStart"/>
              <w:r w:rsidR="0083302E" w:rsidRPr="006569B3">
                <w:rPr>
                  <w:rFonts w:cstheme="minorHAnsi"/>
                  <w:lang w:val="en-US"/>
                </w:rPr>
                <w:t>cient</w:t>
              </w:r>
            </w:ins>
            <w:proofErr w:type="spellEnd"/>
            <w:del w:id="1219" w:author="Max Lindmark" w:date="2020-05-06T16:03:00Z">
              <w:r w:rsidRPr="007F0C50" w:rsidDel="0083302E">
                <w:rPr>
                  <w:rFonts w:cstheme="minorHAnsi"/>
                </w:rPr>
                <w:delText>energy</w:delText>
              </w:r>
              <w:commentRangeEnd w:id="1216"/>
              <w:r w:rsidR="000C4232" w:rsidDel="0083302E">
                <w:rPr>
                  <w:rStyle w:val="CommentReference"/>
                </w:rPr>
                <w:commentReference w:id="1216"/>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1220" w:author="Max Lindmark" w:date="2020-04-22T17:39:00Z">
                    <w:rPr>
                      <w:rFonts w:ascii="Cambria Math" w:hAnsi="Cambria Math" w:cstheme="minorHAnsi"/>
                    </w:rPr>
                    <m:t>0.5</m:t>
                  </w:del>
                </m:r>
                <m:r>
                  <w:ins w:id="1221"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1222" w:author="Max Lindmark" w:date="2020-04-22T17:39:00Z">
                    <w:rPr>
                      <w:rFonts w:ascii="Cambria Math" w:hAnsi="Cambria Math" w:cstheme="minorHAnsi"/>
                    </w:rPr>
                    <m:t>0.5</m:t>
                  </w:del>
                </m:r>
                <m:r>
                  <w:ins w:id="1223"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1224" w:author="Max Lindmark" w:date="2020-05-06T16:04: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del w:id="1225"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1226"/>
            <w:del w:id="1227" w:author="Max Lindmark" w:date="2020-05-06T16:04:00Z">
              <w:r w:rsidRPr="007F0C50" w:rsidDel="00E2212A">
                <w:rPr>
                  <w:rFonts w:cstheme="minorHAnsi"/>
                </w:rPr>
                <w:delText xml:space="preserve">activation </w:delText>
              </w:r>
              <w:commentRangeEnd w:id="1226"/>
              <w:r w:rsidR="00093FA1" w:rsidDel="00E2212A">
                <w:rPr>
                  <w:rStyle w:val="CommentReference"/>
                </w:rPr>
                <w:commentReference w:id="1226"/>
              </w:r>
              <w:r w:rsidRPr="007F0C50" w:rsidDel="00E2212A">
                <w:rPr>
                  <w:rFonts w:cstheme="minorHAnsi"/>
                </w:rPr>
                <w:delText xml:space="preserve">energy </w:delText>
              </w:r>
            </w:del>
            <w:proofErr w:type="spellStart"/>
            <w:ins w:id="1228" w:author="Max Lindmark" w:date="2020-05-06T16:04:00Z">
              <w:r w:rsidR="00E2212A">
                <w:rPr>
                  <w:rFonts w:cstheme="minorHAnsi"/>
                  <w:lang w:val="sv-SE"/>
                </w:rPr>
                <w:t>temperature</w:t>
              </w:r>
              <w:proofErr w:type="spellEnd"/>
              <w:r w:rsidR="00E2212A">
                <w:rPr>
                  <w:rFonts w:cstheme="minorHAnsi"/>
                  <w:lang w:val="sv-SE"/>
                </w:rPr>
                <w:t xml:space="preserve"> </w:t>
              </w:r>
              <w:proofErr w:type="spellStart"/>
              <w:r w:rsidR="00E2212A">
                <w:rPr>
                  <w:rFonts w:cstheme="minorHAnsi"/>
                  <w:lang w:val="sv-SE"/>
                </w:rPr>
                <w:t>coefficient</w:t>
              </w:r>
              <w:proofErr w:type="spellEnd"/>
              <w:r w:rsidR="00E2212A">
                <w:rPr>
                  <w:rFonts w:cstheme="minorHAnsi"/>
                  <w:lang w:val="sv-SE"/>
                </w:rPr>
                <w:t xml:space="preserve">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del w:id="1229" w:author="Max Lindmark" w:date="2020-05-06T15:07:00Z">
              <w:r w:rsidRPr="004559BC" w:rsidDel="00530238">
                <w:rPr>
                  <w:rFonts w:cstheme="minorHAnsi"/>
                  <w:lang w:val="en-GB"/>
                </w:rPr>
                <w:delText xml:space="preserve">Quadratic </w:delText>
              </w:r>
            </w:del>
            <w:ins w:id="1230" w:author="Max Lindmark" w:date="2020-05-06T15:07:00Z">
              <w:r w:rsidR="00530238">
                <w:rPr>
                  <w:rFonts w:cstheme="minorHAnsi"/>
                  <w:lang w:val="en-GB"/>
                </w:rPr>
                <w:t>Polynom</w:t>
              </w:r>
            </w:ins>
            <w:ins w:id="1231" w:author="Max Lindmark" w:date="2020-05-06T15:08:00Z">
              <w:r w:rsidR="00530238">
                <w:rPr>
                  <w:rFonts w:cstheme="minorHAnsi"/>
                  <w:lang w:val="en-GB"/>
                </w:rPr>
                <w:t>ial</w:t>
              </w:r>
            </w:ins>
            <w:ins w:id="1232" w:author="Max Lindmark" w:date="2020-05-06T15:07:00Z">
              <w:r w:rsidR="00530238" w:rsidRPr="004559BC">
                <w:rPr>
                  <w:rFonts w:cstheme="minorHAnsi"/>
                  <w:lang w:val="en-GB"/>
                </w:rPr>
                <w:t xml:space="preserve"> </w:t>
              </w:r>
            </w:ins>
            <w:r w:rsidRPr="004559BC">
              <w:rPr>
                <w:rFonts w:cstheme="minorHAnsi"/>
                <w:lang w:val="en-GB"/>
              </w:rPr>
              <w:t>model</w:t>
            </w:r>
            <w:ins w:id="1233" w:author="Max Lindmark" w:date="2020-05-06T15:08:00Z">
              <w:r w:rsidR="00B75EB2">
                <w:rPr>
                  <w:rFonts w:cstheme="minorHAnsi"/>
                  <w:lang w:val="en-GB"/>
                </w:rPr>
                <w:t>s</w:t>
              </w:r>
            </w:ins>
          </w:p>
          <w:p w14:paraId="73D56C3A" w14:textId="77777777" w:rsidR="001C2C66" w:rsidRPr="004559BC" w:rsidDel="002C4E80" w:rsidRDefault="001C2C66">
            <w:pPr>
              <w:spacing w:line="360" w:lineRule="auto"/>
              <w:contextualSpacing/>
              <w:jc w:val="both"/>
              <w:rPr>
                <w:del w:id="1234" w:author="Max Lindmark" w:date="2020-05-06T15:08:00Z"/>
                <w:rFonts w:cstheme="minorHAnsi"/>
                <w:b w:val="0"/>
                <w:bCs w:val="0"/>
                <w:lang w:val="en-GB"/>
              </w:rPr>
            </w:pPr>
            <w:r w:rsidRPr="00972C7F">
              <w:rPr>
                <w:rFonts w:cstheme="minorHAnsi"/>
                <w:lang w:val="en-GB"/>
              </w:rPr>
              <w:t>for consumption</w:t>
            </w:r>
            <w:r w:rsidR="00100E9B" w:rsidRPr="004559BC">
              <w:rPr>
                <w:rFonts w:cstheme="minorHAnsi"/>
                <w:lang w:val="en-GB"/>
              </w:rPr>
              <w:t xml:space="preserve"> </w:t>
            </w:r>
            <w:del w:id="1235"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1236" w:author="Max Lindmark" w:date="2020-05-06T15:08:00Z">
              <w:r w:rsidR="0089750D" w:rsidRPr="007F0C50" w:rsidDel="00760C51">
                <w:rPr>
                  <w:rFonts w:cstheme="minorHAnsi"/>
                </w:rPr>
                <w:delText>9</w:delText>
              </w:r>
            </w:del>
            <w:ins w:id="1237" w:author="Max Lindmark" w:date="2020-05-06T15:08:00Z">
              <w:r w:rsidR="00760C51">
                <w:rPr>
                  <w:rFonts w:cstheme="minorHAnsi"/>
                  <w:lang w:val="sv-SE"/>
                </w:rPr>
                <w:t>6</w:t>
              </w:r>
            </w:ins>
            <w:r w:rsidRPr="007F0C50">
              <w:rPr>
                <w:rFonts w:cstheme="minorHAnsi"/>
              </w:rPr>
              <w:t>-</w:t>
            </w:r>
            <w:del w:id="1238" w:author="Max Lindmark" w:date="2020-05-06T15:08:00Z">
              <w:r w:rsidR="008E6B7A" w:rsidRPr="007F0C50" w:rsidDel="00760C51">
                <w:rPr>
                  <w:rFonts w:cstheme="minorHAnsi"/>
                </w:rPr>
                <w:delText>10</w:delText>
              </w:r>
            </w:del>
            <w:ins w:id="1239" w:author="Max Lindmark" w:date="2020-05-06T15:08:00Z">
              <w:r w:rsidR="00760C51">
                <w:rPr>
                  <w:rFonts w:cstheme="minorHAnsi"/>
                  <w:lang w:val="sv-SE"/>
                </w:rPr>
                <w:t>8</w:t>
              </w:r>
            </w:ins>
            <w:r w:rsidRPr="007F0C50">
              <w:rPr>
                <w:rFonts w:cstheme="minorHAnsi"/>
              </w:rPr>
              <w:t>)</w:t>
            </w:r>
          </w:p>
        </w:tc>
        <w:tc>
          <w:tcPr>
            <w:tcW w:w="1309" w:type="dxa"/>
          </w:tcPr>
          <w:p w14:paraId="5350D1EF"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1240"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1241" w:author="Max Lindmark" w:date="2020-05-06T16:08:00Z"/>
                <w:rFonts w:cstheme="minorHAnsi"/>
              </w:rPr>
            </w:pPr>
          </w:p>
        </w:tc>
        <w:tc>
          <w:tcPr>
            <w:tcW w:w="1309" w:type="dxa"/>
          </w:tcPr>
          <w:p w14:paraId="465702EE" w14:textId="7BB59CA2"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42" w:author="Max Lindmark" w:date="2020-05-06T16:08:00Z"/>
                <w:rFonts w:ascii="Times New Roman" w:eastAsia="Times New Roman" w:hAnsi="Times New Roman" w:cs="Times New Roman"/>
              </w:rPr>
            </w:pPr>
            <m:oMathPara>
              <m:oMath>
                <m:sSub>
                  <m:sSubPr>
                    <m:ctrlPr>
                      <w:ins w:id="1243" w:author="Max Lindmark" w:date="2020-05-06T16:08:00Z">
                        <w:rPr>
                          <w:rFonts w:ascii="Cambria Math" w:hAnsi="Cambria Math" w:cstheme="minorHAnsi"/>
                          <w:i/>
                        </w:rPr>
                      </w:ins>
                    </m:ctrlPr>
                  </m:sSubPr>
                  <m:e>
                    <m:r>
                      <w:ins w:id="1244" w:author="Max Lindmark" w:date="2020-05-06T16:08:00Z">
                        <w:rPr>
                          <w:rFonts w:ascii="Cambria Math" w:hAnsi="Cambria Math" w:cstheme="minorHAnsi"/>
                        </w:rPr>
                        <m:t>γ</m:t>
                      </w:ins>
                    </m:r>
                  </m:e>
                  <m:sub>
                    <m:r>
                      <w:ins w:id="1245"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46" w:author="Max Lindmark" w:date="2020-05-06T16:08:00Z"/>
                <w:rFonts w:cstheme="minorHAnsi"/>
              </w:rPr>
            </w:pPr>
            <w:ins w:id="1247"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48" w:author="Max Lindmark" w:date="2020-05-06T16:08:00Z"/>
                <w:rFonts w:ascii="Times New Roman" w:eastAsia="Times New Roman" w:hAnsi="Times New Roman" w:cs="Times New Roman"/>
              </w:rPr>
            </w:pPr>
            <m:oMathPara>
              <m:oMath>
                <m:r>
                  <w:ins w:id="1249"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1250" w:author="Max Lindmark" w:date="2020-05-06T16:08:00Z">
                        <w:rPr>
                          <w:rFonts w:ascii="Cambria Math" w:hAnsi="Cambria Math" w:cstheme="minorHAnsi"/>
                          <w:i/>
                        </w:rPr>
                      </w:ins>
                    </m:ctrlPr>
                  </m:sSubPr>
                  <m:e>
                    <m:r>
                      <w:ins w:id="1251" w:author="Max Lindmark" w:date="2020-05-06T16:08:00Z">
                        <w:rPr>
                          <w:rFonts w:ascii="Cambria Math" w:hAnsi="Cambria Math" w:cstheme="minorHAnsi"/>
                        </w:rPr>
                        <m:t>γ</m:t>
                      </w:ins>
                    </m:r>
                  </m:e>
                  <m:sub>
                    <m:r>
                      <w:ins w:id="1252" w:author="Max Lindmark" w:date="2020-05-06T16:08:00Z">
                        <w:rPr>
                          <w:rFonts w:ascii="Cambria Math" w:hAnsi="Cambria Math" w:cstheme="minorHAnsi"/>
                        </w:rPr>
                        <m:t>4</m:t>
                      </w:ins>
                    </m:r>
                  </m:sub>
                </m:sSub>
                <m:sSub>
                  <m:sSubPr>
                    <m:ctrlPr>
                      <w:del w:id="1253" w:author="Max Lindmark" w:date="2020-05-06T16:08:00Z">
                        <w:rPr>
                          <w:rFonts w:ascii="Cambria Math" w:hAnsi="Cambria Math" w:cstheme="minorHAnsi"/>
                          <w:i/>
                        </w:rPr>
                      </w:del>
                    </m:ctrlPr>
                  </m:sSubPr>
                  <m:e>
                    <m:r>
                      <w:del w:id="1254" w:author="Max Lindmark" w:date="2020-05-06T16:08:00Z">
                        <w:rPr>
                          <w:rFonts w:ascii="Cambria Math" w:hAnsi="Cambria Math" w:cstheme="minorHAnsi"/>
                        </w:rPr>
                        <m:t>γ</m:t>
                      </w:del>
                    </m:r>
                  </m:e>
                  <m:sub>
                    <m:r>
                      <w:del w:id="1255"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ins w:id="1256" w:author="Max Lindmark" w:date="2020-05-06T16:08:00Z">
              <w:r>
                <w:rPr>
                  <w:rFonts w:cstheme="minorHAnsi"/>
                  <w:lang w:val="sv-SE"/>
                </w:rPr>
                <w:t>Cubic</w:t>
              </w:r>
              <w:proofErr w:type="spellEnd"/>
              <w:r w:rsidRPr="007F0C50">
                <w:rPr>
                  <w:rFonts w:cstheme="minorHAnsi"/>
                </w:rPr>
                <w:t xml:space="preserve"> temperature coefficient</w:t>
              </w:r>
            </w:ins>
            <w:del w:id="1257"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1258" w:author="Max Lindmark" w:date="2020-05-06T16:08:00Z">
                    <w:rPr>
                      <w:rFonts w:ascii="Cambria Math" w:hAnsi="Cambria Math" w:cstheme="minorHAnsi"/>
                    </w:rPr>
                    <m:t>N(0, 5)</m:t>
                  </w:ins>
                </m:r>
                <m:r>
                  <w:del w:id="1259"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C164F0"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ins w:id="1260"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1261" w:author="Max Lindmark" w:date="2020-05-06T15:09:00Z">
              <w:r>
                <w:rPr>
                  <w:rFonts w:cstheme="minorHAnsi"/>
                  <w:lang w:val="en-GB"/>
                </w:rPr>
                <w:t>9</w:t>
              </w:r>
            </w:ins>
            <w:del w:id="1262" w:author="Max Lindmark" w:date="2020-05-06T15:09:00Z">
              <w:r w:rsidRPr="00972C7F" w:rsidDel="00D5699E">
                <w:rPr>
                  <w:rFonts w:cstheme="minorHAnsi"/>
                  <w:lang w:val="en-GB"/>
                </w:rPr>
                <w:delText>1</w:delText>
              </w:r>
            </w:del>
            <w:r w:rsidRPr="00972C7F">
              <w:rPr>
                <w:rFonts w:cstheme="minorHAnsi"/>
                <w:lang w:val="en-GB"/>
              </w:rPr>
              <w:t>-</w:t>
            </w:r>
            <w:del w:id="1263" w:author="Max Lindmark" w:date="2020-05-06T15:09:00Z">
              <w:r w:rsidRPr="00972C7F" w:rsidDel="00D5699E">
                <w:rPr>
                  <w:rFonts w:cstheme="minorHAnsi"/>
                  <w:lang w:val="en-GB"/>
                </w:rPr>
                <w:delText>3</w:delText>
              </w:r>
            </w:del>
            <w:ins w:id="1264" w:author="Max Lindmark" w:date="2020-05-06T15:09:00Z">
              <w:r>
                <w:rPr>
                  <w:rFonts w:cstheme="minorHAnsi"/>
                  <w:lang w:val="en-GB"/>
                </w:rPr>
                <w:t>11</w:t>
              </w:r>
            </w:ins>
            <w:r w:rsidRPr="00972C7F">
              <w:rPr>
                <w:rFonts w:cstheme="minorHAnsi"/>
                <w:lang w:val="en-GB"/>
              </w:rPr>
              <w:t>)</w:t>
            </w:r>
          </w:p>
        </w:tc>
        <w:tc>
          <w:tcPr>
            <w:tcW w:w="1309" w:type="dxa"/>
          </w:tcPr>
          <w:p w14:paraId="13FB610C" w14:textId="4E99414D"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ins w:id="1265" w:author="Max Lindmark" w:date="2020-05-11T11:05:00Z">
        <w:r>
          <w:rPr>
            <w:rFonts w:cstheme="minorHAnsi"/>
            <w:b/>
            <w:lang w:val="en-GB"/>
          </w:rPr>
          <w:lastRenderedPageBreak/>
          <w:t>Results</w:t>
        </w:r>
      </w:ins>
    </w:p>
    <w:p w14:paraId="271054CB" w14:textId="4FCA9845" w:rsidR="00240750" w:rsidRPr="009B6D0D" w:rsidRDefault="00F53EDC" w:rsidP="006C36C4">
      <w:pPr>
        <w:spacing w:line="480" w:lineRule="auto"/>
        <w:contextualSpacing/>
        <w:jc w:val="both"/>
        <w:rPr>
          <w:rFonts w:cstheme="minorHAnsi"/>
          <w:bCs/>
          <w:i/>
          <w:iCs/>
          <w:rPrChange w:id="1266" w:author="Max Lindmark" w:date="2020-05-11T11:07:00Z">
            <w:rPr>
              <w:rFonts w:cstheme="minorHAnsi"/>
              <w:b/>
              <w:lang w:val="en-GB"/>
            </w:rPr>
          </w:rPrChange>
        </w:rPr>
      </w:pPr>
      <w:commentRangeStart w:id="1267"/>
      <w:del w:id="1268" w:author="Max Lindmark" w:date="2020-05-11T11:04:00Z">
        <w:r w:rsidRPr="009B6D0D" w:rsidDel="008255F4">
          <w:rPr>
            <w:rFonts w:cstheme="minorHAnsi"/>
            <w:bCs/>
            <w:i/>
            <w:iCs/>
            <w:lang w:val="en-GB"/>
            <w:rPrChange w:id="1269" w:author="Max Lindmark" w:date="2020-05-11T11:07:00Z">
              <w:rPr>
                <w:rFonts w:cstheme="minorHAnsi"/>
                <w:b/>
                <w:lang w:val="en-GB"/>
              </w:rPr>
            </w:rPrChange>
          </w:rPr>
          <w:delText>Results</w:delText>
        </w:r>
        <w:commentRangeEnd w:id="1267"/>
        <w:r w:rsidR="000B5D8C" w:rsidRPr="009B6D0D" w:rsidDel="008255F4">
          <w:rPr>
            <w:rStyle w:val="CommentReference"/>
            <w:bCs/>
            <w:i/>
            <w:iCs/>
            <w:sz w:val="24"/>
            <w:szCs w:val="24"/>
            <w:rPrChange w:id="1270" w:author="Max Lindmark" w:date="2020-05-11T11:07:00Z">
              <w:rPr>
                <w:rStyle w:val="CommentReference"/>
              </w:rPr>
            </w:rPrChange>
          </w:rPr>
          <w:commentReference w:id="1267"/>
        </w:r>
      </w:del>
      <w:ins w:id="1271" w:author="Max Lindmark" w:date="2020-05-11T11:07:00Z">
        <w:r w:rsidR="006C36C4" w:rsidRPr="009B6D0D">
          <w:rPr>
            <w:rFonts w:cstheme="minorHAnsi"/>
            <w:bCs/>
            <w:i/>
            <w:iCs/>
            <w:lang w:val="en-GB"/>
            <w:rPrChange w:id="1272" w:author="Max Lindmark" w:date="2020-05-11T11:07:00Z">
              <w:rPr>
                <w:rFonts w:cstheme="minorHAnsi"/>
                <w:b/>
                <w:lang w:val="en-GB"/>
              </w:rPr>
            </w:rPrChange>
          </w:rPr>
          <w:t>B</w:t>
        </w:r>
      </w:ins>
      <w:ins w:id="1273" w:author="Max Lindmark" w:date="2020-05-11T11:04:00Z">
        <w:r w:rsidR="00240750" w:rsidRPr="009B6D0D">
          <w:rPr>
            <w:rFonts w:cstheme="minorHAnsi"/>
            <w:bCs/>
            <w:i/>
            <w:iCs/>
            <w:lang w:val="en-GB"/>
            <w:rPrChange w:id="1274" w:author="Max Lindmark" w:date="2020-05-11T11:07:00Z">
              <w:rPr>
                <w:rFonts w:cstheme="minorHAnsi"/>
                <w:bCs/>
                <w:lang w:val="en-GB"/>
              </w:rPr>
            </w:rPrChange>
          </w:rPr>
          <w:t>elow peak temperatures</w:t>
        </w:r>
      </w:ins>
    </w:p>
    <w:p w14:paraId="2F9A5CE5" w14:textId="4D1161D3" w:rsidR="00F85DA2" w:rsidRDefault="00BA36C3" w:rsidP="00B76DA8">
      <w:pPr>
        <w:spacing w:line="480" w:lineRule="auto"/>
        <w:contextualSpacing/>
        <w:jc w:val="both"/>
        <w:rPr>
          <w:rFonts w:eastAsiaTheme="minorEastAsia" w:cstheme="minorHAnsi"/>
          <w:lang w:val="en-GB"/>
        </w:rPr>
      </w:pPr>
      <w:ins w:id="1275" w:author="Max Lindmark" w:date="2020-05-11T11:03:00Z">
        <w:r>
          <w:rPr>
            <w:rFonts w:cstheme="minorHAnsi"/>
            <w:lang w:val="en-GB"/>
          </w:rPr>
          <w:t>At below peak temperatures, t</w:t>
        </w:r>
      </w:ins>
      <w:r w:rsidR="00F85DA2" w:rsidRPr="00310C9B">
        <w:rPr>
          <w:rFonts w:cstheme="minorHAnsi"/>
          <w:lang w:val="en-GB"/>
        </w:rPr>
        <w:t xml:space="preserve">he </w:t>
      </w:r>
      <w:del w:id="1276" w:author="Max Lindmark" w:date="2020-05-08T12:43:00Z">
        <w:r w:rsidR="00F85DA2" w:rsidRPr="00310C9B" w:rsidDel="007A0018">
          <w:rPr>
            <w:rFonts w:cstheme="minorHAnsi"/>
            <w:lang w:val="en-GB"/>
          </w:rPr>
          <w:delText xml:space="preserve">average </w:delText>
        </w:r>
      </w:del>
      <w:r w:rsidR="00F85DA2" w:rsidRPr="00972C7F">
        <w:rPr>
          <w:rFonts w:cstheme="minorHAnsi"/>
          <w:lang w:val="en-GB"/>
        </w:rPr>
        <w:t xml:space="preserve">intraspecific mass- and temperature dependence of specific growth </w:t>
      </w:r>
      <w:del w:id="1277" w:author="Max Lindmark" w:date="2020-05-18T14:32:00Z">
        <w:r w:rsidR="00F85DA2" w:rsidRPr="00972C7F" w:rsidDel="00A362B3">
          <w:rPr>
            <w:rFonts w:cstheme="minorHAnsi"/>
            <w:lang w:val="en-GB"/>
          </w:rPr>
          <w:delText xml:space="preserve">at below optimum temperatures </w:delText>
        </w:r>
      </w:del>
      <w:r w:rsidR="00F85DA2" w:rsidRPr="00972C7F">
        <w:rPr>
          <w:rFonts w:cstheme="minorHAnsi"/>
          <w:lang w:val="en-GB"/>
        </w:rPr>
        <w:t xml:space="preserve">can be described by the equation: </w:t>
      </w:r>
      <w:commentRangeStart w:id="1278"/>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m:t>
        </m:r>
        <m:r>
          <w:del w:id="1279" w:author="Max Lindmark" w:date="2020-05-11T10:31:00Z">
            <w:rPr>
              <w:rFonts w:ascii="Cambria Math" w:hAnsi="Cambria Math" w:cstheme="minorHAnsi"/>
              <w:lang w:val="en-GB"/>
            </w:rPr>
            <m:t>4</m:t>
          </w:del>
        </m:r>
        <m:r>
          <w:ins w:id="1280" w:author="Max Lindmark" w:date="2020-05-11T10:33:00Z">
            <w:rPr>
              <w:rFonts w:ascii="Cambria Math" w:hAnsi="Cambria Math" w:cstheme="minorHAnsi"/>
              <w:lang w:val="en-GB"/>
            </w:rPr>
            <m:t>5</m:t>
          </w:ins>
        </m:r>
        <m:r>
          <w:rPr>
            <w:rFonts w:ascii="Cambria Math" w:hAnsi="Cambria Math" w:cstheme="minorHAnsi"/>
            <w:lang w:val="en-GB"/>
          </w:rPr>
          <m:t>-0.3</m:t>
        </m:r>
        <m:r>
          <w:ins w:id="1281" w:author="Max Lindmark" w:date="2020-05-08T13:23:00Z">
            <w:rPr>
              <w:rFonts w:ascii="Cambria Math" w:hAnsi="Cambria Math" w:cstheme="minorHAnsi"/>
              <w:lang w:val="en-GB"/>
            </w:rPr>
            <m:t>6</m:t>
          </w:ins>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m:t>
        </m:r>
        <m:r>
          <w:del w:id="1282" w:author="Max Lindmark" w:date="2020-05-08T13:23:00Z">
            <w:rPr>
              <w:rFonts w:ascii="Cambria Math" w:hAnsi="Cambria Math" w:cstheme="minorHAnsi"/>
              <w:lang w:val="en-GB"/>
            </w:rPr>
            <m:t>6</m:t>
          </w:del>
        </m:r>
        <m:r>
          <w:ins w:id="1283" w:author="Max Lindmark" w:date="2020-05-11T10:31:00Z">
            <w:rPr>
              <w:rFonts w:ascii="Cambria Math" w:hAnsi="Cambria Math" w:cstheme="minorHAnsi"/>
              <w:lang w:val="en-GB"/>
            </w:rPr>
            <m:t>4</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ins w:id="1284" w:author="Max Lindmark" w:date="2020-05-11T10:34:00Z">
            <w:rPr>
              <w:rFonts w:ascii="Cambria Math" w:eastAsiaTheme="minorEastAsia" w:hAnsi="Cambria Math" w:cstheme="minorHAnsi"/>
              <w:lang w:val="en-GB"/>
            </w:rPr>
            <m:t>+</m:t>
          </w:ins>
        </m:r>
        <m:r>
          <w:del w:id="1285" w:author="Max Lindmark" w:date="2020-05-11T10:34:00Z">
            <w:rPr>
              <w:rFonts w:ascii="Cambria Math" w:eastAsiaTheme="minorEastAsia" w:hAnsi="Cambria Math" w:cstheme="minorHAnsi"/>
              <w:lang w:val="en-GB"/>
            </w:rPr>
            <m:t>-</m:t>
          </w:del>
        </m:r>
        <m:r>
          <w:rPr>
            <w:rFonts w:ascii="Cambria Math" w:hAnsi="Cambria Math" w:cstheme="minorHAnsi"/>
            <w:lang w:val="en-GB"/>
          </w:rPr>
          <m:t>0.0</m:t>
        </m:r>
        <m:r>
          <w:ins w:id="1286" w:author="Max Lindmark" w:date="2020-05-08T13:23:00Z">
            <w:rPr>
              <w:rFonts w:ascii="Cambria Math" w:hAnsi="Cambria Math" w:cstheme="minorHAnsi"/>
              <w:lang w:val="en-GB"/>
            </w:rPr>
            <m:t>0</m:t>
          </w:ins>
        </m:r>
        <m:r>
          <w:del w:id="1287" w:author="Max Lindmark" w:date="2020-05-08T13:23:00Z">
            <w:rPr>
              <w:rFonts w:ascii="Cambria Math" w:hAnsi="Cambria Math" w:cstheme="minorHAnsi"/>
              <w:lang w:val="en-GB"/>
            </w:rPr>
            <m:t>2</m:t>
          </w:del>
        </m:r>
        <m:r>
          <w:ins w:id="1288" w:author="Max Lindmark" w:date="2020-05-08T13:23:00Z">
            <w:rPr>
              <w:rFonts w:ascii="Cambria Math" w:hAnsi="Cambria Math" w:cstheme="minorHAnsi"/>
              <w:lang w:val="en-GB"/>
            </w:rPr>
            <m:t>4</m:t>
          </w:ins>
        </m:r>
        <m:r>
          <w:ins w:id="1289" w:author="Max Lindmark" w:date="2020-05-11T10:33:00Z">
            <w:rPr>
              <w:rFonts w:ascii="Cambria Math" w:hAnsi="Cambria Math" w:cstheme="minorHAnsi"/>
              <w:lang w:val="en-GB"/>
            </w:rPr>
            <m:t>6</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1278"/>
        <m:r>
          <m:rPr>
            <m:sty m:val="p"/>
          </m:rPr>
          <w:rPr>
            <w:rStyle w:val="CommentReference"/>
          </w:rPr>
          <w:commentReference w:id="1278"/>
        </m:r>
      </m:oMath>
      <w:r w:rsidR="002D4BEE" w:rsidRPr="004559BC">
        <w:rPr>
          <w:rFonts w:eastAsiaTheme="minorEastAsia" w:cstheme="minorHAnsi"/>
          <w:lang w:val="en-GB"/>
        </w:rPr>
        <w:t xml:space="preserve"> (Fig. </w:t>
      </w:r>
      <w:del w:id="1290" w:author="Max Lindmark" w:date="2020-05-08T13:28:00Z">
        <w:r w:rsidR="002D4BEE" w:rsidRPr="004559BC" w:rsidDel="003336DC">
          <w:rPr>
            <w:rFonts w:eastAsiaTheme="minorEastAsia" w:cstheme="minorHAnsi"/>
            <w:lang w:val="en-GB"/>
          </w:rPr>
          <w:delText>3</w:delText>
        </w:r>
      </w:del>
      <w:ins w:id="1291" w:author="Max Lindmark" w:date="2020-05-08T13:28:00Z">
        <w:r w:rsidR="003336DC">
          <w:rPr>
            <w:rFonts w:eastAsiaTheme="minorEastAsia" w:cstheme="minorHAnsi"/>
            <w:lang w:val="en-GB"/>
          </w:rPr>
          <w:t>1</w:t>
        </w:r>
      </w:ins>
      <w:r w:rsidR="002D4BEE" w:rsidRPr="004559BC">
        <w:rPr>
          <w:rFonts w:eastAsiaTheme="minorEastAsia" w:cstheme="minorHAnsi"/>
          <w:lang w:val="en-GB"/>
        </w:rPr>
        <w:t>)</w:t>
      </w:r>
      <w:r w:rsidR="00F85DA2" w:rsidRPr="00972C7F">
        <w:rPr>
          <w:rFonts w:cstheme="minorHAnsi"/>
          <w:lang w:val="en-GB"/>
        </w:rPr>
        <w:t xml:space="preserve">. </w:t>
      </w:r>
      <w:ins w:id="1292" w:author="Max Lindmark" w:date="2020-05-11T11:01:00Z">
        <w:r w:rsidR="00726633">
          <w:rPr>
            <w:rFonts w:cstheme="minorHAnsi"/>
            <w:lang w:val="en-GB"/>
          </w:rPr>
          <w:t>The parameters are posterior median</w:t>
        </w:r>
      </w:ins>
      <w:ins w:id="1293" w:author="Max Lindmark" w:date="2020-05-11T11:02:00Z">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ins>
      <w:ins w:id="1294" w:author="Max Lindmark" w:date="2020-05-11T11:01:00Z">
        <w:r w:rsidR="00726633">
          <w:rPr>
            <w:rFonts w:cstheme="minorHAnsi"/>
            <w:lang w:val="en-GB"/>
          </w:rPr>
          <w:t xml:space="preserve"> </w:t>
        </w:r>
      </w:ins>
      <w:del w:id="1295" w:author="Max Lindmark" w:date="2020-05-08T13:26:00Z">
        <w:r w:rsidR="00F85DA2" w:rsidRPr="00972C7F" w:rsidDel="00747160">
          <w:rPr>
            <w:rFonts w:eastAsiaTheme="minorEastAsia" w:cstheme="minorHAnsi"/>
            <w:lang w:val="en-GB"/>
          </w:rPr>
          <w:delText>Th</w:delText>
        </w:r>
        <w:r w:rsidR="00F85DA2" w:rsidRPr="004559BC" w:rsidDel="00747160">
          <w:rPr>
            <w:rFonts w:eastAsiaTheme="minorEastAsia" w:cstheme="minorHAnsi"/>
            <w:lang w:val="en-GB"/>
          </w:rPr>
          <w:delText xml:space="preserve">is </w:delText>
        </w:r>
        <w:r w:rsidR="00F85DA2" w:rsidRPr="00972C7F" w:rsidDel="00747160">
          <w:rPr>
            <w:rFonts w:eastAsiaTheme="minorEastAsia" w:cstheme="minorHAnsi"/>
            <w:lang w:val="en-GB"/>
          </w:rPr>
          <w:delText xml:space="preserve">model </w:delText>
        </w:r>
        <w:r w:rsidR="00F85DA2" w:rsidRPr="004559BC" w:rsidDel="00747160">
          <w:rPr>
            <w:rFonts w:eastAsiaTheme="minorEastAsia" w:cstheme="minorHAnsi"/>
            <w:lang w:val="en-GB"/>
          </w:rPr>
          <w:delText xml:space="preserve">(M1, Table 2) </w:delText>
        </w:r>
        <w:r w:rsidR="005F09E2" w:rsidRPr="004559BC" w:rsidDel="00747160">
          <w:rPr>
            <w:rFonts w:eastAsiaTheme="minorEastAsia" w:cstheme="minorHAnsi"/>
            <w:lang w:val="en-GB"/>
          </w:rPr>
          <w:delText xml:space="preserve">also </w:delText>
        </w:r>
        <w:r w:rsidR="00F85DA2" w:rsidRPr="00972C7F" w:rsidDel="00747160">
          <w:rPr>
            <w:rFonts w:eastAsiaTheme="minorEastAsia" w:cstheme="minorHAnsi"/>
            <w:lang w:val="en-GB"/>
          </w:rPr>
          <w:delText>contains a body mass-temperature interaction. However, t</w:delText>
        </w:r>
      </w:del>
      <w:ins w:id="1296" w:author="Max Lindmark" w:date="2020-05-08T13:26:00Z">
        <w:r w:rsidR="00747160">
          <w:rPr>
            <w:rFonts w:eastAsiaTheme="minorEastAsia" w:cstheme="minorHAnsi"/>
            <w:lang w:val="en-GB"/>
          </w:rPr>
          <w:t>T</w:t>
        </w:r>
      </w:ins>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ins w:id="1297" w:author="Max Lindmark" w:date="2020-05-11T10:43:00Z">
        <w:r w:rsidR="003D6063">
          <w:rPr>
            <w:rFonts w:eastAsiaTheme="minorEastAsia" w:cstheme="minorHAnsi"/>
            <w:lang w:val="en-GB"/>
          </w:rPr>
          <w:t xml:space="preserve">both </w:t>
        </w:r>
      </w:ins>
      <w:ins w:id="1298" w:author="Max Lindmark" w:date="2020-05-08T13:27:00Z">
        <w:r w:rsidR="00B80FF6">
          <w:rPr>
            <w:rFonts w:eastAsiaTheme="minorEastAsia" w:cstheme="minorHAnsi"/>
            <w:lang w:val="en-GB"/>
          </w:rPr>
          <w:t xml:space="preserve">small and </w:t>
        </w:r>
      </w:ins>
      <w:r w:rsidR="001B5BAF" w:rsidRPr="004559BC">
        <w:rPr>
          <w:rFonts w:eastAsiaTheme="minorEastAsia" w:cstheme="minorHAnsi"/>
          <w:lang w:val="en-GB"/>
        </w:rPr>
        <w:t>uncertain</w:t>
      </w:r>
      <w:del w:id="1299" w:author="Max Lindmark" w:date="2020-05-11T10:45:00Z">
        <w:r w:rsidR="00F85DA2" w:rsidRPr="004559BC" w:rsidDel="00F41C0D">
          <w:rPr>
            <w:rFonts w:eastAsiaTheme="minorEastAsia" w:cstheme="minorHAnsi"/>
            <w:lang w:val="en-GB"/>
          </w:rPr>
          <w:delText xml:space="preserve"> </w:delText>
        </w:r>
        <w:r w:rsidR="001B5BAF" w:rsidRPr="004559BC" w:rsidDel="00F41C0D">
          <w:rPr>
            <w:rFonts w:eastAsiaTheme="minorEastAsia" w:cstheme="minorHAnsi"/>
            <w:lang w:val="en-GB"/>
          </w:rPr>
          <w:delText>(</w:delText>
        </w:r>
      </w:del>
      <w:del w:id="1300" w:author="Max Lindmark" w:date="2020-05-11T10:34:00Z">
        <w:r w:rsidR="00F85DA2" w:rsidRPr="004559BC" w:rsidDel="00CB2DAE">
          <w:rPr>
            <w:rFonts w:eastAsiaTheme="minorEastAsia" w:cstheme="minorHAnsi"/>
            <w:lang w:val="en-GB"/>
          </w:rPr>
          <w:delText>-</w:delText>
        </w:r>
      </w:del>
      <w:del w:id="1301" w:author="Max Lindmark" w:date="2020-05-11T10:45:00Z">
        <w:r w:rsidR="00F85DA2" w:rsidRPr="004559BC" w:rsidDel="00F41C0D">
          <w:rPr>
            <w:rFonts w:eastAsiaTheme="minorEastAsia" w:cstheme="minorHAnsi"/>
            <w:lang w:val="en-GB"/>
          </w:rPr>
          <w:delText>0.0</w:delText>
        </w:r>
      </w:del>
      <w:del w:id="1302" w:author="Max Lindmark" w:date="2020-05-08T13:26:00Z">
        <w:r w:rsidR="00F85DA2" w:rsidRPr="004559BC" w:rsidDel="00747160">
          <w:rPr>
            <w:rFonts w:eastAsiaTheme="minorEastAsia" w:cstheme="minorHAnsi"/>
            <w:lang w:val="en-GB"/>
          </w:rPr>
          <w:delText>2</w:delText>
        </w:r>
      </w:del>
      <w:del w:id="1303" w:author="Max Lindmark" w:date="2020-05-11T10:45:00Z">
        <w:r w:rsidR="00F85DA2" w:rsidRPr="004559BC" w:rsidDel="00F41C0D">
          <w:rPr>
            <w:rFonts w:eastAsiaTheme="minorEastAsia" w:cstheme="minorHAnsi"/>
            <w:lang w:val="en-GB"/>
          </w:rPr>
          <w:delText xml:space="preserve"> [-0.</w:delText>
        </w:r>
      </w:del>
      <w:del w:id="1304" w:author="Max Lindmark" w:date="2020-05-08T13:26:00Z">
        <w:r w:rsidR="00F85DA2" w:rsidRPr="004559BC" w:rsidDel="00222265">
          <w:rPr>
            <w:rFonts w:eastAsiaTheme="minorEastAsia" w:cstheme="minorHAnsi"/>
            <w:lang w:val="en-GB"/>
          </w:rPr>
          <w:delText>1</w:delText>
        </w:r>
      </w:del>
      <w:del w:id="1305" w:author="Max Lindmark" w:date="2020-05-11T10:45:00Z">
        <w:r w:rsidR="00F85DA2" w:rsidRPr="004559BC" w:rsidDel="00F41C0D">
          <w:rPr>
            <w:rFonts w:eastAsiaTheme="minorEastAsia" w:cstheme="minorHAnsi"/>
            <w:lang w:val="en-GB"/>
          </w:rPr>
          <w:delText>, 0.0</w:delText>
        </w:r>
      </w:del>
      <w:del w:id="1306" w:author="Max Lindmark" w:date="2020-05-08T13:27:00Z">
        <w:r w:rsidR="00F85DA2" w:rsidRPr="004559BC" w:rsidDel="004D57C2">
          <w:rPr>
            <w:rFonts w:eastAsiaTheme="minorEastAsia" w:cstheme="minorHAnsi"/>
            <w:lang w:val="en-GB"/>
          </w:rPr>
          <w:delText>6</w:delText>
        </w:r>
      </w:del>
      <w:del w:id="1307" w:author="Max Lindmark" w:date="2020-05-11T10:45:00Z">
        <w:r w:rsidR="00F85DA2" w:rsidRPr="004559BC" w:rsidDel="00F41C0D">
          <w:rPr>
            <w:rFonts w:eastAsiaTheme="minorEastAsia" w:cstheme="minorHAnsi"/>
            <w:lang w:val="en-GB"/>
          </w:rPr>
          <w:delText>]</w:delText>
        </w:r>
        <w:r w:rsidR="001B5BAF" w:rsidRPr="004559BC" w:rsidDel="00F41C0D">
          <w:rPr>
            <w:rFonts w:eastAsiaTheme="minorEastAsia" w:cstheme="minorHAnsi"/>
            <w:lang w:val="en-GB"/>
          </w:rPr>
          <w:delText>)</w:delText>
        </w:r>
      </w:del>
      <w:del w:id="1308" w:author="Max Lindmark" w:date="2020-05-08T13:27:00Z">
        <w:r w:rsidR="00F85DA2" w:rsidRPr="004559BC" w:rsidDel="00BF195E">
          <w:rPr>
            <w:rFonts w:eastAsiaTheme="minorEastAsia" w:cstheme="minorHAnsi"/>
            <w:lang w:val="en-GB"/>
          </w:rPr>
          <w:delText xml:space="preserve"> </w:delText>
        </w:r>
        <w:r w:rsidR="00F85DA2" w:rsidRPr="004559BC" w:rsidDel="00E24A8B">
          <w:rPr>
            <w:rFonts w:eastAsiaTheme="minorEastAsia" w:cstheme="minorHAnsi"/>
            <w:lang w:val="en-GB"/>
          </w:rPr>
          <w:delText>as about 72</w:delText>
        </w:r>
        <w:r w:rsidR="00F85DA2" w:rsidRPr="00972C7F" w:rsidDel="00E24A8B">
          <w:rPr>
            <w:rFonts w:eastAsiaTheme="minorEastAsia" w:cstheme="minorHAnsi"/>
            <w:lang w:val="en-GB"/>
          </w:rPr>
          <w:delText>% of the posterior density is above 0</w:delText>
        </w:r>
        <w:r w:rsidR="005F09E2" w:rsidDel="00E24A8B">
          <w:rPr>
            <w:rFonts w:eastAsiaTheme="minorEastAsia" w:cstheme="minorHAnsi"/>
            <w:lang w:val="en-GB"/>
          </w:rPr>
          <w:delText xml:space="preserve"> (Fig. 3D)</w:delText>
        </w:r>
      </w:del>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ins w:id="1309" w:author="Max Lindmark" w:date="2020-05-08T13:27:00Z">
        <w:r w:rsidR="00A661B8">
          <w:rPr>
            <w:rFonts w:eastAsiaTheme="minorEastAsia" w:cstheme="minorHAnsi"/>
            <w:lang w:val="en-GB"/>
          </w:rPr>
          <w:t xml:space="preserve">compared to the model without the interactions </w:t>
        </w:r>
      </w:ins>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ins w:id="1310" w:author="Max Lindmark" w:date="2020-05-08T13:27:00Z">
        <w:r w:rsidR="007909F5">
          <w:rPr>
            <w:rFonts w:eastAsiaTheme="minorEastAsia" w:cstheme="minorHAnsi"/>
            <w:lang w:val="en-GB"/>
          </w:rPr>
          <w:t xml:space="preserve">, </w:t>
        </w:r>
      </w:ins>
      <w:del w:id="1311" w:author="Max Lindmark" w:date="2020-05-08T13:27:00Z">
        <w:r w:rsidR="005F09E2" w:rsidRPr="004559BC" w:rsidDel="007909F5">
          <w:rPr>
            <w:rFonts w:eastAsiaTheme="minorEastAsia" w:cstheme="minorHAnsi"/>
            <w:lang w:val="en-GB"/>
          </w:rPr>
          <w:delText xml:space="preserve"> [</w:delText>
        </w:r>
      </w:del>
      <w:r w:rsidR="005F09E2" w:rsidRPr="004559BC">
        <w:rPr>
          <w:rFonts w:eastAsiaTheme="minorEastAsia" w:cstheme="minorHAnsi"/>
          <w:lang w:val="en-GB"/>
        </w:rPr>
        <w:t>M5</w:t>
      </w:r>
      <w:del w:id="1312" w:author="Max Lindmark" w:date="2020-05-08T13:28:00Z">
        <w:r w:rsidR="005F09E2" w:rsidRPr="004559BC" w:rsidDel="007909F5">
          <w:rPr>
            <w:rFonts w:eastAsiaTheme="minorEastAsia" w:cstheme="minorHAnsi"/>
            <w:lang w:val="en-GB"/>
          </w:rPr>
          <w:delText>]</w:delText>
        </w:r>
      </w:del>
      <w:ins w:id="1313" w:author="Max Lindmark" w:date="2020-05-08T13:28:00Z">
        <w:r w:rsidR="007909F5">
          <w:rPr>
            <w:rFonts w:eastAsiaTheme="minorEastAsia" w:cstheme="minorHAnsi"/>
            <w:lang w:val="en-GB"/>
          </w:rPr>
          <w:t>,</w:t>
        </w:r>
      </w:ins>
      <w:r w:rsidR="005F09E2" w:rsidRPr="004559BC">
        <w:rPr>
          <w:rFonts w:eastAsiaTheme="minorEastAsia" w:cstheme="minorHAnsi"/>
          <w:lang w:val="en-GB"/>
        </w:rPr>
        <w:t xml:space="preserve"> is 2.4</w:t>
      </w:r>
      <w:ins w:id="1314" w:author="Max Lindmark" w:date="2020-05-08T13:28:00Z">
        <w:r w:rsidR="00EF102B">
          <w:rPr>
            <w:rFonts w:eastAsiaTheme="minorEastAsia" w:cstheme="minorHAnsi"/>
            <w:lang w:val="en-GB"/>
          </w:rPr>
          <w:t>;</w:t>
        </w:r>
      </w:ins>
      <w:del w:id="1315" w:author="Max Lindmark" w:date="2020-05-08T13:28:00Z">
        <w:r w:rsidR="00F85DA2" w:rsidRPr="004559BC" w:rsidDel="00EF102B">
          <w:rPr>
            <w:rFonts w:eastAsiaTheme="minorEastAsia" w:cstheme="minorHAnsi"/>
            <w:lang w:val="en-GB"/>
          </w:rPr>
          <w:delText>,</w:delText>
        </w:r>
      </w:del>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ins w:id="1316" w:author="Max Lindmark" w:date="2020-05-11T10:45:00Z">
        <w:r w:rsidR="00202876">
          <w:rPr>
            <w:rFonts w:eastAsiaTheme="minorEastAsia" w:cstheme="minorHAnsi"/>
            <w:lang w:val="en-GB"/>
          </w:rPr>
          <w:t xml:space="preserve">We estimate it to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ins>
      <w:del w:id="1317" w:author="Max Lindmark" w:date="2020-05-11T10:45:00Z">
        <w:r w:rsidR="00F85DA2" w:rsidRPr="00972C7F" w:rsidDel="002B5DD5">
          <w:rPr>
            <w:rFonts w:eastAsiaTheme="minorEastAsia" w:cstheme="minorHAnsi"/>
            <w:lang w:val="en-GB"/>
          </w:rPr>
          <w:delText xml:space="preserve">We estimate the </w:delText>
        </w:r>
      </w:del>
      <w:r w:rsidR="00F85DA2" w:rsidRPr="00972C7F">
        <w:rPr>
          <w:rFonts w:eastAsiaTheme="minorEastAsia" w:cstheme="minorHAnsi"/>
          <w:lang w:val="en-GB"/>
        </w:rPr>
        <w:t>mass</w:t>
      </w:r>
      <w:del w:id="1318" w:author="Max Lindmark" w:date="2020-05-18T14:32:00Z">
        <w:r w:rsidR="00F85DA2" w:rsidRPr="00972C7F" w:rsidDel="00A362B3">
          <w:rPr>
            <w:rFonts w:eastAsiaTheme="minorEastAsia" w:cstheme="minorHAnsi"/>
            <w:lang w:val="en-GB"/>
          </w:rPr>
          <w:delText>-scaling</w:delText>
        </w:r>
      </w:del>
      <w:r w:rsidR="00F85DA2" w:rsidRPr="00972C7F">
        <w:rPr>
          <w:rFonts w:eastAsiaTheme="minorEastAsia" w:cstheme="minorHAnsi"/>
          <w:lang w:val="en-GB"/>
        </w:rPr>
        <w:t xml:space="preserve"> exponent of growth </w:t>
      </w:r>
      <w:del w:id="1319" w:author="Max Lindmark" w:date="2020-05-11T10:45:00Z">
        <w:r w:rsidR="00F85DA2" w:rsidRPr="00972C7F" w:rsidDel="002B5DD5">
          <w:rPr>
            <w:rFonts w:eastAsiaTheme="minorEastAsia" w:cstheme="minorHAnsi"/>
            <w:lang w:val="en-GB"/>
          </w:rPr>
          <w:delText xml:space="preserve">to </w:delText>
        </w:r>
      </w:del>
      <w:ins w:id="1320" w:author="Max Lindmark" w:date="2020-05-11T10:45:00Z">
        <w:r w:rsidR="002B5DD5">
          <w:rPr>
            <w:rFonts w:eastAsiaTheme="minorEastAsia" w:cstheme="minorHAnsi"/>
            <w:lang w:val="en-GB"/>
          </w:rPr>
          <w:t xml:space="preserve">is estimated to </w:t>
        </w:r>
      </w:ins>
      <w:r w:rsidR="00F85DA2" w:rsidRPr="00972C7F">
        <w:rPr>
          <w:rFonts w:eastAsiaTheme="minorEastAsia" w:cstheme="minorHAnsi"/>
          <w:lang w:val="en-GB"/>
        </w:rPr>
        <w:t>be -0.3</w:t>
      </w:r>
      <w:ins w:id="1321" w:author="Max Lindmark" w:date="2020-05-08T13:29:00Z">
        <w:r w:rsidR="002C74CA">
          <w:rPr>
            <w:rFonts w:eastAsiaTheme="minorEastAsia" w:cstheme="minorHAnsi"/>
            <w:lang w:val="en-GB"/>
          </w:rPr>
          <w:t>6</w:t>
        </w:r>
      </w:ins>
      <w:r w:rsidR="00F85DA2" w:rsidRPr="00972C7F">
        <w:rPr>
          <w:rFonts w:eastAsiaTheme="minorEastAsia" w:cstheme="minorHAnsi"/>
          <w:lang w:val="en-GB"/>
        </w:rPr>
        <w:t xml:space="preserve"> [-0.</w:t>
      </w:r>
      <w:del w:id="1322" w:author="Max Lindmark" w:date="2020-05-08T13:29:00Z">
        <w:r w:rsidR="00F85DA2" w:rsidRPr="00972C7F" w:rsidDel="00905F7B">
          <w:rPr>
            <w:rFonts w:eastAsiaTheme="minorEastAsia" w:cstheme="minorHAnsi"/>
            <w:lang w:val="en-GB"/>
          </w:rPr>
          <w:delText>43</w:delText>
        </w:r>
      </w:del>
      <w:ins w:id="1323" w:author="Max Lindmark" w:date="2020-05-08T13:29:00Z">
        <w:r w:rsidR="00905F7B">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del w:id="1324" w:author="Max Lindmark" w:date="2020-05-08T13:29:00Z">
        <w:r w:rsidR="00F85DA2" w:rsidRPr="00972C7F" w:rsidDel="00905F7B">
          <w:rPr>
            <w:rFonts w:eastAsiaTheme="minorEastAsia" w:cstheme="minorHAnsi"/>
            <w:lang w:val="en-GB"/>
          </w:rPr>
          <w:delText>17</w:delText>
        </w:r>
      </w:del>
      <w:ins w:id="1325" w:author="Max Lindmark" w:date="2020-05-08T13:29:00Z">
        <w:r w:rsidR="00905F7B">
          <w:rPr>
            <w:rFonts w:eastAsiaTheme="minorEastAsia" w:cstheme="minorHAnsi"/>
            <w:lang w:val="en-GB"/>
          </w:rPr>
          <w:t>2</w:t>
        </w:r>
      </w:ins>
      <w:ins w:id="1326" w:author="Max Lindmark" w:date="2020-05-11T10:35:00Z">
        <w:r w:rsidR="00483907">
          <w:rPr>
            <w:rFonts w:eastAsiaTheme="minorEastAsia" w:cstheme="minorHAnsi"/>
            <w:lang w:val="en-GB"/>
          </w:rPr>
          <w:t>3</w:t>
        </w:r>
      </w:ins>
      <w:r w:rsidR="00F85DA2" w:rsidRPr="00972C7F">
        <w:rPr>
          <w:rFonts w:eastAsiaTheme="minorEastAsia" w:cstheme="minorHAnsi"/>
          <w:lang w:val="en-GB"/>
        </w:rPr>
        <w:t>]</w:t>
      </w:r>
      <w:ins w:id="1327" w:author="Max Lindmark" w:date="2020-05-11T10:45:00Z">
        <w:r w:rsidR="00851EDB">
          <w:rPr>
            <w:rFonts w:eastAsiaTheme="minorEastAsia" w:cstheme="minorHAnsi"/>
            <w:lang w:val="en-GB"/>
          </w:rPr>
          <w:t xml:space="preserve"> and t</w:t>
        </w:r>
      </w:ins>
      <w:del w:id="1328" w:author="Max Lindmark" w:date="2020-05-11T10:45:00Z">
        <w:r w:rsidR="00F85DA2" w:rsidRPr="00972C7F" w:rsidDel="00851EDB">
          <w:rPr>
            <w:rFonts w:eastAsiaTheme="minorEastAsia" w:cstheme="minorHAnsi"/>
            <w:lang w:val="en-GB"/>
          </w:rPr>
          <w:delText xml:space="preserve">. </w:delText>
        </w:r>
        <w:r w:rsidR="00F85DA2" w:rsidRPr="004559BC" w:rsidDel="00851EDB">
          <w:rPr>
            <w:rFonts w:eastAsiaTheme="minorEastAsia" w:cstheme="minorHAnsi"/>
            <w:lang w:val="en-GB"/>
          </w:rPr>
          <w:delText>T</w:delText>
        </w:r>
      </w:del>
      <w:r w:rsidR="00F85DA2" w:rsidRPr="00972C7F">
        <w:rPr>
          <w:rFonts w:eastAsiaTheme="minorEastAsia" w:cstheme="minorHAnsi"/>
          <w:lang w:val="en-GB"/>
        </w:rPr>
        <w:t>he activation energy</w:t>
      </w:r>
      <w:ins w:id="1329" w:author="Max Lindmark" w:date="2020-05-08T13:30:00Z">
        <w:r w:rsidR="00923128">
          <w:rPr>
            <w:rFonts w:eastAsiaTheme="minorEastAsia" w:cstheme="minorHAnsi"/>
            <w:lang w:val="en-GB"/>
          </w:rPr>
          <w:t xml:space="preserve"> (-</w:t>
        </w:r>
      </w:ins>
      <m:oMath>
        <m:sSub>
          <m:sSubPr>
            <m:ctrlPr>
              <w:ins w:id="1330" w:author="Max Lindmark" w:date="2020-05-08T13:30:00Z">
                <w:rPr>
                  <w:rFonts w:ascii="Cambria Math" w:eastAsiaTheme="minorEastAsia" w:hAnsi="Cambria Math" w:cstheme="minorHAnsi"/>
                  <w:i/>
                  <w:lang w:val="en-GB"/>
                </w:rPr>
              </w:ins>
            </m:ctrlPr>
          </m:sSubPr>
          <m:e>
            <m:r>
              <w:ins w:id="1331" w:author="Max Lindmark" w:date="2020-05-08T13:30:00Z">
                <w:rPr>
                  <w:rFonts w:ascii="Cambria Math" w:eastAsiaTheme="minorEastAsia" w:hAnsi="Cambria Math" w:cstheme="minorHAnsi"/>
                  <w:lang w:val="en-GB"/>
                </w:rPr>
                <m:t>μ</m:t>
              </w:ins>
            </m:r>
          </m:e>
          <m:sub>
            <m:sSub>
              <m:sSubPr>
                <m:ctrlPr>
                  <w:ins w:id="1332" w:author="Max Lindmark" w:date="2020-05-08T13:30:00Z">
                    <w:rPr>
                      <w:rFonts w:ascii="Cambria Math" w:hAnsi="Cambria Math" w:cstheme="minorHAnsi"/>
                      <w:i/>
                    </w:rPr>
                  </w:ins>
                </m:ctrlPr>
              </m:sSubPr>
              <m:e>
                <m:r>
                  <w:ins w:id="1333" w:author="Max Lindmark" w:date="2020-05-08T13:30:00Z">
                    <w:rPr>
                      <w:rFonts w:ascii="Cambria Math" w:hAnsi="Cambria Math" w:cstheme="minorHAnsi"/>
                    </w:rPr>
                    <m:t>β</m:t>
                  </w:ins>
                </m:r>
              </m:e>
              <m:sub>
                <m:r>
                  <w:ins w:id="1334" w:author="Max Lindmark" w:date="2020-05-08T13:30:00Z">
                    <w:rPr>
                      <w:rFonts w:ascii="Cambria Math" w:hAnsi="Cambria Math" w:cstheme="minorHAnsi"/>
                    </w:rPr>
                    <m:t>2</m:t>
                  </w:ins>
                </m:r>
              </m:sub>
            </m:sSub>
          </m:sub>
        </m:sSub>
      </m:oMath>
      <w:ins w:id="1335" w:author="Max Lindmark" w:date="2020-05-08T13:30:00Z">
        <w:r w:rsidR="00923128">
          <w:rPr>
            <w:rFonts w:eastAsiaTheme="minorEastAsia" w:cstheme="minorHAnsi"/>
            <w:lang w:val="en-GB"/>
          </w:rPr>
          <w:t>)</w:t>
        </w:r>
      </w:ins>
      <w:del w:id="1336" w:author="Max Lindmark" w:date="2020-05-08T13:30:00Z">
        <w:r w:rsidR="00F85DA2" w:rsidRPr="00972C7F" w:rsidDel="00AE7821">
          <w:rPr>
            <w:rFonts w:eastAsiaTheme="minorEastAsia" w:cstheme="minorHAnsi"/>
            <w:lang w:val="en-GB"/>
          </w:rPr>
          <w:delText>,</w:delText>
        </w:r>
      </w:del>
      <w:r w:rsidR="00F85DA2" w:rsidRPr="00972C7F">
        <w:rPr>
          <w:rFonts w:eastAsiaTheme="minorEastAsia" w:cstheme="minorHAnsi"/>
          <w:lang w:val="en-GB"/>
        </w:rPr>
        <w:t xml:space="preserve"> </w:t>
      </w:r>
      <m:oMath>
        <m:r>
          <w:del w:id="1337" w:author="Max Lindmark" w:date="2020-05-08T13:30:00Z">
            <w:rPr>
              <w:rFonts w:ascii="Cambria Math" w:eastAsiaTheme="minorEastAsia" w:hAnsi="Cambria Math" w:cstheme="minorHAnsi"/>
            </w:rPr>
            <m:t>E</m:t>
          </w:del>
        </m:r>
      </m:oMath>
      <w:del w:id="1338" w:author="Max Lindmark" w:date="2020-05-08T13:30:00Z">
        <w:r w:rsidR="00F85DA2" w:rsidRPr="00972C7F" w:rsidDel="00AE7821">
          <w:rPr>
            <w:rFonts w:eastAsiaTheme="minorEastAsia" w:cstheme="minorHAnsi"/>
            <w:lang w:val="en-GB"/>
          </w:rPr>
          <w:delText xml:space="preserve">, </w:delText>
        </w:r>
      </w:del>
      <w:r w:rsidR="00F85DA2" w:rsidRPr="00972C7F">
        <w:rPr>
          <w:rFonts w:eastAsiaTheme="minorEastAsia" w:cstheme="minorHAnsi"/>
          <w:lang w:val="en-GB"/>
        </w:rPr>
        <w:t xml:space="preserve">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 xml:space="preserve">to be </w:t>
      </w:r>
      <w:del w:id="1339" w:author="Max Lindmark" w:date="2020-05-18T14:32:00Z">
        <w:r w:rsidR="00F85DA2" w:rsidRPr="00972C7F" w:rsidDel="00A362B3">
          <w:rPr>
            <w:rFonts w:eastAsiaTheme="minorEastAsia" w:cstheme="minorHAnsi"/>
            <w:lang w:val="en-GB"/>
          </w:rPr>
          <w:delText>-</w:delText>
        </w:r>
      </w:del>
      <w:r w:rsidR="00F85DA2" w:rsidRPr="00972C7F">
        <w:rPr>
          <w:rFonts w:eastAsiaTheme="minorEastAsia" w:cstheme="minorHAnsi"/>
          <w:lang w:val="en-GB"/>
        </w:rPr>
        <w:t>0.7</w:t>
      </w:r>
      <w:del w:id="1340" w:author="Max Lindmark" w:date="2020-05-08T13:31:00Z">
        <w:r w:rsidR="00F85DA2" w:rsidRPr="00972C7F" w:rsidDel="00E37771">
          <w:rPr>
            <w:rFonts w:eastAsiaTheme="minorEastAsia" w:cstheme="minorHAnsi"/>
            <w:lang w:val="en-GB"/>
          </w:rPr>
          <w:delText>6</w:delText>
        </w:r>
      </w:del>
      <w:ins w:id="1341" w:author="Max Lindmark" w:date="2020-05-11T10:35:00Z">
        <w:r w:rsidR="001176F2">
          <w:rPr>
            <w:rFonts w:eastAsiaTheme="minorEastAsia" w:cstheme="minorHAnsi"/>
            <w:lang w:val="en-GB"/>
          </w:rPr>
          <w:t>4</w:t>
        </w:r>
      </w:ins>
      <w:r w:rsidR="00F85DA2" w:rsidRPr="00972C7F">
        <w:rPr>
          <w:rFonts w:eastAsiaTheme="minorEastAsia" w:cstheme="minorHAnsi"/>
          <w:lang w:val="en-GB"/>
        </w:rPr>
        <w:t xml:space="preserve"> [</w:t>
      </w:r>
      <w:del w:id="1342" w:author="Max Lindmark" w:date="2020-05-18T14:32:00Z">
        <w:r w:rsidR="00F85DA2" w:rsidRPr="00972C7F" w:rsidDel="00A362B3">
          <w:rPr>
            <w:rFonts w:eastAsiaTheme="minorEastAsia" w:cstheme="minorHAnsi"/>
            <w:lang w:val="en-GB"/>
          </w:rPr>
          <w:delText>-</w:delText>
        </w:r>
      </w:del>
      <w:r w:rsidR="00F85DA2" w:rsidRPr="00972C7F">
        <w:rPr>
          <w:rFonts w:eastAsiaTheme="minorEastAsia" w:cstheme="minorHAnsi"/>
          <w:lang w:val="en-GB"/>
        </w:rPr>
        <w:t>0.9</w:t>
      </w:r>
      <w:del w:id="1343" w:author="Max Lindmark" w:date="2020-05-08T13:31:00Z">
        <w:r w:rsidR="00F85DA2" w:rsidRPr="00972C7F" w:rsidDel="00F03C2C">
          <w:rPr>
            <w:rFonts w:eastAsiaTheme="minorEastAsia" w:cstheme="minorHAnsi"/>
            <w:lang w:val="en-GB"/>
          </w:rPr>
          <w:delText>9</w:delText>
        </w:r>
      </w:del>
      <w:ins w:id="1344" w:author="Max Lindmark" w:date="2020-05-08T13:31:00Z">
        <w:r w:rsidR="00F03C2C">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1345" w:author="Max Lindmark" w:date="2020-05-18T14:32:00Z">
        <w:r w:rsidR="00F85DA2" w:rsidRPr="00972C7F" w:rsidDel="00A362B3">
          <w:rPr>
            <w:rFonts w:eastAsiaTheme="minorEastAsia" w:cstheme="minorHAnsi"/>
            <w:lang w:val="en-GB"/>
          </w:rPr>
          <w:delText>-</w:delText>
        </w:r>
      </w:del>
      <w:r w:rsidR="00F85DA2" w:rsidRPr="00972C7F">
        <w:rPr>
          <w:rFonts w:eastAsiaTheme="minorEastAsia" w:cstheme="minorHAnsi"/>
          <w:lang w:val="en-GB"/>
        </w:rPr>
        <w:t>0.5</w:t>
      </w:r>
      <w:del w:id="1346" w:author="Max Lindmark" w:date="2020-05-08T13:31:00Z">
        <w:r w:rsidR="00F85DA2" w:rsidRPr="00972C7F" w:rsidDel="00F03C2C">
          <w:rPr>
            <w:rFonts w:eastAsiaTheme="minorEastAsia" w:cstheme="minorHAnsi"/>
            <w:lang w:val="en-GB"/>
          </w:rPr>
          <w:delText>4</w:delText>
        </w:r>
      </w:del>
      <w:ins w:id="1347" w:author="Max Lindmark" w:date="2020-05-08T13:31:00Z">
        <w:r w:rsidR="00F03C2C">
          <w:rPr>
            <w:rFonts w:eastAsiaTheme="minorEastAsia" w:cstheme="minorHAnsi"/>
            <w:lang w:val="en-GB"/>
          </w:rPr>
          <w:t>3</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1348" w:author="Max Lindmark" w:date="2020-05-11T10:36:00Z">
        <w:r w:rsidR="00F85DA2" w:rsidRPr="004559BC" w:rsidDel="00CB2EE5">
          <w:rPr>
            <w:rFonts w:eastAsiaTheme="minorEastAsia" w:cstheme="minorHAnsi"/>
            <w:lang w:val="en-GB"/>
          </w:rPr>
          <w:delText xml:space="preserve">This </w:delText>
        </w:r>
        <w:r w:rsidR="00F85DA2" w:rsidRPr="00972C7F" w:rsidDel="00CB2EE5">
          <w:rPr>
            <w:rFonts w:eastAsiaTheme="minorEastAsia" w:cstheme="minorHAnsi"/>
            <w:lang w:val="en-GB"/>
          </w:rPr>
          <w:delText xml:space="preserve">is lower, i.e. more temperature-sensitive, than what is typically found for metabolic rate </w:delText>
        </w:r>
        <w:r w:rsidR="00F85DA2" w:rsidRPr="00BE6D08" w:rsidDel="00CB2EE5">
          <w:rPr>
            <w:rFonts w:eastAsiaTheme="minorEastAsia" w:cstheme="minorHAnsi"/>
          </w:rPr>
          <w:fldChar w:fldCharType="begin"/>
        </w:r>
        <w:r w:rsidR="00F85DA2" w:rsidRPr="00972C7F" w:rsidDel="00CB2EE5">
          <w:rPr>
            <w:rFonts w:eastAsiaTheme="minorEastAsia" w:cstheme="minorHAnsi"/>
            <w:lang w:val="en-GB"/>
          </w:rPr>
          <w:del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delInstrText>
        </w:r>
        <w:r w:rsidR="00F85DA2" w:rsidRPr="002D70E2" w:rsidDel="00CB2EE5">
          <w:rPr>
            <w:rFonts w:eastAsiaTheme="minorEastAsia" w:cstheme="minorHAnsi"/>
            <w:lang w:val="en-GB"/>
          </w:rPr>
          <w:del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F85DA2" w:rsidRPr="00BE6D08" w:rsidDel="00CB2EE5">
          <w:rPr>
            <w:rFonts w:eastAsiaTheme="minorEastAsia" w:cstheme="minorHAnsi"/>
          </w:rPr>
          <w:fldChar w:fldCharType="separate"/>
        </w:r>
        <w:r w:rsidR="00F85DA2" w:rsidRPr="0044238B" w:rsidDel="00CB2EE5">
          <w:rPr>
            <w:lang w:val="en-GB"/>
          </w:rPr>
          <w:delText xml:space="preserve">(Downs </w:delText>
        </w:r>
        <w:r w:rsidR="00F85DA2" w:rsidRPr="0044238B" w:rsidDel="00CB2EE5">
          <w:rPr>
            <w:i/>
            <w:iCs/>
            <w:lang w:val="en-GB"/>
          </w:rPr>
          <w:delText>et al.</w:delText>
        </w:r>
        <w:r w:rsidR="00F85DA2" w:rsidRPr="0044238B" w:rsidDel="00CB2EE5">
          <w:rPr>
            <w:lang w:val="en-GB"/>
          </w:rPr>
          <w:delText xml:space="preserve"> 2008)</w:delText>
        </w:r>
        <w:r w:rsidR="00F85DA2" w:rsidRPr="00BE6D08" w:rsidDel="00CB2EE5">
          <w:rPr>
            <w:rFonts w:eastAsiaTheme="minorEastAsia" w:cstheme="minorHAnsi"/>
          </w:rPr>
          <w:fldChar w:fldCharType="end"/>
        </w:r>
        <w:r w:rsidR="00F85DA2" w:rsidRPr="002D70E2" w:rsidDel="00CB2EE5">
          <w:rPr>
            <w:rFonts w:eastAsiaTheme="minorEastAsia" w:cstheme="minorHAnsi"/>
            <w:lang w:val="en-GB"/>
          </w:rPr>
          <w:delText xml:space="preserve"> and for growth based on field data </w:delText>
        </w:r>
        <w:r w:rsidR="00F85DA2" w:rsidRPr="00E86C7C" w:rsidDel="00CB2EE5">
          <w:rPr>
            <w:rFonts w:eastAsiaTheme="minorEastAsia" w:cstheme="minorHAnsi"/>
          </w:rPr>
          <w:fldChar w:fldCharType="begin"/>
        </w:r>
        <w:r w:rsidR="00F85DA2" w:rsidRPr="002D70E2" w:rsidDel="00CB2EE5">
          <w:rPr>
            <w:rFonts w:eastAsiaTheme="minorEastAsia" w:cstheme="minorHAnsi"/>
            <w:lang w:val="en-GB"/>
          </w:rPr>
          <w:del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delInstrText>
        </w:r>
        <w:r w:rsidR="00F85DA2" w:rsidRPr="00E86C7C" w:rsidDel="00CB2EE5">
          <w:rPr>
            <w:rFonts w:eastAsiaTheme="minorEastAsia" w:cstheme="minorHAnsi"/>
          </w:rPr>
          <w:fldChar w:fldCharType="separate"/>
        </w:r>
        <w:r w:rsidR="00F85DA2" w:rsidRPr="00E86C7C" w:rsidDel="00CB2EE5">
          <w:rPr>
            <w:lang w:val="en-GB"/>
          </w:rPr>
          <w:delText xml:space="preserve">(Sibly </w:delText>
        </w:r>
        <w:r w:rsidR="00F85DA2" w:rsidRPr="00E86C7C" w:rsidDel="00CB2EE5">
          <w:rPr>
            <w:i/>
            <w:iCs/>
            <w:lang w:val="en-GB"/>
          </w:rPr>
          <w:delText>et al.</w:delText>
        </w:r>
        <w:r w:rsidR="00F85DA2" w:rsidRPr="00E86C7C" w:rsidDel="00CB2EE5">
          <w:rPr>
            <w:lang w:val="en-GB"/>
          </w:rPr>
          <w:delText xml:space="preserve"> 2015)</w:delText>
        </w:r>
        <w:r w:rsidR="00F85DA2" w:rsidRPr="00E86C7C" w:rsidDel="00CB2EE5">
          <w:rPr>
            <w:rFonts w:eastAsiaTheme="minorEastAsia" w:cstheme="minorHAnsi"/>
          </w:rPr>
          <w:fldChar w:fldCharType="end"/>
        </w:r>
      </w:del>
      <w:del w:id="1349" w:author="Max Lindmark" w:date="2020-05-08T13:33:00Z">
        <w:r w:rsidR="00F85DA2" w:rsidRPr="004559BC" w:rsidDel="00846BF8">
          <w:rPr>
            <w:rFonts w:eastAsiaTheme="minorEastAsia" w:cstheme="minorHAnsi"/>
            <w:lang w:val="en-GB"/>
          </w:rPr>
          <w:delText>. We also find that 86% of the posterior density of the temperature</w:delText>
        </w:r>
        <w:r w:rsidR="00BB38CF" w:rsidRPr="004559BC" w:rsidDel="00846BF8">
          <w:rPr>
            <w:rFonts w:eastAsiaTheme="minorEastAsia" w:cstheme="minorHAnsi"/>
            <w:lang w:val="en-GB"/>
          </w:rPr>
          <w:delText xml:space="preserve"> </w:delText>
        </w:r>
        <w:r w:rsidR="00F85DA2" w:rsidRPr="004559BC" w:rsidDel="00846BF8">
          <w:rPr>
            <w:rFonts w:eastAsiaTheme="minorEastAsia" w:cstheme="minorHAnsi"/>
            <w:lang w:val="en-GB"/>
          </w:rPr>
          <w:delText>effect is below -0.65</w:delText>
        </w:r>
        <w:r w:rsidR="004069DE" w:rsidRPr="004559BC" w:rsidDel="00846BF8">
          <w:rPr>
            <w:rFonts w:eastAsiaTheme="minorEastAsia" w:cstheme="minorHAnsi"/>
            <w:lang w:val="en-GB"/>
          </w:rPr>
          <w:delText xml:space="preserve"> </w:delText>
        </w:r>
        <w:r w:rsidR="00BB38CF" w:rsidRPr="004559BC" w:rsidDel="00846BF8">
          <w:rPr>
            <w:rFonts w:eastAsiaTheme="minorEastAsia" w:cstheme="minorHAnsi"/>
            <w:lang w:val="en-GB"/>
          </w:rPr>
          <w:delText>(</w:delText>
        </w:r>
        <w:r w:rsidR="00A1529F" w:rsidDel="00846BF8">
          <w:rPr>
            <w:rFonts w:eastAsiaTheme="minorEastAsia" w:cstheme="minorHAnsi"/>
            <w:lang w:val="en-GB"/>
          </w:rPr>
          <w:delText xml:space="preserve">approximately </w:delText>
        </w:r>
        <w:r w:rsidR="00BB38CF" w:rsidRPr="004559BC" w:rsidDel="00846BF8">
          <w:rPr>
            <w:rFonts w:eastAsiaTheme="minorEastAsia" w:cstheme="minorHAnsi"/>
            <w:lang w:val="en-GB"/>
          </w:rPr>
          <w:delText xml:space="preserve">the value predicted by the metabolic theory of ecology) </w:delText>
        </w:r>
        <w:r w:rsidR="004069DE" w:rsidRPr="004559BC" w:rsidDel="00846BF8">
          <w:rPr>
            <w:rFonts w:eastAsiaTheme="minorEastAsia" w:cstheme="minorHAnsi"/>
            <w:lang w:val="en-GB"/>
          </w:rPr>
          <w:delText>(Fig. 3C)</w:delText>
        </w:r>
      </w:del>
      <w:commentRangeStart w:id="1350"/>
      <w:del w:id="1351" w:author="Max Lindmark" w:date="2020-05-11T10:36:00Z">
        <w:r w:rsidR="00F85DA2" w:rsidRPr="00972C7F" w:rsidDel="00CB2EE5">
          <w:rPr>
            <w:rFonts w:eastAsiaTheme="minorEastAsia" w:cstheme="minorHAnsi"/>
            <w:lang w:val="en-GB"/>
          </w:rPr>
          <w:delText>.</w:delText>
        </w:r>
        <w:r w:rsidR="00F85DA2" w:rsidRPr="004559BC" w:rsidDel="00CB2EE5">
          <w:rPr>
            <w:rFonts w:eastAsiaTheme="minorEastAsia" w:cstheme="minorHAnsi"/>
            <w:lang w:val="en-GB"/>
          </w:rPr>
          <w:delText xml:space="preserve"> </w:delText>
        </w:r>
        <w:commentRangeEnd w:id="1350"/>
        <w:r w:rsidR="00BB38CF" w:rsidDel="00CB2EE5">
          <w:rPr>
            <w:rStyle w:val="CommentReference"/>
          </w:rPr>
          <w:commentReference w:id="1350"/>
        </w:r>
      </w:del>
      <w:del w:id="1352" w:author="Max Lindmark" w:date="2020-05-08T13:35:00Z">
        <w:r w:rsidR="00F85DA2" w:rsidRPr="00972C7F" w:rsidDel="00912937">
          <w:rPr>
            <w:rFonts w:eastAsiaTheme="minorEastAsia" w:cstheme="minorHAnsi"/>
            <w:lang w:val="en-GB"/>
          </w:rPr>
          <w:delText>To illustrate this in terms of specific growth, an increase in temperature</w:delText>
        </w:r>
        <w:r w:rsidR="00F85DA2" w:rsidRPr="004559BC" w:rsidDel="00912937">
          <w:rPr>
            <w:rFonts w:eastAsiaTheme="minorEastAsia" w:cstheme="minorHAnsi"/>
            <w:lang w:val="en-GB"/>
          </w:rPr>
          <w:delText xml:space="preserve"> from 1</w:delText>
        </w:r>
      </w:del>
      <w:del w:id="1353" w:author="Max Lindmark" w:date="2020-05-08T13:34:00Z">
        <w:r w:rsidR="00F85DA2" w:rsidRPr="004559BC" w:rsidDel="006E2290">
          <w:rPr>
            <w:rFonts w:eastAsiaTheme="minorEastAsia" w:cstheme="minorHAnsi"/>
            <w:lang w:val="en-GB"/>
          </w:rPr>
          <w:delText>5</w:delText>
        </w:r>
      </w:del>
      <m:oMath>
        <m:r>
          <w:del w:id="1354" w:author="Max Lindmark" w:date="2020-05-08T13:35:00Z">
            <w:rPr>
              <w:rFonts w:ascii="Cambria Math" w:eastAsiaTheme="minorEastAsia" w:hAnsi="Cambria Math" w:cstheme="minorHAnsi"/>
              <w:lang w:val="en-GB"/>
            </w:rPr>
            <m:t>℃</m:t>
          </w:del>
        </m:r>
      </m:oMath>
      <w:del w:id="1355" w:author="Max Lindmark" w:date="2020-05-08T13:35:00Z">
        <w:r w:rsidR="00F85DA2" w:rsidRPr="004559BC" w:rsidDel="00912937">
          <w:rPr>
            <w:rFonts w:eastAsiaTheme="minorEastAsia" w:cstheme="minorHAnsi"/>
            <w:lang w:val="en-GB"/>
          </w:rPr>
          <w:delText xml:space="preserve"> (</w:delText>
        </w:r>
      </w:del>
      <w:del w:id="1356" w:author="Max Lindmark" w:date="2020-05-08T13:34:00Z">
        <w:r w:rsidR="00F85DA2" w:rsidRPr="004559BC" w:rsidDel="00896553">
          <w:rPr>
            <w:rFonts w:eastAsiaTheme="minorEastAsia" w:cstheme="minorHAnsi"/>
            <w:lang w:val="en-GB"/>
          </w:rPr>
          <w:delText xml:space="preserve">overall </w:delText>
        </w:r>
      </w:del>
      <w:del w:id="1357" w:author="Max Lindmark" w:date="2020-05-08T13:35:00Z">
        <w:r w:rsidR="00F85DA2" w:rsidRPr="004559BC" w:rsidDel="000622B9">
          <w:rPr>
            <w:rFonts w:eastAsiaTheme="minorEastAsia" w:cstheme="minorHAnsi"/>
            <w:lang w:val="en-GB"/>
          </w:rPr>
          <w:delText xml:space="preserve">mean </w:delText>
        </w:r>
        <w:r w:rsidR="00F85DA2" w:rsidRPr="004559BC" w:rsidDel="00912937">
          <w:rPr>
            <w:rFonts w:eastAsiaTheme="minorEastAsia" w:cstheme="minorHAnsi"/>
            <w:lang w:val="en-GB"/>
          </w:rPr>
          <w:delText>in data)</w:delText>
        </w:r>
        <w:r w:rsidR="00F85DA2" w:rsidRPr="00972C7F" w:rsidDel="00912937">
          <w:rPr>
            <w:rFonts w:eastAsiaTheme="minorEastAsia" w:cstheme="minorHAnsi"/>
            <w:iCs/>
            <w:lang w:val="en-GB"/>
          </w:rPr>
          <w:delText xml:space="preserve"> </w:delText>
        </w:r>
        <w:r w:rsidR="00F85DA2" w:rsidRPr="004559BC" w:rsidDel="00912937">
          <w:rPr>
            <w:rFonts w:eastAsiaTheme="minorEastAsia" w:cstheme="minorHAnsi"/>
            <w:iCs/>
            <w:lang w:val="en-GB"/>
          </w:rPr>
          <w:delText>to 25</w:delText>
        </w:r>
      </w:del>
      <m:oMath>
        <m:r>
          <w:del w:id="1358" w:author="Max Lindmark" w:date="2020-05-08T13:35:00Z">
            <w:rPr>
              <w:rFonts w:ascii="Cambria Math" w:eastAsiaTheme="minorEastAsia" w:hAnsi="Cambria Math" w:cstheme="minorHAnsi"/>
              <w:lang w:val="en-GB"/>
            </w:rPr>
            <m:t>℃</m:t>
          </w:del>
        </m:r>
      </m:oMath>
      <w:del w:id="1359" w:author="Max Lindmark" w:date="2020-05-08T13:35:00Z">
        <w:r w:rsidR="00F85DA2" w:rsidRPr="004559BC" w:rsidDel="00912937">
          <w:rPr>
            <w:rFonts w:eastAsiaTheme="minorEastAsia" w:cstheme="minorHAnsi"/>
            <w:lang w:val="en-GB"/>
          </w:rPr>
          <w:delText xml:space="preserve"> leads to an increase in predicted natural log of growth </w:delText>
        </w:r>
        <w:r w:rsidR="00F85DA2" w:rsidRPr="00972C7F" w:rsidDel="00912937">
          <w:rPr>
            <w:rFonts w:eastAsiaTheme="minorEastAsia" w:cstheme="minorHAnsi"/>
            <w:lang w:val="en-GB"/>
          </w:rPr>
          <w:delText>by</w:delText>
        </w:r>
        <w:r w:rsidR="00F85DA2" w:rsidRPr="004559BC" w:rsidDel="00912937">
          <w:rPr>
            <w:rFonts w:eastAsiaTheme="minorEastAsia" w:cstheme="minorHAnsi"/>
            <w:lang w:val="en-GB"/>
          </w:rPr>
          <w:delText xml:space="preserve"> a factor of 2.9 for a fish of mean mass (~190</w:delText>
        </w:r>
      </w:del>
      <m:oMath>
        <m:r>
          <w:del w:id="1360" w:author="Max Lindmark" w:date="2020-05-08T13:35:00Z">
            <w:rPr>
              <w:rFonts w:ascii="Cambria Math" w:eastAsiaTheme="minorEastAsia" w:hAnsi="Cambria Math" w:cstheme="minorHAnsi"/>
              <w:lang w:val="en-GB"/>
            </w:rPr>
            <m:t xml:space="preserve"> </m:t>
          </w:del>
        </m:r>
        <m:r>
          <w:del w:id="1361" w:author="Max Lindmark" w:date="2020-05-08T13:35:00Z">
            <m:rPr>
              <m:sty m:val="p"/>
            </m:rPr>
            <w:rPr>
              <w:rFonts w:ascii="Cambria Math" w:eastAsiaTheme="minorEastAsia" w:hAnsi="Cambria Math" w:cstheme="minorHAnsi"/>
              <w:lang w:val="en-GB"/>
            </w:rPr>
            <m:t>g</m:t>
          </w:del>
        </m:r>
      </m:oMath>
      <w:del w:id="1362" w:author="Max Lindmark" w:date="2020-05-08T13:35:00Z">
        <w:r w:rsidR="00F85DA2" w:rsidRPr="004559BC" w:rsidDel="00912937">
          <w:rPr>
            <w:rFonts w:eastAsiaTheme="minorEastAsia" w:cstheme="minorHAnsi"/>
            <w:lang w:val="en-GB"/>
          </w:rPr>
          <w:delText>)</w:delText>
        </w:r>
        <w:r w:rsidR="00F85DA2" w:rsidRPr="00972C7F" w:rsidDel="00912937">
          <w:rPr>
            <w:rFonts w:eastAsiaTheme="minorEastAsia" w:cstheme="minorHAnsi"/>
            <w:lang w:val="en-GB"/>
          </w:rPr>
          <w:delText>.</w:delText>
        </w:r>
      </w:del>
    </w:p>
    <w:p w14:paraId="0CF9975F" w14:textId="6D9B193C"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w:t>
      </w:r>
      <w:del w:id="1363" w:author="Max Lindmark" w:date="2020-05-08T10:49:00Z">
        <w:r w:rsidRPr="00310C9B" w:rsidDel="00191401">
          <w:rPr>
            <w:rFonts w:eastAsiaTheme="minorEastAsia" w:cstheme="minorHAnsi"/>
            <w:lang w:val="en-GB"/>
          </w:rPr>
          <w:delText xml:space="preserve">global </w:delText>
        </w:r>
      </w:del>
      <w:r w:rsidRPr="00310C9B">
        <w:rPr>
          <w:rFonts w:eastAsiaTheme="minorEastAsia" w:cstheme="minorHAnsi"/>
          <w:lang w:val="en-GB"/>
        </w:rPr>
        <w:t xml:space="preserve">intraspecific scaling of </w:t>
      </w:r>
      <w:ins w:id="1364" w:author="Max Lindmark" w:date="2020-05-11T11:36:00Z">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as </w:t>
        </w:r>
      </w:ins>
      <m:oMath>
        <m:func>
          <m:funcPr>
            <m:ctrlPr>
              <w:ins w:id="1365" w:author="Max Lindmark" w:date="2020-05-11T11:36:00Z">
                <w:rPr>
                  <w:rFonts w:ascii="Cambria Math" w:hAnsi="Cambria Math" w:cstheme="minorHAnsi"/>
                  <w:i/>
                </w:rPr>
              </w:ins>
            </m:ctrlPr>
          </m:funcPr>
          <m:fName>
            <m:r>
              <w:ins w:id="1366" w:author="Max Lindmark" w:date="2020-05-11T11:36:00Z">
                <m:rPr>
                  <m:sty m:val="p"/>
                </m:rPr>
                <w:rPr>
                  <w:rFonts w:ascii="Cambria Math" w:hAnsi="Cambria Math" w:cstheme="minorHAnsi"/>
                  <w:lang w:val="en-GB"/>
                </w:rPr>
                <m:t>ln</m:t>
              </w:ins>
            </m:r>
          </m:fName>
          <m:e>
            <m:d>
              <m:dPr>
                <m:ctrlPr>
                  <w:ins w:id="1367" w:author="Max Lindmark" w:date="2020-05-11T11:36:00Z">
                    <w:rPr>
                      <w:rFonts w:ascii="Cambria Math" w:hAnsi="Cambria Math" w:cstheme="minorHAnsi"/>
                      <w:i/>
                    </w:rPr>
                  </w:ins>
                </m:ctrlPr>
              </m:dPr>
              <m:e>
                <m:r>
                  <w:ins w:id="1368" w:author="Max Lindmark" w:date="2020-05-11T11:36:00Z">
                    <w:rPr>
                      <w:rFonts w:ascii="Cambria Math" w:hAnsi="Cambria Math" w:cstheme="minorHAnsi"/>
                    </w:rPr>
                    <m:t>consumption</m:t>
                  </w:ins>
                </m:r>
              </m:e>
            </m:d>
          </m:e>
        </m:func>
        <m:r>
          <w:ins w:id="1369" w:author="Max Lindmark" w:date="2020-05-11T11:36:00Z">
            <w:rPr>
              <w:rFonts w:ascii="Cambria Math" w:hAnsi="Cambria Math" w:cstheme="minorHAnsi"/>
              <w:lang w:val="en-GB"/>
            </w:rPr>
            <m:t>=-2.96-0.38</m:t>
          </w:ins>
        </m:r>
        <m:r>
          <w:ins w:id="1370" w:author="Max Lindmark" w:date="2020-05-11T11:36:00Z">
            <w:rPr>
              <w:rFonts w:ascii="Cambria Math" w:hAnsi="Cambria Math" w:cstheme="minorHAnsi" w:hint="eastAsia"/>
              <w:lang w:val="en-GB"/>
            </w:rPr>
            <m:t>×</m:t>
          </w:ins>
        </m:r>
        <m:r>
          <w:ins w:id="1371" w:author="Max Lindmark" w:date="2020-05-11T11:36:00Z">
            <m:rPr>
              <m:sty m:val="p"/>
            </m:rPr>
            <w:rPr>
              <w:rFonts w:ascii="Cambria Math" w:hAnsi="Cambria Math" w:cstheme="minorHAnsi"/>
              <w:lang w:val="en-GB"/>
            </w:rPr>
            <m:t>ln</m:t>
          </w:ins>
        </m:r>
        <m:d>
          <m:dPr>
            <m:ctrlPr>
              <w:ins w:id="1372" w:author="Max Lindmark" w:date="2020-05-11T11:36:00Z">
                <w:rPr>
                  <w:rFonts w:ascii="Cambria Math" w:hAnsi="Cambria Math" w:cstheme="minorHAnsi"/>
                  <w:i/>
                </w:rPr>
              </w:ins>
            </m:ctrlPr>
          </m:dPr>
          <m:e>
            <m:r>
              <w:ins w:id="1373" w:author="Max Lindmark" w:date="2020-05-11T11:36:00Z">
                <w:rPr>
                  <w:rFonts w:ascii="Cambria Math" w:hAnsi="Cambria Math" w:cstheme="minorHAnsi"/>
                </w:rPr>
                <m:t>m</m:t>
              </w:ins>
            </m:r>
          </m:e>
        </m:d>
        <m:r>
          <w:ins w:id="1374" w:author="Max Lindmark" w:date="2020-05-11T11:36:00Z">
            <w:rPr>
              <w:rFonts w:ascii="Cambria Math" w:hAnsi="Cambria Math" w:cstheme="minorHAnsi"/>
              <w:lang w:val="en-GB"/>
            </w:rPr>
            <m:t>-0.69</m:t>
          </w:ins>
        </m:r>
        <m:r>
          <w:ins w:id="1375" w:author="Max Lindmark" w:date="2020-05-11T11:36:00Z">
            <w:rPr>
              <w:rFonts w:ascii="Cambria Math" w:hAnsi="Cambria Math" w:cstheme="minorHAnsi" w:hint="eastAsia"/>
              <w:lang w:val="en-GB"/>
            </w:rPr>
            <m:t>×</m:t>
          </w:ins>
        </m:r>
        <m:sSub>
          <m:sSubPr>
            <m:ctrlPr>
              <w:ins w:id="1376" w:author="Max Lindmark" w:date="2020-05-11T11:36:00Z">
                <w:rPr>
                  <w:rFonts w:ascii="Cambria Math" w:hAnsi="Cambria Math" w:cstheme="minorHAnsi"/>
                  <w:i/>
                </w:rPr>
              </w:ins>
            </m:ctrlPr>
          </m:sSubPr>
          <m:e>
            <m:r>
              <w:ins w:id="1377" w:author="Max Lindmark" w:date="2020-05-11T11:36:00Z">
                <w:rPr>
                  <w:rFonts w:ascii="Cambria Math" w:hAnsi="Cambria Math" w:cstheme="minorHAnsi" w:hint="eastAsia"/>
                </w:rPr>
                <m:t>t</m:t>
              </w:ins>
            </m:r>
          </m:e>
          <m:sub>
            <m:r>
              <w:ins w:id="1378" w:author="Max Lindmark" w:date="2020-05-11T11:36:00Z">
                <w:rPr>
                  <w:rFonts w:ascii="Cambria Math" w:hAnsi="Cambria Math" w:cstheme="minorHAnsi"/>
                </w:rPr>
                <m:t>A</m:t>
              </w:ins>
            </m:r>
          </m:sub>
        </m:sSub>
      </m:oMath>
      <w:ins w:id="1379" w:author="Max Lindmark" w:date="2020-05-11T11:36:00Z">
        <w:r w:rsidR="00DB415D" w:rsidRPr="00DB415D">
          <w:rPr>
            <w:rFonts w:eastAsiaTheme="minorEastAsia" w:cstheme="minorHAnsi"/>
            <w:lang w:val="en-US"/>
            <w:rPrChange w:id="1380" w:author="Max Lindmark" w:date="2020-05-11T11:36:00Z">
              <w:rPr>
                <w:rFonts w:eastAsiaTheme="minorEastAsia" w:cstheme="minorHAnsi"/>
                <w:lang w:val="sv-SE"/>
              </w:rPr>
            </w:rPrChange>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ins>
      <w:ins w:id="1381" w:author="Max Lindmark" w:date="2020-05-11T11:37:00Z">
        <w:r w:rsidR="00DB415D">
          <w:rPr>
            <w:rFonts w:eastAsiaTheme="minorEastAsia" w:cstheme="minorHAnsi"/>
            <w:lang w:val="en-GB"/>
          </w:rPr>
          <w:t xml:space="preserve">For </w:t>
        </w:r>
      </w:ins>
      <w:del w:id="1382" w:author="Max Lindmark" w:date="2020-05-08T10:49:00Z">
        <w:r w:rsidRPr="00310C9B" w:rsidDel="00191401">
          <w:rPr>
            <w:rFonts w:eastAsiaTheme="minorEastAsia" w:cstheme="minorHAnsi"/>
            <w:lang w:val="en-GB"/>
          </w:rPr>
          <w:delText>whole</w:delText>
        </w:r>
      </w:del>
      <w:ins w:id="1383" w:author="Max Lindmark" w:date="2020-05-11T11:37:00Z">
        <w:r w:rsidR="00DB415D">
          <w:rPr>
            <w:rFonts w:eastAsiaTheme="minorEastAsia" w:cstheme="minorHAnsi"/>
            <w:lang w:val="en-GB"/>
          </w:rPr>
          <w:t>m</w:t>
        </w:r>
      </w:ins>
      <w:ins w:id="1384" w:author="Max Lindmark" w:date="2020-05-08T10:49:00Z">
        <w:r w:rsidR="00191401">
          <w:rPr>
            <w:rFonts w:eastAsiaTheme="minorEastAsia" w:cstheme="minorHAnsi"/>
            <w:lang w:val="en-GB"/>
          </w:rPr>
          <w:t>ass</w:t>
        </w:r>
      </w:ins>
      <w:ins w:id="1385" w:author="Max Lindmark" w:date="2020-05-08T10:50:00Z">
        <w:r w:rsidR="00191401">
          <w:rPr>
            <w:rFonts w:eastAsiaTheme="minorEastAsia" w:cstheme="minorHAnsi"/>
            <w:lang w:val="en-GB"/>
          </w:rPr>
          <w:t xml:space="preserve">-specific </w:t>
        </w:r>
      </w:ins>
      <w:del w:id="1386" w:author="Max Lindmark" w:date="2020-05-08T10:50:00Z">
        <w:r w:rsidRPr="00310C9B" w:rsidDel="00191401">
          <w:rPr>
            <w:rFonts w:eastAsiaTheme="minorEastAsia" w:cstheme="minorHAnsi"/>
            <w:lang w:val="en-GB"/>
          </w:rPr>
          <w:delText xml:space="preserve">-organism </w:delText>
        </w:r>
      </w:del>
      <w:r w:rsidRPr="00310C9B">
        <w:rPr>
          <w:rFonts w:eastAsiaTheme="minorEastAsia" w:cstheme="minorHAnsi"/>
          <w:lang w:val="en-GB"/>
        </w:rPr>
        <w:t>metabolic rate</w:t>
      </w:r>
      <w:ins w:id="1387" w:author="Max Lindmark" w:date="2020-05-11T11:37:00Z">
        <w:r w:rsidR="00DB415D">
          <w:rPr>
            <w:rFonts w:eastAsiaTheme="minorEastAsia" w:cstheme="minorHAnsi"/>
            <w:lang w:val="en-GB"/>
          </w:rPr>
          <w:t>, the relationship is:</w:t>
        </w:r>
      </w:ins>
      <w:r w:rsidRPr="00310C9B">
        <w:rPr>
          <w:rFonts w:eastAsiaTheme="minorEastAsia" w:cstheme="minorHAnsi"/>
          <w:lang w:val="en-GB"/>
        </w:rPr>
        <w:t xml:space="preserve"> </w:t>
      </w:r>
      <w:del w:id="1388" w:author="Max Lindmark" w:date="2020-05-11T11:36:00Z">
        <w:r w:rsidRPr="00310C9B" w:rsidDel="00DB415D">
          <w:rPr>
            <w:rFonts w:eastAsiaTheme="minorEastAsia" w:cstheme="minorHAnsi"/>
            <w:lang w:val="en-GB"/>
          </w:rPr>
          <w:delText xml:space="preserve">can be described by the equation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m:t>
        </m:r>
        <m:r>
          <w:ins w:id="1389" w:author="Max Lindmark" w:date="2020-05-08T10:50:00Z">
            <w:rPr>
              <w:rFonts w:ascii="Cambria Math" w:hAnsi="Cambria Math" w:cstheme="minorHAnsi"/>
              <w:lang w:val="en-GB"/>
            </w:rPr>
            <m:t>-2.</m:t>
          </w:ins>
        </m:r>
        <m:r>
          <w:ins w:id="1390" w:author="Max Lindmark" w:date="2020-05-11T10:58:00Z">
            <w:rPr>
              <w:rFonts w:ascii="Cambria Math" w:hAnsi="Cambria Math" w:cstheme="minorHAnsi"/>
              <w:lang w:val="en-GB"/>
            </w:rPr>
            <m:t>17</m:t>
          </w:ins>
        </m:r>
        <m:r>
          <w:del w:id="1391" w:author="Max Lindmark" w:date="2020-05-08T10:50:00Z">
            <w:rPr>
              <w:rFonts w:ascii="Cambria Math" w:hAnsi="Cambria Math" w:cstheme="minorHAnsi"/>
              <w:lang w:val="en-GB"/>
            </w:rPr>
            <m:t>1.59+</m:t>
          </w:del>
        </m:r>
        <m:r>
          <w:ins w:id="1392" w:author="Max Lindmark" w:date="2020-05-08T10:52:00Z">
            <w:rPr>
              <w:rFonts w:ascii="Cambria Math" w:hAnsi="Cambria Math" w:cstheme="minorHAnsi"/>
              <w:lang w:val="en-GB"/>
            </w:rPr>
            <m:t>-</m:t>
          </w:ins>
        </m:r>
        <m:r>
          <w:ins w:id="1393" w:author="Max Lindmark" w:date="2020-05-08T10:50:00Z">
            <w:rPr>
              <w:rFonts w:ascii="Cambria Math" w:hAnsi="Cambria Math" w:cstheme="minorHAnsi"/>
              <w:lang w:val="en-GB"/>
            </w:rPr>
            <m:t>0.20</m:t>
          </w:ins>
        </m:r>
        <m:r>
          <w:del w:id="1394" w:author="Max Lindmark" w:date="2020-05-08T10:50:00Z">
            <w:rPr>
              <w:rFonts w:ascii="Cambria Math" w:hAnsi="Cambria Math" w:cstheme="minorHAnsi"/>
              <w:lang w:val="en-GB"/>
            </w:rPr>
            <m:t>0.77</m:t>
          </w:del>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1395" w:author="Max Lindmark" w:date="2020-05-08T10:50:00Z">
            <w:rPr>
              <w:rFonts w:ascii="Cambria Math" w:hAnsi="Cambria Math" w:cstheme="minorHAnsi"/>
              <w:lang w:val="en-GB"/>
            </w:rPr>
            <m:t>7</m:t>
          </w:del>
        </m:r>
        <m:r>
          <w:ins w:id="1396" w:author="Max Lindmark" w:date="2020-05-08T10:50:00Z">
            <w:rPr>
              <w:rFonts w:ascii="Cambria Math" w:hAnsi="Cambria Math" w:cstheme="minorHAnsi"/>
              <w:lang w:val="en-GB"/>
            </w:rPr>
            <m:t>4</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ins w:id="1397" w:author="Max Lindmark" w:date="2020-05-11T11:37:00Z">
        <w:r w:rsidR="009740A5">
          <w:rPr>
            <w:rFonts w:eastAsiaTheme="minorEastAsia" w:cstheme="minorHAnsi"/>
            <w:lang w:val="en-GB"/>
          </w:rPr>
          <w:t xml:space="preserve">. </w:t>
        </w:r>
      </w:ins>
      <w:del w:id="1398" w:author="Max Lindmark" w:date="2020-05-11T11:37:00Z">
        <w:r w:rsidRPr="00310C9B" w:rsidDel="009740A5">
          <w:rPr>
            <w:rFonts w:eastAsiaTheme="minorEastAsia" w:cstheme="minorHAnsi"/>
            <w:lang w:val="en-GB"/>
          </w:rPr>
          <w:delText xml:space="preserve">, and </w:delText>
        </w:r>
      </w:del>
      <w:del w:id="1399" w:author="Max Lindmark" w:date="2020-05-11T11:36:00Z">
        <w:r w:rsidRPr="00310C9B" w:rsidDel="003A0501">
          <w:rPr>
            <w:rFonts w:eastAsiaTheme="minorEastAsia" w:cstheme="minorHAnsi"/>
            <w:lang w:val="en-GB"/>
          </w:rPr>
          <w:delText xml:space="preserve">consumption </w:delText>
        </w:r>
      </w:del>
      <w:del w:id="1400" w:author="Max Lindmark" w:date="2020-05-11T11:03:00Z">
        <w:r w:rsidRPr="00310C9B" w:rsidDel="00C2072C">
          <w:rPr>
            <w:rFonts w:eastAsiaTheme="minorEastAsia" w:cstheme="minorHAnsi"/>
            <w:lang w:val="en-GB"/>
          </w:rPr>
          <w:delText xml:space="preserve">rate at temperatures below </w:delText>
        </w:r>
      </w:del>
      <w:del w:id="1401" w:author="Max Lindmark" w:date="2020-05-08T10:51:00Z">
        <w:r w:rsidRPr="00310C9B" w:rsidDel="00A0165A">
          <w:rPr>
            <w:rFonts w:eastAsiaTheme="minorEastAsia" w:cstheme="minorHAnsi"/>
            <w:lang w:val="en-GB"/>
          </w:rPr>
          <w:delText xml:space="preserve">optimum </w:delText>
        </w:r>
      </w:del>
      <w:del w:id="1402" w:author="Max Lindmark" w:date="2020-05-11T11:36:00Z">
        <w:r w:rsidRPr="00310C9B" w:rsidDel="003A0501">
          <w:rPr>
            <w:rFonts w:eastAsiaTheme="minorEastAsia" w:cstheme="minorHAnsi"/>
            <w:lang w:val="en-GB"/>
          </w:rPr>
          <w:delText xml:space="preserve">as </w:delText>
        </w:r>
      </w:del>
      <m:oMath>
        <m:func>
          <m:funcPr>
            <m:ctrlPr>
              <w:del w:id="1403" w:author="Max Lindmark" w:date="2020-05-11T11:36:00Z">
                <w:rPr>
                  <w:rFonts w:ascii="Cambria Math" w:hAnsi="Cambria Math" w:cstheme="minorHAnsi"/>
                  <w:i/>
                </w:rPr>
              </w:del>
            </m:ctrlPr>
          </m:funcPr>
          <m:fName>
            <m:r>
              <w:del w:id="1404" w:author="Max Lindmark" w:date="2020-05-11T11:36:00Z">
                <m:rPr>
                  <m:sty m:val="p"/>
                </m:rPr>
                <w:rPr>
                  <w:rFonts w:ascii="Cambria Math" w:hAnsi="Cambria Math" w:cstheme="minorHAnsi"/>
                  <w:lang w:val="en-GB"/>
                </w:rPr>
                <m:t>ln</m:t>
              </w:del>
            </m:r>
          </m:fName>
          <m:e>
            <m:d>
              <m:dPr>
                <m:ctrlPr>
                  <w:del w:id="1405" w:author="Max Lindmark" w:date="2020-05-11T11:36:00Z">
                    <w:rPr>
                      <w:rFonts w:ascii="Cambria Math" w:hAnsi="Cambria Math" w:cstheme="minorHAnsi"/>
                      <w:i/>
                    </w:rPr>
                  </w:del>
                </m:ctrlPr>
              </m:dPr>
              <m:e>
                <m:r>
                  <w:del w:id="1406" w:author="Max Lindmark" w:date="2020-05-11T11:36:00Z">
                    <w:rPr>
                      <w:rFonts w:ascii="Cambria Math" w:hAnsi="Cambria Math" w:cstheme="minorHAnsi"/>
                    </w:rPr>
                    <m:t>consumption</m:t>
                  </w:del>
                </m:r>
              </m:e>
            </m:d>
          </m:e>
        </m:func>
        <m:r>
          <w:del w:id="1407" w:author="Max Lindmark" w:date="2020-05-11T11:36:00Z">
            <w:rPr>
              <w:rFonts w:ascii="Cambria Math" w:hAnsi="Cambria Math" w:cstheme="minorHAnsi"/>
              <w:lang w:val="en-GB"/>
            </w:rPr>
            <m:t>=</m:t>
          </w:del>
        </m:r>
        <m:r>
          <w:del w:id="1408" w:author="Max Lindmark" w:date="2020-05-08T10:52:00Z">
            <w:rPr>
              <w:rFonts w:ascii="Cambria Math" w:hAnsi="Cambria Math" w:cstheme="minorHAnsi"/>
              <w:lang w:val="en-GB"/>
            </w:rPr>
            <m:t>0.55+0.64</m:t>
          </w:del>
        </m:r>
        <m:r>
          <w:del w:id="1409" w:author="Max Lindmark" w:date="2020-05-11T11:36:00Z">
            <w:rPr>
              <w:rFonts w:ascii="Cambria Math" w:hAnsi="Cambria Math" w:cstheme="minorHAnsi" w:hint="eastAsia"/>
              <w:lang w:val="en-GB"/>
            </w:rPr>
            <m:t>×</m:t>
          </w:del>
        </m:r>
        <m:r>
          <w:del w:id="1410" w:author="Max Lindmark" w:date="2020-05-11T11:36:00Z">
            <m:rPr>
              <m:sty m:val="p"/>
            </m:rPr>
            <w:rPr>
              <w:rFonts w:ascii="Cambria Math" w:hAnsi="Cambria Math" w:cstheme="minorHAnsi"/>
              <w:lang w:val="en-GB"/>
            </w:rPr>
            <m:t>ln</m:t>
          </w:del>
        </m:r>
        <m:d>
          <m:dPr>
            <m:ctrlPr>
              <w:del w:id="1411" w:author="Max Lindmark" w:date="2020-05-11T11:36:00Z">
                <w:rPr>
                  <w:rFonts w:ascii="Cambria Math" w:hAnsi="Cambria Math" w:cstheme="minorHAnsi"/>
                  <w:i/>
                </w:rPr>
              </w:del>
            </m:ctrlPr>
          </m:dPr>
          <m:e>
            <m:r>
              <w:del w:id="1412" w:author="Max Lindmark" w:date="2020-05-11T11:36:00Z">
                <w:rPr>
                  <w:rFonts w:ascii="Cambria Math" w:hAnsi="Cambria Math" w:cstheme="minorHAnsi"/>
                </w:rPr>
                <m:t>m</m:t>
              </w:del>
            </m:r>
          </m:e>
        </m:d>
        <m:r>
          <w:del w:id="1413" w:author="Max Lindmark" w:date="2020-05-08T10:52:00Z">
            <w:rPr>
              <w:rFonts w:ascii="Cambria Math" w:hAnsi="Cambria Math" w:cstheme="minorHAnsi"/>
              <w:lang w:val="en-GB"/>
            </w:rPr>
            <m:t>+</m:t>
          </w:del>
        </m:r>
        <m:r>
          <w:del w:id="1414" w:author="Max Lindmark" w:date="2020-05-11T11:36:00Z">
            <w:rPr>
              <w:rFonts w:ascii="Cambria Math" w:hAnsi="Cambria Math" w:cstheme="minorHAnsi"/>
              <w:lang w:val="en-GB"/>
            </w:rPr>
            <m:t>0.6</m:t>
          </w:del>
        </m:r>
        <m:r>
          <w:del w:id="1415" w:author="Max Lindmark" w:date="2020-05-08T10:52:00Z">
            <w:rPr>
              <w:rFonts w:ascii="Cambria Math" w:hAnsi="Cambria Math" w:cstheme="minorHAnsi"/>
              <w:lang w:val="en-GB"/>
            </w:rPr>
            <m:t>6</m:t>
          </w:del>
        </m:r>
        <m:r>
          <w:del w:id="1416" w:author="Max Lindmark" w:date="2020-05-11T11:36:00Z">
            <w:rPr>
              <w:rFonts w:ascii="Cambria Math" w:hAnsi="Cambria Math" w:cstheme="minorHAnsi" w:hint="eastAsia"/>
              <w:lang w:val="en-GB"/>
            </w:rPr>
            <m:t>×</m:t>
          </w:del>
        </m:r>
        <m:sSub>
          <m:sSubPr>
            <m:ctrlPr>
              <w:del w:id="1417" w:author="Max Lindmark" w:date="2020-05-11T11:36:00Z">
                <w:rPr>
                  <w:rFonts w:ascii="Cambria Math" w:hAnsi="Cambria Math" w:cstheme="minorHAnsi"/>
                  <w:i/>
                </w:rPr>
              </w:del>
            </m:ctrlPr>
          </m:sSubPr>
          <m:e>
            <m:r>
              <w:del w:id="1418" w:author="Max Lindmark" w:date="2020-05-11T11:36:00Z">
                <w:rPr>
                  <w:rFonts w:ascii="Cambria Math" w:hAnsi="Cambria Math" w:cstheme="minorHAnsi" w:hint="eastAsia"/>
                </w:rPr>
                <m:t>t</m:t>
              </w:del>
            </m:r>
          </m:e>
          <m:sub>
            <m:r>
              <w:del w:id="1419" w:author="Max Lindmark" w:date="2020-05-11T11:36:00Z">
                <w:rPr>
                  <w:rFonts w:ascii="Cambria Math" w:hAnsi="Cambria Math" w:cstheme="minorHAnsi"/>
                </w:rPr>
                <m:t>A</m:t>
              </w:del>
            </m:r>
          </m:sub>
        </m:sSub>
      </m:oMath>
      <w:del w:id="1420" w:author="Max Lindmark" w:date="2020-05-11T11:36:00Z">
        <w:r w:rsidRPr="00310C9B" w:rsidDel="003A0501">
          <w:rPr>
            <w:rFonts w:eastAsiaTheme="minorEastAsia" w:cstheme="minorHAnsi"/>
            <w:lang w:val="en-GB"/>
          </w:rPr>
          <w:delText xml:space="preserve"> (Fig. </w:delText>
        </w:r>
      </w:del>
      <w:del w:id="1421" w:author="Max Lindmark" w:date="2020-05-08T13:52:00Z">
        <w:r w:rsidRPr="00310C9B" w:rsidDel="00E26E5C">
          <w:rPr>
            <w:rFonts w:eastAsiaTheme="minorEastAsia" w:cstheme="minorHAnsi"/>
            <w:lang w:val="en-GB"/>
          </w:rPr>
          <w:delText>1</w:delText>
        </w:r>
      </w:del>
      <w:del w:id="1422" w:author="Max Lindmark" w:date="2020-05-11T11:36:00Z">
        <w:r w:rsidRPr="00310C9B" w:rsidDel="003A0501">
          <w:rPr>
            <w:rFonts w:eastAsiaTheme="minorEastAsia" w:cstheme="minorHAnsi"/>
            <w:lang w:val="en-GB"/>
          </w:rPr>
          <w:delText xml:space="preserve">). </w:delText>
        </w:r>
      </w:del>
      <w:r w:rsidRPr="00310C9B">
        <w:rPr>
          <w:rFonts w:eastAsiaTheme="minorEastAsia" w:cstheme="minorHAnsi"/>
          <w:lang w:val="en-GB"/>
        </w:rPr>
        <w:t>In the model</w:t>
      </w:r>
      <w:del w:id="1423" w:author="Max Lindmark" w:date="2020-05-08T10:53:00Z">
        <w:r w:rsidRPr="00310C9B" w:rsidDel="00F26D91">
          <w:rPr>
            <w:rFonts w:eastAsiaTheme="minorEastAsia" w:cstheme="minorHAnsi"/>
            <w:lang w:val="en-GB"/>
          </w:rPr>
          <w:delText>s</w:delText>
        </w:r>
      </w:del>
      <w:r w:rsidRPr="00310C9B">
        <w:rPr>
          <w:rFonts w:eastAsiaTheme="minorEastAsia" w:cstheme="minorHAnsi"/>
          <w:lang w:val="en-GB"/>
        </w:rPr>
        <w:t xml:space="preserve"> for consumption rate, all coefficients vary by species (M5) whereas for metabolism, all </w:t>
      </w:r>
      <w:ins w:id="1424" w:author="Max Lindmark" w:date="2020-05-08T10:54:00Z">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ins>
      <w:del w:id="1425" w:author="Max Lindmark" w:date="2020-05-08T10:54:00Z">
        <w:r w:rsidRPr="00310C9B" w:rsidDel="00C905EC">
          <w:rPr>
            <w:rFonts w:eastAsiaTheme="minorEastAsia" w:cstheme="minorHAnsi"/>
            <w:lang w:val="en-GB"/>
          </w:rPr>
          <w:delText xml:space="preserve">but </w:delText>
        </w:r>
      </w:del>
      <w:r w:rsidRPr="00310C9B">
        <w:rPr>
          <w:rFonts w:eastAsiaTheme="minorEastAsia" w:cstheme="minorHAnsi"/>
          <w:lang w:val="en-GB"/>
        </w:rPr>
        <w:t xml:space="preserve">the interaction </w:t>
      </w:r>
      <w:del w:id="1426" w:author="Max Lindmark" w:date="2020-05-08T10:54:00Z">
        <w:r w:rsidRPr="00310C9B" w:rsidDel="00C905EC">
          <w:rPr>
            <w:rFonts w:eastAsiaTheme="minorEastAsia" w:cstheme="minorHAnsi"/>
            <w:lang w:val="en-GB"/>
          </w:rPr>
          <w:delText xml:space="preserve">coefficient </w:delText>
        </w:r>
      </w:del>
      <w:r w:rsidRPr="00310C9B">
        <w:rPr>
          <w:rFonts w:eastAsiaTheme="minorEastAsia" w:cstheme="minorHAnsi"/>
          <w:lang w:val="en-GB"/>
        </w:rPr>
        <w:t xml:space="preserve">vary by species (M2) (Table 2). </w:t>
      </w:r>
      <w:ins w:id="1427" w:author="Max Lindmark" w:date="2020-05-11T11:37:00Z">
        <w:r w:rsidR="00A43DB4">
          <w:rPr>
            <w:rFonts w:eastAsiaTheme="minorEastAsia" w:cstheme="minorHAnsi"/>
            <w:lang w:val="en-GB"/>
          </w:rPr>
          <w:t>M</w:t>
        </w:r>
        <w:r w:rsidR="00A43DB4" w:rsidRPr="00310C9B">
          <w:rPr>
            <w:rFonts w:eastAsiaTheme="minorEastAsia" w:cstheme="minorHAnsi"/>
            <w:lang w:val="en-GB"/>
          </w:rPr>
          <w:t xml:space="preserve">aximum consumption </w:t>
        </w:r>
      </w:ins>
      <w:del w:id="1428" w:author="Max Lindmark" w:date="2020-05-11T11:37:00Z">
        <w:r w:rsidRPr="00310C9B" w:rsidDel="00A43DB4">
          <w:rPr>
            <w:rFonts w:eastAsiaTheme="minorEastAsia" w:cstheme="minorHAnsi"/>
            <w:lang w:val="en-GB"/>
          </w:rPr>
          <w:delText xml:space="preserve">Metabolic rate </w:delText>
        </w:r>
      </w:del>
      <w:r w:rsidRPr="00310C9B">
        <w:rPr>
          <w:rFonts w:eastAsiaTheme="minorEastAsia" w:cstheme="minorHAnsi"/>
          <w:lang w:val="en-GB"/>
        </w:rPr>
        <w:t xml:space="preserve">scales with a </w:t>
      </w:r>
      <w:del w:id="1429" w:author="Max Lindmark" w:date="2020-05-08T13:53:00Z">
        <w:r w:rsidRPr="00310C9B" w:rsidDel="00F153CC">
          <w:rPr>
            <w:rFonts w:eastAsiaTheme="minorEastAsia" w:cstheme="minorHAnsi"/>
            <w:lang w:val="en-GB"/>
          </w:rPr>
          <w:delText xml:space="preserve">slightly </w:delText>
        </w:r>
      </w:del>
      <w:del w:id="1430" w:author="Max Lindmark" w:date="2020-05-11T11:38:00Z">
        <w:r w:rsidRPr="00310C9B" w:rsidDel="00A43DB4">
          <w:rPr>
            <w:rFonts w:eastAsiaTheme="minorEastAsia" w:cstheme="minorHAnsi"/>
            <w:lang w:val="en-GB"/>
          </w:rPr>
          <w:delText>larger</w:delText>
        </w:r>
      </w:del>
      <w:ins w:id="1431" w:author="Max Lindmark" w:date="2020-05-11T11:38:00Z">
        <w:r w:rsidR="00A43DB4">
          <w:rPr>
            <w:rFonts w:eastAsiaTheme="minorEastAsia" w:cstheme="minorHAnsi"/>
            <w:lang w:val="en-GB"/>
          </w:rPr>
          <w:t>smaller</w:t>
        </w:r>
      </w:ins>
      <w:r w:rsidRPr="00310C9B">
        <w:rPr>
          <w:rFonts w:eastAsiaTheme="minorEastAsia" w:cstheme="minorHAnsi"/>
          <w:lang w:val="en-GB"/>
        </w:rPr>
        <w:t xml:space="preserve"> mass</w:t>
      </w:r>
      <w:del w:id="1432" w:author="Max Lindmark" w:date="2020-05-11T11:38:00Z">
        <w:r w:rsidRPr="00310C9B" w:rsidDel="00A43DB4">
          <w:rPr>
            <w:rFonts w:eastAsiaTheme="minorEastAsia" w:cstheme="minorHAnsi"/>
            <w:lang w:val="en-GB"/>
          </w:rPr>
          <w:delText>-scaling</w:delText>
        </w:r>
      </w:del>
      <w:r w:rsidRPr="00310C9B">
        <w:rPr>
          <w:rFonts w:eastAsiaTheme="minorEastAsia" w:cstheme="minorHAnsi"/>
          <w:lang w:val="en-GB"/>
        </w:rPr>
        <w:t xml:space="preserve"> exponent</w:t>
      </w:r>
      <w:ins w:id="1433" w:author="Max Lindmark" w:date="2020-05-11T11:38:00Z">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w:ins>
      <m:oMath>
        <m:r>
          <w:ins w:id="1434" w:author="Max Lindmark" w:date="2020-05-11T11:38:00Z">
            <w:rPr>
              <w:rFonts w:ascii="Cambria Math" w:eastAsiaTheme="minorEastAsia" w:hAnsi="Cambria Math" w:cstheme="minorHAnsi"/>
              <w:lang w:val="en-GB"/>
            </w:rPr>
            <m:t>]</m:t>
          </w:ins>
        </m:r>
      </m:oMath>
      <w:ins w:id="1435" w:author="Max Lindmark" w:date="2020-05-11T11:38:00Z">
        <w:r w:rsidR="00A43DB4" w:rsidRPr="00310C9B">
          <w:rPr>
            <w:rFonts w:eastAsiaTheme="minorEastAsia" w:cstheme="minorHAnsi"/>
            <w:lang w:val="en-GB"/>
          </w:rPr>
          <w:t>)</w:t>
        </w:r>
      </w:ins>
      <w:r w:rsidRPr="00310C9B">
        <w:rPr>
          <w:rFonts w:eastAsiaTheme="minorEastAsia" w:cstheme="minorHAnsi"/>
          <w:lang w:val="en-GB"/>
        </w:rPr>
        <w:t xml:space="preserve"> </w:t>
      </w:r>
      <w:del w:id="1436" w:author="Max Lindmark" w:date="2020-05-11T11:38:00Z">
        <w:r w:rsidRPr="00310C9B" w:rsidDel="00CE4E1B">
          <w:rPr>
            <w:rFonts w:eastAsiaTheme="minorEastAsia" w:cstheme="minorHAnsi"/>
            <w:lang w:val="en-GB"/>
          </w:rPr>
          <w:delText>(</w:delText>
        </w:r>
      </w:del>
      <w:del w:id="1437" w:author="Max Lindmark" w:date="2020-05-08T10:54:00Z">
        <w:r w:rsidRPr="00310C9B" w:rsidDel="0090393F">
          <w:rPr>
            <w:rFonts w:eastAsiaTheme="minorEastAsia" w:cstheme="minorHAnsi"/>
            <w:lang w:val="en-GB"/>
          </w:rPr>
          <w:delText>0</w:delText>
        </w:r>
      </w:del>
      <w:del w:id="1438" w:author="Max Lindmark" w:date="2020-05-11T11:38:00Z">
        <w:r w:rsidRPr="00310C9B" w:rsidDel="00CE4E1B">
          <w:rPr>
            <w:rFonts w:eastAsiaTheme="minorEastAsia" w:cstheme="minorHAnsi"/>
            <w:lang w:val="en-GB"/>
          </w:rPr>
          <w:delText>.</w:delText>
        </w:r>
      </w:del>
      <w:del w:id="1439" w:author="Max Lindmark" w:date="2020-05-08T10:55:00Z">
        <w:r w:rsidRPr="00310C9B" w:rsidDel="0090393F">
          <w:rPr>
            <w:rFonts w:eastAsiaTheme="minorEastAsia" w:cstheme="minorHAnsi"/>
            <w:lang w:val="en-GB"/>
          </w:rPr>
          <w:delText>77</w:delText>
        </w:r>
      </w:del>
      <w:del w:id="1440" w:author="Max Lindmark" w:date="2020-05-11T11:38:00Z">
        <w:r w:rsidRPr="00310C9B" w:rsidDel="00CE4E1B">
          <w:rPr>
            <w:rFonts w:eastAsiaTheme="minorEastAsia" w:cstheme="minorHAnsi"/>
            <w:lang w:val="en-GB"/>
          </w:rPr>
          <w:delText xml:space="preserve"> [0.</w:delText>
        </w:r>
      </w:del>
      <w:del w:id="1441" w:author="Max Lindmark" w:date="2020-05-08T10:55:00Z">
        <w:r w:rsidRPr="00310C9B" w:rsidDel="00054D72">
          <w:rPr>
            <w:rFonts w:eastAsiaTheme="minorEastAsia" w:cstheme="minorHAnsi"/>
            <w:lang w:val="en-GB"/>
          </w:rPr>
          <w:delText>7</w:delText>
        </w:r>
      </w:del>
      <w:del w:id="1442" w:author="Max Lindmark" w:date="2020-05-11T11:38:00Z">
        <w:r w:rsidRPr="00310C9B" w:rsidDel="00CE4E1B">
          <w:rPr>
            <w:rFonts w:eastAsiaTheme="minorEastAsia" w:cstheme="minorHAnsi"/>
            <w:lang w:val="en-GB"/>
          </w:rPr>
          <w:delText xml:space="preserve">, </w:delText>
        </w:r>
      </w:del>
      <w:del w:id="1443" w:author="Max Lindmark" w:date="2020-05-08T10:55:00Z">
        <w:r w:rsidRPr="00310C9B" w:rsidDel="00054D72">
          <w:rPr>
            <w:rFonts w:eastAsiaTheme="minorEastAsia" w:cstheme="minorHAnsi"/>
            <w:lang w:val="en-GB"/>
          </w:rPr>
          <w:delText>0</w:delText>
        </w:r>
      </w:del>
      <w:del w:id="1444" w:author="Max Lindmark" w:date="2020-05-11T11:38:00Z">
        <w:r w:rsidRPr="00310C9B" w:rsidDel="00CE4E1B">
          <w:rPr>
            <w:rFonts w:eastAsiaTheme="minorEastAsia" w:cstheme="minorHAnsi"/>
            <w:lang w:val="en-GB"/>
          </w:rPr>
          <w:delText>.</w:delText>
        </w:r>
      </w:del>
      <w:del w:id="1445" w:author="Max Lindmark" w:date="2020-05-08T10:55:00Z">
        <w:r w:rsidRPr="00310C9B" w:rsidDel="00054D72">
          <w:rPr>
            <w:rFonts w:eastAsiaTheme="minorEastAsia" w:cstheme="minorHAnsi"/>
            <w:lang w:val="en-GB"/>
          </w:rPr>
          <w:delText>83</w:delText>
        </w:r>
      </w:del>
      <w:del w:id="1446" w:author="Max Lindmark" w:date="2020-05-11T11:38:00Z">
        <w:r w:rsidRPr="00310C9B" w:rsidDel="00CE4E1B">
          <w:rPr>
            <w:rFonts w:eastAsiaTheme="minorEastAsia" w:cstheme="minorHAnsi"/>
            <w:lang w:val="en-GB"/>
          </w:rPr>
          <w:delText xml:space="preserve">]) </w:delText>
        </w:r>
        <w:r w:rsidRPr="00310C9B" w:rsidDel="00A43DB4">
          <w:rPr>
            <w:rFonts w:eastAsiaTheme="minorEastAsia" w:cstheme="minorHAnsi"/>
            <w:lang w:val="en-GB"/>
          </w:rPr>
          <w:delText xml:space="preserve">than </w:delText>
        </w:r>
      </w:del>
      <w:ins w:id="1447" w:author="Max Lindmark" w:date="2020-05-19T14:12:00Z">
        <w:r w:rsidR="00CF7D5E">
          <w:rPr>
            <w:rFonts w:eastAsiaTheme="minorEastAsia" w:cstheme="minorHAnsi"/>
            <w:lang w:val="en-GB"/>
          </w:rPr>
          <w:t xml:space="preserve">than </w:t>
        </w:r>
      </w:ins>
      <w:del w:id="1448" w:author="Max Lindmark" w:date="2020-05-11T11:38:00Z">
        <w:r w:rsidRPr="00310C9B" w:rsidDel="00A43DB4">
          <w:rPr>
            <w:rFonts w:eastAsiaTheme="minorEastAsia" w:cstheme="minorHAnsi"/>
            <w:lang w:val="en-GB"/>
          </w:rPr>
          <w:delText>maximum consumption</w:delText>
        </w:r>
      </w:del>
      <w:ins w:id="1449" w:author="Max Lindmark" w:date="2020-05-11T11:38:00Z">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ins>
      <w:del w:id="1450" w:author="Max Lindmark" w:date="2020-05-11T11:38:00Z">
        <w:r w:rsidRPr="00310C9B" w:rsidDel="00A43DB4">
          <w:rPr>
            <w:rFonts w:eastAsiaTheme="minorEastAsia" w:cstheme="minorHAnsi"/>
            <w:lang w:val="en-GB"/>
          </w:rPr>
          <w:delText xml:space="preserve"> (0.</w:delText>
        </w:r>
      </w:del>
      <w:del w:id="1451" w:author="Max Lindmark" w:date="2020-05-08T10:56:00Z">
        <w:r w:rsidRPr="00310C9B" w:rsidDel="008C2113">
          <w:rPr>
            <w:rFonts w:eastAsiaTheme="minorEastAsia" w:cstheme="minorHAnsi"/>
            <w:lang w:val="en-GB"/>
          </w:rPr>
          <w:delText>64</w:delText>
        </w:r>
      </w:del>
      <w:del w:id="1452" w:author="Max Lindmark" w:date="2020-05-11T11:38:00Z">
        <w:r w:rsidRPr="00310C9B" w:rsidDel="00A43DB4">
          <w:rPr>
            <w:rFonts w:eastAsiaTheme="minorEastAsia" w:cstheme="minorHAnsi"/>
            <w:lang w:val="en-GB"/>
          </w:rPr>
          <w:delText xml:space="preserve"> [0.</w:delText>
        </w:r>
      </w:del>
      <w:del w:id="1453" w:author="Max Lindmark" w:date="2020-05-08T10:56:00Z">
        <w:r w:rsidRPr="00310C9B" w:rsidDel="008C2113">
          <w:rPr>
            <w:rFonts w:eastAsiaTheme="minorEastAsia" w:cstheme="minorHAnsi"/>
            <w:lang w:val="en-GB"/>
          </w:rPr>
          <w:delText>56</w:delText>
        </w:r>
      </w:del>
      <w:del w:id="1454" w:author="Max Lindmark" w:date="2020-05-11T11:38:00Z">
        <w:r w:rsidRPr="00310C9B" w:rsidDel="00A43DB4">
          <w:rPr>
            <w:rFonts w:eastAsiaTheme="minorEastAsia" w:cstheme="minorHAnsi"/>
            <w:lang w:val="en-GB"/>
          </w:rPr>
          <w:delText>, 0.</w:delText>
        </w:r>
      </w:del>
      <w:del w:id="1455" w:author="Max Lindmark" w:date="2020-05-08T10:56:00Z">
        <w:r w:rsidRPr="00310C9B" w:rsidDel="008C2113">
          <w:rPr>
            <w:rFonts w:eastAsiaTheme="minorEastAsia" w:cstheme="minorHAnsi"/>
            <w:lang w:val="en-GB"/>
          </w:rPr>
          <w:delText>73</w:delText>
        </w:r>
      </w:del>
      <m:oMath>
        <m:r>
          <w:del w:id="1456" w:author="Max Lindmark" w:date="2020-05-11T11:38:00Z">
            <w:rPr>
              <w:rFonts w:ascii="Cambria Math" w:eastAsiaTheme="minorEastAsia" w:hAnsi="Cambria Math" w:cstheme="minorHAnsi"/>
              <w:lang w:val="en-GB"/>
            </w:rPr>
            <m:t>]</m:t>
          </w:del>
        </m:r>
      </m:oMath>
      <w:del w:id="1457" w:author="Max Lindmark" w:date="2020-05-11T11:38:00Z">
        <w:r w:rsidRPr="00310C9B" w:rsidDel="00A43DB4">
          <w:rPr>
            <w:rFonts w:eastAsiaTheme="minorEastAsia" w:cstheme="minorHAnsi"/>
            <w:lang w:val="en-GB"/>
          </w:rPr>
          <w:delText>)</w:delText>
        </w:r>
      </w:del>
      <w:r w:rsidRPr="00310C9B">
        <w:rPr>
          <w:rFonts w:eastAsiaTheme="minorEastAsia" w:cstheme="minorHAnsi"/>
          <w:lang w:val="en-GB"/>
        </w:rPr>
        <w:t xml:space="preserve">, </w:t>
      </w:r>
      <w:del w:id="1458" w:author="Max Lindmark" w:date="2020-05-11T11:38:00Z">
        <w:r w:rsidRPr="00310C9B" w:rsidDel="00CE4E1B">
          <w:rPr>
            <w:rFonts w:eastAsiaTheme="minorEastAsia" w:cstheme="minorHAnsi"/>
            <w:lang w:val="en-GB"/>
          </w:rPr>
          <w:delText xml:space="preserve">inferred </w:delText>
        </w:r>
      </w:del>
      <w:ins w:id="1459" w:author="Max Lindmark" w:date="2020-05-11T11:38:00Z">
        <w:r w:rsidR="00CE4E1B">
          <w:rPr>
            <w:rFonts w:eastAsiaTheme="minorEastAsia" w:cstheme="minorHAnsi"/>
            <w:lang w:val="en-GB"/>
          </w:rPr>
          <w:t>based on</w:t>
        </w:r>
      </w:ins>
      <w:del w:id="1460" w:author="Max Lindmark" w:date="2020-05-11T11:38:00Z">
        <w:r w:rsidRPr="00310C9B" w:rsidDel="00CE4E1B">
          <w:rPr>
            <w:rFonts w:eastAsiaTheme="minorEastAsia" w:cstheme="minorHAnsi"/>
            <w:lang w:val="en-GB"/>
          </w:rPr>
          <w:delText>from</w:delText>
        </w:r>
      </w:del>
      <w:r w:rsidRPr="00310C9B">
        <w:rPr>
          <w:rFonts w:eastAsiaTheme="minorEastAsia" w:cstheme="minorHAnsi"/>
          <w:lang w:val="en-GB"/>
        </w:rPr>
        <w:t xml:space="preserve"> the </w:t>
      </w:r>
      <w:del w:id="1461" w:author="Max Lindmark" w:date="2020-05-08T13:53:00Z">
        <w:r w:rsidRPr="00310C9B" w:rsidDel="00F153CC">
          <w:rPr>
            <w:rFonts w:eastAsiaTheme="minorEastAsia" w:cstheme="minorHAnsi"/>
            <w:lang w:val="en-GB"/>
          </w:rPr>
          <w:delText xml:space="preserve">only slightly </w:delText>
        </w:r>
      </w:del>
      <w:ins w:id="1462" w:author="Max Lindmark" w:date="2020-05-08T13:53:00Z">
        <w:r w:rsidR="00F153CC">
          <w:rPr>
            <w:rFonts w:eastAsiaTheme="minorEastAsia" w:cstheme="minorHAnsi"/>
            <w:lang w:val="en-GB"/>
          </w:rPr>
          <w:t>non-</w:t>
        </w:r>
      </w:ins>
      <w:r w:rsidRPr="00310C9B">
        <w:rPr>
          <w:rFonts w:eastAsiaTheme="minorEastAsia" w:cstheme="minorHAnsi"/>
          <w:lang w:val="en-GB"/>
        </w:rPr>
        <w:t xml:space="preserve">overlapping Bayesian 95% credible intervals </w:t>
      </w:r>
      <w:del w:id="1463" w:author="Max Lindmark" w:date="2020-05-08T13:31:00Z">
        <w:r w:rsidRPr="00310C9B" w:rsidDel="001631A3">
          <w:rPr>
            <w:rFonts w:eastAsiaTheme="minorEastAsia" w:cstheme="minorHAnsi"/>
            <w:lang w:val="en-GB"/>
          </w:rPr>
          <w:delText xml:space="preserve">(indicated in square brackets) </w:delText>
        </w:r>
      </w:del>
      <w:r w:rsidRPr="00310C9B">
        <w:rPr>
          <w:rFonts w:eastAsiaTheme="minorEastAsia" w:cstheme="minorHAnsi"/>
          <w:lang w:val="en-GB"/>
        </w:rPr>
        <w:t xml:space="preserve">(Fig. </w:t>
      </w:r>
      <w:del w:id="1464" w:author="Max Lindmark" w:date="2020-05-08T13:53:00Z">
        <w:r w:rsidRPr="00310C9B" w:rsidDel="004A5279">
          <w:rPr>
            <w:rFonts w:eastAsiaTheme="minorEastAsia" w:cstheme="minorHAnsi"/>
            <w:lang w:val="en-GB"/>
          </w:rPr>
          <w:delText>2</w:delText>
        </w:r>
      </w:del>
      <w:ins w:id="1465" w:author="Max Lindmark" w:date="2020-05-08T13:53:00Z">
        <w:r w:rsidR="004A5279">
          <w:rPr>
            <w:rFonts w:eastAsiaTheme="minorEastAsia" w:cstheme="minorHAnsi"/>
            <w:lang w:val="en-GB"/>
          </w:rPr>
          <w:t>3</w:t>
        </w:r>
      </w:ins>
      <w:r w:rsidRPr="00310C9B">
        <w:rPr>
          <w:rFonts w:eastAsiaTheme="minorEastAsia" w:cstheme="minorHAnsi"/>
          <w:lang w:val="en-GB"/>
        </w:rPr>
        <w:t xml:space="preserve">). This difference implies that </w:t>
      </w:r>
      <w:ins w:id="1466" w:author="Max Lindmark" w:date="2020-05-18T14:34:00Z">
        <w:r w:rsidR="00A362B3">
          <w:rPr>
            <w:rFonts w:eastAsiaTheme="minorEastAsia" w:cstheme="minorHAnsi"/>
            <w:lang w:val="en-GB"/>
          </w:rPr>
          <w:t>metabolic rates increase faster with mass than do maximum consumption rates</w:t>
        </w:r>
      </w:ins>
      <w:del w:id="1467" w:author="Max Lindmark" w:date="2020-05-11T11:39:00Z">
        <w:r w:rsidRPr="00310C9B" w:rsidDel="00F96DB8">
          <w:rPr>
            <w:rFonts w:eastAsiaTheme="minorEastAsia" w:cstheme="minorHAnsi"/>
            <w:lang w:val="en-GB"/>
          </w:rPr>
          <w:delText>metabolic processes increase faster with body mass than maximum consumption rates</w:delText>
        </w:r>
      </w:del>
      <w:r w:rsidRPr="00310C9B">
        <w:rPr>
          <w:rFonts w:eastAsiaTheme="minorEastAsia" w:cstheme="minorHAnsi"/>
          <w:lang w:val="en-GB"/>
        </w:rPr>
        <w:t>. We also find it probable that the mass</w:t>
      </w:r>
      <w:ins w:id="1468" w:author="Max Lindmark" w:date="2020-05-08T12:41:00Z">
        <w:r w:rsidR="00DE5323">
          <w:rPr>
            <w:rFonts w:eastAsiaTheme="minorEastAsia" w:cstheme="minorHAnsi"/>
            <w:lang w:val="en-GB"/>
          </w:rPr>
          <w:t xml:space="preserve">-specific </w:t>
        </w:r>
      </w:ins>
      <w:del w:id="1469" w:author="Max Lindmark" w:date="2020-05-08T12:41:00Z">
        <w:r w:rsidRPr="00310C9B" w:rsidDel="00867D3C">
          <w:rPr>
            <w:rFonts w:eastAsiaTheme="minorEastAsia" w:cstheme="minorHAnsi"/>
            <w:lang w:val="en-GB"/>
          </w:rPr>
          <w:delText>-</w:delText>
        </w:r>
      </w:del>
      <w:r w:rsidRPr="00310C9B">
        <w:rPr>
          <w:rFonts w:eastAsiaTheme="minorEastAsia" w:cstheme="minorHAnsi"/>
          <w:lang w:val="en-GB"/>
        </w:rPr>
        <w:t>scaling exponent</w:t>
      </w:r>
      <w:ins w:id="1470" w:author="Max Lindmark" w:date="2020-05-08T13:00:00Z">
        <w:r w:rsidR="00FB386C">
          <w:rPr>
            <w:rFonts w:eastAsiaTheme="minorEastAsia" w:cstheme="minorHAnsi"/>
            <w:lang w:val="en-GB"/>
          </w:rPr>
          <w:t>s</w:t>
        </w:r>
      </w:ins>
      <w:r w:rsidRPr="00310C9B">
        <w:rPr>
          <w:rFonts w:eastAsiaTheme="minorEastAsia" w:cstheme="minorHAnsi"/>
          <w:lang w:val="en-GB"/>
        </w:rPr>
        <w:t xml:space="preserve"> </w:t>
      </w:r>
      <w:del w:id="1471" w:author="Max Lindmark" w:date="2020-05-08T13:00:00Z">
        <w:r w:rsidRPr="00310C9B" w:rsidDel="00FB386C">
          <w:rPr>
            <w:rFonts w:eastAsiaTheme="minorEastAsia" w:cstheme="minorHAnsi"/>
            <w:lang w:val="en-GB"/>
          </w:rPr>
          <w:delText xml:space="preserve">of maximum consumption </w:delText>
        </w:r>
      </w:del>
      <w:r w:rsidRPr="00310C9B">
        <w:rPr>
          <w:rFonts w:eastAsiaTheme="minorEastAsia" w:cstheme="minorHAnsi"/>
          <w:lang w:val="en-GB"/>
        </w:rPr>
        <w:t>differ</w:t>
      </w:r>
      <w:del w:id="1472" w:author="Max Lindmark" w:date="2020-05-08T13:00:00Z">
        <w:r w:rsidRPr="00310C9B" w:rsidDel="00FB386C">
          <w:rPr>
            <w:rFonts w:eastAsiaTheme="minorEastAsia" w:cstheme="minorHAnsi"/>
            <w:lang w:val="en-GB"/>
          </w:rPr>
          <w:delText>s</w:delText>
        </w:r>
      </w:del>
      <w:r w:rsidRPr="00310C9B">
        <w:rPr>
          <w:rFonts w:eastAsiaTheme="minorEastAsia" w:cstheme="minorHAnsi"/>
          <w:lang w:val="en-GB"/>
        </w:rPr>
        <w:t xml:space="preserve"> from the predicted </w:t>
      </w:r>
      <w:ins w:id="1473" w:author="Max Lindmark" w:date="2020-05-08T12:41:00Z">
        <w:r w:rsidR="009A6A50">
          <w:rPr>
            <w:rFonts w:eastAsiaTheme="minorEastAsia" w:cstheme="minorHAnsi"/>
            <w:lang w:val="en-GB"/>
          </w:rPr>
          <w:t>-</w:t>
        </w:r>
      </w:ins>
      <w:r w:rsidRPr="00310C9B">
        <w:rPr>
          <w:rFonts w:eastAsiaTheme="minorEastAsia" w:cstheme="minorHAnsi"/>
          <w:lang w:val="en-GB"/>
        </w:rPr>
        <w:t>0.</w:t>
      </w:r>
      <w:del w:id="1474" w:author="Max Lindmark" w:date="2020-05-08T12:41:00Z">
        <w:r w:rsidRPr="00310C9B" w:rsidDel="009A6A50">
          <w:rPr>
            <w:rFonts w:eastAsiaTheme="minorEastAsia" w:cstheme="minorHAnsi"/>
            <w:lang w:val="en-GB"/>
          </w:rPr>
          <w:delText>7</w:delText>
        </w:r>
      </w:del>
      <w:ins w:id="1475" w:author="Max Lindmark" w:date="2020-05-08T12:41:00Z">
        <w:r w:rsidR="009A6A50">
          <w:rPr>
            <w:rFonts w:eastAsiaTheme="minorEastAsia" w:cstheme="minorHAnsi"/>
            <w:lang w:val="en-GB"/>
          </w:rPr>
          <w:t>2</w:t>
        </w:r>
      </w:ins>
      <w:r w:rsidRPr="00310C9B">
        <w:rPr>
          <w:rFonts w:eastAsiaTheme="minorEastAsia" w:cstheme="minorHAnsi"/>
          <w:lang w:val="en-GB"/>
        </w:rPr>
        <w:t>5 from the metabolic theory of ecology</w:t>
      </w:r>
      <w:del w:id="1476" w:author="Max Lindmark" w:date="2020-05-08T13:00:00Z">
        <w:r w:rsidRPr="00310C9B" w:rsidDel="00FB386C">
          <w:rPr>
            <w:rFonts w:eastAsiaTheme="minorEastAsia" w:cstheme="minorHAnsi"/>
            <w:lang w:val="en-GB"/>
          </w:rPr>
          <w:delText>,</w:delText>
        </w:r>
      </w:del>
      <w:ins w:id="1477" w:author="Max Lindmark" w:date="2020-05-08T13:00:00Z">
        <w:r w:rsidR="00FB386C">
          <w:rPr>
            <w:rFonts w:eastAsiaTheme="minorEastAsia" w:cstheme="minorHAnsi"/>
            <w:lang w:val="en-GB"/>
          </w:rPr>
          <w:t>.</w:t>
        </w:r>
      </w:ins>
      <w:r w:rsidRPr="00310C9B">
        <w:rPr>
          <w:rFonts w:eastAsiaTheme="minorEastAsia" w:cstheme="minorHAnsi"/>
          <w:lang w:val="en-GB"/>
        </w:rPr>
        <w:t xml:space="preserve"> </w:t>
      </w:r>
      <w:del w:id="1478" w:author="Max Lindmark" w:date="2020-05-08T13:00:00Z">
        <w:r w:rsidRPr="00310C9B" w:rsidDel="00FB386C">
          <w:rPr>
            <w:rFonts w:eastAsiaTheme="minorEastAsia" w:cstheme="minorHAnsi"/>
            <w:lang w:val="en-GB"/>
          </w:rPr>
          <w:delText xml:space="preserve">because </w:delText>
        </w:r>
      </w:del>
      <w:r w:rsidRPr="00310C9B">
        <w:rPr>
          <w:rFonts w:eastAsiaTheme="minorEastAsia" w:cstheme="minorHAnsi"/>
          <w:lang w:val="en-GB"/>
        </w:rPr>
        <w:t>99.</w:t>
      </w:r>
      <w:del w:id="1479" w:author="Max Lindmark" w:date="2020-05-08T12:41:00Z">
        <w:r w:rsidRPr="00310C9B" w:rsidDel="00D5351A">
          <w:rPr>
            <w:rFonts w:eastAsiaTheme="minorEastAsia" w:cstheme="minorHAnsi"/>
            <w:lang w:val="en-GB"/>
          </w:rPr>
          <w:delText>5</w:delText>
        </w:r>
      </w:del>
      <w:ins w:id="1480" w:author="Max Lindmark" w:date="2020-05-08T12:41:00Z">
        <w:r w:rsidR="00D5351A">
          <w:rPr>
            <w:rFonts w:eastAsiaTheme="minorEastAsia" w:cstheme="minorHAnsi"/>
            <w:lang w:val="en-GB"/>
          </w:rPr>
          <w:t>7</w:t>
        </w:r>
      </w:ins>
      <w:r w:rsidRPr="00310C9B">
        <w:rPr>
          <w:rFonts w:eastAsiaTheme="minorEastAsia" w:cstheme="minorHAnsi"/>
          <w:lang w:val="en-GB"/>
        </w:rPr>
        <w:t xml:space="preserve">% of the posterior distribution </w:t>
      </w:r>
      <w:ins w:id="1481" w:author="Max Lindmark" w:date="2020-05-08T13:00:00Z">
        <w:r w:rsidR="00EE4693">
          <w:rPr>
            <w:rFonts w:eastAsiaTheme="minorEastAsia" w:cstheme="minorHAnsi"/>
            <w:lang w:val="en-GB"/>
          </w:rPr>
          <w:t>of the mass</w:t>
        </w:r>
      </w:ins>
      <w:ins w:id="1482" w:author="Max Lindmark" w:date="2020-05-08T15:25:00Z">
        <w:r w:rsidR="008450D7">
          <w:rPr>
            <w:rFonts w:eastAsiaTheme="minorEastAsia" w:cstheme="minorHAnsi"/>
            <w:lang w:val="en-GB"/>
          </w:rPr>
          <w:t xml:space="preserve"> </w:t>
        </w:r>
      </w:ins>
      <w:ins w:id="1483" w:author="Max Lindmark" w:date="2020-05-08T13:00:00Z">
        <w:r w:rsidR="00EE4693">
          <w:rPr>
            <w:rFonts w:eastAsiaTheme="minorEastAsia" w:cstheme="minorHAnsi"/>
            <w:lang w:val="en-GB"/>
          </w:rPr>
          <w:t xml:space="preserve">exponent of </w:t>
        </w:r>
      </w:ins>
      <w:ins w:id="1484" w:author="Max Lindmark" w:date="2020-05-11T11:39:00Z">
        <w:r w:rsidR="005E52D4">
          <w:rPr>
            <w:rFonts w:eastAsiaTheme="minorEastAsia" w:cstheme="minorHAnsi"/>
            <w:lang w:val="en-GB"/>
          </w:rPr>
          <w:t xml:space="preserve">maximum </w:t>
        </w:r>
      </w:ins>
      <w:ins w:id="1485" w:author="Max Lindmark" w:date="2020-05-08T13:00:00Z">
        <w:r w:rsidR="00EE4693">
          <w:rPr>
            <w:rFonts w:eastAsiaTheme="minorEastAsia" w:cstheme="minorHAnsi"/>
            <w:lang w:val="en-GB"/>
          </w:rPr>
          <w:t xml:space="preserve">consumption </w:t>
        </w:r>
      </w:ins>
      <w:r w:rsidRPr="00310C9B">
        <w:rPr>
          <w:rFonts w:eastAsiaTheme="minorEastAsia" w:cstheme="minorHAnsi"/>
          <w:lang w:val="en-GB"/>
        </w:rPr>
        <w:t xml:space="preserve">is below </w:t>
      </w:r>
      <w:ins w:id="1486" w:author="Max Lindmark" w:date="2020-05-08T12:41:00Z">
        <w:r w:rsidR="009E2DCD">
          <w:rPr>
            <w:rFonts w:eastAsiaTheme="minorEastAsia" w:cstheme="minorHAnsi"/>
            <w:lang w:val="en-GB"/>
          </w:rPr>
          <w:t>-</w:t>
        </w:r>
      </w:ins>
      <w:r w:rsidRPr="00310C9B">
        <w:rPr>
          <w:rFonts w:eastAsiaTheme="minorEastAsia" w:cstheme="minorHAnsi"/>
          <w:lang w:val="en-GB"/>
        </w:rPr>
        <w:t>0.</w:t>
      </w:r>
      <w:del w:id="1487" w:author="Max Lindmark" w:date="2020-05-08T12:41:00Z">
        <w:r w:rsidRPr="00310C9B" w:rsidDel="009E2DCD">
          <w:rPr>
            <w:rFonts w:eastAsiaTheme="minorEastAsia" w:cstheme="minorHAnsi"/>
            <w:lang w:val="en-GB"/>
          </w:rPr>
          <w:delText>7</w:delText>
        </w:r>
      </w:del>
      <w:ins w:id="1488" w:author="Max Lindmark" w:date="2020-05-08T12:41:00Z">
        <w:r w:rsidR="009E2DCD">
          <w:rPr>
            <w:rFonts w:eastAsiaTheme="minorEastAsia" w:cstheme="minorHAnsi"/>
            <w:lang w:val="en-GB"/>
          </w:rPr>
          <w:t>2</w:t>
        </w:r>
      </w:ins>
      <w:r w:rsidRPr="00310C9B">
        <w:rPr>
          <w:rFonts w:eastAsiaTheme="minorEastAsia" w:cstheme="minorHAnsi"/>
          <w:lang w:val="en-GB"/>
        </w:rPr>
        <w:t>5</w:t>
      </w:r>
      <w:del w:id="1489" w:author="Max Lindmark" w:date="2020-05-08T13:54:00Z">
        <w:r w:rsidRPr="00310C9B" w:rsidDel="00FB62D9">
          <w:rPr>
            <w:rFonts w:eastAsiaTheme="minorEastAsia" w:cstheme="minorHAnsi"/>
            <w:lang w:val="en-GB"/>
          </w:rPr>
          <w:delText xml:space="preserve"> (Fig. </w:delText>
        </w:r>
        <w:r w:rsidRPr="00310C9B" w:rsidDel="00072A45">
          <w:rPr>
            <w:rFonts w:eastAsiaTheme="minorEastAsia" w:cstheme="minorHAnsi"/>
            <w:lang w:val="en-GB"/>
          </w:rPr>
          <w:delText>2</w:delText>
        </w:r>
        <w:r w:rsidRPr="00310C9B" w:rsidDel="00FB62D9">
          <w:rPr>
            <w:rFonts w:eastAsiaTheme="minorEastAsia" w:cstheme="minorHAnsi"/>
            <w:lang w:val="en-GB"/>
          </w:rPr>
          <w:delText>)</w:delText>
        </w:r>
      </w:del>
      <w:del w:id="1490" w:author="Max Lindmark" w:date="2020-05-08T13:00:00Z">
        <w:r w:rsidRPr="00310C9B" w:rsidDel="00624C49">
          <w:rPr>
            <w:rFonts w:eastAsiaTheme="minorEastAsia" w:cstheme="minorHAnsi"/>
            <w:lang w:val="en-GB"/>
          </w:rPr>
          <w:delText>.</w:delText>
        </w:r>
      </w:del>
      <w:del w:id="1491" w:author="Max Lindmark" w:date="2020-05-08T12:58:00Z">
        <w:r w:rsidRPr="00310C9B" w:rsidDel="00BD524A">
          <w:rPr>
            <w:rFonts w:eastAsiaTheme="minorEastAsia" w:cstheme="minorHAnsi"/>
            <w:lang w:val="en-GB"/>
          </w:rPr>
          <w:delText xml:space="preserve"> The mass-exponent for metabolism is </w:delText>
        </w:r>
        <w:r w:rsidRPr="00310C9B" w:rsidDel="00750043">
          <w:rPr>
            <w:rFonts w:eastAsiaTheme="minorEastAsia" w:cstheme="minorHAnsi"/>
            <w:lang w:val="en-GB"/>
          </w:rPr>
          <w:delText xml:space="preserve">closer to </w:delText>
        </w:r>
        <w:r w:rsidRPr="00310C9B" w:rsidDel="00BD524A">
          <w:rPr>
            <w:rFonts w:eastAsiaTheme="minorEastAsia" w:cstheme="minorHAnsi"/>
            <w:lang w:val="en-GB"/>
          </w:rPr>
          <w:delText>0.</w:delText>
        </w:r>
      </w:del>
      <w:del w:id="1492" w:author="Max Lindmark" w:date="2020-05-08T12:42:00Z">
        <w:r w:rsidRPr="00310C9B" w:rsidDel="006360F7">
          <w:rPr>
            <w:rFonts w:eastAsiaTheme="minorEastAsia" w:cstheme="minorHAnsi"/>
            <w:lang w:val="en-GB"/>
          </w:rPr>
          <w:delText>7</w:delText>
        </w:r>
      </w:del>
      <w:del w:id="1493" w:author="Max Lindmark" w:date="2020-05-08T12:58:00Z">
        <w:r w:rsidRPr="00310C9B" w:rsidDel="00BD524A">
          <w:rPr>
            <w:rFonts w:eastAsiaTheme="minorEastAsia" w:cstheme="minorHAnsi"/>
            <w:lang w:val="en-GB"/>
          </w:rPr>
          <w:delText>5</w:delText>
        </w:r>
        <w:r w:rsidRPr="00310C9B" w:rsidDel="00750043">
          <w:rPr>
            <w:rFonts w:eastAsiaTheme="minorEastAsia" w:cstheme="minorHAnsi"/>
            <w:lang w:val="en-GB"/>
          </w:rPr>
          <w:delText>,</w:delText>
        </w:r>
      </w:del>
      <w:ins w:id="1494" w:author="Max Lindmark" w:date="2020-05-18T14:36:00Z">
        <w:r w:rsidR="00496924">
          <w:rPr>
            <w:rFonts w:eastAsiaTheme="minorEastAsia" w:cstheme="minorHAnsi"/>
            <w:lang w:val="en-GB"/>
          </w:rPr>
          <w:t xml:space="preserve"> and the corresponding value for metabolic rate is</w:t>
        </w:r>
      </w:ins>
      <w:ins w:id="1495" w:author="Max Lindmark" w:date="2020-05-08T13:00:00Z">
        <w:r w:rsidR="00624C49">
          <w:rPr>
            <w:rFonts w:eastAsiaTheme="minorEastAsia" w:cstheme="minorHAnsi"/>
            <w:lang w:val="en-GB"/>
          </w:rPr>
          <w:t xml:space="preserve"> </w:t>
        </w:r>
      </w:ins>
      <w:del w:id="1496" w:author="Max Lindmark" w:date="2020-05-08T12:58:00Z">
        <w:r w:rsidRPr="00310C9B" w:rsidDel="00750043">
          <w:rPr>
            <w:rFonts w:eastAsiaTheme="minorEastAsia" w:cstheme="minorHAnsi"/>
            <w:lang w:val="en-GB"/>
          </w:rPr>
          <w:delText xml:space="preserve"> </w:delText>
        </w:r>
      </w:del>
      <w:del w:id="1497" w:author="Max Lindmark" w:date="2020-05-08T12:57:00Z">
        <w:r w:rsidRPr="00310C9B" w:rsidDel="005D4799">
          <w:rPr>
            <w:rFonts w:eastAsiaTheme="minorEastAsia" w:cstheme="minorHAnsi"/>
            <w:lang w:val="en-GB"/>
          </w:rPr>
          <w:delText>with 70</w:delText>
        </w:r>
      </w:del>
      <w:ins w:id="1498" w:author="Max Lindmark" w:date="2020-05-08T12:57:00Z">
        <w:r w:rsidR="005D4799">
          <w:rPr>
            <w:rFonts w:eastAsiaTheme="minorEastAsia" w:cstheme="minorHAnsi"/>
            <w:lang w:val="en-GB"/>
          </w:rPr>
          <w:t>3.8</w:t>
        </w:r>
      </w:ins>
      <w:r w:rsidRPr="00310C9B">
        <w:rPr>
          <w:rFonts w:eastAsiaTheme="minorEastAsia" w:cstheme="minorHAnsi"/>
          <w:lang w:val="en-GB"/>
        </w:rPr>
        <w:t>%</w:t>
      </w:r>
      <w:del w:id="1499" w:author="Max Lindmark" w:date="2020-05-18T14:36:00Z">
        <w:r w:rsidRPr="00310C9B" w:rsidDel="00496924">
          <w:rPr>
            <w:rFonts w:eastAsiaTheme="minorEastAsia" w:cstheme="minorHAnsi"/>
            <w:lang w:val="en-GB"/>
          </w:rPr>
          <w:delText xml:space="preserve"> of the posterior distribution </w:delText>
        </w:r>
      </w:del>
      <w:del w:id="1500" w:author="Max Lindmark" w:date="2020-05-08T12:57:00Z">
        <w:r w:rsidRPr="00310C9B" w:rsidDel="005D4799">
          <w:rPr>
            <w:rFonts w:eastAsiaTheme="minorEastAsia" w:cstheme="minorHAnsi"/>
            <w:lang w:val="en-GB"/>
          </w:rPr>
          <w:delText xml:space="preserve">above </w:delText>
        </w:r>
      </w:del>
      <w:del w:id="1501" w:author="Max Lindmark" w:date="2020-05-18T14:36:00Z">
        <w:r w:rsidRPr="00310C9B" w:rsidDel="00496924">
          <w:rPr>
            <w:rFonts w:eastAsiaTheme="minorEastAsia" w:cstheme="minorHAnsi"/>
            <w:lang w:val="en-GB"/>
          </w:rPr>
          <w:delText>0.</w:delText>
        </w:r>
      </w:del>
      <w:del w:id="1502" w:author="Max Lindmark" w:date="2020-05-08T12:57:00Z">
        <w:r w:rsidRPr="00310C9B" w:rsidDel="005D4799">
          <w:rPr>
            <w:rFonts w:eastAsiaTheme="minorEastAsia" w:cstheme="minorHAnsi"/>
            <w:lang w:val="en-GB"/>
          </w:rPr>
          <w:delText>7</w:delText>
        </w:r>
      </w:del>
      <w:del w:id="1503" w:author="Max Lindmark" w:date="2020-05-18T14:36:00Z">
        <w:r w:rsidRPr="00310C9B" w:rsidDel="00496924">
          <w:rPr>
            <w:rFonts w:eastAsiaTheme="minorEastAsia" w:cstheme="minorHAnsi"/>
            <w:lang w:val="en-GB"/>
          </w:rPr>
          <w:delText>5</w:delText>
        </w:r>
        <w:r w:rsidRPr="00310C9B" w:rsidDel="00CF798A">
          <w:rPr>
            <w:rFonts w:eastAsiaTheme="minorEastAsia" w:cstheme="minorHAnsi"/>
            <w:lang w:val="en-GB"/>
          </w:rPr>
          <w:delText xml:space="preserve"> (Fig. </w:delText>
        </w:r>
      </w:del>
      <w:del w:id="1504" w:author="Max Lindmark" w:date="2020-05-08T13:54:00Z">
        <w:r w:rsidRPr="00310C9B" w:rsidDel="00FB62D9">
          <w:rPr>
            <w:rFonts w:eastAsiaTheme="minorEastAsia" w:cstheme="minorHAnsi"/>
            <w:lang w:val="en-GB"/>
          </w:rPr>
          <w:delText>2</w:delText>
        </w:r>
      </w:del>
      <w:del w:id="1505" w:author="Max Lindmark" w:date="2020-05-18T14:36:00Z">
        <w:r w:rsidRPr="00310C9B" w:rsidDel="00CF798A">
          <w:rPr>
            <w:rFonts w:eastAsiaTheme="minorEastAsia" w:cstheme="minorHAnsi"/>
            <w:lang w:val="en-GB"/>
          </w:rPr>
          <w:delText>)</w:delText>
        </w:r>
      </w:del>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ins w:id="1506" w:author="Max Lindmark" w:date="2020-05-11T11:39:00Z">
        <w:r w:rsidR="00CB7909" w:rsidRPr="00310C9B">
          <w:rPr>
            <w:rFonts w:eastAsiaTheme="minorEastAsia" w:cstheme="minorHAnsi"/>
            <w:lang w:val="en-GB"/>
          </w:rPr>
          <w:t>maximum consumption rate</w:t>
        </w:r>
      </w:ins>
      <w:ins w:id="1507" w:author="Max Lindmark" w:date="2020-05-11T11:40:00Z">
        <w:r w:rsidR="00CB7909">
          <w:rPr>
            <w:rFonts w:eastAsiaTheme="minorEastAsia" w:cstheme="minorHAnsi"/>
            <w:lang w:val="en-GB"/>
          </w:rPr>
          <w:t xml:space="preserve"> and</w:t>
        </w:r>
      </w:ins>
      <w:ins w:id="1508" w:author="Max Lindmark" w:date="2020-05-11T11:39:00Z">
        <w:r w:rsidR="00CB7909" w:rsidRPr="00310C9B">
          <w:rPr>
            <w:rFonts w:eastAsiaTheme="minorEastAsia" w:cstheme="minorHAnsi"/>
            <w:lang w:val="en-GB"/>
          </w:rPr>
          <w:t xml:space="preserve"> </w:t>
        </w:r>
      </w:ins>
      <w:r w:rsidRPr="00310C9B">
        <w:rPr>
          <w:rFonts w:eastAsiaTheme="minorEastAsia" w:cstheme="minorHAnsi"/>
          <w:lang w:val="en-GB"/>
        </w:rPr>
        <w:t xml:space="preserve">metabolism </w:t>
      </w:r>
      <w:del w:id="1509" w:author="Max Lindmark" w:date="2020-05-11T11:40:00Z">
        <w:r w:rsidRPr="00310C9B" w:rsidDel="00CB7909">
          <w:rPr>
            <w:rFonts w:eastAsiaTheme="minorEastAsia" w:cstheme="minorHAnsi"/>
            <w:lang w:val="en-GB"/>
          </w:rPr>
          <w:delText xml:space="preserve">and </w:delText>
        </w:r>
      </w:del>
      <w:del w:id="1510" w:author="Max Lindmark" w:date="2020-05-11T11:39:00Z">
        <w:r w:rsidRPr="00310C9B" w:rsidDel="00CB7909">
          <w:rPr>
            <w:rFonts w:eastAsiaTheme="minorEastAsia" w:cstheme="minorHAnsi"/>
            <w:lang w:val="en-GB"/>
          </w:rPr>
          <w:delText xml:space="preserve">maximum consumption rate </w:delText>
        </w:r>
      </w:del>
      <w:r w:rsidRPr="00310C9B">
        <w:rPr>
          <w:rFonts w:eastAsiaTheme="minorEastAsia" w:cstheme="minorHAnsi"/>
          <w:lang w:val="en-GB"/>
        </w:rPr>
        <w:t xml:space="preserve">are both </w:t>
      </w:r>
      <w:r w:rsidRPr="00310C9B">
        <w:rPr>
          <w:rFonts w:eastAsiaTheme="minorEastAsia" w:cstheme="minorHAnsi"/>
          <w:lang w:val="en-GB"/>
        </w:rPr>
        <w:lastRenderedPageBreak/>
        <w:t>similar (</w:t>
      </w:r>
      <w:del w:id="1511" w:author="Max Lindmark" w:date="2020-05-08T12:49:00Z">
        <w:r w:rsidRPr="00310C9B" w:rsidDel="00E77DC5">
          <w:rPr>
            <w:lang w:val="en-GB"/>
          </w:rPr>
          <w:delText>-</w:delText>
        </w:r>
      </w:del>
      <w:del w:id="1512" w:author="Max Lindmark" w:date="2020-05-11T11:40:00Z">
        <w:r w:rsidRPr="00310C9B" w:rsidDel="00CB7909">
          <w:rPr>
            <w:lang w:val="en-GB"/>
          </w:rPr>
          <w:delText>0.61 [</w:delText>
        </w:r>
      </w:del>
      <w:del w:id="1513" w:author="Max Lindmark" w:date="2020-05-08T12:49:00Z">
        <w:r w:rsidRPr="00310C9B" w:rsidDel="00E77DC5">
          <w:rPr>
            <w:lang w:val="en-GB"/>
          </w:rPr>
          <w:delText>-</w:delText>
        </w:r>
      </w:del>
      <w:del w:id="1514" w:author="Max Lindmark" w:date="2020-05-11T11:10:00Z">
        <w:r w:rsidRPr="00310C9B" w:rsidDel="00E770FA">
          <w:rPr>
            <w:lang w:val="en-GB"/>
          </w:rPr>
          <w:delText xml:space="preserve">0.67, </w:delText>
        </w:r>
      </w:del>
      <w:del w:id="1515" w:author="Max Lindmark" w:date="2020-05-08T12:49:00Z">
        <w:r w:rsidRPr="00310C9B" w:rsidDel="00E77DC5">
          <w:rPr>
            <w:lang w:val="en-GB"/>
          </w:rPr>
          <w:delText>-</w:delText>
        </w:r>
      </w:del>
      <w:del w:id="1516" w:author="Max Lindmark" w:date="2020-05-11T11:40:00Z">
        <w:r w:rsidRPr="00310C9B" w:rsidDel="00CB7909">
          <w:rPr>
            <w:lang w:val="en-GB"/>
          </w:rPr>
          <w:delText xml:space="preserve">0.56] and </w:delText>
        </w:r>
      </w:del>
      <w:del w:id="1517" w:author="Max Lindmark" w:date="2020-05-08T12:49:00Z">
        <w:r w:rsidRPr="00310C9B" w:rsidDel="00E77DC5">
          <w:rPr>
            <w:lang w:val="en-GB"/>
          </w:rPr>
          <w:delText>-</w:delText>
        </w:r>
      </w:del>
      <w:r w:rsidRPr="00310C9B">
        <w:rPr>
          <w:lang w:val="en-GB"/>
        </w:rPr>
        <w:t>0.6</w:t>
      </w:r>
      <w:del w:id="1518" w:author="Max Lindmark" w:date="2020-05-08T12:44:00Z">
        <w:r w:rsidRPr="00310C9B" w:rsidDel="00110B83">
          <w:rPr>
            <w:lang w:val="en-GB"/>
          </w:rPr>
          <w:delText>6</w:delText>
        </w:r>
      </w:del>
      <w:ins w:id="1519" w:author="Max Lindmark" w:date="2020-05-08T12:44:00Z">
        <w:r w:rsidR="00110B83">
          <w:rPr>
            <w:lang w:val="en-GB"/>
          </w:rPr>
          <w:t>9</w:t>
        </w:r>
      </w:ins>
      <w:r w:rsidRPr="00310C9B">
        <w:rPr>
          <w:lang w:val="en-GB"/>
        </w:rPr>
        <w:t xml:space="preserve"> [</w:t>
      </w:r>
      <w:del w:id="1520" w:author="Max Lindmark" w:date="2020-05-08T12:50:00Z">
        <w:r w:rsidRPr="00310C9B" w:rsidDel="00E77DC5">
          <w:rPr>
            <w:lang w:val="en-GB"/>
          </w:rPr>
          <w:delText>-</w:delText>
        </w:r>
      </w:del>
      <w:del w:id="1521" w:author="Max Lindmark" w:date="2020-05-11T11:09:00Z">
        <w:r w:rsidRPr="00310C9B" w:rsidDel="00E770FA">
          <w:rPr>
            <w:lang w:val="en-GB"/>
          </w:rPr>
          <w:delText>0.8</w:delText>
        </w:r>
      </w:del>
      <w:del w:id="1522" w:author="Max Lindmark" w:date="2020-05-08T12:44:00Z">
        <w:r w:rsidRPr="00310C9B" w:rsidDel="00292DB4">
          <w:rPr>
            <w:lang w:val="en-GB"/>
          </w:rPr>
          <w:delText>3</w:delText>
        </w:r>
      </w:del>
      <w:del w:id="1523" w:author="Max Lindmark" w:date="2020-05-11T11:10:00Z">
        <w:r w:rsidRPr="00310C9B" w:rsidDel="00E770FA">
          <w:rPr>
            <w:lang w:val="en-GB"/>
          </w:rPr>
          <w:delText xml:space="preserve">, </w:delText>
        </w:r>
      </w:del>
      <w:del w:id="1524" w:author="Max Lindmark" w:date="2020-05-08T12:50:00Z">
        <w:r w:rsidRPr="00310C9B" w:rsidDel="00E77DC5">
          <w:rPr>
            <w:lang w:val="en-GB"/>
          </w:rPr>
          <w:delText>-</w:delText>
        </w:r>
      </w:del>
      <w:r w:rsidRPr="00310C9B">
        <w:rPr>
          <w:lang w:val="en-GB"/>
        </w:rPr>
        <w:t>0.</w:t>
      </w:r>
      <w:del w:id="1525" w:author="Max Lindmark" w:date="2020-05-08T12:45:00Z">
        <w:r w:rsidRPr="00310C9B" w:rsidDel="00292DB4">
          <w:rPr>
            <w:lang w:val="en-GB"/>
          </w:rPr>
          <w:delText>49</w:delText>
        </w:r>
      </w:del>
      <w:ins w:id="1526" w:author="Max Lindmark" w:date="2020-05-08T12:45:00Z">
        <w:r w:rsidR="00292DB4">
          <w:rPr>
            <w:lang w:val="en-GB"/>
          </w:rPr>
          <w:t>54</w:t>
        </w:r>
      </w:ins>
      <w:ins w:id="1527" w:author="Max Lindmark" w:date="2020-05-11T11:10:00Z">
        <w:r w:rsidR="00E770FA">
          <w:rPr>
            <w:lang w:val="en-GB"/>
          </w:rPr>
          <w:t xml:space="preserve">, </w:t>
        </w:r>
      </w:ins>
      <w:ins w:id="1528" w:author="Max Lindmark" w:date="2020-05-11T11:09:00Z">
        <w:r w:rsidR="00E770FA" w:rsidRPr="00310C9B">
          <w:rPr>
            <w:lang w:val="en-GB"/>
          </w:rPr>
          <w:t>0.8</w:t>
        </w:r>
        <w:r w:rsidR="00E770FA">
          <w:rPr>
            <w:lang w:val="en-GB"/>
          </w:rPr>
          <w:t>4</w:t>
        </w:r>
      </w:ins>
      <w:r w:rsidRPr="00310C9B">
        <w:rPr>
          <w:lang w:val="en-GB"/>
        </w:rPr>
        <w:t>]</w:t>
      </w:r>
      <w:ins w:id="1529" w:author="Max Lindmark" w:date="2020-05-11T11:40:00Z">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ins>
      <w:del w:id="1530" w:author="Max Lindmark" w:date="2020-05-11T11:40:00Z">
        <w:r w:rsidRPr="00310C9B" w:rsidDel="00CB7909">
          <w:rPr>
            <w:lang w:val="en-GB"/>
          </w:rPr>
          <w:delText>,</w:delText>
        </w:r>
      </w:del>
      <w:r w:rsidRPr="00310C9B">
        <w:rPr>
          <w:lang w:val="en-GB"/>
        </w:rPr>
        <w:t xml:space="preserve"> respectively; Fig. </w:t>
      </w:r>
      <w:del w:id="1531" w:author="Max Lindmark" w:date="2020-05-08T13:54:00Z">
        <w:r w:rsidRPr="00310C9B" w:rsidDel="00B23506">
          <w:rPr>
            <w:lang w:val="en-GB"/>
          </w:rPr>
          <w:delText>2</w:delText>
        </w:r>
      </w:del>
      <w:ins w:id="1532" w:author="Max Lindmark" w:date="2020-05-08T13:54:00Z">
        <w:r w:rsidR="00B23506">
          <w:rPr>
            <w:lang w:val="en-GB"/>
          </w:rPr>
          <w:t>3</w:t>
        </w:r>
      </w:ins>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557D0094" w:rsidR="00297FFE" w:rsidRDefault="002D1F5B" w:rsidP="00297FFE">
      <w:pPr>
        <w:spacing w:line="480" w:lineRule="auto"/>
        <w:ind w:firstLine="284"/>
        <w:contextualSpacing/>
        <w:jc w:val="both"/>
        <w:rPr>
          <w:ins w:id="1533" w:author="Max Lindmark" w:date="2020-05-11T11:07:00Z"/>
          <w:lang w:val="en-GB"/>
        </w:rPr>
      </w:pPr>
      <w:ins w:id="1534" w:author="Max Lindmark" w:date="2020-05-11T11:42:00Z">
        <w:r w:rsidRPr="00310C9B">
          <w:rPr>
            <w:rFonts w:eastAsiaTheme="minorEastAsia" w:cstheme="minorHAnsi"/>
            <w:lang w:val="en-GB"/>
          </w:rPr>
          <w:t xml:space="preserve">For maximum consumption, the model with a global interaction term, </w:t>
        </w:r>
      </w:ins>
      <m:oMath>
        <m:sSub>
          <m:sSubPr>
            <m:ctrlPr>
              <w:ins w:id="1535" w:author="Max Lindmark" w:date="2020-05-11T11:42:00Z">
                <w:rPr>
                  <w:rFonts w:ascii="Cambria Math" w:hAnsi="Cambria Math" w:cstheme="minorHAnsi"/>
                  <w:i/>
                  <w:iCs/>
                </w:rPr>
              </w:ins>
            </m:ctrlPr>
          </m:sSubPr>
          <m:e>
            <m:r>
              <w:ins w:id="1536" w:author="Max Lindmark" w:date="2020-05-11T11:42:00Z">
                <w:rPr>
                  <w:rFonts w:ascii="Cambria Math" w:hAnsi="Cambria Math" w:cstheme="minorHAnsi"/>
                </w:rPr>
                <m:t>β</m:t>
              </w:ins>
            </m:r>
          </m:e>
          <m:sub>
            <m:r>
              <w:ins w:id="1537" w:author="Max Lindmark" w:date="2020-05-11T11:42:00Z">
                <w:rPr>
                  <w:rFonts w:ascii="Cambria Math" w:hAnsi="Cambria Math" w:cstheme="minorHAnsi"/>
                  <w:lang w:val="en-GB"/>
                </w:rPr>
                <m:t>3</m:t>
              </w:ins>
            </m:r>
          </m:sub>
        </m:sSub>
      </m:oMath>
      <w:ins w:id="1538" w:author="Max Lindmark" w:date="2020-05-11T11:42:00Z">
        <w:r w:rsidRPr="00310C9B">
          <w:rPr>
            <w:rFonts w:eastAsiaTheme="minorEastAsia" w:cstheme="minorHAnsi"/>
            <w:lang w:val="en-GB"/>
          </w:rPr>
          <w:t xml:space="preserve">, (M2) has a </w:t>
        </w:r>
      </w:ins>
      <m:oMath>
        <m:r>
          <w:ins w:id="1539" w:author="Max Lindmark" w:date="2020-05-11T11:42:00Z">
            <m:rPr>
              <m:sty m:val="p"/>
            </m:rPr>
            <w:rPr>
              <w:rFonts w:ascii="Cambria Math" w:eastAsiaTheme="minorEastAsia" w:hAnsi="Cambria Math" w:cstheme="minorHAnsi"/>
            </w:rPr>
            <m:t>Δ</m:t>
          </w:ins>
        </m:r>
      </m:oMath>
      <w:ins w:id="1540" w:author="Max Lindmark" w:date="2020-05-11T11:42:00Z">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w:ins>
      <m:oMath>
        <m:sSub>
          <m:sSubPr>
            <m:ctrlPr>
              <w:ins w:id="1541" w:author="Max Lindmark" w:date="2020-05-11T11:42:00Z">
                <w:rPr>
                  <w:rFonts w:ascii="Cambria Math" w:hAnsi="Cambria Math" w:cstheme="minorHAnsi"/>
                  <w:i/>
                  <w:iCs/>
                </w:rPr>
              </w:ins>
            </m:ctrlPr>
          </m:sSubPr>
          <m:e>
            <m:r>
              <w:ins w:id="1542" w:author="Max Lindmark" w:date="2020-05-11T11:42:00Z">
                <w:rPr>
                  <w:rFonts w:ascii="Cambria Math" w:hAnsi="Cambria Math" w:cstheme="minorHAnsi"/>
                </w:rPr>
                <m:t>β</m:t>
              </w:ins>
            </m:r>
          </m:e>
          <m:sub>
            <m:r>
              <w:ins w:id="1543" w:author="Max Lindmark" w:date="2020-05-11T11:42:00Z">
                <w:rPr>
                  <w:rFonts w:ascii="Cambria Math" w:hAnsi="Cambria Math" w:cstheme="minorHAnsi"/>
                  <w:lang w:val="en-GB"/>
                </w:rPr>
                <m:t>3</m:t>
              </w:ins>
            </m:r>
          </m:sub>
        </m:sSub>
      </m:oMath>
      <w:ins w:id="1544" w:author="Max Lindmark" w:date="2020-05-11T11:42:00Z">
        <w:r w:rsidRPr="00310C9B">
          <w:rPr>
            <w:rFonts w:eastAsiaTheme="minorEastAsia" w:cstheme="minorHAnsi"/>
            <w:iCs/>
            <w:lang w:val="en-GB"/>
          </w:rPr>
          <w:t xml:space="preserve"> in M2 is </w:t>
        </w:r>
        <w:r w:rsidRPr="00310C9B">
          <w:rPr>
            <w:lang w:val="en-GB"/>
          </w:rPr>
          <w:t>small (posterior median of -0.01 on Arrhenius temperature scale).</w:t>
        </w:r>
      </w:ins>
      <w:r w:rsidR="00297FFE" w:rsidRPr="00310C9B">
        <w:rPr>
          <w:rFonts w:eastAsiaTheme="minorEastAsia" w:cstheme="minorHAnsi"/>
          <w:lang w:val="en-GB"/>
        </w:rPr>
        <w:t>We find strong statistical support for a negative</w:t>
      </w:r>
      <w:ins w:id="1545" w:author="Max Lindmark" w:date="2020-05-18T14:37:00Z">
        <w:r w:rsidR="0068252C">
          <w:rPr>
            <w:rFonts w:eastAsiaTheme="minorEastAsia" w:cstheme="minorHAnsi"/>
            <w:lang w:val="en-GB"/>
          </w:rPr>
          <w:t xml:space="preserve"> (on </w:t>
        </w:r>
        <w:proofErr w:type="spellStart"/>
        <w:r w:rsidR="00420ED6">
          <w:rPr>
            <w:rFonts w:eastAsiaTheme="minorEastAsia" w:cstheme="minorHAnsi"/>
            <w:lang w:val="en-GB"/>
          </w:rPr>
          <w:t>C</w:t>
        </w:r>
        <w:r w:rsidR="0068252C">
          <w:rPr>
            <w:rFonts w:eastAsiaTheme="minorEastAsia" w:cstheme="minorHAnsi"/>
            <w:lang w:val="en-GB"/>
          </w:rPr>
          <w:t>elcius</w:t>
        </w:r>
        <w:proofErr w:type="spellEnd"/>
        <w:r w:rsidR="0068252C">
          <w:rPr>
            <w:rFonts w:eastAsiaTheme="minorEastAsia" w:cstheme="minorHAnsi"/>
            <w:lang w:val="en-GB"/>
          </w:rPr>
          <w:t xml:space="preserve"> scale</w:t>
        </w:r>
        <w:r w:rsidR="00BA6DC3">
          <w:rPr>
            <w:rFonts w:eastAsiaTheme="minorEastAsia" w:cstheme="minorHAnsi"/>
            <w:lang w:val="en-GB"/>
          </w:rPr>
          <w:t>)</w:t>
        </w:r>
      </w:ins>
      <w:r w:rsidR="00297FFE" w:rsidRPr="00310C9B">
        <w:rPr>
          <w:rFonts w:eastAsiaTheme="minorEastAsia" w:cstheme="minorHAnsi"/>
          <w:lang w:val="en-GB"/>
        </w:rPr>
        <w:t xml:space="preserve"> global interaction between the effect of body mass and temperature on metabolic rate</w:t>
      </w:r>
      <w:ins w:id="1546" w:author="Max Lindmark" w:date="2020-05-18T14:37:00Z">
        <w:r w:rsidR="00370874">
          <w:rPr>
            <w:rFonts w:eastAsiaTheme="minorEastAsia" w:cstheme="minorHAnsi"/>
            <w:lang w:val="en-GB"/>
          </w:rPr>
          <w:t xml:space="preserve">, </w:t>
        </w:r>
      </w:ins>
      <w:del w:id="1547" w:author="Max Lindmark" w:date="2020-05-18T14:37:00Z">
        <w:r w:rsidR="00297FFE" w:rsidRPr="00310C9B" w:rsidDel="00370874">
          <w:rPr>
            <w:rFonts w:eastAsiaTheme="minorEastAsia" w:cstheme="minorHAnsi"/>
            <w:lang w:val="en-GB"/>
          </w:rPr>
          <w:delText xml:space="preserve"> (</w:delText>
        </w:r>
      </w:del>
      <w:ins w:id="1548" w:author="Max Lindmark" w:date="2020-05-18T14:37:00Z">
        <w:r w:rsidR="00370874">
          <w:rPr>
            <w:rFonts w:eastAsiaTheme="minorEastAsia" w:cstheme="minorHAnsi"/>
            <w:lang w:val="en-GB"/>
          </w:rPr>
          <w:t xml:space="preserve">as </w:t>
        </w:r>
      </w:ins>
      <w:r w:rsidR="00297FFE" w:rsidRPr="00310C9B">
        <w:rPr>
          <w:rFonts w:eastAsiaTheme="minorEastAsia" w:cstheme="minorHAnsi"/>
          <w:lang w:val="en-GB"/>
        </w:rPr>
        <w:t>99.</w:t>
      </w:r>
      <w:ins w:id="1549" w:author="Max Lindmark" w:date="2020-05-08T13:03:00Z">
        <w:r w:rsidR="003C4538">
          <w:rPr>
            <w:rFonts w:eastAsiaTheme="minorEastAsia" w:cstheme="minorHAnsi"/>
            <w:lang w:val="en-GB"/>
          </w:rPr>
          <w:t>7</w:t>
        </w:r>
      </w:ins>
      <w:del w:id="1550" w:author="Max Lindmark" w:date="2020-05-08T13:03:00Z">
        <w:r w:rsidR="00297FFE" w:rsidRPr="00310C9B" w:rsidDel="003C4538">
          <w:rPr>
            <w:rFonts w:eastAsiaTheme="minorEastAsia" w:cstheme="minorHAnsi"/>
            <w:lang w:val="en-GB"/>
          </w:rPr>
          <w:delText>9</w:delText>
        </w:r>
      </w:del>
      <w:r w:rsidR="00297FFE"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97FFE" w:rsidRPr="00310C9B">
        <w:rPr>
          <w:rFonts w:eastAsiaTheme="minorEastAsia" w:cstheme="minorHAnsi"/>
          <w:iCs/>
          <w:lang w:val="en-GB"/>
        </w:rPr>
        <w:t xml:space="preserve"> is above 0</w:t>
      </w:r>
      <w:del w:id="1551" w:author="Max Lindmark" w:date="2020-05-08T13:03:00Z">
        <w:r w:rsidR="00297FFE" w:rsidRPr="00310C9B" w:rsidDel="005430E1">
          <w:rPr>
            <w:rFonts w:eastAsiaTheme="minorEastAsia" w:cstheme="minorHAnsi"/>
            <w:iCs/>
            <w:lang w:val="en-GB"/>
          </w:rPr>
          <w:delText>,</w:delText>
        </w:r>
      </w:del>
      <w:r w:rsidR="00297FFE" w:rsidRPr="00310C9B">
        <w:rPr>
          <w:rFonts w:eastAsiaTheme="minorEastAsia" w:cstheme="minorHAnsi"/>
          <w:iCs/>
          <w:lang w:val="en-GB"/>
        </w:rPr>
        <w:t xml:space="preserve"> Fig</w:t>
      </w:r>
      <w:del w:id="1552" w:author="Max Lindmark" w:date="2020-05-11T11:16:00Z">
        <w:r w:rsidR="00297FFE" w:rsidRPr="00310C9B" w:rsidDel="001E13C3">
          <w:rPr>
            <w:rFonts w:eastAsiaTheme="minorEastAsia" w:cstheme="minorHAnsi"/>
            <w:iCs/>
            <w:lang w:val="en-GB"/>
          </w:rPr>
          <w:delText>,</w:delText>
        </w:r>
      </w:del>
      <w:ins w:id="1553" w:author="Max Lindmark" w:date="2020-05-11T11:16:00Z">
        <w:r w:rsidR="001E13C3">
          <w:rPr>
            <w:rFonts w:eastAsiaTheme="minorEastAsia" w:cstheme="minorHAnsi"/>
            <w:iCs/>
            <w:lang w:val="en-GB"/>
          </w:rPr>
          <w:t>.</w:t>
        </w:r>
      </w:ins>
      <w:r w:rsidR="00297FFE" w:rsidRPr="00914A50">
        <w:rPr>
          <w:rFonts w:eastAsiaTheme="minorEastAsia" w:cstheme="minorHAnsi"/>
          <w:iCs/>
          <w:lang w:val="en-GB"/>
        </w:rPr>
        <w:t xml:space="preserve"> </w:t>
      </w:r>
      <w:r w:rsidR="00297FFE" w:rsidRPr="00914A50">
        <w:rPr>
          <w:rFonts w:eastAsiaTheme="minorEastAsia" w:cstheme="minorHAnsi"/>
          <w:iCs/>
          <w:lang w:val="en-GB"/>
          <w:rPrChange w:id="1554" w:author="Max Lindmark" w:date="2020-05-19T16:26:00Z">
            <w:rPr>
              <w:rFonts w:eastAsiaTheme="minorEastAsia" w:cstheme="minorHAnsi"/>
              <w:iCs/>
              <w:color w:val="FF0000"/>
              <w:lang w:val="en-GB"/>
            </w:rPr>
          </w:rPrChange>
        </w:rPr>
        <w:t>S</w:t>
      </w:r>
      <w:ins w:id="1555" w:author="Max Lindmark" w:date="2020-05-19T16:26:00Z">
        <w:r w:rsidR="00914A50" w:rsidRPr="00914A50">
          <w:rPr>
            <w:rFonts w:eastAsiaTheme="minorEastAsia" w:cstheme="minorHAnsi"/>
            <w:iCs/>
            <w:lang w:val="en-GB"/>
            <w:rPrChange w:id="1556" w:author="Max Lindmark" w:date="2020-05-19T16:26:00Z">
              <w:rPr>
                <w:rFonts w:eastAsiaTheme="minorEastAsia" w:cstheme="minorHAnsi"/>
                <w:iCs/>
                <w:color w:val="FF0000"/>
                <w:lang w:val="en-GB"/>
              </w:rPr>
            </w:rPrChange>
          </w:rPr>
          <w:t>12</w:t>
        </w:r>
      </w:ins>
      <w:del w:id="1557" w:author="Max Lindmark" w:date="2020-05-19T16:26:00Z">
        <w:r w:rsidR="00297FFE" w:rsidRPr="00B33CF8" w:rsidDel="00914A50">
          <w:rPr>
            <w:rFonts w:eastAsiaTheme="minorEastAsia" w:cstheme="minorHAnsi"/>
            <w:iCs/>
            <w:color w:val="FF0000"/>
            <w:lang w:val="en-GB"/>
          </w:rPr>
          <w:delText>9</w:delText>
        </w:r>
      </w:del>
      <w:del w:id="1558" w:author="Max Lindmark" w:date="2020-05-18T14:37:00Z">
        <w:r w:rsidR="00297FFE" w:rsidRPr="00310C9B" w:rsidDel="00DB5E82">
          <w:rPr>
            <w:rFonts w:eastAsiaTheme="minorEastAsia" w:cstheme="minorHAnsi"/>
            <w:lang w:val="en-GB"/>
          </w:rPr>
          <w:delText>)</w:delText>
        </w:r>
      </w:del>
      <w:ins w:id="1559" w:author="Max Lindmark" w:date="2020-05-08T13:03:00Z">
        <w:r w:rsidR="005430E1">
          <w:rPr>
            <w:rFonts w:eastAsiaTheme="minorEastAsia" w:cstheme="minorHAnsi"/>
            <w:lang w:val="en-GB"/>
          </w:rPr>
          <w:t xml:space="preserve">. However, </w:t>
        </w:r>
      </w:ins>
      <w:del w:id="1560" w:author="Max Lindmark" w:date="2020-05-08T13:03:00Z">
        <w:r w:rsidR="00297FFE" w:rsidRPr="00310C9B" w:rsidDel="005430E1">
          <w:rPr>
            <w:rFonts w:eastAsiaTheme="minorEastAsia" w:cstheme="minorHAnsi"/>
            <w:lang w:val="en-GB"/>
          </w:rPr>
          <w:delText>, yet</w:delText>
        </w:r>
      </w:del>
      <w:r w:rsidR="00297FFE" w:rsidRPr="00310C9B">
        <w:rPr>
          <w:rFonts w:eastAsiaTheme="minorEastAsia" w:cstheme="minorHAnsi"/>
          <w:lang w:val="en-GB"/>
        </w:rPr>
        <w:t xml:space="preserve"> the effect size is </w:t>
      </w:r>
      <w:del w:id="1561" w:author="Max Lindmark" w:date="2020-05-08T13:03:00Z">
        <w:r w:rsidR="00297FFE" w:rsidRPr="00310C9B" w:rsidDel="002D1825">
          <w:rPr>
            <w:rFonts w:eastAsiaTheme="minorEastAsia" w:cstheme="minorHAnsi"/>
            <w:lang w:val="en-GB"/>
          </w:rPr>
          <w:delText xml:space="preserve">relatively </w:delText>
        </w:r>
      </w:del>
      <w:ins w:id="1562" w:author="Max Lindmark" w:date="2020-05-08T13:03:00Z">
        <w:r w:rsidR="002D1825">
          <w:rPr>
            <w:rFonts w:eastAsiaTheme="minorEastAsia" w:cstheme="minorHAnsi"/>
            <w:lang w:val="en-GB"/>
          </w:rPr>
          <w:t xml:space="preserve">very </w:t>
        </w:r>
      </w:ins>
      <w:r w:rsidR="00297FFE" w:rsidRPr="00310C9B">
        <w:rPr>
          <w:rFonts w:eastAsiaTheme="minorEastAsia" w:cstheme="minorHAnsi"/>
          <w:lang w:val="en-GB"/>
        </w:rPr>
        <w:t>small. We estimate it to be 0.01</w:t>
      </w:r>
      <w:del w:id="1563" w:author="Max Lindmark" w:date="2020-05-08T12:52:00Z">
        <w:r w:rsidR="00297FFE" w:rsidRPr="00310C9B" w:rsidDel="009A6A15">
          <w:rPr>
            <w:rFonts w:eastAsiaTheme="minorEastAsia" w:cstheme="minorHAnsi"/>
            <w:lang w:val="en-GB"/>
          </w:rPr>
          <w:delText>7</w:delText>
        </w:r>
      </w:del>
      <w:ins w:id="1564" w:author="Max Lindmark" w:date="2020-05-08T12:52:00Z">
        <w:r w:rsidR="009A6A15">
          <w:rPr>
            <w:rFonts w:eastAsiaTheme="minorEastAsia" w:cstheme="minorHAnsi"/>
            <w:lang w:val="en-GB"/>
          </w:rPr>
          <w:t>4</w:t>
        </w:r>
      </w:ins>
      <w:r w:rsidR="00297FFE" w:rsidRPr="00310C9B">
        <w:rPr>
          <w:rFonts w:eastAsiaTheme="minorEastAsia" w:cstheme="minorHAnsi"/>
          <w:lang w:val="en-GB"/>
        </w:rPr>
        <w:t xml:space="preserve"> [0.00</w:t>
      </w:r>
      <w:del w:id="1565" w:author="Max Lindmark" w:date="2020-05-08T12:53:00Z">
        <w:r w:rsidR="00297FFE" w:rsidRPr="00310C9B" w:rsidDel="00487493">
          <w:rPr>
            <w:rFonts w:eastAsiaTheme="minorEastAsia" w:cstheme="minorHAnsi"/>
            <w:lang w:val="en-GB"/>
          </w:rPr>
          <w:delText>67</w:delText>
        </w:r>
      </w:del>
      <w:ins w:id="1566" w:author="Max Lindmark" w:date="2020-05-08T12:53:00Z">
        <w:r w:rsidR="00487493">
          <w:rPr>
            <w:rFonts w:eastAsiaTheme="minorEastAsia" w:cstheme="minorHAnsi"/>
            <w:lang w:val="en-GB"/>
          </w:rPr>
          <w:t>3</w:t>
        </w:r>
      </w:ins>
      <w:ins w:id="1567" w:author="Max Lindmark" w:date="2020-05-11T11:00:00Z">
        <w:r w:rsidR="00C95BCE">
          <w:rPr>
            <w:rFonts w:eastAsiaTheme="minorEastAsia" w:cstheme="minorHAnsi"/>
            <w:lang w:val="en-GB"/>
          </w:rPr>
          <w:t>9</w:t>
        </w:r>
      </w:ins>
      <w:r w:rsidR="00297FFE" w:rsidRPr="00310C9B">
        <w:rPr>
          <w:rFonts w:eastAsiaTheme="minorEastAsia" w:cstheme="minorHAnsi"/>
          <w:lang w:val="en-GB"/>
        </w:rPr>
        <w:t>, 0.0</w:t>
      </w:r>
      <w:del w:id="1568" w:author="Max Lindmark" w:date="2020-05-08T12:53:00Z">
        <w:r w:rsidR="00297FFE" w:rsidRPr="00310C9B" w:rsidDel="00487493">
          <w:rPr>
            <w:rFonts w:eastAsiaTheme="minorEastAsia" w:cstheme="minorHAnsi"/>
            <w:lang w:val="en-GB"/>
          </w:rPr>
          <w:delText>3</w:delText>
        </w:r>
      </w:del>
      <w:ins w:id="1569" w:author="Max Lindmark" w:date="2020-05-08T12:53:00Z">
        <w:r w:rsidR="00487493">
          <w:rPr>
            <w:rFonts w:eastAsiaTheme="minorEastAsia" w:cstheme="minorHAnsi"/>
            <w:lang w:val="en-GB"/>
          </w:rPr>
          <w:t>24</w:t>
        </w:r>
      </w:ins>
      <w:r w:rsidR="00297FFE" w:rsidRPr="00310C9B">
        <w:rPr>
          <w:rFonts w:eastAsiaTheme="minorEastAsia" w:cstheme="minorHAnsi"/>
          <w:lang w:val="en-GB"/>
        </w:rPr>
        <w:t xml:space="preserve">] on an Arrhenius temperature scale, which corresponds to a decline in the mass scaling exponent of metabolic rate by </w:t>
      </w:r>
      <w:del w:id="1570" w:author="Max Lindmark" w:date="2020-05-08T15:18:00Z">
        <w:r w:rsidR="00297FFE" w:rsidRPr="00310C9B" w:rsidDel="00DD077E">
          <w:rPr>
            <w:rFonts w:eastAsiaTheme="minorEastAsia" w:cstheme="minorHAnsi"/>
            <w:lang w:val="en-GB"/>
          </w:rPr>
          <w:delText>~</w:delText>
        </w:r>
      </w:del>
      <w:r w:rsidR="00297FFE" w:rsidRPr="00310C9B">
        <w:rPr>
          <w:rFonts w:eastAsiaTheme="minorEastAsia" w:cstheme="minorHAnsi"/>
          <w:lang w:val="en-GB"/>
        </w:rPr>
        <w:t>0.002</w:t>
      </w:r>
      <w:del w:id="1571" w:author="Max Lindmark" w:date="2020-05-08T13:10:00Z">
        <w:r w:rsidR="00297FFE" w:rsidRPr="00310C9B" w:rsidDel="001775D4">
          <w:rPr>
            <w:rFonts w:eastAsiaTheme="minorEastAsia" w:cstheme="minorHAnsi"/>
            <w:lang w:val="en-GB"/>
          </w:rPr>
          <w:delText>3</w:delText>
        </w:r>
      </w:del>
      <w:r w:rsidR="00297FFE"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297FFE" w:rsidRPr="00310C9B">
        <w:rPr>
          <w:rFonts w:eastAsiaTheme="minorEastAsia" w:cstheme="minorHAnsi"/>
          <w:lang w:val="en-GB"/>
        </w:rPr>
        <w:t xml:space="preserve">. </w:t>
      </w:r>
      <w:r w:rsidR="00297FFE"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00297FFE" w:rsidRPr="00310C9B">
        <w:rPr>
          <w:rFonts w:eastAsiaTheme="minorEastAsia" w:cstheme="minorHAnsi"/>
          <w:lang w:val="en-GB"/>
        </w:rPr>
        <w:t xml:space="preserve">WAIC of </w:t>
      </w:r>
      <w:ins w:id="1572" w:author="Max Lindmark" w:date="2020-05-08T13:11:00Z">
        <w:r w:rsidR="00BE3AB7">
          <w:rPr>
            <w:rFonts w:eastAsiaTheme="minorEastAsia" w:cstheme="minorHAnsi"/>
            <w:lang w:val="en-GB"/>
          </w:rPr>
          <w:t>0</w:t>
        </w:r>
      </w:ins>
      <w:del w:id="1573" w:author="Max Lindmark" w:date="2020-05-08T13:11:00Z">
        <w:r w:rsidR="00297FFE" w:rsidRPr="00310C9B" w:rsidDel="00BE3AB7">
          <w:rPr>
            <w:rFonts w:eastAsiaTheme="minorEastAsia" w:cstheme="minorHAnsi"/>
            <w:lang w:val="en-GB"/>
          </w:rPr>
          <w:delText>1</w:delText>
        </w:r>
      </w:del>
      <w:r w:rsidR="00297FFE" w:rsidRPr="00310C9B">
        <w:rPr>
          <w:rFonts w:eastAsiaTheme="minorEastAsia" w:cstheme="minorHAnsi"/>
          <w:lang w:val="en-GB"/>
        </w:rPr>
        <w:t>.</w:t>
      </w:r>
      <w:del w:id="1574" w:author="Max Lindmark" w:date="2020-05-08T13:11:00Z">
        <w:r w:rsidR="00297FFE" w:rsidRPr="00310C9B" w:rsidDel="00BE3AB7">
          <w:rPr>
            <w:rFonts w:eastAsiaTheme="minorEastAsia" w:cstheme="minorHAnsi"/>
            <w:lang w:val="en-GB"/>
          </w:rPr>
          <w:delText>2</w:delText>
        </w:r>
      </w:del>
      <w:ins w:id="1575" w:author="Max Lindmark" w:date="2020-05-08T13:11:00Z">
        <w:r w:rsidR="00BE3AB7">
          <w:rPr>
            <w:rFonts w:eastAsiaTheme="minorEastAsia" w:cstheme="minorHAnsi"/>
            <w:lang w:val="en-GB"/>
          </w:rPr>
          <w:t>6</w:t>
        </w:r>
      </w:ins>
      <w:r w:rsidR="00297FFE" w:rsidRPr="00310C9B">
        <w:rPr>
          <w:rFonts w:eastAsiaTheme="minorEastAsia" w:cstheme="minorHAnsi"/>
          <w:lang w:val="en-GB"/>
        </w:rPr>
        <w:t xml:space="preserve">, suggesting it is comparable to the </w:t>
      </w:r>
      <w:del w:id="1576" w:author="Max Lindmark" w:date="2020-05-08T15:26:00Z">
        <w:r w:rsidR="00297FFE" w:rsidRPr="00310C9B" w:rsidDel="008450D7">
          <w:rPr>
            <w:rFonts w:eastAsiaTheme="minorEastAsia" w:cstheme="minorHAnsi"/>
            <w:lang w:val="en-GB"/>
          </w:rPr>
          <w:delText xml:space="preserve">global-interaction only </w:delText>
        </w:r>
      </w:del>
      <w:r w:rsidR="00297FFE" w:rsidRPr="00310C9B">
        <w:rPr>
          <w:rFonts w:eastAsiaTheme="minorEastAsia" w:cstheme="minorHAnsi"/>
          <w:lang w:val="en-GB"/>
        </w:rPr>
        <w:t xml:space="preserve">model </w:t>
      </w:r>
      <w:ins w:id="1577" w:author="Max Lindmark" w:date="2020-05-08T15:26:00Z">
        <w:r w:rsidR="008450D7">
          <w:rPr>
            <w:rFonts w:eastAsiaTheme="minorEastAsia" w:cstheme="minorHAnsi"/>
            <w:lang w:val="en-GB"/>
          </w:rPr>
          <w:t xml:space="preserve">with a </w:t>
        </w:r>
      </w:ins>
      <w:ins w:id="1578" w:author="Max Lindmark" w:date="2020-05-11T11:11:00Z">
        <w:r w:rsidR="00440813">
          <w:rPr>
            <w:rFonts w:eastAsiaTheme="minorEastAsia" w:cstheme="minorHAnsi"/>
            <w:lang w:val="en-GB"/>
          </w:rPr>
          <w:t xml:space="preserve">single </w:t>
        </w:r>
      </w:ins>
      <w:ins w:id="1579" w:author="Max Lindmark" w:date="2020-05-08T15:26:00Z">
        <w:r w:rsidR="008450D7">
          <w:rPr>
            <w:rFonts w:eastAsiaTheme="minorEastAsia" w:cstheme="minorHAnsi"/>
            <w:lang w:val="en-GB"/>
          </w:rPr>
          <w:t>global interaction term</w:t>
        </w:r>
        <w:r w:rsidR="00DC46BB">
          <w:rPr>
            <w:rFonts w:eastAsiaTheme="minorEastAsia" w:cstheme="minorHAnsi"/>
            <w:lang w:val="en-GB"/>
          </w:rPr>
          <w:t xml:space="preserve"> </w:t>
        </w:r>
      </w:ins>
      <w:r w:rsidR="00297FFE" w:rsidRPr="00310C9B">
        <w:rPr>
          <w:rFonts w:eastAsiaTheme="minorEastAsia" w:cstheme="minorHAnsi"/>
          <w:lang w:val="en-GB"/>
        </w:rPr>
        <w:t xml:space="preserve">(M2). We chose the latter to illustrate predictions (Fig. </w:t>
      </w:r>
      <w:del w:id="1580" w:author="Max Lindmark" w:date="2020-05-08T13:54:00Z">
        <w:r w:rsidR="00297FFE" w:rsidRPr="00310C9B" w:rsidDel="004C5E87">
          <w:rPr>
            <w:rFonts w:eastAsiaTheme="minorEastAsia" w:cstheme="minorHAnsi"/>
            <w:lang w:val="en-GB"/>
          </w:rPr>
          <w:delText>1A</w:delText>
        </w:r>
      </w:del>
      <w:ins w:id="1581" w:author="Max Lindmark" w:date="2020-05-08T13:54:00Z">
        <w:r w:rsidR="004C5E87">
          <w:rPr>
            <w:rFonts w:eastAsiaTheme="minorEastAsia" w:cstheme="minorHAnsi"/>
            <w:lang w:val="en-GB"/>
          </w:rPr>
          <w:t>2</w:t>
        </w:r>
        <w:r w:rsidR="00212CFD">
          <w:rPr>
            <w:rFonts w:eastAsiaTheme="minorEastAsia" w:cstheme="minorHAnsi"/>
            <w:lang w:val="en-GB"/>
          </w:rPr>
          <w:t>A</w:t>
        </w:r>
      </w:ins>
      <w:r w:rsidR="00297FFE" w:rsidRPr="00310C9B">
        <w:rPr>
          <w:rFonts w:eastAsiaTheme="minorEastAsia" w:cstheme="minorHAnsi"/>
          <w:lang w:val="en-GB"/>
        </w:rPr>
        <w:t xml:space="preserve">) because of its simpler model structure. </w:t>
      </w:r>
      <w:del w:id="1582" w:author="Max Lindmark" w:date="2020-05-11T11:42:00Z">
        <w:r w:rsidR="00297FFE" w:rsidRPr="00310C9B" w:rsidDel="002D1F5B">
          <w:rPr>
            <w:rFonts w:eastAsiaTheme="minorEastAsia" w:cstheme="minorHAnsi"/>
            <w:lang w:val="en-GB"/>
          </w:rPr>
          <w:delText xml:space="preserve">For maximum consumption, the model with a global interaction term, </w:delText>
        </w:r>
      </w:del>
      <m:oMath>
        <m:sSub>
          <m:sSubPr>
            <m:ctrlPr>
              <w:del w:id="1583" w:author="Max Lindmark" w:date="2020-05-11T11:42:00Z">
                <w:rPr>
                  <w:rFonts w:ascii="Cambria Math" w:hAnsi="Cambria Math" w:cstheme="minorHAnsi"/>
                  <w:i/>
                  <w:iCs/>
                </w:rPr>
              </w:del>
            </m:ctrlPr>
          </m:sSubPr>
          <m:e>
            <m:r>
              <w:del w:id="1584" w:author="Max Lindmark" w:date="2020-05-11T11:42:00Z">
                <w:rPr>
                  <w:rFonts w:ascii="Cambria Math" w:hAnsi="Cambria Math" w:cstheme="minorHAnsi"/>
                </w:rPr>
                <m:t>β</m:t>
              </w:del>
            </m:r>
          </m:e>
          <m:sub>
            <m:r>
              <w:del w:id="1585" w:author="Max Lindmark" w:date="2020-05-11T11:42:00Z">
                <w:rPr>
                  <w:rFonts w:ascii="Cambria Math" w:hAnsi="Cambria Math" w:cstheme="minorHAnsi"/>
                  <w:lang w:val="en-GB"/>
                </w:rPr>
                <m:t>3</m:t>
              </w:del>
            </m:r>
          </m:sub>
        </m:sSub>
      </m:oMath>
      <w:del w:id="1586" w:author="Max Lindmark" w:date="2020-05-11T11:42:00Z">
        <w:r w:rsidR="00297FFE" w:rsidRPr="00310C9B" w:rsidDel="002D1F5B">
          <w:rPr>
            <w:rFonts w:eastAsiaTheme="minorEastAsia" w:cstheme="minorHAnsi"/>
            <w:lang w:val="en-GB"/>
          </w:rPr>
          <w:delText xml:space="preserve">, (M2) has a </w:delText>
        </w:r>
      </w:del>
      <m:oMath>
        <m:r>
          <w:del w:id="1587" w:author="Max Lindmark" w:date="2020-05-11T11:42:00Z">
            <m:rPr>
              <m:sty m:val="p"/>
            </m:rPr>
            <w:rPr>
              <w:rFonts w:ascii="Cambria Math" w:eastAsiaTheme="minorEastAsia" w:hAnsi="Cambria Math" w:cstheme="minorHAnsi"/>
            </w:rPr>
            <m:t>Δ</m:t>
          </w:del>
        </m:r>
      </m:oMath>
      <w:del w:id="1588" w:author="Max Lindmark" w:date="2020-05-11T11:42:00Z">
        <w:r w:rsidR="00297FFE" w:rsidRPr="00310C9B" w:rsidDel="002D1F5B">
          <w:rPr>
            <w:rFonts w:eastAsiaTheme="minorEastAsia" w:cstheme="minorHAnsi"/>
            <w:lang w:val="en-GB"/>
          </w:rPr>
          <w:delText xml:space="preserve">WAIC of </w:delText>
        </w:r>
      </w:del>
      <w:del w:id="1589" w:author="Max Lindmark" w:date="2020-05-08T13:11:00Z">
        <w:r w:rsidR="00297FFE" w:rsidRPr="00310C9B" w:rsidDel="00C825B5">
          <w:rPr>
            <w:rFonts w:eastAsiaTheme="minorEastAsia" w:cstheme="minorHAnsi"/>
            <w:lang w:val="en-GB"/>
          </w:rPr>
          <w:delText>2</w:delText>
        </w:r>
      </w:del>
      <w:del w:id="1590" w:author="Max Lindmark" w:date="2020-05-11T11:42:00Z">
        <w:r w:rsidR="00297FFE" w:rsidRPr="00310C9B" w:rsidDel="002D1F5B">
          <w:rPr>
            <w:rFonts w:eastAsiaTheme="minorEastAsia" w:cstheme="minorHAnsi"/>
            <w:lang w:val="en-GB"/>
          </w:rPr>
          <w:delText xml:space="preserve"> compared to the best model (M5) without an interaction term, meaning that WAIC offers little support for one of these models over the other (Table 2). For illustration of model predictions (Fig. </w:delText>
        </w:r>
      </w:del>
      <w:del w:id="1591" w:author="Max Lindmark" w:date="2020-05-08T13:54:00Z">
        <w:r w:rsidR="00297FFE" w:rsidRPr="00310C9B" w:rsidDel="00015E44">
          <w:rPr>
            <w:rFonts w:eastAsiaTheme="minorEastAsia" w:cstheme="minorHAnsi"/>
            <w:lang w:val="en-GB"/>
          </w:rPr>
          <w:delText>1B</w:delText>
        </w:r>
      </w:del>
      <w:del w:id="1592" w:author="Max Lindmark" w:date="2020-05-11T11:42:00Z">
        <w:r w:rsidR="00297FFE" w:rsidRPr="00310C9B" w:rsidDel="002D1F5B">
          <w:rPr>
            <w:rFonts w:eastAsiaTheme="minorEastAsia" w:cstheme="minorHAnsi"/>
            <w:lang w:val="en-GB"/>
          </w:rPr>
          <w:delText xml:space="preserve">), we therefore chose model M5 (without interaction) because it is simpler and the estimate of </w:delText>
        </w:r>
      </w:del>
      <m:oMath>
        <m:sSub>
          <m:sSubPr>
            <m:ctrlPr>
              <w:del w:id="1593" w:author="Max Lindmark" w:date="2020-05-11T11:42:00Z">
                <w:rPr>
                  <w:rFonts w:ascii="Cambria Math" w:hAnsi="Cambria Math" w:cstheme="minorHAnsi"/>
                  <w:i/>
                  <w:iCs/>
                </w:rPr>
              </w:del>
            </m:ctrlPr>
          </m:sSubPr>
          <m:e>
            <m:r>
              <w:del w:id="1594" w:author="Max Lindmark" w:date="2020-05-11T11:42:00Z">
                <w:rPr>
                  <w:rFonts w:ascii="Cambria Math" w:hAnsi="Cambria Math" w:cstheme="minorHAnsi"/>
                </w:rPr>
                <m:t>β</m:t>
              </w:del>
            </m:r>
          </m:e>
          <m:sub>
            <m:r>
              <w:del w:id="1595" w:author="Max Lindmark" w:date="2020-05-11T11:42:00Z">
                <w:rPr>
                  <w:rFonts w:ascii="Cambria Math" w:hAnsi="Cambria Math" w:cstheme="minorHAnsi"/>
                  <w:lang w:val="en-GB"/>
                </w:rPr>
                <m:t>3</m:t>
              </w:del>
            </m:r>
          </m:sub>
        </m:sSub>
      </m:oMath>
      <w:del w:id="1596" w:author="Max Lindmark" w:date="2020-05-11T11:42:00Z">
        <w:r w:rsidR="00297FFE" w:rsidRPr="00310C9B" w:rsidDel="002D1F5B">
          <w:rPr>
            <w:rFonts w:eastAsiaTheme="minorEastAsia" w:cstheme="minorHAnsi"/>
            <w:iCs/>
            <w:lang w:val="en-GB"/>
          </w:rPr>
          <w:delText xml:space="preserve"> in M2 is </w:delText>
        </w:r>
        <w:r w:rsidR="00297FFE" w:rsidRPr="00310C9B" w:rsidDel="002D1F5B">
          <w:rPr>
            <w:lang w:val="en-GB"/>
          </w:rPr>
          <w:delText>small (posterior median of -0.01</w:delText>
        </w:r>
      </w:del>
      <w:del w:id="1597" w:author="Max Lindmark" w:date="2020-05-08T13:18:00Z">
        <w:r w:rsidR="00297FFE" w:rsidRPr="00310C9B" w:rsidDel="00822370">
          <w:rPr>
            <w:lang w:val="en-GB"/>
          </w:rPr>
          <w:delText>8</w:delText>
        </w:r>
      </w:del>
      <w:del w:id="1598" w:author="Max Lindmark" w:date="2020-05-11T11:42:00Z">
        <w:r w:rsidR="00297FFE" w:rsidRPr="00310C9B" w:rsidDel="002D1F5B">
          <w:rPr>
            <w:lang w:val="en-GB"/>
          </w:rPr>
          <w:delText xml:space="preserve"> on Arrhenius temperature scale).</w:delText>
        </w:r>
      </w:del>
    </w:p>
    <w:p w14:paraId="4F41A54A" w14:textId="77777777" w:rsidR="005B1846" w:rsidRDefault="005B1846" w:rsidP="005B1846">
      <w:pPr>
        <w:spacing w:line="480" w:lineRule="auto"/>
        <w:contextualSpacing/>
        <w:jc w:val="both"/>
        <w:rPr>
          <w:ins w:id="1599" w:author="Max Lindmark" w:date="2020-05-11T11:07:00Z"/>
          <w:rFonts w:cstheme="minorHAnsi"/>
          <w:bCs/>
          <w:i/>
          <w:iCs/>
          <w:lang w:val="en-GB"/>
        </w:rPr>
      </w:pPr>
    </w:p>
    <w:p w14:paraId="3EADE215" w14:textId="5D417061" w:rsidR="005B1846" w:rsidRPr="00B30413" w:rsidRDefault="005B1846" w:rsidP="005B1846">
      <w:pPr>
        <w:spacing w:line="480" w:lineRule="auto"/>
        <w:contextualSpacing/>
        <w:jc w:val="both"/>
        <w:rPr>
          <w:ins w:id="1600" w:author="Max Lindmark" w:date="2020-05-11T11:07:00Z"/>
          <w:rFonts w:cstheme="minorHAnsi"/>
          <w:bCs/>
          <w:i/>
          <w:iCs/>
        </w:rPr>
      </w:pPr>
      <w:ins w:id="1601" w:author="Max Lindmark" w:date="2020-05-11T11:08:00Z">
        <w:r>
          <w:rPr>
            <w:rFonts w:cstheme="minorHAnsi"/>
            <w:bCs/>
            <w:i/>
            <w:iCs/>
            <w:lang w:val="en-GB"/>
          </w:rPr>
          <w:t xml:space="preserve">Including </w:t>
        </w:r>
      </w:ins>
      <w:ins w:id="1602" w:author="Max Lindmark" w:date="2020-05-11T11:07:00Z">
        <w:r w:rsidRPr="00B30413">
          <w:rPr>
            <w:rFonts w:cstheme="minorHAnsi"/>
            <w:bCs/>
            <w:i/>
            <w:iCs/>
            <w:lang w:val="en-GB"/>
          </w:rPr>
          <w:t>peak temperatures</w:t>
        </w:r>
      </w:ins>
    </w:p>
    <w:p w14:paraId="3BD24587" w14:textId="79713F68" w:rsidR="00ED5270" w:rsidRDefault="005F466B" w:rsidP="001E13C3">
      <w:pPr>
        <w:spacing w:line="480" w:lineRule="auto"/>
        <w:contextualSpacing/>
        <w:jc w:val="both"/>
        <w:rPr>
          <w:ins w:id="1603" w:author="Max Lindmark" w:date="2020-05-11T11:18:00Z"/>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w:t>
      </w:r>
      <w:ins w:id="1604" w:author="Max Lindmark" w:date="2020-05-19T14:13:00Z">
        <w:r w:rsidR="00CF7D5E">
          <w:rPr>
            <w:rFonts w:eastAsiaTheme="minorEastAsia" w:cstheme="minorHAnsi"/>
            <w:lang w:val="en-GB"/>
          </w:rPr>
          <w:t xml:space="preserve">many </w:t>
        </w:r>
      </w:ins>
      <w:r w:rsidR="005E0139" w:rsidRPr="006D2E1E">
        <w:rPr>
          <w:rFonts w:eastAsiaTheme="minorEastAsia" w:cstheme="minorHAnsi"/>
          <w:lang w:val="en-GB"/>
        </w:rPr>
        <w:t xml:space="preserve">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w:t>
      </w:r>
      <w:del w:id="1605" w:author="Max Lindmark" w:date="2020-05-19T14:13:00Z">
        <w:r w:rsidR="005E0139" w:rsidRPr="006D2E1E" w:rsidDel="00CF7D5E">
          <w:rPr>
            <w:rFonts w:eastAsiaTheme="minorEastAsia" w:cstheme="minorHAnsi"/>
            <w:lang w:val="en-GB"/>
          </w:rPr>
          <w:delText>unimodal</w:delText>
        </w:r>
      </w:del>
      <w:ins w:id="1606" w:author="Max Lindmark" w:date="2020-05-19T14:13:00Z">
        <w:r w:rsidR="00CF7D5E">
          <w:rPr>
            <w:rFonts w:eastAsiaTheme="minorEastAsia" w:cstheme="minorHAnsi"/>
            <w:lang w:val="en-GB"/>
          </w:rPr>
          <w:t>reach a peak and then decline</w:t>
        </w:r>
      </w:ins>
      <w:r w:rsidR="005E0139" w:rsidRPr="006D2E1E">
        <w:rPr>
          <w:rFonts w:eastAsiaTheme="minorEastAsia" w:cstheme="minorHAnsi"/>
          <w:lang w:val="en-GB"/>
        </w:rPr>
        <w:t xml:space="preserve">.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del w:id="1607" w:author="Max Lindmark" w:date="2020-05-08T13:40:00Z">
        <w:r w:rsidR="008B4C14" w:rsidRPr="006D2E1E" w:rsidDel="001135B6">
          <w:rPr>
            <w:rFonts w:eastAsiaTheme="minorEastAsia" w:cstheme="minorHAnsi"/>
            <w:lang w:val="en-GB"/>
          </w:rPr>
          <w:delText>nine</w:delText>
        </w:r>
        <w:r w:rsidR="00ED7EF3" w:rsidRPr="006D2E1E" w:rsidDel="001135B6">
          <w:rPr>
            <w:rFonts w:eastAsiaTheme="minorEastAsia" w:cstheme="minorHAnsi"/>
            <w:lang w:val="en-GB"/>
          </w:rPr>
          <w:delText xml:space="preserve"> </w:delText>
        </w:r>
      </w:del>
      <w:ins w:id="1608" w:author="Max Lindmark" w:date="2020-05-08T13:40:00Z">
        <w:r w:rsidR="001135B6">
          <w:rPr>
            <w:rFonts w:eastAsiaTheme="minorEastAsia" w:cstheme="minorHAnsi"/>
            <w:lang w:val="en-GB"/>
          </w:rPr>
          <w:t>11</w:t>
        </w:r>
        <w:r w:rsidR="001135B6" w:rsidRPr="006D2E1E">
          <w:rPr>
            <w:rFonts w:eastAsiaTheme="minorEastAsia" w:cstheme="minorHAnsi"/>
            <w:lang w:val="en-GB"/>
          </w:rPr>
          <w:t xml:space="preserve"> </w:t>
        </w:r>
      </w:ins>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ins w:id="1609" w:author="Max Lindmark" w:date="2020-05-08T13:41:00Z">
        <w:r w:rsidR="00F81C78">
          <w:rPr>
            <w:rFonts w:eastAsiaTheme="minorEastAsia" w:cstheme="minorHAnsi"/>
            <w:lang w:val="en-GB"/>
          </w:rPr>
          <w:t xml:space="preserve">hierarchical </w:t>
        </w:r>
      </w:ins>
      <w:del w:id="1610" w:author="Max Lindmark" w:date="2020-05-08T13:37:00Z">
        <w:r w:rsidR="00C9526D" w:rsidRPr="006D2E1E" w:rsidDel="006D2E1E">
          <w:rPr>
            <w:rFonts w:eastAsiaTheme="minorEastAsia" w:cstheme="minorHAnsi"/>
            <w:lang w:val="en-GB"/>
          </w:rPr>
          <w:delText>quadratic</w:delText>
        </w:r>
        <w:r w:rsidR="00734BAD" w:rsidRPr="006D2E1E" w:rsidDel="006D2E1E">
          <w:rPr>
            <w:rFonts w:eastAsiaTheme="minorEastAsia" w:cstheme="minorHAnsi"/>
            <w:lang w:val="en-GB"/>
          </w:rPr>
          <w:delText xml:space="preserve"> </w:delText>
        </w:r>
      </w:del>
      <w:ins w:id="1611" w:author="Max Lindmark" w:date="2020-05-08T13:37:00Z">
        <w:r w:rsidR="006D2E1E">
          <w:rPr>
            <w:rFonts w:eastAsiaTheme="minorEastAsia" w:cstheme="minorHAnsi"/>
            <w:lang w:val="en-GB"/>
          </w:rPr>
          <w:t>polynomial</w:t>
        </w:r>
        <w:r w:rsidR="006D2E1E" w:rsidRPr="006D2E1E">
          <w:rPr>
            <w:rFonts w:eastAsiaTheme="minorEastAsia" w:cstheme="minorHAnsi"/>
            <w:lang w:val="en-GB"/>
          </w:rPr>
          <w:t xml:space="preserve"> </w:t>
        </w:r>
      </w:ins>
      <w:r w:rsidR="00734BAD" w:rsidRPr="006D2E1E">
        <w:rPr>
          <w:rFonts w:eastAsiaTheme="minorEastAsia" w:cstheme="minorHAnsi"/>
          <w:lang w:val="en-GB"/>
        </w:rPr>
        <w:t>models</w:t>
      </w:r>
      <w:r w:rsidR="0079390A" w:rsidRPr="006D2E1E">
        <w:rPr>
          <w:rFonts w:eastAsiaTheme="minorEastAsia" w:cstheme="minorHAnsi"/>
          <w:lang w:val="en-GB"/>
        </w:rPr>
        <w:t xml:space="preserve"> </w:t>
      </w:r>
      <w:ins w:id="1612" w:author="Max Lindmark" w:date="2020-05-08T14:00:00Z">
        <w:r w:rsidR="00A17B60">
          <w:rPr>
            <w:rFonts w:eastAsiaTheme="minorEastAsia" w:cstheme="minorHAnsi"/>
            <w:lang w:val="en-GB"/>
          </w:rPr>
          <w:t>with a random</w:t>
        </w:r>
        <w:r w:rsidR="008C2CC5">
          <w:rPr>
            <w:rFonts w:eastAsiaTheme="minorEastAsia" w:cstheme="minorHAnsi"/>
            <w:lang w:val="en-GB"/>
          </w:rPr>
          <w:t xml:space="preserve"> intercept (</w:t>
        </w:r>
      </w:ins>
      <m:oMath>
        <m:sSub>
          <m:sSubPr>
            <m:ctrlPr>
              <w:ins w:id="1613" w:author="Max Lindmark" w:date="2020-05-08T14:00:00Z">
                <w:rPr>
                  <w:rFonts w:ascii="Cambria Math" w:hAnsi="Cambria Math" w:cstheme="minorHAnsi"/>
                  <w:i/>
                </w:rPr>
              </w:ins>
            </m:ctrlPr>
          </m:sSubPr>
          <m:e>
            <m:r>
              <w:ins w:id="1614" w:author="Max Lindmark" w:date="2020-05-08T14:00:00Z">
                <w:rPr>
                  <w:rFonts w:ascii="Cambria Math" w:hAnsi="Cambria Math" w:cstheme="minorHAnsi"/>
                </w:rPr>
                <m:t>γ</m:t>
              </w:ins>
            </m:r>
          </m:e>
          <m:sub>
            <m:r>
              <w:ins w:id="1615" w:author="Max Lindmark" w:date="2020-05-08T14:00:00Z">
                <w:rPr>
                  <w:rFonts w:ascii="Cambria Math" w:hAnsi="Cambria Math" w:cstheme="minorHAnsi"/>
                </w:rPr>
                <m:t>0</m:t>
              </w:ins>
            </m:r>
          </m:sub>
        </m:sSub>
      </m:oMath>
      <w:ins w:id="1616" w:author="Max Lindmark" w:date="2020-05-08T14:00:00Z">
        <w:r w:rsidR="008C2CC5" w:rsidRPr="00B76DA8">
          <w:rPr>
            <w:rFonts w:eastAsiaTheme="minorEastAsia" w:cstheme="minorHAnsi"/>
            <w:lang w:val="en-US"/>
          </w:rPr>
          <w:t>)</w:t>
        </w:r>
      </w:ins>
      <w:del w:id="1617" w:author="Max Lindmark" w:date="2020-05-08T13:41:00Z">
        <w:r w:rsidR="0079390A" w:rsidRPr="006D2E1E" w:rsidDel="00F81C78">
          <w:rPr>
            <w:rFonts w:eastAsiaTheme="minorEastAsia" w:cstheme="minorHAnsi"/>
            <w:lang w:val="en-GB"/>
          </w:rPr>
          <w:delText>to those species</w:delText>
        </w:r>
        <w:r w:rsidR="00C84B73" w:rsidRPr="006D2E1E" w:rsidDel="00F81C78">
          <w:rPr>
            <w:rFonts w:eastAsiaTheme="minorEastAsia" w:cstheme="minorHAnsi"/>
            <w:lang w:val="en-GB"/>
          </w:rPr>
          <w:delText xml:space="preserve"> </w:delText>
        </w:r>
        <w:r w:rsidR="00224A07" w:rsidRPr="006D2E1E" w:rsidDel="00F81C78">
          <w:rPr>
            <w:rFonts w:eastAsiaTheme="minorEastAsia" w:cstheme="minorHAnsi"/>
            <w:lang w:val="en-GB"/>
          </w:rPr>
          <w:delText xml:space="preserve">separately </w:delText>
        </w:r>
      </w:del>
      <w:del w:id="1618" w:author="Max Lindmark" w:date="2020-05-08T14:09:00Z">
        <w:r w:rsidR="00C84B73" w:rsidRPr="006D2E1E" w:rsidDel="008C457C">
          <w:rPr>
            <w:rFonts w:eastAsiaTheme="minorEastAsia" w:cstheme="minorHAnsi"/>
            <w:lang w:val="en-GB"/>
          </w:rPr>
          <w:delText xml:space="preserve">(Fig. </w:delText>
        </w:r>
      </w:del>
      <w:del w:id="1619" w:author="Max Lindmark" w:date="2020-05-08T13:37:00Z">
        <w:r w:rsidR="009F3E2E" w:rsidRPr="00297ABC" w:rsidDel="00297ABC">
          <w:rPr>
            <w:rFonts w:eastAsiaTheme="minorEastAsia" w:cstheme="minorHAnsi"/>
            <w:highlight w:val="red"/>
            <w:lang w:val="en-GB"/>
            <w:rPrChange w:id="1620" w:author="Max Lindmark" w:date="2020-05-08T13:37:00Z">
              <w:rPr>
                <w:rFonts w:eastAsiaTheme="minorEastAsia" w:cstheme="minorHAnsi"/>
                <w:lang w:val="en-GB"/>
              </w:rPr>
            </w:rPrChange>
          </w:rPr>
          <w:delText>4</w:delText>
        </w:r>
      </w:del>
      <w:del w:id="1621" w:author="Max Lindmark" w:date="2020-05-08T14:09:00Z">
        <w:r w:rsidR="00C84B73" w:rsidRPr="006D2E1E" w:rsidDel="008C457C">
          <w:rPr>
            <w:rFonts w:eastAsiaTheme="minorEastAsia" w:cstheme="minorHAnsi"/>
            <w:lang w:val="en-GB"/>
          </w:rPr>
          <w:delText>)</w:delText>
        </w:r>
        <w:r w:rsidR="0079390A" w:rsidRPr="006D2E1E" w:rsidDel="008C457C">
          <w:rPr>
            <w:rFonts w:eastAsiaTheme="minorEastAsia" w:cstheme="minorHAnsi"/>
            <w:lang w:val="en-GB"/>
          </w:rPr>
          <w:delText>.</w:delText>
        </w:r>
        <w:r w:rsidR="009E7806" w:rsidRPr="006D2E1E" w:rsidDel="008C457C">
          <w:rPr>
            <w:rFonts w:eastAsiaTheme="minorEastAsia" w:cstheme="minorHAnsi"/>
            <w:lang w:val="en-GB"/>
          </w:rPr>
          <w:delText xml:space="preserve"> </w:delText>
        </w:r>
      </w:del>
      <w:ins w:id="1622" w:author="Max Lindmark" w:date="2020-05-08T14:09:00Z">
        <w:r w:rsidR="008C457C">
          <w:rPr>
            <w:rFonts w:eastAsiaTheme="minorEastAsia" w:cstheme="minorHAnsi"/>
            <w:lang w:val="en-GB"/>
          </w:rPr>
          <w:t xml:space="preserve">. </w:t>
        </w:r>
      </w:ins>
      <w:ins w:id="1623" w:author="Max Lindmark" w:date="2020-05-08T14:00:00Z">
        <w:r w:rsidR="009046F9">
          <w:rPr>
            <w:rFonts w:eastAsiaTheme="minorEastAsia" w:cstheme="minorHAnsi"/>
            <w:lang w:val="en-GB"/>
          </w:rPr>
          <w:t>The mo</w:t>
        </w:r>
      </w:ins>
      <w:ins w:id="1624" w:author="Max Lindmark" w:date="2020-05-08T14:01:00Z">
        <w:r w:rsidR="009046F9">
          <w:rPr>
            <w:rFonts w:eastAsiaTheme="minorEastAsia" w:cstheme="minorHAnsi"/>
            <w:lang w:val="en-GB"/>
          </w:rPr>
          <w:t xml:space="preserve">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ins>
      <w:ins w:id="1625" w:author="Max Lindmark" w:date="2020-05-08T14:02:00Z">
        <w:r w:rsidR="00812D19">
          <w:rPr>
            <w:rFonts w:eastAsiaTheme="minorEastAsia" w:cstheme="minorHAnsi"/>
            <w:lang w:val="en-GB"/>
          </w:rPr>
          <w:t xml:space="preserve">slightly </w:t>
        </w:r>
      </w:ins>
      <w:ins w:id="1626" w:author="Max Lindmark" w:date="2020-05-08T14:01:00Z">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ins>
      <w:ins w:id="1627" w:author="Max Lindmark" w:date="2020-05-08T14:02:00Z">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ins>
      <w:ins w:id="1628" w:author="Max Lindmark" w:date="2020-05-08T14:14:00Z">
        <w:r w:rsidR="00DF39DF">
          <w:rPr>
            <w:rFonts w:eastAsiaTheme="minorEastAsia" w:cstheme="minorHAnsi"/>
            <w:lang w:val="en-GB"/>
          </w:rPr>
          <w:t>6</w:t>
        </w:r>
      </w:ins>
      <w:ins w:id="1629" w:author="Max Lindmark" w:date="2020-05-08T14:02:00Z">
        <w:r w:rsidR="008074AD">
          <w:rPr>
            <w:rFonts w:eastAsiaTheme="minorEastAsia" w:cstheme="minorHAnsi"/>
            <w:lang w:val="en-GB"/>
          </w:rPr>
          <w:t>, respectively</w:t>
        </w:r>
      </w:ins>
      <w:ins w:id="1630" w:author="Max Lindmark" w:date="2020-05-08T14:01:00Z">
        <w:r w:rsidR="009046F9">
          <w:rPr>
            <w:rFonts w:eastAsiaTheme="minorEastAsia" w:cstheme="minorHAnsi"/>
            <w:lang w:val="en-GB"/>
          </w:rPr>
          <w:t>)</w:t>
        </w:r>
        <w:r w:rsidR="007717BF">
          <w:rPr>
            <w:rFonts w:eastAsiaTheme="minorEastAsia" w:cstheme="minorHAnsi"/>
            <w:lang w:val="en-GB"/>
          </w:rPr>
          <w:t>.</w:t>
        </w:r>
      </w:ins>
      <w:ins w:id="1631" w:author="Max Lindmark" w:date="2020-05-08T14:02:00Z">
        <w:r w:rsidR="0022319D">
          <w:rPr>
            <w:rFonts w:eastAsiaTheme="minorEastAsia" w:cstheme="minorHAnsi"/>
            <w:lang w:val="en-GB"/>
          </w:rPr>
          <w:t xml:space="preserve"> The equation for </w:t>
        </w:r>
      </w:ins>
      <w:ins w:id="1632" w:author="Max Lindmark" w:date="2020-05-08T14:05:00Z">
        <w:r w:rsidR="00DC5EA8">
          <w:rPr>
            <w:rFonts w:eastAsiaTheme="minorEastAsia" w:cstheme="minorHAnsi"/>
            <w:lang w:val="en-GB"/>
          </w:rPr>
          <w:t xml:space="preserve">rescaled </w:t>
        </w:r>
      </w:ins>
      <w:ins w:id="1633" w:author="Max Lindmark" w:date="2020-05-08T14:06:00Z">
        <w:r w:rsidR="00312DB4">
          <w:rPr>
            <w:rFonts w:eastAsiaTheme="minorEastAsia" w:cstheme="minorHAnsi"/>
            <w:lang w:val="en-GB"/>
          </w:rPr>
          <w:t>mass-</w:t>
        </w:r>
        <w:r w:rsidR="009B7627">
          <w:rPr>
            <w:rFonts w:eastAsiaTheme="minorEastAsia" w:cstheme="minorHAnsi"/>
            <w:lang w:val="en-GB"/>
          </w:rPr>
          <w:t xml:space="preserve">specific </w:t>
        </w:r>
      </w:ins>
      <w:ins w:id="1634" w:author="Max Lindmark" w:date="2020-05-08T14:02:00Z">
        <w:r w:rsidR="0065306D">
          <w:rPr>
            <w:rFonts w:eastAsiaTheme="minorEastAsia" w:cstheme="minorHAnsi"/>
            <w:lang w:val="en-GB"/>
          </w:rPr>
          <w:t>consumption rate over the full temperature range in the data c</w:t>
        </w:r>
      </w:ins>
      <w:ins w:id="1635" w:author="Max Lindmark" w:date="2020-05-08T14:03:00Z">
        <w:r w:rsidR="0065306D">
          <w:rPr>
            <w:rFonts w:eastAsiaTheme="minorEastAsia" w:cstheme="minorHAnsi"/>
            <w:lang w:val="en-GB"/>
          </w:rPr>
          <w:t xml:space="preserve">an therefore be written as: </w:t>
        </w:r>
      </w:ins>
      <m:oMath>
        <m:r>
          <w:ins w:id="1636" w:author="Max Lindmark" w:date="2020-05-08T14:03:00Z">
            <w:rPr>
              <w:rFonts w:ascii="Cambria Math" w:hAnsi="Cambria Math" w:cstheme="minorHAnsi"/>
            </w:rPr>
            <m:t>consumption=</m:t>
          </w:ins>
        </m:r>
        <m:r>
          <w:ins w:id="1637" w:author="Max Lindmark" w:date="2020-05-08T14:05:00Z">
            <w:rPr>
              <w:rFonts w:ascii="Cambria Math" w:hAnsi="Cambria Math" w:cstheme="minorHAnsi"/>
            </w:rPr>
            <m:t>0.83</m:t>
          </w:ins>
        </m:r>
        <m:r>
          <w:ins w:id="1638" w:author="Max Lindmark" w:date="2020-05-08T14:06:00Z">
            <w:rPr>
              <w:rFonts w:ascii="Cambria Math" w:hAnsi="Cambria Math" w:cstheme="minorHAnsi"/>
            </w:rPr>
            <m:t>-0.0019</m:t>
          </w:ins>
        </m:r>
        <m:r>
          <w:ins w:id="1639" w:author="Max Lindmark" w:date="2020-05-08T14:07:00Z">
            <w:rPr>
              <w:rFonts w:ascii="Cambria Math" w:hAnsi="Cambria Math" w:cstheme="minorHAnsi" w:hint="eastAsia"/>
              <w:lang w:val="en-GB"/>
            </w:rPr>
            <m:t>×</m:t>
          </w:ins>
        </m:r>
        <m:r>
          <w:ins w:id="1640" w:author="Max Lindmark" w:date="2020-05-08T14:06:00Z">
            <w:rPr>
              <w:rFonts w:ascii="Cambria Math" w:hAnsi="Cambria Math" w:cstheme="minorHAnsi"/>
            </w:rPr>
            <m:t>m</m:t>
          </w:ins>
        </m:r>
        <m:r>
          <w:ins w:id="1641" w:author="Max Lindmark" w:date="2020-05-08T14:03:00Z">
            <w:rPr>
              <w:rFonts w:ascii="Cambria Math" w:hAnsi="Cambria Math" w:cstheme="minorHAnsi"/>
            </w:rPr>
            <m:t>+</m:t>
          </w:ins>
        </m:r>
        <m:r>
          <w:ins w:id="1642" w:author="Max Lindmark" w:date="2020-05-08T14:07:00Z">
            <w:rPr>
              <w:rFonts w:ascii="Cambria Math" w:hAnsi="Cambria Math" w:cstheme="minorHAnsi"/>
            </w:rPr>
            <m:t>0.048</m:t>
          </w:ins>
        </m:r>
        <m:r>
          <w:ins w:id="1643" w:author="Max Lindmark" w:date="2020-05-08T14:08:00Z">
            <w:rPr>
              <w:rFonts w:ascii="Cambria Math" w:hAnsi="Cambria Math" w:cstheme="minorHAnsi" w:hint="eastAsia"/>
              <w:lang w:val="en-GB"/>
            </w:rPr>
            <m:t>×</m:t>
          </w:ins>
        </m:r>
        <m:sSub>
          <m:sSubPr>
            <m:ctrlPr>
              <w:ins w:id="1644" w:author="Max Lindmark" w:date="2020-05-08T14:03:00Z">
                <w:rPr>
                  <w:rFonts w:ascii="Cambria Math" w:hAnsi="Cambria Math" w:cstheme="minorHAnsi"/>
                  <w:i/>
                </w:rPr>
              </w:ins>
            </m:ctrlPr>
          </m:sSubPr>
          <m:e>
            <m:r>
              <w:ins w:id="1645" w:author="Max Lindmark" w:date="2020-05-08T14:03:00Z">
                <w:rPr>
                  <w:rFonts w:ascii="Cambria Math" w:hAnsi="Cambria Math" w:cstheme="minorHAnsi"/>
                </w:rPr>
                <m:t>t</m:t>
              </w:ins>
            </m:r>
          </m:e>
          <m:sub>
            <m:r>
              <w:ins w:id="1646" w:author="Max Lindmark" w:date="2020-05-08T14:03:00Z">
                <w:rPr>
                  <w:rFonts w:ascii="Cambria Math" w:hAnsi="Cambria Math" w:cstheme="minorHAnsi"/>
                </w:rPr>
                <m:t>C</m:t>
              </w:ins>
            </m:r>
          </m:sub>
        </m:sSub>
        <m:r>
          <w:ins w:id="1647" w:author="Max Lindmark" w:date="2020-05-08T14:08:00Z">
            <w:rPr>
              <w:rFonts w:ascii="Cambria Math" w:hAnsi="Cambria Math" w:cstheme="minorHAnsi"/>
            </w:rPr>
            <m:t>-0.0002</m:t>
          </w:ins>
        </m:r>
        <m:r>
          <w:ins w:id="1648" w:author="Max Lindmark" w:date="2020-05-08T14:08:00Z">
            <w:rPr>
              <w:rFonts w:ascii="Cambria Math" w:hAnsi="Cambria Math" w:cstheme="minorHAnsi" w:hint="eastAsia"/>
              <w:lang w:val="en-GB"/>
            </w:rPr>
            <m:t>×</m:t>
          </w:ins>
        </m:r>
        <m:sSubSup>
          <m:sSubSupPr>
            <m:ctrlPr>
              <w:ins w:id="1649" w:author="Max Lindmark" w:date="2020-05-08T14:03:00Z">
                <w:rPr>
                  <w:rFonts w:ascii="Cambria Math" w:hAnsi="Cambria Math" w:cstheme="minorHAnsi"/>
                  <w:i/>
                </w:rPr>
              </w:ins>
            </m:ctrlPr>
          </m:sSubSupPr>
          <m:e>
            <m:r>
              <w:ins w:id="1650" w:author="Max Lindmark" w:date="2020-05-08T14:03:00Z">
                <w:rPr>
                  <w:rFonts w:ascii="Cambria Math" w:hAnsi="Cambria Math" w:cstheme="minorHAnsi"/>
                </w:rPr>
                <m:t>t</m:t>
              </w:ins>
            </m:r>
          </m:e>
          <m:sub>
            <m:r>
              <w:ins w:id="1651" w:author="Max Lindmark" w:date="2020-05-08T14:03:00Z">
                <w:rPr>
                  <w:rFonts w:ascii="Cambria Math" w:hAnsi="Cambria Math" w:cstheme="minorHAnsi"/>
                </w:rPr>
                <m:t>C</m:t>
              </w:ins>
            </m:r>
          </m:sub>
          <m:sup>
            <m:r>
              <w:ins w:id="1652" w:author="Max Lindmark" w:date="2020-05-08T14:03:00Z">
                <w:rPr>
                  <w:rFonts w:ascii="Cambria Math" w:hAnsi="Cambria Math" w:cstheme="minorHAnsi"/>
                </w:rPr>
                <m:t>2</m:t>
              </w:ins>
            </m:r>
          </m:sup>
        </m:sSubSup>
        <m:r>
          <w:ins w:id="1653" w:author="Max Lindmark" w:date="2020-05-08T14:13:00Z">
            <w:rPr>
              <w:rFonts w:ascii="Cambria Math" w:hAnsi="Cambria Math" w:cstheme="minorHAnsi"/>
            </w:rPr>
            <m:t>-</m:t>
          </w:ins>
        </m:r>
        <m:r>
          <w:ins w:id="1654" w:author="Max Lindmark" w:date="2020-05-08T14:08:00Z">
            <w:rPr>
              <w:rFonts w:ascii="Cambria Math" w:hAnsi="Cambria Math" w:cstheme="minorHAnsi"/>
            </w:rPr>
            <m:t>0.0000</m:t>
          </w:ins>
        </m:r>
        <m:r>
          <w:ins w:id="1655" w:author="Max Lindmark" w:date="2020-05-11T11:16:00Z">
            <w:rPr>
              <w:rFonts w:ascii="Cambria Math" w:hAnsi="Cambria Math" w:cstheme="minorHAnsi"/>
            </w:rPr>
            <m:t>4</m:t>
          </w:ins>
        </m:r>
        <m:r>
          <w:ins w:id="1656" w:author="Max Lindmark" w:date="2020-05-08T14:08:00Z">
            <w:rPr>
              <w:rFonts w:ascii="Cambria Math" w:hAnsi="Cambria Math" w:cstheme="minorHAnsi" w:hint="eastAsia"/>
              <w:lang w:val="en-GB"/>
            </w:rPr>
            <m:t>×</m:t>
          </w:ins>
        </m:r>
        <m:sSubSup>
          <m:sSubSupPr>
            <m:ctrlPr>
              <w:ins w:id="1657" w:author="Max Lindmark" w:date="2020-05-08T14:03:00Z">
                <w:rPr>
                  <w:rFonts w:ascii="Cambria Math" w:hAnsi="Cambria Math" w:cstheme="minorHAnsi"/>
                  <w:i/>
                </w:rPr>
              </w:ins>
            </m:ctrlPr>
          </m:sSubSupPr>
          <m:e>
            <m:r>
              <w:ins w:id="1658" w:author="Max Lindmark" w:date="2020-05-08T14:03:00Z">
                <w:rPr>
                  <w:rFonts w:ascii="Cambria Math" w:hAnsi="Cambria Math" w:cstheme="minorHAnsi"/>
                </w:rPr>
                <m:t>t</m:t>
              </w:ins>
            </m:r>
          </m:e>
          <m:sub>
            <m:r>
              <w:ins w:id="1659" w:author="Max Lindmark" w:date="2020-05-08T14:03:00Z">
                <w:rPr>
                  <w:rFonts w:ascii="Cambria Math" w:hAnsi="Cambria Math" w:cstheme="minorHAnsi"/>
                </w:rPr>
                <m:t>C</m:t>
              </w:ins>
            </m:r>
          </m:sub>
          <m:sup>
            <m:r>
              <w:ins w:id="1660" w:author="Max Lindmark" w:date="2020-05-08T14:03:00Z">
                <w:rPr>
                  <w:rFonts w:ascii="Cambria Math" w:hAnsi="Cambria Math" w:cstheme="minorHAnsi"/>
                </w:rPr>
                <m:t>3</m:t>
              </w:ins>
            </m:r>
          </m:sup>
        </m:sSubSup>
      </m:oMath>
      <w:ins w:id="1661" w:author="Max Lindmark" w:date="2020-05-08T14:09:00Z">
        <w:r w:rsidR="00904E3E" w:rsidRPr="00B76DA8">
          <w:rPr>
            <w:rFonts w:eastAsiaTheme="minorEastAsia" w:cstheme="minorHAnsi"/>
            <w:lang w:val="en-US"/>
          </w:rPr>
          <w:t xml:space="preserve"> </w:t>
        </w:r>
      </w:ins>
      <w:r w:rsidR="00904E3E" w:rsidRPr="00FF5BFA">
        <w:rPr>
          <w:rFonts w:eastAsiaTheme="minorEastAsia" w:cstheme="minorHAnsi"/>
          <w:lang w:val="en-US"/>
        </w:rPr>
        <w:t>(</w:t>
      </w:r>
      <w:r w:rsidR="00904E3E" w:rsidRPr="00FF5BFA">
        <w:rPr>
          <w:rFonts w:eastAsiaTheme="minorEastAsia" w:cstheme="minorHAnsi"/>
          <w:lang w:val="en-US"/>
          <w:rPrChange w:id="1662" w:author="Max Lindmark" w:date="2020-05-19T16:26:00Z">
            <w:rPr>
              <w:rFonts w:eastAsiaTheme="minorEastAsia" w:cstheme="minorHAnsi"/>
              <w:color w:val="FF0000"/>
              <w:lang w:val="en-US"/>
            </w:rPr>
          </w:rPrChange>
        </w:rPr>
        <w:t>Fig. S</w:t>
      </w:r>
      <w:ins w:id="1663" w:author="Max Lindmark" w:date="2020-05-19T16:26:00Z">
        <w:r w:rsidR="00FF5BFA" w:rsidRPr="00FF5BFA">
          <w:rPr>
            <w:rFonts w:eastAsiaTheme="minorEastAsia" w:cstheme="minorHAnsi"/>
            <w:lang w:val="en-US"/>
            <w:rPrChange w:id="1664" w:author="Max Lindmark" w:date="2020-05-19T16:26:00Z">
              <w:rPr>
                <w:rFonts w:eastAsiaTheme="minorEastAsia" w:cstheme="minorHAnsi"/>
                <w:color w:val="FF0000"/>
                <w:lang w:val="en-US"/>
              </w:rPr>
            </w:rPrChange>
          </w:rPr>
          <w:t>13</w:t>
        </w:r>
      </w:ins>
      <w:del w:id="1665" w:author="Max Lindmark" w:date="2020-05-19T16:26:00Z">
        <w:r w:rsidR="00904E3E" w:rsidRPr="00FF5BFA" w:rsidDel="00FF5BFA">
          <w:rPr>
            <w:rFonts w:eastAsiaTheme="minorEastAsia" w:cstheme="minorHAnsi"/>
            <w:lang w:val="en-US"/>
            <w:rPrChange w:id="1666" w:author="Max Lindmark" w:date="2020-05-19T16:26:00Z">
              <w:rPr>
                <w:rFonts w:eastAsiaTheme="minorEastAsia" w:cstheme="minorHAnsi"/>
                <w:color w:val="FF0000"/>
                <w:lang w:val="en-US"/>
              </w:rPr>
            </w:rPrChange>
          </w:rPr>
          <w:delText>X</w:delText>
        </w:r>
      </w:del>
      <w:r w:rsidR="00904E3E" w:rsidRPr="00FF5BFA">
        <w:rPr>
          <w:rFonts w:eastAsiaTheme="minorEastAsia" w:cstheme="minorHAnsi"/>
          <w:lang w:val="en-US"/>
        </w:rPr>
        <w:t>)</w:t>
      </w:r>
      <w:r w:rsidR="006415B9">
        <w:rPr>
          <w:rFonts w:eastAsiaTheme="minorEastAsia" w:cstheme="minorHAnsi"/>
          <w:lang w:val="en-GB"/>
        </w:rPr>
        <w:t>.</w:t>
      </w:r>
      <w:r w:rsidR="009046F9">
        <w:rPr>
          <w:rFonts w:eastAsiaTheme="minorEastAsia" w:cstheme="minorHAnsi"/>
          <w:lang w:val="en-GB"/>
        </w:rPr>
        <w:t xml:space="preserve"> </w:t>
      </w:r>
    </w:p>
    <w:p w14:paraId="7D37A5AE" w14:textId="1EF65872" w:rsidR="00A02A57" w:rsidRPr="006D2E1E" w:rsidDel="00ED5270" w:rsidRDefault="0018027C">
      <w:pPr>
        <w:spacing w:line="480" w:lineRule="auto"/>
        <w:ind w:firstLine="284"/>
        <w:contextualSpacing/>
        <w:jc w:val="both"/>
        <w:rPr>
          <w:del w:id="1667" w:author="Max Lindmark" w:date="2020-05-11T11:18:00Z"/>
          <w:rFonts w:eastAsiaTheme="minorEastAsia" w:cstheme="minorHAnsi"/>
          <w:lang w:val="en-GB"/>
        </w:rPr>
        <w:pPrChange w:id="1668" w:author="Max Lindmark" w:date="2020-05-11T11:18:00Z">
          <w:pPr>
            <w:spacing w:line="480" w:lineRule="auto"/>
            <w:contextualSpacing/>
            <w:jc w:val="both"/>
          </w:pPr>
        </w:pPrChange>
      </w:pPr>
      <w:r w:rsidRPr="006D2E1E">
        <w:rPr>
          <w:rFonts w:eastAsiaTheme="minorEastAsia" w:cstheme="minorHAnsi"/>
          <w:lang w:val="en-GB"/>
        </w:rPr>
        <w:lastRenderedPageBreak/>
        <w:t xml:space="preserve">The </w:t>
      </w:r>
      <w:del w:id="1669" w:author="Max Lindmark" w:date="2020-05-11T11:17:00Z">
        <w:r w:rsidRPr="006D2E1E" w:rsidDel="00125F07">
          <w:rPr>
            <w:rFonts w:eastAsiaTheme="minorEastAsia" w:cstheme="minorHAnsi"/>
            <w:lang w:val="en-GB"/>
          </w:rPr>
          <w:delText>unimodal temperature</w:delText>
        </w:r>
        <w:r w:rsidR="00BB38CF" w:rsidRPr="006D2E1E" w:rsidDel="00125F07">
          <w:rPr>
            <w:rFonts w:eastAsiaTheme="minorEastAsia" w:cstheme="minorHAnsi"/>
            <w:lang w:val="en-GB"/>
          </w:rPr>
          <w:delText xml:space="preserve"> </w:delText>
        </w:r>
        <w:r w:rsidRPr="006D2E1E" w:rsidDel="00125F07">
          <w:rPr>
            <w:rFonts w:eastAsiaTheme="minorEastAsia" w:cstheme="minorHAnsi"/>
            <w:lang w:val="en-GB"/>
          </w:rPr>
          <w:delText xml:space="preserve">dependence </w:delText>
        </w:r>
      </w:del>
      <w:r w:rsidR="002A6E0F" w:rsidRPr="006D2E1E">
        <w:rPr>
          <w:rFonts w:eastAsiaTheme="minorEastAsia" w:cstheme="minorHAnsi"/>
          <w:lang w:val="en-GB"/>
        </w:rPr>
        <w:t>impli</w:t>
      </w:r>
      <w:ins w:id="1670" w:author="Max Lindmark" w:date="2020-05-11T11:17:00Z">
        <w:r w:rsidR="00125F07">
          <w:rPr>
            <w:rFonts w:eastAsiaTheme="minorEastAsia" w:cstheme="minorHAnsi"/>
            <w:lang w:val="en-GB"/>
          </w:rPr>
          <w:t>cation of a peak in consumption rate over temperature</w:t>
        </w:r>
      </w:ins>
      <w:del w:id="1671" w:author="Max Lindmark" w:date="2020-05-11T11:17:00Z">
        <w:r w:rsidR="002A6E0F" w:rsidRPr="006D2E1E" w:rsidDel="00125F07">
          <w:rPr>
            <w:rFonts w:eastAsiaTheme="minorEastAsia" w:cstheme="minorHAnsi"/>
            <w:lang w:val="en-GB"/>
          </w:rPr>
          <w:delText>es</w:delText>
        </w:r>
      </w:del>
      <w:r w:rsidR="002A6E0F" w:rsidRPr="006D2E1E">
        <w:rPr>
          <w:rFonts w:eastAsiaTheme="minorEastAsia" w:cstheme="minorHAnsi"/>
          <w:lang w:val="en-GB"/>
        </w:rPr>
        <w:t xml:space="preserve"> </w:t>
      </w:r>
      <w:ins w:id="1672" w:author="Max Lindmark" w:date="2020-05-11T11:17:00Z">
        <w:r w:rsidR="00125F07">
          <w:rPr>
            <w:rFonts w:eastAsiaTheme="minorEastAsia" w:cstheme="minorHAnsi"/>
            <w:lang w:val="en-GB"/>
          </w:rPr>
          <w:t xml:space="preserve">is </w:t>
        </w:r>
      </w:ins>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ins w:id="1673" w:author="Max Lindmark" w:date="2020-05-08T14:13:00Z">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ins>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del w:id="1674" w:author="Max Lindmark" w:date="2020-05-11T11:44:00Z">
        <w:r w:rsidR="004F3D9C" w:rsidRPr="006D2E1E" w:rsidDel="00956A63">
          <w:rPr>
            <w:rFonts w:eastAsiaTheme="minorEastAsia" w:cstheme="minorHAnsi"/>
            <w:lang w:val="en-GB"/>
          </w:rPr>
          <w:delText xml:space="preserve"> </w:delText>
        </w:r>
      </w:del>
      <w:ins w:id="1675" w:author="Max Lindmark" w:date="2020-05-11T11:17:00Z">
        <w:r w:rsidR="00B32E2B">
          <w:rPr>
            <w:rFonts w:eastAsiaTheme="minorEastAsia" w:cstheme="minorHAnsi"/>
            <w:lang w:val="en-GB"/>
          </w:rPr>
          <w:t xml:space="preserve"> </w:t>
        </w:r>
      </w:ins>
      <w:del w:id="1676" w:author="Max Lindmark" w:date="2020-05-11T11:17:00Z">
        <w:r w:rsidR="00B10C5E" w:rsidRPr="006D2E1E" w:rsidDel="00B32E2B">
          <w:rPr>
            <w:rFonts w:eastAsiaTheme="minorEastAsia" w:cstheme="minorHAnsi"/>
            <w:lang w:val="en-GB"/>
          </w:rPr>
          <w:delText xml:space="preserve">In other words, </w:delText>
        </w:r>
      </w:del>
      <w:del w:id="1677" w:author="Max Lindmark" w:date="2020-05-11T11:44:00Z">
        <w:r w:rsidR="00B10C5E" w:rsidRPr="006D2E1E" w:rsidDel="00956A63">
          <w:rPr>
            <w:rFonts w:eastAsiaTheme="minorEastAsia" w:cstheme="minorHAnsi"/>
            <w:lang w:val="en-GB"/>
          </w:rPr>
          <w:delText>t</w:delText>
        </w:r>
      </w:del>
      <w:ins w:id="1678" w:author="Max Lindmark" w:date="2020-05-11T11:44:00Z">
        <w:r w:rsidR="00956A63">
          <w:rPr>
            <w:rFonts w:eastAsiaTheme="minorEastAsia" w:cstheme="minorHAnsi"/>
            <w:lang w:val="en-GB"/>
          </w:rPr>
          <w:t>T</w:t>
        </w:r>
      </w:ins>
      <w:r w:rsidR="00B10C5E" w:rsidRPr="006D2E1E">
        <w:rPr>
          <w:rFonts w:eastAsiaTheme="minorEastAsia" w:cstheme="minorHAnsi"/>
          <w:lang w:val="en-GB"/>
        </w:rPr>
        <w:t>h</w:t>
      </w:r>
      <w:ins w:id="1679" w:author="Max Lindmark" w:date="2020-05-18T14:40:00Z">
        <w:r w:rsidR="00287990">
          <w:rPr>
            <w:rFonts w:eastAsiaTheme="minorEastAsia" w:cstheme="minorHAnsi"/>
            <w:lang w:val="en-GB"/>
          </w:rPr>
          <w:t xml:space="preserve">is means that </w:t>
        </w:r>
      </w:ins>
      <w:del w:id="1680" w:author="Max Lindmark" w:date="2020-05-18T14:40:00Z">
        <w:r w:rsidR="00B10C5E" w:rsidRPr="006D2E1E" w:rsidDel="00287990">
          <w:rPr>
            <w:rFonts w:eastAsiaTheme="minorEastAsia" w:cstheme="minorHAnsi"/>
            <w:lang w:val="en-GB"/>
          </w:rPr>
          <w:delText>e</w:delText>
        </w:r>
      </w:del>
      <w:r w:rsidR="00B10C5E" w:rsidRPr="006D2E1E">
        <w:rPr>
          <w:rFonts w:eastAsiaTheme="minorEastAsia" w:cstheme="minorHAnsi"/>
          <w:lang w:val="en-GB"/>
        </w:rPr>
        <w:t xml:space="preserv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del w:id="1681" w:author="Max Lindmark" w:date="2020-05-08T13:48:00Z">
        <w:r w:rsidR="009C2179" w:rsidRPr="006D2E1E" w:rsidDel="004A5E3D">
          <w:rPr>
            <w:rFonts w:eastAsiaTheme="minorEastAsia" w:cstheme="minorHAnsi"/>
            <w:lang w:val="en-GB"/>
          </w:rPr>
          <w:delText>optimum</w:delText>
        </w:r>
        <w:r w:rsidR="005C3226" w:rsidRPr="006D2E1E" w:rsidDel="004A5E3D">
          <w:rPr>
            <w:rFonts w:eastAsiaTheme="minorEastAsia" w:cstheme="minorHAnsi"/>
            <w:lang w:val="en-GB"/>
          </w:rPr>
          <w:delText xml:space="preserve"> </w:delText>
        </w:r>
      </w:del>
      <w:ins w:id="1682" w:author="Max Lindmark" w:date="2020-05-08T13:48:00Z">
        <w:r w:rsidR="004A5E3D">
          <w:rPr>
            <w:rFonts w:eastAsiaTheme="minorEastAsia" w:cstheme="minorHAnsi"/>
            <w:lang w:val="en-GB"/>
          </w:rPr>
          <w:t>peak</w:t>
        </w:r>
        <w:r w:rsidR="004A5E3D" w:rsidRPr="006D2E1E">
          <w:rPr>
            <w:rFonts w:eastAsiaTheme="minorEastAsia" w:cstheme="minorHAnsi"/>
            <w:lang w:val="en-GB"/>
          </w:rPr>
          <w:t xml:space="preserve"> </w:t>
        </w:r>
      </w:ins>
      <w:r w:rsidR="005C3226" w:rsidRPr="006D2E1E">
        <w:rPr>
          <w:rFonts w:eastAsiaTheme="minorEastAsia" w:cstheme="minorHAnsi"/>
          <w:lang w:val="en-GB"/>
        </w:rPr>
        <w:t>temperature</w:t>
      </w:r>
      <w:ins w:id="1683" w:author="Max Lindmark" w:date="2020-05-18T14:40:00Z">
        <w:r w:rsidR="00287990">
          <w:rPr>
            <w:rFonts w:eastAsiaTheme="minorEastAsia" w:cstheme="minorHAnsi"/>
            <w:lang w:val="en-GB"/>
          </w:rPr>
          <w:t xml:space="preserve"> and that </w:t>
        </w:r>
      </w:ins>
      <w:del w:id="1684" w:author="Max Lindmark" w:date="2020-05-18T14:40:00Z">
        <w:r w:rsidR="009C2179" w:rsidRPr="006D2E1E" w:rsidDel="00287990">
          <w:rPr>
            <w:rFonts w:eastAsiaTheme="minorEastAsia" w:cstheme="minorHAnsi"/>
            <w:lang w:val="en-GB"/>
          </w:rPr>
          <w:delText>.</w:delText>
        </w:r>
        <w:r w:rsidR="000A0AC1" w:rsidRPr="006D2E1E" w:rsidDel="00287990">
          <w:rPr>
            <w:rFonts w:eastAsiaTheme="minorEastAsia" w:cstheme="minorHAnsi"/>
            <w:lang w:val="en-GB"/>
          </w:rPr>
          <w:delText xml:space="preserve"> </w:delText>
        </w:r>
      </w:del>
      <w:del w:id="1685" w:author="Max Lindmark" w:date="2020-05-08T13:49:00Z">
        <w:r w:rsidR="000A0AC1" w:rsidRPr="006D2E1E" w:rsidDel="00B83368">
          <w:rPr>
            <w:rFonts w:eastAsiaTheme="minorEastAsia" w:cstheme="minorHAnsi"/>
            <w:lang w:val="en-GB"/>
          </w:rPr>
          <w:delText>However,</w:delText>
        </w:r>
        <w:r w:rsidR="005827B8" w:rsidRPr="006D2E1E" w:rsidDel="00B83368">
          <w:rPr>
            <w:rFonts w:eastAsiaTheme="minorEastAsia" w:cstheme="minorHAnsi"/>
            <w:lang w:val="en-GB"/>
          </w:rPr>
          <w:delText xml:space="preserve"> </w:delText>
        </w:r>
        <w:r w:rsidR="006271E4" w:rsidRPr="006D2E1E" w:rsidDel="00B83368">
          <w:rPr>
            <w:rFonts w:eastAsiaTheme="minorEastAsia" w:cstheme="minorHAnsi"/>
            <w:lang w:val="en-GB"/>
          </w:rPr>
          <w:delText xml:space="preserve">when standardizing the temperature data to a common unit, here </w:delText>
        </w:r>
        <w:r w:rsidR="006B5E92" w:rsidRPr="006D2E1E" w:rsidDel="00B83368">
          <w:rPr>
            <w:rFonts w:eastAsiaTheme="minorEastAsia" w:cstheme="minorHAnsi"/>
            <w:lang w:val="en-GB"/>
          </w:rPr>
          <w:delText>relative to median temperature in the environment</w:delText>
        </w:r>
        <w:r w:rsidR="00F860BD" w:rsidRPr="006D2E1E" w:rsidDel="00B83368">
          <w:rPr>
            <w:rFonts w:eastAsiaTheme="minorEastAsia" w:cstheme="minorHAnsi"/>
            <w:lang w:val="en-GB"/>
          </w:rPr>
          <w:delText xml:space="preserve"> (i.e. </w:delText>
        </w:r>
      </w:del>
      <m:oMath>
        <m:sSub>
          <m:sSubPr>
            <m:ctrlPr>
              <w:del w:id="1686" w:author="Max Lindmark" w:date="2020-05-08T13:49:00Z">
                <w:rPr>
                  <w:rFonts w:ascii="Cambria Math" w:eastAsiaTheme="minorEastAsia" w:hAnsi="Cambria Math" w:cstheme="minorHAnsi"/>
                  <w:i/>
                </w:rPr>
              </w:del>
            </m:ctrlPr>
          </m:sSubPr>
          <m:e>
            <m:r>
              <w:del w:id="1687" w:author="Max Lindmark" w:date="2020-05-08T13:49:00Z">
                <w:rPr>
                  <w:rFonts w:ascii="Cambria Math" w:eastAsiaTheme="minorEastAsia" w:hAnsi="Cambria Math" w:cstheme="minorHAnsi"/>
                </w:rPr>
                <m:t>T</m:t>
              </w:del>
            </m:r>
          </m:e>
          <m:sub>
            <m:r>
              <w:del w:id="1688" w:author="Max Lindmark" w:date="2020-05-08T13:49:00Z">
                <w:rPr>
                  <w:rFonts w:ascii="Cambria Math" w:eastAsiaTheme="minorEastAsia" w:hAnsi="Cambria Math" w:cstheme="minorHAnsi"/>
                </w:rPr>
                <m:t>C</m:t>
              </w:del>
            </m:r>
            <m:r>
              <w:del w:id="1689" w:author="Max Lindmark" w:date="2020-05-08T13:49:00Z">
                <w:rPr>
                  <w:rFonts w:ascii="Cambria Math" w:eastAsiaTheme="minorEastAsia" w:hAnsi="Cambria Math" w:cstheme="minorHAnsi"/>
                  <w:lang w:val="en-GB"/>
                </w:rPr>
                <m:t>,</m:t>
              </w:del>
            </m:r>
            <m:r>
              <w:del w:id="1690" w:author="Max Lindmark" w:date="2020-05-08T13:49:00Z">
                <w:rPr>
                  <w:rFonts w:ascii="Cambria Math" w:eastAsiaTheme="minorEastAsia" w:hAnsi="Cambria Math" w:cstheme="minorHAnsi"/>
                </w:rPr>
                <m:t>i</m:t>
              </w:del>
            </m:r>
            <m:r>
              <w:del w:id="1691" w:author="Max Lindmark" w:date="2020-05-08T13:49:00Z">
                <w:rPr>
                  <w:rFonts w:ascii="Cambria Math" w:eastAsiaTheme="minorEastAsia" w:hAnsi="Cambria Math" w:cstheme="minorHAnsi"/>
                  <w:lang w:val="en-GB"/>
                </w:rPr>
                <m:t>,</m:t>
              </w:del>
            </m:r>
            <m:r>
              <w:del w:id="1692" w:author="Max Lindmark" w:date="2020-05-08T13:49:00Z">
                <w:rPr>
                  <w:rFonts w:ascii="Cambria Math" w:eastAsiaTheme="minorEastAsia" w:hAnsi="Cambria Math" w:cstheme="minorHAnsi"/>
                </w:rPr>
                <m:t>j</m:t>
              </w:del>
            </m:r>
          </m:sub>
        </m:sSub>
        <m:r>
          <w:del w:id="1693" w:author="Max Lindmark" w:date="2020-05-08T13:49:00Z">
            <w:rPr>
              <w:rFonts w:ascii="Cambria Math" w:eastAsiaTheme="minorEastAsia" w:hAnsi="Cambria Math" w:cstheme="minorHAnsi"/>
              <w:lang w:val="en-GB"/>
            </w:rPr>
            <m:t>-</m:t>
          </w:del>
        </m:r>
        <m:sSub>
          <m:sSubPr>
            <m:ctrlPr>
              <w:del w:id="1694" w:author="Max Lindmark" w:date="2020-05-08T13:49:00Z">
                <w:rPr>
                  <w:rFonts w:ascii="Cambria Math" w:hAnsi="Cambria Math" w:cstheme="minorHAnsi"/>
                  <w:i/>
                </w:rPr>
              </w:del>
            </m:ctrlPr>
          </m:sSubPr>
          <m:e>
            <m:acc>
              <m:accPr>
                <m:chr m:val="̃"/>
                <m:ctrlPr>
                  <w:del w:id="1695" w:author="Max Lindmark" w:date="2020-05-08T13:49:00Z">
                    <w:rPr>
                      <w:rFonts w:ascii="Cambria Math" w:hAnsi="Cambria Math" w:cstheme="minorHAnsi"/>
                      <w:i/>
                    </w:rPr>
                  </w:del>
                </m:ctrlPr>
              </m:accPr>
              <m:e>
                <m:r>
                  <w:del w:id="1696" w:author="Max Lindmark" w:date="2020-05-08T13:49:00Z">
                    <w:rPr>
                      <w:rFonts w:ascii="Cambria Math" w:hAnsi="Cambria Math" w:cstheme="minorHAnsi"/>
                    </w:rPr>
                    <m:t>T</m:t>
                  </w:del>
                </m:r>
              </m:e>
            </m:acc>
          </m:e>
          <m:sub>
            <m:r>
              <w:del w:id="1697" w:author="Max Lindmark" w:date="2020-05-08T13:49:00Z">
                <w:rPr>
                  <w:rFonts w:ascii="Cambria Math" w:hAnsi="Cambria Math" w:cstheme="minorHAnsi"/>
                </w:rPr>
                <m:t>env</m:t>
              </w:del>
            </m:r>
            <m:r>
              <w:del w:id="1698" w:author="Max Lindmark" w:date="2020-05-08T13:49:00Z">
                <w:rPr>
                  <w:rFonts w:ascii="Cambria Math" w:hAnsi="Cambria Math" w:cstheme="minorHAnsi"/>
                  <w:lang w:val="en-GB"/>
                </w:rPr>
                <m:t>,</m:t>
              </w:del>
            </m:r>
            <m:r>
              <w:del w:id="1699" w:author="Max Lindmark" w:date="2020-05-08T13:49:00Z">
                <w:rPr>
                  <w:rFonts w:ascii="Cambria Math" w:hAnsi="Cambria Math" w:cstheme="minorHAnsi"/>
                </w:rPr>
                <m:t>C</m:t>
              </w:del>
            </m:r>
            <m:r>
              <w:del w:id="1700" w:author="Max Lindmark" w:date="2020-05-08T13:49:00Z">
                <w:rPr>
                  <w:rFonts w:ascii="Cambria Math" w:hAnsi="Cambria Math" w:cstheme="minorHAnsi"/>
                  <w:lang w:val="en-GB"/>
                </w:rPr>
                <m:t>,</m:t>
              </w:del>
            </m:r>
            <m:r>
              <w:del w:id="1701" w:author="Max Lindmark" w:date="2020-05-08T13:49:00Z">
                <w:rPr>
                  <w:rFonts w:ascii="Cambria Math" w:hAnsi="Cambria Math" w:cstheme="minorHAnsi"/>
                </w:rPr>
                <m:t>i</m:t>
              </w:del>
            </m:r>
            <m:r>
              <w:del w:id="1702" w:author="Max Lindmark" w:date="2020-05-08T13:49:00Z">
                <w:rPr>
                  <w:rFonts w:ascii="Cambria Math" w:hAnsi="Cambria Math" w:cstheme="minorHAnsi"/>
                  <w:lang w:val="en-GB"/>
                </w:rPr>
                <m:t>,</m:t>
              </w:del>
            </m:r>
            <m:r>
              <w:del w:id="1703" w:author="Max Lindmark" w:date="2020-05-08T13:49:00Z">
                <w:rPr>
                  <w:rFonts w:ascii="Cambria Math" w:hAnsi="Cambria Math" w:cstheme="minorHAnsi"/>
                </w:rPr>
                <m:t>j</m:t>
              </w:del>
            </m:r>
          </m:sub>
        </m:sSub>
      </m:oMath>
      <w:del w:id="1704" w:author="Max Lindmark" w:date="2020-05-08T13:49:00Z">
        <w:r w:rsidR="00F860BD" w:rsidRPr="006D2E1E" w:rsidDel="00B83368">
          <w:rPr>
            <w:rFonts w:eastAsiaTheme="minorEastAsia" w:cstheme="minorHAnsi"/>
            <w:lang w:val="en-GB"/>
          </w:rPr>
          <w:delText>)</w:delText>
        </w:r>
        <w:r w:rsidR="00B4593D" w:rsidRPr="006D2E1E" w:rsidDel="00B83368">
          <w:rPr>
            <w:rFonts w:eastAsiaTheme="minorEastAsia" w:cstheme="minorHAnsi"/>
            <w:lang w:val="en-GB"/>
          </w:rPr>
          <w:delText xml:space="preserve"> in unit </w:delText>
        </w:r>
      </w:del>
      <m:oMath>
        <m:r>
          <w:del w:id="1705" w:author="Max Lindmark" w:date="2020-05-08T13:49:00Z">
            <w:rPr>
              <w:rFonts w:ascii="Cambria Math" w:eastAsiaTheme="minorEastAsia" w:hAnsi="Cambria Math" w:cstheme="minorHAnsi"/>
              <w:lang w:val="en-GB"/>
            </w:rPr>
            <m:t>℃</m:t>
          </w:del>
        </m:r>
      </m:oMath>
      <w:del w:id="1706" w:author="Max Lindmark" w:date="2020-05-08T13:49:00Z">
        <w:r w:rsidR="006C5DEC" w:rsidRPr="006D2E1E" w:rsidDel="00B83368">
          <w:rPr>
            <w:rFonts w:eastAsiaTheme="minorEastAsia" w:cstheme="minorHAnsi"/>
            <w:lang w:val="en-GB"/>
          </w:rPr>
          <w:delText>,</w:delText>
        </w:r>
        <w:r w:rsidR="00F20349" w:rsidRPr="006D2E1E" w:rsidDel="00B83368">
          <w:rPr>
            <w:rFonts w:eastAsiaTheme="minorEastAsia" w:cstheme="minorHAnsi"/>
            <w:lang w:val="en-GB"/>
          </w:rPr>
          <w:delText xml:space="preserve"> </w:delText>
        </w:r>
        <w:r w:rsidR="00EC2CEF" w:rsidRPr="006D2E1E" w:rsidDel="00B83368">
          <w:rPr>
            <w:rFonts w:eastAsiaTheme="minorEastAsia" w:cstheme="minorHAnsi"/>
            <w:lang w:val="en-GB"/>
          </w:rPr>
          <w:delText xml:space="preserve">we </w:delText>
        </w:r>
        <w:r w:rsidR="00D915EC" w:rsidRPr="006D2E1E" w:rsidDel="00B83368">
          <w:rPr>
            <w:rFonts w:eastAsiaTheme="minorEastAsia" w:cstheme="minorHAnsi"/>
            <w:lang w:val="en-GB"/>
          </w:rPr>
          <w:delText xml:space="preserve">find </w:delText>
        </w:r>
        <w:r w:rsidR="00EC2CEF" w:rsidRPr="006D2E1E" w:rsidDel="00B83368">
          <w:rPr>
            <w:rFonts w:eastAsiaTheme="minorEastAsia" w:cstheme="minorHAnsi"/>
            <w:lang w:val="en-GB"/>
          </w:rPr>
          <w:delText>large variations</w:delText>
        </w:r>
        <w:r w:rsidR="007D01E8" w:rsidRPr="006D2E1E" w:rsidDel="00B83368">
          <w:rPr>
            <w:rFonts w:eastAsiaTheme="minorEastAsia" w:cstheme="minorHAnsi"/>
            <w:lang w:val="en-GB"/>
          </w:rPr>
          <w:delText xml:space="preserve"> in the </w:delText>
        </w:r>
        <w:r w:rsidR="005C3226" w:rsidRPr="006D2E1E" w:rsidDel="00B83368">
          <w:rPr>
            <w:rFonts w:eastAsiaTheme="minorEastAsia" w:cstheme="minorHAnsi"/>
            <w:lang w:val="en-GB"/>
          </w:rPr>
          <w:delText xml:space="preserve">relative </w:delText>
        </w:r>
        <w:r w:rsidR="007D01E8" w:rsidRPr="006D2E1E" w:rsidDel="00B83368">
          <w:rPr>
            <w:rFonts w:eastAsiaTheme="minorEastAsia" w:cstheme="minorHAnsi"/>
            <w:lang w:val="en-GB"/>
          </w:rPr>
          <w:delText xml:space="preserve">temperature at </w:delText>
        </w:r>
        <w:r w:rsidR="003C7800" w:rsidRPr="006D2E1E" w:rsidDel="00B83368">
          <w:rPr>
            <w:rFonts w:eastAsiaTheme="minorEastAsia" w:cstheme="minorHAnsi"/>
            <w:lang w:val="en-GB"/>
          </w:rPr>
          <w:delText>which consumption is maximized</w:delText>
        </w:r>
        <w:r w:rsidR="00BE0D35" w:rsidRPr="006D2E1E" w:rsidDel="00B83368">
          <w:rPr>
            <w:rFonts w:eastAsiaTheme="minorEastAsia" w:cstheme="minorHAnsi"/>
            <w:lang w:val="en-GB"/>
          </w:rPr>
          <w:delText xml:space="preserve"> (“optimum”)</w:delText>
        </w:r>
        <w:r w:rsidR="00041D3A" w:rsidRPr="006D2E1E" w:rsidDel="00B83368">
          <w:rPr>
            <w:rFonts w:eastAsiaTheme="minorEastAsia" w:cstheme="minorHAnsi"/>
            <w:lang w:val="en-GB"/>
          </w:rPr>
          <w:delText xml:space="preserve"> (Fig. </w:delText>
        </w:r>
        <w:r w:rsidR="005973ED" w:rsidRPr="006D2E1E" w:rsidDel="00B83368">
          <w:rPr>
            <w:rFonts w:eastAsiaTheme="minorEastAsia" w:cstheme="minorHAnsi"/>
            <w:lang w:val="en-GB"/>
          </w:rPr>
          <w:delText>4</w:delText>
        </w:r>
        <w:r w:rsidR="00041D3A" w:rsidRPr="006D2E1E" w:rsidDel="00B83368">
          <w:rPr>
            <w:rFonts w:eastAsiaTheme="minorEastAsia" w:cstheme="minorHAnsi"/>
            <w:lang w:val="en-GB"/>
          </w:rPr>
          <w:delText>)</w:delText>
        </w:r>
        <w:r w:rsidR="004C128F" w:rsidRPr="006D2E1E" w:rsidDel="00B83368">
          <w:rPr>
            <w:rFonts w:eastAsiaTheme="minorEastAsia" w:cstheme="minorHAnsi"/>
            <w:lang w:val="en-GB"/>
          </w:rPr>
          <w:delText xml:space="preserve">. These temperatures range from </w:delText>
        </w:r>
        <w:commentRangeStart w:id="1707"/>
        <w:commentRangeStart w:id="1708"/>
        <w:commentRangeStart w:id="1709"/>
        <w:r w:rsidR="004C128F" w:rsidRPr="006D2E1E" w:rsidDel="00B83368">
          <w:rPr>
            <w:rFonts w:eastAsiaTheme="minorEastAsia" w:cstheme="minorHAnsi"/>
            <w:lang w:val="en-GB"/>
          </w:rPr>
          <w:delText>-2.3</w:delText>
        </w:r>
      </w:del>
      <m:oMath>
        <m:r>
          <w:del w:id="1710" w:author="Max Lindmark" w:date="2020-05-08T13:49:00Z">
            <w:rPr>
              <w:rFonts w:ascii="Cambria Math" w:eastAsiaTheme="minorEastAsia" w:hAnsi="Cambria Math" w:cstheme="minorHAnsi"/>
              <w:lang w:val="en-GB"/>
            </w:rPr>
            <m:t>℃</m:t>
          </w:del>
        </m:r>
      </m:oMath>
      <w:del w:id="1711" w:author="Max Lindmark" w:date="2020-05-08T13:49:00Z">
        <w:r w:rsidR="004C128F" w:rsidRPr="006D2E1E" w:rsidDel="00B83368">
          <w:rPr>
            <w:rFonts w:eastAsiaTheme="minorEastAsia" w:cstheme="minorHAnsi"/>
            <w:lang w:val="en-GB"/>
          </w:rPr>
          <w:delText xml:space="preserve"> to </w:delText>
        </w:r>
        <w:r w:rsidR="000D3C96" w:rsidRPr="006D2E1E" w:rsidDel="00B83368">
          <w:rPr>
            <w:rFonts w:eastAsiaTheme="minorEastAsia" w:cstheme="minorHAnsi"/>
            <w:lang w:val="en-GB"/>
          </w:rPr>
          <w:delText>+</w:delText>
        </w:r>
        <w:r w:rsidR="004C128F" w:rsidRPr="006D2E1E" w:rsidDel="00B83368">
          <w:rPr>
            <w:rFonts w:eastAsiaTheme="minorEastAsia" w:cstheme="minorHAnsi"/>
            <w:lang w:val="en-GB"/>
          </w:rPr>
          <w:delText>17</w:delText>
        </w:r>
        <w:commentRangeEnd w:id="1707"/>
        <w:r w:rsidR="004369A2" w:rsidRPr="006D2E1E" w:rsidDel="00B83368">
          <w:rPr>
            <w:rStyle w:val="CommentReference"/>
          </w:rPr>
          <w:commentReference w:id="1707"/>
        </w:r>
        <w:commentRangeEnd w:id="1708"/>
        <w:commentRangeEnd w:id="1709"/>
      </w:del>
      <m:oMath>
        <m:r>
          <w:del w:id="1712" w:author="Max Lindmark" w:date="2020-05-08T13:49:00Z">
            <w:rPr>
              <w:rFonts w:ascii="Cambria Math" w:eastAsiaTheme="minorEastAsia" w:hAnsi="Cambria Math" w:cstheme="minorHAnsi"/>
              <w:lang w:val="en-GB"/>
            </w:rPr>
            <m:t>℃</m:t>
          </w:del>
        </m:r>
      </m:oMath>
      <w:del w:id="1713" w:author="Max Lindmark" w:date="2020-05-08T13:49:00Z">
        <w:r w:rsidR="003B5ECD" w:rsidRPr="006D2E1E" w:rsidDel="00B83368">
          <w:rPr>
            <w:rStyle w:val="CommentReference"/>
          </w:rPr>
          <w:commentReference w:id="1708"/>
        </w:r>
        <w:r w:rsidR="004D14D0" w:rsidRPr="006D2E1E" w:rsidDel="00B83368">
          <w:rPr>
            <w:rStyle w:val="CommentReference"/>
          </w:rPr>
          <w:commentReference w:id="1709"/>
        </w:r>
        <w:r w:rsidR="00A50D17" w:rsidRPr="006D2E1E" w:rsidDel="00B83368">
          <w:rPr>
            <w:rFonts w:eastAsiaTheme="minorEastAsia" w:cstheme="minorHAnsi"/>
            <w:lang w:val="en-GB"/>
          </w:rPr>
          <w:delText xml:space="preserve">, </w:delText>
        </w:r>
        <w:commentRangeStart w:id="1714"/>
        <w:r w:rsidR="00A50D17" w:rsidRPr="006D2E1E" w:rsidDel="00B83368">
          <w:rPr>
            <w:rFonts w:eastAsiaTheme="minorEastAsia" w:cstheme="minorHAnsi"/>
            <w:lang w:val="en-GB"/>
          </w:rPr>
          <w:delText xml:space="preserve">but we also note these two extreme values </w:delText>
        </w:r>
        <w:r w:rsidR="000A388C" w:rsidRPr="006D2E1E" w:rsidDel="00B83368">
          <w:rPr>
            <w:rFonts w:eastAsiaTheme="minorEastAsia" w:cstheme="minorHAnsi"/>
            <w:lang w:val="en-GB"/>
          </w:rPr>
          <w:delText>could be due to inaccurate descriptions of the thermal environment.</w:delText>
        </w:r>
        <w:r w:rsidR="009731DC" w:rsidRPr="006D2E1E" w:rsidDel="00B83368">
          <w:rPr>
            <w:rFonts w:eastAsiaTheme="minorEastAsia" w:cstheme="minorHAnsi"/>
            <w:lang w:val="en-GB"/>
          </w:rPr>
          <w:delText xml:space="preserve"> </w:delText>
        </w:r>
        <w:commentRangeEnd w:id="1714"/>
        <w:r w:rsidR="0028454F" w:rsidRPr="006D2E1E" w:rsidDel="00B83368">
          <w:rPr>
            <w:rStyle w:val="CommentReference"/>
          </w:rPr>
          <w:commentReference w:id="1714"/>
        </w:r>
        <w:r w:rsidR="003D5EDF" w:rsidRPr="006D2E1E" w:rsidDel="00B83368">
          <w:rPr>
            <w:rFonts w:eastAsiaTheme="minorEastAsia" w:cstheme="minorHAnsi"/>
            <w:lang w:val="en-GB"/>
          </w:rPr>
          <w:delText xml:space="preserve">Across species, the mean </w:delText>
        </w:r>
        <w:r w:rsidR="00A50D17" w:rsidRPr="006D2E1E" w:rsidDel="00B83368">
          <w:rPr>
            <w:rFonts w:eastAsiaTheme="minorEastAsia" w:cstheme="minorHAnsi"/>
            <w:lang w:val="en-GB"/>
          </w:rPr>
          <w:delText xml:space="preserve">distance </w:delText>
        </w:r>
        <w:r w:rsidR="003D5EDF" w:rsidRPr="006D2E1E" w:rsidDel="00B83368">
          <w:rPr>
            <w:rFonts w:eastAsiaTheme="minorEastAsia" w:cstheme="minorHAnsi"/>
            <w:lang w:val="en-GB"/>
          </w:rPr>
          <w:delText xml:space="preserve">between the mid-point of the environmental temperature and temperature where consumption is maximized is </w:delText>
        </w:r>
        <w:r w:rsidR="00535F42" w:rsidRPr="006D2E1E" w:rsidDel="00B83368">
          <w:rPr>
            <w:rFonts w:eastAsiaTheme="minorEastAsia" w:cstheme="minorHAnsi"/>
            <w:lang w:val="en-GB"/>
          </w:rPr>
          <w:delText>+</w:delText>
        </w:r>
        <w:r w:rsidR="004E72C2" w:rsidRPr="006D2E1E" w:rsidDel="00B83368">
          <w:rPr>
            <w:rFonts w:eastAsiaTheme="minorEastAsia" w:cstheme="minorHAnsi"/>
            <w:lang w:val="en-GB"/>
          </w:rPr>
          <w:delText>6</w:delText>
        </w:r>
      </w:del>
      <m:oMath>
        <m:r>
          <w:del w:id="1715" w:author="Max Lindmark" w:date="2020-05-08T13:49:00Z">
            <w:rPr>
              <w:rFonts w:ascii="Cambria Math" w:eastAsiaTheme="minorEastAsia" w:hAnsi="Cambria Math" w:cstheme="minorHAnsi"/>
              <w:lang w:val="en-GB"/>
            </w:rPr>
            <m:t>℃</m:t>
          </w:del>
        </m:r>
      </m:oMath>
      <w:del w:id="1716" w:author="Max Lindmark" w:date="2020-05-08T13:49:00Z">
        <w:r w:rsidR="004E72C2" w:rsidRPr="006D2E1E" w:rsidDel="00B83368">
          <w:rPr>
            <w:rFonts w:eastAsiaTheme="minorEastAsia" w:cstheme="minorHAnsi"/>
            <w:lang w:val="en-GB"/>
          </w:rPr>
          <w:delText xml:space="preserve"> </w:delText>
        </w:r>
        <w:r w:rsidR="00504EE2" w:rsidRPr="006D2E1E" w:rsidDel="00B83368">
          <w:rPr>
            <w:rFonts w:eastAsiaTheme="minorEastAsia" w:cstheme="minorHAnsi"/>
            <w:lang w:val="en-GB"/>
          </w:rPr>
          <w:delText xml:space="preserve">with standard deviation of </w:delText>
        </w:r>
        <w:r w:rsidR="00246552" w:rsidRPr="006D2E1E" w:rsidDel="00B83368">
          <w:rPr>
            <w:rFonts w:eastAsiaTheme="minorEastAsia" w:cstheme="minorHAnsi"/>
            <w:lang w:val="en-GB"/>
          </w:rPr>
          <w:delText>6</w:delText>
        </w:r>
        <w:r w:rsidR="001437ED" w:rsidRPr="006D2E1E" w:rsidDel="00B83368">
          <w:rPr>
            <w:rFonts w:eastAsiaTheme="minorEastAsia" w:cstheme="minorHAnsi"/>
            <w:lang w:val="en-GB"/>
          </w:rPr>
          <w:delText>.</w:delText>
        </w:r>
        <w:r w:rsidR="00733A76" w:rsidRPr="006D2E1E" w:rsidDel="00B83368">
          <w:rPr>
            <w:rFonts w:eastAsiaTheme="minorEastAsia" w:cstheme="minorHAnsi"/>
            <w:lang w:val="en-GB"/>
          </w:rPr>
          <w:delText xml:space="preserve"> </w:delText>
        </w:r>
      </w:del>
    </w:p>
    <w:p w14:paraId="756050CE" w14:textId="2D55B26F" w:rsidR="00BA76E6" w:rsidRDefault="00191B54" w:rsidP="00C176BC">
      <w:pPr>
        <w:spacing w:line="480" w:lineRule="auto"/>
        <w:ind w:firstLine="284"/>
        <w:contextualSpacing/>
        <w:jc w:val="both"/>
        <w:rPr>
          <w:ins w:id="1717" w:author="Max Lindmark" w:date="2020-05-11T11:47:00Z"/>
          <w:rFonts w:eastAsiaTheme="minorEastAsia" w:cstheme="minorHAnsi"/>
          <w:lang w:val="en-GB"/>
        </w:rPr>
      </w:pPr>
      <w:del w:id="1718" w:author="Max Lindmark" w:date="2020-05-11T11:18:00Z">
        <w:r w:rsidRPr="005A7AD4" w:rsidDel="00ED5270">
          <w:rPr>
            <w:rFonts w:eastAsiaTheme="minorEastAsia" w:cstheme="minorHAnsi"/>
            <w:lang w:val="en-GB"/>
          </w:rPr>
          <w:delText xml:space="preserve">The implication of unimodal </w:delText>
        </w:r>
        <w:r w:rsidR="006E6618" w:rsidRPr="005A7AD4" w:rsidDel="00ED5270">
          <w:rPr>
            <w:rFonts w:eastAsiaTheme="minorEastAsia" w:cstheme="minorHAnsi"/>
            <w:lang w:val="en-GB"/>
          </w:rPr>
          <w:delText xml:space="preserve">thermal </w:delText>
        </w:r>
        <w:r w:rsidR="006E6618" w:rsidRPr="004559BC" w:rsidDel="00ED5270">
          <w:rPr>
            <w:rFonts w:eastAsiaTheme="minorEastAsia" w:cstheme="minorHAnsi"/>
            <w:lang w:val="en-GB"/>
          </w:rPr>
          <w:delText xml:space="preserve">response curves for maximum consumption is that </w:delText>
        </w:r>
      </w:del>
      <w:del w:id="1719" w:author="Max Lindmark" w:date="2020-05-11T11:46:00Z">
        <w:r w:rsidR="006E6618" w:rsidRPr="004559BC" w:rsidDel="005064E6">
          <w:rPr>
            <w:rFonts w:eastAsiaTheme="minorEastAsia" w:cstheme="minorHAnsi"/>
            <w:lang w:val="en-GB"/>
          </w:rPr>
          <w:delText>t</w:delText>
        </w:r>
      </w:del>
      <w:ins w:id="1720" w:author="Max Lindmark" w:date="2020-05-18T14:40:00Z">
        <w:r w:rsidR="00287990">
          <w:rPr>
            <w:rFonts w:eastAsiaTheme="minorEastAsia" w:cstheme="minorHAnsi"/>
            <w:lang w:val="en-GB"/>
          </w:rPr>
          <w:t>t</w:t>
        </w:r>
      </w:ins>
      <w:r w:rsidR="006E6618" w:rsidRPr="004559BC">
        <w:rPr>
          <w:rFonts w:eastAsiaTheme="minorEastAsia" w:cstheme="minorHAnsi"/>
          <w:lang w:val="en-GB"/>
        </w:rPr>
        <w:t xml:space="preserve">he </w:t>
      </w:r>
      <w:r w:rsidR="00196CCF" w:rsidRPr="004559BC">
        <w:rPr>
          <w:rFonts w:eastAsiaTheme="minorEastAsia" w:cstheme="minorHAnsi"/>
          <w:lang w:val="en-GB"/>
        </w:rPr>
        <w:t>net energy gain</w:t>
      </w:r>
      <w:del w:id="1721" w:author="Max Lindmark" w:date="2020-05-18T14:40:00Z">
        <w:r w:rsidR="00196CCF" w:rsidRPr="004559BC" w:rsidDel="00A90143">
          <w:rPr>
            <w:rFonts w:eastAsiaTheme="minorEastAsia" w:cstheme="minorHAnsi"/>
            <w:lang w:val="en-GB"/>
          </w:rPr>
          <w:delText xml:space="preserve">, i.e. the </w:delText>
        </w:r>
        <w:r w:rsidR="006E6618" w:rsidRPr="004559BC" w:rsidDel="00A90143">
          <w:rPr>
            <w:rFonts w:eastAsiaTheme="minorEastAsia" w:cstheme="minorHAnsi"/>
            <w:lang w:val="en-GB"/>
          </w:rPr>
          <w:delText xml:space="preserve">difference between </w:delText>
        </w:r>
        <w:r w:rsidR="00FC6010" w:rsidRPr="004559BC" w:rsidDel="00A90143">
          <w:rPr>
            <w:rFonts w:eastAsiaTheme="minorEastAsia" w:cstheme="minorHAnsi"/>
            <w:lang w:val="en-GB"/>
          </w:rPr>
          <w:delText>exponentially increasing</w:delText>
        </w:r>
        <w:r w:rsidR="00F759B1" w:rsidRPr="004559BC" w:rsidDel="00A90143">
          <w:rPr>
            <w:rFonts w:eastAsiaTheme="minorEastAsia" w:cstheme="minorHAnsi"/>
            <w:lang w:val="en-GB"/>
          </w:rPr>
          <w:delText xml:space="preserve"> </w:delText>
        </w:r>
        <w:r w:rsidR="006E6618" w:rsidRPr="004559BC" w:rsidDel="00A90143">
          <w:rPr>
            <w:rFonts w:eastAsiaTheme="minorEastAsia" w:cstheme="minorHAnsi"/>
            <w:lang w:val="en-GB"/>
          </w:rPr>
          <w:delText>metabolic rate</w:delText>
        </w:r>
        <w:r w:rsidR="00013FF2" w:rsidRPr="004559BC" w:rsidDel="00A90143">
          <w:rPr>
            <w:rFonts w:eastAsiaTheme="minorEastAsia" w:cstheme="minorHAnsi"/>
            <w:lang w:val="en-GB"/>
          </w:rPr>
          <w:delText xml:space="preserve"> </w:delText>
        </w:r>
      </w:del>
      <w:del w:id="1722" w:author="Max Lindmark" w:date="2020-05-18T14:39:00Z">
        <w:r w:rsidR="00013FF2" w:rsidRPr="004559BC" w:rsidDel="007227A6">
          <w:rPr>
            <w:rFonts w:eastAsiaTheme="minorEastAsia" w:cstheme="minorHAnsi"/>
            <w:lang w:val="en-GB"/>
          </w:rPr>
          <w:delText>(</w:delText>
        </w:r>
        <w:r w:rsidR="00F759B1" w:rsidRPr="004559BC" w:rsidDel="007227A6">
          <w:rPr>
            <w:rFonts w:eastAsiaTheme="minorEastAsia" w:cstheme="minorHAnsi"/>
            <w:lang w:val="en-GB"/>
          </w:rPr>
          <w:delText>proportional to energetic costs</w:delText>
        </w:r>
        <w:r w:rsidR="00013FF2" w:rsidRPr="004559BC" w:rsidDel="007227A6">
          <w:rPr>
            <w:rFonts w:eastAsiaTheme="minorEastAsia" w:cstheme="minorHAnsi"/>
            <w:lang w:val="en-GB"/>
          </w:rPr>
          <w:delText>)</w:delText>
        </w:r>
        <w:r w:rsidR="006E6618" w:rsidRPr="004559BC" w:rsidDel="007227A6">
          <w:rPr>
            <w:rFonts w:eastAsiaTheme="minorEastAsia" w:cstheme="minorHAnsi"/>
            <w:lang w:val="en-GB"/>
          </w:rPr>
          <w:delText xml:space="preserve"> </w:delText>
        </w:r>
      </w:del>
      <w:del w:id="1723" w:author="Max Lindmark" w:date="2020-05-18T14:40:00Z">
        <w:r w:rsidR="006E6618" w:rsidRPr="004559BC" w:rsidDel="00A90143">
          <w:rPr>
            <w:rFonts w:eastAsiaTheme="minorEastAsia" w:cstheme="minorHAnsi"/>
            <w:lang w:val="en-GB"/>
          </w:rPr>
          <w:delText>and consumption</w:delText>
        </w:r>
      </w:del>
      <w:ins w:id="1724" w:author="Max Lindmark" w:date="2020-05-18T14:40:00Z">
        <w:r w:rsidR="00A90143">
          <w:rPr>
            <w:rFonts w:eastAsiaTheme="minorEastAsia" w:cstheme="minorHAnsi"/>
            <w:lang w:val="en-GB"/>
          </w:rPr>
          <w:t xml:space="preserve"> </w:t>
        </w:r>
      </w:ins>
      <w:del w:id="1725" w:author="Max Lindmark" w:date="2020-05-18T14:40:00Z">
        <w:r w:rsidR="006E6618" w:rsidRPr="004559BC" w:rsidDel="00A90143">
          <w:rPr>
            <w:rFonts w:eastAsiaTheme="minorEastAsia" w:cstheme="minorHAnsi"/>
            <w:lang w:val="en-GB"/>
          </w:rPr>
          <w:delText xml:space="preserve"> </w:delText>
        </w:r>
      </w:del>
      <w:del w:id="1726" w:author="Max Lindmark" w:date="2020-05-18T14:39:00Z">
        <w:r w:rsidR="00F759B1" w:rsidRPr="004559BC" w:rsidDel="007227A6">
          <w:rPr>
            <w:rFonts w:eastAsiaTheme="minorEastAsia" w:cstheme="minorHAnsi"/>
            <w:lang w:val="en-GB"/>
          </w:rPr>
          <w:delText xml:space="preserve">(proportional to energetic gains) </w:delText>
        </w:r>
      </w:del>
      <w:r w:rsidR="006E6618" w:rsidRPr="004559BC">
        <w:rPr>
          <w:rFonts w:eastAsiaTheme="minorEastAsia" w:cstheme="minorHAnsi"/>
          <w:lang w:val="en-GB"/>
        </w:rPr>
        <w:t xml:space="preserve">also </w:t>
      </w:r>
      <w:del w:id="1727" w:author="Max Lindmark" w:date="2020-05-11T11:18:00Z">
        <w:r w:rsidR="006E6618" w:rsidRPr="004559BC" w:rsidDel="00506A95">
          <w:rPr>
            <w:rFonts w:eastAsiaTheme="minorEastAsia" w:cstheme="minorHAnsi"/>
            <w:lang w:val="en-GB"/>
          </w:rPr>
          <w:delText xml:space="preserve">is </w:delText>
        </w:r>
      </w:del>
      <w:ins w:id="1728" w:author="Max Lindmark" w:date="2020-05-18T14:40:00Z">
        <w:r w:rsidR="00240876">
          <w:rPr>
            <w:rFonts w:eastAsiaTheme="minorEastAsia" w:cstheme="minorHAnsi"/>
            <w:lang w:val="en-GB"/>
          </w:rPr>
          <w:t xml:space="preserve">has a peak over </w:t>
        </w:r>
        <w:r w:rsidR="00180280">
          <w:rPr>
            <w:rFonts w:eastAsiaTheme="minorEastAsia" w:cstheme="minorHAnsi"/>
            <w:lang w:val="en-GB"/>
          </w:rPr>
          <w:t>temperature</w:t>
        </w:r>
      </w:ins>
      <w:del w:id="1729" w:author="Max Lindmark" w:date="2020-05-11T11:45:00Z">
        <w:r w:rsidR="006E6618" w:rsidRPr="004559BC" w:rsidDel="00F045C3">
          <w:rPr>
            <w:rFonts w:eastAsiaTheme="minorEastAsia" w:cstheme="minorHAnsi"/>
            <w:lang w:val="en-GB"/>
          </w:rPr>
          <w:delText>unimodal</w:delText>
        </w:r>
        <w:r w:rsidR="003A3EC6" w:rsidRPr="004559BC" w:rsidDel="00F045C3">
          <w:rPr>
            <w:rFonts w:eastAsiaTheme="minorEastAsia" w:cstheme="minorHAnsi"/>
            <w:lang w:val="en-GB"/>
          </w:rPr>
          <w:delText xml:space="preserve"> </w:delText>
        </w:r>
      </w:del>
      <w:del w:id="1730" w:author="Max Lindmark" w:date="2020-05-11T11:48:00Z">
        <w:r w:rsidR="00463D5F" w:rsidRPr="004559BC" w:rsidDel="00E71B1E">
          <w:rPr>
            <w:rFonts w:eastAsiaTheme="minorEastAsia" w:cstheme="minorHAnsi"/>
            <w:lang w:val="en-GB"/>
          </w:rPr>
          <w:delText xml:space="preserve">(Fig. </w:delText>
        </w:r>
      </w:del>
      <w:del w:id="1731" w:author="Max Lindmark" w:date="2020-05-08T14:36:00Z">
        <w:r w:rsidR="00463D5F" w:rsidRPr="004559BC" w:rsidDel="00001830">
          <w:rPr>
            <w:rFonts w:eastAsiaTheme="minorEastAsia" w:cstheme="minorHAnsi"/>
            <w:lang w:val="en-GB"/>
          </w:rPr>
          <w:delText>5</w:delText>
        </w:r>
      </w:del>
      <w:del w:id="1732" w:author="Max Lindmark" w:date="2020-05-11T11:48:00Z">
        <w:r w:rsidR="00463D5F" w:rsidRPr="004559BC" w:rsidDel="00E71B1E">
          <w:rPr>
            <w:rFonts w:eastAsiaTheme="minorEastAsia" w:cstheme="minorHAnsi"/>
            <w:lang w:val="en-GB"/>
          </w:rPr>
          <w:delText>)</w:delText>
        </w:r>
      </w:del>
      <w:r w:rsidR="001107F5" w:rsidRPr="004559BC">
        <w:rPr>
          <w:rFonts w:eastAsiaTheme="minorEastAsia" w:cstheme="minorHAnsi"/>
          <w:lang w:val="en-GB"/>
        </w:rPr>
        <w:t>.</w:t>
      </w:r>
      <w:r w:rsidR="00CC3ADF" w:rsidRPr="004559BC">
        <w:rPr>
          <w:rFonts w:eastAsiaTheme="minorEastAsia" w:cstheme="minorHAnsi"/>
          <w:lang w:val="en-GB"/>
        </w:rPr>
        <w:t xml:space="preserve"> </w:t>
      </w:r>
      <w:ins w:id="1733" w:author="Max Lindmark" w:date="2020-05-18T14:40:00Z">
        <w:r w:rsidR="00362C2A">
          <w:rPr>
            <w:rFonts w:eastAsiaTheme="minorEastAsia" w:cstheme="minorHAnsi"/>
            <w:lang w:val="en-GB"/>
          </w:rPr>
          <w:t xml:space="preserve">In addition, the </w:t>
        </w:r>
      </w:ins>
      <w:ins w:id="1734" w:author="Max Lindmark" w:date="2020-05-11T11:47:00Z">
        <w:r w:rsidR="00BA76E6">
          <w:rPr>
            <w:rFonts w:eastAsiaTheme="minorEastAsia" w:cstheme="minorHAnsi"/>
            <w:lang w:val="en-GB"/>
          </w:rPr>
          <w:t>thermal response curve of net energy gain</w:t>
        </w:r>
      </w:ins>
      <w:ins w:id="1735" w:author="Max Lindmark" w:date="2020-05-19T14:14:00Z">
        <w:r w:rsidR="006C77A6">
          <w:rPr>
            <w:rFonts w:eastAsiaTheme="minorEastAsia" w:cstheme="minorHAnsi"/>
            <w:lang w:val="en-GB"/>
          </w:rPr>
          <w:t xml:space="preserve"> is characterized by </w:t>
        </w:r>
      </w:ins>
      <w:ins w:id="1736" w:author="Max Lindmark" w:date="2020-05-11T11:49:00Z">
        <w:r w:rsidR="004D5301">
          <w:rPr>
            <w:rFonts w:eastAsiaTheme="minorEastAsia" w:cstheme="minorHAnsi"/>
            <w:lang w:val="en-GB"/>
          </w:rPr>
          <w:t>optimum temperature</w:t>
        </w:r>
      </w:ins>
      <w:ins w:id="1737" w:author="Max Lindmark" w:date="2020-05-19T14:14:00Z">
        <w:r w:rsidR="006C77A6">
          <w:rPr>
            <w:rFonts w:eastAsiaTheme="minorEastAsia" w:cstheme="minorHAnsi"/>
            <w:lang w:val="en-GB"/>
          </w:rPr>
          <w:t xml:space="preserve">s declining with </w:t>
        </w:r>
      </w:ins>
      <w:ins w:id="1738" w:author="Max Lindmark" w:date="2020-05-11T11:49:00Z">
        <w:r w:rsidR="004D5301">
          <w:rPr>
            <w:rFonts w:eastAsiaTheme="minorEastAsia" w:cstheme="minorHAnsi"/>
            <w:lang w:val="en-GB"/>
          </w:rPr>
          <w:t>body masses</w:t>
        </w:r>
      </w:ins>
      <w:ins w:id="1739" w:author="Max Lindmark" w:date="2020-05-11T11:47:00Z">
        <w:r w:rsidR="00CA045D">
          <w:rPr>
            <w:rFonts w:eastAsiaTheme="minorEastAsia" w:cstheme="minorHAnsi"/>
            <w:lang w:val="en-GB"/>
          </w:rPr>
          <w:t xml:space="preserve">, as shown when predicting </w:t>
        </w:r>
        <w:r w:rsidR="00617E9C">
          <w:rPr>
            <w:rFonts w:eastAsiaTheme="minorEastAsia" w:cstheme="minorHAnsi"/>
            <w:lang w:val="en-GB"/>
          </w:rPr>
          <w:t xml:space="preserve">consumption, metabolism and net energy gain from our fitted </w:t>
        </w:r>
      </w:ins>
      <w:ins w:id="1740" w:author="Max Lindmark" w:date="2020-05-11T11:48:00Z">
        <w:r w:rsidR="00617E9C">
          <w:rPr>
            <w:rFonts w:eastAsiaTheme="minorEastAsia" w:cstheme="minorHAnsi"/>
            <w:lang w:val="en-GB"/>
          </w:rPr>
          <w:t>models for two different body sizes</w:t>
        </w:r>
        <w:r w:rsidR="00791DB8">
          <w:rPr>
            <w:rFonts w:eastAsiaTheme="minorEastAsia" w:cstheme="minorHAnsi"/>
            <w:lang w:val="en-GB"/>
          </w:rPr>
          <w:t xml:space="preserve"> (Fig. 4)</w:t>
        </w:r>
        <w:r w:rsidR="00617E9C">
          <w:rPr>
            <w:rFonts w:eastAsiaTheme="minorEastAsia" w:cstheme="minorHAnsi"/>
            <w:lang w:val="en-GB"/>
          </w:rPr>
          <w:t>.</w:t>
        </w:r>
      </w:ins>
      <w:ins w:id="1741" w:author="Max Lindmark" w:date="2020-05-11T11:51:00Z">
        <w:r w:rsidR="001A208D">
          <w:rPr>
            <w:rFonts w:eastAsiaTheme="minorEastAsia" w:cstheme="minorHAnsi"/>
            <w:lang w:val="en-GB"/>
          </w:rPr>
          <w:t xml:space="preserve"> This </w:t>
        </w:r>
      </w:ins>
      <w:ins w:id="1742" w:author="Max Lindmark" w:date="2020-05-18T14:41:00Z">
        <w:r w:rsidR="00E85141">
          <w:rPr>
            <w:rFonts w:eastAsiaTheme="minorEastAsia" w:cstheme="minorHAnsi"/>
            <w:lang w:val="en-GB"/>
          </w:rPr>
          <w:t xml:space="preserve">emerges </w:t>
        </w:r>
        <w:r w:rsidR="00D77264">
          <w:rPr>
            <w:rFonts w:eastAsiaTheme="minorEastAsia" w:cstheme="minorHAnsi"/>
            <w:lang w:val="en-GB"/>
          </w:rPr>
          <w:t xml:space="preserve">due to </w:t>
        </w:r>
      </w:ins>
      <w:ins w:id="1743" w:author="Max Lindmark" w:date="2020-05-11T11:51:00Z">
        <w:r w:rsidR="00E61969">
          <w:rPr>
            <w:rFonts w:eastAsiaTheme="minorEastAsia" w:cstheme="minorHAnsi"/>
            <w:lang w:val="en-GB"/>
          </w:rPr>
          <w:t xml:space="preserve">the </w:t>
        </w:r>
      </w:ins>
      <w:ins w:id="1744" w:author="Max Lindmark" w:date="2020-05-11T11:52:00Z">
        <w:r w:rsidR="00483049">
          <w:rPr>
            <w:rFonts w:eastAsiaTheme="minorEastAsia" w:cstheme="minorHAnsi"/>
            <w:lang w:val="en-GB"/>
          </w:rPr>
          <w:t xml:space="preserve">unimodal net energy curve over temperature and that the mass-scaling exponent of consumption is smaller than that of </w:t>
        </w:r>
      </w:ins>
      <w:ins w:id="1745" w:author="Max Lindmark" w:date="2020-05-11T11:53:00Z">
        <w:r w:rsidR="00483049">
          <w:rPr>
            <w:rFonts w:eastAsiaTheme="minorEastAsia" w:cstheme="minorHAnsi"/>
            <w:lang w:val="en-GB"/>
          </w:rPr>
          <w:t>metabolis</w:t>
        </w:r>
      </w:ins>
      <w:ins w:id="1746" w:author="Max Lindmark" w:date="2020-05-11T14:35:00Z">
        <w:r w:rsidR="00E02AC3">
          <w:rPr>
            <w:rFonts w:eastAsiaTheme="minorEastAsia" w:cstheme="minorHAnsi"/>
            <w:lang w:val="en-GB"/>
          </w:rPr>
          <w:t>m</w:t>
        </w:r>
      </w:ins>
      <w:ins w:id="1747" w:author="Max Lindmark" w:date="2020-05-18T14:41:00Z">
        <w:r w:rsidR="00623DE1">
          <w:rPr>
            <w:rFonts w:eastAsiaTheme="minorEastAsia" w:cstheme="minorHAnsi"/>
            <w:lang w:val="en-GB"/>
          </w:rPr>
          <w:t xml:space="preserve"> (</w:t>
        </w:r>
      </w:ins>
      <w:ins w:id="1748" w:author="Max Lindmark" w:date="2020-05-11T11:53:00Z">
        <w:r w:rsidR="00483049">
          <w:rPr>
            <w:rFonts w:eastAsiaTheme="minorEastAsia" w:cstheme="minorHAnsi"/>
            <w:lang w:val="en-GB"/>
          </w:rPr>
          <w:t>as shown</w:t>
        </w:r>
      </w:ins>
      <w:ins w:id="1749" w:author="Max Lindmark" w:date="2020-05-19T14:15:00Z">
        <w:r w:rsidR="00CF5C6D">
          <w:rPr>
            <w:rFonts w:eastAsiaTheme="minorEastAsia" w:cstheme="minorHAnsi"/>
            <w:lang w:val="en-GB"/>
          </w:rPr>
          <w:t xml:space="preserve"> analytically</w:t>
        </w:r>
      </w:ins>
      <w:ins w:id="1750" w:author="Max Lindmark" w:date="2020-05-11T11:53:00Z">
        <w:r w:rsidR="00483049">
          <w:rPr>
            <w:rFonts w:eastAsiaTheme="minorEastAsia" w:cstheme="minorHAnsi"/>
            <w:lang w:val="en-GB"/>
          </w:rPr>
          <w:t xml:space="preserve"> by </w:t>
        </w:r>
      </w:ins>
      <w:r w:rsidR="00E02AC3" w:rsidRPr="005671FA">
        <w:rPr>
          <w:rFonts w:ascii="Times New Roman" w:cs="Times New Roman"/>
          <w:lang w:val="en-GB"/>
        </w:rPr>
        <w:t xml:space="preserve">Morita </w:t>
      </w:r>
      <w:r w:rsidR="00E02AC3" w:rsidRPr="005671FA">
        <w:rPr>
          <w:rFonts w:ascii="Times New Roman" w:cs="Times New Roman"/>
          <w:i/>
          <w:iCs/>
          <w:lang w:val="en-GB"/>
        </w:rPr>
        <w:t>et al.</w:t>
      </w:r>
      <w:ins w:id="1751" w:author="Max Lindmark" w:date="2020-05-11T11:49:00Z">
        <w:r w:rsidR="00BE2F55">
          <w:rPr>
            <w:rFonts w:eastAsiaTheme="minorEastAsia" w:cstheme="minorHAnsi"/>
            <w:lang w:val="en-GB"/>
          </w:rPr>
          <w:t xml:space="preserve"> </w:t>
        </w:r>
      </w:ins>
      <w:r w:rsidR="005671FA">
        <w:rPr>
          <w:rFonts w:eastAsiaTheme="minorEastAsia" w:cstheme="minorHAnsi"/>
          <w:lang w:val="en-GB"/>
        </w:rPr>
        <w:fldChar w:fldCharType="begin"/>
      </w:r>
      <w:r w:rsidR="00C164F0">
        <w:rPr>
          <w:rFonts w:eastAsiaTheme="minorEastAsia" w:cstheme="minorHAnsi"/>
          <w:lang w:val="en-GB"/>
        </w:rPr>
        <w:instrText xml:space="preserve"> ADDIN ZOTERO_ITEM CSL_CITATION {"citationID":"adneidukep","properties":{"formattedCitation":"(2010)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C164F0" w:rsidRPr="00C164F0">
        <w:rPr>
          <w:rFonts w:ascii="Times New Roman" w:cs="Times New Roman"/>
          <w:lang w:val="en-GB"/>
        </w:rPr>
        <w:t>(2010)</w:t>
      </w:r>
      <w:r w:rsidR="005671FA">
        <w:rPr>
          <w:rFonts w:eastAsiaTheme="minorEastAsia" w:cstheme="minorHAnsi"/>
          <w:lang w:val="en-GB"/>
        </w:rPr>
        <w:fldChar w:fldCharType="end"/>
      </w:r>
      <w:ins w:id="1752" w:author="Max Lindmark" w:date="2020-05-18T14:41:00Z">
        <w:r w:rsidR="00623DE1">
          <w:rPr>
            <w:rFonts w:eastAsiaTheme="minorEastAsia" w:cstheme="minorHAnsi"/>
            <w:lang w:val="en-GB"/>
          </w:rPr>
          <w:t>)</w:t>
        </w:r>
      </w:ins>
      <w:r w:rsidR="00C176BC">
        <w:rPr>
          <w:rFonts w:eastAsiaTheme="minorEastAsia" w:cstheme="minorHAnsi"/>
          <w:lang w:val="en-GB"/>
        </w:rPr>
        <w:t>.</w:t>
      </w:r>
    </w:p>
    <w:p w14:paraId="478B3432" w14:textId="49DAB4D1" w:rsidR="00CA28E0" w:rsidRDefault="00911AB3" w:rsidP="00BA76E6">
      <w:pPr>
        <w:spacing w:line="480" w:lineRule="auto"/>
        <w:ind w:firstLine="284"/>
        <w:contextualSpacing/>
        <w:jc w:val="both"/>
        <w:rPr>
          <w:rFonts w:eastAsiaTheme="minorEastAsia" w:cstheme="minorHAnsi"/>
          <w:lang w:val="en-GB"/>
        </w:rPr>
      </w:pPr>
      <w:del w:id="1753" w:author="Max Lindmark" w:date="2020-05-08T14:52:00Z">
        <w:r w:rsidRPr="004559BC" w:rsidDel="00565A12">
          <w:rPr>
            <w:rFonts w:eastAsiaTheme="minorEastAsia" w:cstheme="minorHAnsi"/>
            <w:lang w:val="en-GB"/>
          </w:rPr>
          <w:delText>T</w:delText>
        </w:r>
        <w:r w:rsidR="00CC3ADF" w:rsidRPr="004559BC" w:rsidDel="00565A12">
          <w:rPr>
            <w:rFonts w:eastAsiaTheme="minorEastAsia" w:cstheme="minorHAnsi"/>
            <w:lang w:val="en-GB"/>
          </w:rPr>
          <w:delText>his is a common observation</w:delText>
        </w:r>
        <w:r w:rsidR="00911CAE" w:rsidRPr="004559BC" w:rsidDel="00565A12">
          <w:rPr>
            <w:rFonts w:eastAsiaTheme="minorEastAsia" w:cstheme="minorHAnsi"/>
            <w:lang w:val="en-GB"/>
          </w:rPr>
          <w:delText xml:space="preserve"> </w:delText>
        </w:r>
        <w:r w:rsidR="00232FB6" w:rsidRPr="004559BC" w:rsidDel="00565A12">
          <w:rPr>
            <w:rFonts w:eastAsiaTheme="minorEastAsia" w:cstheme="minorHAnsi"/>
            <w:lang w:val="en-GB"/>
          </w:rPr>
          <w:delText>at a specific</w:delText>
        </w:r>
        <w:r w:rsidR="00911CAE" w:rsidRPr="004559BC" w:rsidDel="00565A12">
          <w:rPr>
            <w:rFonts w:eastAsiaTheme="minorEastAsia" w:cstheme="minorHAnsi"/>
            <w:lang w:val="en-GB"/>
          </w:rPr>
          <w:delText xml:space="preserve"> body size </w:delText>
        </w:r>
        <w:r w:rsidR="00911CAE" w:rsidDel="00565A12">
          <w:rPr>
            <w:rFonts w:eastAsiaTheme="minorEastAsia" w:cstheme="minorHAnsi"/>
          </w:rPr>
          <w:fldChar w:fldCharType="begin"/>
        </w:r>
        <w:r w:rsidR="00911CAE" w:rsidRPr="004559BC" w:rsidDel="00565A12">
          <w:rPr>
            <w:rFonts w:eastAsiaTheme="minorEastAsia" w:cstheme="minorHAnsi"/>
            <w:lang w:val="en-GB"/>
          </w:rPr>
          <w:del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911CAE" w:rsidDel="00565A12">
          <w:rPr>
            <w:rFonts w:eastAsiaTheme="minorEastAsia" w:cstheme="minorHAnsi"/>
          </w:rPr>
          <w:fldChar w:fldCharType="separate"/>
        </w:r>
        <w:r w:rsidR="00911CAE" w:rsidRPr="006750E1" w:rsidDel="00565A12">
          <w:rPr>
            <w:rFonts w:ascii="Times New Roman" w:cs="Times New Roman"/>
            <w:lang w:val="en-GB"/>
          </w:rPr>
          <w:delText>(Jobling 1997)</w:delText>
        </w:r>
        <w:r w:rsidR="00911CAE" w:rsidDel="00565A12">
          <w:rPr>
            <w:rFonts w:eastAsiaTheme="minorEastAsia" w:cstheme="minorHAnsi"/>
          </w:rPr>
          <w:fldChar w:fldCharType="end"/>
        </w:r>
        <w:r w:rsidR="004048E8" w:rsidRPr="004559BC" w:rsidDel="00565A12">
          <w:rPr>
            <w:rFonts w:eastAsiaTheme="minorEastAsia" w:cstheme="minorHAnsi"/>
            <w:lang w:val="en-GB"/>
          </w:rPr>
          <w:delText>,</w:delText>
        </w:r>
        <w:r w:rsidR="00AD5B39" w:rsidRPr="004559BC" w:rsidDel="00565A12">
          <w:rPr>
            <w:rFonts w:eastAsiaTheme="minorEastAsia" w:cstheme="minorHAnsi"/>
            <w:lang w:val="en-GB"/>
          </w:rPr>
          <w:delText xml:space="preserve"> </w:delText>
        </w:r>
        <w:r w:rsidR="00BD7D6F" w:rsidRPr="004559BC" w:rsidDel="00565A12">
          <w:rPr>
            <w:rFonts w:eastAsiaTheme="minorEastAsia" w:cstheme="minorHAnsi"/>
            <w:lang w:val="en-GB"/>
          </w:rPr>
          <w:delText xml:space="preserve">but </w:delText>
        </w:r>
        <w:r w:rsidR="00893136" w:rsidRPr="004559BC" w:rsidDel="00565A12">
          <w:rPr>
            <w:rFonts w:eastAsiaTheme="minorEastAsia" w:cstheme="minorHAnsi"/>
            <w:lang w:val="en-GB"/>
          </w:rPr>
          <w:delText>i</w:delText>
        </w:r>
        <w:r w:rsidR="00893136" w:rsidRPr="00F077BA" w:rsidDel="00565A12">
          <w:rPr>
            <w:rFonts w:eastAsiaTheme="minorEastAsia" w:cstheme="minorHAnsi"/>
            <w:lang w:val="en-GB"/>
          </w:rPr>
          <w:delText>t is not often compared between different body sizes</w:delText>
        </w:r>
        <w:r w:rsidR="00AD5B39" w:rsidRPr="00F077BA" w:rsidDel="00565A12">
          <w:rPr>
            <w:rFonts w:eastAsiaTheme="minorEastAsia" w:cstheme="minorHAnsi"/>
            <w:lang w:val="en-GB"/>
          </w:rPr>
          <w:delText>.</w:delText>
        </w:r>
        <w:r w:rsidR="000238B8" w:rsidRPr="00F077BA" w:rsidDel="00565A12">
          <w:rPr>
            <w:rFonts w:eastAsiaTheme="minorEastAsia" w:cstheme="minorHAnsi"/>
            <w:lang w:val="en-GB"/>
          </w:rPr>
          <w:delText xml:space="preserve"> </w:delText>
        </w:r>
      </w:del>
      <w:del w:id="1754" w:author="Max Lindmark" w:date="2020-05-11T11:46:00Z">
        <w:r w:rsidR="000238B8" w:rsidRPr="00F077BA" w:rsidDel="001C4D93">
          <w:rPr>
            <w:rFonts w:eastAsiaTheme="minorEastAsia" w:cstheme="minorHAnsi"/>
            <w:lang w:val="en-GB"/>
          </w:rPr>
          <w:delText>W</w:delText>
        </w:r>
        <w:r w:rsidR="00CC3ADF" w:rsidRPr="00F077BA" w:rsidDel="001C4D93">
          <w:rPr>
            <w:rFonts w:eastAsiaTheme="minorEastAsia" w:cstheme="minorHAnsi"/>
            <w:lang w:val="en-GB"/>
          </w:rPr>
          <w:delText xml:space="preserve">e </w:delText>
        </w:r>
      </w:del>
      <w:del w:id="1755" w:author="Max Lindmark" w:date="2020-05-11T11:49:00Z">
        <w:r w:rsidR="00524D1F" w:rsidRPr="00F077BA" w:rsidDel="001A1271">
          <w:rPr>
            <w:rFonts w:eastAsiaTheme="minorEastAsia" w:cstheme="minorHAnsi"/>
            <w:lang w:val="en-GB"/>
          </w:rPr>
          <w:delText>exemplif</w:delText>
        </w:r>
      </w:del>
      <w:del w:id="1756" w:author="Max Lindmark" w:date="2020-05-11T11:46:00Z">
        <w:r w:rsidR="00524D1F" w:rsidRPr="00F077BA" w:rsidDel="00653F5A">
          <w:rPr>
            <w:rFonts w:eastAsiaTheme="minorEastAsia" w:cstheme="minorHAnsi"/>
            <w:lang w:val="en-GB"/>
          </w:rPr>
          <w:delText>y</w:delText>
        </w:r>
        <w:r w:rsidR="00524D1F" w:rsidRPr="00F077BA" w:rsidDel="00D27FBB">
          <w:rPr>
            <w:rFonts w:eastAsiaTheme="minorEastAsia" w:cstheme="minorHAnsi"/>
            <w:lang w:val="en-GB"/>
          </w:rPr>
          <w:delText xml:space="preserve"> </w:delText>
        </w:r>
      </w:del>
      <w:del w:id="1757" w:author="Max Lindmark" w:date="2020-05-11T11:49:00Z">
        <w:r w:rsidR="00524D1F" w:rsidRPr="00F077BA" w:rsidDel="001A1271">
          <w:rPr>
            <w:rFonts w:eastAsiaTheme="minorEastAsia" w:cstheme="minorHAnsi"/>
            <w:lang w:val="en-GB"/>
          </w:rPr>
          <w:delText>the thermal response of net</w:delText>
        </w:r>
      </w:del>
      <w:del w:id="1758" w:author="Max Lindmark" w:date="2020-05-08T15:19:00Z">
        <w:r w:rsidR="00524D1F" w:rsidRPr="00F077BA" w:rsidDel="0010623B">
          <w:rPr>
            <w:rFonts w:eastAsiaTheme="minorEastAsia" w:cstheme="minorHAnsi"/>
            <w:lang w:val="en-GB"/>
          </w:rPr>
          <w:delText>-</w:delText>
        </w:r>
      </w:del>
      <w:del w:id="1759" w:author="Max Lindmark" w:date="2020-05-11T11:49:00Z">
        <w:r w:rsidR="00524D1F" w:rsidRPr="00F077BA" w:rsidDel="001A1271">
          <w:rPr>
            <w:rFonts w:eastAsiaTheme="minorEastAsia" w:cstheme="minorHAnsi"/>
            <w:lang w:val="en-GB"/>
          </w:rPr>
          <w:delText xml:space="preserve">energy gain </w:delText>
        </w:r>
      </w:del>
      <w:del w:id="1760" w:author="Max Lindmark" w:date="2020-05-08T14:15:00Z">
        <w:r w:rsidR="00CC3ADF" w:rsidRPr="00F077BA" w:rsidDel="000B1949">
          <w:rPr>
            <w:rFonts w:eastAsiaTheme="minorEastAsia" w:cstheme="minorHAnsi"/>
            <w:lang w:val="en-GB"/>
          </w:rPr>
          <w:delText xml:space="preserve">using </w:delText>
        </w:r>
      </w:del>
      <w:del w:id="1761" w:author="Max Lindmark" w:date="2020-05-11T11:49:00Z">
        <w:r w:rsidR="00CC2FBD" w:rsidRPr="00F077BA" w:rsidDel="001A1271">
          <w:rPr>
            <w:rFonts w:eastAsiaTheme="minorEastAsia" w:cstheme="minorHAnsi"/>
            <w:lang w:val="en-GB"/>
          </w:rPr>
          <w:delText>two body sizes</w:delText>
        </w:r>
      </w:del>
      <w:del w:id="1762" w:author="Max Lindmark" w:date="2020-05-08T14:16:00Z">
        <w:r w:rsidR="009E167B" w:rsidRPr="00F077BA" w:rsidDel="00767780">
          <w:rPr>
            <w:rFonts w:eastAsiaTheme="minorEastAsia" w:cstheme="minorHAnsi"/>
            <w:lang w:val="en-GB"/>
          </w:rPr>
          <w:delText xml:space="preserve"> and the </w:delText>
        </w:r>
        <w:r w:rsidR="00144C44" w:rsidRPr="00F077BA" w:rsidDel="00767780">
          <w:rPr>
            <w:rFonts w:eastAsiaTheme="minorEastAsia" w:cstheme="minorHAnsi"/>
            <w:lang w:val="en-GB"/>
          </w:rPr>
          <w:delText>mass- and temperature</w:delText>
        </w:r>
        <w:r w:rsidR="005C4EE1" w:rsidRPr="00F077BA" w:rsidDel="00767780">
          <w:rPr>
            <w:rFonts w:eastAsiaTheme="minorEastAsia" w:cstheme="minorHAnsi"/>
            <w:lang w:val="en-GB"/>
          </w:rPr>
          <w:delText>-</w:delText>
        </w:r>
        <w:r w:rsidR="00144C44" w:rsidRPr="00F077BA" w:rsidDel="00767780">
          <w:rPr>
            <w:rFonts w:eastAsiaTheme="minorEastAsia" w:cstheme="minorHAnsi"/>
            <w:lang w:val="en-GB"/>
          </w:rPr>
          <w:delText xml:space="preserve">dependent </w:delText>
        </w:r>
        <w:r w:rsidR="00F930CD" w:rsidRPr="00F077BA" w:rsidDel="00767780">
          <w:rPr>
            <w:rFonts w:eastAsiaTheme="minorEastAsia" w:cstheme="minorHAnsi"/>
            <w:lang w:val="en-GB"/>
          </w:rPr>
          <w:delText>statistical models for metabolism and</w:delText>
        </w:r>
        <w:r w:rsidR="005B1DF6" w:rsidRPr="00F077BA" w:rsidDel="00767780">
          <w:rPr>
            <w:rFonts w:eastAsiaTheme="minorEastAsia" w:cstheme="minorHAnsi"/>
            <w:lang w:val="en-GB"/>
          </w:rPr>
          <w:delText xml:space="preserve"> consumption (using the species </w:delText>
        </w:r>
        <w:r w:rsidR="005B1DF6" w:rsidRPr="00F077BA" w:rsidDel="00767780">
          <w:rPr>
            <w:rFonts w:eastAsiaTheme="minorEastAsia" w:cstheme="minorHAnsi"/>
            <w:i/>
            <w:iCs/>
            <w:lang w:val="en-GB"/>
          </w:rPr>
          <w:delText>C. argus</w:delText>
        </w:r>
        <w:r w:rsidR="00A55875" w:rsidRPr="00F077BA" w:rsidDel="00767780">
          <w:rPr>
            <w:rFonts w:eastAsiaTheme="minorEastAsia" w:cstheme="minorHAnsi"/>
            <w:lang w:val="en-GB"/>
          </w:rPr>
          <w:delText xml:space="preserve"> because of the amount of data available and clear unimodal thermal response curve</w:delText>
        </w:r>
        <w:r w:rsidR="00F33EDD" w:rsidRPr="00F077BA" w:rsidDel="00767780">
          <w:rPr>
            <w:rFonts w:eastAsiaTheme="minorEastAsia" w:cstheme="minorHAnsi"/>
            <w:lang w:val="en-GB"/>
          </w:rPr>
          <w:delText>, Fig. S</w:delText>
        </w:r>
        <w:r w:rsidR="00844CD2" w:rsidRPr="00F077BA" w:rsidDel="00767780">
          <w:rPr>
            <w:rFonts w:eastAsiaTheme="minorEastAsia" w:cstheme="minorHAnsi"/>
            <w:lang w:val="en-GB"/>
          </w:rPr>
          <w:delText>10</w:delText>
        </w:r>
        <w:r w:rsidR="005B1DF6" w:rsidRPr="00F077BA" w:rsidDel="00767780">
          <w:rPr>
            <w:rFonts w:eastAsiaTheme="minorEastAsia" w:cstheme="minorHAnsi"/>
            <w:lang w:val="en-GB"/>
          </w:rPr>
          <w:delText>)</w:delText>
        </w:r>
      </w:del>
      <w:del w:id="1763" w:author="Max Lindmark" w:date="2020-05-11T11:49:00Z">
        <w:r w:rsidR="008A107C" w:rsidRPr="00F077BA" w:rsidDel="001A1271">
          <w:rPr>
            <w:rFonts w:eastAsiaTheme="minorEastAsia" w:cstheme="minorHAnsi"/>
            <w:lang w:val="en-GB"/>
          </w:rPr>
          <w:delText>,</w:delText>
        </w:r>
        <w:r w:rsidR="00747003" w:rsidRPr="00F077BA" w:rsidDel="001A1271">
          <w:rPr>
            <w:rFonts w:eastAsiaTheme="minorEastAsia" w:cstheme="minorHAnsi"/>
            <w:lang w:val="en-GB"/>
          </w:rPr>
          <w:delText xml:space="preserve"> and show that the optimum </w:delText>
        </w:r>
      </w:del>
      <w:del w:id="1764" w:author="Max Lindmark" w:date="2020-05-11T11:45:00Z">
        <w:r w:rsidR="00747003" w:rsidRPr="00F077BA" w:rsidDel="004357C1">
          <w:rPr>
            <w:rFonts w:eastAsiaTheme="minorEastAsia" w:cstheme="minorHAnsi"/>
            <w:lang w:val="en-GB"/>
          </w:rPr>
          <w:delText xml:space="preserve">of </w:delText>
        </w:r>
      </w:del>
      <w:del w:id="1765" w:author="Max Lindmark" w:date="2020-05-11T11:49:00Z">
        <w:r w:rsidR="00747003" w:rsidRPr="00F077BA" w:rsidDel="001A1271">
          <w:rPr>
            <w:rFonts w:eastAsiaTheme="minorEastAsia" w:cstheme="minorHAnsi"/>
            <w:lang w:val="en-GB"/>
          </w:rPr>
          <w:delText>net</w:delText>
        </w:r>
        <w:r w:rsidR="009553ED" w:rsidRPr="00F077BA" w:rsidDel="001A1271">
          <w:rPr>
            <w:rFonts w:eastAsiaTheme="minorEastAsia" w:cstheme="minorHAnsi"/>
            <w:lang w:val="en-GB"/>
          </w:rPr>
          <w:delText xml:space="preserve"> </w:delText>
        </w:r>
        <w:r w:rsidR="00747003" w:rsidRPr="00F077BA" w:rsidDel="001A1271">
          <w:rPr>
            <w:rFonts w:eastAsiaTheme="minorEastAsia" w:cstheme="minorHAnsi"/>
            <w:lang w:val="en-GB"/>
          </w:rPr>
          <w:delText>energy gain declines with body size</w:delText>
        </w:r>
        <w:r w:rsidR="00084601" w:rsidRPr="00F077BA" w:rsidDel="001A1271">
          <w:rPr>
            <w:rFonts w:eastAsiaTheme="minorEastAsia" w:cstheme="minorHAnsi"/>
            <w:lang w:val="en-GB"/>
          </w:rPr>
          <w:delText xml:space="preserve"> (Fig. </w:delText>
        </w:r>
      </w:del>
      <w:del w:id="1766" w:author="Max Lindmark" w:date="2020-05-08T14:17:00Z">
        <w:r w:rsidR="00084601" w:rsidRPr="00F077BA" w:rsidDel="001C5D69">
          <w:rPr>
            <w:rFonts w:eastAsiaTheme="minorEastAsia" w:cstheme="minorHAnsi"/>
            <w:lang w:val="en-GB"/>
          </w:rPr>
          <w:delText>5</w:delText>
        </w:r>
      </w:del>
      <w:del w:id="1767" w:author="Max Lindmark" w:date="2020-05-11T11:49:00Z">
        <w:r w:rsidR="00084601" w:rsidRPr="00F077BA" w:rsidDel="001A1271">
          <w:rPr>
            <w:rFonts w:eastAsiaTheme="minorEastAsia" w:cstheme="minorHAnsi"/>
            <w:lang w:val="en-GB"/>
          </w:rPr>
          <w:delText>)</w:delText>
        </w:r>
        <w:r w:rsidR="00747003" w:rsidRPr="00F077BA" w:rsidDel="001A1271">
          <w:rPr>
            <w:rFonts w:eastAsiaTheme="minorEastAsia" w:cstheme="minorHAnsi"/>
            <w:lang w:val="en-GB"/>
          </w:rPr>
          <w:delText>.</w:delText>
        </w:r>
        <w:r w:rsidR="003D0B87" w:rsidRPr="00F077BA" w:rsidDel="001A1271">
          <w:rPr>
            <w:rFonts w:eastAsiaTheme="minorEastAsia" w:cstheme="minorHAnsi"/>
            <w:lang w:val="en-GB"/>
          </w:rPr>
          <w:delText xml:space="preserve"> </w:delText>
        </w:r>
      </w:del>
      <w:ins w:id="1768" w:author="Max Lindmark" w:date="2020-05-11T11:53:00Z">
        <w:r w:rsidR="006935DB">
          <w:rPr>
            <w:rFonts w:eastAsiaTheme="minorEastAsia" w:cstheme="minorHAnsi"/>
            <w:lang w:val="en-GB"/>
          </w:rPr>
          <w:t>The prediction of declining optimal growth temperatures</w:t>
        </w:r>
        <w:r w:rsidR="003A29E2">
          <w:rPr>
            <w:rFonts w:eastAsiaTheme="minorEastAsia" w:cstheme="minorHAnsi"/>
            <w:lang w:val="en-GB"/>
          </w:rPr>
          <w:t xml:space="preserve"> with size </w:t>
        </w:r>
      </w:ins>
      <w:ins w:id="1769" w:author="Max Lindmark" w:date="2020-05-08T14:20:00Z">
        <w:r w:rsidR="00642BA2">
          <w:rPr>
            <w:rFonts w:eastAsiaTheme="minorEastAsia" w:cstheme="minorHAnsi"/>
            <w:lang w:val="en-GB"/>
          </w:rPr>
          <w:t>i</w:t>
        </w:r>
      </w:ins>
      <w:ins w:id="1770" w:author="Max Lindmark" w:date="2020-05-11T11:46:00Z">
        <w:r w:rsidR="00315DF1">
          <w:rPr>
            <w:rFonts w:eastAsiaTheme="minorEastAsia" w:cstheme="minorHAnsi"/>
            <w:lang w:val="en-GB"/>
          </w:rPr>
          <w:t>s</w:t>
        </w:r>
      </w:ins>
      <w:ins w:id="1771" w:author="Max Lindmark" w:date="2020-05-08T14:20:00Z">
        <w:r w:rsidR="00642BA2">
          <w:rPr>
            <w:rFonts w:eastAsiaTheme="minorEastAsia" w:cstheme="minorHAnsi"/>
            <w:lang w:val="en-GB"/>
          </w:rPr>
          <w:t xml:space="preserve"> </w:t>
        </w:r>
      </w:ins>
      <w:ins w:id="1772" w:author="Max Lindmark" w:date="2020-05-11T11:50:00Z">
        <w:r w:rsidR="00A01E33">
          <w:rPr>
            <w:rFonts w:eastAsiaTheme="minorEastAsia" w:cstheme="minorHAnsi"/>
            <w:lang w:val="en-GB"/>
          </w:rPr>
          <w:t xml:space="preserve">further corroborated </w:t>
        </w:r>
      </w:ins>
      <w:ins w:id="1773" w:author="Max Lindmark" w:date="2020-05-08T14:20:00Z">
        <w:r w:rsidR="00642BA2">
          <w:rPr>
            <w:rFonts w:eastAsiaTheme="minorEastAsia" w:cstheme="minorHAnsi"/>
            <w:lang w:val="en-GB"/>
          </w:rPr>
          <w:t xml:space="preserve">in our analysis of </w:t>
        </w:r>
      </w:ins>
      <w:ins w:id="1774" w:author="Max Lindmark" w:date="2020-05-11T11:22:00Z">
        <w:r w:rsidR="00133B20">
          <w:rPr>
            <w:rFonts w:eastAsiaTheme="minorEastAsia" w:cstheme="minorHAnsi"/>
            <w:lang w:val="en-GB"/>
          </w:rPr>
          <w:t xml:space="preserve">experimental </w:t>
        </w:r>
      </w:ins>
      <w:ins w:id="1775" w:author="Max Lindmark" w:date="2020-05-08T14:20:00Z">
        <w:r w:rsidR="00642BA2">
          <w:rPr>
            <w:rFonts w:eastAsiaTheme="minorEastAsia" w:cstheme="minorHAnsi"/>
            <w:lang w:val="en-GB"/>
          </w:rPr>
          <w:t>growth rates. Speci</w:t>
        </w:r>
      </w:ins>
      <w:ins w:id="1776" w:author="Max Lindmark" w:date="2020-05-08T14:21:00Z">
        <w:r w:rsidR="00642BA2">
          <w:rPr>
            <w:rFonts w:eastAsiaTheme="minorEastAsia" w:cstheme="minorHAnsi"/>
            <w:lang w:val="en-GB"/>
          </w:rPr>
          <w:t xml:space="preserve">fically, we find that within species, </w:t>
        </w:r>
      </w:ins>
      <w:del w:id="1777" w:author="Max Lindmark" w:date="2020-05-08T14:21:00Z">
        <w:r w:rsidR="005B370D" w:rsidRPr="00F077BA" w:rsidDel="00642BA2">
          <w:rPr>
            <w:rFonts w:eastAsiaTheme="minorEastAsia" w:cstheme="minorHAnsi"/>
            <w:lang w:val="en-GB"/>
          </w:rPr>
          <w:delText>Empirica</w:delText>
        </w:r>
        <w:r w:rsidR="005B370D" w:rsidRPr="004559BC" w:rsidDel="00642BA2">
          <w:rPr>
            <w:rFonts w:eastAsiaTheme="minorEastAsia" w:cstheme="minorHAnsi"/>
            <w:lang w:val="en-GB"/>
          </w:rPr>
          <w:delText xml:space="preserve">l estimates </w:delText>
        </w:r>
      </w:del>
      <w:ins w:id="1778" w:author="Max Lindmark" w:date="2020-05-08T14:21:00Z">
        <w:r w:rsidR="00642BA2">
          <w:rPr>
            <w:rFonts w:eastAsiaTheme="minorEastAsia" w:cstheme="minorHAnsi"/>
            <w:lang w:val="en-GB"/>
          </w:rPr>
          <w:t xml:space="preserve">the </w:t>
        </w:r>
      </w:ins>
      <w:ins w:id="1779" w:author="Max Lindmark" w:date="2020-05-08T14:53:00Z">
        <w:r w:rsidR="00565A12">
          <w:rPr>
            <w:rFonts w:eastAsiaTheme="minorEastAsia" w:cstheme="minorHAnsi"/>
            <w:lang w:val="en-GB"/>
          </w:rPr>
          <w:t xml:space="preserve">optimum growth </w:t>
        </w:r>
      </w:ins>
      <w:ins w:id="1780" w:author="Max Lindmark" w:date="2020-05-08T14:21:00Z">
        <w:r w:rsidR="00642BA2">
          <w:rPr>
            <w:rFonts w:eastAsiaTheme="minorEastAsia" w:cstheme="minorHAnsi"/>
            <w:lang w:val="en-GB"/>
          </w:rPr>
          <w:t xml:space="preserve">temperature </w:t>
        </w:r>
      </w:ins>
      <w:ins w:id="1781" w:author="Max Lindmark" w:date="2020-05-08T14:35:00Z">
        <w:r w:rsidR="00E606D0">
          <w:rPr>
            <w:rFonts w:eastAsiaTheme="minorEastAsia" w:cstheme="minorHAnsi"/>
            <w:lang w:val="en-GB"/>
          </w:rPr>
          <w:t xml:space="preserve">(rescaled within species) </w:t>
        </w:r>
      </w:ins>
      <w:del w:id="1782" w:author="Max Lindmark" w:date="2020-05-08T14:21:00Z">
        <w:r w:rsidR="005B370D" w:rsidRPr="004559BC" w:rsidDel="00642BA2">
          <w:rPr>
            <w:rFonts w:eastAsiaTheme="minorEastAsia" w:cstheme="minorHAnsi"/>
            <w:lang w:val="en-GB"/>
          </w:rPr>
          <w:delText xml:space="preserve">of </w:delText>
        </w:r>
      </w:del>
      <w:del w:id="1783" w:author="Max Lindmark" w:date="2020-05-08T14:20:00Z">
        <w:r w:rsidR="005B370D" w:rsidRPr="004559BC" w:rsidDel="004A34E9">
          <w:rPr>
            <w:rFonts w:eastAsiaTheme="minorEastAsia" w:cstheme="minorHAnsi"/>
            <w:lang w:val="en-GB"/>
          </w:rPr>
          <w:delText xml:space="preserve">optimum </w:delText>
        </w:r>
      </w:del>
      <w:del w:id="1784" w:author="Max Lindmark" w:date="2020-05-08T14:35:00Z">
        <w:r w:rsidR="005B370D" w:rsidRPr="004559BC" w:rsidDel="00B85FEF">
          <w:rPr>
            <w:rFonts w:eastAsiaTheme="minorEastAsia" w:cstheme="minorHAnsi"/>
            <w:lang w:val="en-GB"/>
          </w:rPr>
          <w:delText xml:space="preserve">temperature </w:delText>
        </w:r>
      </w:del>
      <w:del w:id="1785" w:author="Max Lindmark" w:date="2020-05-08T14:21:00Z">
        <w:r w:rsidR="005B370D" w:rsidRPr="004559BC" w:rsidDel="00642BA2">
          <w:rPr>
            <w:rFonts w:eastAsiaTheme="minorEastAsia" w:cstheme="minorHAnsi"/>
            <w:lang w:val="en-GB"/>
          </w:rPr>
          <w:delText xml:space="preserve">for growth across different body sizes within species corroborate this </w:delText>
        </w:r>
        <w:r w:rsidR="008C404E" w:rsidRPr="004559BC" w:rsidDel="00642BA2">
          <w:rPr>
            <w:rFonts w:eastAsiaTheme="minorEastAsia" w:cstheme="minorHAnsi"/>
            <w:lang w:val="en-GB"/>
          </w:rPr>
          <w:delText>prediction.</w:delText>
        </w:r>
        <w:r w:rsidR="00276DC2" w:rsidRPr="004559BC" w:rsidDel="00642BA2">
          <w:rPr>
            <w:rFonts w:eastAsiaTheme="minorEastAsia" w:cstheme="minorHAnsi"/>
            <w:lang w:val="en-GB"/>
          </w:rPr>
          <w:delText xml:space="preserve"> Specifically, we</w:delText>
        </w:r>
        <w:r w:rsidR="00276DC2" w:rsidRPr="004559BC" w:rsidDel="00642BA2">
          <w:rPr>
            <w:rFonts w:cstheme="minorHAnsi"/>
            <w:lang w:val="en-GB"/>
          </w:rPr>
          <w:delText xml:space="preserve"> find that </w:delText>
        </w:r>
        <w:r w:rsidR="00064C78" w:rsidRPr="004559BC" w:rsidDel="00642BA2">
          <w:rPr>
            <w:rFonts w:cstheme="minorHAnsi"/>
            <w:lang w:val="en-GB"/>
          </w:rPr>
          <w:delText xml:space="preserve">the </w:delText>
        </w:r>
      </w:del>
      <w:commentRangeStart w:id="1786"/>
      <w:del w:id="1787" w:author="Max Lindmark" w:date="2020-05-08T14:19:00Z">
        <w:r w:rsidR="00CA28E0" w:rsidRPr="00972C7F" w:rsidDel="00D17808">
          <w:rPr>
            <w:rFonts w:cstheme="minorHAnsi"/>
            <w:lang w:val="en-GB"/>
          </w:rPr>
          <w:delText>optimum</w:delText>
        </w:r>
        <w:commentRangeEnd w:id="1786"/>
        <w:r w:rsidR="00D17808" w:rsidDel="00D17808">
          <w:rPr>
            <w:rStyle w:val="CommentReference"/>
          </w:rPr>
          <w:commentReference w:id="1786"/>
        </w:r>
        <w:r w:rsidR="00CA28E0" w:rsidRPr="00972C7F" w:rsidDel="00D17808">
          <w:rPr>
            <w:rFonts w:cstheme="minorHAnsi"/>
            <w:lang w:val="en-GB"/>
          </w:rPr>
          <w:delText xml:space="preserve"> </w:delText>
        </w:r>
      </w:del>
      <w:del w:id="1788" w:author="Max Lindmark" w:date="2020-05-08T14:21:00Z">
        <w:r w:rsidR="00CA28E0" w:rsidRPr="00972C7F" w:rsidDel="00642BA2">
          <w:rPr>
            <w:rFonts w:cstheme="minorHAnsi"/>
            <w:lang w:val="en-GB"/>
          </w:rPr>
          <w:delText xml:space="preserve">temperature </w:delText>
        </w:r>
      </w:del>
      <w:del w:id="1789" w:author="Max Lindmark" w:date="2020-05-08T14:19:00Z">
        <w:r w:rsidR="00CA28E0" w:rsidRPr="004559BC" w:rsidDel="00D17808">
          <w:rPr>
            <w:rFonts w:cstheme="minorHAnsi"/>
            <w:lang w:val="en-GB"/>
          </w:rPr>
          <w:delText xml:space="preserve">for growth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ins w:id="1790" w:author="Max Lindmark" w:date="2020-05-08T14:35:00Z">
        <w:r w:rsidR="00D7330F">
          <w:rPr>
            <w:rFonts w:eastAsiaTheme="minorEastAsia" w:cstheme="minorHAnsi"/>
            <w:lang w:val="en-GB"/>
          </w:rPr>
          <w:t>1</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1791"/>
      <w:commentRangeStart w:id="1792"/>
      <w:commentRangeStart w:id="1793"/>
      <w:r w:rsidR="00CA28E0" w:rsidRPr="00972C7F">
        <w:rPr>
          <w:rFonts w:eastAsiaTheme="minorEastAsia" w:cstheme="minorHAnsi"/>
          <w:lang w:val="en-GB"/>
        </w:rPr>
        <w:t xml:space="preserve">natural log of </w:t>
      </w:r>
      <w:del w:id="1794" w:author="Max Lindmark" w:date="2020-05-08T14:35:00Z">
        <w:r w:rsidR="00CA28E0" w:rsidRPr="00972C7F" w:rsidDel="00BC0232">
          <w:rPr>
            <w:rFonts w:eastAsiaTheme="minorEastAsia" w:cstheme="minorHAnsi"/>
            <w:lang w:val="en-GB"/>
          </w:rPr>
          <w:delText xml:space="preserve">relative </w:delText>
        </w:r>
      </w:del>
      <w:r w:rsidR="00CA28E0" w:rsidRPr="00972C7F">
        <w:rPr>
          <w:rFonts w:eastAsiaTheme="minorEastAsia" w:cstheme="minorHAnsi"/>
          <w:lang w:val="en-GB"/>
        </w:rPr>
        <w:t xml:space="preserve">body mass </w:t>
      </w:r>
      <w:ins w:id="1795" w:author="Max Lindmark" w:date="2020-05-08T14:36:00Z">
        <w:r w:rsidR="00BC0232">
          <w:rPr>
            <w:rFonts w:eastAsiaTheme="minorEastAsia" w:cstheme="minorHAnsi"/>
            <w:lang w:val="en-GB"/>
          </w:rPr>
          <w:t xml:space="preserve">(rescaled </w:t>
        </w:r>
      </w:ins>
      <w:ins w:id="1796" w:author="Max Lindmark" w:date="2020-05-19T14:15:00Z">
        <w:r w:rsidR="007923F3">
          <w:rPr>
            <w:rFonts w:eastAsiaTheme="minorEastAsia" w:cstheme="minorHAnsi"/>
            <w:lang w:val="en-GB"/>
          </w:rPr>
          <w:t xml:space="preserve">by dividing mass with </w:t>
        </w:r>
      </w:ins>
      <w:ins w:id="1797" w:author="Max Lindmark" w:date="2020-05-08T14:36:00Z">
        <w:r w:rsidR="00BC0232">
          <w:rPr>
            <w:rFonts w:eastAsiaTheme="minorEastAsia" w:cstheme="minorHAnsi"/>
            <w:lang w:val="en-GB"/>
          </w:rPr>
          <w:t xml:space="preserve"> size-at-maturation) </w:t>
        </w:r>
      </w:ins>
      <w:r w:rsidR="00CA28E0" w:rsidRPr="00972C7F">
        <w:rPr>
          <w:rFonts w:eastAsiaTheme="minorEastAsia" w:cstheme="minorHAnsi"/>
          <w:lang w:val="en-GB"/>
        </w:rPr>
        <w:t xml:space="preserve">(Fig. </w:t>
      </w:r>
      <w:del w:id="1798" w:author="Max Lindmark" w:date="2020-05-08T14:36:00Z">
        <w:r w:rsidR="00700427" w:rsidRPr="004559BC" w:rsidDel="00966646">
          <w:rPr>
            <w:rFonts w:eastAsiaTheme="minorEastAsia" w:cstheme="minorHAnsi"/>
            <w:lang w:val="en-GB"/>
          </w:rPr>
          <w:delText>6</w:delText>
        </w:r>
      </w:del>
      <w:ins w:id="1799" w:author="Max Lindmark" w:date="2020-05-08T14:36:00Z">
        <w:r w:rsidR="00966646">
          <w:rPr>
            <w:rFonts w:eastAsiaTheme="minorEastAsia" w:cstheme="minorHAnsi"/>
            <w:lang w:val="en-GB"/>
          </w:rPr>
          <w:t>5</w:t>
        </w:r>
      </w:ins>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1791"/>
      <w:r w:rsidR="00BC6DAB">
        <w:rPr>
          <w:rStyle w:val="CommentReference"/>
        </w:rPr>
        <w:commentReference w:id="1791"/>
      </w:r>
      <w:commentRangeEnd w:id="1792"/>
      <w:r w:rsidR="00BC6DAB">
        <w:rPr>
          <w:rStyle w:val="CommentReference"/>
        </w:rPr>
        <w:commentReference w:id="1792"/>
      </w:r>
      <w:commentRangeEnd w:id="1793"/>
      <w:r w:rsidR="00CE5ADB">
        <w:rPr>
          <w:rStyle w:val="CommentReference"/>
        </w:rPr>
        <w:commentReference w:id="1793"/>
      </w:r>
      <w:r w:rsidR="00CA28E0" w:rsidRPr="004559BC">
        <w:rPr>
          <w:rFonts w:eastAsiaTheme="minorEastAsia" w:cstheme="minorHAnsi"/>
          <w:lang w:val="en-GB"/>
        </w:rPr>
        <w:t>Th</w:t>
      </w:r>
      <w:del w:id="1800" w:author="Max Lindmark" w:date="2020-05-11T11:53:00Z">
        <w:r w:rsidR="00CA28E0" w:rsidRPr="004559BC" w:rsidDel="005C5030">
          <w:rPr>
            <w:rFonts w:eastAsiaTheme="minorEastAsia" w:cstheme="minorHAnsi"/>
            <w:lang w:val="en-GB"/>
          </w:rPr>
          <w:delText>is</w:delText>
        </w:r>
      </w:del>
      <w:ins w:id="1801" w:author="Max Lindmark" w:date="2020-05-11T11:53:00Z">
        <w:r w:rsidR="005C5030">
          <w:rPr>
            <w:rFonts w:eastAsiaTheme="minorEastAsia" w:cstheme="minorHAnsi"/>
            <w:lang w:val="en-GB"/>
          </w:rPr>
          <w:t>e</w:t>
        </w:r>
      </w:ins>
      <w:r w:rsidR="00CA28E0" w:rsidRPr="004559BC">
        <w:rPr>
          <w:rFonts w:eastAsiaTheme="minorEastAsia" w:cstheme="minorHAnsi"/>
          <w:lang w:val="en-GB"/>
        </w:rPr>
        <w:t xml:space="preserve">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w:t>
      </w:r>
      <w:del w:id="1802" w:author="Max Lindmark" w:date="2020-05-08T14:53:00Z">
        <w:r w:rsidR="00CA28E0" w:rsidRPr="004559BC" w:rsidDel="00D67826">
          <w:rPr>
            <w:rFonts w:eastAsiaTheme="minorEastAsia" w:cstheme="minorHAnsi"/>
            <w:lang w:val="en-GB"/>
          </w:rPr>
          <w:delText xml:space="preserve">very </w:delText>
        </w:r>
      </w:del>
      <w:r w:rsidR="00CA28E0" w:rsidRPr="004559BC">
        <w:rPr>
          <w:rFonts w:eastAsiaTheme="minorEastAsia" w:cstheme="minorHAnsi"/>
          <w:lang w:val="en-GB"/>
        </w:rPr>
        <w:t xml:space="preserve">clear, </w:t>
      </w:r>
      <w:del w:id="1803" w:author="Max Lindmark" w:date="2020-05-08T14:33:00Z">
        <w:r w:rsidR="00CA28E0" w:rsidRPr="00972C7F" w:rsidDel="00EF21FF">
          <w:rPr>
            <w:rFonts w:eastAsiaTheme="minorEastAsia" w:cstheme="minorHAnsi"/>
            <w:lang w:val="en-GB"/>
          </w:rPr>
          <w:delText xml:space="preserve">because </w:delText>
        </w:r>
      </w:del>
      <w:ins w:id="1804" w:author="Max Lindmark" w:date="2020-05-08T14:33:00Z">
        <w:r w:rsidR="00EF21FF">
          <w:rPr>
            <w:rFonts w:eastAsiaTheme="minorEastAsia" w:cstheme="minorHAnsi"/>
            <w:lang w:val="en-GB"/>
          </w:rPr>
          <w:t xml:space="preserve">as </w:t>
        </w:r>
      </w:ins>
      <w:r w:rsidR="00CA28E0" w:rsidRPr="00972C7F">
        <w:rPr>
          <w:rFonts w:cstheme="minorHAnsi"/>
          <w:lang w:val="en-GB"/>
        </w:rPr>
        <w:t>9</w:t>
      </w:r>
      <w:del w:id="1805" w:author="Max Lindmark" w:date="2020-05-08T14:33:00Z">
        <w:r w:rsidR="00CA28E0" w:rsidRPr="00972C7F" w:rsidDel="00F3717D">
          <w:rPr>
            <w:rFonts w:cstheme="minorHAnsi"/>
            <w:lang w:val="en-GB"/>
          </w:rPr>
          <w:delText>9</w:delText>
        </w:r>
      </w:del>
      <w:ins w:id="1806" w:author="Max Lindmark" w:date="2020-05-08T14:33:00Z">
        <w:r w:rsidR="00F3717D">
          <w:rPr>
            <w:rFonts w:cstheme="minorHAnsi"/>
            <w:lang w:val="en-GB"/>
          </w:rPr>
          <w:t>2</w:t>
        </w:r>
      </w:ins>
      <w:r w:rsidR="00CA28E0" w:rsidRPr="00972C7F">
        <w:rPr>
          <w:rFonts w:cstheme="minorHAnsi"/>
          <w:lang w:val="en-GB"/>
        </w:rPr>
        <w:t xml:space="preserve">% of the posterior density of the </w:t>
      </w:r>
      <w:ins w:id="1807" w:author="Max Lindmark" w:date="2020-05-11T11:53:00Z">
        <w:r w:rsidR="001F5232">
          <w:rPr>
            <w:rFonts w:cstheme="minorHAnsi"/>
            <w:lang w:val="en-GB"/>
          </w:rPr>
          <w:t xml:space="preserve">global </w:t>
        </w:r>
      </w:ins>
      <w:r w:rsidR="00CA28E0" w:rsidRPr="00972C7F">
        <w:rPr>
          <w:rFonts w:cstheme="minorHAnsi"/>
          <w:lang w:val="en-GB"/>
        </w:rPr>
        <w:t>slope estimate (</w:t>
      </w:r>
      <m:oMath>
        <m:sSub>
          <m:sSubPr>
            <m:ctrlPr>
              <w:ins w:id="1808" w:author="Max Lindmark" w:date="2020-05-08T14:34:00Z">
                <w:rPr>
                  <w:rFonts w:ascii="Cambria Math" w:eastAsiaTheme="minorEastAsia" w:hAnsi="Cambria Math" w:cstheme="minorHAnsi"/>
                  <w:i/>
                </w:rPr>
              </w:ins>
            </m:ctrlPr>
          </m:sSubPr>
          <m:e>
            <m:r>
              <w:ins w:id="1809" w:author="Max Lindmark" w:date="2020-05-08T14:34:00Z">
                <w:rPr>
                  <w:rFonts w:ascii="Cambria Math" w:eastAsiaTheme="minorEastAsia" w:hAnsi="Cambria Math" w:cstheme="minorHAnsi"/>
                </w:rPr>
                <m:t>μ</m:t>
              </w:ins>
            </m:r>
          </m:e>
          <m:sub>
            <m:sSub>
              <m:sSubPr>
                <m:ctrlPr>
                  <w:ins w:id="1810" w:author="Max Lindmark" w:date="2020-05-08T14:34:00Z">
                    <w:rPr>
                      <w:rFonts w:ascii="Cambria Math" w:hAnsi="Cambria Math" w:cstheme="minorHAnsi"/>
                      <w:bCs/>
                      <w:i/>
                      <w:iCs/>
                    </w:rPr>
                  </w:ins>
                </m:ctrlPr>
              </m:sSubPr>
              <m:e>
                <m:r>
                  <w:ins w:id="1811" w:author="Max Lindmark" w:date="2020-05-08T14:34:00Z">
                    <w:rPr>
                      <w:rFonts w:ascii="Cambria Math" w:hAnsi="Cambria Math" w:cstheme="minorHAnsi"/>
                    </w:rPr>
                    <m:t>β</m:t>
                  </w:ins>
                </m:r>
              </m:e>
              <m:sub>
                <m:r>
                  <w:ins w:id="1812" w:author="Max Lindmark" w:date="2020-05-08T14:34:00Z">
                    <w:rPr>
                      <w:rFonts w:ascii="Cambria Math" w:hAnsi="Cambria Math" w:cstheme="minorHAnsi"/>
                    </w:rPr>
                    <m:t>1</m:t>
                  </w:ins>
                </m:r>
              </m:sub>
            </m:sSub>
          </m:sub>
        </m:sSub>
        <m:sSub>
          <m:sSubPr>
            <m:ctrlPr>
              <w:del w:id="1813" w:author="Max Lindmark" w:date="2020-05-08T14:34:00Z">
                <w:rPr>
                  <w:rFonts w:ascii="Cambria Math" w:hAnsi="Cambria Math" w:cstheme="minorHAnsi"/>
                  <w:i/>
                  <w:iCs/>
                </w:rPr>
              </w:del>
            </m:ctrlPr>
          </m:sSubPr>
          <m:e>
            <m:r>
              <w:del w:id="1814" w:author="Max Lindmark" w:date="2020-05-08T14:34:00Z">
                <w:rPr>
                  <w:rFonts w:ascii="Cambria Math" w:hAnsi="Cambria Math" w:cstheme="minorHAnsi"/>
                </w:rPr>
                <m:t>β</m:t>
              </w:del>
            </m:r>
          </m:e>
          <m:sub>
            <m:r>
              <w:del w:id="1815" w:author="Max Lindmark" w:date="2020-05-08T14:34:00Z">
                <w:rPr>
                  <w:rFonts w:ascii="Cambria Math" w:hAnsi="Cambria Math" w:cstheme="minorHAnsi"/>
                  <w:lang w:val="en-GB"/>
                </w:rPr>
                <m:t>1</m:t>
              </w:del>
            </m:r>
          </m:sub>
        </m:sSub>
      </m:oMath>
      <w:r w:rsidR="00CA28E0" w:rsidRPr="00972C7F">
        <w:rPr>
          <w:rFonts w:cstheme="minorHAnsi"/>
          <w:lang w:val="en-GB"/>
        </w:rPr>
        <w:t>) is below 0</w:t>
      </w:r>
      <w:del w:id="1816" w:author="Max Lindmark" w:date="2020-05-08T14:34:00Z">
        <w:r w:rsidR="00A1529F" w:rsidDel="00BD52C4">
          <w:rPr>
            <w:rFonts w:cstheme="minorHAnsi"/>
            <w:lang w:val="en-GB"/>
          </w:rPr>
          <w:delText xml:space="preserve"> (Fig. S11)</w:delText>
        </w:r>
      </w:del>
      <w:r w:rsidR="00CA28E0" w:rsidRPr="00972C7F">
        <w:rPr>
          <w:rFonts w:cstheme="minorHAnsi"/>
          <w:lang w:val="en-GB"/>
        </w:rPr>
        <w:t>.</w:t>
      </w:r>
      <w:r w:rsidR="00CA28E0" w:rsidRPr="004559BC">
        <w:rPr>
          <w:rFonts w:cstheme="minorHAnsi"/>
          <w:lang w:val="en-GB"/>
        </w:rPr>
        <w:t xml:space="preserve"> The </w:t>
      </w:r>
      <w:del w:id="1817" w:author="Max Lindmark" w:date="2020-05-08T14:53:00Z">
        <w:r w:rsidR="00CA28E0" w:rsidRPr="004559BC" w:rsidDel="00D67826">
          <w:rPr>
            <w:rFonts w:cstheme="minorHAnsi"/>
            <w:lang w:val="en-GB"/>
          </w:rPr>
          <w:delText xml:space="preserve">two </w:delText>
        </w:r>
      </w:del>
      <w:r w:rsidR="00CA28E0" w:rsidRPr="004559BC">
        <w:rPr>
          <w:rFonts w:cstheme="minorHAnsi"/>
          <w:lang w:val="en-GB"/>
        </w:rPr>
        <w:t>models</w:t>
      </w:r>
      <w:del w:id="1818" w:author="Max Lindmark" w:date="2020-05-08T14:53:00Z">
        <w:r w:rsidR="00CA28E0" w:rsidRPr="004559BC" w:rsidDel="00D67826">
          <w:rPr>
            <w:rFonts w:cstheme="minorHAnsi"/>
            <w:lang w:val="en-GB"/>
          </w:rPr>
          <w:delText xml:space="preserve">, </w:delText>
        </w:r>
      </w:del>
      <w:ins w:id="1819" w:author="Max Lindmark" w:date="2020-05-08T14:53:00Z">
        <w:r w:rsidR="00D67826">
          <w:rPr>
            <w:rFonts w:cstheme="minorHAnsi"/>
            <w:lang w:val="en-GB"/>
          </w:rPr>
          <w:t xml:space="preserve"> </w:t>
        </w:r>
      </w:ins>
      <w:r w:rsidR="00CA28E0" w:rsidRPr="004559BC">
        <w:rPr>
          <w:rFonts w:cstheme="minorHAnsi"/>
          <w:lang w:val="en-GB"/>
        </w:rPr>
        <w:t>with and without species-varying slopes</w:t>
      </w:r>
      <w:del w:id="1820" w:author="Max Lindmark" w:date="2020-05-08T14:53:00Z">
        <w:r w:rsidR="00CA28E0" w:rsidRPr="004559BC" w:rsidDel="00D67826">
          <w:rPr>
            <w:rFonts w:cstheme="minorHAnsi"/>
            <w:lang w:val="en-GB"/>
          </w:rPr>
          <w:delText xml:space="preserve">, </w:delText>
        </w:r>
      </w:del>
      <w:ins w:id="1821" w:author="Max Lindmark" w:date="2020-05-08T14:53:00Z">
        <w:r w:rsidR="00D67826">
          <w:rPr>
            <w:rFonts w:cstheme="minorHAnsi"/>
            <w:lang w:val="en-GB"/>
          </w:rPr>
          <w:t xml:space="preserve"> </w:t>
        </w:r>
      </w:ins>
      <w:r w:rsidR="00CA28E0" w:rsidRPr="004559BC">
        <w:rPr>
          <w:rFonts w:cstheme="minorHAnsi"/>
          <w:lang w:val="en-GB"/>
        </w:rPr>
        <w:t>were indistinguishable in terms of WAIC (</w:t>
      </w:r>
      <w:ins w:id="1822" w:author="Max Lindmark" w:date="2020-05-08T14:38:00Z">
        <w:r w:rsidR="00E101E0">
          <w:rPr>
            <w:rFonts w:cstheme="minorHAnsi"/>
            <w:lang w:val="en-GB"/>
          </w:rPr>
          <w:t>177.3 vs 178.3, respectively</w:t>
        </w:r>
      </w:ins>
      <m:oMath>
        <m:r>
          <w:del w:id="1823" w:author="Max Lindmark" w:date="2020-05-08T14:38:00Z">
            <m:rPr>
              <m:sty m:val="p"/>
            </m:rPr>
            <w:rPr>
              <w:rFonts w:ascii="Cambria Math" w:hAnsi="Cambria Math" w:cstheme="minorHAnsi"/>
            </w:rPr>
            <m:t>Δ</m:t>
          </w:del>
        </m:r>
      </m:oMath>
      <w:del w:id="1824" w:author="Max Lindmark" w:date="2020-05-08T14:38:00Z">
        <w:r w:rsidR="00CA28E0" w:rsidRPr="004559BC" w:rsidDel="00E101E0">
          <w:rPr>
            <w:rFonts w:cstheme="minorHAnsi"/>
            <w:lang w:val="en-GB"/>
          </w:rPr>
          <w:delText xml:space="preserve">WAIC = </w:delText>
        </w:r>
      </w:del>
      <w:del w:id="1825" w:author="Max Lindmark" w:date="2020-05-08T14:37:00Z">
        <w:r w:rsidR="00CA28E0" w:rsidRPr="004559BC" w:rsidDel="004756E8">
          <w:rPr>
            <w:rFonts w:cstheme="minorHAnsi"/>
            <w:lang w:val="en-GB"/>
          </w:rPr>
          <w:delText>1</w:delText>
        </w:r>
        <w:r w:rsidR="00CA28E0" w:rsidRPr="004559BC" w:rsidDel="001B0B2D">
          <w:rPr>
            <w:rFonts w:cstheme="minorHAnsi"/>
            <w:lang w:val="en-GB"/>
          </w:rPr>
          <w:delText>.3</w:delText>
        </w:r>
      </w:del>
      <w:r w:rsidR="00CA28E0" w:rsidRPr="004559BC">
        <w:rPr>
          <w:rFonts w:cstheme="minorHAnsi"/>
          <w:lang w:val="en-GB"/>
        </w:rPr>
        <w:t xml:space="preserve">), and we </w:t>
      </w:r>
      <w:del w:id="1826" w:author="Max Lindmark" w:date="2020-05-08T14:37:00Z">
        <w:r w:rsidR="00CA28E0" w:rsidRPr="004559BC" w:rsidDel="00CE0D53">
          <w:rPr>
            <w:rFonts w:cstheme="minorHAnsi"/>
            <w:lang w:val="en-GB"/>
          </w:rPr>
          <w:delText xml:space="preserve">therefore </w:delText>
        </w:r>
      </w:del>
      <w:r w:rsidR="00CA28E0" w:rsidRPr="004559BC">
        <w:rPr>
          <w:rFonts w:cstheme="minorHAnsi"/>
          <w:lang w:val="en-GB"/>
        </w:rPr>
        <w:t xml:space="preserve">present the results for the </w:t>
      </w:r>
      <w:del w:id="1827" w:author="Max Lindmark" w:date="2020-05-08T14:37:00Z">
        <w:r w:rsidR="00CA28E0" w:rsidRPr="004559BC" w:rsidDel="00420ADD">
          <w:rPr>
            <w:rFonts w:cstheme="minorHAnsi"/>
            <w:lang w:val="en-GB"/>
          </w:rPr>
          <w:delText xml:space="preserve">global </w:delText>
        </w:r>
      </w:del>
      <w:ins w:id="1828" w:author="Max Lindmark" w:date="2020-05-08T14:37:00Z">
        <w:r w:rsidR="00420ADD">
          <w:rPr>
            <w:rFonts w:cstheme="minorHAnsi"/>
            <w:lang w:val="en-GB"/>
          </w:rPr>
          <w:t xml:space="preserve">random intercept and slope </w:t>
        </w:r>
      </w:ins>
      <w:del w:id="1829" w:author="Max Lindmark" w:date="2020-05-08T14:37:00Z">
        <w:r w:rsidR="00CA28E0" w:rsidRPr="004559BC" w:rsidDel="00420ADD">
          <w:rPr>
            <w:rFonts w:cstheme="minorHAnsi"/>
            <w:lang w:val="en-GB"/>
          </w:rPr>
          <w:delText xml:space="preserve">slope </w:delText>
        </w:r>
      </w:del>
      <w:r w:rsidR="00CA28E0" w:rsidRPr="004559BC">
        <w:rPr>
          <w:rFonts w:cstheme="minorHAnsi"/>
          <w:lang w:val="en-GB"/>
        </w:rPr>
        <w:t>model</w:t>
      </w:r>
      <w:del w:id="1830" w:author="Max Lindmark" w:date="2020-05-08T14:53:00Z">
        <w:r w:rsidR="00CA28E0" w:rsidRPr="004559BC" w:rsidDel="00EE25E3">
          <w:rPr>
            <w:rFonts w:cstheme="minorHAnsi"/>
            <w:lang w:val="en-GB"/>
          </w:rPr>
          <w:delText xml:space="preserve"> </w:delText>
        </w:r>
      </w:del>
      <w:del w:id="1831" w:author="Max Lindmark" w:date="2020-05-08T14:37:00Z">
        <w:r w:rsidR="00CA28E0" w:rsidRPr="004559BC" w:rsidDel="00420ADD">
          <w:rPr>
            <w:rFonts w:cstheme="minorHAnsi"/>
            <w:lang w:val="en-GB"/>
          </w:rPr>
          <w:delText>for parsimony</w:delText>
        </w:r>
      </w:del>
      <w:r w:rsidR="00CA28E0" w:rsidRPr="004559BC">
        <w:rPr>
          <w:rFonts w:cstheme="minorHAnsi"/>
          <w:lang w:val="en-GB"/>
        </w:rPr>
        <w:t xml:space="preserve">.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1832" w:author="Max Lindmark" w:date="2020-05-08T14:38:00Z">
            <w:rPr>
              <w:rFonts w:ascii="Cambria Math" w:hAnsi="Cambria Math" w:cstheme="minorHAnsi"/>
              <w:lang w:val="en-GB"/>
            </w:rPr>
            <m:t>124</m:t>
          </w:del>
        </m:r>
        <m:r>
          <w:ins w:id="1833" w:author="Max Lindmark" w:date="2020-05-08T14:38:00Z">
            <w:rPr>
              <w:rFonts w:ascii="Cambria Math" w:hAnsi="Cambria Math" w:cstheme="minorHAnsi"/>
              <w:lang w:val="en-GB"/>
            </w:rPr>
            <m:t>7</m:t>
          </w:ins>
        </m:r>
        <m:r>
          <w:ins w:id="1834" w:author="Max Lindmark" w:date="2020-05-11T11:26:00Z">
            <w:rPr>
              <w:rFonts w:ascii="Cambria Math" w:hAnsi="Cambria Math" w:cstheme="minorHAnsi"/>
              <w:lang w:val="en-GB"/>
            </w:rPr>
            <m:t>4</m:t>
          </w:ins>
        </m:r>
        <m:r>
          <w:rPr>
            <w:rFonts w:ascii="Cambria Math" w:hAnsi="Cambria Math" w:cstheme="minorHAnsi"/>
            <w:lang w:val="en-GB"/>
          </w:rPr>
          <m:t>-0.3</m:t>
        </m:r>
        <m:r>
          <w:ins w:id="1835" w:author="Max Lindmark" w:date="2020-05-08T14:38: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del w:id="1836" w:author="Max Lindmark" w:date="2020-05-08T14:38:00Z">
        <w:r w:rsidR="00CA28E0" w:rsidRPr="004559BC" w:rsidDel="006F2C50">
          <w:rPr>
            <w:rFonts w:eastAsiaTheme="minorEastAsia" w:cstheme="minorHAnsi"/>
            <w:lang w:val="en-GB"/>
          </w:rPr>
          <w:delText xml:space="preserve">relative </w:delText>
        </w:r>
      </w:del>
      <w:ins w:id="1837" w:author="Max Lindmark" w:date="2020-05-08T14:38:00Z">
        <w:r w:rsidR="006F2C50">
          <w:rPr>
            <w:rFonts w:eastAsiaTheme="minorEastAsia" w:cstheme="minorHAnsi"/>
            <w:lang w:val="en-GB"/>
          </w:rPr>
          <w:t>the rescaled body</w:t>
        </w:r>
        <w:r w:rsidR="006F2C50" w:rsidRPr="004559BC">
          <w:rPr>
            <w:rFonts w:eastAsiaTheme="minorEastAsia" w:cstheme="minorHAnsi"/>
            <w:lang w:val="en-GB"/>
          </w:rPr>
          <w:t xml:space="preserve"> </w:t>
        </w:r>
      </w:ins>
      <w:r w:rsidR="00CA28E0" w:rsidRPr="004559BC">
        <w:rPr>
          <w:rFonts w:eastAsiaTheme="minorEastAsia" w:cstheme="minorHAnsi"/>
          <w:lang w:val="en-GB"/>
        </w:rPr>
        <w:t>mass</w:t>
      </w:r>
      <w:r w:rsidR="00CA28E0" w:rsidRPr="00972C7F">
        <w:rPr>
          <w:rFonts w:eastAsiaTheme="minorEastAsia" w:cstheme="minorHAnsi"/>
          <w:lang w:val="en-GB"/>
        </w:rPr>
        <w:t xml:space="preserve">. </w:t>
      </w:r>
      <w:del w:id="1838" w:author="Max Lindmark" w:date="2020-05-08T14:39:00Z">
        <w:r w:rsidR="00CA0C24" w:rsidRPr="004559BC" w:rsidDel="00EE5D9F">
          <w:rPr>
            <w:rFonts w:eastAsiaTheme="minorEastAsia" w:cstheme="minorHAnsi"/>
            <w:lang w:val="en-GB"/>
          </w:rPr>
          <w:delText xml:space="preserve">We </w:delText>
        </w:r>
        <w:r w:rsidR="00A85775" w:rsidRPr="004559BC" w:rsidDel="00EE5D9F">
          <w:rPr>
            <w:rFonts w:eastAsiaTheme="minorEastAsia" w:cstheme="minorHAnsi"/>
            <w:lang w:val="en-GB"/>
          </w:rPr>
          <w:delText xml:space="preserve">also </w:delText>
        </w:r>
        <w:r w:rsidR="00406140" w:rsidRPr="004559BC" w:rsidDel="00EE5D9F">
          <w:rPr>
            <w:rFonts w:eastAsiaTheme="minorEastAsia" w:cstheme="minorHAnsi"/>
            <w:lang w:val="en-GB"/>
          </w:rPr>
          <w:delText xml:space="preserve">find that </w:delText>
        </w:r>
        <w:r w:rsidR="0023286E" w:rsidRPr="004559BC" w:rsidDel="00EE5D9F">
          <w:rPr>
            <w:rFonts w:eastAsiaTheme="minorEastAsia" w:cstheme="minorHAnsi"/>
            <w:lang w:val="en-GB"/>
          </w:rPr>
          <w:delText xml:space="preserve">the </w:delText>
        </w:r>
        <w:r w:rsidR="00884294" w:rsidRPr="004559BC" w:rsidDel="00EE5D9F">
          <w:rPr>
            <w:rFonts w:eastAsiaTheme="minorEastAsia" w:cstheme="minorHAnsi"/>
            <w:lang w:val="en-GB"/>
          </w:rPr>
          <w:delText xml:space="preserve">mean </w:delText>
        </w:r>
        <w:r w:rsidR="009329C0" w:rsidRPr="004559BC" w:rsidDel="00EE5D9F">
          <w:rPr>
            <w:rFonts w:eastAsiaTheme="minorEastAsia" w:cstheme="minorHAnsi"/>
            <w:lang w:val="en-GB"/>
          </w:rPr>
          <w:delText>across</w:delText>
        </w:r>
        <w:r w:rsidR="00DD0A4D" w:rsidRPr="004559BC" w:rsidDel="00EE5D9F">
          <w:rPr>
            <w:rFonts w:eastAsiaTheme="minorEastAsia" w:cstheme="minorHAnsi"/>
            <w:lang w:val="en-GB"/>
          </w:rPr>
          <w:delText xml:space="preserve"> </w:delText>
        </w:r>
        <w:r w:rsidR="009329C0" w:rsidRPr="004559BC" w:rsidDel="00EE5D9F">
          <w:rPr>
            <w:rFonts w:eastAsiaTheme="minorEastAsia" w:cstheme="minorHAnsi"/>
            <w:lang w:val="en-GB"/>
          </w:rPr>
          <w:delText xml:space="preserve">species </w:delText>
        </w:r>
        <w:r w:rsidR="00EC73BB" w:rsidRPr="004559BC" w:rsidDel="00EE5D9F">
          <w:rPr>
            <w:rFonts w:eastAsiaTheme="minorEastAsia" w:cstheme="minorHAnsi"/>
            <w:lang w:val="en-GB"/>
          </w:rPr>
          <w:delText xml:space="preserve">difference between the </w:delText>
        </w:r>
        <w:r w:rsidR="00504470" w:rsidRPr="004559BC" w:rsidDel="00EE5D9F">
          <w:rPr>
            <w:rFonts w:eastAsiaTheme="minorEastAsia" w:cstheme="minorHAnsi"/>
            <w:lang w:val="en-GB"/>
          </w:rPr>
          <w:delText>mean</w:delText>
        </w:r>
        <w:r w:rsidR="004E2144" w:rsidRPr="004559BC" w:rsidDel="00EE5D9F">
          <w:rPr>
            <w:rFonts w:eastAsiaTheme="minorEastAsia" w:cstheme="minorHAnsi"/>
            <w:lang w:val="en-GB"/>
          </w:rPr>
          <w:delText xml:space="preserve"> intraspecific growth optimum </w:delText>
        </w:r>
        <w:r w:rsidR="00804E59" w:rsidRPr="004559BC" w:rsidDel="00EE5D9F">
          <w:rPr>
            <w:rFonts w:eastAsiaTheme="minorEastAsia" w:cstheme="minorHAnsi"/>
            <w:lang w:val="en-GB"/>
          </w:rPr>
          <w:delText xml:space="preserve">temperature (across body sizes within species) </w:delText>
        </w:r>
        <w:r w:rsidR="004E2144" w:rsidRPr="004559BC" w:rsidDel="00EE5D9F">
          <w:rPr>
            <w:rFonts w:eastAsiaTheme="minorEastAsia" w:cstheme="minorHAnsi"/>
            <w:lang w:val="en-GB"/>
          </w:rPr>
          <w:delText xml:space="preserve">and the </w:delText>
        </w:r>
        <w:r w:rsidR="00CE46DF" w:rsidRPr="004559BC" w:rsidDel="00EE5D9F">
          <w:rPr>
            <w:rFonts w:eastAsiaTheme="minorEastAsia" w:cstheme="minorHAnsi"/>
            <w:lang w:val="en-GB"/>
          </w:rPr>
          <w:delText xml:space="preserve">mid-point of the species environmental temperature is </w:delText>
        </w:r>
        <w:r w:rsidR="009656C7" w:rsidRPr="004559BC" w:rsidDel="00EE5D9F">
          <w:rPr>
            <w:rFonts w:eastAsiaTheme="minorEastAsia" w:cstheme="minorHAnsi"/>
            <w:lang w:val="en-GB"/>
          </w:rPr>
          <w:delText>6.5</w:delText>
        </w:r>
      </w:del>
      <m:oMath>
        <m:r>
          <w:del w:id="1839" w:author="Max Lindmark" w:date="2020-05-08T14:39:00Z">
            <w:rPr>
              <w:rFonts w:ascii="Cambria Math" w:eastAsiaTheme="minorEastAsia" w:hAnsi="Cambria Math" w:cstheme="minorHAnsi"/>
              <w:lang w:val="en-GB"/>
            </w:rPr>
            <m:t>℃</m:t>
          </w:del>
        </m:r>
      </m:oMath>
      <w:del w:id="1840" w:author="Max Lindmark" w:date="2020-05-08T14:39:00Z">
        <w:r w:rsidR="0019675C" w:rsidRPr="004559BC" w:rsidDel="00EE5D9F">
          <w:rPr>
            <w:rFonts w:eastAsiaTheme="minorEastAsia" w:cstheme="minorHAnsi"/>
            <w:lang w:val="en-GB"/>
          </w:rPr>
          <w:delText xml:space="preserve"> (Fig. 7)</w:delText>
        </w:r>
        <w:r w:rsidR="00982591" w:rsidRPr="004559BC" w:rsidDel="00EE5D9F">
          <w:rPr>
            <w:rFonts w:eastAsiaTheme="minorEastAsia" w:cstheme="minorHAnsi"/>
            <w:lang w:val="en-GB"/>
          </w:rPr>
          <w:delText xml:space="preserve">. </w:delText>
        </w:r>
      </w:del>
    </w:p>
    <w:p w14:paraId="4842944B" w14:textId="3D3FCE6C" w:rsidR="00DD7E41" w:rsidRDefault="00DD7E41" w:rsidP="00BA76E6">
      <w:pPr>
        <w:spacing w:line="480" w:lineRule="auto"/>
        <w:ind w:firstLine="284"/>
        <w:contextualSpacing/>
        <w:jc w:val="both"/>
        <w:rPr>
          <w:rFonts w:eastAsiaTheme="minorEastAsia" w:cstheme="minorHAnsi"/>
          <w:lang w:val="en-GB"/>
        </w:rPr>
      </w:pPr>
    </w:p>
    <w:p w14:paraId="53DEE285" w14:textId="28A4E7A0" w:rsidR="00DD7E41" w:rsidRDefault="00DD7E41" w:rsidP="00BA76E6">
      <w:pPr>
        <w:spacing w:line="480" w:lineRule="auto"/>
        <w:ind w:firstLine="284"/>
        <w:contextualSpacing/>
        <w:jc w:val="both"/>
        <w:rPr>
          <w:rFonts w:eastAsiaTheme="minorEastAsia" w:cstheme="minorHAnsi"/>
          <w:lang w:val="en-GB"/>
        </w:rPr>
      </w:pPr>
    </w:p>
    <w:p w14:paraId="5956C0C3" w14:textId="77777777" w:rsidR="00DD7E41" w:rsidRDefault="00DD7E41" w:rsidP="00BA76E6">
      <w:pPr>
        <w:spacing w:line="480" w:lineRule="auto"/>
        <w:ind w:firstLine="284"/>
        <w:contextualSpacing/>
        <w:jc w:val="both"/>
        <w:rPr>
          <w:ins w:id="1841" w:author="Max Lindmark" w:date="2020-05-08T14:39:00Z"/>
          <w:rFonts w:eastAsiaTheme="minorEastAsia" w:cstheme="minorHAnsi"/>
          <w:lang w:val="en-GB"/>
        </w:rPr>
      </w:pPr>
    </w:p>
    <w:p w14:paraId="52A9F2B4" w14:textId="2C9CFA8B" w:rsidR="00524113" w:rsidRPr="00CD224D" w:rsidRDefault="00524113" w:rsidP="00AE4AF5">
      <w:pPr>
        <w:spacing w:line="480" w:lineRule="auto"/>
        <w:contextualSpacing/>
        <w:jc w:val="both"/>
      </w:pPr>
      <w:commentRangeStart w:id="1842"/>
      <w:commentRangeStart w:id="1843"/>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1842"/>
      <w:r w:rsidR="00D764E3">
        <w:rPr>
          <w:rStyle w:val="CommentReference"/>
        </w:rPr>
        <w:commentReference w:id="1842"/>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1843"/>
      <w:r w:rsidR="00F71FD4">
        <w:rPr>
          <w:rStyle w:val="CommentReference"/>
        </w:rPr>
        <w:commentReference w:id="1843"/>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1844"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662E81D3" w:rsidR="00140E2C" w:rsidRPr="00E64A2A" w:rsidRDefault="00140E2C" w:rsidP="00140E2C">
      <w:pPr>
        <w:spacing w:line="360" w:lineRule="auto"/>
        <w:contextualSpacing/>
        <w:jc w:val="both"/>
        <w:rPr>
          <w:rFonts w:cstheme="minorHAnsi"/>
          <w:i/>
          <w:lang w:val="en-GB"/>
        </w:rPr>
      </w:pPr>
      <w:commentRangeStart w:id="1845"/>
      <w:r w:rsidRPr="00E64A2A">
        <w:rPr>
          <w:rFonts w:cstheme="minorHAnsi"/>
          <w:b/>
          <w:bCs/>
          <w:lang w:val="en-GB"/>
        </w:rPr>
        <w:t xml:space="preserve">Fig. </w:t>
      </w:r>
      <w:ins w:id="1846" w:author="Max Lindmark" w:date="2020-05-07T16:45:00Z">
        <w:r w:rsidRPr="00E64A2A">
          <w:rPr>
            <w:rFonts w:cstheme="minorHAnsi"/>
            <w:b/>
            <w:bCs/>
            <w:lang w:val="en-GB"/>
          </w:rPr>
          <w:t>1</w:t>
        </w:r>
      </w:ins>
      <w:commentRangeEnd w:id="1845"/>
      <w:ins w:id="1847" w:author="Max Lindmark" w:date="2020-05-11T12:49:00Z">
        <w:r w:rsidR="004C144E">
          <w:rPr>
            <w:rStyle w:val="CommentReference"/>
          </w:rPr>
          <w:commentReference w:id="1845"/>
        </w:r>
      </w:ins>
      <w:del w:id="1848" w:author="Max Lindmark" w:date="2020-05-07T16:45:00Z">
        <w:r w:rsidRPr="00E64A2A" w:rsidDel="00140E2C">
          <w:rPr>
            <w:rFonts w:cstheme="minorHAnsi"/>
            <w:b/>
            <w:bCs/>
            <w:lang w:val="en-GB"/>
          </w:rPr>
          <w:delText>3</w:delText>
        </w:r>
      </w:del>
      <w:r w:rsidRPr="00E64A2A">
        <w:rPr>
          <w:rFonts w:cstheme="minorHAnsi"/>
          <w:lang w:val="en-GB"/>
        </w:rPr>
        <w:t>.</w:t>
      </w:r>
      <w:r w:rsidRPr="00E64A2A">
        <w:rPr>
          <w:rFonts w:cstheme="minorHAnsi"/>
          <w:i/>
          <w:lang w:val="en-GB"/>
        </w:rPr>
        <w:t xml:space="preserve"> Effects of temperature and body mass on body growth</w:t>
      </w:r>
      <w:ins w:id="1849" w:author="Max Lindmark" w:date="2020-05-08T15:59:00Z">
        <w:r w:rsidR="0035660C" w:rsidRPr="00E64A2A">
          <w:rPr>
            <w:rFonts w:cstheme="minorHAnsi"/>
            <w:i/>
            <w:lang w:val="en-GB"/>
          </w:rPr>
          <w:t xml:space="preserve"> below optimum temperature</w:t>
        </w:r>
      </w:ins>
      <w:r w:rsidRPr="00E64A2A">
        <w:rPr>
          <w:rFonts w:cstheme="minorHAnsi"/>
          <w:i/>
          <w:lang w:val="en-GB"/>
        </w:rPr>
        <w:t xml:space="preserve">. Panel A) shows </w:t>
      </w:r>
      <w:ins w:id="1850" w:author="Max Lindmark" w:date="2020-05-08T16:00:00Z">
        <w:r w:rsidR="006035D3" w:rsidRPr="00E64A2A">
          <w:rPr>
            <w:rFonts w:cstheme="minorHAnsi"/>
            <w:i/>
            <w:lang w:val="en-GB"/>
          </w:rPr>
          <w:t xml:space="preserve">the natural log of </w:t>
        </w:r>
      </w:ins>
      <w:ins w:id="1851" w:author="Max Lindmark" w:date="2020-05-08T16:31:00Z">
        <w:r w:rsidR="00AE2025">
          <w:rPr>
            <w:rFonts w:cstheme="minorHAnsi"/>
            <w:i/>
            <w:lang w:val="en-GB"/>
          </w:rPr>
          <w:t xml:space="preserve">specific </w:t>
        </w:r>
      </w:ins>
      <w:r w:rsidRPr="00E64A2A">
        <w:rPr>
          <w:rFonts w:cstheme="minorHAnsi"/>
          <w:i/>
          <w:lang w:val="en-GB"/>
        </w:rPr>
        <w:t xml:space="preserve">growth rate </w:t>
      </w:r>
      <w:del w:id="1852" w:author="Max Lindmark" w:date="2020-05-08T16:31:00Z">
        <w:r w:rsidRPr="00E64A2A" w:rsidDel="00AE2025">
          <w:rPr>
            <w:rFonts w:cstheme="minorHAnsi"/>
            <w:i/>
            <w:lang w:val="en-GB"/>
          </w:rPr>
          <w:delText>[% day</w:delText>
        </w:r>
        <w:r w:rsidRPr="00E64A2A" w:rsidDel="00AE2025">
          <w:rPr>
            <w:rFonts w:cstheme="minorHAnsi"/>
            <w:i/>
            <w:vertAlign w:val="superscript"/>
            <w:lang w:val="en-GB"/>
          </w:rPr>
          <w:delText>-1</w:delText>
        </w:r>
        <w:r w:rsidRPr="00E64A2A" w:rsidDel="00AE2025">
          <w:rPr>
            <w:rFonts w:cstheme="minorHAnsi"/>
            <w:i/>
            <w:lang w:val="en-GB"/>
          </w:rPr>
          <w:delText xml:space="preserve">] </w:delText>
        </w:r>
      </w:del>
      <w:r w:rsidRPr="00E64A2A">
        <w:rPr>
          <w:rFonts w:cstheme="minorHAnsi"/>
          <w:i/>
          <w:lang w:val="en-GB"/>
        </w:rPr>
        <w:t>as a function of body mass</w:t>
      </w:r>
      <w:del w:id="1853" w:author="Max Lindmark" w:date="2020-05-08T16:00:00Z">
        <w:r w:rsidRPr="00E64A2A" w:rsidDel="00C965A9">
          <w:rPr>
            <w:rFonts w:cstheme="minorHAnsi"/>
            <w:i/>
            <w:lang w:val="en-GB"/>
          </w:rPr>
          <w:delText>,</w:delText>
        </w:r>
      </w:del>
      <w:r w:rsidRPr="00E64A2A">
        <w:rPr>
          <w:rFonts w:cstheme="minorHAnsi"/>
          <w:i/>
          <w:lang w:val="en-GB"/>
        </w:rPr>
        <w:t xml:space="preserve"> </w:t>
      </w:r>
      <w:ins w:id="1854" w:author="Max Lindmark" w:date="2020-05-08T16:13:00Z">
        <w:r w:rsidR="000B2FAE" w:rsidRPr="00E64A2A">
          <w:rPr>
            <w:rFonts w:cstheme="minorHAnsi"/>
            <w:i/>
            <w:lang w:val="en-GB"/>
          </w:rPr>
          <w:t xml:space="preserve">on a logarithmic </w:t>
        </w:r>
      </w:ins>
      <w:del w:id="1855" w:author="Max Lindmark" w:date="2020-05-08T16:13:00Z">
        <w:r w:rsidR="002911DF" w:rsidRPr="00E64A2A" w:rsidDel="000B2FAE">
          <w:rPr>
            <w:rFonts w:cstheme="minorHAnsi"/>
            <w:i/>
            <w:lang w:val="en-GB"/>
          </w:rPr>
          <w:delText xml:space="preserve">note the </w:delText>
        </w:r>
      </w:del>
      <w:ins w:id="1856" w:author="Max Lindmark" w:date="2020-05-08T16:00:00Z">
        <w:r w:rsidR="00C965A9" w:rsidRPr="00E64A2A">
          <w:rPr>
            <w:rFonts w:cstheme="minorHAnsi"/>
            <w:i/>
            <w:lang w:val="en-GB"/>
          </w:rPr>
          <w:t>x-</w:t>
        </w:r>
      </w:ins>
      <w:r w:rsidR="002911DF" w:rsidRPr="00E64A2A">
        <w:rPr>
          <w:rFonts w:cstheme="minorHAnsi"/>
          <w:i/>
          <w:lang w:val="en-GB"/>
        </w:rPr>
        <w:t>axis</w:t>
      </w:r>
      <w:ins w:id="1857" w:author="Max Lindmark" w:date="2020-05-11T11:30:00Z">
        <w:r w:rsidR="00B776E6">
          <w:rPr>
            <w:rFonts w:cstheme="minorHAnsi"/>
            <w:i/>
            <w:lang w:val="en-GB"/>
          </w:rPr>
          <w:t xml:space="preserve"> (for readability, note the model is fitted with ln(mass) as a predictor)</w:t>
        </w:r>
      </w:ins>
      <w:ins w:id="1858" w:author="Max Lindmark" w:date="2020-05-08T16:18:00Z">
        <w:r w:rsidR="002A3E59" w:rsidRPr="00E64A2A">
          <w:rPr>
            <w:rFonts w:cstheme="minorHAnsi"/>
            <w:i/>
            <w:lang w:val="en-GB"/>
          </w:rPr>
          <w:t>, such that the slope corresponds to the mass-scaling exponent</w:t>
        </w:r>
      </w:ins>
      <w:del w:id="1859" w:author="Max Lindmark" w:date="2020-05-08T16:14:00Z">
        <w:r w:rsidR="002911DF" w:rsidRPr="00E64A2A" w:rsidDel="000B2FAE">
          <w:rPr>
            <w:rFonts w:cstheme="minorHAnsi"/>
            <w:i/>
            <w:lang w:val="en-GB"/>
          </w:rPr>
          <w:delText xml:space="preserve"> is </w:delText>
        </w:r>
      </w:del>
      <w:del w:id="1860" w:author="Max Lindmark" w:date="2020-05-08T16:01:00Z">
        <w:r w:rsidR="002911DF" w:rsidRPr="00E64A2A" w:rsidDel="00C965A9">
          <w:rPr>
            <w:rFonts w:cstheme="minorHAnsi"/>
            <w:i/>
            <w:lang w:val="en-GB"/>
          </w:rPr>
          <w:delText>ln-scaled</w:delText>
        </w:r>
      </w:del>
      <w:r w:rsidRPr="00E64A2A">
        <w:rPr>
          <w:rFonts w:cstheme="minorHAnsi"/>
          <w:i/>
          <w:lang w:val="en-GB"/>
        </w:rPr>
        <w:t xml:space="preserve">. </w:t>
      </w:r>
      <w:ins w:id="1861" w:author="Max Lindmark" w:date="2020-05-08T16:14:00Z">
        <w:r w:rsidR="000F35C2" w:rsidRPr="00E64A2A">
          <w:rPr>
            <w:rFonts w:cstheme="minorHAnsi"/>
            <w:i/>
            <w:lang w:val="en-GB"/>
          </w:rPr>
          <w:t xml:space="preserve">The </w:t>
        </w:r>
      </w:ins>
      <w:del w:id="1862" w:author="Max Lindmark" w:date="2020-05-08T16:14:00Z">
        <w:r w:rsidRPr="00E64A2A" w:rsidDel="000F35C2">
          <w:rPr>
            <w:rFonts w:cstheme="minorHAnsi"/>
            <w:i/>
            <w:lang w:val="en-GB"/>
          </w:rPr>
          <w:delText>L</w:delText>
        </w:r>
      </w:del>
      <w:ins w:id="1863" w:author="Max Lindmark" w:date="2020-05-08T16:14:00Z">
        <w:r w:rsidR="000F35C2" w:rsidRPr="00E64A2A">
          <w:rPr>
            <w:rFonts w:cstheme="minorHAnsi"/>
            <w:i/>
            <w:lang w:val="en-GB"/>
          </w:rPr>
          <w:t>l</w:t>
        </w:r>
      </w:ins>
      <w:r w:rsidRPr="00E64A2A">
        <w:rPr>
          <w:rFonts w:cstheme="minorHAnsi"/>
          <w:i/>
          <w:lang w:val="en-GB"/>
        </w:rPr>
        <w:t>ine</w:t>
      </w:r>
      <w:del w:id="1864" w:author="Max Lindmark" w:date="2020-05-08T16:14:00Z">
        <w:r w:rsidRPr="00E64A2A" w:rsidDel="000F35C2">
          <w:rPr>
            <w:rFonts w:cstheme="minorHAnsi"/>
            <w:i/>
            <w:lang w:val="en-GB"/>
          </w:rPr>
          <w:delText>s</w:delText>
        </w:r>
      </w:del>
      <w:r w:rsidRPr="00E64A2A">
        <w:rPr>
          <w:rFonts w:cstheme="minorHAnsi"/>
          <w:i/>
          <w:lang w:val="en-GB"/>
        </w:rPr>
        <w:t xml:space="preserve"> </w:t>
      </w:r>
      <w:ins w:id="1865" w:author="Max Lindmark" w:date="2020-05-08T16:14:00Z">
        <w:r w:rsidR="000F35C2" w:rsidRPr="00E64A2A">
          <w:rPr>
            <w:rFonts w:cstheme="minorHAnsi"/>
            <w:i/>
            <w:lang w:val="en-GB"/>
          </w:rPr>
          <w:t xml:space="preserve">in panel A is the </w:t>
        </w:r>
      </w:ins>
      <w:del w:id="1866" w:author="Max Lindmark" w:date="2020-05-08T16:14:00Z">
        <w:r w:rsidRPr="00E64A2A" w:rsidDel="000F35C2">
          <w:rPr>
            <w:rFonts w:cstheme="minorHAnsi"/>
            <w:i/>
            <w:lang w:val="en-GB"/>
          </w:rPr>
          <w:delText xml:space="preserve">are </w:delText>
        </w:r>
      </w:del>
      <w:r w:rsidRPr="00E64A2A">
        <w:rPr>
          <w:rFonts w:cstheme="minorHAnsi"/>
          <w:i/>
          <w:lang w:val="en-GB"/>
        </w:rPr>
        <w:t>global prediction</w:t>
      </w:r>
      <w:del w:id="1867" w:author="Max Lindmark" w:date="2020-05-08T16:14:00Z">
        <w:r w:rsidRPr="00E64A2A" w:rsidDel="000F35C2">
          <w:rPr>
            <w:rFonts w:cstheme="minorHAnsi"/>
            <w:i/>
            <w:lang w:val="en-GB"/>
          </w:rPr>
          <w:delText>s</w:delText>
        </w:r>
      </w:del>
      <w:r w:rsidRPr="00E64A2A">
        <w:rPr>
          <w:rFonts w:cstheme="minorHAnsi"/>
          <w:i/>
          <w:lang w:val="en-GB"/>
        </w:rPr>
        <w:t xml:space="preserve"> from model M1</w:t>
      </w:r>
      <w:ins w:id="1868" w:author="Max Lindmark" w:date="2020-05-19T14:17:00Z">
        <w:r w:rsidR="003415BE">
          <w:rPr>
            <w:rFonts w:cstheme="minorHAnsi"/>
            <w:i/>
            <w:lang w:val="en-GB"/>
          </w:rPr>
          <w:t xml:space="preserve"> at the mean </w:t>
        </w:r>
      </w:ins>
      <w:ins w:id="1869" w:author="Max Lindmark" w:date="2020-05-08T16:14:00Z">
        <w:r w:rsidR="00C2134A" w:rsidRPr="00E64A2A">
          <w:rPr>
            <w:rFonts w:cstheme="minorHAnsi"/>
            <w:i/>
            <w:lang w:val="en-GB"/>
          </w:rPr>
          <w:t>temperature (14</w:t>
        </w:r>
      </w:ins>
      <m:oMath>
        <m:r>
          <w:ins w:id="1870" w:author="Max Lindmark" w:date="2020-05-08T16:15:00Z">
            <w:rPr>
              <w:rFonts w:ascii="Cambria Math" w:hAnsi="Cambria Math" w:cstheme="minorHAnsi"/>
              <w:lang w:val="en-GB"/>
            </w:rPr>
            <m:t>℃</m:t>
          </w:ins>
        </m:r>
      </m:oMath>
      <w:ins w:id="1871" w:author="Max Lindmark" w:date="2020-05-08T16:16:00Z">
        <w:r w:rsidR="00323445" w:rsidRPr="00E64A2A">
          <w:rPr>
            <w:rFonts w:eastAsiaTheme="minorEastAsia" w:cstheme="minorHAnsi"/>
            <w:i/>
            <w:lang w:val="en-GB"/>
          </w:rPr>
          <w:t xml:space="preserve">, but note the model is </w:t>
        </w:r>
      </w:ins>
      <w:ins w:id="1872" w:author="Max Lindmark" w:date="2020-05-11T11:31:00Z">
        <w:r w:rsidR="00E20F68">
          <w:rPr>
            <w:rFonts w:eastAsiaTheme="minorEastAsia" w:cstheme="minorHAnsi"/>
            <w:i/>
            <w:lang w:val="en-GB"/>
          </w:rPr>
          <w:t xml:space="preserve">fitted </w:t>
        </w:r>
        <w:r w:rsidR="0014731E">
          <w:rPr>
            <w:rFonts w:eastAsiaTheme="minorEastAsia" w:cstheme="minorHAnsi"/>
            <w:i/>
            <w:lang w:val="en-GB"/>
          </w:rPr>
          <w:t xml:space="preserve">using </w:t>
        </w:r>
      </w:ins>
      <w:ins w:id="1873" w:author="Max Lindmark" w:date="2020-05-08T16:16:00Z">
        <w:r w:rsidR="00323445" w:rsidRPr="00E64A2A">
          <w:rPr>
            <w:rFonts w:eastAsiaTheme="minorEastAsia" w:cstheme="minorHAnsi"/>
            <w:i/>
            <w:lang w:val="en-GB"/>
          </w:rPr>
          <w:t>Arrhenius temperatu</w:t>
        </w:r>
      </w:ins>
      <w:ins w:id="1874" w:author="Max Lindmark" w:date="2020-05-08T16:17:00Z">
        <w:r w:rsidR="00323445" w:rsidRPr="00E64A2A">
          <w:rPr>
            <w:rFonts w:eastAsiaTheme="minorEastAsia" w:cstheme="minorHAnsi"/>
            <w:i/>
            <w:lang w:val="en-GB"/>
          </w:rPr>
          <w:t>re</w:t>
        </w:r>
      </w:ins>
      <w:ins w:id="1875" w:author="Max Lindmark" w:date="2020-05-08T16:14:00Z">
        <w:r w:rsidR="00C2134A" w:rsidRPr="00E64A2A">
          <w:rPr>
            <w:rFonts w:cstheme="minorHAnsi"/>
            <w:i/>
            <w:lang w:val="en-GB"/>
          </w:rPr>
          <w:t>)</w:t>
        </w:r>
      </w:ins>
      <w:del w:id="1876" w:author="Max Lindmark" w:date="2020-05-08T16:14:00Z">
        <w:r w:rsidRPr="00E64A2A" w:rsidDel="00C2134A">
          <w:rPr>
            <w:rFonts w:cstheme="minorHAnsi"/>
            <w:i/>
            <w:lang w:val="en-GB"/>
          </w:rPr>
          <w:delText xml:space="preserve"> </w:delText>
        </w:r>
      </w:del>
      <w:del w:id="1877" w:author="Max Lindmark" w:date="2020-05-08T16:15:00Z">
        <w:r w:rsidRPr="00E64A2A" w:rsidDel="00634C55">
          <w:rPr>
            <w:rFonts w:cstheme="minorHAnsi"/>
            <w:i/>
            <w:lang w:val="en-GB"/>
          </w:rPr>
          <w:delText xml:space="preserve">for an average species </w:delText>
        </w:r>
      </w:del>
      <w:del w:id="1878" w:author="Max Lindmark" w:date="2020-05-08T16:16:00Z">
        <w:r w:rsidRPr="00E64A2A" w:rsidDel="000A626A">
          <w:rPr>
            <w:rFonts w:cstheme="minorHAnsi"/>
            <w:i/>
            <w:lang w:val="en-GB"/>
          </w:rPr>
          <w:delText>at temperatures 15</w:delText>
        </w:r>
      </w:del>
      <m:oMath>
        <m:r>
          <w:del w:id="1879" w:author="Max Lindmark" w:date="2020-05-08T16:16:00Z">
            <w:rPr>
              <w:rFonts w:ascii="Cambria Math" w:hAnsi="Cambria Math" w:cstheme="minorHAnsi"/>
              <w:lang w:val="en-GB"/>
            </w:rPr>
            <m:t>℃</m:t>
          </w:del>
        </m:r>
      </m:oMath>
      <w:del w:id="1880" w:author="Max Lindmark" w:date="2020-05-08T16:16:00Z">
        <w:r w:rsidRPr="00E64A2A" w:rsidDel="000A626A">
          <w:rPr>
            <w:rFonts w:eastAsiaTheme="minorEastAsia" w:cstheme="minorHAnsi"/>
            <w:i/>
            <w:lang w:val="en-GB"/>
          </w:rPr>
          <w:delText xml:space="preserve"> (blue line and ribbon)</w:delText>
        </w:r>
        <w:r w:rsidRPr="00E64A2A" w:rsidDel="000A626A">
          <w:rPr>
            <w:rFonts w:cstheme="minorHAnsi"/>
            <w:i/>
            <w:lang w:val="en-GB"/>
          </w:rPr>
          <w:delText xml:space="preserve">, </w:delText>
        </w:r>
        <w:r w:rsidRPr="00E64A2A" w:rsidDel="000A626A">
          <w:rPr>
            <w:rFonts w:eastAsiaTheme="minorEastAsia" w:cstheme="minorHAnsi"/>
            <w:i/>
            <w:lang w:val="en-GB"/>
          </w:rPr>
          <w:delText>which is close to the mean temperature (14.3</w:delText>
        </w:r>
      </w:del>
      <m:oMath>
        <m:r>
          <w:del w:id="1881" w:author="Max Lindmark" w:date="2020-05-08T16:16:00Z">
            <w:rPr>
              <w:rFonts w:ascii="Cambria Math" w:hAnsi="Cambria Math" w:cstheme="minorHAnsi"/>
              <w:lang w:val="en-GB"/>
            </w:rPr>
            <m:t>℃</m:t>
          </w:del>
        </m:r>
      </m:oMath>
      <w:del w:id="1882" w:author="Max Lindmark" w:date="2020-05-08T16:16:00Z">
        <w:r w:rsidRPr="00E64A2A" w:rsidDel="000A626A">
          <w:rPr>
            <w:rFonts w:eastAsiaTheme="minorEastAsia" w:cstheme="minorHAnsi"/>
            <w:i/>
            <w:lang w:val="en-GB"/>
          </w:rPr>
          <w:delText xml:space="preserve">) in data, </w:delText>
        </w:r>
        <w:r w:rsidRPr="00E64A2A" w:rsidDel="000A626A">
          <w:rPr>
            <w:rFonts w:cstheme="minorHAnsi"/>
            <w:i/>
            <w:lang w:val="en-GB"/>
          </w:rPr>
          <w:delText>and 25</w:delText>
        </w:r>
      </w:del>
      <m:oMath>
        <m:r>
          <w:del w:id="1883" w:author="Max Lindmark" w:date="2020-05-08T16:16:00Z">
            <w:rPr>
              <w:rFonts w:ascii="Cambria Math" w:hAnsi="Cambria Math" w:cstheme="minorHAnsi"/>
              <w:lang w:val="en-GB"/>
            </w:rPr>
            <m:t>℃</m:t>
          </w:del>
        </m:r>
      </m:oMath>
      <w:del w:id="1884" w:author="Max Lindmark" w:date="2020-05-08T16:16:00Z">
        <w:r w:rsidRPr="00E64A2A" w:rsidDel="000A626A">
          <w:rPr>
            <w:rFonts w:eastAsiaTheme="minorEastAsia" w:cstheme="minorHAnsi"/>
            <w:i/>
            <w:lang w:val="en-GB"/>
          </w:rPr>
          <w:delText xml:space="preserve"> (red line and ribbon). </w:delText>
        </w:r>
      </w:del>
      <w:ins w:id="1885" w:author="Max Lindmark" w:date="2020-05-08T16:16:00Z">
        <w:r w:rsidR="000A626A" w:rsidRPr="00E64A2A">
          <w:rPr>
            <w:rFonts w:eastAsiaTheme="minorEastAsia" w:cstheme="minorHAnsi"/>
            <w:i/>
            <w:lang w:val="en-GB"/>
          </w:rPr>
          <w:t>.</w:t>
        </w:r>
      </w:ins>
      <w:del w:id="1886" w:author="Max Lindmark" w:date="2020-05-08T16:17:00Z">
        <w:r w:rsidRPr="00E64A2A" w:rsidDel="00323445">
          <w:rPr>
            <w:rFonts w:eastAsiaTheme="minorEastAsia" w:cstheme="minorHAnsi"/>
            <w:i/>
            <w:lang w:val="en-GB"/>
          </w:rPr>
          <w:delText xml:space="preserve">Note the model is fitted using </w:delText>
        </w:r>
        <w:r w:rsidRPr="00E64A2A" w:rsidDel="00323445">
          <w:rPr>
            <w:rFonts w:cstheme="minorHAnsi"/>
            <w:i/>
            <w:lang w:val="en-GB"/>
          </w:rPr>
          <w:delText>mean</w:delText>
        </w:r>
      </w:del>
      <w:del w:id="1887" w:author="Max Lindmark" w:date="2020-05-08T15:20:00Z">
        <w:r w:rsidRPr="00E64A2A" w:rsidDel="0010623B">
          <w:rPr>
            <w:rFonts w:cstheme="minorHAnsi"/>
            <w:i/>
            <w:lang w:val="en-GB"/>
          </w:rPr>
          <w:delText>-</w:delText>
        </w:r>
      </w:del>
      <w:del w:id="1888" w:author="Max Lindmark" w:date="2020-05-08T16:17:00Z">
        <w:r w:rsidRPr="00E64A2A" w:rsidDel="00323445">
          <w:rPr>
            <w:rFonts w:cstheme="minorHAnsi"/>
            <w:i/>
            <w:lang w:val="en-GB"/>
          </w:rPr>
          <w:delText>cent</w:delText>
        </w:r>
      </w:del>
      <w:del w:id="1889" w:author="Max Lindmark" w:date="2020-05-08T15:28:00Z">
        <w:r w:rsidRPr="00E64A2A" w:rsidDel="00CC3889">
          <w:rPr>
            <w:rFonts w:cstheme="minorHAnsi"/>
            <w:i/>
            <w:lang w:val="en-GB"/>
          </w:rPr>
          <w:delText>e</w:delText>
        </w:r>
      </w:del>
      <w:del w:id="1890" w:author="Max Lindmark" w:date="2020-05-08T16:17:00Z">
        <w:r w:rsidRPr="00E64A2A" w:rsidDel="00323445">
          <w:rPr>
            <w:rFonts w:cstheme="minorHAnsi"/>
            <w:i/>
            <w:lang w:val="en-GB"/>
          </w:rPr>
          <w:delText>red Arrhenius temperature</w:delText>
        </w:r>
      </w:del>
      <w:del w:id="1891" w:author="Max Lindmark" w:date="2020-05-08T16:16:00Z">
        <w:r w:rsidRPr="00E64A2A" w:rsidDel="00BD1C5C">
          <w:rPr>
            <w:rFonts w:cstheme="minorHAnsi"/>
            <w:i/>
            <w:lang w:val="en-GB"/>
          </w:rPr>
          <w:delText xml:space="preserve"> (1/kT)</w:delText>
        </w:r>
      </w:del>
      <w:del w:id="1892" w:author="Max Lindmark" w:date="2020-05-08T16:17:00Z">
        <w:r w:rsidRPr="00E64A2A" w:rsidDel="00323445">
          <w:rPr>
            <w:rFonts w:cstheme="minorHAnsi"/>
            <w:i/>
            <w:lang w:val="en-GB"/>
          </w:rPr>
          <w:delText>, and then converted for easier interpretation.</w:delText>
        </w:r>
      </w:del>
      <w:r w:rsidRPr="00E64A2A">
        <w:rPr>
          <w:rFonts w:cstheme="minorHAnsi"/>
          <w:i/>
          <w:lang w:val="en-GB"/>
        </w:rPr>
        <w:t xml:space="preserve"> </w:t>
      </w:r>
      <w:r w:rsidRPr="00E64A2A">
        <w:rPr>
          <w:rFonts w:cstheme="minorHAnsi"/>
          <w:i/>
          <w:iCs/>
          <w:lang w:val="en-GB"/>
        </w:rPr>
        <w:t>S</w:t>
      </w:r>
      <w:r w:rsidRPr="00E64A2A">
        <w:rPr>
          <w:rFonts w:cstheme="minorHAnsi"/>
          <w:i/>
          <w:lang w:val="en-GB"/>
        </w:rPr>
        <w:t>haded areas correspond to 80% and 95% credible intervals</w:t>
      </w:r>
      <w:del w:id="1893" w:author="Max Lindmark" w:date="2020-05-08T16:18:00Z">
        <w:r w:rsidRPr="00E64A2A" w:rsidDel="002A772F">
          <w:rPr>
            <w:rFonts w:cstheme="minorHAnsi"/>
            <w:i/>
            <w:lang w:val="en-GB"/>
          </w:rPr>
          <w:delText xml:space="preserve"> and the solid line is the median prediction across</w:delText>
        </w:r>
      </w:del>
      <w:del w:id="1894" w:author="Max Lindmark" w:date="2020-05-08T15:20:00Z">
        <w:r w:rsidRPr="00E64A2A" w:rsidDel="0010623B">
          <w:rPr>
            <w:rFonts w:cstheme="minorHAnsi"/>
            <w:i/>
            <w:lang w:val="en-GB"/>
          </w:rPr>
          <w:delText>-</w:delText>
        </w:r>
      </w:del>
      <w:del w:id="1895" w:author="Max Lindmark" w:date="2020-05-08T16:18:00Z">
        <w:r w:rsidRPr="00E64A2A" w:rsidDel="002A772F">
          <w:rPr>
            <w:rFonts w:cstheme="minorHAnsi"/>
            <w:i/>
            <w:lang w:val="en-GB"/>
          </w:rPr>
          <w:delText>species</w:delText>
        </w:r>
      </w:del>
      <w:r w:rsidRPr="00E64A2A">
        <w:rPr>
          <w:rFonts w:cstheme="minorHAnsi"/>
          <w:i/>
          <w:lang w:val="en-GB"/>
        </w:rPr>
        <w:t xml:space="preserve">. Point </w:t>
      </w:r>
      <w:del w:id="1896" w:author="Max Lindmark" w:date="2020-05-08T16:18:00Z">
        <w:r w:rsidRPr="00E64A2A" w:rsidDel="004B514E">
          <w:rPr>
            <w:rFonts w:cstheme="minorHAnsi"/>
            <w:i/>
            <w:lang w:val="en-GB"/>
          </w:rPr>
          <w:delText>colors</w:delText>
        </w:r>
      </w:del>
      <w:ins w:id="1897" w:author="Max Lindmark" w:date="2020-05-08T16:18:00Z">
        <w:r w:rsidR="004B514E" w:rsidRPr="00E64A2A">
          <w:rPr>
            <w:rFonts w:cstheme="minorHAnsi"/>
            <w:i/>
            <w:lang w:val="en-GB"/>
          </w:rPr>
          <w:t>colours</w:t>
        </w:r>
      </w:ins>
      <w:r w:rsidRPr="00E64A2A">
        <w:rPr>
          <w:rFonts w:cstheme="minorHAnsi"/>
          <w:i/>
          <w:lang w:val="en-GB"/>
        </w:rPr>
        <w:t xml:space="preserve"> indicate species (n=13, legend not shown). </w:t>
      </w:r>
      <w:ins w:id="1898" w:author="Max Lindmark" w:date="2020-05-08T16:19:00Z">
        <w:r w:rsidR="00461E94" w:rsidRPr="00E64A2A">
          <w:rPr>
            <w:rFonts w:cstheme="minorHAnsi"/>
            <w:i/>
            <w:lang w:val="en-GB"/>
          </w:rPr>
          <w:t xml:space="preserve">The </w:t>
        </w:r>
      </w:ins>
      <w:del w:id="1899" w:author="Max Lindmark" w:date="2020-05-08T16:19:00Z">
        <w:r w:rsidRPr="00E64A2A" w:rsidDel="00D20D38">
          <w:rPr>
            <w:rFonts w:cstheme="minorHAnsi"/>
            <w:i/>
            <w:lang w:val="en-GB"/>
          </w:rPr>
          <w:delText xml:space="preserve">The slope corresponds to the mass-scaling exponent. </w:delText>
        </w:r>
        <w:r w:rsidRPr="00E64A2A" w:rsidDel="00461E94">
          <w:rPr>
            <w:rFonts w:cstheme="minorHAnsi"/>
            <w:i/>
            <w:lang w:val="en-GB"/>
          </w:rPr>
          <w:delText>P</w:delText>
        </w:r>
      </w:del>
      <w:ins w:id="1900" w:author="Max Lindmark" w:date="2020-05-08T16:19:00Z">
        <w:r w:rsidR="00461E94" w:rsidRPr="00E64A2A">
          <w:rPr>
            <w:rFonts w:cstheme="minorHAnsi"/>
            <w:i/>
            <w:lang w:val="en-GB"/>
          </w:rPr>
          <w:t>p</w:t>
        </w:r>
      </w:ins>
      <w:r w:rsidRPr="00E64A2A">
        <w:rPr>
          <w:rFonts w:cstheme="minorHAnsi"/>
          <w:i/>
          <w:lang w:val="en-GB"/>
        </w:rPr>
        <w:t xml:space="preserve">osterior distributions of </w:t>
      </w:r>
      <w:del w:id="1901" w:author="Max Lindmark" w:date="2020-05-11T11:31:00Z">
        <w:r w:rsidRPr="00E64A2A" w:rsidDel="003D76A8">
          <w:rPr>
            <w:rFonts w:cstheme="minorHAnsi"/>
            <w:i/>
            <w:lang w:val="en-GB"/>
          </w:rPr>
          <w:delText xml:space="preserve">the </w:delText>
        </w:r>
      </w:del>
      <w:ins w:id="1902" w:author="Max Lindmark" w:date="2020-05-08T16:19:00Z">
        <w:r w:rsidR="0019612B" w:rsidRPr="00E64A2A">
          <w:rPr>
            <w:rFonts w:cstheme="minorHAnsi"/>
            <w:i/>
            <w:lang w:val="en-GB"/>
          </w:rPr>
          <w:t xml:space="preserve">(B) </w:t>
        </w:r>
      </w:ins>
      <w:ins w:id="1903" w:author="Max Lindmark" w:date="2020-05-11T11:31:00Z">
        <w:r w:rsidR="003D76A8">
          <w:rPr>
            <w:rFonts w:cstheme="minorHAnsi"/>
            <w:i/>
            <w:lang w:val="en-GB"/>
          </w:rPr>
          <w:t xml:space="preserve">the </w:t>
        </w:r>
      </w:ins>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ins w:id="1904" w:author="Max Lindmark" w:date="2020-05-08T16:20:00Z">
        <w:r w:rsidR="0019612B" w:rsidRPr="00E64A2A">
          <w:rPr>
            <w:rFonts w:eastAsiaTheme="minorEastAsia" w:cstheme="minorHAnsi"/>
            <w:i/>
            <w:lang w:val="en-GB"/>
          </w:rPr>
          <w:t xml:space="preserve"> </w:t>
        </w:r>
        <w:r w:rsidR="0019612B" w:rsidRPr="00E64A2A">
          <w:rPr>
            <w:rFonts w:cstheme="minorHAnsi"/>
            <w:i/>
            <w:lang w:val="en-GB"/>
          </w:rPr>
          <w:t>(C)</w:t>
        </w:r>
      </w:ins>
      <w:r w:rsidRPr="00E64A2A">
        <w:rPr>
          <w:rFonts w:eastAsiaTheme="minorEastAsia" w:cstheme="minorHAnsi"/>
          <w:i/>
          <w:lang w:val="en-GB"/>
        </w:rPr>
        <w:t xml:space="preserve"> </w:t>
      </w:r>
      <w:ins w:id="1905" w:author="Max Lindmark" w:date="2020-05-11T11:31:00Z">
        <w:r w:rsidR="00787643">
          <w:rPr>
            <w:rFonts w:eastAsiaTheme="minorEastAsia" w:cstheme="minorHAnsi"/>
            <w:i/>
            <w:lang w:val="en-GB"/>
          </w:rPr>
          <w:t xml:space="preserve">the </w:t>
        </w:r>
      </w:ins>
      <w:del w:id="1906" w:author="Max Lindmark" w:date="2020-05-08T16:19:00Z">
        <w:r w:rsidRPr="00E64A2A" w:rsidDel="0019612B">
          <w:rPr>
            <w:rFonts w:cstheme="minorHAnsi"/>
            <w:i/>
            <w:lang w:val="en-GB"/>
          </w:rPr>
          <w:delText xml:space="preserve">(B) </w:delText>
        </w:r>
        <w:r w:rsidRPr="00E64A2A" w:rsidDel="00461E94">
          <w:rPr>
            <w:rFonts w:cstheme="minorHAnsi"/>
            <w:i/>
            <w:lang w:val="en-GB"/>
          </w:rPr>
          <w:delText>activation energy</w:delText>
        </w:r>
      </w:del>
      <w:ins w:id="1907" w:author="Max Lindmark" w:date="2020-05-08T16:19:00Z">
        <w:r w:rsidR="00461E94" w:rsidRPr="00E64A2A">
          <w:rPr>
            <w:rFonts w:cstheme="minorHAnsi"/>
            <w:i/>
            <w:lang w:val="en-GB"/>
          </w:rPr>
          <w:t>temperature coefficient</w:t>
        </w:r>
      </w:ins>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del w:id="1908" w:author="Max Lindmark" w:date="2020-05-11T11:32:00Z">
        <w:r w:rsidRPr="00E64A2A" w:rsidDel="00127DF6">
          <w:rPr>
            <w:rFonts w:eastAsiaTheme="minorEastAsia" w:cstheme="minorHAnsi"/>
            <w:i/>
            <w:lang w:val="en-GB"/>
          </w:rPr>
          <w:delText>,</w:delText>
        </w:r>
      </w:del>
      <w:r w:rsidRPr="00E64A2A">
        <w:rPr>
          <w:rFonts w:cstheme="minorHAnsi"/>
          <w:i/>
          <w:lang w:val="en-GB"/>
        </w:rPr>
        <w:t xml:space="preserve"> </w:t>
      </w:r>
      <w:del w:id="1909" w:author="Max Lindmark" w:date="2020-05-08T16:20:00Z">
        <w:r w:rsidRPr="00E64A2A" w:rsidDel="0019612B">
          <w:rPr>
            <w:rFonts w:cstheme="minorHAnsi"/>
            <w:i/>
            <w:lang w:val="en-GB"/>
          </w:rPr>
          <w:delText xml:space="preserve">(C) </w:delText>
        </w:r>
      </w:del>
      <w:r w:rsidRPr="00E64A2A">
        <w:rPr>
          <w:rFonts w:cstheme="minorHAnsi"/>
          <w:i/>
          <w:lang w:val="en-GB"/>
        </w:rPr>
        <w:t xml:space="preserve">and </w:t>
      </w:r>
      <w:ins w:id="1910" w:author="Max Lindmark" w:date="2020-05-08T16:20:00Z">
        <w:r w:rsidR="0019612B" w:rsidRPr="00E64A2A">
          <w:rPr>
            <w:rFonts w:cstheme="minorHAnsi"/>
            <w:i/>
            <w:lang w:val="en-GB"/>
          </w:rPr>
          <w:t xml:space="preserve">(D) </w:t>
        </w:r>
      </w:ins>
      <w:ins w:id="1911" w:author="Max Lindmark" w:date="2020-05-11T11:32:00Z">
        <w:r w:rsidR="00127DF6">
          <w:rPr>
            <w:rFonts w:cstheme="minorHAnsi"/>
            <w:i/>
            <w:lang w:val="en-GB"/>
          </w:rPr>
          <w:t xml:space="preserve">the </w:t>
        </w:r>
      </w:ins>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w:t>
      </w:r>
      <w:del w:id="1912" w:author="Max Lindmark" w:date="2020-05-08T16:20:00Z">
        <w:r w:rsidRPr="00E64A2A" w:rsidDel="0019612B">
          <w:rPr>
            <w:rFonts w:cstheme="minorHAnsi"/>
            <w:i/>
            <w:lang w:val="en-GB"/>
          </w:rPr>
          <w:delText xml:space="preserve">(D) </w:delText>
        </w:r>
      </w:del>
      <w:r w:rsidRPr="00E64A2A">
        <w:rPr>
          <w:rFonts w:cstheme="minorHAnsi"/>
          <w:i/>
          <w:lang w:val="en-GB"/>
        </w:rPr>
        <w:t>are shown in the bottom row</w:t>
      </w:r>
      <w:del w:id="1913" w:author="Max Lindmark" w:date="2020-05-08T16:20:00Z">
        <w:r w:rsidRPr="00E64A2A" w:rsidDel="000F5828">
          <w:rPr>
            <w:rFonts w:cstheme="minorHAnsi"/>
            <w:i/>
            <w:lang w:val="en-GB"/>
          </w:rPr>
          <w:delText xml:space="preserve">. </w:delText>
        </w:r>
        <w:r w:rsidRPr="00E64A2A" w:rsidDel="008241A7">
          <w:rPr>
            <w:rFonts w:cstheme="minorHAnsi"/>
            <w:i/>
            <w:lang w:val="en-GB"/>
          </w:rPr>
          <w:delText>D</w:delText>
        </w:r>
      </w:del>
      <w:ins w:id="1914" w:author="Max Lindmark" w:date="2020-05-11T11:32:00Z">
        <w:r w:rsidR="002C74A6">
          <w:rPr>
            <w:rFonts w:cstheme="minorHAnsi"/>
            <w:i/>
            <w:lang w:val="en-GB"/>
          </w:rPr>
          <w:t xml:space="preserve">. </w:t>
        </w:r>
        <w:r w:rsidR="003940B4">
          <w:rPr>
            <w:rFonts w:cstheme="minorHAnsi"/>
            <w:i/>
            <w:lang w:val="en-GB"/>
          </w:rPr>
          <w:t>D</w:t>
        </w:r>
      </w:ins>
      <w:r w:rsidRPr="00E64A2A">
        <w:rPr>
          <w:rFonts w:cstheme="minorHAnsi"/>
          <w:i/>
          <w:lang w:val="en-GB"/>
        </w:rPr>
        <w:t>ashed white line shows the posterior median</w:t>
      </w:r>
      <w:ins w:id="1915" w:author="Max Lindmark" w:date="2020-05-08T16:20:00Z">
        <w:r w:rsidR="00A936F3" w:rsidRPr="00E64A2A">
          <w:rPr>
            <w:rFonts w:cstheme="minorHAnsi"/>
            <w:i/>
            <w:lang w:val="en-GB"/>
          </w:rPr>
          <w:t xml:space="preserve"> and </w:t>
        </w:r>
      </w:ins>
      <w:del w:id="1916" w:author="Max Lindmark" w:date="2020-05-08T16:20:00Z">
        <w:r w:rsidRPr="00E64A2A" w:rsidDel="00A936F3">
          <w:rPr>
            <w:rFonts w:cstheme="minorHAnsi"/>
            <w:i/>
            <w:lang w:val="en-GB"/>
          </w:rPr>
          <w:delText xml:space="preserve">, </w:delText>
        </w:r>
      </w:del>
      <w:r w:rsidRPr="00E64A2A">
        <w:rPr>
          <w:rFonts w:cstheme="minorHAnsi"/>
          <w:i/>
          <w:lang w:val="en-GB"/>
        </w:rPr>
        <w:t xml:space="preserve">red vertical line in (D) indicates zero. </w:t>
      </w:r>
    </w:p>
    <w:p w14:paraId="67FA4B93" w14:textId="6EDD3C5A" w:rsidR="00140E2C"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B47F5E8" w:rsidR="004D63B8" w:rsidRPr="001145A4" w:rsidRDefault="004D63B8" w:rsidP="00F700D0">
      <w:pPr>
        <w:spacing w:line="360" w:lineRule="auto"/>
        <w:contextualSpacing/>
        <w:jc w:val="both"/>
        <w:rPr>
          <w:rFonts w:cstheme="minorHAnsi"/>
          <w:lang w:val="en-GB"/>
        </w:rPr>
      </w:pPr>
      <w:commentRangeStart w:id="1917"/>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del w:id="1918" w:author="Max Lindmark" w:date="2020-05-07T16:46:00Z">
        <w:r w:rsidR="00704B3C" w:rsidRPr="001145A4" w:rsidDel="00140E2C">
          <w:rPr>
            <w:rFonts w:cstheme="minorHAnsi"/>
            <w:b/>
            <w:bCs/>
            <w:i/>
            <w:iCs/>
            <w:lang w:val="en-GB"/>
          </w:rPr>
          <w:delText>1</w:delText>
        </w:r>
      </w:del>
      <w:ins w:id="1919" w:author="Max Lindmark" w:date="2020-05-07T16:46:00Z">
        <w:r w:rsidR="00140E2C" w:rsidRPr="001145A4">
          <w:rPr>
            <w:rFonts w:cstheme="minorHAnsi"/>
            <w:b/>
            <w:bCs/>
            <w:i/>
            <w:iCs/>
            <w:lang w:val="en-GB"/>
          </w:rPr>
          <w:t>2</w:t>
        </w:r>
      </w:ins>
      <w:commentRangeEnd w:id="1917"/>
      <w:ins w:id="1920" w:author="Max Lindmark" w:date="2020-05-08T16:24:00Z">
        <w:r w:rsidR="00F150C7" w:rsidRPr="001145A4">
          <w:rPr>
            <w:rStyle w:val="CommentReference"/>
          </w:rPr>
          <w:commentReference w:id="1917"/>
        </w:r>
      </w:ins>
      <w:r w:rsidRPr="001145A4">
        <w:rPr>
          <w:rFonts w:cstheme="minorHAnsi"/>
          <w:i/>
          <w:iCs/>
          <w:lang w:val="en-GB"/>
        </w:rPr>
        <w:t xml:space="preserve">. Natural log of </w:t>
      </w:r>
      <w:ins w:id="1921" w:author="Max Lindmark" w:date="2020-05-08T16:31:00Z">
        <w:r w:rsidR="00173BC9">
          <w:rPr>
            <w:rFonts w:cstheme="minorHAnsi"/>
            <w:i/>
            <w:iCs/>
            <w:lang w:val="en-GB"/>
          </w:rPr>
          <w:t xml:space="preserve">mass-specific </w:t>
        </w:r>
      </w:ins>
      <w:del w:id="1922" w:author="Max Lindmark" w:date="2020-05-11T12:47:00Z">
        <w:r w:rsidRPr="001145A4" w:rsidDel="00EB7219">
          <w:rPr>
            <w:rFonts w:cstheme="minorHAnsi"/>
            <w:i/>
            <w:iCs/>
            <w:lang w:val="en-GB"/>
          </w:rPr>
          <w:delText xml:space="preserve">metabolic rate </w:delText>
        </w:r>
      </w:del>
      <w:del w:id="1923" w:author="Max Lindmark" w:date="2020-05-08T16:32:00Z">
        <w:r w:rsidRPr="001145A4" w:rsidDel="00EC0996">
          <w:rPr>
            <w:rFonts w:cstheme="minorHAnsi"/>
            <w:i/>
            <w:iCs/>
            <w:lang w:val="en-GB"/>
          </w:rPr>
          <w:delText xml:space="preserve">(A) </w:delText>
        </w:r>
      </w:del>
      <w:del w:id="1924" w:author="Max Lindmark" w:date="2020-05-11T12:47:00Z">
        <w:r w:rsidRPr="001145A4" w:rsidDel="00F47072">
          <w:rPr>
            <w:rFonts w:cstheme="minorHAnsi"/>
            <w:i/>
            <w:iCs/>
            <w:lang w:val="en-GB"/>
          </w:rPr>
          <w:delText>and</w:delText>
        </w:r>
      </w:del>
      <w:del w:id="1925" w:author="Max Lindmark" w:date="2020-05-11T11:33:00Z">
        <w:r w:rsidR="005A6388" w:rsidRPr="001145A4" w:rsidDel="00762BBE">
          <w:rPr>
            <w:rFonts w:cstheme="minorHAnsi"/>
            <w:i/>
            <w:iCs/>
            <w:lang w:val="en-GB"/>
          </w:rPr>
          <w:delText xml:space="preserve"> </w:delText>
        </w:r>
      </w:del>
      <w:r w:rsidRPr="001145A4">
        <w:rPr>
          <w:rFonts w:cstheme="minorHAnsi"/>
          <w:i/>
          <w:iCs/>
          <w:lang w:val="en-GB"/>
        </w:rPr>
        <w:t>maximum consumption rate</w:t>
      </w:r>
      <w:ins w:id="1926" w:author="Max Lindmark" w:date="2020-05-11T11:33:00Z">
        <w:r w:rsidR="00762BBE">
          <w:rPr>
            <w:rFonts w:cstheme="minorHAnsi"/>
            <w:i/>
            <w:iCs/>
            <w:lang w:val="en-GB"/>
          </w:rPr>
          <w:t xml:space="preserve"> (B</w:t>
        </w:r>
        <w:r w:rsidR="0047512C">
          <w:rPr>
            <w:rFonts w:cstheme="minorHAnsi"/>
            <w:i/>
            <w:iCs/>
            <w:lang w:val="en-GB"/>
          </w:rPr>
          <w:t xml:space="preserve">) </w:t>
        </w:r>
      </w:ins>
      <w:ins w:id="1927" w:author="Max Lindmark" w:date="2020-05-11T12:47:00Z">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(A)</w:t>
        </w:r>
        <w:r w:rsidR="00055D7B">
          <w:rPr>
            <w:rFonts w:cstheme="minorHAnsi"/>
            <w:i/>
            <w:iCs/>
            <w:lang w:val="en-GB"/>
          </w:rPr>
          <w:t xml:space="preserve"> </w:t>
        </w:r>
      </w:ins>
      <w:del w:id="1928" w:author="Max Lindmark" w:date="2020-05-11T11:33:00Z">
        <w:r w:rsidRPr="001145A4" w:rsidDel="00762BBE">
          <w:rPr>
            <w:rFonts w:cstheme="minorHAnsi"/>
            <w:i/>
            <w:iCs/>
            <w:lang w:val="en-GB"/>
          </w:rPr>
          <w:delText>s</w:delText>
        </w:r>
        <w:r w:rsidRPr="001145A4" w:rsidDel="0047512C">
          <w:rPr>
            <w:rFonts w:cstheme="minorHAnsi"/>
            <w:i/>
            <w:iCs/>
            <w:lang w:val="en-GB"/>
          </w:rPr>
          <w:delText xml:space="preserve"> </w:delText>
        </w:r>
      </w:del>
      <w:del w:id="1929" w:author="Max Lindmark" w:date="2020-05-08T16:32:00Z">
        <w:r w:rsidRPr="001145A4" w:rsidDel="00EC0996">
          <w:rPr>
            <w:rFonts w:cstheme="minorHAnsi"/>
            <w:i/>
            <w:iCs/>
            <w:lang w:val="en-GB"/>
          </w:rPr>
          <w:delText xml:space="preserve">(B) </w:delText>
        </w:r>
        <w:r w:rsidRPr="001145A4" w:rsidDel="00382AD0">
          <w:rPr>
            <w:rFonts w:cstheme="minorHAnsi"/>
            <w:i/>
            <w:iCs/>
            <w:lang w:val="en-GB"/>
          </w:rPr>
          <w:delText>vs.</w:delText>
        </w:r>
      </w:del>
      <w:ins w:id="1930" w:author="Max Lindmark" w:date="2020-05-08T16:32:00Z">
        <w:r w:rsidR="00E509A5">
          <w:rPr>
            <w:rFonts w:cstheme="minorHAnsi"/>
            <w:i/>
            <w:iCs/>
            <w:lang w:val="en-GB"/>
          </w:rPr>
          <w:t xml:space="preserve">against </w:t>
        </w:r>
      </w:ins>
      <w:del w:id="1931" w:author="Max Lindmark" w:date="2020-05-08T16:32:00Z">
        <w:r w:rsidRPr="001145A4" w:rsidDel="00E509A5">
          <w:rPr>
            <w:rFonts w:cstheme="minorHAnsi"/>
            <w:i/>
            <w:iCs/>
            <w:lang w:val="en-GB"/>
          </w:rPr>
          <w:delText xml:space="preserve"> </w:delText>
        </w:r>
      </w:del>
      <w:del w:id="1932" w:author="Max Lindmark" w:date="2020-05-11T12:47:00Z">
        <w:r w:rsidRPr="001145A4" w:rsidDel="0088024B">
          <w:rPr>
            <w:rFonts w:cstheme="minorHAnsi"/>
            <w:i/>
            <w:iCs/>
            <w:lang w:val="en-GB"/>
          </w:rPr>
          <w:delText>natural log of</w:delText>
        </w:r>
      </w:del>
      <w:ins w:id="1933" w:author="Max Lindmark" w:date="2020-05-11T12:47:00Z">
        <w:r w:rsidR="0088024B">
          <w:rPr>
            <w:rFonts w:cstheme="minorHAnsi"/>
            <w:i/>
            <w:iCs/>
            <w:lang w:val="en-GB"/>
          </w:rPr>
          <w:t xml:space="preserve">body </w:t>
        </w:r>
      </w:ins>
      <w:del w:id="1934" w:author="Max Lindmark" w:date="2020-05-19T14:18:00Z">
        <w:r w:rsidRPr="001145A4" w:rsidDel="00AA066D">
          <w:rPr>
            <w:rFonts w:cstheme="minorHAnsi"/>
            <w:i/>
            <w:iCs/>
            <w:lang w:val="en-GB"/>
          </w:rPr>
          <w:delText xml:space="preserve"> </w:delText>
        </w:r>
      </w:del>
      <w:r w:rsidRPr="001145A4">
        <w:rPr>
          <w:rFonts w:cstheme="minorHAnsi"/>
          <w:i/>
          <w:iCs/>
          <w:lang w:val="en-GB"/>
        </w:rPr>
        <w:t>mass</w:t>
      </w:r>
      <w:ins w:id="1935" w:author="Max Lindmark" w:date="2020-05-11T12:47:00Z">
        <w:r w:rsidR="000F2673">
          <w:rPr>
            <w:rFonts w:cstheme="minorHAnsi"/>
            <w:i/>
            <w:iCs/>
            <w:lang w:val="en-GB"/>
          </w:rPr>
          <w:t xml:space="preserve"> </w:t>
        </w:r>
        <w:r w:rsidR="000F2673" w:rsidRPr="00E64A2A">
          <w:rPr>
            <w:rFonts w:cstheme="minorHAnsi"/>
            <w:i/>
            <w:lang w:val="en-GB"/>
          </w:rPr>
          <w:t>on a logarithmic x-axis</w:t>
        </w:r>
      </w:ins>
      <w:del w:id="1936" w:author="Max Lindmark" w:date="2020-05-08T16:32:00Z">
        <w:r w:rsidR="005C4748" w:rsidRPr="001145A4" w:rsidDel="00B93514">
          <w:rPr>
            <w:rFonts w:cstheme="minorHAnsi"/>
            <w:i/>
            <w:iCs/>
            <w:lang w:val="en-GB"/>
          </w:rPr>
          <w:delText xml:space="preserve"> [g]</w:delText>
        </w:r>
      </w:del>
      <w:r w:rsidRPr="001145A4">
        <w:rPr>
          <w:rFonts w:cstheme="minorHAnsi"/>
          <w:i/>
          <w:iCs/>
          <w:lang w:val="en-GB"/>
        </w:rPr>
        <w:t xml:space="preserve">. </w:t>
      </w:r>
      <w:r w:rsidR="0000025A" w:rsidRPr="001145A4">
        <w:rPr>
          <w:rFonts w:cstheme="minorHAnsi"/>
          <w:i/>
          <w:lang w:val="en-GB"/>
        </w:rPr>
        <w:t xml:space="preserve">Lines are global predictions </w:t>
      </w:r>
      <w:del w:id="1937" w:author="Max Lindmark" w:date="2020-05-11T11:33:00Z">
        <w:r w:rsidR="0000025A" w:rsidRPr="001145A4" w:rsidDel="000A3C2F">
          <w:rPr>
            <w:rFonts w:cstheme="minorHAnsi"/>
            <w:i/>
            <w:lang w:val="en-GB"/>
          </w:rPr>
          <w:delText xml:space="preserve">for an </w:delText>
        </w:r>
      </w:del>
      <w:del w:id="1938" w:author="Max Lindmark" w:date="2020-05-08T16:33:00Z">
        <w:r w:rsidR="0000025A" w:rsidRPr="001145A4" w:rsidDel="00191CF6">
          <w:rPr>
            <w:rFonts w:cstheme="minorHAnsi"/>
            <w:i/>
            <w:lang w:val="en-GB"/>
          </w:rPr>
          <w:delText xml:space="preserve">average </w:delText>
        </w:r>
      </w:del>
      <w:del w:id="1939" w:author="Max Lindmark" w:date="2020-05-11T11:33:00Z">
        <w:r w:rsidR="0000025A" w:rsidRPr="001145A4" w:rsidDel="000A3C2F">
          <w:rPr>
            <w:rFonts w:cstheme="minorHAnsi"/>
            <w:i/>
            <w:lang w:val="en-GB"/>
          </w:rPr>
          <w:delText xml:space="preserve">species </w:delText>
        </w:r>
      </w:del>
      <w:r w:rsidR="0000025A" w:rsidRPr="001145A4">
        <w:rPr>
          <w:rFonts w:cstheme="minorHAnsi"/>
          <w:i/>
          <w:lang w:val="en-GB"/>
        </w:rPr>
        <w:t xml:space="preserve">at </w:t>
      </w:r>
      <w:ins w:id="1940" w:author="Max Lindmark" w:date="2020-05-08T16:33:00Z">
        <w:r w:rsidR="008C25DE">
          <w:rPr>
            <w:rFonts w:cstheme="minorHAnsi"/>
            <w:i/>
            <w:lang w:val="en-GB"/>
          </w:rPr>
          <w:t xml:space="preserve">the </w:t>
        </w:r>
        <w:r w:rsidR="00191CF6">
          <w:rPr>
            <w:rFonts w:cstheme="minorHAnsi"/>
            <w:i/>
            <w:lang w:val="en-GB"/>
          </w:rPr>
          <w:t xml:space="preserve">average </w:t>
        </w:r>
      </w:ins>
      <w:r w:rsidR="0000025A" w:rsidRPr="001145A4">
        <w:rPr>
          <w:rFonts w:cstheme="minorHAnsi"/>
          <w:i/>
          <w:lang w:val="en-GB"/>
        </w:rPr>
        <w:t xml:space="preserve">temperatures </w:t>
      </w:r>
      <w:ins w:id="1941" w:author="Max Lindmark" w:date="2020-05-08T16:33:00Z">
        <w:r w:rsidR="008C25DE">
          <w:rPr>
            <w:rFonts w:cstheme="minorHAnsi"/>
            <w:i/>
            <w:lang w:val="en-GB"/>
          </w:rPr>
          <w:t xml:space="preserve">in each data set </w:t>
        </w:r>
      </w:ins>
      <w:ins w:id="1942" w:author="Max Lindmark" w:date="2020-05-08T16:34:00Z">
        <w:r w:rsidR="00341782">
          <w:rPr>
            <w:rFonts w:cstheme="minorHAnsi"/>
            <w:i/>
            <w:lang w:val="en-GB"/>
          </w:rPr>
          <w:t xml:space="preserve">(both </w:t>
        </w:r>
      </w:ins>
      <w:r w:rsidR="0000025A" w:rsidRPr="001145A4">
        <w:rPr>
          <w:rFonts w:cstheme="minorHAnsi"/>
          <w:i/>
          <w:lang w:val="en-GB"/>
        </w:rPr>
        <w:t>1</w:t>
      </w:r>
      <w:del w:id="1943" w:author="Max Lindmark" w:date="2020-05-08T16:34:00Z">
        <w:r w:rsidR="0000025A" w:rsidRPr="001145A4" w:rsidDel="00341782">
          <w:rPr>
            <w:rFonts w:cstheme="minorHAnsi"/>
            <w:i/>
            <w:lang w:val="en-GB"/>
          </w:rPr>
          <w:delText>5</w:delText>
        </w:r>
      </w:del>
      <w:ins w:id="1944" w:author="Max Lindmark" w:date="2020-05-08T16:34:00Z">
        <w:r w:rsidR="00341782">
          <w:rPr>
            <w:rFonts w:cstheme="minorHAnsi"/>
            <w:i/>
            <w:lang w:val="en-GB"/>
          </w:rPr>
          <w:t>9</w:t>
        </w:r>
      </w:ins>
      <m:oMath>
        <m:r>
          <w:rPr>
            <w:rFonts w:ascii="Cambria Math" w:hAnsi="Cambria Math" w:cstheme="minorHAnsi"/>
            <w:lang w:val="en-GB"/>
          </w:rPr>
          <m:t>℃</m:t>
        </m:r>
      </m:oMath>
      <w:del w:id="1945" w:author="Max Lindmark" w:date="2020-05-08T16:34:00Z">
        <w:r w:rsidR="0000025A" w:rsidRPr="001145A4" w:rsidDel="00341782">
          <w:rPr>
            <w:rFonts w:eastAsiaTheme="minorEastAsia" w:cstheme="minorHAnsi"/>
            <w:i/>
            <w:lang w:val="en-GB"/>
          </w:rPr>
          <w:delText xml:space="preserve"> (blue line and ribbon)</w:delText>
        </w:r>
        <w:r w:rsidR="0000025A" w:rsidRPr="001145A4" w:rsidDel="00341782">
          <w:rPr>
            <w:rFonts w:cstheme="minorHAnsi"/>
            <w:i/>
            <w:lang w:val="en-GB"/>
          </w:rPr>
          <w:delText xml:space="preserve"> and 25</w:delText>
        </w:r>
      </w:del>
      <m:oMath>
        <m:r>
          <w:del w:id="1946" w:author="Max Lindmark" w:date="2020-05-08T16:34:00Z">
            <w:rPr>
              <w:rFonts w:ascii="Cambria Math" w:hAnsi="Cambria Math" w:cstheme="minorHAnsi"/>
              <w:lang w:val="en-GB"/>
            </w:rPr>
            <m:t>℃</m:t>
          </w:del>
        </m:r>
      </m:oMath>
      <w:del w:id="1947" w:author="Max Lindmark" w:date="2020-05-08T16:34:00Z">
        <w:r w:rsidR="0000025A" w:rsidRPr="001145A4" w:rsidDel="00341782">
          <w:rPr>
            <w:rFonts w:eastAsiaTheme="minorEastAsia" w:cstheme="minorHAnsi"/>
            <w:i/>
            <w:lang w:val="en-GB"/>
          </w:rPr>
          <w:delText xml:space="preserve"> (red line and ribbon)</w:delText>
        </w:r>
      </w:del>
      <w:ins w:id="1948" w:author="Max Lindmark" w:date="2020-05-08T16:34:00Z">
        <w:r w:rsidR="00A52AA6">
          <w:rPr>
            <w:rFonts w:eastAsiaTheme="minorEastAsia" w:cstheme="minorHAnsi"/>
            <w:i/>
            <w:lang w:val="en-GB"/>
          </w:rPr>
          <w:t xml:space="preserve">, but </w:t>
        </w:r>
      </w:ins>
      <w:del w:id="1949" w:author="Max Lindmark" w:date="2020-05-08T16:34:00Z">
        <w:r w:rsidR="0000025A" w:rsidRPr="001145A4" w:rsidDel="00A52AA6">
          <w:rPr>
            <w:rFonts w:eastAsiaTheme="minorEastAsia" w:cstheme="minorHAnsi"/>
            <w:i/>
            <w:lang w:val="en-GB"/>
          </w:rPr>
          <w:delText xml:space="preserve">. </w:delText>
        </w:r>
        <w:r w:rsidR="001A379A" w:rsidRPr="001145A4" w:rsidDel="000E3535">
          <w:rPr>
            <w:rFonts w:eastAsiaTheme="minorEastAsia" w:cstheme="minorHAnsi"/>
            <w:i/>
            <w:lang w:val="en-GB"/>
          </w:rPr>
          <w:delText>The average temperatures in the data are 19</w:delText>
        </w:r>
      </w:del>
      <m:oMath>
        <m:r>
          <w:del w:id="1950" w:author="Max Lindmark" w:date="2020-05-08T16:34:00Z">
            <w:rPr>
              <w:rFonts w:ascii="Cambria Math" w:hAnsi="Cambria Math" w:cstheme="minorHAnsi"/>
              <w:lang w:val="en-GB"/>
            </w:rPr>
            <m:t>℃</m:t>
          </w:del>
        </m:r>
      </m:oMath>
      <w:del w:id="1951" w:author="Max Lindmark" w:date="2020-05-08T16:34:00Z">
        <w:r w:rsidR="001A379A" w:rsidRPr="001145A4" w:rsidDel="000E3535">
          <w:rPr>
            <w:rFonts w:eastAsiaTheme="minorEastAsia" w:cstheme="minorHAnsi"/>
            <w:i/>
            <w:lang w:val="en-GB"/>
          </w:rPr>
          <w:delText xml:space="preserve"> and 18</w:delText>
        </w:r>
      </w:del>
      <m:oMath>
        <m:r>
          <w:del w:id="1952" w:author="Max Lindmark" w:date="2020-05-08T16:34:00Z">
            <w:rPr>
              <w:rFonts w:ascii="Cambria Math" w:hAnsi="Cambria Math" w:cstheme="minorHAnsi"/>
              <w:lang w:val="en-GB"/>
            </w:rPr>
            <m:t>℃</m:t>
          </w:del>
        </m:r>
      </m:oMath>
      <w:del w:id="1953" w:author="Max Lindmark" w:date="2020-05-08T16:34:00Z">
        <w:r w:rsidR="001A379A" w:rsidRPr="001145A4" w:rsidDel="000E3535">
          <w:rPr>
            <w:rFonts w:eastAsiaTheme="minorEastAsia" w:cstheme="minorHAnsi"/>
            <w:i/>
            <w:lang w:val="en-GB"/>
          </w:rPr>
          <w:delText xml:space="preserve"> for metabolism and maximum consumption, respectively.</w:delText>
        </w:r>
        <w:r w:rsidR="003F48CE" w:rsidRPr="001145A4" w:rsidDel="000E3535">
          <w:rPr>
            <w:rFonts w:eastAsiaTheme="minorEastAsia" w:cstheme="minorHAnsi"/>
            <w:i/>
            <w:lang w:val="en-GB"/>
          </w:rPr>
          <w:delText xml:space="preserve"> </w:delText>
        </w:r>
        <w:r w:rsidR="0000025A" w:rsidRPr="001145A4" w:rsidDel="00A52AA6">
          <w:rPr>
            <w:rFonts w:eastAsiaTheme="minorEastAsia" w:cstheme="minorHAnsi"/>
            <w:i/>
            <w:lang w:val="en-GB"/>
          </w:rPr>
          <w:delText>N</w:delText>
        </w:r>
      </w:del>
      <w:ins w:id="1954" w:author="Max Lindmark" w:date="2020-05-08T16:34:00Z">
        <w:r w:rsidR="00A52AA6">
          <w:rPr>
            <w:rFonts w:eastAsiaTheme="minorEastAsia" w:cstheme="minorHAnsi"/>
            <w:i/>
            <w:lang w:val="en-GB"/>
          </w:rPr>
          <w:t>n</w:t>
        </w:r>
      </w:ins>
      <w:r w:rsidR="0000025A" w:rsidRPr="001145A4">
        <w:rPr>
          <w:rFonts w:eastAsiaTheme="minorEastAsia" w:cstheme="minorHAnsi"/>
          <w:i/>
          <w:lang w:val="en-GB"/>
        </w:rPr>
        <w:t xml:space="preserve">ote the model is fitted using </w:t>
      </w:r>
      <w:r w:rsidR="0000025A" w:rsidRPr="001145A4">
        <w:rPr>
          <w:rFonts w:cstheme="minorHAnsi"/>
          <w:i/>
          <w:lang w:val="en-GB"/>
        </w:rPr>
        <w:t>mean</w:t>
      </w:r>
      <w:del w:id="1955" w:author="Max Lindmark" w:date="2020-05-08T15:20:00Z">
        <w:r w:rsidR="0000025A" w:rsidRPr="001145A4" w:rsidDel="0010623B">
          <w:rPr>
            <w:rFonts w:cstheme="minorHAnsi"/>
            <w:i/>
            <w:lang w:val="en-GB"/>
          </w:rPr>
          <w:delText>-</w:delText>
        </w:r>
      </w:del>
      <w:ins w:id="1956" w:author="Max Lindmark" w:date="2020-05-08T15:27:00Z">
        <w:r w:rsidR="00477645" w:rsidRPr="001145A4">
          <w:rPr>
            <w:rFonts w:cstheme="minorHAnsi"/>
            <w:i/>
            <w:lang w:val="en-GB"/>
          </w:rPr>
          <w:t>-</w:t>
        </w:r>
      </w:ins>
      <w:r w:rsidR="00AE2E5E" w:rsidRPr="001145A4">
        <w:rPr>
          <w:rFonts w:cstheme="minorHAnsi"/>
          <w:i/>
          <w:lang w:val="en-GB"/>
        </w:rPr>
        <w:t>centred</w:t>
      </w:r>
      <w:r w:rsidR="00EE712D" w:rsidRPr="001145A4">
        <w:rPr>
          <w:rFonts w:cstheme="minorHAnsi"/>
          <w:i/>
          <w:lang w:val="en-GB"/>
        </w:rPr>
        <w:t xml:space="preserve"> </w:t>
      </w:r>
      <w:del w:id="1957" w:author="Max Lindmark" w:date="2020-05-08T16:34:00Z">
        <w:r w:rsidR="00EE712D" w:rsidRPr="001145A4" w:rsidDel="009A2650">
          <w:rPr>
            <w:rFonts w:cstheme="minorHAnsi"/>
            <w:i/>
            <w:lang w:val="en-GB"/>
          </w:rPr>
          <w:delText>(ct)</w:delText>
        </w:r>
        <w:r w:rsidR="0000025A" w:rsidRPr="001145A4" w:rsidDel="009A2650">
          <w:rPr>
            <w:rFonts w:cstheme="minorHAnsi"/>
            <w:i/>
            <w:lang w:val="en-GB"/>
          </w:rPr>
          <w:delText xml:space="preserve"> </w:delText>
        </w:r>
      </w:del>
      <w:r w:rsidR="0000025A" w:rsidRPr="001145A4">
        <w:rPr>
          <w:rFonts w:cstheme="minorHAnsi"/>
          <w:i/>
          <w:lang w:val="en-GB"/>
        </w:rPr>
        <w:t>Arrhenius temperature</w:t>
      </w:r>
      <w:ins w:id="1958" w:author="Max Lindmark" w:date="2020-05-08T16:34:00Z">
        <w:r w:rsidR="00AC78BC">
          <w:rPr>
            <w:rFonts w:cstheme="minorHAnsi"/>
            <w:i/>
            <w:lang w:val="en-GB"/>
          </w:rPr>
          <w:t>)</w:t>
        </w:r>
      </w:ins>
      <w:del w:id="1959" w:author="Max Lindmark" w:date="2020-05-08T16:34:00Z">
        <w:r w:rsidR="0000025A" w:rsidRPr="001145A4" w:rsidDel="00107C02">
          <w:rPr>
            <w:rFonts w:cstheme="minorHAnsi"/>
            <w:i/>
            <w:lang w:val="en-GB"/>
          </w:rPr>
          <w:delText xml:space="preserve"> (1/kT)</w:delText>
        </w:r>
        <w:r w:rsidR="0000025A" w:rsidRPr="001145A4" w:rsidDel="00A52AA6">
          <w:rPr>
            <w:rFonts w:cstheme="minorHAnsi"/>
            <w:i/>
            <w:lang w:val="en-GB"/>
          </w:rPr>
          <w:delText>, and then converted for easier interpretation</w:delText>
        </w:r>
      </w:del>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ins w:id="1960" w:author="Max Lindmark" w:date="2020-05-11T11:34:00Z">
        <w:r w:rsidR="00A865EA">
          <w:rPr>
            <w:rFonts w:cstheme="minorHAnsi"/>
            <w:i/>
            <w:iCs/>
            <w:lang w:val="en-GB"/>
          </w:rPr>
          <w:t>Species are grouped by colour (legend not shown</w:t>
        </w:r>
      </w:ins>
      <w:del w:id="1961" w:author="Max Lindmark" w:date="2020-05-11T11:34:00Z">
        <w:r w:rsidR="005A6F94" w:rsidRPr="001145A4" w:rsidDel="00A865EA">
          <w:rPr>
            <w:rFonts w:cstheme="minorHAnsi"/>
            <w:i/>
            <w:iCs/>
            <w:lang w:val="en-GB"/>
          </w:rPr>
          <w:delText>P</w:delText>
        </w:r>
        <w:r w:rsidR="00DD78DE" w:rsidRPr="001145A4" w:rsidDel="00A865EA">
          <w:rPr>
            <w:rFonts w:cstheme="minorHAnsi"/>
            <w:i/>
            <w:iCs/>
            <w:lang w:val="en-GB"/>
          </w:rPr>
          <w:delText>oint</w:delText>
        </w:r>
        <w:r w:rsidR="00037764" w:rsidRPr="001145A4" w:rsidDel="00A865EA">
          <w:rPr>
            <w:rFonts w:cstheme="minorHAnsi"/>
            <w:i/>
            <w:iCs/>
            <w:lang w:val="en-GB"/>
          </w:rPr>
          <w:delText xml:space="preserve"> </w:delText>
        </w:r>
      </w:del>
      <w:del w:id="1962" w:author="Max Lindmark" w:date="2020-05-08T16:53:00Z">
        <w:r w:rsidR="005A6F94" w:rsidRPr="001145A4" w:rsidDel="003C20BC">
          <w:rPr>
            <w:rFonts w:cstheme="minorHAnsi"/>
            <w:i/>
            <w:iCs/>
            <w:lang w:val="en-GB"/>
          </w:rPr>
          <w:delText>colors</w:delText>
        </w:r>
      </w:del>
      <w:del w:id="1963" w:author="Max Lindmark" w:date="2020-05-11T11:34:00Z">
        <w:r w:rsidR="00DD78DE" w:rsidRPr="001145A4" w:rsidDel="00A865EA">
          <w:rPr>
            <w:rFonts w:cstheme="minorHAnsi"/>
            <w:i/>
            <w:iCs/>
            <w:lang w:val="en-GB"/>
          </w:rPr>
          <w:delText xml:space="preserve"> correspond to </w:delText>
        </w:r>
        <w:r w:rsidR="00D55250" w:rsidRPr="001145A4" w:rsidDel="00A865EA">
          <w:rPr>
            <w:rFonts w:cstheme="minorHAnsi"/>
            <w:i/>
            <w:iCs/>
            <w:lang w:val="en-GB"/>
          </w:rPr>
          <w:delText>species (</w:delText>
        </w:r>
      </w:del>
      <w:ins w:id="1964" w:author="Max Lindmark" w:date="2020-05-11T11:34:00Z">
        <w:r w:rsidR="00A865EA">
          <w:rPr>
            <w:rFonts w:cstheme="minorHAnsi"/>
            <w:i/>
            <w:iCs/>
            <w:lang w:val="en-GB"/>
          </w:rPr>
          <w:t xml:space="preserve">, </w:t>
        </w:r>
      </w:ins>
      <w:del w:id="1965" w:author="Max Lindmark" w:date="2020-05-11T11:35:00Z">
        <w:r w:rsidR="00A75733" w:rsidRPr="001145A4" w:rsidDel="00C424C9">
          <w:rPr>
            <w:rFonts w:cstheme="minorHAnsi"/>
            <w:i/>
            <w:iCs/>
            <w:lang w:val="en-GB"/>
          </w:rPr>
          <w:delText>n=</w:delText>
        </w:r>
      </w:del>
      <w:del w:id="1966" w:author="Max Lindmark" w:date="2020-05-08T16:35:00Z">
        <w:r w:rsidR="00A75733" w:rsidRPr="001145A4" w:rsidDel="00663ABB">
          <w:rPr>
            <w:rFonts w:cstheme="minorHAnsi"/>
            <w:i/>
            <w:iCs/>
            <w:lang w:val="en-GB"/>
          </w:rPr>
          <w:delText>18</w:delText>
        </w:r>
      </w:del>
      <w:del w:id="1967" w:author="Max Lindmark" w:date="2020-05-11T11:35:00Z">
        <w:r w:rsidR="00A75733" w:rsidRPr="001145A4" w:rsidDel="00C424C9">
          <w:rPr>
            <w:rFonts w:cstheme="minorHAnsi"/>
            <w:i/>
            <w:iCs/>
            <w:lang w:val="en-GB"/>
          </w:rPr>
          <w:delText xml:space="preserve"> and </w:delText>
        </w:r>
      </w:del>
      <w:del w:id="1968" w:author="Max Lindmark" w:date="2020-05-11T12:49:00Z">
        <w:r w:rsidR="00A75733" w:rsidRPr="001145A4" w:rsidDel="005176EE">
          <w:rPr>
            <w:rFonts w:cstheme="minorHAnsi"/>
            <w:i/>
            <w:iCs/>
            <w:lang w:val="en-GB"/>
          </w:rPr>
          <w:delText>n=3</w:delText>
        </w:r>
      </w:del>
      <w:del w:id="1969" w:author="Max Lindmark" w:date="2020-05-08T16:35:00Z">
        <w:r w:rsidR="00A75733" w:rsidRPr="001145A4" w:rsidDel="003E03F8">
          <w:rPr>
            <w:rFonts w:cstheme="minorHAnsi"/>
            <w:i/>
            <w:iCs/>
            <w:lang w:val="en-GB"/>
          </w:rPr>
          <w:delText>5</w:delText>
        </w:r>
      </w:del>
      <w:del w:id="1970" w:author="Max Lindmark" w:date="2020-05-11T12:49:00Z">
        <w:r w:rsidR="00A75733" w:rsidRPr="001145A4" w:rsidDel="005176EE">
          <w:rPr>
            <w:rFonts w:cstheme="minorHAnsi"/>
            <w:i/>
            <w:iCs/>
            <w:lang w:val="en-GB"/>
          </w:rPr>
          <w:delText xml:space="preserve"> </w:delText>
        </w:r>
      </w:del>
      <w:ins w:id="1971" w:author="Max Lindmark" w:date="2020-05-11T11:35:00Z">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ins>
      <w:r w:rsidR="00A75733" w:rsidRPr="001145A4">
        <w:rPr>
          <w:rFonts w:cstheme="minorHAnsi"/>
          <w:i/>
          <w:iCs/>
          <w:lang w:val="en-GB"/>
        </w:rPr>
        <w:t xml:space="preserve">for </w:t>
      </w:r>
      <w:del w:id="1972" w:author="Max Lindmark" w:date="2020-05-11T11:35:00Z">
        <w:r w:rsidR="00A75733" w:rsidRPr="001145A4" w:rsidDel="00C424C9">
          <w:rPr>
            <w:rFonts w:cstheme="minorHAnsi"/>
            <w:i/>
            <w:iCs/>
            <w:lang w:val="en-GB"/>
          </w:rPr>
          <w:delText xml:space="preserve">consumption </w:delText>
        </w:r>
      </w:del>
      <w:del w:id="1973" w:author="Max Lindmark" w:date="2020-05-11T12:49:00Z">
        <w:r w:rsidR="00A75733" w:rsidRPr="001145A4" w:rsidDel="005176EE">
          <w:rPr>
            <w:rFonts w:cstheme="minorHAnsi"/>
            <w:i/>
            <w:iCs/>
            <w:lang w:val="en-GB"/>
          </w:rPr>
          <w:delText xml:space="preserve">and </w:delText>
        </w:r>
      </w:del>
      <w:del w:id="1974" w:author="Max Lindmark" w:date="2020-05-11T11:35:00Z">
        <w:r w:rsidR="00A75733" w:rsidRPr="001145A4" w:rsidDel="00C424C9">
          <w:rPr>
            <w:rFonts w:cstheme="minorHAnsi"/>
            <w:i/>
            <w:iCs/>
            <w:lang w:val="en-GB"/>
          </w:rPr>
          <w:delText>metabolism</w:delText>
        </w:r>
      </w:del>
      <w:ins w:id="1975" w:author="Max Lindmark" w:date="2020-05-11T11:35:00Z">
        <w:r w:rsidR="00C424C9" w:rsidRPr="001145A4">
          <w:rPr>
            <w:rFonts w:cstheme="minorHAnsi"/>
            <w:i/>
            <w:iCs/>
            <w:lang w:val="en-GB"/>
          </w:rPr>
          <w:t>consumption</w:t>
        </w:r>
      </w:ins>
      <w:ins w:id="1976" w:author="Max Lindmark" w:date="2020-05-11T12:49:00Z">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ins>
      <w:r w:rsidR="00A75733" w:rsidRPr="001145A4">
        <w:rPr>
          <w:rFonts w:cstheme="minorHAnsi"/>
          <w:i/>
          <w:iCs/>
          <w:lang w:val="en-GB"/>
        </w:rPr>
        <w:t>,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11D6F635" w:rsidR="000528C4" w:rsidRPr="00E74F55" w:rsidRDefault="000528C4" w:rsidP="00AE33C5">
      <w:pPr>
        <w:spacing w:line="360" w:lineRule="auto"/>
        <w:contextualSpacing/>
        <w:jc w:val="both"/>
        <w:rPr>
          <w:rFonts w:cstheme="minorHAnsi"/>
          <w:i/>
          <w:iCs/>
          <w:lang w:val="en-GB"/>
        </w:rPr>
      </w:pPr>
      <w:commentRangeStart w:id="1977"/>
      <w:commentRangeStart w:id="1978"/>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ins w:id="1979" w:author="Max Lindmark" w:date="2020-05-07T16:46:00Z">
        <w:r w:rsidR="00140E2C" w:rsidRPr="00745FDF">
          <w:rPr>
            <w:rFonts w:cstheme="minorHAnsi"/>
            <w:b/>
            <w:bCs/>
            <w:i/>
            <w:iCs/>
            <w:lang w:val="en-GB"/>
          </w:rPr>
          <w:t>3</w:t>
        </w:r>
      </w:ins>
      <w:del w:id="1980" w:author="Max Lindmark" w:date="2020-05-07T16:46:00Z">
        <w:r w:rsidR="00704B3C" w:rsidRPr="00745FDF" w:rsidDel="00140E2C">
          <w:rPr>
            <w:rFonts w:cstheme="minorHAnsi"/>
            <w:b/>
            <w:bCs/>
            <w:i/>
            <w:iCs/>
            <w:lang w:val="en-GB"/>
          </w:rPr>
          <w:delText>2</w:delText>
        </w:r>
      </w:del>
      <w:commentRangeEnd w:id="1977"/>
      <w:r w:rsidR="002E1CD9" w:rsidRPr="00745FDF">
        <w:rPr>
          <w:rStyle w:val="CommentReference"/>
        </w:rPr>
        <w:commentReference w:id="1977"/>
      </w:r>
      <w:r w:rsidRPr="00745FDF">
        <w:rPr>
          <w:rFonts w:cstheme="minorHAnsi"/>
          <w:i/>
          <w:iCs/>
          <w:lang w:val="en-GB"/>
        </w:rPr>
        <w:t xml:space="preserve">. </w:t>
      </w:r>
      <w:commentRangeEnd w:id="1978"/>
      <w:r w:rsidR="00241356" w:rsidRPr="00745FDF">
        <w:rPr>
          <w:rStyle w:val="CommentReference"/>
        </w:rPr>
        <w:commentReference w:id="1978"/>
      </w:r>
      <w:ins w:id="1981" w:author="Max Lindmark" w:date="2020-05-11T12:54:00Z">
        <w:r w:rsidR="00F33E70" w:rsidRPr="00F33E70">
          <w:rPr>
            <w:rFonts w:cstheme="minorHAnsi"/>
            <w:i/>
            <w:iCs/>
            <w:lang w:val="en-GB"/>
          </w:rPr>
          <w:t xml:space="preserve"> </w:t>
        </w:r>
        <w:r w:rsidR="00534A60">
          <w:rPr>
            <w:rFonts w:cstheme="minorHAnsi"/>
            <w:i/>
            <w:iCs/>
            <w:lang w:val="en-GB"/>
          </w:rPr>
          <w:t xml:space="preserve">Global and species-level </w:t>
        </w:r>
      </w:ins>
      <w:ins w:id="1982" w:author="Max Lindmark" w:date="2020-05-11T12:55:00Z">
        <w:r w:rsidR="00534A60">
          <w:rPr>
            <w:rFonts w:cstheme="minorHAnsi"/>
            <w:i/>
            <w:iCs/>
            <w:lang w:val="en-GB"/>
          </w:rPr>
          <w:t xml:space="preserve">effects of mass- and temperature on </w:t>
        </w:r>
      </w:ins>
      <w:ins w:id="1983" w:author="Max Lindmark" w:date="2020-05-19T14:18:00Z">
        <w:r w:rsidR="00AA066D">
          <w:rPr>
            <w:rFonts w:cstheme="minorHAnsi"/>
            <w:i/>
            <w:iCs/>
            <w:lang w:val="en-GB"/>
          </w:rPr>
          <w:t xml:space="preserve">specific </w:t>
        </w:r>
      </w:ins>
      <w:ins w:id="1984" w:author="Max Lindmark" w:date="2020-05-11T12:55:00Z">
        <w:r w:rsidR="00534A60">
          <w:rPr>
            <w:rFonts w:cstheme="minorHAnsi"/>
            <w:i/>
            <w:iCs/>
            <w:lang w:val="en-GB"/>
          </w:rPr>
          <w:t xml:space="preserve">maximum consumption and metabolic rate. </w:t>
        </w:r>
      </w:ins>
      <w:ins w:id="1985" w:author="Max Lindmark" w:date="2020-05-11T12:54:00Z">
        <w:r w:rsidR="00F33E70">
          <w:rPr>
            <w:rFonts w:cstheme="minorHAnsi"/>
            <w:i/>
            <w:iCs/>
            <w:lang w:val="en-GB"/>
          </w:rPr>
          <w:t>Vertical lines</w:t>
        </w:r>
        <w:r w:rsidR="00F33E70" w:rsidRPr="00745FDF">
          <w:rPr>
            <w:rFonts w:cstheme="minorHAnsi"/>
            <w:i/>
            <w:iCs/>
            <w:lang w:val="en-GB"/>
          </w:rPr>
          <w:t xml:space="preserve"> </w:t>
        </w:r>
      </w:ins>
      <w:ins w:id="1986" w:author="Max Lindmark" w:date="2020-05-11T12:55:00Z">
        <w:r w:rsidR="003A710F">
          <w:rPr>
            <w:rFonts w:cstheme="minorHAnsi"/>
            <w:i/>
            <w:iCs/>
            <w:lang w:val="en-GB"/>
          </w:rPr>
          <w:t xml:space="preserve">show </w:t>
        </w:r>
        <w:r w:rsidR="00C33E1A">
          <w:rPr>
            <w:rFonts w:cstheme="minorHAnsi"/>
            <w:i/>
            <w:iCs/>
            <w:lang w:val="en-GB"/>
          </w:rPr>
          <w:t xml:space="preserve">the </w:t>
        </w:r>
      </w:ins>
      <w:del w:id="1987" w:author="Max Lindmark" w:date="2020-05-11T12:54:00Z">
        <w:r w:rsidRPr="00745FDF" w:rsidDel="00F33E70">
          <w:rPr>
            <w:rFonts w:cstheme="minorHAnsi"/>
            <w:i/>
            <w:iCs/>
            <w:lang w:val="en-GB"/>
          </w:rPr>
          <w:delText>P</w:delText>
        </w:r>
      </w:del>
      <w:ins w:id="1988" w:author="Max Lindmark" w:date="2020-05-11T12:54:00Z">
        <w:r w:rsidR="00F33E70">
          <w:rPr>
            <w:rFonts w:cstheme="minorHAnsi"/>
            <w:i/>
            <w:iCs/>
            <w:lang w:val="en-GB"/>
          </w:rPr>
          <w:t>p</w:t>
        </w:r>
      </w:ins>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del w:id="1989" w:author="Max Lindmark" w:date="2020-05-08T15:20:00Z">
        <w:r w:rsidR="00AE33C5" w:rsidRPr="00745FDF" w:rsidDel="0010623B">
          <w:rPr>
            <w:rFonts w:cstheme="minorHAnsi"/>
            <w:i/>
            <w:iCs/>
            <w:lang w:val="en-GB"/>
          </w:rPr>
          <w:delText>-</w:delText>
        </w:r>
      </w:del>
      <w:ins w:id="1990" w:author="Max Lindmark" w:date="2020-05-08T15:20:00Z">
        <w:r w:rsidR="0010623B" w:rsidRPr="00745FDF">
          <w:rPr>
            <w:rFonts w:cstheme="minorHAnsi"/>
            <w:i/>
            <w:iCs/>
            <w:lang w:val="en-GB"/>
          </w:rPr>
          <w:t xml:space="preserve"> </w:t>
        </w:r>
      </w:ins>
      <w:r w:rsidR="0027749E" w:rsidRPr="00745FDF">
        <w:rPr>
          <w:rFonts w:cstheme="minorHAnsi"/>
          <w:i/>
          <w:iCs/>
          <w:lang w:val="en-GB"/>
        </w:rPr>
        <w:t>exponen</w:t>
      </w:r>
      <w:ins w:id="1991" w:author="Max Lindmark" w:date="2020-05-08T16:39:00Z">
        <w:r w:rsidR="00841914">
          <w:rPr>
            <w:rFonts w:cstheme="minorHAnsi"/>
            <w:i/>
            <w:iCs/>
            <w:lang w:val="en-GB"/>
          </w:rPr>
          <w:t>t</w:t>
        </w:r>
        <w:r w:rsidR="006656BD">
          <w:rPr>
            <w:rFonts w:cstheme="minorHAnsi"/>
            <w:i/>
            <w:iCs/>
            <w:lang w:val="en-GB"/>
          </w:rPr>
          <w:t>s</w:t>
        </w:r>
      </w:ins>
      <w:del w:id="1992" w:author="Max Lindmark" w:date="2020-05-08T16:39:00Z">
        <w:r w:rsidR="0027749E" w:rsidRPr="00745FDF" w:rsidDel="00841914">
          <w:rPr>
            <w:rFonts w:cstheme="minorHAnsi"/>
            <w:i/>
            <w:iCs/>
            <w:lang w:val="en-GB"/>
          </w:rPr>
          <w:delText>t</w:delText>
        </w:r>
      </w:del>
      <w:r w:rsidRPr="00745FDF">
        <w:rPr>
          <w:rFonts w:cstheme="minorHAnsi"/>
          <w:i/>
          <w:iCs/>
          <w:lang w:val="en-GB"/>
        </w:rPr>
        <w:t xml:space="preserve"> </w:t>
      </w:r>
      <w:r w:rsidR="004206DD" w:rsidRPr="00745FDF">
        <w:rPr>
          <w:rFonts w:cstheme="minorHAnsi"/>
          <w:i/>
          <w:iCs/>
          <w:lang w:val="en-GB"/>
        </w:rPr>
        <w:t xml:space="preserve">of </w:t>
      </w:r>
      <w:del w:id="1993" w:author="Max Lindmark" w:date="2020-05-08T16:41:00Z">
        <w:r w:rsidR="004206DD" w:rsidRPr="00745FDF" w:rsidDel="004F3376">
          <w:rPr>
            <w:rFonts w:cstheme="minorHAnsi"/>
            <w:i/>
            <w:iCs/>
            <w:lang w:val="en-GB"/>
          </w:rPr>
          <w:delText xml:space="preserve">metabolism and </w:delText>
        </w:r>
      </w:del>
      <w:r w:rsidR="004206DD" w:rsidRPr="00745FDF">
        <w:rPr>
          <w:rFonts w:cstheme="minorHAnsi"/>
          <w:i/>
          <w:iCs/>
          <w:lang w:val="en-GB"/>
        </w:rPr>
        <w:t>maximum consumption</w:t>
      </w:r>
      <w:ins w:id="1994" w:author="Max Lindmark" w:date="2020-05-08T16:40:00Z">
        <w:r w:rsidR="004E1284">
          <w:rPr>
            <w:rFonts w:cstheme="minorHAnsi"/>
            <w:i/>
            <w:iCs/>
            <w:lang w:val="en-GB"/>
          </w:rPr>
          <w:t xml:space="preserve"> </w:t>
        </w:r>
      </w:ins>
      <w:ins w:id="1995" w:author="Max Lindmark" w:date="2020-05-08T16:41:00Z">
        <w:r w:rsidR="004F3376">
          <w:rPr>
            <w:rFonts w:cstheme="minorHAnsi"/>
            <w:i/>
            <w:iCs/>
            <w:lang w:val="en-GB"/>
          </w:rPr>
          <w:t xml:space="preserve">and </w:t>
        </w:r>
        <w:r w:rsidR="004F3376" w:rsidRPr="00745FDF">
          <w:rPr>
            <w:rFonts w:cstheme="minorHAnsi"/>
            <w:i/>
            <w:iCs/>
            <w:lang w:val="en-GB"/>
          </w:rPr>
          <w:t>metabolism</w:t>
        </w:r>
      </w:ins>
      <w:ins w:id="1996" w:author="Max Lindmark" w:date="2020-05-11T12:54:00Z">
        <w:r w:rsidR="0037292C">
          <w:rPr>
            <w:rFonts w:cstheme="minorHAnsi"/>
            <w:i/>
            <w:iCs/>
            <w:lang w:val="en-GB"/>
          </w:rPr>
          <w:t xml:space="preserve"> </w:t>
        </w:r>
        <w:r w:rsidR="0037292C" w:rsidRPr="00E74F55">
          <w:rPr>
            <w:rFonts w:cstheme="minorHAnsi"/>
            <w:i/>
            <w:iCs/>
            <w:lang w:val="en-GB"/>
          </w:rPr>
          <w:t>(</w:t>
        </w:r>
      </w:ins>
      <m:oMath>
        <m:sSub>
          <m:sSubPr>
            <m:ctrlPr>
              <w:ins w:id="1997" w:author="Max Lindmark" w:date="2020-05-11T12:54:00Z">
                <w:rPr>
                  <w:rFonts w:ascii="Cambria Math" w:eastAsiaTheme="minorEastAsia" w:hAnsi="Cambria Math" w:cstheme="minorHAnsi"/>
                  <w:i/>
                  <w:iCs/>
                </w:rPr>
              </w:ins>
            </m:ctrlPr>
          </m:sSubPr>
          <m:e>
            <m:r>
              <w:ins w:id="1998" w:author="Max Lindmark" w:date="2020-05-11T12:54:00Z">
                <w:rPr>
                  <w:rFonts w:ascii="Cambria Math" w:eastAsiaTheme="minorEastAsia" w:hAnsi="Cambria Math" w:cstheme="minorHAnsi"/>
                </w:rPr>
                <m:t>μ</m:t>
              </w:ins>
            </m:r>
          </m:e>
          <m:sub>
            <m:sSub>
              <m:sSubPr>
                <m:ctrlPr>
                  <w:ins w:id="1999" w:author="Max Lindmark" w:date="2020-05-11T12:54:00Z">
                    <w:rPr>
                      <w:rFonts w:ascii="Cambria Math" w:hAnsi="Cambria Math" w:cstheme="minorHAnsi"/>
                      <w:bCs/>
                      <w:i/>
                      <w:iCs/>
                    </w:rPr>
                  </w:ins>
                </m:ctrlPr>
              </m:sSubPr>
              <m:e>
                <m:r>
                  <w:ins w:id="2000" w:author="Max Lindmark" w:date="2020-05-11T12:54:00Z">
                    <w:rPr>
                      <w:rFonts w:ascii="Cambria Math" w:hAnsi="Cambria Math" w:cstheme="minorHAnsi"/>
                    </w:rPr>
                    <m:t>β</m:t>
                  </w:ins>
                </m:r>
              </m:e>
              <m:sub>
                <m:r>
                  <w:ins w:id="2001" w:author="Max Lindmark" w:date="2020-05-11T12:54:00Z">
                    <w:rPr>
                      <w:rFonts w:ascii="Cambria Math" w:hAnsi="Cambria Math" w:cstheme="minorHAnsi"/>
                      <w:lang w:val="en-GB"/>
                    </w:rPr>
                    <m:t>1</m:t>
                  </w:ins>
                </m:r>
              </m:sub>
            </m:sSub>
          </m:sub>
        </m:sSub>
      </m:oMath>
      <w:ins w:id="2002" w:author="Max Lindmark" w:date="2020-05-11T12:54:00Z">
        <w:r w:rsidR="0037292C" w:rsidRPr="00E74F55">
          <w:rPr>
            <w:rFonts w:cstheme="minorHAnsi"/>
            <w:i/>
            <w:iCs/>
            <w:lang w:val="en-GB"/>
          </w:rPr>
          <w:t xml:space="preserve"> and </w:t>
        </w:r>
      </w:ins>
      <m:oMath>
        <m:sSub>
          <m:sSubPr>
            <m:ctrlPr>
              <w:ins w:id="2003" w:author="Max Lindmark" w:date="2020-05-11T12:54:00Z">
                <w:rPr>
                  <w:rFonts w:ascii="Cambria Math" w:eastAsiaTheme="minorEastAsia" w:hAnsi="Cambria Math" w:cstheme="minorHAnsi"/>
                  <w:i/>
                  <w:iCs/>
                </w:rPr>
              </w:ins>
            </m:ctrlPr>
          </m:sSubPr>
          <m:e>
            <m:r>
              <w:ins w:id="2004" w:author="Max Lindmark" w:date="2020-05-11T12:54:00Z">
                <w:rPr>
                  <w:rFonts w:ascii="Cambria Math" w:eastAsiaTheme="minorEastAsia" w:hAnsi="Cambria Math" w:cstheme="minorHAnsi"/>
                </w:rPr>
                <m:t>μ</m:t>
              </w:ins>
            </m:r>
          </m:e>
          <m:sub>
            <m:sSub>
              <m:sSubPr>
                <m:ctrlPr>
                  <w:ins w:id="2005" w:author="Max Lindmark" w:date="2020-05-11T12:54:00Z">
                    <w:rPr>
                      <w:rFonts w:ascii="Cambria Math" w:hAnsi="Cambria Math" w:cstheme="minorHAnsi"/>
                      <w:bCs/>
                      <w:i/>
                      <w:iCs/>
                    </w:rPr>
                  </w:ins>
                </m:ctrlPr>
              </m:sSubPr>
              <m:e>
                <m:r>
                  <w:ins w:id="2006" w:author="Max Lindmark" w:date="2020-05-11T12:54:00Z">
                    <w:rPr>
                      <w:rFonts w:ascii="Cambria Math" w:hAnsi="Cambria Math" w:cstheme="minorHAnsi"/>
                    </w:rPr>
                    <m:t>β</m:t>
                  </w:ins>
                </m:r>
              </m:e>
              <m:sub>
                <m:r>
                  <w:ins w:id="2007" w:author="Max Lindmark" w:date="2020-05-11T12:54:00Z">
                    <w:rPr>
                      <w:rFonts w:ascii="Cambria Math" w:hAnsi="Cambria Math" w:cstheme="minorHAnsi"/>
                      <w:lang w:val="en-GB"/>
                    </w:rPr>
                    <m:t>2</m:t>
                  </w:ins>
                </m:r>
              </m:sub>
            </m:sSub>
          </m:sub>
        </m:sSub>
      </m:oMath>
      <w:ins w:id="2008" w:author="Max Lindmark" w:date="2020-05-11T12:54:00Z">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ins>
      <w:commentRangeStart w:id="2009"/>
      <w:commentRangeStart w:id="2010"/>
      <w:commentRangeStart w:id="2011"/>
      <w:commentRangeStart w:id="2012"/>
      <w:commentRangeStart w:id="2013"/>
      <w:commentRangeStart w:id="2014"/>
      <w:commentRangeStart w:id="2015"/>
      <w:commentRangeEnd w:id="2009"/>
      <w:ins w:id="2016" w:author="Max Lindmark" w:date="2020-05-08T16:42:00Z">
        <w:r w:rsidR="0072480A" w:rsidRPr="00E74F55">
          <w:rPr>
            <w:rStyle w:val="CommentReference"/>
          </w:rPr>
          <w:commentReference w:id="2009"/>
        </w:r>
      </w:ins>
      <w:commentRangeEnd w:id="2010"/>
      <w:ins w:id="2017" w:author="Max Lindmark" w:date="2020-05-11T12:56:00Z">
        <w:r w:rsidR="000772B9">
          <w:rPr>
            <w:rFonts w:cstheme="minorHAnsi"/>
            <w:i/>
            <w:iCs/>
            <w:lang w:val="en-GB"/>
          </w:rPr>
          <w:t>.</w:t>
        </w:r>
      </w:ins>
      <w:ins w:id="2018" w:author="Max Lindmark" w:date="2020-05-08T16:42:00Z">
        <w:r w:rsidR="0072480A" w:rsidRPr="00E74F55">
          <w:rPr>
            <w:rFonts w:cstheme="minorHAnsi"/>
            <w:i/>
            <w:iCs/>
            <w:lang w:val="en-GB"/>
          </w:rPr>
          <w:t xml:space="preserve"> </w:t>
        </w:r>
        <w:r w:rsidR="0072480A" w:rsidRPr="00E74F55">
          <w:rPr>
            <w:rStyle w:val="CommentReference"/>
          </w:rPr>
          <w:commentReference w:id="2010"/>
        </w:r>
        <w:commentRangeEnd w:id="2011"/>
        <w:r w:rsidR="0072480A" w:rsidRPr="00E74F55">
          <w:rPr>
            <w:rStyle w:val="CommentReference"/>
          </w:rPr>
          <w:commentReference w:id="2011"/>
        </w:r>
        <w:commentRangeEnd w:id="2012"/>
        <w:r w:rsidR="0072480A" w:rsidRPr="00E74F55">
          <w:rPr>
            <w:rStyle w:val="CommentReference"/>
          </w:rPr>
          <w:commentReference w:id="2012"/>
        </w:r>
        <w:commentRangeEnd w:id="2013"/>
        <w:r w:rsidR="0072480A" w:rsidRPr="00E74F55">
          <w:rPr>
            <w:rStyle w:val="CommentReference"/>
          </w:rPr>
          <w:commentReference w:id="2013"/>
        </w:r>
        <w:commentRangeEnd w:id="2014"/>
        <w:r w:rsidR="0072480A" w:rsidRPr="00E74F55">
          <w:rPr>
            <w:rStyle w:val="CommentReference"/>
          </w:rPr>
          <w:commentReference w:id="2014"/>
        </w:r>
        <w:commentRangeEnd w:id="2015"/>
        <w:r w:rsidR="0072480A" w:rsidRPr="00E74F55">
          <w:rPr>
            <w:rStyle w:val="CommentReference"/>
          </w:rPr>
          <w:commentReference w:id="2015"/>
        </w:r>
      </w:ins>
      <w:del w:id="2019" w:author="Max Lindmark" w:date="2020-05-08T16:40:00Z">
        <w:r w:rsidR="004206DD" w:rsidRPr="00745FDF" w:rsidDel="004E1284">
          <w:rPr>
            <w:rFonts w:cstheme="minorHAnsi"/>
            <w:i/>
            <w:iCs/>
            <w:lang w:val="en-GB"/>
          </w:rPr>
          <w:delText xml:space="preserve"> </w:delText>
        </w:r>
      </w:del>
      <w:del w:id="2020" w:author="Max Lindmark" w:date="2020-05-08T16:43:00Z">
        <w:r w:rsidRPr="00745FDF" w:rsidDel="007649C5">
          <w:rPr>
            <w:rFonts w:cstheme="minorHAnsi"/>
            <w:i/>
            <w:iCs/>
            <w:lang w:val="en-GB"/>
          </w:rPr>
          <w:delText>from the hierarchical model</w:delText>
        </w:r>
        <w:r w:rsidR="00B948DE" w:rsidRPr="00745FDF" w:rsidDel="007649C5">
          <w:rPr>
            <w:rFonts w:cstheme="minorHAnsi"/>
            <w:i/>
            <w:iCs/>
            <w:lang w:val="en-GB"/>
          </w:rPr>
          <w:delText xml:space="preserve"> </w:delText>
        </w:r>
        <w:r w:rsidRPr="00745FDF" w:rsidDel="007649C5">
          <w:rPr>
            <w:rFonts w:cstheme="minorHAnsi"/>
            <w:i/>
            <w:iCs/>
            <w:lang w:val="en-GB"/>
          </w:rPr>
          <w:delText xml:space="preserve">fitted to below temperature </w:delText>
        </w:r>
      </w:del>
      <w:del w:id="2021" w:author="Max Lindmark" w:date="2020-05-08T16:40:00Z">
        <w:r w:rsidRPr="00745FDF" w:rsidDel="00161624">
          <w:rPr>
            <w:rFonts w:cstheme="minorHAnsi"/>
            <w:i/>
            <w:iCs/>
            <w:lang w:val="en-GB"/>
          </w:rPr>
          <w:delText xml:space="preserve">optimum </w:delText>
        </w:r>
      </w:del>
      <w:del w:id="2022" w:author="Max Lindmark" w:date="2020-05-08T16:43:00Z">
        <w:r w:rsidRPr="00745FDF" w:rsidDel="007649C5">
          <w:rPr>
            <w:rFonts w:cstheme="minorHAnsi"/>
            <w:i/>
            <w:iCs/>
            <w:lang w:val="en-GB"/>
          </w:rPr>
          <w:delText>data</w:delText>
        </w:r>
        <w:r w:rsidR="00E15A1A" w:rsidRPr="00745FDF" w:rsidDel="007649C5">
          <w:rPr>
            <w:rFonts w:cstheme="minorHAnsi"/>
            <w:i/>
            <w:iCs/>
            <w:lang w:val="en-GB"/>
          </w:rPr>
          <w:delText xml:space="preserve"> (white </w:delText>
        </w:r>
      </w:del>
      <w:del w:id="2023" w:author="Max Lindmark" w:date="2020-05-08T16:41:00Z">
        <w:r w:rsidR="00E15A1A" w:rsidRPr="00745FDF" w:rsidDel="00897D5E">
          <w:rPr>
            <w:rFonts w:cstheme="minorHAnsi"/>
            <w:i/>
            <w:iCs/>
            <w:lang w:val="en-GB"/>
          </w:rPr>
          <w:delText xml:space="preserve">triangles and </w:delText>
        </w:r>
      </w:del>
      <w:del w:id="2024" w:author="Max Lindmark" w:date="2020-05-08T16:43:00Z">
        <w:r w:rsidR="00E15A1A" w:rsidRPr="00745FDF" w:rsidDel="007649C5">
          <w:rPr>
            <w:rFonts w:cstheme="minorHAnsi"/>
            <w:i/>
            <w:iCs/>
            <w:lang w:val="en-GB"/>
          </w:rPr>
          <w:delText>circles, respectively)</w:delText>
        </w:r>
      </w:del>
      <w:ins w:id="2025" w:author="Max Lindmark" w:date="2020-05-08T16:44:00Z">
        <w:r w:rsidR="00C7017A">
          <w:rPr>
            <w:rFonts w:cstheme="minorHAnsi"/>
            <w:i/>
            <w:iCs/>
            <w:lang w:val="en-GB"/>
          </w:rPr>
          <w:t xml:space="preserve">The </w:t>
        </w:r>
      </w:ins>
      <w:del w:id="2026" w:author="Max Lindmark" w:date="2020-05-08T16:41:00Z">
        <w:r w:rsidRPr="00745FDF" w:rsidDel="00904192">
          <w:rPr>
            <w:rFonts w:cstheme="minorHAnsi"/>
            <w:i/>
            <w:iCs/>
            <w:lang w:val="en-GB"/>
          </w:rPr>
          <w:delText>,</w:delText>
        </w:r>
      </w:del>
      <w:del w:id="2027" w:author="Max Lindmark" w:date="2020-05-08T16:42:00Z">
        <w:r w:rsidRPr="00745FDF" w:rsidDel="00904192">
          <w:rPr>
            <w:rFonts w:cstheme="minorHAnsi"/>
            <w:i/>
            <w:iCs/>
            <w:lang w:val="en-GB"/>
          </w:rPr>
          <w:delText xml:space="preserve"> and </w:delText>
        </w:r>
      </w:del>
      <w:del w:id="2028" w:author="Max Lindmark" w:date="2020-05-08T16:44:00Z">
        <w:r w:rsidRPr="00745FDF" w:rsidDel="00C7017A">
          <w:rPr>
            <w:rFonts w:cstheme="minorHAnsi"/>
            <w:i/>
            <w:iCs/>
            <w:lang w:val="en-GB"/>
          </w:rPr>
          <w:delText>their 80% and 95% credible interval</w:delText>
        </w:r>
      </w:del>
      <w:del w:id="2029" w:author="Max Lindmark" w:date="2020-05-08T16:42:00Z">
        <w:r w:rsidR="0035032F" w:rsidRPr="00745FDF" w:rsidDel="00172960">
          <w:rPr>
            <w:rFonts w:cstheme="minorHAnsi"/>
            <w:i/>
            <w:iCs/>
            <w:lang w:val="en-GB"/>
          </w:rPr>
          <w:delText xml:space="preserve"> (</w:delText>
        </w:r>
        <w:r w:rsidR="000C5E9D" w:rsidRPr="00745FDF" w:rsidDel="00172960">
          <w:rPr>
            <w:rFonts w:cstheme="minorHAnsi"/>
            <w:i/>
            <w:iCs/>
            <w:lang w:val="en-GB"/>
          </w:rPr>
          <w:delText xml:space="preserve">vertical short and long lines, </w:delText>
        </w:r>
        <w:r w:rsidR="009C5159" w:rsidRPr="00745FDF" w:rsidDel="00172960">
          <w:rPr>
            <w:rFonts w:cstheme="minorHAnsi"/>
            <w:i/>
            <w:iCs/>
            <w:lang w:val="en-GB"/>
          </w:rPr>
          <w:delText>respectively</w:delText>
        </w:r>
        <w:r w:rsidR="0035032F" w:rsidRPr="00745FDF" w:rsidDel="00172960">
          <w:rPr>
            <w:rFonts w:cstheme="minorHAnsi"/>
            <w:i/>
            <w:iCs/>
            <w:lang w:val="en-GB"/>
          </w:rPr>
          <w:delText>)</w:delText>
        </w:r>
        <w:r w:rsidRPr="00745FDF" w:rsidDel="0072480A">
          <w:rPr>
            <w:rFonts w:cstheme="minorHAnsi"/>
            <w:i/>
            <w:iCs/>
            <w:lang w:val="en-GB"/>
          </w:rPr>
          <w:delText xml:space="preserve">. </w:delText>
        </w:r>
        <w:r w:rsidRPr="00745FDF" w:rsidDel="0093115F">
          <w:rPr>
            <w:rFonts w:cstheme="minorHAnsi"/>
            <w:i/>
            <w:iCs/>
            <w:lang w:val="en-GB"/>
          </w:rPr>
          <w:delText xml:space="preserve">Vertical dashed lines correspond to the </w:delText>
        </w:r>
        <w:r w:rsidR="005664D4" w:rsidRPr="00745FDF" w:rsidDel="0093115F">
          <w:rPr>
            <w:rFonts w:cstheme="minorHAnsi"/>
            <w:i/>
            <w:iCs/>
            <w:lang w:val="en-GB"/>
          </w:rPr>
          <w:delText>median</w:delText>
        </w:r>
        <w:r w:rsidRPr="00745FDF" w:rsidDel="0093115F">
          <w:rPr>
            <w:rFonts w:cstheme="minorHAnsi"/>
            <w:i/>
            <w:iCs/>
            <w:lang w:val="en-GB"/>
          </w:rPr>
          <w:delText xml:space="preserve"> prediction for </w:delText>
        </w:r>
        <w:commentRangeStart w:id="2030"/>
        <w:commentRangeStart w:id="2031"/>
        <w:commentRangeStart w:id="2032"/>
        <w:commentRangeStart w:id="2033"/>
        <w:commentRangeStart w:id="2034"/>
        <w:commentRangeStart w:id="2035"/>
        <w:commentRangeStart w:id="2036"/>
        <w:r w:rsidR="007555A4" w:rsidRPr="00745FDF" w:rsidDel="0093115F">
          <w:rPr>
            <w:rFonts w:cstheme="minorHAnsi"/>
            <w:i/>
            <w:iCs/>
            <w:lang w:val="en-GB"/>
          </w:rPr>
          <w:delText xml:space="preserve">an </w:delText>
        </w:r>
        <w:commentRangeEnd w:id="2030"/>
        <w:r w:rsidR="00F871C6" w:rsidRPr="00E74F55" w:rsidDel="0093115F">
          <w:rPr>
            <w:rStyle w:val="CommentReference"/>
          </w:rPr>
          <w:commentReference w:id="2030"/>
        </w:r>
        <w:commentRangeEnd w:id="2031"/>
        <w:r w:rsidR="00C30352" w:rsidRPr="00E74F55" w:rsidDel="0093115F">
          <w:rPr>
            <w:rFonts w:cstheme="minorHAnsi"/>
            <w:i/>
            <w:iCs/>
            <w:lang w:val="en-GB"/>
          </w:rPr>
          <w:delText xml:space="preserve">average </w:delText>
        </w:r>
        <w:r w:rsidR="00AE33C5" w:rsidRPr="00E74F55" w:rsidDel="0093115F">
          <w:rPr>
            <w:rStyle w:val="CommentReference"/>
          </w:rPr>
          <w:commentReference w:id="2031"/>
        </w:r>
        <w:commentRangeEnd w:id="2032"/>
        <w:r w:rsidR="00CE082F" w:rsidRPr="00E74F55" w:rsidDel="0093115F">
          <w:rPr>
            <w:rStyle w:val="CommentReference"/>
          </w:rPr>
          <w:commentReference w:id="2032"/>
        </w:r>
        <w:commentRangeEnd w:id="2033"/>
        <w:r w:rsidR="00AE4AF5" w:rsidRPr="00E74F55" w:rsidDel="0093115F">
          <w:rPr>
            <w:rStyle w:val="CommentReference"/>
          </w:rPr>
          <w:commentReference w:id="2033"/>
        </w:r>
        <w:commentRangeEnd w:id="2034"/>
        <w:r w:rsidR="00AE4AF5" w:rsidRPr="00E74F55" w:rsidDel="0093115F">
          <w:rPr>
            <w:rStyle w:val="CommentReference"/>
          </w:rPr>
          <w:commentReference w:id="2034"/>
        </w:r>
        <w:commentRangeEnd w:id="2035"/>
        <w:r w:rsidR="00001A7F" w:rsidRPr="00E74F55" w:rsidDel="0093115F">
          <w:rPr>
            <w:rStyle w:val="CommentReference"/>
          </w:rPr>
          <w:commentReference w:id="2035"/>
        </w:r>
        <w:commentRangeEnd w:id="2036"/>
        <w:r w:rsidR="002E1CD9" w:rsidRPr="00E74F55" w:rsidDel="0093115F">
          <w:rPr>
            <w:rStyle w:val="CommentReference"/>
          </w:rPr>
          <w:commentReference w:id="2036"/>
        </w:r>
        <w:r w:rsidRPr="00E74F55" w:rsidDel="0093115F">
          <w:rPr>
            <w:rFonts w:cstheme="minorHAnsi"/>
            <w:i/>
            <w:iCs/>
            <w:lang w:val="en-GB"/>
          </w:rPr>
          <w:delText>species</w:delText>
        </w:r>
        <w:r w:rsidR="0025737A" w:rsidRPr="00E74F55" w:rsidDel="0093115F">
          <w:rPr>
            <w:rFonts w:cstheme="minorHAnsi"/>
            <w:i/>
            <w:iCs/>
            <w:lang w:val="en-GB"/>
          </w:rPr>
          <w:delText xml:space="preserve"> (</w:delText>
        </w:r>
        <w:r w:rsidR="00B71BB9" w:rsidRPr="00E74F55" w:rsidDel="0093115F">
          <w:rPr>
            <w:rFonts w:cstheme="minorHAnsi"/>
            <w:i/>
            <w:iCs/>
            <w:lang w:val="en-GB"/>
          </w:rPr>
          <w:delText xml:space="preserve">i.e. </w:delText>
        </w:r>
      </w:del>
      <m:oMath>
        <m:sSub>
          <m:sSubPr>
            <m:ctrlPr>
              <w:del w:id="2037" w:author="Max Lindmark" w:date="2020-05-08T16:42:00Z">
                <w:rPr>
                  <w:rFonts w:ascii="Cambria Math" w:eastAsiaTheme="minorEastAsia" w:hAnsi="Cambria Math" w:cstheme="minorHAnsi"/>
                  <w:i/>
                  <w:iCs/>
                </w:rPr>
              </w:del>
            </m:ctrlPr>
          </m:sSubPr>
          <m:e>
            <m:r>
              <w:del w:id="2038" w:author="Max Lindmark" w:date="2020-05-08T16:42:00Z">
                <w:rPr>
                  <w:rFonts w:ascii="Cambria Math" w:eastAsiaTheme="minorEastAsia" w:hAnsi="Cambria Math" w:cstheme="minorHAnsi"/>
                </w:rPr>
                <m:t>μ</m:t>
              </w:del>
            </m:r>
          </m:e>
          <m:sub>
            <m:sSub>
              <m:sSubPr>
                <m:ctrlPr>
                  <w:del w:id="2039" w:author="Max Lindmark" w:date="2020-05-08T16:42:00Z">
                    <w:rPr>
                      <w:rFonts w:ascii="Cambria Math" w:hAnsi="Cambria Math" w:cstheme="minorHAnsi"/>
                      <w:bCs/>
                      <w:i/>
                      <w:iCs/>
                    </w:rPr>
                  </w:del>
                </m:ctrlPr>
              </m:sSubPr>
              <m:e>
                <m:r>
                  <w:del w:id="2040" w:author="Max Lindmark" w:date="2020-05-08T16:42:00Z">
                    <w:rPr>
                      <w:rFonts w:ascii="Cambria Math" w:hAnsi="Cambria Math" w:cstheme="minorHAnsi"/>
                    </w:rPr>
                    <m:t>β</m:t>
                  </w:del>
                </m:r>
              </m:e>
              <m:sub>
                <m:r>
                  <w:del w:id="2041" w:author="Max Lindmark" w:date="2020-05-08T16:42:00Z">
                    <w:rPr>
                      <w:rFonts w:ascii="Cambria Math" w:hAnsi="Cambria Math" w:cstheme="minorHAnsi"/>
                      <w:lang w:val="en-GB"/>
                    </w:rPr>
                    <m:t>1</m:t>
                  </w:del>
                </m:r>
              </m:sub>
            </m:sSub>
          </m:sub>
        </m:sSub>
      </m:oMath>
      <w:del w:id="2042" w:author="Max Lindmark" w:date="2020-05-08T16:42:00Z">
        <w:r w:rsidR="0025737A" w:rsidRPr="00E74F55" w:rsidDel="0093115F">
          <w:rPr>
            <w:rFonts w:cstheme="minorHAnsi"/>
            <w:i/>
            <w:iCs/>
            <w:lang w:val="en-GB"/>
          </w:rPr>
          <w:delText xml:space="preserve"> and </w:delText>
        </w:r>
      </w:del>
      <m:oMath>
        <m:sSub>
          <m:sSubPr>
            <m:ctrlPr>
              <w:del w:id="2043" w:author="Max Lindmark" w:date="2020-05-08T16:42:00Z">
                <w:rPr>
                  <w:rFonts w:ascii="Cambria Math" w:eastAsiaTheme="minorEastAsia" w:hAnsi="Cambria Math" w:cstheme="minorHAnsi"/>
                  <w:i/>
                  <w:iCs/>
                </w:rPr>
              </w:del>
            </m:ctrlPr>
          </m:sSubPr>
          <m:e>
            <m:r>
              <w:del w:id="2044" w:author="Max Lindmark" w:date="2020-05-08T16:42:00Z">
                <w:rPr>
                  <w:rFonts w:ascii="Cambria Math" w:eastAsiaTheme="minorEastAsia" w:hAnsi="Cambria Math" w:cstheme="minorHAnsi"/>
                </w:rPr>
                <m:t>μ</m:t>
              </w:del>
            </m:r>
          </m:e>
          <m:sub>
            <m:sSub>
              <m:sSubPr>
                <m:ctrlPr>
                  <w:del w:id="2045" w:author="Max Lindmark" w:date="2020-05-08T16:42:00Z">
                    <w:rPr>
                      <w:rFonts w:ascii="Cambria Math" w:hAnsi="Cambria Math" w:cstheme="minorHAnsi"/>
                      <w:bCs/>
                      <w:i/>
                      <w:iCs/>
                    </w:rPr>
                  </w:del>
                </m:ctrlPr>
              </m:sSubPr>
              <m:e>
                <m:r>
                  <w:del w:id="2046" w:author="Max Lindmark" w:date="2020-05-08T16:42:00Z">
                    <w:rPr>
                      <w:rFonts w:ascii="Cambria Math" w:hAnsi="Cambria Math" w:cstheme="minorHAnsi"/>
                    </w:rPr>
                    <m:t>β</m:t>
                  </w:del>
                </m:r>
              </m:e>
              <m:sub>
                <m:r>
                  <w:del w:id="2047" w:author="Max Lindmark" w:date="2020-05-08T16:42:00Z">
                    <w:rPr>
                      <w:rFonts w:ascii="Cambria Math" w:hAnsi="Cambria Math" w:cstheme="minorHAnsi"/>
                      <w:lang w:val="en-GB"/>
                    </w:rPr>
                    <m:t>2</m:t>
                  </w:del>
                </m:r>
              </m:sub>
            </m:sSub>
          </m:sub>
        </m:sSub>
      </m:oMath>
      <w:del w:id="2048" w:author="Max Lindmark" w:date="2020-05-08T16:42:00Z">
        <w:r w:rsidR="00B71BB9" w:rsidRPr="00E74F55" w:rsidDel="0093115F">
          <w:rPr>
            <w:rFonts w:cstheme="minorHAnsi"/>
            <w:i/>
            <w:iCs/>
            <w:lang w:val="en-GB"/>
          </w:rPr>
          <w:delText xml:space="preserve"> </w:delText>
        </w:r>
        <w:r w:rsidR="0042718C" w:rsidRPr="00E74F55" w:rsidDel="0093115F">
          <w:rPr>
            <w:rFonts w:cstheme="minorHAnsi"/>
            <w:i/>
            <w:iCs/>
            <w:lang w:val="en-GB"/>
          </w:rPr>
          <w:delText xml:space="preserve">in Eqs. 6-8 </w:delText>
        </w:r>
        <w:r w:rsidR="00B71BB9" w:rsidRPr="00E74F55" w:rsidDel="0093115F">
          <w:rPr>
            <w:rFonts w:cstheme="minorHAnsi"/>
            <w:i/>
            <w:iCs/>
            <w:lang w:val="en-GB"/>
          </w:rPr>
          <w:delText xml:space="preserve">for the mass and temperature </w:delText>
        </w:r>
        <w:r w:rsidR="00FC6551" w:rsidRPr="00E74F55" w:rsidDel="0093115F">
          <w:rPr>
            <w:rFonts w:cstheme="minorHAnsi"/>
            <w:i/>
            <w:iCs/>
            <w:lang w:val="en-GB"/>
          </w:rPr>
          <w:delText xml:space="preserve">coefficient, </w:delText>
        </w:r>
        <w:r w:rsidR="00DE6CC4" w:rsidRPr="00E74F55" w:rsidDel="0093115F">
          <w:rPr>
            <w:rFonts w:cstheme="minorHAnsi"/>
            <w:i/>
            <w:iCs/>
            <w:lang w:val="en-GB"/>
          </w:rPr>
          <w:delText>respectively</w:delText>
        </w:r>
        <w:r w:rsidR="0025737A" w:rsidRPr="00E74F55" w:rsidDel="0093115F">
          <w:rPr>
            <w:rFonts w:cstheme="minorHAnsi"/>
            <w:i/>
            <w:iCs/>
            <w:lang w:val="en-GB"/>
          </w:rPr>
          <w:delText>)</w:delText>
        </w:r>
      </w:del>
      <w:del w:id="2049" w:author="Max Lindmark" w:date="2020-05-08T16:44:00Z">
        <w:r w:rsidR="00EA25F2" w:rsidRPr="00E74F55" w:rsidDel="00C7017A">
          <w:rPr>
            <w:rFonts w:cstheme="minorHAnsi"/>
            <w:i/>
            <w:iCs/>
            <w:lang w:val="en-GB"/>
          </w:rPr>
          <w:delText xml:space="preserve">. </w:delText>
        </w:r>
        <w:r w:rsidR="0042718C" w:rsidRPr="00E74F55" w:rsidDel="00C7017A">
          <w:rPr>
            <w:rFonts w:cstheme="minorHAnsi"/>
            <w:i/>
            <w:iCs/>
            <w:lang w:val="en-GB"/>
          </w:rPr>
          <w:delText>S</w:delText>
        </w:r>
      </w:del>
      <w:ins w:id="2050" w:author="Max Lindmark" w:date="2020-05-08T16:44:00Z">
        <w:r w:rsidR="00C7017A">
          <w:rPr>
            <w:rFonts w:cstheme="minorHAnsi"/>
            <w:i/>
            <w:iCs/>
            <w:lang w:val="en-GB"/>
          </w:rPr>
          <w:t>s</w:t>
        </w:r>
      </w:ins>
      <w:r w:rsidR="00EA25F2" w:rsidRPr="00E74F55">
        <w:rPr>
          <w:rFonts w:cstheme="minorHAnsi"/>
          <w:i/>
          <w:iCs/>
          <w:lang w:val="en-GB"/>
        </w:rPr>
        <w:t xml:space="preserve">haded vertical </w:t>
      </w:r>
      <w:del w:id="2051" w:author="Max Lindmark" w:date="2020-05-08T16:44:00Z">
        <w:r w:rsidR="00EA25F2" w:rsidRPr="00E74F55" w:rsidDel="00C7017A">
          <w:rPr>
            <w:rFonts w:cstheme="minorHAnsi"/>
            <w:i/>
            <w:iCs/>
            <w:lang w:val="en-GB"/>
          </w:rPr>
          <w:delText>area</w:delText>
        </w:r>
        <w:r w:rsidR="0042718C" w:rsidRPr="00E74F55" w:rsidDel="00C7017A">
          <w:rPr>
            <w:rFonts w:cstheme="minorHAnsi"/>
            <w:i/>
            <w:iCs/>
            <w:lang w:val="en-GB"/>
          </w:rPr>
          <w:delText>s</w:delText>
        </w:r>
        <w:r w:rsidR="00EA25F2" w:rsidRPr="00E74F55" w:rsidDel="00C7017A">
          <w:rPr>
            <w:rFonts w:cstheme="minorHAnsi"/>
            <w:i/>
            <w:iCs/>
            <w:lang w:val="en-GB"/>
          </w:rPr>
          <w:delText xml:space="preserve"> </w:delText>
        </w:r>
      </w:del>
      <w:ins w:id="2052" w:author="Max Lindmark" w:date="2020-05-08T16:44:00Z">
        <w:r w:rsidR="00C7017A">
          <w:rPr>
            <w:rFonts w:cstheme="minorHAnsi"/>
            <w:i/>
            <w:iCs/>
            <w:lang w:val="en-GB"/>
          </w:rPr>
          <w:t xml:space="preserve">bars </w:t>
        </w:r>
      </w:ins>
      <w:r w:rsidR="00B52B9C" w:rsidRPr="00E74F55">
        <w:rPr>
          <w:rFonts w:cstheme="minorHAnsi"/>
          <w:i/>
          <w:iCs/>
          <w:lang w:val="en-GB"/>
        </w:rPr>
        <w:t xml:space="preserve">correspond to </w:t>
      </w:r>
      <w:ins w:id="2053" w:author="Max Lindmark" w:date="2020-05-08T16:44:00Z">
        <w:r w:rsidR="00C7017A">
          <w:rPr>
            <w:rFonts w:cstheme="minorHAnsi"/>
            <w:i/>
            <w:iCs/>
            <w:lang w:val="en-GB"/>
          </w:rPr>
          <w:t xml:space="preserve">the </w:t>
        </w:r>
      </w:ins>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ins w:id="2054" w:author="Max Lindmark" w:date="2020-05-08T16:44:00Z">
        <w:r w:rsidR="00FB21AE">
          <w:rPr>
            <w:rFonts w:cstheme="minorHAnsi"/>
            <w:i/>
            <w:iCs/>
            <w:lang w:val="en-GB"/>
          </w:rPr>
          <w:t xml:space="preserve">Points and triangles show </w:t>
        </w:r>
      </w:ins>
      <w:ins w:id="2055" w:author="Max Lindmark" w:date="2020-05-08T16:45:00Z">
        <w:r w:rsidR="00FB21AE">
          <w:rPr>
            <w:rFonts w:cstheme="minorHAnsi"/>
            <w:i/>
            <w:iCs/>
            <w:lang w:val="en-GB"/>
          </w:rPr>
          <w:t>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ins>
      <w:ins w:id="2056" w:author="Max Lindmark" w:date="2020-05-08T16:44:00Z">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ins>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70F3B87C" w:rsidR="0098306D" w:rsidRDefault="005958A3" w:rsidP="002F1A13">
      <w:pPr>
        <w:spacing w:line="480" w:lineRule="auto"/>
        <w:contextualSpacing/>
        <w:jc w:val="center"/>
        <w:rPr>
          <w:rFonts w:eastAsiaTheme="minorEastAsia"/>
          <w:iCs/>
        </w:rPr>
      </w:pPr>
      <w:r>
        <w:rPr>
          <w:rFonts w:eastAsiaTheme="minorEastAsia"/>
          <w:iCs/>
          <w:noProof/>
        </w:rPr>
        <w:lastRenderedPageBreak/>
        <w:drawing>
          <wp:inline distT="0" distB="0" distL="0" distR="0" wp14:anchorId="50F9648F" wp14:editId="678DDA3C">
            <wp:extent cx="5731368" cy="401752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20" cstate="print">
                      <a:extLst>
                        <a:ext uri="{28A0092B-C50C-407E-A947-70E740481C1C}">
                          <a14:useLocalDpi xmlns:a14="http://schemas.microsoft.com/office/drawing/2010/main" val="0"/>
                        </a:ext>
                      </a:extLst>
                    </a:blip>
                    <a:srcRect t="14257" b="15646"/>
                    <a:stretch/>
                  </pic:blipFill>
                  <pic:spPr bwMode="auto">
                    <a:xfrm>
                      <a:off x="0" y="0"/>
                      <a:ext cx="5731510" cy="4017623"/>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52EF8C48" w:rsidR="00475959" w:rsidRPr="00824E2F" w:rsidRDefault="00384142" w:rsidP="00D8485D">
      <w:pPr>
        <w:spacing w:line="360" w:lineRule="auto"/>
        <w:contextualSpacing/>
        <w:jc w:val="both"/>
        <w:rPr>
          <w:rFonts w:cstheme="minorHAnsi"/>
          <w:i/>
          <w:iCs/>
          <w:lang w:val="en-GB"/>
        </w:rPr>
      </w:pPr>
      <w:r w:rsidRPr="00824E2F">
        <w:rPr>
          <w:rFonts w:cstheme="minorHAnsi"/>
          <w:b/>
          <w:bCs/>
          <w:i/>
          <w:iCs/>
          <w:lang w:val="en-GB"/>
        </w:rPr>
        <w:t xml:space="preserve">Fig. </w:t>
      </w:r>
      <w:del w:id="2057" w:author="Max Lindmark" w:date="2020-05-06T16:20:00Z">
        <w:r w:rsidR="00704B3C" w:rsidRPr="00824E2F" w:rsidDel="00A92E29">
          <w:rPr>
            <w:rFonts w:cstheme="minorHAnsi"/>
            <w:b/>
            <w:bCs/>
            <w:i/>
            <w:iCs/>
            <w:lang w:val="en-GB"/>
          </w:rPr>
          <w:delText>5</w:delText>
        </w:r>
      </w:del>
      <w:ins w:id="2058" w:author="Max Lindmark" w:date="2020-05-06T16:20:00Z">
        <w:r w:rsidR="00A92E29" w:rsidRPr="005B7468">
          <w:rPr>
            <w:rFonts w:cstheme="minorHAnsi"/>
            <w:b/>
            <w:bCs/>
            <w:i/>
            <w:iCs/>
            <w:lang w:val="en-GB"/>
          </w:rPr>
          <w:t>4</w:t>
        </w:r>
      </w:ins>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ins w:id="2059" w:author="Max Lindmark" w:date="2020-05-08T16:47:00Z">
        <w:r w:rsidR="000A3DDC">
          <w:rPr>
            <w:rFonts w:cstheme="minorHAnsi"/>
            <w:i/>
            <w:iCs/>
            <w:lang w:val="en-GB"/>
          </w:rPr>
          <w:t xml:space="preserve">predicted </w:t>
        </w:r>
      </w:ins>
      <w:ins w:id="2060" w:author="Max Lindmark" w:date="2020-05-14T10:55:00Z">
        <w:r w:rsidR="003674D9">
          <w:rPr>
            <w:rFonts w:cstheme="minorHAnsi"/>
            <w:i/>
            <w:iCs/>
            <w:lang w:val="en-GB"/>
          </w:rPr>
          <w:t xml:space="preserve">whole-organism </w:t>
        </w:r>
      </w:ins>
      <w:del w:id="2061" w:author="Max Lindmark" w:date="2020-05-08T16:46:00Z">
        <w:r w:rsidR="002C5FB1" w:rsidRPr="00824E2F" w:rsidDel="004E50A9">
          <w:rPr>
            <w:rFonts w:cstheme="minorHAnsi"/>
            <w:i/>
            <w:iCs/>
            <w:lang w:val="en-GB"/>
          </w:rPr>
          <w:delText>normalized</w:delText>
        </w:r>
        <w:r w:rsidR="00EF0041" w:rsidRPr="00824E2F" w:rsidDel="004E50A9">
          <w:rPr>
            <w:rFonts w:cstheme="minorHAnsi"/>
            <w:i/>
            <w:iCs/>
            <w:lang w:val="en-GB"/>
          </w:rPr>
          <w:delText xml:space="preserve"> </w:delText>
        </w:r>
        <w:r w:rsidR="00A078EC" w:rsidRPr="00824E2F" w:rsidDel="0050348F">
          <w:rPr>
            <w:rFonts w:cstheme="minorHAnsi"/>
            <w:i/>
            <w:iCs/>
            <w:lang w:val="en-GB"/>
          </w:rPr>
          <w:delText xml:space="preserve">thermal response of </w:delText>
        </w:r>
      </w:del>
      <w:r w:rsidR="00A078EC" w:rsidRPr="00824E2F">
        <w:rPr>
          <w:rFonts w:cstheme="minorHAnsi"/>
          <w:i/>
          <w:iCs/>
          <w:lang w:val="en-GB"/>
        </w:rPr>
        <w:t xml:space="preserve">maximum consumption </w:t>
      </w:r>
      <w:ins w:id="2062" w:author="Max Lindmark" w:date="2020-05-08T16:46:00Z">
        <w:r w:rsidR="00727A39">
          <w:rPr>
            <w:rFonts w:cstheme="minorHAnsi"/>
            <w:i/>
            <w:iCs/>
            <w:lang w:val="en-GB"/>
          </w:rPr>
          <w:t>rat</w:t>
        </w:r>
        <w:r w:rsidR="008D04E6">
          <w:rPr>
            <w:rFonts w:cstheme="minorHAnsi"/>
            <w:i/>
            <w:iCs/>
            <w:lang w:val="en-GB"/>
          </w:rPr>
          <w:t xml:space="preserve">e </w:t>
        </w:r>
      </w:ins>
      <w:r w:rsidR="00A078EC" w:rsidRPr="00824E2F">
        <w:rPr>
          <w:rFonts w:cstheme="minorHAnsi"/>
          <w:i/>
          <w:iCs/>
          <w:lang w:val="en-GB"/>
        </w:rPr>
        <w:t>(green)</w:t>
      </w:r>
      <w:ins w:id="2063" w:author="Max Lindmark" w:date="2020-05-14T10:56:00Z">
        <w:r w:rsidR="00234B94">
          <w:rPr>
            <w:rFonts w:cstheme="minorHAnsi"/>
            <w:i/>
            <w:iCs/>
            <w:lang w:val="en-GB"/>
          </w:rPr>
          <w:t xml:space="preserve">, </w:t>
        </w:r>
      </w:ins>
      <w:del w:id="2064" w:author="Max Lindmark" w:date="2020-05-08T16:47:00Z">
        <w:r w:rsidR="00A078EC" w:rsidRPr="00824E2F" w:rsidDel="006D23B7">
          <w:rPr>
            <w:rFonts w:cstheme="minorHAnsi"/>
            <w:i/>
            <w:iCs/>
            <w:lang w:val="en-GB"/>
          </w:rPr>
          <w:delText>,</w:delText>
        </w:r>
      </w:del>
      <w:del w:id="2065" w:author="Max Lindmark" w:date="2020-05-14T10:56:00Z">
        <w:r w:rsidR="00A078EC" w:rsidRPr="00824E2F" w:rsidDel="00234B94">
          <w:rPr>
            <w:rFonts w:cstheme="minorHAnsi"/>
            <w:i/>
            <w:iCs/>
            <w:lang w:val="en-GB"/>
          </w:rPr>
          <w:delText xml:space="preserve"> </w:delText>
        </w:r>
      </w:del>
      <w:r w:rsidR="00A078EC" w:rsidRPr="00824E2F">
        <w:rPr>
          <w:rFonts w:cstheme="minorHAnsi"/>
          <w:i/>
          <w:iCs/>
          <w:lang w:val="en-GB"/>
        </w:rPr>
        <w:t>metaboli</w:t>
      </w:r>
      <w:del w:id="2066" w:author="Max Lindmark" w:date="2020-05-14T10:55:00Z">
        <w:r w:rsidR="00A078EC" w:rsidRPr="00824E2F" w:rsidDel="007B428B">
          <w:rPr>
            <w:rFonts w:cstheme="minorHAnsi"/>
            <w:i/>
            <w:iCs/>
            <w:lang w:val="en-GB"/>
          </w:rPr>
          <w:delText>sm</w:delText>
        </w:r>
      </w:del>
      <w:ins w:id="2067" w:author="Max Lindmark" w:date="2020-05-14T10:55:00Z">
        <w:r w:rsidR="007B428B">
          <w:rPr>
            <w:rFonts w:cstheme="minorHAnsi"/>
            <w:i/>
            <w:iCs/>
            <w:lang w:val="en-GB"/>
          </w:rPr>
          <w:t>c rate</w:t>
        </w:r>
      </w:ins>
      <w:r w:rsidR="00A078EC" w:rsidRPr="00824E2F">
        <w:rPr>
          <w:rFonts w:cstheme="minorHAnsi"/>
          <w:i/>
          <w:iCs/>
          <w:lang w:val="en-GB"/>
        </w:rPr>
        <w:t xml:space="preserve"> (</w:t>
      </w:r>
      <w:del w:id="2068" w:author="Max Lindmark" w:date="2020-05-08T16:46:00Z">
        <w:r w:rsidR="00A078EC" w:rsidRPr="00824E2F" w:rsidDel="005D4204">
          <w:rPr>
            <w:rFonts w:cstheme="minorHAnsi"/>
            <w:i/>
            <w:iCs/>
            <w:lang w:val="en-GB"/>
          </w:rPr>
          <w:delText>purple</w:delText>
        </w:r>
      </w:del>
      <w:ins w:id="2069" w:author="Max Lindmark" w:date="2020-05-14T10:53:00Z">
        <w:r w:rsidR="00614453">
          <w:rPr>
            <w:rFonts w:cstheme="minorHAnsi"/>
            <w:i/>
            <w:iCs/>
            <w:lang w:val="en-GB"/>
          </w:rPr>
          <w:t>purple</w:t>
        </w:r>
      </w:ins>
      <w:r w:rsidR="00A078EC" w:rsidRPr="00824E2F">
        <w:rPr>
          <w:rFonts w:cstheme="minorHAnsi"/>
          <w:i/>
          <w:iCs/>
          <w:lang w:val="en-GB"/>
        </w:rPr>
        <w:t>)</w:t>
      </w:r>
      <w:ins w:id="2070" w:author="Max Lindmark" w:date="2020-05-14T14:06:00Z">
        <w:r w:rsidR="00D8485D">
          <w:rPr>
            <w:rFonts w:cstheme="minorHAnsi"/>
            <w:i/>
            <w:iCs/>
            <w:lang w:val="en-GB"/>
          </w:rPr>
          <w:t xml:space="preserve"> and</w:t>
        </w:r>
      </w:ins>
      <w:ins w:id="2071" w:author="Max Lindmark" w:date="2020-05-14T10:53:00Z">
        <w:r w:rsidR="00BC335A">
          <w:rPr>
            <w:rFonts w:cstheme="minorHAnsi"/>
            <w:i/>
            <w:iCs/>
            <w:lang w:val="en-GB"/>
          </w:rPr>
          <w:t xml:space="preserve"> </w:t>
        </w:r>
      </w:ins>
      <w:ins w:id="2072" w:author="Max Lindmark" w:date="2020-05-08T16:47:00Z">
        <w:r w:rsidR="00395CF0">
          <w:rPr>
            <w:rFonts w:cstheme="minorHAnsi"/>
            <w:i/>
            <w:iCs/>
            <w:lang w:val="en-GB"/>
          </w:rPr>
          <w:t xml:space="preserve">the difference between them </w:t>
        </w:r>
      </w:ins>
      <w:del w:id="2073" w:author="Max Lindmark" w:date="2020-05-08T16:47:00Z">
        <w:r w:rsidR="00A078EC" w:rsidRPr="00824E2F" w:rsidDel="00395CF0">
          <w:rPr>
            <w:rFonts w:cstheme="minorHAnsi"/>
            <w:i/>
            <w:iCs/>
            <w:lang w:val="en-GB"/>
          </w:rPr>
          <w:delText xml:space="preserve"> and their difference </w:delText>
        </w:r>
      </w:del>
      <w:r w:rsidR="00A078EC" w:rsidRPr="00824E2F">
        <w:rPr>
          <w:rFonts w:cstheme="minorHAnsi"/>
          <w:i/>
          <w:iCs/>
          <w:lang w:val="en-GB"/>
        </w:rPr>
        <w:t>(</w:t>
      </w:r>
      <w:del w:id="2074" w:author="Max Lindmark" w:date="2020-05-08T16:46:00Z">
        <w:r w:rsidR="00A078EC" w:rsidRPr="00824E2F" w:rsidDel="00AA4590">
          <w:rPr>
            <w:rFonts w:cstheme="minorHAnsi"/>
            <w:i/>
            <w:iCs/>
            <w:lang w:val="en-GB"/>
          </w:rPr>
          <w:delText>orange</w:delText>
        </w:r>
      </w:del>
      <w:ins w:id="2075" w:author="Max Lindmark" w:date="2020-05-14T10:53:00Z">
        <w:r w:rsidR="00614453">
          <w:rPr>
            <w:rFonts w:cstheme="minorHAnsi"/>
            <w:i/>
            <w:iCs/>
            <w:lang w:val="en-GB"/>
          </w:rPr>
          <w:t>orange</w:t>
        </w:r>
      </w:ins>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r w:rsidR="002C5FB1" w:rsidRPr="00824E2F">
        <w:rPr>
          <w:rFonts w:cstheme="minorHAnsi"/>
          <w:i/>
          <w:iCs/>
          <w:lang w:val="en-GB"/>
        </w:rPr>
        <w:t>1</w:t>
      </w:r>
      <w:del w:id="2076" w:author="Max Lindmark" w:date="2020-05-08T16:47:00Z">
        <w:r w:rsidR="002C5FB1" w:rsidRPr="00824E2F" w:rsidDel="000B68EB">
          <w:rPr>
            <w:rFonts w:cstheme="minorHAnsi"/>
            <w:i/>
            <w:iCs/>
            <w:lang w:val="en-GB"/>
          </w:rPr>
          <w:delText>0</w:delText>
        </w:r>
      </w:del>
      <w:r w:rsidR="002C5FB1" w:rsidRPr="00824E2F">
        <w:rPr>
          <w:rFonts w:cstheme="minorHAnsi"/>
          <w:i/>
          <w:iCs/>
          <w:lang w:val="en-GB"/>
        </w:rPr>
        <w:t>0g</w:t>
      </w:r>
      <w:r w:rsidR="00A25914" w:rsidRPr="00824E2F">
        <w:rPr>
          <w:rFonts w:cstheme="minorHAnsi"/>
          <w:i/>
          <w:iCs/>
          <w:lang w:val="en-GB"/>
        </w:rPr>
        <w:t xml:space="preserve"> = solid, </w:t>
      </w:r>
      <w:del w:id="2077" w:author="Max Lindmark" w:date="2020-05-08T16:47:00Z">
        <w:r w:rsidR="002C5FB1" w:rsidRPr="00824E2F" w:rsidDel="000B68EB">
          <w:rPr>
            <w:rFonts w:cstheme="minorHAnsi"/>
            <w:i/>
            <w:iCs/>
            <w:lang w:val="en-GB"/>
          </w:rPr>
          <w:delText>5</w:delText>
        </w:r>
      </w:del>
      <w:ins w:id="2078" w:author="Max Lindmark" w:date="2020-05-08T16:47:00Z">
        <w:r w:rsidR="000B68EB">
          <w:rPr>
            <w:rFonts w:cstheme="minorHAnsi"/>
            <w:i/>
            <w:iCs/>
            <w:lang w:val="en-GB"/>
          </w:rPr>
          <w:t>1</w:t>
        </w:r>
      </w:ins>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r w:rsidR="00B90EB5" w:rsidRPr="00824E2F">
        <w:rPr>
          <w:rFonts w:cstheme="minorHAnsi"/>
          <w:i/>
          <w:iCs/>
          <w:lang w:val="en-GB"/>
        </w:rPr>
        <w:t>.</w:t>
      </w:r>
      <w:r w:rsidR="009F626C" w:rsidRPr="00824E2F">
        <w:rPr>
          <w:rFonts w:cstheme="minorHAnsi"/>
          <w:i/>
          <w:iCs/>
          <w:lang w:val="en-GB"/>
        </w:rPr>
        <w:t xml:space="preserve"> </w:t>
      </w:r>
      <w:ins w:id="2079" w:author="Max Lindmark" w:date="2020-05-14T10:54:00Z">
        <w:r w:rsidR="00D07359">
          <w:rPr>
            <w:rFonts w:cstheme="minorHAnsi"/>
            <w:i/>
            <w:iCs/>
            <w:lang w:val="en-GB"/>
          </w:rPr>
          <w:t xml:space="preserve"> </w:t>
        </w:r>
      </w:ins>
      <w:del w:id="2080" w:author="Max Lindmark" w:date="2020-05-14T14:06:00Z">
        <w:r w:rsidR="007E7BD5" w:rsidRPr="00824E2F" w:rsidDel="00D8485D">
          <w:rPr>
            <w:rFonts w:cstheme="minorHAnsi"/>
            <w:i/>
            <w:iCs/>
            <w:lang w:val="en-GB"/>
          </w:rPr>
          <w:delText xml:space="preserve">The </w:delText>
        </w:r>
      </w:del>
      <w:del w:id="2081" w:author="Max Lindmark" w:date="2020-05-08T16:51:00Z">
        <w:r w:rsidR="00D6349C" w:rsidRPr="00824E2F" w:rsidDel="008358C6">
          <w:rPr>
            <w:rFonts w:cstheme="minorHAnsi"/>
            <w:i/>
            <w:iCs/>
            <w:lang w:val="en-GB"/>
          </w:rPr>
          <w:delText xml:space="preserve">example </w:delText>
        </w:r>
        <w:r w:rsidR="007E7BD5" w:rsidRPr="00824E2F" w:rsidDel="008358C6">
          <w:rPr>
            <w:rFonts w:cstheme="minorHAnsi"/>
            <w:i/>
            <w:iCs/>
            <w:lang w:val="en-GB"/>
          </w:rPr>
          <w:delText>c</w:delText>
        </w:r>
        <w:r w:rsidR="00B90EB5" w:rsidRPr="00824E2F" w:rsidDel="008358C6">
          <w:rPr>
            <w:rFonts w:cstheme="minorHAnsi"/>
            <w:i/>
            <w:iCs/>
            <w:lang w:val="en-GB"/>
          </w:rPr>
          <w:delText>onsumption</w:delText>
        </w:r>
      </w:del>
      <w:del w:id="2082" w:author="Max Lindmark" w:date="2020-05-08T15:20:00Z">
        <w:r w:rsidR="007E7BD5" w:rsidRPr="00824E2F" w:rsidDel="0010623B">
          <w:rPr>
            <w:rFonts w:cstheme="minorHAnsi"/>
            <w:i/>
            <w:iCs/>
            <w:lang w:val="en-GB"/>
          </w:rPr>
          <w:delText>-</w:delText>
        </w:r>
      </w:del>
      <w:del w:id="2083" w:author="Max Lindmark" w:date="2020-05-08T16:51:00Z">
        <w:r w:rsidR="007E7BD5" w:rsidRPr="00824E2F" w:rsidDel="008358C6">
          <w:rPr>
            <w:rFonts w:cstheme="minorHAnsi"/>
            <w:i/>
            <w:iCs/>
            <w:lang w:val="en-GB"/>
          </w:rPr>
          <w:delText xml:space="preserve">curve </w:delText>
        </w:r>
        <w:r w:rsidR="00C55C9A" w:rsidRPr="00824E2F" w:rsidDel="008358C6">
          <w:rPr>
            <w:rFonts w:cstheme="minorHAnsi"/>
            <w:i/>
            <w:iCs/>
            <w:lang w:val="en-GB"/>
          </w:rPr>
          <w:delText>is based on the quadratic model for C.</w:delText>
        </w:r>
        <w:r w:rsidR="00D6349C" w:rsidRPr="00824E2F" w:rsidDel="008358C6">
          <w:rPr>
            <w:rFonts w:cstheme="minorHAnsi"/>
            <w:i/>
            <w:iCs/>
            <w:lang w:val="en-GB"/>
          </w:rPr>
          <w:delText xml:space="preserve"> </w:delText>
        </w:r>
        <w:r w:rsidR="00C55C9A" w:rsidRPr="00824E2F" w:rsidDel="008358C6">
          <w:rPr>
            <w:rFonts w:cstheme="minorHAnsi"/>
            <w:i/>
            <w:iCs/>
            <w:lang w:val="en-GB"/>
          </w:rPr>
          <w:delText>argus (</w:delText>
        </w:r>
        <w:r w:rsidR="002B7A33" w:rsidRPr="00824E2F" w:rsidDel="008358C6">
          <w:rPr>
            <w:rFonts w:cstheme="minorHAnsi"/>
            <w:i/>
            <w:iCs/>
            <w:lang w:val="en-GB"/>
          </w:rPr>
          <w:delText xml:space="preserve">Fig. 4, </w:delText>
        </w:r>
        <w:r w:rsidR="00C55C9A" w:rsidRPr="00824E2F" w:rsidDel="008358C6">
          <w:rPr>
            <w:rFonts w:cstheme="minorHAnsi"/>
            <w:i/>
            <w:iCs/>
            <w:lang w:val="en-GB"/>
          </w:rPr>
          <w:delText>Appendix S1</w:delText>
        </w:r>
        <w:r w:rsidR="00A16E25" w:rsidRPr="00824E2F" w:rsidDel="008358C6">
          <w:rPr>
            <w:rFonts w:cstheme="minorHAnsi"/>
            <w:i/>
            <w:iCs/>
            <w:lang w:val="en-GB"/>
          </w:rPr>
          <w:delText>, Fig S</w:delText>
        </w:r>
        <w:r w:rsidR="002E5DC4" w:rsidRPr="00824E2F" w:rsidDel="008358C6">
          <w:rPr>
            <w:rFonts w:cstheme="minorHAnsi"/>
            <w:i/>
            <w:iCs/>
            <w:lang w:val="en-GB"/>
          </w:rPr>
          <w:delText>10</w:delText>
        </w:r>
        <w:r w:rsidR="00C55C9A" w:rsidRPr="00824E2F" w:rsidDel="008358C6">
          <w:rPr>
            <w:rFonts w:cstheme="minorHAnsi"/>
            <w:i/>
            <w:iCs/>
            <w:lang w:val="en-GB"/>
          </w:rPr>
          <w:delText>)</w:delText>
        </w:r>
        <w:r w:rsidR="00BC30D3" w:rsidRPr="00824E2F" w:rsidDel="008358C6">
          <w:rPr>
            <w:rFonts w:cstheme="minorHAnsi"/>
            <w:i/>
            <w:iCs/>
            <w:lang w:val="en-GB"/>
          </w:rPr>
          <w:delText xml:space="preserve">, </w:delText>
        </w:r>
      </w:del>
      <w:del w:id="2084" w:author="Max Lindmark" w:date="2020-05-14T14:06:00Z">
        <w:r w:rsidR="00B90EB5" w:rsidRPr="00824E2F" w:rsidDel="00D8485D">
          <w:rPr>
            <w:rFonts w:cstheme="minorHAnsi"/>
            <w:i/>
            <w:iCs/>
            <w:lang w:val="en-GB"/>
          </w:rPr>
          <w:delText xml:space="preserve">and metabolism </w:delText>
        </w:r>
        <w:r w:rsidR="001F4D8A" w:rsidRPr="00824E2F" w:rsidDel="00D8485D">
          <w:rPr>
            <w:rFonts w:cstheme="minorHAnsi"/>
            <w:i/>
            <w:iCs/>
            <w:lang w:val="en-GB"/>
          </w:rPr>
          <w:delText xml:space="preserve">is </w:delText>
        </w:r>
      </w:del>
      <w:del w:id="2085" w:author="Max Lindmark" w:date="2020-05-08T16:51:00Z">
        <w:r w:rsidR="001F4D8A" w:rsidRPr="00824E2F" w:rsidDel="003540DA">
          <w:rPr>
            <w:rFonts w:cstheme="minorHAnsi"/>
            <w:i/>
            <w:iCs/>
            <w:lang w:val="en-GB"/>
          </w:rPr>
          <w:delText xml:space="preserve">calculated </w:delText>
        </w:r>
      </w:del>
      <w:del w:id="2086" w:author="Max Lindmark" w:date="2020-05-14T14:06:00Z">
        <w:r w:rsidR="001F4D8A" w:rsidRPr="00824E2F" w:rsidDel="00D8485D">
          <w:rPr>
            <w:rFonts w:cstheme="minorHAnsi"/>
            <w:i/>
            <w:iCs/>
            <w:lang w:val="en-GB"/>
          </w:rPr>
          <w:delText xml:space="preserve">from </w:delText>
        </w:r>
      </w:del>
      <w:del w:id="2087" w:author="Max Lindmark" w:date="2020-05-08T16:51:00Z">
        <w:r w:rsidR="001F4D8A" w:rsidRPr="00824E2F" w:rsidDel="00D67E60">
          <w:rPr>
            <w:rFonts w:cstheme="minorHAnsi"/>
            <w:i/>
            <w:iCs/>
            <w:lang w:val="en-GB"/>
          </w:rPr>
          <w:delText>the global model</w:delText>
        </w:r>
        <w:r w:rsidR="00607DD1" w:rsidRPr="00824E2F" w:rsidDel="00D67E60">
          <w:rPr>
            <w:rFonts w:cstheme="minorHAnsi"/>
            <w:i/>
            <w:iCs/>
            <w:lang w:val="en-GB"/>
          </w:rPr>
          <w:delText xml:space="preserve"> </w:delText>
        </w:r>
      </w:del>
      <w:del w:id="2088" w:author="Max Lindmark" w:date="2020-05-14T14:06:00Z">
        <w:r w:rsidR="00607DD1" w:rsidRPr="00824E2F" w:rsidDel="00D8485D">
          <w:rPr>
            <w:rFonts w:cstheme="minorHAnsi"/>
            <w:i/>
            <w:iCs/>
            <w:lang w:val="en-GB"/>
          </w:rPr>
          <w:delText>(</w:delText>
        </w:r>
        <w:r w:rsidR="002C5859" w:rsidRPr="00824E2F" w:rsidDel="00D8485D">
          <w:rPr>
            <w:rFonts w:cstheme="minorHAnsi"/>
            <w:i/>
            <w:iCs/>
            <w:lang w:val="en-GB"/>
          </w:rPr>
          <w:delText xml:space="preserve">M2, </w:delText>
        </w:r>
        <w:r w:rsidR="00607DD1" w:rsidRPr="00824E2F" w:rsidDel="00D8485D">
          <w:rPr>
            <w:rFonts w:cstheme="minorHAnsi"/>
            <w:i/>
            <w:iCs/>
            <w:lang w:val="en-GB"/>
          </w:rPr>
          <w:delText>see ‘Results’</w:delText>
        </w:r>
        <w:r w:rsidR="000A5E72" w:rsidRPr="00824E2F" w:rsidDel="00D8485D">
          <w:rPr>
            <w:rFonts w:cstheme="minorHAnsi"/>
            <w:i/>
            <w:iCs/>
            <w:lang w:val="en-GB"/>
          </w:rPr>
          <w:delText>)</w:delText>
        </w:r>
        <w:r w:rsidR="002537A2" w:rsidRPr="00824E2F" w:rsidDel="00D8485D">
          <w:rPr>
            <w:rFonts w:cstheme="minorHAnsi"/>
            <w:i/>
            <w:iCs/>
            <w:lang w:val="en-GB"/>
          </w:rPr>
          <w:delText xml:space="preserve">. </w:delText>
        </w:r>
      </w:del>
      <w:ins w:id="2089" w:author="Max Lindmark" w:date="2020-05-08T16:52:00Z">
        <w:r w:rsidR="00774A91">
          <w:rPr>
            <w:rFonts w:cstheme="minorHAnsi"/>
            <w:i/>
            <w:iCs/>
            <w:lang w:val="en-GB"/>
          </w:rPr>
          <w:t xml:space="preserve">Vertical </w:t>
        </w:r>
      </w:ins>
      <w:del w:id="2090" w:author="Max Lindmark" w:date="2020-05-08T16:51:00Z">
        <w:r w:rsidR="002537A2" w:rsidRPr="00824E2F" w:rsidDel="00CA44B8">
          <w:rPr>
            <w:rFonts w:cstheme="minorHAnsi"/>
            <w:i/>
            <w:iCs/>
            <w:lang w:val="en-GB"/>
          </w:rPr>
          <w:delText>B</w:delText>
        </w:r>
        <w:r w:rsidR="001F4D8A" w:rsidRPr="00824E2F" w:rsidDel="00CA44B8">
          <w:rPr>
            <w:rFonts w:cstheme="minorHAnsi"/>
            <w:i/>
            <w:iCs/>
            <w:lang w:val="en-GB"/>
          </w:rPr>
          <w:delText xml:space="preserve">oth rates are expressed </w:delText>
        </w:r>
        <w:r w:rsidR="006E3202" w:rsidRPr="00824E2F" w:rsidDel="00CA44B8">
          <w:rPr>
            <w:rFonts w:cstheme="minorHAnsi"/>
            <w:i/>
            <w:iCs/>
            <w:lang w:val="en-GB"/>
          </w:rPr>
          <w:delText xml:space="preserve">as relative to </w:delText>
        </w:r>
        <w:r w:rsidR="00B60E5D" w:rsidRPr="00824E2F" w:rsidDel="00CA44B8">
          <w:rPr>
            <w:rFonts w:cstheme="minorHAnsi"/>
            <w:i/>
            <w:iCs/>
            <w:lang w:val="en-GB"/>
          </w:rPr>
          <w:delText xml:space="preserve">their </w:delText>
        </w:r>
        <w:r w:rsidR="006E3202" w:rsidRPr="00824E2F" w:rsidDel="00CA44B8">
          <w:rPr>
            <w:rFonts w:cstheme="minorHAnsi"/>
            <w:i/>
            <w:iCs/>
            <w:lang w:val="en-GB"/>
          </w:rPr>
          <w:delText>maximum</w:delText>
        </w:r>
        <w:r w:rsidR="00344BBB" w:rsidRPr="00824E2F" w:rsidDel="00CA44B8">
          <w:rPr>
            <w:rFonts w:cstheme="minorHAnsi"/>
            <w:i/>
            <w:iCs/>
            <w:lang w:val="en-GB"/>
          </w:rPr>
          <w:delText xml:space="preserve">, </w:delText>
        </w:r>
        <w:commentRangeStart w:id="2091"/>
        <w:r w:rsidR="00D6349C" w:rsidRPr="00824E2F" w:rsidDel="00CA44B8">
          <w:rPr>
            <w:rFonts w:cstheme="minorHAnsi"/>
            <w:i/>
            <w:iCs/>
            <w:lang w:val="en-GB"/>
          </w:rPr>
          <w:delText xml:space="preserve">separately for each </w:delText>
        </w:r>
        <w:r w:rsidR="00344BBB" w:rsidRPr="00824E2F" w:rsidDel="00CA44B8">
          <w:rPr>
            <w:rFonts w:cstheme="minorHAnsi"/>
            <w:i/>
            <w:iCs/>
            <w:lang w:val="en-GB"/>
          </w:rPr>
          <w:delText>body size</w:delText>
        </w:r>
        <w:commentRangeEnd w:id="2091"/>
        <w:r w:rsidR="00344BBB" w:rsidRPr="00824E2F" w:rsidDel="00CA44B8">
          <w:rPr>
            <w:rStyle w:val="CommentReference"/>
          </w:rPr>
          <w:commentReference w:id="2091"/>
        </w:r>
        <w:r w:rsidR="00344BBB" w:rsidRPr="00824E2F" w:rsidDel="00CA44B8">
          <w:rPr>
            <w:rFonts w:cstheme="minorHAnsi"/>
            <w:i/>
            <w:iCs/>
            <w:lang w:val="en-GB"/>
          </w:rPr>
          <w:delText>,</w:delText>
        </w:r>
        <w:r w:rsidR="007A645C" w:rsidRPr="00824E2F" w:rsidDel="00CA44B8">
          <w:rPr>
            <w:rFonts w:cstheme="minorHAnsi"/>
            <w:i/>
            <w:iCs/>
            <w:lang w:val="en-GB"/>
          </w:rPr>
          <w:delText xml:space="preserve"> for illustration purposes </w:delText>
        </w:r>
        <w:r w:rsidR="00D6349C" w:rsidRPr="00824E2F" w:rsidDel="00CA44B8">
          <w:rPr>
            <w:rFonts w:cstheme="minorHAnsi"/>
            <w:i/>
            <w:iCs/>
            <w:lang w:val="en-GB"/>
          </w:rPr>
          <w:delText xml:space="preserve">as </w:delText>
        </w:r>
        <w:r w:rsidR="007A645C" w:rsidRPr="00824E2F" w:rsidDel="00CA44B8">
          <w:rPr>
            <w:rFonts w:cstheme="minorHAnsi"/>
            <w:i/>
            <w:iCs/>
            <w:lang w:val="en-GB"/>
          </w:rPr>
          <w:delText>they are in different units</w:delText>
        </w:r>
        <w:r w:rsidR="00CD066D" w:rsidRPr="00824E2F" w:rsidDel="00CA44B8">
          <w:rPr>
            <w:rFonts w:cstheme="minorHAnsi"/>
            <w:i/>
            <w:iCs/>
            <w:lang w:val="en-GB"/>
          </w:rPr>
          <w:delText>, and the curve depicting the difference is based on the normalized curves.</w:delText>
        </w:r>
        <w:r w:rsidR="004037BB" w:rsidRPr="00824E2F" w:rsidDel="00CA44B8">
          <w:rPr>
            <w:rFonts w:cstheme="minorHAnsi"/>
            <w:i/>
            <w:iCs/>
            <w:lang w:val="en-GB"/>
          </w:rPr>
          <w:delText xml:space="preserve"> </w:delText>
        </w:r>
      </w:del>
      <w:del w:id="2092" w:author="Max Lindmark" w:date="2020-05-08T16:52:00Z">
        <w:r w:rsidR="00415E17" w:rsidRPr="00824E2F" w:rsidDel="00774A91">
          <w:rPr>
            <w:rFonts w:cstheme="minorHAnsi"/>
            <w:i/>
            <w:iCs/>
            <w:lang w:val="en-GB"/>
          </w:rPr>
          <w:delText>A</w:delText>
        </w:r>
      </w:del>
      <w:ins w:id="2093" w:author="Max Lindmark" w:date="2020-05-08T16:52:00Z">
        <w:r w:rsidR="00774A91">
          <w:rPr>
            <w:rFonts w:cstheme="minorHAnsi"/>
            <w:i/>
            <w:iCs/>
            <w:lang w:val="en-GB"/>
          </w:rPr>
          <w:t>a</w:t>
        </w:r>
      </w:ins>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ins w:id="2094" w:author="Max Lindmark" w:date="2020-05-08T16:52:00Z">
        <w:r w:rsidR="0055346A">
          <w:rPr>
            <w:rFonts w:cstheme="minorHAnsi"/>
            <w:i/>
            <w:iCs/>
            <w:lang w:val="en-GB"/>
          </w:rPr>
          <w:t>, which occurs</w:t>
        </w:r>
      </w:ins>
      <w:ins w:id="2095" w:author="Max Lindmark" w:date="2020-05-11T13:00:00Z">
        <w:r w:rsidR="00AE098C">
          <w:rPr>
            <w:rFonts w:cstheme="minorHAnsi"/>
            <w:i/>
            <w:iCs/>
            <w:lang w:val="en-GB"/>
          </w:rPr>
          <w:t xml:space="preserve"> at </w:t>
        </w:r>
      </w:ins>
      <w:ins w:id="2096" w:author="Max Lindmark" w:date="2020-05-08T16:52:00Z">
        <w:r w:rsidR="0055346A">
          <w:rPr>
            <w:rFonts w:cstheme="minorHAnsi"/>
            <w:i/>
            <w:iCs/>
            <w:lang w:val="en-GB"/>
          </w:rPr>
          <w:t>different temperature</w:t>
        </w:r>
      </w:ins>
      <w:ins w:id="2097" w:author="Max Lindmark" w:date="2020-05-11T13:00:00Z">
        <w:r w:rsidR="00F91990">
          <w:rPr>
            <w:rFonts w:cstheme="minorHAnsi"/>
            <w:i/>
            <w:iCs/>
            <w:lang w:val="en-GB"/>
          </w:rPr>
          <w:t>s</w:t>
        </w:r>
      </w:ins>
      <w:ins w:id="2098" w:author="Max Lindmark" w:date="2020-05-08T16:52:00Z">
        <w:r w:rsidR="0055346A">
          <w:rPr>
            <w:rFonts w:cstheme="minorHAnsi"/>
            <w:i/>
            <w:iCs/>
            <w:lang w:val="en-GB"/>
          </w:rPr>
          <w:t xml:space="preserve"> despite that consumption </w:t>
        </w:r>
      </w:ins>
      <w:ins w:id="2099" w:author="Max Lindmark" w:date="2020-05-11T13:00:00Z">
        <w:r w:rsidR="00AB1075">
          <w:rPr>
            <w:rFonts w:cstheme="minorHAnsi"/>
            <w:i/>
            <w:iCs/>
            <w:lang w:val="en-GB"/>
          </w:rPr>
          <w:t>peaks</w:t>
        </w:r>
      </w:ins>
      <w:ins w:id="2100" w:author="Max Lindmark" w:date="2020-05-08T16:52:00Z">
        <w:r w:rsidR="0055346A">
          <w:rPr>
            <w:rFonts w:cstheme="minorHAnsi"/>
            <w:i/>
            <w:iCs/>
            <w:lang w:val="en-GB"/>
          </w:rPr>
          <w:t xml:space="preserve"> at the same temperature for </w:t>
        </w:r>
        <w:r w:rsidR="00FF1B65">
          <w:rPr>
            <w:rFonts w:cstheme="minorHAnsi"/>
            <w:i/>
            <w:iCs/>
            <w:lang w:val="en-GB"/>
          </w:rPr>
          <w:t>both body sizes.</w:t>
        </w:r>
      </w:ins>
      <w:del w:id="2101" w:author="Max Lindmark" w:date="2020-05-08T16:52:00Z">
        <w:r w:rsidR="009B06C6" w:rsidRPr="00824E2F" w:rsidDel="0055346A">
          <w:rPr>
            <w:rFonts w:cstheme="minorHAnsi"/>
            <w:i/>
            <w:iCs/>
            <w:lang w:val="en-GB"/>
          </w:rPr>
          <w:delText>.</w:delText>
        </w:r>
      </w:del>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1"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312EA286"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del w:id="2102" w:author="Max Lindmark" w:date="2020-05-06T16:21:00Z">
        <w:r w:rsidRPr="003C76F6" w:rsidDel="002E19F9">
          <w:rPr>
            <w:rFonts w:cstheme="minorHAnsi"/>
            <w:b/>
            <w:bCs/>
            <w:lang w:val="en-GB"/>
          </w:rPr>
          <w:delText>6</w:delText>
        </w:r>
      </w:del>
      <w:ins w:id="2103" w:author="Max Lindmark" w:date="2020-05-06T16:21:00Z">
        <w:r w:rsidR="002E19F9" w:rsidRPr="003C76F6">
          <w:rPr>
            <w:rFonts w:cstheme="minorHAnsi"/>
            <w:b/>
            <w:bCs/>
            <w:lang w:val="en-GB"/>
          </w:rPr>
          <w:t>5</w:t>
        </w:r>
      </w:ins>
      <w:r w:rsidRPr="003C76F6">
        <w:rPr>
          <w:rFonts w:cstheme="minorHAnsi"/>
          <w:lang w:val="en-GB"/>
        </w:rPr>
        <w:t xml:space="preserve">. </w:t>
      </w:r>
      <w:ins w:id="2104" w:author="Max Lindmark" w:date="2020-05-19T14:19:00Z">
        <w:r w:rsidR="00ED194A" w:rsidRPr="00ED194A">
          <w:rPr>
            <w:rFonts w:cstheme="minorHAnsi"/>
            <w:i/>
            <w:iCs/>
            <w:lang w:val="en-GB"/>
            <w:rPrChange w:id="2105" w:author="Max Lindmark" w:date="2020-05-19T14:20:00Z">
              <w:rPr>
                <w:rFonts w:cstheme="minorHAnsi"/>
                <w:lang w:val="en-GB"/>
              </w:rPr>
            </w:rPrChange>
          </w:rPr>
          <w:t xml:space="preserve">Experimental data showing </w:t>
        </w:r>
      </w:ins>
      <w:del w:id="2106" w:author="Max Lindmark" w:date="2020-05-19T14:19:00Z">
        <w:r w:rsidRPr="00ED194A" w:rsidDel="00ED194A">
          <w:rPr>
            <w:rFonts w:cstheme="minorHAnsi"/>
            <w:i/>
            <w:iCs/>
            <w:lang w:val="en-GB"/>
            <w:rPrChange w:id="2107" w:author="Max Lindmark" w:date="2020-05-19T14:20:00Z">
              <w:rPr>
                <w:rFonts w:cstheme="minorHAnsi"/>
                <w:i/>
                <w:lang w:val="en-GB"/>
              </w:rPr>
            </w:rPrChange>
          </w:rPr>
          <w:delText>O</w:delText>
        </w:r>
      </w:del>
      <w:ins w:id="2108" w:author="Max Lindmark" w:date="2020-05-19T14:19:00Z">
        <w:r w:rsidR="00ED194A" w:rsidRPr="00ED194A">
          <w:rPr>
            <w:rFonts w:cstheme="minorHAnsi"/>
            <w:i/>
            <w:iCs/>
            <w:lang w:val="en-GB"/>
            <w:rPrChange w:id="2109" w:author="Max Lindmark" w:date="2020-05-19T14:20:00Z">
              <w:rPr>
                <w:rFonts w:cstheme="minorHAnsi"/>
                <w:i/>
                <w:lang w:val="en-GB"/>
              </w:rPr>
            </w:rPrChange>
          </w:rPr>
          <w:t>o</w:t>
        </w:r>
      </w:ins>
      <w:r w:rsidRPr="00ED194A">
        <w:rPr>
          <w:rFonts w:cstheme="minorHAnsi"/>
          <w:i/>
          <w:iCs/>
          <w:lang w:val="en-GB"/>
          <w:rPrChange w:id="2110" w:author="Max Lindmark" w:date="2020-05-19T14:20:00Z">
            <w:rPr>
              <w:rFonts w:cstheme="minorHAnsi"/>
              <w:i/>
              <w:lang w:val="en-GB"/>
            </w:rPr>
          </w:rPrChange>
        </w:rPr>
        <w:t>p</w:t>
      </w:r>
      <w:r w:rsidRPr="003C76F6">
        <w:rPr>
          <w:rFonts w:cstheme="minorHAnsi"/>
          <w:i/>
          <w:lang w:val="en-GB"/>
        </w:rPr>
        <w:t>timum temperature for growth</w:t>
      </w:r>
      <w:ins w:id="2111" w:author="Max Lindmark" w:date="2020-05-11T13:13:00Z">
        <w:r w:rsidR="00FB1677">
          <w:rPr>
            <w:rFonts w:cstheme="minorHAnsi"/>
            <w:i/>
            <w:lang w:val="en-GB"/>
          </w:rPr>
          <w:t xml:space="preserve"> declines with body mass. </w:t>
        </w:r>
      </w:ins>
      <w:del w:id="2112" w:author="Max Lindmark" w:date="2020-05-11T13:13:00Z">
        <w:r w:rsidRPr="00FB1677" w:rsidDel="00EF67F8">
          <w:rPr>
            <w:rFonts w:cstheme="minorHAnsi"/>
            <w:i/>
            <w:lang w:val="en-GB"/>
          </w:rPr>
          <w:delText xml:space="preserve"> (</w:delText>
        </w:r>
      </w:del>
      <w:ins w:id="2113" w:author="Max Lindmark" w:date="2020-05-11T13:13:00Z">
        <w:r w:rsidR="00EF67F8">
          <w:rPr>
            <w:rFonts w:cstheme="minorHAnsi"/>
            <w:i/>
            <w:lang w:val="en-GB"/>
          </w:rPr>
          <w:t xml:space="preserve">The y-axis shows </w:t>
        </w:r>
      </w:ins>
      <w:ins w:id="2114" w:author="Max Lindmark" w:date="2020-05-11T13:14:00Z">
        <w:r w:rsidR="000B7976">
          <w:rPr>
            <w:rFonts w:cstheme="minorHAnsi"/>
            <w:i/>
            <w:lang w:val="en-GB"/>
          </w:rPr>
          <w:t xml:space="preserve">how the </w:t>
        </w:r>
      </w:ins>
      <w:del w:id="2115" w:author="Max Lindmark" w:date="2020-05-11T13:14:00Z">
        <w:r w:rsidRPr="00FB1677" w:rsidDel="000B7976">
          <w:rPr>
            <w:rFonts w:cstheme="minorHAnsi"/>
            <w:i/>
            <w:lang w:val="en-GB"/>
          </w:rPr>
          <w:delText xml:space="preserve">rescaled to </w:delText>
        </w:r>
      </w:del>
      <w:r w:rsidRPr="00FB1677">
        <w:rPr>
          <w:rFonts w:cstheme="minorHAnsi"/>
          <w:i/>
          <w:lang w:val="en-GB"/>
        </w:rPr>
        <w:t>optimum temperature within species</w:t>
      </w:r>
      <w:del w:id="2116" w:author="Max Lindmark" w:date="2020-05-11T13:14:00Z">
        <w:r w:rsidRPr="00FB1677" w:rsidDel="000B7976">
          <w:rPr>
            <w:rFonts w:cstheme="minorHAnsi"/>
            <w:i/>
            <w:lang w:val="en-GB"/>
          </w:rPr>
          <w:delText>)</w:delText>
        </w:r>
      </w:del>
      <w:ins w:id="2117" w:author="Max Lindmark" w:date="2020-05-11T13:14:00Z">
        <w:r w:rsidR="000B7976">
          <w:rPr>
            <w:rFonts w:cstheme="minorHAnsi"/>
            <w:i/>
            <w:lang w:val="en-GB"/>
          </w:rPr>
          <w:t xml:space="preserve"> (rescaled by subtracting the mean</w:t>
        </w:r>
      </w:ins>
      <w:ins w:id="2118" w:author="Max Lindmark" w:date="2020-05-19T14:20:00Z">
        <w:r w:rsidR="00F50345">
          <w:rPr>
            <w:rFonts w:cstheme="minorHAnsi"/>
            <w:i/>
            <w:lang w:val="en-GB"/>
          </w:rPr>
          <w:t xml:space="preserve"> optimum</w:t>
        </w:r>
      </w:ins>
      <w:ins w:id="2119" w:author="Max Lindmark" w:date="2020-05-11T13:14:00Z">
        <w:r w:rsidR="000B7976">
          <w:rPr>
            <w:rFonts w:cstheme="minorHAnsi"/>
            <w:i/>
            <w:lang w:val="en-GB"/>
          </w:rPr>
          <w:t xml:space="preserve"> temperature </w:t>
        </w:r>
      </w:ins>
      <w:ins w:id="2120" w:author="Max Lindmark" w:date="2020-05-19T14:20:00Z">
        <w:r w:rsidR="00013125">
          <w:rPr>
            <w:rFonts w:cstheme="minorHAnsi"/>
            <w:i/>
            <w:lang w:val="en-GB"/>
          </w:rPr>
          <w:t xml:space="preserve">from each observation, by </w:t>
        </w:r>
      </w:ins>
      <w:ins w:id="2121" w:author="Max Lindmark" w:date="2020-05-11T13:14:00Z">
        <w:r w:rsidR="000B7976">
          <w:rPr>
            <w:rFonts w:cstheme="minorHAnsi"/>
            <w:i/>
            <w:lang w:val="en-GB"/>
          </w:rPr>
          <w:t>species)</w:t>
        </w:r>
      </w:ins>
      <w:r w:rsidRPr="00FB1677">
        <w:rPr>
          <w:rFonts w:cstheme="minorHAnsi"/>
          <w:i/>
          <w:lang w:val="en-GB"/>
        </w:rPr>
        <w:t xml:space="preserve"> as a function of </w:t>
      </w:r>
      <w:del w:id="2122" w:author="Max Lindmark" w:date="2020-05-08T15:27:00Z">
        <w:r w:rsidRPr="003C76F6" w:rsidDel="00477645">
          <w:rPr>
            <w:rFonts w:cstheme="minorHAnsi"/>
            <w:i/>
            <w:lang w:val="en-GB"/>
          </w:rPr>
          <w:delText xml:space="preserve">mean </w:delText>
        </w:r>
      </w:del>
      <w:del w:id="2123" w:author="Max Lindmark" w:date="2020-05-19T14:22:00Z">
        <w:r w:rsidRPr="003C76F6" w:rsidDel="007B7199">
          <w:rPr>
            <w:rFonts w:cstheme="minorHAnsi"/>
            <w:i/>
            <w:lang w:val="en-GB"/>
          </w:rPr>
          <w:delText>cent</w:delText>
        </w:r>
      </w:del>
      <w:del w:id="2124" w:author="Max Lindmark" w:date="2020-05-08T15:28:00Z">
        <w:r w:rsidRPr="003C76F6" w:rsidDel="00CC3889">
          <w:rPr>
            <w:rFonts w:cstheme="minorHAnsi"/>
            <w:i/>
            <w:lang w:val="en-GB"/>
          </w:rPr>
          <w:delText>e</w:delText>
        </w:r>
      </w:del>
      <w:del w:id="2125" w:author="Max Lindmark" w:date="2020-05-19T14:22:00Z">
        <w:r w:rsidRPr="003C76F6" w:rsidDel="007B7199">
          <w:rPr>
            <w:rFonts w:cstheme="minorHAnsi"/>
            <w:i/>
            <w:lang w:val="en-GB"/>
          </w:rPr>
          <w:delText xml:space="preserve">red </w:delText>
        </w:r>
      </w:del>
      <w:ins w:id="2126" w:author="Max Lindmark" w:date="2020-05-19T14:22:00Z">
        <w:r w:rsidR="007B7199">
          <w:rPr>
            <w:rFonts w:cstheme="minorHAnsi"/>
            <w:i/>
            <w:lang w:val="en-GB"/>
          </w:rPr>
          <w:t xml:space="preserve">the </w:t>
        </w:r>
      </w:ins>
      <w:r w:rsidRPr="003C76F6">
        <w:rPr>
          <w:rFonts w:cstheme="minorHAnsi"/>
          <w:i/>
          <w:lang w:val="en-GB"/>
        </w:rPr>
        <w:t>natural log of rescaled body mass (</w:t>
      </w:r>
      <w:del w:id="2127" w:author="Max Lindmark" w:date="2020-05-11T13:15:00Z">
        <w:r w:rsidRPr="003C76F6" w:rsidDel="00477BE4">
          <w:rPr>
            <w:rFonts w:cstheme="minorHAnsi"/>
            <w:i/>
            <w:lang w:val="en-GB"/>
          </w:rPr>
          <w:delText>mass/</w:delText>
        </w:r>
      </w:del>
      <w:del w:id="2128" w:author="Max Lindmark" w:date="2020-05-11T13:14:00Z">
        <w:r w:rsidRPr="003C76F6" w:rsidDel="00477BE4">
          <w:rPr>
            <w:rFonts w:cstheme="minorHAnsi"/>
            <w:i/>
            <w:lang w:val="en-GB"/>
          </w:rPr>
          <w:delText xml:space="preserve">maximum </w:delText>
        </w:r>
      </w:del>
      <w:del w:id="2129" w:author="Max Lindmark" w:date="2020-05-11T13:15:00Z">
        <w:r w:rsidRPr="003C76F6" w:rsidDel="00477BE4">
          <w:rPr>
            <w:rFonts w:cstheme="minorHAnsi"/>
            <w:i/>
            <w:lang w:val="en-GB"/>
          </w:rPr>
          <w:delText xml:space="preserve">mass </w:delText>
        </w:r>
      </w:del>
      <w:ins w:id="2130" w:author="Max Lindmark" w:date="2020-05-11T13:15:00Z">
        <w:r w:rsidR="00477BE4">
          <w:rPr>
            <w:rFonts w:cstheme="minorHAnsi"/>
            <w:i/>
            <w:lang w:val="en-GB"/>
          </w:rPr>
          <w:t xml:space="preserve">ratio of mass to maturation mass </w:t>
        </w:r>
      </w:ins>
      <w:r w:rsidRPr="00477BE4">
        <w:rPr>
          <w:rFonts w:cstheme="minorHAnsi"/>
          <w:i/>
          <w:lang w:val="en-GB"/>
        </w:rPr>
        <w:t xml:space="preserve">within species). Probability bands represent 80% and 95% credible intervals and </w:t>
      </w:r>
      <w:ins w:id="2131" w:author="Max Lindmark" w:date="2020-05-11T13:15:00Z">
        <w:r w:rsidR="0058596C">
          <w:rPr>
            <w:rFonts w:cstheme="minorHAnsi"/>
            <w:i/>
            <w:lang w:val="en-GB"/>
          </w:rPr>
          <w:t xml:space="preserve">the </w:t>
        </w:r>
      </w:ins>
      <w:r w:rsidRPr="00477BE4">
        <w:rPr>
          <w:rFonts w:cstheme="minorHAnsi"/>
          <w:i/>
          <w:lang w:val="en-GB"/>
        </w:rPr>
        <w:t xml:space="preserve">solid line </w:t>
      </w:r>
      <w:del w:id="2132" w:author="Max Lindmark" w:date="2020-05-11T13:15:00Z">
        <w:r w:rsidRPr="00477BE4" w:rsidDel="00B06531">
          <w:rPr>
            <w:rFonts w:cstheme="minorHAnsi"/>
            <w:i/>
            <w:lang w:val="en-GB"/>
          </w:rPr>
          <w:delText xml:space="preserve">represent </w:delText>
        </w:r>
      </w:del>
      <w:ins w:id="2133" w:author="Max Lindmark" w:date="2020-05-11T13:15:00Z">
        <w:r w:rsidR="00B06531">
          <w:rPr>
            <w:rFonts w:cstheme="minorHAnsi"/>
            <w:i/>
            <w:lang w:val="en-GB"/>
          </w:rPr>
          <w:t xml:space="preserve">shows </w:t>
        </w:r>
      </w:ins>
      <w:r w:rsidRPr="00477BE4">
        <w:rPr>
          <w:rFonts w:cstheme="minorHAnsi"/>
          <w:i/>
          <w:lang w:val="en-GB"/>
        </w:rPr>
        <w:t xml:space="preserve">the </w:t>
      </w:r>
      <w:ins w:id="2134" w:author="Max Lindmark" w:date="2020-05-11T13:15:00Z">
        <w:r w:rsidR="000A754A">
          <w:rPr>
            <w:rFonts w:cstheme="minorHAnsi"/>
            <w:i/>
            <w:lang w:val="en-GB"/>
          </w:rPr>
          <w:t xml:space="preserve">global </w:t>
        </w:r>
      </w:ins>
      <w:del w:id="2135" w:author="Max Lindmark" w:date="2020-05-11T13:15:00Z">
        <w:r w:rsidRPr="00477BE4" w:rsidDel="008D00EB">
          <w:rPr>
            <w:rFonts w:cstheme="minorHAnsi"/>
            <w:i/>
            <w:lang w:val="en-GB"/>
          </w:rPr>
          <w:delText xml:space="preserve">median </w:delText>
        </w:r>
      </w:del>
      <w:r w:rsidRPr="00477BE4">
        <w:rPr>
          <w:rFonts w:cstheme="minorHAnsi"/>
          <w:i/>
          <w:lang w:val="en-GB"/>
        </w:rPr>
        <w:t xml:space="preserve">prediction </w:t>
      </w:r>
      <w:del w:id="2136" w:author="Max Lindmark" w:date="2020-05-11T13:15:00Z">
        <w:r w:rsidRPr="00477BE4" w:rsidDel="000F7D26">
          <w:rPr>
            <w:rFonts w:cstheme="minorHAnsi"/>
            <w:i/>
            <w:lang w:val="en-GB"/>
          </w:rPr>
          <w:delText>from the average across</w:delText>
        </w:r>
      </w:del>
      <w:del w:id="2137" w:author="Max Lindmark" w:date="2020-05-08T15:20:00Z">
        <w:r w:rsidRPr="003C76F6" w:rsidDel="0010623B">
          <w:rPr>
            <w:rFonts w:cstheme="minorHAnsi"/>
            <w:i/>
            <w:lang w:val="en-GB"/>
          </w:rPr>
          <w:delText>-</w:delText>
        </w:r>
      </w:del>
      <w:del w:id="2138" w:author="Max Lindmark" w:date="2020-05-11T13:15:00Z">
        <w:r w:rsidRPr="003C76F6" w:rsidDel="000F7D26">
          <w:rPr>
            <w:rFonts w:cstheme="minorHAnsi"/>
            <w:i/>
            <w:lang w:val="en-GB"/>
          </w:rPr>
          <w:delText xml:space="preserve">species effect </w:delText>
        </w:r>
      </w:del>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ins w:id="2139" w:author="Max Lindmark" w:date="2020-05-11T13:16:00Z">
        <w:r w:rsidR="00B56EC1">
          <w:rPr>
            <w:rFonts w:cstheme="minorHAnsi"/>
            <w:i/>
            <w:lang w:val="en-GB"/>
          </w:rPr>
          <w:t xml:space="preserve"> </w:t>
        </w:r>
      </w:ins>
      <m:oMath>
        <m:sSub>
          <m:sSubPr>
            <m:ctrlPr>
              <w:ins w:id="2140" w:author="Max Lindmark" w:date="2020-05-11T13:16:00Z">
                <w:rPr>
                  <w:rFonts w:ascii="Cambria Math" w:eastAsiaTheme="minorEastAsia" w:hAnsi="Cambria Math" w:cstheme="minorHAnsi"/>
                  <w:i/>
                </w:rPr>
              </w:ins>
            </m:ctrlPr>
          </m:sSubPr>
          <m:e>
            <m:r>
              <w:ins w:id="2141" w:author="Max Lindmark" w:date="2020-05-11T13:16:00Z">
                <w:rPr>
                  <w:rFonts w:ascii="Cambria Math" w:eastAsiaTheme="minorEastAsia" w:hAnsi="Cambria Math" w:cstheme="minorHAnsi"/>
                </w:rPr>
                <m:t>μ</m:t>
              </w:ins>
            </m:r>
          </m:e>
          <m:sub>
            <m:sSub>
              <m:sSubPr>
                <m:ctrlPr>
                  <w:ins w:id="2142" w:author="Max Lindmark" w:date="2020-05-11T13:16:00Z">
                    <w:rPr>
                      <w:rFonts w:ascii="Cambria Math" w:hAnsi="Cambria Math" w:cstheme="minorHAnsi"/>
                      <w:bCs/>
                      <w:i/>
                      <w:iCs/>
                    </w:rPr>
                  </w:ins>
                </m:ctrlPr>
              </m:sSubPr>
              <m:e>
                <m:r>
                  <w:ins w:id="2143" w:author="Max Lindmark" w:date="2020-05-11T13:16:00Z">
                    <w:rPr>
                      <w:rFonts w:ascii="Cambria Math" w:hAnsi="Cambria Math" w:cstheme="minorHAnsi"/>
                    </w:rPr>
                    <m:t>β</m:t>
                  </w:ins>
                </m:r>
              </m:e>
              <m:sub>
                <m:r>
                  <w:ins w:id="2144" w:author="Max Lindmark" w:date="2020-05-11T13:16:00Z">
                    <w:rPr>
                      <w:rFonts w:ascii="Cambria Math" w:hAnsi="Cambria Math" w:cstheme="minorHAnsi"/>
                    </w:rPr>
                    <m:t>1</m:t>
                  </w:ins>
                </m:r>
              </m:sub>
            </m:sSub>
          </m:sub>
        </m:sSub>
      </m:oMath>
      <w:ins w:id="2145" w:author="Max Lindmark" w:date="2020-05-11T13:16:00Z">
        <w:r w:rsidR="00026FC8" w:rsidRPr="00132736">
          <w:rPr>
            <w:rFonts w:eastAsiaTheme="minorEastAsia" w:cstheme="minorHAnsi"/>
            <w:i/>
            <w:lang w:val="en-US"/>
          </w:rPr>
          <w:t>)</w:t>
        </w:r>
      </w:ins>
      <w:del w:id="2146" w:author="Max Lindmark" w:date="2020-05-11T13:15:00Z">
        <w:r w:rsidRPr="003C76F6" w:rsidDel="00B56EC1">
          <w:rPr>
            <w:rFonts w:cstheme="minorHAnsi"/>
            <w:i/>
            <w:lang w:val="en-GB"/>
          </w:rPr>
          <w:delText xml:space="preserve"> </w:delText>
        </w:r>
      </w:del>
      <m:oMath>
        <m:sSub>
          <m:sSubPr>
            <m:ctrlPr>
              <w:del w:id="2147" w:author="Max Lindmark" w:date="2020-05-11T13:15:00Z">
                <w:rPr>
                  <w:rFonts w:ascii="Cambria Math" w:hAnsi="Cambria Math" w:cstheme="minorHAnsi"/>
                  <w:bCs/>
                  <w:i/>
                  <w:iCs/>
                </w:rPr>
              </w:del>
            </m:ctrlPr>
          </m:sSubPr>
          <m:e>
            <m:r>
              <w:del w:id="2148" w:author="Max Lindmark" w:date="2020-05-11T13:15:00Z">
                <w:rPr>
                  <w:rFonts w:ascii="Cambria Math" w:hAnsi="Cambria Math" w:cstheme="minorHAnsi"/>
                </w:rPr>
                <m:t>β</m:t>
              </w:del>
            </m:r>
          </m:e>
          <m:sub>
            <m:r>
              <w:del w:id="2149" w:author="Max Lindmark" w:date="2020-05-11T13:15:00Z">
                <w:rPr>
                  <w:rFonts w:ascii="Cambria Math" w:hAnsi="Cambria Math" w:cstheme="minorHAnsi"/>
                  <w:lang w:val="en-GB"/>
                </w:rPr>
                <m:t>1</m:t>
              </w:del>
            </m:r>
          </m:sub>
        </m:sSub>
      </m:oMath>
      <w:del w:id="2150" w:author="Max Lindmark" w:date="2020-05-11T13:16:00Z">
        <w:r w:rsidRPr="003C76F6" w:rsidDel="00B56EC1">
          <w:rPr>
            <w:rFonts w:cstheme="minorHAnsi"/>
            <w:i/>
            <w:lang w:val="en-GB"/>
          </w:rPr>
          <w:delText xml:space="preserve">). </w:delText>
        </w:r>
        <w:r w:rsidRPr="003C76F6" w:rsidDel="00850059">
          <w:rPr>
            <w:rFonts w:cstheme="minorHAnsi"/>
            <w:i/>
            <w:lang w:val="en-GB"/>
          </w:rPr>
          <w:delText>C</w:delText>
        </w:r>
      </w:del>
      <w:ins w:id="2151" w:author="Max Lindmark" w:date="2020-05-11T13:16:00Z">
        <w:r w:rsidR="00850059">
          <w:rPr>
            <w:rFonts w:cstheme="minorHAnsi"/>
            <w:i/>
            <w:lang w:val="en-GB"/>
          </w:rPr>
          <w:t xml:space="preserve">. </w:t>
        </w:r>
        <w:proofErr w:type="spellStart"/>
        <w:r w:rsidR="00850059">
          <w:rPr>
            <w:rFonts w:cstheme="minorHAnsi"/>
            <w:i/>
            <w:lang w:val="en-GB"/>
          </w:rPr>
          <w:t>C</w:t>
        </w:r>
      </w:ins>
      <w:r w:rsidRPr="003C76F6">
        <w:rPr>
          <w:rFonts w:cstheme="minorHAnsi"/>
          <w:i/>
          <w:lang w:val="en-GB"/>
        </w:rPr>
        <w:t>olors</w:t>
      </w:r>
      <w:proofErr w:type="spellEnd"/>
      <w:r w:rsidRPr="003C76F6">
        <w:rPr>
          <w:rFonts w:cstheme="minorHAnsi"/>
          <w:i/>
          <w:lang w:val="en-GB"/>
        </w:rPr>
        <w:t xml:space="preserve"> indicate species (n=13) </w:t>
      </w:r>
      <w:del w:id="2152" w:author="Max Lindmark" w:date="2020-05-11T13:16:00Z">
        <w:r w:rsidRPr="003C76F6" w:rsidDel="00B92F4F">
          <w:rPr>
            <w:rFonts w:cstheme="minorHAnsi"/>
            <w:i/>
            <w:lang w:val="en-GB"/>
          </w:rPr>
          <w:delText xml:space="preserve">(see Appendix S1) </w:delText>
        </w:r>
      </w:del>
      <w:r w:rsidRPr="003C76F6">
        <w:rPr>
          <w:rFonts w:cstheme="minorHAnsi"/>
          <w:i/>
          <w:lang w:val="en-GB"/>
        </w:rPr>
        <w:t xml:space="preserve">and </w:t>
      </w:r>
      <w:ins w:id="2153" w:author="Max Lindmark" w:date="2020-05-11T13:16:00Z">
        <w:r w:rsidR="00B92F4F">
          <w:rPr>
            <w:rFonts w:cstheme="minorHAnsi"/>
            <w:i/>
            <w:lang w:val="en-GB"/>
          </w:rPr>
          <w:t xml:space="preserve">the </w:t>
        </w:r>
      </w:ins>
      <w:r w:rsidRPr="003C76F6">
        <w:rPr>
          <w:rFonts w:cstheme="minorHAnsi"/>
          <w:i/>
          <w:lang w:val="en-GB"/>
        </w:rPr>
        <w:t xml:space="preserve">point size corresponds to </w:t>
      </w:r>
      <w:ins w:id="2154" w:author="Max Lindmark" w:date="2020-05-11T13:17:00Z">
        <w:r w:rsidR="00185B45">
          <w:rPr>
            <w:rFonts w:cstheme="minorHAnsi"/>
            <w:i/>
            <w:lang w:val="en-GB"/>
          </w:rPr>
          <w:t xml:space="preserve">the non-scaled </w:t>
        </w:r>
      </w:ins>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3B71493"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del w:id="2155" w:author="Max Lindmark" w:date="2020-05-11T13:24:00Z">
        <w:r w:rsidR="00E646EF" w:rsidRPr="00972C7F" w:rsidDel="005D0FAE">
          <w:rPr>
            <w:rFonts w:eastAsiaTheme="minorEastAsia" w:cstheme="minorHAnsi"/>
            <w:lang w:val="en-GB"/>
          </w:rPr>
          <w:delText xml:space="preserve">using </w:delText>
        </w:r>
      </w:del>
      <w:ins w:id="2156" w:author="Max Lindmark" w:date="2020-05-11T13:24:00Z">
        <w:r w:rsidR="005D0FAE">
          <w:rPr>
            <w:rFonts w:eastAsiaTheme="minorEastAsia" w:cstheme="minorHAnsi"/>
            <w:lang w:val="en-GB"/>
          </w:rPr>
          <w:t>in</w:t>
        </w:r>
        <w:r w:rsidR="005D0FAE" w:rsidRPr="00972C7F">
          <w:rPr>
            <w:rFonts w:eastAsiaTheme="minorEastAsia" w:cstheme="minorHAnsi"/>
            <w:lang w:val="en-GB"/>
          </w:rPr>
          <w:t xml:space="preserve"> </w:t>
        </w:r>
      </w:ins>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9927EB">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del w:id="2157" w:author="Max Lindmark" w:date="2020-05-11T13:25:00Z">
        <w:r w:rsidR="00B35BE5" w:rsidRPr="00972C7F" w:rsidDel="00C7173A">
          <w:rPr>
            <w:rFonts w:eastAsiaTheme="minorEastAsia" w:cstheme="minorHAnsi"/>
            <w:lang w:val="en-GB"/>
          </w:rPr>
          <w:delText>R</w:delText>
        </w:r>
        <w:r w:rsidR="00471109" w:rsidRPr="00972C7F" w:rsidDel="00C7173A">
          <w:rPr>
            <w:rFonts w:eastAsiaTheme="minorEastAsia" w:cstheme="minorHAnsi"/>
            <w:lang w:val="en-GB"/>
          </w:rPr>
          <w:delText xml:space="preserve">elationships </w:delText>
        </w:r>
        <w:r w:rsidR="00E0273B" w:rsidRPr="00972C7F" w:rsidDel="00C7173A">
          <w:rPr>
            <w:rFonts w:eastAsiaTheme="minorEastAsia" w:cstheme="minorHAnsi"/>
            <w:lang w:val="en-GB"/>
          </w:rPr>
          <w:delText>of h</w:delText>
        </w:r>
      </w:del>
      <w:ins w:id="2158" w:author="Max Lindmark" w:date="2020-05-11T13:25:00Z">
        <w:r w:rsidR="00C7173A">
          <w:rPr>
            <w:rFonts w:eastAsiaTheme="minorEastAsia" w:cstheme="minorHAnsi"/>
            <w:lang w:val="en-GB"/>
          </w:rPr>
          <w:t>H</w:t>
        </w:r>
      </w:ins>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del w:id="2159" w:author="Max Lindmark" w:date="2020-05-11T13:25:00Z">
        <w:r w:rsidR="00B35BE5" w:rsidRPr="00972C7F" w:rsidDel="008F136F">
          <w:rPr>
            <w:rFonts w:eastAsiaTheme="minorEastAsia" w:cstheme="minorHAnsi"/>
            <w:lang w:val="en-GB"/>
          </w:rPr>
          <w:delText xml:space="preserve">are </w:delText>
        </w:r>
      </w:del>
      <w:ins w:id="2160" w:author="Max Lindmark" w:date="2020-05-11T13:25:00Z">
        <w:r w:rsidR="008F136F">
          <w:rPr>
            <w:rFonts w:eastAsiaTheme="minorEastAsia" w:cstheme="minorHAnsi"/>
            <w:lang w:val="en-GB"/>
          </w:rPr>
          <w:t>is</w:t>
        </w:r>
        <w:r w:rsidR="008F136F" w:rsidRPr="00972C7F">
          <w:rPr>
            <w:rFonts w:eastAsiaTheme="minorEastAsia" w:cstheme="minorHAnsi"/>
            <w:lang w:val="en-GB"/>
          </w:rPr>
          <w:t xml:space="preserve"> </w:t>
        </w:r>
      </w:ins>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ins w:id="2161" w:author="Max Lindmark" w:date="2020-05-11T13:25:00Z">
        <w:r w:rsidR="00CB68F0">
          <w:rPr>
            <w:rFonts w:eastAsiaTheme="minorEastAsia" w:cstheme="minorHAnsi"/>
            <w:lang w:val="en-GB"/>
          </w:rPr>
          <w:t xml:space="preserve"> due to variation between species</w:t>
        </w:r>
      </w:ins>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ins w:id="2162" w:author="Max Lindmark" w:date="2020-05-11T13:25:00Z">
        <w:r w:rsidR="00A179F3">
          <w:rPr>
            <w:rFonts w:eastAsiaTheme="minorEastAsia" w:cstheme="minorHAnsi"/>
            <w:lang w:val="en-GB"/>
          </w:rPr>
          <w:t>, i</w:t>
        </w:r>
      </w:ins>
      <w:ins w:id="2163" w:author="Max Lindmark" w:date="2020-05-11T13:26:00Z">
        <w:r w:rsidR="00A179F3">
          <w:rPr>
            <w:rFonts w:eastAsiaTheme="minorEastAsia" w:cstheme="minorHAnsi"/>
            <w:lang w:val="en-GB"/>
          </w:rPr>
          <w:t>d</w:t>
        </w:r>
      </w:ins>
      <w:ins w:id="2164" w:author="Max Lindmark" w:date="2020-05-11T13:25:00Z">
        <w:r w:rsidR="00A179F3">
          <w:rPr>
            <w:rFonts w:eastAsiaTheme="minorEastAsia" w:cstheme="minorHAnsi"/>
            <w:lang w:val="en-GB"/>
          </w:rPr>
          <w:t>eally over ontogeny</w:t>
        </w:r>
      </w:ins>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ins w:id="2165" w:author="Max Lindmark" w:date="2020-05-11T13:26:00Z">
        <w:r w:rsidR="00882D8C" w:rsidRPr="004559BC">
          <w:rPr>
            <w:rFonts w:eastAsiaTheme="minorEastAsia" w:cstheme="minorHAnsi"/>
            <w:lang w:val="en-GB"/>
          </w:rPr>
          <w:t xml:space="preserve">below </w:t>
        </w:r>
      </w:ins>
      <w:del w:id="2166" w:author="Max Lindmark" w:date="2020-05-11T13:26:00Z">
        <w:r w:rsidR="009C241A" w:rsidRPr="004559BC" w:rsidDel="00882D8C">
          <w:rPr>
            <w:rFonts w:eastAsiaTheme="minorEastAsia" w:cstheme="minorHAnsi"/>
            <w:lang w:val="en-GB"/>
          </w:rPr>
          <w:delText>temperatures below optimum</w:delText>
        </w:r>
      </w:del>
      <w:ins w:id="2167" w:author="Max Lindmark" w:date="2020-05-11T13:26:00Z">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ins>
      <w:r w:rsidR="009C241A" w:rsidRPr="004559BC">
        <w:rPr>
          <w:rFonts w:eastAsiaTheme="minorEastAsia" w:cstheme="minorHAnsi"/>
          <w:lang w:val="en-GB"/>
        </w:rPr>
        <w:t xml:space="preserve">,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ins w:id="2168" w:author="Max Lindmark" w:date="2020-05-11T13:27:00Z">
        <w:r w:rsidR="00A15983">
          <w:rPr>
            <w:rFonts w:eastAsiaTheme="minorEastAsia" w:cstheme="minorHAnsi"/>
            <w:lang w:val="en-GB"/>
          </w:rPr>
          <w:t xml:space="preserve">. This </w:t>
        </w:r>
      </w:ins>
      <w:del w:id="2169" w:author="Max Lindmark" w:date="2020-05-11T13:27:00Z">
        <w:r w:rsidR="00F455E5" w:rsidRPr="004559BC" w:rsidDel="00A15983">
          <w:rPr>
            <w:rFonts w:eastAsiaTheme="minorEastAsia" w:cstheme="minorHAnsi"/>
            <w:lang w:val="en-GB"/>
          </w:rPr>
          <w:delText>, which</w:delText>
        </w:r>
        <w:r w:rsidR="00F455E5" w:rsidRPr="004559BC" w:rsidDel="00DE23CD">
          <w:rPr>
            <w:rFonts w:eastAsiaTheme="minorEastAsia" w:cstheme="minorHAnsi"/>
            <w:lang w:val="en-GB"/>
          </w:rPr>
          <w:delText xml:space="preserve"> indicates </w:delText>
        </w:r>
      </w:del>
      <w:ins w:id="2170" w:author="Max Lindmark" w:date="2020-05-11T13:27:00Z">
        <w:r w:rsidR="00DE23CD">
          <w:rPr>
            <w:rFonts w:eastAsiaTheme="minorEastAsia" w:cstheme="minorHAnsi"/>
            <w:lang w:val="en-GB"/>
          </w:rPr>
          <w:t xml:space="preserve">means </w:t>
        </w:r>
      </w:ins>
      <w:r w:rsidR="00F455E5" w:rsidRPr="004559BC">
        <w:rPr>
          <w:rFonts w:eastAsiaTheme="minorEastAsia" w:cstheme="minorHAnsi"/>
          <w:lang w:val="en-GB"/>
        </w:rPr>
        <w:t>that a “metabolic</w:t>
      </w:r>
      <w:del w:id="2171" w:author="Max Lindmark" w:date="2020-05-11T13:27:00Z">
        <w:r w:rsidR="00F455E5" w:rsidRPr="004559BC" w:rsidDel="007C713C">
          <w:rPr>
            <w:rFonts w:eastAsiaTheme="minorEastAsia" w:cstheme="minorHAnsi"/>
            <w:lang w:val="en-GB"/>
          </w:rPr>
          <w:delText>”</w:delText>
        </w:r>
      </w:del>
      <w:r w:rsidR="00F455E5" w:rsidRPr="004559BC">
        <w:rPr>
          <w:rFonts w:eastAsiaTheme="minorEastAsia" w:cstheme="minorHAnsi"/>
          <w:lang w:val="en-GB"/>
        </w:rPr>
        <w:t xml:space="preserve"> mismatch</w:t>
      </w:r>
      <w:ins w:id="2172" w:author="Max Lindmark" w:date="2020-05-11T13:27:00Z">
        <w:r w:rsidR="007C713C" w:rsidRPr="004559BC">
          <w:rPr>
            <w:rFonts w:eastAsiaTheme="minorEastAsia" w:cstheme="minorHAnsi"/>
            <w:lang w:val="en-GB"/>
          </w:rPr>
          <w:t>”</w:t>
        </w:r>
      </w:ins>
      <w:r w:rsidR="00F455E5" w:rsidRPr="004559BC">
        <w:rPr>
          <w:rFonts w:eastAsiaTheme="minorEastAsia" w:cstheme="minorHAnsi"/>
          <w:lang w:val="en-GB"/>
        </w:rPr>
        <w:t xml:space="preserve"> does not occur </w:t>
      </w:r>
      <w:ins w:id="2173" w:author="Max Lindmark" w:date="2020-05-11T13:27:00Z">
        <w:r w:rsidR="001C393C">
          <w:rPr>
            <w:rFonts w:eastAsiaTheme="minorEastAsia" w:cstheme="minorHAnsi"/>
            <w:lang w:val="en-GB"/>
          </w:rPr>
          <w:t xml:space="preserve">in this </w:t>
        </w:r>
      </w:ins>
      <w:del w:id="2174" w:author="Max Lindmark" w:date="2020-05-11T13:27:00Z">
        <w:r w:rsidR="00BD7D6F" w:rsidRPr="004559BC" w:rsidDel="001C393C">
          <w:rPr>
            <w:rFonts w:eastAsiaTheme="minorEastAsia" w:cstheme="minorHAnsi"/>
            <w:lang w:val="en-GB"/>
          </w:rPr>
          <w:delText xml:space="preserve">at </w:delText>
        </w:r>
      </w:del>
      <w:r w:rsidR="00F455E5" w:rsidRPr="004559BC">
        <w:rPr>
          <w:rFonts w:eastAsiaTheme="minorEastAsia" w:cstheme="minorHAnsi"/>
          <w:lang w:val="en-GB"/>
        </w:rPr>
        <w:t>temperature</w:t>
      </w:r>
      <w:ins w:id="2175" w:author="Max Lindmark" w:date="2020-05-11T13:27:00Z">
        <w:r w:rsidR="001C393C">
          <w:rPr>
            <w:rFonts w:eastAsiaTheme="minorEastAsia" w:cstheme="minorHAnsi"/>
            <w:lang w:val="en-GB"/>
          </w:rPr>
          <w:t xml:space="preserve"> range</w:t>
        </w:r>
      </w:ins>
      <w:del w:id="2176" w:author="Max Lindmark" w:date="2020-05-11T13:27:00Z">
        <w:r w:rsidR="00F455E5" w:rsidRPr="004559BC" w:rsidDel="001C393C">
          <w:rPr>
            <w:rFonts w:eastAsiaTheme="minorEastAsia" w:cstheme="minorHAnsi"/>
            <w:lang w:val="en-GB"/>
          </w:rPr>
          <w:delText>s</w:delText>
        </w:r>
        <w:r w:rsidR="00F455E5" w:rsidRPr="004559BC" w:rsidDel="007D2A67">
          <w:rPr>
            <w:rFonts w:eastAsiaTheme="minorEastAsia" w:cstheme="minorHAnsi"/>
            <w:lang w:val="en-GB"/>
          </w:rPr>
          <w:delText xml:space="preserve"> </w:delText>
        </w:r>
        <w:r w:rsidR="00C111E9" w:rsidRPr="004559BC" w:rsidDel="007D2A67">
          <w:rPr>
            <w:rFonts w:eastAsiaTheme="minorEastAsia" w:cstheme="minorHAnsi"/>
            <w:lang w:val="en-GB"/>
          </w:rPr>
          <w:delText>sub</w:delText>
        </w:r>
        <w:r w:rsidR="002E1485" w:rsidRPr="004559BC" w:rsidDel="007D2A67">
          <w:rPr>
            <w:rFonts w:eastAsiaTheme="minorEastAsia" w:cstheme="minorHAnsi"/>
            <w:lang w:val="en-GB"/>
          </w:rPr>
          <w:delText xml:space="preserve"> </w:delText>
        </w:r>
        <w:r w:rsidR="00F455E5" w:rsidRPr="004559BC" w:rsidDel="007D2A67">
          <w:rPr>
            <w:rFonts w:eastAsiaTheme="minorEastAsia" w:cstheme="minorHAnsi"/>
            <w:lang w:val="en-GB"/>
          </w:rPr>
          <w:delText>optimum</w:delText>
        </w:r>
      </w:del>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ins w:id="2177" w:author="Max Lindmark" w:date="2020-05-11T13:28:00Z">
        <w:r w:rsidR="00771D06">
          <w:rPr>
            <w:rFonts w:eastAsiaTheme="minorEastAsia" w:cstheme="minorHAnsi"/>
            <w:lang w:val="en-GB"/>
          </w:rPr>
          <w:t xml:space="preserve">over a larger temperature range, </w:t>
        </w:r>
        <w:r w:rsidR="00180552">
          <w:rPr>
            <w:rFonts w:eastAsiaTheme="minorEastAsia" w:cstheme="minorHAnsi"/>
            <w:lang w:val="en-GB"/>
          </w:rPr>
          <w:t xml:space="preserve">the </w:t>
        </w:r>
      </w:ins>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ins w:id="2178" w:author="Max Lindmark" w:date="2020-05-11T13:28:00Z">
        <w:r w:rsidR="000371F5">
          <w:rPr>
            <w:rFonts w:eastAsiaTheme="minorEastAsia" w:cstheme="minorHAnsi"/>
            <w:lang w:val="en-GB"/>
          </w:rPr>
          <w:t xml:space="preserve"> </w:t>
        </w:r>
      </w:ins>
      <w:del w:id="2179" w:author="Max Lindmark" w:date="2020-05-11T13:28:00Z">
        <w:r w:rsidR="004A5143" w:rsidRPr="004559BC" w:rsidDel="00771D06">
          <w:rPr>
            <w:rFonts w:eastAsiaTheme="minorEastAsia" w:cstheme="minorHAnsi"/>
            <w:lang w:val="en-GB"/>
          </w:rPr>
          <w:delText xml:space="preserve"> </w:delText>
        </w:r>
      </w:del>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5958A3">
        <w:rPr>
          <w:rFonts w:eastAsiaTheme="minorEastAsia" w:cstheme="minorHAnsi"/>
          <w:lang w:val="en-US"/>
          <w:rPrChange w:id="2180" w:author="Max Lindmark" w:date="2020-05-12T08:44:00Z">
            <w:rPr>
              <w:rFonts w:eastAsiaTheme="minorEastAsia" w:cstheme="minorHAnsi"/>
              <w:lang w:val="en-GB"/>
            </w:rPr>
          </w:rPrChange>
        </w:rPr>
        <w:instrText>rate, transiently increases in a process called specific dynamic act</w:instrText>
      </w:r>
      <w:r w:rsidR="001F613A" w:rsidRPr="001B54EE">
        <w:rPr>
          <w:rFonts w:eastAsiaTheme="minorEastAsia" w:cstheme="minorHAnsi"/>
          <w:lang w:val="en-US"/>
          <w:rPrChange w:id="2181" w:author="Max Lindmark" w:date="2020-05-12T08:46:00Z">
            <w:rPr>
              <w:rFonts w:eastAsiaTheme="minorEastAsia" w:cstheme="minorHAnsi"/>
              <w:lang w:val="en-GB"/>
            </w:rPr>
          </w:rPrChange>
        </w:rPr>
        <w:instrText xml:space="preserve">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1B54EE">
        <w:rPr>
          <w:rFonts w:ascii="Times New Roman" w:cs="Times New Roman"/>
          <w:lang w:val="en-US"/>
          <w:rPrChange w:id="2182" w:author="Max Lindmark" w:date="2020-05-12T08:46:00Z">
            <w:rPr>
              <w:rFonts w:ascii="Times New Roman" w:cs="Times New Roman"/>
              <w:lang w:val="en-GB"/>
            </w:rPr>
          </w:rPrChange>
        </w:rPr>
        <w:t xml:space="preserve">(Englund </w:t>
      </w:r>
      <w:r w:rsidR="009D6C25" w:rsidRPr="001B54EE">
        <w:rPr>
          <w:rFonts w:ascii="Times New Roman" w:cs="Times New Roman"/>
          <w:i/>
          <w:iCs/>
          <w:lang w:val="en-US"/>
          <w:rPrChange w:id="2183" w:author="Max Lindmark" w:date="2020-05-12T08:46:00Z">
            <w:rPr>
              <w:rFonts w:ascii="Times New Roman" w:cs="Times New Roman"/>
              <w:i/>
              <w:iCs/>
              <w:lang w:val="en-GB"/>
            </w:rPr>
          </w:rPrChange>
        </w:rPr>
        <w:t>et al.</w:t>
      </w:r>
      <w:r w:rsidR="009D6C25" w:rsidRPr="001B54EE">
        <w:rPr>
          <w:rFonts w:ascii="Times New Roman" w:cs="Times New Roman"/>
          <w:lang w:val="en-US"/>
          <w:rPrChange w:id="2184" w:author="Max Lindmark" w:date="2020-05-12T08:46:00Z">
            <w:rPr>
              <w:rFonts w:ascii="Times New Roman" w:cs="Times New Roman"/>
              <w:lang w:val="en-GB"/>
            </w:rPr>
          </w:rPrChange>
        </w:rPr>
        <w:t xml:space="preserve"> 2011; Rall </w:t>
      </w:r>
      <w:r w:rsidR="009D6C25" w:rsidRPr="001B54EE">
        <w:rPr>
          <w:rFonts w:ascii="Times New Roman" w:cs="Times New Roman"/>
          <w:i/>
          <w:iCs/>
          <w:lang w:val="en-US"/>
          <w:rPrChange w:id="2185" w:author="Max Lindmark" w:date="2020-05-12T08:46:00Z">
            <w:rPr>
              <w:rFonts w:ascii="Times New Roman" w:cs="Times New Roman"/>
              <w:i/>
              <w:iCs/>
              <w:lang w:val="en-GB"/>
            </w:rPr>
          </w:rPrChange>
        </w:rPr>
        <w:t>et al.</w:t>
      </w:r>
      <w:r w:rsidR="009D6C25" w:rsidRPr="001B54EE">
        <w:rPr>
          <w:rFonts w:ascii="Times New Roman" w:cs="Times New Roman"/>
          <w:lang w:val="en-US"/>
          <w:rPrChange w:id="2186" w:author="Max Lindmark" w:date="2020-05-12T08:46:00Z">
            <w:rPr>
              <w:rFonts w:ascii="Times New Roman" w:cs="Times New Roman"/>
              <w:lang w:val="en-GB"/>
            </w:rPr>
          </w:rPrChange>
        </w:rPr>
        <w:t xml:space="preserve"> 2012; Jutfelt </w:t>
      </w:r>
      <w:r w:rsidR="009D6C25" w:rsidRPr="001B54EE">
        <w:rPr>
          <w:rFonts w:ascii="Times New Roman" w:cs="Times New Roman"/>
          <w:i/>
          <w:iCs/>
          <w:lang w:val="en-US"/>
          <w:rPrChange w:id="2187" w:author="Max Lindmark" w:date="2020-05-12T08:46:00Z">
            <w:rPr>
              <w:rFonts w:ascii="Times New Roman" w:cs="Times New Roman"/>
              <w:i/>
              <w:iCs/>
              <w:lang w:val="en-GB"/>
            </w:rPr>
          </w:rPrChange>
        </w:rPr>
        <w:t>et al.</w:t>
      </w:r>
      <w:r w:rsidR="009D6C25" w:rsidRPr="001B54EE">
        <w:rPr>
          <w:rFonts w:ascii="Times New Roman" w:cs="Times New Roman"/>
          <w:lang w:val="en-US"/>
          <w:rPrChange w:id="2188" w:author="Max Lindmark" w:date="2020-05-12T08:46:00Z">
            <w:rPr>
              <w:rFonts w:ascii="Times New Roman" w:cs="Times New Roman"/>
              <w:lang w:val="en-GB"/>
            </w:rPr>
          </w:rPrChange>
        </w:rPr>
        <w:t xml:space="preserve"> 2020)</w:t>
      </w:r>
      <w:r w:rsidR="004A5143">
        <w:rPr>
          <w:rFonts w:eastAsiaTheme="minorEastAsia" w:cstheme="minorHAnsi"/>
        </w:rPr>
        <w:fldChar w:fldCharType="end"/>
      </w:r>
      <w:r w:rsidR="000160D4" w:rsidRPr="001B54EE">
        <w:rPr>
          <w:rFonts w:eastAsiaTheme="minorEastAsia" w:cstheme="minorHAnsi"/>
          <w:lang w:val="en-US"/>
          <w:rPrChange w:id="2189" w:author="Max Lindmark" w:date="2020-05-12T08:46:00Z">
            <w:rPr>
              <w:rFonts w:eastAsiaTheme="minorEastAsia" w:cstheme="minorHAnsi"/>
              <w:lang w:val="en-GB"/>
            </w:rPr>
          </w:rPrChange>
        </w:rPr>
        <w:t xml:space="preserve"> (Fig. 4)</w:t>
      </w:r>
      <w:ins w:id="2190" w:author="Max Lindmark" w:date="2020-05-12T08:46:00Z">
        <w:r w:rsidR="001B54EE" w:rsidRPr="001B54EE">
          <w:rPr>
            <w:rFonts w:eastAsiaTheme="minorEastAsia" w:cstheme="minorHAnsi"/>
            <w:lang w:val="en-US"/>
            <w:rPrChange w:id="2191" w:author="Max Lindmark" w:date="2020-05-12T08:46:00Z">
              <w:rPr>
                <w:rFonts w:eastAsiaTheme="minorEastAsia" w:cstheme="minorHAnsi"/>
                <w:lang w:val="sv-SE"/>
              </w:rPr>
            </w:rPrChange>
          </w:rPr>
          <w:t xml:space="preserve">, and </w:t>
        </w:r>
      </w:ins>
      <w:del w:id="2192" w:author="Max Lindmark" w:date="2020-05-11T13:28:00Z">
        <w:r w:rsidR="007B165F" w:rsidRPr="001B54EE" w:rsidDel="000B7460">
          <w:rPr>
            <w:rFonts w:eastAsiaTheme="minorEastAsia" w:cstheme="minorHAnsi"/>
            <w:lang w:val="en-US"/>
            <w:rPrChange w:id="2193" w:author="Max Lindmark" w:date="2020-05-12T08:46:00Z">
              <w:rPr>
                <w:rFonts w:eastAsiaTheme="minorEastAsia" w:cstheme="minorHAnsi"/>
                <w:lang w:val="en-GB"/>
              </w:rPr>
            </w:rPrChange>
          </w:rPr>
          <w:delText>,</w:delText>
        </w:r>
        <w:r w:rsidR="004A5143" w:rsidRPr="001B54EE" w:rsidDel="000B7460">
          <w:rPr>
            <w:rFonts w:eastAsiaTheme="minorEastAsia" w:cstheme="minorHAnsi"/>
            <w:lang w:val="en-US"/>
            <w:rPrChange w:id="2194" w:author="Max Lindmark" w:date="2020-05-12T08:46:00Z">
              <w:rPr>
                <w:rFonts w:eastAsiaTheme="minorEastAsia" w:cstheme="minorHAnsi"/>
                <w:lang w:val="en-GB"/>
              </w:rPr>
            </w:rPrChange>
          </w:rPr>
          <w:delText xml:space="preserve"> </w:delText>
        </w:r>
        <w:r w:rsidR="00C60B50" w:rsidRPr="001B54EE" w:rsidDel="000B7460">
          <w:rPr>
            <w:rFonts w:eastAsiaTheme="minorEastAsia" w:cstheme="minorHAnsi"/>
            <w:lang w:val="en-US"/>
            <w:rPrChange w:id="2195" w:author="Max Lindmark" w:date="2020-05-12T08:46:00Z">
              <w:rPr>
                <w:rFonts w:eastAsiaTheme="minorEastAsia" w:cstheme="minorHAnsi"/>
                <w:lang w:val="en-GB"/>
              </w:rPr>
            </w:rPrChange>
          </w:rPr>
          <w:delText xml:space="preserve">such that the </w:delText>
        </w:r>
      </w:del>
      <w:ins w:id="2196" w:author="Max Lindmark" w:date="2020-05-12T08:46:00Z">
        <w:r w:rsidR="001B54EE">
          <w:rPr>
            <w:rFonts w:eastAsiaTheme="minorEastAsia" w:cstheme="minorHAnsi"/>
            <w:lang w:val="en-US"/>
          </w:rPr>
          <w:t>a</w:t>
        </w:r>
      </w:ins>
      <w:ins w:id="2197" w:author="Max Lindmark" w:date="2020-05-11T13:28:00Z">
        <w:r w:rsidR="000B7460">
          <w:rPr>
            <w:rFonts w:eastAsiaTheme="minorEastAsia" w:cstheme="minorHAnsi"/>
            <w:lang w:val="en-US"/>
          </w:rPr>
          <w:t xml:space="preserve"> </w:t>
        </w:r>
      </w:ins>
      <w:r w:rsidR="00C60B50" w:rsidRPr="004559BC">
        <w:rPr>
          <w:rFonts w:eastAsiaTheme="minorEastAsia" w:cstheme="minorHAnsi"/>
          <w:lang w:val="en-GB"/>
        </w:rPr>
        <w:t xml:space="preserve">mismatch </w:t>
      </w:r>
      <w:ins w:id="2198" w:author="Max Lindmark" w:date="2020-05-11T13:28:00Z">
        <w:r w:rsidR="000532CC">
          <w:rPr>
            <w:rFonts w:eastAsiaTheme="minorEastAsia" w:cstheme="minorHAnsi"/>
            <w:lang w:val="en-GB"/>
          </w:rPr>
          <w:t xml:space="preserve">can therefore </w:t>
        </w:r>
      </w:ins>
      <w:r w:rsidR="00C60B50" w:rsidRPr="004559BC">
        <w:rPr>
          <w:rFonts w:eastAsiaTheme="minorEastAsia" w:cstheme="minorHAnsi"/>
          <w:lang w:val="en-GB"/>
        </w:rPr>
        <w:t>occur</w:t>
      </w:r>
      <w:del w:id="2199" w:author="Max Lindmark" w:date="2020-05-11T13:28:00Z">
        <w:r w:rsidR="00C60B50" w:rsidRPr="004559BC" w:rsidDel="000532CC">
          <w:rPr>
            <w:rFonts w:eastAsiaTheme="minorEastAsia" w:cstheme="minorHAnsi"/>
            <w:lang w:val="en-GB"/>
          </w:rPr>
          <w:delText>s</w:delText>
        </w:r>
      </w:del>
      <w:r w:rsidR="00C60B50" w:rsidRPr="004559BC">
        <w:rPr>
          <w:rFonts w:eastAsiaTheme="minorEastAsia" w:cstheme="minorHAnsi"/>
          <w:lang w:val="en-GB"/>
        </w:rPr>
        <w:t xml:space="preserve"> </w:t>
      </w:r>
      <w:ins w:id="2200" w:author="Max Lindmark" w:date="2020-05-12T08:47:00Z">
        <w:r w:rsidR="001B54EE">
          <w:rPr>
            <w:rFonts w:eastAsiaTheme="minorEastAsia" w:cstheme="minorHAnsi"/>
            <w:lang w:val="en-GB"/>
          </w:rPr>
          <w:t xml:space="preserve">first </w:t>
        </w:r>
      </w:ins>
      <w:del w:id="2201" w:author="Max Lindmark" w:date="2020-05-11T13:28:00Z">
        <w:r w:rsidR="00C60B50" w:rsidRPr="004559BC" w:rsidDel="00FA273C">
          <w:rPr>
            <w:rFonts w:eastAsiaTheme="minorEastAsia" w:cstheme="minorHAnsi"/>
            <w:lang w:val="en-GB"/>
          </w:rPr>
          <w:delText xml:space="preserve">first </w:delText>
        </w:r>
      </w:del>
      <w:r w:rsidR="00C60B50" w:rsidRPr="004559BC">
        <w:rPr>
          <w:rFonts w:eastAsiaTheme="minorEastAsia" w:cstheme="minorHAnsi"/>
          <w:lang w:val="en-GB"/>
        </w:rPr>
        <w:t>at higher temperatures</w:t>
      </w:r>
      <w:del w:id="2202" w:author="Max Lindmark" w:date="2020-05-12T08:47:00Z">
        <w:r w:rsidR="00C60B50" w:rsidRPr="004559BC" w:rsidDel="001B54EE">
          <w:rPr>
            <w:rFonts w:eastAsiaTheme="minorEastAsia" w:cstheme="minorHAnsi"/>
            <w:lang w:val="en-GB"/>
          </w:rPr>
          <w:delText>,</w:delText>
        </w:r>
      </w:del>
      <w:ins w:id="2203" w:author="Max Lindmark" w:date="2020-05-12T08:47:00Z">
        <w:r w:rsidR="001B54EE">
          <w:rPr>
            <w:rFonts w:eastAsiaTheme="minorEastAsia" w:cstheme="minorHAnsi"/>
            <w:lang w:val="en-GB"/>
          </w:rPr>
          <w:t xml:space="preserve">. This </w:t>
        </w:r>
      </w:ins>
      <w:del w:id="2204" w:author="Max Lindmark" w:date="2020-05-12T08:47:00Z">
        <w:r w:rsidR="00C60B50" w:rsidRPr="004559BC" w:rsidDel="006F33F3">
          <w:rPr>
            <w:rFonts w:eastAsiaTheme="minorEastAsia" w:cstheme="minorHAnsi"/>
            <w:lang w:val="en-GB"/>
          </w:rPr>
          <w:delText xml:space="preserve"> and this </w:delText>
        </w:r>
      </w:del>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w:t>
      </w:r>
      <w:del w:id="2205" w:author="Max Lindmark" w:date="2020-05-12T08:47:00Z">
        <w:r w:rsidR="004A5143" w:rsidRPr="004559BC" w:rsidDel="00022932">
          <w:rPr>
            <w:rFonts w:eastAsiaTheme="minorEastAsia" w:cstheme="minorHAnsi"/>
            <w:lang w:val="en-GB"/>
          </w:rPr>
          <w:delText xml:space="preserve">unimodal </w:delText>
        </w:r>
        <w:r w:rsidR="00C66AF4" w:rsidRPr="004559BC" w:rsidDel="00022932">
          <w:rPr>
            <w:rFonts w:eastAsiaTheme="minorEastAsia" w:cstheme="minorHAnsi"/>
            <w:lang w:val="en-GB"/>
          </w:rPr>
          <w:delText>thermal response</w:delText>
        </w:r>
      </w:del>
      <w:del w:id="2206" w:author="Max Lindmark" w:date="2020-05-11T13:29:00Z">
        <w:r w:rsidR="00C66AF4" w:rsidRPr="004559BC" w:rsidDel="00A67C13">
          <w:rPr>
            <w:rFonts w:eastAsiaTheme="minorEastAsia" w:cstheme="minorHAnsi"/>
            <w:lang w:val="en-GB"/>
          </w:rPr>
          <w:delText>s</w:delText>
        </w:r>
      </w:del>
      <w:del w:id="2207" w:author="Max Lindmark" w:date="2020-05-12T08:47:00Z">
        <w:r w:rsidR="00C66AF4" w:rsidRPr="004559BC" w:rsidDel="00022932">
          <w:rPr>
            <w:rFonts w:eastAsiaTheme="minorEastAsia" w:cstheme="minorHAnsi"/>
            <w:lang w:val="en-GB"/>
          </w:rPr>
          <w:delText xml:space="preserve"> of </w:delText>
        </w:r>
      </w:del>
      <w:r w:rsidR="004A5143" w:rsidRPr="004559BC">
        <w:rPr>
          <w:rFonts w:eastAsiaTheme="minorEastAsia" w:cstheme="minorHAnsi"/>
          <w:lang w:val="en-GB"/>
        </w:rPr>
        <w:t xml:space="preserve">growth </w:t>
      </w:r>
      <w:ins w:id="2208" w:author="Max Lindmark" w:date="2020-05-12T08:47:00Z">
        <w:r w:rsidR="00022932">
          <w:rPr>
            <w:rFonts w:eastAsiaTheme="minorEastAsia" w:cstheme="minorHAnsi"/>
            <w:lang w:val="en-GB"/>
          </w:rPr>
          <w:t xml:space="preserve">rates also reaching </w:t>
        </w:r>
        <w:proofErr w:type="spellStart"/>
        <w:r w:rsidR="00022932">
          <w:rPr>
            <w:rFonts w:eastAsiaTheme="minorEastAsia" w:cstheme="minorHAnsi"/>
            <w:lang w:val="en-GB"/>
          </w:rPr>
          <w:t>a</w:t>
        </w:r>
        <w:proofErr w:type="spellEnd"/>
        <w:r w:rsidR="00022932">
          <w:rPr>
            <w:rFonts w:eastAsiaTheme="minorEastAsia" w:cstheme="minorHAnsi"/>
            <w:lang w:val="en-GB"/>
          </w:rPr>
          <w:t xml:space="preserve"> </w:t>
        </w:r>
      </w:ins>
      <w:ins w:id="2209" w:author="Max Lindmark" w:date="2020-05-12T08:48:00Z">
        <w:r w:rsidR="00945C84">
          <w:rPr>
            <w:rFonts w:eastAsiaTheme="minorEastAsia" w:cstheme="minorHAnsi"/>
            <w:lang w:val="en-GB"/>
          </w:rPr>
          <w:t xml:space="preserve">optimum </w:t>
        </w:r>
      </w:ins>
      <w:ins w:id="2210" w:author="Max Lindmark" w:date="2020-05-12T08:47:00Z">
        <w:r w:rsidR="00022932">
          <w:rPr>
            <w:rFonts w:eastAsiaTheme="minorEastAsia" w:cstheme="minorHAnsi"/>
            <w:lang w:val="en-GB"/>
          </w:rPr>
          <w:t xml:space="preserve">over </w:t>
        </w:r>
        <w:r w:rsidR="0078550E">
          <w:rPr>
            <w:rFonts w:eastAsiaTheme="minorEastAsia" w:cstheme="minorHAnsi"/>
            <w:lang w:val="en-GB"/>
          </w:rPr>
          <w:t xml:space="preserve"> </w:t>
        </w:r>
        <w:r w:rsidR="00022932">
          <w:rPr>
            <w:rFonts w:eastAsiaTheme="minorEastAsia" w:cstheme="minorHAnsi"/>
            <w:lang w:val="en-GB"/>
          </w:rPr>
          <w:t>temperature</w:t>
        </w:r>
        <w:r w:rsidR="0078550E">
          <w:rPr>
            <w:rFonts w:eastAsiaTheme="minorEastAsia" w:cstheme="minorHAnsi"/>
            <w:lang w:val="en-GB"/>
          </w:rPr>
          <w:t xml:space="preserve"> </w:t>
        </w:r>
      </w:ins>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ins w:id="2211" w:author="Max Lindmark" w:date="2020-05-11T13:34:00Z">
        <w:r w:rsidR="005641E5">
          <w:rPr>
            <w:rFonts w:eastAsiaTheme="minorEastAsia" w:cstheme="minorHAnsi"/>
            <w:lang w:val="en-GB"/>
          </w:rPr>
          <w:t xml:space="preserve">aspect of </w:t>
        </w:r>
      </w:ins>
      <w:del w:id="2212" w:author="Max Lindmark" w:date="2020-05-11T13:34:00Z">
        <w:r w:rsidR="004A5143" w:rsidRPr="004559BC" w:rsidDel="005641E5">
          <w:rPr>
            <w:rFonts w:eastAsiaTheme="minorEastAsia" w:cstheme="minorHAnsi"/>
            <w:lang w:val="en-GB"/>
          </w:rPr>
          <w:delText xml:space="preserve">feature </w:delText>
        </w:r>
        <w:r w:rsidR="00D738F4" w:rsidRPr="004559BC" w:rsidDel="005641E5">
          <w:rPr>
            <w:rFonts w:eastAsiaTheme="minorEastAsia" w:cstheme="minorHAnsi"/>
            <w:lang w:val="en-GB"/>
          </w:rPr>
          <w:delText xml:space="preserve">is that </w:delText>
        </w:r>
      </w:del>
      <w:r w:rsidR="00D738F4" w:rsidRPr="004559BC">
        <w:rPr>
          <w:rFonts w:eastAsiaTheme="minorEastAsia" w:cstheme="minorHAnsi"/>
          <w:lang w:val="en-GB"/>
        </w:rPr>
        <w:t xml:space="preserve">accounting for </w:t>
      </w:r>
      <w:ins w:id="2213" w:author="Max Lindmark" w:date="2020-05-11T13:35:00Z">
        <w:r w:rsidR="007A436C">
          <w:rPr>
            <w:rFonts w:eastAsiaTheme="minorEastAsia" w:cstheme="minorHAnsi"/>
            <w:lang w:val="en-GB"/>
          </w:rPr>
          <w:t xml:space="preserve">the </w:t>
        </w:r>
      </w:ins>
      <w:commentRangeStart w:id="2214"/>
      <w:commentRangeStart w:id="2215"/>
      <w:commentRangeStart w:id="2216"/>
      <w:r w:rsidR="00D738F4" w:rsidRPr="004559BC">
        <w:rPr>
          <w:rFonts w:eastAsiaTheme="minorEastAsia" w:cstheme="minorHAnsi"/>
          <w:lang w:val="en-GB"/>
        </w:rPr>
        <w:t>body</w:t>
      </w:r>
      <w:del w:id="2217" w:author="Max Lindmark" w:date="2020-05-08T15:21:00Z">
        <w:r w:rsidR="00D738F4" w:rsidRPr="004559BC" w:rsidDel="0010623B">
          <w:rPr>
            <w:rFonts w:eastAsiaTheme="minorEastAsia" w:cstheme="minorHAnsi"/>
            <w:lang w:val="en-GB"/>
          </w:rPr>
          <w:delText>-</w:delText>
        </w:r>
      </w:del>
      <w:ins w:id="2218" w:author="Max Lindmark" w:date="2020-05-08T15:21:00Z">
        <w:r w:rsidR="0010623B">
          <w:rPr>
            <w:rFonts w:eastAsiaTheme="minorEastAsia" w:cstheme="minorHAnsi"/>
            <w:lang w:val="en-GB"/>
          </w:rPr>
          <w:t xml:space="preserve"> </w:t>
        </w:r>
      </w:ins>
      <w:r w:rsidR="00D738F4" w:rsidRPr="004559BC">
        <w:rPr>
          <w:rFonts w:eastAsiaTheme="minorEastAsia" w:cstheme="minorHAnsi"/>
          <w:lang w:val="en-GB"/>
        </w:rPr>
        <w:t xml:space="preserve">mass </w:t>
      </w:r>
      <w:del w:id="2219" w:author="Max Lindmark" w:date="2020-05-11T13:34:00Z">
        <w:r w:rsidR="00D738F4" w:rsidRPr="004559BC" w:rsidDel="005435F8">
          <w:rPr>
            <w:rFonts w:eastAsiaTheme="minorEastAsia" w:cstheme="minorHAnsi"/>
            <w:lang w:val="en-GB"/>
          </w:rPr>
          <w:delText>scaling</w:delText>
        </w:r>
        <w:r w:rsidR="006454E6" w:rsidRPr="004559BC" w:rsidDel="005435F8">
          <w:rPr>
            <w:rFonts w:eastAsiaTheme="minorEastAsia" w:cstheme="minorHAnsi"/>
            <w:lang w:val="en-GB"/>
          </w:rPr>
          <w:delText xml:space="preserve"> </w:delText>
        </w:r>
      </w:del>
      <w:ins w:id="2220" w:author="Max Lindmark" w:date="2020-05-11T13:34:00Z">
        <w:r w:rsidR="005435F8">
          <w:rPr>
            <w:rFonts w:eastAsiaTheme="minorEastAsia" w:cstheme="minorHAnsi"/>
            <w:lang w:val="en-GB"/>
          </w:rPr>
          <w:t xml:space="preserve">dependence </w:t>
        </w:r>
      </w:ins>
      <w:r w:rsidR="00603E09">
        <w:rPr>
          <w:rFonts w:eastAsiaTheme="minorEastAsia" w:cstheme="minorHAnsi"/>
          <w:lang w:val="en-GB"/>
        </w:rPr>
        <w:t xml:space="preserve">of consumption and metabolism </w:t>
      </w:r>
      <w:del w:id="2221" w:author="Max Lindmark" w:date="2020-05-11T13:34:00Z">
        <w:r w:rsidR="00603E09" w:rsidDel="00447E97">
          <w:rPr>
            <w:rFonts w:eastAsiaTheme="minorEastAsia" w:cstheme="minorHAnsi"/>
            <w:lang w:val="en-GB"/>
          </w:rPr>
          <w:delText xml:space="preserve">(and of their temperature effects) </w:delText>
        </w:r>
      </w:del>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2214"/>
      <w:r w:rsidR="002C5859">
        <w:rPr>
          <w:rStyle w:val="CommentReference"/>
        </w:rPr>
        <w:commentReference w:id="2214"/>
      </w:r>
      <w:commentRangeEnd w:id="2215"/>
      <w:r w:rsidR="00C67825">
        <w:rPr>
          <w:rStyle w:val="CommentReference"/>
        </w:rPr>
        <w:commentReference w:id="2215"/>
      </w:r>
      <w:commentRangeEnd w:id="2216"/>
      <w:r w:rsidR="00603E09">
        <w:rPr>
          <w:rStyle w:val="CommentReference"/>
        </w:rPr>
        <w:commentReference w:id="2216"/>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del w:id="2222" w:author="Max Lindmark" w:date="2020-05-11T13:35:00Z">
        <w:r w:rsidR="00D738F4" w:rsidRPr="004559BC" w:rsidDel="00893A75">
          <w:rPr>
            <w:rFonts w:eastAsiaTheme="minorEastAsia" w:cstheme="minorHAnsi"/>
            <w:lang w:val="en-GB"/>
          </w:rPr>
          <w:delText>,</w:delText>
        </w:r>
      </w:del>
      <w:ins w:id="2223" w:author="Max Lindmark" w:date="2020-05-11T13:35:00Z">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w:t>
        </w:r>
      </w:ins>
      <w:ins w:id="2224" w:author="Max Lindmark" w:date="2020-05-11T13:36:00Z">
        <w:r w:rsidR="001C103B">
          <w:rPr>
            <w:rFonts w:eastAsiaTheme="minorEastAsia" w:cstheme="minorHAnsi"/>
            <w:lang w:val="en-GB"/>
          </w:rPr>
          <w:t xml:space="preserve"> as a difference between </w:t>
        </w:r>
      </w:ins>
      <w:ins w:id="2225" w:author="Max Lindmark" w:date="2020-05-11T13:37:00Z">
        <w:r w:rsidR="00842C86">
          <w:rPr>
            <w:rFonts w:eastAsiaTheme="minorEastAsia" w:cstheme="minorHAnsi"/>
            <w:lang w:val="en-GB"/>
          </w:rPr>
          <w:t xml:space="preserve">allometric functions describing </w:t>
        </w:r>
      </w:ins>
      <w:ins w:id="2226" w:author="Max Lindmark" w:date="2020-05-11T13:36:00Z">
        <w:r w:rsidR="001C103B">
          <w:rPr>
            <w:rFonts w:eastAsiaTheme="minorEastAsia" w:cstheme="minorHAnsi"/>
            <w:lang w:val="en-GB"/>
          </w:rPr>
          <w:t>energ</w:t>
        </w:r>
        <w:r w:rsidR="00106383">
          <w:rPr>
            <w:rFonts w:eastAsiaTheme="minorEastAsia" w:cstheme="minorHAnsi"/>
            <w:lang w:val="en-GB"/>
          </w:rPr>
          <w:t xml:space="preserve">etic costs and </w:t>
        </w:r>
      </w:ins>
      <w:ins w:id="2227" w:author="Max Lindmark" w:date="2020-05-11T13:37:00Z">
        <w:r w:rsidR="00106383">
          <w:rPr>
            <w:rFonts w:eastAsiaTheme="minorEastAsia" w:cstheme="minorHAnsi"/>
            <w:lang w:val="en-GB"/>
          </w:rPr>
          <w:t>gains</w:t>
        </w:r>
        <w:r w:rsidR="000C05F6">
          <w:rPr>
            <w:rFonts w:eastAsiaTheme="minorEastAsia" w:cstheme="minorHAnsi"/>
            <w:lang w:val="en-GB"/>
          </w:rPr>
          <w:t xml:space="preserve"> </w:t>
        </w:r>
        <w:r w:rsidR="002C63A2">
          <w:rPr>
            <w:rFonts w:eastAsiaTheme="minorEastAsia" w:cstheme="minorHAnsi"/>
            <w:lang w:val="en-GB"/>
          </w:rPr>
          <w:t xml:space="preserve">is </w:t>
        </w:r>
      </w:ins>
      <w:del w:id="2228" w:author="Max Lindmark" w:date="2020-05-11T13:37:00Z">
        <w:r w:rsidR="00D738F4" w:rsidRPr="004559BC" w:rsidDel="002C63A2">
          <w:rPr>
            <w:rFonts w:eastAsiaTheme="minorEastAsia" w:cstheme="minorHAnsi"/>
            <w:lang w:val="en-GB"/>
          </w:rPr>
          <w:delText xml:space="preserve"> which we find </w:delText>
        </w:r>
      </w:del>
      <w:r w:rsidR="00D738F4" w:rsidRPr="004559BC">
        <w:rPr>
          <w:rFonts w:eastAsiaTheme="minorEastAsia" w:cstheme="minorHAnsi"/>
          <w:lang w:val="en-GB"/>
        </w:rPr>
        <w:t xml:space="preserve">also </w:t>
      </w:r>
      <w:del w:id="2229" w:author="Max Lindmark" w:date="2020-05-11T13:35:00Z">
        <w:r w:rsidR="00D738F4" w:rsidRPr="004559BC" w:rsidDel="006847CC">
          <w:rPr>
            <w:rFonts w:eastAsiaTheme="minorEastAsia" w:cstheme="minorHAnsi"/>
            <w:lang w:val="en-GB"/>
          </w:rPr>
          <w:delText>in</w:delText>
        </w:r>
      </w:del>
      <w:ins w:id="2230" w:author="Max Lindmark" w:date="2020-05-11T13:35:00Z">
        <w:r w:rsidR="006847CC">
          <w:rPr>
            <w:rFonts w:eastAsiaTheme="minorEastAsia" w:cstheme="minorHAnsi"/>
            <w:lang w:val="en-GB"/>
          </w:rPr>
          <w:t>verif</w:t>
        </w:r>
      </w:ins>
      <w:ins w:id="2231" w:author="Max Lindmark" w:date="2020-05-11T13:37:00Z">
        <w:r w:rsidR="002C63A2">
          <w:rPr>
            <w:rFonts w:eastAsiaTheme="minorEastAsia" w:cstheme="minorHAnsi"/>
            <w:lang w:val="en-GB"/>
          </w:rPr>
          <w:t>ied</w:t>
        </w:r>
      </w:ins>
      <w:ins w:id="2232" w:author="Max Lindmark" w:date="2020-05-11T13:35:00Z">
        <w:r w:rsidR="006847CC">
          <w:rPr>
            <w:rFonts w:eastAsiaTheme="minorEastAsia" w:cstheme="minorHAnsi"/>
            <w:lang w:val="en-GB"/>
          </w:rPr>
          <w:t xml:space="preserve"> using independent </w:t>
        </w:r>
      </w:ins>
      <w:del w:id="2233" w:author="Max Lindmark" w:date="2020-05-11T13:35:00Z">
        <w:r w:rsidR="00D738F4" w:rsidRPr="004559BC" w:rsidDel="000A7814">
          <w:rPr>
            <w:rFonts w:eastAsiaTheme="minorEastAsia" w:cstheme="minorHAnsi"/>
            <w:lang w:val="en-GB"/>
          </w:rPr>
          <w:delText xml:space="preserve"> </w:delText>
        </w:r>
      </w:del>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019D4949"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11226B">
        <w:rPr>
          <w:rFonts w:eastAsiaTheme="minorEastAsia" w:cstheme="minorHAnsi"/>
          <w:lang w:val="sv-SE"/>
        </w:rPr>
        <w:instrText>The results suggest an optimum temperature for growth of 12.8 °C for 70–150 g to 14.0 °C fo</w:instrText>
      </w:r>
      <w:r w:rsidR="00D45FB7" w:rsidRPr="00377EE5">
        <w:rPr>
          <w:rFonts w:eastAsiaTheme="minorEastAsia" w:cstheme="minorHAnsi"/>
          <w:lang w:val="sv-SE"/>
        </w:rPr>
        <w:instrText xml:space="preserve">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9E4B16">
        <w:rPr>
          <w:lang w:val="sv-SE"/>
        </w:rPr>
        <w:t xml:space="preserve">(Panov &amp; McQueen 1998; Steinarsson &amp; Imsland 2003; Björnsson </w:t>
      </w:r>
      <w:r w:rsidR="00D45FB7" w:rsidRPr="009E4B16">
        <w:rPr>
          <w:i/>
          <w:iCs/>
          <w:lang w:val="sv-SE"/>
        </w:rPr>
        <w:t>et al.</w:t>
      </w:r>
      <w:r w:rsidR="00D45FB7" w:rsidRPr="009E4B16">
        <w:rPr>
          <w:lang w:val="sv-SE"/>
        </w:rPr>
        <w:t xml:space="preserve"> 2007; Handeland </w:t>
      </w:r>
      <w:r w:rsidR="00D45FB7" w:rsidRPr="009E4B16">
        <w:rPr>
          <w:i/>
          <w:iCs/>
          <w:lang w:val="sv-SE"/>
        </w:rPr>
        <w:t>et al.</w:t>
      </w:r>
      <w:r w:rsidR="00D45FB7" w:rsidRPr="009E4B16">
        <w:rPr>
          <w:lang w:val="sv-SE"/>
        </w:rPr>
        <w:t xml:space="preserve"> 2008)</w:t>
      </w:r>
      <w:r w:rsidR="00BD7C54" w:rsidRPr="00BD7C54">
        <w:rPr>
          <w:rFonts w:eastAsiaTheme="minorEastAsia" w:cstheme="minorHAnsi"/>
        </w:rPr>
        <w:fldChar w:fldCharType="end"/>
      </w:r>
      <w:del w:id="2234" w:author="Max Lindmark" w:date="2020-05-11T13:38:00Z">
        <w:r w:rsidR="00E03451" w:rsidRPr="00D45D41" w:rsidDel="00D45D41">
          <w:rPr>
            <w:rFonts w:eastAsiaTheme="minorEastAsia" w:cstheme="minorHAnsi"/>
            <w:lang w:val="sv-SE"/>
            <w:rPrChange w:id="2235" w:author="Max Lindmark" w:date="2020-05-11T13:38:00Z">
              <w:rPr>
                <w:rFonts w:eastAsiaTheme="minorEastAsia" w:cstheme="minorHAnsi"/>
                <w:lang w:val="en-GB"/>
              </w:rPr>
            </w:rPrChange>
          </w:rPr>
          <w:delText>,</w:delText>
        </w:r>
      </w:del>
      <w:ins w:id="2236" w:author="Max Lindmark" w:date="2020-05-11T13:38:00Z">
        <w:r w:rsidR="00D45D41" w:rsidRPr="00D45D41">
          <w:rPr>
            <w:rFonts w:eastAsiaTheme="minorEastAsia" w:cstheme="minorHAnsi"/>
            <w:lang w:val="sv-SE"/>
            <w:rPrChange w:id="2237" w:author="Max Lindmark" w:date="2020-05-11T13:38:00Z">
              <w:rPr>
                <w:rFonts w:eastAsiaTheme="minorEastAsia" w:cstheme="minorHAnsi"/>
                <w:lang w:val="en-GB"/>
              </w:rPr>
            </w:rPrChange>
          </w:rPr>
          <w:t xml:space="preserve">. </w:t>
        </w:r>
        <w:r w:rsidR="00D45D41" w:rsidRPr="009E4B16">
          <w:rPr>
            <w:rFonts w:eastAsiaTheme="minorEastAsia" w:cstheme="minorHAnsi"/>
            <w:lang w:val="en-US"/>
          </w:rPr>
          <w:t>However</w:t>
        </w:r>
        <w:r w:rsidR="00D45D41">
          <w:rPr>
            <w:rFonts w:eastAsiaTheme="minorEastAsia" w:cstheme="minorHAnsi"/>
            <w:lang w:val="en-US"/>
          </w:rPr>
          <w:t xml:space="preserve">, this was not found </w:t>
        </w:r>
      </w:ins>
      <w:del w:id="2238" w:author="Max Lindmark" w:date="2020-05-11T13:38:00Z">
        <w:r w:rsidR="00E03451" w:rsidRPr="002D70E2" w:rsidDel="00D45D41">
          <w:rPr>
            <w:rFonts w:eastAsiaTheme="minorEastAsia" w:cstheme="minorHAnsi"/>
            <w:lang w:val="en-GB"/>
          </w:rPr>
          <w:delText xml:space="preserve"> </w:delText>
        </w:r>
        <w:r w:rsidR="00AE554C" w:rsidRPr="002D70E2" w:rsidDel="00D45D41">
          <w:rPr>
            <w:rFonts w:eastAsiaTheme="minorEastAsia" w:cstheme="minorHAnsi"/>
            <w:lang w:val="en-GB"/>
          </w:rPr>
          <w:delText xml:space="preserve">but </w:delText>
        </w:r>
        <w:r w:rsidR="005D189E" w:rsidRPr="002D70E2" w:rsidDel="00D45D41">
          <w:rPr>
            <w:rFonts w:eastAsiaTheme="minorEastAsia" w:cstheme="minorHAnsi"/>
            <w:lang w:val="en-GB"/>
          </w:rPr>
          <w:delText xml:space="preserve">was not found </w:delText>
        </w:r>
      </w:del>
      <w:r w:rsidR="005D189E" w:rsidRPr="002D70E2">
        <w:rPr>
          <w:rFonts w:eastAsiaTheme="minorEastAsia" w:cstheme="minorHAnsi"/>
          <w:lang w:val="en-GB"/>
        </w:rPr>
        <w:t>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2239" w:author="Max Lindmark" w:date="2020-05-06T16:37:00Z">
        <w:r w:rsidR="00381A59" w:rsidRPr="00D45D41">
          <w:rPr>
            <w:rFonts w:eastAsiaTheme="minorEastAsia" w:cstheme="minorHAnsi"/>
            <w:lang w:val="en-US"/>
          </w:rPr>
          <w:t xml:space="preserve"> nor in </w:t>
        </w:r>
        <w:r w:rsidR="00381A59">
          <w:rPr>
            <w:rFonts w:eastAsiaTheme="minorEastAsia" w:cstheme="minorHAnsi"/>
            <w:lang w:val="en-US"/>
          </w:rPr>
          <w:t>sockeye salmon (</w:t>
        </w:r>
        <w:proofErr w:type="spellStart"/>
        <w:r w:rsidR="00381A59" w:rsidRPr="00D45D41">
          <w:rPr>
            <w:rFonts w:eastAsiaTheme="minorEastAsia" w:cstheme="minorHAnsi"/>
            <w:i/>
            <w:iCs/>
            <w:lang w:val="en-US"/>
          </w:rPr>
          <w:t>Onchorhynchus</w:t>
        </w:r>
        <w:proofErr w:type="spellEnd"/>
        <w:r w:rsidR="00381A59" w:rsidRPr="00D45D41">
          <w:rPr>
            <w:rFonts w:eastAsiaTheme="minorEastAsia" w:cstheme="minorHAnsi"/>
            <w:i/>
            <w:iCs/>
            <w:lang w:val="en-US"/>
          </w:rPr>
          <w:t xml:space="preserve"> </w:t>
        </w:r>
        <w:proofErr w:type="spellStart"/>
        <w:r w:rsidR="00381A59" w:rsidRPr="00D45D41">
          <w:rPr>
            <w:rFonts w:eastAsiaTheme="minorEastAsia" w:cstheme="minorHAnsi"/>
            <w:i/>
            <w:iCs/>
            <w:lang w:val="en-US"/>
          </w:rPr>
          <w:t>nerka</w:t>
        </w:r>
        <w:proofErr w:type="spellEnd"/>
        <w:r w:rsidR="00381A59">
          <w:rPr>
            <w:rFonts w:eastAsiaTheme="minorEastAsia" w:cstheme="minorHAnsi"/>
            <w:lang w:val="en-GB"/>
          </w:rPr>
          <w:t xml:space="preserve">) </w:t>
        </w:r>
      </w:ins>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rFonts w:ascii="Times New Roman" w:cs="Times New Roman"/>
          <w:lang w:val="en-GB"/>
        </w:rPr>
        <w:t xml:space="preserve">(Brett </w:t>
      </w:r>
      <w:r w:rsidR="005671FA" w:rsidRPr="005671FA">
        <w:rPr>
          <w:rFonts w:ascii="Times New Roman" w:cs="Times New Roman"/>
          <w:i/>
          <w:iCs/>
          <w:lang w:val="en-GB"/>
        </w:rPr>
        <w:t>et al.</w:t>
      </w:r>
      <w:r w:rsidR="005671FA" w:rsidRPr="005671FA">
        <w:rPr>
          <w:rFonts w:ascii="Times New Roman" w:cs="Times New Roman"/>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del w:id="2240" w:author="Max Lindmark" w:date="2020-05-11T13:39:00Z">
        <w:r w:rsidR="003153FC" w:rsidRPr="00972C7F" w:rsidDel="0035591B">
          <w:rPr>
            <w:rFonts w:eastAsiaTheme="minorEastAsia" w:cstheme="minorHAnsi"/>
            <w:lang w:val="en-GB"/>
          </w:rPr>
          <w:delText>Here, w</w:delText>
        </w:r>
      </w:del>
      <w:ins w:id="2241" w:author="Max Lindmark" w:date="2020-05-11T13:39:00Z">
        <w:r w:rsidR="0035591B">
          <w:rPr>
            <w:rFonts w:eastAsiaTheme="minorEastAsia" w:cstheme="minorHAnsi"/>
            <w:lang w:val="en-GB"/>
          </w:rPr>
          <w:t>W</w:t>
        </w:r>
      </w:ins>
      <w:r w:rsidR="003153FC" w:rsidRPr="00972C7F">
        <w:rPr>
          <w:rFonts w:eastAsiaTheme="minorEastAsia" w:cstheme="minorHAnsi"/>
          <w:lang w:val="en-GB"/>
        </w:rPr>
        <w:t xml:space="preserve">e find </w:t>
      </w:r>
      <w:ins w:id="2242" w:author="Max Lindmark" w:date="2020-05-11T13:40:00Z">
        <w:r w:rsidR="0042097F">
          <w:rPr>
            <w:rFonts w:eastAsiaTheme="minorEastAsia" w:cstheme="minorHAnsi"/>
            <w:lang w:val="en-GB"/>
          </w:rPr>
          <w:t xml:space="preserve">that for an average fish, </w:t>
        </w:r>
      </w:ins>
      <w:del w:id="2243" w:author="Max Lindmark" w:date="2020-05-11T13:39:00Z">
        <w:r w:rsidR="003153FC" w:rsidRPr="00972C7F" w:rsidDel="002935C3">
          <w:rPr>
            <w:rFonts w:eastAsiaTheme="minorEastAsia" w:cstheme="minorHAnsi"/>
            <w:lang w:val="en-GB"/>
          </w:rPr>
          <w:delText xml:space="preserve">strong </w:delText>
        </w:r>
      </w:del>
      <w:del w:id="2244" w:author="Max Lindmark" w:date="2020-05-11T13:40:00Z">
        <w:r w:rsidR="003153FC" w:rsidRPr="00972C7F" w:rsidDel="0042097F">
          <w:rPr>
            <w:rFonts w:eastAsiaTheme="minorEastAsia" w:cstheme="minorHAnsi"/>
            <w:lang w:val="en-GB"/>
          </w:rPr>
          <w:delText>support that</w:delText>
        </w:r>
        <w:r w:rsidR="00B30878" w:rsidRPr="004559BC" w:rsidDel="0042097F">
          <w:rPr>
            <w:rFonts w:eastAsiaTheme="minorEastAsia" w:cstheme="minorHAnsi"/>
            <w:lang w:val="en-GB"/>
          </w:rPr>
          <w:delText xml:space="preserve"> </w:delText>
        </w:r>
      </w:del>
      <w:ins w:id="2245" w:author="Max Lindmark" w:date="2020-05-11T13:40:00Z">
        <w:r w:rsidR="0042097F">
          <w:rPr>
            <w:rFonts w:eastAsiaTheme="minorEastAsia" w:cstheme="minorHAnsi"/>
            <w:lang w:val="en-GB"/>
          </w:rPr>
          <w:t xml:space="preserve">the </w:t>
        </w:r>
      </w:ins>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del w:id="2246" w:author="Max Lindmark" w:date="2020-05-11T13:40:00Z">
        <w:r w:rsidR="00B30878" w:rsidRPr="004559BC" w:rsidDel="0042097F">
          <w:rPr>
            <w:rFonts w:eastAsiaTheme="minorEastAsia" w:cstheme="minorHAnsi"/>
            <w:lang w:val="en-GB"/>
          </w:rPr>
          <w:delText xml:space="preserve">for an average fish </w:delText>
        </w:r>
      </w:del>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del w:id="2247" w:author="Max Lindmark" w:date="2020-05-11T13:40:00Z">
        <w:r w:rsidR="00B30878" w:rsidRPr="004559BC" w:rsidDel="0042097F">
          <w:rPr>
            <w:rFonts w:eastAsiaTheme="minorEastAsia" w:cstheme="minorHAnsi"/>
            <w:lang w:val="en-GB"/>
          </w:rPr>
          <w:delText xml:space="preserve">they </w:delText>
        </w:r>
      </w:del>
      <w:ins w:id="2248" w:author="Max Lindmark" w:date="2020-05-11T13:40:00Z">
        <w:r w:rsidR="0042097F">
          <w:rPr>
            <w:rFonts w:eastAsiaTheme="minorEastAsia" w:cstheme="minorHAnsi"/>
            <w:lang w:val="en-GB"/>
          </w:rPr>
          <w:t xml:space="preserve">it </w:t>
        </w:r>
      </w:ins>
      <w:del w:id="2249" w:author="Max Lindmark" w:date="2020-05-11T13:40:00Z">
        <w:r w:rsidR="002C5859" w:rsidRPr="004559BC" w:rsidDel="00EA0E68">
          <w:rPr>
            <w:rFonts w:eastAsiaTheme="minorEastAsia" w:cstheme="minorHAnsi"/>
            <w:lang w:val="en-GB"/>
          </w:rPr>
          <w:delText xml:space="preserve">increase </w:delText>
        </w:r>
      </w:del>
      <w:ins w:id="2250" w:author="Max Lindmark" w:date="2020-05-11T13:40:00Z">
        <w:r w:rsidR="00EA0E68">
          <w:rPr>
            <w:rFonts w:eastAsiaTheme="minorEastAsia" w:cstheme="minorHAnsi"/>
            <w:lang w:val="en-GB"/>
          </w:rPr>
          <w:t>grows in size</w:t>
        </w:r>
      </w:ins>
      <w:del w:id="2251" w:author="Max Lindmark" w:date="2020-05-11T13:40:00Z">
        <w:r w:rsidR="00B30878" w:rsidRPr="004559BC" w:rsidDel="00EA0E68">
          <w:rPr>
            <w:rFonts w:eastAsiaTheme="minorEastAsia" w:cstheme="minorHAnsi"/>
            <w:lang w:val="en-GB"/>
          </w:rPr>
          <w:delText xml:space="preserve">in </w:delText>
        </w:r>
        <w:r w:rsidR="00346AC4" w:rsidRPr="00972C7F" w:rsidDel="00EA0E68">
          <w:rPr>
            <w:rFonts w:eastAsiaTheme="minorEastAsia" w:cstheme="minorHAnsi"/>
            <w:lang w:val="en-GB"/>
          </w:rPr>
          <w:delText>mass</w:delText>
        </w:r>
      </w:del>
      <w:del w:id="2252" w:author="Max Lindmark" w:date="2020-05-11T13:39:00Z">
        <w:r w:rsidR="00B30878" w:rsidRPr="004559BC" w:rsidDel="00404637">
          <w:rPr>
            <w:rFonts w:eastAsiaTheme="minorEastAsia" w:cstheme="minorHAnsi"/>
            <w:lang w:val="en-GB"/>
          </w:rPr>
          <w:delText xml:space="preserve"> over ontogeny</w:delText>
        </w:r>
      </w:del>
      <w:ins w:id="2253" w:author="Max Lindmark" w:date="2020-05-11T13:49:00Z">
        <w:r w:rsidR="00897217">
          <w:rPr>
            <w:rFonts w:eastAsiaTheme="minorEastAsia" w:cstheme="minorHAnsi"/>
            <w:lang w:val="en-GB"/>
          </w:rPr>
          <w:t xml:space="preserve">, </w:t>
        </w:r>
        <w:proofErr w:type="spellStart"/>
        <w:r w:rsidR="00897217">
          <w:rPr>
            <w:rFonts w:eastAsiaTheme="minorEastAsia" w:cstheme="minorHAnsi"/>
            <w:lang w:val="en-GB"/>
          </w:rPr>
          <w:t>despite</w:t>
        </w:r>
      </w:ins>
      <w:del w:id="2254" w:author="Max Lindmark" w:date="2020-05-11T13:49:00Z">
        <w:r w:rsidR="005C210B" w:rsidRPr="00972C7F" w:rsidDel="00897217">
          <w:rPr>
            <w:rFonts w:eastAsiaTheme="minorEastAsia" w:cstheme="minorHAnsi"/>
            <w:lang w:val="en-GB"/>
          </w:rPr>
          <w:delText>.</w:delText>
        </w:r>
      </w:del>
      <w:del w:id="2255" w:author="Max Lindmark" w:date="2020-05-11T13:50:00Z">
        <w:r w:rsidR="005C210B" w:rsidRPr="00972C7F" w:rsidDel="00897217">
          <w:rPr>
            <w:rFonts w:eastAsiaTheme="minorEastAsia" w:cstheme="minorHAnsi"/>
            <w:lang w:val="en-GB"/>
          </w:rPr>
          <w:delText xml:space="preserve"> The</w:delText>
        </w:r>
        <w:r w:rsidR="00084369" w:rsidRPr="00972C7F" w:rsidDel="00897217">
          <w:rPr>
            <w:rFonts w:eastAsiaTheme="minorEastAsia" w:cstheme="minorHAnsi"/>
            <w:lang w:val="en-GB"/>
          </w:rPr>
          <w:delText xml:space="preserve"> </w:delText>
        </w:r>
        <w:r w:rsidR="00A33896" w:rsidRPr="00972C7F" w:rsidDel="00897217">
          <w:rPr>
            <w:rFonts w:eastAsiaTheme="minorEastAsia" w:cstheme="minorHAnsi"/>
            <w:lang w:val="en-GB"/>
          </w:rPr>
          <w:delText>effect size</w:delText>
        </w:r>
        <w:r w:rsidR="00A3059C" w:rsidRPr="004559BC" w:rsidDel="00897217">
          <w:rPr>
            <w:rFonts w:eastAsiaTheme="minorEastAsia" w:cstheme="minorHAnsi"/>
            <w:lang w:val="en-GB"/>
          </w:rPr>
          <w:delText xml:space="preserve"> – a decline </w:delText>
        </w:r>
        <w:r w:rsidR="00A3059C" w:rsidRPr="00972C7F" w:rsidDel="00897217">
          <w:rPr>
            <w:rFonts w:eastAsiaTheme="minorEastAsia" w:cstheme="minorHAnsi"/>
            <w:lang w:val="en-GB"/>
          </w:rPr>
          <w:delText xml:space="preserve">in </w:delText>
        </w:r>
      </w:del>
      <m:oMath>
        <m:sSub>
          <m:sSubPr>
            <m:ctrlPr>
              <w:del w:id="2256" w:author="Max Lindmark" w:date="2020-05-11T13:50:00Z">
                <w:rPr>
                  <w:rFonts w:ascii="Cambria Math" w:eastAsiaTheme="minorEastAsia" w:hAnsi="Cambria Math" w:cstheme="minorHAnsi"/>
                  <w:i/>
                </w:rPr>
              </w:del>
            </m:ctrlPr>
          </m:sSubPr>
          <m:e>
            <m:r>
              <w:del w:id="2257" w:author="Max Lindmark" w:date="2020-05-11T13:50:00Z">
                <w:rPr>
                  <w:rFonts w:ascii="Cambria Math" w:eastAsiaTheme="minorEastAsia" w:hAnsi="Cambria Math" w:cstheme="minorHAnsi"/>
                </w:rPr>
                <m:t>T</m:t>
              </w:del>
            </m:r>
          </m:e>
          <m:sub>
            <m:r>
              <w:del w:id="2258" w:author="Max Lindmark" w:date="2020-05-11T13:50:00Z">
                <w:rPr>
                  <w:rFonts w:ascii="Cambria Math" w:eastAsiaTheme="minorEastAsia" w:hAnsi="Cambria Math" w:cstheme="minorHAnsi"/>
                </w:rPr>
                <m:t>opt</m:t>
              </w:del>
            </m:r>
          </m:sub>
        </m:sSub>
      </m:oMath>
      <w:del w:id="2259" w:author="Max Lindmark" w:date="2020-05-11T13:50:00Z">
        <w:r w:rsidR="00A3059C" w:rsidRPr="00972C7F" w:rsidDel="00897217">
          <w:rPr>
            <w:rFonts w:eastAsiaTheme="minorEastAsia" w:cstheme="minorHAnsi"/>
            <w:lang w:val="en-GB"/>
          </w:rPr>
          <w:delText xml:space="preserve"> by 0.3</w:delText>
        </w:r>
      </w:del>
      <m:oMath>
        <m:r>
          <w:del w:id="2260" w:author="Max Lindmark" w:date="2020-05-11T13:50:00Z">
            <w:rPr>
              <w:rFonts w:ascii="Cambria Math" w:eastAsiaTheme="minorEastAsia" w:hAnsi="Cambria Math" w:cstheme="minorHAnsi"/>
              <w:lang w:val="en-GB"/>
            </w:rPr>
            <m:t>℃</m:t>
          </w:del>
        </m:r>
      </m:oMath>
      <w:del w:id="2261" w:author="Max Lindmark" w:date="2020-05-11T13:50:00Z">
        <w:r w:rsidR="00A3059C" w:rsidRPr="00972C7F" w:rsidDel="00897217">
          <w:rPr>
            <w:rFonts w:eastAsiaTheme="minorEastAsia" w:cstheme="minorHAnsi"/>
            <w:lang w:val="en-GB"/>
          </w:rPr>
          <w:delText xml:space="preserve"> per unit increase in</w:delText>
        </w:r>
        <w:r w:rsidR="00A3059C" w:rsidRPr="004559BC" w:rsidDel="00897217">
          <w:rPr>
            <w:rFonts w:eastAsiaTheme="minorEastAsia" w:cstheme="minorHAnsi"/>
            <w:lang w:val="en-GB"/>
          </w:rPr>
          <w:delText xml:space="preserve"> the natural log of relative mass, </w:delText>
        </w:r>
      </w:del>
      <m:oMath>
        <m:r>
          <w:del w:id="2262" w:author="Max Lindmark" w:date="2020-05-11T13:50:00Z">
            <w:rPr>
              <w:rFonts w:ascii="Cambria Math" w:eastAsiaTheme="minorEastAsia" w:hAnsi="Cambria Math" w:cstheme="minorHAnsi"/>
            </w:rPr>
            <m:t>M</m:t>
          </w:del>
        </m:r>
        <m:r>
          <w:del w:id="2263" w:author="Max Lindmark" w:date="2020-05-11T13:50:00Z">
            <w:rPr>
              <w:rFonts w:ascii="Cambria Math" w:eastAsiaTheme="minorEastAsia" w:hAnsi="Cambria Math" w:cstheme="minorHAnsi"/>
              <w:lang w:val="en-GB"/>
            </w:rPr>
            <m:t>/</m:t>
          </w:del>
        </m:r>
        <m:sSub>
          <m:sSubPr>
            <m:ctrlPr>
              <w:del w:id="2264" w:author="Max Lindmark" w:date="2020-05-11T13:50:00Z">
                <w:rPr>
                  <w:rFonts w:ascii="Cambria Math" w:eastAsiaTheme="minorEastAsia" w:hAnsi="Cambria Math" w:cstheme="minorHAnsi"/>
                  <w:i/>
                </w:rPr>
              </w:del>
            </m:ctrlPr>
          </m:sSubPr>
          <m:e>
            <m:r>
              <w:del w:id="2265" w:author="Max Lindmark" w:date="2020-05-11T13:50:00Z">
                <w:rPr>
                  <w:rFonts w:ascii="Cambria Math" w:eastAsiaTheme="minorEastAsia" w:hAnsi="Cambria Math" w:cstheme="minorHAnsi"/>
                </w:rPr>
                <m:t>M</m:t>
              </w:del>
            </m:r>
          </m:e>
          <m:sub>
            <m:r>
              <w:del w:id="2266" w:author="Max Lindmark" w:date="2020-05-11T13:50:00Z">
                <w:rPr>
                  <w:rFonts w:ascii="Cambria Math" w:eastAsiaTheme="minorEastAsia" w:hAnsi="Cambria Math" w:cstheme="minorHAnsi"/>
                </w:rPr>
                <m:t>ma</m:t>
              </w:del>
            </m:r>
            <m:r>
              <w:del w:id="2267" w:author="Max Lindmark" w:date="2020-05-11T13:41:00Z">
                <w:rPr>
                  <w:rFonts w:ascii="Cambria Math" w:eastAsiaTheme="minorEastAsia" w:hAnsi="Cambria Math" w:cstheme="minorHAnsi"/>
                </w:rPr>
                <m:t>x</m:t>
              </w:del>
            </m:r>
          </m:sub>
        </m:sSub>
        <m:r>
          <w:del w:id="2268" w:author="Max Lindmark" w:date="2020-05-11T13:50:00Z">
            <w:rPr>
              <w:rFonts w:ascii="Cambria Math" w:eastAsiaTheme="minorEastAsia" w:hAnsi="Cambria Math" w:cstheme="minorHAnsi"/>
              <w:lang w:val="en-GB"/>
            </w:rPr>
            <m:t xml:space="preserve"> </m:t>
          </w:del>
        </m:r>
      </m:oMath>
      <w:del w:id="2269" w:author="Max Lindmark" w:date="2020-05-11T13:50:00Z">
        <w:r w:rsidR="001305E1" w:rsidRPr="004559BC" w:rsidDel="00897217">
          <w:rPr>
            <w:rFonts w:eastAsiaTheme="minorEastAsia" w:cstheme="minorHAnsi"/>
            <w:lang w:val="en-GB"/>
          </w:rPr>
          <w:delText xml:space="preserve">– also </w:delText>
        </w:r>
        <w:r w:rsidR="00A33896" w:rsidRPr="00972C7F" w:rsidDel="00897217">
          <w:rPr>
            <w:rFonts w:eastAsiaTheme="minorEastAsia" w:cstheme="minorHAnsi"/>
            <w:lang w:val="en-GB"/>
          </w:rPr>
          <w:delText>appears relatively large</w:delText>
        </w:r>
        <w:r w:rsidR="002C5859" w:rsidDel="00897217">
          <w:rPr>
            <w:rFonts w:eastAsiaTheme="minorEastAsia" w:cstheme="minorHAnsi"/>
            <w:lang w:val="en-GB"/>
          </w:rPr>
          <w:delText>,</w:delText>
        </w:r>
        <w:r w:rsidR="00A33896" w:rsidRPr="00972C7F" w:rsidDel="00897217">
          <w:rPr>
            <w:rFonts w:eastAsiaTheme="minorEastAsia" w:cstheme="minorHAnsi"/>
            <w:lang w:val="en-GB"/>
          </w:rPr>
          <w:delText xml:space="preserve"> considering </w:delText>
        </w:r>
      </w:del>
      <w:r w:rsidR="00A33896" w:rsidRPr="00972C7F">
        <w:rPr>
          <w:rFonts w:eastAsiaTheme="minorEastAsia" w:cstheme="minorHAnsi"/>
          <w:lang w:val="en-GB"/>
        </w:rPr>
        <w:t>the</w:t>
      </w:r>
      <w:proofErr w:type="spellEnd"/>
      <w:r w:rsidR="00A33896" w:rsidRPr="00972C7F">
        <w:rPr>
          <w:rFonts w:eastAsiaTheme="minorEastAsia" w:cstheme="minorHAnsi"/>
          <w:lang w:val="en-GB"/>
        </w:rPr>
        <w:t xml:space="preserv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ins w:id="2270" w:author="Max Lindmark" w:date="2020-05-12T08:48:00Z">
        <w:r w:rsidR="008852A5">
          <w:rPr>
            <w:rFonts w:eastAsiaTheme="minorEastAsia" w:cstheme="minorHAnsi"/>
            <w:lang w:val="en-GB"/>
          </w:rPr>
          <w:t xml:space="preserve">only </w:t>
        </w:r>
      </w:ins>
      <w:del w:id="2271" w:author="Max Lindmark" w:date="2020-05-11T13:51:00Z">
        <w:r w:rsidR="00A3059C" w:rsidRPr="00972C7F" w:rsidDel="00394CEC">
          <w:rPr>
            <w:rFonts w:eastAsiaTheme="minorEastAsia" w:cstheme="minorHAnsi"/>
            <w:lang w:val="en-GB"/>
          </w:rPr>
          <w:delText>73</w:delText>
        </w:r>
      </w:del>
      <w:ins w:id="2272" w:author="Max Lindmark" w:date="2020-05-11T13:51:00Z">
        <w:r w:rsidR="00394CEC">
          <w:rPr>
            <w:rFonts w:eastAsiaTheme="minorEastAsia" w:cstheme="minorHAnsi"/>
            <w:lang w:val="en-GB"/>
          </w:rPr>
          <w:t>1</w:t>
        </w:r>
      </w:ins>
      <w:ins w:id="2273" w:author="Max Lindmark" w:date="2020-05-11T13:52:00Z">
        <w:r w:rsidR="00394CEC">
          <w:rPr>
            <w:rFonts w:eastAsiaTheme="minorEastAsia" w:cstheme="minorHAnsi"/>
            <w:lang w:val="en-GB"/>
          </w:rPr>
          <w:t>0</w:t>
        </w:r>
      </w:ins>
      <w:r w:rsidR="00A3059C" w:rsidRPr="00972C7F">
        <w:rPr>
          <w:rFonts w:eastAsiaTheme="minorEastAsia" w:cstheme="minorHAnsi"/>
          <w:lang w:val="en-GB"/>
        </w:rPr>
        <w:t xml:space="preserve">% of </w:t>
      </w:r>
      <w:del w:id="2274" w:author="Max Lindmark" w:date="2020-05-11T13:52:00Z">
        <w:r w:rsidR="00A3059C" w:rsidRPr="00972C7F" w:rsidDel="00394CEC">
          <w:rPr>
            <w:rFonts w:eastAsiaTheme="minorEastAsia" w:cstheme="minorHAnsi"/>
            <w:lang w:val="en-GB"/>
          </w:rPr>
          <w:delText xml:space="preserve">individuals </w:delText>
        </w:r>
      </w:del>
      <w:ins w:id="2275" w:author="Max Lindmark" w:date="2020-05-11T13:52:00Z">
        <w:r w:rsidR="00394CEC">
          <w:rPr>
            <w:rFonts w:eastAsiaTheme="minorEastAsia" w:cstheme="minorHAnsi"/>
            <w:lang w:val="en-GB"/>
          </w:rPr>
          <w:t xml:space="preserve">observations </w:t>
        </w:r>
      </w:ins>
      <w:del w:id="2276" w:author="Max Lindmark" w:date="2020-05-11T13:52:00Z">
        <w:r w:rsidR="00A3059C" w:rsidRPr="00972C7F" w:rsidDel="00394CEC">
          <w:rPr>
            <w:rFonts w:eastAsiaTheme="minorEastAsia" w:cstheme="minorHAnsi"/>
            <w:lang w:val="en-GB"/>
          </w:rPr>
          <w:delText xml:space="preserve">in the experiments assembled for this study </w:delText>
        </w:r>
      </w:del>
      <w:r w:rsidR="00A3059C" w:rsidRPr="00972C7F">
        <w:rPr>
          <w:rFonts w:eastAsiaTheme="minorEastAsia" w:cstheme="minorHAnsi"/>
          <w:lang w:val="en-GB"/>
        </w:rPr>
        <w:t xml:space="preserve">are </w:t>
      </w:r>
      <w:ins w:id="2277" w:author="Max Lindmark" w:date="2020-05-11T13:52:00Z">
        <w:r w:rsidR="00394CEC">
          <w:rPr>
            <w:rFonts w:eastAsiaTheme="minorEastAsia" w:cstheme="minorHAnsi"/>
            <w:lang w:val="en-GB"/>
          </w:rPr>
          <w:t>larger than 50</w:t>
        </w:r>
      </w:ins>
      <w:del w:id="2278" w:author="Max Lindmark" w:date="2020-05-11T13:52:00Z">
        <w:r w:rsidR="00A3059C" w:rsidRPr="00972C7F" w:rsidDel="00394CEC">
          <w:rPr>
            <w:rFonts w:eastAsiaTheme="minorEastAsia" w:cstheme="minorHAnsi"/>
            <w:lang w:val="en-GB"/>
          </w:rPr>
          <w:delText>&lt; 1</w:delText>
        </w:r>
      </w:del>
      <w:r w:rsidR="00A3059C" w:rsidRPr="00972C7F">
        <w:rPr>
          <w:rFonts w:eastAsiaTheme="minorEastAsia" w:cstheme="minorHAnsi"/>
          <w:lang w:val="en-GB"/>
        </w:rPr>
        <w:t>%</w:t>
      </w:r>
      <w:r w:rsidR="002C5859">
        <w:rPr>
          <w:rFonts w:eastAsiaTheme="minorEastAsia" w:cstheme="minorHAnsi"/>
          <w:lang w:val="en-GB"/>
        </w:rPr>
        <w:t xml:space="preserve"> of </w:t>
      </w:r>
      <w:del w:id="2279" w:author="Max Lindmark" w:date="2020-05-11T13:52:00Z">
        <w:r w:rsidR="00EF6DFC" w:rsidDel="00394CEC">
          <w:rPr>
            <w:rFonts w:eastAsiaTheme="minorEastAsia" w:cstheme="minorHAnsi"/>
            <w:lang w:val="en-GB"/>
          </w:rPr>
          <w:delText xml:space="preserve">maximum </w:delText>
        </w:r>
      </w:del>
      <w:ins w:id="2280" w:author="Max Lindmark" w:date="2020-05-11T13:52:00Z">
        <w:r w:rsidR="00394CEC">
          <w:rPr>
            <w:rFonts w:eastAsiaTheme="minorEastAsia" w:cstheme="minorHAnsi"/>
            <w:lang w:val="en-GB"/>
          </w:rPr>
          <w:t>maturation size</w:t>
        </w:r>
      </w:ins>
      <w:del w:id="2281" w:author="Max Lindmark" w:date="2020-05-11T13:52:00Z">
        <w:r w:rsidR="00EF6DFC" w:rsidDel="00394CEC">
          <w:rPr>
            <w:rFonts w:eastAsiaTheme="minorEastAsia" w:cstheme="minorHAnsi"/>
            <w:lang w:val="en-GB"/>
          </w:rPr>
          <w:delText>mass</w:delText>
        </w:r>
        <w:r w:rsidR="00603E09" w:rsidDel="00394CEC">
          <w:rPr>
            <w:rFonts w:eastAsiaTheme="minorEastAsia" w:cstheme="minorHAnsi"/>
            <w:lang w:val="en-GB"/>
          </w:rPr>
          <w:delText xml:space="preserve"> in their species</w:delText>
        </w:r>
      </w:del>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del w:id="2282" w:author="Max Lindmark" w:date="2020-05-11T13:53:00Z">
        <w:r w:rsidR="00CC0301" w:rsidRPr="004559BC" w:rsidDel="00FA469A">
          <w:rPr>
            <w:rFonts w:eastAsiaTheme="minorEastAsia" w:cstheme="minorHAnsi"/>
            <w:lang w:val="en-GB"/>
          </w:rPr>
          <w:delText xml:space="preserve">increased </w:delText>
        </w:r>
      </w:del>
      <w:ins w:id="2283" w:author="Max Lindmark" w:date="2020-05-11T13:53:00Z">
        <w:r w:rsidR="00FA469A">
          <w:rPr>
            <w:rFonts w:eastAsiaTheme="minorEastAsia" w:cstheme="minorHAnsi"/>
            <w:lang w:val="en-GB"/>
          </w:rPr>
          <w:t>warming</w:t>
        </w:r>
        <w:r w:rsidR="00FA469A" w:rsidRPr="004559BC">
          <w:rPr>
            <w:rFonts w:eastAsiaTheme="minorEastAsia" w:cstheme="minorHAnsi"/>
            <w:lang w:val="en-GB"/>
          </w:rPr>
          <w:t xml:space="preserve"> </w:t>
        </w:r>
      </w:ins>
      <w:del w:id="2284" w:author="Max Lindmark" w:date="2020-05-11T13:53:00Z">
        <w:r w:rsidR="00CC0301" w:rsidRPr="004559BC" w:rsidDel="00FA469A">
          <w:rPr>
            <w:rFonts w:eastAsiaTheme="minorEastAsia" w:cstheme="minorHAnsi"/>
            <w:lang w:val="en-GB"/>
          </w:rPr>
          <w:delText xml:space="preserve">temperatures </w:delText>
        </w:r>
      </w:del>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ins w:id="2285" w:author="Max Lindmark" w:date="2020-05-11T13:53:00Z">
        <w:r w:rsidR="00964560">
          <w:rPr>
            <w:rFonts w:eastAsiaTheme="minorEastAsia" w:cstheme="minorHAnsi"/>
            <w:lang w:val="en-GB"/>
          </w:rPr>
          <w:t>,</w:t>
        </w:r>
      </w:ins>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del w:id="2286" w:author="Max Lindmark" w:date="2020-05-11T13:54:00Z">
        <w:r w:rsidR="00CD6EC5" w:rsidRPr="004559BC" w:rsidDel="00B84DC6">
          <w:rPr>
            <w:rFonts w:eastAsiaTheme="minorEastAsia" w:cstheme="minorHAnsi"/>
            <w:lang w:val="en-GB"/>
          </w:rPr>
          <w:delText xml:space="preserve"> (</w:delText>
        </w:r>
        <w:r w:rsidR="00C77BCF" w:rsidRPr="004559BC" w:rsidDel="00B84DC6">
          <w:rPr>
            <w:rFonts w:eastAsiaTheme="minorEastAsia" w:cstheme="minorHAnsi"/>
            <w:lang w:val="en-GB"/>
          </w:rPr>
          <w:delText>as also predicted by</w:delText>
        </w:r>
        <w:r w:rsidR="00CD6EC5" w:rsidRPr="004559BC" w:rsidDel="00B84DC6">
          <w:rPr>
            <w:rFonts w:eastAsiaTheme="minorEastAsia" w:cstheme="minorHAnsi"/>
            <w:lang w:val="en-GB"/>
          </w:rPr>
          <w:delText xml:space="preserve"> supply and demand</w:delText>
        </w:r>
      </w:del>
      <w:del w:id="2287" w:author="Max Lindmark" w:date="2020-05-08T15:21:00Z">
        <w:r w:rsidR="005919F3" w:rsidRPr="004559BC" w:rsidDel="0010623B">
          <w:rPr>
            <w:rFonts w:eastAsiaTheme="minorEastAsia" w:cstheme="minorHAnsi"/>
            <w:lang w:val="en-GB"/>
          </w:rPr>
          <w:delText>-</w:delText>
        </w:r>
      </w:del>
      <w:del w:id="2288" w:author="Max Lindmark" w:date="2020-05-11T13:54:00Z">
        <w:r w:rsidR="005919F3" w:rsidRPr="004559BC" w:rsidDel="00B84DC6">
          <w:rPr>
            <w:rFonts w:eastAsiaTheme="minorEastAsia" w:cstheme="minorHAnsi"/>
            <w:lang w:val="en-GB"/>
          </w:rPr>
          <w:delText>based growth models</w:delText>
        </w:r>
        <w:r w:rsidR="00EF2393" w:rsidRPr="004559BC" w:rsidDel="00B84DC6">
          <w:rPr>
            <w:rFonts w:eastAsiaTheme="minorEastAsia" w:cstheme="minorHAnsi"/>
            <w:lang w:val="en-GB"/>
          </w:rPr>
          <w:delText xml:space="preserve"> </w:delText>
        </w:r>
        <w:r w:rsidR="00EF2393" w:rsidDel="00B84DC6">
          <w:rPr>
            <w:rFonts w:eastAsiaTheme="minorEastAsia" w:cstheme="minorHAnsi"/>
          </w:rPr>
          <w:fldChar w:fldCharType="begin"/>
        </w:r>
        <w:r w:rsidR="009D6C25" w:rsidRPr="004559BC" w:rsidDel="00B84DC6">
          <w:rPr>
            <w:rFonts w:eastAsiaTheme="minorEastAsia" w:cstheme="minorHAnsi"/>
            <w:lang w:val="en-GB"/>
          </w:rPr>
          <w:del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F2393" w:rsidDel="00B84DC6">
          <w:rPr>
            <w:rFonts w:eastAsiaTheme="minorEastAsia" w:cstheme="minorHAnsi"/>
          </w:rPr>
          <w:fldChar w:fldCharType="separate"/>
        </w:r>
        <w:r w:rsidR="009D6C25" w:rsidRPr="009D6C25" w:rsidDel="00B84DC6">
          <w:rPr>
            <w:rFonts w:ascii="Times New Roman" w:cs="Times New Roman"/>
            <w:lang w:val="en-GB"/>
          </w:rPr>
          <w:delText>(Pütter 1920; Marshall &amp; White 2019b)</w:delText>
        </w:r>
        <w:r w:rsidR="00EF2393" w:rsidDel="00B84DC6">
          <w:rPr>
            <w:rFonts w:eastAsiaTheme="minorEastAsia" w:cstheme="minorHAnsi"/>
          </w:rPr>
          <w:fldChar w:fldCharType="end"/>
        </w:r>
        <w:r w:rsidR="00CD6EC5" w:rsidRPr="004559BC" w:rsidDel="00B84DC6">
          <w:rPr>
            <w:rFonts w:eastAsiaTheme="minorEastAsia" w:cstheme="minorHAnsi"/>
            <w:lang w:val="en-GB"/>
          </w:rPr>
          <w:delText>)</w:delText>
        </w:r>
      </w:del>
      <w:r w:rsidR="00770AB8" w:rsidRPr="004559BC">
        <w:rPr>
          <w:rFonts w:eastAsiaTheme="minorEastAsia" w:cstheme="minorHAnsi"/>
          <w:lang w:val="en-GB"/>
        </w:rPr>
        <w:t>.</w:t>
      </w:r>
    </w:p>
    <w:p w14:paraId="2BDB8268" w14:textId="6FB0D9DD"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del w:id="2289" w:author="Max Lindmark" w:date="2020-05-11T13:55:00Z">
        <w:r w:rsidRPr="00972C7F" w:rsidDel="001F5201">
          <w:rPr>
            <w:rFonts w:eastAsiaTheme="minorEastAsia" w:cstheme="minorHAnsi"/>
            <w:lang w:val="en-GB"/>
          </w:rPr>
          <w:delText>effect</w:delText>
        </w:r>
        <w:r w:rsidR="00345FB8" w:rsidRPr="00972C7F" w:rsidDel="001F5201">
          <w:rPr>
            <w:rFonts w:eastAsiaTheme="minorEastAsia" w:cstheme="minorHAnsi"/>
            <w:lang w:val="en-GB"/>
          </w:rPr>
          <w:delText>s</w:delText>
        </w:r>
        <w:r w:rsidRPr="00972C7F" w:rsidDel="001F5201">
          <w:rPr>
            <w:rFonts w:eastAsiaTheme="minorEastAsia" w:cstheme="minorHAnsi"/>
            <w:lang w:val="en-GB"/>
          </w:rPr>
          <w:delText xml:space="preserve"> of </w:delText>
        </w:r>
      </w:del>
      <w:ins w:id="2290" w:author="Max Lindmark" w:date="2020-05-11T13:55:00Z">
        <w:r w:rsidR="001F5201">
          <w:rPr>
            <w:rFonts w:eastAsiaTheme="minorEastAsia" w:cstheme="minorHAnsi"/>
            <w:lang w:val="en-GB"/>
          </w:rPr>
          <w:t xml:space="preserve">results from </w:t>
        </w:r>
      </w:ins>
      <w:r w:rsidR="008701DE" w:rsidRPr="004559BC">
        <w:rPr>
          <w:rFonts w:eastAsiaTheme="minorEastAsia" w:cstheme="minorHAnsi"/>
          <w:lang w:val="en-GB"/>
        </w:rPr>
        <w:t>experimental</w:t>
      </w:r>
      <w:ins w:id="2291" w:author="Max Lindmark" w:date="2020-05-11T13:55:00Z">
        <w:r w:rsidR="001F5201">
          <w:rPr>
            <w:rFonts w:eastAsiaTheme="minorEastAsia" w:cstheme="minorHAnsi"/>
            <w:lang w:val="en-GB"/>
          </w:rPr>
          <w:t xml:space="preserve"> data</w:t>
        </w:r>
      </w:ins>
      <w:del w:id="2292" w:author="Max Lindmark" w:date="2020-05-11T13:55:00Z">
        <w:r w:rsidR="008701DE" w:rsidRPr="004559BC" w:rsidDel="001F5201">
          <w:rPr>
            <w:rFonts w:eastAsiaTheme="minorEastAsia" w:cstheme="minorHAnsi"/>
            <w:lang w:val="en-GB"/>
          </w:rPr>
          <w:delText>ly</w:delText>
        </w:r>
      </w:del>
      <w:r w:rsidR="00297D1F" w:rsidRPr="00972C7F">
        <w:rPr>
          <w:rFonts w:eastAsiaTheme="minorEastAsia" w:cstheme="minorHAnsi"/>
          <w:lang w:val="en-GB"/>
        </w:rPr>
        <w:t xml:space="preserve"> </w:t>
      </w:r>
      <w:del w:id="2293" w:author="Max Lindmark" w:date="2020-05-11T13:55:00Z">
        <w:r w:rsidRPr="00972C7F" w:rsidDel="001F5201">
          <w:rPr>
            <w:rFonts w:eastAsiaTheme="minorEastAsia" w:cstheme="minorHAnsi"/>
            <w:lang w:val="en-GB"/>
          </w:rPr>
          <w:delText>derived optimum growth temperature</w:delText>
        </w:r>
        <w:r w:rsidR="00297D1F" w:rsidRPr="00972C7F" w:rsidDel="001F5201">
          <w:rPr>
            <w:rFonts w:eastAsiaTheme="minorEastAsia" w:cstheme="minorHAnsi"/>
            <w:lang w:val="en-GB"/>
          </w:rPr>
          <w:delText>s</w:delText>
        </w:r>
        <w:r w:rsidRPr="00972C7F" w:rsidDel="001F5201">
          <w:rPr>
            <w:rFonts w:eastAsiaTheme="minorEastAsia" w:cstheme="minorHAnsi"/>
            <w:lang w:val="en-GB"/>
          </w:rPr>
          <w:delText xml:space="preserve"> </w:delText>
        </w:r>
      </w:del>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del w:id="2294" w:author="Max Lindmark" w:date="2020-05-11T13:56:00Z">
        <w:r w:rsidR="00297D1F" w:rsidRPr="00972C7F" w:rsidDel="004522E4">
          <w:rPr>
            <w:rFonts w:eastAsiaTheme="minorEastAsia" w:cstheme="minorHAnsi"/>
            <w:lang w:val="en-GB"/>
          </w:rPr>
          <w:delText xml:space="preserve">experimental </w:delText>
        </w:r>
        <w:r w:rsidR="00297D1F" w:rsidRPr="00972C7F" w:rsidDel="00383C67">
          <w:rPr>
            <w:rFonts w:eastAsiaTheme="minorEastAsia" w:cstheme="minorHAnsi"/>
            <w:lang w:val="en-GB"/>
          </w:rPr>
          <w:delText>conditions such as</w:delText>
        </w:r>
        <w:r w:rsidR="000F198F" w:rsidRPr="00972C7F" w:rsidDel="00383C67">
          <w:rPr>
            <w:rFonts w:eastAsiaTheme="minorEastAsia" w:cstheme="minorHAnsi"/>
            <w:lang w:val="en-GB"/>
          </w:rPr>
          <w:delText xml:space="preserve"> </w:delText>
        </w:r>
      </w:del>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w:t>
      </w:r>
      <w:del w:id="2295" w:author="Max Lindmark" w:date="2020-05-11T14:02:00Z">
        <w:r w:rsidR="00E056B2" w:rsidRPr="004559BC" w:rsidDel="00B6093C">
          <w:rPr>
            <w:rFonts w:eastAsiaTheme="minorEastAsia" w:cstheme="minorHAnsi"/>
            <w:lang w:val="en-GB"/>
          </w:rPr>
          <w:delText>s</w:delText>
        </w:r>
      </w:del>
      <w:r w:rsidR="00E056B2" w:rsidRPr="004559BC">
        <w:rPr>
          <w:rFonts w:eastAsiaTheme="minorEastAsia" w:cstheme="minorHAnsi"/>
          <w:lang w:val="en-GB"/>
        </w:rPr>
        <w:t xml:space="preserve"> growth</w:t>
      </w:r>
      <w:ins w:id="2296" w:author="Max Lindmark" w:date="2020-05-11T14:02:00Z">
        <w:r w:rsidR="008621F4">
          <w:rPr>
            <w:rFonts w:eastAsiaTheme="minorEastAsia" w:cstheme="minorHAnsi"/>
            <w:lang w:val="en-GB"/>
          </w:rPr>
          <w:t xml:space="preserve"> rates</w:t>
        </w:r>
      </w:ins>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ins w:id="2297" w:author="Max Lindmark" w:date="2020-05-12T09:28:00Z">
        <w:r w:rsidR="00A867AF">
          <w:rPr>
            <w:rFonts w:eastAsiaTheme="minorEastAsia" w:cstheme="minorHAnsi"/>
            <w:lang w:val="en-GB"/>
          </w:rPr>
          <w:t xml:space="preserve">In natural systems, species live in temperatures cooler than those maximizing growth </w:t>
        </w:r>
      </w:ins>
      <w:r w:rsidR="00A867AF">
        <w:rPr>
          <w:rFonts w:eastAsiaTheme="minorEastAsia" w:cstheme="minorHAnsi"/>
          <w:lang w:val="en-GB"/>
        </w:rPr>
        <w:t>(Fig.</w:t>
      </w:r>
      <w:r w:rsidR="00A867AF" w:rsidRPr="00291C08">
        <w:rPr>
          <w:rFonts w:eastAsiaTheme="minorEastAsia" w:cstheme="minorHAnsi"/>
          <w:lang w:val="en-GB"/>
        </w:rPr>
        <w:t xml:space="preserve"> </w:t>
      </w:r>
      <w:r w:rsidR="00A867AF" w:rsidRPr="00291C08">
        <w:rPr>
          <w:rFonts w:eastAsiaTheme="minorEastAsia" w:cstheme="minorHAnsi"/>
          <w:lang w:val="en-GB"/>
          <w:rPrChange w:id="2298" w:author="Max Lindmark" w:date="2020-05-19T16:27:00Z">
            <w:rPr>
              <w:rFonts w:eastAsiaTheme="minorEastAsia" w:cstheme="minorHAnsi"/>
              <w:color w:val="FF0000"/>
              <w:lang w:val="en-GB"/>
            </w:rPr>
          </w:rPrChange>
        </w:rPr>
        <w:t>S</w:t>
      </w:r>
      <w:del w:id="2299" w:author="Max Lindmark" w:date="2020-05-19T16:27:00Z">
        <w:r w:rsidR="00A867AF" w:rsidRPr="00291C08" w:rsidDel="00291C08">
          <w:rPr>
            <w:rFonts w:eastAsiaTheme="minorEastAsia" w:cstheme="minorHAnsi"/>
            <w:lang w:val="en-GB"/>
            <w:rPrChange w:id="2300" w:author="Max Lindmark" w:date="2020-05-19T16:27:00Z">
              <w:rPr>
                <w:rFonts w:eastAsiaTheme="minorEastAsia" w:cstheme="minorHAnsi"/>
                <w:color w:val="FF0000"/>
                <w:lang w:val="en-GB"/>
              </w:rPr>
            </w:rPrChange>
          </w:rPr>
          <w:delText>X</w:delText>
        </w:r>
      </w:del>
      <w:ins w:id="2301" w:author="Max Lindmark" w:date="2020-05-19T16:27:00Z">
        <w:r w:rsidR="00291C08" w:rsidRPr="00291C08">
          <w:rPr>
            <w:rFonts w:eastAsiaTheme="minorEastAsia" w:cstheme="minorHAnsi"/>
            <w:lang w:val="en-GB"/>
            <w:rPrChange w:id="2302" w:author="Max Lindmark" w:date="2020-05-19T16:27:00Z">
              <w:rPr>
                <w:rFonts w:eastAsiaTheme="minorEastAsia" w:cstheme="minorHAnsi"/>
                <w:color w:val="FF0000"/>
                <w:lang w:val="en-GB"/>
              </w:rPr>
            </w:rPrChange>
          </w:rPr>
          <w:t>14</w:t>
        </w:r>
      </w:ins>
      <w:r w:rsidR="00A867AF">
        <w:rPr>
          <w:rFonts w:eastAsiaTheme="minorEastAsia" w:cstheme="minorHAnsi"/>
          <w:lang w:val="en-GB"/>
        </w:rPr>
        <w:t xml:space="preserve">) </w:t>
      </w:r>
      <w:ins w:id="2303" w:author="Max Lindmark" w:date="2020-05-12T09:28:00Z">
        <w:r w:rsidR="00A867AF">
          <w:rPr>
            <w:rFonts w:eastAsiaTheme="minorEastAsia" w:cstheme="minorHAnsi"/>
            <w:lang w:val="en-GB"/>
          </w:rPr>
          <w:fldChar w:fldCharType="begin"/>
        </w:r>
        <w:r w:rsidR="00A867AF">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rFonts w:ascii="Times New Roman" w:cs="Times New Roman"/>
            <w:lang w:val="en-GB"/>
          </w:rPr>
          <w:t xml:space="preserve">(Bernhardt </w:t>
        </w:r>
        <w:r w:rsidR="00A867AF" w:rsidRPr="00071D53">
          <w:rPr>
            <w:rFonts w:ascii="Times New Roman" w:cs="Times New Roman"/>
            <w:i/>
            <w:iCs/>
            <w:lang w:val="en-GB"/>
          </w:rPr>
          <w:t>et al.</w:t>
        </w:r>
        <w:r w:rsidR="00A867AF" w:rsidRPr="00071D53">
          <w:rPr>
            <w:rFonts w:ascii="Times New Roman" w:cs="Times New Roman"/>
            <w:lang w:val="en-GB"/>
          </w:rPr>
          <w:t xml:space="preserve"> 2018)</w:t>
        </w:r>
        <w:r w:rsidR="00A867AF">
          <w:rPr>
            <w:rFonts w:eastAsiaTheme="minorEastAsia" w:cstheme="minorHAnsi"/>
            <w:lang w:val="en-GB"/>
          </w:rPr>
          <w:fldChar w:fldCharType="end"/>
        </w:r>
        <w:r w:rsidR="00CB394F">
          <w:rPr>
            <w:rFonts w:eastAsiaTheme="minorEastAsia" w:cstheme="minorHAnsi"/>
            <w:lang w:val="en-GB"/>
          </w:rPr>
          <w:t>, meaning ini</w:t>
        </w:r>
      </w:ins>
      <w:ins w:id="2304" w:author="Max Lindmark" w:date="2020-05-12T09:29:00Z">
        <w:r w:rsidR="00CB394F">
          <w:rPr>
            <w:rFonts w:eastAsiaTheme="minorEastAsia" w:cstheme="minorHAnsi"/>
            <w:lang w:val="en-GB"/>
          </w:rPr>
          <w:t xml:space="preserve">tial warming may increase growth rates. </w:t>
        </w:r>
      </w:ins>
      <w:ins w:id="2305" w:author="Max Lindmark" w:date="2020-05-12T09:31:00Z">
        <w:r w:rsidR="004E3442" w:rsidRPr="004E3442">
          <w:rPr>
            <w:rFonts w:cstheme="minorHAnsi"/>
            <w:lang w:val="en-US"/>
            <w:rPrChange w:id="2306" w:author="Max Lindmark" w:date="2020-05-12T09:31:00Z">
              <w:rPr>
                <w:rFonts w:cstheme="minorHAnsi"/>
                <w:lang w:val="sv-SE"/>
              </w:rPr>
            </w:rPrChange>
          </w:rPr>
          <w:t>Mo</w:t>
        </w:r>
        <w:r w:rsidR="004E3442">
          <w:rPr>
            <w:rFonts w:cstheme="minorHAnsi"/>
            <w:lang w:val="en-US"/>
          </w:rPr>
          <w:t xml:space="preserve">reover, </w:t>
        </w:r>
      </w:ins>
      <w:ins w:id="2307" w:author="Max Lindmark" w:date="2020-05-12T08:59:00Z">
        <w:r w:rsidR="005822FA">
          <w:rPr>
            <w:rFonts w:eastAsiaTheme="minorEastAsia" w:cstheme="minorHAnsi"/>
            <w:lang w:val="en-GB"/>
          </w:rPr>
          <w:t>r</w:t>
        </w:r>
      </w:ins>
      <w:ins w:id="2308" w:author="Max Lindmark" w:date="2020-05-12T08:49:00Z">
        <w:r w:rsidR="00195E31">
          <w:rPr>
            <w:rFonts w:eastAsiaTheme="minorEastAsia" w:cstheme="minorHAnsi"/>
            <w:lang w:val="en-GB"/>
          </w:rPr>
          <w:t>ealized consumption rates</w:t>
        </w:r>
      </w:ins>
      <w:ins w:id="2309" w:author="Max Lindmark" w:date="2020-05-12T08:52:00Z">
        <w:r w:rsidR="00264AA4">
          <w:rPr>
            <w:rFonts w:eastAsiaTheme="minorEastAsia" w:cstheme="minorHAnsi"/>
            <w:lang w:val="en-GB"/>
          </w:rPr>
          <w:t xml:space="preserve"> are not equal to maximum </w:t>
        </w:r>
      </w:ins>
      <w:ins w:id="2310" w:author="Max Lindmark" w:date="2020-05-12T08:53:00Z">
        <w:r w:rsidR="00264AA4">
          <w:rPr>
            <w:rFonts w:eastAsiaTheme="minorEastAsia" w:cstheme="minorHAnsi"/>
            <w:lang w:val="en-GB"/>
          </w:rPr>
          <w:t xml:space="preserve">consumption rates </w:t>
        </w:r>
      </w:ins>
      <w:ins w:id="2311" w:author="Max Lindmark" w:date="2020-05-12T09:29:00Z">
        <w:r w:rsidR="00B861F1">
          <w:rPr>
            <w:rFonts w:eastAsiaTheme="minorEastAsia" w:cstheme="minorHAnsi"/>
            <w:lang w:val="en-GB"/>
          </w:rPr>
          <w:t xml:space="preserve">but </w:t>
        </w:r>
        <w:r w:rsidR="00B669A3">
          <w:rPr>
            <w:rFonts w:eastAsiaTheme="minorEastAsia" w:cstheme="minorHAnsi"/>
            <w:lang w:val="en-GB"/>
          </w:rPr>
          <w:t xml:space="preserve">rather </w:t>
        </w:r>
      </w:ins>
      <w:ins w:id="2312" w:author="Max Lindmark" w:date="2020-05-12T08:56:00Z">
        <w:r w:rsidR="00BA5DA6">
          <w:rPr>
            <w:rFonts w:eastAsiaTheme="minorEastAsia" w:cstheme="minorHAnsi"/>
            <w:lang w:val="en-GB"/>
          </w:rPr>
          <w:t xml:space="preserve">a fraction of the </w:t>
        </w:r>
      </w:ins>
      <w:ins w:id="2313" w:author="Max Lindmark" w:date="2020-05-12T08:51:00Z">
        <w:r w:rsidR="00195E31">
          <w:rPr>
            <w:rFonts w:eastAsiaTheme="minorEastAsia" w:cstheme="minorHAnsi"/>
            <w:lang w:val="en-GB"/>
          </w:rPr>
          <w:t>maximum consumption rate (e.g. 20-70%)</w:t>
        </w:r>
      </w:ins>
      <w:ins w:id="2314" w:author="Max Lindmark" w:date="2020-05-12T08:56:00Z">
        <w:r w:rsidR="00BA5DA6">
          <w:rPr>
            <w:rFonts w:eastAsiaTheme="minorEastAsia" w:cstheme="minorHAnsi"/>
            <w:lang w:val="en-GB"/>
          </w:rPr>
          <w:t xml:space="preserve"> </w:t>
        </w:r>
      </w:ins>
      <w:r w:rsidR="008E4FA3">
        <w:rPr>
          <w:rFonts w:eastAsiaTheme="minorEastAsia" w:cstheme="minorHAnsi"/>
          <w:lang w:val="en-GB"/>
        </w:rPr>
        <w:fldChar w:fldCharType="begin"/>
      </w:r>
      <w:r w:rsidR="005822FA">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rFonts w:ascii="Times New Roman" w:cs="Times New Roman"/>
          <w:lang w:val="en-GB"/>
        </w:rPr>
        <w:t xml:space="preserve">(Kitchell </w:t>
      </w:r>
      <w:r w:rsidR="005822FA" w:rsidRPr="005822FA">
        <w:rPr>
          <w:rFonts w:ascii="Times New Roman" w:cs="Times New Roman"/>
          <w:i/>
          <w:iCs/>
          <w:lang w:val="en-GB"/>
        </w:rPr>
        <w:t>et al.</w:t>
      </w:r>
      <w:r w:rsidR="005822FA" w:rsidRPr="005822FA">
        <w:rPr>
          <w:rFonts w:ascii="Times New Roman" w:cs="Times New Roman"/>
          <w:lang w:val="en-GB"/>
        </w:rPr>
        <w:t xml:space="preserve"> 1977; Neuenfeldt </w:t>
      </w:r>
      <w:r w:rsidR="005822FA" w:rsidRPr="005822FA">
        <w:rPr>
          <w:rFonts w:ascii="Times New Roman" w:cs="Times New Roman"/>
          <w:i/>
          <w:iCs/>
          <w:lang w:val="en-GB"/>
        </w:rPr>
        <w:t>et al.</w:t>
      </w:r>
      <w:r w:rsidR="005822FA" w:rsidRPr="005822FA">
        <w:rPr>
          <w:rFonts w:ascii="Times New Roman" w:cs="Times New Roman"/>
          <w:lang w:val="en-GB"/>
        </w:rPr>
        <w:t xml:space="preserve"> 2019)</w:t>
      </w:r>
      <w:r w:rsidR="008E4FA3">
        <w:rPr>
          <w:rFonts w:eastAsiaTheme="minorEastAsia" w:cstheme="minorHAnsi"/>
          <w:lang w:val="en-GB"/>
        </w:rPr>
        <w:fldChar w:fldCharType="end"/>
      </w:r>
      <w:ins w:id="2315" w:author="Max Lindmark" w:date="2020-05-12T08:52:00Z">
        <w:r w:rsidR="00D06707">
          <w:rPr>
            <w:rFonts w:eastAsiaTheme="minorEastAsia" w:cstheme="minorHAnsi"/>
            <w:lang w:val="en-GB"/>
          </w:rPr>
          <w:t>.</w:t>
        </w:r>
      </w:ins>
      <w:ins w:id="2316" w:author="Max Lindmark" w:date="2020-05-12T08:56:00Z">
        <w:r w:rsidR="00BA5DA6">
          <w:rPr>
            <w:rFonts w:eastAsiaTheme="minorEastAsia" w:cstheme="minorHAnsi"/>
            <w:lang w:val="en-GB"/>
          </w:rPr>
          <w:t xml:space="preserve"> </w:t>
        </w:r>
      </w:ins>
      <w:ins w:id="2317" w:author="Max Lindmark" w:date="2020-05-12T09:30:00Z">
        <w:r w:rsidR="0080211E">
          <w:rPr>
            <w:rFonts w:eastAsiaTheme="minorEastAsia" w:cstheme="minorHAnsi"/>
            <w:lang w:val="en-GB"/>
          </w:rPr>
          <w:t xml:space="preserve">Since </w:t>
        </w:r>
      </w:ins>
      <w:ins w:id="2318" w:author="Max Lindmark" w:date="2020-05-12T09:31:00Z">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ins>
      <w:moveToRangeStart w:id="2319" w:author="Max Lindmark" w:date="2020-05-12T09:22:00Z" w:name="move40167794"/>
      <w:moveTo w:id="2320" w:author="Max Lindmark" w:date="2020-05-12T09:22:00Z">
        <w:del w:id="2321" w:author="Max Lindmark" w:date="2020-05-12T09:28:00Z">
          <w:r w:rsidR="00BA7EA1" w:rsidDel="00A867AF">
            <w:rPr>
              <w:rFonts w:eastAsiaTheme="minorEastAsia" w:cstheme="minorHAnsi"/>
              <w:lang w:val="en-GB"/>
            </w:rPr>
            <w:delText xml:space="preserve">(Fig. </w:delText>
          </w:r>
          <w:r w:rsidR="00BA7EA1" w:rsidRPr="00F211D0" w:rsidDel="00A867AF">
            <w:rPr>
              <w:rFonts w:eastAsiaTheme="minorEastAsia" w:cstheme="minorHAnsi"/>
              <w:color w:val="FF0000"/>
              <w:lang w:val="en-GB"/>
            </w:rPr>
            <w:delText>SX</w:delText>
          </w:r>
          <w:r w:rsidR="00BA7EA1" w:rsidDel="00A867AF">
            <w:rPr>
              <w:rFonts w:eastAsiaTheme="minorEastAsia" w:cstheme="minorHAnsi"/>
              <w:lang w:val="en-GB"/>
            </w:rPr>
            <w:delText xml:space="preserve">) </w:delText>
          </w:r>
          <w:r w:rsidR="00BA7EA1" w:rsidDel="00A867AF">
            <w:rPr>
              <w:rFonts w:eastAsiaTheme="minorEastAsia" w:cstheme="minorHAnsi"/>
              <w:lang w:val="en-GB"/>
            </w:rPr>
            <w:fldChar w:fldCharType="begin"/>
          </w:r>
          <w:r w:rsidR="00BA7EA1" w:rsidDel="00A867AF">
            <w:rPr>
              <w:rFonts w:eastAsiaTheme="minorEastAsia" w:cstheme="minorHAnsi"/>
              <w:lang w:val="en-GB"/>
            </w:rPr>
            <w:del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delInstrText>
          </w:r>
          <w:r w:rsidR="00BA7EA1" w:rsidDel="00A867AF">
            <w:rPr>
              <w:rFonts w:eastAsiaTheme="minorEastAsia" w:cstheme="minorHAnsi"/>
              <w:lang w:val="en-GB"/>
            </w:rPr>
            <w:fldChar w:fldCharType="separate"/>
          </w:r>
          <w:r w:rsidR="00BA7EA1" w:rsidRPr="00071D53" w:rsidDel="00A867AF">
            <w:rPr>
              <w:rFonts w:ascii="Times New Roman" w:cs="Times New Roman"/>
              <w:lang w:val="en-GB"/>
            </w:rPr>
            <w:delText xml:space="preserve">(Bernhardt </w:delText>
          </w:r>
          <w:r w:rsidR="00BA7EA1" w:rsidRPr="00071D53" w:rsidDel="00A867AF">
            <w:rPr>
              <w:rFonts w:ascii="Times New Roman" w:cs="Times New Roman"/>
              <w:i/>
              <w:iCs/>
              <w:lang w:val="en-GB"/>
            </w:rPr>
            <w:delText>et al.</w:delText>
          </w:r>
          <w:r w:rsidR="00BA7EA1" w:rsidRPr="00071D53" w:rsidDel="00A867AF">
            <w:rPr>
              <w:rFonts w:ascii="Times New Roman" w:cs="Times New Roman"/>
              <w:lang w:val="en-GB"/>
            </w:rPr>
            <w:delText xml:space="preserve"> 2018)</w:delText>
          </w:r>
          <w:r w:rsidR="00BA7EA1" w:rsidDel="00A867AF">
            <w:rPr>
              <w:rFonts w:eastAsiaTheme="minorEastAsia" w:cstheme="minorHAnsi"/>
              <w:lang w:val="en-GB"/>
            </w:rPr>
            <w:fldChar w:fldCharType="end"/>
          </w:r>
        </w:del>
      </w:moveTo>
      <w:moveToRangeEnd w:id="2319"/>
      <w:ins w:id="2322" w:author="Max Lindmark" w:date="2020-05-12T09:21:00Z">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ins>
      <w:ins w:id="2323" w:author="Max Lindmark" w:date="2020-05-12T09:31:00Z">
        <w:r w:rsidR="00342E9C">
          <w:rPr>
            <w:rFonts w:cstheme="minorHAnsi"/>
            <w:lang w:val="en-GB"/>
          </w:rPr>
          <w:t xml:space="preserve"> </w:t>
        </w:r>
      </w:ins>
      <w:ins w:id="2324" w:author="Max Lindmark" w:date="2020-05-12T09:21:00Z">
        <w:r w:rsidR="0016441D" w:rsidRPr="00910CB8">
          <w:rPr>
            <w:rFonts w:cstheme="minorHAnsi"/>
          </w:rPr>
          <w:fldChar w:fldCharType="begin"/>
        </w:r>
        <w:r w:rsidR="0016441D"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6441D">
          <w:rPr>
            <w:rFonts w:cstheme="minorHAnsi"/>
          </w:rPr>
          <w:instrText>ﬁ</w:instrText>
        </w:r>
        <w:r w:rsidR="0016441D"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6441D">
          <w:rPr>
            <w:rFonts w:cstheme="minorHAnsi"/>
          </w:rPr>
          <w:instrText>ﬁ</w:instrText>
        </w:r>
        <w:r w:rsidR="0016441D"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6441D">
          <w:rPr>
            <w:rFonts w:cstheme="minorHAnsi"/>
          </w:rPr>
          <w:instrText>ﬁ</w:instrText>
        </w:r>
        <w:r w:rsidR="0016441D"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rFonts w:ascii="Times New Roman" w:cs="Times New Roman"/>
            <w:lang w:val="en-GB"/>
          </w:rPr>
          <w:t>(Huey &amp; Kingsolver 2019)</w:t>
        </w:r>
        <w:r w:rsidR="0016441D" w:rsidRPr="00910CB8">
          <w:rPr>
            <w:rFonts w:cstheme="minorHAnsi"/>
          </w:rPr>
          <w:fldChar w:fldCharType="end"/>
        </w:r>
      </w:ins>
      <w:moveFromRangeStart w:id="2325" w:author="Max Lindmark" w:date="2020-05-12T09:22:00Z" w:name="move40167794"/>
      <w:moveFrom w:id="2326" w:author="Max Lindmark" w:date="2020-05-12T09:22:00Z">
        <w:r w:rsidR="007373DC" w:rsidDel="00BA7EA1">
          <w:rPr>
            <w:rFonts w:eastAsiaTheme="minorEastAsia" w:cstheme="minorHAnsi"/>
            <w:lang w:val="en-GB"/>
          </w:rPr>
          <w:t xml:space="preserve">(Fig. </w:t>
        </w:r>
        <w:r w:rsidR="007373DC" w:rsidRPr="005847A8" w:rsidDel="00BA7EA1">
          <w:rPr>
            <w:rFonts w:eastAsiaTheme="minorEastAsia" w:cstheme="minorHAnsi"/>
            <w:color w:val="FF0000"/>
            <w:lang w:val="en-GB"/>
            <w:rPrChange w:id="2327" w:author="Max Lindmark" w:date="2020-05-11T14:02:00Z">
              <w:rPr>
                <w:rFonts w:eastAsiaTheme="minorEastAsia" w:cstheme="minorHAnsi"/>
                <w:lang w:val="en-GB"/>
              </w:rPr>
            </w:rPrChange>
          </w:rPr>
          <w:t>S</w:t>
        </w:r>
        <w:r w:rsidR="005847A8" w:rsidRPr="005847A8" w:rsidDel="00BA7EA1">
          <w:rPr>
            <w:rFonts w:eastAsiaTheme="minorEastAsia" w:cstheme="minorHAnsi"/>
            <w:color w:val="FF0000"/>
            <w:lang w:val="en-GB"/>
            <w:rPrChange w:id="2328" w:author="Max Lindmark" w:date="2020-05-11T14:02:00Z">
              <w:rPr>
                <w:rFonts w:eastAsiaTheme="minorEastAsia" w:cstheme="minorHAnsi"/>
                <w:lang w:val="en-GB"/>
              </w:rPr>
            </w:rPrChange>
          </w:rPr>
          <w:t>X</w:t>
        </w:r>
        <w:r w:rsidR="0074105B" w:rsidDel="00BA7EA1">
          <w:rPr>
            <w:rFonts w:eastAsiaTheme="minorEastAsia" w:cstheme="minorHAnsi"/>
            <w:lang w:val="en-GB"/>
          </w:rPr>
          <w:t>)</w:t>
        </w:r>
        <w:r w:rsidR="008D5A7E" w:rsidDel="00BA7EA1">
          <w:rPr>
            <w:rFonts w:eastAsiaTheme="minorEastAsia" w:cstheme="minorHAnsi"/>
            <w:lang w:val="en-GB"/>
          </w:rPr>
          <w:t xml:space="preserve"> </w:t>
        </w:r>
        <w:r w:rsidR="008D5A7E" w:rsidDel="00BA7EA1">
          <w:rPr>
            <w:rFonts w:eastAsiaTheme="minorEastAsia" w:cstheme="minorHAnsi"/>
            <w:lang w:val="en-GB"/>
          </w:rPr>
          <w:fldChar w:fldCharType="begin"/>
        </w:r>
        <w:r w:rsidR="00071D53" w:rsidDel="00BA7EA1">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8D5A7E" w:rsidDel="00BA7EA1">
          <w:rPr>
            <w:rFonts w:eastAsiaTheme="minorEastAsia" w:cstheme="minorHAnsi"/>
            <w:lang w:val="en-GB"/>
          </w:rPr>
          <w:fldChar w:fldCharType="separate"/>
        </w:r>
        <w:r w:rsidR="00071D53" w:rsidRPr="00071D53" w:rsidDel="00BA7EA1">
          <w:rPr>
            <w:rFonts w:ascii="Times New Roman" w:cs="Times New Roman"/>
            <w:lang w:val="en-GB"/>
          </w:rPr>
          <w:t xml:space="preserve">(Bernhardt </w:t>
        </w:r>
        <w:r w:rsidR="00071D53" w:rsidRPr="00071D53" w:rsidDel="00BA7EA1">
          <w:rPr>
            <w:rFonts w:ascii="Times New Roman" w:cs="Times New Roman"/>
            <w:i/>
            <w:iCs/>
            <w:lang w:val="en-GB"/>
          </w:rPr>
          <w:t>et al.</w:t>
        </w:r>
        <w:r w:rsidR="00071D53" w:rsidRPr="00071D53" w:rsidDel="00BA7EA1">
          <w:rPr>
            <w:rFonts w:ascii="Times New Roman" w:cs="Times New Roman"/>
            <w:lang w:val="en-GB"/>
          </w:rPr>
          <w:t xml:space="preserve"> 2018)</w:t>
        </w:r>
        <w:r w:rsidR="008D5A7E" w:rsidDel="00BA7EA1">
          <w:rPr>
            <w:rFonts w:eastAsiaTheme="minorEastAsia" w:cstheme="minorHAnsi"/>
            <w:lang w:val="en-GB"/>
          </w:rPr>
          <w:fldChar w:fldCharType="end"/>
        </w:r>
      </w:moveFrom>
      <w:moveFromRangeEnd w:id="2325"/>
      <w:ins w:id="2329" w:author="Max Lindmark" w:date="2020-05-12T09:32:00Z">
        <w:r w:rsidR="00CC40F4">
          <w:rPr>
            <w:rFonts w:eastAsiaTheme="minorEastAsia" w:cstheme="minorHAnsi"/>
            <w:lang w:val="en-GB"/>
          </w:rPr>
          <w:t xml:space="preserve">, </w:t>
        </w:r>
      </w:ins>
      <w:ins w:id="2330" w:author="Max Lindmark" w:date="2020-05-12T09:35:00Z">
        <w:r w:rsidR="007D5A89">
          <w:rPr>
            <w:rFonts w:eastAsiaTheme="minorEastAsia" w:cstheme="minorHAnsi"/>
            <w:lang w:val="en-GB"/>
          </w:rPr>
          <w:t>species may be negatively impac</w:t>
        </w:r>
      </w:ins>
      <w:ins w:id="2331" w:author="Max Lindmark" w:date="2020-05-12T09:36:00Z">
        <w:r w:rsidR="007D5A89">
          <w:rPr>
            <w:rFonts w:eastAsiaTheme="minorEastAsia" w:cstheme="minorHAnsi"/>
            <w:lang w:val="en-GB"/>
          </w:rPr>
          <w:t>ted by warming even when</w:t>
        </w:r>
      </w:ins>
      <w:ins w:id="2332" w:author="Max Lindmark" w:date="2020-05-12T09:38:00Z">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ins>
      <w:ins w:id="2333" w:author="Max Lindmark" w:date="2020-05-12T09:36:00Z">
        <w:r w:rsidR="007D5A89">
          <w:rPr>
            <w:rFonts w:eastAsiaTheme="minorEastAsia" w:cstheme="minorHAnsi"/>
            <w:lang w:val="en-GB"/>
          </w:rPr>
          <w:t xml:space="preserve">show they can maintain growth capacity at </w:t>
        </w:r>
      </w:ins>
      <w:ins w:id="2334" w:author="Max Lindmark" w:date="2020-05-19T14:26:00Z">
        <w:r w:rsidR="00CA4043">
          <w:rPr>
            <w:rFonts w:eastAsiaTheme="minorEastAsia" w:cstheme="minorHAnsi"/>
            <w:lang w:val="en-GB"/>
          </w:rPr>
          <w:t>these</w:t>
        </w:r>
      </w:ins>
      <w:ins w:id="2335" w:author="Max Lindmark" w:date="2020-05-12T09:36:00Z">
        <w:r w:rsidR="007D5A89">
          <w:rPr>
            <w:rFonts w:eastAsiaTheme="minorEastAsia" w:cstheme="minorHAnsi"/>
            <w:lang w:val="en-GB"/>
          </w:rPr>
          <w:t xml:space="preserve"> temperatures.</w:t>
        </w:r>
      </w:ins>
      <w:ins w:id="2336" w:author="Max Lindmark" w:date="2020-05-11T14:05:00Z">
        <w:r w:rsidR="007C2FD5">
          <w:rPr>
            <w:rFonts w:eastAsiaTheme="minorEastAsia" w:cstheme="minorHAnsi"/>
            <w:lang w:val="en-GB"/>
          </w:rPr>
          <w:t xml:space="preserve"> </w:t>
        </w:r>
      </w:ins>
      <w:ins w:id="2337" w:author="Max Lindmark" w:date="2020-05-12T09:36:00Z">
        <w:r w:rsidR="003A20C4">
          <w:rPr>
            <w:rFonts w:eastAsiaTheme="minorEastAsia" w:cstheme="minorHAnsi"/>
            <w:lang w:val="en-GB"/>
          </w:rPr>
          <w:t xml:space="preserve">In fact, </w:t>
        </w:r>
      </w:ins>
      <w:ins w:id="2338" w:author="Max Lindmark" w:date="2020-05-12T09:35:00Z">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ins>
      <w:r w:rsidR="009927EB">
        <w:rPr>
          <w:rFonts w:cstheme="minorHAnsi"/>
          <w:lang w:val="en-GB"/>
        </w:rPr>
        <w:instrText xml:space="preserve"> ADDIN ZOTERO_ITEM CSL_CITATION {"citationID":"au214s33k5","properties":{"formattedCitation":"(Huss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ins w:id="2339" w:author="Max Lindmark" w:date="2020-05-12T09:35:00Z">
        <w:r w:rsidR="00AA7C24">
          <w:rPr>
            <w:rFonts w:cstheme="minorHAnsi"/>
            <w:lang w:val="en-GB"/>
          </w:rPr>
          <w:fldChar w:fldCharType="separate"/>
        </w:r>
        <w:r w:rsidR="00AA7C24" w:rsidRPr="009D6C25">
          <w:rPr>
            <w:rFonts w:ascii="Times New Roman" w:cs="Times New Roman"/>
            <w:lang w:val="en-GB"/>
          </w:rPr>
          <w:t xml:space="preserve">(Huss </w:t>
        </w:r>
        <w:r w:rsidR="00AA7C24" w:rsidRPr="009D6C25">
          <w:rPr>
            <w:rFonts w:ascii="Times New Roman" w:cs="Times New Roman"/>
            <w:i/>
            <w:iCs/>
            <w:lang w:val="en-GB"/>
          </w:rPr>
          <w:t>et al.</w:t>
        </w:r>
        <w:r w:rsidR="00AA7C24" w:rsidRPr="009D6C25">
          <w:rPr>
            <w:rFonts w:ascii="Times New Roman" w:cs="Times New Roman"/>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AA7C24">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rFonts w:ascii="Times New Roman" w:cs="Times New Roman"/>
            <w:lang w:val="en-GB"/>
          </w:rPr>
          <w:t xml:space="preserve">(Neuheimer </w:t>
        </w:r>
        <w:r w:rsidR="00AA7C24" w:rsidRPr="009D6C25">
          <w:rPr>
            <w:rFonts w:ascii="Times New Roman" w:cs="Times New Roman"/>
            <w:i/>
            <w:iCs/>
            <w:lang w:val="en-GB"/>
          </w:rPr>
          <w:t>et al.</w:t>
        </w:r>
        <w:r w:rsidR="00AA7C24" w:rsidRPr="009D6C25">
          <w:rPr>
            <w:rFonts w:ascii="Times New Roman" w:cs="Times New Roman"/>
            <w:lang w:val="en-GB"/>
          </w:rPr>
          <w:t xml:space="preserve"> 2011)</w:t>
        </w:r>
        <w:r w:rsidR="00AA7C24">
          <w:rPr>
            <w:rFonts w:cstheme="minorHAnsi"/>
          </w:rPr>
          <w:fldChar w:fldCharType="end"/>
        </w:r>
        <w:r w:rsidR="00AA7C24" w:rsidRPr="00A5625C">
          <w:rPr>
            <w:rFonts w:cstheme="minorHAnsi"/>
            <w:lang w:val="en-US"/>
          </w:rPr>
          <w:t>.</w:t>
        </w:r>
      </w:ins>
      <w:ins w:id="2340" w:author="Max Lindmark" w:date="2020-05-12T09:36:00Z">
        <w:r w:rsidR="00FB095A" w:rsidRPr="004559BC" w:rsidDel="002E412E">
          <w:rPr>
            <w:rFonts w:eastAsiaTheme="minorEastAsia" w:cstheme="minorHAnsi"/>
            <w:lang w:val="en-GB"/>
          </w:rPr>
          <w:t xml:space="preserve"> </w:t>
        </w:r>
        <w:r w:rsidR="00FB095A">
          <w:rPr>
            <w:rFonts w:eastAsiaTheme="minorEastAsia" w:cstheme="minorHAnsi"/>
            <w:lang w:val="en-GB"/>
          </w:rPr>
          <w:t>W</w:t>
        </w:r>
      </w:ins>
      <w:del w:id="2341" w:author="Max Lindmark" w:date="2020-05-11T14:02:00Z">
        <w:r w:rsidR="00E97862" w:rsidRPr="004559BC" w:rsidDel="002E412E">
          <w:rPr>
            <w:rFonts w:eastAsiaTheme="minorEastAsia" w:cstheme="minorHAnsi"/>
            <w:lang w:val="en-GB"/>
          </w:rPr>
          <w:delText>Y</w:delText>
        </w:r>
        <w:r w:rsidR="00297D1F" w:rsidRPr="00972C7F" w:rsidDel="002E412E">
          <w:rPr>
            <w:rFonts w:eastAsiaTheme="minorEastAsia" w:cstheme="minorHAnsi"/>
            <w:lang w:val="en-GB"/>
          </w:rPr>
          <w:delText>et</w:delText>
        </w:r>
        <w:r w:rsidR="00533927" w:rsidRPr="004559BC" w:rsidDel="002E412E">
          <w:rPr>
            <w:rFonts w:eastAsiaTheme="minorEastAsia" w:cstheme="minorHAnsi"/>
            <w:lang w:val="en-GB"/>
          </w:rPr>
          <w:delText>,</w:delText>
        </w:r>
        <w:r w:rsidR="00297D1F" w:rsidRPr="00972C7F" w:rsidDel="002E412E">
          <w:rPr>
            <w:rFonts w:eastAsiaTheme="minorEastAsia" w:cstheme="minorHAnsi"/>
            <w:lang w:val="en-GB"/>
          </w:rPr>
          <w:delText xml:space="preserve"> these variable</w:delText>
        </w:r>
        <w:r w:rsidR="00444A44" w:rsidRPr="004559BC" w:rsidDel="002E412E">
          <w:rPr>
            <w:rFonts w:eastAsiaTheme="minorEastAsia" w:cstheme="minorHAnsi"/>
            <w:lang w:val="en-GB"/>
          </w:rPr>
          <w:delText>s</w:delText>
        </w:r>
        <w:r w:rsidR="00297D1F" w:rsidRPr="00972C7F" w:rsidDel="002E412E">
          <w:rPr>
            <w:rFonts w:eastAsiaTheme="minorEastAsia" w:cstheme="minorHAnsi"/>
            <w:lang w:val="en-GB"/>
          </w:rPr>
          <w:delText xml:space="preserve"> </w:delText>
        </w:r>
        <w:r w:rsidR="00CB080B" w:rsidRPr="00972C7F" w:rsidDel="002E412E">
          <w:rPr>
            <w:rFonts w:eastAsiaTheme="minorEastAsia" w:cstheme="minorHAnsi"/>
            <w:lang w:val="en-GB"/>
          </w:rPr>
          <w:delText>affect growth rates and optimum temperatures for growth</w:delText>
        </w:r>
        <w:r w:rsidR="00071A6B" w:rsidRPr="004559BC" w:rsidDel="002E412E">
          <w:rPr>
            <w:rFonts w:eastAsiaTheme="minorEastAsia" w:cstheme="minorHAnsi"/>
            <w:lang w:val="en-GB"/>
          </w:rPr>
          <w:delText>, such that the field</w:delText>
        </w:r>
      </w:del>
      <w:del w:id="2342" w:author="Max Lindmark" w:date="2020-05-08T15:21:00Z">
        <w:r w:rsidR="00071A6B" w:rsidRPr="004559BC" w:rsidDel="0010623B">
          <w:rPr>
            <w:rFonts w:eastAsiaTheme="minorEastAsia" w:cstheme="minorHAnsi"/>
            <w:lang w:val="en-GB"/>
          </w:rPr>
          <w:delText>-</w:delText>
        </w:r>
      </w:del>
      <w:del w:id="2343" w:author="Max Lindmark" w:date="2020-05-11T14:02:00Z">
        <w:r w:rsidR="00071A6B" w:rsidRPr="004559BC" w:rsidDel="002E412E">
          <w:rPr>
            <w:rFonts w:eastAsiaTheme="minorEastAsia" w:cstheme="minorHAnsi"/>
            <w:lang w:val="en-GB"/>
          </w:rPr>
          <w:delText xml:space="preserve">optimum growth curves are likely closer to the environmental temperatures (Fig. </w:delText>
        </w:r>
        <w:r w:rsidR="00F005DE" w:rsidRPr="00F005DE" w:rsidDel="002E412E">
          <w:rPr>
            <w:rFonts w:eastAsiaTheme="minorEastAsia" w:cstheme="minorHAnsi"/>
            <w:color w:val="FF0000"/>
            <w:lang w:val="en-GB"/>
            <w:rPrChange w:id="2344" w:author="Max Lindmark" w:date="2020-05-11T13:57:00Z">
              <w:rPr>
                <w:rFonts w:eastAsiaTheme="minorEastAsia" w:cstheme="minorHAnsi"/>
                <w:lang w:val="en-GB"/>
              </w:rPr>
            </w:rPrChange>
          </w:rPr>
          <w:delText>SX</w:delText>
        </w:r>
      </w:del>
      <w:del w:id="2345" w:author="Max Lindmark" w:date="2020-05-11T13:57:00Z">
        <w:r w:rsidR="00071A6B" w:rsidRPr="004559BC" w:rsidDel="00F005DE">
          <w:rPr>
            <w:rFonts w:eastAsiaTheme="minorEastAsia" w:cstheme="minorHAnsi"/>
            <w:lang w:val="en-GB"/>
          </w:rPr>
          <w:delText>7</w:delText>
        </w:r>
      </w:del>
      <w:del w:id="2346" w:author="Max Lindmark" w:date="2020-05-11T14:02:00Z">
        <w:r w:rsidR="00071A6B" w:rsidRPr="004559BC" w:rsidDel="002E412E">
          <w:rPr>
            <w:rFonts w:eastAsiaTheme="minorEastAsia" w:cstheme="minorHAnsi"/>
            <w:lang w:val="en-GB"/>
          </w:rPr>
          <w:delText>)</w:delText>
        </w:r>
        <w:r w:rsidR="0010434F" w:rsidRPr="004559BC" w:rsidDel="002E412E">
          <w:rPr>
            <w:rFonts w:eastAsiaTheme="minorEastAsia" w:cstheme="minorHAnsi"/>
            <w:lang w:val="en-GB"/>
          </w:rPr>
          <w:delText>.</w:delText>
        </w:r>
        <w:r w:rsidR="00D04558" w:rsidRPr="00972C7F" w:rsidDel="002E412E">
          <w:rPr>
            <w:rFonts w:eastAsiaTheme="minorEastAsia" w:cstheme="minorHAnsi"/>
            <w:lang w:val="en-GB"/>
          </w:rPr>
          <w:delText xml:space="preserve"> </w:delText>
        </w:r>
        <w:r w:rsidR="00910CB8" w:rsidRPr="004559BC" w:rsidDel="002E412E">
          <w:rPr>
            <w:rFonts w:cstheme="minorHAnsi"/>
            <w:lang w:val="en-GB"/>
          </w:rPr>
          <w:delText xml:space="preserve">It is important to acknowledge that </w:delText>
        </w:r>
      </w:del>
      <w:del w:id="2347" w:author="Max Lindmark" w:date="2020-05-11T14:06:00Z">
        <w:r w:rsidR="00910CB8" w:rsidRPr="004559BC" w:rsidDel="00417967">
          <w:rPr>
            <w:rFonts w:cstheme="minorHAnsi"/>
            <w:lang w:val="en-GB"/>
          </w:rPr>
          <w:delText xml:space="preserve">climate </w:delText>
        </w:r>
      </w:del>
      <w:del w:id="2348" w:author="Max Lindmark" w:date="2020-05-11T14:02:00Z">
        <w:r w:rsidR="00910CB8" w:rsidRPr="004559BC" w:rsidDel="00AC7D2B">
          <w:rPr>
            <w:rFonts w:cstheme="minorHAnsi"/>
            <w:lang w:val="en-GB"/>
          </w:rPr>
          <w:delText xml:space="preserve">change </w:delText>
        </w:r>
      </w:del>
      <w:del w:id="2349" w:author="Max Lindmark" w:date="2020-05-11T14:06:00Z">
        <w:r w:rsidR="00910CB8" w:rsidRPr="004559BC" w:rsidDel="00417967">
          <w:rPr>
            <w:rFonts w:cstheme="minorHAnsi"/>
            <w:lang w:val="en-GB"/>
          </w:rPr>
          <w:delText xml:space="preserve">may also introduce higher food limitation, which would further lower the optimum temperature for growth </w:delText>
        </w:r>
        <w:r w:rsidR="00910CB8" w:rsidRPr="00910CB8" w:rsidDel="00417967">
          <w:rPr>
            <w:rFonts w:cstheme="minorHAnsi"/>
          </w:rPr>
          <w:fldChar w:fldCharType="begin"/>
        </w:r>
        <w:r w:rsidR="001F613A" w:rsidRPr="004559BC" w:rsidDel="00417967">
          <w:rPr>
            <w:rFonts w:cstheme="minorHAnsi"/>
            <w:lang w:val="en-GB"/>
          </w:rPr>
          <w:del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delInstrText>
        </w:r>
        <w:r w:rsidR="001F613A" w:rsidDel="00417967">
          <w:rPr>
            <w:rFonts w:cstheme="minorHAnsi"/>
          </w:rPr>
          <w:delInstrText>ﬁ</w:delInstrText>
        </w:r>
        <w:r w:rsidR="001F613A" w:rsidRPr="004559BC" w:rsidDel="00417967">
          <w:rPr>
            <w:rFonts w:cstheme="minorHAnsi"/>
            <w:lang w:val="en-GB"/>
          </w:rPr>
          <w:delInstrText xml:space="preserve">tness of many ectotherms. In a classic experiment, Brett and colleagues documented that growth rates of salmon depended strikingly on both temperature and food levels. Here we develop a simple bioenergetic model that explores how </w:delInstrText>
        </w:r>
        <w:r w:rsidR="001F613A" w:rsidDel="00417967">
          <w:rPr>
            <w:rFonts w:cstheme="minorHAnsi"/>
          </w:rPr>
          <w:delInstrText>ﬁ</w:delInstrText>
        </w:r>
        <w:r w:rsidR="001F613A" w:rsidRPr="004559BC" w:rsidDel="00417967">
          <w:rPr>
            <w:rFonts w:cstheme="minorHAnsi"/>
            <w:lang w:val="en-GB"/>
          </w:rPr>
          <w:del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delInstrText>
        </w:r>
        <w:r w:rsidR="001F613A" w:rsidDel="00417967">
          <w:rPr>
            <w:rFonts w:cstheme="minorHAnsi"/>
          </w:rPr>
          <w:delInstrText>ﬁ</w:delInstrText>
        </w:r>
        <w:r w:rsidR="001F613A" w:rsidRPr="004559BC" w:rsidDel="00417967">
          <w:rPr>
            <w:rFonts w:cstheme="minorHAnsi"/>
            <w:lang w:val="en-GB"/>
          </w:rPr>
          <w:del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delInstrText>
        </w:r>
        <w:r w:rsidR="00910CB8" w:rsidRPr="00910CB8" w:rsidDel="00417967">
          <w:rPr>
            <w:rFonts w:cstheme="minorHAnsi"/>
          </w:rPr>
          <w:fldChar w:fldCharType="separate"/>
        </w:r>
        <w:r w:rsidR="001F613A" w:rsidRPr="001F613A" w:rsidDel="00417967">
          <w:rPr>
            <w:rFonts w:ascii="Times New Roman" w:cs="Times New Roman"/>
            <w:lang w:val="en-GB"/>
          </w:rPr>
          <w:delText>(Huey &amp; Kingsolver 2019)</w:delText>
        </w:r>
        <w:r w:rsidR="00910CB8" w:rsidRPr="00910CB8" w:rsidDel="00417967">
          <w:rPr>
            <w:rFonts w:cstheme="minorHAnsi"/>
          </w:rPr>
          <w:fldChar w:fldCharType="end"/>
        </w:r>
        <w:r w:rsidR="008D3D3D" w:rsidRPr="004559BC" w:rsidDel="00417967">
          <w:rPr>
            <w:rFonts w:cstheme="minorHAnsi"/>
            <w:lang w:val="en-GB"/>
          </w:rPr>
          <w:delText>.</w:delText>
        </w:r>
        <w:r w:rsidR="000B7D1E" w:rsidRPr="004559BC" w:rsidDel="00417967">
          <w:rPr>
            <w:rFonts w:cstheme="minorHAnsi"/>
            <w:lang w:val="en-GB"/>
          </w:rPr>
          <w:delText xml:space="preserve"> </w:delText>
        </w:r>
      </w:del>
      <w:del w:id="2350" w:author="Max Lindmark" w:date="2020-05-11T14:05:00Z">
        <w:r w:rsidR="007B7424" w:rsidRPr="004559BC" w:rsidDel="00417967">
          <w:rPr>
            <w:rFonts w:cstheme="minorHAnsi"/>
            <w:lang w:val="en-GB"/>
          </w:rPr>
          <w:delText xml:space="preserve">With respect to </w:delText>
        </w:r>
        <w:r w:rsidR="00FB2362" w:rsidRPr="004559BC" w:rsidDel="00417967">
          <w:rPr>
            <w:rFonts w:cstheme="minorHAnsi"/>
            <w:lang w:val="en-GB"/>
          </w:rPr>
          <w:delText>the role of optimum thermal response for a species response to warming</w:delText>
        </w:r>
        <w:r w:rsidR="00B51473" w:rsidRPr="004559BC" w:rsidDel="00417967">
          <w:rPr>
            <w:rFonts w:cstheme="minorHAnsi"/>
            <w:lang w:val="en-GB"/>
          </w:rPr>
          <w:delText xml:space="preserve">, </w:delText>
        </w:r>
        <w:r w:rsidR="00203B19" w:rsidRPr="004559BC" w:rsidDel="00417967">
          <w:rPr>
            <w:lang w:val="en-GB"/>
          </w:rPr>
          <w:delText>temperate species in particular occupy thermal habitats below their</w:delText>
        </w:r>
        <w:r w:rsidR="00203B19" w:rsidRPr="00972C7F" w:rsidDel="00417967">
          <w:rPr>
            <w:rFonts w:eastAsiaTheme="minorEastAsia"/>
            <w:lang w:val="en-GB"/>
          </w:rPr>
          <w:delText xml:space="preserve"> optimum for growth</w:delText>
        </w:r>
        <w:r w:rsidR="00555492" w:rsidRPr="004559BC" w:rsidDel="00417967">
          <w:rPr>
            <w:rFonts w:eastAsiaTheme="minorEastAsia"/>
            <w:lang w:val="en-GB"/>
          </w:rPr>
          <w:delText xml:space="preserve"> </w:delText>
        </w:r>
        <w:r w:rsidR="00203B19" w:rsidRPr="004559BC" w:rsidDel="00417967">
          <w:rPr>
            <w:rFonts w:eastAsiaTheme="minorEastAsia"/>
            <w:lang w:val="en-GB"/>
          </w:rPr>
          <w:delText>as</w:delText>
        </w:r>
        <w:r w:rsidR="00203B19" w:rsidRPr="00972C7F" w:rsidDel="00417967">
          <w:rPr>
            <w:rFonts w:eastAsiaTheme="minorEastAsia"/>
            <w:lang w:val="en-GB"/>
          </w:rPr>
          <w:delText xml:space="preserve"> </w:delText>
        </w:r>
        <w:r w:rsidR="00203B19" w:rsidRPr="00972C7F" w:rsidDel="00417967">
          <w:rPr>
            <w:rFonts w:cstheme="minorHAnsi"/>
            <w:lang w:val="en-GB"/>
          </w:rPr>
          <w:delText>sub</w:delText>
        </w:r>
      </w:del>
      <w:del w:id="2351" w:author="Max Lindmark" w:date="2020-05-08T15:21:00Z">
        <w:r w:rsidR="00203B19" w:rsidRPr="00972C7F" w:rsidDel="0010623B">
          <w:rPr>
            <w:rFonts w:cstheme="minorHAnsi"/>
            <w:lang w:val="en-GB"/>
          </w:rPr>
          <w:delText>-</w:delText>
        </w:r>
      </w:del>
      <w:del w:id="2352" w:author="Max Lindmark" w:date="2020-05-11T14:05:00Z">
        <w:r w:rsidR="00203B19" w:rsidRPr="00972C7F" w:rsidDel="00417967">
          <w:rPr>
            <w:rFonts w:cstheme="minorHAnsi"/>
            <w:lang w:val="en-GB"/>
          </w:rPr>
          <w:delText xml:space="preserve">optimum temperatures are in fact optimal </w:delText>
        </w:r>
        <w:r w:rsidR="00203B19" w:rsidRPr="004559BC" w:rsidDel="00417967">
          <w:rPr>
            <w:rFonts w:cstheme="minorHAnsi"/>
            <w:lang w:val="en-GB"/>
          </w:rPr>
          <w:delText xml:space="preserve">when </w:delText>
        </w:r>
        <w:r w:rsidR="00203B19" w:rsidRPr="00972C7F" w:rsidDel="00417967">
          <w:rPr>
            <w:rFonts w:cstheme="minorHAnsi"/>
            <w:lang w:val="en-GB"/>
          </w:rPr>
          <w:delText>temperature</w:delText>
        </w:r>
        <w:r w:rsidR="00203B19" w:rsidRPr="004559BC" w:rsidDel="00417967">
          <w:rPr>
            <w:rFonts w:cstheme="minorHAnsi"/>
            <w:lang w:val="en-GB"/>
          </w:rPr>
          <w:delText xml:space="preserve">s fluctuate </w:delText>
        </w:r>
        <w:r w:rsidR="00203B19" w:rsidRPr="00972C7F" w:rsidDel="00417967">
          <w:rPr>
            <w:rFonts w:cstheme="minorHAnsi"/>
            <w:lang w:val="en-GB"/>
          </w:rPr>
          <w:delText>(Bernhardt et al 2019)</w:delText>
        </w:r>
        <w:r w:rsidR="00203B19" w:rsidRPr="004559BC" w:rsidDel="00417967">
          <w:rPr>
            <w:rFonts w:cstheme="minorHAnsi"/>
            <w:lang w:val="en-GB"/>
          </w:rPr>
          <w:delText>.</w:delText>
        </w:r>
        <w:r w:rsidR="00222B31" w:rsidRPr="004559BC" w:rsidDel="00417967">
          <w:rPr>
            <w:rFonts w:cstheme="minorHAnsi"/>
            <w:lang w:val="en-GB"/>
          </w:rPr>
          <w:delText xml:space="preserve"> </w:delText>
        </w:r>
      </w:del>
      <w:moveFromRangeStart w:id="2353" w:author="Max Lindmark" w:date="2020-05-11T14:10:00Z" w:name="move40098442"/>
      <w:moveFrom w:id="2354" w:author="Max Lindmark" w:date="2020-05-11T14:10:00Z">
        <w:del w:id="2355" w:author="Max Lindmark" w:date="2020-05-12T09:21:00Z">
          <w:r w:rsidR="00310AE3" w:rsidRPr="004559BC" w:rsidDel="0016441D">
            <w:rPr>
              <w:rFonts w:eastAsiaTheme="minorEastAsia" w:cstheme="minorHAnsi"/>
              <w:lang w:val="en-GB"/>
            </w:rPr>
            <w:delText>However</w:delText>
          </w:r>
          <w:r w:rsidR="00310AE3" w:rsidRPr="004559BC" w:rsidDel="0016441D">
            <w:rPr>
              <w:rFonts w:cstheme="minorHAnsi"/>
              <w:lang w:val="en-GB"/>
            </w:rPr>
            <w:delText xml:space="preserve">, </w:delText>
          </w:r>
          <w:r w:rsidR="00310AE3" w:rsidRPr="00972C7F" w:rsidDel="0016441D">
            <w:rPr>
              <w:rFonts w:cstheme="minorHAnsi"/>
              <w:lang w:val="en-GB"/>
            </w:rPr>
            <w:delText xml:space="preserve">warming </w:delText>
          </w:r>
          <w:r w:rsidR="00587DBC" w:rsidRPr="004559BC" w:rsidDel="0016441D">
            <w:rPr>
              <w:rFonts w:cstheme="minorHAnsi"/>
              <w:lang w:val="en-GB"/>
            </w:rPr>
            <w:delText xml:space="preserve">has already lead to </w:delText>
          </w:r>
          <w:r w:rsidR="00310AE3" w:rsidRPr="00972C7F" w:rsidDel="0016441D">
            <w:rPr>
              <w:rFonts w:cstheme="minorHAnsi"/>
              <w:lang w:val="en-GB"/>
            </w:rPr>
            <w:delText>negative (or lack of positive</w:delText>
          </w:r>
          <w:r w:rsidR="009F5422" w:rsidDel="0016441D">
            <w:rPr>
              <w:rFonts w:cstheme="minorHAnsi"/>
              <w:lang w:val="en-GB"/>
            </w:rPr>
            <w:delText xml:space="preserve"> </w:delText>
          </w:r>
          <w:r w:rsidR="009F5422" w:rsidDel="0016441D">
            <w:rPr>
              <w:rFonts w:cstheme="minorHAnsi"/>
              <w:lang w:val="en-GB"/>
            </w:rPr>
            <w:fldChar w:fldCharType="begin"/>
          </w:r>
          <w:r w:rsidR="005671FA" w:rsidDel="0016441D">
            <w:rPr>
              <w:rFonts w:cstheme="minorHAnsi"/>
              <w:lang w:val="en-GB"/>
            </w:rPr>
            <w:delInstrText xml:space="preserve"> ADDIN ZOTERO_ITEM CSL_CITATION {"citationID":"au214s33k5","properties":{"formattedCitation":"(Huss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r w:rsidR="009F5422" w:rsidDel="0016441D">
            <w:rPr>
              <w:rFonts w:cstheme="minorHAnsi"/>
              <w:lang w:val="en-GB"/>
            </w:rPr>
            <w:fldChar w:fldCharType="separate"/>
          </w:r>
          <w:r w:rsidR="009D6C25" w:rsidRPr="009D6C25" w:rsidDel="0016441D">
            <w:rPr>
              <w:rFonts w:ascii="Times New Roman" w:cs="Times New Roman"/>
              <w:lang w:val="en-GB"/>
            </w:rPr>
            <w:delText xml:space="preserve">(Huss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2019)</w:delText>
          </w:r>
          <w:r w:rsidR="009F5422" w:rsidDel="0016441D">
            <w:rPr>
              <w:rFonts w:cstheme="minorHAnsi"/>
              <w:lang w:val="en-GB"/>
            </w:rPr>
            <w:fldChar w:fldCharType="end"/>
          </w:r>
          <w:r w:rsidR="00310AE3" w:rsidRPr="00972C7F" w:rsidDel="0016441D">
            <w:rPr>
              <w:rFonts w:cstheme="minorHAnsi"/>
              <w:lang w:val="en-GB"/>
            </w:rPr>
            <w:delText xml:space="preserve">) effects on populations living at the edge of their physiological tolerance in terms of growth </w:delText>
          </w:r>
          <w:r w:rsidR="00310AE3" w:rsidDel="0016441D">
            <w:rPr>
              <w:rFonts w:cstheme="minorHAnsi"/>
            </w:rPr>
            <w:fldChar w:fldCharType="begin"/>
          </w:r>
          <w:r w:rsidR="009D6C25" w:rsidDel="0016441D">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310AE3" w:rsidDel="0016441D">
            <w:rPr>
              <w:rFonts w:cstheme="minorHAnsi"/>
            </w:rPr>
            <w:fldChar w:fldCharType="separate"/>
          </w:r>
          <w:r w:rsidR="009D6C25" w:rsidRPr="009D6C25" w:rsidDel="0016441D">
            <w:rPr>
              <w:rFonts w:ascii="Times New Roman" w:cs="Times New Roman"/>
              <w:lang w:val="en-GB"/>
            </w:rPr>
            <w:delText xml:space="preserve">(Neuheimer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2011)</w:delText>
          </w:r>
          <w:r w:rsidR="00310AE3" w:rsidDel="0016441D">
            <w:rPr>
              <w:rFonts w:cstheme="minorHAnsi"/>
            </w:rPr>
            <w:fldChar w:fldCharType="end"/>
          </w:r>
          <w:r w:rsidR="00317AEE" w:rsidRPr="004559BC" w:rsidDel="0016441D">
            <w:rPr>
              <w:rFonts w:cstheme="minorHAnsi"/>
              <w:lang w:val="en-GB"/>
            </w:rPr>
            <w:delText xml:space="preserve">. </w:delText>
          </w:r>
        </w:del>
      </w:moveFrom>
      <w:moveFromRangeEnd w:id="2353"/>
      <w:moveToRangeStart w:id="2356" w:author="Max Lindmark" w:date="2020-05-11T14:10:00Z" w:name="move40098442"/>
      <w:moveTo w:id="2357" w:author="Max Lindmark" w:date="2020-05-11T14:10:00Z">
        <w:del w:id="2358" w:author="Max Lindmark" w:date="2020-05-11T14:10:00Z">
          <w:r w:rsidR="002552B0" w:rsidRPr="004559BC" w:rsidDel="002552B0">
            <w:rPr>
              <w:rFonts w:eastAsiaTheme="minorEastAsia" w:cstheme="minorHAnsi"/>
              <w:lang w:val="en-GB"/>
            </w:rPr>
            <w:delText>However</w:delText>
          </w:r>
        </w:del>
        <w:del w:id="2359" w:author="Max Lindmark" w:date="2020-05-12T09:36:00Z">
          <w:r w:rsidR="002552B0" w:rsidRPr="004559BC" w:rsidDel="00FB095A">
            <w:rPr>
              <w:rFonts w:cstheme="minorHAnsi"/>
              <w:lang w:val="en-GB"/>
            </w:rPr>
            <w:delText>,</w:delText>
          </w:r>
        </w:del>
        <w:del w:id="2360" w:author="Max Lindmark" w:date="2020-05-12T09:30:00Z">
          <w:r w:rsidR="002552B0" w:rsidRPr="004559BC" w:rsidDel="0080211E">
            <w:rPr>
              <w:rFonts w:cstheme="minorHAnsi"/>
              <w:lang w:val="en-GB"/>
            </w:rPr>
            <w:delText xml:space="preserve"> </w:delText>
          </w:r>
          <w:r w:rsidR="002552B0" w:rsidRPr="00972C7F" w:rsidDel="0080211E">
            <w:rPr>
              <w:rFonts w:cstheme="minorHAnsi"/>
              <w:lang w:val="en-GB"/>
            </w:rPr>
            <w:delText xml:space="preserve">warming </w:delText>
          </w:r>
          <w:r w:rsidR="002552B0" w:rsidRPr="004559BC" w:rsidDel="0080211E">
            <w:rPr>
              <w:rFonts w:cstheme="minorHAnsi"/>
              <w:lang w:val="en-GB"/>
            </w:rPr>
            <w:delText xml:space="preserve">has already lead to </w:delText>
          </w:r>
          <w:r w:rsidR="002552B0" w:rsidRPr="00972C7F" w:rsidDel="0080211E">
            <w:rPr>
              <w:rFonts w:cstheme="minorHAnsi"/>
              <w:lang w:val="en-GB"/>
            </w:rPr>
            <w:delText>negative (or lack of positive</w:delText>
          </w:r>
          <w:r w:rsidR="002552B0" w:rsidDel="0080211E">
            <w:rPr>
              <w:rFonts w:cstheme="minorHAnsi"/>
              <w:lang w:val="en-GB"/>
            </w:rPr>
            <w:delText xml:space="preserve"> </w:delText>
          </w:r>
          <w:r w:rsidR="002552B0" w:rsidDel="0080211E">
            <w:rPr>
              <w:rFonts w:cstheme="minorHAnsi"/>
              <w:lang w:val="en-GB"/>
            </w:rPr>
            <w:fldChar w:fldCharType="begin"/>
          </w:r>
        </w:del>
      </w:moveTo>
      <w:del w:id="2361" w:author="Max Lindmark" w:date="2020-05-12T09:30:00Z">
        <w:r w:rsidR="005822FA" w:rsidDel="0080211E">
          <w:rPr>
            <w:rFonts w:cstheme="minorHAnsi"/>
            <w:lang w:val="en-GB"/>
          </w:rPr>
          <w:delInstrText xml:space="preserve"> ADDIN ZOTERO_ITEM CSL_CITATION {"citationID":"au214s33k5","properties":{"formattedCitation":"(Huss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del>
      <w:moveTo w:id="2362" w:author="Max Lindmark" w:date="2020-05-11T14:10:00Z">
        <w:del w:id="2363" w:author="Max Lindmark" w:date="2020-05-12T09:30:00Z">
          <w:r w:rsidR="002552B0" w:rsidDel="0080211E">
            <w:rPr>
              <w:rFonts w:cstheme="minorHAnsi"/>
              <w:lang w:val="en-GB"/>
            </w:rPr>
            <w:fldChar w:fldCharType="separate"/>
          </w:r>
          <w:r w:rsidR="002552B0" w:rsidRPr="009D6C25" w:rsidDel="0080211E">
            <w:rPr>
              <w:rFonts w:ascii="Times New Roman" w:cs="Times New Roman"/>
              <w:lang w:val="en-GB"/>
            </w:rPr>
            <w:delText xml:space="preserve">(Huss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2019)</w:delText>
          </w:r>
          <w:r w:rsidR="002552B0" w:rsidDel="0080211E">
            <w:rPr>
              <w:rFonts w:cstheme="minorHAnsi"/>
              <w:lang w:val="en-GB"/>
            </w:rPr>
            <w:fldChar w:fldCharType="end"/>
          </w:r>
          <w:r w:rsidR="002552B0" w:rsidRPr="00972C7F" w:rsidDel="0080211E">
            <w:rPr>
              <w:rFonts w:cstheme="minorHAnsi"/>
              <w:lang w:val="en-GB"/>
            </w:rPr>
            <w:delText xml:space="preserve">) effects on populations living at the edge of their physiological tolerance in terms of growth </w:delText>
          </w:r>
          <w:r w:rsidR="002552B0" w:rsidDel="0080211E">
            <w:rPr>
              <w:rFonts w:cstheme="minorHAnsi"/>
            </w:rPr>
            <w:fldChar w:fldCharType="begin"/>
          </w:r>
          <w:r w:rsidR="002552B0" w:rsidDel="0080211E">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2552B0" w:rsidDel="0080211E">
            <w:rPr>
              <w:rFonts w:cstheme="minorHAnsi"/>
            </w:rPr>
            <w:fldChar w:fldCharType="separate"/>
          </w:r>
          <w:r w:rsidR="002552B0" w:rsidRPr="009D6C25" w:rsidDel="0080211E">
            <w:rPr>
              <w:rFonts w:ascii="Times New Roman" w:cs="Times New Roman"/>
              <w:lang w:val="en-GB"/>
            </w:rPr>
            <w:delText xml:space="preserve">(Neuheimer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2011)</w:delText>
          </w:r>
          <w:r w:rsidR="002552B0" w:rsidDel="0080211E">
            <w:rPr>
              <w:rFonts w:cstheme="minorHAnsi"/>
            </w:rPr>
            <w:fldChar w:fldCharType="end"/>
          </w:r>
        </w:del>
        <w:del w:id="2364" w:author="Max Lindmark" w:date="2020-05-12T09:36:00Z">
          <w:r w:rsidR="002552B0" w:rsidRPr="004559BC" w:rsidDel="00FB095A">
            <w:rPr>
              <w:rFonts w:cstheme="minorHAnsi"/>
              <w:lang w:val="en-GB"/>
            </w:rPr>
            <w:delText xml:space="preserve">. </w:delText>
          </w:r>
        </w:del>
      </w:moveTo>
      <w:moveToRangeEnd w:id="2356"/>
      <w:ins w:id="2365" w:author="Max Lindmark" w:date="2020-05-11T14:11:00Z">
        <w:r w:rsidR="00BD5337">
          <w:rPr>
            <w:rFonts w:cstheme="minorHAnsi"/>
            <w:lang w:val="en-GB"/>
          </w:rPr>
          <w:t xml:space="preserve">hether or not </w:t>
        </w:r>
      </w:ins>
      <w:ins w:id="2366" w:author="Max Lindmark" w:date="2020-05-11T14:12:00Z">
        <w:r w:rsidR="00C22EEF">
          <w:rPr>
            <w:rFonts w:cstheme="minorHAnsi"/>
            <w:lang w:val="en-GB"/>
          </w:rPr>
          <w:t>the negative effects of warming wil</w:t>
        </w:r>
      </w:ins>
      <w:ins w:id="2367" w:author="Max Lindmark" w:date="2020-05-11T14:13:00Z">
        <w:r w:rsidR="00C22EEF">
          <w:rPr>
            <w:rFonts w:cstheme="minorHAnsi"/>
            <w:lang w:val="en-GB"/>
          </w:rPr>
          <w:t xml:space="preserve">l be first experienced by the </w:t>
        </w:r>
        <w:r w:rsidR="00C22EEF">
          <w:rPr>
            <w:rFonts w:cstheme="minorHAnsi"/>
            <w:lang w:val="en-GB"/>
          </w:rPr>
          <w:lastRenderedPageBreak/>
          <w:t xml:space="preserve">largest fish </w:t>
        </w:r>
      </w:ins>
      <w:del w:id="2368" w:author="Max Lindmark" w:date="2020-05-11T14:08:00Z">
        <w:r w:rsidR="0073415C" w:rsidRPr="004559BC" w:rsidDel="008766DB">
          <w:rPr>
            <w:rFonts w:eastAsiaTheme="minorEastAsia" w:cstheme="minorHAnsi"/>
            <w:lang w:val="en-GB"/>
          </w:rPr>
          <w:delText xml:space="preserve">While </w:delText>
        </w:r>
      </w:del>
      <w:del w:id="2369" w:author="Max Lindmark" w:date="2020-05-11T14:12:00Z">
        <w:r w:rsidR="0073415C" w:rsidRPr="004559BC" w:rsidDel="00742A43">
          <w:rPr>
            <w:rFonts w:eastAsiaTheme="minorEastAsia" w:cstheme="minorHAnsi"/>
            <w:lang w:val="en-GB"/>
          </w:rPr>
          <w:delText xml:space="preserve">the optimum temperature for growth declines as individuals grow in size, </w:delText>
        </w:r>
      </w:del>
      <w:ins w:id="2370" w:author="Max Lindmark" w:date="2020-05-11T14:09:00Z">
        <w:r w:rsidR="000860FC">
          <w:rPr>
            <w:rFonts w:eastAsiaTheme="minorEastAsia" w:cstheme="minorHAnsi"/>
            <w:lang w:val="en-GB"/>
          </w:rPr>
          <w:t>depend</w:t>
        </w:r>
      </w:ins>
      <w:ins w:id="2371" w:author="Max Lindmark" w:date="2020-05-11T14:13:00Z">
        <w:r w:rsidR="00C22EEF">
          <w:rPr>
            <w:rFonts w:eastAsiaTheme="minorEastAsia" w:cstheme="minorHAnsi"/>
            <w:lang w:val="en-GB"/>
          </w:rPr>
          <w:t>s</w:t>
        </w:r>
      </w:ins>
      <w:ins w:id="2372" w:author="Max Lindmark" w:date="2020-05-11T14:09:00Z">
        <w:r w:rsidR="000860FC">
          <w:rPr>
            <w:rFonts w:eastAsiaTheme="minorEastAsia" w:cstheme="minorHAnsi"/>
            <w:lang w:val="en-GB"/>
          </w:rPr>
          <w:t xml:space="preserve"> on </w:t>
        </w:r>
      </w:ins>
      <w:del w:id="2373" w:author="Max Lindmark" w:date="2020-05-11T14:09:00Z">
        <w:r w:rsidR="0073415C" w:rsidRPr="004559BC" w:rsidDel="000860FC">
          <w:rPr>
            <w:rFonts w:eastAsiaTheme="minorEastAsia" w:cstheme="minorHAnsi"/>
            <w:lang w:val="en-GB"/>
          </w:rPr>
          <w:delText xml:space="preserve">the key question for predicting </w:delText>
        </w:r>
        <w:r w:rsidR="00E1391D" w:rsidRPr="004559BC" w:rsidDel="000860FC">
          <w:rPr>
            <w:rFonts w:eastAsiaTheme="minorEastAsia" w:cstheme="minorHAnsi"/>
            <w:lang w:val="en-GB"/>
          </w:rPr>
          <w:delText xml:space="preserve">if large fish will </w:delText>
        </w:r>
        <w:r w:rsidR="00603E09" w:rsidDel="000860FC">
          <w:rPr>
            <w:rFonts w:eastAsiaTheme="minorEastAsia" w:cstheme="minorHAnsi"/>
            <w:lang w:val="en-GB"/>
          </w:rPr>
          <w:delText xml:space="preserve">be the first to </w:delText>
        </w:r>
        <w:r w:rsidR="00E1391D" w:rsidRPr="004559BC" w:rsidDel="000860FC">
          <w:rPr>
            <w:rFonts w:eastAsiaTheme="minorEastAsia" w:cstheme="minorHAnsi"/>
            <w:lang w:val="en-GB"/>
          </w:rPr>
          <w:delText xml:space="preserve">suffer </w:delText>
        </w:r>
        <w:r w:rsidR="0073415C" w:rsidRPr="004559BC" w:rsidDel="000860FC">
          <w:rPr>
            <w:rFonts w:eastAsiaTheme="minorEastAsia" w:cstheme="minorHAnsi"/>
            <w:lang w:val="en-GB"/>
          </w:rPr>
          <w:delText xml:space="preserve">negative consequences of warming is </w:delText>
        </w:r>
        <w:r w:rsidR="002B378D" w:rsidRPr="004559BC" w:rsidDel="000860FC">
          <w:rPr>
            <w:rFonts w:eastAsiaTheme="minorEastAsia" w:cstheme="minorHAnsi"/>
            <w:lang w:val="en-GB"/>
          </w:rPr>
          <w:delText xml:space="preserve">to understand </w:delText>
        </w:r>
      </w:del>
      <w:r w:rsidR="002B378D" w:rsidRPr="004559BC">
        <w:rPr>
          <w:rFonts w:eastAsiaTheme="minorEastAsia" w:cstheme="minorHAnsi"/>
          <w:lang w:val="en-GB"/>
        </w:rPr>
        <w:t xml:space="preserve">if </w:t>
      </w:r>
      <w:del w:id="2374" w:author="Max Lindmark" w:date="2020-05-11T14:09:00Z">
        <w:r w:rsidR="00B00D2F" w:rsidRPr="004559BC" w:rsidDel="000860FC">
          <w:rPr>
            <w:rFonts w:eastAsiaTheme="minorEastAsia" w:cstheme="minorHAnsi"/>
            <w:lang w:val="en-GB"/>
          </w:rPr>
          <w:delText xml:space="preserve">they </w:delText>
        </w:r>
      </w:del>
      <w:ins w:id="2375" w:author="Max Lindmark" w:date="2020-05-11T14:13:00Z">
        <w:r w:rsidR="00D56FB2">
          <w:rPr>
            <w:rFonts w:eastAsiaTheme="minorEastAsia" w:cstheme="minorHAnsi"/>
            <w:lang w:val="en-GB"/>
          </w:rPr>
          <w:t xml:space="preserve">they </w:t>
        </w:r>
      </w:ins>
      <w:del w:id="2376" w:author="Max Lindmark" w:date="2020-05-11T14:09:00Z">
        <w:r w:rsidR="00B00D2F" w:rsidRPr="004559BC" w:rsidDel="00A7544A">
          <w:rPr>
            <w:rFonts w:eastAsiaTheme="minorEastAsia" w:cstheme="minorHAnsi"/>
            <w:lang w:val="en-GB"/>
          </w:rPr>
          <w:delText xml:space="preserve">in general </w:delText>
        </w:r>
      </w:del>
      <w:r w:rsidR="0073415C" w:rsidRPr="004559BC">
        <w:rPr>
          <w:lang w:val="en-GB"/>
        </w:rPr>
        <w:t>live closer to their thermal optimum for growth.</w:t>
      </w:r>
      <w:r w:rsidR="0012070D" w:rsidRPr="004559BC">
        <w:rPr>
          <w:lang w:val="en-GB"/>
        </w:rPr>
        <w:t xml:space="preserve"> </w:t>
      </w:r>
      <w:del w:id="2377" w:author="Max Lindmark" w:date="2020-05-11T14:09:00Z">
        <w:r w:rsidR="00D87626" w:rsidRPr="004559BC" w:rsidDel="00F72612">
          <w:rPr>
            <w:lang w:val="en-GB"/>
          </w:rPr>
          <w:delText>E</w:delText>
        </w:r>
        <w:r w:rsidR="00D42959" w:rsidRPr="004559BC" w:rsidDel="00F72612">
          <w:rPr>
            <w:lang w:val="en-GB"/>
          </w:rPr>
          <w:delText xml:space="preserve">ven </w:delText>
        </w:r>
      </w:del>
      <w:ins w:id="2378" w:author="Max Lindmark" w:date="2020-05-11T14:09:00Z">
        <w:r w:rsidR="00F72612">
          <w:rPr>
            <w:lang w:val="en-GB"/>
          </w:rPr>
          <w:t xml:space="preserve">They may </w:t>
        </w:r>
      </w:ins>
      <w:del w:id="2379" w:author="Max Lindmark" w:date="2020-05-11T14:09:00Z">
        <w:r w:rsidR="00D42959" w:rsidRPr="004559BC" w:rsidDel="00F72612">
          <w:rPr>
            <w:lang w:val="en-GB"/>
          </w:rPr>
          <w:delText xml:space="preserve">if the optimum </w:delText>
        </w:r>
        <w:r w:rsidR="003A5584" w:rsidRPr="004559BC" w:rsidDel="00F72612">
          <w:rPr>
            <w:lang w:val="en-GB"/>
          </w:rPr>
          <w:delText>growth</w:delText>
        </w:r>
        <w:r w:rsidR="004C0AE9" w:rsidRPr="004559BC" w:rsidDel="00F72612">
          <w:rPr>
            <w:lang w:val="en-GB"/>
          </w:rPr>
          <w:delText xml:space="preserve"> </w:delText>
        </w:r>
        <w:r w:rsidR="00D42959" w:rsidRPr="004559BC" w:rsidDel="00F72612">
          <w:rPr>
            <w:lang w:val="en-GB"/>
          </w:rPr>
          <w:delText>temperature</w:delText>
        </w:r>
        <w:r w:rsidR="005246FD" w:rsidRPr="004559BC" w:rsidDel="00F72612">
          <w:rPr>
            <w:lang w:val="en-GB"/>
          </w:rPr>
          <w:delText>s</w:delText>
        </w:r>
        <w:r w:rsidR="00D42959" w:rsidRPr="004559BC" w:rsidDel="00F72612">
          <w:rPr>
            <w:lang w:val="en-GB"/>
          </w:rPr>
          <w:delText xml:space="preserve"> of large fish </w:delText>
        </w:r>
        <w:r w:rsidR="005246FD" w:rsidRPr="004559BC" w:rsidDel="00F72612">
          <w:rPr>
            <w:lang w:val="en-GB"/>
          </w:rPr>
          <w:delText>are</w:delText>
        </w:r>
        <w:r w:rsidR="00D42959" w:rsidRPr="004559BC" w:rsidDel="00F72612">
          <w:rPr>
            <w:lang w:val="en-GB"/>
          </w:rPr>
          <w:delText xml:space="preserve"> lower, </w:delText>
        </w:r>
        <w:r w:rsidR="005E3DF3" w:rsidRPr="004559BC" w:rsidDel="00F72612">
          <w:rPr>
            <w:lang w:val="en-GB"/>
          </w:rPr>
          <w:delText xml:space="preserve">they </w:delText>
        </w:r>
        <w:r w:rsidR="007801DE" w:rsidRPr="004559BC" w:rsidDel="00F72612">
          <w:rPr>
            <w:lang w:val="en-GB"/>
          </w:rPr>
          <w:delText xml:space="preserve">may </w:delText>
        </w:r>
      </w:del>
      <w:ins w:id="2380" w:author="Max Lindmark" w:date="2020-05-11T14:09:00Z">
        <w:r w:rsidR="00F72612">
          <w:rPr>
            <w:lang w:val="en-GB"/>
          </w:rPr>
          <w:t>for insta</w:t>
        </w:r>
      </w:ins>
      <w:ins w:id="2381" w:author="Max Lindmark" w:date="2020-05-11T14:10:00Z">
        <w:r w:rsidR="00F72612">
          <w:rPr>
            <w:lang w:val="en-GB"/>
          </w:rPr>
          <w:t xml:space="preserve">nce </w:t>
        </w:r>
      </w:ins>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ins w:id="2382" w:author="Max Lindmark" w:date="2020-05-11T14:14:00Z">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rFonts w:ascii="Times New Roman" w:cs="Times New Roman"/>
            <w:lang w:val="en-GB"/>
          </w:rPr>
          <w:t>(Pörtner &amp; Knust 2007)</w:t>
        </w:r>
        <w:r w:rsidR="00286C93" w:rsidRPr="002D0961">
          <w:rPr>
            <w:rFonts w:eastAsiaTheme="minorEastAsia" w:cstheme="minorHAnsi"/>
          </w:rPr>
          <w:fldChar w:fldCharType="end"/>
        </w:r>
      </w:ins>
      <w:ins w:id="2383" w:author="Max Lindmark" w:date="2020-05-11T14:13:00Z">
        <w:r w:rsidR="00286C93">
          <w:rPr>
            <w:rFonts w:eastAsiaTheme="minorEastAsia" w:cstheme="minorHAnsi"/>
            <w:lang w:val="en-GB"/>
          </w:rPr>
          <w:t xml:space="preserve">, </w:t>
        </w:r>
      </w:ins>
      <w:del w:id="2384" w:author="Max Lindmark" w:date="2020-05-11T14:13:00Z">
        <w:r w:rsidR="00C46B18" w:rsidRPr="004559BC" w:rsidDel="00286C93">
          <w:rPr>
            <w:rFonts w:eastAsiaTheme="minorEastAsia" w:cstheme="minorHAnsi"/>
            <w:lang w:val="en-GB"/>
          </w:rPr>
          <w:delText xml:space="preserve"> </w:delText>
        </w:r>
        <w:r w:rsidR="00FA42C8" w:rsidRPr="004559BC" w:rsidDel="00286C93">
          <w:rPr>
            <w:rFonts w:eastAsiaTheme="minorEastAsia" w:cstheme="minorHAnsi"/>
            <w:lang w:val="en-GB"/>
          </w:rPr>
          <w:delText>(</w:delText>
        </w:r>
      </w:del>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ins w:id="2385" w:author="Max Lindmark" w:date="2020-05-11T14:13:00Z">
        <w:r w:rsidR="00286C93">
          <w:rPr>
            <w:rFonts w:eastAsiaTheme="minorEastAsia" w:cstheme="minorHAnsi"/>
            <w:lang w:val="en-GB"/>
          </w:rPr>
          <w:t xml:space="preserve"> from warming</w:t>
        </w:r>
      </w:ins>
      <w:del w:id="2386" w:author="Max Lindmark" w:date="2020-05-11T14:13:00Z">
        <w:r w:rsidR="00930583" w:rsidRPr="004559BC" w:rsidDel="00286C93">
          <w:rPr>
            <w:rFonts w:eastAsiaTheme="minorEastAsia" w:cstheme="minorHAnsi"/>
            <w:lang w:val="en-GB"/>
          </w:rPr>
          <w:delText>,</w:delText>
        </w:r>
      </w:del>
      <w:r w:rsidR="00930583" w:rsidRPr="004559BC">
        <w:rPr>
          <w:rFonts w:eastAsiaTheme="minorEastAsia" w:cstheme="minorHAnsi"/>
          <w:lang w:val="en-GB"/>
        </w:rPr>
        <w:t xml:space="preserve"> </w:t>
      </w:r>
      <w:r w:rsidR="00930583">
        <w:rPr>
          <w:rFonts w:eastAsiaTheme="minorEastAsia" w:cstheme="minorHAnsi"/>
        </w:rPr>
        <w:fldChar w:fldCharType="begin"/>
      </w:r>
      <w:r w:rsidR="009927EB">
        <w:rPr>
          <w:rFonts w:eastAsiaTheme="minorEastAsia" w:cstheme="minorHAnsi"/>
          <w:lang w:val="en-GB"/>
        </w:rPr>
        <w:instrText xml:space="preserve"> ADDIN ZOTERO_ITEM CSL_CITATION {"citationID":"ag7eb21mmv","properties":{"formattedCitation":"(Huss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del w:id="2387" w:author="Max Lindmark" w:date="2020-05-11T14:14:00Z">
        <w:r w:rsidR="00FA42C8" w:rsidRPr="004559BC" w:rsidDel="00F97BF9">
          <w:rPr>
            <w:rFonts w:eastAsiaTheme="minorEastAsia" w:cstheme="minorHAnsi"/>
            <w:lang w:val="en-GB"/>
          </w:rPr>
          <w:delText>)</w:delText>
        </w:r>
        <w:r w:rsidR="00FA42C8" w:rsidRPr="004559BC" w:rsidDel="00286C93">
          <w:rPr>
            <w:rFonts w:eastAsiaTheme="minorEastAsia" w:cstheme="minorHAnsi"/>
            <w:lang w:val="en-GB"/>
          </w:rPr>
          <w:delText xml:space="preserve"> </w:delText>
        </w:r>
        <w:r w:rsidR="0040573E" w:rsidRPr="00972C7F" w:rsidDel="00286C93">
          <w:rPr>
            <w:rFonts w:eastAsiaTheme="minorEastAsia" w:cstheme="minorHAnsi"/>
            <w:lang w:val="en-GB"/>
          </w:rPr>
          <w:delText xml:space="preserve">negative impacts of warming from e.g. heatwaves </w:delText>
        </w:r>
        <w:r w:rsidR="0040573E" w:rsidRPr="002D0961" w:rsidDel="00286C93">
          <w:rPr>
            <w:rFonts w:eastAsiaTheme="minorEastAsia" w:cstheme="minorHAnsi"/>
          </w:rPr>
          <w:fldChar w:fldCharType="begin"/>
        </w:r>
        <w:r w:rsidR="009F48BC" w:rsidDel="00286C93">
          <w:rPr>
            <w:rFonts w:eastAsiaTheme="minorEastAsia" w:cstheme="minorHAnsi"/>
            <w:lang w:val="en-GB"/>
          </w:rPr>
          <w:del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delInstrText>
        </w:r>
        <w:r w:rsidR="0040573E" w:rsidRPr="002D0961" w:rsidDel="00286C93">
          <w:rPr>
            <w:rFonts w:eastAsiaTheme="minorEastAsia" w:cstheme="minorHAnsi"/>
          </w:rPr>
          <w:fldChar w:fldCharType="separate"/>
        </w:r>
        <w:r w:rsidR="009F48BC" w:rsidRPr="009F48BC" w:rsidDel="00286C93">
          <w:rPr>
            <w:rFonts w:ascii="Times New Roman" w:cs="Times New Roman"/>
            <w:lang w:val="en-GB"/>
          </w:rPr>
          <w:delText>(Pörtner &amp; Knust 2007)</w:delText>
        </w:r>
        <w:r w:rsidR="0040573E" w:rsidRPr="002D0961" w:rsidDel="00286C93">
          <w:rPr>
            <w:rFonts w:eastAsiaTheme="minorEastAsia" w:cstheme="minorHAnsi"/>
          </w:rPr>
          <w:fldChar w:fldCharType="end"/>
        </w:r>
      </w:del>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ins w:id="2388" w:author="Max Lindmark" w:date="2020-05-11T14:14:00Z">
        <w:r w:rsidR="001449C9">
          <w:rPr>
            <w:rFonts w:cstheme="minorHAnsi"/>
            <w:lang w:val="en-GB"/>
          </w:rPr>
          <w:t>, for all individuals in a population,</w:t>
        </w:r>
      </w:ins>
      <w:r w:rsidR="007A565B" w:rsidRPr="004559BC">
        <w:rPr>
          <w:rFonts w:cstheme="minorHAnsi"/>
          <w:lang w:val="en-GB"/>
        </w:rPr>
        <w:t xml:space="preserve"> </w:t>
      </w:r>
      <w:del w:id="2389" w:author="Max Lindmark" w:date="2020-05-11T14:14:00Z">
        <w:r w:rsidR="007A565B" w:rsidRPr="004559BC" w:rsidDel="005E28EE">
          <w:rPr>
            <w:rFonts w:cstheme="minorHAnsi"/>
            <w:lang w:val="en-GB"/>
          </w:rPr>
          <w:delText xml:space="preserve">(i.e. the exponentially increasing part of a thermal response curves) </w:delText>
        </w:r>
      </w:del>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A30F642"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del w:id="2390" w:author="Max Lindmark" w:date="2020-05-15T08:48:00Z">
        <w:r w:rsidR="00E21F74" w:rsidRPr="004559BC" w:rsidDel="0050598E">
          <w:rPr>
            <w:rFonts w:eastAsiaTheme="minorEastAsia" w:cstheme="minorHAnsi"/>
            <w:lang w:val="en-GB"/>
          </w:rPr>
          <w:delText>,</w:delText>
        </w:r>
      </w:del>
      <w:del w:id="2391" w:author="Max Lindmark" w:date="2020-05-15T08:49:00Z">
        <w:r w:rsidR="00E21F74" w:rsidRPr="004559BC" w:rsidDel="0050598E">
          <w:rPr>
            <w:rFonts w:eastAsiaTheme="minorEastAsia" w:cstheme="minorHAnsi"/>
            <w:lang w:val="en-GB"/>
          </w:rPr>
          <w:delText xml:space="preserve"> </w:delText>
        </w:r>
        <w:r w:rsidR="00E7188A" w:rsidRPr="004559BC" w:rsidDel="0050598E">
          <w:rPr>
            <w:rFonts w:eastAsiaTheme="minorEastAsia" w:cstheme="minorHAnsi"/>
            <w:lang w:val="en-GB"/>
          </w:rPr>
          <w:delText>where growth is the result of</w:delText>
        </w:r>
        <w:r w:rsidR="006B7264" w:rsidRPr="004559BC" w:rsidDel="0050598E">
          <w:rPr>
            <w:rFonts w:eastAsiaTheme="minorEastAsia" w:cstheme="minorHAnsi"/>
            <w:lang w:val="en-GB"/>
          </w:rPr>
          <w:delText xml:space="preserve"> two antagonistic processes, anabolism and catabolism representing build up and break down of body materials</w:delText>
        </w:r>
        <w:r w:rsidR="00013DDC" w:rsidRPr="004559BC" w:rsidDel="0050598E">
          <w:rPr>
            <w:rFonts w:eastAsiaTheme="minorEastAsia" w:cstheme="minorHAnsi"/>
            <w:lang w:val="en-GB"/>
          </w:rPr>
          <w:delText>:</w:delText>
        </w:r>
        <w:r w:rsidR="00F935D8" w:rsidRPr="00972C7F" w:rsidDel="0050598E">
          <w:rPr>
            <w:rFonts w:eastAsiaTheme="minorEastAsia" w:cstheme="minorHAnsi"/>
            <w:lang w:val="en-GB"/>
          </w:rPr>
          <w:delText xml:space="preserve"> </w:delText>
        </w:r>
      </w:del>
      <m:oMath>
        <m:r>
          <w:del w:id="2392" w:author="Max Lindmark" w:date="2020-05-15T08:49:00Z">
            <w:rPr>
              <w:rFonts w:ascii="Cambria Math" w:hAnsi="Cambria Math" w:cstheme="minorHAnsi"/>
            </w:rPr>
            <m:t>dM</m:t>
          </w:del>
        </m:r>
        <m:r>
          <w:del w:id="2393" w:author="Max Lindmark" w:date="2020-05-15T08:49:00Z">
            <w:rPr>
              <w:rFonts w:ascii="Cambria Math" w:hAnsi="Cambria Math" w:cstheme="minorHAnsi"/>
              <w:lang w:val="en-GB"/>
            </w:rPr>
            <m:t>/</m:t>
          </w:del>
        </m:r>
        <m:r>
          <w:del w:id="2394" w:author="Max Lindmark" w:date="2020-05-15T08:49:00Z">
            <w:rPr>
              <w:rFonts w:ascii="Cambria Math" w:hAnsi="Cambria Math" w:cstheme="minorHAnsi"/>
            </w:rPr>
            <m:t>dt</m:t>
          </w:del>
        </m:r>
        <m:r>
          <w:del w:id="2395" w:author="Max Lindmark" w:date="2020-05-15T08:49:00Z">
            <w:rPr>
              <w:rFonts w:ascii="Cambria Math" w:hAnsi="Cambria Math" w:cstheme="minorHAnsi"/>
              <w:lang w:val="en-GB"/>
            </w:rPr>
            <m:t xml:space="preserve">= </m:t>
          </w:del>
        </m:r>
        <m:r>
          <w:del w:id="2396" w:author="Max Lindmark" w:date="2020-05-15T08:49:00Z">
            <w:rPr>
              <w:rFonts w:ascii="Cambria Math" w:hAnsi="Cambria Math" w:cstheme="minorHAnsi"/>
            </w:rPr>
            <m:t>H</m:t>
          </w:del>
        </m:r>
        <m:r>
          <w:del w:id="2397" w:author="Max Lindmark" w:date="2020-05-15T08:49:00Z">
            <w:rPr>
              <w:rFonts w:ascii="Cambria Math" w:hAnsi="Cambria Math" w:cstheme="minorHAnsi"/>
              <w:lang w:val="en-GB"/>
            </w:rPr>
            <m:t>(</m:t>
          </w:del>
        </m:r>
        <m:r>
          <w:del w:id="2398" w:author="Max Lindmark" w:date="2020-05-15T08:49:00Z">
            <w:rPr>
              <w:rFonts w:ascii="Cambria Math" w:hAnsi="Cambria Math" w:cstheme="minorHAnsi"/>
            </w:rPr>
            <m:t>T</m:t>
          </w:del>
        </m:r>
        <m:r>
          <w:del w:id="2399" w:author="Max Lindmark" w:date="2020-05-15T08:49:00Z">
            <w:rPr>
              <w:rFonts w:ascii="Cambria Math" w:hAnsi="Cambria Math" w:cstheme="minorHAnsi"/>
              <w:lang w:val="en-GB"/>
            </w:rPr>
            <m:t>)</m:t>
          </w:del>
        </m:r>
        <m:sSup>
          <m:sSupPr>
            <m:ctrlPr>
              <w:del w:id="2400" w:author="Max Lindmark" w:date="2020-05-15T08:49:00Z">
                <w:rPr>
                  <w:rFonts w:ascii="Cambria Math" w:hAnsi="Cambria Math" w:cstheme="minorHAnsi"/>
                  <w:i/>
                </w:rPr>
              </w:del>
            </m:ctrlPr>
          </m:sSupPr>
          <m:e>
            <m:r>
              <w:del w:id="2401" w:author="Max Lindmark" w:date="2020-05-15T08:49:00Z">
                <w:rPr>
                  <w:rFonts w:ascii="Cambria Math" w:hAnsi="Cambria Math" w:cstheme="minorHAnsi"/>
                </w:rPr>
                <m:t>M</m:t>
              </w:del>
            </m:r>
          </m:e>
          <m:sup>
            <m:r>
              <w:del w:id="2402" w:author="Max Lindmark" w:date="2020-05-15T08:49:00Z">
                <w:rPr>
                  <w:rFonts w:ascii="Cambria Math" w:hAnsi="Cambria Math" w:cstheme="minorHAnsi"/>
                </w:rPr>
                <m:t>a</m:t>
              </w:del>
            </m:r>
          </m:sup>
        </m:sSup>
        <m:r>
          <w:del w:id="2403" w:author="Max Lindmark" w:date="2020-05-15T08:49:00Z">
            <w:rPr>
              <w:rFonts w:ascii="Cambria Math" w:hAnsi="Cambria Math" w:cstheme="minorHAnsi"/>
              <w:lang w:val="en-GB"/>
            </w:rPr>
            <m:t xml:space="preserve"> – </m:t>
          </w:del>
        </m:r>
        <m:r>
          <w:del w:id="2404" w:author="Max Lindmark" w:date="2020-05-15T08:49:00Z">
            <w:rPr>
              <w:rFonts w:ascii="Cambria Math" w:hAnsi="Cambria Math" w:cstheme="minorHAnsi"/>
            </w:rPr>
            <m:t>K</m:t>
          </w:del>
        </m:r>
        <m:r>
          <w:del w:id="2405" w:author="Max Lindmark" w:date="2020-05-15T08:49:00Z">
            <w:rPr>
              <w:rFonts w:ascii="Cambria Math" w:hAnsi="Cambria Math" w:cstheme="minorHAnsi"/>
              <w:lang w:val="en-GB"/>
            </w:rPr>
            <m:t>(</m:t>
          </w:del>
        </m:r>
        <m:r>
          <w:del w:id="2406" w:author="Max Lindmark" w:date="2020-05-15T08:49:00Z">
            <w:rPr>
              <w:rFonts w:ascii="Cambria Math" w:hAnsi="Cambria Math" w:cstheme="minorHAnsi"/>
            </w:rPr>
            <m:t>T</m:t>
          </w:del>
        </m:r>
        <m:r>
          <w:del w:id="2407" w:author="Max Lindmark" w:date="2020-05-15T08:49:00Z">
            <w:rPr>
              <w:rFonts w:ascii="Cambria Math" w:hAnsi="Cambria Math" w:cstheme="minorHAnsi"/>
              <w:lang w:val="en-GB"/>
            </w:rPr>
            <m:t>)</m:t>
          </w:del>
        </m:r>
        <m:sSup>
          <m:sSupPr>
            <m:ctrlPr>
              <w:del w:id="2408" w:author="Max Lindmark" w:date="2020-05-15T08:49:00Z">
                <w:rPr>
                  <w:rFonts w:ascii="Cambria Math" w:hAnsi="Cambria Math" w:cstheme="minorHAnsi"/>
                  <w:i/>
                </w:rPr>
              </w:del>
            </m:ctrlPr>
          </m:sSupPr>
          <m:e>
            <m:r>
              <w:del w:id="2409" w:author="Max Lindmark" w:date="2020-05-15T08:49:00Z">
                <w:rPr>
                  <w:rFonts w:ascii="Cambria Math" w:hAnsi="Cambria Math" w:cstheme="minorHAnsi"/>
                </w:rPr>
                <m:t>M</m:t>
              </w:del>
            </m:r>
          </m:e>
          <m:sup>
            <m:r>
              <w:del w:id="2410" w:author="Max Lindmark" w:date="2020-05-15T08:49:00Z">
                <w:rPr>
                  <w:rFonts w:ascii="Cambria Math" w:hAnsi="Cambria Math" w:cstheme="minorHAnsi"/>
                </w:rPr>
                <m:t>b</m:t>
              </w:del>
            </m:r>
          </m:sup>
        </m:sSup>
      </m:oMath>
      <w:del w:id="2411" w:author="Max Lindmark" w:date="2020-05-15T08:49:00Z">
        <w:r w:rsidR="00021606" w:rsidRPr="00972C7F" w:rsidDel="0050598E">
          <w:rPr>
            <w:rFonts w:eastAsiaTheme="minorEastAsia" w:cstheme="minorHAnsi"/>
            <w:lang w:val="en-GB"/>
          </w:rPr>
          <w:delText xml:space="preserve">, where </w:delText>
        </w:r>
      </w:del>
      <m:oMath>
        <m:r>
          <w:del w:id="2412" w:author="Max Lindmark" w:date="2020-05-15T08:49:00Z">
            <w:rPr>
              <w:rFonts w:ascii="Cambria Math" w:eastAsiaTheme="minorEastAsia" w:hAnsi="Cambria Math" w:cstheme="minorHAnsi"/>
            </w:rPr>
            <m:t>M</m:t>
          </w:del>
        </m:r>
      </m:oMath>
      <w:del w:id="2413" w:author="Max Lindmark" w:date="2020-05-15T08:49:00Z">
        <w:r w:rsidR="00021606" w:rsidRPr="00972C7F" w:rsidDel="0050598E">
          <w:rPr>
            <w:rFonts w:eastAsiaTheme="minorEastAsia" w:cstheme="minorHAnsi"/>
            <w:lang w:val="en-GB"/>
          </w:rPr>
          <w:delText xml:space="preserve"> is body mass and </w:delText>
        </w:r>
      </w:del>
      <m:oMath>
        <m:r>
          <w:del w:id="2414" w:author="Max Lindmark" w:date="2020-05-15T08:49:00Z">
            <w:rPr>
              <w:rFonts w:ascii="Cambria Math" w:eastAsiaTheme="minorEastAsia" w:hAnsi="Cambria Math" w:cstheme="minorHAnsi"/>
            </w:rPr>
            <m:t>T</m:t>
          </w:del>
        </m:r>
      </m:oMath>
      <w:del w:id="2415" w:author="Max Lindmark" w:date="2020-05-15T08:49:00Z">
        <w:r w:rsidR="00021606" w:rsidRPr="00972C7F" w:rsidDel="0050598E">
          <w:rPr>
            <w:rFonts w:eastAsiaTheme="minorEastAsia" w:cstheme="minorHAnsi"/>
            <w:lang w:val="en-GB"/>
          </w:rPr>
          <w:delText xml:space="preserve"> is temperature</w:delText>
        </w:r>
      </w:del>
      <w:r w:rsidR="001A1712">
        <w:rPr>
          <w:rFonts w:eastAsiaTheme="minorEastAsia" w:cstheme="minorHAnsi"/>
          <w:lang w:val="en-GB"/>
        </w:rPr>
        <w:t xml:space="preserve">. </w:t>
      </w:r>
      <w:del w:id="2416" w:author="Max Lindmark" w:date="2020-05-11T14:15:00Z">
        <w:r w:rsidR="001A1712" w:rsidDel="008E2EAD">
          <w:rPr>
            <w:rFonts w:eastAsiaTheme="minorEastAsia" w:cstheme="minorHAnsi"/>
            <w:lang w:val="en-GB"/>
          </w:rPr>
          <w:delText xml:space="preserve">Here </w:delText>
        </w:r>
      </w:del>
      <w:ins w:id="2417" w:author="Max Lindmark" w:date="2020-05-11T14:15:00Z">
        <w:r w:rsidR="008E2EAD">
          <w:rPr>
            <w:rFonts w:eastAsiaTheme="minorEastAsia" w:cstheme="minorHAnsi"/>
            <w:lang w:val="en-GB"/>
          </w:rPr>
          <w:t xml:space="preserve">In these models, </w:t>
        </w:r>
      </w:ins>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under two conditions:</w:t>
      </w:r>
      <w:ins w:id="2418" w:author="Max Lindmark" w:date="2020-05-11T14:15:00Z">
        <w:r w:rsidR="009E7470">
          <w:rPr>
            <w:rFonts w:eastAsiaTheme="minorEastAsia" w:cstheme="minorHAnsi"/>
            <w:lang w:val="en-GB"/>
          </w:rPr>
          <w:t xml:space="preserve"> (1)</w:t>
        </w:r>
      </w:ins>
      <w:r w:rsidR="006926E6" w:rsidRPr="00972C7F">
        <w:rPr>
          <w:rFonts w:eastAsiaTheme="minorEastAsia" w:cstheme="minorHAnsi"/>
          <w:lang w:val="en-GB"/>
        </w:rPr>
        <w:t xml:space="preserve">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ins w:id="2419" w:author="Max Lindmark" w:date="2020-05-11T14:15:00Z">
        <w:r w:rsidR="009E7470">
          <w:rPr>
            <w:rFonts w:eastAsiaTheme="minorEastAsia" w:cstheme="minorHAnsi"/>
            <w:lang w:val="en-GB"/>
          </w:rPr>
          <w:t xml:space="preserve">(2) </w:t>
        </w:r>
      </w:ins>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ins w:id="2420" w:author="Max Lindmark" w:date="2020-05-11T14:17:00Z">
        <w:r w:rsidR="00392323">
          <w:rPr>
            <w:rFonts w:eastAsiaTheme="minorEastAsia" w:cstheme="minorHAnsi"/>
            <w:lang w:val="en-GB"/>
          </w:rPr>
          <w:t xml:space="preserve"> – </w:t>
        </w:r>
      </w:ins>
      <w:del w:id="2421" w:author="Max Lindmark" w:date="2020-05-11T14:17:00Z">
        <w:r w:rsidR="00F70DFF" w:rsidDel="00392323">
          <w:rPr>
            <w:rFonts w:eastAsiaTheme="minorEastAsia" w:cstheme="minorHAnsi"/>
            <w:lang w:val="en-GB"/>
          </w:rPr>
          <w:delText xml:space="preserve"> – </w:delText>
        </w:r>
      </w:del>
      <w:r w:rsidR="00F70DFF">
        <w:rPr>
          <w:rFonts w:eastAsiaTheme="minorEastAsia" w:cstheme="minorHAnsi"/>
          <w:lang w:val="en-GB"/>
        </w:rPr>
        <w:t>a</w:t>
      </w:r>
      <w:ins w:id="2422" w:author="Max Lindmark" w:date="2020-05-11T14:17:00Z">
        <w:r w:rsidR="00392323">
          <w:rPr>
            <w:rFonts w:eastAsiaTheme="minorEastAsia" w:cstheme="minorHAnsi"/>
            <w:lang w:val="en-GB"/>
          </w:rPr>
          <w:t xml:space="preserve"> </w:t>
        </w:r>
      </w:ins>
      <w:del w:id="2423" w:author="Max Lindmark" w:date="2020-05-11T14:17:00Z">
        <w:r w:rsidR="00F70DFF" w:rsidDel="00392323">
          <w:rPr>
            <w:rFonts w:eastAsiaTheme="minorEastAsia" w:cstheme="minorHAnsi"/>
            <w:lang w:val="en-GB"/>
          </w:rPr>
          <w:delText xml:space="preserve"> </w:delText>
        </w:r>
      </w:del>
      <w:r w:rsidR="00F70DFF">
        <w:rPr>
          <w:rFonts w:eastAsiaTheme="minorEastAsia" w:cstheme="minorHAnsi"/>
          <w:lang w:val="en-GB"/>
        </w:rPr>
        <w:t>speci</w:t>
      </w:r>
      <w:del w:id="2424" w:author="Max Lindmark" w:date="2020-05-11T14:16:00Z">
        <w:r w:rsidR="00F70DFF" w:rsidDel="00DA58A4">
          <w:rPr>
            <w:rFonts w:eastAsiaTheme="minorEastAsia" w:cstheme="minorHAnsi"/>
            <w:lang w:val="en-GB"/>
          </w:rPr>
          <w:delText>es</w:delText>
        </w:r>
      </w:del>
      <w:ins w:id="2425" w:author="Max Lindmark" w:date="2020-05-11T14:16:00Z">
        <w:r w:rsidR="00DA58A4">
          <w:rPr>
            <w:rFonts w:eastAsiaTheme="minorEastAsia" w:cstheme="minorHAnsi"/>
            <w:lang w:val="en-GB"/>
          </w:rPr>
          <w:t>al</w:t>
        </w:r>
      </w:ins>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ins w:id="2426" w:author="Max Lindmark" w:date="2020-05-11T14:17:00Z">
        <w:r w:rsidR="00392323">
          <w:rPr>
            <w:rFonts w:eastAsiaTheme="minorEastAsia" w:cstheme="minorHAnsi"/>
            <w:lang w:val="en-GB"/>
          </w:rPr>
          <w:t>– it is assumed</w:t>
        </w:r>
      </w:ins>
      <w:del w:id="2427" w:author="Max Lindmark" w:date="2020-05-11T14:16:00Z">
        <w:r w:rsidR="00F70DFF" w:rsidDel="00814BD8">
          <w:rPr>
            <w:rFonts w:eastAsiaTheme="minorEastAsia" w:cstheme="minorHAnsi"/>
            <w:lang w:val="en-GB"/>
          </w:rPr>
          <w:delText xml:space="preserve">– </w:delText>
        </w:r>
      </w:del>
      <m:oMath>
        <m:r>
          <w:del w:id="2428" w:author="Max Lindmark" w:date="2020-05-11T14:17:00Z">
            <w:rPr>
              <w:rFonts w:ascii="Cambria Math" w:eastAsiaTheme="minorEastAsia" w:hAnsi="Cambria Math" w:cstheme="minorHAnsi"/>
              <w:lang w:val="en-GB"/>
            </w:rPr>
            <m:t>b=1</m:t>
          </w:del>
        </m:r>
      </m:oMath>
      <w:del w:id="2429" w:author="Max Lindmark" w:date="2020-05-11T14:17:00Z">
        <w:r w:rsidR="00C40AE3" w:rsidRPr="00972C7F" w:rsidDel="00C41597">
          <w:rPr>
            <w:rFonts w:eastAsiaTheme="minorEastAsia" w:cstheme="minorHAnsi"/>
            <w:lang w:val="en-GB"/>
          </w:rPr>
          <w:delText>. Th</w:delText>
        </w:r>
        <w:r w:rsidR="00F70DFF" w:rsidDel="00C41597">
          <w:rPr>
            <w:rFonts w:eastAsiaTheme="minorEastAsia" w:cstheme="minorHAnsi"/>
            <w:lang w:val="en-GB"/>
          </w:rPr>
          <w:delText xml:space="preserve">e assumption </w:delText>
        </w:r>
      </w:del>
      <w:ins w:id="2430" w:author="Max Lindmark" w:date="2020-05-11T14:17:00Z">
        <w:r w:rsidR="00C41597">
          <w:rPr>
            <w:rFonts w:eastAsiaTheme="minorEastAsia" w:cstheme="minorHAnsi"/>
            <w:lang w:val="en-GB"/>
          </w:rPr>
          <w:t xml:space="preserve"> </w:t>
        </w:r>
      </w:ins>
      <w:r w:rsidR="00F70DFF">
        <w:rPr>
          <w:rFonts w:eastAsiaTheme="minorEastAsia" w:cstheme="minorHAnsi"/>
          <w:lang w:val="en-GB"/>
        </w:rPr>
        <w:t xml:space="preserve">that catabolism is proportional to body mass </w:t>
      </w:r>
      <w:ins w:id="2431" w:author="Max Lindmark" w:date="2020-05-11T14:17:00Z">
        <w:r w:rsidR="00C41597">
          <w:rPr>
            <w:rFonts w:eastAsiaTheme="minorEastAsia" w:cstheme="minorHAnsi"/>
            <w:lang w:val="en-GB"/>
          </w:rPr>
          <w:t>(</w:t>
        </w:r>
      </w:ins>
      <m:oMath>
        <m:r>
          <w:ins w:id="2432" w:author="Max Lindmark" w:date="2020-05-11T14:17:00Z">
            <w:rPr>
              <w:rFonts w:ascii="Cambria Math" w:eastAsiaTheme="minorEastAsia" w:hAnsi="Cambria Math" w:cstheme="minorHAnsi"/>
              <w:lang w:val="en-GB"/>
            </w:rPr>
            <m:t>b=1</m:t>
          </w:ins>
        </m:r>
      </m:oMath>
      <w:ins w:id="2433" w:author="Max Lindmark" w:date="2020-05-11T14:17:00Z">
        <w:r w:rsidR="00C41597">
          <w:rPr>
            <w:rFonts w:eastAsiaTheme="minorEastAsia" w:cstheme="minorHAnsi"/>
            <w:lang w:val="en-GB"/>
          </w:rPr>
          <w:t>)</w:t>
        </w:r>
      </w:ins>
      <w:ins w:id="2434" w:author="Max Lindmark" w:date="2020-05-11T14:18:00Z">
        <w:r w:rsidR="00BF6C10">
          <w:rPr>
            <w:rFonts w:eastAsiaTheme="minorEastAsia" w:cstheme="minorHAnsi"/>
            <w:lang w:val="en-GB"/>
          </w:rPr>
          <w:t xml:space="preserve">. This stems </w:t>
        </w:r>
      </w:ins>
      <w:del w:id="2435" w:author="Max Lindmark" w:date="2020-05-11T14:18:00Z">
        <w:r w:rsidR="009D6F2B" w:rsidRPr="00972C7F" w:rsidDel="00BF6C10">
          <w:rPr>
            <w:rFonts w:eastAsiaTheme="minorEastAsia" w:cstheme="minorHAnsi"/>
            <w:lang w:val="en-GB"/>
          </w:rPr>
          <w:delText>originates</w:delText>
        </w:r>
        <w:r w:rsidR="00C40AE3" w:rsidRPr="00972C7F" w:rsidDel="00BF6C10">
          <w:rPr>
            <w:rFonts w:eastAsiaTheme="minorEastAsia" w:cstheme="minorHAnsi"/>
            <w:lang w:val="en-GB"/>
          </w:rPr>
          <w:delText xml:space="preserve"> </w:delText>
        </w:r>
      </w:del>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ins w:id="2436" w:author="Max Lindmark" w:date="2020-05-11T14:18:00Z">
        <w:r w:rsidR="00F36D53">
          <w:rPr>
            <w:rFonts w:eastAsiaTheme="minorEastAsia" w:cstheme="minorHAnsi"/>
            <w:lang w:val="en-GB"/>
          </w:rPr>
          <w:t xml:space="preserve">, but </w:t>
        </w:r>
      </w:ins>
      <w:del w:id="2437" w:author="Max Lindmark" w:date="2020-05-11T14:18:00Z">
        <w:r w:rsidR="00774E20" w:rsidRPr="00972C7F" w:rsidDel="00F36D53">
          <w:rPr>
            <w:rFonts w:eastAsiaTheme="minorEastAsia" w:cstheme="minorHAnsi"/>
            <w:lang w:val="en-GB"/>
          </w:rPr>
          <w:delText xml:space="preserve"> (and </w:delText>
        </w:r>
      </w:del>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del w:id="2438" w:author="Max Lindmark" w:date="2020-05-11T14:18:00Z">
        <w:r w:rsidR="00726CA2" w:rsidRPr="002D70E2" w:rsidDel="00443EDF">
          <w:rPr>
            <w:rFonts w:eastAsiaTheme="minorEastAsia" w:cstheme="minorHAnsi"/>
            <w:lang w:val="en-GB"/>
          </w:rPr>
          <w:delText>)</w:delText>
        </w:r>
      </w:del>
      <w:r w:rsidR="00AE28A1" w:rsidRPr="002D70E2">
        <w:rPr>
          <w:rFonts w:eastAsiaTheme="minorEastAsia" w:cstheme="minorHAnsi"/>
          <w:lang w:val="en-GB"/>
        </w:rPr>
        <w:t xml:space="preserve">. </w:t>
      </w:r>
      <w:ins w:id="2439" w:author="Max Lindmark" w:date="2020-05-11T14:19:00Z">
        <w:r w:rsidR="00CB4A4B">
          <w:rPr>
            <w:rFonts w:eastAsiaTheme="minorEastAsia" w:cstheme="minorHAnsi"/>
            <w:lang w:val="en-GB"/>
          </w:rPr>
          <w:t xml:space="preserve">The model can also be restated </w:t>
        </w:r>
      </w:ins>
      <w:del w:id="2440" w:author="Max Lindmark" w:date="2020-05-11T14:19:00Z">
        <w:r w:rsidR="00855685" w:rsidDel="00CB4A4B">
          <w:rPr>
            <w:rFonts w:eastAsiaTheme="minorEastAsia" w:cstheme="minorHAnsi"/>
            <w:lang w:val="en-GB"/>
          </w:rPr>
          <w:delText>I</w:delText>
        </w:r>
        <w:r w:rsidR="00953C60" w:rsidRPr="00972C7F" w:rsidDel="00CB4A4B">
          <w:rPr>
            <w:rFonts w:eastAsiaTheme="minorEastAsia" w:cstheme="minorHAnsi"/>
            <w:lang w:val="en-GB"/>
          </w:rPr>
          <w:delText>t</w:delText>
        </w:r>
        <w:r w:rsidR="00F90B97" w:rsidDel="00CB4A4B">
          <w:rPr>
            <w:rFonts w:eastAsiaTheme="minorEastAsia" w:cstheme="minorHAnsi"/>
            <w:lang w:val="en-GB"/>
          </w:rPr>
          <w:delText xml:space="preserve"> is </w:delText>
        </w:r>
      </w:del>
      <w:del w:id="2441" w:author="Max Lindmark" w:date="2020-05-11T14:18:00Z">
        <w:r w:rsidR="00F90B97" w:rsidDel="002F2B29">
          <w:rPr>
            <w:rFonts w:eastAsiaTheme="minorEastAsia" w:cstheme="minorHAnsi"/>
            <w:lang w:val="en-GB"/>
          </w:rPr>
          <w:delText xml:space="preserve">however </w:delText>
        </w:r>
      </w:del>
      <w:del w:id="2442" w:author="Max Lindmark" w:date="2020-05-11T14:19:00Z">
        <w:r w:rsidR="00A332F3" w:rsidRPr="00972C7F" w:rsidDel="00CB4A4B">
          <w:rPr>
            <w:rFonts w:eastAsiaTheme="minorEastAsia" w:cstheme="minorHAnsi"/>
            <w:lang w:val="en-GB"/>
          </w:rPr>
          <w:delText xml:space="preserve">common </w:delText>
        </w:r>
        <w:r w:rsidR="00855685" w:rsidDel="00CB4A4B">
          <w:rPr>
            <w:rFonts w:eastAsiaTheme="minorEastAsia" w:cstheme="minorHAnsi"/>
            <w:lang w:val="en-GB"/>
          </w:rPr>
          <w:delText xml:space="preserve">to restate this model </w:delText>
        </w:r>
      </w:del>
      <w:r w:rsidR="00855685">
        <w:rPr>
          <w:rFonts w:eastAsiaTheme="minorEastAsia" w:cstheme="minorHAnsi"/>
          <w:lang w:val="en-GB"/>
        </w:rPr>
        <w:t>in terms of energy</w:t>
      </w:r>
      <w:r w:rsidR="005B2A72">
        <w:rPr>
          <w:rFonts w:eastAsiaTheme="minorEastAsia" w:cstheme="minorHAnsi"/>
          <w:lang w:val="en-GB"/>
        </w:rPr>
        <w:t xml:space="preserve">, </w:t>
      </w:r>
      <w:del w:id="2443" w:author="Max Lindmark" w:date="2020-05-11T14:18:00Z">
        <w:r w:rsidR="005B2A72" w:rsidDel="00CC72CD">
          <w:rPr>
            <w:rFonts w:eastAsiaTheme="minorEastAsia" w:cstheme="minorHAnsi"/>
            <w:lang w:val="en-GB"/>
          </w:rPr>
          <w:delText>i.e.</w:delText>
        </w:r>
        <w:r w:rsidR="00E836F6" w:rsidDel="00CC72CD">
          <w:rPr>
            <w:rFonts w:eastAsiaTheme="minorEastAsia" w:cstheme="minorHAnsi"/>
            <w:lang w:val="en-GB"/>
          </w:rPr>
          <w:delText xml:space="preserve"> </w:delText>
        </w:r>
      </w:del>
      <w:r w:rsidR="00E836F6">
        <w:rPr>
          <w:rFonts w:eastAsiaTheme="minorEastAsia" w:cstheme="minorHAnsi"/>
          <w:lang w:val="en-GB"/>
        </w:rPr>
        <w:t xml:space="preserve">as a balance between energy </w:t>
      </w:r>
      <w:del w:id="2444" w:author="Max Lindmark" w:date="2020-05-11T14:19:00Z">
        <w:r w:rsidR="00E836F6" w:rsidDel="00654509">
          <w:rPr>
            <w:rFonts w:eastAsiaTheme="minorEastAsia" w:cstheme="minorHAnsi"/>
            <w:lang w:val="en-GB"/>
          </w:rPr>
          <w:delText xml:space="preserve">assimilation </w:delText>
        </w:r>
      </w:del>
      <w:ins w:id="2445" w:author="Max Lindmark" w:date="2020-05-11T14:19:00Z">
        <w:r w:rsidR="00654509">
          <w:rPr>
            <w:rFonts w:eastAsiaTheme="minorEastAsia" w:cstheme="minorHAnsi"/>
            <w:lang w:val="en-GB"/>
          </w:rPr>
          <w:t xml:space="preserve">gains </w:t>
        </w:r>
      </w:ins>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del w:id="2446" w:author="Max Lindmark" w:date="2020-05-08T15:21:00Z">
        <w:r w:rsidR="008512D7" w:rsidRPr="004559BC" w:rsidDel="0010623B">
          <w:rPr>
            <w:rFonts w:eastAsiaTheme="minorEastAsia" w:cstheme="minorHAnsi"/>
            <w:lang w:val="en-GB"/>
          </w:rPr>
          <w:delText>-</w:delText>
        </w:r>
      </w:del>
      <w:ins w:id="2447" w:author="Max Lindmark" w:date="2020-05-08T15:21:00Z">
        <w:r w:rsidR="0010623B">
          <w:rPr>
            <w:rFonts w:eastAsiaTheme="minorEastAsia" w:cstheme="minorHAnsi"/>
            <w:lang w:val="en-GB"/>
          </w:rPr>
          <w:t xml:space="preserve"> </w:t>
        </w:r>
      </w:ins>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del w:id="2448" w:author="Max Lindmark" w:date="2020-05-11T14:22:00Z">
        <w:r w:rsidR="00635FEE" w:rsidRPr="00972C7F" w:rsidDel="00D530C2">
          <w:rPr>
            <w:rFonts w:eastAsiaTheme="minorEastAsia" w:cstheme="minorHAnsi"/>
            <w:lang w:val="en-GB"/>
          </w:rPr>
          <w:delText>(</w:delText>
        </w:r>
      </w:del>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lastRenderedPageBreak/>
        <w:t>hyper</w:t>
      </w:r>
      <w:del w:id="2449" w:author="Max Lindmark" w:date="2020-05-08T15:21:00Z">
        <w:r w:rsidR="005233C4" w:rsidRPr="00972C7F" w:rsidDel="0010623B">
          <w:rPr>
            <w:rFonts w:eastAsiaTheme="minorEastAsia" w:cstheme="minorHAnsi"/>
            <w:lang w:val="en-GB"/>
          </w:rPr>
          <w:delText>-</w:delText>
        </w:r>
      </w:del>
      <w:r w:rsidR="005233C4" w:rsidRPr="00972C7F">
        <w:rPr>
          <w:rFonts w:eastAsiaTheme="minorEastAsia" w:cstheme="minorHAnsi"/>
          <w:lang w:val="en-GB"/>
        </w:rPr>
        <w:t>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ins w:id="2450" w:author="Max Lindmark" w:date="2020-05-08T15:21:00Z">
        <w:r w:rsidR="0010623B">
          <w:rPr>
            <w:rFonts w:eastAsiaTheme="minorEastAsia" w:cstheme="minorHAnsi"/>
            <w:lang w:val="en-GB"/>
          </w:rPr>
          <w:t xml:space="preserve"> </w:t>
        </w:r>
      </w:ins>
      <w:del w:id="2451" w:author="Max Lindmark" w:date="2020-05-08T15:21:00Z">
        <w:r w:rsidR="009364EC" w:rsidRPr="00972C7F" w:rsidDel="0010623B">
          <w:rPr>
            <w:rFonts w:eastAsiaTheme="minorEastAsia" w:cstheme="minorHAnsi"/>
            <w:lang w:val="en-GB"/>
          </w:rPr>
          <w:delText>-</w:delText>
        </w:r>
      </w:del>
      <w:r w:rsidR="005233C4" w:rsidRPr="00972C7F">
        <w:rPr>
          <w:rFonts w:eastAsiaTheme="minorEastAsia" w:cstheme="minorHAnsi"/>
          <w:lang w:val="en-GB"/>
        </w:rPr>
        <w:t>scaling</w:t>
      </w:r>
      <w:del w:id="2452" w:author="Max Lindmark" w:date="2020-05-11T14:22:00Z">
        <w:r w:rsidR="005233C4" w:rsidRPr="00972C7F" w:rsidDel="00D530C2">
          <w:rPr>
            <w:rFonts w:eastAsiaTheme="minorEastAsia" w:cstheme="minorHAnsi"/>
            <w:lang w:val="en-GB"/>
          </w:rPr>
          <w:delText>, i.e.</w:delText>
        </w:r>
        <w:r w:rsidR="004A2EA6" w:rsidDel="00D530C2">
          <w:rPr>
            <w:rFonts w:eastAsiaTheme="minorEastAsia" w:cstheme="minorHAnsi"/>
            <w:lang w:val="en-GB"/>
          </w:rPr>
          <w:delText>,</w:delText>
        </w:r>
        <w:r w:rsidR="005233C4" w:rsidRPr="00972C7F" w:rsidDel="00D530C2">
          <w:rPr>
            <w:rFonts w:eastAsiaTheme="minorEastAsia" w:cstheme="minorHAnsi"/>
            <w:lang w:val="en-GB"/>
          </w:rPr>
          <w:delText xml:space="preserve"> </w:delText>
        </w:r>
        <w:r w:rsidR="004A2EA6" w:rsidDel="00D530C2">
          <w:rPr>
            <w:rFonts w:eastAsiaTheme="minorEastAsia" w:cstheme="minorHAnsi"/>
            <w:lang w:val="en-GB"/>
          </w:rPr>
          <w:delText xml:space="preserve">with </w:delText>
        </w:r>
      </w:del>
      <w:ins w:id="2453" w:author="Max Lindmark" w:date="2020-05-11T14:22:00Z">
        <w:r w:rsidR="00D530C2">
          <w:rPr>
            <w:rFonts w:eastAsiaTheme="minorEastAsia" w:cstheme="minorHAnsi"/>
            <w:lang w:val="en-GB"/>
          </w:rPr>
          <w:t xml:space="preserve"> (</w:t>
        </w:r>
      </w:ins>
      <w:del w:id="2454" w:author="Max Lindmark" w:date="2020-05-11T14:22:00Z">
        <w:r w:rsidR="004A2EA6" w:rsidDel="00211319">
          <w:rPr>
            <w:rFonts w:eastAsiaTheme="minorEastAsia" w:cstheme="minorHAnsi"/>
            <w:lang w:val="en-GB"/>
          </w:rPr>
          <w:delText xml:space="preserve">an </w:delText>
        </w:r>
      </w:del>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del w:id="2455" w:author="Max Lindmark" w:date="2020-05-11T14:23:00Z">
        <w:r w:rsidR="003477E3" w:rsidRPr="00972C7F" w:rsidDel="00211319">
          <w:rPr>
            <w:rFonts w:eastAsiaTheme="minorEastAsia" w:cstheme="minorHAnsi"/>
            <w:lang w:val="en-GB"/>
          </w:rPr>
          <w:delText xml:space="preserve">applying </w:delText>
        </w:r>
      </w:del>
      <w:ins w:id="2456" w:author="Max Lindmark" w:date="2020-05-11T14:23:00Z">
        <w:r w:rsidR="00211319">
          <w:rPr>
            <w:rFonts w:eastAsiaTheme="minorEastAsia" w:cstheme="minorHAnsi"/>
            <w:lang w:val="en-GB"/>
          </w:rPr>
          <w:t>describing</w:t>
        </w:r>
        <w:r w:rsidR="00211319" w:rsidRPr="00972C7F">
          <w:rPr>
            <w:rFonts w:eastAsiaTheme="minorEastAsia" w:cstheme="minorHAnsi"/>
            <w:lang w:val="en-GB"/>
          </w:rPr>
          <w:t xml:space="preserve"> </w:t>
        </w:r>
      </w:ins>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del w:id="2457" w:author="Max Lindmark" w:date="2020-05-08T15:21:00Z">
        <w:r w:rsidR="00720141" w:rsidRPr="00972C7F" w:rsidDel="0010623B">
          <w:rPr>
            <w:rFonts w:eastAsiaTheme="minorEastAsia" w:cstheme="minorHAnsi"/>
            <w:lang w:val="en-GB"/>
          </w:rPr>
          <w:delText>-</w:delText>
        </w:r>
      </w:del>
      <w:ins w:id="2458" w:author="Max Lindmark" w:date="2020-05-08T15:21:00Z">
        <w:r w:rsidR="0010623B">
          <w:rPr>
            <w:rFonts w:eastAsiaTheme="minorEastAsia" w:cstheme="minorHAnsi"/>
            <w:lang w:val="en-GB"/>
          </w:rPr>
          <w:t xml:space="preserve"> </w:t>
        </w:r>
      </w:ins>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del w:id="2459" w:author="Max Lindmark" w:date="2020-05-11T14:45:00Z">
        <w:r w:rsidR="0063326E" w:rsidRPr="004559BC" w:rsidDel="00F0125C">
          <w:rPr>
            <w:rFonts w:eastAsiaTheme="minorEastAsia" w:cstheme="minorHAnsi"/>
            <w:lang w:val="en-GB"/>
          </w:rPr>
          <w:delText xml:space="preserve"> </w:delText>
        </w:r>
      </w:del>
      <w:ins w:id="2460" w:author="Max Lindmark" w:date="2020-05-11T14:28:00Z">
        <w:r w:rsidR="00234472" w:rsidRPr="004559BC">
          <w:rPr>
            <w:rFonts w:eastAsiaTheme="minorEastAsia" w:cstheme="minorHAnsi"/>
            <w:lang w:val="en-GB"/>
          </w:rPr>
          <w:t xml:space="preserve"> </w:t>
        </w:r>
      </w:ins>
      <w:del w:id="2461" w:author="Max Lindmark" w:date="2020-05-11T15:19:00Z">
        <w:r w:rsidR="00AD5946" w:rsidRPr="00C32E67" w:rsidDel="00912457">
          <w:rPr>
            <w:rFonts w:eastAsiaTheme="minorEastAsia" w:cstheme="minorHAnsi"/>
            <w:lang w:val="en-GB"/>
          </w:rPr>
          <w:delText>In natural systems</w:delText>
        </w:r>
      </w:del>
      <w:del w:id="2462" w:author="Max Lindmark" w:date="2020-05-11T15:15:00Z">
        <w:r w:rsidR="00F935D8" w:rsidRPr="00C32E67" w:rsidDel="00F85AF3">
          <w:rPr>
            <w:rFonts w:eastAsiaTheme="minorEastAsia" w:cstheme="minorHAnsi"/>
            <w:lang w:val="en-GB"/>
          </w:rPr>
          <w:delText>,</w:delText>
        </w:r>
        <w:r w:rsidR="00042507" w:rsidRPr="00C32E67" w:rsidDel="00F85AF3">
          <w:rPr>
            <w:rFonts w:eastAsiaTheme="minorEastAsia" w:cstheme="minorHAnsi"/>
            <w:lang w:val="en-GB"/>
          </w:rPr>
          <w:delText xml:space="preserve"> however,</w:delText>
        </w:r>
        <w:r w:rsidR="00AD5946" w:rsidRPr="00C32E67" w:rsidDel="00F85AF3">
          <w:rPr>
            <w:rFonts w:eastAsiaTheme="minorEastAsia" w:cstheme="minorHAnsi"/>
            <w:lang w:val="en-GB"/>
          </w:rPr>
          <w:delText xml:space="preserve"> </w:delText>
        </w:r>
      </w:del>
      <w:del w:id="2463" w:author="Max Lindmark" w:date="2020-05-11T15:19:00Z">
        <w:r w:rsidR="00AD5946" w:rsidRPr="00C32E67" w:rsidDel="00912457">
          <w:rPr>
            <w:rFonts w:eastAsiaTheme="minorEastAsia" w:cstheme="minorHAnsi"/>
            <w:lang w:val="en-GB"/>
          </w:rPr>
          <w:delText xml:space="preserve">realized consumption </w:delText>
        </w:r>
        <w:r w:rsidR="003F08D6" w:rsidRPr="00C32E67" w:rsidDel="00912457">
          <w:rPr>
            <w:rFonts w:eastAsiaTheme="minorEastAsia" w:cstheme="minorHAnsi"/>
            <w:lang w:val="en-GB"/>
          </w:rPr>
          <w:delText xml:space="preserve">is mediated </w:delText>
        </w:r>
        <w:r w:rsidR="00E73F92" w:rsidRPr="00C32E67" w:rsidDel="00912457">
          <w:rPr>
            <w:rFonts w:eastAsiaTheme="minorEastAsia" w:cstheme="minorHAnsi"/>
            <w:lang w:val="en-GB"/>
          </w:rPr>
          <w:delText xml:space="preserve">by predator-prey encounter </w:delText>
        </w:r>
        <w:r w:rsidR="00841994" w:rsidRPr="00C32E67" w:rsidDel="00912457">
          <w:rPr>
            <w:rFonts w:eastAsiaTheme="minorEastAsia" w:cstheme="minorHAnsi"/>
            <w:lang w:val="en-GB"/>
          </w:rPr>
          <w:delText>r</w:delText>
        </w:r>
        <w:r w:rsidR="00E73F92" w:rsidRPr="00C32E67" w:rsidDel="00912457">
          <w:rPr>
            <w:rFonts w:eastAsiaTheme="minorEastAsia" w:cstheme="minorHAnsi"/>
            <w:lang w:val="en-GB"/>
          </w:rPr>
          <w:delText xml:space="preserve">ates </w:delText>
        </w:r>
        <w:r w:rsidR="006A6812" w:rsidRPr="00C32E67" w:rsidDel="00912457">
          <w:rPr>
            <w:rFonts w:eastAsiaTheme="minorEastAsia" w:cstheme="minorHAnsi"/>
            <w:lang w:val="en-GB"/>
          </w:rPr>
          <w:delText xml:space="preserve">and search rates, whereas maximum consumption rates </w:delText>
        </w:r>
        <w:r w:rsidR="00C650AE" w:rsidRPr="00C32E67" w:rsidDel="00912457">
          <w:rPr>
            <w:rFonts w:eastAsiaTheme="minorEastAsia" w:cstheme="minorHAnsi"/>
            <w:lang w:val="en-GB"/>
          </w:rPr>
          <w:delText xml:space="preserve">largely correspond </w:delText>
        </w:r>
        <w:r w:rsidR="00B6655F" w:rsidRPr="00C32E67" w:rsidDel="00912457">
          <w:rPr>
            <w:rFonts w:eastAsiaTheme="minorEastAsia" w:cstheme="minorHAnsi"/>
            <w:lang w:val="en-GB"/>
          </w:rPr>
          <w:delText xml:space="preserve">to the </w:delText>
        </w:r>
        <w:r w:rsidR="00D579E3" w:rsidRPr="00C32E67" w:rsidDel="00912457">
          <w:rPr>
            <w:rFonts w:eastAsiaTheme="minorEastAsia" w:cstheme="minorHAnsi"/>
            <w:lang w:val="en-GB"/>
          </w:rPr>
          <w:delText>physiolog</w:delText>
        </w:r>
        <w:r w:rsidR="004A2EA6" w:rsidRPr="00C32E67" w:rsidDel="00912457">
          <w:rPr>
            <w:rFonts w:eastAsiaTheme="minorEastAsia" w:cstheme="minorHAnsi"/>
            <w:lang w:val="en-GB"/>
          </w:rPr>
          <w:delText>ical limits</w:delText>
        </w:r>
        <w:r w:rsidR="00D579E3" w:rsidRPr="00C32E67" w:rsidDel="00912457">
          <w:rPr>
            <w:rFonts w:eastAsiaTheme="minorEastAsia" w:cstheme="minorHAnsi"/>
            <w:lang w:val="en-GB"/>
          </w:rPr>
          <w:delText xml:space="preserve"> o</w:delText>
        </w:r>
        <w:r w:rsidR="004A2EA6" w:rsidRPr="00C32E67" w:rsidDel="00912457">
          <w:rPr>
            <w:rFonts w:eastAsiaTheme="minorEastAsia" w:cstheme="minorHAnsi"/>
            <w:lang w:val="en-GB"/>
          </w:rPr>
          <w:delText>n</w:delText>
        </w:r>
        <w:r w:rsidR="00D579E3" w:rsidRPr="00C32E67" w:rsidDel="00912457">
          <w:rPr>
            <w:rFonts w:eastAsiaTheme="minorEastAsia" w:cstheme="minorHAnsi"/>
            <w:lang w:val="en-GB"/>
          </w:rPr>
          <w:delText xml:space="preserve"> digestion</w:delText>
        </w:r>
        <w:r w:rsidR="008C1E03" w:rsidRPr="00C32E67" w:rsidDel="00912457">
          <w:rPr>
            <w:rFonts w:eastAsiaTheme="minorEastAsia" w:cstheme="minorHAnsi"/>
            <w:lang w:val="en-GB"/>
          </w:rPr>
          <w:delText xml:space="preserve"> </w:delText>
        </w:r>
        <w:r w:rsidR="00077D10" w:rsidRPr="00C32E67" w:rsidDel="00912457">
          <w:rPr>
            <w:rFonts w:eastAsiaTheme="minorEastAsia" w:cstheme="minorHAnsi"/>
          </w:rPr>
          <w:fldChar w:fldCharType="begin"/>
        </w:r>
        <w:r w:rsidR="001F3A8B" w:rsidRPr="00C32E67" w:rsidDel="00912457">
          <w:rPr>
            <w:rFonts w:eastAsiaTheme="minorEastAsia" w:cstheme="minorHAnsi"/>
            <w:lang w:val="en-GB"/>
          </w:rPr>
          <w:del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077D10" w:rsidRPr="00C32E67" w:rsidDel="00912457">
          <w:rPr>
            <w:rFonts w:eastAsiaTheme="minorEastAsia" w:cstheme="minorHAnsi"/>
          </w:rPr>
          <w:fldChar w:fldCharType="separate"/>
        </w:r>
        <w:r w:rsidR="001F3A8B" w:rsidRPr="00C32E67" w:rsidDel="00912457">
          <w:rPr>
            <w:lang w:val="en-GB"/>
          </w:rPr>
          <w:delText>(Ursin 1967)</w:delText>
        </w:r>
        <w:r w:rsidR="00077D10" w:rsidRPr="00C32E67" w:rsidDel="00912457">
          <w:rPr>
            <w:rFonts w:eastAsiaTheme="minorEastAsia" w:cstheme="minorHAnsi"/>
          </w:rPr>
          <w:fldChar w:fldCharType="end"/>
        </w:r>
        <w:r w:rsidR="00C650AE" w:rsidRPr="00C32E67" w:rsidDel="00912457">
          <w:rPr>
            <w:rFonts w:eastAsiaTheme="minorEastAsia" w:cstheme="minorHAnsi"/>
            <w:lang w:val="en-GB"/>
          </w:rPr>
          <w:delText xml:space="preserve">. </w:delText>
        </w:r>
      </w:del>
      <w:del w:id="2464" w:author="Max Lindmark" w:date="2020-05-11T15:15:00Z">
        <w:r w:rsidR="00C650AE" w:rsidRPr="00C32E67" w:rsidDel="000205DC">
          <w:rPr>
            <w:rFonts w:eastAsiaTheme="minorEastAsia" w:cstheme="minorHAnsi"/>
            <w:lang w:val="en-GB"/>
          </w:rPr>
          <w:delText>Regardless</w:delText>
        </w:r>
      </w:del>
      <w:del w:id="2465" w:author="Max Lindmark" w:date="2020-05-11T15:19:00Z">
        <w:r w:rsidR="00C650AE" w:rsidRPr="00C32E67" w:rsidDel="00912457">
          <w:rPr>
            <w:rFonts w:eastAsiaTheme="minorEastAsia" w:cstheme="minorHAnsi"/>
            <w:lang w:val="en-GB"/>
          </w:rPr>
          <w:delText xml:space="preserve">, changes in the maximum feeding capacity </w:delText>
        </w:r>
        <w:r w:rsidR="007B4E8A" w:rsidRPr="00C32E67" w:rsidDel="00912457">
          <w:rPr>
            <w:rFonts w:eastAsiaTheme="minorEastAsia" w:cstheme="minorHAnsi"/>
            <w:lang w:val="en-GB"/>
          </w:rPr>
          <w:delText xml:space="preserve">could </w:delText>
        </w:r>
        <w:r w:rsidR="008842B9" w:rsidRPr="00C32E67" w:rsidDel="00912457">
          <w:rPr>
            <w:rFonts w:eastAsiaTheme="minorEastAsia" w:cstheme="minorHAnsi"/>
            <w:lang w:val="en-GB"/>
          </w:rPr>
          <w:delText>result</w:delText>
        </w:r>
        <w:r w:rsidR="007B4E8A" w:rsidRPr="00C32E67" w:rsidDel="00912457">
          <w:rPr>
            <w:rFonts w:eastAsiaTheme="minorEastAsia" w:cstheme="minorHAnsi"/>
            <w:lang w:val="en-GB"/>
          </w:rPr>
          <w:delText xml:space="preserve"> </w:delText>
        </w:r>
        <w:r w:rsidR="00720141" w:rsidRPr="00C32E67" w:rsidDel="00912457">
          <w:rPr>
            <w:rFonts w:eastAsiaTheme="minorEastAsia" w:cstheme="minorHAnsi"/>
            <w:lang w:val="en-GB"/>
          </w:rPr>
          <w:delText>in reduced growth efficiency over ontogeny</w:delText>
        </w:r>
        <w:r w:rsidR="006D4BE2" w:rsidRPr="00C32E67" w:rsidDel="00912457">
          <w:rPr>
            <w:rFonts w:eastAsiaTheme="minorEastAsia" w:cstheme="minorHAnsi"/>
            <w:lang w:val="en-GB"/>
          </w:rPr>
          <w:delText xml:space="preserve">, as illustrated in Fig. </w:delText>
        </w:r>
        <w:r w:rsidR="00435EBD" w:rsidRPr="00C32E67" w:rsidDel="00912457">
          <w:rPr>
            <w:rFonts w:eastAsiaTheme="minorEastAsia" w:cstheme="minorHAnsi"/>
            <w:lang w:val="en-GB"/>
          </w:rPr>
          <w:delText>5</w:delText>
        </w:r>
        <w:r w:rsidR="006D4BE2" w:rsidRPr="00C32E67" w:rsidDel="00912457">
          <w:rPr>
            <w:rFonts w:eastAsiaTheme="minorEastAsia" w:cstheme="minorHAnsi"/>
            <w:lang w:val="en-GB"/>
          </w:rPr>
          <w:delText xml:space="preserve">, </w:delText>
        </w:r>
        <w:r w:rsidR="00A314D6" w:rsidRPr="00C32E67" w:rsidDel="00912457">
          <w:rPr>
            <w:rFonts w:eastAsiaTheme="minorEastAsia" w:cstheme="minorHAnsi"/>
            <w:lang w:val="en-GB"/>
          </w:rPr>
          <w:delText xml:space="preserve">and </w:delText>
        </w:r>
        <w:r w:rsidR="008E3E86" w:rsidRPr="00C32E67" w:rsidDel="00912457">
          <w:rPr>
            <w:rFonts w:eastAsiaTheme="minorEastAsia" w:cstheme="minorHAnsi"/>
            <w:lang w:val="en-GB"/>
          </w:rPr>
          <w:delText>b</w:delText>
        </w:r>
      </w:del>
      <w:ins w:id="2466" w:author="Max Lindmark" w:date="2020-05-11T15:19:00Z">
        <w:r w:rsidR="00912457">
          <w:rPr>
            <w:rFonts w:eastAsiaTheme="minorEastAsia" w:cstheme="minorHAnsi"/>
            <w:lang w:val="en-GB"/>
          </w:rPr>
          <w:t>B</w:t>
        </w:r>
      </w:ins>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del w:id="2467" w:author="Max Lindmark" w:date="2020-05-08T15:21:00Z">
        <w:r w:rsidR="00C5263F" w:rsidRPr="00C32E67" w:rsidDel="0010623B">
          <w:rPr>
            <w:rFonts w:eastAsiaTheme="minorEastAsia" w:cstheme="minorHAnsi"/>
            <w:lang w:val="en-GB"/>
          </w:rPr>
          <w:delText>-</w:delText>
        </w:r>
      </w:del>
      <w:ins w:id="2468" w:author="Max Lindmark" w:date="2020-05-08T15:21:00Z">
        <w:r w:rsidR="0010623B" w:rsidRPr="00C32E67">
          <w:rPr>
            <w:rFonts w:eastAsiaTheme="minorEastAsia" w:cstheme="minorHAnsi"/>
            <w:lang w:val="en-GB"/>
          </w:rPr>
          <w:t xml:space="preserve"> </w:t>
        </w:r>
      </w:ins>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ins w:id="2469" w:author="Max Lindmark" w:date="2020-05-11T15:19:00Z">
        <w:r w:rsidR="00CB5528">
          <w:rPr>
            <w:rFonts w:eastAsiaTheme="minorEastAsia" w:cstheme="minorHAnsi"/>
            <w:lang w:val="en-GB"/>
          </w:rPr>
          <w:t xml:space="preserve">predictions </w:t>
        </w:r>
        <w:r w:rsidR="001E5F97">
          <w:rPr>
            <w:rFonts w:eastAsiaTheme="minorEastAsia" w:cstheme="minorHAnsi"/>
            <w:lang w:val="en-GB"/>
          </w:rPr>
          <w:t xml:space="preserve">from </w:t>
        </w:r>
      </w:ins>
      <w:ins w:id="2470" w:author="Max Lindmark" w:date="2020-05-11T15:20:00Z">
        <w:r w:rsidR="001E5F97">
          <w:rPr>
            <w:rFonts w:eastAsiaTheme="minorEastAsia" w:cstheme="minorHAnsi"/>
            <w:lang w:val="en-GB"/>
          </w:rPr>
          <w:t>metabolic theory</w:t>
        </w:r>
      </w:ins>
      <w:del w:id="2471" w:author="Max Lindmark" w:date="2020-05-11T15:20:00Z">
        <w:r w:rsidR="002E744D" w:rsidRPr="00C32E67" w:rsidDel="002D0A9E">
          <w:rPr>
            <w:rFonts w:eastAsiaTheme="minorEastAsia" w:cstheme="minorHAnsi"/>
            <w:lang w:val="en-GB"/>
          </w:rPr>
          <w:delText>universal mass</w:delText>
        </w:r>
      </w:del>
      <w:del w:id="2472" w:author="Max Lindmark" w:date="2020-05-08T15:22:00Z">
        <w:r w:rsidR="002E744D" w:rsidRPr="00C32E67" w:rsidDel="0010623B">
          <w:rPr>
            <w:rFonts w:eastAsiaTheme="minorEastAsia" w:cstheme="minorHAnsi"/>
            <w:lang w:val="en-GB"/>
          </w:rPr>
          <w:delText>-</w:delText>
        </w:r>
      </w:del>
      <w:del w:id="2473" w:author="Max Lindmark" w:date="2020-05-11T15:20:00Z">
        <w:r w:rsidR="002E744D" w:rsidRPr="00C32E67" w:rsidDel="002D0A9E">
          <w:rPr>
            <w:rFonts w:eastAsiaTheme="minorEastAsia" w:cstheme="minorHAnsi"/>
            <w:lang w:val="en-GB"/>
          </w:rPr>
          <w:delText>scaling predictions</w:delText>
        </w:r>
      </w:del>
      <w:r w:rsidR="002E744D" w:rsidRPr="00C32E67">
        <w:rPr>
          <w:rFonts w:eastAsiaTheme="minorEastAsia" w:cstheme="minorHAnsi"/>
          <w:lang w:val="en-GB"/>
        </w:rPr>
        <w:t>.</w:t>
      </w:r>
    </w:p>
    <w:p w14:paraId="53A74552" w14:textId="0EAD971F" w:rsidR="00F935D8" w:rsidRPr="00494B4E" w:rsidDel="00283E85" w:rsidRDefault="00EB7AFB" w:rsidP="002E3379">
      <w:pPr>
        <w:spacing w:line="480" w:lineRule="auto"/>
        <w:ind w:firstLine="284"/>
        <w:contextualSpacing/>
        <w:jc w:val="both"/>
        <w:rPr>
          <w:del w:id="2474" w:author="Max Lindmark" w:date="2020-05-12T10:36:00Z"/>
          <w:rFonts w:eastAsiaTheme="minorEastAsia"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experiments, meta-analyses and food web models </w:t>
      </w:r>
      <w:r w:rsidR="0044238B" w:rsidRPr="005B714F">
        <w:rPr>
          <w:rFonts w:eastAsiaTheme="minorEastAsia" w:cstheme="minorHAnsi"/>
        </w:rPr>
        <w:fldChar w:fldCharType="begin"/>
      </w:r>
      <w:r w:rsidR="009927EB">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Change w:id="2475" w:author="Max Lindmark" w:date="2020-05-12T10:24:00Z">
            <w:rPr>
              <w:rFonts w:eastAsiaTheme="minorEastAsia" w:cstheme="minorHAnsi"/>
            </w:rPr>
          </w:rPrChange>
        </w:rPr>
        <w:fldChar w:fldCharType="separate"/>
      </w:r>
      <w:r w:rsidR="00EB6461" w:rsidRPr="00494B4E">
        <w:rPr>
          <w:rFonts w:ascii="Times New Roman" w:cs="Times New Roman"/>
          <w:lang w:val="en-GB"/>
        </w:rPr>
        <w:t>(</w:t>
      </w:r>
      <w:proofErr w:type="spellStart"/>
      <w:r w:rsidR="00EB6461" w:rsidRPr="00494B4E">
        <w:rPr>
          <w:rFonts w:ascii="Times New Roman" w:cs="Times New Roman"/>
          <w:lang w:val="en-GB"/>
        </w:rPr>
        <w:t>Vasseur</w:t>
      </w:r>
      <w:proofErr w:type="spellEnd"/>
      <w:r w:rsidR="00EB6461" w:rsidRPr="00494B4E">
        <w:rPr>
          <w:rFonts w:ascii="Times New Roman" w:cs="Times New Roman"/>
          <w:lang w:val="en-GB"/>
        </w:rPr>
        <w:t xml:space="preserve"> &amp; McCann 2005; Rall </w:t>
      </w:r>
      <w:r w:rsidR="00EB6461" w:rsidRPr="00494B4E">
        <w:rPr>
          <w:rFonts w:ascii="Times New Roman" w:cs="Times New Roman"/>
          <w:i/>
          <w:iCs/>
          <w:lang w:val="en-GB"/>
        </w:rPr>
        <w:t>et al.</w:t>
      </w:r>
      <w:r w:rsidR="00EB6461" w:rsidRPr="00494B4E">
        <w:rPr>
          <w:rFonts w:ascii="Times New Roman" w:cs="Times New Roman"/>
          <w:lang w:val="en-GB"/>
        </w:rPr>
        <w:t xml:space="preserve"> 2010; Lemoine &amp; Burkepile 2012; Fussmann </w:t>
      </w:r>
      <w:r w:rsidR="00EB6461" w:rsidRPr="00494B4E">
        <w:rPr>
          <w:rFonts w:ascii="Times New Roman" w:cs="Times New Roman"/>
          <w:i/>
          <w:iCs/>
          <w:lang w:val="en-GB"/>
        </w:rPr>
        <w:t>et al.</w:t>
      </w:r>
      <w:r w:rsidR="00EB6461" w:rsidRPr="00494B4E">
        <w:rPr>
          <w:rFonts w:ascii="Times New Roman" w:cs="Times New Roman"/>
          <w:lang w:val="en-GB"/>
        </w:rPr>
        <w:t xml:space="preserve"> 2014; Lindmark </w:t>
      </w:r>
      <w:r w:rsidR="00EB6461" w:rsidRPr="00D06F47">
        <w:rPr>
          <w:rFonts w:ascii="Times New Roman" w:cs="Times New Roman"/>
          <w:i/>
          <w:iCs/>
          <w:lang w:val="en-GB"/>
        </w:rPr>
        <w:t>et al.</w:t>
      </w:r>
      <w:r w:rsidR="00EB6461" w:rsidRPr="00D06F47">
        <w:rPr>
          <w:rFonts w:ascii="Times New Roman" w:cs="Times New Roman"/>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 xml:space="preserve">sing </w:t>
      </w:r>
      <w:del w:id="2476" w:author="Max Lindmark" w:date="2020-05-12T10:25:00Z">
        <w:r w:rsidR="00AD5742" w:rsidRPr="005B714F" w:rsidDel="005B714F">
          <w:rPr>
            <w:rFonts w:eastAsiaTheme="minorEastAsia" w:cstheme="minorHAnsi"/>
            <w:lang w:val="en-GB"/>
          </w:rPr>
          <w:delText>strictly sub</w:delText>
        </w:r>
      </w:del>
      <w:del w:id="2477" w:author="Max Lindmark" w:date="2020-05-08T15:22:00Z">
        <w:r w:rsidR="00AD5742" w:rsidRPr="005B714F" w:rsidDel="0010623B">
          <w:rPr>
            <w:rFonts w:eastAsiaTheme="minorEastAsia" w:cstheme="minorHAnsi"/>
            <w:lang w:val="en-GB"/>
          </w:rPr>
          <w:delText>-</w:delText>
        </w:r>
      </w:del>
      <w:del w:id="2478" w:author="Max Lindmark" w:date="2020-05-12T10:25:00Z">
        <w:r w:rsidR="00AD5742" w:rsidRPr="005B714F" w:rsidDel="005B714F">
          <w:rPr>
            <w:rFonts w:eastAsiaTheme="minorEastAsia" w:cstheme="minorHAnsi"/>
            <w:lang w:val="en-GB"/>
          </w:rPr>
          <w:delText xml:space="preserve">optimum </w:delText>
        </w:r>
      </w:del>
      <w:r w:rsidR="00AD5742" w:rsidRPr="005B714F">
        <w:rPr>
          <w:rFonts w:eastAsiaTheme="minorEastAsia" w:cstheme="minorHAnsi"/>
          <w:lang w:val="en-GB"/>
        </w:rPr>
        <w:t>temperatures</w:t>
      </w:r>
      <w:ins w:id="2479" w:author="Max Lindmark" w:date="2020-05-12T10:25:00Z">
        <w:r w:rsidR="005B714F">
          <w:rPr>
            <w:rFonts w:eastAsiaTheme="minorEastAsia" w:cstheme="minorHAnsi"/>
            <w:lang w:val="en-GB"/>
          </w:rPr>
          <w:t xml:space="preserve"> below peak</w:t>
        </w:r>
      </w:ins>
      <w:r w:rsidR="00AF7A35" w:rsidRPr="005B714F">
        <w:rPr>
          <w:rFonts w:eastAsiaTheme="minorEastAsia" w:cstheme="minorHAnsi"/>
          <w:lang w:val="en-GB"/>
        </w:rPr>
        <w:t xml:space="preserve">, the </w:t>
      </w:r>
      <w:del w:id="2480" w:author="Max Lindmark" w:date="2020-05-12T10:25:00Z">
        <w:r w:rsidR="00AF7A35" w:rsidRPr="005B714F" w:rsidDel="004D3DF2">
          <w:rPr>
            <w:rFonts w:eastAsiaTheme="minorEastAsia" w:cstheme="minorHAnsi"/>
            <w:lang w:val="en-GB"/>
          </w:rPr>
          <w:delText xml:space="preserve">general </w:delText>
        </w:r>
      </w:del>
      <w:ins w:id="2481" w:author="Max Lindmark" w:date="2020-05-12T10:25:00Z">
        <w:r w:rsidR="004D3DF2">
          <w:rPr>
            <w:rFonts w:eastAsiaTheme="minorEastAsia" w:cstheme="minorHAnsi"/>
            <w:lang w:val="en-GB"/>
          </w:rPr>
          <w:t>global</w:t>
        </w:r>
        <w:r w:rsidR="004D3DF2" w:rsidRPr="005B714F">
          <w:rPr>
            <w:rFonts w:eastAsiaTheme="minorEastAsia" w:cstheme="minorHAnsi"/>
            <w:lang w:val="en-GB"/>
          </w:rPr>
          <w:t xml:space="preserve"> </w:t>
        </w:r>
      </w:ins>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ins w:id="2482" w:author="Max Lindmark" w:date="2020-05-12T10:25:00Z">
        <w:r w:rsidR="00440FE0">
          <w:rPr>
            <w:rFonts w:eastAsiaTheme="minorEastAsia" w:cstheme="minorHAnsi"/>
            <w:lang w:val="en-GB"/>
          </w:rPr>
          <w:t xml:space="preserve">do not </w:t>
        </w:r>
      </w:ins>
      <w:del w:id="2483" w:author="Max Lindmark" w:date="2020-05-12T10:25:00Z">
        <w:r w:rsidR="00526C87" w:rsidRPr="005B714F" w:rsidDel="00440FE0">
          <w:rPr>
            <w:rFonts w:eastAsiaTheme="minorEastAsia" w:cstheme="minorHAnsi"/>
            <w:lang w:val="en-GB"/>
          </w:rPr>
          <w:delText>vary</w:delText>
        </w:r>
      </w:del>
      <w:ins w:id="2484" w:author="Max Lindmark" w:date="2020-05-12T10:25:00Z">
        <w:r w:rsidR="00440FE0">
          <w:rPr>
            <w:rFonts w:eastAsiaTheme="minorEastAsia" w:cstheme="minorHAnsi"/>
            <w:lang w:val="en-GB"/>
          </w:rPr>
          <w:t>differ</w:t>
        </w:r>
      </w:ins>
      <w:ins w:id="2485" w:author="Max Lindmark" w:date="2020-05-12T10:26:00Z">
        <w:r w:rsidR="00440FE0">
          <w:rPr>
            <w:rFonts w:eastAsiaTheme="minorEastAsia" w:cstheme="minorHAnsi"/>
            <w:lang w:val="en-GB"/>
          </w:rPr>
          <w:t xml:space="preserve"> substantially </w:t>
        </w:r>
      </w:ins>
      <w:del w:id="2486" w:author="Max Lindmark" w:date="2020-05-12T10:26:00Z">
        <w:r w:rsidR="00F935D8" w:rsidRPr="00440FE0" w:rsidDel="00440FE0">
          <w:rPr>
            <w:rFonts w:eastAsiaTheme="minorEastAsia" w:cstheme="minorHAnsi"/>
            <w:lang w:val="en-GB"/>
          </w:rPr>
          <w:delText>,</w:delText>
        </w:r>
        <w:r w:rsidR="00526C87" w:rsidRPr="00440FE0" w:rsidDel="00440FE0">
          <w:rPr>
            <w:rFonts w:eastAsiaTheme="minorEastAsia" w:cstheme="minorHAnsi"/>
            <w:lang w:val="en-GB"/>
          </w:rPr>
          <w:delText xml:space="preserve"> but </w:delText>
        </w:r>
      </w:del>
      <w:ins w:id="2487" w:author="Max Lindmark" w:date="2020-05-12T10:26:00Z">
        <w:r w:rsidR="00440FE0">
          <w:rPr>
            <w:rFonts w:eastAsiaTheme="minorEastAsia" w:cstheme="minorHAnsi"/>
            <w:lang w:val="en-GB"/>
          </w:rPr>
          <w:t xml:space="preserve">and </w:t>
        </w:r>
      </w:ins>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440FE0">
        <w:rPr>
          <w:rFonts w:eastAsiaTheme="minorEastAsia" w:cstheme="minorHAnsi"/>
        </w:rPr>
        <w:t xml:space="preserve">This is in contrast to other studies, e.g. </w:t>
      </w:r>
      <w:r w:rsidR="00E218B5" w:rsidRPr="005B714F">
        <w:rPr>
          <w:rFonts w:eastAsiaTheme="minorEastAsia" w:cstheme="minorHAnsi"/>
        </w:rPr>
        <w:fldChar w:fldCharType="begin"/>
      </w:r>
      <w:r w:rsidR="00EB6461" w:rsidRPr="005B714F">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5B714F">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Change w:id="2488" w:author="Max Lindmark" w:date="2020-05-12T10:24:00Z">
            <w:rPr>
              <w:rFonts w:eastAsiaTheme="minorEastAsia" w:cstheme="minorHAnsi"/>
            </w:rPr>
          </w:rPrChange>
        </w:rPr>
        <w:fldChar w:fldCharType="separate"/>
      </w:r>
      <w:r w:rsidR="00EB6461" w:rsidRPr="005B714F">
        <w:rPr>
          <w:rFonts w:ascii="Times New Roman" w:cs="Times New Roman"/>
          <w:lang w:val="en-GB"/>
        </w:rPr>
        <w:t xml:space="preserve">(Lemoine &amp; Burkepile 2012; Rall </w:t>
      </w:r>
      <w:r w:rsidR="00EB6461" w:rsidRPr="005B714F">
        <w:rPr>
          <w:rFonts w:ascii="Times New Roman" w:cs="Times New Roman"/>
          <w:i/>
          <w:iCs/>
          <w:lang w:val="en-GB"/>
        </w:rPr>
        <w:t>et al.</w:t>
      </w:r>
      <w:r w:rsidR="00EB6461" w:rsidRPr="005B714F">
        <w:rPr>
          <w:rFonts w:ascii="Times New Roman" w:cs="Times New Roman"/>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ins w:id="2489" w:author="Max Lindmark" w:date="2020-05-12T10:26:00Z">
        <w:r w:rsidR="00494B4E">
          <w:rPr>
            <w:rFonts w:eastAsiaTheme="minorEastAsia" w:cstheme="minorHAnsi"/>
            <w:lang w:val="en-GB"/>
          </w:rPr>
          <w:t xml:space="preserve"> </w:t>
        </w:r>
      </w:ins>
      <w:r w:rsidR="00494B4E">
        <w:rPr>
          <w:rFonts w:eastAsiaTheme="minorEastAsia" w:cstheme="minorHAnsi"/>
          <w:lang w:val="en-GB"/>
        </w:rPr>
        <w:fldChar w:fldCharType="begin"/>
      </w:r>
      <w:r w:rsidR="00494B4E">
        <w:rPr>
          <w:rFonts w:eastAsiaTheme="minorEastAsia" w:cstheme="minorHAnsi"/>
          <w:lang w:val="en-GB"/>
        </w:rPr>
        <w:instrText xml:space="preserve"> ADDIN ZOTERO_ITEM CSL_CITATION {"citationID":"a2pro41dkln","properties":{"formattedCitation":"(Angilletta &amp; Dunham 2003)","plainCitation":"(Angilletta &amp; Dunham 2003)","noteIndex":0},"citationItems":[{"id":657,"uris":["http://zotero.org/users/6116610/items/ESHK6M5C"],"uri":["http://zotero.org/users/6116610/items/ESHK6M5C"],"itemData":{"id":657,"type":"article-journal","container-title":"The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rFonts w:ascii="Times New Roman" w:cs="Times New Roman"/>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would be difficult to explain 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p>
    <w:p w14:paraId="0B066DD1" w14:textId="518B2BBB" w:rsidR="00947116" w:rsidRPr="004559BC" w:rsidRDefault="00947116" w:rsidP="00947116">
      <w:pPr>
        <w:spacing w:line="480" w:lineRule="auto"/>
        <w:ind w:firstLine="284"/>
        <w:contextualSpacing/>
        <w:jc w:val="both"/>
        <w:rPr>
          <w:rFonts w:cstheme="minorHAnsi"/>
          <w:lang w:val="en-GB"/>
        </w:rPr>
      </w:pPr>
      <w:del w:id="2490" w:author="Max Lindmark" w:date="2020-05-12T10:27:00Z">
        <w:r w:rsidRPr="00972C7F" w:rsidDel="00494B4E">
          <w:rPr>
            <w:rFonts w:eastAsiaTheme="minorEastAsia"/>
            <w:lang w:val="en-GB"/>
          </w:rPr>
          <w:delText>While we find no clear evidence of mismatch between metabolic demands and maximum consumption induced by temperature at sub</w:delText>
        </w:r>
      </w:del>
      <w:del w:id="2491" w:author="Max Lindmark" w:date="2020-05-08T15:22:00Z">
        <w:r w:rsidRPr="00972C7F" w:rsidDel="0010623B">
          <w:rPr>
            <w:rFonts w:eastAsiaTheme="minorEastAsia"/>
            <w:lang w:val="en-GB"/>
          </w:rPr>
          <w:delText>-</w:delText>
        </w:r>
      </w:del>
      <w:del w:id="2492" w:author="Max Lindmark" w:date="2020-05-12T10:27:00Z">
        <w:r w:rsidRPr="00972C7F" w:rsidDel="00494B4E">
          <w:rPr>
            <w:rFonts w:eastAsiaTheme="minorEastAsia"/>
            <w:lang w:val="en-GB"/>
          </w:rPr>
          <w:delText>optimum temperatures</w:delText>
        </w:r>
      </w:del>
      <w:ins w:id="2493" w:author="Max Lindmark" w:date="2020-05-12T10:27:00Z">
        <w:r w:rsidR="00494B4E">
          <w:rPr>
            <w:rFonts w:eastAsiaTheme="minorEastAsia"/>
            <w:lang w:val="en-GB"/>
          </w:rPr>
          <w:t>However</w:t>
        </w:r>
      </w:ins>
      <w:r w:rsidRPr="00972C7F">
        <w:rPr>
          <w:rFonts w:eastAsiaTheme="minorEastAsia"/>
          <w:lang w:val="en-GB"/>
        </w:rPr>
        <w:t>, we do find clear mismatches at higher temperatures</w:t>
      </w:r>
      <w:ins w:id="2494" w:author="Max Lindmark" w:date="2020-05-12T10:27:00Z">
        <w:r w:rsidR="00D06F47">
          <w:rPr>
            <w:rFonts w:eastAsiaTheme="minorEastAsia"/>
            <w:lang w:val="en-GB"/>
          </w:rPr>
          <w:t xml:space="preserve">, due to </w:t>
        </w:r>
      </w:ins>
      <w:del w:id="2495" w:author="Max Lindmark" w:date="2020-05-12T10:27:00Z">
        <w:r w:rsidRPr="00972C7F" w:rsidDel="00D06F47">
          <w:rPr>
            <w:rFonts w:eastAsiaTheme="minorEastAsia"/>
            <w:lang w:val="en-GB"/>
          </w:rPr>
          <w:delText xml:space="preserve">. These are due to </w:delText>
        </w:r>
      </w:del>
      <w:r w:rsidRPr="00972C7F">
        <w:rPr>
          <w:rFonts w:eastAsiaTheme="minorEastAsia"/>
          <w:lang w:val="en-GB"/>
        </w:rPr>
        <w:t xml:space="preserve">consumption rates </w:t>
      </w:r>
      <w:ins w:id="2496" w:author="Max Lindmark" w:date="2020-05-12T10:27:00Z">
        <w:r w:rsidR="00D06F47">
          <w:rPr>
            <w:rFonts w:eastAsiaTheme="minorEastAsia"/>
            <w:lang w:val="en-GB"/>
          </w:rPr>
          <w:t xml:space="preserve">reaching a peak </w:t>
        </w:r>
      </w:ins>
      <w:del w:id="2497" w:author="Max Lindmark" w:date="2020-05-12T10:28:00Z">
        <w:r w:rsidRPr="00972C7F" w:rsidDel="00D06F47">
          <w:rPr>
            <w:rFonts w:eastAsiaTheme="minorEastAsia"/>
            <w:lang w:val="en-GB"/>
          </w:rPr>
          <w:delText xml:space="preserve">being unimodally related to temperature, </w:delText>
        </w:r>
      </w:del>
      <w:r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del w:id="2498" w:author="Max Lindmark" w:date="2020-05-12T10:28:00Z">
        <w:r w:rsidR="00590D3A" w:rsidRPr="004559BC" w:rsidDel="009401D1">
          <w:rPr>
            <w:rFonts w:eastAsiaTheme="minorEastAsia"/>
            <w:lang w:val="en-GB"/>
          </w:rPr>
          <w:delText xml:space="preserve">responses </w:delText>
        </w:r>
      </w:del>
      <w:ins w:id="2499" w:author="Max Lindmark" w:date="2020-05-12T10:28:00Z">
        <w:r w:rsidR="009401D1">
          <w:rPr>
            <w:rFonts w:eastAsiaTheme="minorEastAsia"/>
            <w:lang w:val="en-GB"/>
          </w:rPr>
          <w:t>curves</w:t>
        </w:r>
        <w:r w:rsidR="009401D1" w:rsidRPr="004559BC">
          <w:rPr>
            <w:rFonts w:eastAsiaTheme="minorEastAsia"/>
            <w:lang w:val="en-GB"/>
          </w:rPr>
          <w:t xml:space="preserve"> </w:t>
        </w:r>
      </w:ins>
      <w:r w:rsidR="00590D3A" w:rsidRPr="004559BC">
        <w:rPr>
          <w:rFonts w:eastAsiaTheme="minorEastAsia"/>
          <w:lang w:val="en-GB"/>
        </w:rPr>
        <w:t>is to protect aerobic scope by not overshoot</w:t>
      </w:r>
      <w:ins w:id="2500" w:author="Max Lindmark" w:date="2020-05-12T10:28:00Z">
        <w:r w:rsidR="00034DBC">
          <w:rPr>
            <w:rFonts w:eastAsiaTheme="minorEastAsia"/>
            <w:lang w:val="en-GB"/>
          </w:rPr>
          <w:t>ing</w:t>
        </w:r>
      </w:ins>
      <w:r w:rsidR="00590D3A" w:rsidRPr="004559BC">
        <w:rPr>
          <w:rFonts w:eastAsiaTheme="minorEastAsia"/>
          <w:lang w:val="en-GB"/>
        </w:rPr>
        <w:t xml:space="preserve"> post-meal oxygen consumption</w:t>
      </w:r>
      <w:del w:id="2501" w:author="Max Lindmark" w:date="2020-05-12T10:28:00Z">
        <w:r w:rsidR="002F7E09" w:rsidRPr="004559BC" w:rsidDel="00DC6BD8">
          <w:rPr>
            <w:rFonts w:eastAsiaTheme="minorEastAsia"/>
            <w:lang w:val="en-GB"/>
          </w:rPr>
          <w:delText xml:space="preserve">, </w:delText>
        </w:r>
      </w:del>
      <w:ins w:id="2502" w:author="Max Lindmark" w:date="2020-05-12T10:28:00Z">
        <w:r w:rsidR="00DC6BD8">
          <w:rPr>
            <w:rFonts w:eastAsiaTheme="minorEastAsia"/>
            <w:lang w:val="en-GB"/>
          </w:rPr>
          <w:t xml:space="preserve">. This </w:t>
        </w:r>
      </w:ins>
      <w:del w:id="2503" w:author="Max Lindmark" w:date="2020-05-12T10:28:00Z">
        <w:r w:rsidR="002F7E09" w:rsidRPr="004559BC" w:rsidDel="00DC6BD8">
          <w:rPr>
            <w:rFonts w:eastAsiaTheme="minorEastAsia"/>
            <w:lang w:val="en-GB"/>
          </w:rPr>
          <w:delText xml:space="preserve">which </w:delText>
        </w:r>
      </w:del>
      <w:r w:rsidR="002F7E09" w:rsidRPr="004559BC">
        <w:rPr>
          <w:rFonts w:eastAsiaTheme="minorEastAsia"/>
          <w:lang w:val="en-GB"/>
        </w:rPr>
        <w:t xml:space="preserve">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del w:id="2504" w:author="Max Lindmark" w:date="2020-05-12T10:31:00Z">
        <w:r w:rsidR="009C1E05" w:rsidRPr="004559BC" w:rsidDel="008E66DF">
          <w:rPr>
            <w:rFonts w:eastAsiaTheme="minorEastAsia"/>
            <w:lang w:val="en-GB"/>
          </w:rPr>
          <w:delText>.</w:delText>
        </w:r>
      </w:del>
      <w:ins w:id="2505" w:author="Max Lindmark" w:date="2020-05-12T10:31:00Z">
        <w:r w:rsidR="008E66DF">
          <w:rPr>
            <w:rFonts w:eastAsiaTheme="minorEastAsia"/>
            <w:lang w:val="en-GB"/>
          </w:rPr>
          <w:t>,</w:t>
        </w:r>
      </w:ins>
      <w:r w:rsidR="00092010" w:rsidRPr="004559BC">
        <w:rPr>
          <w:rFonts w:eastAsiaTheme="minorEastAsia"/>
          <w:lang w:val="en-GB"/>
        </w:rPr>
        <w:t xml:space="preserve"> </w:t>
      </w:r>
      <w:del w:id="2506" w:author="Max Lindmark" w:date="2020-05-12T10:31:00Z">
        <w:r w:rsidR="00092010" w:rsidRPr="004559BC" w:rsidDel="008E66DF">
          <w:rPr>
            <w:rFonts w:eastAsiaTheme="minorEastAsia"/>
            <w:lang w:val="en-GB"/>
          </w:rPr>
          <w:delText>While our data are limited in number of species and relative temperatures are simple approximations, we do find</w:delText>
        </w:r>
        <w:r w:rsidR="00590D3A" w:rsidRPr="004559BC" w:rsidDel="008E66DF">
          <w:rPr>
            <w:rFonts w:eastAsiaTheme="minorEastAsia"/>
            <w:lang w:val="en-GB"/>
          </w:rPr>
          <w:delText xml:space="preserve"> </w:delText>
        </w:r>
        <w:r w:rsidR="00092010" w:rsidRPr="004559BC" w:rsidDel="008E66DF">
          <w:rPr>
            <w:rFonts w:eastAsiaTheme="minorEastAsia"/>
            <w:lang w:val="en-GB"/>
          </w:rPr>
          <w:delText>that the</w:delText>
        </w:r>
        <w:r w:rsidR="006F3CD2" w:rsidRPr="004559BC" w:rsidDel="008E66DF">
          <w:rPr>
            <w:rFonts w:eastAsiaTheme="minorEastAsia"/>
            <w:lang w:val="en-GB"/>
          </w:rPr>
          <w:delText xml:space="preserve"> average optimum for consumption and growth occur at largely similar temperatures (measured in distance from environmental midpoint temperature)</w:delText>
        </w:r>
        <w:r w:rsidR="00C77C55" w:rsidDel="008E66DF">
          <w:rPr>
            <w:rFonts w:eastAsiaTheme="minorEastAsia"/>
            <w:lang w:val="en-GB"/>
          </w:rPr>
          <w:delText>. This suggests that</w:delText>
        </w:r>
        <w:r w:rsidR="00F45AA9" w:rsidRPr="004559BC" w:rsidDel="008E66DF">
          <w:rPr>
            <w:rFonts w:eastAsiaTheme="minorEastAsia"/>
            <w:lang w:val="en-GB"/>
          </w:rPr>
          <w:delText xml:space="preserve"> consumption may be a driver of </w:delText>
        </w:r>
        <w:r w:rsidR="008D1FCB" w:rsidRPr="004559BC" w:rsidDel="008E66DF">
          <w:rPr>
            <w:rFonts w:eastAsiaTheme="minorEastAsia"/>
            <w:lang w:val="en-GB"/>
          </w:rPr>
          <w:delText>unimodal growth curves</w:delText>
        </w:r>
        <w:r w:rsidR="00A46FB0" w:rsidRPr="004559BC" w:rsidDel="008E66DF">
          <w:rPr>
            <w:rFonts w:eastAsiaTheme="minorEastAsia"/>
            <w:lang w:val="en-GB"/>
          </w:rPr>
          <w:delText xml:space="preserve"> </w:delText>
        </w:r>
        <w:r w:rsidR="00A46FB0" w:rsidRPr="00972C7F" w:rsidDel="008E66DF">
          <w:rPr>
            <w:rFonts w:eastAsiaTheme="minorEastAsia"/>
            <w:lang w:val="en-GB"/>
          </w:rPr>
          <w:delText>(</w:delText>
        </w:r>
      </w:del>
      <w:r w:rsidR="00A46FB0" w:rsidRPr="00972C7F">
        <w:rPr>
          <w:rFonts w:eastAsiaTheme="minorEastAsia"/>
          <w:lang w:val="en-GB"/>
        </w:rPr>
        <w:t xml:space="preserve">as is often argued from a </w:t>
      </w:r>
      <w:r w:rsidR="00A46FB0" w:rsidRPr="00972C7F">
        <w:rPr>
          <w:rFonts w:eastAsiaTheme="minorEastAsia"/>
          <w:lang w:val="en-GB"/>
        </w:rPr>
        <w:lastRenderedPageBreak/>
        <w:t xml:space="preserve">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ins w:id="2507" w:author="Max Lindmark" w:date="2020-05-12T10:36:00Z">
        <w:r w:rsidR="0018419F">
          <w:rPr>
            <w:rFonts w:eastAsiaTheme="minorEastAsia"/>
            <w:lang w:val="en-GB"/>
          </w:rPr>
          <w:t xml:space="preserve">Thus, </w:t>
        </w:r>
      </w:ins>
      <w:del w:id="2508" w:author="Max Lindmark" w:date="2020-05-12T10:31:00Z">
        <w:r w:rsidR="008D1FCB" w:rsidRPr="004559BC" w:rsidDel="008E66DF">
          <w:rPr>
            <w:rFonts w:eastAsiaTheme="minorEastAsia"/>
            <w:lang w:val="en-GB"/>
          </w:rPr>
          <w:delText>However, w</w:delText>
        </w:r>
        <w:r w:rsidR="005C050F" w:rsidRPr="004559BC" w:rsidDel="008E66DF">
          <w:rPr>
            <w:rFonts w:eastAsiaTheme="minorEastAsia"/>
            <w:lang w:val="en-GB"/>
          </w:rPr>
          <w:delText xml:space="preserve">e cannot discriminate between other potential factors, such as </w:delText>
        </w:r>
        <w:r w:rsidR="004A2EA6" w:rsidRPr="004559BC" w:rsidDel="008E66DF">
          <w:rPr>
            <w:rFonts w:eastAsiaTheme="minorEastAsia"/>
            <w:lang w:val="en-GB"/>
          </w:rPr>
          <w:delText xml:space="preserve">temperature-dependent </w:delText>
        </w:r>
        <w:r w:rsidR="005C050F" w:rsidRPr="004559BC" w:rsidDel="008E66DF">
          <w:rPr>
            <w:rFonts w:eastAsiaTheme="minorEastAsia"/>
            <w:lang w:val="en-GB"/>
          </w:rPr>
          <w:delText>changes in assimilation efficiency or cost of growth</w:delText>
        </w:r>
        <w:r w:rsidR="004F2E13" w:rsidRPr="004559BC" w:rsidDel="008E66DF">
          <w:rPr>
            <w:rFonts w:eastAsiaTheme="minorEastAsia"/>
            <w:lang w:val="en-GB"/>
          </w:rPr>
          <w:delText xml:space="preserve"> </w:delText>
        </w:r>
        <w:r w:rsidR="004F2E13" w:rsidDel="008E66DF">
          <w:rPr>
            <w:rFonts w:eastAsiaTheme="minorEastAsia"/>
          </w:rPr>
          <w:fldChar w:fldCharType="begin"/>
        </w:r>
        <w:r w:rsidR="009C66FD" w:rsidRPr="004559BC" w:rsidDel="008E66DF">
          <w:rPr>
            <w:rFonts w:eastAsiaTheme="minorEastAsia"/>
            <w:lang w:val="en-GB"/>
          </w:rPr>
          <w:del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delInstrText>
        </w:r>
        <w:r w:rsidR="004F2E13" w:rsidDel="008E66DF">
          <w:rPr>
            <w:rFonts w:eastAsiaTheme="minorEastAsia"/>
          </w:rPr>
          <w:fldChar w:fldCharType="separate"/>
        </w:r>
        <w:r w:rsidR="009C66FD" w:rsidRPr="009C66FD" w:rsidDel="008E66DF">
          <w:rPr>
            <w:rFonts w:ascii="Times New Roman" w:cs="Times New Roman"/>
            <w:lang w:val="en-GB"/>
          </w:rPr>
          <w:delText xml:space="preserve">(Barneche </w:delText>
        </w:r>
        <w:r w:rsidR="009C66FD" w:rsidRPr="009C66FD" w:rsidDel="008E66DF">
          <w:rPr>
            <w:rFonts w:ascii="Times New Roman" w:cs="Times New Roman"/>
            <w:i/>
            <w:iCs/>
            <w:lang w:val="en-GB"/>
          </w:rPr>
          <w:delText>et al.</w:delText>
        </w:r>
        <w:r w:rsidR="009C66FD" w:rsidRPr="009C66FD" w:rsidDel="008E66DF">
          <w:rPr>
            <w:rFonts w:ascii="Times New Roman" w:cs="Times New Roman"/>
            <w:lang w:val="en-GB"/>
          </w:rPr>
          <w:delText xml:space="preserve"> 2019)</w:delText>
        </w:r>
        <w:r w:rsidR="004F2E13" w:rsidDel="008E66DF">
          <w:rPr>
            <w:rFonts w:eastAsiaTheme="minorEastAsia"/>
          </w:rPr>
          <w:fldChar w:fldCharType="end"/>
        </w:r>
        <w:r w:rsidR="005C050F" w:rsidRPr="004559BC" w:rsidDel="008E66DF">
          <w:rPr>
            <w:rFonts w:eastAsiaTheme="minorEastAsia"/>
            <w:lang w:val="en-GB"/>
          </w:rPr>
          <w:delText>, and our samples sizes are small and uncertain.</w:delText>
        </w:r>
        <w:r w:rsidR="00C551F8" w:rsidRPr="004559BC" w:rsidDel="008E66DF">
          <w:rPr>
            <w:rFonts w:eastAsiaTheme="minorEastAsia"/>
            <w:lang w:val="en-GB"/>
          </w:rPr>
          <w:delText xml:space="preserve"> </w:delText>
        </w:r>
      </w:del>
      <w:del w:id="2509" w:author="Max Lindmark" w:date="2020-05-12T10:36:00Z">
        <w:r w:rsidR="00C551F8" w:rsidRPr="004559BC" w:rsidDel="00EF636C">
          <w:rPr>
            <w:rFonts w:eastAsiaTheme="minorEastAsia"/>
            <w:lang w:val="en-GB"/>
          </w:rPr>
          <w:delText xml:space="preserve">Nevertheless, </w:delText>
        </w:r>
        <w:r w:rsidR="007C5AC9" w:rsidRPr="004559BC" w:rsidDel="00EF636C">
          <w:rPr>
            <w:rFonts w:eastAsiaTheme="minorEastAsia"/>
            <w:lang w:val="en-GB"/>
          </w:rPr>
          <w:delText>u</w:delText>
        </w:r>
      </w:del>
      <w:ins w:id="2510" w:author="Max Lindmark" w:date="2020-05-12T10:36:00Z">
        <w:r w:rsidR="0018419F">
          <w:rPr>
            <w:rFonts w:eastAsiaTheme="minorEastAsia"/>
            <w:lang w:val="en-GB"/>
          </w:rPr>
          <w:t>u</w:t>
        </w:r>
      </w:ins>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36D6D896" w:rsidR="00077A77" w:rsidRPr="00972C7F" w:rsidRDefault="00CF7F64" w:rsidP="00BA1217">
      <w:pPr>
        <w:spacing w:line="480" w:lineRule="auto"/>
        <w:ind w:firstLine="284"/>
        <w:contextualSpacing/>
        <w:jc w:val="both"/>
        <w:rPr>
          <w:rFonts w:eastAsiaTheme="minorEastAsia" w:cstheme="minorHAnsi"/>
          <w:lang w:val="en-GB"/>
        </w:rPr>
      </w:pPr>
      <w:commentRangeStart w:id="2511"/>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del w:id="2512" w:author="Max Lindmark" w:date="2020-05-08T15:22:00Z">
        <w:r w:rsidR="00793A1F" w:rsidRPr="00972C7F" w:rsidDel="0010623B">
          <w:rPr>
            <w:rFonts w:eastAsiaTheme="minorEastAsia" w:cstheme="minorHAnsi"/>
            <w:lang w:val="en-GB"/>
          </w:rPr>
          <w:delText>-</w:delText>
        </w:r>
      </w:del>
      <w:ins w:id="2513" w:author="Max Lindmark" w:date="2020-05-08T15:22:00Z">
        <w:r w:rsidR="0010623B">
          <w:rPr>
            <w:rFonts w:eastAsiaTheme="minorEastAsia" w:cstheme="minorHAnsi"/>
            <w:lang w:val="en-GB"/>
          </w:rPr>
          <w:t xml:space="preserve"> </w:t>
        </w:r>
      </w:ins>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commentRangeEnd w:id="2511"/>
      <w:r w:rsidR="005B6DAD">
        <w:rPr>
          <w:rStyle w:val="CommentReference"/>
        </w:rPr>
        <w:commentReference w:id="2511"/>
      </w:r>
    </w:p>
    <w:p w14:paraId="355B5CC5" w14:textId="704B0B0D"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del w:id="2514" w:author="Max Lindmark" w:date="2020-05-12T10:38:00Z">
        <w:r w:rsidR="00C124FD" w:rsidRPr="00972C7F" w:rsidDel="00525941">
          <w:rPr>
            <w:rFonts w:cstheme="minorHAnsi"/>
            <w:lang w:val="en-GB"/>
          </w:rPr>
          <w:delText>T</w:delText>
        </w:r>
        <w:r w:rsidR="00E536CF" w:rsidRPr="00972C7F" w:rsidDel="00525941">
          <w:rPr>
            <w:rFonts w:cstheme="minorHAnsi"/>
            <w:lang w:val="en-GB"/>
          </w:rPr>
          <w:delText>his was</w:delText>
        </w:r>
        <w:r w:rsidR="004E1DCC" w:rsidRPr="00972C7F" w:rsidDel="00525941">
          <w:rPr>
            <w:rFonts w:cstheme="minorHAnsi"/>
            <w:lang w:val="en-GB"/>
          </w:rPr>
          <w:delText xml:space="preserve"> h</w:delText>
        </w:r>
      </w:del>
      <w:ins w:id="2515" w:author="Max Lindmark" w:date="2020-05-12T10:38:00Z">
        <w:r w:rsidR="00525941">
          <w:rPr>
            <w:rFonts w:cstheme="minorHAnsi"/>
            <w:lang w:val="en-GB"/>
          </w:rPr>
          <w:t>H</w:t>
        </w:r>
      </w:ins>
      <w:r w:rsidR="004E1DCC" w:rsidRPr="00972C7F">
        <w:rPr>
          <w:rFonts w:cstheme="minorHAnsi"/>
          <w:lang w:val="en-GB"/>
        </w:rPr>
        <w:t>owever</w:t>
      </w:r>
      <w:ins w:id="2516" w:author="Max Lindmark" w:date="2020-05-12T10:38:00Z">
        <w:r w:rsidR="00525941">
          <w:rPr>
            <w:rFonts w:cstheme="minorHAnsi"/>
            <w:lang w:val="en-GB"/>
          </w:rPr>
          <w:t>,</w:t>
        </w:r>
        <w:r w:rsidR="0037098A">
          <w:rPr>
            <w:rFonts w:cstheme="minorHAnsi"/>
            <w:lang w:val="en-GB"/>
          </w:rPr>
          <w:t xml:space="preserve"> this interaction was </w:t>
        </w:r>
      </w:ins>
      <w:del w:id="2517" w:author="Max Lindmark" w:date="2020-05-12T10:38:00Z">
        <w:r w:rsidR="00E536CF" w:rsidRPr="00972C7F" w:rsidDel="0037098A">
          <w:rPr>
            <w:rFonts w:cstheme="minorHAnsi"/>
            <w:lang w:val="en-GB"/>
          </w:rPr>
          <w:delText xml:space="preserve"> </w:delText>
        </w:r>
      </w:del>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del w:id="2518" w:author="Max Lindmark" w:date="2020-05-08T15:22:00Z">
        <w:r w:rsidR="00BE234B" w:rsidRPr="004559BC" w:rsidDel="0010623B">
          <w:rPr>
            <w:rFonts w:cstheme="minorHAnsi"/>
            <w:lang w:val="en-GB"/>
          </w:rPr>
          <w:delText>-</w:delText>
        </w:r>
      </w:del>
      <w:ins w:id="2519" w:author="Max Lindmark" w:date="2020-05-08T15:22:00Z">
        <w:r w:rsidR="0010623B">
          <w:rPr>
            <w:rFonts w:cstheme="minorHAnsi"/>
            <w:lang w:val="en-GB"/>
          </w:rPr>
          <w:t xml:space="preserve"> </w:t>
        </w:r>
      </w:ins>
      <w:r w:rsidR="00BE234B" w:rsidRPr="004559BC">
        <w:rPr>
          <w:rFonts w:cstheme="minorHAnsi"/>
          <w:lang w:val="en-GB"/>
        </w:rPr>
        <w:t xml:space="preserve">scaling exponent of </w:t>
      </w:r>
      <w:r w:rsidR="000159F9" w:rsidRPr="00972C7F">
        <w:rPr>
          <w:rFonts w:cstheme="minorHAnsi"/>
          <w:lang w:val="en-GB"/>
        </w:rPr>
        <w:t xml:space="preserve">metabolic rate in fishes </w:t>
      </w:r>
      <w:del w:id="2520" w:author="Max Lindmark" w:date="2020-05-12T10:39:00Z">
        <w:r w:rsidR="001A1F66" w:rsidDel="009E3E16">
          <w:rPr>
            <w:rFonts w:cstheme="minorHAnsi"/>
          </w:rPr>
          <w:fldChar w:fldCharType="begin"/>
        </w:r>
        <w:r w:rsidR="00AD5946" w:rsidRPr="00972C7F" w:rsidDel="009E3E16">
          <w:rPr>
            <w:rFonts w:cstheme="minorHAnsi"/>
            <w:lang w:val="en-GB"/>
          </w:rPr>
          <w:del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AD5946" w:rsidDel="009E3E16">
          <w:rPr>
            <w:rFonts w:cstheme="minorHAnsi"/>
          </w:rPr>
          <w:delInstrText>ﬁ</w:delInstrText>
        </w:r>
        <w:r w:rsidR="00AD5946" w:rsidRPr="00972C7F" w:rsidDel="009E3E16">
          <w:rPr>
            <w:rFonts w:cstheme="minorHAnsi"/>
            <w:lang w:val="en-GB"/>
          </w:rPr>
          <w:delInstrText xml:space="preserve">sh as our study taxa, we curated 25 studies with measurements of standard metabolic rate, temperature, and mass, with 55 independent trials and across 16 </w:delInstrText>
        </w:r>
        <w:r w:rsidR="00AD5946" w:rsidDel="009E3E16">
          <w:rPr>
            <w:rFonts w:cstheme="minorHAnsi"/>
          </w:rPr>
          <w:delInstrText>ﬁ</w:delInstrText>
        </w:r>
        <w:r w:rsidR="00AD5946" w:rsidRPr="00972C7F" w:rsidDel="009E3E16">
          <w:rPr>
            <w:rFonts w:cstheme="minorHAnsi"/>
            <w:lang w:val="en-GB"/>
          </w:rPr>
          <w:delInstrText xml:space="preserve">sh species and confronted this data with </w:delInstrText>
        </w:r>
        <w:r w:rsidR="00AD5946" w:rsidDel="009E3E16">
          <w:rPr>
            <w:rFonts w:cstheme="minorHAnsi"/>
          </w:rPr>
          <w:delInstrText>ﬂ</w:delInstrText>
        </w:r>
        <w:r w:rsidR="00AD5946" w:rsidRPr="00972C7F" w:rsidDel="009E3E16">
          <w:rPr>
            <w:rFonts w:cstheme="minorHAnsi"/>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AD5946" w:rsidDel="009E3E16">
          <w:rPr>
            <w:rFonts w:cstheme="minorHAnsi"/>
          </w:rPr>
          <w:delInstrText>ﬁ</w:delInstrText>
        </w:r>
        <w:r w:rsidR="00AD5946" w:rsidRPr="00972C7F" w:rsidDel="009E3E16">
          <w:rPr>
            <w:rFonts w:cstheme="minorHAnsi"/>
            <w:lang w:val="en-GB"/>
          </w:rPr>
          <w:delInstrText>cient of 0.89 with a SIC interval spanning 0.82 to 0.99, implying that mechanistically derived coef</w:delInstrText>
        </w:r>
        <w:r w:rsidR="00AD5946" w:rsidDel="009E3E16">
          <w:rPr>
            <w:rFonts w:cstheme="minorHAnsi"/>
          </w:rPr>
          <w:delInstrText>ﬁ</w:delInstrText>
        </w:r>
        <w:r w:rsidR="00AD5946" w:rsidRPr="00972C7F" w:rsidDel="009E3E16">
          <w:rPr>
            <w:rFonts w:cstheme="minorHAnsi"/>
            <w:lang w:val="en-GB"/>
          </w:rPr>
          <w:delInstrText>cients of 0.67, 0.75, and 1, a</w:delInstrText>
        </w:r>
        <w:r w:rsidR="00AD5946" w:rsidRPr="002D70E2" w:rsidDel="009E3E16">
          <w:rPr>
            <w:rFonts w:cstheme="minorHAnsi"/>
            <w:lang w:val="en-GB"/>
          </w:rPr>
          <w:del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AD5946" w:rsidDel="009E3E16">
          <w:rPr>
            <w:rFonts w:cstheme="minorHAnsi"/>
          </w:rPr>
          <w:delInstrText>ﬁ</w:delInstrText>
        </w:r>
        <w:r w:rsidR="00AD5946" w:rsidRPr="002D70E2" w:rsidDel="009E3E16">
          <w:rPr>
            <w:rFonts w:cstheme="minorHAnsi"/>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1A1F66" w:rsidDel="009E3E16">
          <w:rPr>
            <w:rFonts w:cstheme="minorHAnsi"/>
          </w:rPr>
          <w:fldChar w:fldCharType="separate"/>
        </w:r>
        <w:r w:rsidR="00AD5946" w:rsidRPr="00AD5946" w:rsidDel="009E3E16">
          <w:rPr>
            <w:lang w:val="en-GB"/>
          </w:rPr>
          <w:delText xml:space="preserve">(Jerde </w:delText>
        </w:r>
        <w:r w:rsidR="00AD5946" w:rsidRPr="00AD5946" w:rsidDel="009E3E16">
          <w:rPr>
            <w:i/>
            <w:iCs/>
            <w:lang w:val="en-GB"/>
          </w:rPr>
          <w:delText>et al.</w:delText>
        </w:r>
        <w:r w:rsidR="00AD5946" w:rsidRPr="00AD5946" w:rsidDel="009E3E16">
          <w:rPr>
            <w:lang w:val="en-GB"/>
          </w:rPr>
          <w:delText xml:space="preserve"> 2019)</w:delText>
        </w:r>
        <w:r w:rsidR="001A1F66" w:rsidDel="009E3E16">
          <w:rPr>
            <w:rFonts w:cstheme="minorHAnsi"/>
          </w:rPr>
          <w:fldChar w:fldCharType="end"/>
        </w:r>
        <w:r w:rsidR="00290980" w:rsidRPr="002D70E2" w:rsidDel="009E3E16">
          <w:rPr>
            <w:rFonts w:cstheme="minorHAnsi"/>
            <w:lang w:val="en-GB"/>
          </w:rPr>
          <w:delText xml:space="preserve">, </w:delText>
        </w:r>
      </w:del>
      <w:ins w:id="2521" w:author="Max Lindmark" w:date="2020-05-12T10:39:00Z">
        <w:r w:rsidR="009E3E16">
          <w:rPr>
            <w:rFonts w:cstheme="minorHAnsi"/>
          </w:rPr>
          <w:fldChar w:fldCharType="begin"/>
        </w:r>
        <w:r w:rsidR="009E3E1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E3E16">
          <w:rPr>
            <w:rFonts w:cstheme="minorHAnsi"/>
          </w:rPr>
          <w:instrText>ﬁ</w:instrText>
        </w:r>
        <w:r w:rsidR="009E3E16" w:rsidRPr="00972C7F">
          <w:rPr>
            <w:rFonts w:cstheme="minorHAnsi"/>
            <w:lang w:val="en-GB"/>
          </w:rPr>
          <w:instrText xml:space="preserve">sh as our study taxa, we curated 25 studies with measurements of standard metabolic rate, temperature, and mass, with 55 independent trials and across 16 </w:instrText>
        </w:r>
        <w:r w:rsidR="009E3E16">
          <w:rPr>
            <w:rFonts w:cstheme="minorHAnsi"/>
          </w:rPr>
          <w:instrText>ﬁ</w:instrText>
        </w:r>
        <w:r w:rsidR="009E3E16" w:rsidRPr="00972C7F">
          <w:rPr>
            <w:rFonts w:cstheme="minorHAnsi"/>
            <w:lang w:val="en-GB"/>
          </w:rPr>
          <w:instrText xml:space="preserve">sh species and confronted this data with </w:instrText>
        </w:r>
        <w:r w:rsidR="009E3E16">
          <w:rPr>
            <w:rFonts w:cstheme="minorHAnsi"/>
          </w:rPr>
          <w:instrText>ﬂ</w:instrText>
        </w:r>
        <w:r w:rsidR="009E3E1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E3E16">
          <w:rPr>
            <w:rFonts w:cstheme="minorHAnsi"/>
          </w:rPr>
          <w:instrText>ﬁ</w:instrText>
        </w:r>
        <w:r w:rsidR="009E3E16" w:rsidRPr="00972C7F">
          <w:rPr>
            <w:rFonts w:cstheme="minorHAnsi"/>
            <w:lang w:val="en-GB"/>
          </w:rPr>
          <w:instrText>cient of 0.89 with a SIC interval spanning 0.82 to 0.99, implying that mechanistically derived coef</w:instrText>
        </w:r>
        <w:r w:rsidR="009E3E16">
          <w:rPr>
            <w:rFonts w:cstheme="minorHAnsi"/>
          </w:rPr>
          <w:instrText>ﬁ</w:instrText>
        </w:r>
        <w:r w:rsidR="009E3E16" w:rsidRPr="00972C7F">
          <w:rPr>
            <w:rFonts w:cstheme="minorHAnsi"/>
            <w:lang w:val="en-GB"/>
          </w:rPr>
          <w:instrText>cients of 0.67, 0.75, and 1, a</w:instrText>
        </w:r>
        <w:r w:rsidR="009E3E1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E3E16">
          <w:rPr>
            <w:rFonts w:cstheme="minorHAnsi"/>
          </w:rPr>
          <w:instrText>ﬁ</w:instrText>
        </w:r>
        <w:r w:rsidR="009E3E1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r w:rsidR="009E3E16">
          <w:rPr>
            <w:rFonts w:cstheme="minorHAnsi"/>
            <w:lang w:val="en-GB"/>
          </w:rPr>
          <w:t xml:space="preserve">. This </w:t>
        </w:r>
      </w:ins>
      <w:del w:id="2522" w:author="Max Lindmark" w:date="2020-05-12T10:39:00Z">
        <w:r w:rsidR="00E412B7" w:rsidRPr="004559BC" w:rsidDel="009E3E16">
          <w:rPr>
            <w:rFonts w:cstheme="minorHAnsi"/>
            <w:lang w:val="en-GB"/>
          </w:rPr>
          <w:delText xml:space="preserve">which </w:delText>
        </w:r>
      </w:del>
      <w:r w:rsidR="00E412B7" w:rsidRPr="004559BC">
        <w:rPr>
          <w:rFonts w:cstheme="minorHAnsi"/>
          <w:lang w:val="en-GB"/>
        </w:rPr>
        <w:t>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 xml:space="preserve">for </w:t>
      </w:r>
      <w:del w:id="2523" w:author="Max Lindmark" w:date="2020-05-12T10:39:00Z">
        <w:r w:rsidR="00A156DB" w:rsidRPr="004559BC" w:rsidDel="00A311EB">
          <w:rPr>
            <w:rFonts w:cstheme="minorHAnsi"/>
            <w:lang w:val="en-GB"/>
          </w:rPr>
          <w:delText xml:space="preserve">average effects of </w:delText>
        </w:r>
      </w:del>
      <w:r w:rsidR="00A156DB" w:rsidRPr="004559BC">
        <w:rPr>
          <w:rFonts w:cstheme="minorHAnsi"/>
          <w:lang w:val="en-GB"/>
        </w:rPr>
        <w:t>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del w:id="2524" w:author="Max Lindmark" w:date="2020-05-12T10:40:00Z">
        <w:r w:rsidR="00A156DB" w:rsidRPr="004559BC" w:rsidDel="00EC17A5">
          <w:rPr>
            <w:rFonts w:cstheme="minorHAnsi"/>
            <w:lang w:val="en-GB"/>
          </w:rPr>
          <w:delText xml:space="preserve">optimum </w:delText>
        </w:r>
      </w:del>
      <w:ins w:id="2525" w:author="Max Lindmark" w:date="2020-05-12T10:40:00Z">
        <w:r w:rsidR="00EC17A5">
          <w:rPr>
            <w:rFonts w:cstheme="minorHAnsi"/>
            <w:lang w:val="en-GB"/>
          </w:rPr>
          <w:t>peak</w:t>
        </w:r>
        <w:r w:rsidR="00EC17A5" w:rsidRPr="004559BC">
          <w:rPr>
            <w:rFonts w:cstheme="minorHAnsi"/>
            <w:lang w:val="en-GB"/>
          </w:rPr>
          <w:t xml:space="preserve"> </w:t>
        </w:r>
      </w:ins>
      <w:r w:rsidR="00A156DB" w:rsidRPr="004559BC">
        <w:rPr>
          <w:rFonts w:cstheme="minorHAnsi"/>
          <w:lang w:val="en-GB"/>
        </w:rPr>
        <w:t xml:space="preserve">for the log-linear model, and inclusion of these could lead to significant negative interactions if </w:t>
      </w:r>
      <w:del w:id="2526" w:author="Max Lindmark" w:date="2020-05-12T10:40:00Z">
        <w:r w:rsidR="00A156DB" w:rsidRPr="004559BC" w:rsidDel="001E6B6F">
          <w:rPr>
            <w:rFonts w:cstheme="minorHAnsi"/>
            <w:lang w:val="en-GB"/>
          </w:rPr>
          <w:delText xml:space="preserve">optimum </w:delText>
        </w:r>
      </w:del>
      <w:ins w:id="2527" w:author="Max Lindmark" w:date="2020-05-12T10:40:00Z">
        <w:r w:rsidR="001E6B6F">
          <w:rPr>
            <w:rFonts w:cstheme="minorHAnsi"/>
            <w:lang w:val="en-GB"/>
          </w:rPr>
          <w:t>peak</w:t>
        </w:r>
        <w:r w:rsidR="004A406C">
          <w:rPr>
            <w:rFonts w:cstheme="minorHAnsi"/>
            <w:lang w:val="en-GB"/>
          </w:rPr>
          <w:t xml:space="preserve"> </w:t>
        </w:r>
        <w:r w:rsidR="0093659A">
          <w:rPr>
            <w:rFonts w:cstheme="minorHAnsi"/>
            <w:lang w:val="en-GB"/>
          </w:rPr>
          <w:lastRenderedPageBreak/>
          <w:t>temperature</w:t>
        </w:r>
        <w:r w:rsidR="00521B0E">
          <w:rPr>
            <w:rFonts w:cstheme="minorHAnsi"/>
            <w:lang w:val="en-GB"/>
          </w:rPr>
          <w:t>s</w:t>
        </w:r>
        <w:r w:rsidR="0093659A">
          <w:rPr>
            <w:rFonts w:cstheme="minorHAnsi"/>
            <w:lang w:val="en-GB"/>
          </w:rPr>
          <w:t xml:space="preserve"> </w:t>
        </w:r>
      </w:ins>
      <w:del w:id="2528" w:author="Max Lindmark" w:date="2020-05-12T10:40:00Z">
        <w:r w:rsidR="00A156DB" w:rsidRPr="004559BC" w:rsidDel="00521B0E">
          <w:rPr>
            <w:rFonts w:cstheme="minorHAnsi"/>
            <w:lang w:val="en-GB"/>
          </w:rPr>
          <w:delText xml:space="preserve">occurs at </w:delText>
        </w:r>
      </w:del>
      <w:ins w:id="2529" w:author="Max Lindmark" w:date="2020-05-12T10:40:00Z">
        <w:r w:rsidR="00521B0E">
          <w:rPr>
            <w:rFonts w:cstheme="minorHAnsi"/>
            <w:lang w:val="en-GB"/>
          </w:rPr>
          <w:t xml:space="preserve">are </w:t>
        </w:r>
      </w:ins>
      <w:r w:rsidR="00A156DB" w:rsidRPr="004559BC">
        <w:rPr>
          <w:rFonts w:cstheme="minorHAnsi"/>
          <w:lang w:val="en-GB"/>
        </w:rPr>
        <w:t xml:space="preserve">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del w:id="2530" w:author="Max Lindmark" w:date="2020-05-08T15:22:00Z">
        <w:r w:rsidR="00A156DB" w:rsidRPr="004559BC" w:rsidDel="0010623B">
          <w:rPr>
            <w:rFonts w:cstheme="minorHAnsi"/>
            <w:lang w:val="en-GB"/>
          </w:rPr>
          <w:delText>-</w:delText>
        </w:r>
      </w:del>
      <w:ins w:id="2531" w:author="Max Lindmark" w:date="2020-05-08T15:22:00Z">
        <w:r w:rsidR="0010623B">
          <w:rPr>
            <w:rFonts w:cstheme="minorHAnsi"/>
            <w:lang w:val="en-GB"/>
          </w:rPr>
          <w:t xml:space="preserve"> </w:t>
        </w:r>
      </w:ins>
      <w:del w:id="2532" w:author="Max Lindmark" w:date="2020-05-12T10:40:00Z">
        <w:r w:rsidR="00A156DB" w:rsidRPr="004559BC" w:rsidDel="003959C0">
          <w:rPr>
            <w:rFonts w:cstheme="minorHAnsi"/>
            <w:lang w:val="en-GB"/>
          </w:rPr>
          <w:delText xml:space="preserve">optimum </w:delText>
        </w:r>
      </w:del>
      <w:ins w:id="2533" w:author="Max Lindmark" w:date="2020-05-12T10:40:00Z">
        <w:r w:rsidR="003959C0">
          <w:rPr>
            <w:rFonts w:cstheme="minorHAnsi"/>
            <w:lang w:val="en-GB"/>
          </w:rPr>
          <w:t>peak</w:t>
        </w:r>
        <w:r w:rsidR="003959C0" w:rsidRPr="004559BC">
          <w:rPr>
            <w:rFonts w:cstheme="minorHAnsi"/>
            <w:lang w:val="en-GB"/>
          </w:rPr>
          <w:t xml:space="preserve"> </w:t>
        </w:r>
      </w:ins>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del w:id="2534" w:author="Max Lindmark" w:date="2020-05-12T10:40:00Z">
        <w:r w:rsidR="00FC7747" w:rsidRPr="004559BC" w:rsidDel="005425AF">
          <w:rPr>
            <w:rFonts w:cstheme="minorHAnsi"/>
            <w:lang w:val="en-GB"/>
          </w:rPr>
          <w:delText xml:space="preserve">between </w:delText>
        </w:r>
      </w:del>
      <w:ins w:id="2535" w:author="Max Lindmark" w:date="2020-05-12T10:40:00Z">
        <w:r w:rsidR="005425AF" w:rsidRPr="004559BC">
          <w:rPr>
            <w:rFonts w:cstheme="minorHAnsi"/>
            <w:lang w:val="en-GB"/>
          </w:rPr>
          <w:t>between</w:t>
        </w:r>
        <w:r w:rsidR="005425AF">
          <w:rPr>
            <w:rFonts w:cstheme="minorHAnsi"/>
            <w:lang w:val="en-GB"/>
          </w:rPr>
          <w:t>-</w:t>
        </w:r>
      </w:ins>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w:t>
      </w:r>
      <w:del w:id="2536" w:author="Max Lindmark" w:date="2020-05-08T15:22:00Z">
        <w:r w:rsidR="0091477E" w:rsidRPr="004559BC" w:rsidDel="0010623B">
          <w:rPr>
            <w:rFonts w:cstheme="minorHAnsi"/>
            <w:lang w:val="en-GB"/>
          </w:rPr>
          <w:delText>-</w:delText>
        </w:r>
      </w:del>
      <w:r w:rsidR="0091477E" w:rsidRPr="004559BC">
        <w:rPr>
          <w:rFonts w:cstheme="minorHAnsi"/>
          <w:lang w:val="en-GB"/>
        </w:rPr>
        <w:t>specific mass- and temperature</w:t>
      </w:r>
      <w:del w:id="2537" w:author="Max Lindmark" w:date="2020-05-08T15:22:00Z">
        <w:r w:rsidR="0091477E" w:rsidRPr="004559BC" w:rsidDel="0010623B">
          <w:rPr>
            <w:rFonts w:cstheme="minorHAnsi"/>
            <w:lang w:val="en-GB"/>
          </w:rPr>
          <w:delText>-</w:delText>
        </w:r>
      </w:del>
      <w:ins w:id="2538" w:author="Max Lindmark" w:date="2020-05-08T15:22:00Z">
        <w:r w:rsidR="0010623B">
          <w:rPr>
            <w:rFonts w:cstheme="minorHAnsi"/>
            <w:lang w:val="en-GB"/>
          </w:rPr>
          <w:t xml:space="preserve"> </w:t>
        </w:r>
      </w:ins>
      <w:r w:rsidR="0091477E" w:rsidRPr="004559BC">
        <w:rPr>
          <w:rFonts w:cstheme="minorHAnsi"/>
          <w:lang w:val="en-GB"/>
        </w:rPr>
        <w:t>scaling of these rates</w:t>
      </w:r>
      <w:r w:rsidR="00D4043D" w:rsidRPr="004559BC">
        <w:rPr>
          <w:rFonts w:cstheme="minorHAnsi"/>
          <w:lang w:val="en-GB"/>
        </w:rPr>
        <w:t>.</w:t>
      </w:r>
    </w:p>
    <w:p w14:paraId="3B9EF19E" w14:textId="44949698" w:rsidR="00D866A9" w:rsidRPr="00972C7F" w:rsidRDefault="009C6A68" w:rsidP="00D866A9">
      <w:pPr>
        <w:spacing w:line="480" w:lineRule="auto"/>
        <w:ind w:firstLine="284"/>
        <w:contextualSpacing/>
        <w:jc w:val="both"/>
        <w:rPr>
          <w:rFonts w:cstheme="minorHAnsi"/>
          <w:lang w:val="en-GB"/>
        </w:rPr>
      </w:pPr>
      <w:commentRangeStart w:id="2539"/>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del w:id="2540" w:author="Max Lindmark" w:date="2020-05-12T10:41:00Z">
        <w:r w:rsidRPr="00972C7F" w:rsidDel="005C16B6">
          <w:rPr>
            <w:lang w:val="en-GB"/>
          </w:rPr>
          <w:delText xml:space="preserve">testing </w:delText>
        </w:r>
      </w:del>
      <w:ins w:id="2541" w:author="Max Lindmark" w:date="2020-05-12T10:41:00Z">
        <w:r w:rsidR="005C16B6">
          <w:rPr>
            <w:lang w:val="en-GB"/>
          </w:rPr>
          <w:t xml:space="preserve">varying either </w:t>
        </w:r>
      </w:ins>
      <w:del w:id="2542" w:author="Max Lindmark" w:date="2020-05-12T10:41:00Z">
        <w:r w:rsidRPr="00972C7F" w:rsidDel="005C16B6">
          <w:rPr>
            <w:lang w:val="en-GB"/>
          </w:rPr>
          <w:delText xml:space="preserve">only a single </w:delText>
        </w:r>
      </w:del>
      <w:r w:rsidRPr="00972C7F">
        <w:rPr>
          <w:lang w:val="en-GB"/>
        </w:rPr>
        <w:t>temperature or body size</w:t>
      </w:r>
      <w:ins w:id="2543" w:author="Max Lindmark" w:date="2020-05-12T10:41:00Z">
        <w:r w:rsidR="005C16B6">
          <w:rPr>
            <w:lang w:val="en-GB"/>
          </w:rPr>
          <w:t>, not both</w:t>
        </w:r>
      </w:ins>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2544"/>
      <w:commentRangeStart w:id="2545"/>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ins w:id="2546" w:author="Max Lindmark" w:date="2020-05-12T10:42:00Z">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ins>
      <w:r w:rsidR="00086A4F" w:rsidRPr="00972C7F">
        <w:rPr>
          <w:rFonts w:cstheme="minorHAnsi"/>
          <w:lang w:val="en-GB"/>
        </w:rPr>
        <w:t>oxygen depletion rates</w:t>
      </w:r>
      <w:del w:id="2547" w:author="Max Lindmark" w:date="2020-05-12T10:42:00Z">
        <w:r w:rsidR="00086A4F" w:rsidRPr="00972C7F" w:rsidDel="00CC1ACD">
          <w:rPr>
            <w:rFonts w:cstheme="minorHAnsi"/>
            <w:lang w:val="en-GB"/>
          </w:rPr>
          <w:delText xml:space="preserve"> </w:delText>
        </w:r>
      </w:del>
      <w:del w:id="2548" w:author="Max Lindmark" w:date="2020-05-12T10:41:00Z">
        <w:r w:rsidR="00086A4F" w:rsidRPr="00972C7F" w:rsidDel="009C577C">
          <w:rPr>
            <w:rFonts w:cstheme="minorHAnsi"/>
            <w:lang w:val="en-GB"/>
          </w:rPr>
          <w:delText xml:space="preserve">(metabolism) </w:delText>
        </w:r>
      </w:del>
      <w:del w:id="2549" w:author="Max Lindmark" w:date="2020-05-12T10:42:00Z">
        <w:r w:rsidR="00086A4F" w:rsidRPr="00972C7F" w:rsidDel="00CC1ACD">
          <w:rPr>
            <w:rFonts w:cstheme="minorHAnsi"/>
            <w:lang w:val="en-GB"/>
          </w:rPr>
          <w:delText xml:space="preserve">measured in </w:delText>
        </w:r>
        <w:r w:rsidR="00A1793C" w:rsidRPr="00972C7F" w:rsidDel="00CC1ACD">
          <w:rPr>
            <w:rFonts w:cstheme="minorHAnsi"/>
            <w:lang w:val="en-GB"/>
          </w:rPr>
          <w:delText>respirometry</w:delText>
        </w:r>
        <w:r w:rsidR="00086A4F" w:rsidRPr="00972C7F" w:rsidDel="00CC1ACD">
          <w:rPr>
            <w:rFonts w:cstheme="minorHAnsi"/>
            <w:lang w:val="en-GB"/>
          </w:rPr>
          <w:delText>,</w:delText>
        </w:r>
        <w:r w:rsidR="00A1793C" w:rsidRPr="00972C7F" w:rsidDel="00CC1ACD">
          <w:rPr>
            <w:rFonts w:cstheme="minorHAnsi"/>
            <w:lang w:val="en-GB"/>
          </w:rPr>
          <w:delText xml:space="preserve"> or</w:delText>
        </w:r>
        <w:r w:rsidR="00A1793C" w:rsidRPr="00972C7F" w:rsidDel="009C577C">
          <w:rPr>
            <w:rFonts w:cstheme="minorHAnsi"/>
            <w:lang w:val="en-GB"/>
          </w:rPr>
          <w:delText xml:space="preserve"> growth trials</w:delText>
        </w:r>
      </w:del>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2544"/>
      <w:r w:rsidR="00682627">
        <w:rPr>
          <w:rStyle w:val="CommentReference"/>
        </w:rPr>
        <w:commentReference w:id="2544"/>
      </w:r>
      <w:commentRangeEnd w:id="2545"/>
      <w:r w:rsidR="00021C7F">
        <w:rPr>
          <w:rStyle w:val="CommentReference"/>
        </w:rPr>
        <w:commentReference w:id="2545"/>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commentRangeEnd w:id="2539"/>
      <w:r w:rsidR="00C17CAB">
        <w:rPr>
          <w:rStyle w:val="CommentReference"/>
        </w:rPr>
        <w:commentReference w:id="2539"/>
      </w:r>
    </w:p>
    <w:p w14:paraId="4907015A" w14:textId="0B22E432"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del w:id="2550" w:author="Max Lindmark" w:date="2020-05-08T15:23:00Z">
        <w:r w:rsidR="009F1BB9" w:rsidRPr="00972C7F" w:rsidDel="0010623B">
          <w:rPr>
            <w:rFonts w:eastAsiaTheme="minorEastAsia" w:cstheme="minorHAnsi"/>
            <w:lang w:val="en-GB"/>
          </w:rPr>
          <w:delText>-</w:delText>
        </w:r>
      </w:del>
      <w:ins w:id="2551" w:author="Max Lindmark" w:date="2020-05-08T15:23:00Z">
        <w:r w:rsidR="0010623B">
          <w:rPr>
            <w:rFonts w:eastAsiaTheme="minorEastAsia" w:cstheme="minorHAnsi"/>
            <w:lang w:val="en-GB"/>
          </w:rPr>
          <w:t xml:space="preserve"> </w:t>
        </w:r>
      </w:ins>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2552" w:author="Max Lindmark" w:date="2020-05-06T16:27:00Z">
        <w:r w:rsidR="005A1723">
          <w:rPr>
            <w:rFonts w:eastAsiaTheme="minorEastAsia"/>
            <w:lang w:val="en-GB"/>
          </w:rPr>
          <w:t xml:space="preserve"> 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ins>
      <w:proofErr w:type="spellEnd"/>
      <w:ins w:id="2553"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2554"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2"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lastRenderedPageBreak/>
        <w:t>References</w:t>
      </w:r>
    </w:p>
    <w:p w14:paraId="54CE3853" w14:textId="77777777" w:rsidR="00C164F0" w:rsidRPr="00C164F0" w:rsidRDefault="00C41369" w:rsidP="00C164F0">
      <w:pPr>
        <w:pStyle w:val="Bibliography"/>
        <w:rPr>
          <w:rFonts w:ascii="Times New Roman" w:cs="Times New Roman"/>
          <w:lang w:val="en-GB"/>
        </w:rPr>
      </w:pPr>
      <w:r w:rsidRPr="003E64FD">
        <w:fldChar w:fldCharType="begin"/>
      </w:r>
      <w:r w:rsidR="00C164F0" w:rsidRPr="00C164F0">
        <w:rPr>
          <w:lang w:val="sv-SE"/>
        </w:rPr>
        <w:instrText xml:space="preserve"> ADDIN ZOTERO_BIBL {"uncited":[],"omitted":[],"custom":[]} CSL_BIBLIOGRAPHY </w:instrText>
      </w:r>
      <w:r w:rsidRPr="003E64FD">
        <w:fldChar w:fldCharType="separate"/>
      </w:r>
      <w:r w:rsidR="00C164F0" w:rsidRPr="00C164F0">
        <w:rPr>
          <w:rFonts w:ascii="Times New Roman" w:cs="Times New Roman"/>
          <w:lang w:val="sv-SE"/>
        </w:rPr>
        <w:t xml:space="preserve">Andersen, K.H., Beyer, J.E. &amp; Lundberg, P. (2009). </w:t>
      </w:r>
      <w:r w:rsidR="00C164F0" w:rsidRPr="00C164F0">
        <w:rPr>
          <w:rFonts w:ascii="Times New Roman" w:cs="Times New Roman"/>
          <w:lang w:val="en-GB"/>
        </w:rPr>
        <w:t xml:space="preserve">Trophic and individual efficiencies of size-structured communities. </w:t>
      </w:r>
      <w:r w:rsidR="00C164F0" w:rsidRPr="00C164F0">
        <w:rPr>
          <w:rFonts w:ascii="Times New Roman" w:cs="Times New Roman"/>
          <w:i/>
          <w:iCs/>
          <w:lang w:val="en-GB"/>
        </w:rPr>
        <w:t>Proceedings of the Royal Society B: Biological Sciences</w:t>
      </w:r>
      <w:r w:rsidR="00C164F0" w:rsidRPr="00C164F0">
        <w:rPr>
          <w:rFonts w:ascii="Times New Roman" w:cs="Times New Roman"/>
          <w:lang w:val="en-GB"/>
        </w:rPr>
        <w:t>, 276, 109–114.</w:t>
      </w:r>
    </w:p>
    <w:p w14:paraId="065399FA"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sv-SE"/>
        </w:rPr>
        <w:t>Angilletta</w:t>
      </w:r>
      <w:proofErr w:type="spellEnd"/>
      <w:r w:rsidRPr="00C164F0">
        <w:rPr>
          <w:rFonts w:ascii="Times New Roman" w:cs="Times New Roman"/>
          <w:lang w:val="sv-SE"/>
        </w:rPr>
        <w:t xml:space="preserve">, M.J. &amp; Dunham, A.E. (2003). </w:t>
      </w:r>
      <w:r w:rsidRPr="00C164F0">
        <w:rPr>
          <w:rFonts w:ascii="Times New Roman" w:cs="Times New Roman"/>
          <w:lang w:val="en-GB"/>
        </w:rPr>
        <w:t xml:space="preserve">The temperature-size rule in ectotherms: simple evolutionary explanations may not be general. </w:t>
      </w:r>
      <w:r w:rsidRPr="00C164F0">
        <w:rPr>
          <w:rFonts w:ascii="Times New Roman" w:cs="Times New Roman"/>
          <w:i/>
          <w:iCs/>
          <w:lang w:val="en-GB"/>
        </w:rPr>
        <w:t>The American Naturalist</w:t>
      </w:r>
      <w:r w:rsidRPr="00C164F0">
        <w:rPr>
          <w:rFonts w:ascii="Times New Roman" w:cs="Times New Roman"/>
          <w:lang w:val="en-GB"/>
        </w:rPr>
        <w:t>, 162, 332–342.</w:t>
      </w:r>
    </w:p>
    <w:p w14:paraId="5046CCC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Armstrong, J.D. &amp; Hawkins, L.A. (2008). Standard metabolic rate of pike, </w:t>
      </w:r>
      <w:proofErr w:type="spellStart"/>
      <w:r w:rsidRPr="00C164F0">
        <w:rPr>
          <w:rFonts w:ascii="Times New Roman" w:cs="Times New Roman"/>
          <w:lang w:val="en-GB"/>
        </w:rPr>
        <w:t>Esox</w:t>
      </w:r>
      <w:proofErr w:type="spellEnd"/>
      <w:r w:rsidRPr="00C164F0">
        <w:rPr>
          <w:rFonts w:ascii="Times New Roman" w:cs="Times New Roman"/>
          <w:lang w:val="en-GB"/>
        </w:rPr>
        <w:t xml:space="preserve"> </w:t>
      </w:r>
      <w:proofErr w:type="spellStart"/>
      <w:r w:rsidRPr="00C164F0">
        <w:rPr>
          <w:rFonts w:ascii="Times New Roman" w:cs="Times New Roman"/>
          <w:lang w:val="en-GB"/>
        </w:rPr>
        <w:t>lucius</w:t>
      </w:r>
      <w:proofErr w:type="spellEnd"/>
      <w:r w:rsidRPr="00C164F0">
        <w:rPr>
          <w:rFonts w:ascii="Times New Roman" w:cs="Times New Roman"/>
          <w:lang w:val="en-GB"/>
        </w:rPr>
        <w:t xml:space="preserve">: variation among studies and implications for energy flow modelling. </w:t>
      </w:r>
      <w:proofErr w:type="spellStart"/>
      <w:r w:rsidRPr="00C164F0">
        <w:rPr>
          <w:rFonts w:ascii="Times New Roman" w:cs="Times New Roman"/>
          <w:i/>
          <w:iCs/>
          <w:lang w:val="en-GB"/>
        </w:rPr>
        <w:t>Hydrobiologia</w:t>
      </w:r>
      <w:proofErr w:type="spellEnd"/>
      <w:r w:rsidRPr="00C164F0">
        <w:rPr>
          <w:rFonts w:ascii="Times New Roman" w:cs="Times New Roman"/>
          <w:lang w:val="en-GB"/>
        </w:rPr>
        <w:t>, 601, 83–90.</w:t>
      </w:r>
    </w:p>
    <w:p w14:paraId="472B010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Atkinson, D. (1994). Temperature and Organism Size—A Biological Law for Ectotherms? In: </w:t>
      </w:r>
      <w:r w:rsidRPr="00C164F0">
        <w:rPr>
          <w:rFonts w:ascii="Times New Roman" w:cs="Times New Roman"/>
          <w:i/>
          <w:iCs/>
          <w:lang w:val="en-GB"/>
        </w:rPr>
        <w:t>Advances in Ecological Research</w:t>
      </w:r>
      <w:r w:rsidRPr="00C164F0">
        <w:rPr>
          <w:rFonts w:ascii="Times New Roman" w:cs="Times New Roman"/>
          <w:lang w:val="en-GB"/>
        </w:rPr>
        <w:t>. Elsevier, pp. 1–58.</w:t>
      </w:r>
    </w:p>
    <w:p w14:paraId="57D24FDD"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Audzijonyte</w:t>
      </w:r>
      <w:proofErr w:type="spellEnd"/>
      <w:r w:rsidRPr="00C164F0">
        <w:rPr>
          <w:rFonts w:ascii="Times New Roman" w:cs="Times New Roman"/>
          <w:lang w:val="en-GB"/>
        </w:rPr>
        <w:t xml:space="preserve">, A., </w:t>
      </w:r>
      <w:proofErr w:type="spellStart"/>
      <w:r w:rsidRPr="00C164F0">
        <w:rPr>
          <w:rFonts w:ascii="Times New Roman" w:cs="Times New Roman"/>
          <w:lang w:val="en-GB"/>
        </w:rPr>
        <w:t>Barneche</w:t>
      </w:r>
      <w:proofErr w:type="spellEnd"/>
      <w:r w:rsidRPr="00C164F0">
        <w:rPr>
          <w:rFonts w:ascii="Times New Roman" w:cs="Times New Roman"/>
          <w:lang w:val="en-GB"/>
        </w:rPr>
        <w:t xml:space="preserve">, D.R., </w:t>
      </w:r>
      <w:proofErr w:type="spellStart"/>
      <w:r w:rsidRPr="00C164F0">
        <w:rPr>
          <w:rFonts w:ascii="Times New Roman" w:cs="Times New Roman"/>
          <w:lang w:val="en-GB"/>
        </w:rPr>
        <w:t>Baudron</w:t>
      </w:r>
      <w:proofErr w:type="spellEnd"/>
      <w:r w:rsidRPr="00C164F0">
        <w:rPr>
          <w:rFonts w:ascii="Times New Roman" w:cs="Times New Roman"/>
          <w:lang w:val="en-GB"/>
        </w:rPr>
        <w:t xml:space="preserve">, A.R., </w:t>
      </w:r>
      <w:proofErr w:type="spellStart"/>
      <w:r w:rsidRPr="00C164F0">
        <w:rPr>
          <w:rFonts w:ascii="Times New Roman" w:cs="Times New Roman"/>
          <w:lang w:val="en-GB"/>
        </w:rPr>
        <w:t>Belmaker</w:t>
      </w:r>
      <w:proofErr w:type="spellEnd"/>
      <w:r w:rsidRPr="00C164F0">
        <w:rPr>
          <w:rFonts w:ascii="Times New Roman" w:cs="Times New Roman"/>
          <w:lang w:val="en-GB"/>
        </w:rPr>
        <w:t xml:space="preserve">, J., Clark, T.D., Marshall, C.T., </w:t>
      </w:r>
      <w:r w:rsidRPr="00C164F0">
        <w:rPr>
          <w:rFonts w:ascii="Times New Roman" w:cs="Times New Roman"/>
          <w:i/>
          <w:iCs/>
          <w:lang w:val="en-GB"/>
        </w:rPr>
        <w:t>et al.</w:t>
      </w:r>
      <w:r w:rsidRPr="00C164F0">
        <w:rPr>
          <w:rFonts w:ascii="Times New Roman" w:cs="Times New Roman"/>
          <w:lang w:val="en-GB"/>
        </w:rPr>
        <w:t xml:space="preserve"> (2018). Is oxygen limitation in warming waters a valid mechanism to explain decreased body sizes in aquatic ectotherms? </w:t>
      </w:r>
      <w:r w:rsidRPr="00C164F0">
        <w:rPr>
          <w:rFonts w:ascii="Times New Roman" w:cs="Times New Roman"/>
          <w:i/>
          <w:iCs/>
          <w:lang w:val="en-GB"/>
        </w:rPr>
        <w:t>Global Ecology and Biogeography</w:t>
      </w:r>
      <w:r w:rsidRPr="00C164F0">
        <w:rPr>
          <w:rFonts w:ascii="Times New Roman" w:cs="Times New Roman"/>
          <w:lang w:val="en-GB"/>
        </w:rPr>
        <w:t>.</w:t>
      </w:r>
    </w:p>
    <w:p w14:paraId="3A4EBC95"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Audzijonyte</w:t>
      </w:r>
      <w:proofErr w:type="spellEnd"/>
      <w:r w:rsidRPr="00C164F0">
        <w:rPr>
          <w:rFonts w:ascii="Times New Roman" w:cs="Times New Roman"/>
          <w:lang w:val="en-GB"/>
        </w:rPr>
        <w:t xml:space="preserve">, A. &amp; </w:t>
      </w:r>
      <w:proofErr w:type="spellStart"/>
      <w:r w:rsidRPr="00C164F0">
        <w:rPr>
          <w:rFonts w:ascii="Times New Roman" w:cs="Times New Roman"/>
          <w:lang w:val="en-GB"/>
        </w:rPr>
        <w:t>Pecl</w:t>
      </w:r>
      <w:proofErr w:type="spellEnd"/>
      <w:r w:rsidRPr="00C164F0">
        <w:rPr>
          <w:rFonts w:ascii="Times New Roman" w:cs="Times New Roman"/>
          <w:lang w:val="en-GB"/>
        </w:rPr>
        <w:t xml:space="preserve">, G.T. (2018). Deep impact of fisheries. </w:t>
      </w:r>
      <w:r w:rsidRPr="00C164F0">
        <w:rPr>
          <w:rFonts w:ascii="Times New Roman" w:cs="Times New Roman"/>
          <w:i/>
          <w:iCs/>
          <w:lang w:val="en-GB"/>
        </w:rPr>
        <w:t>Nature Ecology &amp; Evolution</w:t>
      </w:r>
      <w:r w:rsidRPr="00C164F0">
        <w:rPr>
          <w:rFonts w:ascii="Times New Roman" w:cs="Times New Roman"/>
          <w:lang w:val="en-GB"/>
        </w:rPr>
        <w:t>, 2, 1348–1349.</w:t>
      </w:r>
    </w:p>
    <w:p w14:paraId="79A57E29"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Barneche</w:t>
      </w:r>
      <w:proofErr w:type="spellEnd"/>
      <w:r w:rsidRPr="00C164F0">
        <w:rPr>
          <w:rFonts w:ascii="Times New Roman" w:cs="Times New Roman"/>
          <w:lang w:val="en-GB"/>
        </w:rPr>
        <w:t xml:space="preserve">, D.R. &amp; Allen, A.P. (2018). The energetics of fish growth and how it constrains food-web trophic structure. </w:t>
      </w:r>
      <w:r w:rsidRPr="00C164F0">
        <w:rPr>
          <w:rFonts w:ascii="Times New Roman" w:cs="Times New Roman"/>
          <w:i/>
          <w:iCs/>
          <w:lang w:val="en-GB"/>
        </w:rPr>
        <w:t>Ecology Letters</w:t>
      </w:r>
      <w:r w:rsidRPr="00C164F0">
        <w:rPr>
          <w:rFonts w:ascii="Times New Roman" w:cs="Times New Roman"/>
          <w:lang w:val="en-GB"/>
        </w:rPr>
        <w:t>, 21, 836–844.</w:t>
      </w:r>
    </w:p>
    <w:p w14:paraId="5CE5E986"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Barneche</w:t>
      </w:r>
      <w:proofErr w:type="spellEnd"/>
      <w:r w:rsidRPr="00C164F0">
        <w:rPr>
          <w:rFonts w:ascii="Times New Roman" w:cs="Times New Roman"/>
          <w:lang w:val="en-GB"/>
        </w:rPr>
        <w:t xml:space="preserve">, D.R., Jahn, M. &amp; </w:t>
      </w:r>
      <w:proofErr w:type="spellStart"/>
      <w:r w:rsidRPr="00C164F0">
        <w:rPr>
          <w:rFonts w:ascii="Times New Roman" w:cs="Times New Roman"/>
          <w:lang w:val="en-GB"/>
        </w:rPr>
        <w:t>Seebacher</w:t>
      </w:r>
      <w:proofErr w:type="spellEnd"/>
      <w:r w:rsidRPr="00C164F0">
        <w:rPr>
          <w:rFonts w:ascii="Times New Roman" w:cs="Times New Roman"/>
          <w:lang w:val="en-GB"/>
        </w:rPr>
        <w:t xml:space="preserve">, F. (2019). Warming increases the cost of growth in a model vertebrate. </w:t>
      </w:r>
      <w:r w:rsidRPr="00C164F0">
        <w:rPr>
          <w:rFonts w:ascii="Times New Roman" w:cs="Times New Roman"/>
          <w:i/>
          <w:iCs/>
          <w:lang w:val="en-GB"/>
        </w:rPr>
        <w:t>Functional Ecology</w:t>
      </w:r>
      <w:r w:rsidRPr="00C164F0">
        <w:rPr>
          <w:rFonts w:ascii="Times New Roman" w:cs="Times New Roman"/>
          <w:lang w:val="en-GB"/>
        </w:rPr>
        <w:t>, 33, 1256–1266.</w:t>
      </w:r>
    </w:p>
    <w:p w14:paraId="7B3C929E"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Baudron</w:t>
      </w:r>
      <w:proofErr w:type="spellEnd"/>
      <w:r w:rsidRPr="00C164F0">
        <w:rPr>
          <w:rFonts w:ascii="Times New Roman" w:cs="Times New Roman"/>
          <w:lang w:val="en-GB"/>
        </w:rPr>
        <w:t xml:space="preserve">, A.R., Needle, C.L., </w:t>
      </w:r>
      <w:proofErr w:type="spellStart"/>
      <w:r w:rsidRPr="00C164F0">
        <w:rPr>
          <w:rFonts w:ascii="Times New Roman" w:cs="Times New Roman"/>
          <w:lang w:val="en-GB"/>
        </w:rPr>
        <w:t>Rijnsdorp</w:t>
      </w:r>
      <w:proofErr w:type="spellEnd"/>
      <w:r w:rsidRPr="00C164F0">
        <w:rPr>
          <w:rFonts w:ascii="Times New Roman" w:cs="Times New Roman"/>
          <w:lang w:val="en-GB"/>
        </w:rPr>
        <w:t xml:space="preserve">, A.D. &amp; Marshall, C.T. (2014). Warming temperatures and smaller body sizes: synchronous changes in growth of North Sea fishes. </w:t>
      </w:r>
      <w:r w:rsidRPr="00C164F0">
        <w:rPr>
          <w:rFonts w:ascii="Times New Roman" w:cs="Times New Roman"/>
          <w:i/>
          <w:iCs/>
          <w:lang w:val="en-GB"/>
        </w:rPr>
        <w:t>Global Change Biology</w:t>
      </w:r>
      <w:r w:rsidRPr="00C164F0">
        <w:rPr>
          <w:rFonts w:ascii="Times New Roman" w:cs="Times New Roman"/>
          <w:lang w:val="en-GB"/>
        </w:rPr>
        <w:t>, 20, 1023–1031.</w:t>
      </w:r>
    </w:p>
    <w:p w14:paraId="5DD1A88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Beamish, F.W.H. (1964). Respiration of fishes with special emphasis on standard oxygen consumption: II. Influence of weight and temperature on respiration of several species. </w:t>
      </w:r>
      <w:r w:rsidRPr="00C164F0">
        <w:rPr>
          <w:rFonts w:ascii="Times New Roman" w:cs="Times New Roman"/>
          <w:i/>
          <w:iCs/>
          <w:lang w:val="en-GB"/>
        </w:rPr>
        <w:t xml:space="preserve">Canadian Journal of Zoology/Revue Canadienne de </w:t>
      </w:r>
      <w:proofErr w:type="spellStart"/>
      <w:r w:rsidRPr="00C164F0">
        <w:rPr>
          <w:rFonts w:ascii="Times New Roman" w:cs="Times New Roman"/>
          <w:i/>
          <w:iCs/>
          <w:lang w:val="en-GB"/>
        </w:rPr>
        <w:t>Zoologie</w:t>
      </w:r>
      <w:proofErr w:type="spellEnd"/>
      <w:r w:rsidRPr="00C164F0">
        <w:rPr>
          <w:rFonts w:ascii="Times New Roman" w:cs="Times New Roman"/>
          <w:lang w:val="en-GB"/>
        </w:rPr>
        <w:t>, 42, 177–188.</w:t>
      </w:r>
    </w:p>
    <w:p w14:paraId="4F3B9AC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Bernhardt, J.R., Sunday, J.M., Thompson, P.L. &amp; O’Connor, M.I. (2018). Nonlinear averaging of thermal experience predicts population growth rates in a thermally variable environment. </w:t>
      </w:r>
      <w:r w:rsidRPr="00C164F0">
        <w:rPr>
          <w:rFonts w:ascii="Times New Roman" w:cs="Times New Roman"/>
          <w:i/>
          <w:iCs/>
          <w:lang w:val="en-GB"/>
        </w:rPr>
        <w:t>Proceedings of the Royal Society B: Biological Sciences</w:t>
      </w:r>
      <w:r w:rsidRPr="00C164F0">
        <w:rPr>
          <w:rFonts w:ascii="Times New Roman" w:cs="Times New Roman"/>
          <w:lang w:val="en-GB"/>
        </w:rPr>
        <w:t>, 285, 20181076.</w:t>
      </w:r>
    </w:p>
    <w:p w14:paraId="3CAD028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von </w:t>
      </w:r>
      <w:proofErr w:type="spellStart"/>
      <w:r w:rsidRPr="00C164F0">
        <w:rPr>
          <w:rFonts w:ascii="Times New Roman" w:cs="Times New Roman"/>
          <w:lang w:val="en-GB"/>
        </w:rPr>
        <w:t>Bertalanffy</w:t>
      </w:r>
      <w:proofErr w:type="spellEnd"/>
      <w:r w:rsidRPr="00C164F0">
        <w:rPr>
          <w:rFonts w:ascii="Times New Roman" w:cs="Times New Roman"/>
          <w:lang w:val="en-GB"/>
        </w:rPr>
        <w:t xml:space="preserve">, L. (1938). A quantitative theory of organic growth (inquiries on growth laws. II). </w:t>
      </w:r>
      <w:r w:rsidRPr="00C164F0">
        <w:rPr>
          <w:rFonts w:ascii="Times New Roman" w:cs="Times New Roman"/>
          <w:i/>
          <w:iCs/>
          <w:lang w:val="en-GB"/>
        </w:rPr>
        <w:t>Human Biology</w:t>
      </w:r>
      <w:r w:rsidRPr="00C164F0">
        <w:rPr>
          <w:rFonts w:ascii="Times New Roman" w:cs="Times New Roman"/>
          <w:lang w:val="en-GB"/>
        </w:rPr>
        <w:t>, 10, 181–213.</w:t>
      </w:r>
    </w:p>
    <w:p w14:paraId="5445FCA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von </w:t>
      </w:r>
      <w:proofErr w:type="spellStart"/>
      <w:r w:rsidRPr="00C164F0">
        <w:rPr>
          <w:rFonts w:ascii="Times New Roman" w:cs="Times New Roman"/>
          <w:lang w:val="en-GB"/>
        </w:rPr>
        <w:t>Bertalanffy</w:t>
      </w:r>
      <w:proofErr w:type="spellEnd"/>
      <w:r w:rsidRPr="00C164F0">
        <w:rPr>
          <w:rFonts w:ascii="Times New Roman" w:cs="Times New Roman"/>
          <w:lang w:val="en-GB"/>
        </w:rPr>
        <w:t xml:space="preserve">, L. (1957). Laws in metabolism and growth. </w:t>
      </w:r>
      <w:r w:rsidRPr="00C164F0">
        <w:rPr>
          <w:rFonts w:ascii="Times New Roman" w:cs="Times New Roman"/>
          <w:i/>
          <w:iCs/>
          <w:lang w:val="en-GB"/>
        </w:rPr>
        <w:t>The quarterly review of biology</w:t>
      </w:r>
      <w:r w:rsidRPr="00C164F0">
        <w:rPr>
          <w:rFonts w:ascii="Times New Roman" w:cs="Times New Roman"/>
          <w:lang w:val="en-GB"/>
        </w:rPr>
        <w:t>, 32, 217–231.</w:t>
      </w:r>
    </w:p>
    <w:p w14:paraId="1BF9B0A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Björnsson, B., Steinarsson, A. &amp; </w:t>
      </w:r>
      <w:proofErr w:type="spellStart"/>
      <w:r w:rsidRPr="00C164F0">
        <w:rPr>
          <w:rFonts w:ascii="Times New Roman" w:cs="Times New Roman"/>
          <w:lang w:val="sv-SE"/>
        </w:rPr>
        <w:t>Árnason</w:t>
      </w:r>
      <w:proofErr w:type="spellEnd"/>
      <w:r w:rsidRPr="00C164F0">
        <w:rPr>
          <w:rFonts w:ascii="Times New Roman" w:cs="Times New Roman"/>
          <w:lang w:val="sv-SE"/>
        </w:rPr>
        <w:t xml:space="preserve">, T. (2007). </w:t>
      </w:r>
      <w:r w:rsidRPr="00C164F0">
        <w:rPr>
          <w:rFonts w:ascii="Times New Roman" w:cs="Times New Roman"/>
          <w:lang w:val="en-GB"/>
        </w:rPr>
        <w:t>Growth model for Atlantic cod (</w:t>
      </w:r>
      <w:proofErr w:type="spellStart"/>
      <w:r w:rsidRPr="00C164F0">
        <w:rPr>
          <w:rFonts w:ascii="Times New Roman" w:cs="Times New Roman"/>
          <w:lang w:val="en-GB"/>
        </w:rPr>
        <w:t>Gadus</w:t>
      </w:r>
      <w:proofErr w:type="spellEnd"/>
      <w:r w:rsidRPr="00C164F0">
        <w:rPr>
          <w:rFonts w:ascii="Times New Roman" w:cs="Times New Roman"/>
          <w:lang w:val="en-GB"/>
        </w:rPr>
        <w:t xml:space="preserve"> </w:t>
      </w:r>
      <w:proofErr w:type="spellStart"/>
      <w:r w:rsidRPr="00C164F0">
        <w:rPr>
          <w:rFonts w:ascii="Times New Roman" w:cs="Times New Roman"/>
          <w:lang w:val="en-GB"/>
        </w:rPr>
        <w:t>morhua</w:t>
      </w:r>
      <w:proofErr w:type="spellEnd"/>
      <w:r w:rsidRPr="00C164F0">
        <w:rPr>
          <w:rFonts w:ascii="Times New Roman" w:cs="Times New Roman"/>
          <w:lang w:val="en-GB"/>
        </w:rPr>
        <w:t xml:space="preserve">): Effects of temperature and body weight on growth rate. </w:t>
      </w:r>
      <w:r w:rsidRPr="00C164F0">
        <w:rPr>
          <w:rFonts w:ascii="Times New Roman" w:cs="Times New Roman"/>
          <w:i/>
          <w:iCs/>
          <w:lang w:val="en-GB"/>
        </w:rPr>
        <w:t>Aquaculture</w:t>
      </w:r>
      <w:r w:rsidRPr="00C164F0">
        <w:rPr>
          <w:rFonts w:ascii="Times New Roman" w:cs="Times New Roman"/>
          <w:lang w:val="en-GB"/>
        </w:rPr>
        <w:t>, 271, 216–226.</w:t>
      </w:r>
    </w:p>
    <w:p w14:paraId="54FB2D1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Blanchard, J.L., Heneghan, R.F., Everett, J.D., </w:t>
      </w:r>
      <w:proofErr w:type="spellStart"/>
      <w:r w:rsidRPr="00C164F0">
        <w:rPr>
          <w:rFonts w:ascii="Times New Roman" w:cs="Times New Roman"/>
          <w:lang w:val="en-GB"/>
        </w:rPr>
        <w:t>Trebilco</w:t>
      </w:r>
      <w:proofErr w:type="spellEnd"/>
      <w:r w:rsidRPr="00C164F0">
        <w:rPr>
          <w:rFonts w:ascii="Times New Roman" w:cs="Times New Roman"/>
          <w:lang w:val="en-GB"/>
        </w:rPr>
        <w:t xml:space="preserve">, R. &amp; Richardson, A.J. (2017). From Bacteria to Whales: Using Functional Size Spectra to Model Marine Ecosystems. </w:t>
      </w:r>
      <w:r w:rsidRPr="00C164F0">
        <w:rPr>
          <w:rFonts w:ascii="Times New Roman" w:cs="Times New Roman"/>
          <w:i/>
          <w:iCs/>
          <w:lang w:val="en-GB"/>
        </w:rPr>
        <w:t>Trends in Ecology &amp; Evolution</w:t>
      </w:r>
      <w:r w:rsidRPr="00C164F0">
        <w:rPr>
          <w:rFonts w:ascii="Times New Roman" w:cs="Times New Roman"/>
          <w:lang w:val="en-GB"/>
        </w:rPr>
        <w:t>, 32, 174–186.</w:t>
      </w:r>
    </w:p>
    <w:p w14:paraId="42FEBD0D"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Bokma</w:t>
      </w:r>
      <w:proofErr w:type="spellEnd"/>
      <w:r w:rsidRPr="00C164F0">
        <w:rPr>
          <w:rFonts w:ascii="Times New Roman" w:cs="Times New Roman"/>
          <w:lang w:val="en-GB"/>
        </w:rPr>
        <w:t xml:space="preserve">, F. (2004). Evidence against universal metabolic allometry. </w:t>
      </w:r>
      <w:r w:rsidRPr="00C164F0">
        <w:rPr>
          <w:rFonts w:ascii="Times New Roman" w:cs="Times New Roman"/>
          <w:i/>
          <w:iCs/>
          <w:lang w:val="en-GB"/>
        </w:rPr>
        <w:t>Functional Ecology</w:t>
      </w:r>
      <w:r w:rsidRPr="00C164F0">
        <w:rPr>
          <w:rFonts w:ascii="Times New Roman" w:cs="Times New Roman"/>
          <w:lang w:val="en-GB"/>
        </w:rPr>
        <w:t>, 18, 184–187.</w:t>
      </w:r>
    </w:p>
    <w:p w14:paraId="41A77DCE"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Bolnick</w:t>
      </w:r>
      <w:proofErr w:type="spellEnd"/>
      <w:r w:rsidRPr="00C164F0">
        <w:rPr>
          <w:rFonts w:ascii="Times New Roman" w:cs="Times New Roman"/>
          <w:lang w:val="en-GB"/>
        </w:rPr>
        <w:t xml:space="preserve">, D.I., </w:t>
      </w:r>
      <w:proofErr w:type="spellStart"/>
      <w:r w:rsidRPr="00C164F0">
        <w:rPr>
          <w:rFonts w:ascii="Times New Roman" w:cs="Times New Roman"/>
          <w:lang w:val="en-GB"/>
        </w:rPr>
        <w:t>Amarasekare</w:t>
      </w:r>
      <w:proofErr w:type="spellEnd"/>
      <w:r w:rsidRPr="00C164F0">
        <w:rPr>
          <w:rFonts w:ascii="Times New Roman" w:cs="Times New Roman"/>
          <w:lang w:val="en-GB"/>
        </w:rPr>
        <w:t xml:space="preserve">, P., Araújo, </w:t>
      </w:r>
      <w:proofErr w:type="spellStart"/>
      <w:r w:rsidRPr="00C164F0">
        <w:rPr>
          <w:rFonts w:ascii="Times New Roman" w:cs="Times New Roman"/>
          <w:lang w:val="en-GB"/>
        </w:rPr>
        <w:t>Márcio.S</w:t>
      </w:r>
      <w:proofErr w:type="spellEnd"/>
      <w:r w:rsidRPr="00C164F0">
        <w:rPr>
          <w:rFonts w:ascii="Times New Roman" w:cs="Times New Roman"/>
          <w:lang w:val="en-GB"/>
        </w:rPr>
        <w:t xml:space="preserve">., </w:t>
      </w:r>
      <w:proofErr w:type="spellStart"/>
      <w:r w:rsidRPr="00C164F0">
        <w:rPr>
          <w:rFonts w:ascii="Times New Roman" w:cs="Times New Roman"/>
          <w:lang w:val="en-GB"/>
        </w:rPr>
        <w:t>Bürger</w:t>
      </w:r>
      <w:proofErr w:type="spellEnd"/>
      <w:r w:rsidRPr="00C164F0">
        <w:rPr>
          <w:rFonts w:ascii="Times New Roman" w:cs="Times New Roman"/>
          <w:lang w:val="en-GB"/>
        </w:rPr>
        <w:t xml:space="preserve">, R., Levine, J.M., Novak, M., </w:t>
      </w:r>
      <w:r w:rsidRPr="00C164F0">
        <w:rPr>
          <w:rFonts w:ascii="Times New Roman" w:cs="Times New Roman"/>
          <w:i/>
          <w:iCs/>
          <w:lang w:val="en-GB"/>
        </w:rPr>
        <w:t>et al.</w:t>
      </w:r>
      <w:r w:rsidRPr="00C164F0">
        <w:rPr>
          <w:rFonts w:ascii="Times New Roman" w:cs="Times New Roman"/>
          <w:lang w:val="en-GB"/>
        </w:rPr>
        <w:t xml:space="preserve"> (2011). Why intraspecific trait variation matters in community ecology. </w:t>
      </w:r>
      <w:r w:rsidRPr="00C164F0">
        <w:rPr>
          <w:rFonts w:ascii="Times New Roman" w:cs="Times New Roman"/>
          <w:i/>
          <w:iCs/>
          <w:lang w:val="en-GB"/>
        </w:rPr>
        <w:t>Trends in Ecology and Evolution</w:t>
      </w:r>
      <w:r w:rsidRPr="00C164F0">
        <w:rPr>
          <w:rFonts w:ascii="Times New Roman" w:cs="Times New Roman"/>
          <w:lang w:val="en-GB"/>
        </w:rPr>
        <w:t>, 26, 183–192.</w:t>
      </w:r>
    </w:p>
    <w:p w14:paraId="519218C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Brett, J.R., </w:t>
      </w:r>
      <w:proofErr w:type="spellStart"/>
      <w:r w:rsidRPr="00C164F0">
        <w:rPr>
          <w:rFonts w:ascii="Times New Roman" w:cs="Times New Roman"/>
          <w:lang w:val="en-GB"/>
        </w:rPr>
        <w:t>Shelbourn</w:t>
      </w:r>
      <w:proofErr w:type="spellEnd"/>
      <w:r w:rsidRPr="00C164F0">
        <w:rPr>
          <w:rFonts w:ascii="Times New Roman" w:cs="Times New Roman"/>
          <w:lang w:val="en-GB"/>
        </w:rPr>
        <w:t xml:space="preserve">, J.E. &amp; Shoop, C.T. (1969). Growth Rate and Body Composition of Fingerling Sockeye Salmon, Oncorhynchus </w:t>
      </w:r>
      <w:proofErr w:type="spellStart"/>
      <w:r w:rsidRPr="00C164F0">
        <w:rPr>
          <w:rFonts w:ascii="Times New Roman" w:cs="Times New Roman"/>
          <w:lang w:val="en-GB"/>
        </w:rPr>
        <w:t>nerka</w:t>
      </w:r>
      <w:proofErr w:type="spellEnd"/>
      <w:r w:rsidRPr="00C164F0">
        <w:rPr>
          <w:rFonts w:ascii="Times New Roman" w:cs="Times New Roman"/>
          <w:lang w:val="en-GB"/>
        </w:rPr>
        <w:t xml:space="preserve">, in relation to Temperature and Ration Size. </w:t>
      </w:r>
      <w:r w:rsidRPr="00C164F0">
        <w:rPr>
          <w:rFonts w:ascii="Times New Roman" w:cs="Times New Roman"/>
          <w:i/>
          <w:iCs/>
          <w:lang w:val="en-GB"/>
        </w:rPr>
        <w:t>J. Fish. Res. Bd. Can.</w:t>
      </w:r>
      <w:r w:rsidRPr="00C164F0">
        <w:rPr>
          <w:rFonts w:ascii="Times New Roman" w:cs="Times New Roman"/>
          <w:lang w:val="en-GB"/>
        </w:rPr>
        <w:t>, 26, 2363–2394.</w:t>
      </w:r>
    </w:p>
    <w:p w14:paraId="6CCCAAE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Brose, U., Blanchard, J.L., </w:t>
      </w:r>
      <w:proofErr w:type="spellStart"/>
      <w:r w:rsidRPr="00C164F0">
        <w:rPr>
          <w:rFonts w:ascii="Times New Roman" w:cs="Times New Roman"/>
          <w:lang w:val="en-GB"/>
        </w:rPr>
        <w:t>Eklöf</w:t>
      </w:r>
      <w:proofErr w:type="spellEnd"/>
      <w:r w:rsidRPr="00C164F0">
        <w:rPr>
          <w:rFonts w:ascii="Times New Roman" w:cs="Times New Roman"/>
          <w:lang w:val="en-GB"/>
        </w:rPr>
        <w:t xml:space="preserve">, A., </w:t>
      </w:r>
      <w:proofErr w:type="spellStart"/>
      <w:r w:rsidRPr="00C164F0">
        <w:rPr>
          <w:rFonts w:ascii="Times New Roman" w:cs="Times New Roman"/>
          <w:lang w:val="en-GB"/>
        </w:rPr>
        <w:t>Galiana</w:t>
      </w:r>
      <w:proofErr w:type="spellEnd"/>
      <w:r w:rsidRPr="00C164F0">
        <w:rPr>
          <w:rFonts w:ascii="Times New Roman" w:cs="Times New Roman"/>
          <w:lang w:val="en-GB"/>
        </w:rPr>
        <w:t xml:space="preserve">, N., </w:t>
      </w:r>
      <w:proofErr w:type="spellStart"/>
      <w:r w:rsidRPr="00C164F0">
        <w:rPr>
          <w:rFonts w:ascii="Times New Roman" w:cs="Times New Roman"/>
          <w:lang w:val="en-GB"/>
        </w:rPr>
        <w:t>Hartvig</w:t>
      </w:r>
      <w:proofErr w:type="spellEnd"/>
      <w:r w:rsidRPr="00C164F0">
        <w:rPr>
          <w:rFonts w:ascii="Times New Roman" w:cs="Times New Roman"/>
          <w:lang w:val="en-GB"/>
        </w:rPr>
        <w:t xml:space="preserve">, M., Hirt, M.R., </w:t>
      </w:r>
      <w:r w:rsidRPr="00C164F0">
        <w:rPr>
          <w:rFonts w:ascii="Times New Roman" w:cs="Times New Roman"/>
          <w:i/>
          <w:iCs/>
          <w:lang w:val="en-GB"/>
        </w:rPr>
        <w:t>et al.</w:t>
      </w:r>
      <w:r w:rsidRPr="00C164F0">
        <w:rPr>
          <w:rFonts w:ascii="Times New Roman" w:cs="Times New Roman"/>
          <w:lang w:val="en-GB"/>
        </w:rPr>
        <w:t xml:space="preserve"> (2017). Predicting the consequences of species loss using size-structured biodiversity approaches. </w:t>
      </w:r>
      <w:r w:rsidRPr="00C164F0">
        <w:rPr>
          <w:rFonts w:ascii="Times New Roman" w:cs="Times New Roman"/>
          <w:i/>
          <w:iCs/>
          <w:lang w:val="en-GB"/>
        </w:rPr>
        <w:t>Biological Reviews</w:t>
      </w:r>
      <w:r w:rsidRPr="00C164F0">
        <w:rPr>
          <w:rFonts w:ascii="Times New Roman" w:cs="Times New Roman"/>
          <w:lang w:val="en-GB"/>
        </w:rPr>
        <w:t>, 92, 684–697.</w:t>
      </w:r>
    </w:p>
    <w:p w14:paraId="02C57DB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Brown, J.H., </w:t>
      </w:r>
      <w:proofErr w:type="spellStart"/>
      <w:r w:rsidRPr="00C164F0">
        <w:rPr>
          <w:rFonts w:ascii="Times New Roman" w:cs="Times New Roman"/>
          <w:lang w:val="en-GB"/>
        </w:rPr>
        <w:t>Gillooly</w:t>
      </w:r>
      <w:proofErr w:type="spellEnd"/>
      <w:r w:rsidRPr="00C164F0">
        <w:rPr>
          <w:rFonts w:ascii="Times New Roman" w:cs="Times New Roman"/>
          <w:lang w:val="en-GB"/>
        </w:rPr>
        <w:t xml:space="preserve">, J.F., Allen, A.P., Savage, V.M. &amp; West, G.B. (2004). Toward a metabolic theory of ecology. </w:t>
      </w:r>
      <w:r w:rsidRPr="00C164F0">
        <w:rPr>
          <w:rFonts w:ascii="Times New Roman" w:cs="Times New Roman"/>
          <w:i/>
          <w:iCs/>
          <w:lang w:val="en-GB"/>
        </w:rPr>
        <w:t>Ecology</w:t>
      </w:r>
      <w:r w:rsidRPr="00C164F0">
        <w:rPr>
          <w:rFonts w:ascii="Times New Roman" w:cs="Times New Roman"/>
          <w:lang w:val="en-GB"/>
        </w:rPr>
        <w:t>, 85, 1771–1789.</w:t>
      </w:r>
    </w:p>
    <w:p w14:paraId="6D74C3F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Cheung, W.W.L., Sarmiento, J.L., Dunne, J., </w:t>
      </w:r>
      <w:proofErr w:type="spellStart"/>
      <w:r w:rsidRPr="00C164F0">
        <w:rPr>
          <w:rFonts w:ascii="Times New Roman" w:cs="Times New Roman"/>
          <w:lang w:val="en-GB"/>
        </w:rPr>
        <w:t>Frölicher</w:t>
      </w:r>
      <w:proofErr w:type="spellEnd"/>
      <w:r w:rsidRPr="00C164F0">
        <w:rPr>
          <w:rFonts w:ascii="Times New Roman" w:cs="Times New Roman"/>
          <w:lang w:val="en-GB"/>
        </w:rPr>
        <w:t xml:space="preserve">, T.L., Lam, V.W.Y., Deng </w:t>
      </w:r>
      <w:proofErr w:type="spellStart"/>
      <w:r w:rsidRPr="00C164F0">
        <w:rPr>
          <w:rFonts w:ascii="Times New Roman" w:cs="Times New Roman"/>
          <w:lang w:val="en-GB"/>
        </w:rPr>
        <w:t>Palomares</w:t>
      </w:r>
      <w:proofErr w:type="spellEnd"/>
      <w:r w:rsidRPr="00C164F0">
        <w:rPr>
          <w:rFonts w:ascii="Times New Roman" w:cs="Times New Roman"/>
          <w:lang w:val="en-GB"/>
        </w:rPr>
        <w:t xml:space="preserve">, M.L., </w:t>
      </w:r>
      <w:r w:rsidRPr="00C164F0">
        <w:rPr>
          <w:rFonts w:ascii="Times New Roman" w:cs="Times New Roman"/>
          <w:i/>
          <w:iCs/>
          <w:lang w:val="en-GB"/>
        </w:rPr>
        <w:t>et al.</w:t>
      </w:r>
      <w:r w:rsidRPr="00C164F0">
        <w:rPr>
          <w:rFonts w:ascii="Times New Roman" w:cs="Times New Roman"/>
          <w:lang w:val="en-GB"/>
        </w:rPr>
        <w:t xml:space="preserve"> (2013). Shrinking of fishes exacerbates impacts of global ocean changes on marine ecosystems. </w:t>
      </w:r>
      <w:r w:rsidRPr="00C164F0">
        <w:rPr>
          <w:rFonts w:ascii="Times New Roman" w:cs="Times New Roman"/>
          <w:i/>
          <w:iCs/>
          <w:lang w:val="en-GB"/>
        </w:rPr>
        <w:t>Nature Climate Change</w:t>
      </w:r>
      <w:r w:rsidRPr="00C164F0">
        <w:rPr>
          <w:rFonts w:ascii="Times New Roman" w:cs="Times New Roman"/>
          <w:lang w:val="en-GB"/>
        </w:rPr>
        <w:t>, 3, 254–258.</w:t>
      </w:r>
    </w:p>
    <w:p w14:paraId="33900AC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Clarke, A. (2004). Is there a Universal Temperature Dependence of metabolism? </w:t>
      </w:r>
      <w:r w:rsidRPr="00C164F0">
        <w:rPr>
          <w:rFonts w:ascii="Times New Roman" w:cs="Times New Roman"/>
          <w:i/>
          <w:iCs/>
          <w:lang w:val="en-GB"/>
        </w:rPr>
        <w:t>Functional Ecology</w:t>
      </w:r>
      <w:r w:rsidRPr="00C164F0">
        <w:rPr>
          <w:rFonts w:ascii="Times New Roman" w:cs="Times New Roman"/>
          <w:lang w:val="en-GB"/>
        </w:rPr>
        <w:t>, 18.</w:t>
      </w:r>
    </w:p>
    <w:p w14:paraId="37F9FF2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Clarke, A. &amp; Johnston, N.M. (1999). Scaling of metabolic rate with body mass and temperature in teleost fish. </w:t>
      </w:r>
      <w:r w:rsidRPr="00C164F0">
        <w:rPr>
          <w:rFonts w:ascii="Times New Roman" w:cs="Times New Roman"/>
          <w:i/>
          <w:iCs/>
          <w:lang w:val="en-GB"/>
        </w:rPr>
        <w:t>Journal of Animal Ecology</w:t>
      </w:r>
      <w:r w:rsidRPr="00C164F0">
        <w:rPr>
          <w:rFonts w:ascii="Times New Roman" w:cs="Times New Roman"/>
          <w:lang w:val="en-GB"/>
        </w:rPr>
        <w:t>, 68, 893–905.</w:t>
      </w:r>
    </w:p>
    <w:p w14:paraId="0CBE8856"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Daufresne</w:t>
      </w:r>
      <w:proofErr w:type="spellEnd"/>
      <w:r w:rsidRPr="00C164F0">
        <w:rPr>
          <w:rFonts w:ascii="Times New Roman" w:cs="Times New Roman"/>
          <w:lang w:val="en-GB"/>
        </w:rPr>
        <w:t xml:space="preserve">, M., </w:t>
      </w:r>
      <w:proofErr w:type="spellStart"/>
      <w:r w:rsidRPr="00C164F0">
        <w:rPr>
          <w:rFonts w:ascii="Times New Roman" w:cs="Times New Roman"/>
          <w:lang w:val="en-GB"/>
        </w:rPr>
        <w:t>Lengfellner</w:t>
      </w:r>
      <w:proofErr w:type="spellEnd"/>
      <w:r w:rsidRPr="00C164F0">
        <w:rPr>
          <w:rFonts w:ascii="Times New Roman" w:cs="Times New Roman"/>
          <w:lang w:val="en-GB"/>
        </w:rPr>
        <w:t xml:space="preserve">, K. &amp; Sommer, U. (2009). Global warming benefits the small in aquatic ecosystems. </w:t>
      </w:r>
      <w:r w:rsidRPr="00C164F0">
        <w:rPr>
          <w:rFonts w:ascii="Times New Roman" w:cs="Times New Roman"/>
          <w:i/>
          <w:iCs/>
          <w:lang w:val="en-GB"/>
        </w:rPr>
        <w:t>Proceedings of the National Academy of Sciences, USA</w:t>
      </w:r>
      <w:r w:rsidRPr="00C164F0">
        <w:rPr>
          <w:rFonts w:ascii="Times New Roman" w:cs="Times New Roman"/>
          <w:lang w:val="en-GB"/>
        </w:rPr>
        <w:t>, 106, 12788–12793.</w:t>
      </w:r>
    </w:p>
    <w:p w14:paraId="048106D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Dell, A.I., </w:t>
      </w:r>
      <w:proofErr w:type="spellStart"/>
      <w:r w:rsidRPr="00C164F0">
        <w:rPr>
          <w:rFonts w:ascii="Times New Roman" w:cs="Times New Roman"/>
          <w:lang w:val="en-GB"/>
        </w:rPr>
        <w:t>Pawar</w:t>
      </w:r>
      <w:proofErr w:type="spellEnd"/>
      <w:r w:rsidRPr="00C164F0">
        <w:rPr>
          <w:rFonts w:ascii="Times New Roman" w:cs="Times New Roman"/>
          <w:lang w:val="en-GB"/>
        </w:rPr>
        <w:t xml:space="preserve">, S. &amp; Savage, V.M. (2011). Systematic variation in the temperature dependence of physiological and ecological traits. </w:t>
      </w:r>
      <w:r w:rsidRPr="00C164F0">
        <w:rPr>
          <w:rFonts w:ascii="Times New Roman" w:cs="Times New Roman"/>
          <w:i/>
          <w:iCs/>
          <w:lang w:val="en-GB"/>
        </w:rPr>
        <w:t>Proceedings of the National Academy of Sciences</w:t>
      </w:r>
      <w:r w:rsidRPr="00C164F0">
        <w:rPr>
          <w:rFonts w:ascii="Times New Roman" w:cs="Times New Roman"/>
          <w:lang w:val="en-GB"/>
        </w:rPr>
        <w:t>, 108, 10591–10596.</w:t>
      </w:r>
    </w:p>
    <w:p w14:paraId="64EF1C8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w:t>
      </w:r>
      <w:proofErr w:type="spellStart"/>
      <w:r w:rsidRPr="00C164F0">
        <w:rPr>
          <w:rFonts w:ascii="Times New Roman" w:cs="Times New Roman"/>
          <w:lang w:val="en-GB"/>
        </w:rPr>
        <w:t>Denderen</w:t>
      </w:r>
      <w:proofErr w:type="spellEnd"/>
      <w:r w:rsidRPr="00C164F0">
        <w:rPr>
          <w:rFonts w:ascii="Times New Roman" w:cs="Times New Roman"/>
          <w:lang w:val="en-GB"/>
        </w:rPr>
        <w:t xml:space="preserve">, P.D., </w:t>
      </w:r>
      <w:proofErr w:type="spellStart"/>
      <w:r w:rsidRPr="00C164F0">
        <w:rPr>
          <w:rFonts w:ascii="Times New Roman" w:cs="Times New Roman"/>
          <w:lang w:val="en-GB"/>
        </w:rPr>
        <w:t>Gislason</w:t>
      </w:r>
      <w:proofErr w:type="spellEnd"/>
      <w:r w:rsidRPr="00C164F0">
        <w:rPr>
          <w:rFonts w:ascii="Times New Roman" w:cs="Times New Roman"/>
          <w:lang w:val="en-GB"/>
        </w:rPr>
        <w:t xml:space="preserve">, H. &amp; Andersen, K.H. (2019). Little difference in average fish growth and maximum size across temperatures. </w:t>
      </w:r>
      <w:proofErr w:type="spellStart"/>
      <w:r w:rsidRPr="00C164F0">
        <w:rPr>
          <w:rFonts w:ascii="Times New Roman" w:cs="Times New Roman"/>
          <w:i/>
          <w:iCs/>
          <w:lang w:val="en-GB"/>
        </w:rPr>
        <w:t>EcoEvoRxiv</w:t>
      </w:r>
      <w:proofErr w:type="spellEnd"/>
      <w:r w:rsidRPr="00C164F0">
        <w:rPr>
          <w:rFonts w:ascii="Times New Roman" w:cs="Times New Roman"/>
          <w:i/>
          <w:iCs/>
          <w:lang w:val="en-GB"/>
        </w:rPr>
        <w:t xml:space="preserve"> 10.32942/osf.io/8cu4y</w:t>
      </w:r>
      <w:r w:rsidRPr="00C164F0">
        <w:rPr>
          <w:rFonts w:ascii="Times New Roman" w:cs="Times New Roman"/>
          <w:lang w:val="en-GB"/>
        </w:rPr>
        <w:t>.</w:t>
      </w:r>
    </w:p>
    <w:p w14:paraId="44270F8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w:t>
      </w:r>
      <w:proofErr w:type="spellStart"/>
      <w:r w:rsidRPr="00C164F0">
        <w:rPr>
          <w:rFonts w:ascii="Times New Roman" w:cs="Times New Roman"/>
          <w:lang w:val="en-GB"/>
        </w:rPr>
        <w:t>Dorst</w:t>
      </w:r>
      <w:proofErr w:type="spellEnd"/>
      <w:r w:rsidRPr="00C164F0">
        <w:rPr>
          <w:rFonts w:ascii="Times New Roman" w:cs="Times New Roman"/>
          <w:lang w:val="en-GB"/>
        </w:rPr>
        <w:t xml:space="preserve">, R.M., </w:t>
      </w:r>
      <w:proofErr w:type="spellStart"/>
      <w:r w:rsidRPr="00C164F0">
        <w:rPr>
          <w:rFonts w:ascii="Times New Roman" w:cs="Times New Roman"/>
          <w:lang w:val="en-GB"/>
        </w:rPr>
        <w:t>Gårdmark</w:t>
      </w:r>
      <w:proofErr w:type="spellEnd"/>
      <w:r w:rsidRPr="00C164F0">
        <w:rPr>
          <w:rFonts w:ascii="Times New Roman" w:cs="Times New Roman"/>
          <w:lang w:val="en-GB"/>
        </w:rPr>
        <w:t xml:space="preserve">, A., </w:t>
      </w:r>
      <w:proofErr w:type="spellStart"/>
      <w:r w:rsidRPr="00C164F0">
        <w:rPr>
          <w:rFonts w:ascii="Times New Roman" w:cs="Times New Roman"/>
          <w:lang w:val="en-GB"/>
        </w:rPr>
        <w:t>Svanbäck</w:t>
      </w:r>
      <w:proofErr w:type="spellEnd"/>
      <w:r w:rsidRPr="00C164F0">
        <w:rPr>
          <w:rFonts w:ascii="Times New Roman" w:cs="Times New Roman"/>
          <w:lang w:val="en-GB"/>
        </w:rPr>
        <w:t xml:space="preserve">, R., </w:t>
      </w:r>
      <w:proofErr w:type="spellStart"/>
      <w:r w:rsidRPr="00C164F0">
        <w:rPr>
          <w:rFonts w:ascii="Times New Roman" w:cs="Times New Roman"/>
          <w:lang w:val="en-GB"/>
        </w:rPr>
        <w:t>Beier</w:t>
      </w:r>
      <w:proofErr w:type="spellEnd"/>
      <w:r w:rsidRPr="00C164F0">
        <w:rPr>
          <w:rFonts w:ascii="Times New Roman" w:cs="Times New Roman"/>
          <w:lang w:val="en-GB"/>
        </w:rPr>
        <w:t xml:space="preserve">, U., </w:t>
      </w:r>
      <w:proofErr w:type="spellStart"/>
      <w:r w:rsidRPr="00C164F0">
        <w:rPr>
          <w:rFonts w:ascii="Times New Roman" w:cs="Times New Roman"/>
          <w:lang w:val="en-GB"/>
        </w:rPr>
        <w:t>Weyhenmeyer</w:t>
      </w:r>
      <w:proofErr w:type="spellEnd"/>
      <w:r w:rsidRPr="00C164F0">
        <w:rPr>
          <w:rFonts w:ascii="Times New Roman" w:cs="Times New Roman"/>
          <w:lang w:val="en-GB"/>
        </w:rPr>
        <w:t xml:space="preserve">, G.A. &amp; Huss, M. (2019). Warmer and browner waters decrease fish biomass production. </w:t>
      </w:r>
      <w:r w:rsidRPr="00C164F0">
        <w:rPr>
          <w:rFonts w:ascii="Times New Roman" w:cs="Times New Roman"/>
          <w:i/>
          <w:iCs/>
          <w:lang w:val="en-GB"/>
        </w:rPr>
        <w:t>Global Change Biology</w:t>
      </w:r>
      <w:r w:rsidRPr="00C164F0">
        <w:rPr>
          <w:rFonts w:ascii="Times New Roman" w:cs="Times New Roman"/>
          <w:lang w:val="en-GB"/>
        </w:rPr>
        <w:t>, 25, 1395–1408.</w:t>
      </w:r>
    </w:p>
    <w:p w14:paraId="298BCB1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Downs, C.J., Hayes, J.P. &amp; Tracy, C.R. (2008). Scaling metabolic rate with body mass and inverse body temperature: A test of the Arrhenius fractal supply model. </w:t>
      </w:r>
      <w:r w:rsidRPr="00C164F0">
        <w:rPr>
          <w:rFonts w:ascii="Times New Roman" w:cs="Times New Roman"/>
          <w:i/>
          <w:iCs/>
          <w:lang w:val="en-GB"/>
        </w:rPr>
        <w:t>Functional Ecology</w:t>
      </w:r>
      <w:r w:rsidRPr="00C164F0">
        <w:rPr>
          <w:rFonts w:ascii="Times New Roman" w:cs="Times New Roman"/>
          <w:lang w:val="en-GB"/>
        </w:rPr>
        <w:t>, 22, 239–244.</w:t>
      </w:r>
    </w:p>
    <w:p w14:paraId="72FB26C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Elliott, J.M. &amp; Hurley, M.A. (1995). The Functional Relationship between Body Size and Growth Rate in Fish. </w:t>
      </w:r>
      <w:r w:rsidRPr="00C164F0">
        <w:rPr>
          <w:rFonts w:ascii="Times New Roman" w:cs="Times New Roman"/>
          <w:i/>
          <w:iCs/>
          <w:lang w:val="en-GB"/>
        </w:rPr>
        <w:t>Functional Ecology</w:t>
      </w:r>
      <w:r w:rsidRPr="00C164F0">
        <w:rPr>
          <w:rFonts w:ascii="Times New Roman" w:cs="Times New Roman"/>
          <w:lang w:val="en-GB"/>
        </w:rPr>
        <w:t>, 9, 625.</w:t>
      </w:r>
    </w:p>
    <w:p w14:paraId="280B1F3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Englund, G., </w:t>
      </w:r>
      <w:proofErr w:type="spellStart"/>
      <w:r w:rsidRPr="00C164F0">
        <w:rPr>
          <w:rFonts w:ascii="Times New Roman" w:cs="Times New Roman"/>
          <w:lang w:val="en-GB"/>
        </w:rPr>
        <w:t>Öhlund</w:t>
      </w:r>
      <w:proofErr w:type="spellEnd"/>
      <w:r w:rsidRPr="00C164F0">
        <w:rPr>
          <w:rFonts w:ascii="Times New Roman" w:cs="Times New Roman"/>
          <w:lang w:val="en-GB"/>
        </w:rPr>
        <w:t xml:space="preserve">, G., Hein, C.L. &amp; Diehl, S. (2011). Temperature dependence of the functional response. </w:t>
      </w:r>
      <w:r w:rsidRPr="00C164F0">
        <w:rPr>
          <w:rFonts w:ascii="Times New Roman" w:cs="Times New Roman"/>
          <w:i/>
          <w:iCs/>
          <w:lang w:val="en-GB"/>
        </w:rPr>
        <w:t>Ecology Letters</w:t>
      </w:r>
      <w:r w:rsidRPr="00C164F0">
        <w:rPr>
          <w:rFonts w:ascii="Times New Roman" w:cs="Times New Roman"/>
          <w:lang w:val="en-GB"/>
        </w:rPr>
        <w:t>, 14, 914–921.</w:t>
      </w:r>
    </w:p>
    <w:p w14:paraId="4DBA790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Essington, T.E., </w:t>
      </w:r>
      <w:proofErr w:type="spellStart"/>
      <w:r w:rsidRPr="00C164F0">
        <w:rPr>
          <w:rFonts w:ascii="Times New Roman" w:cs="Times New Roman"/>
          <w:lang w:val="en-GB"/>
        </w:rPr>
        <w:t>Kitchell</w:t>
      </w:r>
      <w:proofErr w:type="spellEnd"/>
      <w:r w:rsidRPr="00C164F0">
        <w:rPr>
          <w:rFonts w:ascii="Times New Roman" w:cs="Times New Roman"/>
          <w:lang w:val="en-GB"/>
        </w:rPr>
        <w:t xml:space="preserve">, J.F. &amp; Walters, C.J. (2001). The von </w:t>
      </w:r>
      <w:proofErr w:type="spellStart"/>
      <w:r w:rsidRPr="00C164F0">
        <w:rPr>
          <w:rFonts w:ascii="Times New Roman" w:cs="Times New Roman"/>
          <w:lang w:val="en-GB"/>
        </w:rPr>
        <w:t>Bertalanffy</w:t>
      </w:r>
      <w:proofErr w:type="spellEnd"/>
      <w:r w:rsidRPr="00C164F0">
        <w:rPr>
          <w:rFonts w:ascii="Times New Roman" w:cs="Times New Roman"/>
          <w:lang w:val="en-GB"/>
        </w:rPr>
        <w:t xml:space="preserve"> growth function, bioenergetics, and the consumption rates of fish. </w:t>
      </w:r>
      <w:r w:rsidRPr="00C164F0">
        <w:rPr>
          <w:rFonts w:ascii="Times New Roman" w:cs="Times New Roman"/>
          <w:i/>
          <w:iCs/>
          <w:lang w:val="en-GB"/>
        </w:rPr>
        <w:t>Canadian Journal of Fisheries and Aquatic Sciences</w:t>
      </w:r>
      <w:r w:rsidRPr="00C164F0">
        <w:rPr>
          <w:rFonts w:ascii="Times New Roman" w:cs="Times New Roman"/>
          <w:lang w:val="en-GB"/>
        </w:rPr>
        <w:t>, 58, 2129–2138.</w:t>
      </w:r>
    </w:p>
    <w:p w14:paraId="05C28DF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Fernández-</w:t>
      </w:r>
      <w:proofErr w:type="spellStart"/>
      <w:r w:rsidRPr="00C164F0">
        <w:rPr>
          <w:rFonts w:ascii="Times New Roman" w:cs="Times New Roman"/>
          <w:lang w:val="en-GB"/>
        </w:rPr>
        <w:t>i</w:t>
      </w:r>
      <w:proofErr w:type="spellEnd"/>
      <w:r w:rsidRPr="00C164F0">
        <w:rPr>
          <w:rFonts w:ascii="Times New Roman" w:cs="Times New Roman"/>
          <w:lang w:val="en-GB"/>
        </w:rPr>
        <w:t xml:space="preserve">-Marín, X. (2016). </w:t>
      </w:r>
      <w:proofErr w:type="spellStart"/>
      <w:r w:rsidRPr="00C164F0">
        <w:rPr>
          <w:rFonts w:ascii="Times New Roman" w:cs="Times New Roman"/>
          <w:lang w:val="en-GB"/>
        </w:rPr>
        <w:t>ggmcmc</w:t>
      </w:r>
      <w:proofErr w:type="spellEnd"/>
      <w:r w:rsidRPr="00C164F0">
        <w:rPr>
          <w:rFonts w:ascii="Times New Roman" w:cs="Times New Roman"/>
          <w:lang w:val="en-GB"/>
        </w:rPr>
        <w:t xml:space="preserve">: Analysis of MCMC Samples and Bayesian Inference. </w:t>
      </w:r>
      <w:r w:rsidRPr="00C164F0">
        <w:rPr>
          <w:rFonts w:ascii="Times New Roman" w:cs="Times New Roman"/>
          <w:i/>
          <w:iCs/>
          <w:lang w:val="en-GB"/>
        </w:rPr>
        <w:t>Journal of Statistical Software</w:t>
      </w:r>
      <w:r w:rsidRPr="00C164F0">
        <w:rPr>
          <w:rFonts w:ascii="Times New Roman" w:cs="Times New Roman"/>
          <w:lang w:val="en-GB"/>
        </w:rPr>
        <w:t>, 70, 1–20.</w:t>
      </w:r>
    </w:p>
    <w:p w14:paraId="13CBFC1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Forster, J., Hirst, A.G. &amp; Atkinson, D. (2012). Warming-induced reductions in body size are greater in aquatic than terrestrial species. </w:t>
      </w:r>
      <w:r w:rsidRPr="00C164F0">
        <w:rPr>
          <w:rFonts w:ascii="Times New Roman" w:cs="Times New Roman"/>
          <w:i/>
          <w:iCs/>
          <w:lang w:val="en-GB"/>
        </w:rPr>
        <w:t>PNAS</w:t>
      </w:r>
      <w:r w:rsidRPr="00C164F0">
        <w:rPr>
          <w:rFonts w:ascii="Times New Roman" w:cs="Times New Roman"/>
          <w:lang w:val="en-GB"/>
        </w:rPr>
        <w:t>, 109, 19310–19314.</w:t>
      </w:r>
    </w:p>
    <w:p w14:paraId="1392D84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Fossen, E.I.F., </w:t>
      </w:r>
      <w:proofErr w:type="spellStart"/>
      <w:r w:rsidRPr="00C164F0">
        <w:rPr>
          <w:rFonts w:ascii="Times New Roman" w:cs="Times New Roman"/>
          <w:lang w:val="en-GB"/>
        </w:rPr>
        <w:t>Pélabon</w:t>
      </w:r>
      <w:proofErr w:type="spellEnd"/>
      <w:r w:rsidRPr="00C164F0">
        <w:rPr>
          <w:rFonts w:ascii="Times New Roman" w:cs="Times New Roman"/>
          <w:lang w:val="en-GB"/>
        </w:rPr>
        <w:t xml:space="preserve">, C. &amp; </w:t>
      </w:r>
      <w:proofErr w:type="spellStart"/>
      <w:r w:rsidRPr="00C164F0">
        <w:rPr>
          <w:rFonts w:ascii="Times New Roman" w:cs="Times New Roman"/>
          <w:lang w:val="en-GB"/>
        </w:rPr>
        <w:t>Einum</w:t>
      </w:r>
      <w:proofErr w:type="spellEnd"/>
      <w:r w:rsidRPr="00C164F0">
        <w:rPr>
          <w:rFonts w:ascii="Times New Roman" w:cs="Times New Roman"/>
          <w:lang w:val="en-GB"/>
        </w:rPr>
        <w:t xml:space="preserve">, S. (2019). Genetic and environmental effects on the scaling of metabolic rate with body size. </w:t>
      </w:r>
      <w:r w:rsidRPr="00C164F0">
        <w:rPr>
          <w:rFonts w:ascii="Times New Roman" w:cs="Times New Roman"/>
          <w:i/>
          <w:iCs/>
          <w:lang w:val="en-GB"/>
        </w:rPr>
        <w:t>Journal of Experimental Biology</w:t>
      </w:r>
      <w:r w:rsidRPr="00C164F0">
        <w:rPr>
          <w:rFonts w:ascii="Times New Roman" w:cs="Times New Roman"/>
          <w:lang w:val="en-GB"/>
        </w:rPr>
        <w:t>, 222.</w:t>
      </w:r>
    </w:p>
    <w:p w14:paraId="037FA7B6"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Fussmann</w:t>
      </w:r>
      <w:proofErr w:type="spellEnd"/>
      <w:r w:rsidRPr="00C164F0">
        <w:rPr>
          <w:rFonts w:ascii="Times New Roman" w:cs="Times New Roman"/>
          <w:lang w:val="en-GB"/>
        </w:rPr>
        <w:t xml:space="preserve">, K.E., </w:t>
      </w:r>
      <w:proofErr w:type="spellStart"/>
      <w:r w:rsidRPr="00C164F0">
        <w:rPr>
          <w:rFonts w:ascii="Times New Roman" w:cs="Times New Roman"/>
          <w:lang w:val="en-GB"/>
        </w:rPr>
        <w:t>Schwarzmüller</w:t>
      </w:r>
      <w:proofErr w:type="spellEnd"/>
      <w:r w:rsidRPr="00C164F0">
        <w:rPr>
          <w:rFonts w:ascii="Times New Roman" w:cs="Times New Roman"/>
          <w:lang w:val="en-GB"/>
        </w:rPr>
        <w:t xml:space="preserve">, F., Brose, U., </w:t>
      </w:r>
      <w:proofErr w:type="spellStart"/>
      <w:r w:rsidRPr="00C164F0">
        <w:rPr>
          <w:rFonts w:ascii="Times New Roman" w:cs="Times New Roman"/>
          <w:lang w:val="en-GB"/>
        </w:rPr>
        <w:t>Jousset</w:t>
      </w:r>
      <w:proofErr w:type="spellEnd"/>
      <w:r w:rsidRPr="00C164F0">
        <w:rPr>
          <w:rFonts w:ascii="Times New Roman" w:cs="Times New Roman"/>
          <w:lang w:val="en-GB"/>
        </w:rPr>
        <w:t xml:space="preserve">, A. &amp; </w:t>
      </w:r>
      <w:proofErr w:type="spellStart"/>
      <w:r w:rsidRPr="00C164F0">
        <w:rPr>
          <w:rFonts w:ascii="Times New Roman" w:cs="Times New Roman"/>
          <w:lang w:val="en-GB"/>
        </w:rPr>
        <w:t>Rall</w:t>
      </w:r>
      <w:proofErr w:type="spellEnd"/>
      <w:r w:rsidRPr="00C164F0">
        <w:rPr>
          <w:rFonts w:ascii="Times New Roman" w:cs="Times New Roman"/>
          <w:lang w:val="en-GB"/>
        </w:rPr>
        <w:t xml:space="preserve">, B.C. (2014). Ecological stability in response to warming. </w:t>
      </w:r>
      <w:r w:rsidRPr="00C164F0">
        <w:rPr>
          <w:rFonts w:ascii="Times New Roman" w:cs="Times New Roman"/>
          <w:i/>
          <w:iCs/>
          <w:lang w:val="en-GB"/>
        </w:rPr>
        <w:t>Nature Climate Change</w:t>
      </w:r>
      <w:r w:rsidRPr="00C164F0">
        <w:rPr>
          <w:rFonts w:ascii="Times New Roman" w:cs="Times New Roman"/>
          <w:lang w:val="en-GB"/>
        </w:rPr>
        <w:t>, 4, 206–210.</w:t>
      </w:r>
    </w:p>
    <w:p w14:paraId="5351A005"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Gabry</w:t>
      </w:r>
      <w:proofErr w:type="spellEnd"/>
      <w:r w:rsidRPr="00C164F0">
        <w:rPr>
          <w:rFonts w:ascii="Times New Roman" w:cs="Times New Roman"/>
          <w:lang w:val="en-GB"/>
        </w:rPr>
        <w:t xml:space="preserve">, J., Simpson, D., </w:t>
      </w:r>
      <w:proofErr w:type="spellStart"/>
      <w:r w:rsidRPr="00C164F0">
        <w:rPr>
          <w:rFonts w:ascii="Times New Roman" w:cs="Times New Roman"/>
          <w:lang w:val="en-GB"/>
        </w:rPr>
        <w:t>Vehtari</w:t>
      </w:r>
      <w:proofErr w:type="spellEnd"/>
      <w:r w:rsidRPr="00C164F0">
        <w:rPr>
          <w:rFonts w:ascii="Times New Roman" w:cs="Times New Roman"/>
          <w:lang w:val="en-GB"/>
        </w:rPr>
        <w:t xml:space="preserve">, A., Betancourt, M. &amp; Gelman, A. (2019). Visualization in Bayesian workflow. </w:t>
      </w:r>
      <w:r w:rsidRPr="00C164F0">
        <w:rPr>
          <w:rFonts w:ascii="Times New Roman" w:cs="Times New Roman"/>
          <w:i/>
          <w:iCs/>
          <w:lang w:val="en-GB"/>
        </w:rPr>
        <w:t>J. R. Stat. Soc. A</w:t>
      </w:r>
      <w:r w:rsidRPr="00C164F0">
        <w:rPr>
          <w:rFonts w:ascii="Times New Roman" w:cs="Times New Roman"/>
          <w:lang w:val="en-GB"/>
        </w:rPr>
        <w:t>, 182, 389–402.</w:t>
      </w:r>
    </w:p>
    <w:p w14:paraId="7D74D4C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García </w:t>
      </w:r>
      <w:proofErr w:type="spellStart"/>
      <w:r w:rsidRPr="00C164F0">
        <w:rPr>
          <w:rFonts w:ascii="Times New Roman" w:cs="Times New Roman"/>
          <w:lang w:val="en-GB"/>
        </w:rPr>
        <w:t>García</w:t>
      </w:r>
      <w:proofErr w:type="spellEnd"/>
      <w:r w:rsidRPr="00C164F0">
        <w:rPr>
          <w:rFonts w:ascii="Times New Roman" w:cs="Times New Roman"/>
          <w:lang w:val="en-GB"/>
        </w:rPr>
        <w:t xml:space="preserve">, B., </w:t>
      </w:r>
      <w:proofErr w:type="spellStart"/>
      <w:r w:rsidRPr="00C164F0">
        <w:rPr>
          <w:rFonts w:ascii="Times New Roman" w:cs="Times New Roman"/>
          <w:lang w:val="en-GB"/>
        </w:rPr>
        <w:t>Cerezo</w:t>
      </w:r>
      <w:proofErr w:type="spellEnd"/>
      <w:r w:rsidRPr="00C164F0">
        <w:rPr>
          <w:rFonts w:ascii="Times New Roman" w:cs="Times New Roman"/>
          <w:lang w:val="en-GB"/>
        </w:rPr>
        <w:t xml:space="preserve"> Valverde, J., </w:t>
      </w:r>
      <w:proofErr w:type="spellStart"/>
      <w:r w:rsidRPr="00C164F0">
        <w:rPr>
          <w:rFonts w:ascii="Times New Roman" w:cs="Times New Roman"/>
          <w:lang w:val="en-GB"/>
        </w:rPr>
        <w:t>Aguado-Giménez</w:t>
      </w:r>
      <w:proofErr w:type="spellEnd"/>
      <w:r w:rsidRPr="00C164F0">
        <w:rPr>
          <w:rFonts w:ascii="Times New Roman" w:cs="Times New Roman"/>
          <w:lang w:val="en-GB"/>
        </w:rPr>
        <w:t xml:space="preserve">, F., García </w:t>
      </w:r>
      <w:proofErr w:type="spellStart"/>
      <w:r w:rsidRPr="00C164F0">
        <w:rPr>
          <w:rFonts w:ascii="Times New Roman" w:cs="Times New Roman"/>
          <w:lang w:val="en-GB"/>
        </w:rPr>
        <w:t>García</w:t>
      </w:r>
      <w:proofErr w:type="spellEnd"/>
      <w:r w:rsidRPr="00C164F0">
        <w:rPr>
          <w:rFonts w:ascii="Times New Roman" w:cs="Times New Roman"/>
          <w:lang w:val="en-GB"/>
        </w:rPr>
        <w:t xml:space="preserve">, J. &amp; Hernández, M.D. (2011). Effect of the interaction between body weight and temperature on growth and maximum daily food intake in </w:t>
      </w:r>
      <w:proofErr w:type="spellStart"/>
      <w:r w:rsidRPr="00C164F0">
        <w:rPr>
          <w:rFonts w:ascii="Times New Roman" w:cs="Times New Roman"/>
          <w:lang w:val="en-GB"/>
        </w:rPr>
        <w:t>sharpsnout</w:t>
      </w:r>
      <w:proofErr w:type="spellEnd"/>
      <w:r w:rsidRPr="00C164F0">
        <w:rPr>
          <w:rFonts w:ascii="Times New Roman" w:cs="Times New Roman"/>
          <w:lang w:val="en-GB"/>
        </w:rPr>
        <w:t xml:space="preserve"> sea bream (</w:t>
      </w:r>
      <w:proofErr w:type="spellStart"/>
      <w:r w:rsidRPr="00C164F0">
        <w:rPr>
          <w:rFonts w:ascii="Times New Roman" w:cs="Times New Roman"/>
          <w:lang w:val="en-GB"/>
        </w:rPr>
        <w:t>Diplodus</w:t>
      </w:r>
      <w:proofErr w:type="spellEnd"/>
      <w:r w:rsidRPr="00C164F0">
        <w:rPr>
          <w:rFonts w:ascii="Times New Roman" w:cs="Times New Roman"/>
          <w:lang w:val="en-GB"/>
        </w:rPr>
        <w:t xml:space="preserve"> </w:t>
      </w:r>
      <w:proofErr w:type="spellStart"/>
      <w:r w:rsidRPr="00C164F0">
        <w:rPr>
          <w:rFonts w:ascii="Times New Roman" w:cs="Times New Roman"/>
          <w:lang w:val="en-GB"/>
        </w:rPr>
        <w:t>puntazzo</w:t>
      </w:r>
      <w:proofErr w:type="spellEnd"/>
      <w:r w:rsidRPr="00C164F0">
        <w:rPr>
          <w:rFonts w:ascii="Times New Roman" w:cs="Times New Roman"/>
          <w:lang w:val="en-GB"/>
        </w:rPr>
        <w:t xml:space="preserve">). </w:t>
      </w:r>
      <w:r w:rsidRPr="00C164F0">
        <w:rPr>
          <w:rFonts w:ascii="Times New Roman" w:cs="Times New Roman"/>
          <w:i/>
          <w:iCs/>
          <w:lang w:val="en-GB"/>
        </w:rPr>
        <w:t>Aquaculture International</w:t>
      </w:r>
      <w:r w:rsidRPr="00C164F0">
        <w:rPr>
          <w:rFonts w:ascii="Times New Roman" w:cs="Times New Roman"/>
          <w:lang w:val="en-GB"/>
        </w:rPr>
        <w:t>, 19, 131–141.</w:t>
      </w:r>
    </w:p>
    <w:p w14:paraId="0613C4E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Gardner, J.L., Peters, A., Kearney, M.R., Joseph, L. &amp; </w:t>
      </w:r>
      <w:proofErr w:type="spellStart"/>
      <w:r w:rsidRPr="00C164F0">
        <w:rPr>
          <w:rFonts w:ascii="Times New Roman" w:cs="Times New Roman"/>
          <w:lang w:val="en-GB"/>
        </w:rPr>
        <w:t>Heinsohn</w:t>
      </w:r>
      <w:proofErr w:type="spellEnd"/>
      <w:r w:rsidRPr="00C164F0">
        <w:rPr>
          <w:rFonts w:ascii="Times New Roman" w:cs="Times New Roman"/>
          <w:lang w:val="en-GB"/>
        </w:rPr>
        <w:t xml:space="preserve">, R. (2011). Declining body size: a third universal response to warming? </w:t>
      </w:r>
      <w:r w:rsidRPr="00C164F0">
        <w:rPr>
          <w:rFonts w:ascii="Times New Roman" w:cs="Times New Roman"/>
          <w:i/>
          <w:iCs/>
          <w:lang w:val="en-GB"/>
        </w:rPr>
        <w:t>Trends in Ecology &amp; Evolution</w:t>
      </w:r>
      <w:r w:rsidRPr="00C164F0">
        <w:rPr>
          <w:rFonts w:ascii="Times New Roman" w:cs="Times New Roman"/>
          <w:lang w:val="en-GB"/>
        </w:rPr>
        <w:t>, 26, 285–291.</w:t>
      </w:r>
    </w:p>
    <w:p w14:paraId="3F75163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Gelman, A., Carlin, J., Stern, H. &amp; Rubin, D. (2003). </w:t>
      </w:r>
      <w:r w:rsidRPr="00C164F0">
        <w:rPr>
          <w:rFonts w:ascii="Times New Roman" w:cs="Times New Roman"/>
          <w:i/>
          <w:iCs/>
          <w:lang w:val="en-GB"/>
        </w:rPr>
        <w:t>Bayesian Data Analysis. 2nd edition</w:t>
      </w:r>
      <w:r w:rsidRPr="00C164F0">
        <w:rPr>
          <w:rFonts w:ascii="Times New Roman" w:cs="Times New Roman"/>
          <w:lang w:val="en-GB"/>
        </w:rPr>
        <w:t>. Chapman and Hall/CRC, Boca Raton.</w:t>
      </w:r>
    </w:p>
    <w:p w14:paraId="09E1854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Gelman, A. &amp; Hill, J. (2007). </w:t>
      </w:r>
      <w:r w:rsidRPr="00C164F0">
        <w:rPr>
          <w:rFonts w:ascii="Times New Roman" w:cs="Times New Roman"/>
          <w:i/>
          <w:iCs/>
          <w:lang w:val="en-GB"/>
        </w:rPr>
        <w:t>Data Analysis Using Regression and Multilevel/Hierarchical Models</w:t>
      </w:r>
      <w:r w:rsidRPr="00C164F0">
        <w:rPr>
          <w:rFonts w:ascii="Times New Roman" w:cs="Times New Roman"/>
          <w:lang w:val="en-GB"/>
        </w:rPr>
        <w:t>. Cambridge University Press.</w:t>
      </w:r>
    </w:p>
    <w:p w14:paraId="2BC3046F"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Gillooly</w:t>
      </w:r>
      <w:proofErr w:type="spellEnd"/>
      <w:r w:rsidRPr="00C164F0">
        <w:rPr>
          <w:rFonts w:ascii="Times New Roman" w:cs="Times New Roman"/>
          <w:lang w:val="en-GB"/>
        </w:rPr>
        <w:t xml:space="preserve">, J.F., Brown, J.H., West, G.B., Savage, V.M. &amp; </w:t>
      </w:r>
      <w:proofErr w:type="spellStart"/>
      <w:r w:rsidRPr="00C164F0">
        <w:rPr>
          <w:rFonts w:ascii="Times New Roman" w:cs="Times New Roman"/>
          <w:lang w:val="en-GB"/>
        </w:rPr>
        <w:t>Charnov</w:t>
      </w:r>
      <w:proofErr w:type="spellEnd"/>
      <w:r w:rsidRPr="00C164F0">
        <w:rPr>
          <w:rFonts w:ascii="Times New Roman" w:cs="Times New Roman"/>
          <w:lang w:val="en-GB"/>
        </w:rPr>
        <w:t xml:space="preserve">, E.L. (2001). Effects of size and temperature on metabolic rate. </w:t>
      </w:r>
      <w:r w:rsidRPr="00C164F0">
        <w:rPr>
          <w:rFonts w:ascii="Times New Roman" w:cs="Times New Roman"/>
          <w:i/>
          <w:iCs/>
          <w:lang w:val="en-GB"/>
        </w:rPr>
        <w:t>Science</w:t>
      </w:r>
      <w:r w:rsidRPr="00C164F0">
        <w:rPr>
          <w:rFonts w:ascii="Times New Roman" w:cs="Times New Roman"/>
          <w:lang w:val="en-GB"/>
        </w:rPr>
        <w:t>, 2248–2251.</w:t>
      </w:r>
    </w:p>
    <w:p w14:paraId="738DD1A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Glazier, D.S. (2005). Beyond the “3/4-power law”: variation in the intra- and interspecific scaling of metabolic rate in animals. </w:t>
      </w:r>
      <w:r w:rsidRPr="00C164F0">
        <w:rPr>
          <w:rFonts w:ascii="Times New Roman" w:cs="Times New Roman"/>
          <w:i/>
          <w:iCs/>
          <w:lang w:val="en-GB"/>
        </w:rPr>
        <w:t>Biological Reviews of the Cambridge Philosophical Society</w:t>
      </w:r>
      <w:r w:rsidRPr="00C164F0">
        <w:rPr>
          <w:rFonts w:ascii="Times New Roman" w:cs="Times New Roman"/>
          <w:lang w:val="en-GB"/>
        </w:rPr>
        <w:t>, 80, 611–662.</w:t>
      </w:r>
    </w:p>
    <w:p w14:paraId="22B1619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Glazier, D.S. (2010). A unifying explanation for diverse metabolic scaling in animals and plants. </w:t>
      </w:r>
      <w:r w:rsidRPr="00C164F0">
        <w:rPr>
          <w:rFonts w:ascii="Times New Roman" w:cs="Times New Roman"/>
          <w:i/>
          <w:iCs/>
          <w:lang w:val="en-GB"/>
        </w:rPr>
        <w:t>Biological Reviews of the Cambridge Philosophical Society</w:t>
      </w:r>
      <w:r w:rsidRPr="00C164F0">
        <w:rPr>
          <w:rFonts w:ascii="Times New Roman" w:cs="Times New Roman"/>
          <w:lang w:val="en-GB"/>
        </w:rPr>
        <w:t>, 85, 111–138.</w:t>
      </w:r>
    </w:p>
    <w:p w14:paraId="09F8C66E"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Handeland</w:t>
      </w:r>
      <w:proofErr w:type="spellEnd"/>
      <w:r w:rsidRPr="00C164F0">
        <w:rPr>
          <w:rFonts w:ascii="Times New Roman" w:cs="Times New Roman"/>
          <w:lang w:val="en-GB"/>
        </w:rPr>
        <w:t xml:space="preserve">, S.O., </w:t>
      </w:r>
      <w:proofErr w:type="spellStart"/>
      <w:r w:rsidRPr="00C164F0">
        <w:rPr>
          <w:rFonts w:ascii="Times New Roman" w:cs="Times New Roman"/>
          <w:lang w:val="en-GB"/>
        </w:rPr>
        <w:t>Imsland</w:t>
      </w:r>
      <w:proofErr w:type="spellEnd"/>
      <w:r w:rsidRPr="00C164F0">
        <w:rPr>
          <w:rFonts w:ascii="Times New Roman" w:cs="Times New Roman"/>
          <w:lang w:val="en-GB"/>
        </w:rPr>
        <w:t xml:space="preserve">, A.K. &amp; Stefansson, S.O. (2008). The effect of temperature and fish size on growth, feed intake, food conversion efficiency and stomach evacuation rate of Atlantic salmon post-smolts. </w:t>
      </w:r>
      <w:r w:rsidRPr="00C164F0">
        <w:rPr>
          <w:rFonts w:ascii="Times New Roman" w:cs="Times New Roman"/>
          <w:i/>
          <w:iCs/>
          <w:lang w:val="en-GB"/>
        </w:rPr>
        <w:t>Aquaculture</w:t>
      </w:r>
      <w:r w:rsidRPr="00C164F0">
        <w:rPr>
          <w:rFonts w:ascii="Times New Roman" w:cs="Times New Roman"/>
          <w:lang w:val="en-GB"/>
        </w:rPr>
        <w:t>, 283, 36–42.</w:t>
      </w:r>
    </w:p>
    <w:p w14:paraId="27E119C4" w14:textId="77777777" w:rsidR="00C164F0" w:rsidRPr="00C164F0" w:rsidRDefault="00C164F0" w:rsidP="00C164F0">
      <w:pPr>
        <w:pStyle w:val="Bibliography"/>
        <w:rPr>
          <w:rFonts w:ascii="Times New Roman" w:cs="Times New Roman"/>
          <w:lang w:val="sv-SE"/>
        </w:rPr>
      </w:pPr>
      <w:r w:rsidRPr="00C164F0">
        <w:rPr>
          <w:rFonts w:ascii="Times New Roman" w:cs="Times New Roman"/>
          <w:lang w:val="en-GB"/>
        </w:rPr>
        <w:t xml:space="preserve">Harrison, X.A., Donaldson, L., Correa-Cano, M.E., Evans, J., Fisher, D.N., Goodwin, C.E.D., </w:t>
      </w:r>
      <w:r w:rsidRPr="00C164F0">
        <w:rPr>
          <w:rFonts w:ascii="Times New Roman" w:cs="Times New Roman"/>
          <w:i/>
          <w:iCs/>
          <w:lang w:val="en-GB"/>
        </w:rPr>
        <w:t>et al.</w:t>
      </w:r>
      <w:r w:rsidRPr="00C164F0">
        <w:rPr>
          <w:rFonts w:ascii="Times New Roman" w:cs="Times New Roman"/>
          <w:lang w:val="en-GB"/>
        </w:rPr>
        <w:t xml:space="preserve"> (2018). A brief introduction to mixed effects modelling and multi-model inference in ecology. </w:t>
      </w:r>
      <w:proofErr w:type="spellStart"/>
      <w:r w:rsidRPr="00C164F0">
        <w:rPr>
          <w:rFonts w:ascii="Times New Roman" w:cs="Times New Roman"/>
          <w:i/>
          <w:iCs/>
          <w:lang w:val="sv-SE"/>
        </w:rPr>
        <w:t>PeerJ</w:t>
      </w:r>
      <w:proofErr w:type="spellEnd"/>
      <w:r w:rsidRPr="00C164F0">
        <w:rPr>
          <w:rFonts w:ascii="Times New Roman" w:cs="Times New Roman"/>
          <w:lang w:val="sv-SE"/>
        </w:rPr>
        <w:t>, 6, e4794.</w:t>
      </w:r>
    </w:p>
    <w:p w14:paraId="01A649B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Hartvig, M., Andersen, K.H. &amp; Beyer, J.E. (2011). </w:t>
      </w:r>
      <w:r w:rsidRPr="00C164F0">
        <w:rPr>
          <w:rFonts w:ascii="Times New Roman" w:cs="Times New Roman"/>
          <w:lang w:val="en-GB"/>
        </w:rPr>
        <w:t xml:space="preserve">Food web framework for size-structured populations. </w:t>
      </w:r>
      <w:r w:rsidRPr="00C164F0">
        <w:rPr>
          <w:rFonts w:ascii="Times New Roman" w:cs="Times New Roman"/>
          <w:i/>
          <w:iCs/>
          <w:lang w:val="en-GB"/>
        </w:rPr>
        <w:t>Journal of Theoretical Biology</w:t>
      </w:r>
      <w:r w:rsidRPr="00C164F0">
        <w:rPr>
          <w:rFonts w:ascii="Times New Roman" w:cs="Times New Roman"/>
          <w:lang w:val="en-GB"/>
        </w:rPr>
        <w:t>, 272, 113–122.</w:t>
      </w:r>
    </w:p>
    <w:p w14:paraId="6366152B"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Heincke</w:t>
      </w:r>
      <w:proofErr w:type="spellEnd"/>
      <w:r w:rsidRPr="00C164F0">
        <w:rPr>
          <w:rFonts w:ascii="Times New Roman" w:cs="Times New Roman"/>
          <w:lang w:val="en-GB"/>
        </w:rPr>
        <w:t xml:space="preserve">, F. (1913). Rapp. Proc. Verb. </w:t>
      </w:r>
      <w:proofErr w:type="spellStart"/>
      <w:r w:rsidRPr="00C164F0">
        <w:rPr>
          <w:rFonts w:ascii="Times New Roman" w:cs="Times New Roman"/>
          <w:lang w:val="en-GB"/>
        </w:rPr>
        <w:t>Réun</w:t>
      </w:r>
      <w:proofErr w:type="spellEnd"/>
      <w:r w:rsidRPr="00C164F0">
        <w:rPr>
          <w:rFonts w:ascii="Times New Roman" w:cs="Times New Roman"/>
          <w:lang w:val="en-GB"/>
        </w:rPr>
        <w:t>. ICES 16, 1–70.</w:t>
      </w:r>
    </w:p>
    <w:p w14:paraId="5E46F4DA"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Hepher</w:t>
      </w:r>
      <w:proofErr w:type="spellEnd"/>
      <w:r w:rsidRPr="00C164F0">
        <w:rPr>
          <w:rFonts w:ascii="Times New Roman" w:cs="Times New Roman"/>
          <w:lang w:val="en-GB"/>
        </w:rPr>
        <w:t xml:space="preserve">, B. (1988). </w:t>
      </w:r>
      <w:r w:rsidRPr="00C164F0">
        <w:rPr>
          <w:rFonts w:ascii="Times New Roman" w:cs="Times New Roman"/>
          <w:i/>
          <w:iCs/>
          <w:lang w:val="en-GB"/>
        </w:rPr>
        <w:t>Nutrition of Pond Fishes</w:t>
      </w:r>
      <w:r w:rsidRPr="00C164F0">
        <w:rPr>
          <w:rFonts w:ascii="Times New Roman" w:cs="Times New Roman"/>
          <w:lang w:val="en-GB"/>
        </w:rPr>
        <w:t>. Cambridge University Press.</w:t>
      </w:r>
    </w:p>
    <w:p w14:paraId="632C398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Horne, C.R., Hirst, </w:t>
      </w:r>
      <w:proofErr w:type="spellStart"/>
      <w:r w:rsidRPr="00C164F0">
        <w:rPr>
          <w:rFonts w:ascii="Times New Roman" w:cs="Times New Roman"/>
          <w:lang w:val="en-GB"/>
        </w:rPr>
        <w:t>Andrew.G</w:t>
      </w:r>
      <w:proofErr w:type="spellEnd"/>
      <w:r w:rsidRPr="00C164F0">
        <w:rPr>
          <w:rFonts w:ascii="Times New Roman" w:cs="Times New Roman"/>
          <w:lang w:val="en-GB"/>
        </w:rPr>
        <w:t xml:space="preserve">. &amp; Atkinson, D. (2015). Temperature-size responses match latitudinal-size clines in arthropods, revealing critical differences between aquatic and terrestrial species. </w:t>
      </w:r>
      <w:r w:rsidRPr="00C164F0">
        <w:rPr>
          <w:rFonts w:ascii="Times New Roman" w:cs="Times New Roman"/>
          <w:i/>
          <w:iCs/>
          <w:lang w:val="en-GB"/>
        </w:rPr>
        <w:t>Ecology Letters</w:t>
      </w:r>
      <w:r w:rsidRPr="00C164F0">
        <w:rPr>
          <w:rFonts w:ascii="Times New Roman" w:cs="Times New Roman"/>
          <w:lang w:val="en-GB"/>
        </w:rPr>
        <w:t>, 18, 327–335.</w:t>
      </w:r>
    </w:p>
    <w:p w14:paraId="32A7737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Huey, R.B. &amp; Kingsolver, J.G. (2019). Climate Warming, Resource Availability, and the Metabolic Meltdown of Ectotherms. </w:t>
      </w:r>
      <w:r w:rsidRPr="00C164F0">
        <w:rPr>
          <w:rFonts w:ascii="Times New Roman" w:cs="Times New Roman"/>
          <w:i/>
          <w:iCs/>
          <w:lang w:val="en-GB"/>
        </w:rPr>
        <w:t>The American Naturalist</w:t>
      </w:r>
      <w:r w:rsidRPr="00C164F0">
        <w:rPr>
          <w:rFonts w:ascii="Times New Roman" w:cs="Times New Roman"/>
          <w:lang w:val="en-GB"/>
        </w:rPr>
        <w:t>, 194, E140–E150.</w:t>
      </w:r>
    </w:p>
    <w:p w14:paraId="5D0669E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Huss, M., Lindmark, M., Jacobson, P., van </w:t>
      </w:r>
      <w:proofErr w:type="spellStart"/>
      <w:r w:rsidRPr="00C164F0">
        <w:rPr>
          <w:rFonts w:ascii="Times New Roman" w:cs="Times New Roman"/>
          <w:lang w:val="en-GB"/>
        </w:rPr>
        <w:t>Dorst</w:t>
      </w:r>
      <w:proofErr w:type="spellEnd"/>
      <w:r w:rsidRPr="00C164F0">
        <w:rPr>
          <w:rFonts w:ascii="Times New Roman" w:cs="Times New Roman"/>
          <w:lang w:val="en-GB"/>
        </w:rPr>
        <w:t xml:space="preserve">, R.M. &amp; </w:t>
      </w:r>
      <w:proofErr w:type="spellStart"/>
      <w:r w:rsidRPr="00C164F0">
        <w:rPr>
          <w:rFonts w:ascii="Times New Roman" w:cs="Times New Roman"/>
          <w:lang w:val="en-GB"/>
        </w:rPr>
        <w:t>Gårdmark</w:t>
      </w:r>
      <w:proofErr w:type="spellEnd"/>
      <w:r w:rsidRPr="00C164F0">
        <w:rPr>
          <w:rFonts w:ascii="Times New Roman" w:cs="Times New Roman"/>
          <w:lang w:val="en-GB"/>
        </w:rPr>
        <w:t xml:space="preserve">, A. (2019). Experimental evidence of gradual size‐dependent shifts in body size and growth of fish in response to warming. </w:t>
      </w:r>
      <w:r w:rsidRPr="00C164F0">
        <w:rPr>
          <w:rFonts w:ascii="Times New Roman" w:cs="Times New Roman"/>
          <w:i/>
          <w:iCs/>
          <w:lang w:val="en-GB"/>
        </w:rPr>
        <w:t>Global Change Biology</w:t>
      </w:r>
      <w:r w:rsidRPr="00C164F0">
        <w:rPr>
          <w:rFonts w:ascii="Times New Roman" w:cs="Times New Roman"/>
          <w:lang w:val="en-GB"/>
        </w:rPr>
        <w:t>.</w:t>
      </w:r>
    </w:p>
    <w:p w14:paraId="5A18FD62"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Jerde</w:t>
      </w:r>
      <w:proofErr w:type="spellEnd"/>
      <w:r w:rsidRPr="00C164F0">
        <w:rPr>
          <w:rFonts w:ascii="Times New Roman" w:cs="Times New Roman"/>
          <w:lang w:val="en-GB"/>
        </w:rPr>
        <w:t xml:space="preserve">, C.L., </w:t>
      </w:r>
      <w:proofErr w:type="spellStart"/>
      <w:r w:rsidRPr="00C164F0">
        <w:rPr>
          <w:rFonts w:ascii="Times New Roman" w:cs="Times New Roman"/>
          <w:lang w:val="en-GB"/>
        </w:rPr>
        <w:t>Kraskura</w:t>
      </w:r>
      <w:proofErr w:type="spellEnd"/>
      <w:r w:rsidRPr="00C164F0">
        <w:rPr>
          <w:rFonts w:ascii="Times New Roman" w:cs="Times New Roman"/>
          <w:lang w:val="en-GB"/>
        </w:rPr>
        <w:t xml:space="preserve">, K., Eliason, E.J., </w:t>
      </w:r>
      <w:proofErr w:type="spellStart"/>
      <w:r w:rsidRPr="00C164F0">
        <w:rPr>
          <w:rFonts w:ascii="Times New Roman" w:cs="Times New Roman"/>
          <w:lang w:val="en-GB"/>
        </w:rPr>
        <w:t>Csik</w:t>
      </w:r>
      <w:proofErr w:type="spellEnd"/>
      <w:r w:rsidRPr="00C164F0">
        <w:rPr>
          <w:rFonts w:ascii="Times New Roman" w:cs="Times New Roman"/>
          <w:lang w:val="en-GB"/>
        </w:rPr>
        <w:t xml:space="preserve">, S.R., Stier, A.C. &amp; Taper, M.L. (2019). Strong Evidence for an Intraspecific Metabolic Scaling Coefficient Near 0.89 in Fish. </w:t>
      </w:r>
      <w:r w:rsidRPr="00C164F0">
        <w:rPr>
          <w:rFonts w:ascii="Times New Roman" w:cs="Times New Roman"/>
          <w:i/>
          <w:iCs/>
          <w:lang w:val="en-GB"/>
        </w:rPr>
        <w:t>Front. Physiol.</w:t>
      </w:r>
      <w:r w:rsidRPr="00C164F0">
        <w:rPr>
          <w:rFonts w:ascii="Times New Roman" w:cs="Times New Roman"/>
          <w:lang w:val="en-GB"/>
        </w:rPr>
        <w:t>, 10, 1166.</w:t>
      </w:r>
    </w:p>
    <w:p w14:paraId="0BBD833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Jobling, M. (1997). Temperature and growth: modulation of growth rate via temperature change. In: </w:t>
      </w:r>
      <w:r w:rsidRPr="00C164F0">
        <w:rPr>
          <w:rFonts w:ascii="Times New Roman" w:cs="Times New Roman"/>
          <w:i/>
          <w:iCs/>
          <w:lang w:val="en-GB"/>
        </w:rPr>
        <w:t>Global Warming: Implications for Freshwater and Marine Fish</w:t>
      </w:r>
      <w:r w:rsidRPr="00C164F0">
        <w:rPr>
          <w:rFonts w:ascii="Times New Roman" w:cs="Times New Roman"/>
          <w:lang w:val="en-GB"/>
        </w:rPr>
        <w:t xml:space="preserve"> (eds. Wood, C.M. &amp; McDonald, D.G.). Cambridge University Press, Cambridge, pp. 225–254.</w:t>
      </w:r>
    </w:p>
    <w:p w14:paraId="00600DC2"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sv-SE"/>
        </w:rPr>
        <w:t>Jutfelt</w:t>
      </w:r>
      <w:proofErr w:type="spellEnd"/>
      <w:r w:rsidRPr="00C164F0">
        <w:rPr>
          <w:rFonts w:ascii="Times New Roman" w:cs="Times New Roman"/>
          <w:lang w:val="sv-SE"/>
        </w:rPr>
        <w:t xml:space="preserve">, F., Norin, T., </w:t>
      </w:r>
      <w:proofErr w:type="spellStart"/>
      <w:r w:rsidRPr="00C164F0">
        <w:rPr>
          <w:rFonts w:ascii="Times New Roman" w:cs="Times New Roman"/>
          <w:lang w:val="sv-SE"/>
        </w:rPr>
        <w:t>Åsheim</w:t>
      </w:r>
      <w:proofErr w:type="spellEnd"/>
      <w:r w:rsidRPr="00C164F0">
        <w:rPr>
          <w:rFonts w:ascii="Times New Roman" w:cs="Times New Roman"/>
          <w:lang w:val="sv-SE"/>
        </w:rPr>
        <w:t xml:space="preserve">, E.R., </w:t>
      </w:r>
      <w:proofErr w:type="spellStart"/>
      <w:r w:rsidRPr="00C164F0">
        <w:rPr>
          <w:rFonts w:ascii="Times New Roman" w:cs="Times New Roman"/>
          <w:lang w:val="sv-SE"/>
        </w:rPr>
        <w:t>Rowsey</w:t>
      </w:r>
      <w:proofErr w:type="spellEnd"/>
      <w:r w:rsidRPr="00C164F0">
        <w:rPr>
          <w:rFonts w:ascii="Times New Roman" w:cs="Times New Roman"/>
          <w:lang w:val="sv-SE"/>
        </w:rPr>
        <w:t xml:space="preserve">, L.E., Andreassen, A.H., Morgan, R., </w:t>
      </w:r>
      <w:r w:rsidRPr="00C164F0">
        <w:rPr>
          <w:rFonts w:ascii="Times New Roman" w:cs="Times New Roman"/>
          <w:i/>
          <w:iCs/>
          <w:lang w:val="sv-SE"/>
        </w:rPr>
        <w:t>et al.</w:t>
      </w:r>
      <w:r w:rsidRPr="00C164F0">
        <w:rPr>
          <w:rFonts w:ascii="Times New Roman" w:cs="Times New Roman"/>
          <w:lang w:val="sv-SE"/>
        </w:rPr>
        <w:t xml:space="preserve"> </w:t>
      </w:r>
      <w:r w:rsidRPr="00C164F0">
        <w:rPr>
          <w:rFonts w:ascii="Times New Roman" w:cs="Times New Roman"/>
          <w:lang w:val="en-GB"/>
        </w:rPr>
        <w:t xml:space="preserve">(2020). </w:t>
      </w:r>
      <w:r w:rsidRPr="00C164F0">
        <w:rPr>
          <w:rFonts w:ascii="Times New Roman" w:cs="Times New Roman"/>
          <w:i/>
          <w:iCs/>
          <w:lang w:val="en-GB"/>
        </w:rPr>
        <w:t>The aerobic scope protection hypothesis: a mechanism explaining reduced growth of ectotherms in warming environments?</w:t>
      </w:r>
      <w:r w:rsidRPr="00C164F0">
        <w:rPr>
          <w:rFonts w:ascii="Times New Roman" w:cs="Times New Roman"/>
          <w:lang w:val="en-GB"/>
        </w:rPr>
        <w:t xml:space="preserve"> (preprint). </w:t>
      </w:r>
      <w:proofErr w:type="spellStart"/>
      <w:r w:rsidRPr="00C164F0">
        <w:rPr>
          <w:rFonts w:ascii="Times New Roman" w:cs="Times New Roman"/>
          <w:lang w:val="en-GB"/>
        </w:rPr>
        <w:t>EcoEvoRxiv</w:t>
      </w:r>
      <w:proofErr w:type="spellEnd"/>
      <w:r w:rsidRPr="00C164F0">
        <w:rPr>
          <w:rFonts w:ascii="Times New Roman" w:cs="Times New Roman"/>
          <w:lang w:val="en-GB"/>
        </w:rPr>
        <w:t>.</w:t>
      </w:r>
    </w:p>
    <w:p w14:paraId="7FFC7C1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Kearney, M. (2019). Reproductive </w:t>
      </w:r>
      <w:proofErr w:type="spellStart"/>
      <w:r w:rsidRPr="00C164F0">
        <w:rPr>
          <w:rFonts w:ascii="Times New Roman" w:cs="Times New Roman"/>
          <w:lang w:val="en-GB"/>
        </w:rPr>
        <w:t>Hyperallometry</w:t>
      </w:r>
      <w:proofErr w:type="spellEnd"/>
      <w:r w:rsidRPr="00C164F0">
        <w:rPr>
          <w:rFonts w:ascii="Times New Roman" w:cs="Times New Roman"/>
          <w:lang w:val="en-GB"/>
        </w:rPr>
        <w:t xml:space="preserve"> Does Not Challenge Mechanistic Growth Models. </w:t>
      </w:r>
      <w:r w:rsidRPr="00C164F0">
        <w:rPr>
          <w:rFonts w:ascii="Times New Roman" w:cs="Times New Roman"/>
          <w:i/>
          <w:iCs/>
          <w:lang w:val="en-GB"/>
        </w:rPr>
        <w:t>Trends in Ecology &amp; Evolution</w:t>
      </w:r>
      <w:r w:rsidRPr="00C164F0">
        <w:rPr>
          <w:rFonts w:ascii="Times New Roman" w:cs="Times New Roman"/>
          <w:lang w:val="en-GB"/>
        </w:rPr>
        <w:t>, 34, 275–276.</w:t>
      </w:r>
    </w:p>
    <w:p w14:paraId="1431ED3B"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Killen, S.S., Atkinson, D. &amp; Glazier, D.S. (2010). The intraspecific scaling of metabolic rate with body mass in fishes depends on lifestyle and temperature. </w:t>
      </w:r>
      <w:r w:rsidRPr="00C164F0">
        <w:rPr>
          <w:rFonts w:ascii="Times New Roman" w:cs="Times New Roman"/>
          <w:i/>
          <w:iCs/>
          <w:lang w:val="en-GB"/>
        </w:rPr>
        <w:t>Ecology Letters</w:t>
      </w:r>
      <w:r w:rsidRPr="00C164F0">
        <w:rPr>
          <w:rFonts w:ascii="Times New Roman" w:cs="Times New Roman"/>
          <w:lang w:val="en-GB"/>
        </w:rPr>
        <w:t>, 13, 184–193.</w:t>
      </w:r>
    </w:p>
    <w:p w14:paraId="5A66B4FE"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Kitchell</w:t>
      </w:r>
      <w:proofErr w:type="spellEnd"/>
      <w:r w:rsidRPr="00C164F0">
        <w:rPr>
          <w:rFonts w:ascii="Times New Roman" w:cs="Times New Roman"/>
          <w:lang w:val="en-GB"/>
        </w:rPr>
        <w:t xml:space="preserve">, J.F., Stewart, D.J. &amp; </w:t>
      </w:r>
      <w:proofErr w:type="spellStart"/>
      <w:r w:rsidRPr="00C164F0">
        <w:rPr>
          <w:rFonts w:ascii="Times New Roman" w:cs="Times New Roman"/>
          <w:lang w:val="en-GB"/>
        </w:rPr>
        <w:t>Weininger</w:t>
      </w:r>
      <w:proofErr w:type="spellEnd"/>
      <w:r w:rsidRPr="00C164F0">
        <w:rPr>
          <w:rFonts w:ascii="Times New Roman" w:cs="Times New Roman"/>
          <w:lang w:val="en-GB"/>
        </w:rPr>
        <w:t>, D. (1977). Applications of a bioenergetics model to yellow perch (</w:t>
      </w:r>
      <w:proofErr w:type="spellStart"/>
      <w:r w:rsidRPr="00C164F0">
        <w:rPr>
          <w:rFonts w:ascii="Times New Roman" w:cs="Times New Roman"/>
          <w:lang w:val="en-GB"/>
        </w:rPr>
        <w:t>Perca</w:t>
      </w:r>
      <w:proofErr w:type="spellEnd"/>
      <w:r w:rsidRPr="00C164F0">
        <w:rPr>
          <w:rFonts w:ascii="Times New Roman" w:cs="Times New Roman"/>
          <w:lang w:val="en-GB"/>
        </w:rPr>
        <w:t xml:space="preserve"> </w:t>
      </w:r>
      <w:proofErr w:type="spellStart"/>
      <w:r w:rsidRPr="00C164F0">
        <w:rPr>
          <w:rFonts w:ascii="Times New Roman" w:cs="Times New Roman"/>
          <w:lang w:val="en-GB"/>
        </w:rPr>
        <w:t>flavescens</w:t>
      </w:r>
      <w:proofErr w:type="spellEnd"/>
      <w:r w:rsidRPr="00C164F0">
        <w:rPr>
          <w:rFonts w:ascii="Times New Roman" w:cs="Times New Roman"/>
          <w:lang w:val="en-GB"/>
        </w:rPr>
        <w:t>) and walleye (</w:t>
      </w:r>
      <w:proofErr w:type="spellStart"/>
      <w:r w:rsidRPr="00C164F0">
        <w:rPr>
          <w:rFonts w:ascii="Times New Roman" w:cs="Times New Roman"/>
          <w:lang w:val="en-GB"/>
        </w:rPr>
        <w:t>Stizostedion</w:t>
      </w:r>
      <w:proofErr w:type="spellEnd"/>
      <w:r w:rsidRPr="00C164F0">
        <w:rPr>
          <w:rFonts w:ascii="Times New Roman" w:cs="Times New Roman"/>
          <w:lang w:val="en-GB"/>
        </w:rPr>
        <w:t xml:space="preserve"> </w:t>
      </w:r>
      <w:proofErr w:type="spellStart"/>
      <w:r w:rsidRPr="00C164F0">
        <w:rPr>
          <w:rFonts w:ascii="Times New Roman" w:cs="Times New Roman"/>
          <w:lang w:val="en-GB"/>
        </w:rPr>
        <w:t>vitreum</w:t>
      </w:r>
      <w:proofErr w:type="spellEnd"/>
      <w:r w:rsidRPr="00C164F0">
        <w:rPr>
          <w:rFonts w:ascii="Times New Roman" w:cs="Times New Roman"/>
          <w:lang w:val="en-GB"/>
        </w:rPr>
        <w:t xml:space="preserve"> </w:t>
      </w:r>
      <w:proofErr w:type="spellStart"/>
      <w:r w:rsidRPr="00C164F0">
        <w:rPr>
          <w:rFonts w:ascii="Times New Roman" w:cs="Times New Roman"/>
          <w:lang w:val="en-GB"/>
        </w:rPr>
        <w:t>vitreum</w:t>
      </w:r>
      <w:proofErr w:type="spellEnd"/>
      <w:r w:rsidRPr="00C164F0">
        <w:rPr>
          <w:rFonts w:ascii="Times New Roman" w:cs="Times New Roman"/>
          <w:lang w:val="en-GB"/>
        </w:rPr>
        <w:t xml:space="preserve">). </w:t>
      </w:r>
      <w:r w:rsidRPr="00C164F0">
        <w:rPr>
          <w:rFonts w:ascii="Times New Roman" w:cs="Times New Roman"/>
          <w:i/>
          <w:iCs/>
          <w:lang w:val="en-GB"/>
        </w:rPr>
        <w:t>Journal of the Fisheries Board of Canada</w:t>
      </w:r>
      <w:r w:rsidRPr="00C164F0">
        <w:rPr>
          <w:rFonts w:ascii="Times New Roman" w:cs="Times New Roman"/>
          <w:lang w:val="en-GB"/>
        </w:rPr>
        <w:t>, 34, 1922–1935.</w:t>
      </w:r>
    </w:p>
    <w:p w14:paraId="313A55D5"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Kooijman</w:t>
      </w:r>
      <w:proofErr w:type="spellEnd"/>
      <w:r w:rsidRPr="00C164F0">
        <w:rPr>
          <w:rFonts w:ascii="Times New Roman" w:cs="Times New Roman"/>
          <w:lang w:val="en-GB"/>
        </w:rPr>
        <w:t xml:space="preserve">, S.A.L.M. (1993). </w:t>
      </w:r>
      <w:r w:rsidRPr="00C164F0">
        <w:rPr>
          <w:rFonts w:ascii="Times New Roman" w:cs="Times New Roman"/>
          <w:i/>
          <w:iCs/>
          <w:lang w:val="en-GB"/>
        </w:rPr>
        <w:t>Dynamic energy budgets in biological systems</w:t>
      </w:r>
      <w:r w:rsidRPr="00C164F0">
        <w:rPr>
          <w:rFonts w:ascii="Times New Roman" w:cs="Times New Roman"/>
          <w:lang w:val="en-GB"/>
        </w:rPr>
        <w:t>. Cambridge University Press.</w:t>
      </w:r>
    </w:p>
    <w:p w14:paraId="25FB92E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Lefevre, S., McKenzie, D.J. &amp; Nilsson, G.E. (2017). Models projecting the fate of fish populations under climate change need to be based on valid physiological mechanisms. </w:t>
      </w:r>
      <w:r w:rsidRPr="00C164F0">
        <w:rPr>
          <w:rFonts w:ascii="Times New Roman" w:cs="Times New Roman"/>
          <w:i/>
          <w:iCs/>
          <w:lang w:val="en-GB"/>
        </w:rPr>
        <w:t>Global Change Biology</w:t>
      </w:r>
      <w:r w:rsidRPr="00C164F0">
        <w:rPr>
          <w:rFonts w:ascii="Times New Roman" w:cs="Times New Roman"/>
          <w:lang w:val="en-GB"/>
        </w:rPr>
        <w:t>, 23, 3449–3459.</w:t>
      </w:r>
    </w:p>
    <w:p w14:paraId="3F3EE56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Lemoine, N.P. &amp; </w:t>
      </w:r>
      <w:proofErr w:type="spellStart"/>
      <w:r w:rsidRPr="00C164F0">
        <w:rPr>
          <w:rFonts w:ascii="Times New Roman" w:cs="Times New Roman"/>
          <w:lang w:val="en-GB"/>
        </w:rPr>
        <w:t>Burkepile</w:t>
      </w:r>
      <w:proofErr w:type="spellEnd"/>
      <w:r w:rsidRPr="00C164F0">
        <w:rPr>
          <w:rFonts w:ascii="Times New Roman" w:cs="Times New Roman"/>
          <w:lang w:val="en-GB"/>
        </w:rPr>
        <w:t xml:space="preserve">, D.E. (2012). Temperature-induced mismatches between consumption and metabolism reduce consumer fitness. </w:t>
      </w:r>
      <w:r w:rsidRPr="00C164F0">
        <w:rPr>
          <w:rFonts w:ascii="Times New Roman" w:cs="Times New Roman"/>
          <w:i/>
          <w:iCs/>
          <w:lang w:val="en-GB"/>
        </w:rPr>
        <w:t>Ecology</w:t>
      </w:r>
      <w:r w:rsidRPr="00C164F0">
        <w:rPr>
          <w:rFonts w:ascii="Times New Roman" w:cs="Times New Roman"/>
          <w:lang w:val="en-GB"/>
        </w:rPr>
        <w:t>, 93, 2483–2489.</w:t>
      </w:r>
    </w:p>
    <w:p w14:paraId="6AF2AF0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Lindmark, M., Huss, M., Ohlberger, J. &amp; </w:t>
      </w:r>
      <w:proofErr w:type="spellStart"/>
      <w:r w:rsidRPr="00C164F0">
        <w:rPr>
          <w:rFonts w:ascii="Times New Roman" w:cs="Times New Roman"/>
          <w:lang w:val="en-GB"/>
        </w:rPr>
        <w:t>Gårdmark</w:t>
      </w:r>
      <w:proofErr w:type="spellEnd"/>
      <w:r w:rsidRPr="00C164F0">
        <w:rPr>
          <w:rFonts w:ascii="Times New Roman" w:cs="Times New Roman"/>
          <w:lang w:val="en-GB"/>
        </w:rPr>
        <w:t xml:space="preserve">, A. (2018). Temperature-dependent body size effects determine population responses to climate warming. </w:t>
      </w:r>
      <w:r w:rsidRPr="00C164F0">
        <w:rPr>
          <w:rFonts w:ascii="Times New Roman" w:cs="Times New Roman"/>
          <w:i/>
          <w:iCs/>
          <w:lang w:val="en-GB"/>
        </w:rPr>
        <w:t>Ecology Letters</w:t>
      </w:r>
      <w:r w:rsidRPr="00C164F0">
        <w:rPr>
          <w:rFonts w:ascii="Times New Roman" w:cs="Times New Roman"/>
          <w:lang w:val="en-GB"/>
        </w:rPr>
        <w:t>, 21, 181–189.</w:t>
      </w:r>
    </w:p>
    <w:p w14:paraId="7B32666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Lindmark, M., Ohlberger, J., Huss, M. &amp; </w:t>
      </w:r>
      <w:proofErr w:type="spellStart"/>
      <w:r w:rsidRPr="00C164F0">
        <w:rPr>
          <w:rFonts w:ascii="Times New Roman" w:cs="Times New Roman"/>
          <w:lang w:val="en-GB"/>
        </w:rPr>
        <w:t>Gårdmark</w:t>
      </w:r>
      <w:proofErr w:type="spellEnd"/>
      <w:r w:rsidRPr="00C164F0">
        <w:rPr>
          <w:rFonts w:ascii="Times New Roman" w:cs="Times New Roman"/>
          <w:lang w:val="en-GB"/>
        </w:rPr>
        <w:t xml:space="preserve">, A. (2019). Size‐based ecological interactions drive food web responses to climate warming. </w:t>
      </w:r>
      <w:r w:rsidRPr="00C164F0">
        <w:rPr>
          <w:rFonts w:ascii="Times New Roman" w:cs="Times New Roman"/>
          <w:i/>
          <w:iCs/>
          <w:lang w:val="en-GB"/>
        </w:rPr>
        <w:t>Ecology Letters</w:t>
      </w:r>
      <w:r w:rsidRPr="00C164F0">
        <w:rPr>
          <w:rFonts w:ascii="Times New Roman" w:cs="Times New Roman"/>
          <w:lang w:val="en-GB"/>
        </w:rPr>
        <w:t>, 22, 778–786.</w:t>
      </w:r>
    </w:p>
    <w:p w14:paraId="578E7D5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Lorenzen, K. (1996). The relationship between body weight and natural mortality in juvenile and adult fish: a comparison of natural ecosystems and aquaculture. </w:t>
      </w:r>
      <w:r w:rsidRPr="00C164F0">
        <w:rPr>
          <w:rFonts w:ascii="Times New Roman" w:cs="Times New Roman"/>
          <w:i/>
          <w:iCs/>
          <w:lang w:val="en-GB"/>
        </w:rPr>
        <w:t>Journal of Fish Biology</w:t>
      </w:r>
      <w:r w:rsidRPr="00C164F0">
        <w:rPr>
          <w:rFonts w:ascii="Times New Roman" w:cs="Times New Roman"/>
          <w:lang w:val="en-GB"/>
        </w:rPr>
        <w:t>, 49, 627–642.</w:t>
      </w:r>
    </w:p>
    <w:p w14:paraId="106C48C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Marshall, D.J. &amp; White, C.R. (2019a). Aquatic Life History Trajectories Are Shaped by Selection, Not Oxygen Limitation. </w:t>
      </w:r>
      <w:r w:rsidRPr="00C164F0">
        <w:rPr>
          <w:rFonts w:ascii="Times New Roman" w:cs="Times New Roman"/>
          <w:i/>
          <w:iCs/>
          <w:lang w:val="en-GB"/>
        </w:rPr>
        <w:t>Trends in Ecology &amp; Evolution</w:t>
      </w:r>
      <w:r w:rsidRPr="00C164F0">
        <w:rPr>
          <w:rFonts w:ascii="Times New Roman" w:cs="Times New Roman"/>
          <w:lang w:val="en-GB"/>
        </w:rPr>
        <w:t>.</w:t>
      </w:r>
    </w:p>
    <w:p w14:paraId="2531CF8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Marshall, D.J. &amp; White, C.R. (2019b). Have We Outgrown the Existing Models of Growth? </w:t>
      </w:r>
      <w:r w:rsidRPr="00C164F0">
        <w:rPr>
          <w:rFonts w:ascii="Times New Roman" w:cs="Times New Roman"/>
          <w:i/>
          <w:iCs/>
          <w:lang w:val="en-GB"/>
        </w:rPr>
        <w:t>Trends in Ecology &amp; Evolution</w:t>
      </w:r>
      <w:r w:rsidRPr="00C164F0">
        <w:rPr>
          <w:rFonts w:ascii="Times New Roman" w:cs="Times New Roman"/>
          <w:lang w:val="en-GB"/>
        </w:rPr>
        <w:t>, 34, 102–111.</w:t>
      </w:r>
    </w:p>
    <w:p w14:paraId="02F2DC2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Maury, O. &amp; </w:t>
      </w:r>
      <w:proofErr w:type="spellStart"/>
      <w:r w:rsidRPr="00C164F0">
        <w:rPr>
          <w:rFonts w:ascii="Times New Roman" w:cs="Times New Roman"/>
          <w:lang w:val="en-GB"/>
        </w:rPr>
        <w:t>Poggiale</w:t>
      </w:r>
      <w:proofErr w:type="spellEnd"/>
      <w:r w:rsidRPr="00C164F0">
        <w:rPr>
          <w:rFonts w:ascii="Times New Roman" w:cs="Times New Roman"/>
          <w:lang w:val="en-GB"/>
        </w:rPr>
        <w:t xml:space="preserve">, J.-C. (2013). From individuals to populations to communities: A dynamic energy budget model of marine ecosystem size-spectrum including life history diversity. </w:t>
      </w:r>
      <w:r w:rsidRPr="00C164F0">
        <w:rPr>
          <w:rFonts w:ascii="Times New Roman" w:cs="Times New Roman"/>
          <w:i/>
          <w:iCs/>
          <w:lang w:val="en-GB"/>
        </w:rPr>
        <w:t>Journal of Theoretical Biology</w:t>
      </w:r>
      <w:r w:rsidRPr="00C164F0">
        <w:rPr>
          <w:rFonts w:ascii="Times New Roman" w:cs="Times New Roman"/>
          <w:lang w:val="en-GB"/>
        </w:rPr>
        <w:t>, 324, 52–71.</w:t>
      </w:r>
    </w:p>
    <w:p w14:paraId="39F3F4B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Messmer, V., Pratchett, M.S., </w:t>
      </w:r>
      <w:proofErr w:type="spellStart"/>
      <w:r w:rsidRPr="00C164F0">
        <w:rPr>
          <w:rFonts w:ascii="Times New Roman" w:cs="Times New Roman"/>
          <w:lang w:val="en-GB"/>
        </w:rPr>
        <w:t>Hoey</w:t>
      </w:r>
      <w:proofErr w:type="spellEnd"/>
      <w:r w:rsidRPr="00C164F0">
        <w:rPr>
          <w:rFonts w:ascii="Times New Roman" w:cs="Times New Roman"/>
          <w:lang w:val="en-GB"/>
        </w:rPr>
        <w:t xml:space="preserve">, A.S., Tobin, A.J., Coker, D.J., Cooke, S.J., </w:t>
      </w:r>
      <w:r w:rsidRPr="00C164F0">
        <w:rPr>
          <w:rFonts w:ascii="Times New Roman" w:cs="Times New Roman"/>
          <w:i/>
          <w:iCs/>
          <w:lang w:val="en-GB"/>
        </w:rPr>
        <w:t>et al.</w:t>
      </w:r>
      <w:r w:rsidRPr="00C164F0">
        <w:rPr>
          <w:rFonts w:ascii="Times New Roman" w:cs="Times New Roman"/>
          <w:lang w:val="en-GB"/>
        </w:rPr>
        <w:t xml:space="preserve"> (2016). Global warming may disproportionately affect larger adults in a predatory coral reef fish. </w:t>
      </w:r>
      <w:r w:rsidRPr="00C164F0">
        <w:rPr>
          <w:rFonts w:ascii="Times New Roman" w:cs="Times New Roman"/>
          <w:i/>
          <w:iCs/>
          <w:lang w:val="en-GB"/>
        </w:rPr>
        <w:t>Global Change Biology</w:t>
      </w:r>
      <w:r w:rsidRPr="00C164F0">
        <w:rPr>
          <w:rFonts w:ascii="Times New Roman" w:cs="Times New Roman"/>
          <w:lang w:val="en-GB"/>
        </w:rPr>
        <w:t>, 23, 2230–2240.</w:t>
      </w:r>
    </w:p>
    <w:p w14:paraId="5F01088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Miller, T.E.X. &amp; Rudolf, V.H.W. (2011). Thinking inside the box: Community-level consequences of stage-structured populations. </w:t>
      </w:r>
      <w:r w:rsidRPr="00C164F0">
        <w:rPr>
          <w:rFonts w:ascii="Times New Roman" w:cs="Times New Roman"/>
          <w:i/>
          <w:iCs/>
          <w:lang w:val="en-GB"/>
        </w:rPr>
        <w:t>Trends in Ecology and Evolution</w:t>
      </w:r>
      <w:r w:rsidRPr="00C164F0">
        <w:rPr>
          <w:rFonts w:ascii="Times New Roman" w:cs="Times New Roman"/>
          <w:lang w:val="en-GB"/>
        </w:rPr>
        <w:t>, 26, 457–466.</w:t>
      </w:r>
    </w:p>
    <w:p w14:paraId="45B1C67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Morita, K., </w:t>
      </w:r>
      <w:proofErr w:type="spellStart"/>
      <w:r w:rsidRPr="00C164F0">
        <w:rPr>
          <w:rFonts w:ascii="Times New Roman" w:cs="Times New Roman"/>
          <w:lang w:val="en-GB"/>
        </w:rPr>
        <w:t>Fukuwaka</w:t>
      </w:r>
      <w:proofErr w:type="spellEnd"/>
      <w:r w:rsidRPr="00C164F0">
        <w:rPr>
          <w:rFonts w:ascii="Times New Roman" w:cs="Times New Roman"/>
          <w:lang w:val="en-GB"/>
        </w:rPr>
        <w:t xml:space="preserve">, M., </w:t>
      </w:r>
      <w:proofErr w:type="spellStart"/>
      <w:r w:rsidRPr="00C164F0">
        <w:rPr>
          <w:rFonts w:ascii="Times New Roman" w:cs="Times New Roman"/>
          <w:lang w:val="en-GB"/>
        </w:rPr>
        <w:t>Tanimata</w:t>
      </w:r>
      <w:proofErr w:type="spellEnd"/>
      <w:r w:rsidRPr="00C164F0">
        <w:rPr>
          <w:rFonts w:ascii="Times New Roman" w:cs="Times New Roman"/>
          <w:lang w:val="en-GB"/>
        </w:rPr>
        <w:t xml:space="preserve">, N. &amp; Yamamura, O. (2010). Size-dependent thermal preferences in a pelagic fish. </w:t>
      </w:r>
      <w:r w:rsidRPr="00C164F0">
        <w:rPr>
          <w:rFonts w:ascii="Times New Roman" w:cs="Times New Roman"/>
          <w:i/>
          <w:iCs/>
          <w:lang w:val="en-GB"/>
        </w:rPr>
        <w:t>Oikos</w:t>
      </w:r>
      <w:r w:rsidRPr="00C164F0">
        <w:rPr>
          <w:rFonts w:ascii="Times New Roman" w:cs="Times New Roman"/>
          <w:lang w:val="en-GB"/>
        </w:rPr>
        <w:t>, 119, 1265–1272.</w:t>
      </w:r>
    </w:p>
    <w:p w14:paraId="50169FE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Nelson, J.A. (2016). Oxygen consumption rate v. rate of energy utilization of fishes: a comparison and brief history of the two measurements. </w:t>
      </w:r>
      <w:r w:rsidRPr="00C164F0">
        <w:rPr>
          <w:rFonts w:ascii="Times New Roman" w:cs="Times New Roman"/>
          <w:i/>
          <w:iCs/>
          <w:lang w:val="en-GB"/>
        </w:rPr>
        <w:t>Journal of Fish Biology</w:t>
      </w:r>
      <w:r w:rsidRPr="00C164F0">
        <w:rPr>
          <w:rFonts w:ascii="Times New Roman" w:cs="Times New Roman"/>
          <w:lang w:val="en-GB"/>
        </w:rPr>
        <w:t>, 88, 10–25.</w:t>
      </w:r>
    </w:p>
    <w:p w14:paraId="0F00A235" w14:textId="77777777" w:rsidR="00C164F0" w:rsidRPr="00C164F0" w:rsidRDefault="00C164F0" w:rsidP="00C164F0">
      <w:pPr>
        <w:pStyle w:val="Bibliography"/>
        <w:rPr>
          <w:rFonts w:ascii="Times New Roman" w:cs="Times New Roman"/>
          <w:lang w:val="sv-SE"/>
        </w:rPr>
      </w:pPr>
      <w:r w:rsidRPr="00C164F0">
        <w:rPr>
          <w:rFonts w:ascii="Times New Roman" w:cs="Times New Roman"/>
          <w:lang w:val="en-GB"/>
        </w:rPr>
        <w:t xml:space="preserve">Neubauer, P. &amp; Andersen, K.H. (2019). Thermal performance of fish is explained by an interplay between physiology, behaviour and ecology. </w:t>
      </w:r>
      <w:proofErr w:type="spellStart"/>
      <w:r w:rsidRPr="00C164F0">
        <w:rPr>
          <w:rFonts w:ascii="Times New Roman" w:cs="Times New Roman"/>
          <w:i/>
          <w:iCs/>
          <w:lang w:val="sv-SE"/>
        </w:rPr>
        <w:t>Conserv</w:t>
      </w:r>
      <w:proofErr w:type="spellEnd"/>
      <w:r w:rsidRPr="00C164F0">
        <w:rPr>
          <w:rFonts w:ascii="Times New Roman" w:cs="Times New Roman"/>
          <w:i/>
          <w:iCs/>
          <w:lang w:val="sv-SE"/>
        </w:rPr>
        <w:t xml:space="preserve"> </w:t>
      </w:r>
      <w:proofErr w:type="spellStart"/>
      <w:r w:rsidRPr="00C164F0">
        <w:rPr>
          <w:rFonts w:ascii="Times New Roman" w:cs="Times New Roman"/>
          <w:i/>
          <w:iCs/>
          <w:lang w:val="sv-SE"/>
        </w:rPr>
        <w:t>Physiol</w:t>
      </w:r>
      <w:proofErr w:type="spellEnd"/>
      <w:r w:rsidRPr="00C164F0">
        <w:rPr>
          <w:rFonts w:ascii="Times New Roman" w:cs="Times New Roman"/>
          <w:lang w:val="sv-SE"/>
        </w:rPr>
        <w:t>, 7.</w:t>
      </w:r>
    </w:p>
    <w:p w14:paraId="265B7D75"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sv-SE"/>
        </w:rPr>
        <w:t>Neuenfeldt</w:t>
      </w:r>
      <w:proofErr w:type="spellEnd"/>
      <w:r w:rsidRPr="00C164F0">
        <w:rPr>
          <w:rFonts w:ascii="Times New Roman" w:cs="Times New Roman"/>
          <w:lang w:val="sv-SE"/>
        </w:rPr>
        <w:t xml:space="preserve">, S., </w:t>
      </w:r>
      <w:proofErr w:type="spellStart"/>
      <w:r w:rsidRPr="00C164F0">
        <w:rPr>
          <w:rFonts w:ascii="Times New Roman" w:cs="Times New Roman"/>
          <w:lang w:val="sv-SE"/>
        </w:rPr>
        <w:t>Bartolino</w:t>
      </w:r>
      <w:proofErr w:type="spellEnd"/>
      <w:r w:rsidRPr="00C164F0">
        <w:rPr>
          <w:rFonts w:ascii="Times New Roman" w:cs="Times New Roman"/>
          <w:lang w:val="sv-SE"/>
        </w:rPr>
        <w:t xml:space="preserve">, V., </w:t>
      </w:r>
      <w:proofErr w:type="spellStart"/>
      <w:r w:rsidRPr="00C164F0">
        <w:rPr>
          <w:rFonts w:ascii="Times New Roman" w:cs="Times New Roman"/>
          <w:lang w:val="sv-SE"/>
        </w:rPr>
        <w:t>Orio</w:t>
      </w:r>
      <w:proofErr w:type="spellEnd"/>
      <w:r w:rsidRPr="00C164F0">
        <w:rPr>
          <w:rFonts w:ascii="Times New Roman" w:cs="Times New Roman"/>
          <w:lang w:val="sv-SE"/>
        </w:rPr>
        <w:t xml:space="preserve">, A., Andersen, K.H., Andersen, N.G., Niiranen, S., </w:t>
      </w:r>
      <w:r w:rsidRPr="00C164F0">
        <w:rPr>
          <w:rFonts w:ascii="Times New Roman" w:cs="Times New Roman"/>
          <w:i/>
          <w:iCs/>
          <w:lang w:val="sv-SE"/>
        </w:rPr>
        <w:t>et al.</w:t>
      </w:r>
      <w:r w:rsidRPr="00C164F0">
        <w:rPr>
          <w:rFonts w:ascii="Times New Roman" w:cs="Times New Roman"/>
          <w:lang w:val="sv-SE"/>
        </w:rPr>
        <w:t xml:space="preserve"> </w:t>
      </w:r>
      <w:r w:rsidRPr="00C164F0">
        <w:rPr>
          <w:rFonts w:ascii="Times New Roman" w:cs="Times New Roman"/>
          <w:lang w:val="en-GB"/>
        </w:rPr>
        <w:t>(2019). Feeding and growth of Atlantic cod (</w:t>
      </w:r>
      <w:proofErr w:type="spellStart"/>
      <w:r w:rsidRPr="00C164F0">
        <w:rPr>
          <w:rFonts w:ascii="Times New Roman" w:cs="Times New Roman"/>
          <w:lang w:val="en-GB"/>
        </w:rPr>
        <w:t>Gadus</w:t>
      </w:r>
      <w:proofErr w:type="spellEnd"/>
      <w:r w:rsidRPr="00C164F0">
        <w:rPr>
          <w:rFonts w:ascii="Times New Roman" w:cs="Times New Roman"/>
          <w:lang w:val="en-GB"/>
        </w:rPr>
        <w:t xml:space="preserve"> </w:t>
      </w:r>
      <w:proofErr w:type="spellStart"/>
      <w:r w:rsidRPr="00C164F0">
        <w:rPr>
          <w:rFonts w:ascii="Times New Roman" w:cs="Times New Roman"/>
          <w:lang w:val="en-GB"/>
        </w:rPr>
        <w:t>morhua</w:t>
      </w:r>
      <w:proofErr w:type="spellEnd"/>
      <w:r w:rsidRPr="00C164F0">
        <w:rPr>
          <w:rFonts w:ascii="Times New Roman" w:cs="Times New Roman"/>
          <w:lang w:val="en-GB"/>
        </w:rPr>
        <w:t xml:space="preserve"> L.) in the eastern Baltic Sea under environmental change. </w:t>
      </w:r>
      <w:r w:rsidRPr="00C164F0">
        <w:rPr>
          <w:rFonts w:ascii="Times New Roman" w:cs="Times New Roman"/>
          <w:i/>
          <w:iCs/>
          <w:lang w:val="en-GB"/>
        </w:rPr>
        <w:t>ICES Journal of Marine Science</w:t>
      </w:r>
      <w:r w:rsidRPr="00C164F0">
        <w:rPr>
          <w:rFonts w:ascii="Times New Roman" w:cs="Times New Roman"/>
          <w:lang w:val="en-GB"/>
        </w:rPr>
        <w:t>, fsz224.</w:t>
      </w:r>
    </w:p>
    <w:p w14:paraId="1EE8BFCE"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Neuheimer</w:t>
      </w:r>
      <w:proofErr w:type="spellEnd"/>
      <w:r w:rsidRPr="00C164F0">
        <w:rPr>
          <w:rFonts w:ascii="Times New Roman" w:cs="Times New Roman"/>
          <w:lang w:val="en-GB"/>
        </w:rPr>
        <w:t xml:space="preserve">, A.B., Thresher, R.E., Lyle, J.M. &amp; Semmens, J.M. (2011). Tolerance limit for fish growth exceeded by warming waters. </w:t>
      </w:r>
      <w:r w:rsidRPr="00C164F0">
        <w:rPr>
          <w:rFonts w:ascii="Times New Roman" w:cs="Times New Roman"/>
          <w:i/>
          <w:iCs/>
          <w:lang w:val="en-GB"/>
        </w:rPr>
        <w:t>Nature Climate Change</w:t>
      </w:r>
      <w:r w:rsidRPr="00C164F0">
        <w:rPr>
          <w:rFonts w:ascii="Times New Roman" w:cs="Times New Roman"/>
          <w:lang w:val="en-GB"/>
        </w:rPr>
        <w:t>, 1, 110–113.</w:t>
      </w:r>
    </w:p>
    <w:p w14:paraId="6213148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(2013). Climate warming and ectotherm body size – from individual physiology to community ecology. </w:t>
      </w:r>
      <w:r w:rsidRPr="00C164F0">
        <w:rPr>
          <w:rFonts w:ascii="Times New Roman" w:cs="Times New Roman"/>
          <w:i/>
          <w:iCs/>
          <w:lang w:val="en-GB"/>
        </w:rPr>
        <w:t>Functional Ecology</w:t>
      </w:r>
      <w:r w:rsidRPr="00C164F0">
        <w:rPr>
          <w:rFonts w:ascii="Times New Roman" w:cs="Times New Roman"/>
          <w:lang w:val="en-GB"/>
        </w:rPr>
        <w:t>, 27, 991–1001.</w:t>
      </w:r>
    </w:p>
    <w:p w14:paraId="110879C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w:t>
      </w:r>
      <w:proofErr w:type="spellStart"/>
      <w:r w:rsidRPr="00C164F0">
        <w:rPr>
          <w:rFonts w:ascii="Times New Roman" w:cs="Times New Roman"/>
          <w:lang w:val="en-GB"/>
        </w:rPr>
        <w:t>Mehner</w:t>
      </w:r>
      <w:proofErr w:type="spellEnd"/>
      <w:r w:rsidRPr="00C164F0">
        <w:rPr>
          <w:rFonts w:ascii="Times New Roman" w:cs="Times New Roman"/>
          <w:lang w:val="en-GB"/>
        </w:rPr>
        <w:t xml:space="preserve">, Thomas., </w:t>
      </w:r>
      <w:proofErr w:type="spellStart"/>
      <w:r w:rsidRPr="00C164F0">
        <w:rPr>
          <w:rFonts w:ascii="Times New Roman" w:cs="Times New Roman"/>
          <w:lang w:val="en-GB"/>
        </w:rPr>
        <w:t>Staaks</w:t>
      </w:r>
      <w:proofErr w:type="spellEnd"/>
      <w:r w:rsidRPr="00C164F0">
        <w:rPr>
          <w:rFonts w:ascii="Times New Roman" w:cs="Times New Roman"/>
          <w:lang w:val="en-GB"/>
        </w:rPr>
        <w:t xml:space="preserve">, Georg. &amp; </w:t>
      </w:r>
      <w:proofErr w:type="spellStart"/>
      <w:r w:rsidRPr="00C164F0">
        <w:rPr>
          <w:rFonts w:ascii="Times New Roman" w:cs="Times New Roman"/>
          <w:lang w:val="en-GB"/>
        </w:rPr>
        <w:t>Hölker</w:t>
      </w:r>
      <w:proofErr w:type="spellEnd"/>
      <w:r w:rsidRPr="00C164F0">
        <w:rPr>
          <w:rFonts w:ascii="Times New Roman" w:cs="Times New Roman"/>
          <w:lang w:val="en-GB"/>
        </w:rPr>
        <w:t xml:space="preserve">, Franz. (2012). Intraspecific temperature dependence of the scaling of metabolic rate with body mass in fishes and its ecological implications. </w:t>
      </w:r>
      <w:r w:rsidRPr="00C164F0">
        <w:rPr>
          <w:rFonts w:ascii="Times New Roman" w:cs="Times New Roman"/>
          <w:i/>
          <w:iCs/>
          <w:lang w:val="en-GB"/>
        </w:rPr>
        <w:t>Oikos</w:t>
      </w:r>
      <w:r w:rsidRPr="00C164F0">
        <w:rPr>
          <w:rFonts w:ascii="Times New Roman" w:cs="Times New Roman"/>
          <w:lang w:val="en-GB"/>
        </w:rPr>
        <w:t>, 121, 245–251.</w:t>
      </w:r>
    </w:p>
    <w:p w14:paraId="0D35B51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w:t>
      </w:r>
      <w:proofErr w:type="spellStart"/>
      <w:r w:rsidRPr="00C164F0">
        <w:rPr>
          <w:rFonts w:ascii="Times New Roman" w:cs="Times New Roman"/>
          <w:lang w:val="en-GB"/>
        </w:rPr>
        <w:t>Staaks</w:t>
      </w:r>
      <w:proofErr w:type="spellEnd"/>
      <w:r w:rsidRPr="00C164F0">
        <w:rPr>
          <w:rFonts w:ascii="Times New Roman" w:cs="Times New Roman"/>
          <w:lang w:val="en-GB"/>
        </w:rPr>
        <w:t xml:space="preserve">, G. &amp; </w:t>
      </w:r>
      <w:proofErr w:type="spellStart"/>
      <w:r w:rsidRPr="00C164F0">
        <w:rPr>
          <w:rFonts w:ascii="Times New Roman" w:cs="Times New Roman"/>
          <w:lang w:val="en-GB"/>
        </w:rPr>
        <w:t>Hölker</w:t>
      </w:r>
      <w:proofErr w:type="spellEnd"/>
      <w:r w:rsidRPr="00C164F0">
        <w:rPr>
          <w:rFonts w:ascii="Times New Roman" w:cs="Times New Roman"/>
          <w:lang w:val="en-GB"/>
        </w:rPr>
        <w:t xml:space="preserve">, F. (2007). Effects of temperature, swimming speed and body mass on standard and active metabolic rate in </w:t>
      </w:r>
      <w:proofErr w:type="spellStart"/>
      <w:r w:rsidRPr="00C164F0">
        <w:rPr>
          <w:rFonts w:ascii="Times New Roman" w:cs="Times New Roman"/>
          <w:lang w:val="en-GB"/>
        </w:rPr>
        <w:t>vendace</w:t>
      </w:r>
      <w:proofErr w:type="spellEnd"/>
      <w:r w:rsidRPr="00C164F0">
        <w:rPr>
          <w:rFonts w:ascii="Times New Roman" w:cs="Times New Roman"/>
          <w:lang w:val="en-GB"/>
        </w:rPr>
        <w:t xml:space="preserve"> (</w:t>
      </w:r>
      <w:proofErr w:type="spellStart"/>
      <w:r w:rsidRPr="00C164F0">
        <w:rPr>
          <w:rFonts w:ascii="Times New Roman" w:cs="Times New Roman"/>
          <w:lang w:val="en-GB"/>
        </w:rPr>
        <w:t>Coregonus</w:t>
      </w:r>
      <w:proofErr w:type="spellEnd"/>
      <w:r w:rsidRPr="00C164F0">
        <w:rPr>
          <w:rFonts w:ascii="Times New Roman" w:cs="Times New Roman"/>
          <w:lang w:val="en-GB"/>
        </w:rPr>
        <w:t xml:space="preserve"> </w:t>
      </w:r>
      <w:proofErr w:type="spellStart"/>
      <w:r w:rsidRPr="00C164F0">
        <w:rPr>
          <w:rFonts w:ascii="Times New Roman" w:cs="Times New Roman"/>
          <w:lang w:val="en-GB"/>
        </w:rPr>
        <w:t>albula</w:t>
      </w:r>
      <w:proofErr w:type="spellEnd"/>
      <w:r w:rsidRPr="00C164F0">
        <w:rPr>
          <w:rFonts w:ascii="Times New Roman" w:cs="Times New Roman"/>
          <w:lang w:val="en-GB"/>
        </w:rPr>
        <w:t xml:space="preserve">). </w:t>
      </w:r>
      <w:r w:rsidRPr="00C164F0">
        <w:rPr>
          <w:rFonts w:ascii="Times New Roman" w:cs="Times New Roman"/>
          <w:i/>
          <w:iCs/>
          <w:lang w:val="en-GB"/>
        </w:rPr>
        <w:t>Journal of Comparative Physiology, B</w:t>
      </w:r>
      <w:r w:rsidRPr="00C164F0">
        <w:rPr>
          <w:rFonts w:ascii="Times New Roman" w:cs="Times New Roman"/>
          <w:lang w:val="en-GB"/>
        </w:rPr>
        <w:t>, 177, 905–916.</w:t>
      </w:r>
    </w:p>
    <w:p w14:paraId="60712AB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Olmos, M., Payne, M.R., </w:t>
      </w:r>
      <w:proofErr w:type="spellStart"/>
      <w:r w:rsidRPr="00C164F0">
        <w:rPr>
          <w:rFonts w:ascii="Times New Roman" w:cs="Times New Roman"/>
          <w:lang w:val="en-GB"/>
        </w:rPr>
        <w:t>Nevoux</w:t>
      </w:r>
      <w:proofErr w:type="spellEnd"/>
      <w:r w:rsidRPr="00C164F0">
        <w:rPr>
          <w:rFonts w:ascii="Times New Roman" w:cs="Times New Roman"/>
          <w:lang w:val="en-GB"/>
        </w:rPr>
        <w:t xml:space="preserve">, M., </w:t>
      </w:r>
      <w:proofErr w:type="spellStart"/>
      <w:r w:rsidRPr="00C164F0">
        <w:rPr>
          <w:rFonts w:ascii="Times New Roman" w:cs="Times New Roman"/>
          <w:lang w:val="en-GB"/>
        </w:rPr>
        <w:t>Prévost</w:t>
      </w:r>
      <w:proofErr w:type="spellEnd"/>
      <w:r w:rsidRPr="00C164F0">
        <w:rPr>
          <w:rFonts w:ascii="Times New Roman" w:cs="Times New Roman"/>
          <w:lang w:val="en-GB"/>
        </w:rPr>
        <w:t xml:space="preserve">, E., </w:t>
      </w:r>
      <w:proofErr w:type="spellStart"/>
      <w:r w:rsidRPr="00C164F0">
        <w:rPr>
          <w:rFonts w:ascii="Times New Roman" w:cs="Times New Roman"/>
          <w:lang w:val="en-GB"/>
        </w:rPr>
        <w:t>Chaput</w:t>
      </w:r>
      <w:proofErr w:type="spellEnd"/>
      <w:r w:rsidRPr="00C164F0">
        <w:rPr>
          <w:rFonts w:ascii="Times New Roman" w:cs="Times New Roman"/>
          <w:lang w:val="en-GB"/>
        </w:rPr>
        <w:t xml:space="preserve">, G., </w:t>
      </w:r>
      <w:proofErr w:type="spellStart"/>
      <w:r w:rsidRPr="00C164F0">
        <w:rPr>
          <w:rFonts w:ascii="Times New Roman" w:cs="Times New Roman"/>
          <w:lang w:val="en-GB"/>
        </w:rPr>
        <w:t>Pontavice</w:t>
      </w:r>
      <w:proofErr w:type="spellEnd"/>
      <w:r w:rsidRPr="00C164F0">
        <w:rPr>
          <w:rFonts w:ascii="Times New Roman" w:cs="Times New Roman"/>
          <w:lang w:val="en-GB"/>
        </w:rPr>
        <w:t xml:space="preserve">, H.D., </w:t>
      </w:r>
      <w:r w:rsidRPr="00C164F0">
        <w:rPr>
          <w:rFonts w:ascii="Times New Roman" w:cs="Times New Roman"/>
          <w:i/>
          <w:iCs/>
          <w:lang w:val="en-GB"/>
        </w:rPr>
        <w:t>et al.</w:t>
      </w:r>
      <w:r w:rsidRPr="00C164F0">
        <w:rPr>
          <w:rFonts w:ascii="Times New Roman" w:cs="Times New Roman"/>
          <w:lang w:val="en-GB"/>
        </w:rPr>
        <w:t xml:space="preserve"> (2019). Spatial synchrony in the response of a </w:t>
      </w:r>
      <w:proofErr w:type="gramStart"/>
      <w:r w:rsidRPr="00C164F0">
        <w:rPr>
          <w:rFonts w:ascii="Times New Roman" w:cs="Times New Roman"/>
          <w:lang w:val="en-GB"/>
        </w:rPr>
        <w:t>long range</w:t>
      </w:r>
      <w:proofErr w:type="gramEnd"/>
      <w:r w:rsidRPr="00C164F0">
        <w:rPr>
          <w:rFonts w:ascii="Times New Roman" w:cs="Times New Roman"/>
          <w:lang w:val="en-GB"/>
        </w:rPr>
        <w:t xml:space="preserve"> migratory species (Salmo </w:t>
      </w:r>
      <w:proofErr w:type="spellStart"/>
      <w:r w:rsidRPr="00C164F0">
        <w:rPr>
          <w:rFonts w:ascii="Times New Roman" w:cs="Times New Roman"/>
          <w:lang w:val="en-GB"/>
        </w:rPr>
        <w:t>salar</w:t>
      </w:r>
      <w:proofErr w:type="spellEnd"/>
      <w:r w:rsidRPr="00C164F0">
        <w:rPr>
          <w:rFonts w:ascii="Times New Roman" w:cs="Times New Roman"/>
          <w:lang w:val="en-GB"/>
        </w:rPr>
        <w:t xml:space="preserve">) to climate change in the North Atlantic Ocean. </w:t>
      </w:r>
      <w:r w:rsidRPr="00C164F0">
        <w:rPr>
          <w:rFonts w:ascii="Times New Roman" w:cs="Times New Roman"/>
          <w:i/>
          <w:iCs/>
          <w:lang w:val="en-GB"/>
        </w:rPr>
        <w:t>Global Change Biology</w:t>
      </w:r>
      <w:r w:rsidRPr="00C164F0">
        <w:rPr>
          <w:rFonts w:ascii="Times New Roman" w:cs="Times New Roman"/>
          <w:lang w:val="en-GB"/>
        </w:rPr>
        <w:t>, n/a.</w:t>
      </w:r>
    </w:p>
    <w:p w14:paraId="708095E1"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lastRenderedPageBreak/>
        <w:t>Panov</w:t>
      </w:r>
      <w:proofErr w:type="spellEnd"/>
      <w:r w:rsidRPr="00C164F0">
        <w:rPr>
          <w:rFonts w:ascii="Times New Roman" w:cs="Times New Roman"/>
          <w:lang w:val="en-GB"/>
        </w:rPr>
        <w:t>, V.E. &amp; McQueen, D.J. (1998). Effects of temperature on individual growth rate and body size of a freshwater amphipod, 76, 10.</w:t>
      </w:r>
    </w:p>
    <w:p w14:paraId="1002CC0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Pauly, D. &amp; Cheung, W.W.L. (2018a). On confusing cause and effect in the oxygen limitation of fish. </w:t>
      </w:r>
      <w:r w:rsidRPr="00C164F0">
        <w:rPr>
          <w:rFonts w:ascii="Times New Roman" w:cs="Times New Roman"/>
          <w:i/>
          <w:iCs/>
          <w:lang w:val="en-GB"/>
        </w:rPr>
        <w:t>Global Change Biology</w:t>
      </w:r>
      <w:r w:rsidRPr="00C164F0">
        <w:rPr>
          <w:rFonts w:ascii="Times New Roman" w:cs="Times New Roman"/>
          <w:lang w:val="en-GB"/>
        </w:rPr>
        <w:t>, 24, e743–e744.</w:t>
      </w:r>
    </w:p>
    <w:p w14:paraId="565AFD8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Pauly, D. &amp; Cheung, W.W.L. (2018b). Sound physiological knowledge and principles in </w:t>
      </w:r>
      <w:proofErr w:type="spellStart"/>
      <w:r w:rsidRPr="00C164F0">
        <w:rPr>
          <w:rFonts w:ascii="Times New Roman" w:cs="Times New Roman"/>
          <w:lang w:val="en-GB"/>
        </w:rPr>
        <w:t>modeling</w:t>
      </w:r>
      <w:proofErr w:type="spellEnd"/>
      <w:r w:rsidRPr="00C164F0">
        <w:rPr>
          <w:rFonts w:ascii="Times New Roman" w:cs="Times New Roman"/>
          <w:lang w:val="en-GB"/>
        </w:rPr>
        <w:t xml:space="preserve"> shrinking of fishes under climate change. </w:t>
      </w:r>
      <w:r w:rsidRPr="00C164F0">
        <w:rPr>
          <w:rFonts w:ascii="Times New Roman" w:cs="Times New Roman"/>
          <w:i/>
          <w:iCs/>
          <w:lang w:val="en-GB"/>
        </w:rPr>
        <w:t>Global Change Biology</w:t>
      </w:r>
      <w:r w:rsidRPr="00C164F0">
        <w:rPr>
          <w:rFonts w:ascii="Times New Roman" w:cs="Times New Roman"/>
          <w:lang w:val="en-GB"/>
        </w:rPr>
        <w:t>, 24, e15–e26.</w:t>
      </w:r>
    </w:p>
    <w:p w14:paraId="7BBD89C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Persson, L. &amp; De </w:t>
      </w:r>
      <w:proofErr w:type="spellStart"/>
      <w:r w:rsidRPr="00C164F0">
        <w:rPr>
          <w:rFonts w:ascii="Times New Roman" w:cs="Times New Roman"/>
          <w:lang w:val="en-GB"/>
        </w:rPr>
        <w:t>Roos</w:t>
      </w:r>
      <w:proofErr w:type="spellEnd"/>
      <w:r w:rsidRPr="00C164F0">
        <w:rPr>
          <w:rFonts w:ascii="Times New Roman" w:cs="Times New Roman"/>
          <w:lang w:val="en-GB"/>
        </w:rPr>
        <w:t xml:space="preserve">, A.M. (2013). Symmetry breaking in ecological systems through different energy efficiencies of juveniles and adults. </w:t>
      </w:r>
      <w:r w:rsidRPr="00C164F0">
        <w:rPr>
          <w:rFonts w:ascii="Times New Roman" w:cs="Times New Roman"/>
          <w:i/>
          <w:iCs/>
          <w:lang w:val="en-GB"/>
        </w:rPr>
        <w:t>Ecology</w:t>
      </w:r>
      <w:r w:rsidRPr="00C164F0">
        <w:rPr>
          <w:rFonts w:ascii="Times New Roman" w:cs="Times New Roman"/>
          <w:lang w:val="en-GB"/>
        </w:rPr>
        <w:t>, 94, 1487–1498.</w:t>
      </w:r>
    </w:p>
    <w:p w14:paraId="315B475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Plummer, M. (2003). JAGS: A program for analysis of Bayesian graphical models using Gibbs sampling. </w:t>
      </w:r>
      <w:r w:rsidRPr="00C164F0">
        <w:rPr>
          <w:rFonts w:ascii="Times New Roman" w:cs="Times New Roman"/>
          <w:i/>
          <w:iCs/>
          <w:lang w:val="en-GB"/>
        </w:rPr>
        <w:t>Working Papers</w:t>
      </w:r>
      <w:r w:rsidRPr="00C164F0">
        <w:rPr>
          <w:rFonts w:ascii="Times New Roman" w:cs="Times New Roman"/>
          <w:lang w:val="en-GB"/>
        </w:rPr>
        <w:t>, 8.</w:t>
      </w:r>
    </w:p>
    <w:p w14:paraId="15CBFF4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Plummer, M. (2019). </w:t>
      </w:r>
      <w:proofErr w:type="spellStart"/>
      <w:r w:rsidRPr="00C164F0">
        <w:rPr>
          <w:rFonts w:ascii="Times New Roman" w:cs="Times New Roman"/>
          <w:i/>
          <w:iCs/>
          <w:lang w:val="en-GB"/>
        </w:rPr>
        <w:t>rjags</w:t>
      </w:r>
      <w:proofErr w:type="spellEnd"/>
      <w:r w:rsidRPr="00C164F0">
        <w:rPr>
          <w:rFonts w:ascii="Times New Roman" w:cs="Times New Roman"/>
          <w:lang w:val="en-GB"/>
        </w:rPr>
        <w:t>.</w:t>
      </w:r>
    </w:p>
    <w:p w14:paraId="4E0C8B73"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Pörtner</w:t>
      </w:r>
      <w:proofErr w:type="spellEnd"/>
      <w:r w:rsidRPr="00C164F0">
        <w:rPr>
          <w:rFonts w:ascii="Times New Roman" w:cs="Times New Roman"/>
          <w:lang w:val="en-GB"/>
        </w:rPr>
        <w:t xml:space="preserve">, H.O. &amp; </w:t>
      </w:r>
      <w:proofErr w:type="spellStart"/>
      <w:r w:rsidRPr="00C164F0">
        <w:rPr>
          <w:rFonts w:ascii="Times New Roman" w:cs="Times New Roman"/>
          <w:lang w:val="en-GB"/>
        </w:rPr>
        <w:t>Knust</w:t>
      </w:r>
      <w:proofErr w:type="spellEnd"/>
      <w:r w:rsidRPr="00C164F0">
        <w:rPr>
          <w:rFonts w:ascii="Times New Roman" w:cs="Times New Roman"/>
          <w:lang w:val="en-GB"/>
        </w:rPr>
        <w:t xml:space="preserve">, R. (2007). Climate change affects marine fishes through the oxygen limitation of thermal tolerance. </w:t>
      </w:r>
      <w:r w:rsidRPr="00C164F0">
        <w:rPr>
          <w:rFonts w:ascii="Times New Roman" w:cs="Times New Roman"/>
          <w:i/>
          <w:iCs/>
          <w:lang w:val="en-GB"/>
        </w:rPr>
        <w:t>Science</w:t>
      </w:r>
      <w:r w:rsidRPr="00C164F0">
        <w:rPr>
          <w:rFonts w:ascii="Times New Roman" w:cs="Times New Roman"/>
          <w:lang w:val="en-GB"/>
        </w:rPr>
        <w:t>, 315, 95–97.</w:t>
      </w:r>
    </w:p>
    <w:p w14:paraId="524E9A03"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Pütter</w:t>
      </w:r>
      <w:proofErr w:type="spellEnd"/>
      <w:r w:rsidRPr="00C164F0">
        <w:rPr>
          <w:rFonts w:ascii="Times New Roman" w:cs="Times New Roman"/>
          <w:lang w:val="en-GB"/>
        </w:rPr>
        <w:t xml:space="preserve">, A. (1920). </w:t>
      </w:r>
      <w:proofErr w:type="spellStart"/>
      <w:r w:rsidRPr="00C164F0">
        <w:rPr>
          <w:rFonts w:ascii="Times New Roman" w:cs="Times New Roman"/>
          <w:lang w:val="en-GB"/>
        </w:rPr>
        <w:t>Studien</w:t>
      </w:r>
      <w:proofErr w:type="spellEnd"/>
      <w:r w:rsidRPr="00C164F0">
        <w:rPr>
          <w:rFonts w:ascii="Times New Roman" w:cs="Times New Roman"/>
          <w:lang w:val="en-GB"/>
        </w:rPr>
        <w:t xml:space="preserve"> </w:t>
      </w:r>
      <w:proofErr w:type="spellStart"/>
      <w:r w:rsidRPr="00C164F0">
        <w:rPr>
          <w:rFonts w:ascii="Times New Roman" w:cs="Times New Roman"/>
          <w:lang w:val="en-GB"/>
        </w:rPr>
        <w:t>über</w:t>
      </w:r>
      <w:proofErr w:type="spellEnd"/>
      <w:r w:rsidRPr="00C164F0">
        <w:rPr>
          <w:rFonts w:ascii="Times New Roman" w:cs="Times New Roman"/>
          <w:lang w:val="en-GB"/>
        </w:rPr>
        <w:t xml:space="preserve"> </w:t>
      </w:r>
      <w:proofErr w:type="spellStart"/>
      <w:r w:rsidRPr="00C164F0">
        <w:rPr>
          <w:rFonts w:ascii="Times New Roman" w:cs="Times New Roman"/>
          <w:lang w:val="en-GB"/>
        </w:rPr>
        <w:t>physiologische</w:t>
      </w:r>
      <w:proofErr w:type="spellEnd"/>
      <w:r w:rsidRPr="00C164F0">
        <w:rPr>
          <w:rFonts w:ascii="Times New Roman" w:cs="Times New Roman"/>
          <w:lang w:val="en-GB"/>
        </w:rPr>
        <w:t xml:space="preserve"> </w:t>
      </w:r>
      <w:proofErr w:type="spellStart"/>
      <w:r w:rsidRPr="00C164F0">
        <w:rPr>
          <w:rFonts w:ascii="Times New Roman" w:cs="Times New Roman"/>
          <w:lang w:val="en-GB"/>
        </w:rPr>
        <w:t>Ähnlichkeit</w:t>
      </w:r>
      <w:proofErr w:type="spellEnd"/>
      <w:r w:rsidRPr="00C164F0">
        <w:rPr>
          <w:rFonts w:ascii="Times New Roman" w:cs="Times New Roman"/>
          <w:lang w:val="en-GB"/>
        </w:rPr>
        <w:t xml:space="preserve"> VI. </w:t>
      </w:r>
      <w:proofErr w:type="spellStart"/>
      <w:r w:rsidRPr="00C164F0">
        <w:rPr>
          <w:rFonts w:ascii="Times New Roman" w:cs="Times New Roman"/>
          <w:lang w:val="en-GB"/>
        </w:rPr>
        <w:t>Wachstumsähnlichkeiten</w:t>
      </w:r>
      <w:proofErr w:type="spellEnd"/>
      <w:r w:rsidRPr="00C164F0">
        <w:rPr>
          <w:rFonts w:ascii="Times New Roman" w:cs="Times New Roman"/>
          <w:lang w:val="en-GB"/>
        </w:rPr>
        <w:t xml:space="preserve">. </w:t>
      </w:r>
      <w:proofErr w:type="spellStart"/>
      <w:r w:rsidRPr="00C164F0">
        <w:rPr>
          <w:rFonts w:ascii="Times New Roman" w:cs="Times New Roman"/>
          <w:i/>
          <w:iCs/>
          <w:lang w:val="en-GB"/>
        </w:rPr>
        <w:t>Pflügers</w:t>
      </w:r>
      <w:proofErr w:type="spellEnd"/>
      <w:r w:rsidRPr="00C164F0">
        <w:rPr>
          <w:rFonts w:ascii="Times New Roman" w:cs="Times New Roman"/>
          <w:i/>
          <w:iCs/>
          <w:lang w:val="en-GB"/>
        </w:rPr>
        <w:t xml:space="preserve"> Arch.</w:t>
      </w:r>
      <w:r w:rsidRPr="00C164F0">
        <w:rPr>
          <w:rFonts w:ascii="Times New Roman" w:cs="Times New Roman"/>
          <w:lang w:val="en-GB"/>
        </w:rPr>
        <w:t>, 180, 298–340.</w:t>
      </w:r>
    </w:p>
    <w:p w14:paraId="2C7739C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 Core Team. (2018). </w:t>
      </w:r>
      <w:r w:rsidRPr="00C164F0">
        <w:rPr>
          <w:rFonts w:ascii="Times New Roman" w:cs="Times New Roman"/>
          <w:i/>
          <w:iCs/>
          <w:lang w:val="en-GB"/>
        </w:rPr>
        <w:t>R: A Language and Environment for Statistical Computing. R Foundation for Statistical Computing</w:t>
      </w:r>
      <w:r w:rsidRPr="00C164F0">
        <w:rPr>
          <w:rFonts w:ascii="Times New Roman" w:cs="Times New Roman"/>
          <w:lang w:val="en-GB"/>
        </w:rPr>
        <w:t>. Vienna, Austria.</w:t>
      </w:r>
    </w:p>
    <w:p w14:paraId="74EFAB0E"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Rall</w:t>
      </w:r>
      <w:proofErr w:type="spellEnd"/>
      <w:r w:rsidRPr="00C164F0">
        <w:rPr>
          <w:rFonts w:ascii="Times New Roman" w:cs="Times New Roman"/>
          <w:lang w:val="en-GB"/>
        </w:rPr>
        <w:t xml:space="preserve">, B.C., Brose, U., </w:t>
      </w:r>
      <w:proofErr w:type="spellStart"/>
      <w:r w:rsidRPr="00C164F0">
        <w:rPr>
          <w:rFonts w:ascii="Times New Roman" w:cs="Times New Roman"/>
          <w:lang w:val="en-GB"/>
        </w:rPr>
        <w:t>Hartvig</w:t>
      </w:r>
      <w:proofErr w:type="spellEnd"/>
      <w:r w:rsidRPr="00C164F0">
        <w:rPr>
          <w:rFonts w:ascii="Times New Roman" w:cs="Times New Roman"/>
          <w:lang w:val="en-GB"/>
        </w:rPr>
        <w:t xml:space="preserve">, M., </w:t>
      </w:r>
      <w:proofErr w:type="spellStart"/>
      <w:r w:rsidRPr="00C164F0">
        <w:rPr>
          <w:rFonts w:ascii="Times New Roman" w:cs="Times New Roman"/>
          <w:lang w:val="en-GB"/>
        </w:rPr>
        <w:t>Kalinkat</w:t>
      </w:r>
      <w:proofErr w:type="spellEnd"/>
      <w:r w:rsidRPr="00C164F0">
        <w:rPr>
          <w:rFonts w:ascii="Times New Roman" w:cs="Times New Roman"/>
          <w:lang w:val="en-GB"/>
        </w:rPr>
        <w:t xml:space="preserve">, G., </w:t>
      </w:r>
      <w:proofErr w:type="spellStart"/>
      <w:r w:rsidRPr="00C164F0">
        <w:rPr>
          <w:rFonts w:ascii="Times New Roman" w:cs="Times New Roman"/>
          <w:lang w:val="en-GB"/>
        </w:rPr>
        <w:t>Schwarzmuller</w:t>
      </w:r>
      <w:proofErr w:type="spellEnd"/>
      <w:r w:rsidRPr="00C164F0">
        <w:rPr>
          <w:rFonts w:ascii="Times New Roman" w:cs="Times New Roman"/>
          <w:lang w:val="en-GB"/>
        </w:rPr>
        <w:t>, F., Vucic-</w:t>
      </w:r>
      <w:proofErr w:type="spellStart"/>
      <w:r w:rsidRPr="00C164F0">
        <w:rPr>
          <w:rFonts w:ascii="Times New Roman" w:cs="Times New Roman"/>
          <w:lang w:val="en-GB"/>
        </w:rPr>
        <w:t>Pestic</w:t>
      </w:r>
      <w:proofErr w:type="spellEnd"/>
      <w:r w:rsidRPr="00C164F0">
        <w:rPr>
          <w:rFonts w:ascii="Times New Roman" w:cs="Times New Roman"/>
          <w:lang w:val="en-GB"/>
        </w:rPr>
        <w:t xml:space="preserve">, O., </w:t>
      </w:r>
      <w:r w:rsidRPr="00C164F0">
        <w:rPr>
          <w:rFonts w:ascii="Times New Roman" w:cs="Times New Roman"/>
          <w:i/>
          <w:iCs/>
          <w:lang w:val="en-GB"/>
        </w:rPr>
        <w:t>et al.</w:t>
      </w:r>
      <w:r w:rsidRPr="00C164F0">
        <w:rPr>
          <w:rFonts w:ascii="Times New Roman" w:cs="Times New Roman"/>
          <w:lang w:val="en-GB"/>
        </w:rPr>
        <w:t xml:space="preserve"> (2012). Universal temperature and body-mass scaling of feeding rates. </w:t>
      </w:r>
      <w:r w:rsidRPr="00C164F0">
        <w:rPr>
          <w:rFonts w:ascii="Times New Roman" w:cs="Times New Roman"/>
          <w:i/>
          <w:iCs/>
          <w:lang w:val="en-GB"/>
        </w:rPr>
        <w:t>Philosophical Transactions of the Royal Society of London, Series B: Biological Sciences</w:t>
      </w:r>
      <w:r w:rsidRPr="00C164F0">
        <w:rPr>
          <w:rFonts w:ascii="Times New Roman" w:cs="Times New Roman"/>
          <w:lang w:val="en-GB"/>
        </w:rPr>
        <w:t>, 367, 2923–2934.</w:t>
      </w:r>
    </w:p>
    <w:p w14:paraId="29822149"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Rall</w:t>
      </w:r>
      <w:proofErr w:type="spellEnd"/>
      <w:r w:rsidRPr="00C164F0">
        <w:rPr>
          <w:rFonts w:ascii="Times New Roman" w:cs="Times New Roman"/>
          <w:lang w:val="en-GB"/>
        </w:rPr>
        <w:t>, B.C., Vucic-</w:t>
      </w:r>
      <w:proofErr w:type="spellStart"/>
      <w:r w:rsidRPr="00C164F0">
        <w:rPr>
          <w:rFonts w:ascii="Times New Roman" w:cs="Times New Roman"/>
          <w:lang w:val="en-GB"/>
        </w:rPr>
        <w:t>Pestic</w:t>
      </w:r>
      <w:proofErr w:type="spellEnd"/>
      <w:r w:rsidRPr="00C164F0">
        <w:rPr>
          <w:rFonts w:ascii="Times New Roman" w:cs="Times New Roman"/>
          <w:lang w:val="en-GB"/>
        </w:rPr>
        <w:t xml:space="preserve">, O., </w:t>
      </w:r>
      <w:proofErr w:type="spellStart"/>
      <w:r w:rsidRPr="00C164F0">
        <w:rPr>
          <w:rFonts w:ascii="Times New Roman" w:cs="Times New Roman"/>
          <w:lang w:val="en-GB"/>
        </w:rPr>
        <w:t>Ehnes</w:t>
      </w:r>
      <w:proofErr w:type="spellEnd"/>
      <w:r w:rsidRPr="00C164F0">
        <w:rPr>
          <w:rFonts w:ascii="Times New Roman" w:cs="Times New Roman"/>
          <w:lang w:val="en-GB"/>
        </w:rPr>
        <w:t xml:space="preserve">, R.B., Emmerson, M. &amp; Brose, U. (2010). Temperature, predator-prey interaction strength and population stability. </w:t>
      </w:r>
      <w:r w:rsidRPr="00C164F0">
        <w:rPr>
          <w:rFonts w:ascii="Times New Roman" w:cs="Times New Roman"/>
          <w:i/>
          <w:iCs/>
          <w:lang w:val="en-GB"/>
        </w:rPr>
        <w:t>Global Change Biology</w:t>
      </w:r>
      <w:r w:rsidRPr="00C164F0">
        <w:rPr>
          <w:rFonts w:ascii="Times New Roman" w:cs="Times New Roman"/>
          <w:lang w:val="en-GB"/>
        </w:rPr>
        <w:t>, 16, 2145–2157.</w:t>
      </w:r>
    </w:p>
    <w:p w14:paraId="0043C84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Rijn, I., </w:t>
      </w:r>
      <w:proofErr w:type="spellStart"/>
      <w:r w:rsidRPr="00C164F0">
        <w:rPr>
          <w:rFonts w:ascii="Times New Roman" w:cs="Times New Roman"/>
          <w:lang w:val="en-GB"/>
        </w:rPr>
        <w:t>Buba</w:t>
      </w:r>
      <w:proofErr w:type="spellEnd"/>
      <w:r w:rsidRPr="00C164F0">
        <w:rPr>
          <w:rFonts w:ascii="Times New Roman" w:cs="Times New Roman"/>
          <w:lang w:val="en-GB"/>
        </w:rPr>
        <w:t xml:space="preserve">, Y., DeLong, J., </w:t>
      </w:r>
      <w:proofErr w:type="spellStart"/>
      <w:r w:rsidRPr="00C164F0">
        <w:rPr>
          <w:rFonts w:ascii="Times New Roman" w:cs="Times New Roman"/>
          <w:lang w:val="en-GB"/>
        </w:rPr>
        <w:t>Kiflawi</w:t>
      </w:r>
      <w:proofErr w:type="spellEnd"/>
      <w:r w:rsidRPr="00C164F0">
        <w:rPr>
          <w:rFonts w:ascii="Times New Roman" w:cs="Times New Roman"/>
          <w:lang w:val="en-GB"/>
        </w:rPr>
        <w:t xml:space="preserve">, M. &amp; </w:t>
      </w:r>
      <w:proofErr w:type="spellStart"/>
      <w:r w:rsidRPr="00C164F0">
        <w:rPr>
          <w:rFonts w:ascii="Times New Roman" w:cs="Times New Roman"/>
          <w:lang w:val="en-GB"/>
        </w:rPr>
        <w:t>Belmaker</w:t>
      </w:r>
      <w:proofErr w:type="spellEnd"/>
      <w:r w:rsidRPr="00C164F0">
        <w:rPr>
          <w:rFonts w:ascii="Times New Roman" w:cs="Times New Roman"/>
          <w:lang w:val="en-GB"/>
        </w:rPr>
        <w:t xml:space="preserve">, J. (2017). Large but uneven reduction in fish size across species in relation to changing sea temperatures. </w:t>
      </w:r>
      <w:r w:rsidRPr="00C164F0">
        <w:rPr>
          <w:rFonts w:ascii="Times New Roman" w:cs="Times New Roman"/>
          <w:i/>
          <w:iCs/>
          <w:lang w:val="en-GB"/>
        </w:rPr>
        <w:t>Global Change Biology</w:t>
      </w:r>
      <w:r w:rsidRPr="00C164F0">
        <w:rPr>
          <w:rFonts w:ascii="Times New Roman" w:cs="Times New Roman"/>
          <w:lang w:val="en-GB"/>
        </w:rPr>
        <w:t>, 23, 3667–3674.</w:t>
      </w:r>
    </w:p>
    <w:p w14:paraId="4366648B"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Rijnsdorp</w:t>
      </w:r>
      <w:proofErr w:type="spellEnd"/>
      <w:r w:rsidRPr="00C164F0">
        <w:rPr>
          <w:rFonts w:ascii="Times New Roman" w:cs="Times New Roman"/>
          <w:lang w:val="en-GB"/>
        </w:rPr>
        <w:t xml:space="preserve">, A.D. &amp; </w:t>
      </w:r>
      <w:proofErr w:type="spellStart"/>
      <w:r w:rsidRPr="00C164F0">
        <w:rPr>
          <w:rFonts w:ascii="Times New Roman" w:cs="Times New Roman"/>
          <w:lang w:val="en-GB"/>
        </w:rPr>
        <w:t>Ibelings</w:t>
      </w:r>
      <w:proofErr w:type="spellEnd"/>
      <w:r w:rsidRPr="00C164F0">
        <w:rPr>
          <w:rFonts w:ascii="Times New Roman" w:cs="Times New Roman"/>
          <w:lang w:val="en-GB"/>
        </w:rPr>
        <w:t xml:space="preserve">, B. (1989). Sexual dimorphism in the energetics of reproduction and growth of North Sea plaice, </w:t>
      </w:r>
      <w:proofErr w:type="spellStart"/>
      <w:r w:rsidRPr="00C164F0">
        <w:rPr>
          <w:rFonts w:ascii="Times New Roman" w:cs="Times New Roman"/>
          <w:lang w:val="en-GB"/>
        </w:rPr>
        <w:t>Pleuronectes</w:t>
      </w:r>
      <w:proofErr w:type="spellEnd"/>
      <w:r w:rsidRPr="00C164F0">
        <w:rPr>
          <w:rFonts w:ascii="Times New Roman" w:cs="Times New Roman"/>
          <w:lang w:val="en-GB"/>
        </w:rPr>
        <w:t xml:space="preserve"> </w:t>
      </w:r>
      <w:proofErr w:type="spellStart"/>
      <w:r w:rsidRPr="00C164F0">
        <w:rPr>
          <w:rFonts w:ascii="Times New Roman" w:cs="Times New Roman"/>
          <w:lang w:val="en-GB"/>
        </w:rPr>
        <w:t>platessa</w:t>
      </w:r>
      <w:proofErr w:type="spellEnd"/>
      <w:r w:rsidRPr="00C164F0">
        <w:rPr>
          <w:rFonts w:ascii="Times New Roman" w:cs="Times New Roman"/>
          <w:lang w:val="en-GB"/>
        </w:rPr>
        <w:t xml:space="preserve"> L. </w:t>
      </w:r>
      <w:r w:rsidRPr="00C164F0">
        <w:rPr>
          <w:rFonts w:ascii="Times New Roman" w:cs="Times New Roman"/>
          <w:i/>
          <w:iCs/>
          <w:lang w:val="en-GB"/>
        </w:rPr>
        <w:t>Journal of Fish Biology</w:t>
      </w:r>
      <w:r w:rsidRPr="00C164F0">
        <w:rPr>
          <w:rFonts w:ascii="Times New Roman" w:cs="Times New Roman"/>
          <w:lang w:val="en-GB"/>
        </w:rPr>
        <w:t>, 35, 401–415.</w:t>
      </w:r>
    </w:p>
    <w:p w14:paraId="4A2BF6C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Rohatgi, A. (2012). </w:t>
      </w:r>
      <w:proofErr w:type="spellStart"/>
      <w:r w:rsidRPr="00C164F0">
        <w:rPr>
          <w:rFonts w:ascii="Times New Roman" w:cs="Times New Roman"/>
          <w:i/>
          <w:iCs/>
          <w:lang w:val="en-GB"/>
        </w:rPr>
        <w:t>WebPlotDigitalizer</w:t>
      </w:r>
      <w:proofErr w:type="spellEnd"/>
      <w:r w:rsidRPr="00C164F0">
        <w:rPr>
          <w:rFonts w:ascii="Times New Roman" w:cs="Times New Roman"/>
          <w:i/>
          <w:iCs/>
          <w:lang w:val="en-GB"/>
        </w:rPr>
        <w:t>: HTML5 based online tool to extract numerical data from plot images. Version 4.1. [WWW document] URL https://automeris.io/WebPlotDigitizer (accessed on January 2019).</w:t>
      </w:r>
    </w:p>
    <w:p w14:paraId="13A7D13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de </w:t>
      </w:r>
      <w:proofErr w:type="spellStart"/>
      <w:r w:rsidRPr="00C164F0">
        <w:rPr>
          <w:rFonts w:ascii="Times New Roman" w:cs="Times New Roman"/>
          <w:lang w:val="en-GB"/>
        </w:rPr>
        <w:t>Roos</w:t>
      </w:r>
      <w:proofErr w:type="spellEnd"/>
      <w:r w:rsidRPr="00C164F0">
        <w:rPr>
          <w:rFonts w:ascii="Times New Roman" w:cs="Times New Roman"/>
          <w:lang w:val="en-GB"/>
        </w:rPr>
        <w:t xml:space="preserve">, A.M. &amp; Persson, L. (2001). Physiologically structured models – from versatile technique to ecological theory. </w:t>
      </w:r>
      <w:r w:rsidRPr="00C164F0">
        <w:rPr>
          <w:rFonts w:ascii="Times New Roman" w:cs="Times New Roman"/>
          <w:i/>
          <w:iCs/>
          <w:lang w:val="en-GB"/>
        </w:rPr>
        <w:t>Oikos</w:t>
      </w:r>
      <w:r w:rsidRPr="00C164F0">
        <w:rPr>
          <w:rFonts w:ascii="Times New Roman" w:cs="Times New Roman"/>
          <w:lang w:val="en-GB"/>
        </w:rPr>
        <w:t>, 94, 51–71.</w:t>
      </w:r>
    </w:p>
    <w:p w14:paraId="2812146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Savage, V.M., </w:t>
      </w:r>
      <w:proofErr w:type="spellStart"/>
      <w:r w:rsidRPr="00C164F0">
        <w:rPr>
          <w:rFonts w:ascii="Times New Roman" w:cs="Times New Roman"/>
          <w:lang w:val="en-GB"/>
        </w:rPr>
        <w:t>Gillooly</w:t>
      </w:r>
      <w:proofErr w:type="spellEnd"/>
      <w:r w:rsidRPr="00C164F0">
        <w:rPr>
          <w:rFonts w:ascii="Times New Roman" w:cs="Times New Roman"/>
          <w:lang w:val="en-GB"/>
        </w:rPr>
        <w:t xml:space="preserve">, J.F., Brown, J.H., West, G.B. &amp; </w:t>
      </w:r>
      <w:proofErr w:type="spellStart"/>
      <w:r w:rsidRPr="00C164F0">
        <w:rPr>
          <w:rFonts w:ascii="Times New Roman" w:cs="Times New Roman"/>
          <w:lang w:val="en-GB"/>
        </w:rPr>
        <w:t>Charnov</w:t>
      </w:r>
      <w:proofErr w:type="spellEnd"/>
      <w:r w:rsidRPr="00C164F0">
        <w:rPr>
          <w:rFonts w:ascii="Times New Roman" w:cs="Times New Roman"/>
          <w:lang w:val="en-GB"/>
        </w:rPr>
        <w:t xml:space="preserve">, E.L. (2004). Effects of body size and temperature on population growth. </w:t>
      </w:r>
      <w:r w:rsidRPr="00C164F0">
        <w:rPr>
          <w:rFonts w:ascii="Times New Roman" w:cs="Times New Roman"/>
          <w:i/>
          <w:iCs/>
          <w:lang w:val="en-GB"/>
        </w:rPr>
        <w:t>The American Naturalist</w:t>
      </w:r>
      <w:r w:rsidRPr="00C164F0">
        <w:rPr>
          <w:rFonts w:ascii="Times New Roman" w:cs="Times New Roman"/>
          <w:lang w:val="en-GB"/>
        </w:rPr>
        <w:t>, 163, 429–441.</w:t>
      </w:r>
    </w:p>
    <w:p w14:paraId="58A5A30F"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Schoolfield</w:t>
      </w:r>
      <w:proofErr w:type="spellEnd"/>
      <w:r w:rsidRPr="00C164F0">
        <w:rPr>
          <w:rFonts w:ascii="Times New Roman" w:cs="Times New Roman"/>
          <w:lang w:val="en-GB"/>
        </w:rPr>
        <w:t xml:space="preserve">, R.M., Sharpe, P.J.H. &amp; Magnuson, C.E. (1981). Non-linear regression of biological temperature-dependent rate models based on absolute reaction-rate theory. </w:t>
      </w:r>
      <w:r w:rsidRPr="00C164F0">
        <w:rPr>
          <w:rFonts w:ascii="Times New Roman" w:cs="Times New Roman"/>
          <w:i/>
          <w:iCs/>
          <w:lang w:val="en-GB"/>
        </w:rPr>
        <w:t>Journal of Theoretical Biology</w:t>
      </w:r>
      <w:r w:rsidRPr="00C164F0">
        <w:rPr>
          <w:rFonts w:ascii="Times New Roman" w:cs="Times New Roman"/>
          <w:lang w:val="en-GB"/>
        </w:rPr>
        <w:t>, 88, 719–731.</w:t>
      </w:r>
    </w:p>
    <w:p w14:paraId="656D6903"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Steinarsson</w:t>
      </w:r>
      <w:proofErr w:type="spellEnd"/>
      <w:r w:rsidRPr="00C164F0">
        <w:rPr>
          <w:rFonts w:ascii="Times New Roman" w:cs="Times New Roman"/>
          <w:lang w:val="en-GB"/>
        </w:rPr>
        <w:t xml:space="preserve">, A. &amp; </w:t>
      </w:r>
      <w:proofErr w:type="spellStart"/>
      <w:r w:rsidRPr="00C164F0">
        <w:rPr>
          <w:rFonts w:ascii="Times New Roman" w:cs="Times New Roman"/>
          <w:lang w:val="en-GB"/>
        </w:rPr>
        <w:t>Imsland</w:t>
      </w:r>
      <w:proofErr w:type="spellEnd"/>
      <w:r w:rsidRPr="00C164F0">
        <w:rPr>
          <w:rFonts w:ascii="Times New Roman" w:cs="Times New Roman"/>
          <w:lang w:val="en-GB"/>
        </w:rPr>
        <w:t>, A.K. (2003). Size dependent variation in optimum growth temperature of red abalone (</w:t>
      </w:r>
      <w:proofErr w:type="spellStart"/>
      <w:r w:rsidRPr="00C164F0">
        <w:rPr>
          <w:rFonts w:ascii="Times New Roman" w:cs="Times New Roman"/>
          <w:lang w:val="en-GB"/>
        </w:rPr>
        <w:t>Haliotis</w:t>
      </w:r>
      <w:proofErr w:type="spellEnd"/>
      <w:r w:rsidRPr="00C164F0">
        <w:rPr>
          <w:rFonts w:ascii="Times New Roman" w:cs="Times New Roman"/>
          <w:lang w:val="en-GB"/>
        </w:rPr>
        <w:t xml:space="preserve"> </w:t>
      </w:r>
      <w:proofErr w:type="spellStart"/>
      <w:r w:rsidRPr="00C164F0">
        <w:rPr>
          <w:rFonts w:ascii="Times New Roman" w:cs="Times New Roman"/>
          <w:lang w:val="en-GB"/>
        </w:rPr>
        <w:t>rufescens</w:t>
      </w:r>
      <w:proofErr w:type="spellEnd"/>
      <w:r w:rsidRPr="00C164F0">
        <w:rPr>
          <w:rFonts w:ascii="Times New Roman" w:cs="Times New Roman"/>
          <w:lang w:val="en-GB"/>
        </w:rPr>
        <w:t xml:space="preserve">). </w:t>
      </w:r>
      <w:r w:rsidRPr="00C164F0">
        <w:rPr>
          <w:rFonts w:ascii="Times New Roman" w:cs="Times New Roman"/>
          <w:i/>
          <w:iCs/>
          <w:lang w:val="en-GB"/>
        </w:rPr>
        <w:t>Aquaculture</w:t>
      </w:r>
      <w:r w:rsidRPr="00C164F0">
        <w:rPr>
          <w:rFonts w:ascii="Times New Roman" w:cs="Times New Roman"/>
          <w:lang w:val="en-GB"/>
        </w:rPr>
        <w:t>, 224, 353–362.</w:t>
      </w:r>
    </w:p>
    <w:p w14:paraId="31628DE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Thresher, R.E., </w:t>
      </w:r>
      <w:proofErr w:type="spellStart"/>
      <w:r w:rsidRPr="00C164F0">
        <w:rPr>
          <w:rFonts w:ascii="Times New Roman" w:cs="Times New Roman"/>
          <w:lang w:val="en-GB"/>
        </w:rPr>
        <w:t>Koslow</w:t>
      </w:r>
      <w:proofErr w:type="spellEnd"/>
      <w:r w:rsidRPr="00C164F0">
        <w:rPr>
          <w:rFonts w:ascii="Times New Roman" w:cs="Times New Roman"/>
          <w:lang w:val="en-GB"/>
        </w:rPr>
        <w:t xml:space="preserve">, J.A., Morison, A.K. &amp; Smith, D.C. (2007). Depth-mediated reversal of the effects of climate change on long-term growth rates of exploited marine fish. </w:t>
      </w:r>
      <w:r w:rsidRPr="00C164F0">
        <w:rPr>
          <w:rFonts w:ascii="Times New Roman" w:cs="Times New Roman"/>
          <w:i/>
          <w:iCs/>
          <w:lang w:val="en-GB"/>
        </w:rPr>
        <w:t>Proceedings of the National Academy of Sciences, USA</w:t>
      </w:r>
      <w:r w:rsidRPr="00C164F0">
        <w:rPr>
          <w:rFonts w:ascii="Times New Roman" w:cs="Times New Roman"/>
          <w:lang w:val="en-GB"/>
        </w:rPr>
        <w:t>, 104, 7461–7465.</w:t>
      </w:r>
    </w:p>
    <w:p w14:paraId="2CE9B8E5"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Uiterwaal</w:t>
      </w:r>
      <w:proofErr w:type="spellEnd"/>
      <w:r w:rsidRPr="00C164F0">
        <w:rPr>
          <w:rFonts w:ascii="Times New Roman" w:cs="Times New Roman"/>
          <w:lang w:val="en-GB"/>
        </w:rPr>
        <w:t xml:space="preserve">, S.F. &amp; DeLong, J.P. (2020). Functional responses are maximized at intermediate temperatures. </w:t>
      </w:r>
      <w:r w:rsidRPr="00C164F0">
        <w:rPr>
          <w:rFonts w:ascii="Times New Roman" w:cs="Times New Roman"/>
          <w:i/>
          <w:iCs/>
          <w:lang w:val="en-GB"/>
        </w:rPr>
        <w:t>Ecology</w:t>
      </w:r>
      <w:r w:rsidRPr="00C164F0">
        <w:rPr>
          <w:rFonts w:ascii="Times New Roman" w:cs="Times New Roman"/>
          <w:lang w:val="en-GB"/>
        </w:rPr>
        <w:t>, n/a.</w:t>
      </w:r>
    </w:p>
    <w:p w14:paraId="1D66FFF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Ursin, E. (1967). A Mathematical Model of Some Aspects of Fish Growth, Respiration, and Mortality. </w:t>
      </w:r>
      <w:r w:rsidRPr="00C164F0">
        <w:rPr>
          <w:rFonts w:ascii="Times New Roman" w:cs="Times New Roman"/>
          <w:i/>
          <w:iCs/>
          <w:lang w:val="en-GB"/>
        </w:rPr>
        <w:t>Journal of the Fisheries Research Board of Canada</w:t>
      </w:r>
      <w:r w:rsidRPr="00C164F0">
        <w:rPr>
          <w:rFonts w:ascii="Times New Roman" w:cs="Times New Roman"/>
          <w:lang w:val="en-GB"/>
        </w:rPr>
        <w:t>, 24, 2355–2453.</w:t>
      </w:r>
    </w:p>
    <w:p w14:paraId="137640E2"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Vasseur</w:t>
      </w:r>
      <w:proofErr w:type="spellEnd"/>
      <w:r w:rsidRPr="00C164F0">
        <w:rPr>
          <w:rFonts w:ascii="Times New Roman" w:cs="Times New Roman"/>
          <w:lang w:val="en-GB"/>
        </w:rPr>
        <w:t xml:space="preserve">, D.A. &amp; McCann, K.S. (2005). A mechanistic approach for modelling temperature-dependent consumer-resource dynamics. </w:t>
      </w:r>
      <w:r w:rsidRPr="00C164F0">
        <w:rPr>
          <w:rFonts w:ascii="Times New Roman" w:cs="Times New Roman"/>
          <w:i/>
          <w:iCs/>
          <w:lang w:val="en-GB"/>
        </w:rPr>
        <w:t>The American Naturalist</w:t>
      </w:r>
      <w:r w:rsidRPr="00C164F0">
        <w:rPr>
          <w:rFonts w:ascii="Times New Roman" w:cs="Times New Roman"/>
          <w:lang w:val="en-GB"/>
        </w:rPr>
        <w:t>, 166, 184–198.</w:t>
      </w:r>
    </w:p>
    <w:p w14:paraId="3AA3E0A3"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Vehtari</w:t>
      </w:r>
      <w:proofErr w:type="spellEnd"/>
      <w:r w:rsidRPr="00C164F0">
        <w:rPr>
          <w:rFonts w:ascii="Times New Roman" w:cs="Times New Roman"/>
          <w:lang w:val="en-GB"/>
        </w:rPr>
        <w:t xml:space="preserve">, A., Gelman, A. &amp; </w:t>
      </w:r>
      <w:proofErr w:type="spellStart"/>
      <w:r w:rsidRPr="00C164F0">
        <w:rPr>
          <w:rFonts w:ascii="Times New Roman" w:cs="Times New Roman"/>
          <w:lang w:val="en-GB"/>
        </w:rPr>
        <w:t>Gabry</w:t>
      </w:r>
      <w:proofErr w:type="spellEnd"/>
      <w:r w:rsidRPr="00C164F0">
        <w:rPr>
          <w:rFonts w:ascii="Times New Roman" w:cs="Times New Roman"/>
          <w:lang w:val="en-GB"/>
        </w:rPr>
        <w:t xml:space="preserve">, J. (2017). Practical Bayesian model evaluation using leave-one-out cross-validation and WAIC. </w:t>
      </w:r>
      <w:r w:rsidRPr="00C164F0">
        <w:rPr>
          <w:rFonts w:ascii="Times New Roman" w:cs="Times New Roman"/>
          <w:i/>
          <w:iCs/>
          <w:lang w:val="en-GB"/>
        </w:rPr>
        <w:t xml:space="preserve">Stat </w:t>
      </w:r>
      <w:proofErr w:type="spellStart"/>
      <w:r w:rsidRPr="00C164F0">
        <w:rPr>
          <w:rFonts w:ascii="Times New Roman" w:cs="Times New Roman"/>
          <w:i/>
          <w:iCs/>
          <w:lang w:val="en-GB"/>
        </w:rPr>
        <w:t>Comput</w:t>
      </w:r>
      <w:proofErr w:type="spellEnd"/>
      <w:r w:rsidRPr="00C164F0">
        <w:rPr>
          <w:rFonts w:ascii="Times New Roman" w:cs="Times New Roman"/>
          <w:lang w:val="en-GB"/>
        </w:rPr>
        <w:t>, 27, 1413–1432.</w:t>
      </w:r>
    </w:p>
    <w:p w14:paraId="3BEDB27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Watanabe, S. (2013). A Widely Applicable Bayesian Information Criterion. </w:t>
      </w:r>
      <w:r w:rsidRPr="00C164F0">
        <w:rPr>
          <w:rFonts w:ascii="Times New Roman" w:cs="Times New Roman"/>
          <w:i/>
          <w:iCs/>
          <w:lang w:val="en-GB"/>
        </w:rPr>
        <w:t>Journal of Machine Learning Research</w:t>
      </w:r>
      <w:r w:rsidRPr="00C164F0">
        <w:rPr>
          <w:rFonts w:ascii="Times New Roman" w:cs="Times New Roman"/>
          <w:lang w:val="en-GB"/>
        </w:rPr>
        <w:t>, 14, 867–897.</w:t>
      </w:r>
    </w:p>
    <w:p w14:paraId="28E3821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Werner, E.E. &amp; Hall, D.J. (1988). Ontogenetic Habitat Shifts in Bluegill: The Foraging Rate-Predation Risk Trade-off. </w:t>
      </w:r>
      <w:r w:rsidRPr="00C164F0">
        <w:rPr>
          <w:rFonts w:ascii="Times New Roman" w:cs="Times New Roman"/>
          <w:i/>
          <w:iCs/>
          <w:lang w:val="en-GB"/>
        </w:rPr>
        <w:t>Ecology</w:t>
      </w:r>
      <w:r w:rsidRPr="00C164F0">
        <w:rPr>
          <w:rFonts w:ascii="Times New Roman" w:cs="Times New Roman"/>
          <w:lang w:val="en-GB"/>
        </w:rPr>
        <w:t>, 69, 1352–1366.</w:t>
      </w:r>
    </w:p>
    <w:p w14:paraId="3B02EC3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West, G.B., Brown, J.H. &amp; </w:t>
      </w:r>
      <w:proofErr w:type="spellStart"/>
      <w:r w:rsidRPr="00C164F0">
        <w:rPr>
          <w:rFonts w:ascii="Times New Roman" w:cs="Times New Roman"/>
          <w:lang w:val="en-GB"/>
        </w:rPr>
        <w:t>Enquist</w:t>
      </w:r>
      <w:proofErr w:type="spellEnd"/>
      <w:r w:rsidRPr="00C164F0">
        <w:rPr>
          <w:rFonts w:ascii="Times New Roman" w:cs="Times New Roman"/>
          <w:lang w:val="en-GB"/>
        </w:rPr>
        <w:t xml:space="preserve">, B.J. (2001). A general model for ontogenetic growth. </w:t>
      </w:r>
      <w:r w:rsidRPr="00C164F0">
        <w:rPr>
          <w:rFonts w:ascii="Times New Roman" w:cs="Times New Roman"/>
          <w:i/>
          <w:iCs/>
          <w:lang w:val="en-GB"/>
        </w:rPr>
        <w:t>Nature</w:t>
      </w:r>
      <w:r w:rsidRPr="00C164F0">
        <w:rPr>
          <w:rFonts w:ascii="Times New Roman" w:cs="Times New Roman"/>
          <w:lang w:val="en-GB"/>
        </w:rPr>
        <w:t>, 413, 628–631.</w:t>
      </w:r>
    </w:p>
    <w:p w14:paraId="7A2E0DB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Wickham, H. (2017). </w:t>
      </w:r>
      <w:proofErr w:type="spellStart"/>
      <w:r w:rsidRPr="00C164F0">
        <w:rPr>
          <w:rFonts w:ascii="Times New Roman" w:cs="Times New Roman"/>
          <w:i/>
          <w:iCs/>
          <w:lang w:val="en-GB"/>
        </w:rPr>
        <w:t>tidyverse</w:t>
      </w:r>
      <w:proofErr w:type="spellEnd"/>
      <w:r w:rsidRPr="00C164F0">
        <w:rPr>
          <w:rFonts w:ascii="Times New Roman" w:cs="Times New Roman"/>
          <w:i/>
          <w:iCs/>
          <w:lang w:val="en-GB"/>
        </w:rPr>
        <w:t>: Easily Install and Load the “</w:t>
      </w:r>
      <w:proofErr w:type="spellStart"/>
      <w:r w:rsidRPr="00C164F0">
        <w:rPr>
          <w:rFonts w:ascii="Times New Roman" w:cs="Times New Roman"/>
          <w:i/>
          <w:iCs/>
          <w:lang w:val="en-GB"/>
        </w:rPr>
        <w:t>Tidyverse</w:t>
      </w:r>
      <w:proofErr w:type="spellEnd"/>
      <w:r w:rsidRPr="00C164F0">
        <w:rPr>
          <w:rFonts w:ascii="Times New Roman" w:cs="Times New Roman"/>
          <w:i/>
          <w:iCs/>
          <w:lang w:val="en-GB"/>
        </w:rPr>
        <w:t>.”</w:t>
      </w:r>
    </w:p>
    <w:p w14:paraId="53D03337"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Xie</w:t>
      </w:r>
      <w:proofErr w:type="spellEnd"/>
      <w:r w:rsidRPr="00C164F0">
        <w:rPr>
          <w:rFonts w:ascii="Times New Roman" w:cs="Times New Roman"/>
          <w:lang w:val="en-GB"/>
        </w:rPr>
        <w:t xml:space="preserve">, </w:t>
      </w:r>
      <w:proofErr w:type="spellStart"/>
      <w:r w:rsidRPr="00C164F0">
        <w:rPr>
          <w:rFonts w:ascii="Times New Roman" w:cs="Times New Roman"/>
          <w:lang w:val="en-GB"/>
        </w:rPr>
        <w:t>Xiaojun</w:t>
      </w:r>
      <w:proofErr w:type="spellEnd"/>
      <w:r w:rsidRPr="00C164F0">
        <w:rPr>
          <w:rFonts w:ascii="Times New Roman" w:cs="Times New Roman"/>
          <w:lang w:val="en-GB"/>
        </w:rPr>
        <w:t xml:space="preserve">. &amp; Sun, </w:t>
      </w:r>
      <w:proofErr w:type="spellStart"/>
      <w:r w:rsidRPr="00C164F0">
        <w:rPr>
          <w:rFonts w:ascii="Times New Roman" w:cs="Times New Roman"/>
          <w:lang w:val="en-GB"/>
        </w:rPr>
        <w:t>Ruyung</w:t>
      </w:r>
      <w:proofErr w:type="spellEnd"/>
      <w:r w:rsidRPr="00C164F0">
        <w:rPr>
          <w:rFonts w:ascii="Times New Roman" w:cs="Times New Roman"/>
          <w:lang w:val="en-GB"/>
        </w:rPr>
        <w:t>. (1990). The Bioenergetics of the Southern Catfish (</w:t>
      </w:r>
      <w:proofErr w:type="spellStart"/>
      <w:r w:rsidRPr="00C164F0">
        <w:rPr>
          <w:rFonts w:ascii="Times New Roman" w:cs="Times New Roman"/>
          <w:lang w:val="en-GB"/>
        </w:rPr>
        <w:t>Silurus</w:t>
      </w:r>
      <w:proofErr w:type="spellEnd"/>
      <w:r w:rsidRPr="00C164F0">
        <w:rPr>
          <w:rFonts w:ascii="Times New Roman" w:cs="Times New Roman"/>
          <w:lang w:val="en-GB"/>
        </w:rPr>
        <w:t xml:space="preserve"> </w:t>
      </w:r>
      <w:proofErr w:type="spellStart"/>
      <w:r w:rsidRPr="00C164F0">
        <w:rPr>
          <w:rFonts w:ascii="Times New Roman" w:cs="Times New Roman"/>
          <w:lang w:val="en-GB"/>
        </w:rPr>
        <w:t>meridionalis</w:t>
      </w:r>
      <w:proofErr w:type="spellEnd"/>
      <w:r w:rsidRPr="00C164F0">
        <w:rPr>
          <w:rFonts w:ascii="Times New Roman" w:cs="Times New Roman"/>
          <w:lang w:val="en-GB"/>
        </w:rPr>
        <w:t xml:space="preserve"> Chen). I. Resting Metabolic Rate as a Function of Body Weight and Temperature. </w:t>
      </w:r>
      <w:r w:rsidRPr="00C164F0">
        <w:rPr>
          <w:rFonts w:ascii="Times New Roman" w:cs="Times New Roman"/>
          <w:i/>
          <w:iCs/>
          <w:lang w:val="en-GB"/>
        </w:rPr>
        <w:t>Physiological Zoology</w:t>
      </w:r>
      <w:r w:rsidRPr="00C164F0">
        <w:rPr>
          <w:rFonts w:ascii="Times New Roman" w:cs="Times New Roman"/>
          <w:lang w:val="en-GB"/>
        </w:rPr>
        <w:t>, 63, 1181–1195.</w:t>
      </w:r>
    </w:p>
    <w:p w14:paraId="75499ED1" w14:textId="77777777" w:rsidR="00C164F0" w:rsidRPr="00C164F0" w:rsidRDefault="00C164F0" w:rsidP="00C164F0">
      <w:pPr>
        <w:pStyle w:val="Bibliography"/>
        <w:rPr>
          <w:rFonts w:ascii="Times New Roman" w:cs="Times New Roman"/>
          <w:lang w:val="en-GB"/>
        </w:rPr>
      </w:pPr>
      <w:proofErr w:type="spellStart"/>
      <w:r w:rsidRPr="00C164F0">
        <w:rPr>
          <w:rFonts w:ascii="Times New Roman" w:cs="Times New Roman"/>
          <w:lang w:val="en-GB"/>
        </w:rPr>
        <w:t>Youngflesh</w:t>
      </w:r>
      <w:proofErr w:type="spellEnd"/>
      <w:r w:rsidRPr="00C164F0">
        <w:rPr>
          <w:rFonts w:ascii="Times New Roman" w:cs="Times New Roman"/>
          <w:lang w:val="en-GB"/>
        </w:rPr>
        <w:t xml:space="preserve">, C. (2018). </w:t>
      </w:r>
      <w:proofErr w:type="spellStart"/>
      <w:r w:rsidRPr="00C164F0">
        <w:rPr>
          <w:rFonts w:ascii="Times New Roman" w:cs="Times New Roman"/>
          <w:lang w:val="en-GB"/>
        </w:rPr>
        <w:t>MCMCvis</w:t>
      </w:r>
      <w:proofErr w:type="spellEnd"/>
      <w:r w:rsidRPr="00C164F0">
        <w:rPr>
          <w:rFonts w:ascii="Times New Roman" w:cs="Times New Roman"/>
          <w:lang w:val="en-GB"/>
        </w:rPr>
        <w:t xml:space="preserve">: Tools to Visualize, Manipulate, and Summarize MCMC Output. </w:t>
      </w:r>
      <w:r w:rsidRPr="00C164F0">
        <w:rPr>
          <w:rFonts w:ascii="Times New Roman" w:cs="Times New Roman"/>
          <w:i/>
          <w:iCs/>
          <w:lang w:val="en-GB"/>
        </w:rPr>
        <w:t>Journal of Open Source Software</w:t>
      </w:r>
      <w:r w:rsidRPr="00C164F0">
        <w:rPr>
          <w:rFonts w:ascii="Times New Roman" w:cs="Times New Roman"/>
          <w:lang w:val="en-GB"/>
        </w:rPr>
        <w:t>, 3, 640.</w:t>
      </w:r>
    </w:p>
    <w:p w14:paraId="4C5C30BA" w14:textId="5969D97D" w:rsidR="00FC2D41" w:rsidRPr="003E64FD" w:rsidRDefault="00C41369" w:rsidP="00CC43AF">
      <w:pPr>
        <w:pStyle w:val="Bibliography"/>
      </w:pPr>
      <w:r w:rsidRPr="003E64FD">
        <w:fldChar w:fldCharType="end"/>
      </w:r>
    </w:p>
    <w:sectPr w:rsidR="00FC2D41" w:rsidRPr="003E64FD"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C164F0" w:rsidRPr="00972C7F" w:rsidRDefault="00C164F0"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C164F0" w:rsidRPr="00972C7F" w:rsidRDefault="00C164F0"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164F0" w:rsidRPr="00972C7F" w:rsidRDefault="00C164F0">
      <w:pPr>
        <w:pStyle w:val="CommentText"/>
        <w:rPr>
          <w:lang w:val="en-GB"/>
        </w:rPr>
      </w:pPr>
    </w:p>
  </w:comment>
  <w:comment w:id="1" w:author="Max Lindmark" w:date="2020-05-04T11:04:00Z" w:initials="ML">
    <w:p w14:paraId="2D2BA4C1" w14:textId="16652EF0" w:rsidR="00C164F0" w:rsidRPr="00374408" w:rsidRDefault="00C164F0">
      <w:pPr>
        <w:pStyle w:val="CommentText"/>
        <w:rPr>
          <w:rStyle w:val="CommentReference"/>
          <w:highlight w:val="yellow"/>
          <w:lang w:val="en-US"/>
        </w:rPr>
      </w:pPr>
      <w:r w:rsidRPr="00374408">
        <w:rPr>
          <w:rStyle w:val="CommentReference"/>
          <w:highlight w:val="yellow"/>
        </w:rPr>
        <w:annotationRef/>
      </w:r>
      <w:r w:rsidRPr="00374408">
        <w:rPr>
          <w:rStyle w:val="CommentReference"/>
          <w:highlight w:val="yellow"/>
          <w:lang w:val="en-US"/>
        </w:rPr>
        <w:t xml:space="preserve">Titles are hard! I think the one we have now </w:t>
      </w:r>
      <w:proofErr w:type="gramStart"/>
      <w:r w:rsidRPr="00374408">
        <w:rPr>
          <w:rStyle w:val="CommentReference"/>
          <w:highlight w:val="yellow"/>
          <w:lang w:val="en-US"/>
        </w:rPr>
        <w:t>work</w:t>
      </w:r>
      <w:r>
        <w:rPr>
          <w:rStyle w:val="CommentReference"/>
          <w:highlight w:val="yellow"/>
          <w:lang w:val="en-US"/>
        </w:rPr>
        <w:t>s</w:t>
      </w:r>
      <w:proofErr w:type="gramEnd"/>
      <w:r w:rsidRPr="00374408">
        <w:rPr>
          <w:rStyle w:val="CommentReference"/>
          <w:highlight w:val="yellow"/>
          <w:lang w:val="en-US"/>
        </w:rPr>
        <w:t xml:space="preserve"> but maybe isn’t as good as it can be! If we want to highlight the peak growth temperature aspect, maybe you</w:t>
      </w:r>
      <w:r>
        <w:rPr>
          <w:rStyle w:val="CommentReference"/>
          <w:highlight w:val="yellow"/>
          <w:lang w:val="en-US"/>
        </w:rPr>
        <w:t>r</w:t>
      </w:r>
      <w:r w:rsidRPr="00374408">
        <w:rPr>
          <w:rStyle w:val="CommentReference"/>
          <w:highlight w:val="yellow"/>
          <w:lang w:val="en-US"/>
        </w:rPr>
        <w:t xml:space="preserve"> earlier suggestion is best:</w:t>
      </w:r>
    </w:p>
    <w:p w14:paraId="7F669AE8" w14:textId="1E51C433" w:rsidR="00C164F0" w:rsidRPr="00374408" w:rsidRDefault="00C164F0">
      <w:pPr>
        <w:pStyle w:val="CommentText"/>
        <w:rPr>
          <w:rStyle w:val="CommentReference"/>
          <w:highlight w:val="yellow"/>
          <w:lang w:val="en-US"/>
        </w:rPr>
      </w:pPr>
    </w:p>
    <w:p w14:paraId="670AC741" w14:textId="77777777" w:rsidR="00C164F0" w:rsidRPr="00374408" w:rsidRDefault="00C164F0" w:rsidP="00AC3C9E">
      <w:pPr>
        <w:pStyle w:val="CommentText"/>
        <w:rPr>
          <w:i/>
          <w:highlight w:val="yellow"/>
          <w:lang w:val="en-US"/>
        </w:rPr>
      </w:pPr>
      <w:r w:rsidRPr="00374408">
        <w:rPr>
          <w:i/>
          <w:highlight w:val="yellow"/>
          <w:lang w:val="en-US"/>
        </w:rPr>
        <w:t>Optimum growth temperature declines with body size in fishes</w:t>
      </w:r>
    </w:p>
    <w:p w14:paraId="18F19DB4" w14:textId="77777777" w:rsidR="00C164F0" w:rsidRPr="00374408" w:rsidRDefault="00C164F0" w:rsidP="00AC3C9E">
      <w:pPr>
        <w:pStyle w:val="CommentText"/>
        <w:rPr>
          <w:iCs/>
          <w:highlight w:val="yellow"/>
          <w:lang w:val="en-US"/>
        </w:rPr>
      </w:pPr>
      <w:r w:rsidRPr="00374408">
        <w:rPr>
          <w:iCs/>
          <w:highlight w:val="yellow"/>
          <w:lang w:val="en-US"/>
        </w:rPr>
        <w:t>Or:</w:t>
      </w:r>
    </w:p>
    <w:p w14:paraId="083BC215" w14:textId="08547C6B" w:rsidR="00C164F0" w:rsidRDefault="00C164F0" w:rsidP="00AC3C9E">
      <w:pPr>
        <w:pStyle w:val="CommentText"/>
        <w:rPr>
          <w:i/>
          <w:lang w:val="en-US"/>
        </w:rPr>
      </w:pPr>
      <w:r w:rsidRPr="00374408">
        <w:rPr>
          <w:i/>
          <w:highlight w:val="yellow"/>
          <w:lang w:val="en-US"/>
        </w:rPr>
        <w:t>Optimum growth temperature declines with body size within species in fishes</w:t>
      </w:r>
    </w:p>
    <w:p w14:paraId="5357B589" w14:textId="3C5B62FF" w:rsidR="00C164F0" w:rsidRPr="00AC3C9E" w:rsidRDefault="00C164F0" w:rsidP="00AC3C9E">
      <w:pPr>
        <w:pStyle w:val="CommentText"/>
        <w:rPr>
          <w:iCs/>
          <w:lang w:val="en-US"/>
        </w:rPr>
      </w:pPr>
    </w:p>
  </w:comment>
  <w:comment w:id="21" w:author="Max Lindmark" w:date="2020-05-04T11:08:00Z" w:initials="ML">
    <w:p w14:paraId="09FD53F9" w14:textId="340E6C64" w:rsidR="00C164F0" w:rsidRPr="00275DEA" w:rsidRDefault="00C164F0">
      <w:pPr>
        <w:pStyle w:val="CommentText"/>
        <w:rPr>
          <w:highlight w:val="yellow"/>
          <w:lang w:val="en-US"/>
        </w:rPr>
      </w:pPr>
      <w:r w:rsidRPr="00275DEA">
        <w:rPr>
          <w:rStyle w:val="CommentReference"/>
          <w:highlight w:val="yellow"/>
        </w:rPr>
        <w:annotationRef/>
      </w:r>
      <w:r w:rsidRPr="00275DEA">
        <w:rPr>
          <w:highlight w:val="yellow"/>
          <w:lang w:val="en-US"/>
        </w:rPr>
        <w:t xml:space="preserve">Should we use the word factorial? I wonder because it may sound as if we have the exact same body mass in each temperature and </w:t>
      </w:r>
      <w:proofErr w:type="spellStart"/>
      <w:r w:rsidRPr="00275DEA">
        <w:rPr>
          <w:highlight w:val="yellow"/>
          <w:lang w:val="en-US"/>
        </w:rPr>
        <w:t>vise</w:t>
      </w:r>
      <w:proofErr w:type="spellEnd"/>
      <w:r w:rsidRPr="00275DEA">
        <w:rPr>
          <w:highlight w:val="yellow"/>
          <w:lang w:val="en-US"/>
        </w:rPr>
        <w:t xml:space="preserve"> versa. But in reality, the accuracy of measurements varies between studies, in some cases not all sizes are replicated in each temperature etc. </w:t>
      </w:r>
    </w:p>
    <w:p w14:paraId="33D8660D" w14:textId="77777777" w:rsidR="00C164F0" w:rsidRPr="00275DEA" w:rsidRDefault="00C164F0">
      <w:pPr>
        <w:pStyle w:val="CommentText"/>
        <w:rPr>
          <w:highlight w:val="yellow"/>
          <w:lang w:val="en-US"/>
        </w:rPr>
      </w:pPr>
    </w:p>
    <w:p w14:paraId="4D2C6499" w14:textId="568B2A08" w:rsidR="00C164F0" w:rsidRPr="00C804B5" w:rsidRDefault="00C164F0">
      <w:pPr>
        <w:pStyle w:val="CommentText"/>
        <w:rPr>
          <w:lang w:val="en-US"/>
        </w:rPr>
      </w:pPr>
      <w:r w:rsidRPr="00275DEA">
        <w:rPr>
          <w:highlight w:val="yellow"/>
          <w:lang w:val="en-US"/>
        </w:rPr>
        <w:t xml:space="preserve">I wonder how you read this term and if it’s an ok term in this context, or if we should be </w:t>
      </w:r>
      <w:proofErr w:type="gramStart"/>
      <w:r w:rsidRPr="00275DEA">
        <w:rPr>
          <w:highlight w:val="yellow"/>
          <w:lang w:val="en-US"/>
        </w:rPr>
        <w:t>more vague</w:t>
      </w:r>
      <w:proofErr w:type="gramEnd"/>
      <w:r w:rsidRPr="00275DEA">
        <w:rPr>
          <w:highlight w:val="yellow"/>
          <w:lang w:val="en-US"/>
        </w:rPr>
        <w:t>, e.g. removing the parenthesis and adding a “both” before body mass?</w:t>
      </w:r>
    </w:p>
  </w:comment>
  <w:comment w:id="50" w:author="Max Lindmark" w:date="2020-05-04T11:15:00Z" w:initials="ML">
    <w:p w14:paraId="06F3ECF5" w14:textId="34A52173" w:rsidR="00C164F0" w:rsidRPr="00D1213B" w:rsidRDefault="00C164F0">
      <w:pPr>
        <w:pStyle w:val="CommentText"/>
        <w:rPr>
          <w:lang w:val="en-US"/>
        </w:rPr>
      </w:pPr>
      <w:r w:rsidRPr="00275DEA">
        <w:rPr>
          <w:rStyle w:val="CommentReference"/>
          <w:highlight w:val="yellow"/>
        </w:rPr>
        <w:annotationRef/>
      </w:r>
      <w:r w:rsidRPr="00275DEA">
        <w:rPr>
          <w:highlight w:val="yellow"/>
          <w:lang w:val="en-US"/>
        </w:rPr>
        <w:t>I suggest we use the term “peak” because it works for all rates. For growth we can still use optimum because it makes sense there and is called that in the literature (we can make this terminology clear in the methods)</w:t>
      </w:r>
    </w:p>
  </w:comment>
  <w:comment w:id="265" w:author="Max Lindmark" w:date="2020-05-18T13:33:00Z" w:initials="ML">
    <w:p w14:paraId="6C9B1BB2" w14:textId="0430928F" w:rsidR="00C164F0" w:rsidRPr="00541D79" w:rsidRDefault="00C164F0">
      <w:pPr>
        <w:pStyle w:val="CommentText"/>
        <w:rPr>
          <w:lang w:val="en-US"/>
        </w:rPr>
      </w:pPr>
      <w:r w:rsidRPr="00541D79">
        <w:rPr>
          <w:rStyle w:val="CommentReference"/>
          <w:highlight w:val="yellow"/>
        </w:rPr>
        <w:annotationRef/>
      </w:r>
      <w:r w:rsidRPr="00541D79">
        <w:rPr>
          <w:highlight w:val="yellow"/>
          <w:lang w:val="en-US"/>
        </w:rPr>
        <w:t>I think this can go if we need to shorten the intro!</w:t>
      </w:r>
    </w:p>
  </w:comment>
  <w:comment w:id="296" w:author="Max Lindmark" w:date="2020-05-18T13:55:00Z" w:initials="ML">
    <w:p w14:paraId="42CA79CC" w14:textId="27868B9F" w:rsidR="00C164F0" w:rsidRPr="008706B5" w:rsidRDefault="00C164F0">
      <w:pPr>
        <w:pStyle w:val="CommentText"/>
        <w:rPr>
          <w:lang w:val="en-US"/>
        </w:rPr>
      </w:pPr>
      <w:r w:rsidRPr="008F2D47">
        <w:rPr>
          <w:rStyle w:val="CommentReference"/>
          <w:highlight w:val="yellow"/>
        </w:rPr>
        <w:annotationRef/>
      </w:r>
      <w:r w:rsidRPr="008706B5">
        <w:rPr>
          <w:highlight w:val="yellow"/>
          <w:lang w:val="en-US"/>
        </w:rPr>
        <w:t>See comment in abstract</w:t>
      </w:r>
    </w:p>
  </w:comment>
  <w:comment w:id="333" w:author="Jan Ohlberger" w:date="2020-02-06T12:22:00Z" w:initials="Ca">
    <w:p w14:paraId="476EF5DD" w14:textId="77777777" w:rsidR="00C164F0" w:rsidRDefault="00C164F0">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C164F0" w:rsidRDefault="00C164F0">
      <w:pPr>
        <w:pStyle w:val="CommentText"/>
        <w:rPr>
          <w:lang w:val="en-GB"/>
        </w:rPr>
      </w:pPr>
    </w:p>
    <w:p w14:paraId="4FF20B94" w14:textId="77777777" w:rsidR="00C164F0" w:rsidRDefault="00C164F0">
      <w:pPr>
        <w:pStyle w:val="CommentText"/>
        <w:rPr>
          <w:lang w:val="en-GB"/>
        </w:rPr>
      </w:pPr>
      <w:r>
        <w:rPr>
          <w:lang w:val="en-GB"/>
        </w:rPr>
        <w:t>However, I think ‘article’ is not better than ‘study’</w:t>
      </w:r>
    </w:p>
    <w:p w14:paraId="55818072" w14:textId="77777777" w:rsidR="00C164F0" w:rsidRDefault="00C164F0">
      <w:pPr>
        <w:pStyle w:val="CommentText"/>
        <w:rPr>
          <w:lang w:val="en-GB"/>
        </w:rPr>
      </w:pPr>
    </w:p>
    <w:p w14:paraId="0A143688" w14:textId="1DAA5ECD" w:rsidR="00C164F0" w:rsidRPr="00457D7E" w:rsidRDefault="00C164F0">
      <w:pPr>
        <w:pStyle w:val="CommentText"/>
        <w:rPr>
          <w:lang w:val="en-GB"/>
        </w:rPr>
      </w:pPr>
      <w:r>
        <w:rPr>
          <w:lang w:val="en-GB"/>
        </w:rPr>
        <w:t xml:space="preserve">We could simply make that point about the different ‘trials’ in their experiments in the appendix somewhere.  </w:t>
      </w:r>
    </w:p>
  </w:comment>
  <w:comment w:id="328" w:author="Max Lindmark" w:date="2020-01-08T08:51:00Z" w:initials="ML">
    <w:p w14:paraId="36B91E73" w14:textId="77777777" w:rsidR="00C164F0" w:rsidRPr="002D70E2" w:rsidRDefault="00C164F0">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C164F0" w:rsidRPr="002D70E2" w:rsidRDefault="00C164F0">
      <w:pPr>
        <w:pStyle w:val="CommentText"/>
        <w:rPr>
          <w:lang w:val="en-GB"/>
        </w:rPr>
      </w:pPr>
    </w:p>
    <w:p w14:paraId="59FD3B5A" w14:textId="719080D0" w:rsidR="00C164F0" w:rsidRPr="00457D7E" w:rsidRDefault="00C164F0">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329" w:author="Anna Gårdmark" w:date="2020-02-03T17:38:00Z" w:initials="AG">
    <w:p w14:paraId="168D59B9" w14:textId="14ADA0BC" w:rsidR="00C164F0" w:rsidRPr="00296320" w:rsidRDefault="00C164F0">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330" w:author="Max Lindmark" w:date="2020-02-06T09:31:00Z" w:initials="ML">
    <w:p w14:paraId="474051D2" w14:textId="6DDCCA1E" w:rsidR="00C164F0" w:rsidRPr="00457D7E" w:rsidRDefault="00C164F0">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331" w:author="Max Lindmark" w:date="2020-02-06T09:31:00Z" w:initials="ML">
    <w:p w14:paraId="7701872C" w14:textId="01180D97" w:rsidR="00C164F0" w:rsidRPr="00457D7E" w:rsidRDefault="00C164F0">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C164F0" w:rsidRPr="00457D7E" w:rsidRDefault="00C164F0">
      <w:pPr>
        <w:pStyle w:val="CommentText"/>
        <w:rPr>
          <w:lang w:val="en-GB"/>
        </w:rPr>
      </w:pPr>
    </w:p>
    <w:p w14:paraId="2B7B6DCB" w14:textId="12C67162" w:rsidR="00C164F0" w:rsidRPr="00457D7E" w:rsidRDefault="00C164F0">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C164F0" w:rsidRPr="00457D7E" w:rsidRDefault="00C164F0">
      <w:pPr>
        <w:pStyle w:val="CommentText"/>
        <w:rPr>
          <w:lang w:val="en-GB"/>
        </w:rPr>
      </w:pPr>
    </w:p>
    <w:p w14:paraId="2AE7B15C" w14:textId="77777777" w:rsidR="00C164F0" w:rsidRPr="00457D7E" w:rsidRDefault="00C164F0">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164F0" w:rsidRPr="00457D7E" w:rsidRDefault="00C164F0">
      <w:pPr>
        <w:pStyle w:val="CommentText"/>
        <w:rPr>
          <w:lang w:val="en-GB"/>
        </w:rPr>
      </w:pPr>
    </w:p>
    <w:p w14:paraId="4A42D736" w14:textId="39477FC0" w:rsidR="00C164F0" w:rsidRPr="00457D7E" w:rsidRDefault="00C164F0">
      <w:pPr>
        <w:pStyle w:val="CommentText"/>
        <w:rPr>
          <w:lang w:val="en-GB"/>
        </w:rPr>
      </w:pPr>
      <w:r w:rsidRPr="00457D7E">
        <w:rPr>
          <w:lang w:val="en-GB"/>
        </w:rPr>
        <w:t>I changed “study” to “article” for now, but also partly because I’d rather not rerun any models now…</w:t>
      </w:r>
    </w:p>
  </w:comment>
  <w:comment w:id="332" w:author="Max Lindmark" w:date="2020-05-04T16:48:00Z" w:initials="ML">
    <w:p w14:paraId="4B3F0793" w14:textId="496CEC0D" w:rsidR="00C164F0" w:rsidRPr="00E517A5" w:rsidRDefault="00C164F0">
      <w:pPr>
        <w:pStyle w:val="CommentText"/>
        <w:rPr>
          <w:lang w:val="en-US"/>
        </w:rPr>
      </w:pPr>
      <w:r w:rsidRPr="00D9660B">
        <w:rPr>
          <w:rStyle w:val="CommentReference"/>
          <w:highlight w:val="yellow"/>
        </w:rPr>
        <w:annotationRef/>
      </w:r>
      <w:r w:rsidRPr="00D9660B">
        <w:rPr>
          <w:highlight w:val="yellow"/>
          <w:lang w:val="en-US"/>
        </w:rPr>
        <w:t xml:space="preserve">Ok, I changed back to study. In the </w:t>
      </w:r>
      <w:proofErr w:type="spellStart"/>
      <w:r w:rsidRPr="00D9660B">
        <w:rPr>
          <w:highlight w:val="yellow"/>
          <w:lang w:val="en-US"/>
        </w:rPr>
        <w:t>Björnson</w:t>
      </w:r>
      <w:proofErr w:type="spellEnd"/>
      <w:r w:rsidRPr="00D9660B">
        <w:rPr>
          <w:highlight w:val="yellow"/>
          <w:lang w:val="en-US"/>
        </w:rPr>
        <w:t xml:space="preserve"> case, the criteria weren’t clear enough to make a decision, I think! Obviously, the data from the different trials and comparable enough for the original authors to use them in the same analysis! To me that’s a good argument for using the </w:t>
      </w:r>
      <w:proofErr w:type="spellStart"/>
      <w:r w:rsidRPr="00D9660B">
        <w:rPr>
          <w:highlight w:val="yellow"/>
          <w:lang w:val="en-US"/>
        </w:rPr>
        <w:t>Björnsson</w:t>
      </w:r>
      <w:proofErr w:type="spellEnd"/>
      <w:r w:rsidRPr="00D9660B">
        <w:rPr>
          <w:highlight w:val="yellow"/>
          <w:lang w:val="en-US"/>
        </w:rPr>
        <w:t xml:space="preserve"> 2007 data, even though the experiments where not conducted at the</w:t>
      </w:r>
      <w:r w:rsidRPr="007027CD">
        <w:rPr>
          <w:highlight w:val="yellow"/>
          <w:lang w:val="en-US"/>
        </w:rPr>
        <w:t xml:space="preserve"> same time.</w:t>
      </w:r>
      <w:r w:rsidR="007027CD" w:rsidRPr="007027CD">
        <w:rPr>
          <w:highlight w:val="yellow"/>
          <w:lang w:val="en-US"/>
        </w:rPr>
        <w:t xml:space="preserve"> I made a note about this in the column for notes</w:t>
      </w:r>
    </w:p>
  </w:comment>
  <w:comment w:id="382" w:author="Max Lindmark" w:date="2020-02-06T09:42:00Z" w:initials="ML">
    <w:p w14:paraId="77A842BC" w14:textId="5C66CD10" w:rsidR="00C164F0" w:rsidRPr="00457D7E" w:rsidRDefault="00C164F0">
      <w:pPr>
        <w:pStyle w:val="CommentText"/>
        <w:rPr>
          <w:lang w:val="en-GB"/>
        </w:rPr>
      </w:pPr>
      <w:r>
        <w:rPr>
          <w:rStyle w:val="CommentReference"/>
        </w:rPr>
        <w:annotationRef/>
      </w:r>
      <w:r w:rsidRPr="00457D7E">
        <w:rPr>
          <w:lang w:val="en-GB"/>
        </w:rPr>
        <w:t>Appendix!</w:t>
      </w:r>
    </w:p>
  </w:comment>
  <w:comment w:id="366" w:author="Max Lindmark" w:date="2020-05-07T16:45:00Z" w:initials="ML">
    <w:p w14:paraId="7C1531EA" w14:textId="1C8ACB3C" w:rsidR="00C164F0" w:rsidRPr="00F57A6A" w:rsidRDefault="00C164F0">
      <w:pPr>
        <w:pStyle w:val="CommentText"/>
        <w:rPr>
          <w:lang w:val="en-US"/>
        </w:rPr>
      </w:pPr>
      <w:r>
        <w:rPr>
          <w:rStyle w:val="CommentReference"/>
        </w:rPr>
        <w:annotationRef/>
      </w:r>
      <w:r w:rsidRPr="00F57A6A">
        <w:rPr>
          <w:lang w:val="en-US"/>
        </w:rPr>
        <w:t>Appendix</w:t>
      </w:r>
    </w:p>
  </w:comment>
  <w:comment w:id="418" w:author="Max Lindmark" w:date="2020-05-08T12:50:00Z" w:initials="ML">
    <w:p w14:paraId="51BFBAC5" w14:textId="52C9D5E3" w:rsidR="00C164F0" w:rsidRPr="0037694F" w:rsidRDefault="00C164F0">
      <w:pPr>
        <w:pStyle w:val="CommentText"/>
        <w:rPr>
          <w:lang w:val="en-US"/>
        </w:rPr>
      </w:pPr>
      <w:r w:rsidRPr="00D9660B">
        <w:rPr>
          <w:rStyle w:val="CommentReference"/>
          <w:highlight w:val="yellow"/>
        </w:rPr>
        <w:annotationRef/>
      </w:r>
      <w:r w:rsidRPr="00D9660B">
        <w:rPr>
          <w:highlight w:val="yellow"/>
          <w:lang w:val="en-US"/>
        </w:rPr>
        <w:t xml:space="preserve">I used Beta for regression coefficients in the log-linear models and gamma for the polynomial models. Could also use beta all the way or different symbols for every </w:t>
      </w:r>
      <w:proofErr w:type="gramStart"/>
      <w:r w:rsidRPr="00D9660B">
        <w:rPr>
          <w:highlight w:val="yellow"/>
          <w:lang w:val="en-US"/>
        </w:rPr>
        <w:t>model..</w:t>
      </w:r>
      <w:proofErr w:type="gramEnd"/>
    </w:p>
  </w:comment>
  <w:comment w:id="449" w:author="Max Lindmark" w:date="2020-05-19T16:29:00Z" w:initials="ML">
    <w:p w14:paraId="4F44CEAD" w14:textId="71C47AB6" w:rsidR="005E7CCB" w:rsidRPr="005E7CCB" w:rsidRDefault="005E7CCB">
      <w:pPr>
        <w:pStyle w:val="CommentText"/>
        <w:rPr>
          <w:lang w:val="en-US"/>
        </w:rPr>
      </w:pPr>
      <w:r w:rsidRPr="00AA3CA6">
        <w:rPr>
          <w:rStyle w:val="CommentReference"/>
          <w:highlight w:val="yellow"/>
        </w:rPr>
        <w:annotationRef/>
      </w:r>
      <w:r w:rsidRPr="00AA3CA6">
        <w:rPr>
          <w:highlight w:val="yellow"/>
          <w:lang w:val="en-US"/>
        </w:rPr>
        <w:t>Another reason for fitting on log scale is that the errors are log-normal, which some people have found is appropriate (E.g. Rangel &amp; Johnson). Not sure we need to say that tho</w:t>
      </w:r>
      <w:r w:rsidR="00AA3CA6" w:rsidRPr="00AA3CA6">
        <w:rPr>
          <w:highlight w:val="yellow"/>
          <w:lang w:val="en-US"/>
        </w:rPr>
        <w:t>u</w:t>
      </w:r>
      <w:r w:rsidRPr="00AA3CA6">
        <w:rPr>
          <w:highlight w:val="yellow"/>
          <w:lang w:val="en-US"/>
        </w:rPr>
        <w:t>gh!</w:t>
      </w:r>
    </w:p>
  </w:comment>
  <w:comment w:id="527" w:author="Max Lindmark" w:date="2020-05-06T10:57:00Z" w:initials="ML">
    <w:p w14:paraId="79B463C0" w14:textId="77777777" w:rsidR="00C164F0" w:rsidRPr="005B1846" w:rsidRDefault="00C164F0">
      <w:pPr>
        <w:pStyle w:val="CommentText"/>
        <w:rPr>
          <w:highlight w:val="yellow"/>
          <w:lang w:val="sv-SE"/>
        </w:rPr>
      </w:pPr>
      <w:r w:rsidRPr="009F703F">
        <w:rPr>
          <w:rStyle w:val="CommentReference"/>
          <w:highlight w:val="yellow"/>
        </w:rPr>
        <w:annotationRef/>
      </w:r>
      <w:r w:rsidRPr="009F703F">
        <w:rPr>
          <w:highlight w:val="yellow"/>
          <w:lang w:val="en-US"/>
        </w:rPr>
        <w:t xml:space="preserve">OK, I changed the indexing again… After revisiting this I found the brackets confusing… This is more like the </w:t>
      </w:r>
      <w:proofErr w:type="spellStart"/>
      <w:r w:rsidRPr="009F703F">
        <w:rPr>
          <w:highlight w:val="yellow"/>
          <w:lang w:val="en-US"/>
        </w:rPr>
        <w:t>Rstanarm</w:t>
      </w:r>
      <w:proofErr w:type="spellEnd"/>
      <w:r w:rsidRPr="009F703F">
        <w:rPr>
          <w:highlight w:val="yellow"/>
          <w:lang w:val="en-US"/>
        </w:rPr>
        <w:t xml:space="preserve"> manual I link to in the e-mail, except they put all in one line. </w:t>
      </w:r>
      <w:proofErr w:type="spellStart"/>
      <w:r w:rsidRPr="005B1846">
        <w:rPr>
          <w:highlight w:val="yellow"/>
          <w:lang w:val="sv-SE"/>
        </w:rPr>
        <w:t>I.e</w:t>
      </w:r>
      <w:proofErr w:type="spellEnd"/>
      <w:r w:rsidRPr="005B1846">
        <w:rPr>
          <w:highlight w:val="yellow"/>
          <w:lang w:val="sv-SE"/>
        </w:rPr>
        <w:t>:</w:t>
      </w:r>
    </w:p>
    <w:p w14:paraId="4491372E" w14:textId="77777777" w:rsidR="00C164F0" w:rsidRPr="005B1846" w:rsidRDefault="00C164F0">
      <w:pPr>
        <w:pStyle w:val="CommentText"/>
        <w:rPr>
          <w:highlight w:val="yellow"/>
          <w:lang w:val="sv-SE"/>
        </w:rPr>
      </w:pPr>
    </w:p>
    <w:p w14:paraId="466A0651" w14:textId="77777777" w:rsidR="00C164F0" w:rsidRPr="009F703F" w:rsidRDefault="00C164F0">
      <w:pPr>
        <w:pStyle w:val="CommentText"/>
        <w:rPr>
          <w:highlight w:val="yellow"/>
          <w:lang w:val="sv-SE"/>
        </w:rPr>
      </w:pPr>
      <w:r w:rsidRPr="009F703F">
        <w:rPr>
          <w:highlight w:val="yellow"/>
          <w:lang w:val="sv-SE"/>
        </w:rPr>
        <w:t>Y ~ </w:t>
      </w:r>
      <w:proofErr w:type="gramStart"/>
      <w:r w:rsidRPr="009F703F">
        <w:rPr>
          <w:highlight w:val="yellow"/>
          <w:lang w:val="sv-SE"/>
        </w:rPr>
        <w:t>Normal(</w:t>
      </w:r>
      <w:proofErr w:type="gramEnd"/>
      <w:r w:rsidRPr="009F703F">
        <w:rPr>
          <w:highlight w:val="yellow"/>
          <w:lang w:val="sv-SE"/>
        </w:rPr>
        <w:t>beta_0 + beta_1*X …, sigma)</w:t>
      </w:r>
    </w:p>
    <w:p w14:paraId="313AAED3" w14:textId="77777777" w:rsidR="00C164F0" w:rsidRPr="009F703F" w:rsidRDefault="00C164F0">
      <w:pPr>
        <w:pStyle w:val="CommentText"/>
        <w:rPr>
          <w:highlight w:val="yellow"/>
          <w:lang w:val="sv-SE"/>
        </w:rPr>
      </w:pPr>
    </w:p>
    <w:p w14:paraId="1BC8BA65" w14:textId="77777777" w:rsidR="00C164F0" w:rsidRPr="005B1846" w:rsidRDefault="00C164F0">
      <w:pPr>
        <w:pStyle w:val="CommentText"/>
        <w:rPr>
          <w:highlight w:val="yellow"/>
          <w:lang w:val="sv-SE"/>
        </w:rPr>
      </w:pPr>
      <w:proofErr w:type="spellStart"/>
      <w:r w:rsidRPr="005B1846">
        <w:rPr>
          <w:highlight w:val="yellow"/>
          <w:lang w:val="sv-SE"/>
        </w:rPr>
        <w:t>Instead</w:t>
      </w:r>
      <w:proofErr w:type="spellEnd"/>
      <w:r w:rsidRPr="005B1846">
        <w:rPr>
          <w:highlight w:val="yellow"/>
          <w:lang w:val="sv-SE"/>
        </w:rPr>
        <w:t xml:space="preserve"> </w:t>
      </w:r>
      <w:proofErr w:type="spellStart"/>
      <w:r w:rsidRPr="005B1846">
        <w:rPr>
          <w:highlight w:val="yellow"/>
          <w:lang w:val="sv-SE"/>
        </w:rPr>
        <w:t>of</w:t>
      </w:r>
      <w:proofErr w:type="spellEnd"/>
      <w:r w:rsidRPr="005B1846">
        <w:rPr>
          <w:highlight w:val="yellow"/>
          <w:lang w:val="sv-SE"/>
        </w:rPr>
        <w:t>:</w:t>
      </w:r>
    </w:p>
    <w:p w14:paraId="5E86C3CA" w14:textId="77777777" w:rsidR="00C164F0" w:rsidRPr="005B1846" w:rsidRDefault="00C164F0">
      <w:pPr>
        <w:pStyle w:val="CommentText"/>
        <w:rPr>
          <w:highlight w:val="yellow"/>
          <w:lang w:val="sv-SE"/>
        </w:rPr>
      </w:pPr>
    </w:p>
    <w:p w14:paraId="177B0834" w14:textId="678F688D" w:rsidR="00C164F0" w:rsidRPr="005B1846" w:rsidRDefault="00C164F0" w:rsidP="005A3602">
      <w:pPr>
        <w:pStyle w:val="CommentText"/>
        <w:rPr>
          <w:highlight w:val="yellow"/>
          <w:lang w:val="sv-SE"/>
        </w:rPr>
      </w:pPr>
      <w:r w:rsidRPr="005B1846">
        <w:rPr>
          <w:highlight w:val="yellow"/>
          <w:lang w:val="sv-SE"/>
        </w:rPr>
        <w:t>Y ~ </w:t>
      </w:r>
      <w:proofErr w:type="gramStart"/>
      <w:r w:rsidRPr="005B1846">
        <w:rPr>
          <w:highlight w:val="yellow"/>
          <w:lang w:val="sv-SE"/>
        </w:rPr>
        <w:t>Normal(</w:t>
      </w:r>
      <w:proofErr w:type="gramEnd"/>
      <w:r w:rsidRPr="005B1846">
        <w:rPr>
          <w:highlight w:val="yellow"/>
          <w:lang w:val="sv-SE"/>
        </w:rPr>
        <w:t>mu, sigma)</w:t>
      </w:r>
    </w:p>
    <w:p w14:paraId="4EB88D0B" w14:textId="16836F47" w:rsidR="00C164F0" w:rsidRDefault="00C164F0" w:rsidP="005A3602">
      <w:pPr>
        <w:pStyle w:val="CommentText"/>
        <w:rPr>
          <w:lang w:val="sv-SE"/>
        </w:rPr>
      </w:pPr>
      <w:r w:rsidRPr="009F703F">
        <w:rPr>
          <w:highlight w:val="yellow"/>
          <w:lang w:val="sv-SE"/>
        </w:rPr>
        <w:t>mu = (beta_0 + beta_1*X …</w:t>
      </w:r>
    </w:p>
    <w:p w14:paraId="11EA8E31" w14:textId="7EA36C82" w:rsidR="00C164F0" w:rsidRPr="005A3602" w:rsidRDefault="00C164F0">
      <w:pPr>
        <w:pStyle w:val="CommentText"/>
        <w:rPr>
          <w:lang w:val="sv-SE"/>
        </w:rPr>
      </w:pPr>
    </w:p>
  </w:comment>
  <w:comment w:id="552" w:author="Max Lindmark" w:date="2020-02-06T10:15:00Z" w:initials="ML">
    <w:p w14:paraId="0CCA28B0" w14:textId="3C4CF45C" w:rsidR="00C164F0" w:rsidRPr="00457D7E" w:rsidRDefault="00C164F0">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588" w:author="Max Lindmark" w:date="2020-02-06T10:15:00Z" w:initials="ML">
    <w:p w14:paraId="285743D9" w14:textId="77777777" w:rsidR="00C164F0" w:rsidRPr="00457D7E" w:rsidRDefault="00C164F0"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589" w:author="Max Lindmark" w:date="2020-05-08T15:33:00Z" w:initials="ML">
    <w:p w14:paraId="76ABA788" w14:textId="77777777" w:rsidR="00C164F0" w:rsidRPr="00BA2E4E" w:rsidRDefault="00C164F0">
      <w:pPr>
        <w:pStyle w:val="CommentText"/>
        <w:rPr>
          <w:highlight w:val="yellow"/>
          <w:lang w:val="en-US"/>
        </w:rPr>
      </w:pPr>
      <w:r w:rsidRPr="00BA2E4E">
        <w:rPr>
          <w:rStyle w:val="CommentReference"/>
          <w:highlight w:val="yellow"/>
        </w:rPr>
        <w:annotationRef/>
      </w:r>
      <w:r w:rsidRPr="00BA2E4E">
        <w:rPr>
          <w:highlight w:val="yellow"/>
          <w:lang w:val="en-US"/>
        </w:rPr>
        <w:t xml:space="preserve">The issue is that the dots over j and </w:t>
      </w:r>
      <w:proofErr w:type="spellStart"/>
      <w:r w:rsidRPr="00BA2E4E">
        <w:rPr>
          <w:highlight w:val="yellow"/>
          <w:lang w:val="en-US"/>
        </w:rPr>
        <w:t>i</w:t>
      </w:r>
      <w:proofErr w:type="spellEnd"/>
      <w:r w:rsidRPr="00BA2E4E">
        <w:rPr>
          <w:highlight w:val="yellow"/>
          <w:lang w:val="en-US"/>
        </w:rPr>
        <w:t xml:space="preserve"> are not displayed when there’s </w:t>
      </w:r>
      <w:proofErr w:type="spellStart"/>
      <w:proofErr w:type="gramStart"/>
      <w:r w:rsidRPr="00BA2E4E">
        <w:rPr>
          <w:highlight w:val="yellow"/>
          <w:lang w:val="en-US"/>
        </w:rPr>
        <w:t>a</w:t>
      </w:r>
      <w:proofErr w:type="spellEnd"/>
      <w:proofErr w:type="gramEnd"/>
      <w:r w:rsidRPr="00BA2E4E">
        <w:rPr>
          <w:highlight w:val="yellow"/>
          <w:lang w:val="en-US"/>
        </w:rPr>
        <w:t xml:space="preserve"> accent over the term. </w:t>
      </w:r>
    </w:p>
    <w:p w14:paraId="694E7EC4" w14:textId="77777777" w:rsidR="00C164F0" w:rsidRPr="00BA2E4E" w:rsidRDefault="00C164F0">
      <w:pPr>
        <w:pStyle w:val="CommentText"/>
        <w:rPr>
          <w:highlight w:val="yellow"/>
          <w:lang w:val="en-US"/>
        </w:rPr>
      </w:pPr>
    </w:p>
    <w:p w14:paraId="338BA8E4" w14:textId="165225A9" w:rsidR="00C164F0" w:rsidRPr="00D9660B" w:rsidRDefault="00C164F0">
      <w:pPr>
        <w:pStyle w:val="CommentText"/>
        <w:rPr>
          <w:lang w:val="en-US"/>
        </w:rPr>
      </w:pPr>
      <w:r w:rsidRPr="00BA2E4E">
        <w:rPr>
          <w:highlight w:val="yellow"/>
          <w:lang w:val="en-US"/>
        </w:rPr>
        <w:t xml:space="preserve">However, sine </w:t>
      </w:r>
      <w:proofErr w:type="spellStart"/>
      <w:r w:rsidRPr="00BA2E4E">
        <w:rPr>
          <w:highlight w:val="yellow"/>
          <w:lang w:val="en-US"/>
        </w:rPr>
        <w:t>i</w:t>
      </w:r>
      <w:proofErr w:type="spellEnd"/>
      <w:r w:rsidRPr="00BA2E4E">
        <w:rPr>
          <w:highlight w:val="yellow"/>
          <w:lang w:val="en-US"/>
        </w:rPr>
        <w:t xml:space="preserve"> is a common index of row, I won’t change subscript just yet. I will see how it looks in the pre-print, and in the </w:t>
      </w:r>
      <w:proofErr w:type="gramStart"/>
      <w:r w:rsidRPr="00BA2E4E">
        <w:rPr>
          <w:highlight w:val="yellow"/>
          <w:lang w:val="en-US"/>
        </w:rPr>
        <w:t>end,  it</w:t>
      </w:r>
      <w:proofErr w:type="gramEnd"/>
      <w:r w:rsidRPr="00BA2E4E">
        <w:rPr>
          <w:highlight w:val="yellow"/>
          <w:lang w:val="en-US"/>
        </w:rPr>
        <w:t xml:space="preserve"> seems like a typesetting issue…</w:t>
      </w:r>
    </w:p>
  </w:comment>
  <w:comment w:id="585" w:author="Max Lindmark" w:date="2020-05-11T08:44:00Z" w:initials="ML">
    <w:p w14:paraId="6455117B" w14:textId="1276E7D6" w:rsidR="00C164F0" w:rsidRPr="007401FA" w:rsidRDefault="00C164F0">
      <w:pPr>
        <w:pStyle w:val="CommentText"/>
        <w:rPr>
          <w:lang w:val="en-US"/>
        </w:rPr>
      </w:pPr>
      <w:r w:rsidRPr="00811CB0">
        <w:rPr>
          <w:rStyle w:val="CommentReference"/>
          <w:highlight w:val="yellow"/>
        </w:rPr>
        <w:annotationRef/>
      </w:r>
      <w:r w:rsidRPr="00811CB0">
        <w:rPr>
          <w:rStyle w:val="CommentReference"/>
          <w:highlight w:val="yellow"/>
          <w:lang w:val="en-US"/>
        </w:rPr>
        <w:t xml:space="preserve">Both variables are mean-centered such that 0 is the overall mean across all species. </w:t>
      </w:r>
      <w:proofErr w:type="gramStart"/>
      <w:r w:rsidRPr="00811CB0">
        <w:rPr>
          <w:rStyle w:val="CommentReference"/>
          <w:highlight w:val="yellow"/>
          <w:lang w:val="en-US"/>
        </w:rPr>
        <w:t>So</w:t>
      </w:r>
      <w:proofErr w:type="gramEnd"/>
      <w:r w:rsidRPr="00811CB0">
        <w:rPr>
          <w:rStyle w:val="CommentReference"/>
          <w:highlight w:val="yellow"/>
          <w:lang w:val="en-US"/>
        </w:rPr>
        <w:t xml:space="preserve"> there’s no </w:t>
      </w:r>
      <w:proofErr w:type="spellStart"/>
      <w:r w:rsidRPr="00811CB0">
        <w:rPr>
          <w:rStyle w:val="CommentReference"/>
          <w:highlight w:val="yellow"/>
          <w:lang w:val="en-US"/>
        </w:rPr>
        <w:t>i</w:t>
      </w:r>
      <w:proofErr w:type="spellEnd"/>
      <w:r w:rsidRPr="00811CB0">
        <w:rPr>
          <w:rStyle w:val="CommentReference"/>
          <w:highlight w:val="yellow"/>
          <w:lang w:val="en-US"/>
        </w:rPr>
        <w:t xml:space="preserve"> or j index for the mean term here, does that make sense to you?</w:t>
      </w:r>
    </w:p>
  </w:comment>
  <w:comment w:id="649" w:author="Max Lindmark" w:date="2020-05-05T14:25:00Z" w:initials="ML">
    <w:p w14:paraId="6E478F5B" w14:textId="53315848" w:rsidR="00C164F0" w:rsidRPr="00857B47" w:rsidRDefault="00C164F0">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677" w:author="Max Lindmark" w:date="2020-05-19T16:31:00Z" w:initials="ML">
    <w:p w14:paraId="51A22ED4" w14:textId="11031930" w:rsidR="00610CC2" w:rsidRPr="00EA4122" w:rsidRDefault="00610CC2" w:rsidP="00610CC2">
      <w:pPr>
        <w:pStyle w:val="CommentText"/>
        <w:numPr>
          <w:ilvl w:val="1"/>
          <w:numId w:val="32"/>
        </w:numPr>
        <w:rPr>
          <w:highlight w:val="yellow"/>
          <w:lang w:val="en-GB"/>
        </w:rPr>
      </w:pPr>
      <w:r w:rsidRPr="00EA4122">
        <w:rPr>
          <w:highlight w:val="yellow"/>
          <w:lang w:val="en-GB"/>
        </w:rPr>
        <w:t xml:space="preserve">Ken asked why we did not fit a tent function that allows the decline to be steeper than the increase. Do we need to dig into that? </w:t>
      </w:r>
      <w:r w:rsidRPr="00EA4122">
        <w:rPr>
          <w:rStyle w:val="CommentReference"/>
          <w:highlight w:val="yellow"/>
        </w:rPr>
        <w:annotationRef/>
      </w:r>
      <w:r w:rsidRPr="00FE38A2">
        <w:rPr>
          <w:rStyle w:val="CommentReference"/>
          <w:highlight w:val="yellow"/>
          <w:lang w:val="en-US"/>
        </w:rPr>
        <w:t xml:space="preserve">We can also just say that the </w:t>
      </w:r>
      <w:r w:rsidRPr="00EA4122">
        <w:rPr>
          <w:highlight w:val="yellow"/>
          <w:lang w:val="en-GB"/>
        </w:rPr>
        <w:t>curves are sometimes quite flat (</w:t>
      </w:r>
      <w:proofErr w:type="spellStart"/>
      <w:r w:rsidRPr="00EA4122">
        <w:rPr>
          <w:highlight w:val="yellow"/>
          <w:lang w:val="en-GB"/>
        </w:rPr>
        <w:t>Nytrö</w:t>
      </w:r>
      <w:proofErr w:type="spellEnd"/>
      <w:r w:rsidRPr="00EA4122">
        <w:rPr>
          <w:highlight w:val="yellow"/>
          <w:lang w:val="en-GB"/>
        </w:rPr>
        <w:t xml:space="preserve">; </w:t>
      </w:r>
      <w:proofErr w:type="gramStart"/>
      <w:r w:rsidRPr="00EA4122">
        <w:rPr>
          <w:highlight w:val="yellow"/>
          <w:lang w:val="en-GB"/>
        </w:rPr>
        <w:t>Liu)</w:t>
      </w:r>
      <w:r w:rsidRPr="00EA4122">
        <w:rPr>
          <w:highlight w:val="yellow"/>
          <w:lang w:val="en-GB"/>
        </w:rPr>
        <w:t>…</w:t>
      </w:r>
      <w:proofErr w:type="gramEnd"/>
      <w:r w:rsidRPr="00EA4122">
        <w:rPr>
          <w:highlight w:val="yellow"/>
          <w:lang w:val="en-GB"/>
        </w:rPr>
        <w:t xml:space="preserve"> </w:t>
      </w:r>
    </w:p>
    <w:p w14:paraId="0D4398C2" w14:textId="55EB5CCC" w:rsidR="00610CC2" w:rsidRPr="00610CC2" w:rsidRDefault="00610CC2">
      <w:pPr>
        <w:pStyle w:val="CommentText"/>
        <w:rPr>
          <w:lang w:val="en-GB"/>
        </w:rPr>
      </w:pPr>
    </w:p>
  </w:comment>
  <w:comment w:id="777" w:author="Max Lindmark" w:date="2020-05-06T14:31:00Z" w:initials="ML">
    <w:p w14:paraId="33FBA7DF" w14:textId="724575DD" w:rsidR="00C164F0" w:rsidRPr="00522907" w:rsidRDefault="00C164F0">
      <w:pPr>
        <w:pStyle w:val="CommentText"/>
        <w:rPr>
          <w:lang w:val="en-US"/>
        </w:rPr>
      </w:pPr>
      <w:r w:rsidRPr="001A2BBB">
        <w:rPr>
          <w:rStyle w:val="CommentReference"/>
          <w:highlight w:val="yellow"/>
        </w:rPr>
        <w:annotationRef/>
      </w:r>
      <w:r w:rsidRPr="001A2BBB">
        <w:rPr>
          <w:highlight w:val="yellow"/>
          <w:lang w:val="en-US"/>
        </w:rPr>
        <w:t xml:space="preserve">Do you think there should be an </w:t>
      </w:r>
      <w:proofErr w:type="spellStart"/>
      <w:r w:rsidRPr="001A2BBB">
        <w:rPr>
          <w:highlight w:val="yellow"/>
          <w:lang w:val="en-US"/>
        </w:rPr>
        <w:t>i</w:t>
      </w:r>
      <w:proofErr w:type="spellEnd"/>
      <w:r w:rsidRPr="001A2BBB">
        <w:rPr>
          <w:highlight w:val="yellow"/>
          <w:lang w:val="en-US"/>
        </w:rPr>
        <w:t xml:space="preserve"> here as well? It’s one mean per species (</w:t>
      </w:r>
      <w:proofErr w:type="gramStart"/>
      <w:r w:rsidRPr="001A2BBB">
        <w:rPr>
          <w:highlight w:val="yellow"/>
          <w:lang w:val="en-US"/>
        </w:rPr>
        <w:t>this questions</w:t>
      </w:r>
      <w:proofErr w:type="gramEnd"/>
      <w:r w:rsidRPr="001A2BBB">
        <w:rPr>
          <w:highlight w:val="yellow"/>
          <w:lang w:val="en-US"/>
        </w:rPr>
        <w:t xml:space="preserve"> if also for the next model)</w:t>
      </w:r>
    </w:p>
  </w:comment>
  <w:comment w:id="797" w:author="Max Lindmark" w:date="2020-02-06T10:15:00Z" w:initials="ML">
    <w:p w14:paraId="272A800B" w14:textId="77777777" w:rsidR="00C164F0" w:rsidRPr="00457D7E" w:rsidRDefault="00C164F0"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792" w:author="Max Lindmark" w:date="2020-05-11T11:43:00Z" w:initials="ML">
    <w:p w14:paraId="490F767C" w14:textId="408CD45E" w:rsidR="00C164F0" w:rsidRPr="00DD7368" w:rsidRDefault="00C164F0">
      <w:pPr>
        <w:pStyle w:val="CommentText"/>
        <w:rPr>
          <w:lang w:val="en-US"/>
        </w:rPr>
      </w:pPr>
      <w:r w:rsidRPr="00AB1BD7">
        <w:rPr>
          <w:rStyle w:val="CommentReference"/>
          <w:highlight w:val="yellow"/>
        </w:rPr>
        <w:annotationRef/>
      </w:r>
      <w:r w:rsidRPr="00DD7368">
        <w:rPr>
          <w:highlight w:val="yellow"/>
          <w:lang w:val="en-US"/>
        </w:rPr>
        <w:t xml:space="preserve">Maybe this shouldn’t even </w:t>
      </w:r>
      <w:proofErr w:type="spellStart"/>
      <w:r w:rsidRPr="00DD7368">
        <w:rPr>
          <w:highlight w:val="yellow"/>
          <w:lang w:val="en-US"/>
        </w:rPr>
        <w:t>bu</w:t>
      </w:r>
      <w:proofErr w:type="spellEnd"/>
      <w:r w:rsidRPr="00DD7368">
        <w:rPr>
          <w:highlight w:val="yellow"/>
          <w:lang w:val="en-US"/>
        </w:rPr>
        <w:t xml:space="preserve"> subscripted? See comment above</w:t>
      </w:r>
    </w:p>
  </w:comment>
  <w:comment w:id="823" w:author="Max Lindmark" w:date="2020-05-19T16:33:00Z" w:initials="ML">
    <w:p w14:paraId="62F89E6D" w14:textId="14BAF7E5" w:rsidR="00F54FDD" w:rsidRPr="00F54FDD" w:rsidRDefault="00F54FDD">
      <w:pPr>
        <w:pStyle w:val="CommentText"/>
        <w:rPr>
          <w:lang w:val="en-US"/>
        </w:rPr>
      </w:pPr>
      <w:r>
        <w:rPr>
          <w:rStyle w:val="CommentReference"/>
        </w:rPr>
        <w:annotationRef/>
      </w:r>
      <w:r w:rsidRPr="00F54FDD">
        <w:rPr>
          <w:lang w:val="en-US"/>
        </w:rPr>
        <w:t xml:space="preserve">This is also what Dustin </w:t>
      </w:r>
      <w:proofErr w:type="spellStart"/>
      <w:r w:rsidRPr="00F54FDD">
        <w:rPr>
          <w:lang w:val="en-US"/>
        </w:rPr>
        <w:t>Marhsall</w:t>
      </w:r>
      <w:proofErr w:type="spellEnd"/>
      <w:r w:rsidRPr="00F54FDD">
        <w:rPr>
          <w:lang w:val="en-US"/>
        </w:rPr>
        <w:t xml:space="preserve"> et al do in their latest </w:t>
      </w:r>
      <w:r>
        <w:rPr>
          <w:lang w:val="en-US"/>
        </w:rPr>
        <w:t>NEE</w:t>
      </w:r>
      <w:r w:rsidRPr="00F54FDD">
        <w:rPr>
          <w:lang w:val="en-US"/>
        </w:rPr>
        <w:t xml:space="preserve"> paper on de</w:t>
      </w:r>
      <w:r>
        <w:rPr>
          <w:lang w:val="en-US"/>
        </w:rPr>
        <w:t xml:space="preserve">velopment and temperature: </w:t>
      </w:r>
      <w:hyperlink r:id="rId1" w:history="1">
        <w:r w:rsidRPr="009471CD">
          <w:rPr>
            <w:rStyle w:val="Hyperlink"/>
            <w:lang w:val="en-US"/>
          </w:rPr>
          <w:t>https://www.nature.com/articles/s41559-020-1114-9</w:t>
        </w:r>
      </w:hyperlink>
      <w:r>
        <w:rPr>
          <w:lang w:val="en-US"/>
        </w:rPr>
        <w:t xml:space="preserve"> Not sure we need to cite them though… </w:t>
      </w:r>
    </w:p>
  </w:comment>
  <w:comment w:id="911" w:author="Max Lindmark" w:date="2020-05-12T13:25:00Z" w:initials="ML">
    <w:p w14:paraId="2E73817B" w14:textId="4A056E7D" w:rsidR="00C164F0" w:rsidRPr="009804C0" w:rsidRDefault="00C164F0">
      <w:pPr>
        <w:pStyle w:val="CommentText"/>
        <w:rPr>
          <w:lang w:val="en-US"/>
        </w:rPr>
      </w:pPr>
      <w:r w:rsidRPr="009804C0">
        <w:rPr>
          <w:rStyle w:val="CommentReference"/>
          <w:highlight w:val="yellow"/>
        </w:rPr>
        <w:annotationRef/>
      </w:r>
      <w:r w:rsidRPr="009804C0">
        <w:rPr>
          <w:highlight w:val="yellow"/>
          <w:lang w:val="en-US"/>
        </w:rPr>
        <w:t xml:space="preserve">Note this is new! I don’t use maximum mass anymore. As Jan pointed out, the source of this mass </w:t>
      </w:r>
      <w:proofErr w:type="gramStart"/>
      <w:r w:rsidRPr="009804C0">
        <w:rPr>
          <w:highlight w:val="yellow"/>
          <w:lang w:val="en-US"/>
        </w:rPr>
        <w:t>differ</w:t>
      </w:r>
      <w:proofErr w:type="gramEnd"/>
      <w:r w:rsidRPr="009804C0">
        <w:rPr>
          <w:highlight w:val="yellow"/>
          <w:lang w:val="en-US"/>
        </w:rPr>
        <w:t xml:space="preserve"> a lot between species on </w:t>
      </w:r>
      <w:proofErr w:type="spellStart"/>
      <w:r w:rsidRPr="009804C0">
        <w:rPr>
          <w:highlight w:val="yellow"/>
          <w:lang w:val="en-US"/>
        </w:rPr>
        <w:t>FishBase</w:t>
      </w:r>
      <w:proofErr w:type="spellEnd"/>
      <w:r w:rsidRPr="009804C0">
        <w:rPr>
          <w:highlight w:val="yellow"/>
          <w:lang w:val="en-US"/>
        </w:rPr>
        <w:t>. I figured this mass is less uncertain than the maximum size.</w:t>
      </w:r>
    </w:p>
  </w:comment>
  <w:comment w:id="1195" w:author="Max Lindmark" w:date="2020-05-07T16:34:00Z" w:initials="ML">
    <w:p w14:paraId="33FBFE79" w14:textId="4026DF8A" w:rsidR="00C164F0" w:rsidRPr="00597E4A" w:rsidRDefault="00C164F0">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1205" w:author="Max Lindmark" w:date="2020-04-23T17:11:00Z" w:initials="ML">
    <w:p w14:paraId="262E4B93" w14:textId="77777777" w:rsidR="00C164F0" w:rsidRPr="007B273D" w:rsidRDefault="00C164F0"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w:t>
      </w:r>
      <w:proofErr w:type="gramStart"/>
      <w:r w:rsidRPr="007B273D">
        <w:rPr>
          <w:highlight w:val="yellow"/>
          <w:lang w:val="en-US"/>
        </w:rPr>
        <w:t>code</w:t>
      </w:r>
      <w:proofErr w:type="gramEnd"/>
      <w:r w:rsidRPr="007B273D">
        <w:rPr>
          <w:highlight w:val="yellow"/>
          <w:lang w:val="en-US"/>
        </w:rPr>
        <w:t xml:space="preserve"> I put 0.5 wrongly as the precision. So, I actually used a less informative prior (</w:t>
      </w:r>
      <w:proofErr w:type="spellStart"/>
      <w:r w:rsidRPr="007B273D">
        <w:rPr>
          <w:highlight w:val="yellow"/>
          <w:lang w:val="en-US"/>
        </w:rPr>
        <w:t>sd</w:t>
      </w:r>
      <w:proofErr w:type="spellEnd"/>
      <w:r w:rsidRPr="007B273D">
        <w:rPr>
          <w:highlight w:val="yellow"/>
          <w:lang w:val="en-US"/>
        </w:rPr>
        <w:t xml:space="preserve"> = 1.414). </w:t>
      </w:r>
    </w:p>
    <w:p w14:paraId="59160AD0" w14:textId="77777777" w:rsidR="00C164F0" w:rsidRPr="007B273D" w:rsidRDefault="00C164F0" w:rsidP="006B00B7">
      <w:pPr>
        <w:pStyle w:val="CommentText"/>
        <w:rPr>
          <w:highlight w:val="yellow"/>
          <w:lang w:val="en-US"/>
        </w:rPr>
      </w:pPr>
    </w:p>
    <w:p w14:paraId="3DA9A12F" w14:textId="2DBFDE63" w:rsidR="00C164F0" w:rsidRPr="007B273D" w:rsidRDefault="00C164F0" w:rsidP="006B00B7">
      <w:pPr>
        <w:pStyle w:val="CommentText"/>
        <w:rPr>
          <w:highlight w:val="yellow"/>
          <w:lang w:val="en-US"/>
        </w:rPr>
      </w:pPr>
      <w:r w:rsidRPr="007B273D">
        <w:rPr>
          <w:highlight w:val="yellow"/>
          <w:lang w:val="en-US"/>
        </w:rPr>
        <w:t xml:space="preserve">When I use a </w:t>
      </w:r>
      <w:proofErr w:type="spellStart"/>
      <w:r w:rsidRPr="007B273D">
        <w:rPr>
          <w:highlight w:val="yellow"/>
          <w:lang w:val="en-US"/>
        </w:rPr>
        <w:t>sd</w:t>
      </w:r>
      <w:proofErr w:type="spellEnd"/>
      <w:r w:rsidRPr="007B273D">
        <w:rPr>
          <w:highlight w:val="yellow"/>
          <w:lang w:val="en-US"/>
        </w:rPr>
        <w:t xml:space="preserve"> of 0.5 (precision = 4), I see that the mean of all species intercepts (mu_b0) is pulled to the prior, although all the other parameters’ priors are essentially flat around the posterior and they look fine with that precision. </w:t>
      </w:r>
    </w:p>
    <w:p w14:paraId="2F9956D3" w14:textId="77777777" w:rsidR="00C164F0" w:rsidRPr="007B273D" w:rsidRDefault="00C164F0" w:rsidP="006B00B7">
      <w:pPr>
        <w:pStyle w:val="CommentText"/>
        <w:rPr>
          <w:highlight w:val="yellow"/>
          <w:lang w:val="en-US"/>
        </w:rPr>
      </w:pPr>
    </w:p>
    <w:p w14:paraId="28A4B2D2" w14:textId="5CC5A2CD" w:rsidR="00C164F0" w:rsidRPr="007B273D" w:rsidRDefault="00C164F0" w:rsidP="006B00B7">
      <w:pPr>
        <w:pStyle w:val="CommentText"/>
        <w:rPr>
          <w:highlight w:val="yellow"/>
          <w:lang w:val="en-US"/>
        </w:rPr>
      </w:pPr>
      <w:r w:rsidRPr="007B273D">
        <w:rPr>
          <w:highlight w:val="yellow"/>
          <w:lang w:val="en-US"/>
        </w:rPr>
        <w:t xml:space="preserve">Despite that they all look fine and overall very similar (~third decimals), I will instead increase the standard deviation to 1 (from the 0.5 I wanted to use in the beginning) in these priors for the average species effect, and to </w:t>
      </w:r>
      <w:proofErr w:type="spellStart"/>
      <w:r w:rsidRPr="007B273D">
        <w:rPr>
          <w:highlight w:val="yellow"/>
          <w:lang w:val="en-US"/>
        </w:rPr>
        <w:t>sd</w:t>
      </w:r>
      <w:proofErr w:type="spellEnd"/>
      <w:r w:rsidRPr="007B273D">
        <w:rPr>
          <w:highlight w:val="yellow"/>
          <w:lang w:val="en-US"/>
        </w:rPr>
        <w:t>=5 for the intercept…</w:t>
      </w:r>
    </w:p>
    <w:p w14:paraId="516CF7C8" w14:textId="77777777" w:rsidR="00C164F0" w:rsidRPr="007B273D" w:rsidRDefault="00C164F0" w:rsidP="006B00B7">
      <w:pPr>
        <w:pStyle w:val="CommentText"/>
        <w:rPr>
          <w:highlight w:val="yellow"/>
          <w:lang w:val="en-US"/>
        </w:rPr>
      </w:pPr>
    </w:p>
    <w:p w14:paraId="261135A4" w14:textId="6C4914B4" w:rsidR="00C164F0" w:rsidRPr="006B00B7" w:rsidRDefault="00C164F0">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1208" w:author="Max Lindmark" w:date="2020-04-22T17:37:00Z" w:initials="ML">
    <w:p w14:paraId="281B944D" w14:textId="0261B523" w:rsidR="00C164F0" w:rsidRDefault="00C164F0"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45DCDFF" w14:textId="77777777" w:rsidR="00C164F0" w:rsidRDefault="00C164F0" w:rsidP="00604739">
      <w:pPr>
        <w:pStyle w:val="CommentText"/>
        <w:rPr>
          <w:lang w:val="en-US"/>
        </w:rPr>
      </w:pPr>
    </w:p>
    <w:p w14:paraId="41CDC50F" w14:textId="4D99DF0E" w:rsidR="00C164F0" w:rsidRDefault="00C164F0"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0E0DAD70" w14:textId="77777777" w:rsidR="00C164F0" w:rsidRDefault="00C164F0" w:rsidP="00604739">
      <w:pPr>
        <w:pStyle w:val="CommentText"/>
        <w:rPr>
          <w:lang w:val="en-US"/>
        </w:rPr>
      </w:pPr>
    </w:p>
    <w:p w14:paraId="3A4DED61" w14:textId="06D4C768" w:rsidR="00C164F0" w:rsidRDefault="00C164F0">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278C350D" w14:textId="77777777" w:rsidR="00C164F0" w:rsidRDefault="00C164F0">
      <w:pPr>
        <w:pStyle w:val="CommentText"/>
        <w:rPr>
          <w:lang w:val="en-US"/>
        </w:rPr>
      </w:pPr>
    </w:p>
    <w:p w14:paraId="004EA587" w14:textId="6DF5AD1E" w:rsidR="00C164F0" w:rsidRPr="00604739" w:rsidRDefault="00C164F0">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1212" w:author="Max Lindmark" w:date="2020-04-23T13:13:00Z" w:initials="ML">
    <w:p w14:paraId="226E2E76" w14:textId="38B119A2" w:rsidR="00C164F0" w:rsidRPr="00A52899" w:rsidRDefault="00C164F0">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1216" w:author="Max Lindmark" w:date="2020-04-22T13:02:00Z" w:initials="ML">
    <w:p w14:paraId="4D42B2DD" w14:textId="16F7B5CF" w:rsidR="00C164F0" w:rsidRPr="0083302E" w:rsidRDefault="00C164F0">
      <w:pPr>
        <w:pStyle w:val="CommentText"/>
        <w:rPr>
          <w:lang w:val="en-US"/>
        </w:rPr>
      </w:pPr>
      <w:r w:rsidRPr="00527F5D">
        <w:rPr>
          <w:rStyle w:val="CommentReference"/>
          <w:highlight w:val="yellow"/>
        </w:rPr>
        <w:annotationRef/>
      </w:r>
      <w:r w:rsidRPr="00527F5D">
        <w:rPr>
          <w:rStyle w:val="CommentReference"/>
          <w:highlight w:val="yellow"/>
          <w:lang w:val="en-US"/>
        </w:rPr>
        <w:t>I changed this just before the thesis but before I wrongly called this the activation energy. But the activation energy is positive, the slope is -activation energy!</w:t>
      </w:r>
    </w:p>
  </w:comment>
  <w:comment w:id="1226" w:author="Max Lindmark" w:date="2020-04-22T17:04:00Z" w:initials="ML">
    <w:p w14:paraId="3F4DDA1D" w14:textId="637254DA" w:rsidR="00C164F0" w:rsidRPr="000C4232" w:rsidRDefault="00C164F0"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C164F0" w:rsidRDefault="00C164F0">
      <w:pPr>
        <w:pStyle w:val="CommentText"/>
      </w:pPr>
    </w:p>
  </w:comment>
  <w:comment w:id="1267" w:author="Max Lindmark" w:date="2020-05-06T16:39:00Z" w:initials="ML">
    <w:p w14:paraId="521AB0A0" w14:textId="03547B2F" w:rsidR="00C164F0" w:rsidRPr="004C50CB" w:rsidRDefault="00C164F0">
      <w:pPr>
        <w:pStyle w:val="CommentText"/>
        <w:rPr>
          <w:lang w:val="en-US"/>
        </w:rPr>
      </w:pPr>
      <w:r w:rsidRPr="00B76DA8">
        <w:rPr>
          <w:rStyle w:val="CommentReference"/>
          <w:highlight w:val="yellow"/>
        </w:rPr>
        <w:annotationRef/>
      </w:r>
      <w:r w:rsidRPr="00B76DA8">
        <w:rPr>
          <w:rStyle w:val="CommentReference"/>
          <w:highlight w:val="yellow"/>
          <w:lang w:val="en-US"/>
        </w:rPr>
        <w:t xml:space="preserve">I reordered the </w:t>
      </w:r>
      <w:proofErr w:type="spellStart"/>
      <w:r w:rsidRPr="00B76DA8">
        <w:rPr>
          <w:rStyle w:val="CommentReference"/>
          <w:highlight w:val="yellow"/>
          <w:lang w:val="en-US"/>
        </w:rPr>
        <w:t>paragrapghs</w:t>
      </w:r>
      <w:proofErr w:type="spellEnd"/>
      <w:r w:rsidRPr="00B76DA8">
        <w:rPr>
          <w:rStyle w:val="CommentReference"/>
          <w:highlight w:val="yellow"/>
          <w:lang w:val="en-US"/>
        </w:rPr>
        <w:t xml:space="preserve"> here so that I start with growth, as I try to do also in the text</w:t>
      </w:r>
    </w:p>
  </w:comment>
  <w:comment w:id="1278" w:author="Max Lindmark" w:date="2020-05-11T10:34:00Z" w:initials="ML">
    <w:p w14:paraId="22F9EA19" w14:textId="350D9D01" w:rsidR="00C164F0" w:rsidRPr="00FF6310" w:rsidRDefault="00C164F0">
      <w:pPr>
        <w:pStyle w:val="CommentText"/>
        <w:rPr>
          <w:lang w:val="en-US"/>
        </w:rPr>
      </w:pPr>
      <w:r w:rsidRPr="00DA0701">
        <w:rPr>
          <w:rStyle w:val="CommentReference"/>
          <w:highlight w:val="yellow"/>
        </w:rPr>
        <w:annotationRef/>
      </w:r>
      <w:r w:rsidRPr="00DA0701">
        <w:rPr>
          <w:highlight w:val="yellow"/>
          <w:lang w:val="en-US"/>
        </w:rPr>
        <w:t>I use the posterior medians unless I say mean</w:t>
      </w:r>
    </w:p>
  </w:comment>
  <w:comment w:id="1350" w:author="Jan Ohlberger" w:date="2020-02-06T12:45:00Z" w:initials="Ca">
    <w:p w14:paraId="639B754C" w14:textId="492BBA9B" w:rsidR="00C164F0" w:rsidRPr="00457D7E" w:rsidRDefault="00C164F0">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1707" w:author="Jan Ohlberger" w:date="2020-01-21T14:57:00Z" w:initials="Ca">
    <w:p w14:paraId="14C41261" w14:textId="77777777" w:rsidR="00C164F0" w:rsidRPr="002D70E2" w:rsidRDefault="00C164F0">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C164F0" w:rsidRPr="002D70E2" w:rsidRDefault="00C164F0">
      <w:pPr>
        <w:pStyle w:val="CommentText"/>
        <w:rPr>
          <w:lang w:val="en-GB"/>
        </w:rPr>
      </w:pPr>
    </w:p>
    <w:p w14:paraId="6653FE73" w14:textId="0A209DBF" w:rsidR="00C164F0" w:rsidRPr="002D70E2" w:rsidRDefault="00C164F0">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C164F0" w:rsidRPr="002D70E2" w:rsidRDefault="00C164F0">
      <w:pPr>
        <w:pStyle w:val="CommentText"/>
        <w:rPr>
          <w:lang w:val="en-GB"/>
        </w:rPr>
      </w:pPr>
    </w:p>
    <w:p w14:paraId="0FEAD394" w14:textId="58BEC5A8" w:rsidR="00C164F0" w:rsidRPr="002D70E2" w:rsidRDefault="00C164F0">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C164F0" w:rsidRPr="002D70E2" w:rsidRDefault="00C164F0">
      <w:pPr>
        <w:pStyle w:val="CommentText"/>
        <w:rPr>
          <w:lang w:val="en-GB"/>
        </w:rPr>
      </w:pPr>
    </w:p>
    <w:p w14:paraId="08A228F7" w14:textId="601A6767" w:rsidR="00C164F0" w:rsidRPr="002D70E2" w:rsidRDefault="00C164F0">
      <w:pPr>
        <w:pStyle w:val="CommentText"/>
        <w:rPr>
          <w:lang w:val="en-GB"/>
        </w:rPr>
      </w:pPr>
      <w:r w:rsidRPr="002D70E2">
        <w:rPr>
          <w:lang w:val="en-GB"/>
        </w:rPr>
        <w:t>The overall mean of 6°C, on the other hand, seems reasonable.</w:t>
      </w:r>
    </w:p>
    <w:p w14:paraId="19AF2500" w14:textId="65C98CB9" w:rsidR="00C164F0" w:rsidRPr="002D70E2" w:rsidRDefault="00C164F0">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C164F0" w:rsidRPr="002D70E2" w:rsidRDefault="00C164F0">
      <w:pPr>
        <w:pStyle w:val="CommentText"/>
        <w:rPr>
          <w:lang w:val="en-GB"/>
        </w:rPr>
      </w:pPr>
    </w:p>
    <w:p w14:paraId="32692339" w14:textId="77C0DC03" w:rsidR="00C164F0" w:rsidRPr="002D70E2" w:rsidRDefault="00C164F0">
      <w:pPr>
        <w:pStyle w:val="CommentText"/>
        <w:rPr>
          <w:lang w:val="en-GB"/>
        </w:rPr>
      </w:pPr>
      <w:r w:rsidRPr="002D70E2">
        <w:rPr>
          <w:lang w:val="en-GB"/>
        </w:rPr>
        <w:t>I know this seems very picky - but somehow these are extreme enough to warrant further scrutiny in my view</w:t>
      </w:r>
    </w:p>
  </w:comment>
  <w:comment w:id="1708" w:author="Max Lindmark" w:date="2020-01-28T15:25:00Z" w:initials="ML">
    <w:p w14:paraId="18CB7814" w14:textId="77777777" w:rsidR="00C164F0" w:rsidRPr="00457D7E" w:rsidRDefault="00C164F0">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C164F0" w:rsidRPr="00457D7E" w:rsidRDefault="00C164F0">
      <w:pPr>
        <w:pStyle w:val="CommentText"/>
        <w:rPr>
          <w:lang w:val="en-GB"/>
        </w:rPr>
      </w:pPr>
    </w:p>
    <w:p w14:paraId="3F9AF4D5" w14:textId="506AAFAA" w:rsidR="00C164F0" w:rsidRPr="00457D7E" w:rsidRDefault="00C164F0">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C164F0" w:rsidRPr="00457D7E" w:rsidRDefault="00C164F0">
      <w:pPr>
        <w:pStyle w:val="CommentText"/>
        <w:rPr>
          <w:lang w:val="en-GB"/>
        </w:rPr>
      </w:pPr>
    </w:p>
    <w:p w14:paraId="09190D46" w14:textId="0DD35202" w:rsidR="00C164F0" w:rsidRPr="00457D7E" w:rsidRDefault="00C164F0">
      <w:pPr>
        <w:pStyle w:val="CommentText"/>
        <w:rPr>
          <w:lang w:val="en-GB"/>
        </w:rPr>
      </w:pPr>
      <w:r w:rsidRPr="00457D7E">
        <w:rPr>
          <w:lang w:val="en-GB"/>
        </w:rPr>
        <w:t>Since we only use this metric for a few species now (only growth and consumption), we can probably afford to refine it.</w:t>
      </w:r>
    </w:p>
  </w:comment>
  <w:comment w:id="1709" w:author="Max Lindmark" w:date="2020-02-06T10:42:00Z" w:initials="ML">
    <w:p w14:paraId="2E7A1F17" w14:textId="00618321" w:rsidR="00C164F0" w:rsidRPr="00457D7E" w:rsidRDefault="00C164F0">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1714" w:author="Max Lindmark" w:date="2020-01-31T19:19:00Z" w:initials="ML">
    <w:p w14:paraId="5FA02F3D" w14:textId="7C54B478" w:rsidR="00C164F0" w:rsidRPr="00457D7E" w:rsidRDefault="00C164F0">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1786" w:author="Max Lindmark" w:date="2020-05-08T14:19:00Z" w:initials="ML">
    <w:p w14:paraId="1CF08053" w14:textId="5E830002" w:rsidR="00C164F0" w:rsidRPr="00D17808" w:rsidRDefault="00C164F0">
      <w:pPr>
        <w:pStyle w:val="CommentText"/>
        <w:rPr>
          <w:lang w:val="en-US"/>
        </w:rPr>
      </w:pPr>
      <w:r>
        <w:rPr>
          <w:rStyle w:val="CommentReference"/>
        </w:rPr>
        <w:annotationRef/>
      </w:r>
    </w:p>
  </w:comment>
  <w:comment w:id="1791" w:author="Max Lindmark" w:date="2020-02-06T10:46:00Z" w:initials="ML">
    <w:p w14:paraId="24D3DCE9" w14:textId="4844CFD2" w:rsidR="00C164F0" w:rsidRPr="00457D7E" w:rsidRDefault="00C164F0">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1792" w:author="Max Lindmark" w:date="2020-02-06T10:46:00Z" w:initials="ML">
    <w:p w14:paraId="12E58D26" w14:textId="50EEB09E" w:rsidR="00C164F0" w:rsidRPr="00457D7E" w:rsidRDefault="00C164F0">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1793" w:author="Max Lindmark" w:date="2020-05-08T15:53:00Z" w:initials="ML">
    <w:p w14:paraId="0A60FFDE" w14:textId="3BE13A42" w:rsidR="00C164F0" w:rsidRPr="00CE5ADB" w:rsidRDefault="00C164F0">
      <w:pPr>
        <w:pStyle w:val="CommentText"/>
        <w:rPr>
          <w:lang w:val="en-US"/>
        </w:rPr>
      </w:pPr>
      <w:r w:rsidRPr="00986168">
        <w:rPr>
          <w:rStyle w:val="CommentReference"/>
          <w:highlight w:val="yellow"/>
        </w:rPr>
        <w:annotationRef/>
      </w:r>
      <w:r w:rsidRPr="00986168">
        <w:rPr>
          <w:highlight w:val="yellow"/>
          <w:lang w:val="en-US"/>
        </w:rPr>
        <w:t>I wonder how to make it easier, because only one side is logged</w:t>
      </w:r>
    </w:p>
  </w:comment>
  <w:comment w:id="1842" w:author="Max Lindmark" w:date="2020-04-22T11:45:00Z" w:initials="ML">
    <w:p w14:paraId="5E5E5900" w14:textId="61C47D8F" w:rsidR="00C164F0" w:rsidRDefault="00C164F0" w:rsidP="0037187E">
      <w:pPr>
        <w:pStyle w:val="CommentText"/>
        <w:numPr>
          <w:ilvl w:val="0"/>
          <w:numId w:val="41"/>
        </w:numPr>
        <w:rPr>
          <w:highlight w:val="yellow"/>
          <w:lang w:val="en-US"/>
        </w:rPr>
      </w:pPr>
      <w:r>
        <w:rPr>
          <w:highlight w:val="yellow"/>
          <w:lang w:val="en-US"/>
        </w:rPr>
        <w:t xml:space="preserve"> All values have been updated and these are reproducible (I set a seed)</w:t>
      </w:r>
    </w:p>
    <w:p w14:paraId="51FFC28A" w14:textId="77777777" w:rsidR="00C164F0" w:rsidRDefault="00C164F0" w:rsidP="00D764E3">
      <w:pPr>
        <w:pStyle w:val="CommentText"/>
        <w:rPr>
          <w:highlight w:val="yellow"/>
          <w:lang w:val="en-US"/>
        </w:rPr>
      </w:pPr>
    </w:p>
    <w:p w14:paraId="4BC6E64A" w14:textId="21D58E22" w:rsidR="00C164F0" w:rsidRPr="004B7C3C" w:rsidRDefault="00C164F0" w:rsidP="00D764E3">
      <w:pPr>
        <w:pStyle w:val="CommentText"/>
        <w:rPr>
          <w:highlight w:val="yellow"/>
          <w:lang w:val="en-US"/>
        </w:rPr>
      </w:pPr>
      <w:r w:rsidRPr="004B7C3C">
        <w:rPr>
          <w:rStyle w:val="CommentReference"/>
          <w:highlight w:val="yellow"/>
        </w:rPr>
        <w:annotationRef/>
      </w:r>
      <w:r w:rsidRPr="004B7C3C">
        <w:rPr>
          <w:highlight w:val="yellow"/>
          <w:lang w:val="en-US"/>
        </w:rPr>
        <w:t xml:space="preserve">I changed some things here to make the non-interaction models more consistent with the interaction models. </w:t>
      </w:r>
    </w:p>
    <w:p w14:paraId="287D7FDD" w14:textId="77777777" w:rsidR="00C164F0" w:rsidRPr="004B7C3C" w:rsidRDefault="00C164F0" w:rsidP="00D764E3">
      <w:pPr>
        <w:pStyle w:val="CommentText"/>
        <w:rPr>
          <w:highlight w:val="yellow"/>
          <w:lang w:val="en-US"/>
        </w:rPr>
      </w:pPr>
    </w:p>
    <w:p w14:paraId="6B28442A" w14:textId="20858B42" w:rsidR="00C164F0" w:rsidRPr="004B7C3C" w:rsidRDefault="00C164F0" w:rsidP="00DE330B">
      <w:pPr>
        <w:pStyle w:val="CommentText"/>
        <w:rPr>
          <w:highlight w:val="yellow"/>
          <w:lang w:val="en-US"/>
        </w:rPr>
      </w:pPr>
      <w:r w:rsidRPr="004B7C3C">
        <w:rPr>
          <w:rStyle w:val="CommentReference"/>
          <w:highlight w:val="yellow"/>
        </w:rPr>
        <w:annotationRef/>
      </w:r>
      <w:r w:rsidRPr="004B7C3C">
        <w:rPr>
          <w:highlight w:val="yellow"/>
          <w:lang w:val="en-US"/>
        </w:rPr>
        <w:t xml:space="preserve">Maybe it’s just easiest if you compare these models with an earlier version, but </w:t>
      </w:r>
      <w:r>
        <w:rPr>
          <w:highlight w:val="yellow"/>
          <w:lang w:val="en-US"/>
        </w:rPr>
        <w:t xml:space="preserve">anyway </w:t>
      </w:r>
      <w:r w:rsidRPr="004B7C3C">
        <w:rPr>
          <w:highlight w:val="yellow"/>
          <w:lang w:val="en-US"/>
        </w:rPr>
        <w:t xml:space="preserve">here is </w:t>
      </w:r>
      <w:r>
        <w:rPr>
          <w:highlight w:val="yellow"/>
          <w:lang w:val="en-US"/>
        </w:rPr>
        <w:t xml:space="preserve">what’s </w:t>
      </w:r>
      <w:r w:rsidRPr="004B7C3C">
        <w:rPr>
          <w:highlight w:val="yellow"/>
          <w:lang w:val="en-US"/>
        </w:rPr>
        <w:t>differen</w:t>
      </w:r>
      <w:r>
        <w:rPr>
          <w:highlight w:val="yellow"/>
          <w:lang w:val="en-US"/>
        </w:rPr>
        <w:t>t</w:t>
      </w:r>
      <w:r w:rsidRPr="004B7C3C">
        <w:rPr>
          <w:highlight w:val="yellow"/>
          <w:lang w:val="en-US"/>
        </w:rPr>
        <w:t>:</w:t>
      </w:r>
    </w:p>
    <w:p w14:paraId="16EF783B" w14:textId="77777777" w:rsidR="00C164F0" w:rsidRPr="004B7C3C" w:rsidRDefault="00C164F0" w:rsidP="00DE330B">
      <w:pPr>
        <w:pStyle w:val="CommentText"/>
        <w:rPr>
          <w:highlight w:val="yellow"/>
          <w:lang w:val="en-US"/>
        </w:rPr>
      </w:pPr>
    </w:p>
    <w:p w14:paraId="228326E7" w14:textId="4AD0138B" w:rsidR="00C164F0" w:rsidRPr="004B7C3C" w:rsidRDefault="00C164F0" w:rsidP="00D764E3">
      <w:pPr>
        <w:pStyle w:val="CommentText"/>
        <w:rPr>
          <w:highlight w:val="yellow"/>
          <w:lang w:val="en-US"/>
        </w:rPr>
      </w:pPr>
      <w:r>
        <w:rPr>
          <w:highlight w:val="yellow"/>
          <w:lang w:val="en-US"/>
        </w:rPr>
        <w:t>The previous m</w:t>
      </w:r>
      <w:r w:rsidRPr="004B7C3C">
        <w:rPr>
          <w:highlight w:val="yellow"/>
          <w:lang w:val="en-US"/>
        </w:rPr>
        <w:t xml:space="preserve">odels M7 and M8 (now M6a and M6b): I had only Beta1 and Beta2 random… but </w:t>
      </w:r>
      <w:r>
        <w:rPr>
          <w:highlight w:val="yellow"/>
          <w:lang w:val="en-US"/>
        </w:rPr>
        <w:t xml:space="preserve">it </w:t>
      </w:r>
      <w:r w:rsidRPr="004B7C3C">
        <w:rPr>
          <w:highlight w:val="yellow"/>
          <w:lang w:val="en-US"/>
        </w:rPr>
        <w:t xml:space="preserve">doesn’t really make sense to me to only have those terms random without </w:t>
      </w:r>
      <w:r>
        <w:rPr>
          <w:highlight w:val="yellow"/>
          <w:lang w:val="en-US"/>
        </w:rPr>
        <w:t xml:space="preserve">also </w:t>
      </w:r>
      <w:r w:rsidRPr="004B7C3C">
        <w:rPr>
          <w:highlight w:val="yellow"/>
          <w:lang w:val="en-US"/>
        </w:rPr>
        <w:t>the intercept. What do you think? I’ve now</w:t>
      </w:r>
      <w:r>
        <w:rPr>
          <w:highlight w:val="yellow"/>
          <w:lang w:val="en-US"/>
        </w:rPr>
        <w:t xml:space="preserve"> changed the models </w:t>
      </w:r>
      <w:r w:rsidRPr="004B7C3C">
        <w:rPr>
          <w:highlight w:val="yellow"/>
          <w:lang w:val="en-US"/>
        </w:rPr>
        <w:t xml:space="preserve">so that </w:t>
      </w:r>
      <w:r>
        <w:rPr>
          <w:highlight w:val="yellow"/>
          <w:lang w:val="en-US"/>
        </w:rPr>
        <w:t xml:space="preserve">they </w:t>
      </w:r>
      <w:r w:rsidRPr="004B7C3C">
        <w:rPr>
          <w:highlight w:val="yellow"/>
          <w:lang w:val="en-US"/>
        </w:rPr>
        <w:t xml:space="preserve">better match the models without the interaction. </w:t>
      </w:r>
    </w:p>
    <w:p w14:paraId="0D845CD1" w14:textId="77777777" w:rsidR="00C164F0" w:rsidRPr="004B7C3C" w:rsidRDefault="00C164F0" w:rsidP="00D764E3">
      <w:pPr>
        <w:pStyle w:val="CommentText"/>
        <w:rPr>
          <w:highlight w:val="yellow"/>
          <w:lang w:val="en-US"/>
        </w:rPr>
      </w:pPr>
    </w:p>
    <w:p w14:paraId="00135990" w14:textId="35BE6BC7" w:rsidR="00C164F0" w:rsidRPr="00D764E3" w:rsidRDefault="00C164F0">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1843" w:author="Max Lindmark" w:date="2020-05-07T16:06:00Z" w:initials="ML">
    <w:p w14:paraId="2DED304F" w14:textId="6562A493" w:rsidR="00C164F0" w:rsidRPr="004B7C3C" w:rsidRDefault="00C164F0">
      <w:pPr>
        <w:pStyle w:val="CommentText"/>
        <w:rPr>
          <w:lang w:val="en-US"/>
        </w:rPr>
      </w:pPr>
      <w:r w:rsidRPr="00804369">
        <w:rPr>
          <w:rStyle w:val="CommentReference"/>
          <w:highlight w:val="yellow"/>
        </w:rPr>
        <w:annotationRef/>
      </w:r>
      <w:r w:rsidRPr="00804369">
        <w:rPr>
          <w:rStyle w:val="CommentReference"/>
          <w:highlight w:val="yellow"/>
          <w:lang w:val="en-US"/>
        </w:rPr>
        <w:t xml:space="preserve">Also note that this table is only for the log-linear models (because there are many combinations). The </w:t>
      </w:r>
      <w:proofErr w:type="spellStart"/>
      <w:r w:rsidRPr="00804369">
        <w:rPr>
          <w:rStyle w:val="CommentReference"/>
          <w:highlight w:val="yellow"/>
          <w:lang w:val="en-US"/>
        </w:rPr>
        <w:t>T_opt</w:t>
      </w:r>
      <w:proofErr w:type="spellEnd"/>
      <w:r w:rsidRPr="00804369">
        <w:rPr>
          <w:rStyle w:val="CommentReference"/>
          <w:highlight w:val="yellow"/>
          <w:lang w:val="en-US"/>
        </w:rPr>
        <w:t xml:space="preserve"> and the polynomial models only have two each, so I just put that info in the text.</w:t>
      </w:r>
    </w:p>
  </w:comment>
  <w:comment w:id="1845" w:author="Max Lindmark" w:date="2020-05-11T12:49:00Z" w:initials="ML">
    <w:p w14:paraId="28148644" w14:textId="4FE0D067" w:rsidR="00C164F0" w:rsidRPr="004C144E" w:rsidRDefault="00C164F0">
      <w:pPr>
        <w:pStyle w:val="CommentText"/>
        <w:rPr>
          <w:lang w:val="en-US"/>
        </w:rPr>
      </w:pPr>
      <w:r w:rsidRPr="00CC5696">
        <w:rPr>
          <w:rStyle w:val="CommentReference"/>
          <w:highlight w:val="yellow"/>
        </w:rPr>
        <w:annotationRef/>
      </w:r>
      <w:r w:rsidRPr="00CC5696">
        <w:rPr>
          <w:highlight w:val="yellow"/>
          <w:lang w:val="en-US"/>
        </w:rPr>
        <w:t>Do you prefer I instead use a log axis on y as well? Now I use it on X only, to better see which masses we use. I could also do it for y, in order to not mix it up. I’m just not excited about the strange ticks that come from using ln-transformation rather than log10…</w:t>
      </w:r>
    </w:p>
  </w:comment>
  <w:comment w:id="1917" w:author="Max Lindmark" w:date="2020-05-08T16:24:00Z" w:initials="ML">
    <w:p w14:paraId="364F521C" w14:textId="09525F76" w:rsidR="00C164F0" w:rsidRPr="009667BA" w:rsidRDefault="00C164F0">
      <w:pPr>
        <w:pStyle w:val="CommentText"/>
        <w:rPr>
          <w:lang w:val="en-US"/>
        </w:rPr>
      </w:pPr>
      <w:r w:rsidRPr="009B415A">
        <w:rPr>
          <w:rStyle w:val="CommentReference"/>
          <w:highlight w:val="yellow"/>
        </w:rPr>
        <w:annotationRef/>
      </w:r>
      <w:r w:rsidRPr="009B415A">
        <w:rPr>
          <w:highlight w:val="yellow"/>
          <w:lang w:val="en-US"/>
        </w:rPr>
        <w:t>It’s quite striking that for a given mass in e.g. panel A, the metabolic rate can differ 50-fold between species.</w:t>
      </w:r>
    </w:p>
  </w:comment>
  <w:comment w:id="1977" w:author="Max Lindmark" w:date="2020-04-24T10:07:00Z" w:initials="ML">
    <w:p w14:paraId="3B501444" w14:textId="558C62E6" w:rsidR="00C164F0" w:rsidRPr="008B4708" w:rsidRDefault="00C164F0">
      <w:pPr>
        <w:pStyle w:val="CommentText"/>
        <w:rPr>
          <w:rStyle w:val="CommentReference"/>
          <w:highlight w:val="yellow"/>
          <w:lang w:val="en-US"/>
        </w:rPr>
      </w:pPr>
      <w:r w:rsidRPr="008B4708">
        <w:rPr>
          <w:rStyle w:val="CommentReference"/>
          <w:highlight w:val="yellow"/>
        </w:rPr>
        <w:annotationRef/>
      </w:r>
      <w:r w:rsidRPr="008B4708">
        <w:rPr>
          <w:rStyle w:val="CommentReference"/>
          <w:highlight w:val="yellow"/>
          <w:lang w:val="en-US"/>
        </w:rPr>
        <w:t>Should we be more careful with the terms? Technically this is only the mass exponent on the linear scale, not the log scale, then it’s just a coefficient.</w:t>
      </w:r>
    </w:p>
    <w:p w14:paraId="771684E7" w14:textId="77777777" w:rsidR="00C164F0" w:rsidRPr="008B4708" w:rsidRDefault="00C164F0">
      <w:pPr>
        <w:pStyle w:val="CommentText"/>
        <w:rPr>
          <w:rStyle w:val="CommentReference"/>
          <w:highlight w:val="yellow"/>
          <w:lang w:val="en-US"/>
        </w:rPr>
      </w:pPr>
    </w:p>
    <w:p w14:paraId="4BE8DA61" w14:textId="59F36F20" w:rsidR="00C164F0" w:rsidRPr="00745FDF" w:rsidRDefault="00C164F0">
      <w:pPr>
        <w:pStyle w:val="CommentText"/>
        <w:rPr>
          <w:lang w:val="en-US"/>
        </w:rPr>
      </w:pPr>
      <w:r w:rsidRPr="008B4708">
        <w:rPr>
          <w:rStyle w:val="CommentReference"/>
          <w:highlight w:val="yellow"/>
          <w:lang w:val="en-US"/>
        </w:rPr>
        <w:t>Same with activation energy. I think it’s nice to show the activation energy, as here, but sometimes it’s easier to talk about the temperature-coefficient</w:t>
      </w:r>
      <w:r>
        <w:rPr>
          <w:rStyle w:val="CommentReference"/>
          <w:highlight w:val="yellow"/>
          <w:lang w:val="en-US"/>
        </w:rPr>
        <w:t xml:space="preserve"> (e.g. when plotting posteriors etc.)</w:t>
      </w:r>
      <w:r w:rsidRPr="008B4708">
        <w:rPr>
          <w:rStyle w:val="CommentReference"/>
          <w:highlight w:val="yellow"/>
          <w:lang w:val="en-US"/>
        </w:rPr>
        <w:t>.</w:t>
      </w:r>
    </w:p>
  </w:comment>
  <w:comment w:id="1978" w:author="Max Lindmark" w:date="2020-04-24T10:34:00Z" w:initials="ML">
    <w:p w14:paraId="7070164E" w14:textId="66DDB08D" w:rsidR="00C164F0" w:rsidRPr="008B4708" w:rsidRDefault="00C164F0">
      <w:pPr>
        <w:pStyle w:val="CommentText"/>
        <w:rPr>
          <w:lang w:val="en-US"/>
        </w:rPr>
      </w:pPr>
      <w:r w:rsidRPr="009B4159">
        <w:rPr>
          <w:rStyle w:val="CommentReference"/>
          <w:highlight w:val="yellow"/>
        </w:rPr>
        <w:annotationRef/>
      </w:r>
      <w:r w:rsidRPr="009B4159">
        <w:rPr>
          <w:rStyle w:val="CommentReference"/>
          <w:highlight w:val="yellow"/>
          <w:lang w:val="en-US"/>
        </w:rPr>
        <w:t xml:space="preserve">Note I changed the layout a little bit. This still allows for comparison of the vertical shaded bars (comparing the </w:t>
      </w:r>
      <w:r>
        <w:rPr>
          <w:rStyle w:val="CommentReference"/>
          <w:highlight w:val="yellow"/>
          <w:lang w:val="en-US"/>
        </w:rPr>
        <w:t xml:space="preserve">global </w:t>
      </w:r>
      <w:r w:rsidRPr="009B4159">
        <w:rPr>
          <w:rStyle w:val="CommentReference"/>
          <w:highlight w:val="yellow"/>
          <w:lang w:val="en-US"/>
        </w:rPr>
        <w:t>mean predictions for the parameter</w:t>
      </w:r>
      <w:r>
        <w:rPr>
          <w:rStyle w:val="CommentReference"/>
          <w:highlight w:val="yellow"/>
          <w:lang w:val="en-US"/>
        </w:rPr>
        <w:t>s</w:t>
      </w:r>
      <w:r w:rsidRPr="009B4159">
        <w:rPr>
          <w:rStyle w:val="CommentReference"/>
          <w:highlight w:val="yellow"/>
          <w:lang w:val="en-US"/>
        </w:rPr>
        <w:t xml:space="preserve">). I just like this better and didn’t think there was much merit putting them all in the same plot </w:t>
      </w:r>
      <w:r>
        <w:rPr>
          <w:rStyle w:val="CommentReference"/>
          <w:highlight w:val="yellow"/>
          <w:lang w:val="en-US"/>
        </w:rPr>
        <w:t>as the majority of species are not present in both data sets</w:t>
      </w:r>
      <w:r w:rsidRPr="009B4159">
        <w:rPr>
          <w:rStyle w:val="CommentReference"/>
          <w:highlight w:val="yellow"/>
          <w:lang w:val="en-US"/>
        </w:rPr>
        <w:t>.</w:t>
      </w:r>
    </w:p>
  </w:comment>
  <w:comment w:id="2009" w:author="Jan Ohlberger" w:date="2020-01-21T15:43:00Z" w:initials="Ca">
    <w:p w14:paraId="0E3500F0" w14:textId="77777777" w:rsidR="00C164F0" w:rsidRPr="002D70E2" w:rsidRDefault="00C164F0" w:rsidP="0072480A">
      <w:pPr>
        <w:pStyle w:val="CommentText"/>
        <w:rPr>
          <w:lang w:val="en-GB"/>
        </w:rPr>
      </w:pPr>
      <w:r>
        <w:rPr>
          <w:rStyle w:val="CommentReference"/>
        </w:rPr>
        <w:annotationRef/>
      </w:r>
      <w:r w:rsidRPr="002D70E2">
        <w:rPr>
          <w:lang w:val="en-GB"/>
        </w:rPr>
        <w:t xml:space="preserve">Maybe better? </w:t>
      </w:r>
    </w:p>
  </w:comment>
  <w:comment w:id="2010" w:author="Max Lindmark" w:date="2020-01-28T15:58:00Z" w:initials="ML">
    <w:p w14:paraId="2271A92B" w14:textId="77777777" w:rsidR="00C164F0" w:rsidRPr="00457D7E" w:rsidRDefault="00C164F0" w:rsidP="0072480A">
      <w:pPr>
        <w:pStyle w:val="CommentText"/>
        <w:rPr>
          <w:lang w:val="en-GB"/>
        </w:rPr>
      </w:pPr>
      <w:r>
        <w:rPr>
          <w:rStyle w:val="CommentReference"/>
        </w:rPr>
        <w:annotationRef/>
      </w:r>
      <w:r w:rsidRPr="00457D7E">
        <w:rPr>
          <w:lang w:val="en-GB"/>
        </w:rPr>
        <w:t>Or average?</w:t>
      </w:r>
    </w:p>
  </w:comment>
  <w:comment w:id="2011" w:author="Anna Gårdmark" w:date="2020-02-03T15:34:00Z" w:initials="AG">
    <w:p w14:paraId="7D739003" w14:textId="77777777" w:rsidR="00C164F0" w:rsidRPr="00404F83" w:rsidRDefault="00C164F0" w:rsidP="0072480A">
      <w:pPr>
        <w:pStyle w:val="CommentText"/>
        <w:rPr>
          <w:lang w:val="en-GB"/>
        </w:rPr>
      </w:pPr>
      <w:r>
        <w:rPr>
          <w:rStyle w:val="CommentReference"/>
        </w:rPr>
        <w:annotationRef/>
      </w:r>
      <w:r w:rsidRPr="00404F83">
        <w:rPr>
          <w:lang w:val="en-GB"/>
        </w:rPr>
        <w:t>average is better, I think</w:t>
      </w:r>
    </w:p>
  </w:comment>
  <w:comment w:id="2012" w:author="Max Lindmark" w:date="2020-02-06T11:11:00Z" w:initials="ML">
    <w:p w14:paraId="5568C889" w14:textId="77777777" w:rsidR="00C164F0" w:rsidRPr="00457D7E" w:rsidRDefault="00C164F0"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C164F0" w:rsidRPr="00457D7E" w:rsidRDefault="00C164F0" w:rsidP="0072480A">
      <w:pPr>
        <w:pStyle w:val="CommentText"/>
        <w:rPr>
          <w:b/>
          <w:bCs/>
          <w:lang w:val="en-GB"/>
        </w:rPr>
      </w:pPr>
    </w:p>
    <w:p w14:paraId="107D15FB" w14:textId="77777777" w:rsidR="00C164F0" w:rsidRPr="00457D7E" w:rsidRDefault="00C164F0" w:rsidP="0072480A">
      <w:pPr>
        <w:pStyle w:val="CommentText"/>
        <w:rPr>
          <w:b/>
          <w:bCs/>
          <w:lang w:val="en-GB"/>
        </w:rPr>
      </w:pPr>
      <w:r w:rsidRPr="00457D7E">
        <w:rPr>
          <w:b/>
          <w:bCs/>
          <w:lang w:val="en-GB"/>
        </w:rPr>
        <w:t>Most importantly, we should make sure to be consistent…</w:t>
      </w:r>
    </w:p>
    <w:p w14:paraId="29C0FC27" w14:textId="77777777" w:rsidR="00C164F0" w:rsidRPr="00457D7E" w:rsidRDefault="00C164F0" w:rsidP="0072480A">
      <w:pPr>
        <w:pStyle w:val="CommentText"/>
        <w:rPr>
          <w:b/>
          <w:bCs/>
          <w:lang w:val="en-GB"/>
        </w:rPr>
      </w:pPr>
    </w:p>
  </w:comment>
  <w:comment w:id="2013" w:author="Max Lindmark" w:date="2020-02-06T11:11:00Z" w:initials="ML">
    <w:p w14:paraId="6B961FF5" w14:textId="77777777" w:rsidR="00C164F0" w:rsidRPr="00457D7E" w:rsidRDefault="00C164F0"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C164F0" w:rsidRPr="00457D7E" w:rsidRDefault="00C164F0" w:rsidP="0072480A">
      <w:pPr>
        <w:pStyle w:val="CommentText"/>
        <w:rPr>
          <w:lang w:val="en-GB"/>
        </w:rPr>
      </w:pPr>
    </w:p>
    <w:p w14:paraId="4BC4D85D" w14:textId="77777777" w:rsidR="00C164F0" w:rsidRPr="00457D7E" w:rsidRDefault="00C164F0" w:rsidP="0072480A">
      <w:pPr>
        <w:pStyle w:val="CommentText"/>
        <w:rPr>
          <w:lang w:val="en-GB"/>
        </w:rPr>
      </w:pPr>
      <w:r w:rsidRPr="00457D7E">
        <w:rPr>
          <w:lang w:val="en-GB"/>
        </w:rPr>
        <w:t>I agree that average isn’t perfect either, because the species doesn’t have to be average for us to make a qualified guess!</w:t>
      </w:r>
    </w:p>
  </w:comment>
  <w:comment w:id="2014" w:author="Anna Gårdmark" w:date="2020-02-07T07:48:00Z" w:initials="AG">
    <w:p w14:paraId="59AD4046" w14:textId="77777777" w:rsidR="00C164F0" w:rsidRPr="0098521B" w:rsidRDefault="00C164F0"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2015" w:author="Max Lindmark" w:date="2020-04-24T10:08:00Z" w:initials="ML">
    <w:p w14:paraId="6687AB1F" w14:textId="79E1E193" w:rsidR="00C164F0" w:rsidRPr="00456F07" w:rsidRDefault="00C164F0" w:rsidP="0072480A">
      <w:pPr>
        <w:pStyle w:val="CommentText"/>
        <w:rPr>
          <w:lang w:val="en-US"/>
        </w:rPr>
      </w:pPr>
      <w:r w:rsidRPr="00C9761E">
        <w:rPr>
          <w:rStyle w:val="CommentReference"/>
          <w:highlight w:val="yellow"/>
        </w:rPr>
        <w:annotationRef/>
      </w:r>
      <w:r w:rsidRPr="00C9761E">
        <w:rPr>
          <w:rStyle w:val="CommentReference"/>
          <w:highlight w:val="yellow"/>
          <w:lang w:val="en-US"/>
        </w:rPr>
        <w:t>I now call the parameters either global or species-level, but somewhere further up when I talk about what the global parameter represents, I do say average. Can change if we find something better!</w:t>
      </w:r>
    </w:p>
  </w:comment>
  <w:comment w:id="2030" w:author="Jan Ohlberger" w:date="2020-01-21T15:43:00Z" w:initials="Ca">
    <w:p w14:paraId="1A238F9A" w14:textId="09E0F2FF" w:rsidR="00C164F0" w:rsidRPr="002D70E2" w:rsidRDefault="00C164F0">
      <w:pPr>
        <w:pStyle w:val="CommentText"/>
        <w:rPr>
          <w:lang w:val="en-GB"/>
        </w:rPr>
      </w:pPr>
      <w:r>
        <w:rPr>
          <w:rStyle w:val="CommentReference"/>
        </w:rPr>
        <w:annotationRef/>
      </w:r>
      <w:r w:rsidRPr="002D70E2">
        <w:rPr>
          <w:lang w:val="en-GB"/>
        </w:rPr>
        <w:t xml:space="preserve">Maybe better? </w:t>
      </w:r>
    </w:p>
  </w:comment>
  <w:comment w:id="2031" w:author="Max Lindmark" w:date="2020-01-28T15:58:00Z" w:initials="ML">
    <w:p w14:paraId="50BCCDCC" w14:textId="2E84632D" w:rsidR="00C164F0" w:rsidRPr="00457D7E" w:rsidRDefault="00C164F0">
      <w:pPr>
        <w:pStyle w:val="CommentText"/>
        <w:rPr>
          <w:lang w:val="en-GB"/>
        </w:rPr>
      </w:pPr>
      <w:r>
        <w:rPr>
          <w:rStyle w:val="CommentReference"/>
        </w:rPr>
        <w:annotationRef/>
      </w:r>
      <w:r w:rsidRPr="00457D7E">
        <w:rPr>
          <w:lang w:val="en-GB"/>
        </w:rPr>
        <w:t>Or average?</w:t>
      </w:r>
    </w:p>
  </w:comment>
  <w:comment w:id="2032" w:author="Anna Gårdmark" w:date="2020-02-03T15:34:00Z" w:initials="AG">
    <w:p w14:paraId="5DD4C2DF" w14:textId="5A828D45" w:rsidR="00C164F0" w:rsidRPr="00404F83" w:rsidRDefault="00C164F0">
      <w:pPr>
        <w:pStyle w:val="CommentText"/>
        <w:rPr>
          <w:lang w:val="en-GB"/>
        </w:rPr>
      </w:pPr>
      <w:r>
        <w:rPr>
          <w:rStyle w:val="CommentReference"/>
        </w:rPr>
        <w:annotationRef/>
      </w:r>
      <w:r w:rsidRPr="00404F83">
        <w:rPr>
          <w:lang w:val="en-GB"/>
        </w:rPr>
        <w:t>average is better, I think</w:t>
      </w:r>
    </w:p>
  </w:comment>
  <w:comment w:id="2033" w:author="Max Lindmark" w:date="2020-02-06T11:11:00Z" w:initials="ML">
    <w:p w14:paraId="70D4CCDD" w14:textId="77777777" w:rsidR="00C164F0" w:rsidRPr="00457D7E" w:rsidRDefault="00C164F0"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C164F0" w:rsidRPr="00457D7E" w:rsidRDefault="00C164F0" w:rsidP="00AE4AF5">
      <w:pPr>
        <w:pStyle w:val="CommentText"/>
        <w:rPr>
          <w:b/>
          <w:bCs/>
          <w:lang w:val="en-GB"/>
        </w:rPr>
      </w:pPr>
    </w:p>
    <w:p w14:paraId="396C1A80" w14:textId="77777777" w:rsidR="00C164F0" w:rsidRPr="00457D7E" w:rsidRDefault="00C164F0" w:rsidP="00AE4AF5">
      <w:pPr>
        <w:pStyle w:val="CommentText"/>
        <w:rPr>
          <w:b/>
          <w:bCs/>
          <w:lang w:val="en-GB"/>
        </w:rPr>
      </w:pPr>
      <w:r w:rsidRPr="00457D7E">
        <w:rPr>
          <w:b/>
          <w:bCs/>
          <w:lang w:val="en-GB"/>
        </w:rPr>
        <w:t>Most importantly, we should make sure to be consistent…</w:t>
      </w:r>
    </w:p>
    <w:p w14:paraId="5112A399" w14:textId="034185F5" w:rsidR="00C164F0" w:rsidRPr="00457D7E" w:rsidRDefault="00C164F0">
      <w:pPr>
        <w:pStyle w:val="CommentText"/>
        <w:rPr>
          <w:b/>
          <w:bCs/>
          <w:lang w:val="en-GB"/>
        </w:rPr>
      </w:pPr>
    </w:p>
  </w:comment>
  <w:comment w:id="2034" w:author="Max Lindmark" w:date="2020-02-06T11:11:00Z" w:initials="ML">
    <w:p w14:paraId="2D701D9D" w14:textId="77777777" w:rsidR="00C164F0" w:rsidRPr="00457D7E" w:rsidRDefault="00C164F0">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C164F0" w:rsidRPr="00457D7E" w:rsidRDefault="00C164F0">
      <w:pPr>
        <w:pStyle w:val="CommentText"/>
        <w:rPr>
          <w:lang w:val="en-GB"/>
        </w:rPr>
      </w:pPr>
    </w:p>
    <w:p w14:paraId="76F23DB8" w14:textId="267E38A7" w:rsidR="00C164F0" w:rsidRPr="00457D7E" w:rsidRDefault="00C164F0">
      <w:pPr>
        <w:pStyle w:val="CommentText"/>
        <w:rPr>
          <w:lang w:val="en-GB"/>
        </w:rPr>
      </w:pPr>
      <w:r w:rsidRPr="00457D7E">
        <w:rPr>
          <w:lang w:val="en-GB"/>
        </w:rPr>
        <w:t>I agree that average isn’t perfect either, because the species doesn’t have to be average for us to make a qualified guess!</w:t>
      </w:r>
    </w:p>
  </w:comment>
  <w:comment w:id="2035" w:author="Anna Gårdmark" w:date="2020-02-07T07:48:00Z" w:initials="AG">
    <w:p w14:paraId="4A3ACB85" w14:textId="54318309" w:rsidR="00C164F0" w:rsidRPr="0098521B" w:rsidRDefault="00C164F0">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2036" w:author="Max Lindmark" w:date="2020-04-24T10:08:00Z" w:initials="ML">
    <w:p w14:paraId="24050E56" w14:textId="4946F477" w:rsidR="00C164F0" w:rsidRPr="002460B7" w:rsidRDefault="00C164F0">
      <w:pPr>
        <w:pStyle w:val="CommentText"/>
        <w:rPr>
          <w:lang w:val="en-US"/>
        </w:rPr>
      </w:pPr>
      <w:r w:rsidRPr="00CC6A5E">
        <w:rPr>
          <w:rStyle w:val="CommentReference"/>
          <w:highlight w:val="yellow"/>
        </w:rPr>
        <w:annotationRef/>
      </w:r>
      <w:r w:rsidRPr="00CC6A5E">
        <w:rPr>
          <w:highlight w:val="yellow"/>
          <w:lang w:val="en-US"/>
        </w:rPr>
        <w:t>how about unmeasured?</w:t>
      </w:r>
    </w:p>
  </w:comment>
  <w:comment w:id="2091" w:author="Max Lindmark" w:date="2020-01-31T11:40:00Z" w:initials="ML">
    <w:p w14:paraId="3FA41E8E" w14:textId="77777777" w:rsidR="00C164F0" w:rsidRPr="00457D7E" w:rsidRDefault="00C164F0">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C164F0" w:rsidRPr="00457D7E" w:rsidRDefault="00C164F0">
      <w:pPr>
        <w:pStyle w:val="CommentText"/>
        <w:rPr>
          <w:lang w:val="en-GB"/>
        </w:rPr>
      </w:pPr>
    </w:p>
    <w:p w14:paraId="00A045FC" w14:textId="77777777" w:rsidR="00C164F0" w:rsidRPr="00457D7E" w:rsidRDefault="00C164F0">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C164F0" w:rsidRPr="00457D7E" w:rsidRDefault="00C164F0">
      <w:pPr>
        <w:pStyle w:val="CommentText"/>
        <w:rPr>
          <w:lang w:val="en-GB"/>
        </w:rPr>
      </w:pPr>
    </w:p>
    <w:p w14:paraId="41133D76" w14:textId="77777777" w:rsidR="00C164F0" w:rsidRPr="00457D7E" w:rsidRDefault="00C164F0">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C164F0" w:rsidRPr="00457D7E" w:rsidRDefault="00C164F0">
      <w:pPr>
        <w:pStyle w:val="CommentText"/>
        <w:rPr>
          <w:lang w:val="en-GB"/>
        </w:rPr>
      </w:pPr>
    </w:p>
    <w:p w14:paraId="15D8F8B8" w14:textId="56B3EF2B" w:rsidR="00C164F0" w:rsidRPr="00457D7E" w:rsidRDefault="00C164F0">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2214" w:author="Anna Gårdmark" w:date="2020-02-04T08:56:00Z" w:initials="AG">
    <w:p w14:paraId="0D13AD99" w14:textId="278CD4EB" w:rsidR="00C164F0" w:rsidRPr="002C5859" w:rsidRDefault="00C164F0">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2215" w:author="Max Lindmark" w:date="2020-02-06T11:36:00Z" w:initials="ML">
    <w:p w14:paraId="6A2D3C14" w14:textId="77777777" w:rsidR="00C164F0" w:rsidRPr="00457D7E" w:rsidRDefault="00C164F0">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C164F0" w:rsidRPr="00457D7E" w:rsidRDefault="00C164F0">
      <w:pPr>
        <w:pStyle w:val="CommentText"/>
        <w:rPr>
          <w:lang w:val="en-GB"/>
        </w:rPr>
      </w:pPr>
    </w:p>
    <w:p w14:paraId="48DC857D" w14:textId="71B86F82" w:rsidR="00C164F0" w:rsidRPr="00457D7E" w:rsidRDefault="00C164F0">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C164F0" w:rsidRPr="00457D7E" w:rsidRDefault="00C164F0">
      <w:pPr>
        <w:pStyle w:val="CommentText"/>
        <w:rPr>
          <w:lang w:val="en-GB"/>
        </w:rPr>
      </w:pPr>
    </w:p>
    <w:p w14:paraId="776601BB" w14:textId="24F08D9F" w:rsidR="00C164F0" w:rsidRPr="00457D7E" w:rsidRDefault="00C164F0">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C164F0" w:rsidRPr="00457D7E" w:rsidRDefault="00C164F0">
      <w:pPr>
        <w:pStyle w:val="CommentText"/>
        <w:rPr>
          <w:lang w:val="en-GB"/>
        </w:rPr>
      </w:pPr>
    </w:p>
    <w:p w14:paraId="1147DE57" w14:textId="77777777" w:rsidR="00C164F0" w:rsidRPr="00457D7E" w:rsidRDefault="00C164F0">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C164F0" w:rsidRPr="00457D7E" w:rsidRDefault="00C164F0">
      <w:pPr>
        <w:pStyle w:val="CommentText"/>
        <w:rPr>
          <w:lang w:val="en-GB"/>
        </w:rPr>
      </w:pPr>
    </w:p>
    <w:p w14:paraId="4565C1F9" w14:textId="5BECAB48" w:rsidR="00C164F0" w:rsidRPr="00457D7E" w:rsidRDefault="00C164F0">
      <w:pPr>
        <w:pStyle w:val="CommentText"/>
        <w:rPr>
          <w:lang w:val="en-GB"/>
        </w:rPr>
      </w:pPr>
      <w:r w:rsidRPr="00457D7E">
        <w:rPr>
          <w:lang w:val="en-GB"/>
        </w:rPr>
        <w:t>Agree this needs to be made clearer. See the paragraph below!</w:t>
      </w:r>
    </w:p>
  </w:comment>
  <w:comment w:id="2216" w:author="Anna Gårdmark" w:date="2020-02-07T08:12:00Z" w:initials="AG">
    <w:p w14:paraId="3C081A25" w14:textId="60CFB3C9" w:rsidR="00C164F0" w:rsidRPr="00603E09" w:rsidRDefault="00C164F0">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2511" w:author="Max Lindmark" w:date="2020-05-12T10:35:00Z" w:initials="ML">
    <w:p w14:paraId="7289A2BC" w14:textId="7CA911EA" w:rsidR="00C164F0" w:rsidRPr="005B6DAD" w:rsidRDefault="00C164F0">
      <w:pPr>
        <w:pStyle w:val="CommentText"/>
        <w:rPr>
          <w:lang w:val="en-US"/>
        </w:rPr>
      </w:pPr>
      <w:r w:rsidRPr="00B54036">
        <w:rPr>
          <w:rStyle w:val="CommentReference"/>
          <w:highlight w:val="yellow"/>
        </w:rPr>
        <w:annotationRef/>
      </w:r>
      <w:r w:rsidRPr="00B54036">
        <w:rPr>
          <w:highlight w:val="yellow"/>
          <w:lang w:val="en-US"/>
        </w:rPr>
        <w:t xml:space="preserve">This paragraph can go if we need to shorten </w:t>
      </w:r>
      <w:proofErr w:type="gramStart"/>
      <w:r w:rsidRPr="00B54036">
        <w:rPr>
          <w:highlight w:val="yellow"/>
          <w:lang w:val="en-US"/>
        </w:rPr>
        <w:t>it</w:t>
      </w:r>
      <w:proofErr w:type="gramEnd"/>
      <w:r w:rsidRPr="00B54036">
        <w:rPr>
          <w:highlight w:val="yellow"/>
          <w:lang w:val="en-US"/>
        </w:rPr>
        <w:t xml:space="preserve"> I think!</w:t>
      </w:r>
    </w:p>
  </w:comment>
  <w:comment w:id="2544" w:author="Max Lindmark" w:date="2020-02-06T13:04:00Z" w:initials="ML">
    <w:p w14:paraId="61204E3E" w14:textId="29123053" w:rsidR="00C164F0" w:rsidRPr="00457D7E" w:rsidRDefault="00C164F0"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164F0" w:rsidRPr="00457D7E" w:rsidRDefault="00C164F0">
      <w:pPr>
        <w:pStyle w:val="CommentText"/>
        <w:rPr>
          <w:b/>
          <w:bCs/>
          <w:lang w:val="en-GB"/>
        </w:rPr>
      </w:pPr>
    </w:p>
  </w:comment>
  <w:comment w:id="2545" w:author="Max Lindmark" w:date="2020-05-12T10:43:00Z" w:initials="ML">
    <w:p w14:paraId="5F5410C3" w14:textId="1360ECC8" w:rsidR="00C164F0" w:rsidRPr="00021C7F" w:rsidRDefault="00C164F0">
      <w:pPr>
        <w:pStyle w:val="CommentText"/>
        <w:rPr>
          <w:lang w:val="sv-SE"/>
        </w:rPr>
      </w:pPr>
      <w:r w:rsidRPr="003F7BFB">
        <w:rPr>
          <w:highlight w:val="yellow"/>
          <w:lang w:val="en-US"/>
        </w:rPr>
        <w:t xml:space="preserve">I don’t remember if this comment was on a previous version of this segment, I think so. </w:t>
      </w:r>
      <w:r w:rsidRPr="003F7BFB">
        <w:rPr>
          <w:highlight w:val="yellow"/>
          <w:lang w:val="sv-SE"/>
        </w:rPr>
        <w:t xml:space="preserve">Is it </w:t>
      </w:r>
      <w:r w:rsidRPr="003F7BFB">
        <w:rPr>
          <w:rStyle w:val="CommentReference"/>
          <w:highlight w:val="yellow"/>
        </w:rPr>
        <w:annotationRef/>
      </w:r>
      <w:proofErr w:type="spellStart"/>
      <w:r w:rsidRPr="003F7BFB">
        <w:rPr>
          <w:highlight w:val="yellow"/>
          <w:lang w:val="sv-SE"/>
        </w:rPr>
        <w:t>better</w:t>
      </w:r>
      <w:proofErr w:type="spellEnd"/>
      <w:r w:rsidRPr="003F7BFB">
        <w:rPr>
          <w:highlight w:val="yellow"/>
          <w:lang w:val="sv-SE"/>
        </w:rPr>
        <w:t xml:space="preserve"> </w:t>
      </w:r>
      <w:proofErr w:type="spellStart"/>
      <w:r w:rsidRPr="003F7BFB">
        <w:rPr>
          <w:highlight w:val="yellow"/>
          <w:lang w:val="sv-SE"/>
        </w:rPr>
        <w:t>now</w:t>
      </w:r>
      <w:proofErr w:type="spellEnd"/>
      <w:r w:rsidRPr="003F7BFB">
        <w:rPr>
          <w:highlight w:val="yellow"/>
          <w:lang w:val="sv-SE"/>
        </w:rPr>
        <w:t>?</w:t>
      </w:r>
    </w:p>
  </w:comment>
  <w:comment w:id="2539" w:author="Max Lindmark" w:date="2020-05-19T14:29:00Z" w:initials="ML">
    <w:p w14:paraId="0E174618" w14:textId="783418AD" w:rsidR="00C164F0" w:rsidRPr="00C17CAB" w:rsidRDefault="00C164F0">
      <w:pPr>
        <w:pStyle w:val="CommentText"/>
        <w:rPr>
          <w:lang w:val="en-US"/>
        </w:rPr>
      </w:pPr>
      <w:r>
        <w:rPr>
          <w:rStyle w:val="CommentReference"/>
        </w:rPr>
        <w:annotationRef/>
      </w:r>
      <w:r w:rsidRPr="00B54036">
        <w:rPr>
          <w:rStyle w:val="CommentReference"/>
          <w:highlight w:val="yellow"/>
        </w:rPr>
        <w:annotationRef/>
      </w:r>
      <w:r w:rsidRPr="00B54036">
        <w:rPr>
          <w:highlight w:val="yellow"/>
          <w:lang w:val="en-US"/>
        </w:rPr>
        <w:t xml:space="preserve">This paragraph can go if we need to shorten </w:t>
      </w:r>
      <w:proofErr w:type="gramStart"/>
      <w:r w:rsidRPr="00B54036">
        <w:rPr>
          <w:highlight w:val="yellow"/>
          <w:lang w:val="en-US"/>
        </w:rPr>
        <w:t>it</w:t>
      </w:r>
      <w:proofErr w:type="gramEnd"/>
      <w:r w:rsidRPr="00B54036">
        <w:rPr>
          <w:highlight w:val="yellow"/>
          <w:lang w:val="en-US"/>
        </w:rPr>
        <w:t xml:space="preserve"> I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D2C6499" w15:done="0"/>
  <w15:commentEx w15:paraId="06F3ECF5" w15:done="0"/>
  <w15:commentEx w15:paraId="6C9B1BB2" w15:done="0"/>
  <w15:commentEx w15:paraId="42CA79CC"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77A842BC" w15:done="0"/>
  <w15:commentEx w15:paraId="7C1531EA" w15:done="0"/>
  <w15:commentEx w15:paraId="51BFBAC5" w15:done="0"/>
  <w15:commentEx w15:paraId="4F44CEAD" w15:done="0"/>
  <w15:commentEx w15:paraId="11EA8E31" w15:done="0"/>
  <w15:commentEx w15:paraId="0CCA28B0" w15:done="0"/>
  <w15:commentEx w15:paraId="285743D9" w15:done="0"/>
  <w15:commentEx w15:paraId="338BA8E4" w15:paraIdParent="285743D9" w15:done="0"/>
  <w15:commentEx w15:paraId="6455117B" w15:done="0"/>
  <w15:commentEx w15:paraId="6E478F5B" w15:done="0"/>
  <w15:commentEx w15:paraId="0D4398C2" w15:done="0"/>
  <w15:commentEx w15:paraId="33FBA7DF" w15:done="0"/>
  <w15:commentEx w15:paraId="272A800B" w15:done="0"/>
  <w15:commentEx w15:paraId="490F767C" w15:paraIdParent="272A800B" w15:done="0"/>
  <w15:commentEx w15:paraId="62F89E6D" w15:done="0"/>
  <w15:commentEx w15:paraId="2E73817B" w15:done="0"/>
  <w15:commentEx w15:paraId="33FBFE79" w15:done="0"/>
  <w15:commentEx w15:paraId="261135A4" w15:done="0"/>
  <w15:commentEx w15:paraId="004EA587" w15:done="0"/>
  <w15:commentEx w15:paraId="226E2E76" w15:done="0"/>
  <w15:commentEx w15:paraId="4D42B2DD" w15:done="0"/>
  <w15:commentEx w15:paraId="582D95AB" w15:done="0"/>
  <w15:commentEx w15:paraId="521AB0A0" w15:done="0"/>
  <w15:commentEx w15:paraId="22F9EA19"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CF08053"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5D8F8B8" w15:done="0"/>
  <w15:commentEx w15:paraId="0D13AD99" w15:done="0"/>
  <w15:commentEx w15:paraId="4565C1F9" w15:paraIdParent="0D13AD99" w15:done="0"/>
  <w15:commentEx w15:paraId="3C081A25" w15:paraIdParent="0D13AD99" w15:done="0"/>
  <w15:commentEx w15:paraId="7289A2BC" w15:done="0"/>
  <w15:commentEx w15:paraId="3C37E55F" w15:done="0"/>
  <w15:commentEx w15:paraId="5F5410C3" w15:paraIdParent="3C37E55F" w15:done="0"/>
  <w15:commentEx w15:paraId="0E174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D0D11" w16cex:dateUtc="2020-05-18T11:33:00Z"/>
  <w16cex:commentExtensible w16cex:durableId="226D126A" w16cex:dateUtc="2020-05-18T11:55:00Z"/>
  <w16cex:commentExtensible w16cex:durableId="226E87EE" w16cex:dateUtc="2020-05-19T14:29:00Z"/>
  <w16cex:commentExtensible w16cex:durableId="226E886C" w16cex:dateUtc="2020-05-19T14:31:00Z"/>
  <w16cex:commentExtensible w16cex:durableId="226E88CA" w16cex:dateUtc="2020-05-19T14:33:00Z"/>
  <w16cex:commentExtensible w16cex:durableId="226E6BDF" w16cex:dateUtc="2020-05-19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1D142CD"/>
  <w16cid:commentId w16cid:paraId="5357B589" w16cid:durableId="225A7524"/>
  <w16cid:commentId w16cid:paraId="4D2C6499" w16cid:durableId="225A7633"/>
  <w16cid:commentId w16cid:paraId="06F3ECF5" w16cid:durableId="225A77E0"/>
  <w16cid:commentId w16cid:paraId="6C9B1BB2" w16cid:durableId="226D0D11"/>
  <w16cid:commentId w16cid:paraId="42CA79CC" w16cid:durableId="226D126A"/>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77A842BC" w16cid:durableId="21E65E03"/>
  <w16cid:commentId w16cid:paraId="7C1531EA" w16cid:durableId="225EB99D"/>
  <w16cid:commentId w16cid:paraId="51BFBAC5" w16cid:durableId="225FD416"/>
  <w16cid:commentId w16cid:paraId="4F44CEAD" w16cid:durableId="226E87EE"/>
  <w16cid:commentId w16cid:paraId="11EA8E31" w16cid:durableId="225D1680"/>
  <w16cid:commentId w16cid:paraId="0CCA28B0" w16cid:durableId="21E665A5"/>
  <w16cid:commentId w16cid:paraId="285743D9" w16cid:durableId="225BF1CB"/>
  <w16cid:commentId w16cid:paraId="338BA8E4" w16cid:durableId="225FFA5F"/>
  <w16cid:commentId w16cid:paraId="6455117B" w16cid:durableId="22638EFC"/>
  <w16cid:commentId w16cid:paraId="6E478F5B" w16cid:durableId="225BF5DA"/>
  <w16cid:commentId w16cid:paraId="0D4398C2" w16cid:durableId="226E886C"/>
  <w16cid:commentId w16cid:paraId="33FBA7DF" w16cid:durableId="225D48AF"/>
  <w16cid:commentId w16cid:paraId="272A800B" w16cid:durableId="226CE984"/>
  <w16cid:commentId w16cid:paraId="490F767C" w16cid:durableId="2263B8C5"/>
  <w16cid:commentId w16cid:paraId="62F89E6D" w16cid:durableId="226E88CA"/>
  <w16cid:commentId w16cid:paraId="2E73817B" w16cid:durableId="2265224F"/>
  <w16cid:commentId w16cid:paraId="33FBFE79" w16cid:durableId="225EB700"/>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521AB0A0" w16cid:durableId="225D66CA"/>
  <w16cid:commentId w16cid:paraId="22F9EA19" w16cid:durableId="2263A8C2"/>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CF08053" w16cid:durableId="225FE8E6"/>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28148644" w16cid:durableId="2263C873"/>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5D8F8B8" w16cid:durableId="21DE90BE"/>
  <w16cid:commentId w16cid:paraId="0D13AD99" w16cid:durableId="21E63F94"/>
  <w16cid:commentId w16cid:paraId="4565C1F9" w16cid:durableId="21E678CA"/>
  <w16cid:commentId w16cid:paraId="3C081A25" w16cid:durableId="21E9687F"/>
  <w16cid:commentId w16cid:paraId="7289A2BC" w16cid:durableId="2264FA6C"/>
  <w16cid:commentId w16cid:paraId="3C37E55F" w16cid:durableId="21E68D4E"/>
  <w16cid:commentId w16cid:paraId="5F5410C3" w16cid:durableId="2264FC52"/>
  <w16cid:commentId w16cid:paraId="0E174618" w16cid:durableId="226E6B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C7CCC" w14:textId="77777777" w:rsidR="00540769" w:rsidRDefault="00540769" w:rsidP="00B65B3A">
      <w:r>
        <w:separator/>
      </w:r>
    </w:p>
    <w:p w14:paraId="4BFC7061" w14:textId="77777777" w:rsidR="00540769" w:rsidRDefault="00540769"/>
  </w:endnote>
  <w:endnote w:type="continuationSeparator" w:id="0">
    <w:p w14:paraId="1F225AB6" w14:textId="77777777" w:rsidR="00540769" w:rsidRDefault="00540769" w:rsidP="00B65B3A">
      <w:r>
        <w:continuationSeparator/>
      </w:r>
    </w:p>
    <w:p w14:paraId="03FEC6DF" w14:textId="77777777" w:rsidR="00540769" w:rsidRDefault="005407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C164F0" w:rsidRDefault="00C164F0"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C164F0" w:rsidRDefault="00C16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1207C686" w:rsidR="00C164F0" w:rsidRDefault="00C164F0"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C164F0" w:rsidRDefault="00C16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81F96" w14:textId="77777777" w:rsidR="00540769" w:rsidRDefault="00540769" w:rsidP="00B65B3A">
      <w:r>
        <w:separator/>
      </w:r>
    </w:p>
  </w:footnote>
  <w:footnote w:type="continuationSeparator" w:id="0">
    <w:p w14:paraId="0CF5CD7D" w14:textId="77777777" w:rsidR="00540769" w:rsidRDefault="00540769"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C164F0" w:rsidRDefault="00C164F0" w:rsidP="00B65B3A">
    <w:pPr>
      <w:pStyle w:val="Header"/>
      <w:spacing w:before="240" w:after="276"/>
    </w:pPr>
  </w:p>
  <w:p w14:paraId="3F805A8E" w14:textId="77777777" w:rsidR="00C164F0" w:rsidRDefault="00C164F0" w:rsidP="00B65B3A">
    <w:pPr>
      <w:spacing w:after="276"/>
    </w:pPr>
  </w:p>
  <w:p w14:paraId="3A1ECCFB" w14:textId="77777777" w:rsidR="00C164F0" w:rsidRDefault="00C164F0"/>
  <w:p w14:paraId="4AAA9964" w14:textId="77777777" w:rsidR="00C164F0" w:rsidRDefault="00C164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C164F0" w:rsidRPr="00B30794" w:rsidRDefault="00C164F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149"/>
    <w:rsid w:val="000112A0"/>
    <w:rsid w:val="000118B5"/>
    <w:rsid w:val="00011ACC"/>
    <w:rsid w:val="00011B94"/>
    <w:rsid w:val="00011C80"/>
    <w:rsid w:val="00012083"/>
    <w:rsid w:val="0001212D"/>
    <w:rsid w:val="0001267C"/>
    <w:rsid w:val="00012B53"/>
    <w:rsid w:val="00012D37"/>
    <w:rsid w:val="00012D53"/>
    <w:rsid w:val="00012DA1"/>
    <w:rsid w:val="00012E7A"/>
    <w:rsid w:val="00012FAC"/>
    <w:rsid w:val="0001300F"/>
    <w:rsid w:val="00013125"/>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D15"/>
    <w:rsid w:val="00017D80"/>
    <w:rsid w:val="00017F5C"/>
    <w:rsid w:val="0002005E"/>
    <w:rsid w:val="000205DC"/>
    <w:rsid w:val="0002062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1C7F"/>
    <w:rsid w:val="00022048"/>
    <w:rsid w:val="00022121"/>
    <w:rsid w:val="000222EA"/>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53"/>
    <w:rsid w:val="00034D06"/>
    <w:rsid w:val="00034DBC"/>
    <w:rsid w:val="00035088"/>
    <w:rsid w:val="000351A2"/>
    <w:rsid w:val="0003540D"/>
    <w:rsid w:val="00035630"/>
    <w:rsid w:val="00035651"/>
    <w:rsid w:val="000359D4"/>
    <w:rsid w:val="00035B28"/>
    <w:rsid w:val="00035C66"/>
    <w:rsid w:val="00035DD6"/>
    <w:rsid w:val="00035FE5"/>
    <w:rsid w:val="00036117"/>
    <w:rsid w:val="000361AC"/>
    <w:rsid w:val="000366D3"/>
    <w:rsid w:val="00036A70"/>
    <w:rsid w:val="00036CE3"/>
    <w:rsid w:val="000371F5"/>
    <w:rsid w:val="0003722E"/>
    <w:rsid w:val="0003726A"/>
    <w:rsid w:val="0003742D"/>
    <w:rsid w:val="0003761B"/>
    <w:rsid w:val="000376E2"/>
    <w:rsid w:val="00037764"/>
    <w:rsid w:val="00037ABB"/>
    <w:rsid w:val="00037B3B"/>
    <w:rsid w:val="0004083A"/>
    <w:rsid w:val="000408BD"/>
    <w:rsid w:val="0004099B"/>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460"/>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08"/>
    <w:rsid w:val="00063E83"/>
    <w:rsid w:val="00064041"/>
    <w:rsid w:val="00064080"/>
    <w:rsid w:val="00064266"/>
    <w:rsid w:val="0006427B"/>
    <w:rsid w:val="0006437D"/>
    <w:rsid w:val="000644A9"/>
    <w:rsid w:val="000645E4"/>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CB5"/>
    <w:rsid w:val="00087CEF"/>
    <w:rsid w:val="00090087"/>
    <w:rsid w:val="0009026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6A8"/>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DB3"/>
    <w:rsid w:val="00095FB7"/>
    <w:rsid w:val="0009679F"/>
    <w:rsid w:val="00096A76"/>
    <w:rsid w:val="00096B7F"/>
    <w:rsid w:val="00097224"/>
    <w:rsid w:val="00097348"/>
    <w:rsid w:val="00097605"/>
    <w:rsid w:val="000976AF"/>
    <w:rsid w:val="00097DF4"/>
    <w:rsid w:val="000A0119"/>
    <w:rsid w:val="000A0235"/>
    <w:rsid w:val="000A04E8"/>
    <w:rsid w:val="000A087F"/>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633"/>
    <w:rsid w:val="000B6734"/>
    <w:rsid w:val="000B6768"/>
    <w:rsid w:val="000B68EB"/>
    <w:rsid w:val="000B7460"/>
    <w:rsid w:val="000B74B9"/>
    <w:rsid w:val="000B76C5"/>
    <w:rsid w:val="000B7715"/>
    <w:rsid w:val="000B77D0"/>
    <w:rsid w:val="000B7976"/>
    <w:rsid w:val="000B7BF7"/>
    <w:rsid w:val="000B7D1E"/>
    <w:rsid w:val="000B7D20"/>
    <w:rsid w:val="000B7DBC"/>
    <w:rsid w:val="000C00DF"/>
    <w:rsid w:val="000C05F6"/>
    <w:rsid w:val="000C076D"/>
    <w:rsid w:val="000C0818"/>
    <w:rsid w:val="000C0CD4"/>
    <w:rsid w:val="000C0D8A"/>
    <w:rsid w:val="000C0E3E"/>
    <w:rsid w:val="000C1642"/>
    <w:rsid w:val="000C1675"/>
    <w:rsid w:val="000C1682"/>
    <w:rsid w:val="000C18F9"/>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9F1"/>
    <w:rsid w:val="000E2A9D"/>
    <w:rsid w:val="000E2AC2"/>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C07"/>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9DD"/>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4C1F"/>
    <w:rsid w:val="0012511E"/>
    <w:rsid w:val="001253B5"/>
    <w:rsid w:val="001255DB"/>
    <w:rsid w:val="001258AD"/>
    <w:rsid w:val="001258FE"/>
    <w:rsid w:val="00125A25"/>
    <w:rsid w:val="00125ABF"/>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BBF"/>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6F6"/>
    <w:rsid w:val="00162F58"/>
    <w:rsid w:val="001631A3"/>
    <w:rsid w:val="00163459"/>
    <w:rsid w:val="00163824"/>
    <w:rsid w:val="00163891"/>
    <w:rsid w:val="001638B4"/>
    <w:rsid w:val="001643BA"/>
    <w:rsid w:val="0016441D"/>
    <w:rsid w:val="001648F0"/>
    <w:rsid w:val="00164A22"/>
    <w:rsid w:val="00164AD0"/>
    <w:rsid w:val="00164C3E"/>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7E"/>
    <w:rsid w:val="00176BAF"/>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9F5"/>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9BE"/>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F97"/>
    <w:rsid w:val="001E63C8"/>
    <w:rsid w:val="001E63D5"/>
    <w:rsid w:val="001E6444"/>
    <w:rsid w:val="001E6743"/>
    <w:rsid w:val="001E68C6"/>
    <w:rsid w:val="001E68EF"/>
    <w:rsid w:val="001E69AD"/>
    <w:rsid w:val="001E6B6F"/>
    <w:rsid w:val="001E7640"/>
    <w:rsid w:val="001E7916"/>
    <w:rsid w:val="001E7C7C"/>
    <w:rsid w:val="001E7F06"/>
    <w:rsid w:val="001F05EC"/>
    <w:rsid w:val="001F0831"/>
    <w:rsid w:val="001F0941"/>
    <w:rsid w:val="001F0A16"/>
    <w:rsid w:val="001F0B71"/>
    <w:rsid w:val="001F0F2A"/>
    <w:rsid w:val="001F1267"/>
    <w:rsid w:val="001F126B"/>
    <w:rsid w:val="001F1494"/>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156"/>
    <w:rsid w:val="00206649"/>
    <w:rsid w:val="002068D4"/>
    <w:rsid w:val="00206E7F"/>
    <w:rsid w:val="00207CBF"/>
    <w:rsid w:val="00207CC0"/>
    <w:rsid w:val="00207E29"/>
    <w:rsid w:val="00207EA7"/>
    <w:rsid w:val="00210003"/>
    <w:rsid w:val="00210304"/>
    <w:rsid w:val="00210408"/>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0CC5"/>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B94"/>
    <w:rsid w:val="00234FEA"/>
    <w:rsid w:val="00235082"/>
    <w:rsid w:val="002352F7"/>
    <w:rsid w:val="00235663"/>
    <w:rsid w:val="00235850"/>
    <w:rsid w:val="002359BC"/>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1032"/>
    <w:rsid w:val="00241159"/>
    <w:rsid w:val="00241356"/>
    <w:rsid w:val="002413A9"/>
    <w:rsid w:val="00241767"/>
    <w:rsid w:val="00241C52"/>
    <w:rsid w:val="0024258D"/>
    <w:rsid w:val="002426C8"/>
    <w:rsid w:val="0024287D"/>
    <w:rsid w:val="00242F96"/>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560"/>
    <w:rsid w:val="002746FD"/>
    <w:rsid w:val="002749CE"/>
    <w:rsid w:val="00274B18"/>
    <w:rsid w:val="0027501B"/>
    <w:rsid w:val="00275153"/>
    <w:rsid w:val="00275286"/>
    <w:rsid w:val="002753F9"/>
    <w:rsid w:val="00275DEA"/>
    <w:rsid w:val="0027603F"/>
    <w:rsid w:val="00276079"/>
    <w:rsid w:val="0027643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715"/>
    <w:rsid w:val="0029274B"/>
    <w:rsid w:val="002928E4"/>
    <w:rsid w:val="00292A1E"/>
    <w:rsid w:val="00292C4D"/>
    <w:rsid w:val="00292C53"/>
    <w:rsid w:val="00292DB4"/>
    <w:rsid w:val="00292E37"/>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B73"/>
    <w:rsid w:val="002A6C12"/>
    <w:rsid w:val="002A6E0F"/>
    <w:rsid w:val="002A7291"/>
    <w:rsid w:val="002A73A0"/>
    <w:rsid w:val="002A73E0"/>
    <w:rsid w:val="002A755E"/>
    <w:rsid w:val="002A772F"/>
    <w:rsid w:val="002A7B77"/>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29B"/>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672"/>
    <w:rsid w:val="002D4961"/>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3379"/>
    <w:rsid w:val="002E33BA"/>
    <w:rsid w:val="002E340A"/>
    <w:rsid w:val="002E350A"/>
    <w:rsid w:val="002E3884"/>
    <w:rsid w:val="002E391B"/>
    <w:rsid w:val="002E398D"/>
    <w:rsid w:val="002E3E3A"/>
    <w:rsid w:val="002E412E"/>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C2A"/>
    <w:rsid w:val="002F7E09"/>
    <w:rsid w:val="0030007B"/>
    <w:rsid w:val="00300147"/>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508"/>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273F4"/>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F5"/>
    <w:rsid w:val="00337466"/>
    <w:rsid w:val="00337A00"/>
    <w:rsid w:val="00337C4C"/>
    <w:rsid w:val="00337CC2"/>
    <w:rsid w:val="00337F50"/>
    <w:rsid w:val="0034031A"/>
    <w:rsid w:val="0034039C"/>
    <w:rsid w:val="003403AD"/>
    <w:rsid w:val="0034070D"/>
    <w:rsid w:val="003407E9"/>
    <w:rsid w:val="00340860"/>
    <w:rsid w:val="00340B7B"/>
    <w:rsid w:val="00340BD9"/>
    <w:rsid w:val="00340E9A"/>
    <w:rsid w:val="00340F56"/>
    <w:rsid w:val="003410E0"/>
    <w:rsid w:val="003410FC"/>
    <w:rsid w:val="003415BE"/>
    <w:rsid w:val="00341782"/>
    <w:rsid w:val="00341A29"/>
    <w:rsid w:val="00341A7B"/>
    <w:rsid w:val="00341D9D"/>
    <w:rsid w:val="00341FCC"/>
    <w:rsid w:val="003421A8"/>
    <w:rsid w:val="003424A6"/>
    <w:rsid w:val="0034262F"/>
    <w:rsid w:val="00342696"/>
    <w:rsid w:val="00342828"/>
    <w:rsid w:val="00342CB3"/>
    <w:rsid w:val="00342CC2"/>
    <w:rsid w:val="00342E98"/>
    <w:rsid w:val="00342E9C"/>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47F39"/>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A32"/>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40A"/>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2A"/>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1DE"/>
    <w:rsid w:val="0036425A"/>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8E1"/>
    <w:rsid w:val="003669CD"/>
    <w:rsid w:val="00366CF2"/>
    <w:rsid w:val="00366EF6"/>
    <w:rsid w:val="00366F98"/>
    <w:rsid w:val="00367214"/>
    <w:rsid w:val="003672C4"/>
    <w:rsid w:val="003674D9"/>
    <w:rsid w:val="00367590"/>
    <w:rsid w:val="003678B0"/>
    <w:rsid w:val="003678E0"/>
    <w:rsid w:val="003678FE"/>
    <w:rsid w:val="00367A77"/>
    <w:rsid w:val="00367AF8"/>
    <w:rsid w:val="00367C0C"/>
    <w:rsid w:val="00367CD1"/>
    <w:rsid w:val="0037006D"/>
    <w:rsid w:val="00370179"/>
    <w:rsid w:val="003702B1"/>
    <w:rsid w:val="0037071E"/>
    <w:rsid w:val="00370874"/>
    <w:rsid w:val="0037098A"/>
    <w:rsid w:val="00370B63"/>
    <w:rsid w:val="00370FC7"/>
    <w:rsid w:val="00371046"/>
    <w:rsid w:val="0037152B"/>
    <w:rsid w:val="00371559"/>
    <w:rsid w:val="0037173B"/>
    <w:rsid w:val="0037187E"/>
    <w:rsid w:val="00371B8E"/>
    <w:rsid w:val="003721E1"/>
    <w:rsid w:val="0037238E"/>
    <w:rsid w:val="003727FD"/>
    <w:rsid w:val="0037292C"/>
    <w:rsid w:val="00372E45"/>
    <w:rsid w:val="00372F95"/>
    <w:rsid w:val="00373056"/>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9D4"/>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42"/>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9C0"/>
    <w:rsid w:val="003959FF"/>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122"/>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CC4"/>
    <w:rsid w:val="003C1DEB"/>
    <w:rsid w:val="003C1E20"/>
    <w:rsid w:val="003C1EBD"/>
    <w:rsid w:val="003C1F37"/>
    <w:rsid w:val="003C1FC7"/>
    <w:rsid w:val="003C20BC"/>
    <w:rsid w:val="003C22F9"/>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5F5F"/>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0A"/>
    <w:rsid w:val="003D08F2"/>
    <w:rsid w:val="003D0988"/>
    <w:rsid w:val="003D0B87"/>
    <w:rsid w:val="003D0E91"/>
    <w:rsid w:val="003D0E9F"/>
    <w:rsid w:val="003D1620"/>
    <w:rsid w:val="003D1628"/>
    <w:rsid w:val="003D16A4"/>
    <w:rsid w:val="003D179B"/>
    <w:rsid w:val="003D1919"/>
    <w:rsid w:val="003D1A25"/>
    <w:rsid w:val="003D1CE6"/>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A96"/>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4FE6"/>
    <w:rsid w:val="00415175"/>
    <w:rsid w:val="00415298"/>
    <w:rsid w:val="0041549D"/>
    <w:rsid w:val="004157B2"/>
    <w:rsid w:val="00415817"/>
    <w:rsid w:val="00415E17"/>
    <w:rsid w:val="00416024"/>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C6E"/>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294"/>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13"/>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E0B"/>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952"/>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8BE"/>
    <w:rsid w:val="004859FB"/>
    <w:rsid w:val="004865F1"/>
    <w:rsid w:val="00486889"/>
    <w:rsid w:val="0048694A"/>
    <w:rsid w:val="00486BF4"/>
    <w:rsid w:val="0048735A"/>
    <w:rsid w:val="00487493"/>
    <w:rsid w:val="004879A7"/>
    <w:rsid w:val="004903CA"/>
    <w:rsid w:val="00490414"/>
    <w:rsid w:val="00490799"/>
    <w:rsid w:val="00490A91"/>
    <w:rsid w:val="00490AB4"/>
    <w:rsid w:val="00490BD6"/>
    <w:rsid w:val="00491199"/>
    <w:rsid w:val="00491DC8"/>
    <w:rsid w:val="00491F03"/>
    <w:rsid w:val="00491F12"/>
    <w:rsid w:val="00492101"/>
    <w:rsid w:val="0049249C"/>
    <w:rsid w:val="004926B6"/>
    <w:rsid w:val="00492823"/>
    <w:rsid w:val="00492C20"/>
    <w:rsid w:val="00492D69"/>
    <w:rsid w:val="00492F42"/>
    <w:rsid w:val="004931C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924"/>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64"/>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526"/>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94C"/>
    <w:rsid w:val="004D1D80"/>
    <w:rsid w:val="004D240D"/>
    <w:rsid w:val="004D2464"/>
    <w:rsid w:val="004D2B94"/>
    <w:rsid w:val="004D2C48"/>
    <w:rsid w:val="004D2C89"/>
    <w:rsid w:val="004D2E4C"/>
    <w:rsid w:val="004D3016"/>
    <w:rsid w:val="004D317A"/>
    <w:rsid w:val="004D32E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442"/>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E0"/>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598E"/>
    <w:rsid w:val="005060BA"/>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615"/>
    <w:rsid w:val="0052277C"/>
    <w:rsid w:val="00522907"/>
    <w:rsid w:val="00523391"/>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769"/>
    <w:rsid w:val="00540906"/>
    <w:rsid w:val="00540CFB"/>
    <w:rsid w:val="00540F5D"/>
    <w:rsid w:val="00541781"/>
    <w:rsid w:val="00541908"/>
    <w:rsid w:val="00541B90"/>
    <w:rsid w:val="00541D79"/>
    <w:rsid w:val="00541EC6"/>
    <w:rsid w:val="00542320"/>
    <w:rsid w:val="0054236D"/>
    <w:rsid w:val="005425AF"/>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2A"/>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1D3"/>
    <w:rsid w:val="0057238E"/>
    <w:rsid w:val="005724AA"/>
    <w:rsid w:val="005726BB"/>
    <w:rsid w:val="005727FF"/>
    <w:rsid w:val="005729E9"/>
    <w:rsid w:val="00572A03"/>
    <w:rsid w:val="00572AA2"/>
    <w:rsid w:val="00572BCB"/>
    <w:rsid w:val="00572CCA"/>
    <w:rsid w:val="00572FC7"/>
    <w:rsid w:val="005730E1"/>
    <w:rsid w:val="0057328D"/>
    <w:rsid w:val="00573316"/>
    <w:rsid w:val="005733C1"/>
    <w:rsid w:val="005733DD"/>
    <w:rsid w:val="00573487"/>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6ED"/>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602"/>
    <w:rsid w:val="005A3894"/>
    <w:rsid w:val="005A4069"/>
    <w:rsid w:val="005A437C"/>
    <w:rsid w:val="005A46BB"/>
    <w:rsid w:val="005A48C1"/>
    <w:rsid w:val="005A4BD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145"/>
    <w:rsid w:val="005B12EA"/>
    <w:rsid w:val="005B13CB"/>
    <w:rsid w:val="005B1655"/>
    <w:rsid w:val="005B1846"/>
    <w:rsid w:val="005B1C42"/>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540"/>
    <w:rsid w:val="005D189E"/>
    <w:rsid w:val="005D18DB"/>
    <w:rsid w:val="005D19A4"/>
    <w:rsid w:val="005D1CE5"/>
    <w:rsid w:val="005D1CE6"/>
    <w:rsid w:val="005D1D8C"/>
    <w:rsid w:val="005D201A"/>
    <w:rsid w:val="005D21D6"/>
    <w:rsid w:val="005D2554"/>
    <w:rsid w:val="005D2678"/>
    <w:rsid w:val="005D2794"/>
    <w:rsid w:val="005D2A2B"/>
    <w:rsid w:val="005D2F5D"/>
    <w:rsid w:val="005D3143"/>
    <w:rsid w:val="005D31E8"/>
    <w:rsid w:val="005D3226"/>
    <w:rsid w:val="005D3256"/>
    <w:rsid w:val="005D335B"/>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BE8"/>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095"/>
    <w:rsid w:val="006043E6"/>
    <w:rsid w:val="00604735"/>
    <w:rsid w:val="00604739"/>
    <w:rsid w:val="006049CB"/>
    <w:rsid w:val="00604AEC"/>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CC2"/>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53E"/>
    <w:rsid w:val="006166FA"/>
    <w:rsid w:val="00616825"/>
    <w:rsid w:val="00616A9B"/>
    <w:rsid w:val="00616D6B"/>
    <w:rsid w:val="00616F60"/>
    <w:rsid w:val="0061715D"/>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67"/>
    <w:rsid w:val="00623669"/>
    <w:rsid w:val="006238F9"/>
    <w:rsid w:val="00623938"/>
    <w:rsid w:val="00623D97"/>
    <w:rsid w:val="00623DE1"/>
    <w:rsid w:val="00623DF2"/>
    <w:rsid w:val="00623EC4"/>
    <w:rsid w:val="00624111"/>
    <w:rsid w:val="00624780"/>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2B2"/>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BD0"/>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509"/>
    <w:rsid w:val="00654518"/>
    <w:rsid w:val="006545A9"/>
    <w:rsid w:val="006545C0"/>
    <w:rsid w:val="00654648"/>
    <w:rsid w:val="006547B6"/>
    <w:rsid w:val="00654989"/>
    <w:rsid w:val="00654E04"/>
    <w:rsid w:val="006550A0"/>
    <w:rsid w:val="00655487"/>
    <w:rsid w:val="006558A9"/>
    <w:rsid w:val="00655919"/>
    <w:rsid w:val="00655C36"/>
    <w:rsid w:val="00655E75"/>
    <w:rsid w:val="00655F46"/>
    <w:rsid w:val="00656247"/>
    <w:rsid w:val="006569B3"/>
    <w:rsid w:val="00656B36"/>
    <w:rsid w:val="006570FD"/>
    <w:rsid w:val="00657527"/>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A38"/>
    <w:rsid w:val="00667BCB"/>
    <w:rsid w:val="00667CE9"/>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91B"/>
    <w:rsid w:val="00674A19"/>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0A5"/>
    <w:rsid w:val="006771E3"/>
    <w:rsid w:val="00677272"/>
    <w:rsid w:val="0067727E"/>
    <w:rsid w:val="0067737B"/>
    <w:rsid w:val="00677399"/>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52C"/>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36D"/>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6C"/>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C7"/>
    <w:rsid w:val="006C698D"/>
    <w:rsid w:val="006C69BF"/>
    <w:rsid w:val="006C69EC"/>
    <w:rsid w:val="006C6BD7"/>
    <w:rsid w:val="006C6EB5"/>
    <w:rsid w:val="006C6F78"/>
    <w:rsid w:val="006C726A"/>
    <w:rsid w:val="006C7603"/>
    <w:rsid w:val="006C77A6"/>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40"/>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D1A"/>
    <w:rsid w:val="006E7DFE"/>
    <w:rsid w:val="006F013B"/>
    <w:rsid w:val="006F043D"/>
    <w:rsid w:val="006F08EC"/>
    <w:rsid w:val="006F0D75"/>
    <w:rsid w:val="006F0E42"/>
    <w:rsid w:val="006F1134"/>
    <w:rsid w:val="006F1232"/>
    <w:rsid w:val="006F1360"/>
    <w:rsid w:val="006F1411"/>
    <w:rsid w:val="006F19F3"/>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B3D"/>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9F"/>
    <w:rsid w:val="007018C4"/>
    <w:rsid w:val="00701DCF"/>
    <w:rsid w:val="00702082"/>
    <w:rsid w:val="007020B0"/>
    <w:rsid w:val="007022A0"/>
    <w:rsid w:val="007024D5"/>
    <w:rsid w:val="007027CD"/>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0B5E"/>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4DC"/>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7A6"/>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E79"/>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4B"/>
    <w:rsid w:val="007420B2"/>
    <w:rsid w:val="0074234E"/>
    <w:rsid w:val="007425D5"/>
    <w:rsid w:val="007425E3"/>
    <w:rsid w:val="0074266B"/>
    <w:rsid w:val="007426A8"/>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339"/>
    <w:rsid w:val="007518EE"/>
    <w:rsid w:val="00751960"/>
    <w:rsid w:val="00751C7D"/>
    <w:rsid w:val="00751DBC"/>
    <w:rsid w:val="00751E84"/>
    <w:rsid w:val="00752A3E"/>
    <w:rsid w:val="00752A44"/>
    <w:rsid w:val="00752CEF"/>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485"/>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4F"/>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3B9"/>
    <w:rsid w:val="00776548"/>
    <w:rsid w:val="00776733"/>
    <w:rsid w:val="007767D2"/>
    <w:rsid w:val="007768F3"/>
    <w:rsid w:val="00776E1F"/>
    <w:rsid w:val="00776F94"/>
    <w:rsid w:val="007772EA"/>
    <w:rsid w:val="0077731E"/>
    <w:rsid w:val="007773AE"/>
    <w:rsid w:val="0077745B"/>
    <w:rsid w:val="00777981"/>
    <w:rsid w:val="00777D5A"/>
    <w:rsid w:val="007801DE"/>
    <w:rsid w:val="0078035D"/>
    <w:rsid w:val="00780491"/>
    <w:rsid w:val="007806F7"/>
    <w:rsid w:val="0078095C"/>
    <w:rsid w:val="00780A66"/>
    <w:rsid w:val="00780A71"/>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3F94"/>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8E9"/>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CF6"/>
    <w:rsid w:val="007B1E72"/>
    <w:rsid w:val="007B2137"/>
    <w:rsid w:val="007B2265"/>
    <w:rsid w:val="007B2320"/>
    <w:rsid w:val="007B273D"/>
    <w:rsid w:val="007B2A90"/>
    <w:rsid w:val="007B2B2A"/>
    <w:rsid w:val="007B2B6F"/>
    <w:rsid w:val="007B2C8E"/>
    <w:rsid w:val="007B2EF0"/>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093"/>
    <w:rsid w:val="007C1346"/>
    <w:rsid w:val="007C13D9"/>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1C8"/>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AA2"/>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9FC"/>
    <w:rsid w:val="00801CD5"/>
    <w:rsid w:val="00801D00"/>
    <w:rsid w:val="0080211E"/>
    <w:rsid w:val="00802380"/>
    <w:rsid w:val="0080238B"/>
    <w:rsid w:val="008024B2"/>
    <w:rsid w:val="008024D0"/>
    <w:rsid w:val="00802552"/>
    <w:rsid w:val="00802870"/>
    <w:rsid w:val="008029B5"/>
    <w:rsid w:val="00802CBA"/>
    <w:rsid w:val="00802D55"/>
    <w:rsid w:val="00802EC7"/>
    <w:rsid w:val="00802F5A"/>
    <w:rsid w:val="00803010"/>
    <w:rsid w:val="0080340A"/>
    <w:rsid w:val="00803618"/>
    <w:rsid w:val="0080366B"/>
    <w:rsid w:val="008037FC"/>
    <w:rsid w:val="00803B5E"/>
    <w:rsid w:val="00803EDD"/>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706A"/>
    <w:rsid w:val="00817173"/>
    <w:rsid w:val="00817415"/>
    <w:rsid w:val="0081752D"/>
    <w:rsid w:val="00817A11"/>
    <w:rsid w:val="00817D7D"/>
    <w:rsid w:val="00820BE1"/>
    <w:rsid w:val="00820D99"/>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A6C"/>
    <w:rsid w:val="00825D83"/>
    <w:rsid w:val="00825DF6"/>
    <w:rsid w:val="00825FC5"/>
    <w:rsid w:val="00826061"/>
    <w:rsid w:val="0082623C"/>
    <w:rsid w:val="00826547"/>
    <w:rsid w:val="00826621"/>
    <w:rsid w:val="008268CD"/>
    <w:rsid w:val="00826934"/>
    <w:rsid w:val="008269FD"/>
    <w:rsid w:val="00826A5F"/>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260"/>
    <w:rsid w:val="0084630C"/>
    <w:rsid w:val="008463E5"/>
    <w:rsid w:val="008464F6"/>
    <w:rsid w:val="00846734"/>
    <w:rsid w:val="0084674F"/>
    <w:rsid w:val="00846795"/>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A62"/>
    <w:rsid w:val="00860B13"/>
    <w:rsid w:val="008611BC"/>
    <w:rsid w:val="008612E5"/>
    <w:rsid w:val="008614F7"/>
    <w:rsid w:val="008617ED"/>
    <w:rsid w:val="00861A98"/>
    <w:rsid w:val="00861FA8"/>
    <w:rsid w:val="0086210F"/>
    <w:rsid w:val="008621F4"/>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6B5"/>
    <w:rsid w:val="008707B9"/>
    <w:rsid w:val="00870A57"/>
    <w:rsid w:val="00870C0E"/>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9D3"/>
    <w:rsid w:val="00873D4D"/>
    <w:rsid w:val="00873E6F"/>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D8C"/>
    <w:rsid w:val="00882EB5"/>
    <w:rsid w:val="0088315A"/>
    <w:rsid w:val="0088333E"/>
    <w:rsid w:val="00883410"/>
    <w:rsid w:val="0088343D"/>
    <w:rsid w:val="00883603"/>
    <w:rsid w:val="008836DB"/>
    <w:rsid w:val="00883725"/>
    <w:rsid w:val="00883874"/>
    <w:rsid w:val="00883A51"/>
    <w:rsid w:val="00883E12"/>
    <w:rsid w:val="00883E3D"/>
    <w:rsid w:val="00884162"/>
    <w:rsid w:val="00884294"/>
    <w:rsid w:val="008842B9"/>
    <w:rsid w:val="008847F6"/>
    <w:rsid w:val="00884A2D"/>
    <w:rsid w:val="00884A30"/>
    <w:rsid w:val="00884B5C"/>
    <w:rsid w:val="008852A5"/>
    <w:rsid w:val="008856B5"/>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A5"/>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E7C"/>
    <w:rsid w:val="008A3062"/>
    <w:rsid w:val="008A3258"/>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3FE4"/>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632"/>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3D95"/>
    <w:rsid w:val="008D4287"/>
    <w:rsid w:val="008D440A"/>
    <w:rsid w:val="008D46C2"/>
    <w:rsid w:val="008D4DAC"/>
    <w:rsid w:val="008D4E78"/>
    <w:rsid w:val="008D54E8"/>
    <w:rsid w:val="008D5521"/>
    <w:rsid w:val="008D565D"/>
    <w:rsid w:val="008D5750"/>
    <w:rsid w:val="008D5828"/>
    <w:rsid w:val="008D5A7E"/>
    <w:rsid w:val="008D5AD9"/>
    <w:rsid w:val="008D5B5D"/>
    <w:rsid w:val="008D5E4E"/>
    <w:rsid w:val="008D62C9"/>
    <w:rsid w:val="008D6C61"/>
    <w:rsid w:val="008D6EAF"/>
    <w:rsid w:val="008D6EBC"/>
    <w:rsid w:val="008D6F82"/>
    <w:rsid w:val="008D737B"/>
    <w:rsid w:val="008D73D4"/>
    <w:rsid w:val="008D744E"/>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2D47"/>
    <w:rsid w:val="008F3083"/>
    <w:rsid w:val="008F30FE"/>
    <w:rsid w:val="008F31EC"/>
    <w:rsid w:val="008F32B4"/>
    <w:rsid w:val="008F3383"/>
    <w:rsid w:val="008F340D"/>
    <w:rsid w:val="008F349E"/>
    <w:rsid w:val="008F3550"/>
    <w:rsid w:val="008F36BD"/>
    <w:rsid w:val="008F3807"/>
    <w:rsid w:val="008F3D76"/>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717"/>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A50"/>
    <w:rsid w:val="00914B7A"/>
    <w:rsid w:val="00914DF9"/>
    <w:rsid w:val="0091508C"/>
    <w:rsid w:val="00915092"/>
    <w:rsid w:val="00915129"/>
    <w:rsid w:val="00915204"/>
    <w:rsid w:val="0091560D"/>
    <w:rsid w:val="009158C7"/>
    <w:rsid w:val="009159B6"/>
    <w:rsid w:val="00915BF0"/>
    <w:rsid w:val="00915D28"/>
    <w:rsid w:val="00915E38"/>
    <w:rsid w:val="00915E9A"/>
    <w:rsid w:val="00915F93"/>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AB4"/>
    <w:rsid w:val="00942C4E"/>
    <w:rsid w:val="0094301A"/>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0DA6"/>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517"/>
    <w:rsid w:val="009866D7"/>
    <w:rsid w:val="0098696D"/>
    <w:rsid w:val="00986B44"/>
    <w:rsid w:val="00987180"/>
    <w:rsid w:val="00987402"/>
    <w:rsid w:val="00987493"/>
    <w:rsid w:val="009874E9"/>
    <w:rsid w:val="009876EB"/>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64D"/>
    <w:rsid w:val="009927EB"/>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8F7"/>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46"/>
    <w:rsid w:val="009A3184"/>
    <w:rsid w:val="009A36D2"/>
    <w:rsid w:val="009A3A26"/>
    <w:rsid w:val="009A3BA2"/>
    <w:rsid w:val="009A3C78"/>
    <w:rsid w:val="009A3C9A"/>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CB"/>
    <w:rsid w:val="009F24C4"/>
    <w:rsid w:val="009F266B"/>
    <w:rsid w:val="009F2928"/>
    <w:rsid w:val="009F29CE"/>
    <w:rsid w:val="009F2A9E"/>
    <w:rsid w:val="009F2EC2"/>
    <w:rsid w:val="009F3157"/>
    <w:rsid w:val="009F315C"/>
    <w:rsid w:val="009F321A"/>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E33"/>
    <w:rsid w:val="00A01F49"/>
    <w:rsid w:val="00A02298"/>
    <w:rsid w:val="00A0241D"/>
    <w:rsid w:val="00A027A1"/>
    <w:rsid w:val="00A029BF"/>
    <w:rsid w:val="00A02A57"/>
    <w:rsid w:val="00A02C52"/>
    <w:rsid w:val="00A02C88"/>
    <w:rsid w:val="00A02DC2"/>
    <w:rsid w:val="00A02FA6"/>
    <w:rsid w:val="00A03129"/>
    <w:rsid w:val="00A036EB"/>
    <w:rsid w:val="00A03724"/>
    <w:rsid w:val="00A03AAB"/>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04"/>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0CC"/>
    <w:rsid w:val="00A1335B"/>
    <w:rsid w:val="00A133DF"/>
    <w:rsid w:val="00A135C2"/>
    <w:rsid w:val="00A135C6"/>
    <w:rsid w:val="00A13670"/>
    <w:rsid w:val="00A136B2"/>
    <w:rsid w:val="00A13AB1"/>
    <w:rsid w:val="00A13B3E"/>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B35"/>
    <w:rsid w:val="00A35B97"/>
    <w:rsid w:val="00A3602A"/>
    <w:rsid w:val="00A361D7"/>
    <w:rsid w:val="00A362B3"/>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F4A"/>
    <w:rsid w:val="00A46FB0"/>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01"/>
    <w:rsid w:val="00A55CC0"/>
    <w:rsid w:val="00A55DEF"/>
    <w:rsid w:val="00A55E82"/>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BF9"/>
    <w:rsid w:val="00A61C0A"/>
    <w:rsid w:val="00A61D11"/>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66D"/>
    <w:rsid w:val="00AA0CBE"/>
    <w:rsid w:val="00AA0E04"/>
    <w:rsid w:val="00AA11AE"/>
    <w:rsid w:val="00AA14D3"/>
    <w:rsid w:val="00AA1650"/>
    <w:rsid w:val="00AA1678"/>
    <w:rsid w:val="00AA190E"/>
    <w:rsid w:val="00AA1966"/>
    <w:rsid w:val="00AA214D"/>
    <w:rsid w:val="00AA24DF"/>
    <w:rsid w:val="00AA26AB"/>
    <w:rsid w:val="00AA2A28"/>
    <w:rsid w:val="00AA2B5F"/>
    <w:rsid w:val="00AA2C64"/>
    <w:rsid w:val="00AA2F4D"/>
    <w:rsid w:val="00AA2F94"/>
    <w:rsid w:val="00AA320F"/>
    <w:rsid w:val="00AA3837"/>
    <w:rsid w:val="00AA38AE"/>
    <w:rsid w:val="00AA38CD"/>
    <w:rsid w:val="00AA3C78"/>
    <w:rsid w:val="00AA3CA6"/>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C66"/>
    <w:rsid w:val="00AC6E2C"/>
    <w:rsid w:val="00AC7070"/>
    <w:rsid w:val="00AC71DA"/>
    <w:rsid w:val="00AC7316"/>
    <w:rsid w:val="00AC76A9"/>
    <w:rsid w:val="00AC78BC"/>
    <w:rsid w:val="00AC78D1"/>
    <w:rsid w:val="00AC79AA"/>
    <w:rsid w:val="00AC7A96"/>
    <w:rsid w:val="00AC7A9A"/>
    <w:rsid w:val="00AC7C25"/>
    <w:rsid w:val="00AC7D2B"/>
    <w:rsid w:val="00AC7FB6"/>
    <w:rsid w:val="00AD01DA"/>
    <w:rsid w:val="00AD02AD"/>
    <w:rsid w:val="00AD06DD"/>
    <w:rsid w:val="00AD0743"/>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098C"/>
    <w:rsid w:val="00AE12EE"/>
    <w:rsid w:val="00AE1507"/>
    <w:rsid w:val="00AE1561"/>
    <w:rsid w:val="00AE1723"/>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D8A"/>
    <w:rsid w:val="00B13E5F"/>
    <w:rsid w:val="00B13EE8"/>
    <w:rsid w:val="00B13F3E"/>
    <w:rsid w:val="00B142AE"/>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2E"/>
    <w:rsid w:val="00B21555"/>
    <w:rsid w:val="00B21EB8"/>
    <w:rsid w:val="00B220DF"/>
    <w:rsid w:val="00B222A2"/>
    <w:rsid w:val="00B2252B"/>
    <w:rsid w:val="00B22577"/>
    <w:rsid w:val="00B22824"/>
    <w:rsid w:val="00B22970"/>
    <w:rsid w:val="00B22A79"/>
    <w:rsid w:val="00B22B80"/>
    <w:rsid w:val="00B22C2A"/>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9E9"/>
    <w:rsid w:val="00B31A79"/>
    <w:rsid w:val="00B31B38"/>
    <w:rsid w:val="00B31DA8"/>
    <w:rsid w:val="00B3214E"/>
    <w:rsid w:val="00B324D0"/>
    <w:rsid w:val="00B32CD5"/>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9F2"/>
    <w:rsid w:val="00B60E5D"/>
    <w:rsid w:val="00B60E61"/>
    <w:rsid w:val="00B60EA9"/>
    <w:rsid w:val="00B60ED4"/>
    <w:rsid w:val="00B61000"/>
    <w:rsid w:val="00B61349"/>
    <w:rsid w:val="00B61AA6"/>
    <w:rsid w:val="00B61C5F"/>
    <w:rsid w:val="00B61DB7"/>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2220"/>
    <w:rsid w:val="00B7223B"/>
    <w:rsid w:val="00B724C9"/>
    <w:rsid w:val="00B7262C"/>
    <w:rsid w:val="00B726AA"/>
    <w:rsid w:val="00B7279E"/>
    <w:rsid w:val="00B7284D"/>
    <w:rsid w:val="00B72A06"/>
    <w:rsid w:val="00B72A32"/>
    <w:rsid w:val="00B72BDB"/>
    <w:rsid w:val="00B72E3F"/>
    <w:rsid w:val="00B72E92"/>
    <w:rsid w:val="00B72F48"/>
    <w:rsid w:val="00B72F68"/>
    <w:rsid w:val="00B7326D"/>
    <w:rsid w:val="00B735A0"/>
    <w:rsid w:val="00B73BBC"/>
    <w:rsid w:val="00B73C16"/>
    <w:rsid w:val="00B73F2A"/>
    <w:rsid w:val="00B7425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43"/>
    <w:rsid w:val="00B768F0"/>
    <w:rsid w:val="00B76D81"/>
    <w:rsid w:val="00B76DA8"/>
    <w:rsid w:val="00B76DAE"/>
    <w:rsid w:val="00B76F7A"/>
    <w:rsid w:val="00B77176"/>
    <w:rsid w:val="00B771E1"/>
    <w:rsid w:val="00B7726F"/>
    <w:rsid w:val="00B773AC"/>
    <w:rsid w:val="00B776E6"/>
    <w:rsid w:val="00B77C15"/>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5F8"/>
    <w:rsid w:val="00B91982"/>
    <w:rsid w:val="00B91B33"/>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5FCE"/>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DA6"/>
    <w:rsid w:val="00BA5EB3"/>
    <w:rsid w:val="00BA661A"/>
    <w:rsid w:val="00BA6736"/>
    <w:rsid w:val="00BA6811"/>
    <w:rsid w:val="00BA6858"/>
    <w:rsid w:val="00BA6945"/>
    <w:rsid w:val="00BA6B18"/>
    <w:rsid w:val="00BA6D10"/>
    <w:rsid w:val="00BA6DC3"/>
    <w:rsid w:val="00BA743C"/>
    <w:rsid w:val="00BA757F"/>
    <w:rsid w:val="00BA7623"/>
    <w:rsid w:val="00BA76E6"/>
    <w:rsid w:val="00BA77BD"/>
    <w:rsid w:val="00BA79AB"/>
    <w:rsid w:val="00BA7A7F"/>
    <w:rsid w:val="00BA7D4A"/>
    <w:rsid w:val="00BA7DA3"/>
    <w:rsid w:val="00BA7EA1"/>
    <w:rsid w:val="00BB030B"/>
    <w:rsid w:val="00BB04CB"/>
    <w:rsid w:val="00BB0E31"/>
    <w:rsid w:val="00BB0E34"/>
    <w:rsid w:val="00BB0FF9"/>
    <w:rsid w:val="00BB1721"/>
    <w:rsid w:val="00BB179B"/>
    <w:rsid w:val="00BB1EEB"/>
    <w:rsid w:val="00BB207A"/>
    <w:rsid w:val="00BB21DD"/>
    <w:rsid w:val="00BB2241"/>
    <w:rsid w:val="00BB239B"/>
    <w:rsid w:val="00BB2524"/>
    <w:rsid w:val="00BB2931"/>
    <w:rsid w:val="00BB2BD3"/>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6FD9"/>
    <w:rsid w:val="00BB720A"/>
    <w:rsid w:val="00BB79BB"/>
    <w:rsid w:val="00BB7B3C"/>
    <w:rsid w:val="00BC0094"/>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078"/>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543"/>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8B"/>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00"/>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ECF"/>
    <w:rsid w:val="00C15F85"/>
    <w:rsid w:val="00C16117"/>
    <w:rsid w:val="00C161EE"/>
    <w:rsid w:val="00C1632C"/>
    <w:rsid w:val="00C164D4"/>
    <w:rsid w:val="00C164F0"/>
    <w:rsid w:val="00C16658"/>
    <w:rsid w:val="00C1674C"/>
    <w:rsid w:val="00C1676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710"/>
    <w:rsid w:val="00C4282D"/>
    <w:rsid w:val="00C42851"/>
    <w:rsid w:val="00C428D8"/>
    <w:rsid w:val="00C42A60"/>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8EC"/>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CFE"/>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BF1"/>
    <w:rsid w:val="00C77C55"/>
    <w:rsid w:val="00C77D1A"/>
    <w:rsid w:val="00C80146"/>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5E1"/>
    <w:rsid w:val="00C84B73"/>
    <w:rsid w:val="00C84F5D"/>
    <w:rsid w:val="00C84F62"/>
    <w:rsid w:val="00C85037"/>
    <w:rsid w:val="00C8516F"/>
    <w:rsid w:val="00C854B1"/>
    <w:rsid w:val="00C85D7F"/>
    <w:rsid w:val="00C86161"/>
    <w:rsid w:val="00C862AE"/>
    <w:rsid w:val="00C86793"/>
    <w:rsid w:val="00C8691A"/>
    <w:rsid w:val="00C86942"/>
    <w:rsid w:val="00C869C8"/>
    <w:rsid w:val="00C86B3B"/>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D5E"/>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69B"/>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ACD"/>
    <w:rsid w:val="00CC1C50"/>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0F4"/>
    <w:rsid w:val="00CC429F"/>
    <w:rsid w:val="00CC43AF"/>
    <w:rsid w:val="00CC4726"/>
    <w:rsid w:val="00CC476D"/>
    <w:rsid w:val="00CC4991"/>
    <w:rsid w:val="00CC4A2E"/>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9F2"/>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4CDB"/>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C0B"/>
    <w:rsid w:val="00CF4D8E"/>
    <w:rsid w:val="00CF4DF7"/>
    <w:rsid w:val="00CF5017"/>
    <w:rsid w:val="00CF509A"/>
    <w:rsid w:val="00CF5C58"/>
    <w:rsid w:val="00CF5C6D"/>
    <w:rsid w:val="00CF5DE1"/>
    <w:rsid w:val="00CF6163"/>
    <w:rsid w:val="00CF6407"/>
    <w:rsid w:val="00CF66F4"/>
    <w:rsid w:val="00CF68E9"/>
    <w:rsid w:val="00CF6947"/>
    <w:rsid w:val="00CF699F"/>
    <w:rsid w:val="00CF6A5A"/>
    <w:rsid w:val="00CF6B94"/>
    <w:rsid w:val="00CF6D54"/>
    <w:rsid w:val="00CF6DF3"/>
    <w:rsid w:val="00CF7146"/>
    <w:rsid w:val="00CF724B"/>
    <w:rsid w:val="00CF74D7"/>
    <w:rsid w:val="00CF7703"/>
    <w:rsid w:val="00CF7972"/>
    <w:rsid w:val="00CF798A"/>
    <w:rsid w:val="00CF7D5E"/>
    <w:rsid w:val="00CF7E0E"/>
    <w:rsid w:val="00CF7F64"/>
    <w:rsid w:val="00CF7FBD"/>
    <w:rsid w:val="00D0004D"/>
    <w:rsid w:val="00D0020D"/>
    <w:rsid w:val="00D0038B"/>
    <w:rsid w:val="00D00BD9"/>
    <w:rsid w:val="00D00E93"/>
    <w:rsid w:val="00D0110B"/>
    <w:rsid w:val="00D01842"/>
    <w:rsid w:val="00D0195F"/>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0B5"/>
    <w:rsid w:val="00D17189"/>
    <w:rsid w:val="00D171B1"/>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1F4F"/>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37"/>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A74"/>
    <w:rsid w:val="00D52B95"/>
    <w:rsid w:val="00D52BC6"/>
    <w:rsid w:val="00D52EC6"/>
    <w:rsid w:val="00D530C2"/>
    <w:rsid w:val="00D5351A"/>
    <w:rsid w:val="00D5353B"/>
    <w:rsid w:val="00D53C9D"/>
    <w:rsid w:val="00D53D33"/>
    <w:rsid w:val="00D53F01"/>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1EF1"/>
    <w:rsid w:val="00D7236F"/>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5BD"/>
    <w:rsid w:val="00D76A5B"/>
    <w:rsid w:val="00D76AAC"/>
    <w:rsid w:val="00D77264"/>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50"/>
    <w:rsid w:val="00D927A6"/>
    <w:rsid w:val="00D9286A"/>
    <w:rsid w:val="00D92AF2"/>
    <w:rsid w:val="00D92E8B"/>
    <w:rsid w:val="00D93333"/>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AAB"/>
    <w:rsid w:val="00D94CB4"/>
    <w:rsid w:val="00D94D87"/>
    <w:rsid w:val="00D958EA"/>
    <w:rsid w:val="00D95CF1"/>
    <w:rsid w:val="00D95EC5"/>
    <w:rsid w:val="00D960CF"/>
    <w:rsid w:val="00D9660B"/>
    <w:rsid w:val="00D96811"/>
    <w:rsid w:val="00D96CB2"/>
    <w:rsid w:val="00D96FD8"/>
    <w:rsid w:val="00D96FDD"/>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64"/>
    <w:rsid w:val="00DB556B"/>
    <w:rsid w:val="00DB5D79"/>
    <w:rsid w:val="00DB5E2C"/>
    <w:rsid w:val="00DB5E82"/>
    <w:rsid w:val="00DB6116"/>
    <w:rsid w:val="00DB62B2"/>
    <w:rsid w:val="00DB63D5"/>
    <w:rsid w:val="00DB64B9"/>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0B9"/>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277"/>
    <w:rsid w:val="00DE330B"/>
    <w:rsid w:val="00DE3531"/>
    <w:rsid w:val="00DE38E0"/>
    <w:rsid w:val="00DE3952"/>
    <w:rsid w:val="00DE3B82"/>
    <w:rsid w:val="00DE3D23"/>
    <w:rsid w:val="00DE3EB3"/>
    <w:rsid w:val="00DE49F8"/>
    <w:rsid w:val="00DE4AFD"/>
    <w:rsid w:val="00DE4D19"/>
    <w:rsid w:val="00DE4E1E"/>
    <w:rsid w:val="00DE4ECC"/>
    <w:rsid w:val="00DE4F40"/>
    <w:rsid w:val="00DE52EE"/>
    <w:rsid w:val="00DE5323"/>
    <w:rsid w:val="00DE5465"/>
    <w:rsid w:val="00DE5771"/>
    <w:rsid w:val="00DE5AC8"/>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36A"/>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C48"/>
    <w:rsid w:val="00E14F1C"/>
    <w:rsid w:val="00E151A0"/>
    <w:rsid w:val="00E15A1A"/>
    <w:rsid w:val="00E15DE7"/>
    <w:rsid w:val="00E16069"/>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A0A"/>
    <w:rsid w:val="00E26CD9"/>
    <w:rsid w:val="00E26E5C"/>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5F9"/>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7C8"/>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6"/>
    <w:rsid w:val="00E66B29"/>
    <w:rsid w:val="00E66BFA"/>
    <w:rsid w:val="00E66F50"/>
    <w:rsid w:val="00E670B2"/>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141"/>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8A7"/>
    <w:rsid w:val="00E8794C"/>
    <w:rsid w:val="00E87A82"/>
    <w:rsid w:val="00E87D06"/>
    <w:rsid w:val="00E9009D"/>
    <w:rsid w:val="00E9027B"/>
    <w:rsid w:val="00E902D3"/>
    <w:rsid w:val="00E902F8"/>
    <w:rsid w:val="00E9046F"/>
    <w:rsid w:val="00E904F5"/>
    <w:rsid w:val="00E90A6A"/>
    <w:rsid w:val="00E90B9A"/>
    <w:rsid w:val="00E90BDD"/>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97E74"/>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12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A8F"/>
    <w:rsid w:val="00EB7AFB"/>
    <w:rsid w:val="00EB7B58"/>
    <w:rsid w:val="00EB7C13"/>
    <w:rsid w:val="00EB7D60"/>
    <w:rsid w:val="00EC02A2"/>
    <w:rsid w:val="00EC02F9"/>
    <w:rsid w:val="00EC08AD"/>
    <w:rsid w:val="00EC0954"/>
    <w:rsid w:val="00EC0996"/>
    <w:rsid w:val="00EC0E7A"/>
    <w:rsid w:val="00EC1497"/>
    <w:rsid w:val="00EC1540"/>
    <w:rsid w:val="00EC1550"/>
    <w:rsid w:val="00EC1780"/>
    <w:rsid w:val="00EC17A5"/>
    <w:rsid w:val="00EC19C5"/>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B1A"/>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ABC"/>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4FE5"/>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4E"/>
    <w:rsid w:val="00F20964"/>
    <w:rsid w:val="00F20BD1"/>
    <w:rsid w:val="00F20CA2"/>
    <w:rsid w:val="00F20DB7"/>
    <w:rsid w:val="00F20E70"/>
    <w:rsid w:val="00F21062"/>
    <w:rsid w:val="00F2133A"/>
    <w:rsid w:val="00F2174E"/>
    <w:rsid w:val="00F21834"/>
    <w:rsid w:val="00F2188F"/>
    <w:rsid w:val="00F2194E"/>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3CC1"/>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4AD"/>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B0E"/>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5E0"/>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345"/>
    <w:rsid w:val="00F50546"/>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0BB"/>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39E"/>
    <w:rsid w:val="00F87659"/>
    <w:rsid w:val="00F87740"/>
    <w:rsid w:val="00F8782D"/>
    <w:rsid w:val="00F87863"/>
    <w:rsid w:val="00F8786E"/>
    <w:rsid w:val="00F87A2E"/>
    <w:rsid w:val="00F87A4D"/>
    <w:rsid w:val="00F87A54"/>
    <w:rsid w:val="00F87BD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56"/>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87"/>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3D0"/>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8A2"/>
    <w:rsid w:val="00FE3930"/>
    <w:rsid w:val="00FE3946"/>
    <w:rsid w:val="00FE3B62"/>
    <w:rsid w:val="00FE3BA1"/>
    <w:rsid w:val="00FE3BF0"/>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BFA"/>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3F4"/>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rsid w:val="003273F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73F4"/>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styleId="UnresolvedMention">
    <w:name w:val="Unresolved Mention"/>
    <w:basedOn w:val="DefaultParagraphFont"/>
    <w:uiPriority w:val="99"/>
    <w:semiHidden/>
    <w:unhideWhenUsed/>
    <w:rsid w:val="00F54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559-020-1114-9"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67218</Words>
  <Characters>383147</Characters>
  <Application>Microsoft Office Word</Application>
  <DocSecurity>0</DocSecurity>
  <Lines>3192</Lines>
  <Paragraphs>898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449467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cp:revision>
  <cp:lastPrinted>2020-01-31T14:37:00Z</cp:lastPrinted>
  <dcterms:created xsi:type="dcterms:W3CDTF">2020-05-19T16:06:00Z</dcterms:created>
  <dcterms:modified xsi:type="dcterms:W3CDTF">2020-05-19T16:06:00Z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id="fdNyl4Ae"/&gt;&lt;style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